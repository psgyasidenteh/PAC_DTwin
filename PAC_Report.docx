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7C0F1" w14:textId="77777777" w:rsidR="000D651C" w:rsidRPr="00C26C40" w:rsidRDefault="000D651C" w:rsidP="00E36CDF">
      <w:pPr>
        <w:pStyle w:val="Title"/>
      </w:pPr>
      <w:r w:rsidRPr="00C26C40">
        <w:t>PLANT DESIGN FOR THE PRODUCTION OF POLY-ALUMINIUM CHLORIDE FROM GHANAIAN BAUXITE</w:t>
      </w:r>
    </w:p>
    <w:p w14:paraId="5541BC09" w14:textId="77777777" w:rsidR="000D651C" w:rsidRPr="00C26C40" w:rsidRDefault="000D651C" w:rsidP="00E36CDF"/>
    <w:p w14:paraId="55D780FB" w14:textId="77777777" w:rsidR="000D651C" w:rsidRPr="00C26C40" w:rsidRDefault="000D651C" w:rsidP="00E36CDF">
      <w:pPr>
        <w:pStyle w:val="FrontPage"/>
      </w:pPr>
      <w:r w:rsidRPr="00C26C40">
        <w:t>A Plant Design Project Report</w:t>
      </w:r>
    </w:p>
    <w:p w14:paraId="477C039C" w14:textId="77777777" w:rsidR="000D651C" w:rsidRPr="00C26C40" w:rsidRDefault="000D651C" w:rsidP="00E36CDF">
      <w:pPr>
        <w:pStyle w:val="FrontPage"/>
      </w:pPr>
      <w:r w:rsidRPr="00C26C40">
        <w:t>Presented to the</w:t>
      </w:r>
    </w:p>
    <w:p w14:paraId="7BA35D1F" w14:textId="77777777" w:rsidR="000D651C" w:rsidRPr="00C26C40" w:rsidRDefault="000D651C" w:rsidP="00E36CDF">
      <w:pPr>
        <w:pStyle w:val="FrontPage"/>
      </w:pPr>
      <w:r w:rsidRPr="00C26C40">
        <w:t>Department of Chemical Engineering</w:t>
      </w:r>
    </w:p>
    <w:p w14:paraId="45386C37" w14:textId="77777777" w:rsidR="000D651C" w:rsidRPr="00C26C40" w:rsidRDefault="000D651C" w:rsidP="00E36CDF">
      <w:pPr>
        <w:pStyle w:val="FrontPage"/>
      </w:pPr>
      <w:r w:rsidRPr="00C26C40">
        <w:t>Faculty of Mechanical and Chemical Engineering</w:t>
      </w:r>
    </w:p>
    <w:p w14:paraId="209C60DC" w14:textId="77777777" w:rsidR="000D651C" w:rsidRPr="00C26C40" w:rsidRDefault="000D651C" w:rsidP="00E36CDF">
      <w:pPr>
        <w:pStyle w:val="FrontPage"/>
      </w:pPr>
      <w:r w:rsidRPr="00C26C40">
        <w:t>College of Engineering</w:t>
      </w:r>
    </w:p>
    <w:p w14:paraId="71FE5FBB" w14:textId="020F26CE" w:rsidR="000D651C" w:rsidRPr="00C26C40" w:rsidRDefault="000D651C" w:rsidP="00E36CDF">
      <w:pPr>
        <w:pStyle w:val="FrontPage"/>
      </w:pPr>
      <w:r w:rsidRPr="00C26C40">
        <w:t>Kwame Nkrumah University of Science and Technology, Kumasi</w:t>
      </w:r>
    </w:p>
    <w:p w14:paraId="3A409D80" w14:textId="1A505753" w:rsidR="000D651C" w:rsidRPr="00C26C40" w:rsidRDefault="000D651C" w:rsidP="00E36CDF">
      <w:pPr>
        <w:pStyle w:val="FrontPage"/>
      </w:pPr>
      <w:r w:rsidRPr="00C26C40">
        <w:t>By</w:t>
      </w:r>
    </w:p>
    <w:p w14:paraId="5BE6FFE1" w14:textId="77777777" w:rsidR="000D651C" w:rsidRPr="00C26C40" w:rsidRDefault="000D651C" w:rsidP="00E36CDF">
      <w:pPr>
        <w:pStyle w:val="FrontPage"/>
      </w:pPr>
      <w:r w:rsidRPr="00C26C40">
        <w:t>AMOAH, KELVIN</w:t>
      </w:r>
    </w:p>
    <w:p w14:paraId="47F34669" w14:textId="77777777" w:rsidR="000D651C" w:rsidRPr="00C26C40" w:rsidRDefault="000D651C" w:rsidP="00E36CDF">
      <w:pPr>
        <w:pStyle w:val="FrontPage"/>
      </w:pPr>
      <w:r w:rsidRPr="00C26C40">
        <w:t>DARKO, MELISSA MAKU AFRIYIE</w:t>
      </w:r>
    </w:p>
    <w:p w14:paraId="5AE104A8" w14:textId="77777777" w:rsidR="000D651C" w:rsidRPr="00C26C40" w:rsidRDefault="000D651C" w:rsidP="00E36CDF">
      <w:pPr>
        <w:pStyle w:val="FrontPage"/>
      </w:pPr>
      <w:r w:rsidRPr="00C26C40">
        <w:t>GYASI-DENTEH, PRINCE SUGAR</w:t>
      </w:r>
    </w:p>
    <w:p w14:paraId="057C8B0F" w14:textId="77777777" w:rsidR="000D651C" w:rsidRPr="00C26C40" w:rsidRDefault="000D651C" w:rsidP="00E36CDF">
      <w:pPr>
        <w:pStyle w:val="FrontPage"/>
      </w:pPr>
      <w:r w:rsidRPr="00C26C40">
        <w:t>OSABUTEY, SYLVESTER NII ABBEY</w:t>
      </w:r>
    </w:p>
    <w:p w14:paraId="15EF72C1" w14:textId="77777777" w:rsidR="000D651C" w:rsidRPr="00C26C40" w:rsidRDefault="000D651C" w:rsidP="00E36CDF">
      <w:pPr>
        <w:pStyle w:val="FrontPage"/>
      </w:pPr>
    </w:p>
    <w:p w14:paraId="1E120159" w14:textId="77777777" w:rsidR="000D651C" w:rsidRPr="00C26C40" w:rsidRDefault="000D651C" w:rsidP="00E36CDF">
      <w:pPr>
        <w:pStyle w:val="FrontPage"/>
      </w:pPr>
      <w:r w:rsidRPr="00C26C40">
        <w:t>In Partial Fulfilment of the Requirements</w:t>
      </w:r>
    </w:p>
    <w:p w14:paraId="33CA85C1" w14:textId="3EF7DB09" w:rsidR="000D651C" w:rsidRPr="00C26C40" w:rsidRDefault="000D651C" w:rsidP="00E36CDF">
      <w:pPr>
        <w:pStyle w:val="FrontPage"/>
      </w:pPr>
      <w:r w:rsidRPr="00C26C40">
        <w:t>For the Degree of</w:t>
      </w:r>
    </w:p>
    <w:p w14:paraId="7B7A0F75" w14:textId="77777777" w:rsidR="000D651C" w:rsidRPr="00C26C40" w:rsidRDefault="000D651C" w:rsidP="00E36CDF">
      <w:pPr>
        <w:pStyle w:val="FrontPage"/>
      </w:pPr>
      <w:r w:rsidRPr="00C26C40">
        <w:t>Bachelor of Science (HONS)</w:t>
      </w:r>
    </w:p>
    <w:p w14:paraId="14AFED3F" w14:textId="77777777" w:rsidR="000D651C" w:rsidRPr="00C26C40" w:rsidRDefault="000D651C" w:rsidP="00E36CDF">
      <w:pPr>
        <w:pStyle w:val="FrontPage"/>
      </w:pPr>
      <w:r w:rsidRPr="00C26C40">
        <w:t>Chemical Engineering</w:t>
      </w:r>
    </w:p>
    <w:p w14:paraId="3C2D5989" w14:textId="77777777" w:rsidR="000D651C" w:rsidRPr="00C26C40" w:rsidRDefault="000D651C" w:rsidP="00E36CDF">
      <w:pPr>
        <w:pStyle w:val="FrontPage"/>
      </w:pPr>
      <w:r w:rsidRPr="00C26C40">
        <w:t>February 2026</w:t>
      </w:r>
    </w:p>
    <w:p w14:paraId="32D0B9D5" w14:textId="61ADA158" w:rsidR="000D651C" w:rsidRPr="00C26C40" w:rsidRDefault="000D651C" w:rsidP="00E36CDF">
      <w:pPr>
        <w:pStyle w:val="FrontPage"/>
      </w:pPr>
      <w:r w:rsidRPr="00C26C40">
        <w:t>©</w:t>
      </w:r>
    </w:p>
    <w:p w14:paraId="3875D011" w14:textId="77777777" w:rsidR="00B35880" w:rsidRPr="00C26C40" w:rsidRDefault="00B35880" w:rsidP="00E36CDF">
      <w:pPr>
        <w:sectPr w:rsidR="00B35880" w:rsidRPr="00C26C40">
          <w:pgSz w:w="11906" w:h="16838"/>
          <w:pgMar w:top="1440" w:right="1440" w:bottom="1440" w:left="1440" w:header="708" w:footer="708" w:gutter="0"/>
          <w:cols w:space="708"/>
          <w:docGrid w:linePitch="360"/>
        </w:sectPr>
      </w:pPr>
    </w:p>
    <w:sdt>
      <w:sdtPr>
        <w:rPr>
          <w:rFonts w:ascii="Times New Roman" w:eastAsiaTheme="minorHAnsi" w:hAnsi="Times New Roman" w:cs="Times New Roman"/>
          <w:color w:val="000000" w:themeColor="text1"/>
          <w:sz w:val="24"/>
          <w:szCs w:val="24"/>
          <w:lang w:val="en-GB"/>
        </w:rPr>
        <w:id w:val="1730886043"/>
        <w:docPartObj>
          <w:docPartGallery w:val="Table of Contents"/>
          <w:docPartUnique/>
        </w:docPartObj>
      </w:sdtPr>
      <w:sdtEndPr/>
      <w:sdtContent>
        <w:p w14:paraId="50BD8639" w14:textId="712500A1" w:rsidR="00007401" w:rsidRPr="00C26C40" w:rsidRDefault="00007401" w:rsidP="00E36CDF">
          <w:pPr>
            <w:pStyle w:val="TOCHeading"/>
            <w:rPr>
              <w:lang w:val="en-GB"/>
            </w:rPr>
          </w:pPr>
          <w:r w:rsidRPr="00C26C40">
            <w:rPr>
              <w:lang w:val="en-GB"/>
            </w:rPr>
            <w:t>Table of Contents</w:t>
          </w:r>
        </w:p>
        <w:p w14:paraId="7D0B5FC1" w14:textId="64F36DEE" w:rsidR="00087C73" w:rsidRDefault="00007401">
          <w:pPr>
            <w:pStyle w:val="TOC1"/>
            <w:tabs>
              <w:tab w:val="left" w:pos="480"/>
              <w:tab w:val="right" w:leader="dot" w:pos="9016"/>
            </w:tabs>
            <w:rPr>
              <w:rFonts w:asciiTheme="minorHAnsi" w:eastAsiaTheme="minorEastAsia" w:hAnsiTheme="minorHAnsi" w:cstheme="minorBidi"/>
              <w:noProof/>
              <w:color w:val="auto"/>
              <w:lang w:eastAsia="en-GB"/>
            </w:rPr>
          </w:pPr>
          <w:r w:rsidRPr="00C26C40">
            <w:fldChar w:fldCharType="begin"/>
          </w:r>
          <w:r w:rsidRPr="00C26C40">
            <w:instrText xml:space="preserve"> TOC \o "1-3" \h \z \u </w:instrText>
          </w:r>
          <w:r w:rsidRPr="00C26C40">
            <w:fldChar w:fldCharType="separate"/>
          </w:r>
          <w:hyperlink w:anchor="_Toc237244896" w:history="1">
            <w:r w:rsidR="00087C73" w:rsidRPr="00140079">
              <w:rPr>
                <w:rStyle w:val="Hyperlink"/>
                <w:noProof/>
              </w:rPr>
              <w:t>1</w:t>
            </w:r>
            <w:r w:rsidR="00087C73">
              <w:rPr>
                <w:rFonts w:asciiTheme="minorHAnsi" w:eastAsiaTheme="minorEastAsia" w:hAnsiTheme="minorHAnsi" w:cstheme="minorBidi"/>
                <w:noProof/>
                <w:color w:val="auto"/>
                <w:lang w:eastAsia="en-GB"/>
              </w:rPr>
              <w:tab/>
            </w:r>
            <w:r w:rsidR="00087C73" w:rsidRPr="00140079">
              <w:rPr>
                <w:rStyle w:val="Hyperlink"/>
                <w:noProof/>
              </w:rPr>
              <w:t>INTRODUCTION</w:t>
            </w:r>
            <w:r w:rsidR="00087C73">
              <w:rPr>
                <w:noProof/>
                <w:webHidden/>
              </w:rPr>
              <w:tab/>
            </w:r>
            <w:r w:rsidR="00087C73">
              <w:rPr>
                <w:noProof/>
                <w:webHidden/>
              </w:rPr>
              <w:fldChar w:fldCharType="begin"/>
            </w:r>
            <w:r w:rsidR="00087C73">
              <w:rPr>
                <w:noProof/>
                <w:webHidden/>
              </w:rPr>
              <w:instrText xml:space="preserve"> PAGEREF _Toc237244896 \h </w:instrText>
            </w:r>
            <w:r w:rsidR="00087C73">
              <w:rPr>
                <w:noProof/>
                <w:webHidden/>
              </w:rPr>
            </w:r>
            <w:r w:rsidR="00087C73">
              <w:rPr>
                <w:noProof/>
                <w:webHidden/>
              </w:rPr>
              <w:fldChar w:fldCharType="separate"/>
            </w:r>
            <w:r w:rsidR="006221B8">
              <w:rPr>
                <w:noProof/>
                <w:webHidden/>
              </w:rPr>
              <w:t>3</w:t>
            </w:r>
            <w:r w:rsidR="00087C73">
              <w:rPr>
                <w:noProof/>
                <w:webHidden/>
              </w:rPr>
              <w:fldChar w:fldCharType="end"/>
            </w:r>
          </w:hyperlink>
        </w:p>
        <w:p w14:paraId="38657AEE" w14:textId="5F9F7A2D"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897" w:history="1">
            <w:r w:rsidRPr="00140079">
              <w:rPr>
                <w:rStyle w:val="Hyperlink"/>
                <w:noProof/>
              </w:rPr>
              <w:t>1.1</w:t>
            </w:r>
            <w:r>
              <w:rPr>
                <w:rFonts w:asciiTheme="minorHAnsi" w:eastAsiaTheme="minorEastAsia" w:hAnsiTheme="minorHAnsi" w:cstheme="minorBidi"/>
                <w:noProof/>
                <w:color w:val="auto"/>
                <w:lang w:eastAsia="en-GB"/>
              </w:rPr>
              <w:tab/>
            </w:r>
            <w:r w:rsidRPr="00140079">
              <w:rPr>
                <w:rStyle w:val="Hyperlink"/>
                <w:noProof/>
              </w:rPr>
              <w:t>Background</w:t>
            </w:r>
            <w:r>
              <w:rPr>
                <w:noProof/>
                <w:webHidden/>
              </w:rPr>
              <w:tab/>
            </w:r>
            <w:r>
              <w:rPr>
                <w:noProof/>
                <w:webHidden/>
              </w:rPr>
              <w:fldChar w:fldCharType="begin"/>
            </w:r>
            <w:r>
              <w:rPr>
                <w:noProof/>
                <w:webHidden/>
              </w:rPr>
              <w:instrText xml:space="preserve"> PAGEREF _Toc237244897 \h </w:instrText>
            </w:r>
            <w:r>
              <w:rPr>
                <w:noProof/>
                <w:webHidden/>
              </w:rPr>
            </w:r>
            <w:r>
              <w:rPr>
                <w:noProof/>
                <w:webHidden/>
              </w:rPr>
              <w:fldChar w:fldCharType="separate"/>
            </w:r>
            <w:r w:rsidR="006221B8">
              <w:rPr>
                <w:noProof/>
                <w:webHidden/>
              </w:rPr>
              <w:t>3</w:t>
            </w:r>
            <w:r>
              <w:rPr>
                <w:noProof/>
                <w:webHidden/>
              </w:rPr>
              <w:fldChar w:fldCharType="end"/>
            </w:r>
          </w:hyperlink>
        </w:p>
        <w:p w14:paraId="2829D434" w14:textId="335B2A78"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898" w:history="1">
            <w:r w:rsidRPr="00140079">
              <w:rPr>
                <w:rStyle w:val="Hyperlink"/>
                <w:noProof/>
              </w:rPr>
              <w:t>1.2</w:t>
            </w:r>
            <w:r>
              <w:rPr>
                <w:rFonts w:asciiTheme="minorHAnsi" w:eastAsiaTheme="minorEastAsia" w:hAnsiTheme="minorHAnsi" w:cstheme="minorBidi"/>
                <w:noProof/>
                <w:color w:val="auto"/>
                <w:lang w:eastAsia="en-GB"/>
              </w:rPr>
              <w:tab/>
            </w:r>
            <w:r w:rsidRPr="00140079">
              <w:rPr>
                <w:rStyle w:val="Hyperlink"/>
                <w:noProof/>
              </w:rPr>
              <w:t>Problem Statement</w:t>
            </w:r>
            <w:r>
              <w:rPr>
                <w:noProof/>
                <w:webHidden/>
              </w:rPr>
              <w:tab/>
            </w:r>
            <w:r>
              <w:rPr>
                <w:noProof/>
                <w:webHidden/>
              </w:rPr>
              <w:fldChar w:fldCharType="begin"/>
            </w:r>
            <w:r>
              <w:rPr>
                <w:noProof/>
                <w:webHidden/>
              </w:rPr>
              <w:instrText xml:space="preserve"> PAGEREF _Toc237244898 \h </w:instrText>
            </w:r>
            <w:r>
              <w:rPr>
                <w:noProof/>
                <w:webHidden/>
              </w:rPr>
            </w:r>
            <w:r>
              <w:rPr>
                <w:noProof/>
                <w:webHidden/>
              </w:rPr>
              <w:fldChar w:fldCharType="separate"/>
            </w:r>
            <w:r w:rsidR="006221B8">
              <w:rPr>
                <w:noProof/>
                <w:webHidden/>
              </w:rPr>
              <w:t>6</w:t>
            </w:r>
            <w:r>
              <w:rPr>
                <w:noProof/>
                <w:webHidden/>
              </w:rPr>
              <w:fldChar w:fldCharType="end"/>
            </w:r>
          </w:hyperlink>
        </w:p>
        <w:p w14:paraId="67BE9D43" w14:textId="7EB5D84E"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899" w:history="1">
            <w:r w:rsidRPr="00140079">
              <w:rPr>
                <w:rStyle w:val="Hyperlink"/>
                <w:noProof/>
              </w:rPr>
              <w:t>1.3</w:t>
            </w:r>
            <w:r>
              <w:rPr>
                <w:rFonts w:asciiTheme="minorHAnsi" w:eastAsiaTheme="minorEastAsia" w:hAnsiTheme="minorHAnsi" w:cstheme="minorBidi"/>
                <w:noProof/>
                <w:color w:val="auto"/>
                <w:lang w:eastAsia="en-GB"/>
              </w:rPr>
              <w:tab/>
            </w:r>
            <w:r w:rsidRPr="00140079">
              <w:rPr>
                <w:rStyle w:val="Hyperlink"/>
                <w:noProof/>
              </w:rPr>
              <w:t>Justification</w:t>
            </w:r>
            <w:r>
              <w:rPr>
                <w:noProof/>
                <w:webHidden/>
              </w:rPr>
              <w:tab/>
            </w:r>
            <w:r>
              <w:rPr>
                <w:noProof/>
                <w:webHidden/>
              </w:rPr>
              <w:fldChar w:fldCharType="begin"/>
            </w:r>
            <w:r>
              <w:rPr>
                <w:noProof/>
                <w:webHidden/>
              </w:rPr>
              <w:instrText xml:space="preserve"> PAGEREF _Toc237244899 \h </w:instrText>
            </w:r>
            <w:r>
              <w:rPr>
                <w:noProof/>
                <w:webHidden/>
              </w:rPr>
            </w:r>
            <w:r>
              <w:rPr>
                <w:noProof/>
                <w:webHidden/>
              </w:rPr>
              <w:fldChar w:fldCharType="separate"/>
            </w:r>
            <w:r w:rsidR="006221B8">
              <w:rPr>
                <w:noProof/>
                <w:webHidden/>
              </w:rPr>
              <w:t>7</w:t>
            </w:r>
            <w:r>
              <w:rPr>
                <w:noProof/>
                <w:webHidden/>
              </w:rPr>
              <w:fldChar w:fldCharType="end"/>
            </w:r>
          </w:hyperlink>
        </w:p>
        <w:p w14:paraId="16A41365" w14:textId="00DFDA3F"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00" w:history="1">
            <w:r w:rsidRPr="00140079">
              <w:rPr>
                <w:rStyle w:val="Hyperlink"/>
                <w:noProof/>
              </w:rPr>
              <w:t>1.3.1</w:t>
            </w:r>
            <w:r>
              <w:rPr>
                <w:rFonts w:asciiTheme="minorHAnsi" w:eastAsiaTheme="minorEastAsia" w:hAnsiTheme="minorHAnsi" w:cstheme="minorBidi"/>
                <w:noProof/>
                <w:color w:val="auto"/>
                <w:lang w:eastAsia="en-GB"/>
              </w:rPr>
              <w:tab/>
            </w:r>
            <w:r w:rsidRPr="00140079">
              <w:rPr>
                <w:rStyle w:val="Hyperlink"/>
                <w:noProof/>
              </w:rPr>
              <w:t>Municipal Water Treatment: The Barekese Case Study</w:t>
            </w:r>
            <w:r>
              <w:rPr>
                <w:noProof/>
                <w:webHidden/>
              </w:rPr>
              <w:tab/>
            </w:r>
            <w:r>
              <w:rPr>
                <w:noProof/>
                <w:webHidden/>
              </w:rPr>
              <w:fldChar w:fldCharType="begin"/>
            </w:r>
            <w:r>
              <w:rPr>
                <w:noProof/>
                <w:webHidden/>
              </w:rPr>
              <w:instrText xml:space="preserve"> PAGEREF _Toc237244900 \h </w:instrText>
            </w:r>
            <w:r>
              <w:rPr>
                <w:noProof/>
                <w:webHidden/>
              </w:rPr>
            </w:r>
            <w:r>
              <w:rPr>
                <w:noProof/>
                <w:webHidden/>
              </w:rPr>
              <w:fldChar w:fldCharType="separate"/>
            </w:r>
            <w:r w:rsidR="006221B8">
              <w:rPr>
                <w:noProof/>
                <w:webHidden/>
              </w:rPr>
              <w:t>7</w:t>
            </w:r>
            <w:r>
              <w:rPr>
                <w:noProof/>
                <w:webHidden/>
              </w:rPr>
              <w:fldChar w:fldCharType="end"/>
            </w:r>
          </w:hyperlink>
        </w:p>
        <w:p w14:paraId="2F88CD6E" w14:textId="57A1C365"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01" w:history="1">
            <w:r w:rsidRPr="00140079">
              <w:rPr>
                <w:rStyle w:val="Hyperlink"/>
                <w:noProof/>
              </w:rPr>
              <w:t>1.3.2</w:t>
            </w:r>
            <w:r>
              <w:rPr>
                <w:rFonts w:asciiTheme="minorHAnsi" w:eastAsiaTheme="minorEastAsia" w:hAnsiTheme="minorHAnsi" w:cstheme="minorBidi"/>
                <w:noProof/>
                <w:color w:val="auto"/>
                <w:lang w:eastAsia="en-GB"/>
              </w:rPr>
              <w:tab/>
            </w:r>
            <w:r w:rsidRPr="00140079">
              <w:rPr>
                <w:rStyle w:val="Hyperlink"/>
                <w:noProof/>
              </w:rPr>
              <w:t>Macro-Economic Drivers and 2025 Stabilisation</w:t>
            </w:r>
            <w:r>
              <w:rPr>
                <w:noProof/>
                <w:webHidden/>
              </w:rPr>
              <w:tab/>
            </w:r>
            <w:r>
              <w:rPr>
                <w:noProof/>
                <w:webHidden/>
              </w:rPr>
              <w:fldChar w:fldCharType="begin"/>
            </w:r>
            <w:r>
              <w:rPr>
                <w:noProof/>
                <w:webHidden/>
              </w:rPr>
              <w:instrText xml:space="preserve"> PAGEREF _Toc237244901 \h </w:instrText>
            </w:r>
            <w:r>
              <w:rPr>
                <w:noProof/>
                <w:webHidden/>
              </w:rPr>
            </w:r>
            <w:r>
              <w:rPr>
                <w:noProof/>
                <w:webHidden/>
              </w:rPr>
              <w:fldChar w:fldCharType="separate"/>
            </w:r>
            <w:r w:rsidR="006221B8">
              <w:rPr>
                <w:noProof/>
                <w:webHidden/>
              </w:rPr>
              <w:t>8</w:t>
            </w:r>
            <w:r>
              <w:rPr>
                <w:noProof/>
                <w:webHidden/>
              </w:rPr>
              <w:fldChar w:fldCharType="end"/>
            </w:r>
          </w:hyperlink>
        </w:p>
        <w:p w14:paraId="2E3DB03B" w14:textId="538BCB87"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02" w:history="1">
            <w:r w:rsidRPr="00140079">
              <w:rPr>
                <w:rStyle w:val="Hyperlink"/>
                <w:noProof/>
              </w:rPr>
              <w:t>1.3.3</w:t>
            </w:r>
            <w:r>
              <w:rPr>
                <w:rFonts w:asciiTheme="minorHAnsi" w:eastAsiaTheme="minorEastAsia" w:hAnsiTheme="minorHAnsi" w:cstheme="minorBidi"/>
                <w:noProof/>
                <w:color w:val="auto"/>
                <w:lang w:eastAsia="en-GB"/>
              </w:rPr>
              <w:tab/>
            </w:r>
            <w:r w:rsidRPr="00140079">
              <w:rPr>
                <w:rStyle w:val="Hyperlink"/>
                <w:noProof/>
              </w:rPr>
              <w:t>The GIADEC Framework and Value Addition Incentives</w:t>
            </w:r>
            <w:r>
              <w:rPr>
                <w:noProof/>
                <w:webHidden/>
              </w:rPr>
              <w:tab/>
            </w:r>
            <w:r>
              <w:rPr>
                <w:noProof/>
                <w:webHidden/>
              </w:rPr>
              <w:fldChar w:fldCharType="begin"/>
            </w:r>
            <w:r>
              <w:rPr>
                <w:noProof/>
                <w:webHidden/>
              </w:rPr>
              <w:instrText xml:space="preserve"> PAGEREF _Toc237244902 \h </w:instrText>
            </w:r>
            <w:r>
              <w:rPr>
                <w:noProof/>
                <w:webHidden/>
              </w:rPr>
            </w:r>
            <w:r>
              <w:rPr>
                <w:noProof/>
                <w:webHidden/>
              </w:rPr>
              <w:fldChar w:fldCharType="separate"/>
            </w:r>
            <w:r w:rsidR="006221B8">
              <w:rPr>
                <w:noProof/>
                <w:webHidden/>
              </w:rPr>
              <w:t>9</w:t>
            </w:r>
            <w:r>
              <w:rPr>
                <w:noProof/>
                <w:webHidden/>
              </w:rPr>
              <w:fldChar w:fldCharType="end"/>
            </w:r>
          </w:hyperlink>
        </w:p>
        <w:p w14:paraId="0F9E94EA" w14:textId="228FCDFB"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03" w:history="1">
            <w:r w:rsidRPr="00140079">
              <w:rPr>
                <w:rStyle w:val="Hyperlink"/>
                <w:noProof/>
              </w:rPr>
              <w:t>1.3.4</w:t>
            </w:r>
            <w:r>
              <w:rPr>
                <w:rFonts w:asciiTheme="minorHAnsi" w:eastAsiaTheme="minorEastAsia" w:hAnsiTheme="minorHAnsi" w:cstheme="minorBidi"/>
                <w:noProof/>
                <w:color w:val="auto"/>
                <w:lang w:eastAsia="en-GB"/>
              </w:rPr>
              <w:tab/>
            </w:r>
            <w:r w:rsidRPr="00140079">
              <w:rPr>
                <w:rStyle w:val="Hyperlink"/>
                <w:noProof/>
              </w:rPr>
              <w:t>Regional Demand for PAC in West Africa</w:t>
            </w:r>
            <w:r>
              <w:rPr>
                <w:noProof/>
                <w:webHidden/>
              </w:rPr>
              <w:tab/>
            </w:r>
            <w:r>
              <w:rPr>
                <w:noProof/>
                <w:webHidden/>
              </w:rPr>
              <w:fldChar w:fldCharType="begin"/>
            </w:r>
            <w:r>
              <w:rPr>
                <w:noProof/>
                <w:webHidden/>
              </w:rPr>
              <w:instrText xml:space="preserve"> PAGEREF _Toc237244903 \h </w:instrText>
            </w:r>
            <w:r>
              <w:rPr>
                <w:noProof/>
                <w:webHidden/>
              </w:rPr>
            </w:r>
            <w:r>
              <w:rPr>
                <w:noProof/>
                <w:webHidden/>
              </w:rPr>
              <w:fldChar w:fldCharType="separate"/>
            </w:r>
            <w:r w:rsidR="006221B8">
              <w:rPr>
                <w:noProof/>
                <w:webHidden/>
              </w:rPr>
              <w:t>9</w:t>
            </w:r>
            <w:r>
              <w:rPr>
                <w:noProof/>
                <w:webHidden/>
              </w:rPr>
              <w:fldChar w:fldCharType="end"/>
            </w:r>
          </w:hyperlink>
        </w:p>
        <w:p w14:paraId="51C38171" w14:textId="387C3CCE" w:rsidR="00087C73" w:rsidRDefault="00087C73">
          <w:pPr>
            <w:pStyle w:val="TOC1"/>
            <w:tabs>
              <w:tab w:val="left" w:pos="480"/>
              <w:tab w:val="right" w:leader="dot" w:pos="9016"/>
            </w:tabs>
            <w:rPr>
              <w:rFonts w:asciiTheme="minorHAnsi" w:eastAsiaTheme="minorEastAsia" w:hAnsiTheme="minorHAnsi" w:cstheme="minorBidi"/>
              <w:noProof/>
              <w:color w:val="auto"/>
              <w:lang w:eastAsia="en-GB"/>
            </w:rPr>
          </w:pPr>
          <w:hyperlink w:anchor="_Toc237244904" w:history="1">
            <w:r w:rsidRPr="00140079">
              <w:rPr>
                <w:rStyle w:val="Hyperlink"/>
                <w:noProof/>
              </w:rPr>
              <w:t>2</w:t>
            </w:r>
            <w:r>
              <w:rPr>
                <w:rFonts w:asciiTheme="minorHAnsi" w:eastAsiaTheme="minorEastAsia" w:hAnsiTheme="minorHAnsi" w:cstheme="minorBidi"/>
                <w:noProof/>
                <w:color w:val="auto"/>
                <w:lang w:eastAsia="en-GB"/>
              </w:rPr>
              <w:tab/>
            </w:r>
            <w:r w:rsidRPr="00140079">
              <w:rPr>
                <w:rStyle w:val="Hyperlink"/>
                <w:noProof/>
              </w:rPr>
              <w:t>LITERATURE REVIEW</w:t>
            </w:r>
            <w:r>
              <w:rPr>
                <w:noProof/>
                <w:webHidden/>
              </w:rPr>
              <w:tab/>
            </w:r>
            <w:r>
              <w:rPr>
                <w:noProof/>
                <w:webHidden/>
              </w:rPr>
              <w:fldChar w:fldCharType="begin"/>
            </w:r>
            <w:r>
              <w:rPr>
                <w:noProof/>
                <w:webHidden/>
              </w:rPr>
              <w:instrText xml:space="preserve"> PAGEREF _Toc237244904 \h </w:instrText>
            </w:r>
            <w:r>
              <w:rPr>
                <w:noProof/>
                <w:webHidden/>
              </w:rPr>
            </w:r>
            <w:r>
              <w:rPr>
                <w:noProof/>
                <w:webHidden/>
              </w:rPr>
              <w:fldChar w:fldCharType="separate"/>
            </w:r>
            <w:r w:rsidR="006221B8">
              <w:rPr>
                <w:noProof/>
                <w:webHidden/>
              </w:rPr>
              <w:t>11</w:t>
            </w:r>
            <w:r>
              <w:rPr>
                <w:noProof/>
                <w:webHidden/>
              </w:rPr>
              <w:fldChar w:fldCharType="end"/>
            </w:r>
          </w:hyperlink>
        </w:p>
        <w:p w14:paraId="54499AE0" w14:textId="49AEF1DF"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05" w:history="1">
            <w:r w:rsidRPr="00140079">
              <w:rPr>
                <w:rStyle w:val="Hyperlink"/>
                <w:noProof/>
              </w:rPr>
              <w:t>2.1</w:t>
            </w:r>
            <w:r>
              <w:rPr>
                <w:rFonts w:asciiTheme="minorHAnsi" w:eastAsiaTheme="minorEastAsia" w:hAnsiTheme="minorHAnsi" w:cstheme="minorBidi"/>
                <w:noProof/>
                <w:color w:val="auto"/>
                <w:lang w:eastAsia="en-GB"/>
              </w:rPr>
              <w:tab/>
            </w:r>
            <w:r w:rsidRPr="00140079">
              <w:rPr>
                <w:rStyle w:val="Hyperlink"/>
                <w:noProof/>
              </w:rPr>
              <w:t>OVERVIEW OF COAGULATION IN WATER TREATMENT</w:t>
            </w:r>
            <w:r>
              <w:rPr>
                <w:noProof/>
                <w:webHidden/>
              </w:rPr>
              <w:tab/>
            </w:r>
            <w:r>
              <w:rPr>
                <w:noProof/>
                <w:webHidden/>
              </w:rPr>
              <w:fldChar w:fldCharType="begin"/>
            </w:r>
            <w:r>
              <w:rPr>
                <w:noProof/>
                <w:webHidden/>
              </w:rPr>
              <w:instrText xml:space="preserve"> PAGEREF _Toc237244905 \h </w:instrText>
            </w:r>
            <w:r>
              <w:rPr>
                <w:noProof/>
                <w:webHidden/>
              </w:rPr>
            </w:r>
            <w:r>
              <w:rPr>
                <w:noProof/>
                <w:webHidden/>
              </w:rPr>
              <w:fldChar w:fldCharType="separate"/>
            </w:r>
            <w:r w:rsidR="006221B8">
              <w:rPr>
                <w:noProof/>
                <w:webHidden/>
              </w:rPr>
              <w:t>11</w:t>
            </w:r>
            <w:r>
              <w:rPr>
                <w:noProof/>
                <w:webHidden/>
              </w:rPr>
              <w:fldChar w:fldCharType="end"/>
            </w:r>
          </w:hyperlink>
        </w:p>
        <w:p w14:paraId="26C76083" w14:textId="2BE63827"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06" w:history="1">
            <w:r w:rsidRPr="00140079">
              <w:rPr>
                <w:rStyle w:val="Hyperlink"/>
                <w:noProof/>
              </w:rPr>
              <w:t>2.1.1</w:t>
            </w:r>
            <w:r>
              <w:rPr>
                <w:rFonts w:asciiTheme="minorHAnsi" w:eastAsiaTheme="minorEastAsia" w:hAnsiTheme="minorHAnsi" w:cstheme="minorBidi"/>
                <w:noProof/>
                <w:color w:val="auto"/>
                <w:lang w:eastAsia="en-GB"/>
              </w:rPr>
              <w:tab/>
            </w:r>
            <w:r w:rsidRPr="00140079">
              <w:rPr>
                <w:rStyle w:val="Hyperlink"/>
                <w:noProof/>
              </w:rPr>
              <w:t>Classification of Coagulants and Technical Comparison</w:t>
            </w:r>
            <w:r>
              <w:rPr>
                <w:noProof/>
                <w:webHidden/>
              </w:rPr>
              <w:tab/>
            </w:r>
            <w:r>
              <w:rPr>
                <w:noProof/>
                <w:webHidden/>
              </w:rPr>
              <w:fldChar w:fldCharType="begin"/>
            </w:r>
            <w:r>
              <w:rPr>
                <w:noProof/>
                <w:webHidden/>
              </w:rPr>
              <w:instrText xml:space="preserve"> PAGEREF _Toc237244906 \h </w:instrText>
            </w:r>
            <w:r>
              <w:rPr>
                <w:noProof/>
                <w:webHidden/>
              </w:rPr>
            </w:r>
            <w:r>
              <w:rPr>
                <w:noProof/>
                <w:webHidden/>
              </w:rPr>
              <w:fldChar w:fldCharType="separate"/>
            </w:r>
            <w:r w:rsidR="006221B8">
              <w:rPr>
                <w:noProof/>
                <w:webHidden/>
              </w:rPr>
              <w:t>12</w:t>
            </w:r>
            <w:r>
              <w:rPr>
                <w:noProof/>
                <w:webHidden/>
              </w:rPr>
              <w:fldChar w:fldCharType="end"/>
            </w:r>
          </w:hyperlink>
        </w:p>
        <w:p w14:paraId="49CE52F6" w14:textId="6A2D90A2"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07" w:history="1">
            <w:r w:rsidRPr="00140079">
              <w:rPr>
                <w:rStyle w:val="Hyperlink"/>
                <w:noProof/>
              </w:rPr>
              <w:t>2.1.2</w:t>
            </w:r>
            <w:r>
              <w:rPr>
                <w:rFonts w:asciiTheme="minorHAnsi" w:eastAsiaTheme="minorEastAsia" w:hAnsiTheme="minorHAnsi" w:cstheme="minorBidi"/>
                <w:noProof/>
                <w:color w:val="auto"/>
                <w:lang w:eastAsia="en-GB"/>
              </w:rPr>
              <w:tab/>
            </w:r>
            <w:r w:rsidRPr="00140079">
              <w:rPr>
                <w:rStyle w:val="Hyperlink"/>
                <w:noProof/>
              </w:rPr>
              <w:t>Advantages of PAC over Conventional Coagulants</w:t>
            </w:r>
            <w:r>
              <w:rPr>
                <w:noProof/>
                <w:webHidden/>
              </w:rPr>
              <w:tab/>
            </w:r>
            <w:r>
              <w:rPr>
                <w:noProof/>
                <w:webHidden/>
              </w:rPr>
              <w:fldChar w:fldCharType="begin"/>
            </w:r>
            <w:r>
              <w:rPr>
                <w:noProof/>
                <w:webHidden/>
              </w:rPr>
              <w:instrText xml:space="preserve"> PAGEREF _Toc237244907 \h </w:instrText>
            </w:r>
            <w:r>
              <w:rPr>
                <w:noProof/>
                <w:webHidden/>
              </w:rPr>
            </w:r>
            <w:r>
              <w:rPr>
                <w:noProof/>
                <w:webHidden/>
              </w:rPr>
              <w:fldChar w:fldCharType="separate"/>
            </w:r>
            <w:r w:rsidR="006221B8">
              <w:rPr>
                <w:noProof/>
                <w:webHidden/>
              </w:rPr>
              <w:t>15</w:t>
            </w:r>
            <w:r>
              <w:rPr>
                <w:noProof/>
                <w:webHidden/>
              </w:rPr>
              <w:fldChar w:fldCharType="end"/>
            </w:r>
          </w:hyperlink>
        </w:p>
        <w:p w14:paraId="0B518B40" w14:textId="718D2201"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08" w:history="1">
            <w:r w:rsidRPr="00140079">
              <w:rPr>
                <w:rStyle w:val="Hyperlink"/>
                <w:noProof/>
              </w:rPr>
              <w:t>2.2</w:t>
            </w:r>
            <w:r>
              <w:rPr>
                <w:rFonts w:asciiTheme="minorHAnsi" w:eastAsiaTheme="minorEastAsia" w:hAnsiTheme="minorHAnsi" w:cstheme="minorBidi"/>
                <w:noProof/>
                <w:color w:val="auto"/>
                <w:lang w:eastAsia="en-GB"/>
              </w:rPr>
              <w:tab/>
            </w:r>
            <w:r w:rsidRPr="00140079">
              <w:rPr>
                <w:rStyle w:val="Hyperlink"/>
                <w:noProof/>
              </w:rPr>
              <w:t>CHEMISTRY AND STRUCTURE OF POLYALUMINIUM CHLORIDE (PAC)</w:t>
            </w:r>
            <w:r>
              <w:rPr>
                <w:noProof/>
                <w:webHidden/>
              </w:rPr>
              <w:tab/>
            </w:r>
            <w:r>
              <w:rPr>
                <w:noProof/>
                <w:webHidden/>
              </w:rPr>
              <w:fldChar w:fldCharType="begin"/>
            </w:r>
            <w:r>
              <w:rPr>
                <w:noProof/>
                <w:webHidden/>
              </w:rPr>
              <w:instrText xml:space="preserve"> PAGEREF _Toc237244908 \h </w:instrText>
            </w:r>
            <w:r>
              <w:rPr>
                <w:noProof/>
                <w:webHidden/>
              </w:rPr>
            </w:r>
            <w:r>
              <w:rPr>
                <w:noProof/>
                <w:webHidden/>
              </w:rPr>
              <w:fldChar w:fldCharType="separate"/>
            </w:r>
            <w:r w:rsidR="006221B8">
              <w:rPr>
                <w:noProof/>
                <w:webHidden/>
              </w:rPr>
              <w:t>17</w:t>
            </w:r>
            <w:r>
              <w:rPr>
                <w:noProof/>
                <w:webHidden/>
              </w:rPr>
              <w:fldChar w:fldCharType="end"/>
            </w:r>
          </w:hyperlink>
        </w:p>
        <w:p w14:paraId="5257CE98" w14:textId="19BF14B4"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09" w:history="1">
            <w:r w:rsidRPr="00140079">
              <w:rPr>
                <w:rStyle w:val="Hyperlink"/>
                <w:noProof/>
              </w:rPr>
              <w:t>2.3</w:t>
            </w:r>
            <w:r>
              <w:rPr>
                <w:rFonts w:asciiTheme="minorHAnsi" w:eastAsiaTheme="minorEastAsia" w:hAnsiTheme="minorHAnsi" w:cstheme="minorBidi"/>
                <w:noProof/>
                <w:color w:val="auto"/>
                <w:lang w:eastAsia="en-GB"/>
              </w:rPr>
              <w:tab/>
            </w:r>
            <w:r w:rsidRPr="00140079">
              <w:rPr>
                <w:rStyle w:val="Hyperlink"/>
                <w:noProof/>
              </w:rPr>
              <w:t>RAW MATERIAL CHARACTERISATION: AWASO BAUXITE</w:t>
            </w:r>
            <w:r>
              <w:rPr>
                <w:noProof/>
                <w:webHidden/>
              </w:rPr>
              <w:tab/>
            </w:r>
            <w:r>
              <w:rPr>
                <w:noProof/>
                <w:webHidden/>
              </w:rPr>
              <w:fldChar w:fldCharType="begin"/>
            </w:r>
            <w:r>
              <w:rPr>
                <w:noProof/>
                <w:webHidden/>
              </w:rPr>
              <w:instrText xml:space="preserve"> PAGEREF _Toc237244909 \h </w:instrText>
            </w:r>
            <w:r>
              <w:rPr>
                <w:noProof/>
                <w:webHidden/>
              </w:rPr>
            </w:r>
            <w:r>
              <w:rPr>
                <w:noProof/>
                <w:webHidden/>
              </w:rPr>
              <w:fldChar w:fldCharType="separate"/>
            </w:r>
            <w:r w:rsidR="006221B8">
              <w:rPr>
                <w:noProof/>
                <w:webHidden/>
              </w:rPr>
              <w:t>19</w:t>
            </w:r>
            <w:r>
              <w:rPr>
                <w:noProof/>
                <w:webHidden/>
              </w:rPr>
              <w:fldChar w:fldCharType="end"/>
            </w:r>
          </w:hyperlink>
        </w:p>
        <w:p w14:paraId="0D9D8DD7" w14:textId="112C6359"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10" w:history="1">
            <w:r w:rsidRPr="00140079">
              <w:rPr>
                <w:rStyle w:val="Hyperlink"/>
                <w:noProof/>
              </w:rPr>
              <w:t>2.4</w:t>
            </w:r>
            <w:r>
              <w:rPr>
                <w:rFonts w:asciiTheme="minorHAnsi" w:eastAsiaTheme="minorEastAsia" w:hAnsiTheme="minorHAnsi" w:cstheme="minorBidi"/>
                <w:noProof/>
                <w:color w:val="auto"/>
                <w:lang w:eastAsia="en-GB"/>
              </w:rPr>
              <w:tab/>
            </w:r>
            <w:r w:rsidRPr="00140079">
              <w:rPr>
                <w:rStyle w:val="Hyperlink"/>
                <w:noProof/>
              </w:rPr>
              <w:t>COMMINUTION OF BAUXITE ORE</w:t>
            </w:r>
            <w:r>
              <w:rPr>
                <w:noProof/>
                <w:webHidden/>
              </w:rPr>
              <w:tab/>
            </w:r>
            <w:r>
              <w:rPr>
                <w:noProof/>
                <w:webHidden/>
              </w:rPr>
              <w:fldChar w:fldCharType="begin"/>
            </w:r>
            <w:r>
              <w:rPr>
                <w:noProof/>
                <w:webHidden/>
              </w:rPr>
              <w:instrText xml:space="preserve"> PAGEREF _Toc237244910 \h </w:instrText>
            </w:r>
            <w:r>
              <w:rPr>
                <w:noProof/>
                <w:webHidden/>
              </w:rPr>
            </w:r>
            <w:r>
              <w:rPr>
                <w:noProof/>
                <w:webHidden/>
              </w:rPr>
              <w:fldChar w:fldCharType="separate"/>
            </w:r>
            <w:r w:rsidR="006221B8">
              <w:rPr>
                <w:noProof/>
                <w:webHidden/>
              </w:rPr>
              <w:t>23</w:t>
            </w:r>
            <w:r>
              <w:rPr>
                <w:noProof/>
                <w:webHidden/>
              </w:rPr>
              <w:fldChar w:fldCharType="end"/>
            </w:r>
          </w:hyperlink>
        </w:p>
        <w:p w14:paraId="705724CE" w14:textId="71E19499"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11" w:history="1">
            <w:r w:rsidRPr="00140079">
              <w:rPr>
                <w:rStyle w:val="Hyperlink"/>
                <w:noProof/>
              </w:rPr>
              <w:t>2.4.1</w:t>
            </w:r>
            <w:r>
              <w:rPr>
                <w:rFonts w:asciiTheme="minorHAnsi" w:eastAsiaTheme="minorEastAsia" w:hAnsiTheme="minorHAnsi" w:cstheme="minorBidi"/>
                <w:noProof/>
                <w:color w:val="auto"/>
                <w:lang w:eastAsia="en-GB"/>
              </w:rPr>
              <w:tab/>
            </w:r>
            <w:r w:rsidRPr="00140079">
              <w:rPr>
                <w:rStyle w:val="Hyperlink"/>
                <w:noProof/>
              </w:rPr>
              <w:t>Comminution Theory: Energy–Size Relationships</w:t>
            </w:r>
            <w:r>
              <w:rPr>
                <w:noProof/>
                <w:webHidden/>
              </w:rPr>
              <w:tab/>
            </w:r>
            <w:r>
              <w:rPr>
                <w:noProof/>
                <w:webHidden/>
              </w:rPr>
              <w:fldChar w:fldCharType="begin"/>
            </w:r>
            <w:r>
              <w:rPr>
                <w:noProof/>
                <w:webHidden/>
              </w:rPr>
              <w:instrText xml:space="preserve"> PAGEREF _Toc237244911 \h </w:instrText>
            </w:r>
            <w:r>
              <w:rPr>
                <w:noProof/>
                <w:webHidden/>
              </w:rPr>
            </w:r>
            <w:r>
              <w:rPr>
                <w:noProof/>
                <w:webHidden/>
              </w:rPr>
              <w:fldChar w:fldCharType="separate"/>
            </w:r>
            <w:r w:rsidR="006221B8">
              <w:rPr>
                <w:noProof/>
                <w:webHidden/>
              </w:rPr>
              <w:t>24</w:t>
            </w:r>
            <w:r>
              <w:rPr>
                <w:noProof/>
                <w:webHidden/>
              </w:rPr>
              <w:fldChar w:fldCharType="end"/>
            </w:r>
          </w:hyperlink>
        </w:p>
        <w:p w14:paraId="5A2BD969" w14:textId="2A09DD53"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12" w:history="1">
            <w:r w:rsidRPr="00140079">
              <w:rPr>
                <w:rStyle w:val="Hyperlink"/>
                <w:noProof/>
              </w:rPr>
              <w:t>2.4.2</w:t>
            </w:r>
            <w:r>
              <w:rPr>
                <w:rFonts w:asciiTheme="minorHAnsi" w:eastAsiaTheme="minorEastAsia" w:hAnsiTheme="minorHAnsi" w:cstheme="minorBidi"/>
                <w:noProof/>
                <w:color w:val="auto"/>
                <w:lang w:eastAsia="en-GB"/>
              </w:rPr>
              <w:tab/>
            </w:r>
            <w:r w:rsidRPr="00140079">
              <w:rPr>
                <w:rStyle w:val="Hyperlink"/>
                <w:noProof/>
              </w:rPr>
              <w:t>Primary Crushing: Jaw Crushers</w:t>
            </w:r>
            <w:r>
              <w:rPr>
                <w:noProof/>
                <w:webHidden/>
              </w:rPr>
              <w:tab/>
            </w:r>
            <w:r>
              <w:rPr>
                <w:noProof/>
                <w:webHidden/>
              </w:rPr>
              <w:fldChar w:fldCharType="begin"/>
            </w:r>
            <w:r>
              <w:rPr>
                <w:noProof/>
                <w:webHidden/>
              </w:rPr>
              <w:instrText xml:space="preserve"> PAGEREF _Toc237244912 \h </w:instrText>
            </w:r>
            <w:r>
              <w:rPr>
                <w:noProof/>
                <w:webHidden/>
              </w:rPr>
            </w:r>
            <w:r>
              <w:rPr>
                <w:noProof/>
                <w:webHidden/>
              </w:rPr>
              <w:fldChar w:fldCharType="separate"/>
            </w:r>
            <w:r w:rsidR="006221B8">
              <w:rPr>
                <w:noProof/>
                <w:webHidden/>
              </w:rPr>
              <w:t>25</w:t>
            </w:r>
            <w:r>
              <w:rPr>
                <w:noProof/>
                <w:webHidden/>
              </w:rPr>
              <w:fldChar w:fldCharType="end"/>
            </w:r>
          </w:hyperlink>
        </w:p>
        <w:p w14:paraId="5F40849C" w14:textId="5D9394D0"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13" w:history="1">
            <w:r w:rsidRPr="00140079">
              <w:rPr>
                <w:rStyle w:val="Hyperlink"/>
                <w:noProof/>
              </w:rPr>
              <w:t>2.4.3</w:t>
            </w:r>
            <w:r>
              <w:rPr>
                <w:rFonts w:asciiTheme="minorHAnsi" w:eastAsiaTheme="minorEastAsia" w:hAnsiTheme="minorHAnsi" w:cstheme="minorBidi"/>
                <w:noProof/>
                <w:color w:val="auto"/>
                <w:lang w:eastAsia="en-GB"/>
              </w:rPr>
              <w:tab/>
            </w:r>
            <w:r w:rsidRPr="00140079">
              <w:rPr>
                <w:rStyle w:val="Hyperlink"/>
                <w:noProof/>
              </w:rPr>
              <w:t>Secondary Comminution: Wet Ball Milling</w:t>
            </w:r>
            <w:r>
              <w:rPr>
                <w:noProof/>
                <w:webHidden/>
              </w:rPr>
              <w:tab/>
            </w:r>
            <w:r>
              <w:rPr>
                <w:noProof/>
                <w:webHidden/>
              </w:rPr>
              <w:fldChar w:fldCharType="begin"/>
            </w:r>
            <w:r>
              <w:rPr>
                <w:noProof/>
                <w:webHidden/>
              </w:rPr>
              <w:instrText xml:space="preserve"> PAGEREF _Toc237244913 \h </w:instrText>
            </w:r>
            <w:r>
              <w:rPr>
                <w:noProof/>
                <w:webHidden/>
              </w:rPr>
            </w:r>
            <w:r>
              <w:rPr>
                <w:noProof/>
                <w:webHidden/>
              </w:rPr>
              <w:fldChar w:fldCharType="separate"/>
            </w:r>
            <w:r w:rsidR="006221B8">
              <w:rPr>
                <w:noProof/>
                <w:webHidden/>
              </w:rPr>
              <w:t>26</w:t>
            </w:r>
            <w:r>
              <w:rPr>
                <w:noProof/>
                <w:webHidden/>
              </w:rPr>
              <w:fldChar w:fldCharType="end"/>
            </w:r>
          </w:hyperlink>
        </w:p>
        <w:p w14:paraId="492C2AFD" w14:textId="5B998A7C"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14" w:history="1">
            <w:r w:rsidRPr="00140079">
              <w:rPr>
                <w:rStyle w:val="Hyperlink"/>
                <w:noProof/>
              </w:rPr>
              <w:t>2.4.4</w:t>
            </w:r>
            <w:r>
              <w:rPr>
                <w:rFonts w:asciiTheme="minorHAnsi" w:eastAsiaTheme="minorEastAsia" w:hAnsiTheme="minorHAnsi" w:cstheme="minorBidi"/>
                <w:noProof/>
                <w:color w:val="auto"/>
                <w:lang w:eastAsia="en-GB"/>
              </w:rPr>
              <w:tab/>
            </w:r>
            <w:r w:rsidRPr="00140079">
              <w:rPr>
                <w:rStyle w:val="Hyperlink"/>
                <w:noProof/>
              </w:rPr>
              <w:t>Wet Classification: Hydro-cyclones</w:t>
            </w:r>
            <w:r>
              <w:rPr>
                <w:noProof/>
                <w:webHidden/>
              </w:rPr>
              <w:tab/>
            </w:r>
            <w:r>
              <w:rPr>
                <w:noProof/>
                <w:webHidden/>
              </w:rPr>
              <w:fldChar w:fldCharType="begin"/>
            </w:r>
            <w:r>
              <w:rPr>
                <w:noProof/>
                <w:webHidden/>
              </w:rPr>
              <w:instrText xml:space="preserve"> PAGEREF _Toc237244914 \h </w:instrText>
            </w:r>
            <w:r>
              <w:rPr>
                <w:noProof/>
                <w:webHidden/>
              </w:rPr>
            </w:r>
            <w:r>
              <w:rPr>
                <w:noProof/>
                <w:webHidden/>
              </w:rPr>
              <w:fldChar w:fldCharType="separate"/>
            </w:r>
            <w:r w:rsidR="006221B8">
              <w:rPr>
                <w:noProof/>
                <w:webHidden/>
              </w:rPr>
              <w:t>27</w:t>
            </w:r>
            <w:r>
              <w:rPr>
                <w:noProof/>
                <w:webHidden/>
              </w:rPr>
              <w:fldChar w:fldCharType="end"/>
            </w:r>
          </w:hyperlink>
        </w:p>
        <w:p w14:paraId="3E7A0F57" w14:textId="600C12B8"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15" w:history="1">
            <w:r w:rsidRPr="00140079">
              <w:rPr>
                <w:rStyle w:val="Hyperlink"/>
                <w:noProof/>
              </w:rPr>
              <w:t>2.5</w:t>
            </w:r>
            <w:r>
              <w:rPr>
                <w:rFonts w:asciiTheme="minorHAnsi" w:eastAsiaTheme="minorEastAsia" w:hAnsiTheme="minorHAnsi" w:cstheme="minorBidi"/>
                <w:noProof/>
                <w:color w:val="auto"/>
                <w:lang w:eastAsia="en-GB"/>
              </w:rPr>
              <w:tab/>
            </w:r>
            <w:r w:rsidRPr="00140079">
              <w:rPr>
                <w:rStyle w:val="Hyperlink"/>
                <w:noProof/>
              </w:rPr>
              <w:t>KINETIC CONSIDERATIONS FOR ACID LEACHING</w:t>
            </w:r>
            <w:r>
              <w:rPr>
                <w:noProof/>
                <w:webHidden/>
              </w:rPr>
              <w:tab/>
            </w:r>
            <w:r>
              <w:rPr>
                <w:noProof/>
                <w:webHidden/>
              </w:rPr>
              <w:fldChar w:fldCharType="begin"/>
            </w:r>
            <w:r>
              <w:rPr>
                <w:noProof/>
                <w:webHidden/>
              </w:rPr>
              <w:instrText xml:space="preserve"> PAGEREF _Toc237244915 \h </w:instrText>
            </w:r>
            <w:r>
              <w:rPr>
                <w:noProof/>
                <w:webHidden/>
              </w:rPr>
            </w:r>
            <w:r>
              <w:rPr>
                <w:noProof/>
                <w:webHidden/>
              </w:rPr>
              <w:fldChar w:fldCharType="separate"/>
            </w:r>
            <w:r w:rsidR="006221B8">
              <w:rPr>
                <w:noProof/>
                <w:webHidden/>
              </w:rPr>
              <w:t>28</w:t>
            </w:r>
            <w:r>
              <w:rPr>
                <w:noProof/>
                <w:webHidden/>
              </w:rPr>
              <w:fldChar w:fldCharType="end"/>
            </w:r>
          </w:hyperlink>
        </w:p>
        <w:p w14:paraId="6BAB57DE" w14:textId="3C9C26FA"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16" w:history="1">
            <w:r w:rsidRPr="00140079">
              <w:rPr>
                <w:rStyle w:val="Hyperlink"/>
                <w:noProof/>
              </w:rPr>
              <w:t>2.5.1</w:t>
            </w:r>
            <w:r>
              <w:rPr>
                <w:rFonts w:asciiTheme="minorHAnsi" w:eastAsiaTheme="minorEastAsia" w:hAnsiTheme="minorHAnsi" w:cstheme="minorBidi"/>
                <w:noProof/>
                <w:color w:val="auto"/>
                <w:lang w:eastAsia="en-GB"/>
              </w:rPr>
              <w:tab/>
            </w:r>
            <w:r w:rsidRPr="00140079">
              <w:rPr>
                <w:rStyle w:val="Hyperlink"/>
                <w:noProof/>
              </w:rPr>
              <w:t>Primary Reaction Kinetic Modelling (Power Law)</w:t>
            </w:r>
            <w:r>
              <w:rPr>
                <w:noProof/>
                <w:webHidden/>
              </w:rPr>
              <w:tab/>
            </w:r>
            <w:r>
              <w:rPr>
                <w:noProof/>
                <w:webHidden/>
              </w:rPr>
              <w:fldChar w:fldCharType="begin"/>
            </w:r>
            <w:r>
              <w:rPr>
                <w:noProof/>
                <w:webHidden/>
              </w:rPr>
              <w:instrText xml:space="preserve"> PAGEREF _Toc237244916 \h </w:instrText>
            </w:r>
            <w:r>
              <w:rPr>
                <w:noProof/>
                <w:webHidden/>
              </w:rPr>
            </w:r>
            <w:r>
              <w:rPr>
                <w:noProof/>
                <w:webHidden/>
              </w:rPr>
              <w:fldChar w:fldCharType="separate"/>
            </w:r>
            <w:r w:rsidR="006221B8">
              <w:rPr>
                <w:noProof/>
                <w:webHidden/>
              </w:rPr>
              <w:t>29</w:t>
            </w:r>
            <w:r>
              <w:rPr>
                <w:noProof/>
                <w:webHidden/>
              </w:rPr>
              <w:fldChar w:fldCharType="end"/>
            </w:r>
          </w:hyperlink>
        </w:p>
        <w:p w14:paraId="2756C2A1" w14:textId="2A34CAC1"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17" w:history="1">
            <w:r w:rsidRPr="00140079">
              <w:rPr>
                <w:rStyle w:val="Hyperlink"/>
                <w:noProof/>
              </w:rPr>
              <w:t>2.5.2</w:t>
            </w:r>
            <w:r>
              <w:rPr>
                <w:rFonts w:asciiTheme="minorHAnsi" w:eastAsiaTheme="minorEastAsia" w:hAnsiTheme="minorHAnsi" w:cstheme="minorBidi"/>
                <w:noProof/>
                <w:color w:val="auto"/>
                <w:lang w:eastAsia="en-GB"/>
              </w:rPr>
              <w:tab/>
            </w:r>
            <w:r w:rsidRPr="00140079">
              <w:rPr>
                <w:rStyle w:val="Hyperlink"/>
                <w:noProof/>
              </w:rPr>
              <w:t>Competing Iron Dissolution Kinetics</w:t>
            </w:r>
            <w:r>
              <w:rPr>
                <w:noProof/>
                <w:webHidden/>
              </w:rPr>
              <w:tab/>
            </w:r>
            <w:r>
              <w:rPr>
                <w:noProof/>
                <w:webHidden/>
              </w:rPr>
              <w:fldChar w:fldCharType="begin"/>
            </w:r>
            <w:r>
              <w:rPr>
                <w:noProof/>
                <w:webHidden/>
              </w:rPr>
              <w:instrText xml:space="preserve"> PAGEREF _Toc237244917 \h </w:instrText>
            </w:r>
            <w:r>
              <w:rPr>
                <w:noProof/>
                <w:webHidden/>
              </w:rPr>
            </w:r>
            <w:r>
              <w:rPr>
                <w:noProof/>
                <w:webHidden/>
              </w:rPr>
              <w:fldChar w:fldCharType="separate"/>
            </w:r>
            <w:r w:rsidR="006221B8">
              <w:rPr>
                <w:noProof/>
                <w:webHidden/>
              </w:rPr>
              <w:t>30</w:t>
            </w:r>
            <w:r>
              <w:rPr>
                <w:noProof/>
                <w:webHidden/>
              </w:rPr>
              <w:fldChar w:fldCharType="end"/>
            </w:r>
          </w:hyperlink>
        </w:p>
        <w:p w14:paraId="46757261" w14:textId="7B341B38"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18" w:history="1">
            <w:r w:rsidRPr="00140079">
              <w:rPr>
                <w:rStyle w:val="Hyperlink"/>
                <w:noProof/>
              </w:rPr>
              <w:t>2.6</w:t>
            </w:r>
            <w:r>
              <w:rPr>
                <w:rFonts w:asciiTheme="minorHAnsi" w:eastAsiaTheme="minorEastAsia" w:hAnsiTheme="minorHAnsi" w:cstheme="minorBidi"/>
                <w:noProof/>
                <w:color w:val="auto"/>
                <w:lang w:eastAsia="en-GB"/>
              </w:rPr>
              <w:tab/>
            </w:r>
            <w:r w:rsidRPr="00140079">
              <w:rPr>
                <w:rStyle w:val="Hyperlink"/>
                <w:noProof/>
              </w:rPr>
              <w:t>REVIEW OF PRODUCTION TECHNOLOGIES</w:t>
            </w:r>
            <w:r>
              <w:rPr>
                <w:noProof/>
                <w:webHidden/>
              </w:rPr>
              <w:tab/>
            </w:r>
            <w:r>
              <w:rPr>
                <w:noProof/>
                <w:webHidden/>
              </w:rPr>
              <w:fldChar w:fldCharType="begin"/>
            </w:r>
            <w:r>
              <w:rPr>
                <w:noProof/>
                <w:webHidden/>
              </w:rPr>
              <w:instrText xml:space="preserve"> PAGEREF _Toc237244918 \h </w:instrText>
            </w:r>
            <w:r>
              <w:rPr>
                <w:noProof/>
                <w:webHidden/>
              </w:rPr>
            </w:r>
            <w:r>
              <w:rPr>
                <w:noProof/>
                <w:webHidden/>
              </w:rPr>
              <w:fldChar w:fldCharType="separate"/>
            </w:r>
            <w:r w:rsidR="006221B8">
              <w:rPr>
                <w:noProof/>
                <w:webHidden/>
              </w:rPr>
              <w:t>31</w:t>
            </w:r>
            <w:r>
              <w:rPr>
                <w:noProof/>
                <w:webHidden/>
              </w:rPr>
              <w:fldChar w:fldCharType="end"/>
            </w:r>
          </w:hyperlink>
        </w:p>
        <w:p w14:paraId="22B1CF8D" w14:textId="784C6B88"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19" w:history="1">
            <w:r w:rsidRPr="00140079">
              <w:rPr>
                <w:rStyle w:val="Hyperlink"/>
                <w:noProof/>
              </w:rPr>
              <w:t>2.6.1</w:t>
            </w:r>
            <w:r>
              <w:rPr>
                <w:rFonts w:asciiTheme="minorHAnsi" w:eastAsiaTheme="minorEastAsia" w:hAnsiTheme="minorHAnsi" w:cstheme="minorBidi"/>
                <w:noProof/>
                <w:color w:val="auto"/>
                <w:lang w:eastAsia="en-GB"/>
              </w:rPr>
              <w:tab/>
            </w:r>
            <w:r w:rsidRPr="00140079">
              <w:rPr>
                <w:rStyle w:val="Hyperlink"/>
                <w:noProof/>
              </w:rPr>
              <w:t>The Alkaline (Bayer) Route</w:t>
            </w:r>
            <w:r>
              <w:rPr>
                <w:noProof/>
                <w:webHidden/>
              </w:rPr>
              <w:tab/>
            </w:r>
            <w:r>
              <w:rPr>
                <w:noProof/>
                <w:webHidden/>
              </w:rPr>
              <w:fldChar w:fldCharType="begin"/>
            </w:r>
            <w:r>
              <w:rPr>
                <w:noProof/>
                <w:webHidden/>
              </w:rPr>
              <w:instrText xml:space="preserve"> PAGEREF _Toc237244919 \h </w:instrText>
            </w:r>
            <w:r>
              <w:rPr>
                <w:noProof/>
                <w:webHidden/>
              </w:rPr>
            </w:r>
            <w:r>
              <w:rPr>
                <w:noProof/>
                <w:webHidden/>
              </w:rPr>
              <w:fldChar w:fldCharType="separate"/>
            </w:r>
            <w:r w:rsidR="006221B8">
              <w:rPr>
                <w:noProof/>
                <w:webHidden/>
              </w:rPr>
              <w:t>31</w:t>
            </w:r>
            <w:r>
              <w:rPr>
                <w:noProof/>
                <w:webHidden/>
              </w:rPr>
              <w:fldChar w:fldCharType="end"/>
            </w:r>
          </w:hyperlink>
        </w:p>
        <w:p w14:paraId="1A7425AC" w14:textId="1C452E0B"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20" w:history="1">
            <w:r w:rsidRPr="00140079">
              <w:rPr>
                <w:rStyle w:val="Hyperlink"/>
                <w:noProof/>
              </w:rPr>
              <w:t>2.6.2</w:t>
            </w:r>
            <w:r>
              <w:rPr>
                <w:rFonts w:asciiTheme="minorHAnsi" w:eastAsiaTheme="minorEastAsia" w:hAnsiTheme="minorHAnsi" w:cstheme="minorBidi"/>
                <w:noProof/>
                <w:color w:val="auto"/>
                <w:lang w:eastAsia="en-GB"/>
              </w:rPr>
              <w:tab/>
            </w:r>
            <w:r w:rsidRPr="00140079">
              <w:rPr>
                <w:rStyle w:val="Hyperlink"/>
                <w:noProof/>
              </w:rPr>
              <w:t>Direct Acid Leaching Route</w:t>
            </w:r>
            <w:r>
              <w:rPr>
                <w:noProof/>
                <w:webHidden/>
              </w:rPr>
              <w:tab/>
            </w:r>
            <w:r>
              <w:rPr>
                <w:noProof/>
                <w:webHidden/>
              </w:rPr>
              <w:fldChar w:fldCharType="begin"/>
            </w:r>
            <w:r>
              <w:rPr>
                <w:noProof/>
                <w:webHidden/>
              </w:rPr>
              <w:instrText xml:space="preserve"> PAGEREF _Toc237244920 \h </w:instrText>
            </w:r>
            <w:r>
              <w:rPr>
                <w:noProof/>
                <w:webHidden/>
              </w:rPr>
            </w:r>
            <w:r>
              <w:rPr>
                <w:noProof/>
                <w:webHidden/>
              </w:rPr>
              <w:fldChar w:fldCharType="separate"/>
            </w:r>
            <w:r w:rsidR="006221B8">
              <w:rPr>
                <w:noProof/>
                <w:webHidden/>
              </w:rPr>
              <w:t>32</w:t>
            </w:r>
            <w:r>
              <w:rPr>
                <w:noProof/>
                <w:webHidden/>
              </w:rPr>
              <w:fldChar w:fldCharType="end"/>
            </w:r>
          </w:hyperlink>
        </w:p>
        <w:p w14:paraId="74D5FBF7" w14:textId="2928773E"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21" w:history="1">
            <w:r w:rsidRPr="00140079">
              <w:rPr>
                <w:rStyle w:val="Hyperlink"/>
                <w:noProof/>
              </w:rPr>
              <w:t>2.6.3</w:t>
            </w:r>
            <w:r>
              <w:rPr>
                <w:rFonts w:asciiTheme="minorHAnsi" w:eastAsiaTheme="minorEastAsia" w:hAnsiTheme="minorHAnsi" w:cstheme="minorBidi"/>
                <w:noProof/>
                <w:color w:val="auto"/>
                <w:lang w:eastAsia="en-GB"/>
              </w:rPr>
              <w:tab/>
            </w:r>
            <w:r w:rsidRPr="00140079">
              <w:rPr>
                <w:rStyle w:val="Hyperlink"/>
                <w:noProof/>
              </w:rPr>
              <w:t>The Polymerisation Process: Basicity Adjustment and the Role of the Al₁₃ Polycation</w:t>
            </w:r>
            <w:r>
              <w:rPr>
                <w:noProof/>
                <w:webHidden/>
              </w:rPr>
              <w:tab/>
            </w:r>
            <w:r>
              <w:rPr>
                <w:noProof/>
                <w:webHidden/>
              </w:rPr>
              <w:fldChar w:fldCharType="begin"/>
            </w:r>
            <w:r>
              <w:rPr>
                <w:noProof/>
                <w:webHidden/>
              </w:rPr>
              <w:instrText xml:space="preserve"> PAGEREF _Toc237244921 \h </w:instrText>
            </w:r>
            <w:r>
              <w:rPr>
                <w:noProof/>
                <w:webHidden/>
              </w:rPr>
            </w:r>
            <w:r>
              <w:rPr>
                <w:noProof/>
                <w:webHidden/>
              </w:rPr>
              <w:fldChar w:fldCharType="separate"/>
            </w:r>
            <w:r w:rsidR="006221B8">
              <w:rPr>
                <w:noProof/>
                <w:webHidden/>
              </w:rPr>
              <w:t>33</w:t>
            </w:r>
            <w:r>
              <w:rPr>
                <w:noProof/>
                <w:webHidden/>
              </w:rPr>
              <w:fldChar w:fldCharType="end"/>
            </w:r>
          </w:hyperlink>
        </w:p>
        <w:p w14:paraId="503033AE" w14:textId="308C5918"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22" w:history="1">
            <w:r w:rsidRPr="00140079">
              <w:rPr>
                <w:rStyle w:val="Hyperlink"/>
                <w:noProof/>
              </w:rPr>
              <w:t>2.6.4</w:t>
            </w:r>
            <w:r>
              <w:rPr>
                <w:rFonts w:asciiTheme="minorHAnsi" w:eastAsiaTheme="minorEastAsia" w:hAnsiTheme="minorHAnsi" w:cstheme="minorBidi"/>
                <w:noProof/>
                <w:color w:val="auto"/>
                <w:lang w:eastAsia="en-GB"/>
              </w:rPr>
              <w:tab/>
            </w:r>
            <w:r w:rsidRPr="00140079">
              <w:rPr>
                <w:rStyle w:val="Hyperlink"/>
                <w:noProof/>
              </w:rPr>
              <w:t>Calcination: Effect of Temperature on Alumina Solubility</w:t>
            </w:r>
            <w:r>
              <w:rPr>
                <w:noProof/>
                <w:webHidden/>
              </w:rPr>
              <w:tab/>
            </w:r>
            <w:r>
              <w:rPr>
                <w:noProof/>
                <w:webHidden/>
              </w:rPr>
              <w:fldChar w:fldCharType="begin"/>
            </w:r>
            <w:r>
              <w:rPr>
                <w:noProof/>
                <w:webHidden/>
              </w:rPr>
              <w:instrText xml:space="preserve"> PAGEREF _Toc237244922 \h </w:instrText>
            </w:r>
            <w:r>
              <w:rPr>
                <w:noProof/>
                <w:webHidden/>
              </w:rPr>
            </w:r>
            <w:r>
              <w:rPr>
                <w:noProof/>
                <w:webHidden/>
              </w:rPr>
              <w:fldChar w:fldCharType="separate"/>
            </w:r>
            <w:r w:rsidR="006221B8">
              <w:rPr>
                <w:noProof/>
                <w:webHidden/>
              </w:rPr>
              <w:t>37</w:t>
            </w:r>
            <w:r>
              <w:rPr>
                <w:noProof/>
                <w:webHidden/>
              </w:rPr>
              <w:fldChar w:fldCharType="end"/>
            </w:r>
          </w:hyperlink>
        </w:p>
        <w:p w14:paraId="643B8B47" w14:textId="02423DE5" w:rsidR="00087C73" w:rsidRDefault="00087C73">
          <w:pPr>
            <w:pStyle w:val="TOC1"/>
            <w:tabs>
              <w:tab w:val="left" w:pos="480"/>
              <w:tab w:val="right" w:leader="dot" w:pos="9016"/>
            </w:tabs>
            <w:rPr>
              <w:rFonts w:asciiTheme="minorHAnsi" w:eastAsiaTheme="minorEastAsia" w:hAnsiTheme="minorHAnsi" w:cstheme="minorBidi"/>
              <w:noProof/>
              <w:color w:val="auto"/>
              <w:lang w:eastAsia="en-GB"/>
            </w:rPr>
          </w:pPr>
          <w:hyperlink w:anchor="_Toc237244923" w:history="1">
            <w:r w:rsidRPr="00140079">
              <w:rPr>
                <w:rStyle w:val="Hyperlink"/>
                <w:noProof/>
              </w:rPr>
              <w:t>3</w:t>
            </w:r>
            <w:r>
              <w:rPr>
                <w:rFonts w:asciiTheme="minorHAnsi" w:eastAsiaTheme="minorEastAsia" w:hAnsiTheme="minorHAnsi" w:cstheme="minorBidi"/>
                <w:noProof/>
                <w:color w:val="auto"/>
                <w:lang w:eastAsia="en-GB"/>
              </w:rPr>
              <w:tab/>
            </w:r>
            <w:r w:rsidRPr="00140079">
              <w:rPr>
                <w:rStyle w:val="Hyperlink"/>
                <w:noProof/>
              </w:rPr>
              <w:t>PROCESS SELECTION</w:t>
            </w:r>
            <w:r>
              <w:rPr>
                <w:noProof/>
                <w:webHidden/>
              </w:rPr>
              <w:tab/>
            </w:r>
            <w:r>
              <w:rPr>
                <w:noProof/>
                <w:webHidden/>
              </w:rPr>
              <w:fldChar w:fldCharType="begin"/>
            </w:r>
            <w:r>
              <w:rPr>
                <w:noProof/>
                <w:webHidden/>
              </w:rPr>
              <w:instrText xml:space="preserve"> PAGEREF _Toc237244923 \h </w:instrText>
            </w:r>
            <w:r>
              <w:rPr>
                <w:noProof/>
                <w:webHidden/>
              </w:rPr>
            </w:r>
            <w:r>
              <w:rPr>
                <w:noProof/>
                <w:webHidden/>
              </w:rPr>
              <w:fldChar w:fldCharType="separate"/>
            </w:r>
            <w:r w:rsidR="006221B8">
              <w:rPr>
                <w:noProof/>
                <w:webHidden/>
              </w:rPr>
              <w:t>40</w:t>
            </w:r>
            <w:r>
              <w:rPr>
                <w:noProof/>
                <w:webHidden/>
              </w:rPr>
              <w:fldChar w:fldCharType="end"/>
            </w:r>
          </w:hyperlink>
        </w:p>
        <w:p w14:paraId="5B5B004D" w14:textId="25D52B2F"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24" w:history="1">
            <w:r w:rsidRPr="00140079">
              <w:rPr>
                <w:rStyle w:val="Hyperlink"/>
                <w:noProof/>
              </w:rPr>
              <w:t>3.1</w:t>
            </w:r>
            <w:r>
              <w:rPr>
                <w:rFonts w:asciiTheme="minorHAnsi" w:eastAsiaTheme="minorEastAsia" w:hAnsiTheme="minorHAnsi" w:cstheme="minorBidi"/>
                <w:noProof/>
                <w:color w:val="auto"/>
                <w:lang w:eastAsia="en-GB"/>
              </w:rPr>
              <w:tab/>
            </w:r>
            <w:r w:rsidRPr="00140079">
              <w:rPr>
                <w:rStyle w:val="Hyperlink"/>
                <w:noProof/>
              </w:rPr>
              <w:t>Process Route Selection</w:t>
            </w:r>
            <w:r>
              <w:rPr>
                <w:noProof/>
                <w:webHidden/>
              </w:rPr>
              <w:tab/>
            </w:r>
            <w:r>
              <w:rPr>
                <w:noProof/>
                <w:webHidden/>
              </w:rPr>
              <w:fldChar w:fldCharType="begin"/>
            </w:r>
            <w:r>
              <w:rPr>
                <w:noProof/>
                <w:webHidden/>
              </w:rPr>
              <w:instrText xml:space="preserve"> PAGEREF _Toc237244924 \h </w:instrText>
            </w:r>
            <w:r>
              <w:rPr>
                <w:noProof/>
                <w:webHidden/>
              </w:rPr>
            </w:r>
            <w:r>
              <w:rPr>
                <w:noProof/>
                <w:webHidden/>
              </w:rPr>
              <w:fldChar w:fldCharType="separate"/>
            </w:r>
            <w:r w:rsidR="006221B8">
              <w:rPr>
                <w:noProof/>
                <w:webHidden/>
              </w:rPr>
              <w:t>40</w:t>
            </w:r>
            <w:r>
              <w:rPr>
                <w:noProof/>
                <w:webHidden/>
              </w:rPr>
              <w:fldChar w:fldCharType="end"/>
            </w:r>
          </w:hyperlink>
        </w:p>
        <w:p w14:paraId="4D277E30" w14:textId="0EDB3FA2"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25" w:history="1">
            <w:r w:rsidRPr="00140079">
              <w:rPr>
                <w:rStyle w:val="Hyperlink"/>
                <w:noProof/>
              </w:rPr>
              <w:t>3.1.1</w:t>
            </w:r>
            <w:r>
              <w:rPr>
                <w:rFonts w:asciiTheme="minorHAnsi" w:eastAsiaTheme="minorEastAsia" w:hAnsiTheme="minorHAnsi" w:cstheme="minorBidi"/>
                <w:noProof/>
                <w:color w:val="auto"/>
                <w:lang w:eastAsia="en-GB"/>
              </w:rPr>
              <w:tab/>
            </w:r>
            <w:r w:rsidRPr="00140079">
              <w:rPr>
                <w:rStyle w:val="Hyperlink"/>
                <w:noProof/>
              </w:rPr>
              <w:t>Feed Preparation and Beneficiation</w:t>
            </w:r>
            <w:r>
              <w:rPr>
                <w:noProof/>
                <w:webHidden/>
              </w:rPr>
              <w:tab/>
            </w:r>
            <w:r>
              <w:rPr>
                <w:noProof/>
                <w:webHidden/>
              </w:rPr>
              <w:fldChar w:fldCharType="begin"/>
            </w:r>
            <w:r>
              <w:rPr>
                <w:noProof/>
                <w:webHidden/>
              </w:rPr>
              <w:instrText xml:space="preserve"> PAGEREF _Toc237244925 \h </w:instrText>
            </w:r>
            <w:r>
              <w:rPr>
                <w:noProof/>
                <w:webHidden/>
              </w:rPr>
            </w:r>
            <w:r>
              <w:rPr>
                <w:noProof/>
                <w:webHidden/>
              </w:rPr>
              <w:fldChar w:fldCharType="separate"/>
            </w:r>
            <w:r w:rsidR="006221B8">
              <w:rPr>
                <w:noProof/>
                <w:webHidden/>
              </w:rPr>
              <w:t>41</w:t>
            </w:r>
            <w:r>
              <w:rPr>
                <w:noProof/>
                <w:webHidden/>
              </w:rPr>
              <w:fldChar w:fldCharType="end"/>
            </w:r>
          </w:hyperlink>
        </w:p>
        <w:p w14:paraId="7F20C6B5" w14:textId="7CE435D7"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26" w:history="1">
            <w:r w:rsidRPr="00140079">
              <w:rPr>
                <w:rStyle w:val="Hyperlink"/>
                <w:noProof/>
              </w:rPr>
              <w:t>3.1.2</w:t>
            </w:r>
            <w:r>
              <w:rPr>
                <w:rFonts w:asciiTheme="minorHAnsi" w:eastAsiaTheme="minorEastAsia" w:hAnsiTheme="minorHAnsi" w:cstheme="minorBidi"/>
                <w:noProof/>
                <w:color w:val="auto"/>
                <w:lang w:eastAsia="en-GB"/>
              </w:rPr>
              <w:tab/>
            </w:r>
            <w:r w:rsidRPr="00140079">
              <w:rPr>
                <w:rStyle w:val="Hyperlink"/>
                <w:noProof/>
              </w:rPr>
              <w:t>Milling and Slurry Formation</w:t>
            </w:r>
            <w:r>
              <w:rPr>
                <w:noProof/>
                <w:webHidden/>
              </w:rPr>
              <w:tab/>
            </w:r>
            <w:r>
              <w:rPr>
                <w:noProof/>
                <w:webHidden/>
              </w:rPr>
              <w:fldChar w:fldCharType="begin"/>
            </w:r>
            <w:r>
              <w:rPr>
                <w:noProof/>
                <w:webHidden/>
              </w:rPr>
              <w:instrText xml:space="preserve"> PAGEREF _Toc237244926 \h </w:instrText>
            </w:r>
            <w:r>
              <w:rPr>
                <w:noProof/>
                <w:webHidden/>
              </w:rPr>
            </w:r>
            <w:r>
              <w:rPr>
                <w:noProof/>
                <w:webHidden/>
              </w:rPr>
              <w:fldChar w:fldCharType="separate"/>
            </w:r>
            <w:r w:rsidR="006221B8">
              <w:rPr>
                <w:noProof/>
                <w:webHidden/>
              </w:rPr>
              <w:t>42</w:t>
            </w:r>
            <w:r>
              <w:rPr>
                <w:noProof/>
                <w:webHidden/>
              </w:rPr>
              <w:fldChar w:fldCharType="end"/>
            </w:r>
          </w:hyperlink>
        </w:p>
        <w:p w14:paraId="277414B4" w14:textId="454FE704"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27" w:history="1">
            <w:r w:rsidRPr="00140079">
              <w:rPr>
                <w:rStyle w:val="Hyperlink"/>
                <w:noProof/>
              </w:rPr>
              <w:t>3.1.3</w:t>
            </w:r>
            <w:r>
              <w:rPr>
                <w:rFonts w:asciiTheme="minorHAnsi" w:eastAsiaTheme="minorEastAsia" w:hAnsiTheme="minorHAnsi" w:cstheme="minorBidi"/>
                <w:noProof/>
                <w:color w:val="auto"/>
                <w:lang w:eastAsia="en-GB"/>
              </w:rPr>
              <w:tab/>
            </w:r>
            <w:r w:rsidRPr="00140079">
              <w:rPr>
                <w:rStyle w:val="Hyperlink"/>
                <w:noProof/>
              </w:rPr>
              <w:t>Digester Kinetics and Thermodynamics</w:t>
            </w:r>
            <w:r>
              <w:rPr>
                <w:noProof/>
                <w:webHidden/>
              </w:rPr>
              <w:tab/>
            </w:r>
            <w:r>
              <w:rPr>
                <w:noProof/>
                <w:webHidden/>
              </w:rPr>
              <w:fldChar w:fldCharType="begin"/>
            </w:r>
            <w:r>
              <w:rPr>
                <w:noProof/>
                <w:webHidden/>
              </w:rPr>
              <w:instrText xml:space="preserve"> PAGEREF _Toc237244927 \h </w:instrText>
            </w:r>
            <w:r>
              <w:rPr>
                <w:noProof/>
                <w:webHidden/>
              </w:rPr>
            </w:r>
            <w:r>
              <w:rPr>
                <w:noProof/>
                <w:webHidden/>
              </w:rPr>
              <w:fldChar w:fldCharType="separate"/>
            </w:r>
            <w:r w:rsidR="006221B8">
              <w:rPr>
                <w:noProof/>
                <w:webHidden/>
              </w:rPr>
              <w:t>43</w:t>
            </w:r>
            <w:r>
              <w:rPr>
                <w:noProof/>
                <w:webHidden/>
              </w:rPr>
              <w:fldChar w:fldCharType="end"/>
            </w:r>
          </w:hyperlink>
        </w:p>
        <w:p w14:paraId="2B4AF61D" w14:textId="31038D08"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28" w:history="1">
            <w:r w:rsidRPr="00140079">
              <w:rPr>
                <w:rStyle w:val="Hyperlink"/>
                <w:noProof/>
              </w:rPr>
              <w:t>3.1.4</w:t>
            </w:r>
            <w:r>
              <w:rPr>
                <w:rFonts w:asciiTheme="minorHAnsi" w:eastAsiaTheme="minorEastAsia" w:hAnsiTheme="minorHAnsi" w:cstheme="minorBidi"/>
                <w:noProof/>
                <w:color w:val="auto"/>
                <w:lang w:eastAsia="en-GB"/>
              </w:rPr>
              <w:tab/>
            </w:r>
            <w:r w:rsidRPr="00140079">
              <w:rPr>
                <w:rStyle w:val="Hyperlink"/>
                <w:noProof/>
              </w:rPr>
              <w:t>Solid-Liquid Separation</w:t>
            </w:r>
            <w:r>
              <w:rPr>
                <w:noProof/>
                <w:webHidden/>
              </w:rPr>
              <w:tab/>
            </w:r>
            <w:r>
              <w:rPr>
                <w:noProof/>
                <w:webHidden/>
              </w:rPr>
              <w:fldChar w:fldCharType="begin"/>
            </w:r>
            <w:r>
              <w:rPr>
                <w:noProof/>
                <w:webHidden/>
              </w:rPr>
              <w:instrText xml:space="preserve"> PAGEREF _Toc237244928 \h </w:instrText>
            </w:r>
            <w:r>
              <w:rPr>
                <w:noProof/>
                <w:webHidden/>
              </w:rPr>
            </w:r>
            <w:r>
              <w:rPr>
                <w:noProof/>
                <w:webHidden/>
              </w:rPr>
              <w:fldChar w:fldCharType="separate"/>
            </w:r>
            <w:r w:rsidR="006221B8">
              <w:rPr>
                <w:noProof/>
                <w:webHidden/>
              </w:rPr>
              <w:t>43</w:t>
            </w:r>
            <w:r>
              <w:rPr>
                <w:noProof/>
                <w:webHidden/>
              </w:rPr>
              <w:fldChar w:fldCharType="end"/>
            </w:r>
          </w:hyperlink>
        </w:p>
        <w:p w14:paraId="75D07D44" w14:textId="4FAFC76F"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29" w:history="1">
            <w:r w:rsidRPr="00140079">
              <w:rPr>
                <w:rStyle w:val="Hyperlink"/>
                <w:noProof/>
              </w:rPr>
              <w:t>3.1.5</w:t>
            </w:r>
            <w:r>
              <w:rPr>
                <w:rFonts w:asciiTheme="minorHAnsi" w:eastAsiaTheme="minorEastAsia" w:hAnsiTheme="minorHAnsi" w:cstheme="minorBidi"/>
                <w:noProof/>
                <w:color w:val="auto"/>
                <w:lang w:eastAsia="en-GB"/>
              </w:rPr>
              <w:tab/>
            </w:r>
            <w:r w:rsidRPr="00140079">
              <w:rPr>
                <w:rStyle w:val="Hyperlink"/>
                <w:noProof/>
              </w:rPr>
              <w:t>Speciation Control via Basicity (OH/Al Ratio)</w:t>
            </w:r>
            <w:r>
              <w:rPr>
                <w:noProof/>
                <w:webHidden/>
              </w:rPr>
              <w:tab/>
            </w:r>
            <w:r>
              <w:rPr>
                <w:noProof/>
                <w:webHidden/>
              </w:rPr>
              <w:fldChar w:fldCharType="begin"/>
            </w:r>
            <w:r>
              <w:rPr>
                <w:noProof/>
                <w:webHidden/>
              </w:rPr>
              <w:instrText xml:space="preserve"> PAGEREF _Toc237244929 \h </w:instrText>
            </w:r>
            <w:r>
              <w:rPr>
                <w:noProof/>
                <w:webHidden/>
              </w:rPr>
            </w:r>
            <w:r>
              <w:rPr>
                <w:noProof/>
                <w:webHidden/>
              </w:rPr>
              <w:fldChar w:fldCharType="separate"/>
            </w:r>
            <w:r w:rsidR="006221B8">
              <w:rPr>
                <w:noProof/>
                <w:webHidden/>
              </w:rPr>
              <w:t>43</w:t>
            </w:r>
            <w:r>
              <w:rPr>
                <w:noProof/>
                <w:webHidden/>
              </w:rPr>
              <w:fldChar w:fldCharType="end"/>
            </w:r>
          </w:hyperlink>
        </w:p>
        <w:p w14:paraId="5A628586" w14:textId="2553259B"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30" w:history="1">
            <w:r w:rsidRPr="00140079">
              <w:rPr>
                <w:rStyle w:val="Hyperlink"/>
                <w:noProof/>
              </w:rPr>
              <w:t>3.1.6</w:t>
            </w:r>
            <w:r>
              <w:rPr>
                <w:rFonts w:asciiTheme="minorHAnsi" w:eastAsiaTheme="minorEastAsia" w:hAnsiTheme="minorHAnsi" w:cstheme="minorBidi"/>
                <w:noProof/>
                <w:color w:val="auto"/>
                <w:lang w:eastAsia="en-GB"/>
              </w:rPr>
              <w:tab/>
            </w:r>
            <w:r w:rsidRPr="00140079">
              <w:rPr>
                <w:rStyle w:val="Hyperlink"/>
                <w:noProof/>
              </w:rPr>
              <w:t>Ageing (Maturation) of PAC</w:t>
            </w:r>
            <w:r>
              <w:rPr>
                <w:noProof/>
                <w:webHidden/>
              </w:rPr>
              <w:tab/>
            </w:r>
            <w:r>
              <w:rPr>
                <w:noProof/>
                <w:webHidden/>
              </w:rPr>
              <w:fldChar w:fldCharType="begin"/>
            </w:r>
            <w:r>
              <w:rPr>
                <w:noProof/>
                <w:webHidden/>
              </w:rPr>
              <w:instrText xml:space="preserve"> PAGEREF _Toc237244930 \h </w:instrText>
            </w:r>
            <w:r>
              <w:rPr>
                <w:noProof/>
                <w:webHidden/>
              </w:rPr>
            </w:r>
            <w:r>
              <w:rPr>
                <w:noProof/>
                <w:webHidden/>
              </w:rPr>
              <w:fldChar w:fldCharType="separate"/>
            </w:r>
            <w:r w:rsidR="006221B8">
              <w:rPr>
                <w:noProof/>
                <w:webHidden/>
              </w:rPr>
              <w:t>45</w:t>
            </w:r>
            <w:r>
              <w:rPr>
                <w:noProof/>
                <w:webHidden/>
              </w:rPr>
              <w:fldChar w:fldCharType="end"/>
            </w:r>
          </w:hyperlink>
        </w:p>
        <w:p w14:paraId="10A94E35" w14:textId="184F9313"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31" w:history="1">
            <w:r w:rsidRPr="00140079">
              <w:rPr>
                <w:rStyle w:val="Hyperlink"/>
                <w:noProof/>
              </w:rPr>
              <w:t>3.2</w:t>
            </w:r>
            <w:r>
              <w:rPr>
                <w:rFonts w:asciiTheme="minorHAnsi" w:eastAsiaTheme="minorEastAsia" w:hAnsiTheme="minorHAnsi" w:cstheme="minorBidi"/>
                <w:noProof/>
                <w:color w:val="auto"/>
                <w:lang w:eastAsia="en-GB"/>
              </w:rPr>
              <w:tab/>
            </w:r>
            <w:r w:rsidRPr="00140079">
              <w:rPr>
                <w:rStyle w:val="Hyperlink"/>
                <w:noProof/>
              </w:rPr>
              <w:t>Quality Standards for PAC</w:t>
            </w:r>
            <w:r>
              <w:rPr>
                <w:noProof/>
                <w:webHidden/>
              </w:rPr>
              <w:tab/>
            </w:r>
            <w:r>
              <w:rPr>
                <w:noProof/>
                <w:webHidden/>
              </w:rPr>
              <w:fldChar w:fldCharType="begin"/>
            </w:r>
            <w:r>
              <w:rPr>
                <w:noProof/>
                <w:webHidden/>
              </w:rPr>
              <w:instrText xml:space="preserve"> PAGEREF _Toc237244931 \h </w:instrText>
            </w:r>
            <w:r>
              <w:rPr>
                <w:noProof/>
                <w:webHidden/>
              </w:rPr>
            </w:r>
            <w:r>
              <w:rPr>
                <w:noProof/>
                <w:webHidden/>
              </w:rPr>
              <w:fldChar w:fldCharType="separate"/>
            </w:r>
            <w:r w:rsidR="006221B8">
              <w:rPr>
                <w:noProof/>
                <w:webHidden/>
              </w:rPr>
              <w:t>48</w:t>
            </w:r>
            <w:r>
              <w:rPr>
                <w:noProof/>
                <w:webHidden/>
              </w:rPr>
              <w:fldChar w:fldCharType="end"/>
            </w:r>
          </w:hyperlink>
        </w:p>
        <w:p w14:paraId="4A2A09A4" w14:textId="416DFA35" w:rsidR="00087C73" w:rsidRDefault="00087C73">
          <w:pPr>
            <w:pStyle w:val="TOC1"/>
            <w:tabs>
              <w:tab w:val="left" w:pos="480"/>
              <w:tab w:val="right" w:leader="dot" w:pos="9016"/>
            </w:tabs>
            <w:rPr>
              <w:rFonts w:asciiTheme="minorHAnsi" w:eastAsiaTheme="minorEastAsia" w:hAnsiTheme="minorHAnsi" w:cstheme="minorBidi"/>
              <w:noProof/>
              <w:color w:val="auto"/>
              <w:lang w:eastAsia="en-GB"/>
            </w:rPr>
          </w:pPr>
          <w:hyperlink w:anchor="_Toc237244932" w:history="1">
            <w:r w:rsidRPr="00140079">
              <w:rPr>
                <w:rStyle w:val="Hyperlink"/>
                <w:noProof/>
              </w:rPr>
              <w:t>4</w:t>
            </w:r>
            <w:r>
              <w:rPr>
                <w:rFonts w:asciiTheme="minorHAnsi" w:eastAsiaTheme="minorEastAsia" w:hAnsiTheme="minorHAnsi" w:cstheme="minorBidi"/>
                <w:noProof/>
                <w:color w:val="auto"/>
                <w:lang w:eastAsia="en-GB"/>
              </w:rPr>
              <w:tab/>
            </w:r>
            <w:r w:rsidRPr="00140079">
              <w:rPr>
                <w:rStyle w:val="Hyperlink"/>
                <w:noProof/>
              </w:rPr>
              <w:t>MATERIAL AND ENERGY BALANCE</w:t>
            </w:r>
            <w:r>
              <w:rPr>
                <w:noProof/>
                <w:webHidden/>
              </w:rPr>
              <w:tab/>
            </w:r>
            <w:r>
              <w:rPr>
                <w:noProof/>
                <w:webHidden/>
              </w:rPr>
              <w:fldChar w:fldCharType="begin"/>
            </w:r>
            <w:r>
              <w:rPr>
                <w:noProof/>
                <w:webHidden/>
              </w:rPr>
              <w:instrText xml:space="preserve"> PAGEREF _Toc237244932 \h </w:instrText>
            </w:r>
            <w:r>
              <w:rPr>
                <w:noProof/>
                <w:webHidden/>
              </w:rPr>
            </w:r>
            <w:r>
              <w:rPr>
                <w:noProof/>
                <w:webHidden/>
              </w:rPr>
              <w:fldChar w:fldCharType="separate"/>
            </w:r>
            <w:r w:rsidR="006221B8">
              <w:rPr>
                <w:noProof/>
                <w:webHidden/>
              </w:rPr>
              <w:t>50</w:t>
            </w:r>
            <w:r>
              <w:rPr>
                <w:noProof/>
                <w:webHidden/>
              </w:rPr>
              <w:fldChar w:fldCharType="end"/>
            </w:r>
          </w:hyperlink>
        </w:p>
        <w:p w14:paraId="49C0AFDF" w14:textId="1DAB9EE7"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33" w:history="1">
            <w:r w:rsidRPr="00140079">
              <w:rPr>
                <w:rStyle w:val="Hyperlink"/>
                <w:noProof/>
              </w:rPr>
              <w:t>4.1</w:t>
            </w:r>
            <w:r>
              <w:rPr>
                <w:rFonts w:asciiTheme="minorHAnsi" w:eastAsiaTheme="minorEastAsia" w:hAnsiTheme="minorHAnsi" w:cstheme="minorBidi"/>
                <w:noProof/>
                <w:color w:val="auto"/>
                <w:lang w:eastAsia="en-GB"/>
              </w:rPr>
              <w:tab/>
            </w:r>
            <w:r w:rsidRPr="00140079">
              <w:rPr>
                <w:rStyle w:val="Hyperlink"/>
                <w:noProof/>
              </w:rPr>
              <w:t>Material Balance</w:t>
            </w:r>
            <w:r>
              <w:rPr>
                <w:noProof/>
                <w:webHidden/>
              </w:rPr>
              <w:tab/>
            </w:r>
            <w:r>
              <w:rPr>
                <w:noProof/>
                <w:webHidden/>
              </w:rPr>
              <w:fldChar w:fldCharType="begin"/>
            </w:r>
            <w:r>
              <w:rPr>
                <w:noProof/>
                <w:webHidden/>
              </w:rPr>
              <w:instrText xml:space="preserve"> PAGEREF _Toc237244933 \h </w:instrText>
            </w:r>
            <w:r>
              <w:rPr>
                <w:noProof/>
                <w:webHidden/>
              </w:rPr>
            </w:r>
            <w:r>
              <w:rPr>
                <w:noProof/>
                <w:webHidden/>
              </w:rPr>
              <w:fldChar w:fldCharType="separate"/>
            </w:r>
            <w:r w:rsidR="006221B8">
              <w:rPr>
                <w:noProof/>
                <w:webHidden/>
              </w:rPr>
              <w:t>50</w:t>
            </w:r>
            <w:r>
              <w:rPr>
                <w:noProof/>
                <w:webHidden/>
              </w:rPr>
              <w:fldChar w:fldCharType="end"/>
            </w:r>
          </w:hyperlink>
        </w:p>
        <w:p w14:paraId="0027C8F2" w14:textId="65DF2B05"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34" w:history="1">
            <w:r w:rsidRPr="00140079">
              <w:rPr>
                <w:rStyle w:val="Hyperlink"/>
                <w:noProof/>
              </w:rPr>
              <w:t>4.1.1</w:t>
            </w:r>
            <w:r>
              <w:rPr>
                <w:rFonts w:asciiTheme="minorHAnsi" w:eastAsiaTheme="minorEastAsia" w:hAnsiTheme="minorHAnsi" w:cstheme="minorBidi"/>
                <w:noProof/>
                <w:color w:val="auto"/>
                <w:lang w:eastAsia="en-GB"/>
              </w:rPr>
              <w:tab/>
            </w:r>
            <w:r w:rsidRPr="00140079">
              <w:rPr>
                <w:rStyle w:val="Hyperlink"/>
                <w:noProof/>
              </w:rPr>
              <w:t>Assumptions</w:t>
            </w:r>
            <w:r>
              <w:rPr>
                <w:noProof/>
                <w:webHidden/>
              </w:rPr>
              <w:tab/>
            </w:r>
            <w:r>
              <w:rPr>
                <w:noProof/>
                <w:webHidden/>
              </w:rPr>
              <w:fldChar w:fldCharType="begin"/>
            </w:r>
            <w:r>
              <w:rPr>
                <w:noProof/>
                <w:webHidden/>
              </w:rPr>
              <w:instrText xml:space="preserve"> PAGEREF _Toc237244934 \h </w:instrText>
            </w:r>
            <w:r>
              <w:rPr>
                <w:noProof/>
                <w:webHidden/>
              </w:rPr>
            </w:r>
            <w:r>
              <w:rPr>
                <w:noProof/>
                <w:webHidden/>
              </w:rPr>
              <w:fldChar w:fldCharType="separate"/>
            </w:r>
            <w:r w:rsidR="006221B8">
              <w:rPr>
                <w:noProof/>
                <w:webHidden/>
              </w:rPr>
              <w:t>50</w:t>
            </w:r>
            <w:r>
              <w:rPr>
                <w:noProof/>
                <w:webHidden/>
              </w:rPr>
              <w:fldChar w:fldCharType="end"/>
            </w:r>
          </w:hyperlink>
        </w:p>
        <w:p w14:paraId="1154919B" w14:textId="4C61C18D"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35" w:history="1">
            <w:r w:rsidRPr="00140079">
              <w:rPr>
                <w:rStyle w:val="Hyperlink"/>
                <w:noProof/>
              </w:rPr>
              <w:t>4.1.2</w:t>
            </w:r>
            <w:r>
              <w:rPr>
                <w:rFonts w:asciiTheme="minorHAnsi" w:eastAsiaTheme="minorEastAsia" w:hAnsiTheme="minorHAnsi" w:cstheme="minorBidi"/>
                <w:noProof/>
                <w:color w:val="auto"/>
                <w:lang w:eastAsia="en-GB"/>
              </w:rPr>
              <w:tab/>
            </w:r>
            <w:r w:rsidRPr="00140079">
              <w:rPr>
                <w:rStyle w:val="Hyperlink"/>
                <w:noProof/>
              </w:rPr>
              <w:t>Unit Operation Material Balance Descriptions</w:t>
            </w:r>
            <w:r>
              <w:rPr>
                <w:noProof/>
                <w:webHidden/>
              </w:rPr>
              <w:tab/>
            </w:r>
            <w:r>
              <w:rPr>
                <w:noProof/>
                <w:webHidden/>
              </w:rPr>
              <w:fldChar w:fldCharType="begin"/>
            </w:r>
            <w:r>
              <w:rPr>
                <w:noProof/>
                <w:webHidden/>
              </w:rPr>
              <w:instrText xml:space="preserve"> PAGEREF _Toc237244935 \h </w:instrText>
            </w:r>
            <w:r>
              <w:rPr>
                <w:noProof/>
                <w:webHidden/>
              </w:rPr>
            </w:r>
            <w:r>
              <w:rPr>
                <w:noProof/>
                <w:webHidden/>
              </w:rPr>
              <w:fldChar w:fldCharType="separate"/>
            </w:r>
            <w:r w:rsidR="006221B8">
              <w:rPr>
                <w:noProof/>
                <w:webHidden/>
              </w:rPr>
              <w:t>52</w:t>
            </w:r>
            <w:r>
              <w:rPr>
                <w:noProof/>
                <w:webHidden/>
              </w:rPr>
              <w:fldChar w:fldCharType="end"/>
            </w:r>
          </w:hyperlink>
        </w:p>
        <w:p w14:paraId="7462A8CB" w14:textId="23F85A38"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36" w:history="1">
            <w:r w:rsidRPr="00140079">
              <w:rPr>
                <w:rStyle w:val="Hyperlink"/>
                <w:noProof/>
              </w:rPr>
              <w:t>4.1.3</w:t>
            </w:r>
            <w:r>
              <w:rPr>
                <w:rFonts w:asciiTheme="minorHAnsi" w:eastAsiaTheme="minorEastAsia" w:hAnsiTheme="minorHAnsi" w:cstheme="minorBidi"/>
                <w:noProof/>
                <w:color w:val="auto"/>
                <w:lang w:eastAsia="en-GB"/>
              </w:rPr>
              <w:tab/>
            </w:r>
            <w:r w:rsidRPr="00140079">
              <w:rPr>
                <w:rStyle w:val="Hyperlink"/>
                <w:noProof/>
              </w:rPr>
              <w:t>Overall Material Balance Table</w:t>
            </w:r>
            <w:r>
              <w:rPr>
                <w:noProof/>
                <w:webHidden/>
              </w:rPr>
              <w:tab/>
            </w:r>
            <w:r>
              <w:rPr>
                <w:noProof/>
                <w:webHidden/>
              </w:rPr>
              <w:fldChar w:fldCharType="begin"/>
            </w:r>
            <w:r>
              <w:rPr>
                <w:noProof/>
                <w:webHidden/>
              </w:rPr>
              <w:instrText xml:space="preserve"> PAGEREF _Toc237244936 \h </w:instrText>
            </w:r>
            <w:r>
              <w:rPr>
                <w:noProof/>
                <w:webHidden/>
              </w:rPr>
            </w:r>
            <w:r>
              <w:rPr>
                <w:noProof/>
                <w:webHidden/>
              </w:rPr>
              <w:fldChar w:fldCharType="separate"/>
            </w:r>
            <w:r w:rsidR="006221B8">
              <w:rPr>
                <w:noProof/>
                <w:webHidden/>
              </w:rPr>
              <w:t>85</w:t>
            </w:r>
            <w:r>
              <w:rPr>
                <w:noProof/>
                <w:webHidden/>
              </w:rPr>
              <w:fldChar w:fldCharType="end"/>
            </w:r>
          </w:hyperlink>
        </w:p>
        <w:p w14:paraId="07F278E1" w14:textId="56E33315"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37" w:history="1">
            <w:r w:rsidRPr="00140079">
              <w:rPr>
                <w:rStyle w:val="Hyperlink"/>
                <w:noProof/>
              </w:rPr>
              <w:t>4.2</w:t>
            </w:r>
            <w:r>
              <w:rPr>
                <w:rFonts w:asciiTheme="minorHAnsi" w:eastAsiaTheme="minorEastAsia" w:hAnsiTheme="minorHAnsi" w:cstheme="minorBidi"/>
                <w:noProof/>
                <w:color w:val="auto"/>
                <w:lang w:eastAsia="en-GB"/>
              </w:rPr>
              <w:tab/>
            </w:r>
            <w:r w:rsidRPr="00140079">
              <w:rPr>
                <w:rStyle w:val="Hyperlink"/>
                <w:noProof/>
              </w:rPr>
              <w:t>Energy Balance</w:t>
            </w:r>
            <w:r>
              <w:rPr>
                <w:noProof/>
                <w:webHidden/>
              </w:rPr>
              <w:tab/>
            </w:r>
            <w:r>
              <w:rPr>
                <w:noProof/>
                <w:webHidden/>
              </w:rPr>
              <w:fldChar w:fldCharType="begin"/>
            </w:r>
            <w:r>
              <w:rPr>
                <w:noProof/>
                <w:webHidden/>
              </w:rPr>
              <w:instrText xml:space="preserve"> PAGEREF _Toc237244937 \h </w:instrText>
            </w:r>
            <w:r>
              <w:rPr>
                <w:noProof/>
                <w:webHidden/>
              </w:rPr>
            </w:r>
            <w:r>
              <w:rPr>
                <w:noProof/>
                <w:webHidden/>
              </w:rPr>
              <w:fldChar w:fldCharType="separate"/>
            </w:r>
            <w:r w:rsidR="006221B8">
              <w:rPr>
                <w:noProof/>
                <w:webHidden/>
              </w:rPr>
              <w:t>133</w:t>
            </w:r>
            <w:r>
              <w:rPr>
                <w:noProof/>
                <w:webHidden/>
              </w:rPr>
              <w:fldChar w:fldCharType="end"/>
            </w:r>
          </w:hyperlink>
        </w:p>
        <w:p w14:paraId="7C140276" w14:textId="53454A95"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38" w:history="1">
            <w:r w:rsidRPr="00140079">
              <w:rPr>
                <w:rStyle w:val="Hyperlink"/>
                <w:noProof/>
              </w:rPr>
              <w:t>4.2.1</w:t>
            </w:r>
            <w:r>
              <w:rPr>
                <w:rFonts w:asciiTheme="minorHAnsi" w:eastAsiaTheme="minorEastAsia" w:hAnsiTheme="minorHAnsi" w:cstheme="minorBidi"/>
                <w:noProof/>
                <w:color w:val="auto"/>
                <w:lang w:eastAsia="en-GB"/>
              </w:rPr>
              <w:tab/>
            </w:r>
            <w:r w:rsidRPr="00140079">
              <w:rPr>
                <w:rStyle w:val="Hyperlink"/>
                <w:noProof/>
              </w:rPr>
              <w:t>Energy Balance Framework and Sign Convention</w:t>
            </w:r>
            <w:r>
              <w:rPr>
                <w:noProof/>
                <w:webHidden/>
              </w:rPr>
              <w:tab/>
            </w:r>
            <w:r>
              <w:rPr>
                <w:noProof/>
                <w:webHidden/>
              </w:rPr>
              <w:fldChar w:fldCharType="begin"/>
            </w:r>
            <w:r>
              <w:rPr>
                <w:noProof/>
                <w:webHidden/>
              </w:rPr>
              <w:instrText xml:space="preserve"> PAGEREF _Toc237244938 \h </w:instrText>
            </w:r>
            <w:r>
              <w:rPr>
                <w:noProof/>
                <w:webHidden/>
              </w:rPr>
            </w:r>
            <w:r>
              <w:rPr>
                <w:noProof/>
                <w:webHidden/>
              </w:rPr>
              <w:fldChar w:fldCharType="separate"/>
            </w:r>
            <w:r w:rsidR="006221B8">
              <w:rPr>
                <w:noProof/>
                <w:webHidden/>
              </w:rPr>
              <w:t>133</w:t>
            </w:r>
            <w:r>
              <w:rPr>
                <w:noProof/>
                <w:webHidden/>
              </w:rPr>
              <w:fldChar w:fldCharType="end"/>
            </w:r>
          </w:hyperlink>
        </w:p>
        <w:p w14:paraId="26AF67F3" w14:textId="6F710619"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39" w:history="1">
            <w:r w:rsidRPr="00140079">
              <w:rPr>
                <w:rStyle w:val="Hyperlink"/>
                <w:noProof/>
              </w:rPr>
              <w:t>4.2.2</w:t>
            </w:r>
            <w:r>
              <w:rPr>
                <w:rFonts w:asciiTheme="minorHAnsi" w:eastAsiaTheme="minorEastAsia" w:hAnsiTheme="minorHAnsi" w:cstheme="minorBidi"/>
                <w:noProof/>
                <w:color w:val="auto"/>
                <w:lang w:eastAsia="en-GB"/>
              </w:rPr>
              <w:tab/>
            </w:r>
            <w:r w:rsidRPr="00140079">
              <w:rPr>
                <w:rStyle w:val="Hyperlink"/>
                <w:noProof/>
              </w:rPr>
              <w:t>Per-Unit Energy Balance</w:t>
            </w:r>
            <w:r>
              <w:rPr>
                <w:noProof/>
                <w:webHidden/>
              </w:rPr>
              <w:tab/>
            </w:r>
            <w:r>
              <w:rPr>
                <w:noProof/>
                <w:webHidden/>
              </w:rPr>
              <w:fldChar w:fldCharType="begin"/>
            </w:r>
            <w:r>
              <w:rPr>
                <w:noProof/>
                <w:webHidden/>
              </w:rPr>
              <w:instrText xml:space="preserve"> PAGEREF _Toc237244939 \h </w:instrText>
            </w:r>
            <w:r>
              <w:rPr>
                <w:noProof/>
                <w:webHidden/>
              </w:rPr>
            </w:r>
            <w:r>
              <w:rPr>
                <w:noProof/>
                <w:webHidden/>
              </w:rPr>
              <w:fldChar w:fldCharType="separate"/>
            </w:r>
            <w:r w:rsidR="006221B8">
              <w:rPr>
                <w:noProof/>
                <w:webHidden/>
              </w:rPr>
              <w:t>134</w:t>
            </w:r>
            <w:r>
              <w:rPr>
                <w:noProof/>
                <w:webHidden/>
              </w:rPr>
              <w:fldChar w:fldCharType="end"/>
            </w:r>
          </w:hyperlink>
        </w:p>
        <w:p w14:paraId="32338B27" w14:textId="567F4907"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40" w:history="1">
            <w:r w:rsidRPr="00140079">
              <w:rPr>
                <w:rStyle w:val="Hyperlink"/>
                <w:noProof/>
              </w:rPr>
              <w:t>4.2.3</w:t>
            </w:r>
            <w:r>
              <w:rPr>
                <w:rFonts w:asciiTheme="minorHAnsi" w:eastAsiaTheme="minorEastAsia" w:hAnsiTheme="minorHAnsi" w:cstheme="minorBidi"/>
                <w:noProof/>
                <w:color w:val="auto"/>
                <w:lang w:eastAsia="en-GB"/>
              </w:rPr>
              <w:tab/>
            </w:r>
            <w:r w:rsidRPr="00140079">
              <w:rPr>
                <w:rStyle w:val="Hyperlink"/>
                <w:noProof/>
              </w:rPr>
              <w:t>Plant-Wide Energy Balance Summary</w:t>
            </w:r>
            <w:r>
              <w:rPr>
                <w:noProof/>
                <w:webHidden/>
              </w:rPr>
              <w:tab/>
            </w:r>
            <w:r>
              <w:rPr>
                <w:noProof/>
                <w:webHidden/>
              </w:rPr>
              <w:fldChar w:fldCharType="begin"/>
            </w:r>
            <w:r>
              <w:rPr>
                <w:noProof/>
                <w:webHidden/>
              </w:rPr>
              <w:instrText xml:space="preserve"> PAGEREF _Toc237244940 \h </w:instrText>
            </w:r>
            <w:r>
              <w:rPr>
                <w:noProof/>
                <w:webHidden/>
              </w:rPr>
            </w:r>
            <w:r>
              <w:rPr>
                <w:noProof/>
                <w:webHidden/>
              </w:rPr>
              <w:fldChar w:fldCharType="separate"/>
            </w:r>
            <w:r w:rsidR="006221B8">
              <w:rPr>
                <w:noProof/>
                <w:webHidden/>
              </w:rPr>
              <w:t>155</w:t>
            </w:r>
            <w:r>
              <w:rPr>
                <w:noProof/>
                <w:webHidden/>
              </w:rPr>
              <w:fldChar w:fldCharType="end"/>
            </w:r>
          </w:hyperlink>
        </w:p>
        <w:p w14:paraId="7E6E21A5" w14:textId="5BE76054" w:rsidR="00087C73" w:rsidRDefault="00087C73">
          <w:pPr>
            <w:pStyle w:val="TOC1"/>
            <w:tabs>
              <w:tab w:val="left" w:pos="480"/>
              <w:tab w:val="right" w:leader="dot" w:pos="9016"/>
            </w:tabs>
            <w:rPr>
              <w:rFonts w:asciiTheme="minorHAnsi" w:eastAsiaTheme="minorEastAsia" w:hAnsiTheme="minorHAnsi" w:cstheme="minorBidi"/>
              <w:noProof/>
              <w:color w:val="auto"/>
              <w:lang w:eastAsia="en-GB"/>
            </w:rPr>
          </w:pPr>
          <w:hyperlink w:anchor="_Toc237244941" w:history="1">
            <w:r w:rsidRPr="00140079">
              <w:rPr>
                <w:rStyle w:val="Hyperlink"/>
                <w:noProof/>
              </w:rPr>
              <w:t>5</w:t>
            </w:r>
            <w:r>
              <w:rPr>
                <w:rFonts w:asciiTheme="minorHAnsi" w:eastAsiaTheme="minorEastAsia" w:hAnsiTheme="minorHAnsi" w:cstheme="minorBidi"/>
                <w:noProof/>
                <w:color w:val="auto"/>
                <w:lang w:eastAsia="en-GB"/>
              </w:rPr>
              <w:tab/>
            </w:r>
            <w:r w:rsidRPr="00140079">
              <w:rPr>
                <w:rStyle w:val="Hyperlink"/>
                <w:noProof/>
              </w:rPr>
              <w:t>Equipment specification</w:t>
            </w:r>
            <w:r>
              <w:rPr>
                <w:noProof/>
                <w:webHidden/>
              </w:rPr>
              <w:tab/>
            </w:r>
            <w:r>
              <w:rPr>
                <w:noProof/>
                <w:webHidden/>
              </w:rPr>
              <w:fldChar w:fldCharType="begin"/>
            </w:r>
            <w:r>
              <w:rPr>
                <w:noProof/>
                <w:webHidden/>
              </w:rPr>
              <w:instrText xml:space="preserve"> PAGEREF _Toc237244941 \h </w:instrText>
            </w:r>
            <w:r>
              <w:rPr>
                <w:noProof/>
                <w:webHidden/>
              </w:rPr>
            </w:r>
            <w:r>
              <w:rPr>
                <w:noProof/>
                <w:webHidden/>
              </w:rPr>
              <w:fldChar w:fldCharType="separate"/>
            </w:r>
            <w:r w:rsidR="006221B8">
              <w:rPr>
                <w:noProof/>
                <w:webHidden/>
              </w:rPr>
              <w:t>157</w:t>
            </w:r>
            <w:r>
              <w:rPr>
                <w:noProof/>
                <w:webHidden/>
              </w:rPr>
              <w:fldChar w:fldCharType="end"/>
            </w:r>
          </w:hyperlink>
        </w:p>
        <w:p w14:paraId="620DA5E9" w14:textId="57232678"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42" w:history="1">
            <w:r w:rsidRPr="00140079">
              <w:rPr>
                <w:rStyle w:val="Hyperlink"/>
                <w:noProof/>
              </w:rPr>
              <w:t>5.1</w:t>
            </w:r>
            <w:r>
              <w:rPr>
                <w:rFonts w:asciiTheme="minorHAnsi" w:eastAsiaTheme="minorEastAsia" w:hAnsiTheme="minorHAnsi" w:cstheme="minorBidi"/>
                <w:noProof/>
                <w:color w:val="auto"/>
                <w:lang w:eastAsia="en-GB"/>
              </w:rPr>
              <w:tab/>
            </w:r>
            <w:r w:rsidRPr="00140079">
              <w:rPr>
                <w:rStyle w:val="Hyperlink"/>
                <w:noProof/>
              </w:rPr>
              <w:t>Solid Handling and Comminution Infrastructure</w:t>
            </w:r>
            <w:r>
              <w:rPr>
                <w:noProof/>
                <w:webHidden/>
              </w:rPr>
              <w:tab/>
            </w:r>
            <w:r>
              <w:rPr>
                <w:noProof/>
                <w:webHidden/>
              </w:rPr>
              <w:fldChar w:fldCharType="begin"/>
            </w:r>
            <w:r>
              <w:rPr>
                <w:noProof/>
                <w:webHidden/>
              </w:rPr>
              <w:instrText xml:space="preserve"> PAGEREF _Toc237244942 \h </w:instrText>
            </w:r>
            <w:r>
              <w:rPr>
                <w:noProof/>
                <w:webHidden/>
              </w:rPr>
            </w:r>
            <w:r>
              <w:rPr>
                <w:noProof/>
                <w:webHidden/>
              </w:rPr>
              <w:fldChar w:fldCharType="separate"/>
            </w:r>
            <w:r w:rsidR="006221B8">
              <w:rPr>
                <w:noProof/>
                <w:webHidden/>
              </w:rPr>
              <w:t>157</w:t>
            </w:r>
            <w:r>
              <w:rPr>
                <w:noProof/>
                <w:webHidden/>
              </w:rPr>
              <w:fldChar w:fldCharType="end"/>
            </w:r>
          </w:hyperlink>
        </w:p>
        <w:p w14:paraId="40A2B5EF" w14:textId="3FBB34D3"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43" w:history="1">
            <w:r w:rsidRPr="00140079">
              <w:rPr>
                <w:rStyle w:val="Hyperlink"/>
                <w:noProof/>
              </w:rPr>
              <w:t>5.1.1</w:t>
            </w:r>
            <w:r>
              <w:rPr>
                <w:rFonts w:asciiTheme="minorHAnsi" w:eastAsiaTheme="minorEastAsia" w:hAnsiTheme="minorHAnsi" w:cstheme="minorBidi"/>
                <w:noProof/>
                <w:color w:val="auto"/>
                <w:lang w:eastAsia="en-GB"/>
              </w:rPr>
              <w:tab/>
            </w:r>
            <w:r w:rsidRPr="00140079">
              <w:rPr>
                <w:rStyle w:val="Hyperlink"/>
                <w:noProof/>
              </w:rPr>
              <w:t>Primary Jaw Crusher (Block: CRK-201)</w:t>
            </w:r>
            <w:r>
              <w:rPr>
                <w:noProof/>
                <w:webHidden/>
              </w:rPr>
              <w:tab/>
            </w:r>
            <w:r>
              <w:rPr>
                <w:noProof/>
                <w:webHidden/>
              </w:rPr>
              <w:fldChar w:fldCharType="begin"/>
            </w:r>
            <w:r>
              <w:rPr>
                <w:noProof/>
                <w:webHidden/>
              </w:rPr>
              <w:instrText xml:space="preserve"> PAGEREF _Toc237244943 \h </w:instrText>
            </w:r>
            <w:r>
              <w:rPr>
                <w:noProof/>
                <w:webHidden/>
              </w:rPr>
            </w:r>
            <w:r>
              <w:rPr>
                <w:noProof/>
                <w:webHidden/>
              </w:rPr>
              <w:fldChar w:fldCharType="separate"/>
            </w:r>
            <w:r w:rsidR="006221B8">
              <w:rPr>
                <w:noProof/>
                <w:webHidden/>
              </w:rPr>
              <w:t>157</w:t>
            </w:r>
            <w:r>
              <w:rPr>
                <w:noProof/>
                <w:webHidden/>
              </w:rPr>
              <w:fldChar w:fldCharType="end"/>
            </w:r>
          </w:hyperlink>
        </w:p>
        <w:p w14:paraId="3D2A66F1" w14:textId="205D151A"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44" w:history="1">
            <w:r w:rsidRPr="00140079">
              <w:rPr>
                <w:rStyle w:val="Hyperlink"/>
                <w:noProof/>
              </w:rPr>
              <w:t>5.1.2</w:t>
            </w:r>
            <w:r>
              <w:rPr>
                <w:rFonts w:asciiTheme="minorHAnsi" w:eastAsiaTheme="minorEastAsia" w:hAnsiTheme="minorHAnsi" w:cstheme="minorBidi"/>
                <w:noProof/>
                <w:color w:val="auto"/>
                <w:lang w:eastAsia="en-GB"/>
              </w:rPr>
              <w:tab/>
            </w:r>
            <w:r w:rsidRPr="00140079">
              <w:rPr>
                <w:rStyle w:val="Hyperlink"/>
                <w:noProof/>
              </w:rPr>
              <w:t>Solid Handling Hopper and Mixer (Block: H-301)</w:t>
            </w:r>
            <w:r>
              <w:rPr>
                <w:noProof/>
                <w:webHidden/>
              </w:rPr>
              <w:tab/>
            </w:r>
            <w:r>
              <w:rPr>
                <w:noProof/>
                <w:webHidden/>
              </w:rPr>
              <w:fldChar w:fldCharType="begin"/>
            </w:r>
            <w:r>
              <w:rPr>
                <w:noProof/>
                <w:webHidden/>
              </w:rPr>
              <w:instrText xml:space="preserve"> PAGEREF _Toc237244944 \h </w:instrText>
            </w:r>
            <w:r>
              <w:rPr>
                <w:noProof/>
                <w:webHidden/>
              </w:rPr>
            </w:r>
            <w:r>
              <w:rPr>
                <w:noProof/>
                <w:webHidden/>
              </w:rPr>
              <w:fldChar w:fldCharType="separate"/>
            </w:r>
            <w:r w:rsidR="006221B8">
              <w:rPr>
                <w:noProof/>
                <w:webHidden/>
              </w:rPr>
              <w:t>159</w:t>
            </w:r>
            <w:r>
              <w:rPr>
                <w:noProof/>
                <w:webHidden/>
              </w:rPr>
              <w:fldChar w:fldCharType="end"/>
            </w:r>
          </w:hyperlink>
        </w:p>
        <w:p w14:paraId="1EBC1294" w14:textId="35A28A49"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45" w:history="1">
            <w:r w:rsidRPr="00140079">
              <w:rPr>
                <w:rStyle w:val="Hyperlink"/>
                <w:noProof/>
              </w:rPr>
              <w:t>5.2</w:t>
            </w:r>
            <w:r>
              <w:rPr>
                <w:rFonts w:asciiTheme="minorHAnsi" w:eastAsiaTheme="minorEastAsia" w:hAnsiTheme="minorHAnsi" w:cstheme="minorBidi"/>
                <w:noProof/>
                <w:color w:val="auto"/>
                <w:lang w:eastAsia="en-GB"/>
              </w:rPr>
              <w:tab/>
            </w:r>
            <w:r w:rsidRPr="00140079">
              <w:rPr>
                <w:rStyle w:val="Hyperlink"/>
                <w:noProof/>
              </w:rPr>
              <w:t>High-Temperature Pyrometallurgical Pre-Treatment</w:t>
            </w:r>
            <w:r>
              <w:rPr>
                <w:noProof/>
                <w:webHidden/>
              </w:rPr>
              <w:tab/>
            </w:r>
            <w:r>
              <w:rPr>
                <w:noProof/>
                <w:webHidden/>
              </w:rPr>
              <w:fldChar w:fldCharType="begin"/>
            </w:r>
            <w:r>
              <w:rPr>
                <w:noProof/>
                <w:webHidden/>
              </w:rPr>
              <w:instrText xml:space="preserve"> PAGEREF _Toc237244945 \h </w:instrText>
            </w:r>
            <w:r>
              <w:rPr>
                <w:noProof/>
                <w:webHidden/>
              </w:rPr>
            </w:r>
            <w:r>
              <w:rPr>
                <w:noProof/>
                <w:webHidden/>
              </w:rPr>
              <w:fldChar w:fldCharType="separate"/>
            </w:r>
            <w:r w:rsidR="006221B8">
              <w:rPr>
                <w:noProof/>
                <w:webHidden/>
              </w:rPr>
              <w:t>159</w:t>
            </w:r>
            <w:r>
              <w:rPr>
                <w:noProof/>
                <w:webHidden/>
              </w:rPr>
              <w:fldChar w:fldCharType="end"/>
            </w:r>
          </w:hyperlink>
        </w:p>
        <w:p w14:paraId="3021883D" w14:textId="0925062C"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46" w:history="1">
            <w:r w:rsidRPr="00140079">
              <w:rPr>
                <w:rStyle w:val="Hyperlink"/>
                <w:noProof/>
              </w:rPr>
              <w:t>5.2.1</w:t>
            </w:r>
            <w:r>
              <w:rPr>
                <w:rFonts w:asciiTheme="minorHAnsi" w:eastAsiaTheme="minorEastAsia" w:hAnsiTheme="minorHAnsi" w:cstheme="minorBidi"/>
                <w:noProof/>
                <w:color w:val="auto"/>
                <w:lang w:eastAsia="en-GB"/>
              </w:rPr>
              <w:tab/>
            </w:r>
            <w:r w:rsidRPr="00140079">
              <w:rPr>
                <w:rStyle w:val="Hyperlink"/>
                <w:noProof/>
              </w:rPr>
              <w:t>High-Temperature Fabric Filter Baghouse (Block: BH-101)</w:t>
            </w:r>
            <w:r>
              <w:rPr>
                <w:noProof/>
                <w:webHidden/>
              </w:rPr>
              <w:tab/>
            </w:r>
            <w:r>
              <w:rPr>
                <w:noProof/>
                <w:webHidden/>
              </w:rPr>
              <w:fldChar w:fldCharType="begin"/>
            </w:r>
            <w:r>
              <w:rPr>
                <w:noProof/>
                <w:webHidden/>
              </w:rPr>
              <w:instrText xml:space="preserve"> PAGEREF _Toc237244946 \h </w:instrText>
            </w:r>
            <w:r>
              <w:rPr>
                <w:noProof/>
                <w:webHidden/>
              </w:rPr>
            </w:r>
            <w:r>
              <w:rPr>
                <w:noProof/>
                <w:webHidden/>
              </w:rPr>
              <w:fldChar w:fldCharType="separate"/>
            </w:r>
            <w:r w:rsidR="006221B8">
              <w:rPr>
                <w:noProof/>
                <w:webHidden/>
              </w:rPr>
              <w:t>159</w:t>
            </w:r>
            <w:r>
              <w:rPr>
                <w:noProof/>
                <w:webHidden/>
              </w:rPr>
              <w:fldChar w:fldCharType="end"/>
            </w:r>
          </w:hyperlink>
        </w:p>
        <w:p w14:paraId="11746926" w14:textId="4C46AF97"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47" w:history="1">
            <w:r w:rsidRPr="00140079">
              <w:rPr>
                <w:rStyle w:val="Hyperlink"/>
                <w:noProof/>
              </w:rPr>
              <w:t>5.3</w:t>
            </w:r>
            <w:r>
              <w:rPr>
                <w:rFonts w:asciiTheme="minorHAnsi" w:eastAsiaTheme="minorEastAsia" w:hAnsiTheme="minorHAnsi" w:cstheme="minorBidi"/>
                <w:noProof/>
                <w:color w:val="auto"/>
                <w:lang w:eastAsia="en-GB"/>
              </w:rPr>
              <w:tab/>
            </w:r>
            <w:r w:rsidRPr="00140079">
              <w:rPr>
                <w:rStyle w:val="Hyperlink"/>
                <w:noProof/>
              </w:rPr>
              <w:t>Hydrometallurgical Reaction and Leaching Systems</w:t>
            </w:r>
            <w:r>
              <w:rPr>
                <w:noProof/>
                <w:webHidden/>
              </w:rPr>
              <w:tab/>
            </w:r>
            <w:r>
              <w:rPr>
                <w:noProof/>
                <w:webHidden/>
              </w:rPr>
              <w:fldChar w:fldCharType="begin"/>
            </w:r>
            <w:r>
              <w:rPr>
                <w:noProof/>
                <w:webHidden/>
              </w:rPr>
              <w:instrText xml:space="preserve"> PAGEREF _Toc237244947 \h </w:instrText>
            </w:r>
            <w:r>
              <w:rPr>
                <w:noProof/>
                <w:webHidden/>
              </w:rPr>
            </w:r>
            <w:r>
              <w:rPr>
                <w:noProof/>
                <w:webHidden/>
              </w:rPr>
              <w:fldChar w:fldCharType="separate"/>
            </w:r>
            <w:r w:rsidR="006221B8">
              <w:rPr>
                <w:noProof/>
                <w:webHidden/>
              </w:rPr>
              <w:t>162</w:t>
            </w:r>
            <w:r>
              <w:rPr>
                <w:noProof/>
                <w:webHidden/>
              </w:rPr>
              <w:fldChar w:fldCharType="end"/>
            </w:r>
          </w:hyperlink>
        </w:p>
        <w:p w14:paraId="39F29A3E" w14:textId="5F1E343B"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48" w:history="1">
            <w:r w:rsidRPr="00140079">
              <w:rPr>
                <w:rStyle w:val="Hyperlink"/>
                <w:noProof/>
              </w:rPr>
              <w:t>5.3.1</w:t>
            </w:r>
            <w:r>
              <w:rPr>
                <w:rFonts w:asciiTheme="minorHAnsi" w:eastAsiaTheme="minorEastAsia" w:hAnsiTheme="minorHAnsi" w:cstheme="minorBidi"/>
                <w:noProof/>
                <w:color w:val="auto"/>
                <w:lang w:eastAsia="en-GB"/>
              </w:rPr>
              <w:tab/>
            </w:r>
            <w:r w:rsidRPr="00140079">
              <w:rPr>
                <w:rStyle w:val="Hyperlink"/>
                <w:noProof/>
              </w:rPr>
              <w:t>Polymerisation and Maturation Tank (Block: R-702)</w:t>
            </w:r>
            <w:r>
              <w:rPr>
                <w:noProof/>
                <w:webHidden/>
              </w:rPr>
              <w:tab/>
            </w:r>
            <w:r>
              <w:rPr>
                <w:noProof/>
                <w:webHidden/>
              </w:rPr>
              <w:fldChar w:fldCharType="begin"/>
            </w:r>
            <w:r>
              <w:rPr>
                <w:noProof/>
                <w:webHidden/>
              </w:rPr>
              <w:instrText xml:space="preserve"> PAGEREF _Toc237244948 \h </w:instrText>
            </w:r>
            <w:r>
              <w:rPr>
                <w:noProof/>
                <w:webHidden/>
              </w:rPr>
            </w:r>
            <w:r>
              <w:rPr>
                <w:noProof/>
                <w:webHidden/>
              </w:rPr>
              <w:fldChar w:fldCharType="separate"/>
            </w:r>
            <w:r w:rsidR="006221B8">
              <w:rPr>
                <w:noProof/>
                <w:webHidden/>
              </w:rPr>
              <w:t>162</w:t>
            </w:r>
            <w:r>
              <w:rPr>
                <w:noProof/>
                <w:webHidden/>
              </w:rPr>
              <w:fldChar w:fldCharType="end"/>
            </w:r>
          </w:hyperlink>
        </w:p>
        <w:p w14:paraId="2B140249" w14:textId="73B514F1"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49" w:history="1">
            <w:r w:rsidRPr="00140079">
              <w:rPr>
                <w:rStyle w:val="Hyperlink"/>
                <w:noProof/>
              </w:rPr>
              <w:t>5.4</w:t>
            </w:r>
            <w:r>
              <w:rPr>
                <w:rFonts w:asciiTheme="minorHAnsi" w:eastAsiaTheme="minorEastAsia" w:hAnsiTheme="minorHAnsi" w:cstheme="minorBidi"/>
                <w:noProof/>
                <w:color w:val="auto"/>
                <w:lang w:eastAsia="en-GB"/>
              </w:rPr>
              <w:tab/>
            </w:r>
            <w:r w:rsidRPr="00140079">
              <w:rPr>
                <w:rStyle w:val="Hyperlink"/>
                <w:noProof/>
              </w:rPr>
              <w:t>Separation and Clarification Equipment</w:t>
            </w:r>
            <w:r>
              <w:rPr>
                <w:noProof/>
                <w:webHidden/>
              </w:rPr>
              <w:tab/>
            </w:r>
            <w:r>
              <w:rPr>
                <w:noProof/>
                <w:webHidden/>
              </w:rPr>
              <w:fldChar w:fldCharType="begin"/>
            </w:r>
            <w:r>
              <w:rPr>
                <w:noProof/>
                <w:webHidden/>
              </w:rPr>
              <w:instrText xml:space="preserve"> PAGEREF _Toc237244949 \h </w:instrText>
            </w:r>
            <w:r>
              <w:rPr>
                <w:noProof/>
                <w:webHidden/>
              </w:rPr>
            </w:r>
            <w:r>
              <w:rPr>
                <w:noProof/>
                <w:webHidden/>
              </w:rPr>
              <w:fldChar w:fldCharType="separate"/>
            </w:r>
            <w:r w:rsidR="006221B8">
              <w:rPr>
                <w:noProof/>
                <w:webHidden/>
              </w:rPr>
              <w:t>163</w:t>
            </w:r>
            <w:r>
              <w:rPr>
                <w:noProof/>
                <w:webHidden/>
              </w:rPr>
              <w:fldChar w:fldCharType="end"/>
            </w:r>
          </w:hyperlink>
        </w:p>
        <w:p w14:paraId="39A8621E" w14:textId="37F8A0A0"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50" w:history="1">
            <w:r w:rsidRPr="00140079">
              <w:rPr>
                <w:rStyle w:val="Hyperlink"/>
                <w:noProof/>
              </w:rPr>
              <w:t>5.4.1</w:t>
            </w:r>
            <w:r>
              <w:rPr>
                <w:rFonts w:asciiTheme="minorHAnsi" w:eastAsiaTheme="minorEastAsia" w:hAnsiTheme="minorHAnsi" w:cstheme="minorBidi"/>
                <w:noProof/>
                <w:color w:val="auto"/>
                <w:lang w:eastAsia="en-GB"/>
              </w:rPr>
              <w:tab/>
            </w:r>
            <w:r w:rsidRPr="00140079">
              <w:rPr>
                <w:rStyle w:val="Hyperlink"/>
                <w:noProof/>
              </w:rPr>
              <w:t>Liquid-Solid Hydrocyclone Array (Block: HC-501)</w:t>
            </w:r>
            <w:r>
              <w:rPr>
                <w:noProof/>
                <w:webHidden/>
              </w:rPr>
              <w:tab/>
            </w:r>
            <w:r>
              <w:rPr>
                <w:noProof/>
                <w:webHidden/>
              </w:rPr>
              <w:fldChar w:fldCharType="begin"/>
            </w:r>
            <w:r>
              <w:rPr>
                <w:noProof/>
                <w:webHidden/>
              </w:rPr>
              <w:instrText xml:space="preserve"> PAGEREF _Toc237244950 \h </w:instrText>
            </w:r>
            <w:r>
              <w:rPr>
                <w:noProof/>
                <w:webHidden/>
              </w:rPr>
            </w:r>
            <w:r>
              <w:rPr>
                <w:noProof/>
                <w:webHidden/>
              </w:rPr>
              <w:fldChar w:fldCharType="separate"/>
            </w:r>
            <w:r w:rsidR="006221B8">
              <w:rPr>
                <w:noProof/>
                <w:webHidden/>
              </w:rPr>
              <w:t>163</w:t>
            </w:r>
            <w:r>
              <w:rPr>
                <w:noProof/>
                <w:webHidden/>
              </w:rPr>
              <w:fldChar w:fldCharType="end"/>
            </w:r>
          </w:hyperlink>
        </w:p>
        <w:p w14:paraId="0BC8EA33" w14:textId="4C90DB0D"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51" w:history="1">
            <w:r w:rsidRPr="00140079">
              <w:rPr>
                <w:rStyle w:val="Hyperlink"/>
                <w:noProof/>
              </w:rPr>
              <w:t>5.4.2</w:t>
            </w:r>
            <w:r>
              <w:rPr>
                <w:rFonts w:asciiTheme="minorHAnsi" w:eastAsiaTheme="minorEastAsia" w:hAnsiTheme="minorHAnsi" w:cstheme="minorBidi"/>
                <w:noProof/>
                <w:color w:val="auto"/>
                <w:lang w:eastAsia="en-GB"/>
              </w:rPr>
              <w:tab/>
            </w:r>
            <w:r w:rsidRPr="00140079">
              <w:rPr>
                <w:rStyle w:val="Hyperlink"/>
                <w:noProof/>
              </w:rPr>
              <w:t>Mechanical Filter Press (Block: FP-601)</w:t>
            </w:r>
            <w:r>
              <w:rPr>
                <w:noProof/>
                <w:webHidden/>
              </w:rPr>
              <w:tab/>
            </w:r>
            <w:r>
              <w:rPr>
                <w:noProof/>
                <w:webHidden/>
              </w:rPr>
              <w:fldChar w:fldCharType="begin"/>
            </w:r>
            <w:r>
              <w:rPr>
                <w:noProof/>
                <w:webHidden/>
              </w:rPr>
              <w:instrText xml:space="preserve"> PAGEREF _Toc237244951 \h </w:instrText>
            </w:r>
            <w:r>
              <w:rPr>
                <w:noProof/>
                <w:webHidden/>
              </w:rPr>
            </w:r>
            <w:r>
              <w:rPr>
                <w:noProof/>
                <w:webHidden/>
              </w:rPr>
              <w:fldChar w:fldCharType="separate"/>
            </w:r>
            <w:r w:rsidR="006221B8">
              <w:rPr>
                <w:noProof/>
                <w:webHidden/>
              </w:rPr>
              <w:t>164</w:t>
            </w:r>
            <w:r>
              <w:rPr>
                <w:noProof/>
                <w:webHidden/>
              </w:rPr>
              <w:fldChar w:fldCharType="end"/>
            </w:r>
          </w:hyperlink>
        </w:p>
        <w:p w14:paraId="35CD5D13" w14:textId="18C7B75F"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52" w:history="1">
            <w:r w:rsidRPr="00140079">
              <w:rPr>
                <w:rStyle w:val="Hyperlink"/>
                <w:noProof/>
              </w:rPr>
              <w:t>5.4.3</w:t>
            </w:r>
            <w:r>
              <w:rPr>
                <w:rFonts w:asciiTheme="minorHAnsi" w:eastAsiaTheme="minorEastAsia" w:hAnsiTheme="minorHAnsi" w:cstheme="minorBidi"/>
                <w:noProof/>
                <w:color w:val="auto"/>
                <w:lang w:eastAsia="en-GB"/>
              </w:rPr>
              <w:tab/>
            </w:r>
            <w:r w:rsidRPr="00140079">
              <w:rPr>
                <w:rStyle w:val="Hyperlink"/>
                <w:noProof/>
              </w:rPr>
              <w:t>High-Intensity Magnetic Separator (Block: MS-401)</w:t>
            </w:r>
            <w:r>
              <w:rPr>
                <w:noProof/>
                <w:webHidden/>
              </w:rPr>
              <w:tab/>
            </w:r>
            <w:r>
              <w:rPr>
                <w:noProof/>
                <w:webHidden/>
              </w:rPr>
              <w:fldChar w:fldCharType="begin"/>
            </w:r>
            <w:r>
              <w:rPr>
                <w:noProof/>
                <w:webHidden/>
              </w:rPr>
              <w:instrText xml:space="preserve"> PAGEREF _Toc237244952 \h </w:instrText>
            </w:r>
            <w:r>
              <w:rPr>
                <w:noProof/>
                <w:webHidden/>
              </w:rPr>
            </w:r>
            <w:r>
              <w:rPr>
                <w:noProof/>
                <w:webHidden/>
              </w:rPr>
              <w:fldChar w:fldCharType="separate"/>
            </w:r>
            <w:r w:rsidR="006221B8">
              <w:rPr>
                <w:noProof/>
                <w:webHidden/>
              </w:rPr>
              <w:t>166</w:t>
            </w:r>
            <w:r>
              <w:rPr>
                <w:noProof/>
                <w:webHidden/>
              </w:rPr>
              <w:fldChar w:fldCharType="end"/>
            </w:r>
          </w:hyperlink>
        </w:p>
        <w:p w14:paraId="227884BC" w14:textId="659E23B7"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53" w:history="1">
            <w:r w:rsidRPr="00140079">
              <w:rPr>
                <w:rStyle w:val="Hyperlink"/>
                <w:noProof/>
              </w:rPr>
              <w:t>5.5</w:t>
            </w:r>
            <w:r>
              <w:rPr>
                <w:rFonts w:asciiTheme="minorHAnsi" w:eastAsiaTheme="minorEastAsia" w:hAnsiTheme="minorHAnsi" w:cstheme="minorBidi"/>
                <w:noProof/>
                <w:color w:val="auto"/>
                <w:lang w:eastAsia="en-GB"/>
              </w:rPr>
              <w:tab/>
            </w:r>
            <w:r w:rsidRPr="00140079">
              <w:rPr>
                <w:rStyle w:val="Hyperlink"/>
                <w:noProof/>
              </w:rPr>
              <w:t>HEAT EXCHANGER NETWORK (HEN)</w:t>
            </w:r>
            <w:r>
              <w:rPr>
                <w:noProof/>
                <w:webHidden/>
              </w:rPr>
              <w:tab/>
            </w:r>
            <w:r>
              <w:rPr>
                <w:noProof/>
                <w:webHidden/>
              </w:rPr>
              <w:fldChar w:fldCharType="begin"/>
            </w:r>
            <w:r>
              <w:rPr>
                <w:noProof/>
                <w:webHidden/>
              </w:rPr>
              <w:instrText xml:space="preserve"> PAGEREF _Toc237244953 \h </w:instrText>
            </w:r>
            <w:r>
              <w:rPr>
                <w:noProof/>
                <w:webHidden/>
              </w:rPr>
            </w:r>
            <w:r>
              <w:rPr>
                <w:noProof/>
                <w:webHidden/>
              </w:rPr>
              <w:fldChar w:fldCharType="separate"/>
            </w:r>
            <w:r w:rsidR="006221B8">
              <w:rPr>
                <w:noProof/>
                <w:webHidden/>
              </w:rPr>
              <w:t>166</w:t>
            </w:r>
            <w:r>
              <w:rPr>
                <w:noProof/>
                <w:webHidden/>
              </w:rPr>
              <w:fldChar w:fldCharType="end"/>
            </w:r>
          </w:hyperlink>
        </w:p>
        <w:p w14:paraId="0488EA2E" w14:textId="1C04A319"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54" w:history="1">
            <w:r w:rsidRPr="00140079">
              <w:rPr>
                <w:rStyle w:val="Hyperlink"/>
                <w:noProof/>
              </w:rPr>
              <w:t>5.5.1</w:t>
            </w:r>
            <w:r>
              <w:rPr>
                <w:rFonts w:asciiTheme="minorHAnsi" w:eastAsiaTheme="minorEastAsia" w:hAnsiTheme="minorHAnsi" w:cstheme="minorBidi"/>
                <w:noProof/>
                <w:color w:val="auto"/>
                <w:lang w:eastAsia="en-GB"/>
              </w:rPr>
              <w:tab/>
            </w:r>
            <w:r w:rsidRPr="00140079">
              <w:rPr>
                <w:rStyle w:val="Hyperlink"/>
                <w:noProof/>
              </w:rPr>
              <w:t>Air and Flue Gas Recovery Exchangers (Blocks: CL-201, HX-102, HX-103)</w:t>
            </w:r>
            <w:r>
              <w:rPr>
                <w:noProof/>
                <w:webHidden/>
              </w:rPr>
              <w:tab/>
            </w:r>
            <w:r>
              <w:rPr>
                <w:noProof/>
                <w:webHidden/>
              </w:rPr>
              <w:fldChar w:fldCharType="begin"/>
            </w:r>
            <w:r>
              <w:rPr>
                <w:noProof/>
                <w:webHidden/>
              </w:rPr>
              <w:instrText xml:space="preserve"> PAGEREF _Toc237244954 \h </w:instrText>
            </w:r>
            <w:r>
              <w:rPr>
                <w:noProof/>
                <w:webHidden/>
              </w:rPr>
            </w:r>
            <w:r>
              <w:rPr>
                <w:noProof/>
                <w:webHidden/>
              </w:rPr>
              <w:fldChar w:fldCharType="separate"/>
            </w:r>
            <w:r w:rsidR="006221B8">
              <w:rPr>
                <w:noProof/>
                <w:webHidden/>
              </w:rPr>
              <w:t>166</w:t>
            </w:r>
            <w:r>
              <w:rPr>
                <w:noProof/>
                <w:webHidden/>
              </w:rPr>
              <w:fldChar w:fldCharType="end"/>
            </w:r>
          </w:hyperlink>
        </w:p>
        <w:p w14:paraId="138C9DF0" w14:textId="6B951283"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55" w:history="1">
            <w:r w:rsidRPr="00140079">
              <w:rPr>
                <w:rStyle w:val="Hyperlink"/>
                <w:noProof/>
              </w:rPr>
              <w:t>5.5.2</w:t>
            </w:r>
            <w:r>
              <w:rPr>
                <w:rFonts w:asciiTheme="minorHAnsi" w:eastAsiaTheme="minorEastAsia" w:hAnsiTheme="minorHAnsi" w:cstheme="minorBidi"/>
                <w:noProof/>
                <w:color w:val="auto"/>
                <w:lang w:eastAsia="en-GB"/>
              </w:rPr>
              <w:tab/>
            </w:r>
            <w:r w:rsidRPr="00140079">
              <w:rPr>
                <w:rStyle w:val="Hyperlink"/>
                <w:noProof/>
              </w:rPr>
              <w:t>Acidic and Corrosive Heat Exchangers (Blocks: HX-201, HX-601, HX-203)</w:t>
            </w:r>
            <w:r>
              <w:rPr>
                <w:noProof/>
                <w:webHidden/>
              </w:rPr>
              <w:tab/>
            </w:r>
            <w:r>
              <w:rPr>
                <w:noProof/>
                <w:webHidden/>
              </w:rPr>
              <w:fldChar w:fldCharType="begin"/>
            </w:r>
            <w:r>
              <w:rPr>
                <w:noProof/>
                <w:webHidden/>
              </w:rPr>
              <w:instrText xml:space="preserve"> PAGEREF _Toc237244955 \h </w:instrText>
            </w:r>
            <w:r>
              <w:rPr>
                <w:noProof/>
                <w:webHidden/>
              </w:rPr>
            </w:r>
            <w:r>
              <w:rPr>
                <w:noProof/>
                <w:webHidden/>
              </w:rPr>
              <w:fldChar w:fldCharType="separate"/>
            </w:r>
            <w:r w:rsidR="006221B8">
              <w:rPr>
                <w:noProof/>
                <w:webHidden/>
              </w:rPr>
              <w:t>168</w:t>
            </w:r>
            <w:r>
              <w:rPr>
                <w:noProof/>
                <w:webHidden/>
              </w:rPr>
              <w:fldChar w:fldCharType="end"/>
            </w:r>
          </w:hyperlink>
        </w:p>
        <w:p w14:paraId="1493AEA5" w14:textId="41FBDF99"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56" w:history="1">
            <w:r w:rsidRPr="00140079">
              <w:rPr>
                <w:rStyle w:val="Hyperlink"/>
                <w:noProof/>
              </w:rPr>
              <w:t>5.6</w:t>
            </w:r>
            <w:r>
              <w:rPr>
                <w:rFonts w:asciiTheme="minorHAnsi" w:eastAsiaTheme="minorEastAsia" w:hAnsiTheme="minorHAnsi" w:cstheme="minorBidi"/>
                <w:noProof/>
                <w:color w:val="auto"/>
                <w:lang w:eastAsia="en-GB"/>
              </w:rPr>
              <w:tab/>
            </w:r>
            <w:r w:rsidRPr="00140079">
              <w:rPr>
                <w:rStyle w:val="Hyperlink"/>
                <w:noProof/>
              </w:rPr>
              <w:t>Fluid Transport: Pumping Infrastructure</w:t>
            </w:r>
            <w:r>
              <w:rPr>
                <w:noProof/>
                <w:webHidden/>
              </w:rPr>
              <w:tab/>
            </w:r>
            <w:r>
              <w:rPr>
                <w:noProof/>
                <w:webHidden/>
              </w:rPr>
              <w:fldChar w:fldCharType="begin"/>
            </w:r>
            <w:r>
              <w:rPr>
                <w:noProof/>
                <w:webHidden/>
              </w:rPr>
              <w:instrText xml:space="preserve"> PAGEREF _Toc237244956 \h </w:instrText>
            </w:r>
            <w:r>
              <w:rPr>
                <w:noProof/>
                <w:webHidden/>
              </w:rPr>
            </w:r>
            <w:r>
              <w:rPr>
                <w:noProof/>
                <w:webHidden/>
              </w:rPr>
              <w:fldChar w:fldCharType="separate"/>
            </w:r>
            <w:r w:rsidR="006221B8">
              <w:rPr>
                <w:noProof/>
                <w:webHidden/>
              </w:rPr>
              <w:t>169</w:t>
            </w:r>
            <w:r>
              <w:rPr>
                <w:noProof/>
                <w:webHidden/>
              </w:rPr>
              <w:fldChar w:fldCharType="end"/>
            </w:r>
          </w:hyperlink>
        </w:p>
        <w:p w14:paraId="009FBB19" w14:textId="68989396"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57" w:history="1">
            <w:r w:rsidRPr="00140079">
              <w:rPr>
                <w:rStyle w:val="Hyperlink"/>
                <w:noProof/>
              </w:rPr>
              <w:t>5.7</w:t>
            </w:r>
            <w:r>
              <w:rPr>
                <w:rFonts w:asciiTheme="minorHAnsi" w:eastAsiaTheme="minorEastAsia" w:hAnsiTheme="minorHAnsi" w:cstheme="minorBidi"/>
                <w:noProof/>
                <w:color w:val="auto"/>
                <w:lang w:eastAsia="en-GB"/>
              </w:rPr>
              <w:tab/>
            </w:r>
            <w:r w:rsidRPr="00140079">
              <w:rPr>
                <w:rStyle w:val="Hyperlink"/>
                <w:noProof/>
              </w:rPr>
              <w:t>Fluid Transport: Piping Network and Rheological Guidelines</w:t>
            </w:r>
            <w:r>
              <w:rPr>
                <w:noProof/>
                <w:webHidden/>
              </w:rPr>
              <w:tab/>
            </w:r>
            <w:r>
              <w:rPr>
                <w:noProof/>
                <w:webHidden/>
              </w:rPr>
              <w:fldChar w:fldCharType="begin"/>
            </w:r>
            <w:r>
              <w:rPr>
                <w:noProof/>
                <w:webHidden/>
              </w:rPr>
              <w:instrText xml:space="preserve"> PAGEREF _Toc237244957 \h </w:instrText>
            </w:r>
            <w:r>
              <w:rPr>
                <w:noProof/>
                <w:webHidden/>
              </w:rPr>
            </w:r>
            <w:r>
              <w:rPr>
                <w:noProof/>
                <w:webHidden/>
              </w:rPr>
              <w:fldChar w:fldCharType="separate"/>
            </w:r>
            <w:r w:rsidR="006221B8">
              <w:rPr>
                <w:noProof/>
                <w:webHidden/>
              </w:rPr>
              <w:t>171</w:t>
            </w:r>
            <w:r>
              <w:rPr>
                <w:noProof/>
                <w:webHidden/>
              </w:rPr>
              <w:fldChar w:fldCharType="end"/>
            </w:r>
          </w:hyperlink>
        </w:p>
        <w:p w14:paraId="0AD968AE" w14:textId="2B99056D"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58" w:history="1">
            <w:r w:rsidRPr="00140079">
              <w:rPr>
                <w:rStyle w:val="Hyperlink"/>
                <w:noProof/>
              </w:rPr>
              <w:t>5.8</w:t>
            </w:r>
            <w:r>
              <w:rPr>
                <w:rFonts w:asciiTheme="minorHAnsi" w:eastAsiaTheme="minorEastAsia" w:hAnsiTheme="minorHAnsi" w:cstheme="minorBidi"/>
                <w:noProof/>
                <w:color w:val="auto"/>
                <w:lang w:eastAsia="en-GB"/>
              </w:rPr>
              <w:tab/>
            </w:r>
            <w:r w:rsidRPr="00140079">
              <w:rPr>
                <w:rStyle w:val="Hyperlink"/>
                <w:noProof/>
              </w:rPr>
              <w:t>Auxiliary Fluid Storage, Mixing, and Flow Control</w:t>
            </w:r>
            <w:r>
              <w:rPr>
                <w:noProof/>
                <w:webHidden/>
              </w:rPr>
              <w:tab/>
            </w:r>
            <w:r>
              <w:rPr>
                <w:noProof/>
                <w:webHidden/>
              </w:rPr>
              <w:fldChar w:fldCharType="begin"/>
            </w:r>
            <w:r>
              <w:rPr>
                <w:noProof/>
                <w:webHidden/>
              </w:rPr>
              <w:instrText xml:space="preserve"> PAGEREF _Toc237244958 \h </w:instrText>
            </w:r>
            <w:r>
              <w:rPr>
                <w:noProof/>
                <w:webHidden/>
              </w:rPr>
            </w:r>
            <w:r>
              <w:rPr>
                <w:noProof/>
                <w:webHidden/>
              </w:rPr>
              <w:fldChar w:fldCharType="separate"/>
            </w:r>
            <w:r w:rsidR="006221B8">
              <w:rPr>
                <w:noProof/>
                <w:webHidden/>
              </w:rPr>
              <w:t>173</w:t>
            </w:r>
            <w:r>
              <w:rPr>
                <w:noProof/>
                <w:webHidden/>
              </w:rPr>
              <w:fldChar w:fldCharType="end"/>
            </w:r>
          </w:hyperlink>
        </w:p>
        <w:p w14:paraId="51919056" w14:textId="34E44443" w:rsidR="00087C73" w:rsidRDefault="00087C73">
          <w:pPr>
            <w:pStyle w:val="TOC1"/>
            <w:tabs>
              <w:tab w:val="left" w:pos="480"/>
              <w:tab w:val="right" w:leader="dot" w:pos="9016"/>
            </w:tabs>
            <w:rPr>
              <w:rFonts w:asciiTheme="minorHAnsi" w:eastAsiaTheme="minorEastAsia" w:hAnsiTheme="minorHAnsi" w:cstheme="minorBidi"/>
              <w:noProof/>
              <w:color w:val="auto"/>
              <w:lang w:eastAsia="en-GB"/>
            </w:rPr>
          </w:pPr>
          <w:hyperlink w:anchor="_Toc237244959" w:history="1">
            <w:r w:rsidRPr="00140079">
              <w:rPr>
                <w:rStyle w:val="Hyperlink"/>
                <w:noProof/>
              </w:rPr>
              <w:t>6</w:t>
            </w:r>
            <w:r>
              <w:rPr>
                <w:rFonts w:asciiTheme="minorHAnsi" w:eastAsiaTheme="minorEastAsia" w:hAnsiTheme="minorHAnsi" w:cstheme="minorBidi"/>
                <w:noProof/>
                <w:color w:val="auto"/>
                <w:lang w:eastAsia="en-GB"/>
              </w:rPr>
              <w:tab/>
            </w:r>
            <w:r w:rsidRPr="00140079">
              <w:rPr>
                <w:rStyle w:val="Hyperlink"/>
                <w:noProof/>
              </w:rPr>
              <w:t>DESIGN OF SPECIFIC EQUIPMENT</w:t>
            </w:r>
            <w:r>
              <w:rPr>
                <w:noProof/>
                <w:webHidden/>
              </w:rPr>
              <w:tab/>
            </w:r>
            <w:r>
              <w:rPr>
                <w:noProof/>
                <w:webHidden/>
              </w:rPr>
              <w:fldChar w:fldCharType="begin"/>
            </w:r>
            <w:r>
              <w:rPr>
                <w:noProof/>
                <w:webHidden/>
              </w:rPr>
              <w:instrText xml:space="preserve"> PAGEREF _Toc237244959 \h </w:instrText>
            </w:r>
            <w:r>
              <w:rPr>
                <w:noProof/>
                <w:webHidden/>
              </w:rPr>
            </w:r>
            <w:r>
              <w:rPr>
                <w:noProof/>
                <w:webHidden/>
              </w:rPr>
              <w:fldChar w:fldCharType="separate"/>
            </w:r>
            <w:r w:rsidR="006221B8">
              <w:rPr>
                <w:noProof/>
                <w:webHidden/>
              </w:rPr>
              <w:t>175</w:t>
            </w:r>
            <w:r>
              <w:rPr>
                <w:noProof/>
                <w:webHidden/>
              </w:rPr>
              <w:fldChar w:fldCharType="end"/>
            </w:r>
          </w:hyperlink>
        </w:p>
        <w:p w14:paraId="585B1044" w14:textId="20793C18"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60" w:history="1">
            <w:r w:rsidRPr="00140079">
              <w:rPr>
                <w:rStyle w:val="Hyperlink"/>
                <w:noProof/>
              </w:rPr>
              <w:t>6.1</w:t>
            </w:r>
            <w:r>
              <w:rPr>
                <w:rFonts w:asciiTheme="minorHAnsi" w:eastAsiaTheme="minorEastAsia" w:hAnsiTheme="minorHAnsi" w:cstheme="minorBidi"/>
                <w:noProof/>
                <w:color w:val="auto"/>
                <w:lang w:eastAsia="en-GB"/>
              </w:rPr>
              <w:tab/>
            </w:r>
            <w:r w:rsidRPr="00140079">
              <w:rPr>
                <w:rStyle w:val="Hyperlink"/>
                <w:noProof/>
              </w:rPr>
              <w:t>ONE-DIMENSIONAL STEADY-STATE SIMULATION OF A COUNTER-CURRENT ROTARY KILN FOR BAUXITE REDUCTIVE ROASTING – Gyasi-Denteh, Prince Sugar</w:t>
            </w:r>
            <w:r>
              <w:rPr>
                <w:noProof/>
                <w:webHidden/>
              </w:rPr>
              <w:tab/>
            </w:r>
            <w:r>
              <w:rPr>
                <w:noProof/>
                <w:webHidden/>
              </w:rPr>
              <w:fldChar w:fldCharType="begin"/>
            </w:r>
            <w:r>
              <w:rPr>
                <w:noProof/>
                <w:webHidden/>
              </w:rPr>
              <w:instrText xml:space="preserve"> PAGEREF _Toc237244960 \h </w:instrText>
            </w:r>
            <w:r>
              <w:rPr>
                <w:noProof/>
                <w:webHidden/>
              </w:rPr>
            </w:r>
            <w:r>
              <w:rPr>
                <w:noProof/>
                <w:webHidden/>
              </w:rPr>
              <w:fldChar w:fldCharType="separate"/>
            </w:r>
            <w:r w:rsidR="006221B8">
              <w:rPr>
                <w:noProof/>
                <w:webHidden/>
              </w:rPr>
              <w:t>175</w:t>
            </w:r>
            <w:r>
              <w:rPr>
                <w:noProof/>
                <w:webHidden/>
              </w:rPr>
              <w:fldChar w:fldCharType="end"/>
            </w:r>
          </w:hyperlink>
        </w:p>
        <w:p w14:paraId="388BDAC5" w14:textId="21EBEF02"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61" w:history="1">
            <w:r w:rsidRPr="00140079">
              <w:rPr>
                <w:rStyle w:val="Hyperlink"/>
                <w:noProof/>
              </w:rPr>
              <w:t>6.1.1</w:t>
            </w:r>
            <w:r>
              <w:rPr>
                <w:rFonts w:asciiTheme="minorHAnsi" w:eastAsiaTheme="minorEastAsia" w:hAnsiTheme="minorHAnsi" w:cstheme="minorBidi"/>
                <w:noProof/>
                <w:color w:val="auto"/>
                <w:lang w:eastAsia="en-GB"/>
              </w:rPr>
              <w:tab/>
            </w:r>
            <w:r w:rsidRPr="00140079">
              <w:rPr>
                <w:rStyle w:val="Hyperlink"/>
                <w:noProof/>
              </w:rPr>
              <w:t>Abstract</w:t>
            </w:r>
            <w:r>
              <w:rPr>
                <w:noProof/>
                <w:webHidden/>
              </w:rPr>
              <w:tab/>
            </w:r>
            <w:r>
              <w:rPr>
                <w:noProof/>
                <w:webHidden/>
              </w:rPr>
              <w:fldChar w:fldCharType="begin"/>
            </w:r>
            <w:r>
              <w:rPr>
                <w:noProof/>
                <w:webHidden/>
              </w:rPr>
              <w:instrText xml:space="preserve"> PAGEREF _Toc237244961 \h </w:instrText>
            </w:r>
            <w:r>
              <w:rPr>
                <w:noProof/>
                <w:webHidden/>
              </w:rPr>
            </w:r>
            <w:r>
              <w:rPr>
                <w:noProof/>
                <w:webHidden/>
              </w:rPr>
              <w:fldChar w:fldCharType="separate"/>
            </w:r>
            <w:r w:rsidR="006221B8">
              <w:rPr>
                <w:noProof/>
                <w:webHidden/>
              </w:rPr>
              <w:t>175</w:t>
            </w:r>
            <w:r>
              <w:rPr>
                <w:noProof/>
                <w:webHidden/>
              </w:rPr>
              <w:fldChar w:fldCharType="end"/>
            </w:r>
          </w:hyperlink>
        </w:p>
        <w:p w14:paraId="685477C7" w14:textId="0195EB83"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62" w:history="1">
            <w:r w:rsidRPr="00140079">
              <w:rPr>
                <w:rStyle w:val="Hyperlink"/>
                <w:noProof/>
              </w:rPr>
              <w:t>6.1.2</w:t>
            </w:r>
            <w:r>
              <w:rPr>
                <w:rFonts w:asciiTheme="minorHAnsi" w:eastAsiaTheme="minorEastAsia" w:hAnsiTheme="minorHAnsi" w:cstheme="minorBidi"/>
                <w:noProof/>
                <w:color w:val="auto"/>
                <w:lang w:eastAsia="en-GB"/>
              </w:rPr>
              <w:tab/>
            </w:r>
            <w:r w:rsidRPr="00140079">
              <w:rPr>
                <w:rStyle w:val="Hyperlink"/>
                <w:noProof/>
              </w:rPr>
              <w:t>INTRODUCTION</w:t>
            </w:r>
            <w:r>
              <w:rPr>
                <w:noProof/>
                <w:webHidden/>
              </w:rPr>
              <w:tab/>
            </w:r>
            <w:r>
              <w:rPr>
                <w:noProof/>
                <w:webHidden/>
              </w:rPr>
              <w:fldChar w:fldCharType="begin"/>
            </w:r>
            <w:r>
              <w:rPr>
                <w:noProof/>
                <w:webHidden/>
              </w:rPr>
              <w:instrText xml:space="preserve"> PAGEREF _Toc237244962 \h </w:instrText>
            </w:r>
            <w:r>
              <w:rPr>
                <w:noProof/>
                <w:webHidden/>
              </w:rPr>
            </w:r>
            <w:r>
              <w:rPr>
                <w:noProof/>
                <w:webHidden/>
              </w:rPr>
              <w:fldChar w:fldCharType="separate"/>
            </w:r>
            <w:r w:rsidR="006221B8">
              <w:rPr>
                <w:noProof/>
                <w:webHidden/>
              </w:rPr>
              <w:t>175</w:t>
            </w:r>
            <w:r>
              <w:rPr>
                <w:noProof/>
                <w:webHidden/>
              </w:rPr>
              <w:fldChar w:fldCharType="end"/>
            </w:r>
          </w:hyperlink>
        </w:p>
        <w:p w14:paraId="0B8400B0" w14:textId="04AC4156"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63" w:history="1">
            <w:r w:rsidRPr="00140079">
              <w:rPr>
                <w:rStyle w:val="Hyperlink"/>
                <w:noProof/>
              </w:rPr>
              <w:t>6.1.3</w:t>
            </w:r>
            <w:r>
              <w:rPr>
                <w:rFonts w:asciiTheme="minorHAnsi" w:eastAsiaTheme="minorEastAsia" w:hAnsiTheme="minorHAnsi" w:cstheme="minorBidi"/>
                <w:noProof/>
                <w:color w:val="auto"/>
                <w:lang w:eastAsia="en-GB"/>
              </w:rPr>
              <w:tab/>
            </w:r>
            <w:r w:rsidRPr="00140079">
              <w:rPr>
                <w:rStyle w:val="Hyperlink"/>
                <w:noProof/>
              </w:rPr>
              <w:t>LITERATURE REVIEW</w:t>
            </w:r>
            <w:r>
              <w:rPr>
                <w:noProof/>
                <w:webHidden/>
              </w:rPr>
              <w:tab/>
            </w:r>
            <w:r>
              <w:rPr>
                <w:noProof/>
                <w:webHidden/>
              </w:rPr>
              <w:fldChar w:fldCharType="begin"/>
            </w:r>
            <w:r>
              <w:rPr>
                <w:noProof/>
                <w:webHidden/>
              </w:rPr>
              <w:instrText xml:space="preserve"> PAGEREF _Toc237244963 \h </w:instrText>
            </w:r>
            <w:r>
              <w:rPr>
                <w:noProof/>
                <w:webHidden/>
              </w:rPr>
            </w:r>
            <w:r>
              <w:rPr>
                <w:noProof/>
                <w:webHidden/>
              </w:rPr>
              <w:fldChar w:fldCharType="separate"/>
            </w:r>
            <w:r w:rsidR="006221B8">
              <w:rPr>
                <w:noProof/>
                <w:webHidden/>
              </w:rPr>
              <w:t>178</w:t>
            </w:r>
            <w:r>
              <w:rPr>
                <w:noProof/>
                <w:webHidden/>
              </w:rPr>
              <w:fldChar w:fldCharType="end"/>
            </w:r>
          </w:hyperlink>
        </w:p>
        <w:p w14:paraId="621B08EC" w14:textId="1524F4D4"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64" w:history="1">
            <w:r w:rsidRPr="00140079">
              <w:rPr>
                <w:rStyle w:val="Hyperlink"/>
                <w:noProof/>
              </w:rPr>
              <w:t>6.1.4</w:t>
            </w:r>
            <w:r>
              <w:rPr>
                <w:rFonts w:asciiTheme="minorHAnsi" w:eastAsiaTheme="minorEastAsia" w:hAnsiTheme="minorHAnsi" w:cstheme="minorBidi"/>
                <w:noProof/>
                <w:color w:val="auto"/>
                <w:lang w:eastAsia="en-GB"/>
              </w:rPr>
              <w:tab/>
            </w:r>
            <w:r w:rsidRPr="00140079">
              <w:rPr>
                <w:rStyle w:val="Hyperlink"/>
                <w:noProof/>
              </w:rPr>
              <w:t>CHEMICAL ENGINEERING CALCULATIONS</w:t>
            </w:r>
            <w:r>
              <w:rPr>
                <w:noProof/>
                <w:webHidden/>
              </w:rPr>
              <w:tab/>
            </w:r>
            <w:r>
              <w:rPr>
                <w:noProof/>
                <w:webHidden/>
              </w:rPr>
              <w:fldChar w:fldCharType="begin"/>
            </w:r>
            <w:r>
              <w:rPr>
                <w:noProof/>
                <w:webHidden/>
              </w:rPr>
              <w:instrText xml:space="preserve"> PAGEREF _Toc237244964 \h </w:instrText>
            </w:r>
            <w:r>
              <w:rPr>
                <w:noProof/>
                <w:webHidden/>
              </w:rPr>
            </w:r>
            <w:r>
              <w:rPr>
                <w:noProof/>
                <w:webHidden/>
              </w:rPr>
              <w:fldChar w:fldCharType="separate"/>
            </w:r>
            <w:r w:rsidR="006221B8">
              <w:rPr>
                <w:noProof/>
                <w:webHidden/>
              </w:rPr>
              <w:t>187</w:t>
            </w:r>
            <w:r>
              <w:rPr>
                <w:noProof/>
                <w:webHidden/>
              </w:rPr>
              <w:fldChar w:fldCharType="end"/>
            </w:r>
          </w:hyperlink>
        </w:p>
        <w:p w14:paraId="42322D49" w14:textId="06666F99"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65" w:history="1">
            <w:r w:rsidRPr="00140079">
              <w:rPr>
                <w:rStyle w:val="Hyperlink"/>
                <w:noProof/>
              </w:rPr>
              <w:t>6.1.5</w:t>
            </w:r>
            <w:r>
              <w:rPr>
                <w:rFonts w:asciiTheme="minorHAnsi" w:eastAsiaTheme="minorEastAsia" w:hAnsiTheme="minorHAnsi" w:cstheme="minorBidi"/>
                <w:noProof/>
                <w:color w:val="auto"/>
                <w:lang w:eastAsia="en-GB"/>
              </w:rPr>
              <w:tab/>
            </w:r>
            <w:r w:rsidRPr="00140079">
              <w:rPr>
                <w:rStyle w:val="Hyperlink"/>
                <w:noProof/>
              </w:rPr>
              <w:t>SIMULATION RESULTS AND DISCUSSION</w:t>
            </w:r>
            <w:r>
              <w:rPr>
                <w:noProof/>
                <w:webHidden/>
              </w:rPr>
              <w:tab/>
            </w:r>
            <w:r>
              <w:rPr>
                <w:noProof/>
                <w:webHidden/>
              </w:rPr>
              <w:fldChar w:fldCharType="begin"/>
            </w:r>
            <w:r>
              <w:rPr>
                <w:noProof/>
                <w:webHidden/>
              </w:rPr>
              <w:instrText xml:space="preserve"> PAGEREF _Toc237244965 \h </w:instrText>
            </w:r>
            <w:r>
              <w:rPr>
                <w:noProof/>
                <w:webHidden/>
              </w:rPr>
            </w:r>
            <w:r>
              <w:rPr>
                <w:noProof/>
                <w:webHidden/>
              </w:rPr>
              <w:fldChar w:fldCharType="separate"/>
            </w:r>
            <w:r w:rsidR="006221B8">
              <w:rPr>
                <w:noProof/>
                <w:webHidden/>
              </w:rPr>
              <w:t>201</w:t>
            </w:r>
            <w:r>
              <w:rPr>
                <w:noProof/>
                <w:webHidden/>
              </w:rPr>
              <w:fldChar w:fldCharType="end"/>
            </w:r>
          </w:hyperlink>
        </w:p>
        <w:p w14:paraId="1A002469" w14:textId="39AB2516"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66" w:history="1">
            <w:r w:rsidRPr="00140079">
              <w:rPr>
                <w:rStyle w:val="Hyperlink"/>
                <w:noProof/>
              </w:rPr>
              <w:t>6.1.6</w:t>
            </w:r>
            <w:r>
              <w:rPr>
                <w:rFonts w:asciiTheme="minorHAnsi" w:eastAsiaTheme="minorEastAsia" w:hAnsiTheme="minorHAnsi" w:cstheme="minorBidi"/>
                <w:noProof/>
                <w:color w:val="auto"/>
                <w:lang w:eastAsia="en-GB"/>
              </w:rPr>
              <w:tab/>
            </w:r>
            <w:r w:rsidRPr="00140079">
              <w:rPr>
                <w:rStyle w:val="Hyperlink"/>
                <w:noProof/>
              </w:rPr>
              <w:t>MECHANICAL ENGINEERING CALCULATIONS</w:t>
            </w:r>
            <w:r>
              <w:rPr>
                <w:noProof/>
                <w:webHidden/>
              </w:rPr>
              <w:tab/>
            </w:r>
            <w:r>
              <w:rPr>
                <w:noProof/>
                <w:webHidden/>
              </w:rPr>
              <w:fldChar w:fldCharType="begin"/>
            </w:r>
            <w:r>
              <w:rPr>
                <w:noProof/>
                <w:webHidden/>
              </w:rPr>
              <w:instrText xml:space="preserve"> PAGEREF _Toc237244966 \h </w:instrText>
            </w:r>
            <w:r>
              <w:rPr>
                <w:noProof/>
                <w:webHidden/>
              </w:rPr>
            </w:r>
            <w:r>
              <w:rPr>
                <w:noProof/>
                <w:webHidden/>
              </w:rPr>
              <w:fldChar w:fldCharType="separate"/>
            </w:r>
            <w:r w:rsidR="006221B8">
              <w:rPr>
                <w:noProof/>
                <w:webHidden/>
              </w:rPr>
              <w:t>208</w:t>
            </w:r>
            <w:r>
              <w:rPr>
                <w:noProof/>
                <w:webHidden/>
              </w:rPr>
              <w:fldChar w:fldCharType="end"/>
            </w:r>
          </w:hyperlink>
        </w:p>
        <w:p w14:paraId="12819049" w14:textId="1050910A"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67" w:history="1">
            <w:r w:rsidRPr="00140079">
              <w:rPr>
                <w:rStyle w:val="Hyperlink"/>
                <w:noProof/>
              </w:rPr>
              <w:t>6.2</w:t>
            </w:r>
            <w:r>
              <w:rPr>
                <w:rFonts w:asciiTheme="minorHAnsi" w:eastAsiaTheme="minorEastAsia" w:hAnsiTheme="minorHAnsi" w:cstheme="minorBidi"/>
                <w:noProof/>
                <w:color w:val="auto"/>
                <w:lang w:eastAsia="en-GB"/>
              </w:rPr>
              <w:tab/>
            </w:r>
            <w:r w:rsidRPr="00140079">
              <w:rPr>
                <w:rStyle w:val="Hyperlink"/>
                <w:noProof/>
              </w:rPr>
              <w:t>ALUMINA ACID DIGESTION REACTOR DESIGN – OSABUTEY, SYLVESTER NII ABBEY</w:t>
            </w:r>
            <w:r>
              <w:rPr>
                <w:noProof/>
                <w:webHidden/>
              </w:rPr>
              <w:tab/>
            </w:r>
            <w:r>
              <w:rPr>
                <w:noProof/>
                <w:webHidden/>
              </w:rPr>
              <w:fldChar w:fldCharType="begin"/>
            </w:r>
            <w:r>
              <w:rPr>
                <w:noProof/>
                <w:webHidden/>
              </w:rPr>
              <w:instrText xml:space="preserve"> PAGEREF _Toc237244967 \h </w:instrText>
            </w:r>
            <w:r>
              <w:rPr>
                <w:noProof/>
                <w:webHidden/>
              </w:rPr>
            </w:r>
            <w:r>
              <w:rPr>
                <w:noProof/>
                <w:webHidden/>
              </w:rPr>
              <w:fldChar w:fldCharType="separate"/>
            </w:r>
            <w:r w:rsidR="006221B8">
              <w:rPr>
                <w:noProof/>
                <w:webHidden/>
              </w:rPr>
              <w:t>213</w:t>
            </w:r>
            <w:r>
              <w:rPr>
                <w:noProof/>
                <w:webHidden/>
              </w:rPr>
              <w:fldChar w:fldCharType="end"/>
            </w:r>
          </w:hyperlink>
        </w:p>
        <w:p w14:paraId="0F890695" w14:textId="058A534B"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68" w:history="1">
            <w:r w:rsidRPr="00140079">
              <w:rPr>
                <w:rStyle w:val="Hyperlink"/>
                <w:noProof/>
              </w:rPr>
              <w:t>6.2.1</w:t>
            </w:r>
            <w:r>
              <w:rPr>
                <w:rFonts w:asciiTheme="minorHAnsi" w:eastAsiaTheme="minorEastAsia" w:hAnsiTheme="minorHAnsi" w:cstheme="minorBidi"/>
                <w:noProof/>
                <w:color w:val="auto"/>
                <w:lang w:eastAsia="en-GB"/>
              </w:rPr>
              <w:tab/>
            </w:r>
            <w:r w:rsidRPr="00140079">
              <w:rPr>
                <w:rStyle w:val="Hyperlink"/>
                <w:noProof/>
              </w:rPr>
              <w:t>Problem Statement</w:t>
            </w:r>
            <w:r>
              <w:rPr>
                <w:noProof/>
                <w:webHidden/>
              </w:rPr>
              <w:tab/>
            </w:r>
            <w:r>
              <w:rPr>
                <w:noProof/>
                <w:webHidden/>
              </w:rPr>
              <w:fldChar w:fldCharType="begin"/>
            </w:r>
            <w:r>
              <w:rPr>
                <w:noProof/>
                <w:webHidden/>
              </w:rPr>
              <w:instrText xml:space="preserve"> PAGEREF _Toc237244968 \h </w:instrText>
            </w:r>
            <w:r>
              <w:rPr>
                <w:noProof/>
                <w:webHidden/>
              </w:rPr>
            </w:r>
            <w:r>
              <w:rPr>
                <w:noProof/>
                <w:webHidden/>
              </w:rPr>
              <w:fldChar w:fldCharType="separate"/>
            </w:r>
            <w:r w:rsidR="006221B8">
              <w:rPr>
                <w:noProof/>
                <w:webHidden/>
              </w:rPr>
              <w:t>213</w:t>
            </w:r>
            <w:r>
              <w:rPr>
                <w:noProof/>
                <w:webHidden/>
              </w:rPr>
              <w:fldChar w:fldCharType="end"/>
            </w:r>
          </w:hyperlink>
        </w:p>
        <w:p w14:paraId="16CE2F3D" w14:textId="67C155D7"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69" w:history="1">
            <w:r w:rsidRPr="00140079">
              <w:rPr>
                <w:rStyle w:val="Hyperlink"/>
                <w:noProof/>
              </w:rPr>
              <w:t>6.2.2</w:t>
            </w:r>
            <w:r>
              <w:rPr>
                <w:rFonts w:asciiTheme="minorHAnsi" w:eastAsiaTheme="minorEastAsia" w:hAnsiTheme="minorHAnsi" w:cstheme="minorBidi"/>
                <w:noProof/>
                <w:color w:val="auto"/>
                <w:lang w:eastAsia="en-GB"/>
              </w:rPr>
              <w:tab/>
            </w:r>
            <w:r w:rsidRPr="00140079">
              <w:rPr>
                <w:rStyle w:val="Hyperlink"/>
                <w:noProof/>
              </w:rPr>
              <w:t>Introduction</w:t>
            </w:r>
            <w:r>
              <w:rPr>
                <w:noProof/>
                <w:webHidden/>
              </w:rPr>
              <w:tab/>
            </w:r>
            <w:r>
              <w:rPr>
                <w:noProof/>
                <w:webHidden/>
              </w:rPr>
              <w:fldChar w:fldCharType="begin"/>
            </w:r>
            <w:r>
              <w:rPr>
                <w:noProof/>
                <w:webHidden/>
              </w:rPr>
              <w:instrText xml:space="preserve"> PAGEREF _Toc237244969 \h </w:instrText>
            </w:r>
            <w:r>
              <w:rPr>
                <w:noProof/>
                <w:webHidden/>
              </w:rPr>
            </w:r>
            <w:r>
              <w:rPr>
                <w:noProof/>
                <w:webHidden/>
              </w:rPr>
              <w:fldChar w:fldCharType="separate"/>
            </w:r>
            <w:r w:rsidR="006221B8">
              <w:rPr>
                <w:noProof/>
                <w:webHidden/>
              </w:rPr>
              <w:t>213</w:t>
            </w:r>
            <w:r>
              <w:rPr>
                <w:noProof/>
                <w:webHidden/>
              </w:rPr>
              <w:fldChar w:fldCharType="end"/>
            </w:r>
          </w:hyperlink>
        </w:p>
        <w:p w14:paraId="7EF6F7F8" w14:textId="4C7A135B"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70" w:history="1">
            <w:r w:rsidRPr="00140079">
              <w:rPr>
                <w:rStyle w:val="Hyperlink"/>
                <w:noProof/>
              </w:rPr>
              <w:t>6.2.3</w:t>
            </w:r>
            <w:r>
              <w:rPr>
                <w:rFonts w:asciiTheme="minorHAnsi" w:eastAsiaTheme="minorEastAsia" w:hAnsiTheme="minorHAnsi" w:cstheme="minorBidi"/>
                <w:noProof/>
                <w:color w:val="auto"/>
                <w:lang w:eastAsia="en-GB"/>
              </w:rPr>
              <w:tab/>
            </w:r>
            <w:r w:rsidRPr="00140079">
              <w:rPr>
                <w:rStyle w:val="Hyperlink"/>
                <w:noProof/>
              </w:rPr>
              <w:t>Equipment Selection and Justification</w:t>
            </w:r>
            <w:r>
              <w:rPr>
                <w:noProof/>
                <w:webHidden/>
              </w:rPr>
              <w:tab/>
            </w:r>
            <w:r>
              <w:rPr>
                <w:noProof/>
                <w:webHidden/>
              </w:rPr>
              <w:fldChar w:fldCharType="begin"/>
            </w:r>
            <w:r>
              <w:rPr>
                <w:noProof/>
                <w:webHidden/>
              </w:rPr>
              <w:instrText xml:space="preserve"> PAGEREF _Toc237244970 \h </w:instrText>
            </w:r>
            <w:r>
              <w:rPr>
                <w:noProof/>
                <w:webHidden/>
              </w:rPr>
            </w:r>
            <w:r>
              <w:rPr>
                <w:noProof/>
                <w:webHidden/>
              </w:rPr>
              <w:fldChar w:fldCharType="separate"/>
            </w:r>
            <w:r w:rsidR="006221B8">
              <w:rPr>
                <w:noProof/>
                <w:webHidden/>
              </w:rPr>
              <w:t>214</w:t>
            </w:r>
            <w:r>
              <w:rPr>
                <w:noProof/>
                <w:webHidden/>
              </w:rPr>
              <w:fldChar w:fldCharType="end"/>
            </w:r>
          </w:hyperlink>
        </w:p>
        <w:p w14:paraId="6393E9DD" w14:textId="3C862FAC"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71" w:history="1">
            <w:r w:rsidRPr="00140079">
              <w:rPr>
                <w:rStyle w:val="Hyperlink"/>
                <w:noProof/>
              </w:rPr>
              <w:t>6.2.4</w:t>
            </w:r>
            <w:r>
              <w:rPr>
                <w:rFonts w:asciiTheme="minorHAnsi" w:eastAsiaTheme="minorEastAsia" w:hAnsiTheme="minorHAnsi" w:cstheme="minorBidi"/>
                <w:noProof/>
                <w:color w:val="auto"/>
                <w:lang w:eastAsia="en-GB"/>
              </w:rPr>
              <w:tab/>
            </w:r>
            <w:r w:rsidRPr="00140079">
              <w:rPr>
                <w:rStyle w:val="Hyperlink"/>
                <w:noProof/>
              </w:rPr>
              <w:t>Process and Equipment Description</w:t>
            </w:r>
            <w:r>
              <w:rPr>
                <w:noProof/>
                <w:webHidden/>
              </w:rPr>
              <w:tab/>
            </w:r>
            <w:r>
              <w:rPr>
                <w:noProof/>
                <w:webHidden/>
              </w:rPr>
              <w:fldChar w:fldCharType="begin"/>
            </w:r>
            <w:r>
              <w:rPr>
                <w:noProof/>
                <w:webHidden/>
              </w:rPr>
              <w:instrText xml:space="preserve"> PAGEREF _Toc237244971 \h </w:instrText>
            </w:r>
            <w:r>
              <w:rPr>
                <w:noProof/>
                <w:webHidden/>
              </w:rPr>
            </w:r>
            <w:r>
              <w:rPr>
                <w:noProof/>
                <w:webHidden/>
              </w:rPr>
              <w:fldChar w:fldCharType="separate"/>
            </w:r>
            <w:r w:rsidR="006221B8">
              <w:rPr>
                <w:noProof/>
                <w:webHidden/>
              </w:rPr>
              <w:t>215</w:t>
            </w:r>
            <w:r>
              <w:rPr>
                <w:noProof/>
                <w:webHidden/>
              </w:rPr>
              <w:fldChar w:fldCharType="end"/>
            </w:r>
          </w:hyperlink>
        </w:p>
        <w:p w14:paraId="3C7FBE65" w14:textId="5C4E100C"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72" w:history="1">
            <w:r w:rsidRPr="00140079">
              <w:rPr>
                <w:rStyle w:val="Hyperlink"/>
                <w:noProof/>
              </w:rPr>
              <w:t>6.2.5</w:t>
            </w:r>
            <w:r>
              <w:rPr>
                <w:rFonts w:asciiTheme="minorHAnsi" w:eastAsiaTheme="minorEastAsia" w:hAnsiTheme="minorHAnsi" w:cstheme="minorBidi"/>
                <w:noProof/>
                <w:color w:val="auto"/>
                <w:lang w:eastAsia="en-GB"/>
              </w:rPr>
              <w:tab/>
            </w:r>
            <w:r w:rsidRPr="00140079">
              <w:rPr>
                <w:rStyle w:val="Hyperlink"/>
                <w:noProof/>
              </w:rPr>
              <w:t>Chemical Engineering Design</w:t>
            </w:r>
            <w:r>
              <w:rPr>
                <w:noProof/>
                <w:webHidden/>
              </w:rPr>
              <w:tab/>
            </w:r>
            <w:r>
              <w:rPr>
                <w:noProof/>
                <w:webHidden/>
              </w:rPr>
              <w:fldChar w:fldCharType="begin"/>
            </w:r>
            <w:r>
              <w:rPr>
                <w:noProof/>
                <w:webHidden/>
              </w:rPr>
              <w:instrText xml:space="preserve"> PAGEREF _Toc237244972 \h </w:instrText>
            </w:r>
            <w:r>
              <w:rPr>
                <w:noProof/>
                <w:webHidden/>
              </w:rPr>
            </w:r>
            <w:r>
              <w:rPr>
                <w:noProof/>
                <w:webHidden/>
              </w:rPr>
              <w:fldChar w:fldCharType="separate"/>
            </w:r>
            <w:r w:rsidR="006221B8">
              <w:rPr>
                <w:noProof/>
                <w:webHidden/>
              </w:rPr>
              <w:t>217</w:t>
            </w:r>
            <w:r>
              <w:rPr>
                <w:noProof/>
                <w:webHidden/>
              </w:rPr>
              <w:fldChar w:fldCharType="end"/>
            </w:r>
          </w:hyperlink>
        </w:p>
        <w:p w14:paraId="0BB7ECE1" w14:textId="2ADCE066"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73" w:history="1">
            <w:r w:rsidRPr="00140079">
              <w:rPr>
                <w:rStyle w:val="Hyperlink"/>
                <w:noProof/>
              </w:rPr>
              <w:t>6.2.6</w:t>
            </w:r>
            <w:r>
              <w:rPr>
                <w:rFonts w:asciiTheme="minorHAnsi" w:eastAsiaTheme="minorEastAsia" w:hAnsiTheme="minorHAnsi" w:cstheme="minorBidi"/>
                <w:noProof/>
                <w:color w:val="auto"/>
                <w:lang w:eastAsia="en-GB"/>
              </w:rPr>
              <w:tab/>
            </w:r>
            <w:r w:rsidRPr="00140079">
              <w:rPr>
                <w:rStyle w:val="Hyperlink"/>
                <w:noProof/>
              </w:rPr>
              <w:t>Mechanical Design</w:t>
            </w:r>
            <w:r>
              <w:rPr>
                <w:noProof/>
                <w:webHidden/>
              </w:rPr>
              <w:tab/>
            </w:r>
            <w:r>
              <w:rPr>
                <w:noProof/>
                <w:webHidden/>
              </w:rPr>
              <w:fldChar w:fldCharType="begin"/>
            </w:r>
            <w:r>
              <w:rPr>
                <w:noProof/>
                <w:webHidden/>
              </w:rPr>
              <w:instrText xml:space="preserve"> PAGEREF _Toc237244973 \h </w:instrText>
            </w:r>
            <w:r>
              <w:rPr>
                <w:noProof/>
                <w:webHidden/>
              </w:rPr>
            </w:r>
            <w:r>
              <w:rPr>
                <w:noProof/>
                <w:webHidden/>
              </w:rPr>
              <w:fldChar w:fldCharType="separate"/>
            </w:r>
            <w:r w:rsidR="006221B8">
              <w:rPr>
                <w:noProof/>
                <w:webHidden/>
              </w:rPr>
              <w:t>233</w:t>
            </w:r>
            <w:r>
              <w:rPr>
                <w:noProof/>
                <w:webHidden/>
              </w:rPr>
              <w:fldChar w:fldCharType="end"/>
            </w:r>
          </w:hyperlink>
        </w:p>
        <w:p w14:paraId="2A073274" w14:textId="759F1224"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74" w:history="1">
            <w:r w:rsidRPr="00140079">
              <w:rPr>
                <w:rStyle w:val="Hyperlink"/>
                <w:noProof/>
              </w:rPr>
              <w:t>6.3</w:t>
            </w:r>
            <w:r>
              <w:rPr>
                <w:rFonts w:asciiTheme="minorHAnsi" w:eastAsiaTheme="minorEastAsia" w:hAnsiTheme="minorHAnsi" w:cstheme="minorBidi"/>
                <w:noProof/>
                <w:color w:val="auto"/>
                <w:lang w:eastAsia="en-GB"/>
              </w:rPr>
              <w:tab/>
            </w:r>
            <w:r w:rsidRPr="00140079">
              <w:rPr>
                <w:rStyle w:val="Hyperlink"/>
                <w:noProof/>
              </w:rPr>
              <w:t>DESIGN OF A BALL MILL – AMOAH, Kelvin</w:t>
            </w:r>
            <w:r>
              <w:rPr>
                <w:noProof/>
                <w:webHidden/>
              </w:rPr>
              <w:tab/>
            </w:r>
            <w:r>
              <w:rPr>
                <w:noProof/>
                <w:webHidden/>
              </w:rPr>
              <w:fldChar w:fldCharType="begin"/>
            </w:r>
            <w:r>
              <w:rPr>
                <w:noProof/>
                <w:webHidden/>
              </w:rPr>
              <w:instrText xml:space="preserve"> PAGEREF _Toc237244974 \h </w:instrText>
            </w:r>
            <w:r>
              <w:rPr>
                <w:noProof/>
                <w:webHidden/>
              </w:rPr>
            </w:r>
            <w:r>
              <w:rPr>
                <w:noProof/>
                <w:webHidden/>
              </w:rPr>
              <w:fldChar w:fldCharType="separate"/>
            </w:r>
            <w:r w:rsidR="006221B8">
              <w:rPr>
                <w:noProof/>
                <w:webHidden/>
              </w:rPr>
              <w:t>251</w:t>
            </w:r>
            <w:r>
              <w:rPr>
                <w:noProof/>
                <w:webHidden/>
              </w:rPr>
              <w:fldChar w:fldCharType="end"/>
            </w:r>
          </w:hyperlink>
        </w:p>
        <w:p w14:paraId="71276740" w14:textId="65635E59"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75" w:history="1">
            <w:r w:rsidRPr="00140079">
              <w:rPr>
                <w:rStyle w:val="Hyperlink"/>
                <w:noProof/>
              </w:rPr>
              <w:t>6.3.1</w:t>
            </w:r>
            <w:r>
              <w:rPr>
                <w:rFonts w:asciiTheme="minorHAnsi" w:eastAsiaTheme="minorEastAsia" w:hAnsiTheme="minorHAnsi" w:cstheme="minorBidi"/>
                <w:noProof/>
                <w:color w:val="auto"/>
                <w:lang w:eastAsia="en-GB"/>
              </w:rPr>
              <w:tab/>
            </w:r>
            <w:r w:rsidRPr="00140079">
              <w:rPr>
                <w:rStyle w:val="Hyperlink"/>
                <w:noProof/>
              </w:rPr>
              <w:t>INTRODUCTION</w:t>
            </w:r>
            <w:r>
              <w:rPr>
                <w:noProof/>
                <w:webHidden/>
              </w:rPr>
              <w:tab/>
            </w:r>
            <w:r>
              <w:rPr>
                <w:noProof/>
                <w:webHidden/>
              </w:rPr>
              <w:fldChar w:fldCharType="begin"/>
            </w:r>
            <w:r>
              <w:rPr>
                <w:noProof/>
                <w:webHidden/>
              </w:rPr>
              <w:instrText xml:space="preserve"> PAGEREF _Toc237244975 \h </w:instrText>
            </w:r>
            <w:r>
              <w:rPr>
                <w:noProof/>
                <w:webHidden/>
              </w:rPr>
            </w:r>
            <w:r>
              <w:rPr>
                <w:noProof/>
                <w:webHidden/>
              </w:rPr>
              <w:fldChar w:fldCharType="separate"/>
            </w:r>
            <w:r w:rsidR="006221B8">
              <w:rPr>
                <w:noProof/>
                <w:webHidden/>
              </w:rPr>
              <w:t>251</w:t>
            </w:r>
            <w:r>
              <w:rPr>
                <w:noProof/>
                <w:webHidden/>
              </w:rPr>
              <w:fldChar w:fldCharType="end"/>
            </w:r>
          </w:hyperlink>
        </w:p>
        <w:p w14:paraId="0FB0FDA9" w14:textId="728E8BB8"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76" w:history="1">
            <w:r w:rsidRPr="00140079">
              <w:rPr>
                <w:rStyle w:val="Hyperlink"/>
                <w:noProof/>
              </w:rPr>
              <w:t>6.3.2</w:t>
            </w:r>
            <w:r>
              <w:rPr>
                <w:rFonts w:asciiTheme="minorHAnsi" w:eastAsiaTheme="minorEastAsia" w:hAnsiTheme="minorHAnsi" w:cstheme="minorBidi"/>
                <w:noProof/>
                <w:color w:val="auto"/>
                <w:lang w:eastAsia="en-GB"/>
              </w:rPr>
              <w:tab/>
            </w:r>
            <w:r w:rsidRPr="00140079">
              <w:rPr>
                <w:rStyle w:val="Hyperlink"/>
                <w:noProof/>
              </w:rPr>
              <w:t>LITERATURE REVIEW</w:t>
            </w:r>
            <w:r>
              <w:rPr>
                <w:noProof/>
                <w:webHidden/>
              </w:rPr>
              <w:tab/>
            </w:r>
            <w:r>
              <w:rPr>
                <w:noProof/>
                <w:webHidden/>
              </w:rPr>
              <w:fldChar w:fldCharType="begin"/>
            </w:r>
            <w:r>
              <w:rPr>
                <w:noProof/>
                <w:webHidden/>
              </w:rPr>
              <w:instrText xml:space="preserve"> PAGEREF _Toc237244976 \h </w:instrText>
            </w:r>
            <w:r>
              <w:rPr>
                <w:noProof/>
                <w:webHidden/>
              </w:rPr>
            </w:r>
            <w:r>
              <w:rPr>
                <w:noProof/>
                <w:webHidden/>
              </w:rPr>
              <w:fldChar w:fldCharType="separate"/>
            </w:r>
            <w:r w:rsidR="006221B8">
              <w:rPr>
                <w:noProof/>
                <w:webHidden/>
              </w:rPr>
              <w:t>253</w:t>
            </w:r>
            <w:r>
              <w:rPr>
                <w:noProof/>
                <w:webHidden/>
              </w:rPr>
              <w:fldChar w:fldCharType="end"/>
            </w:r>
          </w:hyperlink>
        </w:p>
        <w:p w14:paraId="13FFF62B" w14:textId="60EBF655"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77" w:history="1">
            <w:r w:rsidRPr="00140079">
              <w:rPr>
                <w:rStyle w:val="Hyperlink"/>
                <w:noProof/>
              </w:rPr>
              <w:t>6.3.3</w:t>
            </w:r>
            <w:r>
              <w:rPr>
                <w:rFonts w:asciiTheme="minorHAnsi" w:eastAsiaTheme="minorEastAsia" w:hAnsiTheme="minorHAnsi" w:cstheme="minorBidi"/>
                <w:noProof/>
                <w:color w:val="auto"/>
                <w:lang w:eastAsia="en-GB"/>
              </w:rPr>
              <w:tab/>
            </w:r>
            <w:r w:rsidRPr="00140079">
              <w:rPr>
                <w:rStyle w:val="Hyperlink"/>
                <w:noProof/>
              </w:rPr>
              <w:t>CHEMICAL ENGINEERING DESIGN CALCULATIONS</w:t>
            </w:r>
            <w:r>
              <w:rPr>
                <w:noProof/>
                <w:webHidden/>
              </w:rPr>
              <w:tab/>
            </w:r>
            <w:r>
              <w:rPr>
                <w:noProof/>
                <w:webHidden/>
              </w:rPr>
              <w:fldChar w:fldCharType="begin"/>
            </w:r>
            <w:r>
              <w:rPr>
                <w:noProof/>
                <w:webHidden/>
              </w:rPr>
              <w:instrText xml:space="preserve"> PAGEREF _Toc237244977 \h </w:instrText>
            </w:r>
            <w:r>
              <w:rPr>
                <w:noProof/>
                <w:webHidden/>
              </w:rPr>
            </w:r>
            <w:r>
              <w:rPr>
                <w:noProof/>
                <w:webHidden/>
              </w:rPr>
              <w:fldChar w:fldCharType="separate"/>
            </w:r>
            <w:r w:rsidR="006221B8">
              <w:rPr>
                <w:noProof/>
                <w:webHidden/>
              </w:rPr>
              <w:t>260</w:t>
            </w:r>
            <w:r>
              <w:rPr>
                <w:noProof/>
                <w:webHidden/>
              </w:rPr>
              <w:fldChar w:fldCharType="end"/>
            </w:r>
          </w:hyperlink>
        </w:p>
        <w:p w14:paraId="5D9384D2" w14:textId="1785E96C"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78" w:history="1">
            <w:r w:rsidRPr="00140079">
              <w:rPr>
                <w:rStyle w:val="Hyperlink"/>
                <w:noProof/>
              </w:rPr>
              <w:t>6.3.4</w:t>
            </w:r>
            <w:r>
              <w:rPr>
                <w:rFonts w:asciiTheme="minorHAnsi" w:eastAsiaTheme="minorEastAsia" w:hAnsiTheme="minorHAnsi" w:cstheme="minorBidi"/>
                <w:noProof/>
                <w:color w:val="auto"/>
                <w:lang w:eastAsia="en-GB"/>
              </w:rPr>
              <w:tab/>
            </w:r>
            <w:r w:rsidRPr="00140079">
              <w:rPr>
                <w:rStyle w:val="Hyperlink"/>
                <w:noProof/>
              </w:rPr>
              <w:t>MECHANICAL ENGINEERING CALCULATIONS</w:t>
            </w:r>
            <w:r>
              <w:rPr>
                <w:noProof/>
                <w:webHidden/>
              </w:rPr>
              <w:tab/>
            </w:r>
            <w:r>
              <w:rPr>
                <w:noProof/>
                <w:webHidden/>
              </w:rPr>
              <w:fldChar w:fldCharType="begin"/>
            </w:r>
            <w:r>
              <w:rPr>
                <w:noProof/>
                <w:webHidden/>
              </w:rPr>
              <w:instrText xml:space="preserve"> PAGEREF _Toc237244978 \h </w:instrText>
            </w:r>
            <w:r>
              <w:rPr>
                <w:noProof/>
                <w:webHidden/>
              </w:rPr>
            </w:r>
            <w:r>
              <w:rPr>
                <w:noProof/>
                <w:webHidden/>
              </w:rPr>
              <w:fldChar w:fldCharType="separate"/>
            </w:r>
            <w:r w:rsidR="006221B8">
              <w:rPr>
                <w:noProof/>
                <w:webHidden/>
              </w:rPr>
              <w:t>267</w:t>
            </w:r>
            <w:r>
              <w:rPr>
                <w:noProof/>
                <w:webHidden/>
              </w:rPr>
              <w:fldChar w:fldCharType="end"/>
            </w:r>
          </w:hyperlink>
        </w:p>
        <w:p w14:paraId="7F5B44C7" w14:textId="6E9C91C6"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79" w:history="1">
            <w:r w:rsidRPr="00140079">
              <w:rPr>
                <w:rStyle w:val="Hyperlink"/>
                <w:noProof/>
              </w:rPr>
              <w:t>6.4</w:t>
            </w:r>
            <w:r>
              <w:rPr>
                <w:rFonts w:asciiTheme="minorHAnsi" w:eastAsiaTheme="minorEastAsia" w:hAnsiTheme="minorHAnsi" w:cstheme="minorBidi"/>
                <w:noProof/>
                <w:color w:val="auto"/>
                <w:lang w:eastAsia="en-GB"/>
              </w:rPr>
              <w:tab/>
            </w:r>
            <w:r w:rsidRPr="00140079">
              <w:rPr>
                <w:rStyle w:val="Hyperlink"/>
                <w:noProof/>
              </w:rPr>
              <w:t>DESIGN OF A BASICITY ADJUSTMENT REACTOR</w:t>
            </w:r>
            <w:r>
              <w:rPr>
                <w:noProof/>
                <w:webHidden/>
              </w:rPr>
              <w:tab/>
            </w:r>
            <w:r>
              <w:rPr>
                <w:noProof/>
                <w:webHidden/>
              </w:rPr>
              <w:fldChar w:fldCharType="begin"/>
            </w:r>
            <w:r>
              <w:rPr>
                <w:noProof/>
                <w:webHidden/>
              </w:rPr>
              <w:instrText xml:space="preserve"> PAGEREF _Toc237244979 \h </w:instrText>
            </w:r>
            <w:r>
              <w:rPr>
                <w:noProof/>
                <w:webHidden/>
              </w:rPr>
            </w:r>
            <w:r>
              <w:rPr>
                <w:noProof/>
                <w:webHidden/>
              </w:rPr>
              <w:fldChar w:fldCharType="separate"/>
            </w:r>
            <w:r w:rsidR="006221B8">
              <w:rPr>
                <w:noProof/>
                <w:webHidden/>
              </w:rPr>
              <w:t>276</w:t>
            </w:r>
            <w:r>
              <w:rPr>
                <w:noProof/>
                <w:webHidden/>
              </w:rPr>
              <w:fldChar w:fldCharType="end"/>
            </w:r>
          </w:hyperlink>
        </w:p>
        <w:p w14:paraId="6B6A73FC" w14:textId="69EACF00"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80" w:history="1">
            <w:r w:rsidRPr="00140079">
              <w:rPr>
                <w:rStyle w:val="Hyperlink"/>
                <w:noProof/>
              </w:rPr>
              <w:t>6.4.1</w:t>
            </w:r>
            <w:r>
              <w:rPr>
                <w:rFonts w:asciiTheme="minorHAnsi" w:eastAsiaTheme="minorEastAsia" w:hAnsiTheme="minorHAnsi" w:cstheme="minorBidi"/>
                <w:noProof/>
                <w:color w:val="auto"/>
                <w:lang w:eastAsia="en-GB"/>
              </w:rPr>
              <w:tab/>
            </w:r>
            <w:r w:rsidRPr="00140079">
              <w:rPr>
                <w:rStyle w:val="Hyperlink"/>
                <w:noProof/>
              </w:rPr>
              <w:t>INTRODUCTION</w:t>
            </w:r>
            <w:r>
              <w:rPr>
                <w:noProof/>
                <w:webHidden/>
              </w:rPr>
              <w:tab/>
            </w:r>
            <w:r>
              <w:rPr>
                <w:noProof/>
                <w:webHidden/>
              </w:rPr>
              <w:fldChar w:fldCharType="begin"/>
            </w:r>
            <w:r>
              <w:rPr>
                <w:noProof/>
                <w:webHidden/>
              </w:rPr>
              <w:instrText xml:space="preserve"> PAGEREF _Toc237244980 \h </w:instrText>
            </w:r>
            <w:r>
              <w:rPr>
                <w:noProof/>
                <w:webHidden/>
              </w:rPr>
            </w:r>
            <w:r>
              <w:rPr>
                <w:noProof/>
                <w:webHidden/>
              </w:rPr>
              <w:fldChar w:fldCharType="separate"/>
            </w:r>
            <w:r w:rsidR="006221B8">
              <w:rPr>
                <w:noProof/>
                <w:webHidden/>
              </w:rPr>
              <w:t>276</w:t>
            </w:r>
            <w:r>
              <w:rPr>
                <w:noProof/>
                <w:webHidden/>
              </w:rPr>
              <w:fldChar w:fldCharType="end"/>
            </w:r>
          </w:hyperlink>
        </w:p>
        <w:p w14:paraId="6DF087C0" w14:textId="51144E0A"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81" w:history="1">
            <w:r w:rsidRPr="00140079">
              <w:rPr>
                <w:rStyle w:val="Hyperlink"/>
                <w:noProof/>
              </w:rPr>
              <w:t>6.4.2</w:t>
            </w:r>
            <w:r>
              <w:rPr>
                <w:rFonts w:asciiTheme="minorHAnsi" w:eastAsiaTheme="minorEastAsia" w:hAnsiTheme="minorHAnsi" w:cstheme="minorBidi"/>
                <w:noProof/>
                <w:color w:val="auto"/>
                <w:lang w:eastAsia="en-GB"/>
              </w:rPr>
              <w:tab/>
            </w:r>
            <w:r w:rsidRPr="00140079">
              <w:rPr>
                <w:rStyle w:val="Hyperlink"/>
                <w:noProof/>
              </w:rPr>
              <w:t>PROBLEM STATEMENT</w:t>
            </w:r>
            <w:r>
              <w:rPr>
                <w:noProof/>
                <w:webHidden/>
              </w:rPr>
              <w:tab/>
            </w:r>
            <w:r>
              <w:rPr>
                <w:noProof/>
                <w:webHidden/>
              </w:rPr>
              <w:fldChar w:fldCharType="begin"/>
            </w:r>
            <w:r>
              <w:rPr>
                <w:noProof/>
                <w:webHidden/>
              </w:rPr>
              <w:instrText xml:space="preserve"> PAGEREF _Toc237244981 \h </w:instrText>
            </w:r>
            <w:r>
              <w:rPr>
                <w:noProof/>
                <w:webHidden/>
              </w:rPr>
            </w:r>
            <w:r>
              <w:rPr>
                <w:noProof/>
                <w:webHidden/>
              </w:rPr>
              <w:fldChar w:fldCharType="separate"/>
            </w:r>
            <w:r w:rsidR="006221B8">
              <w:rPr>
                <w:noProof/>
                <w:webHidden/>
              </w:rPr>
              <w:t>277</w:t>
            </w:r>
            <w:r>
              <w:rPr>
                <w:noProof/>
                <w:webHidden/>
              </w:rPr>
              <w:fldChar w:fldCharType="end"/>
            </w:r>
          </w:hyperlink>
        </w:p>
        <w:p w14:paraId="3F94BEAC" w14:textId="674C5B0F"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82" w:history="1">
            <w:r w:rsidRPr="00140079">
              <w:rPr>
                <w:rStyle w:val="Hyperlink"/>
                <w:noProof/>
              </w:rPr>
              <w:t>6.4.3</w:t>
            </w:r>
            <w:r>
              <w:rPr>
                <w:rFonts w:asciiTheme="minorHAnsi" w:eastAsiaTheme="minorEastAsia" w:hAnsiTheme="minorHAnsi" w:cstheme="minorBidi"/>
                <w:noProof/>
                <w:color w:val="auto"/>
                <w:lang w:eastAsia="en-GB"/>
              </w:rPr>
              <w:tab/>
            </w:r>
            <w:r w:rsidRPr="00140079">
              <w:rPr>
                <w:rStyle w:val="Hyperlink"/>
                <w:noProof/>
              </w:rPr>
              <w:t>AIM</w:t>
            </w:r>
            <w:r>
              <w:rPr>
                <w:noProof/>
                <w:webHidden/>
              </w:rPr>
              <w:tab/>
            </w:r>
            <w:r>
              <w:rPr>
                <w:noProof/>
                <w:webHidden/>
              </w:rPr>
              <w:fldChar w:fldCharType="begin"/>
            </w:r>
            <w:r>
              <w:rPr>
                <w:noProof/>
                <w:webHidden/>
              </w:rPr>
              <w:instrText xml:space="preserve"> PAGEREF _Toc237244982 \h </w:instrText>
            </w:r>
            <w:r>
              <w:rPr>
                <w:noProof/>
                <w:webHidden/>
              </w:rPr>
            </w:r>
            <w:r>
              <w:rPr>
                <w:noProof/>
                <w:webHidden/>
              </w:rPr>
              <w:fldChar w:fldCharType="separate"/>
            </w:r>
            <w:r w:rsidR="006221B8">
              <w:rPr>
                <w:noProof/>
                <w:webHidden/>
              </w:rPr>
              <w:t>277</w:t>
            </w:r>
            <w:r>
              <w:rPr>
                <w:noProof/>
                <w:webHidden/>
              </w:rPr>
              <w:fldChar w:fldCharType="end"/>
            </w:r>
          </w:hyperlink>
        </w:p>
        <w:p w14:paraId="486391F1" w14:textId="11F2B0EE"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83" w:history="1">
            <w:r w:rsidRPr="00140079">
              <w:rPr>
                <w:rStyle w:val="Hyperlink"/>
                <w:noProof/>
              </w:rPr>
              <w:t>6.4.4</w:t>
            </w:r>
            <w:r>
              <w:rPr>
                <w:rFonts w:asciiTheme="minorHAnsi" w:eastAsiaTheme="minorEastAsia" w:hAnsiTheme="minorHAnsi" w:cstheme="minorBidi"/>
                <w:noProof/>
                <w:color w:val="auto"/>
                <w:lang w:eastAsia="en-GB"/>
              </w:rPr>
              <w:tab/>
            </w:r>
            <w:r w:rsidRPr="00140079">
              <w:rPr>
                <w:rStyle w:val="Hyperlink"/>
                <w:noProof/>
              </w:rPr>
              <w:t>OBJECTIVES</w:t>
            </w:r>
            <w:r>
              <w:rPr>
                <w:noProof/>
                <w:webHidden/>
              </w:rPr>
              <w:tab/>
            </w:r>
            <w:r>
              <w:rPr>
                <w:noProof/>
                <w:webHidden/>
              </w:rPr>
              <w:fldChar w:fldCharType="begin"/>
            </w:r>
            <w:r>
              <w:rPr>
                <w:noProof/>
                <w:webHidden/>
              </w:rPr>
              <w:instrText xml:space="preserve"> PAGEREF _Toc237244983 \h </w:instrText>
            </w:r>
            <w:r>
              <w:rPr>
                <w:noProof/>
                <w:webHidden/>
              </w:rPr>
            </w:r>
            <w:r>
              <w:rPr>
                <w:noProof/>
                <w:webHidden/>
              </w:rPr>
              <w:fldChar w:fldCharType="separate"/>
            </w:r>
            <w:r w:rsidR="006221B8">
              <w:rPr>
                <w:noProof/>
                <w:webHidden/>
              </w:rPr>
              <w:t>277</w:t>
            </w:r>
            <w:r>
              <w:rPr>
                <w:noProof/>
                <w:webHidden/>
              </w:rPr>
              <w:fldChar w:fldCharType="end"/>
            </w:r>
          </w:hyperlink>
        </w:p>
        <w:p w14:paraId="2EE2B301" w14:textId="3DDBB88C"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84" w:history="1">
            <w:r w:rsidRPr="00140079">
              <w:rPr>
                <w:rStyle w:val="Hyperlink"/>
                <w:noProof/>
              </w:rPr>
              <w:t>6.4.5</w:t>
            </w:r>
            <w:r>
              <w:rPr>
                <w:rFonts w:asciiTheme="minorHAnsi" w:eastAsiaTheme="minorEastAsia" w:hAnsiTheme="minorHAnsi" w:cstheme="minorBidi"/>
                <w:noProof/>
                <w:color w:val="auto"/>
                <w:lang w:eastAsia="en-GB"/>
              </w:rPr>
              <w:tab/>
            </w:r>
            <w:r w:rsidRPr="00140079">
              <w:rPr>
                <w:rStyle w:val="Hyperlink"/>
                <w:noProof/>
              </w:rPr>
              <w:t>LITERATURE REVIEW</w:t>
            </w:r>
            <w:r>
              <w:rPr>
                <w:noProof/>
                <w:webHidden/>
              </w:rPr>
              <w:tab/>
            </w:r>
            <w:r>
              <w:rPr>
                <w:noProof/>
                <w:webHidden/>
              </w:rPr>
              <w:fldChar w:fldCharType="begin"/>
            </w:r>
            <w:r>
              <w:rPr>
                <w:noProof/>
                <w:webHidden/>
              </w:rPr>
              <w:instrText xml:space="preserve"> PAGEREF _Toc237244984 \h </w:instrText>
            </w:r>
            <w:r>
              <w:rPr>
                <w:noProof/>
                <w:webHidden/>
              </w:rPr>
            </w:r>
            <w:r>
              <w:rPr>
                <w:noProof/>
                <w:webHidden/>
              </w:rPr>
              <w:fldChar w:fldCharType="separate"/>
            </w:r>
            <w:r w:rsidR="006221B8">
              <w:rPr>
                <w:noProof/>
                <w:webHidden/>
              </w:rPr>
              <w:t>278</w:t>
            </w:r>
            <w:r>
              <w:rPr>
                <w:noProof/>
                <w:webHidden/>
              </w:rPr>
              <w:fldChar w:fldCharType="end"/>
            </w:r>
          </w:hyperlink>
        </w:p>
        <w:p w14:paraId="49F9E8C8" w14:textId="0DBACFE4"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85" w:history="1">
            <w:r w:rsidRPr="00140079">
              <w:rPr>
                <w:rStyle w:val="Hyperlink"/>
                <w:noProof/>
              </w:rPr>
              <w:t>6.4.6</w:t>
            </w:r>
            <w:r>
              <w:rPr>
                <w:rFonts w:asciiTheme="minorHAnsi" w:eastAsiaTheme="minorEastAsia" w:hAnsiTheme="minorHAnsi" w:cstheme="minorBidi"/>
                <w:noProof/>
                <w:color w:val="auto"/>
                <w:lang w:eastAsia="en-GB"/>
              </w:rPr>
              <w:tab/>
            </w:r>
            <w:r w:rsidRPr="00140079">
              <w:rPr>
                <w:rStyle w:val="Hyperlink"/>
                <w:noProof/>
              </w:rPr>
              <w:t>REACTION MECHANISMS OF BASICITY ADJUSTMENT</w:t>
            </w:r>
            <w:r>
              <w:rPr>
                <w:noProof/>
                <w:webHidden/>
              </w:rPr>
              <w:tab/>
            </w:r>
            <w:r>
              <w:rPr>
                <w:noProof/>
                <w:webHidden/>
              </w:rPr>
              <w:fldChar w:fldCharType="begin"/>
            </w:r>
            <w:r>
              <w:rPr>
                <w:noProof/>
                <w:webHidden/>
              </w:rPr>
              <w:instrText xml:space="preserve"> PAGEREF _Toc237244985 \h </w:instrText>
            </w:r>
            <w:r>
              <w:rPr>
                <w:noProof/>
                <w:webHidden/>
              </w:rPr>
            </w:r>
            <w:r>
              <w:rPr>
                <w:noProof/>
                <w:webHidden/>
              </w:rPr>
              <w:fldChar w:fldCharType="separate"/>
            </w:r>
            <w:r w:rsidR="006221B8">
              <w:rPr>
                <w:noProof/>
                <w:webHidden/>
              </w:rPr>
              <w:t>282</w:t>
            </w:r>
            <w:r>
              <w:rPr>
                <w:noProof/>
                <w:webHidden/>
              </w:rPr>
              <w:fldChar w:fldCharType="end"/>
            </w:r>
          </w:hyperlink>
        </w:p>
        <w:p w14:paraId="13641C12" w14:textId="13B52D75"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86" w:history="1">
            <w:r w:rsidRPr="00140079">
              <w:rPr>
                <w:rStyle w:val="Hyperlink"/>
                <w:noProof/>
              </w:rPr>
              <w:t>6.4.7</w:t>
            </w:r>
            <w:r>
              <w:rPr>
                <w:rFonts w:asciiTheme="minorHAnsi" w:eastAsiaTheme="minorEastAsia" w:hAnsiTheme="minorHAnsi" w:cstheme="minorBidi"/>
                <w:noProof/>
                <w:color w:val="auto"/>
                <w:lang w:eastAsia="en-GB"/>
              </w:rPr>
              <w:tab/>
            </w:r>
            <w:r w:rsidRPr="00140079">
              <w:rPr>
                <w:rStyle w:val="Hyperlink"/>
                <w:noProof/>
              </w:rPr>
              <w:t>JUSTIFICATION OF THE METHOD</w:t>
            </w:r>
            <w:r>
              <w:rPr>
                <w:noProof/>
                <w:webHidden/>
              </w:rPr>
              <w:tab/>
            </w:r>
            <w:r>
              <w:rPr>
                <w:noProof/>
                <w:webHidden/>
              </w:rPr>
              <w:fldChar w:fldCharType="begin"/>
            </w:r>
            <w:r>
              <w:rPr>
                <w:noProof/>
                <w:webHidden/>
              </w:rPr>
              <w:instrText xml:space="preserve"> PAGEREF _Toc237244986 \h </w:instrText>
            </w:r>
            <w:r>
              <w:rPr>
                <w:noProof/>
                <w:webHidden/>
              </w:rPr>
            </w:r>
            <w:r>
              <w:rPr>
                <w:noProof/>
                <w:webHidden/>
              </w:rPr>
              <w:fldChar w:fldCharType="separate"/>
            </w:r>
            <w:r w:rsidR="006221B8">
              <w:rPr>
                <w:noProof/>
                <w:webHidden/>
              </w:rPr>
              <w:t>285</w:t>
            </w:r>
            <w:r>
              <w:rPr>
                <w:noProof/>
                <w:webHidden/>
              </w:rPr>
              <w:fldChar w:fldCharType="end"/>
            </w:r>
          </w:hyperlink>
        </w:p>
        <w:p w14:paraId="0295A919" w14:textId="446E448F"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87" w:history="1">
            <w:r w:rsidRPr="00140079">
              <w:rPr>
                <w:rStyle w:val="Hyperlink"/>
                <w:noProof/>
              </w:rPr>
              <w:t>6.4.8</w:t>
            </w:r>
            <w:r>
              <w:rPr>
                <w:rFonts w:asciiTheme="minorHAnsi" w:eastAsiaTheme="minorEastAsia" w:hAnsiTheme="minorHAnsi" w:cstheme="minorBidi"/>
                <w:noProof/>
                <w:color w:val="auto"/>
                <w:lang w:eastAsia="en-GB"/>
              </w:rPr>
              <w:tab/>
            </w:r>
            <w:r w:rsidRPr="00140079">
              <w:rPr>
                <w:rStyle w:val="Hyperlink"/>
                <w:noProof/>
              </w:rPr>
              <w:t>CHEMICAL ENGINEERING DESIGN CALCULATIONS</w:t>
            </w:r>
            <w:r>
              <w:rPr>
                <w:noProof/>
                <w:webHidden/>
              </w:rPr>
              <w:tab/>
            </w:r>
            <w:r>
              <w:rPr>
                <w:noProof/>
                <w:webHidden/>
              </w:rPr>
              <w:fldChar w:fldCharType="begin"/>
            </w:r>
            <w:r>
              <w:rPr>
                <w:noProof/>
                <w:webHidden/>
              </w:rPr>
              <w:instrText xml:space="preserve"> PAGEREF _Toc237244987 \h </w:instrText>
            </w:r>
            <w:r>
              <w:rPr>
                <w:noProof/>
                <w:webHidden/>
              </w:rPr>
            </w:r>
            <w:r>
              <w:rPr>
                <w:noProof/>
                <w:webHidden/>
              </w:rPr>
              <w:fldChar w:fldCharType="separate"/>
            </w:r>
            <w:r w:rsidR="006221B8">
              <w:rPr>
                <w:noProof/>
                <w:webHidden/>
              </w:rPr>
              <w:t>286</w:t>
            </w:r>
            <w:r>
              <w:rPr>
                <w:noProof/>
                <w:webHidden/>
              </w:rPr>
              <w:fldChar w:fldCharType="end"/>
            </w:r>
          </w:hyperlink>
        </w:p>
        <w:p w14:paraId="4284CD4B" w14:textId="693E6517"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88" w:history="1">
            <w:r w:rsidRPr="00140079">
              <w:rPr>
                <w:rStyle w:val="Hyperlink"/>
                <w:noProof/>
              </w:rPr>
              <w:t>6.4.9</w:t>
            </w:r>
            <w:r>
              <w:rPr>
                <w:rFonts w:asciiTheme="minorHAnsi" w:eastAsiaTheme="minorEastAsia" w:hAnsiTheme="minorHAnsi" w:cstheme="minorBidi"/>
                <w:noProof/>
                <w:color w:val="auto"/>
                <w:lang w:eastAsia="en-GB"/>
              </w:rPr>
              <w:tab/>
            </w:r>
            <w:r w:rsidRPr="00140079">
              <w:rPr>
                <w:rStyle w:val="Hyperlink"/>
                <w:noProof/>
              </w:rPr>
              <w:t>MECHANICAL DESIGN</w:t>
            </w:r>
            <w:r>
              <w:rPr>
                <w:noProof/>
                <w:webHidden/>
              </w:rPr>
              <w:tab/>
            </w:r>
            <w:r>
              <w:rPr>
                <w:noProof/>
                <w:webHidden/>
              </w:rPr>
              <w:fldChar w:fldCharType="begin"/>
            </w:r>
            <w:r>
              <w:rPr>
                <w:noProof/>
                <w:webHidden/>
              </w:rPr>
              <w:instrText xml:space="preserve"> PAGEREF _Toc237244988 \h </w:instrText>
            </w:r>
            <w:r>
              <w:rPr>
                <w:noProof/>
                <w:webHidden/>
              </w:rPr>
            </w:r>
            <w:r>
              <w:rPr>
                <w:noProof/>
                <w:webHidden/>
              </w:rPr>
              <w:fldChar w:fldCharType="separate"/>
            </w:r>
            <w:r w:rsidR="006221B8">
              <w:rPr>
                <w:noProof/>
                <w:webHidden/>
              </w:rPr>
              <w:t>295</w:t>
            </w:r>
            <w:r>
              <w:rPr>
                <w:noProof/>
                <w:webHidden/>
              </w:rPr>
              <w:fldChar w:fldCharType="end"/>
            </w:r>
          </w:hyperlink>
        </w:p>
        <w:p w14:paraId="7BC48C56" w14:textId="6D42C5E1" w:rsidR="00087C73" w:rsidRDefault="00087C73">
          <w:pPr>
            <w:pStyle w:val="TOC1"/>
            <w:tabs>
              <w:tab w:val="left" w:pos="480"/>
              <w:tab w:val="right" w:leader="dot" w:pos="9016"/>
            </w:tabs>
            <w:rPr>
              <w:rFonts w:asciiTheme="minorHAnsi" w:eastAsiaTheme="minorEastAsia" w:hAnsiTheme="minorHAnsi" w:cstheme="minorBidi"/>
              <w:noProof/>
              <w:color w:val="auto"/>
              <w:lang w:eastAsia="en-GB"/>
            </w:rPr>
          </w:pPr>
          <w:hyperlink w:anchor="_Toc237244989" w:history="1">
            <w:r w:rsidRPr="00140079">
              <w:rPr>
                <w:rStyle w:val="Hyperlink"/>
                <w:noProof/>
              </w:rPr>
              <w:t>7</w:t>
            </w:r>
            <w:r>
              <w:rPr>
                <w:rFonts w:asciiTheme="minorHAnsi" w:eastAsiaTheme="minorEastAsia" w:hAnsiTheme="minorHAnsi" w:cstheme="minorBidi"/>
                <w:noProof/>
                <w:color w:val="auto"/>
                <w:lang w:eastAsia="en-GB"/>
              </w:rPr>
              <w:tab/>
            </w:r>
            <w:r w:rsidRPr="00140079">
              <w:rPr>
                <w:rStyle w:val="Hyperlink"/>
                <w:noProof/>
              </w:rPr>
              <w:t>PLANT LOCATION AND LAYOUT</w:t>
            </w:r>
            <w:r>
              <w:rPr>
                <w:noProof/>
                <w:webHidden/>
              </w:rPr>
              <w:tab/>
            </w:r>
            <w:r>
              <w:rPr>
                <w:noProof/>
                <w:webHidden/>
              </w:rPr>
              <w:fldChar w:fldCharType="begin"/>
            </w:r>
            <w:r>
              <w:rPr>
                <w:noProof/>
                <w:webHidden/>
              </w:rPr>
              <w:instrText xml:space="preserve"> PAGEREF _Toc237244989 \h </w:instrText>
            </w:r>
            <w:r>
              <w:rPr>
                <w:noProof/>
                <w:webHidden/>
              </w:rPr>
            </w:r>
            <w:r>
              <w:rPr>
                <w:noProof/>
                <w:webHidden/>
              </w:rPr>
              <w:fldChar w:fldCharType="separate"/>
            </w:r>
            <w:r w:rsidR="006221B8">
              <w:rPr>
                <w:noProof/>
                <w:webHidden/>
              </w:rPr>
              <w:t>301</w:t>
            </w:r>
            <w:r>
              <w:rPr>
                <w:noProof/>
                <w:webHidden/>
              </w:rPr>
              <w:fldChar w:fldCharType="end"/>
            </w:r>
          </w:hyperlink>
        </w:p>
        <w:p w14:paraId="3E48CB22" w14:textId="7842AD8A"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4990" w:history="1">
            <w:r w:rsidRPr="00140079">
              <w:rPr>
                <w:rStyle w:val="Hyperlink"/>
                <w:noProof/>
              </w:rPr>
              <w:t>7.1</w:t>
            </w:r>
            <w:r>
              <w:rPr>
                <w:rFonts w:asciiTheme="minorHAnsi" w:eastAsiaTheme="minorEastAsia" w:hAnsiTheme="minorHAnsi" w:cstheme="minorBidi"/>
                <w:noProof/>
                <w:color w:val="auto"/>
                <w:lang w:eastAsia="en-GB"/>
              </w:rPr>
              <w:tab/>
            </w:r>
            <w:r w:rsidRPr="00140079">
              <w:rPr>
                <w:rStyle w:val="Hyperlink"/>
                <w:noProof/>
              </w:rPr>
              <w:t>Plant Location</w:t>
            </w:r>
            <w:r>
              <w:rPr>
                <w:noProof/>
                <w:webHidden/>
              </w:rPr>
              <w:tab/>
            </w:r>
            <w:r>
              <w:rPr>
                <w:noProof/>
                <w:webHidden/>
              </w:rPr>
              <w:fldChar w:fldCharType="begin"/>
            </w:r>
            <w:r>
              <w:rPr>
                <w:noProof/>
                <w:webHidden/>
              </w:rPr>
              <w:instrText xml:space="preserve"> PAGEREF _Toc237244990 \h </w:instrText>
            </w:r>
            <w:r>
              <w:rPr>
                <w:noProof/>
                <w:webHidden/>
              </w:rPr>
            </w:r>
            <w:r>
              <w:rPr>
                <w:noProof/>
                <w:webHidden/>
              </w:rPr>
              <w:fldChar w:fldCharType="separate"/>
            </w:r>
            <w:r w:rsidR="006221B8">
              <w:rPr>
                <w:noProof/>
                <w:webHidden/>
              </w:rPr>
              <w:t>301</w:t>
            </w:r>
            <w:r>
              <w:rPr>
                <w:noProof/>
                <w:webHidden/>
              </w:rPr>
              <w:fldChar w:fldCharType="end"/>
            </w:r>
          </w:hyperlink>
        </w:p>
        <w:p w14:paraId="09A5B5FD" w14:textId="2D347779"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91" w:history="1">
            <w:r w:rsidRPr="00140079">
              <w:rPr>
                <w:rStyle w:val="Hyperlink"/>
                <w:noProof/>
              </w:rPr>
              <w:t>7.1.1</w:t>
            </w:r>
            <w:r>
              <w:rPr>
                <w:rFonts w:asciiTheme="minorHAnsi" w:eastAsiaTheme="minorEastAsia" w:hAnsiTheme="minorHAnsi" w:cstheme="minorBidi"/>
                <w:noProof/>
                <w:color w:val="auto"/>
                <w:lang w:eastAsia="en-GB"/>
              </w:rPr>
              <w:tab/>
            </w:r>
            <w:r w:rsidRPr="00140079">
              <w:rPr>
                <w:rStyle w:val="Hyperlink"/>
                <w:noProof/>
              </w:rPr>
              <w:t>Availability of Land</w:t>
            </w:r>
            <w:r>
              <w:rPr>
                <w:noProof/>
                <w:webHidden/>
              </w:rPr>
              <w:tab/>
            </w:r>
            <w:r>
              <w:rPr>
                <w:noProof/>
                <w:webHidden/>
              </w:rPr>
              <w:fldChar w:fldCharType="begin"/>
            </w:r>
            <w:r>
              <w:rPr>
                <w:noProof/>
                <w:webHidden/>
              </w:rPr>
              <w:instrText xml:space="preserve"> PAGEREF _Toc237244991 \h </w:instrText>
            </w:r>
            <w:r>
              <w:rPr>
                <w:noProof/>
                <w:webHidden/>
              </w:rPr>
            </w:r>
            <w:r>
              <w:rPr>
                <w:noProof/>
                <w:webHidden/>
              </w:rPr>
              <w:fldChar w:fldCharType="separate"/>
            </w:r>
            <w:r w:rsidR="006221B8">
              <w:rPr>
                <w:noProof/>
                <w:webHidden/>
              </w:rPr>
              <w:t>301</w:t>
            </w:r>
            <w:r>
              <w:rPr>
                <w:noProof/>
                <w:webHidden/>
              </w:rPr>
              <w:fldChar w:fldCharType="end"/>
            </w:r>
          </w:hyperlink>
        </w:p>
        <w:p w14:paraId="35436E32" w14:textId="108D2F5D"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92" w:history="1">
            <w:r w:rsidRPr="00140079">
              <w:rPr>
                <w:rStyle w:val="Hyperlink"/>
                <w:noProof/>
              </w:rPr>
              <w:t>7.1.2</w:t>
            </w:r>
            <w:r>
              <w:rPr>
                <w:rFonts w:asciiTheme="minorHAnsi" w:eastAsiaTheme="minorEastAsia" w:hAnsiTheme="minorHAnsi" w:cstheme="minorBidi"/>
                <w:noProof/>
                <w:color w:val="auto"/>
                <w:lang w:eastAsia="en-GB"/>
              </w:rPr>
              <w:tab/>
            </w:r>
            <w:r w:rsidRPr="00140079">
              <w:rPr>
                <w:rStyle w:val="Hyperlink"/>
                <w:noProof/>
              </w:rPr>
              <w:t>Raw Material Supply</w:t>
            </w:r>
            <w:r>
              <w:rPr>
                <w:noProof/>
                <w:webHidden/>
              </w:rPr>
              <w:tab/>
            </w:r>
            <w:r>
              <w:rPr>
                <w:noProof/>
                <w:webHidden/>
              </w:rPr>
              <w:fldChar w:fldCharType="begin"/>
            </w:r>
            <w:r>
              <w:rPr>
                <w:noProof/>
                <w:webHidden/>
              </w:rPr>
              <w:instrText xml:space="preserve"> PAGEREF _Toc237244992 \h </w:instrText>
            </w:r>
            <w:r>
              <w:rPr>
                <w:noProof/>
                <w:webHidden/>
              </w:rPr>
            </w:r>
            <w:r>
              <w:rPr>
                <w:noProof/>
                <w:webHidden/>
              </w:rPr>
              <w:fldChar w:fldCharType="separate"/>
            </w:r>
            <w:r w:rsidR="006221B8">
              <w:rPr>
                <w:noProof/>
                <w:webHidden/>
              </w:rPr>
              <w:t>302</w:t>
            </w:r>
            <w:r>
              <w:rPr>
                <w:noProof/>
                <w:webHidden/>
              </w:rPr>
              <w:fldChar w:fldCharType="end"/>
            </w:r>
          </w:hyperlink>
        </w:p>
        <w:p w14:paraId="76E75259" w14:textId="350CC84C"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93" w:history="1">
            <w:r w:rsidRPr="00140079">
              <w:rPr>
                <w:rStyle w:val="Hyperlink"/>
                <w:noProof/>
              </w:rPr>
              <w:t>7.1.3</w:t>
            </w:r>
            <w:r>
              <w:rPr>
                <w:rFonts w:asciiTheme="minorHAnsi" w:eastAsiaTheme="minorEastAsia" w:hAnsiTheme="minorHAnsi" w:cstheme="minorBidi"/>
                <w:noProof/>
                <w:color w:val="auto"/>
                <w:lang w:eastAsia="en-GB"/>
              </w:rPr>
              <w:tab/>
            </w:r>
            <w:r w:rsidRPr="00140079">
              <w:rPr>
                <w:rStyle w:val="Hyperlink"/>
                <w:noProof/>
              </w:rPr>
              <w:t>Nearness to Market</w:t>
            </w:r>
            <w:r>
              <w:rPr>
                <w:noProof/>
                <w:webHidden/>
              </w:rPr>
              <w:tab/>
            </w:r>
            <w:r>
              <w:rPr>
                <w:noProof/>
                <w:webHidden/>
              </w:rPr>
              <w:fldChar w:fldCharType="begin"/>
            </w:r>
            <w:r>
              <w:rPr>
                <w:noProof/>
                <w:webHidden/>
              </w:rPr>
              <w:instrText xml:space="preserve"> PAGEREF _Toc237244993 \h </w:instrText>
            </w:r>
            <w:r>
              <w:rPr>
                <w:noProof/>
                <w:webHidden/>
              </w:rPr>
            </w:r>
            <w:r>
              <w:rPr>
                <w:noProof/>
                <w:webHidden/>
              </w:rPr>
              <w:fldChar w:fldCharType="separate"/>
            </w:r>
            <w:r w:rsidR="006221B8">
              <w:rPr>
                <w:noProof/>
                <w:webHidden/>
              </w:rPr>
              <w:t>303</w:t>
            </w:r>
            <w:r>
              <w:rPr>
                <w:noProof/>
                <w:webHidden/>
              </w:rPr>
              <w:fldChar w:fldCharType="end"/>
            </w:r>
          </w:hyperlink>
        </w:p>
        <w:p w14:paraId="234F0689" w14:textId="567B0EB0"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94" w:history="1">
            <w:r w:rsidRPr="00140079">
              <w:rPr>
                <w:rStyle w:val="Hyperlink"/>
                <w:noProof/>
              </w:rPr>
              <w:t>7.1.4</w:t>
            </w:r>
            <w:r>
              <w:rPr>
                <w:rFonts w:asciiTheme="minorHAnsi" w:eastAsiaTheme="minorEastAsia" w:hAnsiTheme="minorHAnsi" w:cstheme="minorBidi"/>
                <w:noProof/>
                <w:color w:val="auto"/>
                <w:lang w:eastAsia="en-GB"/>
              </w:rPr>
              <w:tab/>
            </w:r>
            <w:r w:rsidRPr="00140079">
              <w:rPr>
                <w:rStyle w:val="Hyperlink"/>
                <w:noProof/>
              </w:rPr>
              <w:t>Availability of Labour</w:t>
            </w:r>
            <w:r>
              <w:rPr>
                <w:noProof/>
                <w:webHidden/>
              </w:rPr>
              <w:tab/>
            </w:r>
            <w:r>
              <w:rPr>
                <w:noProof/>
                <w:webHidden/>
              </w:rPr>
              <w:fldChar w:fldCharType="begin"/>
            </w:r>
            <w:r>
              <w:rPr>
                <w:noProof/>
                <w:webHidden/>
              </w:rPr>
              <w:instrText xml:space="preserve"> PAGEREF _Toc237244994 \h </w:instrText>
            </w:r>
            <w:r>
              <w:rPr>
                <w:noProof/>
                <w:webHidden/>
              </w:rPr>
            </w:r>
            <w:r>
              <w:rPr>
                <w:noProof/>
                <w:webHidden/>
              </w:rPr>
              <w:fldChar w:fldCharType="separate"/>
            </w:r>
            <w:r w:rsidR="006221B8">
              <w:rPr>
                <w:noProof/>
                <w:webHidden/>
              </w:rPr>
              <w:t>303</w:t>
            </w:r>
            <w:r>
              <w:rPr>
                <w:noProof/>
                <w:webHidden/>
              </w:rPr>
              <w:fldChar w:fldCharType="end"/>
            </w:r>
          </w:hyperlink>
        </w:p>
        <w:p w14:paraId="29BA8652" w14:textId="7D27B336"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95" w:history="1">
            <w:r w:rsidRPr="00140079">
              <w:rPr>
                <w:rStyle w:val="Hyperlink"/>
                <w:noProof/>
              </w:rPr>
              <w:t>7.1.5</w:t>
            </w:r>
            <w:r>
              <w:rPr>
                <w:rFonts w:asciiTheme="minorHAnsi" w:eastAsiaTheme="minorEastAsia" w:hAnsiTheme="minorHAnsi" w:cstheme="minorBidi"/>
                <w:noProof/>
                <w:color w:val="auto"/>
                <w:lang w:eastAsia="en-GB"/>
              </w:rPr>
              <w:tab/>
            </w:r>
            <w:r w:rsidRPr="00140079">
              <w:rPr>
                <w:rStyle w:val="Hyperlink"/>
                <w:noProof/>
              </w:rPr>
              <w:t>Availability of Utilities</w:t>
            </w:r>
            <w:r>
              <w:rPr>
                <w:noProof/>
                <w:webHidden/>
              </w:rPr>
              <w:tab/>
            </w:r>
            <w:r>
              <w:rPr>
                <w:noProof/>
                <w:webHidden/>
              </w:rPr>
              <w:fldChar w:fldCharType="begin"/>
            </w:r>
            <w:r>
              <w:rPr>
                <w:noProof/>
                <w:webHidden/>
              </w:rPr>
              <w:instrText xml:space="preserve"> PAGEREF _Toc237244995 \h </w:instrText>
            </w:r>
            <w:r>
              <w:rPr>
                <w:noProof/>
                <w:webHidden/>
              </w:rPr>
            </w:r>
            <w:r>
              <w:rPr>
                <w:noProof/>
                <w:webHidden/>
              </w:rPr>
              <w:fldChar w:fldCharType="separate"/>
            </w:r>
            <w:r w:rsidR="006221B8">
              <w:rPr>
                <w:noProof/>
                <w:webHidden/>
              </w:rPr>
              <w:t>304</w:t>
            </w:r>
            <w:r>
              <w:rPr>
                <w:noProof/>
                <w:webHidden/>
              </w:rPr>
              <w:fldChar w:fldCharType="end"/>
            </w:r>
          </w:hyperlink>
        </w:p>
        <w:p w14:paraId="73BFB561" w14:textId="32D75885"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96" w:history="1">
            <w:r w:rsidRPr="00140079">
              <w:rPr>
                <w:rStyle w:val="Hyperlink"/>
                <w:noProof/>
              </w:rPr>
              <w:t>7.1.6</w:t>
            </w:r>
            <w:r>
              <w:rPr>
                <w:rFonts w:asciiTheme="minorHAnsi" w:eastAsiaTheme="minorEastAsia" w:hAnsiTheme="minorHAnsi" w:cstheme="minorBidi"/>
                <w:noProof/>
                <w:color w:val="auto"/>
                <w:lang w:eastAsia="en-GB"/>
              </w:rPr>
              <w:tab/>
            </w:r>
            <w:r w:rsidRPr="00140079">
              <w:rPr>
                <w:rStyle w:val="Hyperlink"/>
                <w:noProof/>
              </w:rPr>
              <w:t>Waste Disposal</w:t>
            </w:r>
            <w:r>
              <w:rPr>
                <w:noProof/>
                <w:webHidden/>
              </w:rPr>
              <w:tab/>
            </w:r>
            <w:r>
              <w:rPr>
                <w:noProof/>
                <w:webHidden/>
              </w:rPr>
              <w:fldChar w:fldCharType="begin"/>
            </w:r>
            <w:r>
              <w:rPr>
                <w:noProof/>
                <w:webHidden/>
              </w:rPr>
              <w:instrText xml:space="preserve"> PAGEREF _Toc237244996 \h </w:instrText>
            </w:r>
            <w:r>
              <w:rPr>
                <w:noProof/>
                <w:webHidden/>
              </w:rPr>
            </w:r>
            <w:r>
              <w:rPr>
                <w:noProof/>
                <w:webHidden/>
              </w:rPr>
              <w:fldChar w:fldCharType="separate"/>
            </w:r>
            <w:r w:rsidR="006221B8">
              <w:rPr>
                <w:noProof/>
                <w:webHidden/>
              </w:rPr>
              <w:t>304</w:t>
            </w:r>
            <w:r>
              <w:rPr>
                <w:noProof/>
                <w:webHidden/>
              </w:rPr>
              <w:fldChar w:fldCharType="end"/>
            </w:r>
          </w:hyperlink>
        </w:p>
        <w:p w14:paraId="1C9E2FEB" w14:textId="5EE63C2C"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97" w:history="1">
            <w:r w:rsidRPr="00140079">
              <w:rPr>
                <w:rStyle w:val="Hyperlink"/>
                <w:noProof/>
              </w:rPr>
              <w:t>7.1.7</w:t>
            </w:r>
            <w:r>
              <w:rPr>
                <w:rFonts w:asciiTheme="minorHAnsi" w:eastAsiaTheme="minorEastAsia" w:hAnsiTheme="minorHAnsi" w:cstheme="minorBidi"/>
                <w:noProof/>
                <w:color w:val="auto"/>
                <w:lang w:eastAsia="en-GB"/>
              </w:rPr>
              <w:tab/>
            </w:r>
            <w:r w:rsidRPr="00140079">
              <w:rPr>
                <w:rStyle w:val="Hyperlink"/>
                <w:noProof/>
              </w:rPr>
              <w:t>Energy Availability</w:t>
            </w:r>
            <w:r>
              <w:rPr>
                <w:noProof/>
                <w:webHidden/>
              </w:rPr>
              <w:tab/>
            </w:r>
            <w:r>
              <w:rPr>
                <w:noProof/>
                <w:webHidden/>
              </w:rPr>
              <w:fldChar w:fldCharType="begin"/>
            </w:r>
            <w:r>
              <w:rPr>
                <w:noProof/>
                <w:webHidden/>
              </w:rPr>
              <w:instrText xml:space="preserve"> PAGEREF _Toc237244997 \h </w:instrText>
            </w:r>
            <w:r>
              <w:rPr>
                <w:noProof/>
                <w:webHidden/>
              </w:rPr>
            </w:r>
            <w:r>
              <w:rPr>
                <w:noProof/>
                <w:webHidden/>
              </w:rPr>
              <w:fldChar w:fldCharType="separate"/>
            </w:r>
            <w:r w:rsidR="006221B8">
              <w:rPr>
                <w:noProof/>
                <w:webHidden/>
              </w:rPr>
              <w:t>305</w:t>
            </w:r>
            <w:r>
              <w:rPr>
                <w:noProof/>
                <w:webHidden/>
              </w:rPr>
              <w:fldChar w:fldCharType="end"/>
            </w:r>
          </w:hyperlink>
        </w:p>
        <w:p w14:paraId="7BA11093" w14:textId="1804B772"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98" w:history="1">
            <w:r w:rsidRPr="00140079">
              <w:rPr>
                <w:rStyle w:val="Hyperlink"/>
                <w:noProof/>
              </w:rPr>
              <w:t>7.1.8</w:t>
            </w:r>
            <w:r>
              <w:rPr>
                <w:rFonts w:asciiTheme="minorHAnsi" w:eastAsiaTheme="minorEastAsia" w:hAnsiTheme="minorHAnsi" w:cstheme="minorBidi"/>
                <w:noProof/>
                <w:color w:val="auto"/>
                <w:lang w:eastAsia="en-GB"/>
              </w:rPr>
              <w:tab/>
            </w:r>
            <w:r w:rsidRPr="00140079">
              <w:rPr>
                <w:rStyle w:val="Hyperlink"/>
                <w:noProof/>
              </w:rPr>
              <w:t>Transportation and Access</w:t>
            </w:r>
            <w:r>
              <w:rPr>
                <w:noProof/>
                <w:webHidden/>
              </w:rPr>
              <w:tab/>
            </w:r>
            <w:r>
              <w:rPr>
                <w:noProof/>
                <w:webHidden/>
              </w:rPr>
              <w:fldChar w:fldCharType="begin"/>
            </w:r>
            <w:r>
              <w:rPr>
                <w:noProof/>
                <w:webHidden/>
              </w:rPr>
              <w:instrText xml:space="preserve"> PAGEREF _Toc237244998 \h </w:instrText>
            </w:r>
            <w:r>
              <w:rPr>
                <w:noProof/>
                <w:webHidden/>
              </w:rPr>
            </w:r>
            <w:r>
              <w:rPr>
                <w:noProof/>
                <w:webHidden/>
              </w:rPr>
              <w:fldChar w:fldCharType="separate"/>
            </w:r>
            <w:r w:rsidR="006221B8">
              <w:rPr>
                <w:noProof/>
                <w:webHidden/>
              </w:rPr>
              <w:t>306</w:t>
            </w:r>
            <w:r>
              <w:rPr>
                <w:noProof/>
                <w:webHidden/>
              </w:rPr>
              <w:fldChar w:fldCharType="end"/>
            </w:r>
          </w:hyperlink>
        </w:p>
        <w:p w14:paraId="6D05DF2C" w14:textId="3F995DD9"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4999" w:history="1">
            <w:r w:rsidRPr="00140079">
              <w:rPr>
                <w:rStyle w:val="Hyperlink"/>
                <w:noProof/>
              </w:rPr>
              <w:t>7.1.9</w:t>
            </w:r>
            <w:r>
              <w:rPr>
                <w:rFonts w:asciiTheme="minorHAnsi" w:eastAsiaTheme="minorEastAsia" w:hAnsiTheme="minorHAnsi" w:cstheme="minorBidi"/>
                <w:noProof/>
                <w:color w:val="auto"/>
                <w:lang w:eastAsia="en-GB"/>
              </w:rPr>
              <w:tab/>
            </w:r>
            <w:r w:rsidRPr="00140079">
              <w:rPr>
                <w:rStyle w:val="Hyperlink"/>
                <w:noProof/>
              </w:rPr>
              <w:t>Climate</w:t>
            </w:r>
            <w:r>
              <w:rPr>
                <w:noProof/>
                <w:webHidden/>
              </w:rPr>
              <w:tab/>
            </w:r>
            <w:r>
              <w:rPr>
                <w:noProof/>
                <w:webHidden/>
              </w:rPr>
              <w:fldChar w:fldCharType="begin"/>
            </w:r>
            <w:r>
              <w:rPr>
                <w:noProof/>
                <w:webHidden/>
              </w:rPr>
              <w:instrText xml:space="preserve"> PAGEREF _Toc237244999 \h </w:instrText>
            </w:r>
            <w:r>
              <w:rPr>
                <w:noProof/>
                <w:webHidden/>
              </w:rPr>
            </w:r>
            <w:r>
              <w:rPr>
                <w:noProof/>
                <w:webHidden/>
              </w:rPr>
              <w:fldChar w:fldCharType="separate"/>
            </w:r>
            <w:r w:rsidR="006221B8">
              <w:rPr>
                <w:noProof/>
                <w:webHidden/>
              </w:rPr>
              <w:t>308</w:t>
            </w:r>
            <w:r>
              <w:rPr>
                <w:noProof/>
                <w:webHidden/>
              </w:rPr>
              <w:fldChar w:fldCharType="end"/>
            </w:r>
          </w:hyperlink>
        </w:p>
        <w:p w14:paraId="154F79EC" w14:textId="40419ED5"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00" w:history="1">
            <w:r w:rsidRPr="00140079">
              <w:rPr>
                <w:rStyle w:val="Hyperlink"/>
                <w:noProof/>
              </w:rPr>
              <w:t>7.2</w:t>
            </w:r>
            <w:r>
              <w:rPr>
                <w:rFonts w:asciiTheme="minorHAnsi" w:eastAsiaTheme="minorEastAsia" w:hAnsiTheme="minorHAnsi" w:cstheme="minorBidi"/>
                <w:noProof/>
                <w:color w:val="auto"/>
                <w:lang w:eastAsia="en-GB"/>
              </w:rPr>
              <w:tab/>
            </w:r>
            <w:r w:rsidRPr="00140079">
              <w:rPr>
                <w:rStyle w:val="Hyperlink"/>
                <w:noProof/>
              </w:rPr>
              <w:t>Choice of Location</w:t>
            </w:r>
            <w:r>
              <w:rPr>
                <w:noProof/>
                <w:webHidden/>
              </w:rPr>
              <w:tab/>
            </w:r>
            <w:r>
              <w:rPr>
                <w:noProof/>
                <w:webHidden/>
              </w:rPr>
              <w:fldChar w:fldCharType="begin"/>
            </w:r>
            <w:r>
              <w:rPr>
                <w:noProof/>
                <w:webHidden/>
              </w:rPr>
              <w:instrText xml:space="preserve"> PAGEREF _Toc237245000 \h </w:instrText>
            </w:r>
            <w:r>
              <w:rPr>
                <w:noProof/>
                <w:webHidden/>
              </w:rPr>
            </w:r>
            <w:r>
              <w:rPr>
                <w:noProof/>
                <w:webHidden/>
              </w:rPr>
              <w:fldChar w:fldCharType="separate"/>
            </w:r>
            <w:r w:rsidR="006221B8">
              <w:rPr>
                <w:noProof/>
                <w:webHidden/>
              </w:rPr>
              <w:t>308</w:t>
            </w:r>
            <w:r>
              <w:rPr>
                <w:noProof/>
                <w:webHidden/>
              </w:rPr>
              <w:fldChar w:fldCharType="end"/>
            </w:r>
          </w:hyperlink>
        </w:p>
        <w:p w14:paraId="25050B9B" w14:textId="669F5691"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01" w:history="1">
            <w:r w:rsidRPr="00140079">
              <w:rPr>
                <w:rStyle w:val="Hyperlink"/>
                <w:noProof/>
              </w:rPr>
              <w:t>7.3</w:t>
            </w:r>
            <w:r>
              <w:rPr>
                <w:rFonts w:asciiTheme="minorHAnsi" w:eastAsiaTheme="minorEastAsia" w:hAnsiTheme="minorHAnsi" w:cstheme="minorBidi"/>
                <w:noProof/>
                <w:color w:val="auto"/>
                <w:lang w:eastAsia="en-GB"/>
              </w:rPr>
              <w:tab/>
            </w:r>
            <w:r w:rsidRPr="00140079">
              <w:rPr>
                <w:rStyle w:val="Hyperlink"/>
                <w:noProof/>
              </w:rPr>
              <w:t>Plant Layout</w:t>
            </w:r>
            <w:r>
              <w:rPr>
                <w:noProof/>
                <w:webHidden/>
              </w:rPr>
              <w:tab/>
            </w:r>
            <w:r>
              <w:rPr>
                <w:noProof/>
                <w:webHidden/>
              </w:rPr>
              <w:fldChar w:fldCharType="begin"/>
            </w:r>
            <w:r>
              <w:rPr>
                <w:noProof/>
                <w:webHidden/>
              </w:rPr>
              <w:instrText xml:space="preserve"> PAGEREF _Toc237245001 \h </w:instrText>
            </w:r>
            <w:r>
              <w:rPr>
                <w:noProof/>
                <w:webHidden/>
              </w:rPr>
            </w:r>
            <w:r>
              <w:rPr>
                <w:noProof/>
                <w:webHidden/>
              </w:rPr>
              <w:fldChar w:fldCharType="separate"/>
            </w:r>
            <w:r w:rsidR="006221B8">
              <w:rPr>
                <w:noProof/>
                <w:webHidden/>
              </w:rPr>
              <w:t>309</w:t>
            </w:r>
            <w:r>
              <w:rPr>
                <w:noProof/>
                <w:webHidden/>
              </w:rPr>
              <w:fldChar w:fldCharType="end"/>
            </w:r>
          </w:hyperlink>
        </w:p>
        <w:p w14:paraId="4D9B0DFA" w14:textId="79D91142"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02" w:history="1">
            <w:r w:rsidRPr="00140079">
              <w:rPr>
                <w:rStyle w:val="Hyperlink"/>
                <w:noProof/>
              </w:rPr>
              <w:t>7.3.1</w:t>
            </w:r>
            <w:r>
              <w:rPr>
                <w:rFonts w:asciiTheme="minorHAnsi" w:eastAsiaTheme="minorEastAsia" w:hAnsiTheme="minorHAnsi" w:cstheme="minorBidi"/>
                <w:noProof/>
                <w:color w:val="auto"/>
                <w:lang w:eastAsia="en-GB"/>
              </w:rPr>
              <w:tab/>
            </w:r>
            <w:r w:rsidRPr="00140079">
              <w:rPr>
                <w:rStyle w:val="Hyperlink"/>
                <w:noProof/>
              </w:rPr>
              <w:t>Factors Considered in the Plant Layout</w:t>
            </w:r>
            <w:r>
              <w:rPr>
                <w:noProof/>
                <w:webHidden/>
              </w:rPr>
              <w:tab/>
            </w:r>
            <w:r>
              <w:rPr>
                <w:noProof/>
                <w:webHidden/>
              </w:rPr>
              <w:fldChar w:fldCharType="begin"/>
            </w:r>
            <w:r>
              <w:rPr>
                <w:noProof/>
                <w:webHidden/>
              </w:rPr>
              <w:instrText xml:space="preserve"> PAGEREF _Toc237245002 \h </w:instrText>
            </w:r>
            <w:r>
              <w:rPr>
                <w:noProof/>
                <w:webHidden/>
              </w:rPr>
            </w:r>
            <w:r>
              <w:rPr>
                <w:noProof/>
                <w:webHidden/>
              </w:rPr>
              <w:fldChar w:fldCharType="separate"/>
            </w:r>
            <w:r w:rsidR="006221B8">
              <w:rPr>
                <w:noProof/>
                <w:webHidden/>
              </w:rPr>
              <w:t>310</w:t>
            </w:r>
            <w:r>
              <w:rPr>
                <w:noProof/>
                <w:webHidden/>
              </w:rPr>
              <w:fldChar w:fldCharType="end"/>
            </w:r>
          </w:hyperlink>
        </w:p>
        <w:p w14:paraId="50741366" w14:textId="72B0F50B" w:rsidR="00087C73" w:rsidRDefault="00087C73">
          <w:pPr>
            <w:pStyle w:val="TOC1"/>
            <w:tabs>
              <w:tab w:val="left" w:pos="480"/>
              <w:tab w:val="right" w:leader="dot" w:pos="9016"/>
            </w:tabs>
            <w:rPr>
              <w:rFonts w:asciiTheme="minorHAnsi" w:eastAsiaTheme="minorEastAsia" w:hAnsiTheme="minorHAnsi" w:cstheme="minorBidi"/>
              <w:noProof/>
              <w:color w:val="auto"/>
              <w:lang w:eastAsia="en-GB"/>
            </w:rPr>
          </w:pPr>
          <w:hyperlink w:anchor="_Toc237245003" w:history="1">
            <w:r w:rsidRPr="00140079">
              <w:rPr>
                <w:rStyle w:val="Hyperlink"/>
                <w:noProof/>
              </w:rPr>
              <w:t>8</w:t>
            </w:r>
            <w:r>
              <w:rPr>
                <w:rFonts w:asciiTheme="minorHAnsi" w:eastAsiaTheme="minorEastAsia" w:hAnsiTheme="minorHAnsi" w:cstheme="minorBidi"/>
                <w:noProof/>
                <w:color w:val="auto"/>
                <w:lang w:eastAsia="en-GB"/>
              </w:rPr>
              <w:tab/>
            </w:r>
            <w:r w:rsidRPr="00140079">
              <w:rPr>
                <w:rStyle w:val="Hyperlink"/>
                <w:noProof/>
              </w:rPr>
              <w:t>PROCESS CONTROL AND INSTRUMENTATION</w:t>
            </w:r>
            <w:r>
              <w:rPr>
                <w:noProof/>
                <w:webHidden/>
              </w:rPr>
              <w:tab/>
            </w:r>
            <w:r>
              <w:rPr>
                <w:noProof/>
                <w:webHidden/>
              </w:rPr>
              <w:fldChar w:fldCharType="begin"/>
            </w:r>
            <w:r>
              <w:rPr>
                <w:noProof/>
                <w:webHidden/>
              </w:rPr>
              <w:instrText xml:space="preserve"> PAGEREF _Toc237245003 \h </w:instrText>
            </w:r>
            <w:r>
              <w:rPr>
                <w:noProof/>
                <w:webHidden/>
              </w:rPr>
            </w:r>
            <w:r>
              <w:rPr>
                <w:noProof/>
                <w:webHidden/>
              </w:rPr>
              <w:fldChar w:fldCharType="separate"/>
            </w:r>
            <w:r w:rsidR="006221B8">
              <w:rPr>
                <w:noProof/>
                <w:webHidden/>
              </w:rPr>
              <w:t>313</w:t>
            </w:r>
            <w:r>
              <w:rPr>
                <w:noProof/>
                <w:webHidden/>
              </w:rPr>
              <w:fldChar w:fldCharType="end"/>
            </w:r>
          </w:hyperlink>
        </w:p>
        <w:p w14:paraId="10191942" w14:textId="17974FF7"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04" w:history="1">
            <w:r w:rsidRPr="00140079">
              <w:rPr>
                <w:rStyle w:val="Hyperlink"/>
                <w:noProof/>
              </w:rPr>
              <w:t>8.1</w:t>
            </w:r>
            <w:r>
              <w:rPr>
                <w:rFonts w:asciiTheme="minorHAnsi" w:eastAsiaTheme="minorEastAsia" w:hAnsiTheme="minorHAnsi" w:cstheme="minorBidi"/>
                <w:noProof/>
                <w:color w:val="auto"/>
                <w:lang w:eastAsia="en-GB"/>
              </w:rPr>
              <w:tab/>
            </w:r>
            <w:r w:rsidRPr="00140079">
              <w:rPr>
                <w:rStyle w:val="Hyperlink"/>
                <w:noProof/>
              </w:rPr>
              <w:t>Introduction</w:t>
            </w:r>
            <w:r>
              <w:rPr>
                <w:noProof/>
                <w:webHidden/>
              </w:rPr>
              <w:tab/>
            </w:r>
            <w:r>
              <w:rPr>
                <w:noProof/>
                <w:webHidden/>
              </w:rPr>
              <w:fldChar w:fldCharType="begin"/>
            </w:r>
            <w:r>
              <w:rPr>
                <w:noProof/>
                <w:webHidden/>
              </w:rPr>
              <w:instrText xml:space="preserve"> PAGEREF _Toc237245004 \h </w:instrText>
            </w:r>
            <w:r>
              <w:rPr>
                <w:noProof/>
                <w:webHidden/>
              </w:rPr>
            </w:r>
            <w:r>
              <w:rPr>
                <w:noProof/>
                <w:webHidden/>
              </w:rPr>
              <w:fldChar w:fldCharType="separate"/>
            </w:r>
            <w:r w:rsidR="006221B8">
              <w:rPr>
                <w:noProof/>
                <w:webHidden/>
              </w:rPr>
              <w:t>313</w:t>
            </w:r>
            <w:r>
              <w:rPr>
                <w:noProof/>
                <w:webHidden/>
              </w:rPr>
              <w:fldChar w:fldCharType="end"/>
            </w:r>
          </w:hyperlink>
        </w:p>
        <w:p w14:paraId="2DEAAD5A" w14:textId="0C3FC478"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05" w:history="1">
            <w:r w:rsidRPr="00140079">
              <w:rPr>
                <w:rStyle w:val="Hyperlink"/>
                <w:noProof/>
              </w:rPr>
              <w:t>8.2</w:t>
            </w:r>
            <w:r>
              <w:rPr>
                <w:rFonts w:asciiTheme="minorHAnsi" w:eastAsiaTheme="minorEastAsia" w:hAnsiTheme="minorHAnsi" w:cstheme="minorBidi"/>
                <w:noProof/>
                <w:color w:val="auto"/>
                <w:lang w:eastAsia="en-GB"/>
              </w:rPr>
              <w:tab/>
            </w:r>
            <w:r w:rsidRPr="00140079">
              <w:rPr>
                <w:rStyle w:val="Hyperlink"/>
                <w:noProof/>
              </w:rPr>
              <w:t>Process Control Philosophy</w:t>
            </w:r>
            <w:r>
              <w:rPr>
                <w:noProof/>
                <w:webHidden/>
              </w:rPr>
              <w:tab/>
            </w:r>
            <w:r>
              <w:rPr>
                <w:noProof/>
                <w:webHidden/>
              </w:rPr>
              <w:fldChar w:fldCharType="begin"/>
            </w:r>
            <w:r>
              <w:rPr>
                <w:noProof/>
                <w:webHidden/>
              </w:rPr>
              <w:instrText xml:space="preserve"> PAGEREF _Toc237245005 \h </w:instrText>
            </w:r>
            <w:r>
              <w:rPr>
                <w:noProof/>
                <w:webHidden/>
              </w:rPr>
            </w:r>
            <w:r>
              <w:rPr>
                <w:noProof/>
                <w:webHidden/>
              </w:rPr>
              <w:fldChar w:fldCharType="separate"/>
            </w:r>
            <w:r w:rsidR="006221B8">
              <w:rPr>
                <w:noProof/>
                <w:webHidden/>
              </w:rPr>
              <w:t>313</w:t>
            </w:r>
            <w:r>
              <w:rPr>
                <w:noProof/>
                <w:webHidden/>
              </w:rPr>
              <w:fldChar w:fldCharType="end"/>
            </w:r>
          </w:hyperlink>
        </w:p>
        <w:p w14:paraId="1F092E43" w14:textId="71195987"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06" w:history="1">
            <w:r w:rsidRPr="00140079">
              <w:rPr>
                <w:rStyle w:val="Hyperlink"/>
                <w:noProof/>
              </w:rPr>
              <w:t>8.3</w:t>
            </w:r>
            <w:r>
              <w:rPr>
                <w:rFonts w:asciiTheme="minorHAnsi" w:eastAsiaTheme="minorEastAsia" w:hAnsiTheme="minorHAnsi" w:cstheme="minorBidi"/>
                <w:noProof/>
                <w:color w:val="auto"/>
                <w:lang w:eastAsia="en-GB"/>
              </w:rPr>
              <w:tab/>
            </w:r>
            <w:r w:rsidRPr="00140079">
              <w:rPr>
                <w:rStyle w:val="Hyperlink"/>
                <w:noProof/>
              </w:rPr>
              <w:t>Control Strategy for the Acid Leaching Reactor Train (R-601)</w:t>
            </w:r>
            <w:r>
              <w:rPr>
                <w:noProof/>
                <w:webHidden/>
              </w:rPr>
              <w:tab/>
            </w:r>
            <w:r>
              <w:rPr>
                <w:noProof/>
                <w:webHidden/>
              </w:rPr>
              <w:fldChar w:fldCharType="begin"/>
            </w:r>
            <w:r>
              <w:rPr>
                <w:noProof/>
                <w:webHidden/>
              </w:rPr>
              <w:instrText xml:space="preserve"> PAGEREF _Toc237245006 \h </w:instrText>
            </w:r>
            <w:r>
              <w:rPr>
                <w:noProof/>
                <w:webHidden/>
              </w:rPr>
            </w:r>
            <w:r>
              <w:rPr>
                <w:noProof/>
                <w:webHidden/>
              </w:rPr>
              <w:fldChar w:fldCharType="separate"/>
            </w:r>
            <w:r w:rsidR="006221B8">
              <w:rPr>
                <w:noProof/>
                <w:webHidden/>
              </w:rPr>
              <w:t>316</w:t>
            </w:r>
            <w:r>
              <w:rPr>
                <w:noProof/>
                <w:webHidden/>
              </w:rPr>
              <w:fldChar w:fldCharType="end"/>
            </w:r>
          </w:hyperlink>
        </w:p>
        <w:p w14:paraId="3E408EA4" w14:textId="4D2DCDBD"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07" w:history="1">
            <w:r w:rsidRPr="00140079">
              <w:rPr>
                <w:rStyle w:val="Hyperlink"/>
                <w:noProof/>
              </w:rPr>
              <w:t>8.3.1</w:t>
            </w:r>
            <w:r>
              <w:rPr>
                <w:rFonts w:asciiTheme="minorHAnsi" w:eastAsiaTheme="minorEastAsia" w:hAnsiTheme="minorHAnsi" w:cstheme="minorBidi"/>
                <w:noProof/>
                <w:color w:val="auto"/>
                <w:lang w:eastAsia="en-GB"/>
              </w:rPr>
              <w:tab/>
            </w:r>
            <w:r w:rsidRPr="00140079">
              <w:rPr>
                <w:rStyle w:val="Hyperlink"/>
                <w:noProof/>
              </w:rPr>
              <w:t>Reactor Temperature Control</w:t>
            </w:r>
            <w:r>
              <w:rPr>
                <w:noProof/>
                <w:webHidden/>
              </w:rPr>
              <w:tab/>
            </w:r>
            <w:r>
              <w:rPr>
                <w:noProof/>
                <w:webHidden/>
              </w:rPr>
              <w:fldChar w:fldCharType="begin"/>
            </w:r>
            <w:r>
              <w:rPr>
                <w:noProof/>
                <w:webHidden/>
              </w:rPr>
              <w:instrText xml:space="preserve"> PAGEREF _Toc237245007 \h </w:instrText>
            </w:r>
            <w:r>
              <w:rPr>
                <w:noProof/>
                <w:webHidden/>
              </w:rPr>
            </w:r>
            <w:r>
              <w:rPr>
                <w:noProof/>
                <w:webHidden/>
              </w:rPr>
              <w:fldChar w:fldCharType="separate"/>
            </w:r>
            <w:r w:rsidR="006221B8">
              <w:rPr>
                <w:noProof/>
                <w:webHidden/>
              </w:rPr>
              <w:t>317</w:t>
            </w:r>
            <w:r>
              <w:rPr>
                <w:noProof/>
                <w:webHidden/>
              </w:rPr>
              <w:fldChar w:fldCharType="end"/>
            </w:r>
          </w:hyperlink>
        </w:p>
        <w:p w14:paraId="4DACFC4C" w14:textId="70CC7E1A"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08" w:history="1">
            <w:r w:rsidRPr="00140079">
              <w:rPr>
                <w:rStyle w:val="Hyperlink"/>
                <w:noProof/>
              </w:rPr>
              <w:t>8.3.2</w:t>
            </w:r>
            <w:r>
              <w:rPr>
                <w:rFonts w:asciiTheme="minorHAnsi" w:eastAsiaTheme="minorEastAsia" w:hAnsiTheme="minorHAnsi" w:cstheme="minorBidi"/>
                <w:noProof/>
                <w:color w:val="auto"/>
                <w:lang w:eastAsia="en-GB"/>
              </w:rPr>
              <w:tab/>
            </w:r>
            <w:r w:rsidRPr="00140079">
              <w:rPr>
                <w:rStyle w:val="Hyperlink"/>
                <w:noProof/>
              </w:rPr>
              <w:t>Acid-to-Bauxite Ratio Control</w:t>
            </w:r>
            <w:r>
              <w:rPr>
                <w:noProof/>
                <w:webHidden/>
              </w:rPr>
              <w:tab/>
            </w:r>
            <w:r>
              <w:rPr>
                <w:noProof/>
                <w:webHidden/>
              </w:rPr>
              <w:fldChar w:fldCharType="begin"/>
            </w:r>
            <w:r>
              <w:rPr>
                <w:noProof/>
                <w:webHidden/>
              </w:rPr>
              <w:instrText xml:space="preserve"> PAGEREF _Toc237245008 \h </w:instrText>
            </w:r>
            <w:r>
              <w:rPr>
                <w:noProof/>
                <w:webHidden/>
              </w:rPr>
            </w:r>
            <w:r>
              <w:rPr>
                <w:noProof/>
                <w:webHidden/>
              </w:rPr>
              <w:fldChar w:fldCharType="separate"/>
            </w:r>
            <w:r w:rsidR="006221B8">
              <w:rPr>
                <w:noProof/>
                <w:webHidden/>
              </w:rPr>
              <w:t>318</w:t>
            </w:r>
            <w:r>
              <w:rPr>
                <w:noProof/>
                <w:webHidden/>
              </w:rPr>
              <w:fldChar w:fldCharType="end"/>
            </w:r>
          </w:hyperlink>
        </w:p>
        <w:p w14:paraId="0057DDD5" w14:textId="7C54E2A3"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09" w:history="1">
            <w:r w:rsidRPr="00140079">
              <w:rPr>
                <w:rStyle w:val="Hyperlink"/>
                <w:noProof/>
              </w:rPr>
              <w:t>8.3.3</w:t>
            </w:r>
            <w:r>
              <w:rPr>
                <w:rFonts w:asciiTheme="minorHAnsi" w:eastAsiaTheme="minorEastAsia" w:hAnsiTheme="minorHAnsi" w:cstheme="minorBidi"/>
                <w:noProof/>
                <w:color w:val="auto"/>
                <w:lang w:eastAsia="en-GB"/>
              </w:rPr>
              <w:tab/>
            </w:r>
            <w:r w:rsidRPr="00140079">
              <w:rPr>
                <w:rStyle w:val="Hyperlink"/>
                <w:noProof/>
              </w:rPr>
              <w:t>Reactor Level Control</w:t>
            </w:r>
            <w:r>
              <w:rPr>
                <w:noProof/>
                <w:webHidden/>
              </w:rPr>
              <w:tab/>
            </w:r>
            <w:r>
              <w:rPr>
                <w:noProof/>
                <w:webHidden/>
              </w:rPr>
              <w:fldChar w:fldCharType="begin"/>
            </w:r>
            <w:r>
              <w:rPr>
                <w:noProof/>
                <w:webHidden/>
              </w:rPr>
              <w:instrText xml:space="preserve"> PAGEREF _Toc237245009 \h </w:instrText>
            </w:r>
            <w:r>
              <w:rPr>
                <w:noProof/>
                <w:webHidden/>
              </w:rPr>
            </w:r>
            <w:r>
              <w:rPr>
                <w:noProof/>
                <w:webHidden/>
              </w:rPr>
              <w:fldChar w:fldCharType="separate"/>
            </w:r>
            <w:r w:rsidR="006221B8">
              <w:rPr>
                <w:noProof/>
                <w:webHidden/>
              </w:rPr>
              <w:t>318</w:t>
            </w:r>
            <w:r>
              <w:rPr>
                <w:noProof/>
                <w:webHidden/>
              </w:rPr>
              <w:fldChar w:fldCharType="end"/>
            </w:r>
          </w:hyperlink>
        </w:p>
        <w:p w14:paraId="45E5EF46" w14:textId="6C20F41A"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10" w:history="1">
            <w:r w:rsidRPr="00140079">
              <w:rPr>
                <w:rStyle w:val="Hyperlink"/>
                <w:noProof/>
              </w:rPr>
              <w:t>8.3.4</w:t>
            </w:r>
            <w:r>
              <w:rPr>
                <w:rFonts w:asciiTheme="minorHAnsi" w:eastAsiaTheme="minorEastAsia" w:hAnsiTheme="minorHAnsi" w:cstheme="minorBidi"/>
                <w:noProof/>
                <w:color w:val="auto"/>
                <w:lang w:eastAsia="en-GB"/>
              </w:rPr>
              <w:tab/>
            </w:r>
            <w:r w:rsidRPr="00140079">
              <w:rPr>
                <w:rStyle w:val="Hyperlink"/>
                <w:noProof/>
              </w:rPr>
              <w:t>Reactor Pressure Control</w:t>
            </w:r>
            <w:r>
              <w:rPr>
                <w:noProof/>
                <w:webHidden/>
              </w:rPr>
              <w:tab/>
            </w:r>
            <w:r>
              <w:rPr>
                <w:noProof/>
                <w:webHidden/>
              </w:rPr>
              <w:fldChar w:fldCharType="begin"/>
            </w:r>
            <w:r>
              <w:rPr>
                <w:noProof/>
                <w:webHidden/>
              </w:rPr>
              <w:instrText xml:space="preserve"> PAGEREF _Toc237245010 \h </w:instrText>
            </w:r>
            <w:r>
              <w:rPr>
                <w:noProof/>
                <w:webHidden/>
              </w:rPr>
            </w:r>
            <w:r>
              <w:rPr>
                <w:noProof/>
                <w:webHidden/>
              </w:rPr>
              <w:fldChar w:fldCharType="separate"/>
            </w:r>
            <w:r w:rsidR="006221B8">
              <w:rPr>
                <w:noProof/>
                <w:webHidden/>
              </w:rPr>
              <w:t>318</w:t>
            </w:r>
            <w:r>
              <w:rPr>
                <w:noProof/>
                <w:webHidden/>
              </w:rPr>
              <w:fldChar w:fldCharType="end"/>
            </w:r>
          </w:hyperlink>
        </w:p>
        <w:p w14:paraId="2119216E" w14:textId="33B2CC06"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11" w:history="1">
            <w:r w:rsidRPr="00140079">
              <w:rPr>
                <w:rStyle w:val="Hyperlink"/>
                <w:noProof/>
              </w:rPr>
              <w:t>8.3.5</w:t>
            </w:r>
            <w:r>
              <w:rPr>
                <w:rFonts w:asciiTheme="minorHAnsi" w:eastAsiaTheme="minorEastAsia" w:hAnsiTheme="minorHAnsi" w:cstheme="minorBidi"/>
                <w:noProof/>
                <w:color w:val="auto"/>
                <w:lang w:eastAsia="en-GB"/>
              </w:rPr>
              <w:tab/>
            </w:r>
            <w:r w:rsidRPr="00140079">
              <w:rPr>
                <w:rStyle w:val="Hyperlink"/>
                <w:noProof/>
              </w:rPr>
              <w:t>Agitation Monitoring</w:t>
            </w:r>
            <w:r>
              <w:rPr>
                <w:noProof/>
                <w:webHidden/>
              </w:rPr>
              <w:tab/>
            </w:r>
            <w:r>
              <w:rPr>
                <w:noProof/>
                <w:webHidden/>
              </w:rPr>
              <w:fldChar w:fldCharType="begin"/>
            </w:r>
            <w:r>
              <w:rPr>
                <w:noProof/>
                <w:webHidden/>
              </w:rPr>
              <w:instrText xml:space="preserve"> PAGEREF _Toc237245011 \h </w:instrText>
            </w:r>
            <w:r>
              <w:rPr>
                <w:noProof/>
                <w:webHidden/>
              </w:rPr>
            </w:r>
            <w:r>
              <w:rPr>
                <w:noProof/>
                <w:webHidden/>
              </w:rPr>
              <w:fldChar w:fldCharType="separate"/>
            </w:r>
            <w:r w:rsidR="006221B8">
              <w:rPr>
                <w:noProof/>
                <w:webHidden/>
              </w:rPr>
              <w:t>319</w:t>
            </w:r>
            <w:r>
              <w:rPr>
                <w:noProof/>
                <w:webHidden/>
              </w:rPr>
              <w:fldChar w:fldCharType="end"/>
            </w:r>
          </w:hyperlink>
        </w:p>
        <w:p w14:paraId="5C244862" w14:textId="41714CB1"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12" w:history="1">
            <w:r w:rsidRPr="00140079">
              <w:rPr>
                <w:rStyle w:val="Hyperlink"/>
                <w:noProof/>
              </w:rPr>
              <w:t>8.4</w:t>
            </w:r>
            <w:r>
              <w:rPr>
                <w:rFonts w:asciiTheme="minorHAnsi" w:eastAsiaTheme="minorEastAsia" w:hAnsiTheme="minorHAnsi" w:cstheme="minorBidi"/>
                <w:noProof/>
                <w:color w:val="auto"/>
                <w:lang w:eastAsia="en-GB"/>
              </w:rPr>
              <w:tab/>
            </w:r>
            <w:r w:rsidRPr="00140079">
              <w:rPr>
                <w:rStyle w:val="Hyperlink"/>
                <w:noProof/>
              </w:rPr>
              <w:t>Summary of Process Control Strategies for Major Process Units</w:t>
            </w:r>
            <w:r>
              <w:rPr>
                <w:noProof/>
                <w:webHidden/>
              </w:rPr>
              <w:tab/>
            </w:r>
            <w:r>
              <w:rPr>
                <w:noProof/>
                <w:webHidden/>
              </w:rPr>
              <w:fldChar w:fldCharType="begin"/>
            </w:r>
            <w:r>
              <w:rPr>
                <w:noProof/>
                <w:webHidden/>
              </w:rPr>
              <w:instrText xml:space="preserve"> PAGEREF _Toc237245012 \h </w:instrText>
            </w:r>
            <w:r>
              <w:rPr>
                <w:noProof/>
                <w:webHidden/>
              </w:rPr>
            </w:r>
            <w:r>
              <w:rPr>
                <w:noProof/>
                <w:webHidden/>
              </w:rPr>
              <w:fldChar w:fldCharType="separate"/>
            </w:r>
            <w:r w:rsidR="006221B8">
              <w:rPr>
                <w:noProof/>
                <w:webHidden/>
              </w:rPr>
              <w:t>320</w:t>
            </w:r>
            <w:r>
              <w:rPr>
                <w:noProof/>
                <w:webHidden/>
              </w:rPr>
              <w:fldChar w:fldCharType="end"/>
            </w:r>
          </w:hyperlink>
        </w:p>
        <w:p w14:paraId="76F9C61E" w14:textId="0CD5F590" w:rsidR="00087C73" w:rsidRDefault="00087C73">
          <w:pPr>
            <w:pStyle w:val="TOC1"/>
            <w:tabs>
              <w:tab w:val="left" w:pos="480"/>
              <w:tab w:val="right" w:leader="dot" w:pos="9016"/>
            </w:tabs>
            <w:rPr>
              <w:rFonts w:asciiTheme="minorHAnsi" w:eastAsiaTheme="minorEastAsia" w:hAnsiTheme="minorHAnsi" w:cstheme="minorBidi"/>
              <w:noProof/>
              <w:color w:val="auto"/>
              <w:lang w:eastAsia="en-GB"/>
            </w:rPr>
          </w:pPr>
          <w:hyperlink w:anchor="_Toc237245013" w:history="1">
            <w:r w:rsidRPr="00140079">
              <w:rPr>
                <w:rStyle w:val="Hyperlink"/>
                <w:noProof/>
              </w:rPr>
              <w:t>9</w:t>
            </w:r>
            <w:r>
              <w:rPr>
                <w:rFonts w:asciiTheme="minorHAnsi" w:eastAsiaTheme="minorEastAsia" w:hAnsiTheme="minorHAnsi" w:cstheme="minorBidi"/>
                <w:noProof/>
                <w:color w:val="auto"/>
                <w:lang w:eastAsia="en-GB"/>
              </w:rPr>
              <w:tab/>
            </w:r>
            <w:r w:rsidRPr="00140079">
              <w:rPr>
                <w:rStyle w:val="Hyperlink"/>
                <w:noProof/>
              </w:rPr>
              <w:t>SAFETY AND POLLUTION CONTROL</w:t>
            </w:r>
            <w:r>
              <w:rPr>
                <w:noProof/>
                <w:webHidden/>
              </w:rPr>
              <w:tab/>
            </w:r>
            <w:r>
              <w:rPr>
                <w:noProof/>
                <w:webHidden/>
              </w:rPr>
              <w:fldChar w:fldCharType="begin"/>
            </w:r>
            <w:r>
              <w:rPr>
                <w:noProof/>
                <w:webHidden/>
              </w:rPr>
              <w:instrText xml:space="preserve"> PAGEREF _Toc237245013 \h </w:instrText>
            </w:r>
            <w:r>
              <w:rPr>
                <w:noProof/>
                <w:webHidden/>
              </w:rPr>
            </w:r>
            <w:r>
              <w:rPr>
                <w:noProof/>
                <w:webHidden/>
              </w:rPr>
              <w:fldChar w:fldCharType="separate"/>
            </w:r>
            <w:r w:rsidR="006221B8">
              <w:rPr>
                <w:noProof/>
                <w:webHidden/>
              </w:rPr>
              <w:t>324</w:t>
            </w:r>
            <w:r>
              <w:rPr>
                <w:noProof/>
                <w:webHidden/>
              </w:rPr>
              <w:fldChar w:fldCharType="end"/>
            </w:r>
          </w:hyperlink>
        </w:p>
        <w:p w14:paraId="67326A07" w14:textId="62353CFC"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14" w:history="1">
            <w:r w:rsidRPr="00140079">
              <w:rPr>
                <w:rStyle w:val="Hyperlink"/>
                <w:noProof/>
              </w:rPr>
              <w:t>9.1</w:t>
            </w:r>
            <w:r>
              <w:rPr>
                <w:rFonts w:asciiTheme="minorHAnsi" w:eastAsiaTheme="minorEastAsia" w:hAnsiTheme="minorHAnsi" w:cstheme="minorBidi"/>
                <w:noProof/>
                <w:color w:val="auto"/>
                <w:lang w:eastAsia="en-GB"/>
              </w:rPr>
              <w:tab/>
            </w:r>
            <w:r w:rsidRPr="00140079">
              <w:rPr>
                <w:rStyle w:val="Hyperlink"/>
                <w:noProof/>
              </w:rPr>
              <w:t>INTRODUCTION</w:t>
            </w:r>
            <w:r>
              <w:rPr>
                <w:noProof/>
                <w:webHidden/>
              </w:rPr>
              <w:tab/>
            </w:r>
            <w:r>
              <w:rPr>
                <w:noProof/>
                <w:webHidden/>
              </w:rPr>
              <w:fldChar w:fldCharType="begin"/>
            </w:r>
            <w:r>
              <w:rPr>
                <w:noProof/>
                <w:webHidden/>
              </w:rPr>
              <w:instrText xml:space="preserve"> PAGEREF _Toc237245014 \h </w:instrText>
            </w:r>
            <w:r>
              <w:rPr>
                <w:noProof/>
                <w:webHidden/>
              </w:rPr>
            </w:r>
            <w:r>
              <w:rPr>
                <w:noProof/>
                <w:webHidden/>
              </w:rPr>
              <w:fldChar w:fldCharType="separate"/>
            </w:r>
            <w:r w:rsidR="006221B8">
              <w:rPr>
                <w:noProof/>
                <w:webHidden/>
              </w:rPr>
              <w:t>324</w:t>
            </w:r>
            <w:r>
              <w:rPr>
                <w:noProof/>
                <w:webHidden/>
              </w:rPr>
              <w:fldChar w:fldCharType="end"/>
            </w:r>
          </w:hyperlink>
        </w:p>
        <w:p w14:paraId="141A7593" w14:textId="2E717ACB"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15" w:history="1">
            <w:r w:rsidRPr="00140079">
              <w:rPr>
                <w:rStyle w:val="Hyperlink"/>
                <w:noProof/>
              </w:rPr>
              <w:t>9.2</w:t>
            </w:r>
            <w:r>
              <w:rPr>
                <w:rFonts w:asciiTheme="minorHAnsi" w:eastAsiaTheme="minorEastAsia" w:hAnsiTheme="minorHAnsi" w:cstheme="minorBidi"/>
                <w:noProof/>
                <w:color w:val="auto"/>
                <w:lang w:eastAsia="en-GB"/>
              </w:rPr>
              <w:tab/>
            </w:r>
            <w:r w:rsidRPr="00140079">
              <w:rPr>
                <w:rStyle w:val="Hyperlink"/>
                <w:noProof/>
              </w:rPr>
              <w:t>KEY HAZARDS ON THE PLANT</w:t>
            </w:r>
            <w:r>
              <w:rPr>
                <w:noProof/>
                <w:webHidden/>
              </w:rPr>
              <w:tab/>
            </w:r>
            <w:r>
              <w:rPr>
                <w:noProof/>
                <w:webHidden/>
              </w:rPr>
              <w:fldChar w:fldCharType="begin"/>
            </w:r>
            <w:r>
              <w:rPr>
                <w:noProof/>
                <w:webHidden/>
              </w:rPr>
              <w:instrText xml:space="preserve"> PAGEREF _Toc237245015 \h </w:instrText>
            </w:r>
            <w:r>
              <w:rPr>
                <w:noProof/>
                <w:webHidden/>
              </w:rPr>
            </w:r>
            <w:r>
              <w:rPr>
                <w:noProof/>
                <w:webHidden/>
              </w:rPr>
              <w:fldChar w:fldCharType="separate"/>
            </w:r>
            <w:r w:rsidR="006221B8">
              <w:rPr>
                <w:noProof/>
                <w:webHidden/>
              </w:rPr>
              <w:t>324</w:t>
            </w:r>
            <w:r>
              <w:rPr>
                <w:noProof/>
                <w:webHidden/>
              </w:rPr>
              <w:fldChar w:fldCharType="end"/>
            </w:r>
          </w:hyperlink>
        </w:p>
        <w:p w14:paraId="561D3283" w14:textId="2575DE84"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16" w:history="1">
            <w:r w:rsidRPr="00140079">
              <w:rPr>
                <w:rStyle w:val="Hyperlink"/>
                <w:noProof/>
              </w:rPr>
              <w:t>9.2.1</w:t>
            </w:r>
            <w:r>
              <w:rPr>
                <w:rFonts w:asciiTheme="minorHAnsi" w:eastAsiaTheme="minorEastAsia" w:hAnsiTheme="minorHAnsi" w:cstheme="minorBidi"/>
                <w:noProof/>
                <w:color w:val="auto"/>
                <w:lang w:eastAsia="en-GB"/>
              </w:rPr>
              <w:tab/>
            </w:r>
            <w:r w:rsidRPr="00140079">
              <w:rPr>
                <w:rStyle w:val="Hyperlink"/>
                <w:noProof/>
              </w:rPr>
              <w:t>Mechanical Hazards</w:t>
            </w:r>
            <w:r>
              <w:rPr>
                <w:noProof/>
                <w:webHidden/>
              </w:rPr>
              <w:tab/>
            </w:r>
            <w:r>
              <w:rPr>
                <w:noProof/>
                <w:webHidden/>
              </w:rPr>
              <w:fldChar w:fldCharType="begin"/>
            </w:r>
            <w:r>
              <w:rPr>
                <w:noProof/>
                <w:webHidden/>
              </w:rPr>
              <w:instrText xml:space="preserve"> PAGEREF _Toc237245016 \h </w:instrText>
            </w:r>
            <w:r>
              <w:rPr>
                <w:noProof/>
                <w:webHidden/>
              </w:rPr>
            </w:r>
            <w:r>
              <w:rPr>
                <w:noProof/>
                <w:webHidden/>
              </w:rPr>
              <w:fldChar w:fldCharType="separate"/>
            </w:r>
            <w:r w:rsidR="006221B8">
              <w:rPr>
                <w:noProof/>
                <w:webHidden/>
              </w:rPr>
              <w:t>324</w:t>
            </w:r>
            <w:r>
              <w:rPr>
                <w:noProof/>
                <w:webHidden/>
              </w:rPr>
              <w:fldChar w:fldCharType="end"/>
            </w:r>
          </w:hyperlink>
        </w:p>
        <w:p w14:paraId="3927A894" w14:textId="5E294ABF"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17" w:history="1">
            <w:r w:rsidRPr="00140079">
              <w:rPr>
                <w:rStyle w:val="Hyperlink"/>
                <w:noProof/>
              </w:rPr>
              <w:t>9.2.2</w:t>
            </w:r>
            <w:r>
              <w:rPr>
                <w:rFonts w:asciiTheme="minorHAnsi" w:eastAsiaTheme="minorEastAsia" w:hAnsiTheme="minorHAnsi" w:cstheme="minorBidi"/>
                <w:noProof/>
                <w:color w:val="auto"/>
                <w:lang w:eastAsia="en-GB"/>
              </w:rPr>
              <w:tab/>
            </w:r>
            <w:r w:rsidRPr="00140079">
              <w:rPr>
                <w:rStyle w:val="Hyperlink"/>
                <w:noProof/>
              </w:rPr>
              <w:t>Chemical Hazards</w:t>
            </w:r>
            <w:r>
              <w:rPr>
                <w:noProof/>
                <w:webHidden/>
              </w:rPr>
              <w:tab/>
            </w:r>
            <w:r>
              <w:rPr>
                <w:noProof/>
                <w:webHidden/>
              </w:rPr>
              <w:fldChar w:fldCharType="begin"/>
            </w:r>
            <w:r>
              <w:rPr>
                <w:noProof/>
                <w:webHidden/>
              </w:rPr>
              <w:instrText xml:space="preserve"> PAGEREF _Toc237245017 \h </w:instrText>
            </w:r>
            <w:r>
              <w:rPr>
                <w:noProof/>
                <w:webHidden/>
              </w:rPr>
            </w:r>
            <w:r>
              <w:rPr>
                <w:noProof/>
                <w:webHidden/>
              </w:rPr>
              <w:fldChar w:fldCharType="separate"/>
            </w:r>
            <w:r w:rsidR="006221B8">
              <w:rPr>
                <w:noProof/>
                <w:webHidden/>
              </w:rPr>
              <w:t>325</w:t>
            </w:r>
            <w:r>
              <w:rPr>
                <w:noProof/>
                <w:webHidden/>
              </w:rPr>
              <w:fldChar w:fldCharType="end"/>
            </w:r>
          </w:hyperlink>
        </w:p>
        <w:p w14:paraId="417AF934" w14:textId="40B696EA"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18" w:history="1">
            <w:r w:rsidRPr="00140079">
              <w:rPr>
                <w:rStyle w:val="Hyperlink"/>
                <w:noProof/>
              </w:rPr>
              <w:t>9.2.3</w:t>
            </w:r>
            <w:r>
              <w:rPr>
                <w:rFonts w:asciiTheme="minorHAnsi" w:eastAsiaTheme="minorEastAsia" w:hAnsiTheme="minorHAnsi" w:cstheme="minorBidi"/>
                <w:noProof/>
                <w:color w:val="auto"/>
                <w:lang w:eastAsia="en-GB"/>
              </w:rPr>
              <w:tab/>
            </w:r>
            <w:r w:rsidRPr="00140079">
              <w:rPr>
                <w:rStyle w:val="Hyperlink"/>
                <w:noProof/>
              </w:rPr>
              <w:t>Thermal Hazards</w:t>
            </w:r>
            <w:r>
              <w:rPr>
                <w:noProof/>
                <w:webHidden/>
              </w:rPr>
              <w:tab/>
            </w:r>
            <w:r>
              <w:rPr>
                <w:noProof/>
                <w:webHidden/>
              </w:rPr>
              <w:fldChar w:fldCharType="begin"/>
            </w:r>
            <w:r>
              <w:rPr>
                <w:noProof/>
                <w:webHidden/>
              </w:rPr>
              <w:instrText xml:space="preserve"> PAGEREF _Toc237245018 \h </w:instrText>
            </w:r>
            <w:r>
              <w:rPr>
                <w:noProof/>
                <w:webHidden/>
              </w:rPr>
            </w:r>
            <w:r>
              <w:rPr>
                <w:noProof/>
                <w:webHidden/>
              </w:rPr>
              <w:fldChar w:fldCharType="separate"/>
            </w:r>
            <w:r w:rsidR="006221B8">
              <w:rPr>
                <w:noProof/>
                <w:webHidden/>
              </w:rPr>
              <w:t>325</w:t>
            </w:r>
            <w:r>
              <w:rPr>
                <w:noProof/>
                <w:webHidden/>
              </w:rPr>
              <w:fldChar w:fldCharType="end"/>
            </w:r>
          </w:hyperlink>
        </w:p>
        <w:p w14:paraId="25B705A7" w14:textId="20148B5E"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19" w:history="1">
            <w:r w:rsidRPr="00140079">
              <w:rPr>
                <w:rStyle w:val="Hyperlink"/>
                <w:noProof/>
              </w:rPr>
              <w:t>9.2.4</w:t>
            </w:r>
            <w:r>
              <w:rPr>
                <w:rFonts w:asciiTheme="minorHAnsi" w:eastAsiaTheme="minorEastAsia" w:hAnsiTheme="minorHAnsi" w:cstheme="minorBidi"/>
                <w:noProof/>
                <w:color w:val="auto"/>
                <w:lang w:eastAsia="en-GB"/>
              </w:rPr>
              <w:tab/>
            </w:r>
            <w:r w:rsidRPr="00140079">
              <w:rPr>
                <w:rStyle w:val="Hyperlink"/>
                <w:noProof/>
              </w:rPr>
              <w:t>Environmental Hazards</w:t>
            </w:r>
            <w:r>
              <w:rPr>
                <w:noProof/>
                <w:webHidden/>
              </w:rPr>
              <w:tab/>
            </w:r>
            <w:r>
              <w:rPr>
                <w:noProof/>
                <w:webHidden/>
              </w:rPr>
              <w:fldChar w:fldCharType="begin"/>
            </w:r>
            <w:r>
              <w:rPr>
                <w:noProof/>
                <w:webHidden/>
              </w:rPr>
              <w:instrText xml:space="preserve"> PAGEREF _Toc237245019 \h </w:instrText>
            </w:r>
            <w:r>
              <w:rPr>
                <w:noProof/>
                <w:webHidden/>
              </w:rPr>
            </w:r>
            <w:r>
              <w:rPr>
                <w:noProof/>
                <w:webHidden/>
              </w:rPr>
              <w:fldChar w:fldCharType="separate"/>
            </w:r>
            <w:r w:rsidR="006221B8">
              <w:rPr>
                <w:noProof/>
                <w:webHidden/>
              </w:rPr>
              <w:t>326</w:t>
            </w:r>
            <w:r>
              <w:rPr>
                <w:noProof/>
                <w:webHidden/>
              </w:rPr>
              <w:fldChar w:fldCharType="end"/>
            </w:r>
          </w:hyperlink>
        </w:p>
        <w:p w14:paraId="79608F43" w14:textId="7DFA2DD8"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20" w:history="1">
            <w:r w:rsidRPr="00140079">
              <w:rPr>
                <w:rStyle w:val="Hyperlink"/>
                <w:noProof/>
              </w:rPr>
              <w:t>9.3</w:t>
            </w:r>
            <w:r>
              <w:rPr>
                <w:rFonts w:asciiTheme="minorHAnsi" w:eastAsiaTheme="minorEastAsia" w:hAnsiTheme="minorHAnsi" w:cstheme="minorBidi"/>
                <w:noProof/>
                <w:color w:val="auto"/>
                <w:lang w:eastAsia="en-GB"/>
              </w:rPr>
              <w:tab/>
            </w:r>
            <w:r w:rsidRPr="00140079">
              <w:rPr>
                <w:rStyle w:val="Hyperlink"/>
                <w:noProof/>
              </w:rPr>
              <w:t>SAFETY MEASURES</w:t>
            </w:r>
            <w:r>
              <w:rPr>
                <w:noProof/>
                <w:webHidden/>
              </w:rPr>
              <w:tab/>
            </w:r>
            <w:r>
              <w:rPr>
                <w:noProof/>
                <w:webHidden/>
              </w:rPr>
              <w:fldChar w:fldCharType="begin"/>
            </w:r>
            <w:r>
              <w:rPr>
                <w:noProof/>
                <w:webHidden/>
              </w:rPr>
              <w:instrText xml:space="preserve"> PAGEREF _Toc237245020 \h </w:instrText>
            </w:r>
            <w:r>
              <w:rPr>
                <w:noProof/>
                <w:webHidden/>
              </w:rPr>
            </w:r>
            <w:r>
              <w:rPr>
                <w:noProof/>
                <w:webHidden/>
              </w:rPr>
              <w:fldChar w:fldCharType="separate"/>
            </w:r>
            <w:r w:rsidR="006221B8">
              <w:rPr>
                <w:noProof/>
                <w:webHidden/>
              </w:rPr>
              <w:t>326</w:t>
            </w:r>
            <w:r>
              <w:rPr>
                <w:noProof/>
                <w:webHidden/>
              </w:rPr>
              <w:fldChar w:fldCharType="end"/>
            </w:r>
          </w:hyperlink>
        </w:p>
        <w:p w14:paraId="0864F501" w14:textId="66811020"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21" w:history="1">
            <w:r w:rsidRPr="00140079">
              <w:rPr>
                <w:rStyle w:val="Hyperlink"/>
                <w:noProof/>
              </w:rPr>
              <w:t>9.3.1</w:t>
            </w:r>
            <w:r>
              <w:rPr>
                <w:rFonts w:asciiTheme="minorHAnsi" w:eastAsiaTheme="minorEastAsia" w:hAnsiTheme="minorHAnsi" w:cstheme="minorBidi"/>
                <w:noProof/>
                <w:color w:val="auto"/>
                <w:lang w:eastAsia="en-GB"/>
              </w:rPr>
              <w:tab/>
            </w:r>
            <w:r w:rsidRPr="00140079">
              <w:rPr>
                <w:rStyle w:val="Hyperlink"/>
                <w:noProof/>
              </w:rPr>
              <w:t>Worker Safety</w:t>
            </w:r>
            <w:r>
              <w:rPr>
                <w:noProof/>
                <w:webHidden/>
              </w:rPr>
              <w:tab/>
            </w:r>
            <w:r>
              <w:rPr>
                <w:noProof/>
                <w:webHidden/>
              </w:rPr>
              <w:fldChar w:fldCharType="begin"/>
            </w:r>
            <w:r>
              <w:rPr>
                <w:noProof/>
                <w:webHidden/>
              </w:rPr>
              <w:instrText xml:space="preserve"> PAGEREF _Toc237245021 \h </w:instrText>
            </w:r>
            <w:r>
              <w:rPr>
                <w:noProof/>
                <w:webHidden/>
              </w:rPr>
            </w:r>
            <w:r>
              <w:rPr>
                <w:noProof/>
                <w:webHidden/>
              </w:rPr>
              <w:fldChar w:fldCharType="separate"/>
            </w:r>
            <w:r w:rsidR="006221B8">
              <w:rPr>
                <w:noProof/>
                <w:webHidden/>
              </w:rPr>
              <w:t>326</w:t>
            </w:r>
            <w:r>
              <w:rPr>
                <w:noProof/>
                <w:webHidden/>
              </w:rPr>
              <w:fldChar w:fldCharType="end"/>
            </w:r>
          </w:hyperlink>
        </w:p>
        <w:p w14:paraId="2417DDFD" w14:textId="469237B8"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22" w:history="1">
            <w:r w:rsidRPr="00140079">
              <w:rPr>
                <w:rStyle w:val="Hyperlink"/>
                <w:noProof/>
              </w:rPr>
              <w:t>9.3.2</w:t>
            </w:r>
            <w:r>
              <w:rPr>
                <w:rFonts w:asciiTheme="minorHAnsi" w:eastAsiaTheme="minorEastAsia" w:hAnsiTheme="minorHAnsi" w:cstheme="minorBidi"/>
                <w:noProof/>
                <w:color w:val="auto"/>
                <w:lang w:eastAsia="en-GB"/>
              </w:rPr>
              <w:tab/>
            </w:r>
            <w:r w:rsidRPr="00140079">
              <w:rPr>
                <w:rStyle w:val="Hyperlink"/>
                <w:noProof/>
              </w:rPr>
              <w:t>Equipment Safety</w:t>
            </w:r>
            <w:r>
              <w:rPr>
                <w:noProof/>
                <w:webHidden/>
              </w:rPr>
              <w:tab/>
            </w:r>
            <w:r>
              <w:rPr>
                <w:noProof/>
                <w:webHidden/>
              </w:rPr>
              <w:fldChar w:fldCharType="begin"/>
            </w:r>
            <w:r>
              <w:rPr>
                <w:noProof/>
                <w:webHidden/>
              </w:rPr>
              <w:instrText xml:space="preserve"> PAGEREF _Toc237245022 \h </w:instrText>
            </w:r>
            <w:r>
              <w:rPr>
                <w:noProof/>
                <w:webHidden/>
              </w:rPr>
            </w:r>
            <w:r>
              <w:rPr>
                <w:noProof/>
                <w:webHidden/>
              </w:rPr>
              <w:fldChar w:fldCharType="separate"/>
            </w:r>
            <w:r w:rsidR="006221B8">
              <w:rPr>
                <w:noProof/>
                <w:webHidden/>
              </w:rPr>
              <w:t>327</w:t>
            </w:r>
            <w:r>
              <w:rPr>
                <w:noProof/>
                <w:webHidden/>
              </w:rPr>
              <w:fldChar w:fldCharType="end"/>
            </w:r>
          </w:hyperlink>
        </w:p>
        <w:p w14:paraId="42ABF659" w14:textId="5E71772E"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23" w:history="1">
            <w:r w:rsidRPr="00140079">
              <w:rPr>
                <w:rStyle w:val="Hyperlink"/>
                <w:noProof/>
              </w:rPr>
              <w:t>9.3.3</w:t>
            </w:r>
            <w:r>
              <w:rPr>
                <w:rFonts w:asciiTheme="minorHAnsi" w:eastAsiaTheme="minorEastAsia" w:hAnsiTheme="minorHAnsi" w:cstheme="minorBidi"/>
                <w:noProof/>
                <w:color w:val="auto"/>
                <w:lang w:eastAsia="en-GB"/>
              </w:rPr>
              <w:tab/>
            </w:r>
            <w:r w:rsidRPr="00140079">
              <w:rPr>
                <w:rStyle w:val="Hyperlink"/>
                <w:noProof/>
              </w:rPr>
              <w:t>Product Safety</w:t>
            </w:r>
            <w:r>
              <w:rPr>
                <w:noProof/>
                <w:webHidden/>
              </w:rPr>
              <w:tab/>
            </w:r>
            <w:r>
              <w:rPr>
                <w:noProof/>
                <w:webHidden/>
              </w:rPr>
              <w:fldChar w:fldCharType="begin"/>
            </w:r>
            <w:r>
              <w:rPr>
                <w:noProof/>
                <w:webHidden/>
              </w:rPr>
              <w:instrText xml:space="preserve"> PAGEREF _Toc237245023 \h </w:instrText>
            </w:r>
            <w:r>
              <w:rPr>
                <w:noProof/>
                <w:webHidden/>
              </w:rPr>
            </w:r>
            <w:r>
              <w:rPr>
                <w:noProof/>
                <w:webHidden/>
              </w:rPr>
              <w:fldChar w:fldCharType="separate"/>
            </w:r>
            <w:r w:rsidR="006221B8">
              <w:rPr>
                <w:noProof/>
                <w:webHidden/>
              </w:rPr>
              <w:t>327</w:t>
            </w:r>
            <w:r>
              <w:rPr>
                <w:noProof/>
                <w:webHidden/>
              </w:rPr>
              <w:fldChar w:fldCharType="end"/>
            </w:r>
          </w:hyperlink>
        </w:p>
        <w:p w14:paraId="5A167A17" w14:textId="1872B9DB"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24" w:history="1">
            <w:r w:rsidRPr="00140079">
              <w:rPr>
                <w:rStyle w:val="Hyperlink"/>
                <w:noProof/>
              </w:rPr>
              <w:t>9.4</w:t>
            </w:r>
            <w:r>
              <w:rPr>
                <w:rFonts w:asciiTheme="minorHAnsi" w:eastAsiaTheme="minorEastAsia" w:hAnsiTheme="minorHAnsi" w:cstheme="minorBidi"/>
                <w:noProof/>
                <w:color w:val="auto"/>
                <w:lang w:eastAsia="en-GB"/>
              </w:rPr>
              <w:tab/>
            </w:r>
            <w:r w:rsidRPr="00140079">
              <w:rPr>
                <w:rStyle w:val="Hyperlink"/>
                <w:noProof/>
              </w:rPr>
              <w:t>SAFETY AND POLLUTION CONTROL</w:t>
            </w:r>
            <w:r>
              <w:rPr>
                <w:noProof/>
                <w:webHidden/>
              </w:rPr>
              <w:tab/>
            </w:r>
            <w:r>
              <w:rPr>
                <w:noProof/>
                <w:webHidden/>
              </w:rPr>
              <w:fldChar w:fldCharType="begin"/>
            </w:r>
            <w:r>
              <w:rPr>
                <w:noProof/>
                <w:webHidden/>
              </w:rPr>
              <w:instrText xml:space="preserve"> PAGEREF _Toc237245024 \h </w:instrText>
            </w:r>
            <w:r>
              <w:rPr>
                <w:noProof/>
                <w:webHidden/>
              </w:rPr>
            </w:r>
            <w:r>
              <w:rPr>
                <w:noProof/>
                <w:webHidden/>
              </w:rPr>
              <w:fldChar w:fldCharType="separate"/>
            </w:r>
            <w:r w:rsidR="006221B8">
              <w:rPr>
                <w:noProof/>
                <w:webHidden/>
              </w:rPr>
              <w:t>328</w:t>
            </w:r>
            <w:r>
              <w:rPr>
                <w:noProof/>
                <w:webHidden/>
              </w:rPr>
              <w:fldChar w:fldCharType="end"/>
            </w:r>
          </w:hyperlink>
        </w:p>
        <w:p w14:paraId="2B56A251" w14:textId="2C47CB8A"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25" w:history="1">
            <w:r w:rsidRPr="00140079">
              <w:rPr>
                <w:rStyle w:val="Hyperlink"/>
                <w:noProof/>
              </w:rPr>
              <w:t>9.4.1</w:t>
            </w:r>
            <w:r>
              <w:rPr>
                <w:rFonts w:asciiTheme="minorHAnsi" w:eastAsiaTheme="minorEastAsia" w:hAnsiTheme="minorHAnsi" w:cstheme="minorBidi"/>
                <w:noProof/>
                <w:color w:val="auto"/>
                <w:lang w:eastAsia="en-GB"/>
              </w:rPr>
              <w:tab/>
            </w:r>
            <w:r w:rsidRPr="00140079">
              <w:rPr>
                <w:rStyle w:val="Hyperlink"/>
                <w:noProof/>
              </w:rPr>
              <w:t>Area 100 – Raw Material Handling and Preparation</w:t>
            </w:r>
            <w:r>
              <w:rPr>
                <w:noProof/>
                <w:webHidden/>
              </w:rPr>
              <w:tab/>
            </w:r>
            <w:r>
              <w:rPr>
                <w:noProof/>
                <w:webHidden/>
              </w:rPr>
              <w:fldChar w:fldCharType="begin"/>
            </w:r>
            <w:r>
              <w:rPr>
                <w:noProof/>
                <w:webHidden/>
              </w:rPr>
              <w:instrText xml:space="preserve"> PAGEREF _Toc237245025 \h </w:instrText>
            </w:r>
            <w:r>
              <w:rPr>
                <w:noProof/>
                <w:webHidden/>
              </w:rPr>
            </w:r>
            <w:r>
              <w:rPr>
                <w:noProof/>
                <w:webHidden/>
              </w:rPr>
              <w:fldChar w:fldCharType="separate"/>
            </w:r>
            <w:r w:rsidR="006221B8">
              <w:rPr>
                <w:noProof/>
                <w:webHidden/>
              </w:rPr>
              <w:t>328</w:t>
            </w:r>
            <w:r>
              <w:rPr>
                <w:noProof/>
                <w:webHidden/>
              </w:rPr>
              <w:fldChar w:fldCharType="end"/>
            </w:r>
          </w:hyperlink>
        </w:p>
        <w:p w14:paraId="359DCEB9" w14:textId="2A62933C"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26" w:history="1">
            <w:r w:rsidRPr="00140079">
              <w:rPr>
                <w:rStyle w:val="Hyperlink"/>
                <w:noProof/>
              </w:rPr>
              <w:t>9.4.2</w:t>
            </w:r>
            <w:r>
              <w:rPr>
                <w:rFonts w:asciiTheme="minorHAnsi" w:eastAsiaTheme="minorEastAsia" w:hAnsiTheme="minorHAnsi" w:cstheme="minorBidi"/>
                <w:noProof/>
                <w:color w:val="auto"/>
                <w:lang w:eastAsia="en-GB"/>
              </w:rPr>
              <w:tab/>
            </w:r>
            <w:r w:rsidRPr="00140079">
              <w:rPr>
                <w:rStyle w:val="Hyperlink"/>
                <w:noProof/>
              </w:rPr>
              <w:t>Area 200 – Pyro-Processing (Rotary Kiln)</w:t>
            </w:r>
            <w:r>
              <w:rPr>
                <w:noProof/>
                <w:webHidden/>
              </w:rPr>
              <w:tab/>
            </w:r>
            <w:r>
              <w:rPr>
                <w:noProof/>
                <w:webHidden/>
              </w:rPr>
              <w:fldChar w:fldCharType="begin"/>
            </w:r>
            <w:r>
              <w:rPr>
                <w:noProof/>
                <w:webHidden/>
              </w:rPr>
              <w:instrText xml:space="preserve"> PAGEREF _Toc237245026 \h </w:instrText>
            </w:r>
            <w:r>
              <w:rPr>
                <w:noProof/>
                <w:webHidden/>
              </w:rPr>
            </w:r>
            <w:r>
              <w:rPr>
                <w:noProof/>
                <w:webHidden/>
              </w:rPr>
              <w:fldChar w:fldCharType="separate"/>
            </w:r>
            <w:r w:rsidR="006221B8">
              <w:rPr>
                <w:noProof/>
                <w:webHidden/>
              </w:rPr>
              <w:t>328</w:t>
            </w:r>
            <w:r>
              <w:rPr>
                <w:noProof/>
                <w:webHidden/>
              </w:rPr>
              <w:fldChar w:fldCharType="end"/>
            </w:r>
          </w:hyperlink>
        </w:p>
        <w:p w14:paraId="02106C1F" w14:textId="686CA198"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27" w:history="1">
            <w:r w:rsidRPr="00140079">
              <w:rPr>
                <w:rStyle w:val="Hyperlink"/>
                <w:noProof/>
              </w:rPr>
              <w:t>9.4.3</w:t>
            </w:r>
            <w:r>
              <w:rPr>
                <w:rFonts w:asciiTheme="minorHAnsi" w:eastAsiaTheme="minorEastAsia" w:hAnsiTheme="minorHAnsi" w:cstheme="minorBidi"/>
                <w:noProof/>
                <w:color w:val="auto"/>
                <w:lang w:eastAsia="en-GB"/>
              </w:rPr>
              <w:tab/>
            </w:r>
            <w:r w:rsidRPr="00140079">
              <w:rPr>
                <w:rStyle w:val="Hyperlink"/>
                <w:noProof/>
              </w:rPr>
              <w:t>Area 300 – Flue Gas Treatment</w:t>
            </w:r>
            <w:r>
              <w:rPr>
                <w:noProof/>
                <w:webHidden/>
              </w:rPr>
              <w:tab/>
            </w:r>
            <w:r>
              <w:rPr>
                <w:noProof/>
                <w:webHidden/>
              </w:rPr>
              <w:fldChar w:fldCharType="begin"/>
            </w:r>
            <w:r>
              <w:rPr>
                <w:noProof/>
                <w:webHidden/>
              </w:rPr>
              <w:instrText xml:space="preserve"> PAGEREF _Toc237245027 \h </w:instrText>
            </w:r>
            <w:r>
              <w:rPr>
                <w:noProof/>
                <w:webHidden/>
              </w:rPr>
            </w:r>
            <w:r>
              <w:rPr>
                <w:noProof/>
                <w:webHidden/>
              </w:rPr>
              <w:fldChar w:fldCharType="separate"/>
            </w:r>
            <w:r w:rsidR="006221B8">
              <w:rPr>
                <w:noProof/>
                <w:webHidden/>
              </w:rPr>
              <w:t>328</w:t>
            </w:r>
            <w:r>
              <w:rPr>
                <w:noProof/>
                <w:webHidden/>
              </w:rPr>
              <w:fldChar w:fldCharType="end"/>
            </w:r>
          </w:hyperlink>
        </w:p>
        <w:p w14:paraId="4B109DBA" w14:textId="14DC3FC6"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28" w:history="1">
            <w:r w:rsidRPr="00140079">
              <w:rPr>
                <w:rStyle w:val="Hyperlink"/>
                <w:noProof/>
              </w:rPr>
              <w:t>9.4.4</w:t>
            </w:r>
            <w:r>
              <w:rPr>
                <w:rFonts w:asciiTheme="minorHAnsi" w:eastAsiaTheme="minorEastAsia" w:hAnsiTheme="minorHAnsi" w:cstheme="minorBidi"/>
                <w:noProof/>
                <w:color w:val="auto"/>
                <w:lang w:eastAsia="en-GB"/>
              </w:rPr>
              <w:tab/>
            </w:r>
            <w:r w:rsidRPr="00140079">
              <w:rPr>
                <w:rStyle w:val="Hyperlink"/>
                <w:noProof/>
              </w:rPr>
              <w:t>Area 400 – Dry Magnetic Separation</w:t>
            </w:r>
            <w:r>
              <w:rPr>
                <w:noProof/>
                <w:webHidden/>
              </w:rPr>
              <w:tab/>
            </w:r>
            <w:r>
              <w:rPr>
                <w:noProof/>
                <w:webHidden/>
              </w:rPr>
              <w:fldChar w:fldCharType="begin"/>
            </w:r>
            <w:r>
              <w:rPr>
                <w:noProof/>
                <w:webHidden/>
              </w:rPr>
              <w:instrText xml:space="preserve"> PAGEREF _Toc237245028 \h </w:instrText>
            </w:r>
            <w:r>
              <w:rPr>
                <w:noProof/>
                <w:webHidden/>
              </w:rPr>
            </w:r>
            <w:r>
              <w:rPr>
                <w:noProof/>
                <w:webHidden/>
              </w:rPr>
              <w:fldChar w:fldCharType="separate"/>
            </w:r>
            <w:r w:rsidR="006221B8">
              <w:rPr>
                <w:noProof/>
                <w:webHidden/>
              </w:rPr>
              <w:t>329</w:t>
            </w:r>
            <w:r>
              <w:rPr>
                <w:noProof/>
                <w:webHidden/>
              </w:rPr>
              <w:fldChar w:fldCharType="end"/>
            </w:r>
          </w:hyperlink>
        </w:p>
        <w:p w14:paraId="577FD8D0" w14:textId="401CA0AD"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29" w:history="1">
            <w:r w:rsidRPr="00140079">
              <w:rPr>
                <w:rStyle w:val="Hyperlink"/>
                <w:noProof/>
              </w:rPr>
              <w:t>9.4.5</w:t>
            </w:r>
            <w:r>
              <w:rPr>
                <w:rFonts w:asciiTheme="minorHAnsi" w:eastAsiaTheme="minorEastAsia" w:hAnsiTheme="minorHAnsi" w:cstheme="minorBidi"/>
                <w:noProof/>
                <w:color w:val="auto"/>
                <w:lang w:eastAsia="en-GB"/>
              </w:rPr>
              <w:tab/>
            </w:r>
            <w:r w:rsidRPr="00140079">
              <w:rPr>
                <w:rStyle w:val="Hyperlink"/>
                <w:noProof/>
              </w:rPr>
              <w:t>Area 500 – Wet Grinding and Classification</w:t>
            </w:r>
            <w:r>
              <w:rPr>
                <w:noProof/>
                <w:webHidden/>
              </w:rPr>
              <w:tab/>
            </w:r>
            <w:r>
              <w:rPr>
                <w:noProof/>
                <w:webHidden/>
              </w:rPr>
              <w:fldChar w:fldCharType="begin"/>
            </w:r>
            <w:r>
              <w:rPr>
                <w:noProof/>
                <w:webHidden/>
              </w:rPr>
              <w:instrText xml:space="preserve"> PAGEREF _Toc237245029 \h </w:instrText>
            </w:r>
            <w:r>
              <w:rPr>
                <w:noProof/>
                <w:webHidden/>
              </w:rPr>
            </w:r>
            <w:r>
              <w:rPr>
                <w:noProof/>
                <w:webHidden/>
              </w:rPr>
              <w:fldChar w:fldCharType="separate"/>
            </w:r>
            <w:r w:rsidR="006221B8">
              <w:rPr>
                <w:noProof/>
                <w:webHidden/>
              </w:rPr>
              <w:t>329</w:t>
            </w:r>
            <w:r>
              <w:rPr>
                <w:noProof/>
                <w:webHidden/>
              </w:rPr>
              <w:fldChar w:fldCharType="end"/>
            </w:r>
          </w:hyperlink>
        </w:p>
        <w:p w14:paraId="5EAD9826" w14:textId="1434A8DA"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30" w:history="1">
            <w:r w:rsidRPr="00140079">
              <w:rPr>
                <w:rStyle w:val="Hyperlink"/>
                <w:noProof/>
              </w:rPr>
              <w:t>9.4.6</w:t>
            </w:r>
            <w:r>
              <w:rPr>
                <w:rFonts w:asciiTheme="minorHAnsi" w:eastAsiaTheme="minorEastAsia" w:hAnsiTheme="minorHAnsi" w:cstheme="minorBidi"/>
                <w:noProof/>
                <w:color w:val="auto"/>
                <w:lang w:eastAsia="en-GB"/>
              </w:rPr>
              <w:tab/>
            </w:r>
            <w:r w:rsidRPr="00140079">
              <w:rPr>
                <w:rStyle w:val="Hyperlink"/>
                <w:noProof/>
              </w:rPr>
              <w:t>Area 600 – Leaching and Solid-Liquid Separation</w:t>
            </w:r>
            <w:r>
              <w:rPr>
                <w:noProof/>
                <w:webHidden/>
              </w:rPr>
              <w:tab/>
            </w:r>
            <w:r>
              <w:rPr>
                <w:noProof/>
                <w:webHidden/>
              </w:rPr>
              <w:fldChar w:fldCharType="begin"/>
            </w:r>
            <w:r>
              <w:rPr>
                <w:noProof/>
                <w:webHidden/>
              </w:rPr>
              <w:instrText xml:space="preserve"> PAGEREF _Toc237245030 \h </w:instrText>
            </w:r>
            <w:r>
              <w:rPr>
                <w:noProof/>
                <w:webHidden/>
              </w:rPr>
            </w:r>
            <w:r>
              <w:rPr>
                <w:noProof/>
                <w:webHidden/>
              </w:rPr>
              <w:fldChar w:fldCharType="separate"/>
            </w:r>
            <w:r w:rsidR="006221B8">
              <w:rPr>
                <w:noProof/>
                <w:webHidden/>
              </w:rPr>
              <w:t>329</w:t>
            </w:r>
            <w:r>
              <w:rPr>
                <w:noProof/>
                <w:webHidden/>
              </w:rPr>
              <w:fldChar w:fldCharType="end"/>
            </w:r>
          </w:hyperlink>
        </w:p>
        <w:p w14:paraId="44B2DBEC" w14:textId="4C6E60B9"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31" w:history="1">
            <w:r w:rsidRPr="00140079">
              <w:rPr>
                <w:rStyle w:val="Hyperlink"/>
                <w:noProof/>
              </w:rPr>
              <w:t>9.4.7</w:t>
            </w:r>
            <w:r>
              <w:rPr>
                <w:rFonts w:asciiTheme="minorHAnsi" w:eastAsiaTheme="minorEastAsia" w:hAnsiTheme="minorHAnsi" w:cstheme="minorBidi"/>
                <w:noProof/>
                <w:color w:val="auto"/>
                <w:lang w:eastAsia="en-GB"/>
              </w:rPr>
              <w:tab/>
            </w:r>
            <w:r w:rsidRPr="00140079">
              <w:rPr>
                <w:rStyle w:val="Hyperlink"/>
                <w:noProof/>
              </w:rPr>
              <w:t>Area 700 – Basification, Polymerization and Purification</w:t>
            </w:r>
            <w:r>
              <w:rPr>
                <w:noProof/>
                <w:webHidden/>
              </w:rPr>
              <w:tab/>
            </w:r>
            <w:r>
              <w:rPr>
                <w:noProof/>
                <w:webHidden/>
              </w:rPr>
              <w:fldChar w:fldCharType="begin"/>
            </w:r>
            <w:r>
              <w:rPr>
                <w:noProof/>
                <w:webHidden/>
              </w:rPr>
              <w:instrText xml:space="preserve"> PAGEREF _Toc237245031 \h </w:instrText>
            </w:r>
            <w:r>
              <w:rPr>
                <w:noProof/>
                <w:webHidden/>
              </w:rPr>
            </w:r>
            <w:r>
              <w:rPr>
                <w:noProof/>
                <w:webHidden/>
              </w:rPr>
              <w:fldChar w:fldCharType="separate"/>
            </w:r>
            <w:r w:rsidR="006221B8">
              <w:rPr>
                <w:noProof/>
                <w:webHidden/>
              </w:rPr>
              <w:t>330</w:t>
            </w:r>
            <w:r>
              <w:rPr>
                <w:noProof/>
                <w:webHidden/>
              </w:rPr>
              <w:fldChar w:fldCharType="end"/>
            </w:r>
          </w:hyperlink>
        </w:p>
        <w:p w14:paraId="1CABB8B7" w14:textId="20E4C57A"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32" w:history="1">
            <w:r w:rsidRPr="00140079">
              <w:rPr>
                <w:rStyle w:val="Hyperlink"/>
                <w:noProof/>
              </w:rPr>
              <w:t>9.5</w:t>
            </w:r>
            <w:r>
              <w:rPr>
                <w:rFonts w:asciiTheme="minorHAnsi" w:eastAsiaTheme="minorEastAsia" w:hAnsiTheme="minorHAnsi" w:cstheme="minorBidi"/>
                <w:noProof/>
                <w:color w:val="auto"/>
                <w:lang w:eastAsia="en-GB"/>
              </w:rPr>
              <w:tab/>
            </w:r>
            <w:r w:rsidRPr="00140079">
              <w:rPr>
                <w:rStyle w:val="Hyperlink"/>
                <w:noProof/>
              </w:rPr>
              <w:t>HAZARD AND OPERATABILITY (HAZOP) ANALYSIS</w:t>
            </w:r>
            <w:r>
              <w:rPr>
                <w:noProof/>
                <w:webHidden/>
              </w:rPr>
              <w:tab/>
            </w:r>
            <w:r>
              <w:rPr>
                <w:noProof/>
                <w:webHidden/>
              </w:rPr>
              <w:fldChar w:fldCharType="begin"/>
            </w:r>
            <w:r>
              <w:rPr>
                <w:noProof/>
                <w:webHidden/>
              </w:rPr>
              <w:instrText xml:space="preserve"> PAGEREF _Toc237245032 \h </w:instrText>
            </w:r>
            <w:r>
              <w:rPr>
                <w:noProof/>
                <w:webHidden/>
              </w:rPr>
            </w:r>
            <w:r>
              <w:rPr>
                <w:noProof/>
                <w:webHidden/>
              </w:rPr>
              <w:fldChar w:fldCharType="separate"/>
            </w:r>
            <w:r w:rsidR="006221B8">
              <w:rPr>
                <w:noProof/>
                <w:webHidden/>
              </w:rPr>
              <w:t>330</w:t>
            </w:r>
            <w:r>
              <w:rPr>
                <w:noProof/>
                <w:webHidden/>
              </w:rPr>
              <w:fldChar w:fldCharType="end"/>
            </w:r>
          </w:hyperlink>
        </w:p>
        <w:p w14:paraId="02D9FF01" w14:textId="47364C4F"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33" w:history="1">
            <w:r w:rsidRPr="00140079">
              <w:rPr>
                <w:rStyle w:val="Hyperlink"/>
                <w:noProof/>
              </w:rPr>
              <w:t>9.5.1</w:t>
            </w:r>
            <w:r>
              <w:rPr>
                <w:rFonts w:asciiTheme="minorHAnsi" w:eastAsiaTheme="minorEastAsia" w:hAnsiTheme="minorHAnsi" w:cstheme="minorBidi"/>
                <w:noProof/>
                <w:color w:val="auto"/>
                <w:lang w:eastAsia="en-GB"/>
              </w:rPr>
              <w:tab/>
            </w:r>
            <w:r w:rsidRPr="00140079">
              <w:rPr>
                <w:rStyle w:val="Hyperlink"/>
                <w:noProof/>
              </w:rPr>
              <w:t>RISK MATRIX METHODOLGY</w:t>
            </w:r>
            <w:r>
              <w:rPr>
                <w:noProof/>
                <w:webHidden/>
              </w:rPr>
              <w:tab/>
            </w:r>
            <w:r>
              <w:rPr>
                <w:noProof/>
                <w:webHidden/>
              </w:rPr>
              <w:fldChar w:fldCharType="begin"/>
            </w:r>
            <w:r>
              <w:rPr>
                <w:noProof/>
                <w:webHidden/>
              </w:rPr>
              <w:instrText xml:space="preserve"> PAGEREF _Toc237245033 \h </w:instrText>
            </w:r>
            <w:r>
              <w:rPr>
                <w:noProof/>
                <w:webHidden/>
              </w:rPr>
            </w:r>
            <w:r>
              <w:rPr>
                <w:noProof/>
                <w:webHidden/>
              </w:rPr>
              <w:fldChar w:fldCharType="separate"/>
            </w:r>
            <w:r w:rsidR="006221B8">
              <w:rPr>
                <w:noProof/>
                <w:webHidden/>
              </w:rPr>
              <w:t>330</w:t>
            </w:r>
            <w:r>
              <w:rPr>
                <w:noProof/>
                <w:webHidden/>
              </w:rPr>
              <w:fldChar w:fldCharType="end"/>
            </w:r>
          </w:hyperlink>
        </w:p>
        <w:p w14:paraId="00187786" w14:textId="52500C49"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34" w:history="1">
            <w:r w:rsidRPr="00140079">
              <w:rPr>
                <w:rStyle w:val="Hyperlink"/>
                <w:noProof/>
              </w:rPr>
              <w:t>9.5.2</w:t>
            </w:r>
            <w:r>
              <w:rPr>
                <w:rFonts w:asciiTheme="minorHAnsi" w:eastAsiaTheme="minorEastAsia" w:hAnsiTheme="minorHAnsi" w:cstheme="minorBidi"/>
                <w:noProof/>
                <w:color w:val="auto"/>
                <w:lang w:eastAsia="en-GB"/>
              </w:rPr>
              <w:tab/>
            </w:r>
            <w:r w:rsidRPr="00140079">
              <w:rPr>
                <w:rStyle w:val="Hyperlink"/>
                <w:noProof/>
              </w:rPr>
              <w:t>HAZOP Analysis and Risk Ranking for Area 100 – Raw Material Handling</w:t>
            </w:r>
            <w:r>
              <w:rPr>
                <w:noProof/>
                <w:webHidden/>
              </w:rPr>
              <w:tab/>
            </w:r>
            <w:r>
              <w:rPr>
                <w:noProof/>
                <w:webHidden/>
              </w:rPr>
              <w:fldChar w:fldCharType="begin"/>
            </w:r>
            <w:r>
              <w:rPr>
                <w:noProof/>
                <w:webHidden/>
              </w:rPr>
              <w:instrText xml:space="preserve"> PAGEREF _Toc237245034 \h </w:instrText>
            </w:r>
            <w:r>
              <w:rPr>
                <w:noProof/>
                <w:webHidden/>
              </w:rPr>
            </w:r>
            <w:r>
              <w:rPr>
                <w:noProof/>
                <w:webHidden/>
              </w:rPr>
              <w:fldChar w:fldCharType="separate"/>
            </w:r>
            <w:r w:rsidR="006221B8">
              <w:rPr>
                <w:noProof/>
                <w:webHidden/>
              </w:rPr>
              <w:t>331</w:t>
            </w:r>
            <w:r>
              <w:rPr>
                <w:noProof/>
                <w:webHidden/>
              </w:rPr>
              <w:fldChar w:fldCharType="end"/>
            </w:r>
          </w:hyperlink>
        </w:p>
        <w:p w14:paraId="45ADFEF6" w14:textId="290022A1"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35" w:history="1">
            <w:r w:rsidRPr="00140079">
              <w:rPr>
                <w:rStyle w:val="Hyperlink"/>
                <w:noProof/>
              </w:rPr>
              <w:t>9.5.3</w:t>
            </w:r>
            <w:r>
              <w:rPr>
                <w:rFonts w:asciiTheme="minorHAnsi" w:eastAsiaTheme="minorEastAsia" w:hAnsiTheme="minorHAnsi" w:cstheme="minorBidi"/>
                <w:noProof/>
                <w:color w:val="auto"/>
                <w:lang w:eastAsia="en-GB"/>
              </w:rPr>
              <w:tab/>
            </w:r>
            <w:r w:rsidRPr="00140079">
              <w:rPr>
                <w:rStyle w:val="Hyperlink"/>
                <w:noProof/>
              </w:rPr>
              <w:t>HAZOP Analysis and Risk Ranking for Area 200 – Pyro-Processing</w:t>
            </w:r>
            <w:r>
              <w:rPr>
                <w:noProof/>
                <w:webHidden/>
              </w:rPr>
              <w:tab/>
            </w:r>
            <w:r>
              <w:rPr>
                <w:noProof/>
                <w:webHidden/>
              </w:rPr>
              <w:fldChar w:fldCharType="begin"/>
            </w:r>
            <w:r>
              <w:rPr>
                <w:noProof/>
                <w:webHidden/>
              </w:rPr>
              <w:instrText xml:space="preserve"> PAGEREF _Toc237245035 \h </w:instrText>
            </w:r>
            <w:r>
              <w:rPr>
                <w:noProof/>
                <w:webHidden/>
              </w:rPr>
            </w:r>
            <w:r>
              <w:rPr>
                <w:noProof/>
                <w:webHidden/>
              </w:rPr>
              <w:fldChar w:fldCharType="separate"/>
            </w:r>
            <w:r w:rsidR="006221B8">
              <w:rPr>
                <w:noProof/>
                <w:webHidden/>
              </w:rPr>
              <w:t>332</w:t>
            </w:r>
            <w:r>
              <w:rPr>
                <w:noProof/>
                <w:webHidden/>
              </w:rPr>
              <w:fldChar w:fldCharType="end"/>
            </w:r>
          </w:hyperlink>
        </w:p>
        <w:p w14:paraId="3F1B0571" w14:textId="1AA5858A"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36" w:history="1">
            <w:r w:rsidRPr="00140079">
              <w:rPr>
                <w:rStyle w:val="Hyperlink"/>
                <w:noProof/>
              </w:rPr>
              <w:t>9.5.4</w:t>
            </w:r>
            <w:r>
              <w:rPr>
                <w:rFonts w:asciiTheme="minorHAnsi" w:eastAsiaTheme="minorEastAsia" w:hAnsiTheme="minorHAnsi" w:cstheme="minorBidi"/>
                <w:noProof/>
                <w:color w:val="auto"/>
                <w:lang w:eastAsia="en-GB"/>
              </w:rPr>
              <w:tab/>
            </w:r>
            <w:r w:rsidRPr="00140079">
              <w:rPr>
                <w:rStyle w:val="Hyperlink"/>
                <w:noProof/>
              </w:rPr>
              <w:t>HAZOP Analysis and Risk Ranking for Area 300 – Flue-Gas Treatment</w:t>
            </w:r>
            <w:r>
              <w:rPr>
                <w:noProof/>
                <w:webHidden/>
              </w:rPr>
              <w:tab/>
            </w:r>
            <w:r>
              <w:rPr>
                <w:noProof/>
                <w:webHidden/>
              </w:rPr>
              <w:fldChar w:fldCharType="begin"/>
            </w:r>
            <w:r>
              <w:rPr>
                <w:noProof/>
                <w:webHidden/>
              </w:rPr>
              <w:instrText xml:space="preserve"> PAGEREF _Toc237245036 \h </w:instrText>
            </w:r>
            <w:r>
              <w:rPr>
                <w:noProof/>
                <w:webHidden/>
              </w:rPr>
            </w:r>
            <w:r>
              <w:rPr>
                <w:noProof/>
                <w:webHidden/>
              </w:rPr>
              <w:fldChar w:fldCharType="separate"/>
            </w:r>
            <w:r w:rsidR="006221B8">
              <w:rPr>
                <w:noProof/>
                <w:webHidden/>
              </w:rPr>
              <w:t>333</w:t>
            </w:r>
            <w:r>
              <w:rPr>
                <w:noProof/>
                <w:webHidden/>
              </w:rPr>
              <w:fldChar w:fldCharType="end"/>
            </w:r>
          </w:hyperlink>
        </w:p>
        <w:p w14:paraId="0AACA668" w14:textId="45101980"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37" w:history="1">
            <w:r w:rsidRPr="00140079">
              <w:rPr>
                <w:rStyle w:val="Hyperlink"/>
                <w:noProof/>
              </w:rPr>
              <w:t>9.5.5</w:t>
            </w:r>
            <w:r>
              <w:rPr>
                <w:rFonts w:asciiTheme="minorHAnsi" w:eastAsiaTheme="minorEastAsia" w:hAnsiTheme="minorHAnsi" w:cstheme="minorBidi"/>
                <w:noProof/>
                <w:color w:val="auto"/>
                <w:lang w:eastAsia="en-GB"/>
              </w:rPr>
              <w:tab/>
            </w:r>
            <w:r w:rsidRPr="00140079">
              <w:rPr>
                <w:rStyle w:val="Hyperlink"/>
                <w:noProof/>
              </w:rPr>
              <w:t>HAZOP Analysis and Risk Ranking for Area 400 – Dry Magnetic Separation</w:t>
            </w:r>
            <w:r>
              <w:rPr>
                <w:noProof/>
                <w:webHidden/>
              </w:rPr>
              <w:tab/>
            </w:r>
            <w:r>
              <w:rPr>
                <w:noProof/>
                <w:webHidden/>
              </w:rPr>
              <w:fldChar w:fldCharType="begin"/>
            </w:r>
            <w:r>
              <w:rPr>
                <w:noProof/>
                <w:webHidden/>
              </w:rPr>
              <w:instrText xml:space="preserve"> PAGEREF _Toc237245037 \h </w:instrText>
            </w:r>
            <w:r>
              <w:rPr>
                <w:noProof/>
                <w:webHidden/>
              </w:rPr>
            </w:r>
            <w:r>
              <w:rPr>
                <w:noProof/>
                <w:webHidden/>
              </w:rPr>
              <w:fldChar w:fldCharType="separate"/>
            </w:r>
            <w:r w:rsidR="006221B8">
              <w:rPr>
                <w:noProof/>
                <w:webHidden/>
              </w:rPr>
              <w:t>334</w:t>
            </w:r>
            <w:r>
              <w:rPr>
                <w:noProof/>
                <w:webHidden/>
              </w:rPr>
              <w:fldChar w:fldCharType="end"/>
            </w:r>
          </w:hyperlink>
        </w:p>
        <w:p w14:paraId="1C789BE8" w14:textId="77DD7D1B"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38" w:history="1">
            <w:r w:rsidRPr="00140079">
              <w:rPr>
                <w:rStyle w:val="Hyperlink"/>
                <w:noProof/>
              </w:rPr>
              <w:t>9.5.6</w:t>
            </w:r>
            <w:r>
              <w:rPr>
                <w:rFonts w:asciiTheme="minorHAnsi" w:eastAsiaTheme="minorEastAsia" w:hAnsiTheme="minorHAnsi" w:cstheme="minorBidi"/>
                <w:noProof/>
                <w:color w:val="auto"/>
                <w:lang w:eastAsia="en-GB"/>
              </w:rPr>
              <w:tab/>
            </w:r>
            <w:r w:rsidRPr="00140079">
              <w:rPr>
                <w:rStyle w:val="Hyperlink"/>
                <w:noProof/>
              </w:rPr>
              <w:t>HAZOP Analysis and Risk Ranking for Area 500 – Wet Grinding</w:t>
            </w:r>
            <w:r>
              <w:rPr>
                <w:noProof/>
                <w:webHidden/>
              </w:rPr>
              <w:tab/>
            </w:r>
            <w:r>
              <w:rPr>
                <w:noProof/>
                <w:webHidden/>
              </w:rPr>
              <w:fldChar w:fldCharType="begin"/>
            </w:r>
            <w:r>
              <w:rPr>
                <w:noProof/>
                <w:webHidden/>
              </w:rPr>
              <w:instrText xml:space="preserve"> PAGEREF _Toc237245038 \h </w:instrText>
            </w:r>
            <w:r>
              <w:rPr>
                <w:noProof/>
                <w:webHidden/>
              </w:rPr>
            </w:r>
            <w:r>
              <w:rPr>
                <w:noProof/>
                <w:webHidden/>
              </w:rPr>
              <w:fldChar w:fldCharType="separate"/>
            </w:r>
            <w:r w:rsidR="006221B8">
              <w:rPr>
                <w:noProof/>
                <w:webHidden/>
              </w:rPr>
              <w:t>335</w:t>
            </w:r>
            <w:r>
              <w:rPr>
                <w:noProof/>
                <w:webHidden/>
              </w:rPr>
              <w:fldChar w:fldCharType="end"/>
            </w:r>
          </w:hyperlink>
        </w:p>
        <w:p w14:paraId="5A01C8A1" w14:textId="5AFD9F71"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39" w:history="1">
            <w:r w:rsidRPr="00140079">
              <w:rPr>
                <w:rStyle w:val="Hyperlink"/>
                <w:noProof/>
              </w:rPr>
              <w:t>9.5.7</w:t>
            </w:r>
            <w:r>
              <w:rPr>
                <w:rFonts w:asciiTheme="minorHAnsi" w:eastAsiaTheme="minorEastAsia" w:hAnsiTheme="minorHAnsi" w:cstheme="minorBidi"/>
                <w:noProof/>
                <w:color w:val="auto"/>
                <w:lang w:eastAsia="en-GB"/>
              </w:rPr>
              <w:tab/>
            </w:r>
            <w:r w:rsidRPr="00140079">
              <w:rPr>
                <w:rStyle w:val="Hyperlink"/>
                <w:noProof/>
              </w:rPr>
              <w:t>HAZOP Analysis and Risk Ranking for Area 600 – Leaching</w:t>
            </w:r>
            <w:r>
              <w:rPr>
                <w:noProof/>
                <w:webHidden/>
              </w:rPr>
              <w:tab/>
            </w:r>
            <w:r>
              <w:rPr>
                <w:noProof/>
                <w:webHidden/>
              </w:rPr>
              <w:fldChar w:fldCharType="begin"/>
            </w:r>
            <w:r>
              <w:rPr>
                <w:noProof/>
                <w:webHidden/>
              </w:rPr>
              <w:instrText xml:space="preserve"> PAGEREF _Toc237245039 \h </w:instrText>
            </w:r>
            <w:r>
              <w:rPr>
                <w:noProof/>
                <w:webHidden/>
              </w:rPr>
            </w:r>
            <w:r>
              <w:rPr>
                <w:noProof/>
                <w:webHidden/>
              </w:rPr>
              <w:fldChar w:fldCharType="separate"/>
            </w:r>
            <w:r w:rsidR="006221B8">
              <w:rPr>
                <w:noProof/>
                <w:webHidden/>
              </w:rPr>
              <w:t>336</w:t>
            </w:r>
            <w:r>
              <w:rPr>
                <w:noProof/>
                <w:webHidden/>
              </w:rPr>
              <w:fldChar w:fldCharType="end"/>
            </w:r>
          </w:hyperlink>
        </w:p>
        <w:p w14:paraId="117AAEEB" w14:textId="33BC3E67"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40" w:history="1">
            <w:r w:rsidRPr="00140079">
              <w:rPr>
                <w:rStyle w:val="Hyperlink"/>
                <w:noProof/>
              </w:rPr>
              <w:t>9.5.8</w:t>
            </w:r>
            <w:r>
              <w:rPr>
                <w:rFonts w:asciiTheme="minorHAnsi" w:eastAsiaTheme="minorEastAsia" w:hAnsiTheme="minorHAnsi" w:cstheme="minorBidi"/>
                <w:noProof/>
                <w:color w:val="auto"/>
                <w:lang w:eastAsia="en-GB"/>
              </w:rPr>
              <w:tab/>
            </w:r>
            <w:r w:rsidRPr="00140079">
              <w:rPr>
                <w:rStyle w:val="Hyperlink"/>
                <w:noProof/>
              </w:rPr>
              <w:t>HAZOP Analysis and Risk Ranking for Area 700 – Basification and Polymerisation</w:t>
            </w:r>
            <w:r>
              <w:rPr>
                <w:noProof/>
                <w:webHidden/>
              </w:rPr>
              <w:tab/>
            </w:r>
            <w:r>
              <w:rPr>
                <w:noProof/>
                <w:webHidden/>
              </w:rPr>
              <w:fldChar w:fldCharType="begin"/>
            </w:r>
            <w:r>
              <w:rPr>
                <w:noProof/>
                <w:webHidden/>
              </w:rPr>
              <w:instrText xml:space="preserve"> PAGEREF _Toc237245040 \h </w:instrText>
            </w:r>
            <w:r>
              <w:rPr>
                <w:noProof/>
                <w:webHidden/>
              </w:rPr>
            </w:r>
            <w:r>
              <w:rPr>
                <w:noProof/>
                <w:webHidden/>
              </w:rPr>
              <w:fldChar w:fldCharType="separate"/>
            </w:r>
            <w:r w:rsidR="006221B8">
              <w:rPr>
                <w:noProof/>
                <w:webHidden/>
              </w:rPr>
              <w:t>337</w:t>
            </w:r>
            <w:r>
              <w:rPr>
                <w:noProof/>
                <w:webHidden/>
              </w:rPr>
              <w:fldChar w:fldCharType="end"/>
            </w:r>
          </w:hyperlink>
        </w:p>
        <w:p w14:paraId="2A952C76" w14:textId="00BA94AE"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41" w:history="1">
            <w:r w:rsidRPr="00140079">
              <w:rPr>
                <w:rStyle w:val="Hyperlink"/>
                <w:noProof/>
              </w:rPr>
              <w:t>9.6</w:t>
            </w:r>
            <w:r>
              <w:rPr>
                <w:rFonts w:asciiTheme="minorHAnsi" w:eastAsiaTheme="minorEastAsia" w:hAnsiTheme="minorHAnsi" w:cstheme="minorBidi"/>
                <w:noProof/>
                <w:color w:val="auto"/>
                <w:lang w:eastAsia="en-GB"/>
              </w:rPr>
              <w:tab/>
            </w:r>
            <w:r w:rsidRPr="00140079">
              <w:rPr>
                <w:rStyle w:val="Hyperlink"/>
                <w:noProof/>
              </w:rPr>
              <w:t>POLLUTION CONTROL SUMMARY</w:t>
            </w:r>
            <w:r>
              <w:rPr>
                <w:noProof/>
                <w:webHidden/>
              </w:rPr>
              <w:tab/>
            </w:r>
            <w:r>
              <w:rPr>
                <w:noProof/>
                <w:webHidden/>
              </w:rPr>
              <w:fldChar w:fldCharType="begin"/>
            </w:r>
            <w:r>
              <w:rPr>
                <w:noProof/>
                <w:webHidden/>
              </w:rPr>
              <w:instrText xml:space="preserve"> PAGEREF _Toc237245041 \h </w:instrText>
            </w:r>
            <w:r>
              <w:rPr>
                <w:noProof/>
                <w:webHidden/>
              </w:rPr>
            </w:r>
            <w:r>
              <w:rPr>
                <w:noProof/>
                <w:webHidden/>
              </w:rPr>
              <w:fldChar w:fldCharType="separate"/>
            </w:r>
            <w:r w:rsidR="006221B8">
              <w:rPr>
                <w:noProof/>
                <w:webHidden/>
              </w:rPr>
              <w:t>337</w:t>
            </w:r>
            <w:r>
              <w:rPr>
                <w:noProof/>
                <w:webHidden/>
              </w:rPr>
              <w:fldChar w:fldCharType="end"/>
            </w:r>
          </w:hyperlink>
        </w:p>
        <w:p w14:paraId="37D78276" w14:textId="7743B508" w:rsidR="00087C73" w:rsidRDefault="00087C73">
          <w:pPr>
            <w:pStyle w:val="TOC1"/>
            <w:tabs>
              <w:tab w:val="left" w:pos="720"/>
              <w:tab w:val="right" w:leader="dot" w:pos="9016"/>
            </w:tabs>
            <w:rPr>
              <w:rFonts w:asciiTheme="minorHAnsi" w:eastAsiaTheme="minorEastAsia" w:hAnsiTheme="minorHAnsi" w:cstheme="minorBidi"/>
              <w:noProof/>
              <w:color w:val="auto"/>
              <w:lang w:eastAsia="en-GB"/>
            </w:rPr>
          </w:pPr>
          <w:hyperlink w:anchor="_Toc237245042" w:history="1">
            <w:r w:rsidRPr="00140079">
              <w:rPr>
                <w:rStyle w:val="Hyperlink"/>
                <w:noProof/>
              </w:rPr>
              <w:t>10</w:t>
            </w:r>
            <w:r>
              <w:rPr>
                <w:rFonts w:asciiTheme="minorHAnsi" w:eastAsiaTheme="minorEastAsia" w:hAnsiTheme="minorHAnsi" w:cstheme="minorBidi"/>
                <w:noProof/>
                <w:color w:val="auto"/>
                <w:lang w:eastAsia="en-GB"/>
              </w:rPr>
              <w:tab/>
            </w:r>
            <w:r w:rsidRPr="00140079">
              <w:rPr>
                <w:rStyle w:val="Hyperlink"/>
                <w:noProof/>
              </w:rPr>
              <w:t>PLANT ECONOMIC ANALYSIS</w:t>
            </w:r>
            <w:r>
              <w:rPr>
                <w:noProof/>
                <w:webHidden/>
              </w:rPr>
              <w:tab/>
            </w:r>
            <w:r>
              <w:rPr>
                <w:noProof/>
                <w:webHidden/>
              </w:rPr>
              <w:fldChar w:fldCharType="begin"/>
            </w:r>
            <w:r>
              <w:rPr>
                <w:noProof/>
                <w:webHidden/>
              </w:rPr>
              <w:instrText xml:space="preserve"> PAGEREF _Toc237245042 \h </w:instrText>
            </w:r>
            <w:r>
              <w:rPr>
                <w:noProof/>
                <w:webHidden/>
              </w:rPr>
            </w:r>
            <w:r>
              <w:rPr>
                <w:noProof/>
                <w:webHidden/>
              </w:rPr>
              <w:fldChar w:fldCharType="separate"/>
            </w:r>
            <w:r w:rsidR="006221B8">
              <w:rPr>
                <w:noProof/>
                <w:webHidden/>
              </w:rPr>
              <w:t>339</w:t>
            </w:r>
            <w:r>
              <w:rPr>
                <w:noProof/>
                <w:webHidden/>
              </w:rPr>
              <w:fldChar w:fldCharType="end"/>
            </w:r>
          </w:hyperlink>
        </w:p>
        <w:p w14:paraId="61B4A94E" w14:textId="33893AFF"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43" w:history="1">
            <w:r w:rsidRPr="00140079">
              <w:rPr>
                <w:rStyle w:val="Hyperlink"/>
                <w:noProof/>
              </w:rPr>
              <w:t>10.1</w:t>
            </w:r>
            <w:r>
              <w:rPr>
                <w:rFonts w:asciiTheme="minorHAnsi" w:eastAsiaTheme="minorEastAsia" w:hAnsiTheme="minorHAnsi" w:cstheme="minorBidi"/>
                <w:noProof/>
                <w:color w:val="auto"/>
                <w:lang w:eastAsia="en-GB"/>
              </w:rPr>
              <w:tab/>
            </w:r>
            <w:r w:rsidRPr="00140079">
              <w:rPr>
                <w:rStyle w:val="Hyperlink"/>
                <w:noProof/>
              </w:rPr>
              <w:t>Executive summary</w:t>
            </w:r>
            <w:r>
              <w:rPr>
                <w:noProof/>
                <w:webHidden/>
              </w:rPr>
              <w:tab/>
            </w:r>
            <w:r>
              <w:rPr>
                <w:noProof/>
                <w:webHidden/>
              </w:rPr>
              <w:fldChar w:fldCharType="begin"/>
            </w:r>
            <w:r>
              <w:rPr>
                <w:noProof/>
                <w:webHidden/>
              </w:rPr>
              <w:instrText xml:space="preserve"> PAGEREF _Toc237245043 \h </w:instrText>
            </w:r>
            <w:r>
              <w:rPr>
                <w:noProof/>
                <w:webHidden/>
              </w:rPr>
            </w:r>
            <w:r>
              <w:rPr>
                <w:noProof/>
                <w:webHidden/>
              </w:rPr>
              <w:fldChar w:fldCharType="separate"/>
            </w:r>
            <w:r w:rsidR="006221B8">
              <w:rPr>
                <w:noProof/>
                <w:webHidden/>
              </w:rPr>
              <w:t>339</w:t>
            </w:r>
            <w:r>
              <w:rPr>
                <w:noProof/>
                <w:webHidden/>
              </w:rPr>
              <w:fldChar w:fldCharType="end"/>
            </w:r>
          </w:hyperlink>
        </w:p>
        <w:p w14:paraId="6ACFF744" w14:textId="1946E5EA"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44" w:history="1">
            <w:r w:rsidRPr="00140079">
              <w:rPr>
                <w:rStyle w:val="Hyperlink"/>
                <w:noProof/>
              </w:rPr>
              <w:t>10.2</w:t>
            </w:r>
            <w:r>
              <w:rPr>
                <w:rFonts w:asciiTheme="minorHAnsi" w:eastAsiaTheme="minorEastAsia" w:hAnsiTheme="minorHAnsi" w:cstheme="minorBidi"/>
                <w:noProof/>
                <w:color w:val="auto"/>
                <w:lang w:eastAsia="en-GB"/>
              </w:rPr>
              <w:tab/>
            </w:r>
            <w:r w:rsidRPr="00140079">
              <w:rPr>
                <w:rStyle w:val="Hyperlink"/>
                <w:noProof/>
              </w:rPr>
              <w:t>Introduction and plant overview</w:t>
            </w:r>
            <w:r>
              <w:rPr>
                <w:noProof/>
                <w:webHidden/>
              </w:rPr>
              <w:tab/>
            </w:r>
            <w:r>
              <w:rPr>
                <w:noProof/>
                <w:webHidden/>
              </w:rPr>
              <w:fldChar w:fldCharType="begin"/>
            </w:r>
            <w:r>
              <w:rPr>
                <w:noProof/>
                <w:webHidden/>
              </w:rPr>
              <w:instrText xml:space="preserve"> PAGEREF _Toc237245044 \h </w:instrText>
            </w:r>
            <w:r>
              <w:rPr>
                <w:noProof/>
                <w:webHidden/>
              </w:rPr>
            </w:r>
            <w:r>
              <w:rPr>
                <w:noProof/>
                <w:webHidden/>
              </w:rPr>
              <w:fldChar w:fldCharType="separate"/>
            </w:r>
            <w:r w:rsidR="006221B8">
              <w:rPr>
                <w:noProof/>
                <w:webHidden/>
              </w:rPr>
              <w:t>339</w:t>
            </w:r>
            <w:r>
              <w:rPr>
                <w:noProof/>
                <w:webHidden/>
              </w:rPr>
              <w:fldChar w:fldCharType="end"/>
            </w:r>
          </w:hyperlink>
        </w:p>
        <w:p w14:paraId="474DD50D" w14:textId="1FE749B8"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45" w:history="1">
            <w:r w:rsidRPr="00140079">
              <w:rPr>
                <w:rStyle w:val="Hyperlink"/>
                <w:noProof/>
              </w:rPr>
              <w:t>10.2.1</w:t>
            </w:r>
            <w:r>
              <w:rPr>
                <w:rFonts w:asciiTheme="minorHAnsi" w:eastAsiaTheme="minorEastAsia" w:hAnsiTheme="minorHAnsi" w:cstheme="minorBidi"/>
                <w:noProof/>
                <w:color w:val="auto"/>
                <w:lang w:eastAsia="en-GB"/>
              </w:rPr>
              <w:tab/>
            </w:r>
            <w:r w:rsidRPr="00140079">
              <w:rPr>
                <w:rStyle w:val="Hyperlink"/>
                <w:noProof/>
              </w:rPr>
              <w:t>Key Plant Parameters and Basis of Estimate</w:t>
            </w:r>
            <w:r>
              <w:rPr>
                <w:noProof/>
                <w:webHidden/>
              </w:rPr>
              <w:tab/>
            </w:r>
            <w:r>
              <w:rPr>
                <w:noProof/>
                <w:webHidden/>
              </w:rPr>
              <w:fldChar w:fldCharType="begin"/>
            </w:r>
            <w:r>
              <w:rPr>
                <w:noProof/>
                <w:webHidden/>
              </w:rPr>
              <w:instrText xml:space="preserve"> PAGEREF _Toc237245045 \h </w:instrText>
            </w:r>
            <w:r>
              <w:rPr>
                <w:noProof/>
                <w:webHidden/>
              </w:rPr>
            </w:r>
            <w:r>
              <w:rPr>
                <w:noProof/>
                <w:webHidden/>
              </w:rPr>
              <w:fldChar w:fldCharType="separate"/>
            </w:r>
            <w:r w:rsidR="006221B8">
              <w:rPr>
                <w:noProof/>
                <w:webHidden/>
              </w:rPr>
              <w:t>340</w:t>
            </w:r>
            <w:r>
              <w:rPr>
                <w:noProof/>
                <w:webHidden/>
              </w:rPr>
              <w:fldChar w:fldCharType="end"/>
            </w:r>
          </w:hyperlink>
        </w:p>
        <w:p w14:paraId="0FF33C8D" w14:textId="37FD9611"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46" w:history="1">
            <w:r w:rsidRPr="00140079">
              <w:rPr>
                <w:rStyle w:val="Hyperlink"/>
                <w:noProof/>
              </w:rPr>
              <w:t>10.3</w:t>
            </w:r>
            <w:r>
              <w:rPr>
                <w:rFonts w:asciiTheme="minorHAnsi" w:eastAsiaTheme="minorEastAsia" w:hAnsiTheme="minorHAnsi" w:cstheme="minorBidi"/>
                <w:noProof/>
                <w:color w:val="auto"/>
                <w:lang w:eastAsia="en-GB"/>
              </w:rPr>
              <w:tab/>
            </w:r>
            <w:r w:rsidRPr="00140079">
              <w:rPr>
                <w:rStyle w:val="Hyperlink"/>
                <w:noProof/>
              </w:rPr>
              <w:t>Capital Expenditure (CAPEX)</w:t>
            </w:r>
            <w:r>
              <w:rPr>
                <w:noProof/>
                <w:webHidden/>
              </w:rPr>
              <w:tab/>
            </w:r>
            <w:r>
              <w:rPr>
                <w:noProof/>
                <w:webHidden/>
              </w:rPr>
              <w:fldChar w:fldCharType="begin"/>
            </w:r>
            <w:r>
              <w:rPr>
                <w:noProof/>
                <w:webHidden/>
              </w:rPr>
              <w:instrText xml:space="preserve"> PAGEREF _Toc237245046 \h </w:instrText>
            </w:r>
            <w:r>
              <w:rPr>
                <w:noProof/>
                <w:webHidden/>
              </w:rPr>
            </w:r>
            <w:r>
              <w:rPr>
                <w:noProof/>
                <w:webHidden/>
              </w:rPr>
              <w:fldChar w:fldCharType="separate"/>
            </w:r>
            <w:r w:rsidR="006221B8">
              <w:rPr>
                <w:noProof/>
                <w:webHidden/>
              </w:rPr>
              <w:t>341</w:t>
            </w:r>
            <w:r>
              <w:rPr>
                <w:noProof/>
                <w:webHidden/>
              </w:rPr>
              <w:fldChar w:fldCharType="end"/>
            </w:r>
          </w:hyperlink>
        </w:p>
        <w:p w14:paraId="0166A520" w14:textId="4CD0EB18"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47" w:history="1">
            <w:r w:rsidRPr="00140079">
              <w:rPr>
                <w:rStyle w:val="Hyperlink"/>
                <w:noProof/>
              </w:rPr>
              <w:t>10.3.1</w:t>
            </w:r>
            <w:r>
              <w:rPr>
                <w:rFonts w:asciiTheme="minorHAnsi" w:eastAsiaTheme="minorEastAsia" w:hAnsiTheme="minorHAnsi" w:cstheme="minorBidi"/>
                <w:noProof/>
                <w:color w:val="auto"/>
                <w:lang w:eastAsia="en-GB"/>
              </w:rPr>
              <w:tab/>
            </w:r>
            <w:r w:rsidRPr="00140079">
              <w:rPr>
                <w:rStyle w:val="Hyperlink"/>
                <w:noProof/>
              </w:rPr>
              <w:t>Costing Methodology</w:t>
            </w:r>
            <w:r>
              <w:rPr>
                <w:noProof/>
                <w:webHidden/>
              </w:rPr>
              <w:tab/>
            </w:r>
            <w:r>
              <w:rPr>
                <w:noProof/>
                <w:webHidden/>
              </w:rPr>
              <w:fldChar w:fldCharType="begin"/>
            </w:r>
            <w:r>
              <w:rPr>
                <w:noProof/>
                <w:webHidden/>
              </w:rPr>
              <w:instrText xml:space="preserve"> PAGEREF _Toc237245047 \h </w:instrText>
            </w:r>
            <w:r>
              <w:rPr>
                <w:noProof/>
                <w:webHidden/>
              </w:rPr>
            </w:r>
            <w:r>
              <w:rPr>
                <w:noProof/>
                <w:webHidden/>
              </w:rPr>
              <w:fldChar w:fldCharType="separate"/>
            </w:r>
            <w:r w:rsidR="006221B8">
              <w:rPr>
                <w:noProof/>
                <w:webHidden/>
              </w:rPr>
              <w:t>341</w:t>
            </w:r>
            <w:r>
              <w:rPr>
                <w:noProof/>
                <w:webHidden/>
              </w:rPr>
              <w:fldChar w:fldCharType="end"/>
            </w:r>
          </w:hyperlink>
        </w:p>
        <w:p w14:paraId="59D95D11" w14:textId="46804ABD"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48" w:history="1">
            <w:r w:rsidRPr="00140079">
              <w:rPr>
                <w:rStyle w:val="Hyperlink"/>
                <w:noProof/>
              </w:rPr>
              <w:t>10.3.2</w:t>
            </w:r>
            <w:r>
              <w:rPr>
                <w:rFonts w:asciiTheme="minorHAnsi" w:eastAsiaTheme="minorEastAsia" w:hAnsiTheme="minorHAnsi" w:cstheme="minorBidi"/>
                <w:noProof/>
                <w:color w:val="auto"/>
                <w:lang w:eastAsia="en-GB"/>
              </w:rPr>
              <w:tab/>
            </w:r>
            <w:r w:rsidRPr="00140079">
              <w:rPr>
                <w:rStyle w:val="Hyperlink"/>
                <w:noProof/>
              </w:rPr>
              <w:t>Equipment Cost Estimate</w:t>
            </w:r>
            <w:r>
              <w:rPr>
                <w:noProof/>
                <w:webHidden/>
              </w:rPr>
              <w:tab/>
            </w:r>
            <w:r>
              <w:rPr>
                <w:noProof/>
                <w:webHidden/>
              </w:rPr>
              <w:fldChar w:fldCharType="begin"/>
            </w:r>
            <w:r>
              <w:rPr>
                <w:noProof/>
                <w:webHidden/>
              </w:rPr>
              <w:instrText xml:space="preserve"> PAGEREF _Toc237245048 \h </w:instrText>
            </w:r>
            <w:r>
              <w:rPr>
                <w:noProof/>
                <w:webHidden/>
              </w:rPr>
            </w:r>
            <w:r>
              <w:rPr>
                <w:noProof/>
                <w:webHidden/>
              </w:rPr>
              <w:fldChar w:fldCharType="separate"/>
            </w:r>
            <w:r w:rsidR="006221B8">
              <w:rPr>
                <w:noProof/>
                <w:webHidden/>
              </w:rPr>
              <w:t>342</w:t>
            </w:r>
            <w:r>
              <w:rPr>
                <w:noProof/>
                <w:webHidden/>
              </w:rPr>
              <w:fldChar w:fldCharType="end"/>
            </w:r>
          </w:hyperlink>
        </w:p>
        <w:p w14:paraId="02D447F9" w14:textId="5C132084"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49" w:history="1">
            <w:r w:rsidRPr="00140079">
              <w:rPr>
                <w:rStyle w:val="Hyperlink"/>
                <w:noProof/>
              </w:rPr>
              <w:t>10.3.3</w:t>
            </w:r>
            <w:r>
              <w:rPr>
                <w:rFonts w:asciiTheme="minorHAnsi" w:eastAsiaTheme="minorEastAsia" w:hAnsiTheme="minorHAnsi" w:cstheme="minorBidi"/>
                <w:noProof/>
                <w:color w:val="auto"/>
                <w:lang w:eastAsia="en-GB"/>
              </w:rPr>
              <w:tab/>
            </w:r>
            <w:r w:rsidRPr="00140079">
              <w:rPr>
                <w:rStyle w:val="Hyperlink"/>
                <w:noProof/>
              </w:rPr>
              <w:t>Total Capital Investment Summary</w:t>
            </w:r>
            <w:r>
              <w:rPr>
                <w:noProof/>
                <w:webHidden/>
              </w:rPr>
              <w:tab/>
            </w:r>
            <w:r>
              <w:rPr>
                <w:noProof/>
                <w:webHidden/>
              </w:rPr>
              <w:fldChar w:fldCharType="begin"/>
            </w:r>
            <w:r>
              <w:rPr>
                <w:noProof/>
                <w:webHidden/>
              </w:rPr>
              <w:instrText xml:space="preserve"> PAGEREF _Toc237245049 \h </w:instrText>
            </w:r>
            <w:r>
              <w:rPr>
                <w:noProof/>
                <w:webHidden/>
              </w:rPr>
            </w:r>
            <w:r>
              <w:rPr>
                <w:noProof/>
                <w:webHidden/>
              </w:rPr>
              <w:fldChar w:fldCharType="separate"/>
            </w:r>
            <w:r w:rsidR="006221B8">
              <w:rPr>
                <w:noProof/>
                <w:webHidden/>
              </w:rPr>
              <w:t>348</w:t>
            </w:r>
            <w:r>
              <w:rPr>
                <w:noProof/>
                <w:webHidden/>
              </w:rPr>
              <w:fldChar w:fldCharType="end"/>
            </w:r>
          </w:hyperlink>
        </w:p>
        <w:p w14:paraId="24D9BE87" w14:textId="1AE873E2"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50" w:history="1">
            <w:r w:rsidRPr="00140079">
              <w:rPr>
                <w:rStyle w:val="Hyperlink"/>
                <w:noProof/>
              </w:rPr>
              <w:t>10.4</w:t>
            </w:r>
            <w:r>
              <w:rPr>
                <w:rFonts w:asciiTheme="minorHAnsi" w:eastAsiaTheme="minorEastAsia" w:hAnsiTheme="minorHAnsi" w:cstheme="minorBidi"/>
                <w:noProof/>
                <w:color w:val="auto"/>
                <w:lang w:eastAsia="en-GB"/>
              </w:rPr>
              <w:tab/>
            </w:r>
            <w:r w:rsidRPr="00140079">
              <w:rPr>
                <w:rStyle w:val="Hyperlink"/>
                <w:noProof/>
              </w:rPr>
              <w:t>Operating Expenditure (OPEX)</w:t>
            </w:r>
            <w:r>
              <w:rPr>
                <w:noProof/>
                <w:webHidden/>
              </w:rPr>
              <w:tab/>
            </w:r>
            <w:r>
              <w:rPr>
                <w:noProof/>
                <w:webHidden/>
              </w:rPr>
              <w:fldChar w:fldCharType="begin"/>
            </w:r>
            <w:r>
              <w:rPr>
                <w:noProof/>
                <w:webHidden/>
              </w:rPr>
              <w:instrText xml:space="preserve"> PAGEREF _Toc237245050 \h </w:instrText>
            </w:r>
            <w:r>
              <w:rPr>
                <w:noProof/>
                <w:webHidden/>
              </w:rPr>
            </w:r>
            <w:r>
              <w:rPr>
                <w:noProof/>
                <w:webHidden/>
              </w:rPr>
              <w:fldChar w:fldCharType="separate"/>
            </w:r>
            <w:r w:rsidR="006221B8">
              <w:rPr>
                <w:noProof/>
                <w:webHidden/>
              </w:rPr>
              <w:t>350</w:t>
            </w:r>
            <w:r>
              <w:rPr>
                <w:noProof/>
                <w:webHidden/>
              </w:rPr>
              <w:fldChar w:fldCharType="end"/>
            </w:r>
          </w:hyperlink>
        </w:p>
        <w:p w14:paraId="506EF4D2" w14:textId="6EDA78FD"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51" w:history="1">
            <w:r w:rsidRPr="00140079">
              <w:rPr>
                <w:rStyle w:val="Hyperlink"/>
                <w:noProof/>
              </w:rPr>
              <w:t>10.4.1</w:t>
            </w:r>
            <w:r>
              <w:rPr>
                <w:rFonts w:asciiTheme="minorHAnsi" w:eastAsiaTheme="minorEastAsia" w:hAnsiTheme="minorHAnsi" w:cstheme="minorBidi"/>
                <w:noProof/>
                <w:color w:val="auto"/>
                <w:lang w:eastAsia="en-GB"/>
              </w:rPr>
              <w:tab/>
            </w:r>
            <w:r w:rsidRPr="00140079">
              <w:rPr>
                <w:rStyle w:val="Hyperlink"/>
                <w:noProof/>
              </w:rPr>
              <w:t>Raw Material Costs</w:t>
            </w:r>
            <w:r>
              <w:rPr>
                <w:noProof/>
                <w:webHidden/>
              </w:rPr>
              <w:tab/>
            </w:r>
            <w:r>
              <w:rPr>
                <w:noProof/>
                <w:webHidden/>
              </w:rPr>
              <w:fldChar w:fldCharType="begin"/>
            </w:r>
            <w:r>
              <w:rPr>
                <w:noProof/>
                <w:webHidden/>
              </w:rPr>
              <w:instrText xml:space="preserve"> PAGEREF _Toc237245051 \h </w:instrText>
            </w:r>
            <w:r>
              <w:rPr>
                <w:noProof/>
                <w:webHidden/>
              </w:rPr>
            </w:r>
            <w:r>
              <w:rPr>
                <w:noProof/>
                <w:webHidden/>
              </w:rPr>
              <w:fldChar w:fldCharType="separate"/>
            </w:r>
            <w:r w:rsidR="006221B8">
              <w:rPr>
                <w:noProof/>
                <w:webHidden/>
              </w:rPr>
              <w:t>350</w:t>
            </w:r>
            <w:r>
              <w:rPr>
                <w:noProof/>
                <w:webHidden/>
              </w:rPr>
              <w:fldChar w:fldCharType="end"/>
            </w:r>
          </w:hyperlink>
        </w:p>
        <w:p w14:paraId="4BB2FA79" w14:textId="6344D421"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52" w:history="1">
            <w:r w:rsidRPr="00140079">
              <w:rPr>
                <w:rStyle w:val="Hyperlink"/>
                <w:noProof/>
              </w:rPr>
              <w:t>10.4.2</w:t>
            </w:r>
            <w:r>
              <w:rPr>
                <w:rFonts w:asciiTheme="minorHAnsi" w:eastAsiaTheme="minorEastAsia" w:hAnsiTheme="minorHAnsi" w:cstheme="minorBidi"/>
                <w:noProof/>
                <w:color w:val="auto"/>
                <w:lang w:eastAsia="en-GB"/>
              </w:rPr>
              <w:tab/>
            </w:r>
            <w:r w:rsidRPr="00140079">
              <w:rPr>
                <w:rStyle w:val="Hyperlink"/>
                <w:noProof/>
              </w:rPr>
              <w:t>Utility Costs</w:t>
            </w:r>
            <w:r>
              <w:rPr>
                <w:noProof/>
                <w:webHidden/>
              </w:rPr>
              <w:tab/>
            </w:r>
            <w:r>
              <w:rPr>
                <w:noProof/>
                <w:webHidden/>
              </w:rPr>
              <w:fldChar w:fldCharType="begin"/>
            </w:r>
            <w:r>
              <w:rPr>
                <w:noProof/>
                <w:webHidden/>
              </w:rPr>
              <w:instrText xml:space="preserve"> PAGEREF _Toc237245052 \h </w:instrText>
            </w:r>
            <w:r>
              <w:rPr>
                <w:noProof/>
                <w:webHidden/>
              </w:rPr>
            </w:r>
            <w:r>
              <w:rPr>
                <w:noProof/>
                <w:webHidden/>
              </w:rPr>
              <w:fldChar w:fldCharType="separate"/>
            </w:r>
            <w:r w:rsidR="006221B8">
              <w:rPr>
                <w:noProof/>
                <w:webHidden/>
              </w:rPr>
              <w:t>351</w:t>
            </w:r>
            <w:r>
              <w:rPr>
                <w:noProof/>
                <w:webHidden/>
              </w:rPr>
              <w:fldChar w:fldCharType="end"/>
            </w:r>
          </w:hyperlink>
        </w:p>
        <w:p w14:paraId="2C3FDA29" w14:textId="0797ED0A"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53" w:history="1">
            <w:r w:rsidRPr="00140079">
              <w:rPr>
                <w:rStyle w:val="Hyperlink"/>
                <w:noProof/>
              </w:rPr>
              <w:t>10.4.3</w:t>
            </w:r>
            <w:r>
              <w:rPr>
                <w:rFonts w:asciiTheme="minorHAnsi" w:eastAsiaTheme="minorEastAsia" w:hAnsiTheme="minorHAnsi" w:cstheme="minorBidi"/>
                <w:noProof/>
                <w:color w:val="auto"/>
                <w:lang w:eastAsia="en-GB"/>
              </w:rPr>
              <w:tab/>
            </w:r>
            <w:r w:rsidRPr="00140079">
              <w:rPr>
                <w:rStyle w:val="Hyperlink"/>
                <w:noProof/>
              </w:rPr>
              <w:t>Labour Costs</w:t>
            </w:r>
            <w:r>
              <w:rPr>
                <w:noProof/>
                <w:webHidden/>
              </w:rPr>
              <w:tab/>
            </w:r>
            <w:r>
              <w:rPr>
                <w:noProof/>
                <w:webHidden/>
              </w:rPr>
              <w:fldChar w:fldCharType="begin"/>
            </w:r>
            <w:r>
              <w:rPr>
                <w:noProof/>
                <w:webHidden/>
              </w:rPr>
              <w:instrText xml:space="preserve"> PAGEREF _Toc237245053 \h </w:instrText>
            </w:r>
            <w:r>
              <w:rPr>
                <w:noProof/>
                <w:webHidden/>
              </w:rPr>
            </w:r>
            <w:r>
              <w:rPr>
                <w:noProof/>
                <w:webHidden/>
              </w:rPr>
              <w:fldChar w:fldCharType="separate"/>
            </w:r>
            <w:r w:rsidR="006221B8">
              <w:rPr>
                <w:noProof/>
                <w:webHidden/>
              </w:rPr>
              <w:t>352</w:t>
            </w:r>
            <w:r>
              <w:rPr>
                <w:noProof/>
                <w:webHidden/>
              </w:rPr>
              <w:fldChar w:fldCharType="end"/>
            </w:r>
          </w:hyperlink>
        </w:p>
        <w:p w14:paraId="28A12772" w14:textId="7BCBD9D6"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54" w:history="1">
            <w:r w:rsidRPr="00140079">
              <w:rPr>
                <w:rStyle w:val="Hyperlink"/>
                <w:noProof/>
              </w:rPr>
              <w:t>10.4.4</w:t>
            </w:r>
            <w:r>
              <w:rPr>
                <w:rFonts w:asciiTheme="minorHAnsi" w:eastAsiaTheme="minorEastAsia" w:hAnsiTheme="minorHAnsi" w:cstheme="minorBidi"/>
                <w:noProof/>
                <w:color w:val="auto"/>
                <w:lang w:eastAsia="en-GB"/>
              </w:rPr>
              <w:tab/>
            </w:r>
            <w:r w:rsidRPr="00140079">
              <w:rPr>
                <w:rStyle w:val="Hyperlink"/>
                <w:noProof/>
              </w:rPr>
              <w:t>Maintenance</w:t>
            </w:r>
            <w:r>
              <w:rPr>
                <w:noProof/>
                <w:webHidden/>
              </w:rPr>
              <w:tab/>
            </w:r>
            <w:r>
              <w:rPr>
                <w:noProof/>
                <w:webHidden/>
              </w:rPr>
              <w:fldChar w:fldCharType="begin"/>
            </w:r>
            <w:r>
              <w:rPr>
                <w:noProof/>
                <w:webHidden/>
              </w:rPr>
              <w:instrText xml:space="preserve"> PAGEREF _Toc237245054 \h </w:instrText>
            </w:r>
            <w:r>
              <w:rPr>
                <w:noProof/>
                <w:webHidden/>
              </w:rPr>
            </w:r>
            <w:r>
              <w:rPr>
                <w:noProof/>
                <w:webHidden/>
              </w:rPr>
              <w:fldChar w:fldCharType="separate"/>
            </w:r>
            <w:r w:rsidR="006221B8">
              <w:rPr>
                <w:noProof/>
                <w:webHidden/>
              </w:rPr>
              <w:t>353</w:t>
            </w:r>
            <w:r>
              <w:rPr>
                <w:noProof/>
                <w:webHidden/>
              </w:rPr>
              <w:fldChar w:fldCharType="end"/>
            </w:r>
          </w:hyperlink>
        </w:p>
        <w:p w14:paraId="4972FE01" w14:textId="41EE9F64"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55" w:history="1">
            <w:r w:rsidRPr="00140079">
              <w:rPr>
                <w:rStyle w:val="Hyperlink"/>
                <w:noProof/>
              </w:rPr>
              <w:t>10.4.5</w:t>
            </w:r>
            <w:r>
              <w:rPr>
                <w:rFonts w:asciiTheme="minorHAnsi" w:eastAsiaTheme="minorEastAsia" w:hAnsiTheme="minorHAnsi" w:cstheme="minorBidi"/>
                <w:noProof/>
                <w:color w:val="auto"/>
                <w:lang w:eastAsia="en-GB"/>
              </w:rPr>
              <w:tab/>
            </w:r>
            <w:r w:rsidRPr="00140079">
              <w:rPr>
                <w:rStyle w:val="Hyperlink"/>
                <w:noProof/>
              </w:rPr>
              <w:t>Insurance</w:t>
            </w:r>
            <w:r>
              <w:rPr>
                <w:noProof/>
                <w:webHidden/>
              </w:rPr>
              <w:tab/>
            </w:r>
            <w:r>
              <w:rPr>
                <w:noProof/>
                <w:webHidden/>
              </w:rPr>
              <w:fldChar w:fldCharType="begin"/>
            </w:r>
            <w:r>
              <w:rPr>
                <w:noProof/>
                <w:webHidden/>
              </w:rPr>
              <w:instrText xml:space="preserve"> PAGEREF _Toc237245055 \h </w:instrText>
            </w:r>
            <w:r>
              <w:rPr>
                <w:noProof/>
                <w:webHidden/>
              </w:rPr>
            </w:r>
            <w:r>
              <w:rPr>
                <w:noProof/>
                <w:webHidden/>
              </w:rPr>
              <w:fldChar w:fldCharType="separate"/>
            </w:r>
            <w:r w:rsidR="006221B8">
              <w:rPr>
                <w:noProof/>
                <w:webHidden/>
              </w:rPr>
              <w:t>354</w:t>
            </w:r>
            <w:r>
              <w:rPr>
                <w:noProof/>
                <w:webHidden/>
              </w:rPr>
              <w:fldChar w:fldCharType="end"/>
            </w:r>
          </w:hyperlink>
        </w:p>
        <w:p w14:paraId="5B87520A" w14:textId="272D72BC"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56" w:history="1">
            <w:r w:rsidRPr="00140079">
              <w:rPr>
                <w:rStyle w:val="Hyperlink"/>
                <w:noProof/>
              </w:rPr>
              <w:t>10.4.6</w:t>
            </w:r>
            <w:r>
              <w:rPr>
                <w:rFonts w:asciiTheme="minorHAnsi" w:eastAsiaTheme="minorEastAsia" w:hAnsiTheme="minorHAnsi" w:cstheme="minorBidi"/>
                <w:noProof/>
                <w:color w:val="auto"/>
                <w:lang w:eastAsia="en-GB"/>
              </w:rPr>
              <w:tab/>
            </w:r>
            <w:r w:rsidRPr="00140079">
              <w:rPr>
                <w:rStyle w:val="Hyperlink"/>
                <w:noProof/>
              </w:rPr>
              <w:t>Plant Overheads</w:t>
            </w:r>
            <w:r>
              <w:rPr>
                <w:noProof/>
                <w:webHidden/>
              </w:rPr>
              <w:tab/>
            </w:r>
            <w:r>
              <w:rPr>
                <w:noProof/>
                <w:webHidden/>
              </w:rPr>
              <w:fldChar w:fldCharType="begin"/>
            </w:r>
            <w:r>
              <w:rPr>
                <w:noProof/>
                <w:webHidden/>
              </w:rPr>
              <w:instrText xml:space="preserve"> PAGEREF _Toc237245056 \h </w:instrText>
            </w:r>
            <w:r>
              <w:rPr>
                <w:noProof/>
                <w:webHidden/>
              </w:rPr>
            </w:r>
            <w:r>
              <w:rPr>
                <w:noProof/>
                <w:webHidden/>
              </w:rPr>
              <w:fldChar w:fldCharType="separate"/>
            </w:r>
            <w:r w:rsidR="006221B8">
              <w:rPr>
                <w:noProof/>
                <w:webHidden/>
              </w:rPr>
              <w:t>354</w:t>
            </w:r>
            <w:r>
              <w:rPr>
                <w:noProof/>
                <w:webHidden/>
              </w:rPr>
              <w:fldChar w:fldCharType="end"/>
            </w:r>
          </w:hyperlink>
        </w:p>
        <w:p w14:paraId="71633620" w14:textId="6A182A07"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57" w:history="1">
            <w:r w:rsidRPr="00140079">
              <w:rPr>
                <w:rStyle w:val="Hyperlink"/>
                <w:noProof/>
              </w:rPr>
              <w:t>10.4.7</w:t>
            </w:r>
            <w:r>
              <w:rPr>
                <w:rFonts w:asciiTheme="minorHAnsi" w:eastAsiaTheme="minorEastAsia" w:hAnsiTheme="minorHAnsi" w:cstheme="minorBidi"/>
                <w:noProof/>
                <w:color w:val="auto"/>
                <w:lang w:eastAsia="en-GB"/>
              </w:rPr>
              <w:tab/>
            </w:r>
            <w:r w:rsidRPr="00140079">
              <w:rPr>
                <w:rStyle w:val="Hyperlink"/>
                <w:noProof/>
              </w:rPr>
              <w:t>Logistics and Distribution</w:t>
            </w:r>
            <w:r>
              <w:rPr>
                <w:noProof/>
                <w:webHidden/>
              </w:rPr>
              <w:tab/>
            </w:r>
            <w:r>
              <w:rPr>
                <w:noProof/>
                <w:webHidden/>
              </w:rPr>
              <w:fldChar w:fldCharType="begin"/>
            </w:r>
            <w:r>
              <w:rPr>
                <w:noProof/>
                <w:webHidden/>
              </w:rPr>
              <w:instrText xml:space="preserve"> PAGEREF _Toc237245057 \h </w:instrText>
            </w:r>
            <w:r>
              <w:rPr>
                <w:noProof/>
                <w:webHidden/>
              </w:rPr>
            </w:r>
            <w:r>
              <w:rPr>
                <w:noProof/>
                <w:webHidden/>
              </w:rPr>
              <w:fldChar w:fldCharType="separate"/>
            </w:r>
            <w:r w:rsidR="006221B8">
              <w:rPr>
                <w:noProof/>
                <w:webHidden/>
              </w:rPr>
              <w:t>354</w:t>
            </w:r>
            <w:r>
              <w:rPr>
                <w:noProof/>
                <w:webHidden/>
              </w:rPr>
              <w:fldChar w:fldCharType="end"/>
            </w:r>
          </w:hyperlink>
        </w:p>
        <w:p w14:paraId="06206A6E" w14:textId="7C99E2FD"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58" w:history="1">
            <w:r w:rsidRPr="00140079">
              <w:rPr>
                <w:rStyle w:val="Hyperlink"/>
                <w:noProof/>
              </w:rPr>
              <w:t>10.4.8</w:t>
            </w:r>
            <w:r>
              <w:rPr>
                <w:rFonts w:asciiTheme="minorHAnsi" w:eastAsiaTheme="minorEastAsia" w:hAnsiTheme="minorHAnsi" w:cstheme="minorBidi"/>
                <w:noProof/>
                <w:color w:val="auto"/>
                <w:lang w:eastAsia="en-GB"/>
              </w:rPr>
              <w:tab/>
            </w:r>
            <w:r w:rsidRPr="00140079">
              <w:rPr>
                <w:rStyle w:val="Hyperlink"/>
                <w:noProof/>
              </w:rPr>
              <w:t>Other Variable Costs</w:t>
            </w:r>
            <w:r>
              <w:rPr>
                <w:noProof/>
                <w:webHidden/>
              </w:rPr>
              <w:tab/>
            </w:r>
            <w:r>
              <w:rPr>
                <w:noProof/>
                <w:webHidden/>
              </w:rPr>
              <w:fldChar w:fldCharType="begin"/>
            </w:r>
            <w:r>
              <w:rPr>
                <w:noProof/>
                <w:webHidden/>
              </w:rPr>
              <w:instrText xml:space="preserve"> PAGEREF _Toc237245058 \h </w:instrText>
            </w:r>
            <w:r>
              <w:rPr>
                <w:noProof/>
                <w:webHidden/>
              </w:rPr>
            </w:r>
            <w:r>
              <w:rPr>
                <w:noProof/>
                <w:webHidden/>
              </w:rPr>
              <w:fldChar w:fldCharType="separate"/>
            </w:r>
            <w:r w:rsidR="006221B8">
              <w:rPr>
                <w:noProof/>
                <w:webHidden/>
              </w:rPr>
              <w:t>355</w:t>
            </w:r>
            <w:r>
              <w:rPr>
                <w:noProof/>
                <w:webHidden/>
              </w:rPr>
              <w:fldChar w:fldCharType="end"/>
            </w:r>
          </w:hyperlink>
        </w:p>
        <w:p w14:paraId="249FBABB" w14:textId="1B12519C"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59" w:history="1">
            <w:r w:rsidRPr="00140079">
              <w:rPr>
                <w:rStyle w:val="Hyperlink"/>
                <w:noProof/>
              </w:rPr>
              <w:t>10.4.9</w:t>
            </w:r>
            <w:r>
              <w:rPr>
                <w:rFonts w:asciiTheme="minorHAnsi" w:eastAsiaTheme="minorEastAsia" w:hAnsiTheme="minorHAnsi" w:cstheme="minorBidi"/>
                <w:noProof/>
                <w:color w:val="auto"/>
                <w:lang w:eastAsia="en-GB"/>
              </w:rPr>
              <w:tab/>
            </w:r>
            <w:r w:rsidRPr="00140079">
              <w:rPr>
                <w:rStyle w:val="Hyperlink"/>
                <w:noProof/>
              </w:rPr>
              <w:t>Fixed Costs: CSR, Property Tax and Permits</w:t>
            </w:r>
            <w:r>
              <w:rPr>
                <w:noProof/>
                <w:webHidden/>
              </w:rPr>
              <w:tab/>
            </w:r>
            <w:r>
              <w:rPr>
                <w:noProof/>
                <w:webHidden/>
              </w:rPr>
              <w:fldChar w:fldCharType="begin"/>
            </w:r>
            <w:r>
              <w:rPr>
                <w:noProof/>
                <w:webHidden/>
              </w:rPr>
              <w:instrText xml:space="preserve"> PAGEREF _Toc237245059 \h </w:instrText>
            </w:r>
            <w:r>
              <w:rPr>
                <w:noProof/>
                <w:webHidden/>
              </w:rPr>
            </w:r>
            <w:r>
              <w:rPr>
                <w:noProof/>
                <w:webHidden/>
              </w:rPr>
              <w:fldChar w:fldCharType="separate"/>
            </w:r>
            <w:r w:rsidR="006221B8">
              <w:rPr>
                <w:noProof/>
                <w:webHidden/>
              </w:rPr>
              <w:t>355</w:t>
            </w:r>
            <w:r>
              <w:rPr>
                <w:noProof/>
                <w:webHidden/>
              </w:rPr>
              <w:fldChar w:fldCharType="end"/>
            </w:r>
          </w:hyperlink>
        </w:p>
        <w:p w14:paraId="1ECB5753" w14:textId="0C0615EF" w:rsidR="00087C73" w:rsidRDefault="00087C73">
          <w:pPr>
            <w:pStyle w:val="TOC3"/>
            <w:tabs>
              <w:tab w:val="left" w:pos="1680"/>
              <w:tab w:val="right" w:leader="dot" w:pos="9016"/>
            </w:tabs>
            <w:rPr>
              <w:rFonts w:asciiTheme="minorHAnsi" w:eastAsiaTheme="minorEastAsia" w:hAnsiTheme="minorHAnsi" w:cstheme="minorBidi"/>
              <w:noProof/>
              <w:color w:val="auto"/>
              <w:lang w:eastAsia="en-GB"/>
            </w:rPr>
          </w:pPr>
          <w:hyperlink w:anchor="_Toc237245060" w:history="1">
            <w:r w:rsidRPr="00140079">
              <w:rPr>
                <w:rStyle w:val="Hyperlink"/>
                <w:noProof/>
              </w:rPr>
              <w:t>10.4.10</w:t>
            </w:r>
            <w:r>
              <w:rPr>
                <w:rFonts w:asciiTheme="minorHAnsi" w:eastAsiaTheme="minorEastAsia" w:hAnsiTheme="minorHAnsi" w:cstheme="minorBidi"/>
                <w:noProof/>
                <w:color w:val="auto"/>
                <w:lang w:eastAsia="en-GB"/>
              </w:rPr>
              <w:tab/>
            </w:r>
            <w:r w:rsidRPr="00140079">
              <w:rPr>
                <w:rStyle w:val="Hyperlink"/>
                <w:noProof/>
              </w:rPr>
              <w:t>Total OPEX Summary</w:t>
            </w:r>
            <w:r>
              <w:rPr>
                <w:noProof/>
                <w:webHidden/>
              </w:rPr>
              <w:tab/>
            </w:r>
            <w:r>
              <w:rPr>
                <w:noProof/>
                <w:webHidden/>
              </w:rPr>
              <w:fldChar w:fldCharType="begin"/>
            </w:r>
            <w:r>
              <w:rPr>
                <w:noProof/>
                <w:webHidden/>
              </w:rPr>
              <w:instrText xml:space="preserve"> PAGEREF _Toc237245060 \h </w:instrText>
            </w:r>
            <w:r>
              <w:rPr>
                <w:noProof/>
                <w:webHidden/>
              </w:rPr>
            </w:r>
            <w:r>
              <w:rPr>
                <w:noProof/>
                <w:webHidden/>
              </w:rPr>
              <w:fldChar w:fldCharType="separate"/>
            </w:r>
            <w:r w:rsidR="006221B8">
              <w:rPr>
                <w:noProof/>
                <w:webHidden/>
              </w:rPr>
              <w:t>355</w:t>
            </w:r>
            <w:r>
              <w:rPr>
                <w:noProof/>
                <w:webHidden/>
              </w:rPr>
              <w:fldChar w:fldCharType="end"/>
            </w:r>
          </w:hyperlink>
        </w:p>
        <w:p w14:paraId="79E1D840" w14:textId="468F840D"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61" w:history="1">
            <w:r w:rsidRPr="00140079">
              <w:rPr>
                <w:rStyle w:val="Hyperlink"/>
                <w:noProof/>
              </w:rPr>
              <w:t>10.5</w:t>
            </w:r>
            <w:r>
              <w:rPr>
                <w:rFonts w:asciiTheme="minorHAnsi" w:eastAsiaTheme="minorEastAsia" w:hAnsiTheme="minorHAnsi" w:cstheme="minorBidi"/>
                <w:noProof/>
                <w:color w:val="auto"/>
                <w:lang w:eastAsia="en-GB"/>
              </w:rPr>
              <w:tab/>
            </w:r>
            <w:r w:rsidRPr="00140079">
              <w:rPr>
                <w:rStyle w:val="Hyperlink"/>
                <w:noProof/>
              </w:rPr>
              <w:t>Revenue and Market Analysis</w:t>
            </w:r>
            <w:r>
              <w:rPr>
                <w:noProof/>
                <w:webHidden/>
              </w:rPr>
              <w:tab/>
            </w:r>
            <w:r>
              <w:rPr>
                <w:noProof/>
                <w:webHidden/>
              </w:rPr>
              <w:fldChar w:fldCharType="begin"/>
            </w:r>
            <w:r>
              <w:rPr>
                <w:noProof/>
                <w:webHidden/>
              </w:rPr>
              <w:instrText xml:space="preserve"> PAGEREF _Toc237245061 \h </w:instrText>
            </w:r>
            <w:r>
              <w:rPr>
                <w:noProof/>
                <w:webHidden/>
              </w:rPr>
            </w:r>
            <w:r>
              <w:rPr>
                <w:noProof/>
                <w:webHidden/>
              </w:rPr>
              <w:fldChar w:fldCharType="separate"/>
            </w:r>
            <w:r w:rsidR="006221B8">
              <w:rPr>
                <w:noProof/>
                <w:webHidden/>
              </w:rPr>
              <w:t>356</w:t>
            </w:r>
            <w:r>
              <w:rPr>
                <w:noProof/>
                <w:webHidden/>
              </w:rPr>
              <w:fldChar w:fldCharType="end"/>
            </w:r>
          </w:hyperlink>
        </w:p>
        <w:p w14:paraId="68320BEE" w14:textId="7B686966"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62" w:history="1">
            <w:r w:rsidRPr="00140079">
              <w:rPr>
                <w:rStyle w:val="Hyperlink"/>
                <w:noProof/>
              </w:rPr>
              <w:t>10.5.1</w:t>
            </w:r>
            <w:r>
              <w:rPr>
                <w:rFonts w:asciiTheme="minorHAnsi" w:eastAsiaTheme="minorEastAsia" w:hAnsiTheme="minorHAnsi" w:cstheme="minorBidi"/>
                <w:noProof/>
                <w:color w:val="auto"/>
                <w:lang w:eastAsia="en-GB"/>
              </w:rPr>
              <w:tab/>
            </w:r>
            <w:r w:rsidRPr="00140079">
              <w:rPr>
                <w:rStyle w:val="Hyperlink"/>
                <w:noProof/>
              </w:rPr>
              <w:t>Product Specification and Pricing</w:t>
            </w:r>
            <w:r>
              <w:rPr>
                <w:noProof/>
                <w:webHidden/>
              </w:rPr>
              <w:tab/>
            </w:r>
            <w:r>
              <w:rPr>
                <w:noProof/>
                <w:webHidden/>
              </w:rPr>
              <w:fldChar w:fldCharType="begin"/>
            </w:r>
            <w:r>
              <w:rPr>
                <w:noProof/>
                <w:webHidden/>
              </w:rPr>
              <w:instrText xml:space="preserve"> PAGEREF _Toc237245062 \h </w:instrText>
            </w:r>
            <w:r>
              <w:rPr>
                <w:noProof/>
                <w:webHidden/>
              </w:rPr>
            </w:r>
            <w:r>
              <w:rPr>
                <w:noProof/>
                <w:webHidden/>
              </w:rPr>
              <w:fldChar w:fldCharType="separate"/>
            </w:r>
            <w:r w:rsidR="006221B8">
              <w:rPr>
                <w:noProof/>
                <w:webHidden/>
              </w:rPr>
              <w:t>356</w:t>
            </w:r>
            <w:r>
              <w:rPr>
                <w:noProof/>
                <w:webHidden/>
              </w:rPr>
              <w:fldChar w:fldCharType="end"/>
            </w:r>
          </w:hyperlink>
        </w:p>
        <w:p w14:paraId="63008CE4" w14:textId="7A1FBB5F"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63" w:history="1">
            <w:r w:rsidRPr="00140079">
              <w:rPr>
                <w:rStyle w:val="Hyperlink"/>
                <w:noProof/>
              </w:rPr>
              <w:t>10.5.2</w:t>
            </w:r>
            <w:r>
              <w:rPr>
                <w:rFonts w:asciiTheme="minorHAnsi" w:eastAsiaTheme="minorEastAsia" w:hAnsiTheme="minorHAnsi" w:cstheme="minorBidi"/>
                <w:noProof/>
                <w:color w:val="auto"/>
                <w:lang w:eastAsia="en-GB"/>
              </w:rPr>
              <w:tab/>
            </w:r>
            <w:r w:rsidRPr="00140079">
              <w:rPr>
                <w:rStyle w:val="Hyperlink"/>
                <w:noProof/>
              </w:rPr>
              <w:t>Market Size and Penetration Strategy</w:t>
            </w:r>
            <w:r>
              <w:rPr>
                <w:noProof/>
                <w:webHidden/>
              </w:rPr>
              <w:tab/>
            </w:r>
            <w:r>
              <w:rPr>
                <w:noProof/>
                <w:webHidden/>
              </w:rPr>
              <w:fldChar w:fldCharType="begin"/>
            </w:r>
            <w:r>
              <w:rPr>
                <w:noProof/>
                <w:webHidden/>
              </w:rPr>
              <w:instrText xml:space="preserve"> PAGEREF _Toc237245063 \h </w:instrText>
            </w:r>
            <w:r>
              <w:rPr>
                <w:noProof/>
                <w:webHidden/>
              </w:rPr>
            </w:r>
            <w:r>
              <w:rPr>
                <w:noProof/>
                <w:webHidden/>
              </w:rPr>
              <w:fldChar w:fldCharType="separate"/>
            </w:r>
            <w:r w:rsidR="006221B8">
              <w:rPr>
                <w:noProof/>
                <w:webHidden/>
              </w:rPr>
              <w:t>357</w:t>
            </w:r>
            <w:r>
              <w:rPr>
                <w:noProof/>
                <w:webHidden/>
              </w:rPr>
              <w:fldChar w:fldCharType="end"/>
            </w:r>
          </w:hyperlink>
        </w:p>
        <w:p w14:paraId="2729E218" w14:textId="5244705E"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64" w:history="1">
            <w:r w:rsidRPr="00140079">
              <w:rPr>
                <w:rStyle w:val="Hyperlink"/>
                <w:noProof/>
              </w:rPr>
              <w:t>10.5.3</w:t>
            </w:r>
            <w:r>
              <w:rPr>
                <w:rFonts w:asciiTheme="minorHAnsi" w:eastAsiaTheme="minorEastAsia" w:hAnsiTheme="minorHAnsi" w:cstheme="minorBidi"/>
                <w:noProof/>
                <w:color w:val="auto"/>
                <w:lang w:eastAsia="en-GB"/>
              </w:rPr>
              <w:tab/>
            </w:r>
            <w:r w:rsidRPr="00140079">
              <w:rPr>
                <w:rStyle w:val="Hyperlink"/>
                <w:noProof/>
              </w:rPr>
              <w:t>By-Product Revenue</w:t>
            </w:r>
            <w:r>
              <w:rPr>
                <w:noProof/>
                <w:webHidden/>
              </w:rPr>
              <w:tab/>
            </w:r>
            <w:r>
              <w:rPr>
                <w:noProof/>
                <w:webHidden/>
              </w:rPr>
              <w:fldChar w:fldCharType="begin"/>
            </w:r>
            <w:r>
              <w:rPr>
                <w:noProof/>
                <w:webHidden/>
              </w:rPr>
              <w:instrText xml:space="preserve"> PAGEREF _Toc237245064 \h </w:instrText>
            </w:r>
            <w:r>
              <w:rPr>
                <w:noProof/>
                <w:webHidden/>
              </w:rPr>
            </w:r>
            <w:r>
              <w:rPr>
                <w:noProof/>
                <w:webHidden/>
              </w:rPr>
              <w:fldChar w:fldCharType="separate"/>
            </w:r>
            <w:r w:rsidR="006221B8">
              <w:rPr>
                <w:noProof/>
                <w:webHidden/>
              </w:rPr>
              <w:t>358</w:t>
            </w:r>
            <w:r>
              <w:rPr>
                <w:noProof/>
                <w:webHidden/>
              </w:rPr>
              <w:fldChar w:fldCharType="end"/>
            </w:r>
          </w:hyperlink>
        </w:p>
        <w:p w14:paraId="0CD36F57" w14:textId="22461A0F"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65" w:history="1">
            <w:r w:rsidRPr="00140079">
              <w:rPr>
                <w:rStyle w:val="Hyperlink"/>
                <w:noProof/>
              </w:rPr>
              <w:t>10.5.4</w:t>
            </w:r>
            <w:r>
              <w:rPr>
                <w:rFonts w:asciiTheme="minorHAnsi" w:eastAsiaTheme="minorEastAsia" w:hAnsiTheme="minorHAnsi" w:cstheme="minorBidi"/>
                <w:noProof/>
                <w:color w:val="auto"/>
                <w:lang w:eastAsia="en-GB"/>
              </w:rPr>
              <w:tab/>
            </w:r>
            <w:r w:rsidRPr="00140079">
              <w:rPr>
                <w:rStyle w:val="Hyperlink"/>
                <w:noProof/>
              </w:rPr>
              <w:t>Total Revenue Projection</w:t>
            </w:r>
            <w:r>
              <w:rPr>
                <w:noProof/>
                <w:webHidden/>
              </w:rPr>
              <w:tab/>
            </w:r>
            <w:r>
              <w:rPr>
                <w:noProof/>
                <w:webHidden/>
              </w:rPr>
              <w:fldChar w:fldCharType="begin"/>
            </w:r>
            <w:r>
              <w:rPr>
                <w:noProof/>
                <w:webHidden/>
              </w:rPr>
              <w:instrText xml:space="preserve"> PAGEREF _Toc237245065 \h </w:instrText>
            </w:r>
            <w:r>
              <w:rPr>
                <w:noProof/>
                <w:webHidden/>
              </w:rPr>
            </w:r>
            <w:r>
              <w:rPr>
                <w:noProof/>
                <w:webHidden/>
              </w:rPr>
              <w:fldChar w:fldCharType="separate"/>
            </w:r>
            <w:r w:rsidR="006221B8">
              <w:rPr>
                <w:noProof/>
                <w:webHidden/>
              </w:rPr>
              <w:t>358</w:t>
            </w:r>
            <w:r>
              <w:rPr>
                <w:noProof/>
                <w:webHidden/>
              </w:rPr>
              <w:fldChar w:fldCharType="end"/>
            </w:r>
          </w:hyperlink>
        </w:p>
        <w:p w14:paraId="26630E0F" w14:textId="3916FAA4"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66" w:history="1">
            <w:r w:rsidRPr="00140079">
              <w:rPr>
                <w:rStyle w:val="Hyperlink"/>
                <w:noProof/>
              </w:rPr>
              <w:t>10.6</w:t>
            </w:r>
            <w:r>
              <w:rPr>
                <w:rFonts w:asciiTheme="minorHAnsi" w:eastAsiaTheme="minorEastAsia" w:hAnsiTheme="minorHAnsi" w:cstheme="minorBidi"/>
                <w:noProof/>
                <w:color w:val="auto"/>
                <w:lang w:eastAsia="en-GB"/>
              </w:rPr>
              <w:tab/>
            </w:r>
            <w:r w:rsidRPr="00140079">
              <w:rPr>
                <w:rStyle w:val="Hyperlink"/>
                <w:noProof/>
              </w:rPr>
              <w:t>Profitability and Discounted Cash Flow Analysis</w:t>
            </w:r>
            <w:r>
              <w:rPr>
                <w:noProof/>
                <w:webHidden/>
              </w:rPr>
              <w:tab/>
            </w:r>
            <w:r>
              <w:rPr>
                <w:noProof/>
                <w:webHidden/>
              </w:rPr>
              <w:fldChar w:fldCharType="begin"/>
            </w:r>
            <w:r>
              <w:rPr>
                <w:noProof/>
                <w:webHidden/>
              </w:rPr>
              <w:instrText xml:space="preserve"> PAGEREF _Toc237245066 \h </w:instrText>
            </w:r>
            <w:r>
              <w:rPr>
                <w:noProof/>
                <w:webHidden/>
              </w:rPr>
            </w:r>
            <w:r>
              <w:rPr>
                <w:noProof/>
                <w:webHidden/>
              </w:rPr>
              <w:fldChar w:fldCharType="separate"/>
            </w:r>
            <w:r w:rsidR="006221B8">
              <w:rPr>
                <w:noProof/>
                <w:webHidden/>
              </w:rPr>
              <w:t>359</w:t>
            </w:r>
            <w:r>
              <w:rPr>
                <w:noProof/>
                <w:webHidden/>
              </w:rPr>
              <w:fldChar w:fldCharType="end"/>
            </w:r>
          </w:hyperlink>
        </w:p>
        <w:p w14:paraId="411F2ACB" w14:textId="522CE3D3"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67" w:history="1">
            <w:r w:rsidRPr="00140079">
              <w:rPr>
                <w:rStyle w:val="Hyperlink"/>
                <w:noProof/>
              </w:rPr>
              <w:t>10.6.1</w:t>
            </w:r>
            <w:r>
              <w:rPr>
                <w:rFonts w:asciiTheme="minorHAnsi" w:eastAsiaTheme="minorEastAsia" w:hAnsiTheme="minorHAnsi" w:cstheme="minorBidi"/>
                <w:noProof/>
                <w:color w:val="auto"/>
                <w:lang w:eastAsia="en-GB"/>
              </w:rPr>
              <w:tab/>
            </w:r>
            <w:r w:rsidRPr="00140079">
              <w:rPr>
                <w:rStyle w:val="Hyperlink"/>
                <w:noProof/>
              </w:rPr>
              <w:t>Financing Structure and Cost of Capital</w:t>
            </w:r>
            <w:r>
              <w:rPr>
                <w:noProof/>
                <w:webHidden/>
              </w:rPr>
              <w:tab/>
            </w:r>
            <w:r>
              <w:rPr>
                <w:noProof/>
                <w:webHidden/>
              </w:rPr>
              <w:fldChar w:fldCharType="begin"/>
            </w:r>
            <w:r>
              <w:rPr>
                <w:noProof/>
                <w:webHidden/>
              </w:rPr>
              <w:instrText xml:space="preserve"> PAGEREF _Toc237245067 \h </w:instrText>
            </w:r>
            <w:r>
              <w:rPr>
                <w:noProof/>
                <w:webHidden/>
              </w:rPr>
            </w:r>
            <w:r>
              <w:rPr>
                <w:noProof/>
                <w:webHidden/>
              </w:rPr>
              <w:fldChar w:fldCharType="separate"/>
            </w:r>
            <w:r w:rsidR="006221B8">
              <w:rPr>
                <w:noProof/>
                <w:webHidden/>
              </w:rPr>
              <w:t>359</w:t>
            </w:r>
            <w:r>
              <w:rPr>
                <w:noProof/>
                <w:webHidden/>
              </w:rPr>
              <w:fldChar w:fldCharType="end"/>
            </w:r>
          </w:hyperlink>
        </w:p>
        <w:p w14:paraId="63B98350" w14:textId="18B054AD"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68" w:history="1">
            <w:r w:rsidRPr="00140079">
              <w:rPr>
                <w:rStyle w:val="Hyperlink"/>
                <w:noProof/>
              </w:rPr>
              <w:t>10.6.2</w:t>
            </w:r>
            <w:r>
              <w:rPr>
                <w:rFonts w:asciiTheme="minorHAnsi" w:eastAsiaTheme="minorEastAsia" w:hAnsiTheme="minorHAnsi" w:cstheme="minorBidi"/>
                <w:noProof/>
                <w:color w:val="auto"/>
                <w:lang w:eastAsia="en-GB"/>
              </w:rPr>
              <w:tab/>
            </w:r>
            <w:r w:rsidRPr="00140079">
              <w:rPr>
                <w:rStyle w:val="Hyperlink"/>
                <w:noProof/>
              </w:rPr>
              <w:t>Depreciation and Taxation</w:t>
            </w:r>
            <w:r>
              <w:rPr>
                <w:noProof/>
                <w:webHidden/>
              </w:rPr>
              <w:tab/>
            </w:r>
            <w:r>
              <w:rPr>
                <w:noProof/>
                <w:webHidden/>
              </w:rPr>
              <w:fldChar w:fldCharType="begin"/>
            </w:r>
            <w:r>
              <w:rPr>
                <w:noProof/>
                <w:webHidden/>
              </w:rPr>
              <w:instrText xml:space="preserve"> PAGEREF _Toc237245068 \h </w:instrText>
            </w:r>
            <w:r>
              <w:rPr>
                <w:noProof/>
                <w:webHidden/>
              </w:rPr>
            </w:r>
            <w:r>
              <w:rPr>
                <w:noProof/>
                <w:webHidden/>
              </w:rPr>
              <w:fldChar w:fldCharType="separate"/>
            </w:r>
            <w:r w:rsidR="006221B8">
              <w:rPr>
                <w:noProof/>
                <w:webHidden/>
              </w:rPr>
              <w:t>361</w:t>
            </w:r>
            <w:r>
              <w:rPr>
                <w:noProof/>
                <w:webHidden/>
              </w:rPr>
              <w:fldChar w:fldCharType="end"/>
            </w:r>
          </w:hyperlink>
        </w:p>
        <w:p w14:paraId="5EEF7E89" w14:textId="6F37E2C1"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69" w:history="1">
            <w:r w:rsidRPr="00140079">
              <w:rPr>
                <w:rStyle w:val="Hyperlink"/>
                <w:noProof/>
              </w:rPr>
              <w:t>10.6.3</w:t>
            </w:r>
            <w:r>
              <w:rPr>
                <w:rFonts w:asciiTheme="minorHAnsi" w:eastAsiaTheme="minorEastAsia" w:hAnsiTheme="minorHAnsi" w:cstheme="minorBidi"/>
                <w:noProof/>
                <w:color w:val="auto"/>
                <w:lang w:eastAsia="en-GB"/>
              </w:rPr>
              <w:tab/>
            </w:r>
            <w:r w:rsidRPr="00140079">
              <w:rPr>
                <w:rStyle w:val="Hyperlink"/>
                <w:noProof/>
              </w:rPr>
              <w:t>Key Economic Performance Indicators</w:t>
            </w:r>
            <w:r>
              <w:rPr>
                <w:noProof/>
                <w:webHidden/>
              </w:rPr>
              <w:tab/>
            </w:r>
            <w:r>
              <w:rPr>
                <w:noProof/>
                <w:webHidden/>
              </w:rPr>
              <w:fldChar w:fldCharType="begin"/>
            </w:r>
            <w:r>
              <w:rPr>
                <w:noProof/>
                <w:webHidden/>
              </w:rPr>
              <w:instrText xml:space="preserve"> PAGEREF _Toc237245069 \h </w:instrText>
            </w:r>
            <w:r>
              <w:rPr>
                <w:noProof/>
                <w:webHidden/>
              </w:rPr>
            </w:r>
            <w:r>
              <w:rPr>
                <w:noProof/>
                <w:webHidden/>
              </w:rPr>
              <w:fldChar w:fldCharType="separate"/>
            </w:r>
            <w:r w:rsidR="006221B8">
              <w:rPr>
                <w:noProof/>
                <w:webHidden/>
              </w:rPr>
              <w:t>363</w:t>
            </w:r>
            <w:r>
              <w:rPr>
                <w:noProof/>
                <w:webHidden/>
              </w:rPr>
              <w:fldChar w:fldCharType="end"/>
            </w:r>
          </w:hyperlink>
        </w:p>
        <w:p w14:paraId="24D62BE2" w14:textId="63897505" w:rsidR="00087C73" w:rsidRDefault="00087C73">
          <w:pPr>
            <w:pStyle w:val="TOC1"/>
            <w:tabs>
              <w:tab w:val="left" w:pos="480"/>
              <w:tab w:val="right" w:leader="dot" w:pos="9016"/>
            </w:tabs>
            <w:rPr>
              <w:rFonts w:asciiTheme="minorHAnsi" w:eastAsiaTheme="minorEastAsia" w:hAnsiTheme="minorHAnsi" w:cstheme="minorBidi"/>
              <w:noProof/>
              <w:color w:val="auto"/>
              <w:lang w:eastAsia="en-GB"/>
            </w:rPr>
          </w:pPr>
          <w:hyperlink w:anchor="_Toc237245070" w:history="1">
            <w:r w:rsidRPr="00140079">
              <w:rPr>
                <w:rStyle w:val="Hyperlink"/>
                <w:noProof/>
              </w:rPr>
              <w:t>11</w:t>
            </w:r>
            <w:r>
              <w:rPr>
                <w:rFonts w:asciiTheme="minorHAnsi" w:eastAsiaTheme="minorEastAsia" w:hAnsiTheme="minorHAnsi" w:cstheme="minorBidi"/>
                <w:noProof/>
                <w:color w:val="auto"/>
                <w:lang w:eastAsia="en-GB"/>
              </w:rPr>
              <w:tab/>
            </w:r>
            <w:r w:rsidRPr="00140079">
              <w:rPr>
                <w:rStyle w:val="Hyperlink"/>
                <w:noProof/>
              </w:rPr>
              <w:t>CONCLUSIONS</w:t>
            </w:r>
            <w:r>
              <w:rPr>
                <w:noProof/>
                <w:webHidden/>
              </w:rPr>
              <w:tab/>
            </w:r>
            <w:r>
              <w:rPr>
                <w:noProof/>
                <w:webHidden/>
              </w:rPr>
              <w:fldChar w:fldCharType="begin"/>
            </w:r>
            <w:r>
              <w:rPr>
                <w:noProof/>
                <w:webHidden/>
              </w:rPr>
              <w:instrText xml:space="preserve"> PAGEREF _Toc237245070 \h </w:instrText>
            </w:r>
            <w:r>
              <w:rPr>
                <w:noProof/>
                <w:webHidden/>
              </w:rPr>
            </w:r>
            <w:r>
              <w:rPr>
                <w:noProof/>
                <w:webHidden/>
              </w:rPr>
              <w:fldChar w:fldCharType="separate"/>
            </w:r>
            <w:r w:rsidR="006221B8">
              <w:rPr>
                <w:noProof/>
                <w:webHidden/>
              </w:rPr>
              <w:t>366</w:t>
            </w:r>
            <w:r>
              <w:rPr>
                <w:noProof/>
                <w:webHidden/>
              </w:rPr>
              <w:fldChar w:fldCharType="end"/>
            </w:r>
          </w:hyperlink>
        </w:p>
        <w:p w14:paraId="475E35F9" w14:textId="6111D117"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71" w:history="1">
            <w:r w:rsidRPr="00140079">
              <w:rPr>
                <w:rStyle w:val="Hyperlink"/>
                <w:noProof/>
              </w:rPr>
              <w:t>11.1</w:t>
            </w:r>
            <w:r>
              <w:rPr>
                <w:rFonts w:asciiTheme="minorHAnsi" w:eastAsiaTheme="minorEastAsia" w:hAnsiTheme="minorHAnsi" w:cstheme="minorBidi"/>
                <w:noProof/>
                <w:color w:val="auto"/>
                <w:lang w:eastAsia="en-GB"/>
              </w:rPr>
              <w:tab/>
            </w:r>
            <w:r w:rsidRPr="00140079">
              <w:rPr>
                <w:rStyle w:val="Hyperlink"/>
                <w:noProof/>
              </w:rPr>
              <w:t>Process Design and Technical Viability</w:t>
            </w:r>
            <w:r>
              <w:rPr>
                <w:noProof/>
                <w:webHidden/>
              </w:rPr>
              <w:tab/>
            </w:r>
            <w:r>
              <w:rPr>
                <w:noProof/>
                <w:webHidden/>
              </w:rPr>
              <w:fldChar w:fldCharType="begin"/>
            </w:r>
            <w:r>
              <w:rPr>
                <w:noProof/>
                <w:webHidden/>
              </w:rPr>
              <w:instrText xml:space="preserve"> PAGEREF _Toc237245071 \h </w:instrText>
            </w:r>
            <w:r>
              <w:rPr>
                <w:noProof/>
                <w:webHidden/>
              </w:rPr>
            </w:r>
            <w:r>
              <w:rPr>
                <w:noProof/>
                <w:webHidden/>
              </w:rPr>
              <w:fldChar w:fldCharType="separate"/>
            </w:r>
            <w:r w:rsidR="006221B8">
              <w:rPr>
                <w:noProof/>
                <w:webHidden/>
              </w:rPr>
              <w:t>366</w:t>
            </w:r>
            <w:r>
              <w:rPr>
                <w:noProof/>
                <w:webHidden/>
              </w:rPr>
              <w:fldChar w:fldCharType="end"/>
            </w:r>
          </w:hyperlink>
        </w:p>
        <w:p w14:paraId="04496621" w14:textId="2A5B1046"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72" w:history="1">
            <w:r w:rsidRPr="00140079">
              <w:rPr>
                <w:rStyle w:val="Hyperlink"/>
                <w:noProof/>
              </w:rPr>
              <w:t>11.2</w:t>
            </w:r>
            <w:r>
              <w:rPr>
                <w:rFonts w:asciiTheme="minorHAnsi" w:eastAsiaTheme="minorEastAsia" w:hAnsiTheme="minorHAnsi" w:cstheme="minorBidi"/>
                <w:noProof/>
                <w:color w:val="auto"/>
                <w:lang w:eastAsia="en-GB"/>
              </w:rPr>
              <w:tab/>
            </w:r>
            <w:r w:rsidRPr="00140079">
              <w:rPr>
                <w:rStyle w:val="Hyperlink"/>
                <w:noProof/>
              </w:rPr>
              <w:t>Plant Location and Layout</w:t>
            </w:r>
            <w:r>
              <w:rPr>
                <w:noProof/>
                <w:webHidden/>
              </w:rPr>
              <w:tab/>
            </w:r>
            <w:r>
              <w:rPr>
                <w:noProof/>
                <w:webHidden/>
              </w:rPr>
              <w:fldChar w:fldCharType="begin"/>
            </w:r>
            <w:r>
              <w:rPr>
                <w:noProof/>
                <w:webHidden/>
              </w:rPr>
              <w:instrText xml:space="preserve"> PAGEREF _Toc237245072 \h </w:instrText>
            </w:r>
            <w:r>
              <w:rPr>
                <w:noProof/>
                <w:webHidden/>
              </w:rPr>
            </w:r>
            <w:r>
              <w:rPr>
                <w:noProof/>
                <w:webHidden/>
              </w:rPr>
              <w:fldChar w:fldCharType="separate"/>
            </w:r>
            <w:r w:rsidR="006221B8">
              <w:rPr>
                <w:noProof/>
                <w:webHidden/>
              </w:rPr>
              <w:t>366</w:t>
            </w:r>
            <w:r>
              <w:rPr>
                <w:noProof/>
                <w:webHidden/>
              </w:rPr>
              <w:fldChar w:fldCharType="end"/>
            </w:r>
          </w:hyperlink>
        </w:p>
        <w:p w14:paraId="0EDFBD35" w14:textId="554439D1"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73" w:history="1">
            <w:r w:rsidRPr="00140079">
              <w:rPr>
                <w:rStyle w:val="Hyperlink"/>
                <w:noProof/>
              </w:rPr>
              <w:t>11.3</w:t>
            </w:r>
            <w:r>
              <w:rPr>
                <w:rFonts w:asciiTheme="minorHAnsi" w:eastAsiaTheme="minorEastAsia" w:hAnsiTheme="minorHAnsi" w:cstheme="minorBidi"/>
                <w:noProof/>
                <w:color w:val="auto"/>
                <w:lang w:eastAsia="en-GB"/>
              </w:rPr>
              <w:tab/>
            </w:r>
            <w:r w:rsidRPr="00140079">
              <w:rPr>
                <w:rStyle w:val="Hyperlink"/>
                <w:noProof/>
              </w:rPr>
              <w:t>Process Control and Instrumentation</w:t>
            </w:r>
            <w:r>
              <w:rPr>
                <w:noProof/>
                <w:webHidden/>
              </w:rPr>
              <w:tab/>
            </w:r>
            <w:r>
              <w:rPr>
                <w:noProof/>
                <w:webHidden/>
              </w:rPr>
              <w:fldChar w:fldCharType="begin"/>
            </w:r>
            <w:r>
              <w:rPr>
                <w:noProof/>
                <w:webHidden/>
              </w:rPr>
              <w:instrText xml:space="preserve"> PAGEREF _Toc237245073 \h </w:instrText>
            </w:r>
            <w:r>
              <w:rPr>
                <w:noProof/>
                <w:webHidden/>
              </w:rPr>
            </w:r>
            <w:r>
              <w:rPr>
                <w:noProof/>
                <w:webHidden/>
              </w:rPr>
              <w:fldChar w:fldCharType="separate"/>
            </w:r>
            <w:r w:rsidR="006221B8">
              <w:rPr>
                <w:noProof/>
                <w:webHidden/>
              </w:rPr>
              <w:t>367</w:t>
            </w:r>
            <w:r>
              <w:rPr>
                <w:noProof/>
                <w:webHidden/>
              </w:rPr>
              <w:fldChar w:fldCharType="end"/>
            </w:r>
          </w:hyperlink>
        </w:p>
        <w:p w14:paraId="386A5D17" w14:textId="6074456B"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74" w:history="1">
            <w:r w:rsidRPr="00140079">
              <w:rPr>
                <w:rStyle w:val="Hyperlink"/>
                <w:noProof/>
              </w:rPr>
              <w:t>11.4</w:t>
            </w:r>
            <w:r>
              <w:rPr>
                <w:rFonts w:asciiTheme="minorHAnsi" w:eastAsiaTheme="minorEastAsia" w:hAnsiTheme="minorHAnsi" w:cstheme="minorBidi"/>
                <w:noProof/>
                <w:color w:val="auto"/>
                <w:lang w:eastAsia="en-GB"/>
              </w:rPr>
              <w:tab/>
            </w:r>
            <w:r w:rsidRPr="00140079">
              <w:rPr>
                <w:rStyle w:val="Hyperlink"/>
                <w:noProof/>
              </w:rPr>
              <w:t>Health, Safety and Environmental Management</w:t>
            </w:r>
            <w:r>
              <w:rPr>
                <w:noProof/>
                <w:webHidden/>
              </w:rPr>
              <w:tab/>
            </w:r>
            <w:r>
              <w:rPr>
                <w:noProof/>
                <w:webHidden/>
              </w:rPr>
              <w:fldChar w:fldCharType="begin"/>
            </w:r>
            <w:r>
              <w:rPr>
                <w:noProof/>
                <w:webHidden/>
              </w:rPr>
              <w:instrText xml:space="preserve"> PAGEREF _Toc237245074 \h </w:instrText>
            </w:r>
            <w:r>
              <w:rPr>
                <w:noProof/>
                <w:webHidden/>
              </w:rPr>
            </w:r>
            <w:r>
              <w:rPr>
                <w:noProof/>
                <w:webHidden/>
              </w:rPr>
              <w:fldChar w:fldCharType="separate"/>
            </w:r>
            <w:r w:rsidR="006221B8">
              <w:rPr>
                <w:noProof/>
                <w:webHidden/>
              </w:rPr>
              <w:t>367</w:t>
            </w:r>
            <w:r>
              <w:rPr>
                <w:noProof/>
                <w:webHidden/>
              </w:rPr>
              <w:fldChar w:fldCharType="end"/>
            </w:r>
          </w:hyperlink>
        </w:p>
        <w:p w14:paraId="63821617" w14:textId="4F83AFB7"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75" w:history="1">
            <w:r w:rsidRPr="00140079">
              <w:rPr>
                <w:rStyle w:val="Hyperlink"/>
                <w:noProof/>
              </w:rPr>
              <w:t>11.5</w:t>
            </w:r>
            <w:r>
              <w:rPr>
                <w:rFonts w:asciiTheme="minorHAnsi" w:eastAsiaTheme="minorEastAsia" w:hAnsiTheme="minorHAnsi" w:cstheme="minorBidi"/>
                <w:noProof/>
                <w:color w:val="auto"/>
                <w:lang w:eastAsia="en-GB"/>
              </w:rPr>
              <w:tab/>
            </w:r>
            <w:r w:rsidRPr="00140079">
              <w:rPr>
                <w:rStyle w:val="Hyperlink"/>
                <w:noProof/>
              </w:rPr>
              <w:t>Plant Economic Analysis</w:t>
            </w:r>
            <w:r>
              <w:rPr>
                <w:noProof/>
                <w:webHidden/>
              </w:rPr>
              <w:tab/>
            </w:r>
            <w:r>
              <w:rPr>
                <w:noProof/>
                <w:webHidden/>
              </w:rPr>
              <w:fldChar w:fldCharType="begin"/>
            </w:r>
            <w:r>
              <w:rPr>
                <w:noProof/>
                <w:webHidden/>
              </w:rPr>
              <w:instrText xml:space="preserve"> PAGEREF _Toc237245075 \h </w:instrText>
            </w:r>
            <w:r>
              <w:rPr>
                <w:noProof/>
                <w:webHidden/>
              </w:rPr>
            </w:r>
            <w:r>
              <w:rPr>
                <w:noProof/>
                <w:webHidden/>
              </w:rPr>
              <w:fldChar w:fldCharType="separate"/>
            </w:r>
            <w:r w:rsidR="006221B8">
              <w:rPr>
                <w:noProof/>
                <w:webHidden/>
              </w:rPr>
              <w:t>368</w:t>
            </w:r>
            <w:r>
              <w:rPr>
                <w:noProof/>
                <w:webHidden/>
              </w:rPr>
              <w:fldChar w:fldCharType="end"/>
            </w:r>
          </w:hyperlink>
        </w:p>
        <w:p w14:paraId="10966F4A" w14:textId="2A0F37F7" w:rsidR="00087C73" w:rsidRDefault="00087C73">
          <w:pPr>
            <w:pStyle w:val="TOC1"/>
            <w:tabs>
              <w:tab w:val="left" w:pos="720"/>
              <w:tab w:val="right" w:leader="dot" w:pos="9016"/>
            </w:tabs>
            <w:rPr>
              <w:rFonts w:asciiTheme="minorHAnsi" w:eastAsiaTheme="minorEastAsia" w:hAnsiTheme="minorHAnsi" w:cstheme="minorBidi"/>
              <w:noProof/>
              <w:color w:val="auto"/>
              <w:lang w:eastAsia="en-GB"/>
            </w:rPr>
          </w:pPr>
          <w:hyperlink w:anchor="_Toc237245076" w:history="1">
            <w:r w:rsidRPr="00140079">
              <w:rPr>
                <w:rStyle w:val="Hyperlink"/>
                <w:noProof/>
              </w:rPr>
              <w:t>12</w:t>
            </w:r>
            <w:r>
              <w:rPr>
                <w:rFonts w:asciiTheme="minorHAnsi" w:eastAsiaTheme="minorEastAsia" w:hAnsiTheme="minorHAnsi" w:cstheme="minorBidi"/>
                <w:noProof/>
                <w:color w:val="auto"/>
                <w:lang w:eastAsia="en-GB"/>
              </w:rPr>
              <w:tab/>
            </w:r>
            <w:r w:rsidRPr="00140079">
              <w:rPr>
                <w:rStyle w:val="Hyperlink"/>
                <w:noProof/>
              </w:rPr>
              <w:t>RECOMMENDATIONS</w:t>
            </w:r>
            <w:r>
              <w:rPr>
                <w:noProof/>
                <w:webHidden/>
              </w:rPr>
              <w:tab/>
            </w:r>
            <w:r>
              <w:rPr>
                <w:noProof/>
                <w:webHidden/>
              </w:rPr>
              <w:fldChar w:fldCharType="begin"/>
            </w:r>
            <w:r>
              <w:rPr>
                <w:noProof/>
                <w:webHidden/>
              </w:rPr>
              <w:instrText xml:space="preserve"> PAGEREF _Toc237245076 \h </w:instrText>
            </w:r>
            <w:r>
              <w:rPr>
                <w:noProof/>
                <w:webHidden/>
              </w:rPr>
            </w:r>
            <w:r>
              <w:rPr>
                <w:noProof/>
                <w:webHidden/>
              </w:rPr>
              <w:fldChar w:fldCharType="separate"/>
            </w:r>
            <w:r w:rsidR="006221B8">
              <w:rPr>
                <w:noProof/>
                <w:webHidden/>
              </w:rPr>
              <w:t>369</w:t>
            </w:r>
            <w:r>
              <w:rPr>
                <w:noProof/>
                <w:webHidden/>
              </w:rPr>
              <w:fldChar w:fldCharType="end"/>
            </w:r>
          </w:hyperlink>
        </w:p>
        <w:p w14:paraId="763811D1" w14:textId="291D5E71"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77" w:history="1">
            <w:r w:rsidRPr="00140079">
              <w:rPr>
                <w:rStyle w:val="Hyperlink"/>
                <w:noProof/>
              </w:rPr>
              <w:t>12.1</w:t>
            </w:r>
            <w:r>
              <w:rPr>
                <w:rFonts w:asciiTheme="minorHAnsi" w:eastAsiaTheme="minorEastAsia" w:hAnsiTheme="minorHAnsi" w:cstheme="minorBidi"/>
                <w:noProof/>
                <w:color w:val="auto"/>
                <w:lang w:eastAsia="en-GB"/>
              </w:rPr>
              <w:tab/>
            </w:r>
            <w:r w:rsidRPr="00140079">
              <w:rPr>
                <w:rStyle w:val="Hyperlink"/>
                <w:noProof/>
              </w:rPr>
              <w:t>Secure a Long-Term Offtake Agreement with GWCL</w:t>
            </w:r>
            <w:r>
              <w:rPr>
                <w:noProof/>
                <w:webHidden/>
              </w:rPr>
              <w:tab/>
            </w:r>
            <w:r>
              <w:rPr>
                <w:noProof/>
                <w:webHidden/>
              </w:rPr>
              <w:fldChar w:fldCharType="begin"/>
            </w:r>
            <w:r>
              <w:rPr>
                <w:noProof/>
                <w:webHidden/>
              </w:rPr>
              <w:instrText xml:space="preserve"> PAGEREF _Toc237245077 \h </w:instrText>
            </w:r>
            <w:r>
              <w:rPr>
                <w:noProof/>
                <w:webHidden/>
              </w:rPr>
            </w:r>
            <w:r>
              <w:rPr>
                <w:noProof/>
                <w:webHidden/>
              </w:rPr>
              <w:fldChar w:fldCharType="separate"/>
            </w:r>
            <w:r w:rsidR="006221B8">
              <w:rPr>
                <w:noProof/>
                <w:webHidden/>
              </w:rPr>
              <w:t>369</w:t>
            </w:r>
            <w:r>
              <w:rPr>
                <w:noProof/>
                <w:webHidden/>
              </w:rPr>
              <w:fldChar w:fldCharType="end"/>
            </w:r>
          </w:hyperlink>
        </w:p>
        <w:p w14:paraId="60107802" w14:textId="78E63558"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78" w:history="1">
            <w:r w:rsidRPr="00140079">
              <w:rPr>
                <w:rStyle w:val="Hyperlink"/>
                <w:noProof/>
              </w:rPr>
              <w:t>12.2</w:t>
            </w:r>
            <w:r>
              <w:rPr>
                <w:rFonts w:asciiTheme="minorHAnsi" w:eastAsiaTheme="minorEastAsia" w:hAnsiTheme="minorHAnsi" w:cstheme="minorBidi"/>
                <w:noProof/>
                <w:color w:val="auto"/>
                <w:lang w:eastAsia="en-GB"/>
              </w:rPr>
              <w:tab/>
            </w:r>
            <w:r w:rsidRPr="00140079">
              <w:rPr>
                <w:rStyle w:val="Hyperlink"/>
                <w:noProof/>
              </w:rPr>
              <w:t>Pursue Concessionary Development Finance</w:t>
            </w:r>
            <w:r>
              <w:rPr>
                <w:noProof/>
                <w:webHidden/>
              </w:rPr>
              <w:tab/>
            </w:r>
            <w:r>
              <w:rPr>
                <w:noProof/>
                <w:webHidden/>
              </w:rPr>
              <w:fldChar w:fldCharType="begin"/>
            </w:r>
            <w:r>
              <w:rPr>
                <w:noProof/>
                <w:webHidden/>
              </w:rPr>
              <w:instrText xml:space="preserve"> PAGEREF _Toc237245078 \h </w:instrText>
            </w:r>
            <w:r>
              <w:rPr>
                <w:noProof/>
                <w:webHidden/>
              </w:rPr>
            </w:r>
            <w:r>
              <w:rPr>
                <w:noProof/>
                <w:webHidden/>
              </w:rPr>
              <w:fldChar w:fldCharType="separate"/>
            </w:r>
            <w:r w:rsidR="006221B8">
              <w:rPr>
                <w:noProof/>
                <w:webHidden/>
              </w:rPr>
              <w:t>369</w:t>
            </w:r>
            <w:r>
              <w:rPr>
                <w:noProof/>
                <w:webHidden/>
              </w:rPr>
              <w:fldChar w:fldCharType="end"/>
            </w:r>
          </w:hyperlink>
        </w:p>
        <w:p w14:paraId="72D8D2F1" w14:textId="3FDD21AB"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79" w:history="1">
            <w:r w:rsidRPr="00140079">
              <w:rPr>
                <w:rStyle w:val="Hyperlink"/>
                <w:noProof/>
              </w:rPr>
              <w:t>12.3</w:t>
            </w:r>
            <w:r>
              <w:rPr>
                <w:rFonts w:asciiTheme="minorHAnsi" w:eastAsiaTheme="minorEastAsia" w:hAnsiTheme="minorHAnsi" w:cstheme="minorBidi"/>
                <w:noProof/>
                <w:color w:val="auto"/>
                <w:lang w:eastAsia="en-GB"/>
              </w:rPr>
              <w:tab/>
            </w:r>
            <w:r w:rsidRPr="00140079">
              <w:rPr>
                <w:rStyle w:val="Hyperlink"/>
                <w:noProof/>
              </w:rPr>
              <w:t>Commission a Bankable Feasibility Study and FEED</w:t>
            </w:r>
            <w:r>
              <w:rPr>
                <w:noProof/>
                <w:webHidden/>
              </w:rPr>
              <w:tab/>
            </w:r>
            <w:r>
              <w:rPr>
                <w:noProof/>
                <w:webHidden/>
              </w:rPr>
              <w:fldChar w:fldCharType="begin"/>
            </w:r>
            <w:r>
              <w:rPr>
                <w:noProof/>
                <w:webHidden/>
              </w:rPr>
              <w:instrText xml:space="preserve"> PAGEREF _Toc237245079 \h </w:instrText>
            </w:r>
            <w:r>
              <w:rPr>
                <w:noProof/>
                <w:webHidden/>
              </w:rPr>
            </w:r>
            <w:r>
              <w:rPr>
                <w:noProof/>
                <w:webHidden/>
              </w:rPr>
              <w:fldChar w:fldCharType="separate"/>
            </w:r>
            <w:r w:rsidR="006221B8">
              <w:rPr>
                <w:noProof/>
                <w:webHidden/>
              </w:rPr>
              <w:t>370</w:t>
            </w:r>
            <w:r>
              <w:rPr>
                <w:noProof/>
                <w:webHidden/>
              </w:rPr>
              <w:fldChar w:fldCharType="end"/>
            </w:r>
          </w:hyperlink>
        </w:p>
        <w:p w14:paraId="03216F2D" w14:textId="32293808"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80" w:history="1">
            <w:r w:rsidRPr="00140079">
              <w:rPr>
                <w:rStyle w:val="Hyperlink"/>
                <w:noProof/>
              </w:rPr>
              <w:t>12.4</w:t>
            </w:r>
            <w:r>
              <w:rPr>
                <w:rFonts w:asciiTheme="minorHAnsi" w:eastAsiaTheme="minorEastAsia" w:hAnsiTheme="minorHAnsi" w:cstheme="minorBidi"/>
                <w:noProof/>
                <w:color w:val="auto"/>
                <w:lang w:eastAsia="en-GB"/>
              </w:rPr>
              <w:tab/>
            </w:r>
            <w:r w:rsidRPr="00140079">
              <w:rPr>
                <w:rStyle w:val="Hyperlink"/>
                <w:noProof/>
              </w:rPr>
              <w:t>Derisk the Hydrochloric Acid Supply Chain</w:t>
            </w:r>
            <w:r>
              <w:rPr>
                <w:noProof/>
                <w:webHidden/>
              </w:rPr>
              <w:tab/>
            </w:r>
            <w:r>
              <w:rPr>
                <w:noProof/>
                <w:webHidden/>
              </w:rPr>
              <w:fldChar w:fldCharType="begin"/>
            </w:r>
            <w:r>
              <w:rPr>
                <w:noProof/>
                <w:webHidden/>
              </w:rPr>
              <w:instrText xml:space="preserve"> PAGEREF _Toc237245080 \h </w:instrText>
            </w:r>
            <w:r>
              <w:rPr>
                <w:noProof/>
                <w:webHidden/>
              </w:rPr>
            </w:r>
            <w:r>
              <w:rPr>
                <w:noProof/>
                <w:webHidden/>
              </w:rPr>
              <w:fldChar w:fldCharType="separate"/>
            </w:r>
            <w:r w:rsidR="006221B8">
              <w:rPr>
                <w:noProof/>
                <w:webHidden/>
              </w:rPr>
              <w:t>370</w:t>
            </w:r>
            <w:r>
              <w:rPr>
                <w:noProof/>
                <w:webHidden/>
              </w:rPr>
              <w:fldChar w:fldCharType="end"/>
            </w:r>
          </w:hyperlink>
        </w:p>
        <w:p w14:paraId="34B2BC22" w14:textId="1E701D2C"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81" w:history="1">
            <w:r w:rsidRPr="00140079">
              <w:rPr>
                <w:rStyle w:val="Hyperlink"/>
                <w:noProof/>
              </w:rPr>
              <w:t>12.5</w:t>
            </w:r>
            <w:r>
              <w:rPr>
                <w:rFonts w:asciiTheme="minorHAnsi" w:eastAsiaTheme="minorEastAsia" w:hAnsiTheme="minorHAnsi" w:cstheme="minorBidi"/>
                <w:noProof/>
                <w:color w:val="auto"/>
                <w:lang w:eastAsia="en-GB"/>
              </w:rPr>
              <w:tab/>
            </w:r>
            <w:r w:rsidRPr="00140079">
              <w:rPr>
                <w:rStyle w:val="Hyperlink"/>
                <w:noProof/>
              </w:rPr>
              <w:t>Validate Process Chemistry at Pilot Scale</w:t>
            </w:r>
            <w:r>
              <w:rPr>
                <w:noProof/>
                <w:webHidden/>
              </w:rPr>
              <w:tab/>
            </w:r>
            <w:r>
              <w:rPr>
                <w:noProof/>
                <w:webHidden/>
              </w:rPr>
              <w:fldChar w:fldCharType="begin"/>
            </w:r>
            <w:r>
              <w:rPr>
                <w:noProof/>
                <w:webHidden/>
              </w:rPr>
              <w:instrText xml:space="preserve"> PAGEREF _Toc237245081 \h </w:instrText>
            </w:r>
            <w:r>
              <w:rPr>
                <w:noProof/>
                <w:webHidden/>
              </w:rPr>
            </w:r>
            <w:r>
              <w:rPr>
                <w:noProof/>
                <w:webHidden/>
              </w:rPr>
              <w:fldChar w:fldCharType="separate"/>
            </w:r>
            <w:r w:rsidR="006221B8">
              <w:rPr>
                <w:noProof/>
                <w:webHidden/>
              </w:rPr>
              <w:t>370</w:t>
            </w:r>
            <w:r>
              <w:rPr>
                <w:noProof/>
                <w:webHidden/>
              </w:rPr>
              <w:fldChar w:fldCharType="end"/>
            </w:r>
          </w:hyperlink>
        </w:p>
        <w:p w14:paraId="47E83354" w14:textId="1F366793"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82" w:history="1">
            <w:r w:rsidRPr="00140079">
              <w:rPr>
                <w:rStyle w:val="Hyperlink"/>
                <w:noProof/>
              </w:rPr>
              <w:t>12.6</w:t>
            </w:r>
            <w:r>
              <w:rPr>
                <w:rFonts w:asciiTheme="minorHAnsi" w:eastAsiaTheme="minorEastAsia" w:hAnsiTheme="minorHAnsi" w:cstheme="minorBidi"/>
                <w:noProof/>
                <w:color w:val="auto"/>
                <w:lang w:eastAsia="en-GB"/>
              </w:rPr>
              <w:tab/>
            </w:r>
            <w:r w:rsidRPr="00140079">
              <w:rPr>
                <w:rStyle w:val="Hyperlink"/>
                <w:noProof/>
              </w:rPr>
              <w:t>Establish a Formal Product Quality Management System</w:t>
            </w:r>
            <w:r>
              <w:rPr>
                <w:noProof/>
                <w:webHidden/>
              </w:rPr>
              <w:tab/>
            </w:r>
            <w:r>
              <w:rPr>
                <w:noProof/>
                <w:webHidden/>
              </w:rPr>
              <w:fldChar w:fldCharType="begin"/>
            </w:r>
            <w:r>
              <w:rPr>
                <w:noProof/>
                <w:webHidden/>
              </w:rPr>
              <w:instrText xml:space="preserve"> PAGEREF _Toc237245082 \h </w:instrText>
            </w:r>
            <w:r>
              <w:rPr>
                <w:noProof/>
                <w:webHidden/>
              </w:rPr>
            </w:r>
            <w:r>
              <w:rPr>
                <w:noProof/>
                <w:webHidden/>
              </w:rPr>
              <w:fldChar w:fldCharType="separate"/>
            </w:r>
            <w:r w:rsidR="006221B8">
              <w:rPr>
                <w:noProof/>
                <w:webHidden/>
              </w:rPr>
              <w:t>371</w:t>
            </w:r>
            <w:r>
              <w:rPr>
                <w:noProof/>
                <w:webHidden/>
              </w:rPr>
              <w:fldChar w:fldCharType="end"/>
            </w:r>
          </w:hyperlink>
        </w:p>
        <w:p w14:paraId="3205F93B" w14:textId="22BCBF54"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83" w:history="1">
            <w:r w:rsidRPr="00140079">
              <w:rPr>
                <w:rStyle w:val="Hyperlink"/>
                <w:noProof/>
              </w:rPr>
              <w:t>12.7</w:t>
            </w:r>
            <w:r>
              <w:rPr>
                <w:rFonts w:asciiTheme="minorHAnsi" w:eastAsiaTheme="minorEastAsia" w:hAnsiTheme="minorHAnsi" w:cstheme="minorBidi"/>
                <w:noProof/>
                <w:color w:val="auto"/>
                <w:lang w:eastAsia="en-GB"/>
              </w:rPr>
              <w:tab/>
            </w:r>
            <w:r w:rsidRPr="00140079">
              <w:rPr>
                <w:rStyle w:val="Hyperlink"/>
                <w:noProof/>
              </w:rPr>
              <w:t>Develop an ECOWAS Export Market Strategy</w:t>
            </w:r>
            <w:r>
              <w:rPr>
                <w:noProof/>
                <w:webHidden/>
              </w:rPr>
              <w:tab/>
            </w:r>
            <w:r>
              <w:rPr>
                <w:noProof/>
                <w:webHidden/>
              </w:rPr>
              <w:fldChar w:fldCharType="begin"/>
            </w:r>
            <w:r>
              <w:rPr>
                <w:noProof/>
                <w:webHidden/>
              </w:rPr>
              <w:instrText xml:space="preserve"> PAGEREF _Toc237245083 \h </w:instrText>
            </w:r>
            <w:r>
              <w:rPr>
                <w:noProof/>
                <w:webHidden/>
              </w:rPr>
            </w:r>
            <w:r>
              <w:rPr>
                <w:noProof/>
                <w:webHidden/>
              </w:rPr>
              <w:fldChar w:fldCharType="separate"/>
            </w:r>
            <w:r w:rsidR="006221B8">
              <w:rPr>
                <w:noProof/>
                <w:webHidden/>
              </w:rPr>
              <w:t>371</w:t>
            </w:r>
            <w:r>
              <w:rPr>
                <w:noProof/>
                <w:webHidden/>
              </w:rPr>
              <w:fldChar w:fldCharType="end"/>
            </w:r>
          </w:hyperlink>
        </w:p>
        <w:p w14:paraId="2A370C80" w14:textId="54D4D94A"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84" w:history="1">
            <w:r w:rsidRPr="00140079">
              <w:rPr>
                <w:rStyle w:val="Hyperlink"/>
                <w:noProof/>
              </w:rPr>
              <w:t>12.8</w:t>
            </w:r>
            <w:r>
              <w:rPr>
                <w:rFonts w:asciiTheme="minorHAnsi" w:eastAsiaTheme="minorEastAsia" w:hAnsiTheme="minorHAnsi" w:cstheme="minorBidi"/>
                <w:noProof/>
                <w:color w:val="auto"/>
                <w:lang w:eastAsia="en-GB"/>
              </w:rPr>
              <w:tab/>
            </w:r>
            <w:r w:rsidRPr="00140079">
              <w:rPr>
                <w:rStyle w:val="Hyperlink"/>
                <w:noProof/>
              </w:rPr>
              <w:t>Strengthen the Pollution Control and Waste Management Framework</w:t>
            </w:r>
            <w:r>
              <w:rPr>
                <w:noProof/>
                <w:webHidden/>
              </w:rPr>
              <w:tab/>
            </w:r>
            <w:r>
              <w:rPr>
                <w:noProof/>
                <w:webHidden/>
              </w:rPr>
              <w:fldChar w:fldCharType="begin"/>
            </w:r>
            <w:r>
              <w:rPr>
                <w:noProof/>
                <w:webHidden/>
              </w:rPr>
              <w:instrText xml:space="preserve"> PAGEREF _Toc237245084 \h </w:instrText>
            </w:r>
            <w:r>
              <w:rPr>
                <w:noProof/>
                <w:webHidden/>
              </w:rPr>
            </w:r>
            <w:r>
              <w:rPr>
                <w:noProof/>
                <w:webHidden/>
              </w:rPr>
              <w:fldChar w:fldCharType="separate"/>
            </w:r>
            <w:r w:rsidR="006221B8">
              <w:rPr>
                <w:noProof/>
                <w:webHidden/>
              </w:rPr>
              <w:t>372</w:t>
            </w:r>
            <w:r>
              <w:rPr>
                <w:noProof/>
                <w:webHidden/>
              </w:rPr>
              <w:fldChar w:fldCharType="end"/>
            </w:r>
          </w:hyperlink>
        </w:p>
        <w:p w14:paraId="1CE74998" w14:textId="278053DD"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85" w:history="1">
            <w:r w:rsidRPr="00140079">
              <w:rPr>
                <w:rStyle w:val="Hyperlink"/>
                <w:noProof/>
              </w:rPr>
              <w:t>12.9</w:t>
            </w:r>
            <w:r>
              <w:rPr>
                <w:rFonts w:asciiTheme="minorHAnsi" w:eastAsiaTheme="minorEastAsia" w:hAnsiTheme="minorHAnsi" w:cstheme="minorBidi"/>
                <w:noProof/>
                <w:color w:val="auto"/>
                <w:lang w:eastAsia="en-GB"/>
              </w:rPr>
              <w:tab/>
            </w:r>
            <w:r w:rsidRPr="00140079">
              <w:rPr>
                <w:rStyle w:val="Hyperlink"/>
                <w:noProof/>
              </w:rPr>
              <w:t>Optimise Financing Structure Through GIADEC Incentives</w:t>
            </w:r>
            <w:r>
              <w:rPr>
                <w:noProof/>
                <w:webHidden/>
              </w:rPr>
              <w:tab/>
            </w:r>
            <w:r>
              <w:rPr>
                <w:noProof/>
                <w:webHidden/>
              </w:rPr>
              <w:fldChar w:fldCharType="begin"/>
            </w:r>
            <w:r>
              <w:rPr>
                <w:noProof/>
                <w:webHidden/>
              </w:rPr>
              <w:instrText xml:space="preserve"> PAGEREF _Toc237245085 \h </w:instrText>
            </w:r>
            <w:r>
              <w:rPr>
                <w:noProof/>
                <w:webHidden/>
              </w:rPr>
            </w:r>
            <w:r>
              <w:rPr>
                <w:noProof/>
                <w:webHidden/>
              </w:rPr>
              <w:fldChar w:fldCharType="separate"/>
            </w:r>
            <w:r w:rsidR="006221B8">
              <w:rPr>
                <w:noProof/>
                <w:webHidden/>
              </w:rPr>
              <w:t>372</w:t>
            </w:r>
            <w:r>
              <w:rPr>
                <w:noProof/>
                <w:webHidden/>
              </w:rPr>
              <w:fldChar w:fldCharType="end"/>
            </w:r>
          </w:hyperlink>
        </w:p>
        <w:p w14:paraId="6FFEFD72" w14:textId="77C00CC8" w:rsidR="00087C73" w:rsidRDefault="00087C73">
          <w:pPr>
            <w:pStyle w:val="TOC2"/>
            <w:tabs>
              <w:tab w:val="left" w:pos="1200"/>
              <w:tab w:val="right" w:leader="dot" w:pos="9016"/>
            </w:tabs>
            <w:rPr>
              <w:rFonts w:asciiTheme="minorHAnsi" w:eastAsiaTheme="minorEastAsia" w:hAnsiTheme="minorHAnsi" w:cstheme="minorBidi"/>
              <w:noProof/>
              <w:color w:val="auto"/>
              <w:lang w:eastAsia="en-GB"/>
            </w:rPr>
          </w:pPr>
          <w:hyperlink w:anchor="_Toc237245086" w:history="1">
            <w:r w:rsidRPr="00140079">
              <w:rPr>
                <w:rStyle w:val="Hyperlink"/>
                <w:noProof/>
              </w:rPr>
              <w:t>12.10</w:t>
            </w:r>
            <w:r>
              <w:rPr>
                <w:rFonts w:asciiTheme="minorHAnsi" w:eastAsiaTheme="minorEastAsia" w:hAnsiTheme="minorHAnsi" w:cstheme="minorBidi"/>
                <w:noProof/>
                <w:color w:val="auto"/>
                <w:lang w:eastAsia="en-GB"/>
              </w:rPr>
              <w:tab/>
            </w:r>
            <w:r w:rsidRPr="00140079">
              <w:rPr>
                <w:rStyle w:val="Hyperlink"/>
                <w:noProof/>
              </w:rPr>
              <w:t>National Policy Advocacy</w:t>
            </w:r>
            <w:r>
              <w:rPr>
                <w:noProof/>
                <w:webHidden/>
              </w:rPr>
              <w:tab/>
            </w:r>
            <w:r>
              <w:rPr>
                <w:noProof/>
                <w:webHidden/>
              </w:rPr>
              <w:fldChar w:fldCharType="begin"/>
            </w:r>
            <w:r>
              <w:rPr>
                <w:noProof/>
                <w:webHidden/>
              </w:rPr>
              <w:instrText xml:space="preserve"> PAGEREF _Toc237245086 \h </w:instrText>
            </w:r>
            <w:r>
              <w:rPr>
                <w:noProof/>
                <w:webHidden/>
              </w:rPr>
            </w:r>
            <w:r>
              <w:rPr>
                <w:noProof/>
                <w:webHidden/>
              </w:rPr>
              <w:fldChar w:fldCharType="separate"/>
            </w:r>
            <w:r w:rsidR="006221B8">
              <w:rPr>
                <w:noProof/>
                <w:webHidden/>
              </w:rPr>
              <w:t>373</w:t>
            </w:r>
            <w:r>
              <w:rPr>
                <w:noProof/>
                <w:webHidden/>
              </w:rPr>
              <w:fldChar w:fldCharType="end"/>
            </w:r>
          </w:hyperlink>
        </w:p>
        <w:p w14:paraId="244DE538" w14:textId="1CE91D17" w:rsidR="00087C73" w:rsidRDefault="00087C73">
          <w:pPr>
            <w:pStyle w:val="TOC1"/>
            <w:tabs>
              <w:tab w:val="left" w:pos="720"/>
              <w:tab w:val="right" w:leader="dot" w:pos="9016"/>
            </w:tabs>
            <w:rPr>
              <w:rFonts w:asciiTheme="minorHAnsi" w:eastAsiaTheme="minorEastAsia" w:hAnsiTheme="minorHAnsi" w:cstheme="minorBidi"/>
              <w:noProof/>
              <w:color w:val="auto"/>
              <w:lang w:eastAsia="en-GB"/>
            </w:rPr>
          </w:pPr>
          <w:hyperlink w:anchor="_Toc237245087" w:history="1">
            <w:r w:rsidRPr="00140079">
              <w:rPr>
                <w:rStyle w:val="Hyperlink"/>
                <w:noProof/>
              </w:rPr>
              <w:t>13</w:t>
            </w:r>
            <w:r>
              <w:rPr>
                <w:rFonts w:asciiTheme="minorHAnsi" w:eastAsiaTheme="minorEastAsia" w:hAnsiTheme="minorHAnsi" w:cstheme="minorBidi"/>
                <w:noProof/>
                <w:color w:val="auto"/>
                <w:lang w:eastAsia="en-GB"/>
              </w:rPr>
              <w:tab/>
            </w:r>
            <w:r w:rsidRPr="00140079">
              <w:rPr>
                <w:rStyle w:val="Hyperlink"/>
                <w:noProof/>
              </w:rPr>
              <w:t>REFERENCES</w:t>
            </w:r>
            <w:r>
              <w:rPr>
                <w:noProof/>
                <w:webHidden/>
              </w:rPr>
              <w:tab/>
            </w:r>
            <w:r>
              <w:rPr>
                <w:noProof/>
                <w:webHidden/>
              </w:rPr>
              <w:fldChar w:fldCharType="begin"/>
            </w:r>
            <w:r>
              <w:rPr>
                <w:noProof/>
                <w:webHidden/>
              </w:rPr>
              <w:instrText xml:space="preserve"> PAGEREF _Toc237245087 \h </w:instrText>
            </w:r>
            <w:r>
              <w:rPr>
                <w:noProof/>
                <w:webHidden/>
              </w:rPr>
            </w:r>
            <w:r>
              <w:rPr>
                <w:noProof/>
                <w:webHidden/>
              </w:rPr>
              <w:fldChar w:fldCharType="separate"/>
            </w:r>
            <w:r w:rsidR="006221B8">
              <w:rPr>
                <w:noProof/>
                <w:webHidden/>
              </w:rPr>
              <w:t>374</w:t>
            </w:r>
            <w:r>
              <w:rPr>
                <w:noProof/>
                <w:webHidden/>
              </w:rPr>
              <w:fldChar w:fldCharType="end"/>
            </w:r>
          </w:hyperlink>
        </w:p>
        <w:p w14:paraId="5B5F50E9" w14:textId="48127ADE" w:rsidR="00087C73" w:rsidRDefault="00087C73">
          <w:pPr>
            <w:pStyle w:val="TOC1"/>
            <w:tabs>
              <w:tab w:val="left" w:pos="720"/>
              <w:tab w:val="right" w:leader="dot" w:pos="9016"/>
            </w:tabs>
            <w:rPr>
              <w:rFonts w:asciiTheme="minorHAnsi" w:eastAsiaTheme="minorEastAsia" w:hAnsiTheme="minorHAnsi" w:cstheme="minorBidi"/>
              <w:noProof/>
              <w:color w:val="auto"/>
              <w:lang w:eastAsia="en-GB"/>
            </w:rPr>
          </w:pPr>
          <w:hyperlink w:anchor="_Toc237245088" w:history="1">
            <w:r w:rsidRPr="00140079">
              <w:rPr>
                <w:rStyle w:val="Hyperlink"/>
                <w:noProof/>
              </w:rPr>
              <w:t>14</w:t>
            </w:r>
            <w:r>
              <w:rPr>
                <w:rFonts w:asciiTheme="minorHAnsi" w:eastAsiaTheme="minorEastAsia" w:hAnsiTheme="minorHAnsi" w:cstheme="minorBidi"/>
                <w:noProof/>
                <w:color w:val="auto"/>
                <w:lang w:eastAsia="en-GB"/>
              </w:rPr>
              <w:tab/>
            </w:r>
            <w:r w:rsidRPr="00140079">
              <w:rPr>
                <w:rStyle w:val="Hyperlink"/>
                <w:noProof/>
              </w:rPr>
              <w:t>APPENDICES</w:t>
            </w:r>
            <w:r>
              <w:rPr>
                <w:noProof/>
                <w:webHidden/>
              </w:rPr>
              <w:tab/>
            </w:r>
            <w:r>
              <w:rPr>
                <w:noProof/>
                <w:webHidden/>
              </w:rPr>
              <w:fldChar w:fldCharType="begin"/>
            </w:r>
            <w:r>
              <w:rPr>
                <w:noProof/>
                <w:webHidden/>
              </w:rPr>
              <w:instrText xml:space="preserve"> PAGEREF _Toc237245088 \h </w:instrText>
            </w:r>
            <w:r>
              <w:rPr>
                <w:noProof/>
                <w:webHidden/>
              </w:rPr>
            </w:r>
            <w:r>
              <w:rPr>
                <w:noProof/>
                <w:webHidden/>
              </w:rPr>
              <w:fldChar w:fldCharType="separate"/>
            </w:r>
            <w:r w:rsidR="006221B8">
              <w:rPr>
                <w:noProof/>
                <w:webHidden/>
              </w:rPr>
              <w:t>387</w:t>
            </w:r>
            <w:r>
              <w:rPr>
                <w:noProof/>
                <w:webHidden/>
              </w:rPr>
              <w:fldChar w:fldCharType="end"/>
            </w:r>
          </w:hyperlink>
        </w:p>
        <w:p w14:paraId="72AFE3FE" w14:textId="1355A3AE"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89" w:history="1">
            <w:r w:rsidRPr="00140079">
              <w:rPr>
                <w:rStyle w:val="Hyperlink"/>
                <w:noProof/>
              </w:rPr>
              <w:t>14.1</w:t>
            </w:r>
            <w:r>
              <w:rPr>
                <w:rFonts w:asciiTheme="minorHAnsi" w:eastAsiaTheme="minorEastAsia" w:hAnsiTheme="minorHAnsi" w:cstheme="minorBidi"/>
                <w:noProof/>
                <w:color w:val="auto"/>
                <w:lang w:eastAsia="en-GB"/>
              </w:rPr>
              <w:tab/>
            </w:r>
            <w:r w:rsidRPr="00140079">
              <w:rPr>
                <w:rStyle w:val="Hyperlink"/>
                <w:noProof/>
              </w:rPr>
              <w:t>Rotary kiln matlab simulation</w:t>
            </w:r>
            <w:r>
              <w:rPr>
                <w:noProof/>
                <w:webHidden/>
              </w:rPr>
              <w:tab/>
            </w:r>
            <w:r>
              <w:rPr>
                <w:noProof/>
                <w:webHidden/>
              </w:rPr>
              <w:fldChar w:fldCharType="begin"/>
            </w:r>
            <w:r>
              <w:rPr>
                <w:noProof/>
                <w:webHidden/>
              </w:rPr>
              <w:instrText xml:space="preserve"> PAGEREF _Toc237245089 \h </w:instrText>
            </w:r>
            <w:r>
              <w:rPr>
                <w:noProof/>
                <w:webHidden/>
              </w:rPr>
            </w:r>
            <w:r>
              <w:rPr>
                <w:noProof/>
                <w:webHidden/>
              </w:rPr>
              <w:fldChar w:fldCharType="separate"/>
            </w:r>
            <w:r w:rsidR="006221B8">
              <w:rPr>
                <w:noProof/>
                <w:webHidden/>
              </w:rPr>
              <w:t>387</w:t>
            </w:r>
            <w:r>
              <w:rPr>
                <w:noProof/>
                <w:webHidden/>
              </w:rPr>
              <w:fldChar w:fldCharType="end"/>
            </w:r>
          </w:hyperlink>
        </w:p>
        <w:p w14:paraId="60CA6FF2" w14:textId="40E41BB3"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90" w:history="1">
            <w:r w:rsidRPr="00140079">
              <w:rPr>
                <w:rStyle w:val="Hyperlink"/>
                <w:noProof/>
              </w:rPr>
              <w:t>14.2</w:t>
            </w:r>
            <w:r>
              <w:rPr>
                <w:rFonts w:asciiTheme="minorHAnsi" w:eastAsiaTheme="minorEastAsia" w:hAnsiTheme="minorHAnsi" w:cstheme="minorBidi"/>
                <w:noProof/>
                <w:color w:val="auto"/>
                <w:lang w:eastAsia="en-GB"/>
              </w:rPr>
              <w:tab/>
            </w:r>
            <w:r w:rsidRPr="00140079">
              <w:rPr>
                <w:rStyle w:val="Hyperlink"/>
                <w:noProof/>
              </w:rPr>
              <w:t>Acid leaching reactor matlab simulation</w:t>
            </w:r>
            <w:r>
              <w:rPr>
                <w:noProof/>
                <w:webHidden/>
              </w:rPr>
              <w:tab/>
            </w:r>
            <w:r>
              <w:rPr>
                <w:noProof/>
                <w:webHidden/>
              </w:rPr>
              <w:fldChar w:fldCharType="begin"/>
            </w:r>
            <w:r>
              <w:rPr>
                <w:noProof/>
                <w:webHidden/>
              </w:rPr>
              <w:instrText xml:space="preserve"> PAGEREF _Toc237245090 \h </w:instrText>
            </w:r>
            <w:r>
              <w:rPr>
                <w:noProof/>
                <w:webHidden/>
              </w:rPr>
            </w:r>
            <w:r>
              <w:rPr>
                <w:noProof/>
                <w:webHidden/>
              </w:rPr>
              <w:fldChar w:fldCharType="separate"/>
            </w:r>
            <w:r w:rsidR="006221B8">
              <w:rPr>
                <w:noProof/>
                <w:webHidden/>
              </w:rPr>
              <w:t>410</w:t>
            </w:r>
            <w:r>
              <w:rPr>
                <w:noProof/>
                <w:webHidden/>
              </w:rPr>
              <w:fldChar w:fldCharType="end"/>
            </w:r>
          </w:hyperlink>
        </w:p>
        <w:p w14:paraId="51358DAD" w14:textId="5DF6907F"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91" w:history="1">
            <w:r w:rsidRPr="00140079">
              <w:rPr>
                <w:rStyle w:val="Hyperlink"/>
                <w:noProof/>
              </w:rPr>
              <w:t>14.2.1</w:t>
            </w:r>
            <w:r>
              <w:rPr>
                <w:rFonts w:asciiTheme="minorHAnsi" w:eastAsiaTheme="minorEastAsia" w:hAnsiTheme="minorHAnsi" w:cstheme="minorBidi"/>
                <w:noProof/>
                <w:color w:val="auto"/>
                <w:lang w:eastAsia="en-GB"/>
              </w:rPr>
              <w:tab/>
            </w:r>
            <w:r w:rsidRPr="00140079">
              <w:rPr>
                <w:rStyle w:val="Hyperlink"/>
                <w:noProof/>
              </w:rPr>
              <w:t>SCM_RTD_SOLVER Size two equal-volume CSTRs using the SCM-RTD model</w:t>
            </w:r>
            <w:r>
              <w:rPr>
                <w:noProof/>
                <w:webHidden/>
              </w:rPr>
              <w:tab/>
            </w:r>
            <w:r>
              <w:rPr>
                <w:noProof/>
                <w:webHidden/>
              </w:rPr>
              <w:fldChar w:fldCharType="begin"/>
            </w:r>
            <w:r>
              <w:rPr>
                <w:noProof/>
                <w:webHidden/>
              </w:rPr>
              <w:instrText xml:space="preserve"> PAGEREF _Toc237245091 \h </w:instrText>
            </w:r>
            <w:r>
              <w:rPr>
                <w:noProof/>
                <w:webHidden/>
              </w:rPr>
            </w:r>
            <w:r>
              <w:rPr>
                <w:noProof/>
                <w:webHidden/>
              </w:rPr>
              <w:fldChar w:fldCharType="separate"/>
            </w:r>
            <w:r w:rsidR="006221B8">
              <w:rPr>
                <w:noProof/>
                <w:webHidden/>
              </w:rPr>
              <w:t>410</w:t>
            </w:r>
            <w:r>
              <w:rPr>
                <w:noProof/>
                <w:webHidden/>
              </w:rPr>
              <w:fldChar w:fldCharType="end"/>
            </w:r>
          </w:hyperlink>
        </w:p>
        <w:p w14:paraId="0E88FBDE" w14:textId="74108794" w:rsidR="00087C73" w:rsidRDefault="00087C73">
          <w:pPr>
            <w:pStyle w:val="TOC3"/>
            <w:tabs>
              <w:tab w:val="left" w:pos="1440"/>
              <w:tab w:val="right" w:leader="dot" w:pos="9016"/>
            </w:tabs>
            <w:rPr>
              <w:rFonts w:asciiTheme="minorHAnsi" w:eastAsiaTheme="minorEastAsia" w:hAnsiTheme="minorHAnsi" w:cstheme="minorBidi"/>
              <w:noProof/>
              <w:color w:val="auto"/>
              <w:lang w:eastAsia="en-GB"/>
            </w:rPr>
          </w:pPr>
          <w:hyperlink w:anchor="_Toc237245092" w:history="1">
            <w:r w:rsidRPr="00140079">
              <w:rPr>
                <w:rStyle w:val="Hyperlink"/>
                <w:noProof/>
              </w:rPr>
              <w:t>14.2.2</w:t>
            </w:r>
            <w:r>
              <w:rPr>
                <w:rFonts w:asciiTheme="minorHAnsi" w:eastAsiaTheme="minorEastAsia" w:hAnsiTheme="minorHAnsi" w:cstheme="minorBidi"/>
                <w:noProof/>
                <w:color w:val="auto"/>
                <w:lang w:eastAsia="en-GB"/>
              </w:rPr>
              <w:tab/>
            </w:r>
            <w:r w:rsidRPr="00140079">
              <w:rPr>
                <w:rStyle w:val="Hyperlink"/>
                <w:noProof/>
              </w:rPr>
              <w:t>optimize_cstr_series</w:t>
            </w:r>
            <w:r>
              <w:rPr>
                <w:noProof/>
                <w:webHidden/>
              </w:rPr>
              <w:tab/>
            </w:r>
            <w:r>
              <w:rPr>
                <w:noProof/>
                <w:webHidden/>
              </w:rPr>
              <w:fldChar w:fldCharType="begin"/>
            </w:r>
            <w:r>
              <w:rPr>
                <w:noProof/>
                <w:webHidden/>
              </w:rPr>
              <w:instrText xml:space="preserve"> PAGEREF _Toc237245092 \h </w:instrText>
            </w:r>
            <w:r>
              <w:rPr>
                <w:noProof/>
                <w:webHidden/>
              </w:rPr>
            </w:r>
            <w:r>
              <w:rPr>
                <w:noProof/>
                <w:webHidden/>
              </w:rPr>
              <w:fldChar w:fldCharType="separate"/>
            </w:r>
            <w:r w:rsidR="006221B8">
              <w:rPr>
                <w:noProof/>
                <w:webHidden/>
              </w:rPr>
              <w:t>418</w:t>
            </w:r>
            <w:r>
              <w:rPr>
                <w:noProof/>
                <w:webHidden/>
              </w:rPr>
              <w:fldChar w:fldCharType="end"/>
            </w:r>
          </w:hyperlink>
        </w:p>
        <w:p w14:paraId="38333B35" w14:textId="3C74BD77" w:rsidR="00087C73" w:rsidRDefault="00087C73">
          <w:pPr>
            <w:pStyle w:val="TOC2"/>
            <w:tabs>
              <w:tab w:val="left" w:pos="960"/>
              <w:tab w:val="right" w:leader="dot" w:pos="9016"/>
            </w:tabs>
            <w:rPr>
              <w:rFonts w:asciiTheme="minorHAnsi" w:eastAsiaTheme="minorEastAsia" w:hAnsiTheme="minorHAnsi" w:cstheme="minorBidi"/>
              <w:noProof/>
              <w:color w:val="auto"/>
              <w:lang w:eastAsia="en-GB"/>
            </w:rPr>
          </w:pPr>
          <w:hyperlink w:anchor="_Toc237245093" w:history="1">
            <w:r w:rsidRPr="00140079">
              <w:rPr>
                <w:rStyle w:val="Hyperlink"/>
                <w:noProof/>
              </w:rPr>
              <w:t>14.3</w:t>
            </w:r>
            <w:r>
              <w:rPr>
                <w:rFonts w:asciiTheme="minorHAnsi" w:eastAsiaTheme="minorEastAsia" w:hAnsiTheme="minorHAnsi" w:cstheme="minorBidi"/>
                <w:noProof/>
                <w:color w:val="auto"/>
                <w:lang w:eastAsia="en-GB"/>
              </w:rPr>
              <w:tab/>
            </w:r>
            <w:r w:rsidRPr="00140079">
              <w:rPr>
                <w:rStyle w:val="Hyperlink"/>
                <w:noProof/>
              </w:rPr>
              <w:t>Appendix: P&amp;ID Nomenclature &amp; Tagging Legend</w:t>
            </w:r>
            <w:r>
              <w:rPr>
                <w:noProof/>
                <w:webHidden/>
              </w:rPr>
              <w:tab/>
            </w:r>
            <w:r>
              <w:rPr>
                <w:noProof/>
                <w:webHidden/>
              </w:rPr>
              <w:fldChar w:fldCharType="begin"/>
            </w:r>
            <w:r>
              <w:rPr>
                <w:noProof/>
                <w:webHidden/>
              </w:rPr>
              <w:instrText xml:space="preserve"> PAGEREF _Toc237245093 \h </w:instrText>
            </w:r>
            <w:r>
              <w:rPr>
                <w:noProof/>
                <w:webHidden/>
              </w:rPr>
            </w:r>
            <w:r>
              <w:rPr>
                <w:noProof/>
                <w:webHidden/>
              </w:rPr>
              <w:fldChar w:fldCharType="separate"/>
            </w:r>
            <w:r w:rsidR="006221B8">
              <w:rPr>
                <w:noProof/>
                <w:webHidden/>
              </w:rPr>
              <w:t>423</w:t>
            </w:r>
            <w:r>
              <w:rPr>
                <w:noProof/>
                <w:webHidden/>
              </w:rPr>
              <w:fldChar w:fldCharType="end"/>
            </w:r>
          </w:hyperlink>
        </w:p>
        <w:p w14:paraId="11D32069" w14:textId="207325A4" w:rsidR="00007401" w:rsidRPr="00C26C40" w:rsidRDefault="00007401" w:rsidP="00E36CDF">
          <w:r w:rsidRPr="00C26C40">
            <w:fldChar w:fldCharType="end"/>
          </w:r>
        </w:p>
      </w:sdtContent>
    </w:sdt>
    <w:p w14:paraId="1080FFA8" w14:textId="72E8A7A4" w:rsidR="00007401" w:rsidRPr="00C26C40" w:rsidRDefault="00007401" w:rsidP="00E36CDF">
      <w:r w:rsidRPr="00C26C40">
        <w:br w:type="page"/>
      </w:r>
    </w:p>
    <w:p w14:paraId="643581B8" w14:textId="22021C7A" w:rsidR="00B90B08" w:rsidRPr="00C26C40" w:rsidRDefault="00B90B08" w:rsidP="00E36CDF">
      <w:r w:rsidRPr="00C26C40">
        <w:lastRenderedPageBreak/>
        <w:t>LIST OF FIGURES</w:t>
      </w:r>
    </w:p>
    <w:p w14:paraId="26E75B9F" w14:textId="65317F0B" w:rsidR="006C5FB3" w:rsidRDefault="00B90B08">
      <w:pPr>
        <w:pStyle w:val="TableofFigures"/>
        <w:tabs>
          <w:tab w:val="right" w:leader="dot" w:pos="9016"/>
        </w:tabs>
        <w:rPr>
          <w:rFonts w:asciiTheme="minorHAnsi" w:eastAsiaTheme="minorEastAsia" w:hAnsiTheme="minorHAnsi" w:cstheme="minorBidi"/>
          <w:noProof/>
          <w:color w:val="auto"/>
          <w:lang w:eastAsia="en-GB"/>
        </w:rPr>
      </w:pPr>
      <w:r w:rsidRPr="00C26C40">
        <w:fldChar w:fldCharType="begin"/>
      </w:r>
      <w:r w:rsidRPr="00C26C40">
        <w:instrText xml:space="preserve"> TOC \h \z \c "Figure" </w:instrText>
      </w:r>
      <w:r w:rsidRPr="00C26C40">
        <w:fldChar w:fldCharType="separate"/>
      </w:r>
      <w:hyperlink w:anchor="_Toc237220036" w:history="1">
        <w:r w:rsidR="006C5FB3" w:rsidRPr="003237F8">
          <w:rPr>
            <w:rStyle w:val="Hyperlink"/>
            <w:noProof/>
          </w:rPr>
          <w:t>Figure 1</w:t>
        </w:r>
        <w:r w:rsidR="006C5FB3" w:rsidRPr="003237F8">
          <w:rPr>
            <w:rStyle w:val="Hyperlink"/>
            <w:noProof/>
          </w:rPr>
          <w:noBreakHyphen/>
          <w:t>1 Barekese raw water turbidity from 2013 to 2018. (Source: Barekese Water Quality Laboratory, 2018)</w:t>
        </w:r>
        <w:r w:rsidR="006C5FB3">
          <w:rPr>
            <w:noProof/>
            <w:webHidden/>
          </w:rPr>
          <w:tab/>
        </w:r>
        <w:r w:rsidR="006C5FB3">
          <w:rPr>
            <w:noProof/>
            <w:webHidden/>
          </w:rPr>
          <w:fldChar w:fldCharType="begin"/>
        </w:r>
        <w:r w:rsidR="006C5FB3">
          <w:rPr>
            <w:noProof/>
            <w:webHidden/>
          </w:rPr>
          <w:instrText xml:space="preserve"> PAGEREF _Toc237220036 \h </w:instrText>
        </w:r>
        <w:r w:rsidR="006C5FB3">
          <w:rPr>
            <w:noProof/>
            <w:webHidden/>
          </w:rPr>
        </w:r>
        <w:r w:rsidR="006C5FB3">
          <w:rPr>
            <w:noProof/>
            <w:webHidden/>
          </w:rPr>
          <w:fldChar w:fldCharType="separate"/>
        </w:r>
        <w:r w:rsidR="006221B8">
          <w:rPr>
            <w:noProof/>
            <w:webHidden/>
          </w:rPr>
          <w:t>7</w:t>
        </w:r>
        <w:r w:rsidR="006C5FB3">
          <w:rPr>
            <w:noProof/>
            <w:webHidden/>
          </w:rPr>
          <w:fldChar w:fldCharType="end"/>
        </w:r>
      </w:hyperlink>
    </w:p>
    <w:p w14:paraId="14B2B9FB" w14:textId="5B264126"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37" w:history="1">
        <w:r w:rsidRPr="003237F8">
          <w:rPr>
            <w:rStyle w:val="Hyperlink"/>
            <w:noProof/>
          </w:rPr>
          <w:t>Figure 2</w:t>
        </w:r>
        <w:r w:rsidRPr="003237F8">
          <w:rPr>
            <w:rStyle w:val="Hyperlink"/>
            <w:noProof/>
          </w:rPr>
          <w:noBreakHyphen/>
          <w:t>1 Technical Comparison of Principal Coagulant Classes for Water Treatment</w:t>
        </w:r>
        <w:r>
          <w:rPr>
            <w:noProof/>
            <w:webHidden/>
          </w:rPr>
          <w:tab/>
        </w:r>
        <w:r>
          <w:rPr>
            <w:noProof/>
            <w:webHidden/>
          </w:rPr>
          <w:fldChar w:fldCharType="begin"/>
        </w:r>
        <w:r>
          <w:rPr>
            <w:noProof/>
            <w:webHidden/>
          </w:rPr>
          <w:instrText xml:space="preserve"> PAGEREF _Toc237220037 \h </w:instrText>
        </w:r>
        <w:r>
          <w:rPr>
            <w:noProof/>
            <w:webHidden/>
          </w:rPr>
        </w:r>
        <w:r>
          <w:rPr>
            <w:noProof/>
            <w:webHidden/>
          </w:rPr>
          <w:fldChar w:fldCharType="separate"/>
        </w:r>
        <w:r w:rsidR="006221B8">
          <w:rPr>
            <w:noProof/>
            <w:webHidden/>
          </w:rPr>
          <w:t>15</w:t>
        </w:r>
        <w:r>
          <w:rPr>
            <w:noProof/>
            <w:webHidden/>
          </w:rPr>
          <w:fldChar w:fldCharType="end"/>
        </w:r>
      </w:hyperlink>
    </w:p>
    <w:p w14:paraId="27959625" w14:textId="7F229844"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38" w:history="1">
        <w:r w:rsidRPr="003237F8">
          <w:rPr>
            <w:rStyle w:val="Hyperlink"/>
            <w:noProof/>
          </w:rPr>
          <w:t>Figure 2</w:t>
        </w:r>
        <w:r w:rsidRPr="003237F8">
          <w:rPr>
            <w:rStyle w:val="Hyperlink"/>
            <w:noProof/>
          </w:rPr>
          <w:noBreakHyphen/>
          <w:t>2 Ball and Stick model of the Keggin polycation</w:t>
        </w:r>
        <w:r>
          <w:rPr>
            <w:noProof/>
            <w:webHidden/>
          </w:rPr>
          <w:tab/>
        </w:r>
        <w:r>
          <w:rPr>
            <w:noProof/>
            <w:webHidden/>
          </w:rPr>
          <w:fldChar w:fldCharType="begin"/>
        </w:r>
        <w:r>
          <w:rPr>
            <w:noProof/>
            <w:webHidden/>
          </w:rPr>
          <w:instrText xml:space="preserve"> PAGEREF _Toc237220038 \h </w:instrText>
        </w:r>
        <w:r>
          <w:rPr>
            <w:noProof/>
            <w:webHidden/>
          </w:rPr>
        </w:r>
        <w:r>
          <w:rPr>
            <w:noProof/>
            <w:webHidden/>
          </w:rPr>
          <w:fldChar w:fldCharType="separate"/>
        </w:r>
        <w:r w:rsidR="006221B8">
          <w:rPr>
            <w:noProof/>
            <w:webHidden/>
          </w:rPr>
          <w:t>18</w:t>
        </w:r>
        <w:r>
          <w:rPr>
            <w:noProof/>
            <w:webHidden/>
          </w:rPr>
          <w:fldChar w:fldCharType="end"/>
        </w:r>
      </w:hyperlink>
    </w:p>
    <w:p w14:paraId="30ADD99E" w14:textId="2748A79A"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39" w:history="1">
        <w:r w:rsidRPr="003237F8">
          <w:rPr>
            <w:rStyle w:val="Hyperlink"/>
            <w:noProof/>
          </w:rPr>
          <w:t>Figure 2</w:t>
        </w:r>
        <w:r w:rsidRPr="003237F8">
          <w:rPr>
            <w:rStyle w:val="Hyperlink"/>
            <w:noProof/>
          </w:rPr>
          <w:noBreakHyphen/>
          <w:t>3 The Geological and Mineral Resource map of Ghana, highlighting the regional distribution of bauxite deposits.</w:t>
        </w:r>
        <w:r>
          <w:rPr>
            <w:noProof/>
            <w:webHidden/>
          </w:rPr>
          <w:tab/>
        </w:r>
        <w:r>
          <w:rPr>
            <w:noProof/>
            <w:webHidden/>
          </w:rPr>
          <w:fldChar w:fldCharType="begin"/>
        </w:r>
        <w:r>
          <w:rPr>
            <w:noProof/>
            <w:webHidden/>
          </w:rPr>
          <w:instrText xml:space="preserve"> PAGEREF _Toc237220039 \h </w:instrText>
        </w:r>
        <w:r>
          <w:rPr>
            <w:noProof/>
            <w:webHidden/>
          </w:rPr>
        </w:r>
        <w:r>
          <w:rPr>
            <w:noProof/>
            <w:webHidden/>
          </w:rPr>
          <w:fldChar w:fldCharType="separate"/>
        </w:r>
        <w:r w:rsidR="006221B8">
          <w:rPr>
            <w:noProof/>
            <w:webHidden/>
          </w:rPr>
          <w:t>21</w:t>
        </w:r>
        <w:r>
          <w:rPr>
            <w:noProof/>
            <w:webHidden/>
          </w:rPr>
          <w:fldChar w:fldCharType="end"/>
        </w:r>
      </w:hyperlink>
    </w:p>
    <w:p w14:paraId="18824384" w14:textId="5BAEA2E3"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40" w:history="1">
        <w:r w:rsidRPr="003237F8">
          <w:rPr>
            <w:rStyle w:val="Hyperlink"/>
            <w:noProof/>
          </w:rPr>
          <w:t>Figure 3</w:t>
        </w:r>
        <w:r w:rsidRPr="003237F8">
          <w:rPr>
            <w:rStyle w:val="Hyperlink"/>
            <w:noProof/>
          </w:rPr>
          <w:noBreakHyphen/>
          <w:t>1 Process Flow Diagram</w:t>
        </w:r>
        <w:r>
          <w:rPr>
            <w:noProof/>
            <w:webHidden/>
          </w:rPr>
          <w:tab/>
        </w:r>
        <w:r>
          <w:rPr>
            <w:noProof/>
            <w:webHidden/>
          </w:rPr>
          <w:fldChar w:fldCharType="begin"/>
        </w:r>
        <w:r>
          <w:rPr>
            <w:noProof/>
            <w:webHidden/>
          </w:rPr>
          <w:instrText xml:space="preserve"> PAGEREF _Toc237220040 \h </w:instrText>
        </w:r>
        <w:r>
          <w:rPr>
            <w:noProof/>
            <w:webHidden/>
          </w:rPr>
        </w:r>
        <w:r>
          <w:rPr>
            <w:noProof/>
            <w:webHidden/>
          </w:rPr>
          <w:fldChar w:fldCharType="separate"/>
        </w:r>
        <w:r w:rsidR="006221B8">
          <w:rPr>
            <w:noProof/>
            <w:webHidden/>
          </w:rPr>
          <w:t>40</w:t>
        </w:r>
        <w:r>
          <w:rPr>
            <w:noProof/>
            <w:webHidden/>
          </w:rPr>
          <w:fldChar w:fldCharType="end"/>
        </w:r>
      </w:hyperlink>
    </w:p>
    <w:p w14:paraId="5864CC82" w14:textId="39AD4448"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41" w:history="1">
        <w:r w:rsidRPr="003237F8">
          <w:rPr>
            <w:rStyle w:val="Hyperlink"/>
            <w:noProof/>
          </w:rPr>
          <w:t>Figure 3</w:t>
        </w:r>
        <w:r w:rsidRPr="003237F8">
          <w:rPr>
            <w:rStyle w:val="Hyperlink"/>
            <w:noProof/>
          </w:rPr>
          <w:noBreakHyphen/>
          <w:t>2 Schematic representation of the magnetic separation of magnetite from the roasted ore.</w:t>
        </w:r>
        <w:r>
          <w:rPr>
            <w:noProof/>
            <w:webHidden/>
          </w:rPr>
          <w:tab/>
        </w:r>
        <w:r>
          <w:rPr>
            <w:noProof/>
            <w:webHidden/>
          </w:rPr>
          <w:fldChar w:fldCharType="begin"/>
        </w:r>
        <w:r>
          <w:rPr>
            <w:noProof/>
            <w:webHidden/>
          </w:rPr>
          <w:instrText xml:space="preserve"> PAGEREF _Toc237220041 \h </w:instrText>
        </w:r>
        <w:r>
          <w:rPr>
            <w:noProof/>
            <w:webHidden/>
          </w:rPr>
        </w:r>
        <w:r>
          <w:rPr>
            <w:noProof/>
            <w:webHidden/>
          </w:rPr>
          <w:fldChar w:fldCharType="separate"/>
        </w:r>
        <w:r w:rsidR="006221B8">
          <w:rPr>
            <w:noProof/>
            <w:webHidden/>
          </w:rPr>
          <w:t>42</w:t>
        </w:r>
        <w:r>
          <w:rPr>
            <w:noProof/>
            <w:webHidden/>
          </w:rPr>
          <w:fldChar w:fldCharType="end"/>
        </w:r>
      </w:hyperlink>
    </w:p>
    <w:p w14:paraId="2E0681DA" w14:textId="64E36730"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42" w:history="1">
        <w:r w:rsidRPr="003237F8">
          <w:rPr>
            <w:rStyle w:val="Hyperlink"/>
            <w:noProof/>
          </w:rPr>
          <w:t>Figure 4</w:t>
        </w:r>
        <w:r w:rsidRPr="003237F8">
          <w:rPr>
            <w:rStyle w:val="Hyperlink"/>
            <w:noProof/>
          </w:rPr>
          <w:noBreakHyphen/>
          <w:t>1 Streams 101, 102, 103, 104, 201, 202, 203</w:t>
        </w:r>
        <w:r>
          <w:rPr>
            <w:noProof/>
            <w:webHidden/>
          </w:rPr>
          <w:tab/>
        </w:r>
        <w:r>
          <w:rPr>
            <w:noProof/>
            <w:webHidden/>
          </w:rPr>
          <w:fldChar w:fldCharType="begin"/>
        </w:r>
        <w:r>
          <w:rPr>
            <w:noProof/>
            <w:webHidden/>
          </w:rPr>
          <w:instrText xml:space="preserve"> PAGEREF _Toc237220042 \h </w:instrText>
        </w:r>
        <w:r>
          <w:rPr>
            <w:noProof/>
            <w:webHidden/>
          </w:rPr>
        </w:r>
        <w:r>
          <w:rPr>
            <w:noProof/>
            <w:webHidden/>
          </w:rPr>
          <w:fldChar w:fldCharType="separate"/>
        </w:r>
        <w:r w:rsidR="006221B8">
          <w:rPr>
            <w:noProof/>
            <w:webHidden/>
          </w:rPr>
          <w:t>94</w:t>
        </w:r>
        <w:r>
          <w:rPr>
            <w:noProof/>
            <w:webHidden/>
          </w:rPr>
          <w:fldChar w:fldCharType="end"/>
        </w:r>
      </w:hyperlink>
    </w:p>
    <w:p w14:paraId="4AB04DE1" w14:textId="5ECEC57F"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43" w:history="1">
        <w:r w:rsidRPr="003237F8">
          <w:rPr>
            <w:rStyle w:val="Hyperlink"/>
            <w:noProof/>
          </w:rPr>
          <w:t>Figure 4</w:t>
        </w:r>
        <w:r w:rsidRPr="003237F8">
          <w:rPr>
            <w:rStyle w:val="Hyperlink"/>
            <w:noProof/>
          </w:rPr>
          <w:noBreakHyphen/>
          <w:t>2 Streams 204, 301, 303B, 304, 304B, 401, 501</w:t>
        </w:r>
        <w:r>
          <w:rPr>
            <w:noProof/>
            <w:webHidden/>
          </w:rPr>
          <w:tab/>
        </w:r>
        <w:r>
          <w:rPr>
            <w:noProof/>
            <w:webHidden/>
          </w:rPr>
          <w:fldChar w:fldCharType="begin"/>
        </w:r>
        <w:r>
          <w:rPr>
            <w:noProof/>
            <w:webHidden/>
          </w:rPr>
          <w:instrText xml:space="preserve"> PAGEREF _Toc237220043 \h </w:instrText>
        </w:r>
        <w:r>
          <w:rPr>
            <w:noProof/>
            <w:webHidden/>
          </w:rPr>
        </w:r>
        <w:r>
          <w:rPr>
            <w:noProof/>
            <w:webHidden/>
          </w:rPr>
          <w:fldChar w:fldCharType="separate"/>
        </w:r>
        <w:r w:rsidR="006221B8">
          <w:rPr>
            <w:noProof/>
            <w:webHidden/>
          </w:rPr>
          <w:t>103</w:t>
        </w:r>
        <w:r>
          <w:rPr>
            <w:noProof/>
            <w:webHidden/>
          </w:rPr>
          <w:fldChar w:fldCharType="end"/>
        </w:r>
      </w:hyperlink>
    </w:p>
    <w:p w14:paraId="68A887BA" w14:textId="462FEFE3"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44" w:history="1">
        <w:r w:rsidRPr="003237F8">
          <w:rPr>
            <w:rStyle w:val="Hyperlink"/>
            <w:noProof/>
          </w:rPr>
          <w:t>Figure 4</w:t>
        </w:r>
        <w:r w:rsidRPr="003237F8">
          <w:rPr>
            <w:rStyle w:val="Hyperlink"/>
            <w:noProof/>
          </w:rPr>
          <w:noBreakHyphen/>
          <w:t>3 Streams 502, 503, 504, 505, 506, 506B, 601</w:t>
        </w:r>
        <w:r>
          <w:rPr>
            <w:noProof/>
            <w:webHidden/>
          </w:rPr>
          <w:tab/>
        </w:r>
        <w:r>
          <w:rPr>
            <w:noProof/>
            <w:webHidden/>
          </w:rPr>
          <w:fldChar w:fldCharType="begin"/>
        </w:r>
        <w:r>
          <w:rPr>
            <w:noProof/>
            <w:webHidden/>
          </w:rPr>
          <w:instrText xml:space="preserve"> PAGEREF _Toc237220044 \h </w:instrText>
        </w:r>
        <w:r>
          <w:rPr>
            <w:noProof/>
            <w:webHidden/>
          </w:rPr>
        </w:r>
        <w:r>
          <w:rPr>
            <w:noProof/>
            <w:webHidden/>
          </w:rPr>
          <w:fldChar w:fldCharType="separate"/>
        </w:r>
        <w:r w:rsidR="006221B8">
          <w:rPr>
            <w:noProof/>
            <w:webHidden/>
          </w:rPr>
          <w:t>112</w:t>
        </w:r>
        <w:r>
          <w:rPr>
            <w:noProof/>
            <w:webHidden/>
          </w:rPr>
          <w:fldChar w:fldCharType="end"/>
        </w:r>
      </w:hyperlink>
    </w:p>
    <w:p w14:paraId="246BE65B" w14:textId="42EECF10"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45" w:history="1">
        <w:r w:rsidRPr="003237F8">
          <w:rPr>
            <w:rStyle w:val="Hyperlink"/>
            <w:noProof/>
          </w:rPr>
          <w:t>Figure 4</w:t>
        </w:r>
        <w:r w:rsidRPr="003237F8">
          <w:rPr>
            <w:rStyle w:val="Hyperlink"/>
            <w:noProof/>
          </w:rPr>
          <w:noBreakHyphen/>
          <w:t>4 Streams 602, 603, 701, BH-AIR, BH-DUST, CAAL2O4, CAAL2O4B</w:t>
        </w:r>
        <w:r>
          <w:rPr>
            <w:noProof/>
            <w:webHidden/>
          </w:rPr>
          <w:tab/>
        </w:r>
        <w:r>
          <w:rPr>
            <w:noProof/>
            <w:webHidden/>
          </w:rPr>
          <w:fldChar w:fldCharType="begin"/>
        </w:r>
        <w:r>
          <w:rPr>
            <w:noProof/>
            <w:webHidden/>
          </w:rPr>
          <w:instrText xml:space="preserve"> PAGEREF _Toc237220045 \h </w:instrText>
        </w:r>
        <w:r>
          <w:rPr>
            <w:noProof/>
            <w:webHidden/>
          </w:rPr>
        </w:r>
        <w:r>
          <w:rPr>
            <w:noProof/>
            <w:webHidden/>
          </w:rPr>
          <w:fldChar w:fldCharType="separate"/>
        </w:r>
        <w:r w:rsidR="006221B8">
          <w:rPr>
            <w:noProof/>
            <w:webHidden/>
          </w:rPr>
          <w:t>121</w:t>
        </w:r>
        <w:r>
          <w:rPr>
            <w:noProof/>
            <w:webHidden/>
          </w:rPr>
          <w:fldChar w:fldCharType="end"/>
        </w:r>
      </w:hyperlink>
    </w:p>
    <w:p w14:paraId="5A70E73B" w14:textId="02FB0436"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46" w:history="1">
        <w:r w:rsidRPr="003237F8">
          <w:rPr>
            <w:rStyle w:val="Hyperlink"/>
            <w:noProof/>
          </w:rPr>
          <w:t>Figure 4</w:t>
        </w:r>
        <w:r w:rsidRPr="003237F8">
          <w:rPr>
            <w:rStyle w:val="Hyperlink"/>
            <w:noProof/>
          </w:rPr>
          <w:noBreakHyphen/>
          <w:t>5 Streams PW-2, SIO2</w:t>
        </w:r>
        <w:r>
          <w:rPr>
            <w:noProof/>
            <w:webHidden/>
          </w:rPr>
          <w:tab/>
        </w:r>
        <w:r>
          <w:rPr>
            <w:noProof/>
            <w:webHidden/>
          </w:rPr>
          <w:fldChar w:fldCharType="begin"/>
        </w:r>
        <w:r>
          <w:rPr>
            <w:noProof/>
            <w:webHidden/>
          </w:rPr>
          <w:instrText xml:space="preserve"> PAGEREF _Toc237220046 \h </w:instrText>
        </w:r>
        <w:r>
          <w:rPr>
            <w:noProof/>
            <w:webHidden/>
          </w:rPr>
        </w:r>
        <w:r>
          <w:rPr>
            <w:noProof/>
            <w:webHidden/>
          </w:rPr>
          <w:fldChar w:fldCharType="separate"/>
        </w:r>
        <w:r w:rsidR="006221B8">
          <w:rPr>
            <w:noProof/>
            <w:webHidden/>
          </w:rPr>
          <w:t>132</w:t>
        </w:r>
        <w:r>
          <w:rPr>
            <w:noProof/>
            <w:webHidden/>
          </w:rPr>
          <w:fldChar w:fldCharType="end"/>
        </w:r>
      </w:hyperlink>
    </w:p>
    <w:p w14:paraId="3863A8C9" w14:textId="2C8DF01C"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47" w:history="1">
        <w:r w:rsidRPr="003237F8">
          <w:rPr>
            <w:rStyle w:val="Hyperlink"/>
            <w:noProof/>
          </w:rPr>
          <w:t>Figure 5</w:t>
        </w:r>
        <w:r w:rsidRPr="003237F8">
          <w:rPr>
            <w:rStyle w:val="Hyperlink"/>
            <w:noProof/>
          </w:rPr>
          <w:noBreakHyphen/>
          <w:t>1 Design summary for primary jaw crusher, CRK-201</w:t>
        </w:r>
        <w:r>
          <w:rPr>
            <w:noProof/>
            <w:webHidden/>
          </w:rPr>
          <w:tab/>
        </w:r>
        <w:r>
          <w:rPr>
            <w:noProof/>
            <w:webHidden/>
          </w:rPr>
          <w:fldChar w:fldCharType="begin"/>
        </w:r>
        <w:r>
          <w:rPr>
            <w:noProof/>
            <w:webHidden/>
          </w:rPr>
          <w:instrText xml:space="preserve"> PAGEREF _Toc237220047 \h </w:instrText>
        </w:r>
        <w:r>
          <w:rPr>
            <w:noProof/>
            <w:webHidden/>
          </w:rPr>
        </w:r>
        <w:r>
          <w:rPr>
            <w:noProof/>
            <w:webHidden/>
          </w:rPr>
          <w:fldChar w:fldCharType="separate"/>
        </w:r>
        <w:r w:rsidR="006221B8">
          <w:rPr>
            <w:noProof/>
            <w:webHidden/>
          </w:rPr>
          <w:t>158</w:t>
        </w:r>
        <w:r>
          <w:rPr>
            <w:noProof/>
            <w:webHidden/>
          </w:rPr>
          <w:fldChar w:fldCharType="end"/>
        </w:r>
      </w:hyperlink>
    </w:p>
    <w:p w14:paraId="624F0581" w14:textId="4CC21B1B"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48" w:history="1">
        <w:r w:rsidRPr="003237F8">
          <w:rPr>
            <w:rStyle w:val="Hyperlink"/>
            <w:noProof/>
          </w:rPr>
          <w:t>Figure 5</w:t>
        </w:r>
        <w:r w:rsidRPr="003237F8">
          <w:rPr>
            <w:rStyle w:val="Hyperlink"/>
            <w:noProof/>
          </w:rPr>
          <w:noBreakHyphen/>
          <w:t>2 Particle size distribution of the input and output of the Jaw Crusher, CRK-201</w:t>
        </w:r>
        <w:r>
          <w:rPr>
            <w:noProof/>
            <w:webHidden/>
          </w:rPr>
          <w:tab/>
        </w:r>
        <w:r>
          <w:rPr>
            <w:noProof/>
            <w:webHidden/>
          </w:rPr>
          <w:fldChar w:fldCharType="begin"/>
        </w:r>
        <w:r>
          <w:rPr>
            <w:noProof/>
            <w:webHidden/>
          </w:rPr>
          <w:instrText xml:space="preserve"> PAGEREF _Toc237220048 \h </w:instrText>
        </w:r>
        <w:r>
          <w:rPr>
            <w:noProof/>
            <w:webHidden/>
          </w:rPr>
        </w:r>
        <w:r>
          <w:rPr>
            <w:noProof/>
            <w:webHidden/>
          </w:rPr>
          <w:fldChar w:fldCharType="separate"/>
        </w:r>
        <w:r w:rsidR="006221B8">
          <w:rPr>
            <w:noProof/>
            <w:webHidden/>
          </w:rPr>
          <w:t>158</w:t>
        </w:r>
        <w:r>
          <w:rPr>
            <w:noProof/>
            <w:webHidden/>
          </w:rPr>
          <w:fldChar w:fldCharType="end"/>
        </w:r>
      </w:hyperlink>
    </w:p>
    <w:p w14:paraId="0C930194" w14:textId="2CF5AF70"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49" w:history="1">
        <w:r w:rsidRPr="003237F8">
          <w:rPr>
            <w:rStyle w:val="Hyperlink"/>
            <w:noProof/>
          </w:rPr>
          <w:t>Figure 5</w:t>
        </w:r>
        <w:r w:rsidRPr="003237F8">
          <w:rPr>
            <w:rStyle w:val="Hyperlink"/>
            <w:noProof/>
          </w:rPr>
          <w:noBreakHyphen/>
          <w:t>3 Design summary for Mechanical Filter Press, FP-601</w:t>
        </w:r>
        <w:r>
          <w:rPr>
            <w:noProof/>
            <w:webHidden/>
          </w:rPr>
          <w:tab/>
        </w:r>
        <w:r>
          <w:rPr>
            <w:noProof/>
            <w:webHidden/>
          </w:rPr>
          <w:fldChar w:fldCharType="begin"/>
        </w:r>
        <w:r>
          <w:rPr>
            <w:noProof/>
            <w:webHidden/>
          </w:rPr>
          <w:instrText xml:space="preserve"> PAGEREF _Toc237220049 \h </w:instrText>
        </w:r>
        <w:r>
          <w:rPr>
            <w:noProof/>
            <w:webHidden/>
          </w:rPr>
        </w:r>
        <w:r>
          <w:rPr>
            <w:noProof/>
            <w:webHidden/>
          </w:rPr>
          <w:fldChar w:fldCharType="separate"/>
        </w:r>
        <w:r w:rsidR="006221B8">
          <w:rPr>
            <w:noProof/>
            <w:webHidden/>
          </w:rPr>
          <w:t>165</w:t>
        </w:r>
        <w:r>
          <w:rPr>
            <w:noProof/>
            <w:webHidden/>
          </w:rPr>
          <w:fldChar w:fldCharType="end"/>
        </w:r>
      </w:hyperlink>
    </w:p>
    <w:p w14:paraId="7EB04AD3" w14:textId="1AE7CF45"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50" w:history="1">
        <w:r w:rsidRPr="003237F8">
          <w:rPr>
            <w:rStyle w:val="Hyperlink"/>
            <w:noProof/>
          </w:rPr>
          <w:t>Figure 5</w:t>
        </w:r>
        <w:r w:rsidRPr="003237F8">
          <w:rPr>
            <w:rStyle w:val="Hyperlink"/>
            <w:noProof/>
          </w:rPr>
          <w:noBreakHyphen/>
          <w:t>4 Design summary for high temperature Gas Exchangers</w:t>
        </w:r>
        <w:r>
          <w:rPr>
            <w:noProof/>
            <w:webHidden/>
          </w:rPr>
          <w:tab/>
        </w:r>
        <w:r>
          <w:rPr>
            <w:noProof/>
            <w:webHidden/>
          </w:rPr>
          <w:fldChar w:fldCharType="begin"/>
        </w:r>
        <w:r>
          <w:rPr>
            <w:noProof/>
            <w:webHidden/>
          </w:rPr>
          <w:instrText xml:space="preserve"> PAGEREF _Toc237220050 \h </w:instrText>
        </w:r>
        <w:r>
          <w:rPr>
            <w:noProof/>
            <w:webHidden/>
          </w:rPr>
        </w:r>
        <w:r>
          <w:rPr>
            <w:noProof/>
            <w:webHidden/>
          </w:rPr>
          <w:fldChar w:fldCharType="separate"/>
        </w:r>
        <w:r w:rsidR="006221B8">
          <w:rPr>
            <w:noProof/>
            <w:webHidden/>
          </w:rPr>
          <w:t>167</w:t>
        </w:r>
        <w:r>
          <w:rPr>
            <w:noProof/>
            <w:webHidden/>
          </w:rPr>
          <w:fldChar w:fldCharType="end"/>
        </w:r>
      </w:hyperlink>
    </w:p>
    <w:p w14:paraId="4C338C78" w14:textId="1468FCCF"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51" w:history="1">
        <w:r w:rsidRPr="003237F8">
          <w:rPr>
            <w:rStyle w:val="Hyperlink"/>
            <w:noProof/>
          </w:rPr>
          <w:t>Figure 5</w:t>
        </w:r>
        <w:r w:rsidRPr="003237F8">
          <w:rPr>
            <w:rStyle w:val="Hyperlink"/>
            <w:noProof/>
          </w:rPr>
          <w:noBreakHyphen/>
          <w:t>5 Design summary for Acidic and corrosive heat exchangers</w:t>
        </w:r>
        <w:r>
          <w:rPr>
            <w:noProof/>
            <w:webHidden/>
          </w:rPr>
          <w:tab/>
        </w:r>
        <w:r>
          <w:rPr>
            <w:noProof/>
            <w:webHidden/>
          </w:rPr>
          <w:fldChar w:fldCharType="begin"/>
        </w:r>
        <w:r>
          <w:rPr>
            <w:noProof/>
            <w:webHidden/>
          </w:rPr>
          <w:instrText xml:space="preserve"> PAGEREF _Toc237220051 \h </w:instrText>
        </w:r>
        <w:r>
          <w:rPr>
            <w:noProof/>
            <w:webHidden/>
          </w:rPr>
        </w:r>
        <w:r>
          <w:rPr>
            <w:noProof/>
            <w:webHidden/>
          </w:rPr>
          <w:fldChar w:fldCharType="separate"/>
        </w:r>
        <w:r w:rsidR="006221B8">
          <w:rPr>
            <w:noProof/>
            <w:webHidden/>
          </w:rPr>
          <w:t>168</w:t>
        </w:r>
        <w:r>
          <w:rPr>
            <w:noProof/>
            <w:webHidden/>
          </w:rPr>
          <w:fldChar w:fldCharType="end"/>
        </w:r>
      </w:hyperlink>
    </w:p>
    <w:p w14:paraId="70A0AF55" w14:textId="024B841D"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52" w:history="1">
        <w:r w:rsidRPr="003237F8">
          <w:rPr>
            <w:rStyle w:val="Hyperlink"/>
            <w:noProof/>
          </w:rPr>
          <w:t>Figure 5</w:t>
        </w:r>
        <w:r w:rsidRPr="003237F8">
          <w:rPr>
            <w:rStyle w:val="Hyperlink"/>
            <w:noProof/>
          </w:rPr>
          <w:noBreakHyphen/>
          <w:t>6 Comprehensive Pump Performance Specifications</w:t>
        </w:r>
        <w:r>
          <w:rPr>
            <w:noProof/>
            <w:webHidden/>
          </w:rPr>
          <w:tab/>
        </w:r>
        <w:r>
          <w:rPr>
            <w:noProof/>
            <w:webHidden/>
          </w:rPr>
          <w:fldChar w:fldCharType="begin"/>
        </w:r>
        <w:r>
          <w:rPr>
            <w:noProof/>
            <w:webHidden/>
          </w:rPr>
          <w:instrText xml:space="preserve"> PAGEREF _Toc237220052 \h </w:instrText>
        </w:r>
        <w:r>
          <w:rPr>
            <w:noProof/>
            <w:webHidden/>
          </w:rPr>
        </w:r>
        <w:r>
          <w:rPr>
            <w:noProof/>
            <w:webHidden/>
          </w:rPr>
          <w:fldChar w:fldCharType="separate"/>
        </w:r>
        <w:r w:rsidR="006221B8">
          <w:rPr>
            <w:noProof/>
            <w:webHidden/>
          </w:rPr>
          <w:t>170</w:t>
        </w:r>
        <w:r>
          <w:rPr>
            <w:noProof/>
            <w:webHidden/>
          </w:rPr>
          <w:fldChar w:fldCharType="end"/>
        </w:r>
      </w:hyperlink>
    </w:p>
    <w:p w14:paraId="5F73449E" w14:textId="7F751F67"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53" w:history="1">
        <w:r w:rsidRPr="003237F8">
          <w:rPr>
            <w:rStyle w:val="Hyperlink"/>
            <w:noProof/>
          </w:rPr>
          <w:t>Figure 5</w:t>
        </w:r>
        <w:r w:rsidRPr="003237F8">
          <w:rPr>
            <w:rStyle w:val="Hyperlink"/>
            <w:noProof/>
          </w:rPr>
          <w:noBreakHyphen/>
          <w:t>7 Piping Specification and Fluid Dynamics</w:t>
        </w:r>
        <w:r>
          <w:rPr>
            <w:noProof/>
            <w:webHidden/>
          </w:rPr>
          <w:tab/>
        </w:r>
        <w:r>
          <w:rPr>
            <w:noProof/>
            <w:webHidden/>
          </w:rPr>
          <w:fldChar w:fldCharType="begin"/>
        </w:r>
        <w:r>
          <w:rPr>
            <w:noProof/>
            <w:webHidden/>
          </w:rPr>
          <w:instrText xml:space="preserve"> PAGEREF _Toc237220053 \h </w:instrText>
        </w:r>
        <w:r>
          <w:rPr>
            <w:noProof/>
            <w:webHidden/>
          </w:rPr>
        </w:r>
        <w:r>
          <w:rPr>
            <w:noProof/>
            <w:webHidden/>
          </w:rPr>
          <w:fldChar w:fldCharType="separate"/>
        </w:r>
        <w:r w:rsidR="006221B8">
          <w:rPr>
            <w:noProof/>
            <w:webHidden/>
          </w:rPr>
          <w:t>172</w:t>
        </w:r>
        <w:r>
          <w:rPr>
            <w:noProof/>
            <w:webHidden/>
          </w:rPr>
          <w:fldChar w:fldCharType="end"/>
        </w:r>
      </w:hyperlink>
    </w:p>
    <w:p w14:paraId="641C3B3C" w14:textId="572A8256"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54" w:history="1">
        <w:r w:rsidRPr="003237F8">
          <w:rPr>
            <w:rStyle w:val="Hyperlink"/>
            <w:noProof/>
          </w:rPr>
          <w:t>Figure 6</w:t>
        </w:r>
        <w:r w:rsidRPr="003237F8">
          <w:rPr>
            <w:rStyle w:val="Hyperlink"/>
            <w:noProof/>
          </w:rPr>
          <w:noBreakHyphen/>
          <w:t>1 Labelled longitudinal section of a charged rotary kiln; Source: (Tscheng &amp; Watkznson, 1979)</w:t>
        </w:r>
        <w:r>
          <w:rPr>
            <w:noProof/>
            <w:webHidden/>
          </w:rPr>
          <w:tab/>
        </w:r>
        <w:r>
          <w:rPr>
            <w:noProof/>
            <w:webHidden/>
          </w:rPr>
          <w:fldChar w:fldCharType="begin"/>
        </w:r>
        <w:r>
          <w:rPr>
            <w:noProof/>
            <w:webHidden/>
          </w:rPr>
          <w:instrText xml:space="preserve"> PAGEREF _Toc237220054 \h </w:instrText>
        </w:r>
        <w:r>
          <w:rPr>
            <w:noProof/>
            <w:webHidden/>
          </w:rPr>
        </w:r>
        <w:r>
          <w:rPr>
            <w:noProof/>
            <w:webHidden/>
          </w:rPr>
          <w:fldChar w:fldCharType="separate"/>
        </w:r>
        <w:r w:rsidR="006221B8">
          <w:rPr>
            <w:noProof/>
            <w:webHidden/>
          </w:rPr>
          <w:t>182</w:t>
        </w:r>
        <w:r>
          <w:rPr>
            <w:noProof/>
            <w:webHidden/>
          </w:rPr>
          <w:fldChar w:fldCharType="end"/>
        </w:r>
      </w:hyperlink>
    </w:p>
    <w:p w14:paraId="2A1964D5" w14:textId="15675717"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55" w:history="1">
        <w:r w:rsidRPr="003237F8">
          <w:rPr>
            <w:rStyle w:val="Hyperlink"/>
            <w:noProof/>
          </w:rPr>
          <w:t>Figure 6</w:t>
        </w:r>
        <w:r w:rsidRPr="003237F8">
          <w:rPr>
            <w:rStyle w:val="Hyperlink"/>
            <w:noProof/>
          </w:rPr>
          <w:noBreakHyphen/>
          <w:t>2 Phase diagram for Al(OH)3; Source: (Ioelovich, 2017)</w:t>
        </w:r>
        <w:r>
          <w:rPr>
            <w:noProof/>
            <w:webHidden/>
          </w:rPr>
          <w:tab/>
        </w:r>
        <w:r>
          <w:rPr>
            <w:noProof/>
            <w:webHidden/>
          </w:rPr>
          <w:fldChar w:fldCharType="begin"/>
        </w:r>
        <w:r>
          <w:rPr>
            <w:noProof/>
            <w:webHidden/>
          </w:rPr>
          <w:instrText xml:space="preserve"> PAGEREF _Toc237220055 \h </w:instrText>
        </w:r>
        <w:r>
          <w:rPr>
            <w:noProof/>
            <w:webHidden/>
          </w:rPr>
        </w:r>
        <w:r>
          <w:rPr>
            <w:noProof/>
            <w:webHidden/>
          </w:rPr>
          <w:fldChar w:fldCharType="separate"/>
        </w:r>
        <w:r w:rsidR="006221B8">
          <w:rPr>
            <w:noProof/>
            <w:webHidden/>
          </w:rPr>
          <w:t>184</w:t>
        </w:r>
        <w:r>
          <w:rPr>
            <w:noProof/>
            <w:webHidden/>
          </w:rPr>
          <w:fldChar w:fldCharType="end"/>
        </w:r>
      </w:hyperlink>
    </w:p>
    <w:p w14:paraId="2B3E18C5" w14:textId="57AFDF82"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56" w:history="1">
        <w:r w:rsidRPr="003237F8">
          <w:rPr>
            <w:rStyle w:val="Hyperlink"/>
            <w:noProof/>
          </w:rPr>
          <w:t>Figure 6</w:t>
        </w:r>
        <w:r w:rsidRPr="003237F8">
          <w:rPr>
            <w:rStyle w:val="Hyperlink"/>
            <w:noProof/>
          </w:rPr>
          <w:noBreakHyphen/>
          <w:t>3 Cross-section of a charged rotary kiln; Source: (Tscheng &amp; Watkznson, 1979)</w:t>
        </w:r>
        <w:r>
          <w:rPr>
            <w:noProof/>
            <w:webHidden/>
          </w:rPr>
          <w:tab/>
        </w:r>
        <w:r>
          <w:rPr>
            <w:noProof/>
            <w:webHidden/>
          </w:rPr>
          <w:fldChar w:fldCharType="begin"/>
        </w:r>
        <w:r>
          <w:rPr>
            <w:noProof/>
            <w:webHidden/>
          </w:rPr>
          <w:instrText xml:space="preserve"> PAGEREF _Toc237220056 \h </w:instrText>
        </w:r>
        <w:r>
          <w:rPr>
            <w:noProof/>
            <w:webHidden/>
          </w:rPr>
        </w:r>
        <w:r>
          <w:rPr>
            <w:noProof/>
            <w:webHidden/>
          </w:rPr>
          <w:fldChar w:fldCharType="separate"/>
        </w:r>
        <w:r w:rsidR="006221B8">
          <w:rPr>
            <w:noProof/>
            <w:webHidden/>
          </w:rPr>
          <w:t>186</w:t>
        </w:r>
        <w:r>
          <w:rPr>
            <w:noProof/>
            <w:webHidden/>
          </w:rPr>
          <w:fldChar w:fldCharType="end"/>
        </w:r>
      </w:hyperlink>
    </w:p>
    <w:p w14:paraId="08490BCC" w14:textId="545073E8"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57" w:history="1">
        <w:r w:rsidRPr="003237F8">
          <w:rPr>
            <w:rStyle w:val="Hyperlink"/>
            <w:noProof/>
          </w:rPr>
          <w:t>Figure 6</w:t>
        </w:r>
        <w:r w:rsidRPr="003237F8">
          <w:rPr>
            <w:rStyle w:val="Hyperlink"/>
            <w:noProof/>
          </w:rPr>
          <w:noBreakHyphen/>
          <w:t>4 Variation of bauxite bulk density along kiln length</w:t>
        </w:r>
        <w:r>
          <w:rPr>
            <w:noProof/>
            <w:webHidden/>
          </w:rPr>
          <w:tab/>
        </w:r>
        <w:r>
          <w:rPr>
            <w:noProof/>
            <w:webHidden/>
          </w:rPr>
          <w:fldChar w:fldCharType="begin"/>
        </w:r>
        <w:r>
          <w:rPr>
            <w:noProof/>
            <w:webHidden/>
          </w:rPr>
          <w:instrText xml:space="preserve"> PAGEREF _Toc237220057 \h </w:instrText>
        </w:r>
        <w:r>
          <w:rPr>
            <w:noProof/>
            <w:webHidden/>
          </w:rPr>
        </w:r>
        <w:r>
          <w:rPr>
            <w:noProof/>
            <w:webHidden/>
          </w:rPr>
          <w:fldChar w:fldCharType="separate"/>
        </w:r>
        <w:r w:rsidR="006221B8">
          <w:rPr>
            <w:noProof/>
            <w:webHidden/>
          </w:rPr>
          <w:t>190</w:t>
        </w:r>
        <w:r>
          <w:rPr>
            <w:noProof/>
            <w:webHidden/>
          </w:rPr>
          <w:fldChar w:fldCharType="end"/>
        </w:r>
      </w:hyperlink>
    </w:p>
    <w:p w14:paraId="7556367F" w14:textId="740DEEF9"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58" w:history="1">
        <w:r w:rsidRPr="003237F8">
          <w:rPr>
            <w:rStyle w:val="Hyperlink"/>
            <w:noProof/>
          </w:rPr>
          <w:t>Figure 6</w:t>
        </w:r>
        <w:r w:rsidRPr="003237F8">
          <w:rPr>
            <w:rStyle w:val="Hyperlink"/>
            <w:noProof/>
          </w:rPr>
          <w:noBreakHyphen/>
          <w:t>5 Temperature profiles of Freeboard, solid bed and wall</w:t>
        </w:r>
        <w:r>
          <w:rPr>
            <w:noProof/>
            <w:webHidden/>
          </w:rPr>
          <w:tab/>
        </w:r>
        <w:r>
          <w:rPr>
            <w:noProof/>
            <w:webHidden/>
          </w:rPr>
          <w:fldChar w:fldCharType="begin"/>
        </w:r>
        <w:r>
          <w:rPr>
            <w:noProof/>
            <w:webHidden/>
          </w:rPr>
          <w:instrText xml:space="preserve"> PAGEREF _Toc237220058 \h </w:instrText>
        </w:r>
        <w:r>
          <w:rPr>
            <w:noProof/>
            <w:webHidden/>
          </w:rPr>
        </w:r>
        <w:r>
          <w:rPr>
            <w:noProof/>
            <w:webHidden/>
          </w:rPr>
          <w:fldChar w:fldCharType="separate"/>
        </w:r>
        <w:r w:rsidR="006221B8">
          <w:rPr>
            <w:noProof/>
            <w:webHidden/>
          </w:rPr>
          <w:t>202</w:t>
        </w:r>
        <w:r>
          <w:rPr>
            <w:noProof/>
            <w:webHidden/>
          </w:rPr>
          <w:fldChar w:fldCharType="end"/>
        </w:r>
      </w:hyperlink>
    </w:p>
    <w:p w14:paraId="0775987B" w14:textId="69ABE47D"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59" w:history="1">
        <w:r w:rsidRPr="003237F8">
          <w:rPr>
            <w:rStyle w:val="Hyperlink"/>
            <w:noProof/>
          </w:rPr>
          <w:t>Figure 6</w:t>
        </w:r>
        <w:r w:rsidRPr="003237F8">
          <w:rPr>
            <w:rStyle w:val="Hyperlink"/>
            <w:noProof/>
          </w:rPr>
          <w:noBreakHyphen/>
          <w:t>6 Heat duty profiles</w:t>
        </w:r>
        <w:r>
          <w:rPr>
            <w:noProof/>
            <w:webHidden/>
          </w:rPr>
          <w:tab/>
        </w:r>
        <w:r>
          <w:rPr>
            <w:noProof/>
            <w:webHidden/>
          </w:rPr>
          <w:fldChar w:fldCharType="begin"/>
        </w:r>
        <w:r>
          <w:rPr>
            <w:noProof/>
            <w:webHidden/>
          </w:rPr>
          <w:instrText xml:space="preserve"> PAGEREF _Toc237220059 \h </w:instrText>
        </w:r>
        <w:r>
          <w:rPr>
            <w:noProof/>
            <w:webHidden/>
          </w:rPr>
        </w:r>
        <w:r>
          <w:rPr>
            <w:noProof/>
            <w:webHidden/>
          </w:rPr>
          <w:fldChar w:fldCharType="separate"/>
        </w:r>
        <w:r w:rsidR="006221B8">
          <w:rPr>
            <w:noProof/>
            <w:webHidden/>
          </w:rPr>
          <w:t>202</w:t>
        </w:r>
        <w:r>
          <w:rPr>
            <w:noProof/>
            <w:webHidden/>
          </w:rPr>
          <w:fldChar w:fldCharType="end"/>
        </w:r>
      </w:hyperlink>
    </w:p>
    <w:p w14:paraId="4567615A" w14:textId="22929B6E"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60" w:history="1">
        <w:r w:rsidRPr="003237F8">
          <w:rPr>
            <w:rStyle w:val="Hyperlink"/>
            <w:noProof/>
          </w:rPr>
          <w:t>Figure 6</w:t>
        </w:r>
        <w:r w:rsidRPr="003237F8">
          <w:rPr>
            <w:rStyle w:val="Hyperlink"/>
            <w:noProof/>
          </w:rPr>
          <w:noBreakHyphen/>
          <w:t>7 Thermal conductivity profiles</w:t>
        </w:r>
        <w:r>
          <w:rPr>
            <w:noProof/>
            <w:webHidden/>
          </w:rPr>
          <w:tab/>
        </w:r>
        <w:r>
          <w:rPr>
            <w:noProof/>
            <w:webHidden/>
          </w:rPr>
          <w:fldChar w:fldCharType="begin"/>
        </w:r>
        <w:r>
          <w:rPr>
            <w:noProof/>
            <w:webHidden/>
          </w:rPr>
          <w:instrText xml:space="preserve"> PAGEREF _Toc237220060 \h </w:instrText>
        </w:r>
        <w:r>
          <w:rPr>
            <w:noProof/>
            <w:webHidden/>
          </w:rPr>
        </w:r>
        <w:r>
          <w:rPr>
            <w:noProof/>
            <w:webHidden/>
          </w:rPr>
          <w:fldChar w:fldCharType="separate"/>
        </w:r>
        <w:r w:rsidR="006221B8">
          <w:rPr>
            <w:noProof/>
            <w:webHidden/>
          </w:rPr>
          <w:t>203</w:t>
        </w:r>
        <w:r>
          <w:rPr>
            <w:noProof/>
            <w:webHidden/>
          </w:rPr>
          <w:fldChar w:fldCharType="end"/>
        </w:r>
      </w:hyperlink>
    </w:p>
    <w:p w14:paraId="2A0E9C27" w14:textId="53D72DD9"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61" w:history="1">
        <w:r w:rsidRPr="003237F8">
          <w:rPr>
            <w:rStyle w:val="Hyperlink"/>
            <w:noProof/>
          </w:rPr>
          <w:t>Figure 6</w:t>
        </w:r>
        <w:r w:rsidRPr="003237F8">
          <w:rPr>
            <w:rStyle w:val="Hyperlink"/>
            <w:noProof/>
          </w:rPr>
          <w:noBreakHyphen/>
          <w:t>8 Molar flow rate profiles for gibbsite dehydration</w:t>
        </w:r>
        <w:r>
          <w:rPr>
            <w:noProof/>
            <w:webHidden/>
          </w:rPr>
          <w:tab/>
        </w:r>
        <w:r>
          <w:rPr>
            <w:noProof/>
            <w:webHidden/>
          </w:rPr>
          <w:fldChar w:fldCharType="begin"/>
        </w:r>
        <w:r>
          <w:rPr>
            <w:noProof/>
            <w:webHidden/>
          </w:rPr>
          <w:instrText xml:space="preserve"> PAGEREF _Toc237220061 \h </w:instrText>
        </w:r>
        <w:r>
          <w:rPr>
            <w:noProof/>
            <w:webHidden/>
          </w:rPr>
        </w:r>
        <w:r>
          <w:rPr>
            <w:noProof/>
            <w:webHidden/>
          </w:rPr>
          <w:fldChar w:fldCharType="separate"/>
        </w:r>
        <w:r w:rsidR="006221B8">
          <w:rPr>
            <w:noProof/>
            <w:webHidden/>
          </w:rPr>
          <w:t>204</w:t>
        </w:r>
        <w:r>
          <w:rPr>
            <w:noProof/>
            <w:webHidden/>
          </w:rPr>
          <w:fldChar w:fldCharType="end"/>
        </w:r>
      </w:hyperlink>
    </w:p>
    <w:p w14:paraId="0D895193" w14:textId="7B53810C"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62" w:history="1">
        <w:r w:rsidRPr="003237F8">
          <w:rPr>
            <w:rStyle w:val="Hyperlink"/>
            <w:noProof/>
          </w:rPr>
          <w:t>Figure 6</w:t>
        </w:r>
        <w:r w:rsidRPr="003237F8">
          <w:rPr>
            <w:rStyle w:val="Hyperlink"/>
            <w:noProof/>
          </w:rPr>
          <w:noBreakHyphen/>
          <w:t>9 Solid molar flow rates of Fe2O3 and Fe3O4</w:t>
        </w:r>
        <w:r>
          <w:rPr>
            <w:noProof/>
            <w:webHidden/>
          </w:rPr>
          <w:tab/>
        </w:r>
        <w:r>
          <w:rPr>
            <w:noProof/>
            <w:webHidden/>
          </w:rPr>
          <w:fldChar w:fldCharType="begin"/>
        </w:r>
        <w:r>
          <w:rPr>
            <w:noProof/>
            <w:webHidden/>
          </w:rPr>
          <w:instrText xml:space="preserve"> PAGEREF _Toc237220062 \h </w:instrText>
        </w:r>
        <w:r>
          <w:rPr>
            <w:noProof/>
            <w:webHidden/>
          </w:rPr>
        </w:r>
        <w:r>
          <w:rPr>
            <w:noProof/>
            <w:webHidden/>
          </w:rPr>
          <w:fldChar w:fldCharType="separate"/>
        </w:r>
        <w:r w:rsidR="006221B8">
          <w:rPr>
            <w:noProof/>
            <w:webHidden/>
          </w:rPr>
          <w:t>204</w:t>
        </w:r>
        <w:r>
          <w:rPr>
            <w:noProof/>
            <w:webHidden/>
          </w:rPr>
          <w:fldChar w:fldCharType="end"/>
        </w:r>
      </w:hyperlink>
    </w:p>
    <w:p w14:paraId="680B19DD" w14:textId="5B4D19F6"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63" w:history="1">
        <w:r w:rsidRPr="003237F8">
          <w:rPr>
            <w:rStyle w:val="Hyperlink"/>
            <w:noProof/>
          </w:rPr>
          <w:t>Figure 6</w:t>
        </w:r>
        <w:r w:rsidRPr="003237F8">
          <w:rPr>
            <w:rStyle w:val="Hyperlink"/>
            <w:noProof/>
          </w:rPr>
          <w:noBreakHyphen/>
          <w:t>10 Gas/Vapour molar flow rates</w:t>
        </w:r>
        <w:r>
          <w:rPr>
            <w:noProof/>
            <w:webHidden/>
          </w:rPr>
          <w:tab/>
        </w:r>
        <w:r>
          <w:rPr>
            <w:noProof/>
            <w:webHidden/>
          </w:rPr>
          <w:fldChar w:fldCharType="begin"/>
        </w:r>
        <w:r>
          <w:rPr>
            <w:noProof/>
            <w:webHidden/>
          </w:rPr>
          <w:instrText xml:space="preserve"> PAGEREF _Toc237220063 \h </w:instrText>
        </w:r>
        <w:r>
          <w:rPr>
            <w:noProof/>
            <w:webHidden/>
          </w:rPr>
        </w:r>
        <w:r>
          <w:rPr>
            <w:noProof/>
            <w:webHidden/>
          </w:rPr>
          <w:fldChar w:fldCharType="separate"/>
        </w:r>
        <w:r w:rsidR="006221B8">
          <w:rPr>
            <w:noProof/>
            <w:webHidden/>
          </w:rPr>
          <w:t>205</w:t>
        </w:r>
        <w:r>
          <w:rPr>
            <w:noProof/>
            <w:webHidden/>
          </w:rPr>
          <w:fldChar w:fldCharType="end"/>
        </w:r>
      </w:hyperlink>
    </w:p>
    <w:p w14:paraId="0CEC2C99" w14:textId="1EED0332"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64" w:history="1">
        <w:r w:rsidRPr="003237F8">
          <w:rPr>
            <w:rStyle w:val="Hyperlink"/>
            <w:noProof/>
          </w:rPr>
          <w:t>Figure 6</w:t>
        </w:r>
        <w:r w:rsidRPr="003237F8">
          <w:rPr>
            <w:rStyle w:val="Hyperlink"/>
            <w:noProof/>
          </w:rPr>
          <w:noBreakHyphen/>
          <w:t>11 Gas phase partial pressures</w:t>
        </w:r>
        <w:r>
          <w:rPr>
            <w:noProof/>
            <w:webHidden/>
          </w:rPr>
          <w:tab/>
        </w:r>
        <w:r>
          <w:rPr>
            <w:noProof/>
            <w:webHidden/>
          </w:rPr>
          <w:fldChar w:fldCharType="begin"/>
        </w:r>
        <w:r>
          <w:rPr>
            <w:noProof/>
            <w:webHidden/>
          </w:rPr>
          <w:instrText xml:space="preserve"> PAGEREF _Toc237220064 \h </w:instrText>
        </w:r>
        <w:r>
          <w:rPr>
            <w:noProof/>
            <w:webHidden/>
          </w:rPr>
        </w:r>
        <w:r>
          <w:rPr>
            <w:noProof/>
            <w:webHidden/>
          </w:rPr>
          <w:fldChar w:fldCharType="separate"/>
        </w:r>
        <w:r w:rsidR="006221B8">
          <w:rPr>
            <w:noProof/>
            <w:webHidden/>
          </w:rPr>
          <w:t>206</w:t>
        </w:r>
        <w:r>
          <w:rPr>
            <w:noProof/>
            <w:webHidden/>
          </w:rPr>
          <w:fldChar w:fldCharType="end"/>
        </w:r>
      </w:hyperlink>
    </w:p>
    <w:p w14:paraId="5B779FFB" w14:textId="742049F1"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65" w:history="1">
        <w:r w:rsidRPr="003237F8">
          <w:rPr>
            <w:rStyle w:val="Hyperlink"/>
            <w:noProof/>
          </w:rPr>
          <w:t>Figure 6</w:t>
        </w:r>
        <w:r w:rsidRPr="003237F8">
          <w:rPr>
            <w:rStyle w:val="Hyperlink"/>
            <w:noProof/>
          </w:rPr>
          <w:noBreakHyphen/>
          <w:t>12 Reaction Rate Profiles</w:t>
        </w:r>
        <w:r>
          <w:rPr>
            <w:noProof/>
            <w:webHidden/>
          </w:rPr>
          <w:tab/>
        </w:r>
        <w:r>
          <w:rPr>
            <w:noProof/>
            <w:webHidden/>
          </w:rPr>
          <w:fldChar w:fldCharType="begin"/>
        </w:r>
        <w:r>
          <w:rPr>
            <w:noProof/>
            <w:webHidden/>
          </w:rPr>
          <w:instrText xml:space="preserve"> PAGEREF _Toc237220065 \h </w:instrText>
        </w:r>
        <w:r>
          <w:rPr>
            <w:noProof/>
            <w:webHidden/>
          </w:rPr>
        </w:r>
        <w:r>
          <w:rPr>
            <w:noProof/>
            <w:webHidden/>
          </w:rPr>
          <w:fldChar w:fldCharType="separate"/>
        </w:r>
        <w:r w:rsidR="006221B8">
          <w:rPr>
            <w:noProof/>
            <w:webHidden/>
          </w:rPr>
          <w:t>206</w:t>
        </w:r>
        <w:r>
          <w:rPr>
            <w:noProof/>
            <w:webHidden/>
          </w:rPr>
          <w:fldChar w:fldCharType="end"/>
        </w:r>
      </w:hyperlink>
    </w:p>
    <w:p w14:paraId="17413515" w14:textId="3E9C4E4F"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66" w:history="1">
        <w:r w:rsidRPr="003237F8">
          <w:rPr>
            <w:rStyle w:val="Hyperlink"/>
            <w:noProof/>
          </w:rPr>
          <w:t>Figure 6</w:t>
        </w:r>
        <w:r w:rsidRPr="003237F8">
          <w:rPr>
            <w:rStyle w:val="Hyperlink"/>
            <w:noProof/>
          </w:rPr>
          <w:noBreakHyphen/>
          <w:t>13 Dynamic fill degree (f) and bulk density profiles</w:t>
        </w:r>
        <w:r>
          <w:rPr>
            <w:noProof/>
            <w:webHidden/>
          </w:rPr>
          <w:tab/>
        </w:r>
        <w:r>
          <w:rPr>
            <w:noProof/>
            <w:webHidden/>
          </w:rPr>
          <w:fldChar w:fldCharType="begin"/>
        </w:r>
        <w:r>
          <w:rPr>
            <w:noProof/>
            <w:webHidden/>
          </w:rPr>
          <w:instrText xml:space="preserve"> PAGEREF _Toc237220066 \h </w:instrText>
        </w:r>
        <w:r>
          <w:rPr>
            <w:noProof/>
            <w:webHidden/>
          </w:rPr>
        </w:r>
        <w:r>
          <w:rPr>
            <w:noProof/>
            <w:webHidden/>
          </w:rPr>
          <w:fldChar w:fldCharType="separate"/>
        </w:r>
        <w:r w:rsidR="006221B8">
          <w:rPr>
            <w:noProof/>
            <w:webHidden/>
          </w:rPr>
          <w:t>207</w:t>
        </w:r>
        <w:r>
          <w:rPr>
            <w:noProof/>
            <w:webHidden/>
          </w:rPr>
          <w:fldChar w:fldCharType="end"/>
        </w:r>
      </w:hyperlink>
    </w:p>
    <w:p w14:paraId="3B9E1263" w14:textId="5D29D212"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67" w:history="1">
        <w:r w:rsidRPr="003237F8">
          <w:rPr>
            <w:rStyle w:val="Hyperlink"/>
            <w:noProof/>
          </w:rPr>
          <w:t>Figure 6</w:t>
        </w:r>
        <w:r w:rsidRPr="003237F8">
          <w:rPr>
            <w:rStyle w:val="Hyperlink"/>
            <w:noProof/>
          </w:rPr>
          <w:noBreakHyphen/>
          <w:t>14 Schematic diagram illustrating the shrinking core model - product layer diffusion</w:t>
        </w:r>
        <w:r>
          <w:rPr>
            <w:noProof/>
            <w:webHidden/>
          </w:rPr>
          <w:tab/>
        </w:r>
        <w:r>
          <w:rPr>
            <w:noProof/>
            <w:webHidden/>
          </w:rPr>
          <w:fldChar w:fldCharType="begin"/>
        </w:r>
        <w:r>
          <w:rPr>
            <w:noProof/>
            <w:webHidden/>
          </w:rPr>
          <w:instrText xml:space="preserve"> PAGEREF _Toc237220067 \h </w:instrText>
        </w:r>
        <w:r>
          <w:rPr>
            <w:noProof/>
            <w:webHidden/>
          </w:rPr>
        </w:r>
        <w:r>
          <w:rPr>
            <w:noProof/>
            <w:webHidden/>
          </w:rPr>
          <w:fldChar w:fldCharType="separate"/>
        </w:r>
        <w:r w:rsidR="006221B8">
          <w:rPr>
            <w:noProof/>
            <w:webHidden/>
          </w:rPr>
          <w:t>219</w:t>
        </w:r>
        <w:r>
          <w:rPr>
            <w:noProof/>
            <w:webHidden/>
          </w:rPr>
          <w:fldChar w:fldCharType="end"/>
        </w:r>
      </w:hyperlink>
    </w:p>
    <w:p w14:paraId="3A343CCD" w14:textId="7579D59A"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68" w:history="1">
        <w:r w:rsidRPr="003237F8">
          <w:rPr>
            <w:rStyle w:val="Hyperlink"/>
            <w:noProof/>
          </w:rPr>
          <w:t>Figure 6</w:t>
        </w:r>
        <w:r w:rsidRPr="003237F8">
          <w:rPr>
            <w:rStyle w:val="Hyperlink"/>
            <w:noProof/>
          </w:rPr>
          <w:noBreakHyphen/>
          <w:t>15 Residence distribution of single CSTR vs. Two equal CSTRs in series</w:t>
        </w:r>
        <w:r>
          <w:rPr>
            <w:noProof/>
            <w:webHidden/>
          </w:rPr>
          <w:tab/>
        </w:r>
        <w:r>
          <w:rPr>
            <w:noProof/>
            <w:webHidden/>
          </w:rPr>
          <w:fldChar w:fldCharType="begin"/>
        </w:r>
        <w:r>
          <w:rPr>
            <w:noProof/>
            <w:webHidden/>
          </w:rPr>
          <w:instrText xml:space="preserve"> PAGEREF _Toc237220068 \h </w:instrText>
        </w:r>
        <w:r>
          <w:rPr>
            <w:noProof/>
            <w:webHidden/>
          </w:rPr>
        </w:r>
        <w:r>
          <w:rPr>
            <w:noProof/>
            <w:webHidden/>
          </w:rPr>
          <w:fldChar w:fldCharType="separate"/>
        </w:r>
        <w:r w:rsidR="006221B8">
          <w:rPr>
            <w:noProof/>
            <w:webHidden/>
          </w:rPr>
          <w:t>223</w:t>
        </w:r>
        <w:r>
          <w:rPr>
            <w:noProof/>
            <w:webHidden/>
          </w:rPr>
          <w:fldChar w:fldCharType="end"/>
        </w:r>
      </w:hyperlink>
    </w:p>
    <w:p w14:paraId="010D6057" w14:textId="6A1DBAFF"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69" w:history="1">
        <w:r w:rsidRPr="003237F8">
          <w:rPr>
            <w:rStyle w:val="Hyperlink"/>
            <w:noProof/>
          </w:rPr>
          <w:t>Figure 6</w:t>
        </w:r>
        <w:r w:rsidRPr="003237F8">
          <w:rPr>
            <w:rStyle w:val="Hyperlink"/>
            <w:noProof/>
          </w:rPr>
          <w:noBreakHyphen/>
          <w:t>16 Mean alumina conversion vs. residence time per reactor (Two-Stage CSTR system)</w:t>
        </w:r>
        <w:r>
          <w:rPr>
            <w:noProof/>
            <w:webHidden/>
          </w:rPr>
          <w:tab/>
        </w:r>
        <w:r>
          <w:rPr>
            <w:noProof/>
            <w:webHidden/>
          </w:rPr>
          <w:fldChar w:fldCharType="begin"/>
        </w:r>
        <w:r>
          <w:rPr>
            <w:noProof/>
            <w:webHidden/>
          </w:rPr>
          <w:instrText xml:space="preserve"> PAGEREF _Toc237220069 \h </w:instrText>
        </w:r>
        <w:r>
          <w:rPr>
            <w:noProof/>
            <w:webHidden/>
          </w:rPr>
        </w:r>
        <w:r>
          <w:rPr>
            <w:noProof/>
            <w:webHidden/>
          </w:rPr>
          <w:fldChar w:fldCharType="separate"/>
        </w:r>
        <w:r w:rsidR="006221B8">
          <w:rPr>
            <w:noProof/>
            <w:webHidden/>
          </w:rPr>
          <w:t>225</w:t>
        </w:r>
        <w:r>
          <w:rPr>
            <w:noProof/>
            <w:webHidden/>
          </w:rPr>
          <w:fldChar w:fldCharType="end"/>
        </w:r>
      </w:hyperlink>
    </w:p>
    <w:p w14:paraId="7935913D" w14:textId="2015D60C"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70" w:history="1">
        <w:r w:rsidRPr="003237F8">
          <w:rPr>
            <w:rStyle w:val="Hyperlink"/>
            <w:noProof/>
          </w:rPr>
          <w:t>Figure 6</w:t>
        </w:r>
        <w:r w:rsidRPr="003237F8">
          <w:rPr>
            <w:rStyle w:val="Hyperlink"/>
            <w:noProof/>
          </w:rPr>
          <w:noBreakHyphen/>
          <w:t>17 Conversion vs Total Residence Time — Single CSTR and Two Equal CSTRs in series</w:t>
        </w:r>
        <w:r>
          <w:rPr>
            <w:noProof/>
            <w:webHidden/>
          </w:rPr>
          <w:tab/>
        </w:r>
        <w:r>
          <w:rPr>
            <w:noProof/>
            <w:webHidden/>
          </w:rPr>
          <w:fldChar w:fldCharType="begin"/>
        </w:r>
        <w:r>
          <w:rPr>
            <w:noProof/>
            <w:webHidden/>
          </w:rPr>
          <w:instrText xml:space="preserve"> PAGEREF _Toc237220070 \h </w:instrText>
        </w:r>
        <w:r>
          <w:rPr>
            <w:noProof/>
            <w:webHidden/>
          </w:rPr>
        </w:r>
        <w:r>
          <w:rPr>
            <w:noProof/>
            <w:webHidden/>
          </w:rPr>
          <w:fldChar w:fldCharType="separate"/>
        </w:r>
        <w:r w:rsidR="006221B8">
          <w:rPr>
            <w:noProof/>
            <w:webHidden/>
          </w:rPr>
          <w:t>226</w:t>
        </w:r>
        <w:r>
          <w:rPr>
            <w:noProof/>
            <w:webHidden/>
          </w:rPr>
          <w:fldChar w:fldCharType="end"/>
        </w:r>
      </w:hyperlink>
    </w:p>
    <w:p w14:paraId="1711D4BD" w14:textId="137EC91C"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71" w:history="1">
        <w:r w:rsidRPr="003237F8">
          <w:rPr>
            <w:rStyle w:val="Hyperlink"/>
            <w:noProof/>
          </w:rPr>
          <w:t>Figure 6</w:t>
        </w:r>
        <w:r w:rsidRPr="003237F8">
          <w:rPr>
            <w:rStyle w:val="Hyperlink"/>
            <w:noProof/>
          </w:rPr>
          <w:noBreakHyphen/>
          <w:t>18 Motion of charge in a tumbling mill</w:t>
        </w:r>
        <w:r>
          <w:rPr>
            <w:noProof/>
            <w:webHidden/>
          </w:rPr>
          <w:tab/>
        </w:r>
        <w:r>
          <w:rPr>
            <w:noProof/>
            <w:webHidden/>
          </w:rPr>
          <w:fldChar w:fldCharType="begin"/>
        </w:r>
        <w:r>
          <w:rPr>
            <w:noProof/>
            <w:webHidden/>
          </w:rPr>
          <w:instrText xml:space="preserve"> PAGEREF _Toc237220071 \h </w:instrText>
        </w:r>
        <w:r>
          <w:rPr>
            <w:noProof/>
            <w:webHidden/>
          </w:rPr>
        </w:r>
        <w:r>
          <w:rPr>
            <w:noProof/>
            <w:webHidden/>
          </w:rPr>
          <w:fldChar w:fldCharType="separate"/>
        </w:r>
        <w:r w:rsidR="006221B8">
          <w:rPr>
            <w:noProof/>
            <w:webHidden/>
          </w:rPr>
          <w:t>258</w:t>
        </w:r>
        <w:r>
          <w:rPr>
            <w:noProof/>
            <w:webHidden/>
          </w:rPr>
          <w:fldChar w:fldCharType="end"/>
        </w:r>
      </w:hyperlink>
    </w:p>
    <w:p w14:paraId="221B142E" w14:textId="560633A3"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72" w:history="1">
        <w:r w:rsidRPr="003237F8">
          <w:rPr>
            <w:rStyle w:val="Hyperlink"/>
            <w:noProof/>
          </w:rPr>
          <w:t>Figure 6</w:t>
        </w:r>
        <w:r w:rsidRPr="003237F8">
          <w:rPr>
            <w:rStyle w:val="Hyperlink"/>
            <w:noProof/>
          </w:rPr>
          <w:noBreakHyphen/>
          <w:t>19Matlab codes for the simulation of a kinetic plot</w:t>
        </w:r>
        <w:r>
          <w:rPr>
            <w:noProof/>
            <w:webHidden/>
          </w:rPr>
          <w:tab/>
        </w:r>
        <w:r>
          <w:rPr>
            <w:noProof/>
            <w:webHidden/>
          </w:rPr>
          <w:fldChar w:fldCharType="begin"/>
        </w:r>
        <w:r>
          <w:rPr>
            <w:noProof/>
            <w:webHidden/>
          </w:rPr>
          <w:instrText xml:space="preserve"> PAGEREF _Toc237220072 \h </w:instrText>
        </w:r>
        <w:r>
          <w:rPr>
            <w:noProof/>
            <w:webHidden/>
          </w:rPr>
        </w:r>
        <w:r>
          <w:rPr>
            <w:noProof/>
            <w:webHidden/>
          </w:rPr>
          <w:fldChar w:fldCharType="separate"/>
        </w:r>
        <w:r w:rsidR="006221B8">
          <w:rPr>
            <w:noProof/>
            <w:webHidden/>
          </w:rPr>
          <w:t>291</w:t>
        </w:r>
        <w:r>
          <w:rPr>
            <w:noProof/>
            <w:webHidden/>
          </w:rPr>
          <w:fldChar w:fldCharType="end"/>
        </w:r>
      </w:hyperlink>
    </w:p>
    <w:p w14:paraId="03E1E110" w14:textId="2B654AC4"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73" w:history="1">
        <w:r w:rsidRPr="003237F8">
          <w:rPr>
            <w:rStyle w:val="Hyperlink"/>
            <w:noProof/>
          </w:rPr>
          <w:t>Figure 6</w:t>
        </w:r>
        <w:r w:rsidRPr="003237F8">
          <w:rPr>
            <w:rStyle w:val="Hyperlink"/>
            <w:noProof/>
          </w:rPr>
          <w:noBreakHyphen/>
          <w:t>20 A graph of conversion against time</w:t>
        </w:r>
        <w:r>
          <w:rPr>
            <w:noProof/>
            <w:webHidden/>
          </w:rPr>
          <w:tab/>
        </w:r>
        <w:r>
          <w:rPr>
            <w:noProof/>
            <w:webHidden/>
          </w:rPr>
          <w:fldChar w:fldCharType="begin"/>
        </w:r>
        <w:r>
          <w:rPr>
            <w:noProof/>
            <w:webHidden/>
          </w:rPr>
          <w:instrText xml:space="preserve"> PAGEREF _Toc237220073 \h </w:instrText>
        </w:r>
        <w:r>
          <w:rPr>
            <w:noProof/>
            <w:webHidden/>
          </w:rPr>
        </w:r>
        <w:r>
          <w:rPr>
            <w:noProof/>
            <w:webHidden/>
          </w:rPr>
          <w:fldChar w:fldCharType="separate"/>
        </w:r>
        <w:r w:rsidR="006221B8">
          <w:rPr>
            <w:noProof/>
            <w:webHidden/>
          </w:rPr>
          <w:t>292</w:t>
        </w:r>
        <w:r>
          <w:rPr>
            <w:noProof/>
            <w:webHidden/>
          </w:rPr>
          <w:fldChar w:fldCharType="end"/>
        </w:r>
      </w:hyperlink>
    </w:p>
    <w:p w14:paraId="0B83C6B5" w14:textId="49559C99"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74" w:history="1">
        <w:r w:rsidRPr="003237F8">
          <w:rPr>
            <w:rStyle w:val="Hyperlink"/>
            <w:noProof/>
          </w:rPr>
          <w:t>Figure 7</w:t>
        </w:r>
        <w:r w:rsidRPr="003237F8">
          <w:rPr>
            <w:rStyle w:val="Hyperlink"/>
            <w:noProof/>
          </w:rPr>
          <w:noBreakHyphen/>
          <w:t>1 Road and rail network linking Takoradi Port and the Awaso bauxite mine to the proposed plant site. Schematic corridor map; distances approximate.</w:t>
        </w:r>
        <w:r>
          <w:rPr>
            <w:noProof/>
            <w:webHidden/>
          </w:rPr>
          <w:tab/>
        </w:r>
        <w:r>
          <w:rPr>
            <w:noProof/>
            <w:webHidden/>
          </w:rPr>
          <w:fldChar w:fldCharType="begin"/>
        </w:r>
        <w:r>
          <w:rPr>
            <w:noProof/>
            <w:webHidden/>
          </w:rPr>
          <w:instrText xml:space="preserve"> PAGEREF _Toc237220074 \h </w:instrText>
        </w:r>
        <w:r>
          <w:rPr>
            <w:noProof/>
            <w:webHidden/>
          </w:rPr>
        </w:r>
        <w:r>
          <w:rPr>
            <w:noProof/>
            <w:webHidden/>
          </w:rPr>
          <w:fldChar w:fldCharType="separate"/>
        </w:r>
        <w:r w:rsidR="006221B8">
          <w:rPr>
            <w:noProof/>
            <w:webHidden/>
          </w:rPr>
          <w:t>307</w:t>
        </w:r>
        <w:r>
          <w:rPr>
            <w:noProof/>
            <w:webHidden/>
          </w:rPr>
          <w:fldChar w:fldCharType="end"/>
        </w:r>
      </w:hyperlink>
    </w:p>
    <w:p w14:paraId="596AC174" w14:textId="71CAB642"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75" w:history="1">
        <w:r w:rsidRPr="003237F8">
          <w:rPr>
            <w:rStyle w:val="Hyperlink"/>
            <w:noProof/>
          </w:rPr>
          <w:t>Figure 8</w:t>
        </w:r>
        <w:r w:rsidRPr="003237F8">
          <w:rPr>
            <w:rStyle w:val="Hyperlink"/>
            <w:noProof/>
          </w:rPr>
          <w:noBreakHyphen/>
          <w:t>1Control System Architecture of the PAC Production Plant</w:t>
        </w:r>
        <w:r>
          <w:rPr>
            <w:noProof/>
            <w:webHidden/>
          </w:rPr>
          <w:tab/>
        </w:r>
        <w:r>
          <w:rPr>
            <w:noProof/>
            <w:webHidden/>
          </w:rPr>
          <w:fldChar w:fldCharType="begin"/>
        </w:r>
        <w:r>
          <w:rPr>
            <w:noProof/>
            <w:webHidden/>
          </w:rPr>
          <w:instrText xml:space="preserve"> PAGEREF _Toc237220075 \h </w:instrText>
        </w:r>
        <w:r>
          <w:rPr>
            <w:noProof/>
            <w:webHidden/>
          </w:rPr>
        </w:r>
        <w:r>
          <w:rPr>
            <w:noProof/>
            <w:webHidden/>
          </w:rPr>
          <w:fldChar w:fldCharType="separate"/>
        </w:r>
        <w:r w:rsidR="006221B8">
          <w:rPr>
            <w:noProof/>
            <w:webHidden/>
          </w:rPr>
          <w:t>316</w:t>
        </w:r>
        <w:r>
          <w:rPr>
            <w:noProof/>
            <w:webHidden/>
          </w:rPr>
          <w:fldChar w:fldCharType="end"/>
        </w:r>
      </w:hyperlink>
    </w:p>
    <w:p w14:paraId="6F8C65B7" w14:textId="2244F626"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76" w:history="1">
        <w:r w:rsidRPr="003237F8">
          <w:rPr>
            <w:rStyle w:val="Hyperlink"/>
            <w:noProof/>
          </w:rPr>
          <w:t>Figure 11</w:t>
        </w:r>
        <w:r w:rsidRPr="003237F8">
          <w:rPr>
            <w:rStyle w:val="Hyperlink"/>
            <w:noProof/>
          </w:rPr>
          <w:noBreakHyphen/>
          <w:t>1 Key Plant Design and Economic Parameters</w:t>
        </w:r>
        <w:r>
          <w:rPr>
            <w:noProof/>
            <w:webHidden/>
          </w:rPr>
          <w:tab/>
        </w:r>
        <w:r>
          <w:rPr>
            <w:noProof/>
            <w:webHidden/>
          </w:rPr>
          <w:fldChar w:fldCharType="begin"/>
        </w:r>
        <w:r>
          <w:rPr>
            <w:noProof/>
            <w:webHidden/>
          </w:rPr>
          <w:instrText xml:space="preserve"> PAGEREF _Toc237220076 \h </w:instrText>
        </w:r>
        <w:r>
          <w:rPr>
            <w:noProof/>
            <w:webHidden/>
          </w:rPr>
        </w:r>
        <w:r>
          <w:rPr>
            <w:noProof/>
            <w:webHidden/>
          </w:rPr>
          <w:fldChar w:fldCharType="separate"/>
        </w:r>
        <w:r w:rsidR="006221B8">
          <w:rPr>
            <w:noProof/>
            <w:webHidden/>
          </w:rPr>
          <w:t>341</w:t>
        </w:r>
        <w:r>
          <w:rPr>
            <w:noProof/>
            <w:webHidden/>
          </w:rPr>
          <w:fldChar w:fldCharType="end"/>
        </w:r>
      </w:hyperlink>
    </w:p>
    <w:p w14:paraId="782710DE" w14:textId="0CAED779" w:rsidR="006C5FB3" w:rsidRDefault="006C5FB3">
      <w:pPr>
        <w:pStyle w:val="TableofFigures"/>
        <w:tabs>
          <w:tab w:val="right" w:leader="dot" w:pos="9016"/>
        </w:tabs>
        <w:rPr>
          <w:rFonts w:asciiTheme="minorHAnsi" w:eastAsiaTheme="minorEastAsia" w:hAnsiTheme="minorHAnsi" w:cstheme="minorBidi"/>
          <w:noProof/>
          <w:color w:val="auto"/>
          <w:lang w:eastAsia="en-GB"/>
        </w:rPr>
      </w:pPr>
      <w:hyperlink w:anchor="_Toc237220077" w:history="1">
        <w:r w:rsidRPr="003237F8">
          <w:rPr>
            <w:rStyle w:val="Hyperlink"/>
            <w:noProof/>
          </w:rPr>
          <w:t>Figure 11</w:t>
        </w:r>
        <w:r w:rsidRPr="003237F8">
          <w:rPr>
            <w:rStyle w:val="Hyperlink"/>
            <w:noProof/>
          </w:rPr>
          <w:noBreakHyphen/>
          <w:t>2 Year-by-Year Cash Flow Projection (USD)</w:t>
        </w:r>
        <w:r>
          <w:rPr>
            <w:noProof/>
            <w:webHidden/>
          </w:rPr>
          <w:tab/>
        </w:r>
        <w:r>
          <w:rPr>
            <w:noProof/>
            <w:webHidden/>
          </w:rPr>
          <w:fldChar w:fldCharType="begin"/>
        </w:r>
        <w:r>
          <w:rPr>
            <w:noProof/>
            <w:webHidden/>
          </w:rPr>
          <w:instrText xml:space="preserve"> PAGEREF _Toc237220077 \h </w:instrText>
        </w:r>
        <w:r>
          <w:rPr>
            <w:noProof/>
            <w:webHidden/>
          </w:rPr>
        </w:r>
        <w:r>
          <w:rPr>
            <w:noProof/>
            <w:webHidden/>
          </w:rPr>
          <w:fldChar w:fldCharType="separate"/>
        </w:r>
        <w:r w:rsidR="006221B8">
          <w:rPr>
            <w:noProof/>
            <w:webHidden/>
          </w:rPr>
          <w:t>363</w:t>
        </w:r>
        <w:r>
          <w:rPr>
            <w:noProof/>
            <w:webHidden/>
          </w:rPr>
          <w:fldChar w:fldCharType="end"/>
        </w:r>
      </w:hyperlink>
    </w:p>
    <w:p w14:paraId="6274333D" w14:textId="0DBF0A5D" w:rsidR="000D651C" w:rsidRPr="00C26C40" w:rsidRDefault="00B90B08" w:rsidP="00E36CDF">
      <w:r w:rsidRPr="00C26C40">
        <w:fldChar w:fldCharType="end"/>
      </w:r>
    </w:p>
    <w:p w14:paraId="39A8993E" w14:textId="140BA6C9" w:rsidR="00B90B08" w:rsidRPr="00C26C40" w:rsidRDefault="00B90B08" w:rsidP="00E36CDF">
      <w:r w:rsidRPr="00C26C40">
        <w:br w:type="page"/>
      </w:r>
    </w:p>
    <w:p w14:paraId="1E0A1688" w14:textId="41015C2E" w:rsidR="00B90B08" w:rsidRPr="00C26C40" w:rsidRDefault="008B6C44" w:rsidP="00E36CDF">
      <w:r w:rsidRPr="00C26C40">
        <w:lastRenderedPageBreak/>
        <w:t>LIST OF TABLES</w:t>
      </w:r>
    </w:p>
    <w:p w14:paraId="73A41462" w14:textId="7A1C1913" w:rsidR="00670507" w:rsidRDefault="008B6C44">
      <w:pPr>
        <w:pStyle w:val="TableofFigures"/>
        <w:tabs>
          <w:tab w:val="right" w:leader="dot" w:pos="9016"/>
        </w:tabs>
        <w:rPr>
          <w:rFonts w:asciiTheme="minorHAnsi" w:eastAsiaTheme="minorEastAsia" w:hAnsiTheme="minorHAnsi" w:cstheme="minorBidi"/>
          <w:noProof/>
          <w:color w:val="auto"/>
          <w:lang w:eastAsia="en-GB"/>
        </w:rPr>
      </w:pPr>
      <w:r w:rsidRPr="00C26C40">
        <w:rPr>
          <w:b/>
          <w:bCs/>
        </w:rPr>
        <w:fldChar w:fldCharType="begin"/>
      </w:r>
      <w:r w:rsidRPr="00C26C40">
        <w:rPr>
          <w:b/>
          <w:bCs/>
        </w:rPr>
        <w:instrText xml:space="preserve"> TOC \h \z \c "Table" </w:instrText>
      </w:r>
      <w:r w:rsidRPr="00C26C40">
        <w:rPr>
          <w:b/>
          <w:bCs/>
        </w:rPr>
        <w:fldChar w:fldCharType="separate"/>
      </w:r>
      <w:hyperlink w:anchor="_Toc237244828" w:history="1">
        <w:r w:rsidR="00670507" w:rsidRPr="00580DC3">
          <w:rPr>
            <w:rStyle w:val="Hyperlink"/>
            <w:noProof/>
          </w:rPr>
          <w:t>Table 1</w:t>
        </w:r>
        <w:r w:rsidR="00670507" w:rsidRPr="00580DC3">
          <w:rPr>
            <w:rStyle w:val="Hyperlink"/>
            <w:noProof/>
          </w:rPr>
          <w:noBreakHyphen/>
          <w:t>1 Comparative Study of Ghana’s Macroeconomic Baseline (2022–2024) and Projected Fiscal Policy Shifts (2025–2026) Impacting PAC Plant Viability. Sources: Bank of Ghana (2025); Ministry of Finance (2026); ECOTIS (2025)</w:t>
        </w:r>
        <w:r w:rsidR="00670507">
          <w:rPr>
            <w:noProof/>
            <w:webHidden/>
          </w:rPr>
          <w:tab/>
        </w:r>
        <w:r w:rsidR="00670507">
          <w:rPr>
            <w:noProof/>
            <w:webHidden/>
          </w:rPr>
          <w:fldChar w:fldCharType="begin"/>
        </w:r>
        <w:r w:rsidR="00670507">
          <w:rPr>
            <w:noProof/>
            <w:webHidden/>
          </w:rPr>
          <w:instrText xml:space="preserve"> PAGEREF _Toc237244828 \h </w:instrText>
        </w:r>
        <w:r w:rsidR="00670507">
          <w:rPr>
            <w:noProof/>
            <w:webHidden/>
          </w:rPr>
        </w:r>
        <w:r w:rsidR="00670507">
          <w:rPr>
            <w:noProof/>
            <w:webHidden/>
          </w:rPr>
          <w:fldChar w:fldCharType="separate"/>
        </w:r>
        <w:r w:rsidR="006221B8">
          <w:rPr>
            <w:noProof/>
            <w:webHidden/>
          </w:rPr>
          <w:t>8</w:t>
        </w:r>
        <w:r w:rsidR="00670507">
          <w:rPr>
            <w:noProof/>
            <w:webHidden/>
          </w:rPr>
          <w:fldChar w:fldCharType="end"/>
        </w:r>
      </w:hyperlink>
    </w:p>
    <w:p w14:paraId="78AEEBA2" w14:textId="0CAA94DF"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29" w:history="1">
        <w:r w:rsidRPr="00580DC3">
          <w:rPr>
            <w:rStyle w:val="Hyperlink"/>
            <w:noProof/>
          </w:rPr>
          <w:t>Table 1</w:t>
        </w:r>
        <w:r w:rsidRPr="00580DC3">
          <w:rPr>
            <w:rStyle w:val="Hyperlink"/>
            <w:noProof/>
          </w:rPr>
          <w:noBreakHyphen/>
          <w:t>2 Estimated Annual PAC Demand in Selected West African Countries. Sources: WHO (2023); ECOTIS (2025); industry estimates.</w:t>
        </w:r>
        <w:r>
          <w:rPr>
            <w:noProof/>
            <w:webHidden/>
          </w:rPr>
          <w:tab/>
        </w:r>
        <w:r>
          <w:rPr>
            <w:noProof/>
            <w:webHidden/>
          </w:rPr>
          <w:fldChar w:fldCharType="begin"/>
        </w:r>
        <w:r>
          <w:rPr>
            <w:noProof/>
            <w:webHidden/>
          </w:rPr>
          <w:instrText xml:space="preserve"> PAGEREF _Toc237244829 \h </w:instrText>
        </w:r>
        <w:r>
          <w:rPr>
            <w:noProof/>
            <w:webHidden/>
          </w:rPr>
        </w:r>
        <w:r>
          <w:rPr>
            <w:noProof/>
            <w:webHidden/>
          </w:rPr>
          <w:fldChar w:fldCharType="separate"/>
        </w:r>
        <w:r w:rsidR="006221B8">
          <w:rPr>
            <w:noProof/>
            <w:webHidden/>
          </w:rPr>
          <w:t>10</w:t>
        </w:r>
        <w:r>
          <w:rPr>
            <w:noProof/>
            <w:webHidden/>
          </w:rPr>
          <w:fldChar w:fldCharType="end"/>
        </w:r>
      </w:hyperlink>
    </w:p>
    <w:p w14:paraId="6992A5C0" w14:textId="204A49CD"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30" w:history="1">
        <w:r w:rsidRPr="00580DC3">
          <w:rPr>
            <w:rStyle w:val="Hyperlink"/>
            <w:noProof/>
          </w:rPr>
          <w:t>Table 2</w:t>
        </w:r>
        <w:r w:rsidRPr="00580DC3">
          <w:rPr>
            <w:rStyle w:val="Hyperlink"/>
            <w:noProof/>
          </w:rPr>
          <w:noBreakHyphen/>
          <w:t>1 Profile Stratigraphy and mineralogical distribution of minerals at the Awaso bauxite deposit</w:t>
        </w:r>
        <w:r>
          <w:rPr>
            <w:noProof/>
            <w:webHidden/>
          </w:rPr>
          <w:tab/>
        </w:r>
        <w:r>
          <w:rPr>
            <w:noProof/>
            <w:webHidden/>
          </w:rPr>
          <w:fldChar w:fldCharType="begin"/>
        </w:r>
        <w:r>
          <w:rPr>
            <w:noProof/>
            <w:webHidden/>
          </w:rPr>
          <w:instrText xml:space="preserve"> PAGEREF _Toc237244830 \h </w:instrText>
        </w:r>
        <w:r>
          <w:rPr>
            <w:noProof/>
            <w:webHidden/>
          </w:rPr>
        </w:r>
        <w:r>
          <w:rPr>
            <w:noProof/>
            <w:webHidden/>
          </w:rPr>
          <w:fldChar w:fldCharType="separate"/>
        </w:r>
        <w:r w:rsidR="006221B8">
          <w:rPr>
            <w:noProof/>
            <w:webHidden/>
          </w:rPr>
          <w:t>21</w:t>
        </w:r>
        <w:r>
          <w:rPr>
            <w:noProof/>
            <w:webHidden/>
          </w:rPr>
          <w:fldChar w:fldCharType="end"/>
        </w:r>
      </w:hyperlink>
    </w:p>
    <w:p w14:paraId="39EDB95A" w14:textId="1678BBC9"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31" w:history="1">
        <w:r w:rsidRPr="00580DC3">
          <w:rPr>
            <w:rStyle w:val="Hyperlink"/>
            <w:noProof/>
          </w:rPr>
          <w:t>Table 2</w:t>
        </w:r>
        <w:r w:rsidRPr="00580DC3">
          <w:rPr>
            <w:rStyle w:val="Hyperlink"/>
            <w:noProof/>
          </w:rPr>
          <w:noBreakHyphen/>
          <w:t>2  Comparative Evaluation of the Alkaline (Bayer) Route and the Direct Acid Leaching Route for PAC Production</w:t>
        </w:r>
        <w:r>
          <w:rPr>
            <w:noProof/>
            <w:webHidden/>
          </w:rPr>
          <w:tab/>
        </w:r>
        <w:r>
          <w:rPr>
            <w:noProof/>
            <w:webHidden/>
          </w:rPr>
          <w:fldChar w:fldCharType="begin"/>
        </w:r>
        <w:r>
          <w:rPr>
            <w:noProof/>
            <w:webHidden/>
          </w:rPr>
          <w:instrText xml:space="preserve"> PAGEREF _Toc237244831 \h </w:instrText>
        </w:r>
        <w:r>
          <w:rPr>
            <w:noProof/>
            <w:webHidden/>
          </w:rPr>
        </w:r>
        <w:r>
          <w:rPr>
            <w:noProof/>
            <w:webHidden/>
          </w:rPr>
          <w:fldChar w:fldCharType="separate"/>
        </w:r>
        <w:r w:rsidR="006221B8">
          <w:rPr>
            <w:noProof/>
            <w:webHidden/>
          </w:rPr>
          <w:t>33</w:t>
        </w:r>
        <w:r>
          <w:rPr>
            <w:noProof/>
            <w:webHidden/>
          </w:rPr>
          <w:fldChar w:fldCharType="end"/>
        </w:r>
      </w:hyperlink>
    </w:p>
    <w:p w14:paraId="6FEC7C2C" w14:textId="23ECF1B2"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32" w:history="1">
        <w:r w:rsidRPr="00580DC3">
          <w:rPr>
            <w:rStyle w:val="Hyperlink"/>
            <w:noProof/>
          </w:rPr>
          <w:t>Table 6</w:t>
        </w:r>
        <w:r w:rsidRPr="00580DC3">
          <w:rPr>
            <w:rStyle w:val="Hyperlink"/>
            <w:noProof/>
          </w:rPr>
          <w:noBreakHyphen/>
          <w:t>1 Counter-current flow arrangement in Unit RK-201</w:t>
        </w:r>
        <w:r>
          <w:rPr>
            <w:noProof/>
            <w:webHidden/>
          </w:rPr>
          <w:tab/>
        </w:r>
        <w:r>
          <w:rPr>
            <w:noProof/>
            <w:webHidden/>
          </w:rPr>
          <w:fldChar w:fldCharType="begin"/>
        </w:r>
        <w:r>
          <w:rPr>
            <w:noProof/>
            <w:webHidden/>
          </w:rPr>
          <w:instrText xml:space="preserve"> PAGEREF _Toc237244832 \h </w:instrText>
        </w:r>
        <w:r>
          <w:rPr>
            <w:noProof/>
            <w:webHidden/>
          </w:rPr>
        </w:r>
        <w:r>
          <w:rPr>
            <w:noProof/>
            <w:webHidden/>
          </w:rPr>
          <w:fldChar w:fldCharType="separate"/>
        </w:r>
        <w:r w:rsidR="006221B8">
          <w:rPr>
            <w:noProof/>
            <w:webHidden/>
          </w:rPr>
          <w:t>187</w:t>
        </w:r>
        <w:r>
          <w:rPr>
            <w:noProof/>
            <w:webHidden/>
          </w:rPr>
          <w:fldChar w:fldCharType="end"/>
        </w:r>
      </w:hyperlink>
    </w:p>
    <w:p w14:paraId="5E6492F4" w14:textId="437F2546"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33" w:history="1">
        <w:r w:rsidRPr="00580DC3">
          <w:rPr>
            <w:rStyle w:val="Hyperlink"/>
            <w:noProof/>
          </w:rPr>
          <w:t>Table 6</w:t>
        </w:r>
        <w:r w:rsidRPr="00580DC3">
          <w:rPr>
            <w:rStyle w:val="Hyperlink"/>
            <w:noProof/>
          </w:rPr>
          <w:noBreakHyphen/>
          <w:t>2 Solid feed composition and mass flow rates, Unit RK-201.</w:t>
        </w:r>
        <w:r>
          <w:rPr>
            <w:noProof/>
            <w:webHidden/>
          </w:rPr>
          <w:tab/>
        </w:r>
        <w:r>
          <w:rPr>
            <w:noProof/>
            <w:webHidden/>
          </w:rPr>
          <w:fldChar w:fldCharType="begin"/>
        </w:r>
        <w:r>
          <w:rPr>
            <w:noProof/>
            <w:webHidden/>
          </w:rPr>
          <w:instrText xml:space="preserve"> PAGEREF _Toc237244833 \h </w:instrText>
        </w:r>
        <w:r>
          <w:rPr>
            <w:noProof/>
            <w:webHidden/>
          </w:rPr>
        </w:r>
        <w:r>
          <w:rPr>
            <w:noProof/>
            <w:webHidden/>
          </w:rPr>
          <w:fldChar w:fldCharType="separate"/>
        </w:r>
        <w:r w:rsidR="006221B8">
          <w:rPr>
            <w:noProof/>
            <w:webHidden/>
          </w:rPr>
          <w:t>187</w:t>
        </w:r>
        <w:r>
          <w:rPr>
            <w:noProof/>
            <w:webHidden/>
          </w:rPr>
          <w:fldChar w:fldCharType="end"/>
        </w:r>
      </w:hyperlink>
    </w:p>
    <w:p w14:paraId="536674EE" w14:textId="63475DBA"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34" w:history="1">
        <w:r w:rsidRPr="00580DC3">
          <w:rPr>
            <w:rStyle w:val="Hyperlink"/>
            <w:noProof/>
          </w:rPr>
          <w:t>Table 6</w:t>
        </w:r>
        <w:r w:rsidRPr="00580DC3">
          <w:rPr>
            <w:rStyle w:val="Hyperlink"/>
            <w:noProof/>
          </w:rPr>
          <w:noBreakHyphen/>
          <w:t>3 Gas feed composition and mass flow rates, Unit RK-201</w:t>
        </w:r>
        <w:r>
          <w:rPr>
            <w:noProof/>
            <w:webHidden/>
          </w:rPr>
          <w:tab/>
        </w:r>
        <w:r>
          <w:rPr>
            <w:noProof/>
            <w:webHidden/>
          </w:rPr>
          <w:fldChar w:fldCharType="begin"/>
        </w:r>
        <w:r>
          <w:rPr>
            <w:noProof/>
            <w:webHidden/>
          </w:rPr>
          <w:instrText xml:space="preserve"> PAGEREF _Toc237244834 \h </w:instrText>
        </w:r>
        <w:r>
          <w:rPr>
            <w:noProof/>
            <w:webHidden/>
          </w:rPr>
        </w:r>
        <w:r>
          <w:rPr>
            <w:noProof/>
            <w:webHidden/>
          </w:rPr>
          <w:fldChar w:fldCharType="separate"/>
        </w:r>
        <w:r w:rsidR="006221B8">
          <w:rPr>
            <w:noProof/>
            <w:webHidden/>
          </w:rPr>
          <w:t>188</w:t>
        </w:r>
        <w:r>
          <w:rPr>
            <w:noProof/>
            <w:webHidden/>
          </w:rPr>
          <w:fldChar w:fldCharType="end"/>
        </w:r>
      </w:hyperlink>
    </w:p>
    <w:p w14:paraId="1CA0A395" w14:textId="0B33FAA1"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35" w:history="1">
        <w:r w:rsidRPr="00580DC3">
          <w:rPr>
            <w:rStyle w:val="Hyperlink"/>
            <w:noProof/>
          </w:rPr>
          <w:t>Table 6</w:t>
        </w:r>
        <w:r w:rsidRPr="00580DC3">
          <w:rPr>
            <w:rStyle w:val="Hyperlink"/>
            <w:noProof/>
          </w:rPr>
          <w:noBreakHyphen/>
          <w:t>4 Chemical reactions and standard enthalpies.</w:t>
        </w:r>
        <w:r>
          <w:rPr>
            <w:noProof/>
            <w:webHidden/>
          </w:rPr>
          <w:tab/>
        </w:r>
        <w:r>
          <w:rPr>
            <w:noProof/>
            <w:webHidden/>
          </w:rPr>
          <w:fldChar w:fldCharType="begin"/>
        </w:r>
        <w:r>
          <w:rPr>
            <w:noProof/>
            <w:webHidden/>
          </w:rPr>
          <w:instrText xml:space="preserve"> PAGEREF _Toc237244835 \h </w:instrText>
        </w:r>
        <w:r>
          <w:rPr>
            <w:noProof/>
            <w:webHidden/>
          </w:rPr>
        </w:r>
        <w:r>
          <w:rPr>
            <w:noProof/>
            <w:webHidden/>
          </w:rPr>
          <w:fldChar w:fldCharType="separate"/>
        </w:r>
        <w:r w:rsidR="006221B8">
          <w:rPr>
            <w:noProof/>
            <w:webHidden/>
          </w:rPr>
          <w:t>188</w:t>
        </w:r>
        <w:r>
          <w:rPr>
            <w:noProof/>
            <w:webHidden/>
          </w:rPr>
          <w:fldChar w:fldCharType="end"/>
        </w:r>
      </w:hyperlink>
    </w:p>
    <w:p w14:paraId="59B04BCA" w14:textId="2073C456"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36" w:history="1">
        <w:r w:rsidRPr="00580DC3">
          <w:rPr>
            <w:rStyle w:val="Hyperlink"/>
            <w:noProof/>
          </w:rPr>
          <w:t>Table 6</w:t>
        </w:r>
        <w:r w:rsidRPr="00580DC3">
          <w:rPr>
            <w:rStyle w:val="Hyperlink"/>
            <w:noProof/>
          </w:rPr>
          <w:noBreakHyphen/>
          <w:t>5 Kiln geometric and kinematic parameters</w:t>
        </w:r>
        <w:r>
          <w:rPr>
            <w:noProof/>
            <w:webHidden/>
          </w:rPr>
          <w:tab/>
        </w:r>
        <w:r>
          <w:rPr>
            <w:noProof/>
            <w:webHidden/>
          </w:rPr>
          <w:fldChar w:fldCharType="begin"/>
        </w:r>
        <w:r>
          <w:rPr>
            <w:noProof/>
            <w:webHidden/>
          </w:rPr>
          <w:instrText xml:space="preserve"> PAGEREF _Toc237244836 \h </w:instrText>
        </w:r>
        <w:r>
          <w:rPr>
            <w:noProof/>
            <w:webHidden/>
          </w:rPr>
        </w:r>
        <w:r>
          <w:rPr>
            <w:noProof/>
            <w:webHidden/>
          </w:rPr>
          <w:fldChar w:fldCharType="separate"/>
        </w:r>
        <w:r w:rsidR="006221B8">
          <w:rPr>
            <w:noProof/>
            <w:webHidden/>
          </w:rPr>
          <w:t>189</w:t>
        </w:r>
        <w:r>
          <w:rPr>
            <w:noProof/>
            <w:webHidden/>
          </w:rPr>
          <w:fldChar w:fldCharType="end"/>
        </w:r>
      </w:hyperlink>
    </w:p>
    <w:p w14:paraId="5B587B38" w14:textId="6FDD74AB"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37" w:history="1">
        <w:r w:rsidRPr="00580DC3">
          <w:rPr>
            <w:rStyle w:val="Hyperlink"/>
            <w:noProof/>
          </w:rPr>
          <w:t>Table 6</w:t>
        </w:r>
        <w:r w:rsidRPr="00580DC3">
          <w:rPr>
            <w:rStyle w:val="Hyperlink"/>
            <w:noProof/>
          </w:rPr>
          <w:noBreakHyphen/>
          <w:t>6 Per-unit-length interface areas</w:t>
        </w:r>
        <w:r>
          <w:rPr>
            <w:noProof/>
            <w:webHidden/>
          </w:rPr>
          <w:tab/>
        </w:r>
        <w:r>
          <w:rPr>
            <w:noProof/>
            <w:webHidden/>
          </w:rPr>
          <w:fldChar w:fldCharType="begin"/>
        </w:r>
        <w:r>
          <w:rPr>
            <w:noProof/>
            <w:webHidden/>
          </w:rPr>
          <w:instrText xml:space="preserve"> PAGEREF _Toc237244837 \h </w:instrText>
        </w:r>
        <w:r>
          <w:rPr>
            <w:noProof/>
            <w:webHidden/>
          </w:rPr>
        </w:r>
        <w:r>
          <w:rPr>
            <w:noProof/>
            <w:webHidden/>
          </w:rPr>
          <w:fldChar w:fldCharType="separate"/>
        </w:r>
        <w:r w:rsidR="006221B8">
          <w:rPr>
            <w:noProof/>
            <w:webHidden/>
          </w:rPr>
          <w:t>191</w:t>
        </w:r>
        <w:r>
          <w:rPr>
            <w:noProof/>
            <w:webHidden/>
          </w:rPr>
          <w:fldChar w:fldCharType="end"/>
        </w:r>
      </w:hyperlink>
    </w:p>
    <w:p w14:paraId="6C7BF054" w14:textId="0E972D41"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38" w:history="1">
        <w:r w:rsidRPr="00580DC3">
          <w:rPr>
            <w:rStyle w:val="Hyperlink"/>
            <w:noProof/>
          </w:rPr>
          <w:t>Table 6</w:t>
        </w:r>
        <w:r w:rsidRPr="00580DC3">
          <w:rPr>
            <w:rStyle w:val="Hyperlink"/>
            <w:noProof/>
          </w:rPr>
          <w:noBreakHyphen/>
          <w:t>7 Gas-phase heat capacity polynomials (NIST WebBook)</w:t>
        </w:r>
        <w:r>
          <w:rPr>
            <w:noProof/>
            <w:webHidden/>
          </w:rPr>
          <w:tab/>
        </w:r>
        <w:r>
          <w:rPr>
            <w:noProof/>
            <w:webHidden/>
          </w:rPr>
          <w:fldChar w:fldCharType="begin"/>
        </w:r>
        <w:r>
          <w:rPr>
            <w:noProof/>
            <w:webHidden/>
          </w:rPr>
          <w:instrText xml:space="preserve"> PAGEREF _Toc237244838 \h </w:instrText>
        </w:r>
        <w:r>
          <w:rPr>
            <w:noProof/>
            <w:webHidden/>
          </w:rPr>
        </w:r>
        <w:r>
          <w:rPr>
            <w:noProof/>
            <w:webHidden/>
          </w:rPr>
          <w:fldChar w:fldCharType="separate"/>
        </w:r>
        <w:r w:rsidR="006221B8">
          <w:rPr>
            <w:noProof/>
            <w:webHidden/>
          </w:rPr>
          <w:t>192</w:t>
        </w:r>
        <w:r>
          <w:rPr>
            <w:noProof/>
            <w:webHidden/>
          </w:rPr>
          <w:fldChar w:fldCharType="end"/>
        </w:r>
      </w:hyperlink>
    </w:p>
    <w:p w14:paraId="69BFB050" w14:textId="6BC03C53"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39" w:history="1">
        <w:r w:rsidRPr="00580DC3">
          <w:rPr>
            <w:rStyle w:val="Hyperlink"/>
            <w:noProof/>
          </w:rPr>
          <w:t>Table 6</w:t>
        </w:r>
        <w:r w:rsidRPr="00580DC3">
          <w:rPr>
            <w:rStyle w:val="Hyperlink"/>
            <w:noProof/>
          </w:rPr>
          <w:noBreakHyphen/>
          <w:t>8 Solid-phase heat capacity expressions</w:t>
        </w:r>
        <w:r>
          <w:rPr>
            <w:noProof/>
            <w:webHidden/>
          </w:rPr>
          <w:tab/>
        </w:r>
        <w:r>
          <w:rPr>
            <w:noProof/>
            <w:webHidden/>
          </w:rPr>
          <w:fldChar w:fldCharType="begin"/>
        </w:r>
        <w:r>
          <w:rPr>
            <w:noProof/>
            <w:webHidden/>
          </w:rPr>
          <w:instrText xml:space="preserve"> PAGEREF _Toc237244839 \h </w:instrText>
        </w:r>
        <w:r>
          <w:rPr>
            <w:noProof/>
            <w:webHidden/>
          </w:rPr>
        </w:r>
        <w:r>
          <w:rPr>
            <w:noProof/>
            <w:webHidden/>
          </w:rPr>
          <w:fldChar w:fldCharType="separate"/>
        </w:r>
        <w:r w:rsidR="006221B8">
          <w:rPr>
            <w:noProof/>
            <w:webHidden/>
          </w:rPr>
          <w:t>192</w:t>
        </w:r>
        <w:r>
          <w:rPr>
            <w:noProof/>
            <w:webHidden/>
          </w:rPr>
          <w:fldChar w:fldCharType="end"/>
        </w:r>
      </w:hyperlink>
    </w:p>
    <w:p w14:paraId="79DBD92E" w14:textId="03CEA543"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40" w:history="1">
        <w:r w:rsidRPr="00580DC3">
          <w:rPr>
            <w:rStyle w:val="Hyperlink"/>
            <w:noProof/>
          </w:rPr>
          <w:t>Table 6</w:t>
        </w:r>
        <w:r w:rsidRPr="00580DC3">
          <w:rPr>
            <w:rStyle w:val="Hyperlink"/>
            <w:noProof/>
          </w:rPr>
          <w:noBreakHyphen/>
          <w:t>9 Parameters for gas-to-exposed-wall heat transfer coefficient.</w:t>
        </w:r>
        <w:r>
          <w:rPr>
            <w:noProof/>
            <w:webHidden/>
          </w:rPr>
          <w:tab/>
        </w:r>
        <w:r>
          <w:rPr>
            <w:noProof/>
            <w:webHidden/>
          </w:rPr>
          <w:fldChar w:fldCharType="begin"/>
        </w:r>
        <w:r>
          <w:rPr>
            <w:noProof/>
            <w:webHidden/>
          </w:rPr>
          <w:instrText xml:space="preserve"> PAGEREF _Toc237244840 \h </w:instrText>
        </w:r>
        <w:r>
          <w:rPr>
            <w:noProof/>
            <w:webHidden/>
          </w:rPr>
        </w:r>
        <w:r>
          <w:rPr>
            <w:noProof/>
            <w:webHidden/>
          </w:rPr>
          <w:fldChar w:fldCharType="separate"/>
        </w:r>
        <w:r w:rsidR="006221B8">
          <w:rPr>
            <w:noProof/>
            <w:webHidden/>
          </w:rPr>
          <w:t>193</w:t>
        </w:r>
        <w:r>
          <w:rPr>
            <w:noProof/>
            <w:webHidden/>
          </w:rPr>
          <w:fldChar w:fldCharType="end"/>
        </w:r>
      </w:hyperlink>
    </w:p>
    <w:p w14:paraId="0227BE0A" w14:textId="791A8A47"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41" w:history="1">
        <w:r w:rsidRPr="00580DC3">
          <w:rPr>
            <w:rStyle w:val="Hyperlink"/>
            <w:noProof/>
          </w:rPr>
          <w:t>Table 6</w:t>
        </w:r>
        <w:r w:rsidRPr="00580DC3">
          <w:rPr>
            <w:rStyle w:val="Hyperlink"/>
            <w:noProof/>
          </w:rPr>
          <w:noBreakHyphen/>
          <w:t>10 Wall thermal property values.</w:t>
        </w:r>
        <w:r>
          <w:rPr>
            <w:noProof/>
            <w:webHidden/>
          </w:rPr>
          <w:tab/>
        </w:r>
        <w:r>
          <w:rPr>
            <w:noProof/>
            <w:webHidden/>
          </w:rPr>
          <w:fldChar w:fldCharType="begin"/>
        </w:r>
        <w:r>
          <w:rPr>
            <w:noProof/>
            <w:webHidden/>
          </w:rPr>
          <w:instrText xml:space="preserve"> PAGEREF _Toc237244841 \h </w:instrText>
        </w:r>
        <w:r>
          <w:rPr>
            <w:noProof/>
            <w:webHidden/>
          </w:rPr>
        </w:r>
        <w:r>
          <w:rPr>
            <w:noProof/>
            <w:webHidden/>
          </w:rPr>
          <w:fldChar w:fldCharType="separate"/>
        </w:r>
        <w:r w:rsidR="006221B8">
          <w:rPr>
            <w:noProof/>
            <w:webHidden/>
          </w:rPr>
          <w:t>195</w:t>
        </w:r>
        <w:r>
          <w:rPr>
            <w:noProof/>
            <w:webHidden/>
          </w:rPr>
          <w:fldChar w:fldCharType="end"/>
        </w:r>
      </w:hyperlink>
    </w:p>
    <w:p w14:paraId="49B230B7" w14:textId="17D08387"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42" w:history="1">
        <w:r w:rsidRPr="00580DC3">
          <w:rPr>
            <w:rStyle w:val="Hyperlink"/>
            <w:noProof/>
          </w:rPr>
          <w:t>Table 6</w:t>
        </w:r>
        <w:r w:rsidRPr="00580DC3">
          <w:rPr>
            <w:rStyle w:val="Hyperlink"/>
            <w:noProof/>
          </w:rPr>
          <w:noBreakHyphen/>
          <w:t>11 Solid-phase mass balance ODEs.</w:t>
        </w:r>
        <w:r>
          <w:rPr>
            <w:noProof/>
            <w:webHidden/>
          </w:rPr>
          <w:tab/>
        </w:r>
        <w:r>
          <w:rPr>
            <w:noProof/>
            <w:webHidden/>
          </w:rPr>
          <w:fldChar w:fldCharType="begin"/>
        </w:r>
        <w:r>
          <w:rPr>
            <w:noProof/>
            <w:webHidden/>
          </w:rPr>
          <w:instrText xml:space="preserve"> PAGEREF _Toc237244842 \h </w:instrText>
        </w:r>
        <w:r>
          <w:rPr>
            <w:noProof/>
            <w:webHidden/>
          </w:rPr>
        </w:r>
        <w:r>
          <w:rPr>
            <w:noProof/>
            <w:webHidden/>
          </w:rPr>
          <w:fldChar w:fldCharType="separate"/>
        </w:r>
        <w:r w:rsidR="006221B8">
          <w:rPr>
            <w:noProof/>
            <w:webHidden/>
          </w:rPr>
          <w:t>198</w:t>
        </w:r>
        <w:r>
          <w:rPr>
            <w:noProof/>
            <w:webHidden/>
          </w:rPr>
          <w:fldChar w:fldCharType="end"/>
        </w:r>
      </w:hyperlink>
    </w:p>
    <w:p w14:paraId="5403C754" w14:textId="3C939190"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43" w:history="1">
        <w:r w:rsidRPr="00580DC3">
          <w:rPr>
            <w:rStyle w:val="Hyperlink"/>
            <w:noProof/>
          </w:rPr>
          <w:t>Table 6</w:t>
        </w:r>
        <w:r w:rsidRPr="00580DC3">
          <w:rPr>
            <w:rStyle w:val="Hyperlink"/>
            <w:noProof/>
          </w:rPr>
          <w:noBreakHyphen/>
          <w:t>12 Gas-phase mass balance ODEs.</w:t>
        </w:r>
        <w:r>
          <w:rPr>
            <w:noProof/>
            <w:webHidden/>
          </w:rPr>
          <w:tab/>
        </w:r>
        <w:r>
          <w:rPr>
            <w:noProof/>
            <w:webHidden/>
          </w:rPr>
          <w:fldChar w:fldCharType="begin"/>
        </w:r>
        <w:r>
          <w:rPr>
            <w:noProof/>
            <w:webHidden/>
          </w:rPr>
          <w:instrText xml:space="preserve"> PAGEREF _Toc237244843 \h </w:instrText>
        </w:r>
        <w:r>
          <w:rPr>
            <w:noProof/>
            <w:webHidden/>
          </w:rPr>
        </w:r>
        <w:r>
          <w:rPr>
            <w:noProof/>
            <w:webHidden/>
          </w:rPr>
          <w:fldChar w:fldCharType="separate"/>
        </w:r>
        <w:r w:rsidR="006221B8">
          <w:rPr>
            <w:noProof/>
            <w:webHidden/>
          </w:rPr>
          <w:t>199</w:t>
        </w:r>
        <w:r>
          <w:rPr>
            <w:noProof/>
            <w:webHidden/>
          </w:rPr>
          <w:fldChar w:fldCharType="end"/>
        </w:r>
      </w:hyperlink>
    </w:p>
    <w:p w14:paraId="3002D31C" w14:textId="4328E078"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44" w:history="1">
        <w:r w:rsidRPr="00580DC3">
          <w:rPr>
            <w:rStyle w:val="Hyperlink"/>
            <w:noProof/>
          </w:rPr>
          <w:t>Table 6</w:t>
        </w:r>
        <w:r w:rsidRPr="00580DC3">
          <w:rPr>
            <w:rStyle w:val="Hyperlink"/>
            <w:noProof/>
          </w:rPr>
          <w:noBreakHyphen/>
          <w:t>13 Nine boundary conditions for the two-point BVP.</w:t>
        </w:r>
        <w:r>
          <w:rPr>
            <w:noProof/>
            <w:webHidden/>
          </w:rPr>
          <w:tab/>
        </w:r>
        <w:r>
          <w:rPr>
            <w:noProof/>
            <w:webHidden/>
          </w:rPr>
          <w:fldChar w:fldCharType="begin"/>
        </w:r>
        <w:r>
          <w:rPr>
            <w:noProof/>
            <w:webHidden/>
          </w:rPr>
          <w:instrText xml:space="preserve"> PAGEREF _Toc237244844 \h </w:instrText>
        </w:r>
        <w:r>
          <w:rPr>
            <w:noProof/>
            <w:webHidden/>
          </w:rPr>
        </w:r>
        <w:r>
          <w:rPr>
            <w:noProof/>
            <w:webHidden/>
          </w:rPr>
          <w:fldChar w:fldCharType="separate"/>
        </w:r>
        <w:r w:rsidR="006221B8">
          <w:rPr>
            <w:noProof/>
            <w:webHidden/>
          </w:rPr>
          <w:t>200</w:t>
        </w:r>
        <w:r>
          <w:rPr>
            <w:noProof/>
            <w:webHidden/>
          </w:rPr>
          <w:fldChar w:fldCharType="end"/>
        </w:r>
      </w:hyperlink>
    </w:p>
    <w:p w14:paraId="77699ABB" w14:textId="1346BF67"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45" w:history="1">
        <w:r w:rsidRPr="00580DC3">
          <w:rPr>
            <w:rStyle w:val="Hyperlink"/>
            <w:noProof/>
          </w:rPr>
          <w:t>Table 6</w:t>
        </w:r>
        <w:r w:rsidRPr="00580DC3">
          <w:rPr>
            <w:rStyle w:val="Hyperlink"/>
            <w:noProof/>
          </w:rPr>
          <w:noBreakHyphen/>
          <w:t>14 bvp4c solver options.</w:t>
        </w:r>
        <w:r>
          <w:rPr>
            <w:noProof/>
            <w:webHidden/>
          </w:rPr>
          <w:tab/>
        </w:r>
        <w:r>
          <w:rPr>
            <w:noProof/>
            <w:webHidden/>
          </w:rPr>
          <w:fldChar w:fldCharType="begin"/>
        </w:r>
        <w:r>
          <w:rPr>
            <w:noProof/>
            <w:webHidden/>
          </w:rPr>
          <w:instrText xml:space="preserve"> PAGEREF _Toc237244845 \h </w:instrText>
        </w:r>
        <w:r>
          <w:rPr>
            <w:noProof/>
            <w:webHidden/>
          </w:rPr>
        </w:r>
        <w:r>
          <w:rPr>
            <w:noProof/>
            <w:webHidden/>
          </w:rPr>
          <w:fldChar w:fldCharType="separate"/>
        </w:r>
        <w:r w:rsidR="006221B8">
          <w:rPr>
            <w:noProof/>
            <w:webHidden/>
          </w:rPr>
          <w:t>200</w:t>
        </w:r>
        <w:r>
          <w:rPr>
            <w:noProof/>
            <w:webHidden/>
          </w:rPr>
          <w:fldChar w:fldCharType="end"/>
        </w:r>
      </w:hyperlink>
    </w:p>
    <w:p w14:paraId="2961F5AA" w14:textId="004A50A2"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46" w:history="1">
        <w:r w:rsidRPr="00580DC3">
          <w:rPr>
            <w:rStyle w:val="Hyperlink"/>
            <w:noProof/>
          </w:rPr>
          <w:t>Table 6</w:t>
        </w:r>
        <w:r w:rsidRPr="00580DC3">
          <w:rPr>
            <w:rStyle w:val="Hyperlink"/>
            <w:noProof/>
          </w:rPr>
          <w:noBreakHyphen/>
          <w:t>15 Key performance metrics computed in post-processing.</w:t>
        </w:r>
        <w:r>
          <w:rPr>
            <w:noProof/>
            <w:webHidden/>
          </w:rPr>
          <w:tab/>
        </w:r>
        <w:r>
          <w:rPr>
            <w:noProof/>
            <w:webHidden/>
          </w:rPr>
          <w:fldChar w:fldCharType="begin"/>
        </w:r>
        <w:r>
          <w:rPr>
            <w:noProof/>
            <w:webHidden/>
          </w:rPr>
          <w:instrText xml:space="preserve"> PAGEREF _Toc237244846 \h </w:instrText>
        </w:r>
        <w:r>
          <w:rPr>
            <w:noProof/>
            <w:webHidden/>
          </w:rPr>
        </w:r>
        <w:r>
          <w:rPr>
            <w:noProof/>
            <w:webHidden/>
          </w:rPr>
          <w:fldChar w:fldCharType="separate"/>
        </w:r>
        <w:r w:rsidR="006221B8">
          <w:rPr>
            <w:noProof/>
            <w:webHidden/>
          </w:rPr>
          <w:t>200</w:t>
        </w:r>
        <w:r>
          <w:rPr>
            <w:noProof/>
            <w:webHidden/>
          </w:rPr>
          <w:fldChar w:fldCharType="end"/>
        </w:r>
      </w:hyperlink>
    </w:p>
    <w:p w14:paraId="2E1A4CCE" w14:textId="3DCA9625"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47" w:history="1">
        <w:r w:rsidRPr="00580DC3">
          <w:rPr>
            <w:rStyle w:val="Hyperlink"/>
            <w:noProof/>
          </w:rPr>
          <w:t>Table 6</w:t>
        </w:r>
        <w:r w:rsidRPr="00580DC3">
          <w:rPr>
            <w:rStyle w:val="Hyperlink"/>
            <w:noProof/>
          </w:rPr>
          <w:noBreakHyphen/>
          <w:t>16 Wall Thickness Specification</w:t>
        </w:r>
        <w:r>
          <w:rPr>
            <w:noProof/>
            <w:webHidden/>
          </w:rPr>
          <w:tab/>
        </w:r>
        <w:r>
          <w:rPr>
            <w:noProof/>
            <w:webHidden/>
          </w:rPr>
          <w:fldChar w:fldCharType="begin"/>
        </w:r>
        <w:r>
          <w:rPr>
            <w:noProof/>
            <w:webHidden/>
          </w:rPr>
          <w:instrText xml:space="preserve"> PAGEREF _Toc237244847 \h </w:instrText>
        </w:r>
        <w:r>
          <w:rPr>
            <w:noProof/>
            <w:webHidden/>
          </w:rPr>
        </w:r>
        <w:r>
          <w:rPr>
            <w:noProof/>
            <w:webHidden/>
          </w:rPr>
          <w:fldChar w:fldCharType="separate"/>
        </w:r>
        <w:r w:rsidR="006221B8">
          <w:rPr>
            <w:noProof/>
            <w:webHidden/>
          </w:rPr>
          <w:t>208</w:t>
        </w:r>
        <w:r>
          <w:rPr>
            <w:noProof/>
            <w:webHidden/>
          </w:rPr>
          <w:fldChar w:fldCharType="end"/>
        </w:r>
      </w:hyperlink>
    </w:p>
    <w:p w14:paraId="420150B4" w14:textId="28EB85D7"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48" w:history="1">
        <w:r w:rsidRPr="00580DC3">
          <w:rPr>
            <w:rStyle w:val="Hyperlink"/>
            <w:noProof/>
          </w:rPr>
          <w:t>Table 6</w:t>
        </w:r>
        <w:r w:rsidRPr="00580DC3">
          <w:rPr>
            <w:rStyle w:val="Hyperlink"/>
            <w:noProof/>
          </w:rPr>
          <w:noBreakHyphen/>
          <w:t>17 Summary of mechanical design parameters, Unit RK-201.</w:t>
        </w:r>
        <w:r>
          <w:rPr>
            <w:noProof/>
            <w:webHidden/>
          </w:rPr>
          <w:tab/>
        </w:r>
        <w:r>
          <w:rPr>
            <w:noProof/>
            <w:webHidden/>
          </w:rPr>
          <w:fldChar w:fldCharType="begin"/>
        </w:r>
        <w:r>
          <w:rPr>
            <w:noProof/>
            <w:webHidden/>
          </w:rPr>
          <w:instrText xml:space="preserve"> PAGEREF _Toc237244848 \h </w:instrText>
        </w:r>
        <w:r>
          <w:rPr>
            <w:noProof/>
            <w:webHidden/>
          </w:rPr>
        </w:r>
        <w:r>
          <w:rPr>
            <w:noProof/>
            <w:webHidden/>
          </w:rPr>
          <w:fldChar w:fldCharType="separate"/>
        </w:r>
        <w:r w:rsidR="006221B8">
          <w:rPr>
            <w:noProof/>
            <w:webHidden/>
          </w:rPr>
          <w:t>212</w:t>
        </w:r>
        <w:r>
          <w:rPr>
            <w:noProof/>
            <w:webHidden/>
          </w:rPr>
          <w:fldChar w:fldCharType="end"/>
        </w:r>
      </w:hyperlink>
    </w:p>
    <w:p w14:paraId="4781E960" w14:textId="66EDDE33"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49" w:history="1">
        <w:r w:rsidRPr="00580DC3">
          <w:rPr>
            <w:rStyle w:val="Hyperlink"/>
            <w:noProof/>
          </w:rPr>
          <w:t>Table 6</w:t>
        </w:r>
        <w:r w:rsidRPr="00580DC3">
          <w:rPr>
            <w:rStyle w:val="Hyperlink"/>
            <w:noProof/>
          </w:rPr>
          <w:noBreakHyphen/>
          <w:t>18 Design basis and criteria for the acid digestion reactor</w:t>
        </w:r>
        <w:r>
          <w:rPr>
            <w:noProof/>
            <w:webHidden/>
          </w:rPr>
          <w:tab/>
        </w:r>
        <w:r>
          <w:rPr>
            <w:noProof/>
            <w:webHidden/>
          </w:rPr>
          <w:fldChar w:fldCharType="begin"/>
        </w:r>
        <w:r>
          <w:rPr>
            <w:noProof/>
            <w:webHidden/>
          </w:rPr>
          <w:instrText xml:space="preserve"> PAGEREF _Toc237244849 \h </w:instrText>
        </w:r>
        <w:r>
          <w:rPr>
            <w:noProof/>
            <w:webHidden/>
          </w:rPr>
        </w:r>
        <w:r>
          <w:rPr>
            <w:noProof/>
            <w:webHidden/>
          </w:rPr>
          <w:fldChar w:fldCharType="separate"/>
        </w:r>
        <w:r w:rsidR="006221B8">
          <w:rPr>
            <w:noProof/>
            <w:webHidden/>
          </w:rPr>
          <w:t>217</w:t>
        </w:r>
        <w:r>
          <w:rPr>
            <w:noProof/>
            <w:webHidden/>
          </w:rPr>
          <w:fldChar w:fldCharType="end"/>
        </w:r>
      </w:hyperlink>
    </w:p>
    <w:p w14:paraId="5DE2D580" w14:textId="0CA7B34A"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50" w:history="1">
        <w:r w:rsidRPr="00580DC3">
          <w:rPr>
            <w:rStyle w:val="Hyperlink"/>
            <w:noProof/>
          </w:rPr>
          <w:t>Table 6</w:t>
        </w:r>
        <w:r w:rsidRPr="00580DC3">
          <w:rPr>
            <w:rStyle w:val="Hyperlink"/>
            <w:noProof/>
          </w:rPr>
          <w:noBreakHyphen/>
          <w:t>19 Adopted kinetic parameters</w:t>
        </w:r>
        <w:r>
          <w:rPr>
            <w:noProof/>
            <w:webHidden/>
          </w:rPr>
          <w:tab/>
        </w:r>
        <w:r>
          <w:rPr>
            <w:noProof/>
            <w:webHidden/>
          </w:rPr>
          <w:fldChar w:fldCharType="begin"/>
        </w:r>
        <w:r>
          <w:rPr>
            <w:noProof/>
            <w:webHidden/>
          </w:rPr>
          <w:instrText xml:space="preserve"> PAGEREF _Toc237244850 \h </w:instrText>
        </w:r>
        <w:r>
          <w:rPr>
            <w:noProof/>
            <w:webHidden/>
          </w:rPr>
        </w:r>
        <w:r>
          <w:rPr>
            <w:noProof/>
            <w:webHidden/>
          </w:rPr>
          <w:fldChar w:fldCharType="separate"/>
        </w:r>
        <w:r w:rsidR="006221B8">
          <w:rPr>
            <w:noProof/>
            <w:webHidden/>
          </w:rPr>
          <w:t>221</w:t>
        </w:r>
        <w:r>
          <w:rPr>
            <w:noProof/>
            <w:webHidden/>
          </w:rPr>
          <w:fldChar w:fldCharType="end"/>
        </w:r>
      </w:hyperlink>
    </w:p>
    <w:p w14:paraId="6225703B" w14:textId="45F80ED2"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51" w:history="1">
        <w:r w:rsidRPr="00580DC3">
          <w:rPr>
            <w:rStyle w:val="Hyperlink"/>
            <w:noProof/>
          </w:rPr>
          <w:t>Table 6</w:t>
        </w:r>
        <w:r w:rsidRPr="00580DC3">
          <w:rPr>
            <w:rStyle w:val="Hyperlink"/>
            <w:noProof/>
          </w:rPr>
          <w:noBreakHyphen/>
          <w:t>20 Residence time optimisation results</w:t>
        </w:r>
        <w:r>
          <w:rPr>
            <w:noProof/>
            <w:webHidden/>
          </w:rPr>
          <w:tab/>
        </w:r>
        <w:r>
          <w:rPr>
            <w:noProof/>
            <w:webHidden/>
          </w:rPr>
          <w:fldChar w:fldCharType="begin"/>
        </w:r>
        <w:r>
          <w:rPr>
            <w:noProof/>
            <w:webHidden/>
          </w:rPr>
          <w:instrText xml:space="preserve"> PAGEREF _Toc237244851 \h </w:instrText>
        </w:r>
        <w:r>
          <w:rPr>
            <w:noProof/>
            <w:webHidden/>
          </w:rPr>
        </w:r>
        <w:r>
          <w:rPr>
            <w:noProof/>
            <w:webHidden/>
          </w:rPr>
          <w:fldChar w:fldCharType="separate"/>
        </w:r>
        <w:r w:rsidR="006221B8">
          <w:rPr>
            <w:noProof/>
            <w:webHidden/>
          </w:rPr>
          <w:t>225</w:t>
        </w:r>
        <w:r>
          <w:rPr>
            <w:noProof/>
            <w:webHidden/>
          </w:rPr>
          <w:fldChar w:fldCharType="end"/>
        </w:r>
      </w:hyperlink>
    </w:p>
    <w:p w14:paraId="514F7461" w14:textId="0FFDE7DB"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52" w:history="1">
        <w:r w:rsidRPr="00580DC3">
          <w:rPr>
            <w:rStyle w:val="Hyperlink"/>
            <w:noProof/>
          </w:rPr>
          <w:t>Table 6</w:t>
        </w:r>
        <w:r w:rsidRPr="00580DC3">
          <w:rPr>
            <w:rStyle w:val="Hyperlink"/>
            <w:noProof/>
          </w:rPr>
          <w:noBreakHyphen/>
          <w:t>21 Component mass flowrates and densities</w:t>
        </w:r>
        <w:r>
          <w:rPr>
            <w:noProof/>
            <w:webHidden/>
          </w:rPr>
          <w:tab/>
        </w:r>
        <w:r>
          <w:rPr>
            <w:noProof/>
            <w:webHidden/>
          </w:rPr>
          <w:fldChar w:fldCharType="begin"/>
        </w:r>
        <w:r>
          <w:rPr>
            <w:noProof/>
            <w:webHidden/>
          </w:rPr>
          <w:instrText xml:space="preserve"> PAGEREF _Toc237244852 \h </w:instrText>
        </w:r>
        <w:r>
          <w:rPr>
            <w:noProof/>
            <w:webHidden/>
          </w:rPr>
        </w:r>
        <w:r>
          <w:rPr>
            <w:noProof/>
            <w:webHidden/>
          </w:rPr>
          <w:fldChar w:fldCharType="separate"/>
        </w:r>
        <w:r w:rsidR="006221B8">
          <w:rPr>
            <w:noProof/>
            <w:webHidden/>
          </w:rPr>
          <w:t>226</w:t>
        </w:r>
        <w:r>
          <w:rPr>
            <w:noProof/>
            <w:webHidden/>
          </w:rPr>
          <w:fldChar w:fldCharType="end"/>
        </w:r>
      </w:hyperlink>
    </w:p>
    <w:p w14:paraId="70308B1F" w14:textId="1990C00B"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53" w:history="1">
        <w:r w:rsidRPr="00580DC3">
          <w:rPr>
            <w:rStyle w:val="Hyperlink"/>
            <w:noProof/>
          </w:rPr>
          <w:t>Table 6</w:t>
        </w:r>
        <w:r w:rsidRPr="00580DC3">
          <w:rPr>
            <w:rStyle w:val="Hyperlink"/>
            <w:noProof/>
          </w:rPr>
          <w:noBreakHyphen/>
          <w:t>22 Reactor heat duties from Aspen Plus® simulation</w:t>
        </w:r>
        <w:r>
          <w:rPr>
            <w:noProof/>
            <w:webHidden/>
          </w:rPr>
          <w:tab/>
        </w:r>
        <w:r>
          <w:rPr>
            <w:noProof/>
            <w:webHidden/>
          </w:rPr>
          <w:fldChar w:fldCharType="begin"/>
        </w:r>
        <w:r>
          <w:rPr>
            <w:noProof/>
            <w:webHidden/>
          </w:rPr>
          <w:instrText xml:space="preserve"> PAGEREF _Toc237244853 \h </w:instrText>
        </w:r>
        <w:r>
          <w:rPr>
            <w:noProof/>
            <w:webHidden/>
          </w:rPr>
        </w:r>
        <w:r>
          <w:rPr>
            <w:noProof/>
            <w:webHidden/>
          </w:rPr>
          <w:fldChar w:fldCharType="separate"/>
        </w:r>
        <w:r w:rsidR="006221B8">
          <w:rPr>
            <w:noProof/>
            <w:webHidden/>
          </w:rPr>
          <w:t>228</w:t>
        </w:r>
        <w:r>
          <w:rPr>
            <w:noProof/>
            <w:webHidden/>
          </w:rPr>
          <w:fldChar w:fldCharType="end"/>
        </w:r>
      </w:hyperlink>
    </w:p>
    <w:p w14:paraId="115614F5" w14:textId="44A69DF4"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54" w:history="1">
        <w:r w:rsidRPr="00580DC3">
          <w:rPr>
            <w:rStyle w:val="Hyperlink"/>
            <w:noProof/>
          </w:rPr>
          <w:t>Table 6</w:t>
        </w:r>
        <w:r w:rsidRPr="00580DC3">
          <w:rPr>
            <w:rStyle w:val="Hyperlink"/>
            <w:noProof/>
          </w:rPr>
          <w:noBreakHyphen/>
          <w:t>23 Effect of aspect ratio on reactor dimensions</w:t>
        </w:r>
        <w:r>
          <w:rPr>
            <w:noProof/>
            <w:webHidden/>
          </w:rPr>
          <w:tab/>
        </w:r>
        <w:r>
          <w:rPr>
            <w:noProof/>
            <w:webHidden/>
          </w:rPr>
          <w:fldChar w:fldCharType="begin"/>
        </w:r>
        <w:r>
          <w:rPr>
            <w:noProof/>
            <w:webHidden/>
          </w:rPr>
          <w:instrText xml:space="preserve"> PAGEREF _Toc237244854 \h </w:instrText>
        </w:r>
        <w:r>
          <w:rPr>
            <w:noProof/>
            <w:webHidden/>
          </w:rPr>
        </w:r>
        <w:r>
          <w:rPr>
            <w:noProof/>
            <w:webHidden/>
          </w:rPr>
          <w:fldChar w:fldCharType="separate"/>
        </w:r>
        <w:r w:rsidR="006221B8">
          <w:rPr>
            <w:noProof/>
            <w:webHidden/>
          </w:rPr>
          <w:t>233</w:t>
        </w:r>
        <w:r>
          <w:rPr>
            <w:noProof/>
            <w:webHidden/>
          </w:rPr>
          <w:fldChar w:fldCharType="end"/>
        </w:r>
      </w:hyperlink>
    </w:p>
    <w:p w14:paraId="2E6EB5AD" w14:textId="5AE2A5E0"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55" w:history="1">
        <w:r w:rsidRPr="00580DC3">
          <w:rPr>
            <w:rStyle w:val="Hyperlink"/>
            <w:noProof/>
          </w:rPr>
          <w:t>Table 6</w:t>
        </w:r>
        <w:r w:rsidRPr="00580DC3">
          <w:rPr>
            <w:rStyle w:val="Hyperlink"/>
            <w:noProof/>
          </w:rPr>
          <w:noBreakHyphen/>
          <w:t>24 Pressure vessel design criteria</w:t>
        </w:r>
        <w:r>
          <w:rPr>
            <w:noProof/>
            <w:webHidden/>
          </w:rPr>
          <w:tab/>
        </w:r>
        <w:r>
          <w:rPr>
            <w:noProof/>
            <w:webHidden/>
          </w:rPr>
          <w:fldChar w:fldCharType="begin"/>
        </w:r>
        <w:r>
          <w:rPr>
            <w:noProof/>
            <w:webHidden/>
          </w:rPr>
          <w:instrText xml:space="preserve"> PAGEREF _Toc237244855 \h </w:instrText>
        </w:r>
        <w:r>
          <w:rPr>
            <w:noProof/>
            <w:webHidden/>
          </w:rPr>
        </w:r>
        <w:r>
          <w:rPr>
            <w:noProof/>
            <w:webHidden/>
          </w:rPr>
          <w:fldChar w:fldCharType="separate"/>
        </w:r>
        <w:r w:rsidR="006221B8">
          <w:rPr>
            <w:noProof/>
            <w:webHidden/>
          </w:rPr>
          <w:t>235</w:t>
        </w:r>
        <w:r>
          <w:rPr>
            <w:noProof/>
            <w:webHidden/>
          </w:rPr>
          <w:fldChar w:fldCharType="end"/>
        </w:r>
      </w:hyperlink>
    </w:p>
    <w:p w14:paraId="683C69F0" w14:textId="2B8CA527"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56" w:history="1">
        <w:r w:rsidRPr="00580DC3">
          <w:rPr>
            <w:rStyle w:val="Hyperlink"/>
            <w:noProof/>
          </w:rPr>
          <w:t>Table 6</w:t>
        </w:r>
        <w:r w:rsidRPr="00580DC3">
          <w:rPr>
            <w:rStyle w:val="Hyperlink"/>
            <w:noProof/>
          </w:rPr>
          <w:noBreakHyphen/>
          <w:t>25 Summary of nozzle sizes</w:t>
        </w:r>
        <w:r>
          <w:rPr>
            <w:noProof/>
            <w:webHidden/>
          </w:rPr>
          <w:tab/>
        </w:r>
        <w:r>
          <w:rPr>
            <w:noProof/>
            <w:webHidden/>
          </w:rPr>
          <w:fldChar w:fldCharType="begin"/>
        </w:r>
        <w:r>
          <w:rPr>
            <w:noProof/>
            <w:webHidden/>
          </w:rPr>
          <w:instrText xml:space="preserve"> PAGEREF _Toc237244856 \h </w:instrText>
        </w:r>
        <w:r>
          <w:rPr>
            <w:noProof/>
            <w:webHidden/>
          </w:rPr>
        </w:r>
        <w:r>
          <w:rPr>
            <w:noProof/>
            <w:webHidden/>
          </w:rPr>
          <w:fldChar w:fldCharType="separate"/>
        </w:r>
        <w:r w:rsidR="006221B8">
          <w:rPr>
            <w:noProof/>
            <w:webHidden/>
          </w:rPr>
          <w:t>239</w:t>
        </w:r>
        <w:r>
          <w:rPr>
            <w:noProof/>
            <w:webHidden/>
          </w:rPr>
          <w:fldChar w:fldCharType="end"/>
        </w:r>
      </w:hyperlink>
    </w:p>
    <w:p w14:paraId="70B90FF3" w14:textId="557783F4"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57" w:history="1">
        <w:r w:rsidRPr="00580DC3">
          <w:rPr>
            <w:rStyle w:val="Hyperlink"/>
            <w:noProof/>
          </w:rPr>
          <w:t>Table 6</w:t>
        </w:r>
        <w:r w:rsidRPr="00580DC3">
          <w:rPr>
            <w:rStyle w:val="Hyperlink"/>
            <w:noProof/>
          </w:rPr>
          <w:noBreakHyphen/>
          <w:t>26 Physical properties for agitation design</w:t>
        </w:r>
        <w:r>
          <w:rPr>
            <w:noProof/>
            <w:webHidden/>
          </w:rPr>
          <w:tab/>
        </w:r>
        <w:r>
          <w:rPr>
            <w:noProof/>
            <w:webHidden/>
          </w:rPr>
          <w:fldChar w:fldCharType="begin"/>
        </w:r>
        <w:r>
          <w:rPr>
            <w:noProof/>
            <w:webHidden/>
          </w:rPr>
          <w:instrText xml:space="preserve"> PAGEREF _Toc237244857 \h </w:instrText>
        </w:r>
        <w:r>
          <w:rPr>
            <w:noProof/>
            <w:webHidden/>
          </w:rPr>
        </w:r>
        <w:r>
          <w:rPr>
            <w:noProof/>
            <w:webHidden/>
          </w:rPr>
          <w:fldChar w:fldCharType="separate"/>
        </w:r>
        <w:r w:rsidR="006221B8">
          <w:rPr>
            <w:noProof/>
            <w:webHidden/>
          </w:rPr>
          <w:t>240</w:t>
        </w:r>
        <w:r>
          <w:rPr>
            <w:noProof/>
            <w:webHidden/>
          </w:rPr>
          <w:fldChar w:fldCharType="end"/>
        </w:r>
      </w:hyperlink>
    </w:p>
    <w:p w14:paraId="06A5CF79" w14:textId="692731A4"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58" w:history="1">
        <w:r w:rsidRPr="00580DC3">
          <w:rPr>
            <w:rStyle w:val="Hyperlink"/>
            <w:noProof/>
          </w:rPr>
          <w:t>Table 6</w:t>
        </w:r>
        <w:r w:rsidRPr="00580DC3">
          <w:rPr>
            <w:rStyle w:val="Hyperlink"/>
            <w:noProof/>
          </w:rPr>
          <w:noBreakHyphen/>
          <w:t>27 Agitator shaft design summary</w:t>
        </w:r>
        <w:r>
          <w:rPr>
            <w:noProof/>
            <w:webHidden/>
          </w:rPr>
          <w:tab/>
        </w:r>
        <w:r>
          <w:rPr>
            <w:noProof/>
            <w:webHidden/>
          </w:rPr>
          <w:fldChar w:fldCharType="begin"/>
        </w:r>
        <w:r>
          <w:rPr>
            <w:noProof/>
            <w:webHidden/>
          </w:rPr>
          <w:instrText xml:space="preserve"> PAGEREF _Toc237244858 \h </w:instrText>
        </w:r>
        <w:r>
          <w:rPr>
            <w:noProof/>
            <w:webHidden/>
          </w:rPr>
        </w:r>
        <w:r>
          <w:rPr>
            <w:noProof/>
            <w:webHidden/>
          </w:rPr>
          <w:fldChar w:fldCharType="separate"/>
        </w:r>
        <w:r w:rsidR="006221B8">
          <w:rPr>
            <w:noProof/>
            <w:webHidden/>
          </w:rPr>
          <w:t>245</w:t>
        </w:r>
        <w:r>
          <w:rPr>
            <w:noProof/>
            <w:webHidden/>
          </w:rPr>
          <w:fldChar w:fldCharType="end"/>
        </w:r>
      </w:hyperlink>
    </w:p>
    <w:p w14:paraId="2215018B" w14:textId="17BE3F8A"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59" w:history="1">
        <w:r w:rsidRPr="00580DC3">
          <w:rPr>
            <w:rStyle w:val="Hyperlink"/>
            <w:noProof/>
          </w:rPr>
          <w:t>Table 6</w:t>
        </w:r>
        <w:r w:rsidRPr="00580DC3">
          <w:rPr>
            <w:rStyle w:val="Hyperlink"/>
            <w:noProof/>
          </w:rPr>
          <w:noBreakHyphen/>
          <w:t>28 Lug support geometry</w:t>
        </w:r>
        <w:r>
          <w:rPr>
            <w:noProof/>
            <w:webHidden/>
          </w:rPr>
          <w:tab/>
        </w:r>
        <w:r>
          <w:rPr>
            <w:noProof/>
            <w:webHidden/>
          </w:rPr>
          <w:fldChar w:fldCharType="begin"/>
        </w:r>
        <w:r>
          <w:rPr>
            <w:noProof/>
            <w:webHidden/>
          </w:rPr>
          <w:instrText xml:space="preserve"> PAGEREF _Toc237244859 \h </w:instrText>
        </w:r>
        <w:r>
          <w:rPr>
            <w:noProof/>
            <w:webHidden/>
          </w:rPr>
        </w:r>
        <w:r>
          <w:rPr>
            <w:noProof/>
            <w:webHidden/>
          </w:rPr>
          <w:fldChar w:fldCharType="separate"/>
        </w:r>
        <w:r w:rsidR="006221B8">
          <w:rPr>
            <w:noProof/>
            <w:webHidden/>
          </w:rPr>
          <w:t>247</w:t>
        </w:r>
        <w:r>
          <w:rPr>
            <w:noProof/>
            <w:webHidden/>
          </w:rPr>
          <w:fldChar w:fldCharType="end"/>
        </w:r>
      </w:hyperlink>
    </w:p>
    <w:p w14:paraId="1AE8E7E6" w14:textId="0807FE42"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60" w:history="1">
        <w:r w:rsidRPr="00580DC3">
          <w:rPr>
            <w:rStyle w:val="Hyperlink"/>
            <w:noProof/>
          </w:rPr>
          <w:t>Table 6</w:t>
        </w:r>
        <w:r w:rsidRPr="00580DC3">
          <w:rPr>
            <w:rStyle w:val="Hyperlink"/>
            <w:noProof/>
          </w:rPr>
          <w:noBreakHyphen/>
          <w:t>29 Chemical Design Input Parameters</w:t>
        </w:r>
        <w:r>
          <w:rPr>
            <w:noProof/>
            <w:webHidden/>
          </w:rPr>
          <w:tab/>
        </w:r>
        <w:r>
          <w:rPr>
            <w:noProof/>
            <w:webHidden/>
          </w:rPr>
          <w:fldChar w:fldCharType="begin"/>
        </w:r>
        <w:r>
          <w:rPr>
            <w:noProof/>
            <w:webHidden/>
          </w:rPr>
          <w:instrText xml:space="preserve"> PAGEREF _Toc237244860 \h </w:instrText>
        </w:r>
        <w:r>
          <w:rPr>
            <w:noProof/>
            <w:webHidden/>
          </w:rPr>
        </w:r>
        <w:r>
          <w:rPr>
            <w:noProof/>
            <w:webHidden/>
          </w:rPr>
          <w:fldChar w:fldCharType="separate"/>
        </w:r>
        <w:r w:rsidR="006221B8">
          <w:rPr>
            <w:noProof/>
            <w:webHidden/>
          </w:rPr>
          <w:t>261</w:t>
        </w:r>
        <w:r>
          <w:rPr>
            <w:noProof/>
            <w:webHidden/>
          </w:rPr>
          <w:fldChar w:fldCharType="end"/>
        </w:r>
      </w:hyperlink>
    </w:p>
    <w:p w14:paraId="74151115" w14:textId="01BD9182"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61" w:history="1">
        <w:r w:rsidRPr="00580DC3">
          <w:rPr>
            <w:rStyle w:val="Hyperlink"/>
            <w:noProof/>
          </w:rPr>
          <w:t>Table 6</w:t>
        </w:r>
        <w:r w:rsidRPr="00580DC3">
          <w:rPr>
            <w:rStyle w:val="Hyperlink"/>
            <w:noProof/>
          </w:rPr>
          <w:noBreakHyphen/>
          <w:t>30 A summary of the chemical engineering calculations.</w:t>
        </w:r>
        <w:r>
          <w:rPr>
            <w:noProof/>
            <w:webHidden/>
          </w:rPr>
          <w:tab/>
        </w:r>
        <w:r>
          <w:rPr>
            <w:noProof/>
            <w:webHidden/>
          </w:rPr>
          <w:fldChar w:fldCharType="begin"/>
        </w:r>
        <w:r>
          <w:rPr>
            <w:noProof/>
            <w:webHidden/>
          </w:rPr>
          <w:instrText xml:space="preserve"> PAGEREF _Toc237244861 \h </w:instrText>
        </w:r>
        <w:r>
          <w:rPr>
            <w:noProof/>
            <w:webHidden/>
          </w:rPr>
        </w:r>
        <w:r>
          <w:rPr>
            <w:noProof/>
            <w:webHidden/>
          </w:rPr>
          <w:fldChar w:fldCharType="separate"/>
        </w:r>
        <w:r w:rsidR="006221B8">
          <w:rPr>
            <w:noProof/>
            <w:webHidden/>
          </w:rPr>
          <w:t>266</w:t>
        </w:r>
        <w:r>
          <w:rPr>
            <w:noProof/>
            <w:webHidden/>
          </w:rPr>
          <w:fldChar w:fldCharType="end"/>
        </w:r>
      </w:hyperlink>
    </w:p>
    <w:p w14:paraId="673D4B1D" w14:textId="3E930E6D"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62" w:history="1">
        <w:r w:rsidRPr="00580DC3">
          <w:rPr>
            <w:rStyle w:val="Hyperlink"/>
            <w:noProof/>
          </w:rPr>
          <w:t>Table 6</w:t>
        </w:r>
        <w:r w:rsidRPr="00580DC3">
          <w:rPr>
            <w:rStyle w:val="Hyperlink"/>
            <w:noProof/>
          </w:rPr>
          <w:noBreakHyphen/>
          <w:t>31 Mechanical Design Input Parameters</w:t>
        </w:r>
        <w:r>
          <w:rPr>
            <w:noProof/>
            <w:webHidden/>
          </w:rPr>
          <w:tab/>
        </w:r>
        <w:r>
          <w:rPr>
            <w:noProof/>
            <w:webHidden/>
          </w:rPr>
          <w:fldChar w:fldCharType="begin"/>
        </w:r>
        <w:r>
          <w:rPr>
            <w:noProof/>
            <w:webHidden/>
          </w:rPr>
          <w:instrText xml:space="preserve"> PAGEREF _Toc237244862 \h </w:instrText>
        </w:r>
        <w:r>
          <w:rPr>
            <w:noProof/>
            <w:webHidden/>
          </w:rPr>
        </w:r>
        <w:r>
          <w:rPr>
            <w:noProof/>
            <w:webHidden/>
          </w:rPr>
          <w:fldChar w:fldCharType="separate"/>
        </w:r>
        <w:r w:rsidR="006221B8">
          <w:rPr>
            <w:noProof/>
            <w:webHidden/>
          </w:rPr>
          <w:t>267</w:t>
        </w:r>
        <w:r>
          <w:rPr>
            <w:noProof/>
            <w:webHidden/>
          </w:rPr>
          <w:fldChar w:fldCharType="end"/>
        </w:r>
      </w:hyperlink>
    </w:p>
    <w:p w14:paraId="3577745F" w14:textId="6E07D0A9"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63" w:history="1">
        <w:r w:rsidRPr="00580DC3">
          <w:rPr>
            <w:rStyle w:val="Hyperlink"/>
            <w:noProof/>
          </w:rPr>
          <w:t>Table 6</w:t>
        </w:r>
        <w:r w:rsidRPr="00580DC3">
          <w:rPr>
            <w:rStyle w:val="Hyperlink"/>
            <w:noProof/>
          </w:rPr>
          <w:noBreakHyphen/>
          <w:t>32 A summary of the mechanical engineering calculations.</w:t>
        </w:r>
        <w:r>
          <w:rPr>
            <w:noProof/>
            <w:webHidden/>
          </w:rPr>
          <w:tab/>
        </w:r>
        <w:r>
          <w:rPr>
            <w:noProof/>
            <w:webHidden/>
          </w:rPr>
          <w:fldChar w:fldCharType="begin"/>
        </w:r>
        <w:r>
          <w:rPr>
            <w:noProof/>
            <w:webHidden/>
          </w:rPr>
          <w:instrText xml:space="preserve"> PAGEREF _Toc237244863 \h </w:instrText>
        </w:r>
        <w:r>
          <w:rPr>
            <w:noProof/>
            <w:webHidden/>
          </w:rPr>
        </w:r>
        <w:r>
          <w:rPr>
            <w:noProof/>
            <w:webHidden/>
          </w:rPr>
          <w:fldChar w:fldCharType="separate"/>
        </w:r>
        <w:r w:rsidR="006221B8">
          <w:rPr>
            <w:noProof/>
            <w:webHidden/>
          </w:rPr>
          <w:t>274</w:t>
        </w:r>
        <w:r>
          <w:rPr>
            <w:noProof/>
            <w:webHidden/>
          </w:rPr>
          <w:fldChar w:fldCharType="end"/>
        </w:r>
      </w:hyperlink>
    </w:p>
    <w:p w14:paraId="42B83C60" w14:textId="7D963E79"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64" w:history="1">
        <w:r w:rsidRPr="00580DC3">
          <w:rPr>
            <w:rStyle w:val="Hyperlink"/>
            <w:noProof/>
          </w:rPr>
          <w:t>Table 6</w:t>
        </w:r>
        <w:r w:rsidRPr="00580DC3">
          <w:rPr>
            <w:rStyle w:val="Hyperlink"/>
            <w:noProof/>
          </w:rPr>
          <w:noBreakHyphen/>
          <w:t>33 Reactor Specification</w:t>
        </w:r>
        <w:r>
          <w:rPr>
            <w:noProof/>
            <w:webHidden/>
          </w:rPr>
          <w:tab/>
        </w:r>
        <w:r>
          <w:rPr>
            <w:noProof/>
            <w:webHidden/>
          </w:rPr>
          <w:fldChar w:fldCharType="begin"/>
        </w:r>
        <w:r>
          <w:rPr>
            <w:noProof/>
            <w:webHidden/>
          </w:rPr>
          <w:instrText xml:space="preserve"> PAGEREF _Toc237244864 \h </w:instrText>
        </w:r>
        <w:r>
          <w:rPr>
            <w:noProof/>
            <w:webHidden/>
          </w:rPr>
        </w:r>
        <w:r>
          <w:rPr>
            <w:noProof/>
            <w:webHidden/>
          </w:rPr>
          <w:fldChar w:fldCharType="separate"/>
        </w:r>
        <w:r w:rsidR="006221B8">
          <w:rPr>
            <w:noProof/>
            <w:webHidden/>
          </w:rPr>
          <w:t>286</w:t>
        </w:r>
        <w:r>
          <w:rPr>
            <w:noProof/>
            <w:webHidden/>
          </w:rPr>
          <w:fldChar w:fldCharType="end"/>
        </w:r>
      </w:hyperlink>
    </w:p>
    <w:p w14:paraId="30F0FCE0" w14:textId="59B2C6AD"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65" w:history="1">
        <w:r w:rsidRPr="00580DC3">
          <w:rPr>
            <w:rStyle w:val="Hyperlink"/>
            <w:noProof/>
          </w:rPr>
          <w:t>Table 6</w:t>
        </w:r>
        <w:r w:rsidRPr="00580DC3">
          <w:rPr>
            <w:rStyle w:val="Hyperlink"/>
            <w:noProof/>
          </w:rPr>
          <w:noBreakHyphen/>
          <w:t>34 Base Specification</w:t>
        </w:r>
        <w:r>
          <w:rPr>
            <w:noProof/>
            <w:webHidden/>
          </w:rPr>
          <w:tab/>
        </w:r>
        <w:r>
          <w:rPr>
            <w:noProof/>
            <w:webHidden/>
          </w:rPr>
          <w:fldChar w:fldCharType="begin"/>
        </w:r>
        <w:r>
          <w:rPr>
            <w:noProof/>
            <w:webHidden/>
          </w:rPr>
          <w:instrText xml:space="preserve"> PAGEREF _Toc237244865 \h </w:instrText>
        </w:r>
        <w:r>
          <w:rPr>
            <w:noProof/>
            <w:webHidden/>
          </w:rPr>
        </w:r>
        <w:r>
          <w:rPr>
            <w:noProof/>
            <w:webHidden/>
          </w:rPr>
          <w:fldChar w:fldCharType="separate"/>
        </w:r>
        <w:r w:rsidR="006221B8">
          <w:rPr>
            <w:noProof/>
            <w:webHidden/>
          </w:rPr>
          <w:t>288</w:t>
        </w:r>
        <w:r>
          <w:rPr>
            <w:noProof/>
            <w:webHidden/>
          </w:rPr>
          <w:fldChar w:fldCharType="end"/>
        </w:r>
      </w:hyperlink>
    </w:p>
    <w:p w14:paraId="2821FA96" w14:textId="604E9187"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66" w:history="1">
        <w:r w:rsidRPr="00580DC3">
          <w:rPr>
            <w:rStyle w:val="Hyperlink"/>
            <w:noProof/>
          </w:rPr>
          <w:t>Table 6</w:t>
        </w:r>
        <w:r w:rsidRPr="00580DC3">
          <w:rPr>
            <w:rStyle w:val="Hyperlink"/>
            <w:noProof/>
          </w:rPr>
          <w:noBreakHyphen/>
          <w:t>35 Summary of key design results</w:t>
        </w:r>
        <w:r>
          <w:rPr>
            <w:noProof/>
            <w:webHidden/>
          </w:rPr>
          <w:tab/>
        </w:r>
        <w:r>
          <w:rPr>
            <w:noProof/>
            <w:webHidden/>
          </w:rPr>
          <w:fldChar w:fldCharType="begin"/>
        </w:r>
        <w:r>
          <w:rPr>
            <w:noProof/>
            <w:webHidden/>
          </w:rPr>
          <w:instrText xml:space="preserve"> PAGEREF _Toc237244866 \h </w:instrText>
        </w:r>
        <w:r>
          <w:rPr>
            <w:noProof/>
            <w:webHidden/>
          </w:rPr>
        </w:r>
        <w:r>
          <w:rPr>
            <w:noProof/>
            <w:webHidden/>
          </w:rPr>
          <w:fldChar w:fldCharType="separate"/>
        </w:r>
        <w:r w:rsidR="006221B8">
          <w:rPr>
            <w:noProof/>
            <w:webHidden/>
          </w:rPr>
          <w:t>298</w:t>
        </w:r>
        <w:r>
          <w:rPr>
            <w:noProof/>
            <w:webHidden/>
          </w:rPr>
          <w:fldChar w:fldCharType="end"/>
        </w:r>
      </w:hyperlink>
    </w:p>
    <w:p w14:paraId="3A9724D5" w14:textId="2D01AB9C"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67" w:history="1">
        <w:r w:rsidRPr="00580DC3">
          <w:rPr>
            <w:rStyle w:val="Hyperlink"/>
            <w:noProof/>
          </w:rPr>
          <w:t>Table 6</w:t>
        </w:r>
        <w:r w:rsidRPr="00580DC3">
          <w:rPr>
            <w:rStyle w:val="Hyperlink"/>
            <w:noProof/>
          </w:rPr>
          <w:noBreakHyphen/>
          <w:t>36 Mechanical engineering calculations</w:t>
        </w:r>
        <w:r>
          <w:rPr>
            <w:noProof/>
            <w:webHidden/>
          </w:rPr>
          <w:tab/>
        </w:r>
        <w:r>
          <w:rPr>
            <w:noProof/>
            <w:webHidden/>
          </w:rPr>
          <w:fldChar w:fldCharType="begin"/>
        </w:r>
        <w:r>
          <w:rPr>
            <w:noProof/>
            <w:webHidden/>
          </w:rPr>
          <w:instrText xml:space="preserve"> PAGEREF _Toc237244867 \h </w:instrText>
        </w:r>
        <w:r>
          <w:rPr>
            <w:noProof/>
            <w:webHidden/>
          </w:rPr>
        </w:r>
        <w:r>
          <w:rPr>
            <w:noProof/>
            <w:webHidden/>
          </w:rPr>
          <w:fldChar w:fldCharType="separate"/>
        </w:r>
        <w:r w:rsidR="006221B8">
          <w:rPr>
            <w:noProof/>
            <w:webHidden/>
          </w:rPr>
          <w:t>299</w:t>
        </w:r>
        <w:r>
          <w:rPr>
            <w:noProof/>
            <w:webHidden/>
          </w:rPr>
          <w:fldChar w:fldCharType="end"/>
        </w:r>
      </w:hyperlink>
    </w:p>
    <w:p w14:paraId="536CDF23" w14:textId="7E9366D6"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68" w:history="1">
        <w:r w:rsidRPr="00580DC3">
          <w:rPr>
            <w:rStyle w:val="Hyperlink"/>
            <w:noProof/>
          </w:rPr>
          <w:t>Table 7</w:t>
        </w:r>
        <w:r w:rsidRPr="00580DC3">
          <w:rPr>
            <w:rStyle w:val="Hyperlink"/>
            <w:noProof/>
          </w:rPr>
          <w:noBreakHyphen/>
          <w:t>1 Transport routes serving the site.</w:t>
        </w:r>
        <w:r>
          <w:rPr>
            <w:noProof/>
            <w:webHidden/>
          </w:rPr>
          <w:tab/>
        </w:r>
        <w:r>
          <w:rPr>
            <w:noProof/>
            <w:webHidden/>
          </w:rPr>
          <w:fldChar w:fldCharType="begin"/>
        </w:r>
        <w:r>
          <w:rPr>
            <w:noProof/>
            <w:webHidden/>
          </w:rPr>
          <w:instrText xml:space="preserve"> PAGEREF _Toc237244868 \h </w:instrText>
        </w:r>
        <w:r>
          <w:rPr>
            <w:noProof/>
            <w:webHidden/>
          </w:rPr>
        </w:r>
        <w:r>
          <w:rPr>
            <w:noProof/>
            <w:webHidden/>
          </w:rPr>
          <w:fldChar w:fldCharType="separate"/>
        </w:r>
        <w:r w:rsidR="006221B8">
          <w:rPr>
            <w:noProof/>
            <w:webHidden/>
          </w:rPr>
          <w:t>307</w:t>
        </w:r>
        <w:r>
          <w:rPr>
            <w:noProof/>
            <w:webHidden/>
          </w:rPr>
          <w:fldChar w:fldCharType="end"/>
        </w:r>
      </w:hyperlink>
    </w:p>
    <w:p w14:paraId="12B920CD" w14:textId="7802C563"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69" w:history="1">
        <w:r w:rsidRPr="00580DC3">
          <w:rPr>
            <w:rStyle w:val="Hyperlink"/>
            <w:noProof/>
          </w:rPr>
          <w:t>Table 8</w:t>
        </w:r>
        <w:r w:rsidRPr="00580DC3">
          <w:rPr>
            <w:rStyle w:val="Hyperlink"/>
            <w:noProof/>
          </w:rPr>
          <w:noBreakHyphen/>
          <w:t>1 Process control objective for the PAC Production Plant</w:t>
        </w:r>
        <w:r>
          <w:rPr>
            <w:noProof/>
            <w:webHidden/>
          </w:rPr>
          <w:tab/>
        </w:r>
        <w:r>
          <w:rPr>
            <w:noProof/>
            <w:webHidden/>
          </w:rPr>
          <w:fldChar w:fldCharType="begin"/>
        </w:r>
        <w:r>
          <w:rPr>
            <w:noProof/>
            <w:webHidden/>
          </w:rPr>
          <w:instrText xml:space="preserve"> PAGEREF _Toc237244869 \h </w:instrText>
        </w:r>
        <w:r>
          <w:rPr>
            <w:noProof/>
            <w:webHidden/>
          </w:rPr>
        </w:r>
        <w:r>
          <w:rPr>
            <w:noProof/>
            <w:webHidden/>
          </w:rPr>
          <w:fldChar w:fldCharType="separate"/>
        </w:r>
        <w:r w:rsidR="006221B8">
          <w:rPr>
            <w:noProof/>
            <w:webHidden/>
          </w:rPr>
          <w:t>315</w:t>
        </w:r>
        <w:r>
          <w:rPr>
            <w:noProof/>
            <w:webHidden/>
          </w:rPr>
          <w:fldChar w:fldCharType="end"/>
        </w:r>
      </w:hyperlink>
    </w:p>
    <w:p w14:paraId="632C1F34" w14:textId="5469C733"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70" w:history="1">
        <w:r w:rsidRPr="00580DC3">
          <w:rPr>
            <w:rStyle w:val="Hyperlink"/>
            <w:noProof/>
          </w:rPr>
          <w:t>Table 8</w:t>
        </w:r>
        <w:r w:rsidRPr="00580DC3">
          <w:rPr>
            <w:rStyle w:val="Hyperlink"/>
            <w:noProof/>
          </w:rPr>
          <w:noBreakHyphen/>
          <w:t>2 Summary of Control Strategy for the Acid Leaching Reactor Train (R-601)</w:t>
        </w:r>
        <w:r>
          <w:rPr>
            <w:noProof/>
            <w:webHidden/>
          </w:rPr>
          <w:tab/>
        </w:r>
        <w:r>
          <w:rPr>
            <w:noProof/>
            <w:webHidden/>
          </w:rPr>
          <w:fldChar w:fldCharType="begin"/>
        </w:r>
        <w:r>
          <w:rPr>
            <w:noProof/>
            <w:webHidden/>
          </w:rPr>
          <w:instrText xml:space="preserve"> PAGEREF _Toc237244870 \h </w:instrText>
        </w:r>
        <w:r>
          <w:rPr>
            <w:noProof/>
            <w:webHidden/>
          </w:rPr>
        </w:r>
        <w:r>
          <w:rPr>
            <w:noProof/>
            <w:webHidden/>
          </w:rPr>
          <w:fldChar w:fldCharType="separate"/>
        </w:r>
        <w:r w:rsidR="006221B8">
          <w:rPr>
            <w:noProof/>
            <w:webHidden/>
          </w:rPr>
          <w:t>319</w:t>
        </w:r>
        <w:r>
          <w:rPr>
            <w:noProof/>
            <w:webHidden/>
          </w:rPr>
          <w:fldChar w:fldCharType="end"/>
        </w:r>
      </w:hyperlink>
    </w:p>
    <w:p w14:paraId="2EB5F9B7" w14:textId="530B1A66"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71" w:history="1">
        <w:r w:rsidRPr="00580DC3">
          <w:rPr>
            <w:rStyle w:val="Hyperlink"/>
            <w:noProof/>
          </w:rPr>
          <w:t>Table 10</w:t>
        </w:r>
        <w:r w:rsidRPr="00580DC3">
          <w:rPr>
            <w:rStyle w:val="Hyperlink"/>
            <w:noProof/>
          </w:rPr>
          <w:noBreakHyphen/>
          <w:t>1 Key plant design and economic parameters</w:t>
        </w:r>
        <w:r>
          <w:rPr>
            <w:noProof/>
            <w:webHidden/>
          </w:rPr>
          <w:tab/>
        </w:r>
        <w:r>
          <w:rPr>
            <w:noProof/>
            <w:webHidden/>
          </w:rPr>
          <w:fldChar w:fldCharType="begin"/>
        </w:r>
        <w:r>
          <w:rPr>
            <w:noProof/>
            <w:webHidden/>
          </w:rPr>
          <w:instrText xml:space="preserve"> PAGEREF _Toc237244871 \h </w:instrText>
        </w:r>
        <w:r>
          <w:rPr>
            <w:noProof/>
            <w:webHidden/>
          </w:rPr>
        </w:r>
        <w:r>
          <w:rPr>
            <w:noProof/>
            <w:webHidden/>
          </w:rPr>
          <w:fldChar w:fldCharType="separate"/>
        </w:r>
        <w:r w:rsidR="006221B8">
          <w:rPr>
            <w:noProof/>
            <w:webHidden/>
          </w:rPr>
          <w:t>340</w:t>
        </w:r>
        <w:r>
          <w:rPr>
            <w:noProof/>
            <w:webHidden/>
          </w:rPr>
          <w:fldChar w:fldCharType="end"/>
        </w:r>
      </w:hyperlink>
    </w:p>
    <w:p w14:paraId="1639A392" w14:textId="6EE99504"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72" w:history="1">
        <w:r w:rsidRPr="00580DC3">
          <w:rPr>
            <w:rStyle w:val="Hyperlink"/>
            <w:noProof/>
          </w:rPr>
          <w:t>Table 10</w:t>
        </w:r>
        <w:r w:rsidRPr="00580DC3">
          <w:rPr>
            <w:rStyle w:val="Hyperlink"/>
            <w:noProof/>
          </w:rPr>
          <w:noBreakHyphen/>
          <w:t>2 Area 100 Equipment Cost Estimate (2026, Ghana Basis)</w:t>
        </w:r>
        <w:r>
          <w:rPr>
            <w:noProof/>
            <w:webHidden/>
          </w:rPr>
          <w:tab/>
        </w:r>
        <w:r>
          <w:rPr>
            <w:noProof/>
            <w:webHidden/>
          </w:rPr>
          <w:fldChar w:fldCharType="begin"/>
        </w:r>
        <w:r>
          <w:rPr>
            <w:noProof/>
            <w:webHidden/>
          </w:rPr>
          <w:instrText xml:space="preserve"> PAGEREF _Toc237244872 \h </w:instrText>
        </w:r>
        <w:r>
          <w:rPr>
            <w:noProof/>
            <w:webHidden/>
          </w:rPr>
        </w:r>
        <w:r>
          <w:rPr>
            <w:noProof/>
            <w:webHidden/>
          </w:rPr>
          <w:fldChar w:fldCharType="separate"/>
        </w:r>
        <w:r w:rsidR="006221B8">
          <w:rPr>
            <w:noProof/>
            <w:webHidden/>
          </w:rPr>
          <w:t>343</w:t>
        </w:r>
        <w:r>
          <w:rPr>
            <w:noProof/>
            <w:webHidden/>
          </w:rPr>
          <w:fldChar w:fldCharType="end"/>
        </w:r>
      </w:hyperlink>
    </w:p>
    <w:p w14:paraId="3C44D375" w14:textId="22654822"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73" w:history="1">
        <w:r w:rsidRPr="00580DC3">
          <w:rPr>
            <w:rStyle w:val="Hyperlink"/>
            <w:noProof/>
          </w:rPr>
          <w:t>Table 10</w:t>
        </w:r>
        <w:r w:rsidRPr="00580DC3">
          <w:rPr>
            <w:rStyle w:val="Hyperlink"/>
            <w:noProof/>
          </w:rPr>
          <w:noBreakHyphen/>
          <w:t>3 Area 200 Equipment Cost Estimate (2026, Ghana Basis)</w:t>
        </w:r>
        <w:r>
          <w:rPr>
            <w:noProof/>
            <w:webHidden/>
          </w:rPr>
          <w:tab/>
        </w:r>
        <w:r>
          <w:rPr>
            <w:noProof/>
            <w:webHidden/>
          </w:rPr>
          <w:fldChar w:fldCharType="begin"/>
        </w:r>
        <w:r>
          <w:rPr>
            <w:noProof/>
            <w:webHidden/>
          </w:rPr>
          <w:instrText xml:space="preserve"> PAGEREF _Toc237244873 \h </w:instrText>
        </w:r>
        <w:r>
          <w:rPr>
            <w:noProof/>
            <w:webHidden/>
          </w:rPr>
        </w:r>
        <w:r>
          <w:rPr>
            <w:noProof/>
            <w:webHidden/>
          </w:rPr>
          <w:fldChar w:fldCharType="separate"/>
        </w:r>
        <w:r w:rsidR="006221B8">
          <w:rPr>
            <w:noProof/>
            <w:webHidden/>
          </w:rPr>
          <w:t>343</w:t>
        </w:r>
        <w:r>
          <w:rPr>
            <w:noProof/>
            <w:webHidden/>
          </w:rPr>
          <w:fldChar w:fldCharType="end"/>
        </w:r>
      </w:hyperlink>
    </w:p>
    <w:p w14:paraId="37710AEB" w14:textId="154A73FE"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74" w:history="1">
        <w:r w:rsidRPr="00580DC3">
          <w:rPr>
            <w:rStyle w:val="Hyperlink"/>
            <w:noProof/>
          </w:rPr>
          <w:t>Table 10</w:t>
        </w:r>
        <w:r w:rsidRPr="00580DC3">
          <w:rPr>
            <w:rStyle w:val="Hyperlink"/>
            <w:noProof/>
          </w:rPr>
          <w:noBreakHyphen/>
          <w:t>4 Area 300 Equipment Cost Estimate (2026, Ghana Basis)</w:t>
        </w:r>
        <w:r>
          <w:rPr>
            <w:noProof/>
            <w:webHidden/>
          </w:rPr>
          <w:tab/>
        </w:r>
        <w:r>
          <w:rPr>
            <w:noProof/>
            <w:webHidden/>
          </w:rPr>
          <w:fldChar w:fldCharType="begin"/>
        </w:r>
        <w:r>
          <w:rPr>
            <w:noProof/>
            <w:webHidden/>
          </w:rPr>
          <w:instrText xml:space="preserve"> PAGEREF _Toc237244874 \h </w:instrText>
        </w:r>
        <w:r>
          <w:rPr>
            <w:noProof/>
            <w:webHidden/>
          </w:rPr>
        </w:r>
        <w:r>
          <w:rPr>
            <w:noProof/>
            <w:webHidden/>
          </w:rPr>
          <w:fldChar w:fldCharType="separate"/>
        </w:r>
        <w:r w:rsidR="006221B8">
          <w:rPr>
            <w:noProof/>
            <w:webHidden/>
          </w:rPr>
          <w:t>344</w:t>
        </w:r>
        <w:r>
          <w:rPr>
            <w:noProof/>
            <w:webHidden/>
          </w:rPr>
          <w:fldChar w:fldCharType="end"/>
        </w:r>
      </w:hyperlink>
    </w:p>
    <w:p w14:paraId="06BCA3EE" w14:textId="00831DF4"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75" w:history="1">
        <w:r w:rsidRPr="00580DC3">
          <w:rPr>
            <w:rStyle w:val="Hyperlink"/>
            <w:noProof/>
          </w:rPr>
          <w:t>Table 10</w:t>
        </w:r>
        <w:r w:rsidRPr="00580DC3">
          <w:rPr>
            <w:rStyle w:val="Hyperlink"/>
            <w:noProof/>
          </w:rPr>
          <w:noBreakHyphen/>
          <w:t>5 Area 400 Equipment Cost Estimate (2026, Ghana Basis)</w:t>
        </w:r>
        <w:r>
          <w:rPr>
            <w:noProof/>
            <w:webHidden/>
          </w:rPr>
          <w:tab/>
        </w:r>
        <w:r>
          <w:rPr>
            <w:noProof/>
            <w:webHidden/>
          </w:rPr>
          <w:fldChar w:fldCharType="begin"/>
        </w:r>
        <w:r>
          <w:rPr>
            <w:noProof/>
            <w:webHidden/>
          </w:rPr>
          <w:instrText xml:space="preserve"> PAGEREF _Toc237244875 \h </w:instrText>
        </w:r>
        <w:r>
          <w:rPr>
            <w:noProof/>
            <w:webHidden/>
          </w:rPr>
        </w:r>
        <w:r>
          <w:rPr>
            <w:noProof/>
            <w:webHidden/>
          </w:rPr>
          <w:fldChar w:fldCharType="separate"/>
        </w:r>
        <w:r w:rsidR="006221B8">
          <w:rPr>
            <w:noProof/>
            <w:webHidden/>
          </w:rPr>
          <w:t>344</w:t>
        </w:r>
        <w:r>
          <w:rPr>
            <w:noProof/>
            <w:webHidden/>
          </w:rPr>
          <w:fldChar w:fldCharType="end"/>
        </w:r>
      </w:hyperlink>
    </w:p>
    <w:p w14:paraId="0DE98AAD" w14:textId="20F6FA42"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76" w:history="1">
        <w:r w:rsidRPr="00580DC3">
          <w:rPr>
            <w:rStyle w:val="Hyperlink"/>
            <w:noProof/>
          </w:rPr>
          <w:t>Table 10</w:t>
        </w:r>
        <w:r w:rsidRPr="00580DC3">
          <w:rPr>
            <w:rStyle w:val="Hyperlink"/>
            <w:noProof/>
          </w:rPr>
          <w:noBreakHyphen/>
          <w:t>6 Area 500 Equipment Cost Estimate (2026, Ghana Basis)</w:t>
        </w:r>
        <w:r>
          <w:rPr>
            <w:noProof/>
            <w:webHidden/>
          </w:rPr>
          <w:tab/>
        </w:r>
        <w:r>
          <w:rPr>
            <w:noProof/>
            <w:webHidden/>
          </w:rPr>
          <w:fldChar w:fldCharType="begin"/>
        </w:r>
        <w:r>
          <w:rPr>
            <w:noProof/>
            <w:webHidden/>
          </w:rPr>
          <w:instrText xml:space="preserve"> PAGEREF _Toc237244876 \h </w:instrText>
        </w:r>
        <w:r>
          <w:rPr>
            <w:noProof/>
            <w:webHidden/>
          </w:rPr>
        </w:r>
        <w:r>
          <w:rPr>
            <w:noProof/>
            <w:webHidden/>
          </w:rPr>
          <w:fldChar w:fldCharType="separate"/>
        </w:r>
        <w:r w:rsidR="006221B8">
          <w:rPr>
            <w:noProof/>
            <w:webHidden/>
          </w:rPr>
          <w:t>345</w:t>
        </w:r>
        <w:r>
          <w:rPr>
            <w:noProof/>
            <w:webHidden/>
          </w:rPr>
          <w:fldChar w:fldCharType="end"/>
        </w:r>
      </w:hyperlink>
    </w:p>
    <w:p w14:paraId="5379BE93" w14:textId="0C0E0F3F"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77" w:history="1">
        <w:r w:rsidRPr="00580DC3">
          <w:rPr>
            <w:rStyle w:val="Hyperlink"/>
            <w:noProof/>
          </w:rPr>
          <w:t>Table 10</w:t>
        </w:r>
        <w:r w:rsidRPr="00580DC3">
          <w:rPr>
            <w:rStyle w:val="Hyperlink"/>
            <w:noProof/>
          </w:rPr>
          <w:noBreakHyphen/>
          <w:t>7 Area 600 Equipment Cost Estimate (2026, Ghana Basis)</w:t>
        </w:r>
        <w:r>
          <w:rPr>
            <w:noProof/>
            <w:webHidden/>
          </w:rPr>
          <w:tab/>
        </w:r>
        <w:r>
          <w:rPr>
            <w:noProof/>
            <w:webHidden/>
          </w:rPr>
          <w:fldChar w:fldCharType="begin"/>
        </w:r>
        <w:r>
          <w:rPr>
            <w:noProof/>
            <w:webHidden/>
          </w:rPr>
          <w:instrText xml:space="preserve"> PAGEREF _Toc237244877 \h </w:instrText>
        </w:r>
        <w:r>
          <w:rPr>
            <w:noProof/>
            <w:webHidden/>
          </w:rPr>
        </w:r>
        <w:r>
          <w:rPr>
            <w:noProof/>
            <w:webHidden/>
          </w:rPr>
          <w:fldChar w:fldCharType="separate"/>
        </w:r>
        <w:r w:rsidR="006221B8">
          <w:rPr>
            <w:noProof/>
            <w:webHidden/>
          </w:rPr>
          <w:t>345</w:t>
        </w:r>
        <w:r>
          <w:rPr>
            <w:noProof/>
            <w:webHidden/>
          </w:rPr>
          <w:fldChar w:fldCharType="end"/>
        </w:r>
      </w:hyperlink>
    </w:p>
    <w:p w14:paraId="0091024B" w14:textId="44D419DF"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78" w:history="1">
        <w:r w:rsidRPr="00580DC3">
          <w:rPr>
            <w:rStyle w:val="Hyperlink"/>
            <w:noProof/>
          </w:rPr>
          <w:t>Table 10</w:t>
        </w:r>
        <w:r w:rsidRPr="00580DC3">
          <w:rPr>
            <w:rStyle w:val="Hyperlink"/>
            <w:noProof/>
          </w:rPr>
          <w:noBreakHyphen/>
          <w:t>8  Area 700 Equipment Cost Estimate (2026, Ghana Basis)</w:t>
        </w:r>
        <w:r>
          <w:rPr>
            <w:noProof/>
            <w:webHidden/>
          </w:rPr>
          <w:tab/>
        </w:r>
        <w:r>
          <w:rPr>
            <w:noProof/>
            <w:webHidden/>
          </w:rPr>
          <w:fldChar w:fldCharType="begin"/>
        </w:r>
        <w:r>
          <w:rPr>
            <w:noProof/>
            <w:webHidden/>
          </w:rPr>
          <w:instrText xml:space="preserve"> PAGEREF _Toc237244878 \h </w:instrText>
        </w:r>
        <w:r>
          <w:rPr>
            <w:noProof/>
            <w:webHidden/>
          </w:rPr>
        </w:r>
        <w:r>
          <w:rPr>
            <w:noProof/>
            <w:webHidden/>
          </w:rPr>
          <w:fldChar w:fldCharType="separate"/>
        </w:r>
        <w:r w:rsidR="006221B8">
          <w:rPr>
            <w:noProof/>
            <w:webHidden/>
          </w:rPr>
          <w:t>346</w:t>
        </w:r>
        <w:r>
          <w:rPr>
            <w:noProof/>
            <w:webHidden/>
          </w:rPr>
          <w:fldChar w:fldCharType="end"/>
        </w:r>
      </w:hyperlink>
    </w:p>
    <w:p w14:paraId="5611B882" w14:textId="20251C79"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79" w:history="1">
        <w:r w:rsidRPr="00580DC3">
          <w:rPr>
            <w:rStyle w:val="Hyperlink"/>
            <w:noProof/>
          </w:rPr>
          <w:t>Table 10</w:t>
        </w:r>
        <w:r w:rsidRPr="00580DC3">
          <w:rPr>
            <w:rStyle w:val="Hyperlink"/>
            <w:noProof/>
          </w:rPr>
          <w:noBreakHyphen/>
          <w:t>9 HEN Equipment Cost Estimate (2026, Ghana Basis)</w:t>
        </w:r>
        <w:r>
          <w:rPr>
            <w:noProof/>
            <w:webHidden/>
          </w:rPr>
          <w:tab/>
        </w:r>
        <w:r>
          <w:rPr>
            <w:noProof/>
            <w:webHidden/>
          </w:rPr>
          <w:fldChar w:fldCharType="begin"/>
        </w:r>
        <w:r>
          <w:rPr>
            <w:noProof/>
            <w:webHidden/>
          </w:rPr>
          <w:instrText xml:space="preserve"> PAGEREF _Toc237244879 \h </w:instrText>
        </w:r>
        <w:r>
          <w:rPr>
            <w:noProof/>
            <w:webHidden/>
          </w:rPr>
        </w:r>
        <w:r>
          <w:rPr>
            <w:noProof/>
            <w:webHidden/>
          </w:rPr>
          <w:fldChar w:fldCharType="separate"/>
        </w:r>
        <w:r w:rsidR="006221B8">
          <w:rPr>
            <w:noProof/>
            <w:webHidden/>
          </w:rPr>
          <w:t>347</w:t>
        </w:r>
        <w:r>
          <w:rPr>
            <w:noProof/>
            <w:webHidden/>
          </w:rPr>
          <w:fldChar w:fldCharType="end"/>
        </w:r>
      </w:hyperlink>
    </w:p>
    <w:p w14:paraId="00E03517" w14:textId="14529C3C"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80" w:history="1">
        <w:r w:rsidRPr="00580DC3">
          <w:rPr>
            <w:rStyle w:val="Hyperlink"/>
            <w:noProof/>
          </w:rPr>
          <w:t>Table 10</w:t>
        </w:r>
        <w:r w:rsidRPr="00580DC3">
          <w:rPr>
            <w:rStyle w:val="Hyperlink"/>
            <w:noProof/>
          </w:rPr>
          <w:noBreakHyphen/>
          <w:t>10 Ancillary Equipment Cost Estimate (2026, Ghana Basis)</w:t>
        </w:r>
        <w:r>
          <w:rPr>
            <w:noProof/>
            <w:webHidden/>
          </w:rPr>
          <w:tab/>
        </w:r>
        <w:r>
          <w:rPr>
            <w:noProof/>
            <w:webHidden/>
          </w:rPr>
          <w:fldChar w:fldCharType="begin"/>
        </w:r>
        <w:r>
          <w:rPr>
            <w:noProof/>
            <w:webHidden/>
          </w:rPr>
          <w:instrText xml:space="preserve"> PAGEREF _Toc237244880 \h </w:instrText>
        </w:r>
        <w:r>
          <w:rPr>
            <w:noProof/>
            <w:webHidden/>
          </w:rPr>
        </w:r>
        <w:r>
          <w:rPr>
            <w:noProof/>
            <w:webHidden/>
          </w:rPr>
          <w:fldChar w:fldCharType="separate"/>
        </w:r>
        <w:r w:rsidR="006221B8">
          <w:rPr>
            <w:noProof/>
            <w:webHidden/>
          </w:rPr>
          <w:t>347</w:t>
        </w:r>
        <w:r>
          <w:rPr>
            <w:noProof/>
            <w:webHidden/>
          </w:rPr>
          <w:fldChar w:fldCharType="end"/>
        </w:r>
      </w:hyperlink>
    </w:p>
    <w:p w14:paraId="3461547A" w14:textId="0132CD80"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81" w:history="1">
        <w:r w:rsidRPr="00580DC3">
          <w:rPr>
            <w:rStyle w:val="Hyperlink"/>
            <w:noProof/>
          </w:rPr>
          <w:t>Table 10</w:t>
        </w:r>
        <w:r w:rsidRPr="00580DC3">
          <w:rPr>
            <w:rStyle w:val="Hyperlink"/>
            <w:noProof/>
          </w:rPr>
          <w:noBreakHyphen/>
          <w:t>11 Total Capital Investment Summary</w:t>
        </w:r>
        <w:r>
          <w:rPr>
            <w:noProof/>
            <w:webHidden/>
          </w:rPr>
          <w:tab/>
        </w:r>
        <w:r>
          <w:rPr>
            <w:noProof/>
            <w:webHidden/>
          </w:rPr>
          <w:fldChar w:fldCharType="begin"/>
        </w:r>
        <w:r>
          <w:rPr>
            <w:noProof/>
            <w:webHidden/>
          </w:rPr>
          <w:instrText xml:space="preserve"> PAGEREF _Toc237244881 \h </w:instrText>
        </w:r>
        <w:r>
          <w:rPr>
            <w:noProof/>
            <w:webHidden/>
          </w:rPr>
        </w:r>
        <w:r>
          <w:rPr>
            <w:noProof/>
            <w:webHidden/>
          </w:rPr>
          <w:fldChar w:fldCharType="separate"/>
        </w:r>
        <w:r w:rsidR="006221B8">
          <w:rPr>
            <w:noProof/>
            <w:webHidden/>
          </w:rPr>
          <w:t>348</w:t>
        </w:r>
        <w:r>
          <w:rPr>
            <w:noProof/>
            <w:webHidden/>
          </w:rPr>
          <w:fldChar w:fldCharType="end"/>
        </w:r>
      </w:hyperlink>
    </w:p>
    <w:p w14:paraId="14F28ABD" w14:textId="17716E99"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82" w:history="1">
        <w:r w:rsidRPr="00580DC3">
          <w:rPr>
            <w:rStyle w:val="Hyperlink"/>
            <w:noProof/>
          </w:rPr>
          <w:t>Table 10</w:t>
        </w:r>
        <w:r w:rsidRPr="00580DC3">
          <w:rPr>
            <w:rStyle w:val="Hyperlink"/>
            <w:noProof/>
          </w:rPr>
          <w:noBreakHyphen/>
          <w:t>12 CAPEX Phasing by Construction Year</w:t>
        </w:r>
        <w:r>
          <w:rPr>
            <w:noProof/>
            <w:webHidden/>
          </w:rPr>
          <w:tab/>
        </w:r>
        <w:r>
          <w:rPr>
            <w:noProof/>
            <w:webHidden/>
          </w:rPr>
          <w:fldChar w:fldCharType="begin"/>
        </w:r>
        <w:r>
          <w:rPr>
            <w:noProof/>
            <w:webHidden/>
          </w:rPr>
          <w:instrText xml:space="preserve"> PAGEREF _Toc237244882 \h </w:instrText>
        </w:r>
        <w:r>
          <w:rPr>
            <w:noProof/>
            <w:webHidden/>
          </w:rPr>
        </w:r>
        <w:r>
          <w:rPr>
            <w:noProof/>
            <w:webHidden/>
          </w:rPr>
          <w:fldChar w:fldCharType="separate"/>
        </w:r>
        <w:r w:rsidR="006221B8">
          <w:rPr>
            <w:noProof/>
            <w:webHidden/>
          </w:rPr>
          <w:t>349</w:t>
        </w:r>
        <w:r>
          <w:rPr>
            <w:noProof/>
            <w:webHidden/>
          </w:rPr>
          <w:fldChar w:fldCharType="end"/>
        </w:r>
      </w:hyperlink>
    </w:p>
    <w:p w14:paraId="37C13F67" w14:textId="7B806148"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83" w:history="1">
        <w:r w:rsidRPr="00580DC3">
          <w:rPr>
            <w:rStyle w:val="Hyperlink"/>
            <w:noProof/>
          </w:rPr>
          <w:t>Table 10</w:t>
        </w:r>
        <w:r w:rsidRPr="00580DC3">
          <w:rPr>
            <w:rStyle w:val="Hyperlink"/>
            <w:noProof/>
          </w:rPr>
          <w:noBreakHyphen/>
          <w:t>13 Annual Raw Material Costs (100% Capacity Utilisation)</w:t>
        </w:r>
        <w:r>
          <w:rPr>
            <w:noProof/>
            <w:webHidden/>
          </w:rPr>
          <w:tab/>
        </w:r>
        <w:r>
          <w:rPr>
            <w:noProof/>
            <w:webHidden/>
          </w:rPr>
          <w:fldChar w:fldCharType="begin"/>
        </w:r>
        <w:r>
          <w:rPr>
            <w:noProof/>
            <w:webHidden/>
          </w:rPr>
          <w:instrText xml:space="preserve"> PAGEREF _Toc237244883 \h </w:instrText>
        </w:r>
        <w:r>
          <w:rPr>
            <w:noProof/>
            <w:webHidden/>
          </w:rPr>
        </w:r>
        <w:r>
          <w:rPr>
            <w:noProof/>
            <w:webHidden/>
          </w:rPr>
          <w:fldChar w:fldCharType="separate"/>
        </w:r>
        <w:r w:rsidR="006221B8">
          <w:rPr>
            <w:noProof/>
            <w:webHidden/>
          </w:rPr>
          <w:t>350</w:t>
        </w:r>
        <w:r>
          <w:rPr>
            <w:noProof/>
            <w:webHidden/>
          </w:rPr>
          <w:fldChar w:fldCharType="end"/>
        </w:r>
      </w:hyperlink>
    </w:p>
    <w:p w14:paraId="0BAA203C" w14:textId="1A4958FB"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84" w:history="1">
        <w:r w:rsidRPr="00580DC3">
          <w:rPr>
            <w:rStyle w:val="Hyperlink"/>
            <w:noProof/>
          </w:rPr>
          <w:t>Table 10</w:t>
        </w:r>
        <w:r w:rsidRPr="00580DC3">
          <w:rPr>
            <w:rStyle w:val="Hyperlink"/>
            <w:noProof/>
          </w:rPr>
          <w:noBreakHyphen/>
          <w:t>14 Annual Utility Costs (PURC 2026 Tariff Basis, 100% Utilisation)</w:t>
        </w:r>
        <w:r>
          <w:rPr>
            <w:noProof/>
            <w:webHidden/>
          </w:rPr>
          <w:tab/>
        </w:r>
        <w:r>
          <w:rPr>
            <w:noProof/>
            <w:webHidden/>
          </w:rPr>
          <w:fldChar w:fldCharType="begin"/>
        </w:r>
        <w:r>
          <w:rPr>
            <w:noProof/>
            <w:webHidden/>
          </w:rPr>
          <w:instrText xml:space="preserve"> PAGEREF _Toc237244884 \h </w:instrText>
        </w:r>
        <w:r>
          <w:rPr>
            <w:noProof/>
            <w:webHidden/>
          </w:rPr>
        </w:r>
        <w:r>
          <w:rPr>
            <w:noProof/>
            <w:webHidden/>
          </w:rPr>
          <w:fldChar w:fldCharType="separate"/>
        </w:r>
        <w:r w:rsidR="006221B8">
          <w:rPr>
            <w:noProof/>
            <w:webHidden/>
          </w:rPr>
          <w:t>352</w:t>
        </w:r>
        <w:r>
          <w:rPr>
            <w:noProof/>
            <w:webHidden/>
          </w:rPr>
          <w:fldChar w:fldCharType="end"/>
        </w:r>
      </w:hyperlink>
    </w:p>
    <w:p w14:paraId="18A35672" w14:textId="67149EF8"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85" w:history="1">
        <w:r w:rsidRPr="00580DC3">
          <w:rPr>
            <w:rStyle w:val="Hyperlink"/>
            <w:noProof/>
          </w:rPr>
          <w:t>Table 10</w:t>
        </w:r>
        <w:r w:rsidRPr="00580DC3">
          <w:rPr>
            <w:rStyle w:val="Hyperlink"/>
            <w:noProof/>
          </w:rPr>
          <w:noBreakHyphen/>
          <w:t>15 Shift Labour Staffing and Annual Cost</w:t>
        </w:r>
        <w:r>
          <w:rPr>
            <w:noProof/>
            <w:webHidden/>
          </w:rPr>
          <w:tab/>
        </w:r>
        <w:r>
          <w:rPr>
            <w:noProof/>
            <w:webHidden/>
          </w:rPr>
          <w:fldChar w:fldCharType="begin"/>
        </w:r>
        <w:r>
          <w:rPr>
            <w:noProof/>
            <w:webHidden/>
          </w:rPr>
          <w:instrText xml:space="preserve"> PAGEREF _Toc237244885 \h </w:instrText>
        </w:r>
        <w:r>
          <w:rPr>
            <w:noProof/>
            <w:webHidden/>
          </w:rPr>
        </w:r>
        <w:r>
          <w:rPr>
            <w:noProof/>
            <w:webHidden/>
          </w:rPr>
          <w:fldChar w:fldCharType="separate"/>
        </w:r>
        <w:r w:rsidR="006221B8">
          <w:rPr>
            <w:noProof/>
            <w:webHidden/>
          </w:rPr>
          <w:t>352</w:t>
        </w:r>
        <w:r>
          <w:rPr>
            <w:noProof/>
            <w:webHidden/>
          </w:rPr>
          <w:fldChar w:fldCharType="end"/>
        </w:r>
      </w:hyperlink>
    </w:p>
    <w:p w14:paraId="4D38132D" w14:textId="743ED500"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86" w:history="1">
        <w:r w:rsidRPr="00580DC3">
          <w:rPr>
            <w:rStyle w:val="Hyperlink"/>
            <w:noProof/>
          </w:rPr>
          <w:t>Table 10</w:t>
        </w:r>
        <w:r w:rsidRPr="00580DC3">
          <w:rPr>
            <w:rStyle w:val="Hyperlink"/>
            <w:noProof/>
          </w:rPr>
          <w:noBreakHyphen/>
          <w:t>16 Day &amp; Administrative Labour Staffing and Annual Cost</w:t>
        </w:r>
        <w:r>
          <w:rPr>
            <w:noProof/>
            <w:webHidden/>
          </w:rPr>
          <w:tab/>
        </w:r>
        <w:r>
          <w:rPr>
            <w:noProof/>
            <w:webHidden/>
          </w:rPr>
          <w:fldChar w:fldCharType="begin"/>
        </w:r>
        <w:r>
          <w:rPr>
            <w:noProof/>
            <w:webHidden/>
          </w:rPr>
          <w:instrText xml:space="preserve"> PAGEREF _Toc237244886 \h </w:instrText>
        </w:r>
        <w:r>
          <w:rPr>
            <w:noProof/>
            <w:webHidden/>
          </w:rPr>
        </w:r>
        <w:r>
          <w:rPr>
            <w:noProof/>
            <w:webHidden/>
          </w:rPr>
          <w:fldChar w:fldCharType="separate"/>
        </w:r>
        <w:r w:rsidR="006221B8">
          <w:rPr>
            <w:noProof/>
            <w:webHidden/>
          </w:rPr>
          <w:t>353</w:t>
        </w:r>
        <w:r>
          <w:rPr>
            <w:noProof/>
            <w:webHidden/>
          </w:rPr>
          <w:fldChar w:fldCharType="end"/>
        </w:r>
      </w:hyperlink>
    </w:p>
    <w:p w14:paraId="7B44954A" w14:textId="6E3ED243"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87" w:history="1">
        <w:r w:rsidRPr="00580DC3">
          <w:rPr>
            <w:rStyle w:val="Hyperlink"/>
            <w:noProof/>
          </w:rPr>
          <w:t>Table 10</w:t>
        </w:r>
        <w:r w:rsidRPr="00580DC3">
          <w:rPr>
            <w:rStyle w:val="Hyperlink"/>
            <w:noProof/>
          </w:rPr>
          <w:noBreakHyphen/>
          <w:t>17 Total Annual OPEX Summary (100% Utilisation, Year 1 Real Prices)</w:t>
        </w:r>
        <w:r>
          <w:rPr>
            <w:noProof/>
            <w:webHidden/>
          </w:rPr>
          <w:tab/>
        </w:r>
        <w:r>
          <w:rPr>
            <w:noProof/>
            <w:webHidden/>
          </w:rPr>
          <w:fldChar w:fldCharType="begin"/>
        </w:r>
        <w:r>
          <w:rPr>
            <w:noProof/>
            <w:webHidden/>
          </w:rPr>
          <w:instrText xml:space="preserve"> PAGEREF _Toc237244887 \h </w:instrText>
        </w:r>
        <w:r>
          <w:rPr>
            <w:noProof/>
            <w:webHidden/>
          </w:rPr>
        </w:r>
        <w:r>
          <w:rPr>
            <w:noProof/>
            <w:webHidden/>
          </w:rPr>
          <w:fldChar w:fldCharType="separate"/>
        </w:r>
        <w:r w:rsidR="006221B8">
          <w:rPr>
            <w:noProof/>
            <w:webHidden/>
          </w:rPr>
          <w:t>356</w:t>
        </w:r>
        <w:r>
          <w:rPr>
            <w:noProof/>
            <w:webHidden/>
          </w:rPr>
          <w:fldChar w:fldCharType="end"/>
        </w:r>
      </w:hyperlink>
    </w:p>
    <w:p w14:paraId="11201FF6" w14:textId="7981EB09"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88" w:history="1">
        <w:r w:rsidRPr="00580DC3">
          <w:rPr>
            <w:rStyle w:val="Hyperlink"/>
            <w:noProof/>
          </w:rPr>
          <w:t>Table 10</w:t>
        </w:r>
        <w:r w:rsidRPr="00580DC3">
          <w:rPr>
            <w:rStyle w:val="Hyperlink"/>
            <w:noProof/>
          </w:rPr>
          <w:noBreakHyphen/>
          <w:t>18 PAC Product Pricing Structure</w:t>
        </w:r>
        <w:r>
          <w:rPr>
            <w:noProof/>
            <w:webHidden/>
          </w:rPr>
          <w:tab/>
        </w:r>
        <w:r>
          <w:rPr>
            <w:noProof/>
            <w:webHidden/>
          </w:rPr>
          <w:fldChar w:fldCharType="begin"/>
        </w:r>
        <w:r>
          <w:rPr>
            <w:noProof/>
            <w:webHidden/>
          </w:rPr>
          <w:instrText xml:space="preserve"> PAGEREF _Toc237244888 \h </w:instrText>
        </w:r>
        <w:r>
          <w:rPr>
            <w:noProof/>
            <w:webHidden/>
          </w:rPr>
        </w:r>
        <w:r>
          <w:rPr>
            <w:noProof/>
            <w:webHidden/>
          </w:rPr>
          <w:fldChar w:fldCharType="separate"/>
        </w:r>
        <w:r w:rsidR="006221B8">
          <w:rPr>
            <w:noProof/>
            <w:webHidden/>
          </w:rPr>
          <w:t>357</w:t>
        </w:r>
        <w:r>
          <w:rPr>
            <w:noProof/>
            <w:webHidden/>
          </w:rPr>
          <w:fldChar w:fldCharType="end"/>
        </w:r>
      </w:hyperlink>
    </w:p>
    <w:p w14:paraId="1876DF62" w14:textId="3459EABE"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89" w:history="1">
        <w:r w:rsidRPr="00580DC3">
          <w:rPr>
            <w:rStyle w:val="Hyperlink"/>
            <w:noProof/>
          </w:rPr>
          <w:t>Table 10</w:t>
        </w:r>
        <w:r w:rsidRPr="00580DC3">
          <w:rPr>
            <w:rStyle w:val="Hyperlink"/>
            <w:noProof/>
          </w:rPr>
          <w:noBreakHyphen/>
          <w:t>19 Annual Revenue Projection (Years 1–20)</w:t>
        </w:r>
        <w:r>
          <w:rPr>
            <w:noProof/>
            <w:webHidden/>
          </w:rPr>
          <w:tab/>
        </w:r>
        <w:r>
          <w:rPr>
            <w:noProof/>
            <w:webHidden/>
          </w:rPr>
          <w:fldChar w:fldCharType="begin"/>
        </w:r>
        <w:r>
          <w:rPr>
            <w:noProof/>
            <w:webHidden/>
          </w:rPr>
          <w:instrText xml:space="preserve"> PAGEREF _Toc237244889 \h </w:instrText>
        </w:r>
        <w:r>
          <w:rPr>
            <w:noProof/>
            <w:webHidden/>
          </w:rPr>
        </w:r>
        <w:r>
          <w:rPr>
            <w:noProof/>
            <w:webHidden/>
          </w:rPr>
          <w:fldChar w:fldCharType="separate"/>
        </w:r>
        <w:r w:rsidR="006221B8">
          <w:rPr>
            <w:noProof/>
            <w:webHidden/>
          </w:rPr>
          <w:t>359</w:t>
        </w:r>
        <w:r>
          <w:rPr>
            <w:noProof/>
            <w:webHidden/>
          </w:rPr>
          <w:fldChar w:fldCharType="end"/>
        </w:r>
      </w:hyperlink>
    </w:p>
    <w:p w14:paraId="2364833A" w14:textId="2D6F9731"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90" w:history="1">
        <w:r w:rsidRPr="00580DC3">
          <w:rPr>
            <w:rStyle w:val="Hyperlink"/>
            <w:noProof/>
          </w:rPr>
          <w:t>Table 10</w:t>
        </w:r>
        <w:r w:rsidRPr="00580DC3">
          <w:rPr>
            <w:rStyle w:val="Hyperlink"/>
            <w:noProof/>
          </w:rPr>
          <w:noBreakHyphen/>
          <w:t>20 WACC Calculation Parameters</w:t>
        </w:r>
        <w:r>
          <w:rPr>
            <w:noProof/>
            <w:webHidden/>
          </w:rPr>
          <w:tab/>
        </w:r>
        <w:r>
          <w:rPr>
            <w:noProof/>
            <w:webHidden/>
          </w:rPr>
          <w:fldChar w:fldCharType="begin"/>
        </w:r>
        <w:r>
          <w:rPr>
            <w:noProof/>
            <w:webHidden/>
          </w:rPr>
          <w:instrText xml:space="preserve"> PAGEREF _Toc237244890 \h </w:instrText>
        </w:r>
        <w:r>
          <w:rPr>
            <w:noProof/>
            <w:webHidden/>
          </w:rPr>
        </w:r>
        <w:r>
          <w:rPr>
            <w:noProof/>
            <w:webHidden/>
          </w:rPr>
          <w:fldChar w:fldCharType="separate"/>
        </w:r>
        <w:r w:rsidR="006221B8">
          <w:rPr>
            <w:noProof/>
            <w:webHidden/>
          </w:rPr>
          <w:t>361</w:t>
        </w:r>
        <w:r>
          <w:rPr>
            <w:noProof/>
            <w:webHidden/>
          </w:rPr>
          <w:fldChar w:fldCharType="end"/>
        </w:r>
      </w:hyperlink>
    </w:p>
    <w:p w14:paraId="620B0CA1" w14:textId="26FC96B8"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91" w:history="1">
        <w:r w:rsidRPr="00580DC3">
          <w:rPr>
            <w:rStyle w:val="Hyperlink"/>
            <w:noProof/>
          </w:rPr>
          <w:t>Table 10</w:t>
        </w:r>
        <w:r w:rsidRPr="00580DC3">
          <w:rPr>
            <w:rStyle w:val="Hyperlink"/>
            <w:noProof/>
          </w:rPr>
          <w:noBreakHyphen/>
          <w:t>21 Summary of Key Economic Performance Indicators</w:t>
        </w:r>
        <w:r>
          <w:rPr>
            <w:noProof/>
            <w:webHidden/>
          </w:rPr>
          <w:tab/>
        </w:r>
        <w:r>
          <w:rPr>
            <w:noProof/>
            <w:webHidden/>
          </w:rPr>
          <w:fldChar w:fldCharType="begin"/>
        </w:r>
        <w:r>
          <w:rPr>
            <w:noProof/>
            <w:webHidden/>
          </w:rPr>
          <w:instrText xml:space="preserve"> PAGEREF _Toc237244891 \h </w:instrText>
        </w:r>
        <w:r>
          <w:rPr>
            <w:noProof/>
            <w:webHidden/>
          </w:rPr>
        </w:r>
        <w:r>
          <w:rPr>
            <w:noProof/>
            <w:webHidden/>
          </w:rPr>
          <w:fldChar w:fldCharType="separate"/>
        </w:r>
        <w:r w:rsidR="006221B8">
          <w:rPr>
            <w:noProof/>
            <w:webHidden/>
          </w:rPr>
          <w:t>364</w:t>
        </w:r>
        <w:r>
          <w:rPr>
            <w:noProof/>
            <w:webHidden/>
          </w:rPr>
          <w:fldChar w:fldCharType="end"/>
        </w:r>
      </w:hyperlink>
    </w:p>
    <w:p w14:paraId="5CF05E0B" w14:textId="78E59924"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92" w:history="1">
        <w:r w:rsidRPr="00580DC3">
          <w:rPr>
            <w:rStyle w:val="Hyperlink"/>
            <w:noProof/>
          </w:rPr>
          <w:t>Table 14</w:t>
        </w:r>
        <w:r w:rsidRPr="00580DC3">
          <w:rPr>
            <w:rStyle w:val="Hyperlink"/>
            <w:noProof/>
          </w:rPr>
          <w:noBreakHyphen/>
          <w:t>1 Material Specifications &amp; Piping Classes</w:t>
        </w:r>
        <w:r>
          <w:rPr>
            <w:noProof/>
            <w:webHidden/>
          </w:rPr>
          <w:tab/>
        </w:r>
        <w:r>
          <w:rPr>
            <w:noProof/>
            <w:webHidden/>
          </w:rPr>
          <w:fldChar w:fldCharType="begin"/>
        </w:r>
        <w:r>
          <w:rPr>
            <w:noProof/>
            <w:webHidden/>
          </w:rPr>
          <w:instrText xml:space="preserve"> PAGEREF _Toc237244892 \h </w:instrText>
        </w:r>
        <w:r>
          <w:rPr>
            <w:noProof/>
            <w:webHidden/>
          </w:rPr>
        </w:r>
        <w:r>
          <w:rPr>
            <w:noProof/>
            <w:webHidden/>
          </w:rPr>
          <w:fldChar w:fldCharType="separate"/>
        </w:r>
        <w:r w:rsidR="006221B8">
          <w:rPr>
            <w:noProof/>
            <w:webHidden/>
          </w:rPr>
          <w:t>423</w:t>
        </w:r>
        <w:r>
          <w:rPr>
            <w:noProof/>
            <w:webHidden/>
          </w:rPr>
          <w:fldChar w:fldCharType="end"/>
        </w:r>
      </w:hyperlink>
    </w:p>
    <w:p w14:paraId="0C54B8DF" w14:textId="4040B670"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93" w:history="1">
        <w:r w:rsidRPr="00580DC3">
          <w:rPr>
            <w:rStyle w:val="Hyperlink"/>
            <w:noProof/>
          </w:rPr>
          <w:t>Table 14</w:t>
        </w:r>
        <w:r w:rsidRPr="00580DC3">
          <w:rPr>
            <w:rStyle w:val="Hyperlink"/>
            <w:noProof/>
          </w:rPr>
          <w:noBreakHyphen/>
          <w:t>2 Fluid &amp; Process Service Codes</w:t>
        </w:r>
        <w:r>
          <w:rPr>
            <w:noProof/>
            <w:webHidden/>
          </w:rPr>
          <w:tab/>
        </w:r>
        <w:r>
          <w:rPr>
            <w:noProof/>
            <w:webHidden/>
          </w:rPr>
          <w:fldChar w:fldCharType="begin"/>
        </w:r>
        <w:r>
          <w:rPr>
            <w:noProof/>
            <w:webHidden/>
          </w:rPr>
          <w:instrText xml:space="preserve"> PAGEREF _Toc237244893 \h </w:instrText>
        </w:r>
        <w:r>
          <w:rPr>
            <w:noProof/>
            <w:webHidden/>
          </w:rPr>
        </w:r>
        <w:r>
          <w:rPr>
            <w:noProof/>
            <w:webHidden/>
          </w:rPr>
          <w:fldChar w:fldCharType="separate"/>
        </w:r>
        <w:r w:rsidR="006221B8">
          <w:rPr>
            <w:noProof/>
            <w:webHidden/>
          </w:rPr>
          <w:t>424</w:t>
        </w:r>
        <w:r>
          <w:rPr>
            <w:noProof/>
            <w:webHidden/>
          </w:rPr>
          <w:fldChar w:fldCharType="end"/>
        </w:r>
      </w:hyperlink>
    </w:p>
    <w:p w14:paraId="2944F391" w14:textId="5F9C1B83"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94" w:history="1">
        <w:r w:rsidRPr="00580DC3">
          <w:rPr>
            <w:rStyle w:val="Hyperlink"/>
            <w:noProof/>
          </w:rPr>
          <w:t>Table 14</w:t>
        </w:r>
        <w:r w:rsidRPr="00580DC3">
          <w:rPr>
            <w:rStyle w:val="Hyperlink"/>
            <w:noProof/>
          </w:rPr>
          <w:noBreakHyphen/>
          <w:t>3 Equipment Class Prefixes</w:t>
        </w:r>
        <w:r>
          <w:rPr>
            <w:noProof/>
            <w:webHidden/>
          </w:rPr>
          <w:tab/>
        </w:r>
        <w:r>
          <w:rPr>
            <w:noProof/>
            <w:webHidden/>
          </w:rPr>
          <w:fldChar w:fldCharType="begin"/>
        </w:r>
        <w:r>
          <w:rPr>
            <w:noProof/>
            <w:webHidden/>
          </w:rPr>
          <w:instrText xml:space="preserve"> PAGEREF _Toc237244894 \h </w:instrText>
        </w:r>
        <w:r>
          <w:rPr>
            <w:noProof/>
            <w:webHidden/>
          </w:rPr>
        </w:r>
        <w:r>
          <w:rPr>
            <w:noProof/>
            <w:webHidden/>
          </w:rPr>
          <w:fldChar w:fldCharType="separate"/>
        </w:r>
        <w:r w:rsidR="006221B8">
          <w:rPr>
            <w:noProof/>
            <w:webHidden/>
          </w:rPr>
          <w:t>426</w:t>
        </w:r>
        <w:r>
          <w:rPr>
            <w:noProof/>
            <w:webHidden/>
          </w:rPr>
          <w:fldChar w:fldCharType="end"/>
        </w:r>
      </w:hyperlink>
    </w:p>
    <w:p w14:paraId="5540D020" w14:textId="42B42134" w:rsidR="00670507" w:rsidRDefault="00670507">
      <w:pPr>
        <w:pStyle w:val="TableofFigures"/>
        <w:tabs>
          <w:tab w:val="right" w:leader="dot" w:pos="9016"/>
        </w:tabs>
        <w:rPr>
          <w:rFonts w:asciiTheme="minorHAnsi" w:eastAsiaTheme="minorEastAsia" w:hAnsiTheme="minorHAnsi" w:cstheme="minorBidi"/>
          <w:noProof/>
          <w:color w:val="auto"/>
          <w:lang w:eastAsia="en-GB"/>
        </w:rPr>
      </w:pPr>
      <w:hyperlink w:anchor="_Toc237244895" w:history="1">
        <w:r w:rsidRPr="00580DC3">
          <w:rPr>
            <w:rStyle w:val="Hyperlink"/>
            <w:noProof/>
          </w:rPr>
          <w:t>Table 14</w:t>
        </w:r>
        <w:r w:rsidRPr="00580DC3">
          <w:rPr>
            <w:rStyle w:val="Hyperlink"/>
            <w:noProof/>
          </w:rPr>
          <w:noBreakHyphen/>
          <w:t>4 Instrumentation &amp; Control Valves (ISA-5.1)</w:t>
        </w:r>
        <w:r>
          <w:rPr>
            <w:noProof/>
            <w:webHidden/>
          </w:rPr>
          <w:tab/>
        </w:r>
        <w:r>
          <w:rPr>
            <w:noProof/>
            <w:webHidden/>
          </w:rPr>
          <w:fldChar w:fldCharType="begin"/>
        </w:r>
        <w:r>
          <w:rPr>
            <w:noProof/>
            <w:webHidden/>
          </w:rPr>
          <w:instrText xml:space="preserve"> PAGEREF _Toc237244895 \h </w:instrText>
        </w:r>
        <w:r>
          <w:rPr>
            <w:noProof/>
            <w:webHidden/>
          </w:rPr>
        </w:r>
        <w:r>
          <w:rPr>
            <w:noProof/>
            <w:webHidden/>
          </w:rPr>
          <w:fldChar w:fldCharType="separate"/>
        </w:r>
        <w:r w:rsidR="006221B8">
          <w:rPr>
            <w:noProof/>
            <w:webHidden/>
          </w:rPr>
          <w:t>428</w:t>
        </w:r>
        <w:r>
          <w:rPr>
            <w:noProof/>
            <w:webHidden/>
          </w:rPr>
          <w:fldChar w:fldCharType="end"/>
        </w:r>
      </w:hyperlink>
    </w:p>
    <w:p w14:paraId="1011A2CB" w14:textId="327D3C49" w:rsidR="008B6C44" w:rsidRPr="00C26C40" w:rsidRDefault="008B6C44" w:rsidP="00E36CDF">
      <w:pPr>
        <w:rPr>
          <w:b/>
          <w:bCs/>
        </w:rPr>
      </w:pPr>
      <w:r w:rsidRPr="00C26C40">
        <w:rPr>
          <w:b/>
          <w:bCs/>
        </w:rPr>
        <w:fldChar w:fldCharType="end"/>
      </w:r>
    </w:p>
    <w:p w14:paraId="65D03B10" w14:textId="77777777" w:rsidR="00AE03BF" w:rsidRPr="00C26C40" w:rsidRDefault="00AE03BF" w:rsidP="00E36CDF">
      <w:pPr>
        <w:sectPr w:rsidR="00AE03BF" w:rsidRPr="00C26C40" w:rsidSect="00E56FB6">
          <w:footerReference w:type="default" r:id="rId8"/>
          <w:pgSz w:w="11906" w:h="16838"/>
          <w:pgMar w:top="1440" w:right="1440" w:bottom="1440" w:left="1440" w:header="708" w:footer="708" w:gutter="0"/>
          <w:pgNumType w:start="1"/>
          <w:cols w:space="708"/>
          <w:docGrid w:linePitch="360"/>
        </w:sectPr>
      </w:pPr>
    </w:p>
    <w:p w14:paraId="4219A21E" w14:textId="5620103B" w:rsidR="008B6C44" w:rsidRPr="00C26C40" w:rsidRDefault="008B6C44" w:rsidP="0097619E">
      <w:pPr>
        <w:pStyle w:val="Title"/>
      </w:pPr>
      <w:r w:rsidRPr="00C26C40">
        <w:lastRenderedPageBreak/>
        <w:t>ABSTRACT</w:t>
      </w:r>
    </w:p>
    <w:p w14:paraId="601AA033" w14:textId="701F369E" w:rsidR="001C200A" w:rsidRDefault="001C200A" w:rsidP="001C200A">
      <w:r>
        <w:t xml:space="preserve">The severe contamination of Ghana's water bodies, driven predominantly by illegal small-scale mining ("Galamsey"), has escalated raw water turbidity in major river basins to levels exceeding 14,000 NTU. These unprecedented levels far exceed the treatment capabilities of conventional coagulants such as aluminium sulphate (alum). To address this critical water security crisis and eliminate Ghana's estimated annual USD 3.1 million expenditure on imported coagulants, this project presents a comprehensive whole-plant design for the domestic production of liquid Poly-Aluminium Chloride (PAC) utilizing indigenous Ghanaian bauxite.The proposed facility leverages locally sourced, high-quality gibbsitic bauxite from the Awaso deposit. The process begins with beneficiation, where haematite is converted to magnetite and subsequently removed via magnetic separation. The upgraded ore undergoes direct acid leaching with hydrochloric acid at 110°C under atmospheric pressure. Following digestion and rigorous solid-liquid separation to eliminate iron oxide and silica-rich residues, controlled basicity adjustment is achieved through the addition of calcium aluminate. This step, conducted at 75°C, targets a basicity of 65–75% (OH/Al ratio of 2.0–2.4) to promote the formation of the highly active </w:t>
      </w:r>
      <m:oMath>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13</m:t>
            </m:r>
          </m:sub>
        </m:sSub>
      </m:oMath>
      <w:r>
        <w:t xml:space="preserve"> Keggin polycation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13</m:t>
                    </m:r>
                  </m:sub>
                </m:sSub>
                <m:sSub>
                  <m:sSubPr>
                    <m:ctrlPr>
                      <w:rPr>
                        <w:rFonts w:ascii="Cambria Math" w:hAnsi="Cambria Math"/>
                        <w:i/>
                      </w:rPr>
                    </m:ctrlPr>
                  </m:sSubPr>
                  <m:e>
                    <m:r>
                      <w:rPr>
                        <w:rFonts w:ascii="Cambria Math" w:hAnsi="Cambria Math"/>
                      </w:rPr>
                      <m:t>O</m:t>
                    </m:r>
                  </m:e>
                  <m:sub>
                    <m:r>
                      <w:rPr>
                        <w:rFonts w:ascii="Cambria Math" w:hAnsi="Cambria Math"/>
                      </w:rPr>
                      <m:t>4</m:t>
                    </m:r>
                  </m:sub>
                </m:sSub>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24</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e>
                    </m:d>
                  </m:e>
                  <m:sub>
                    <m:r>
                      <w:rPr>
                        <w:rFonts w:ascii="Cambria Math" w:hAnsi="Cambria Math"/>
                      </w:rPr>
                      <m:t>12</m:t>
                    </m:r>
                  </m:sub>
                </m:sSub>
              </m:e>
            </m:d>
          </m:e>
          <m:sup>
            <m:r>
              <w:rPr>
                <w:rFonts w:ascii="Cambria Math" w:hAnsi="Cambria Math"/>
              </w:rPr>
              <m:t>7+</m:t>
            </m:r>
          </m:sup>
        </m:sSup>
      </m:oMath>
      <w:r>
        <w:t>. The product is then aged to ensure full polymerization and PAC stabilization. Quality control protocols ensure the final liquid PAC satisfies the stringent indices of the Chinese National Standard GB 15892-2009 (≥29.0 wt.% Al₂O₃, basicity 40–90%, pH 3.5–5.0) prior to storage and distribution.</w:t>
      </w:r>
    </w:p>
    <w:p w14:paraId="35987919" w14:textId="036AC51B" w:rsidR="00B36119" w:rsidRPr="00C26C40" w:rsidRDefault="001C200A" w:rsidP="001C200A">
      <w:pPr>
        <w:rPr>
          <w:rFonts w:eastAsia="Arial" w:cs="Arial"/>
          <w:kern w:val="0"/>
          <w:sz w:val="28"/>
          <w:szCs w:val="28"/>
          <w14:ligatures w14:val="none"/>
        </w:rPr>
      </w:pPr>
      <w:r>
        <w:t>Rigorous process model</w:t>
      </w:r>
      <w:r w:rsidR="002F1D6E">
        <w:t>l</w:t>
      </w:r>
      <w:r>
        <w:t>ing and simulation were conducted in Aspen Plus, employing the ENRTL-RK thermodynamic property method to accurately capture the complex electrolyte chemistry of the system. Economically, the plant's design is underpinned by a favo</w:t>
      </w:r>
      <w:r w:rsidR="00471AD5">
        <w:t>u</w:t>
      </w:r>
      <w:r>
        <w:t xml:space="preserve">rable macroeconomic environment, decisively improving the competitiveness of domestic manufacturing. Strategically positioned within the Ghana Integrated Aluminium </w:t>
      </w:r>
      <w:r>
        <w:lastRenderedPageBreak/>
        <w:t>Development Corporation (GIADEC) framework for downstream value addition, the facility boasts an estimated production capacity to serve both domestic municipal water treatment demand and the broader West African regional market (over 80,000 tonnes per annum). Ultimately, this plant design provides a technically robust, economically viable, and strategically vital solution to Ghana's water treatment challenges while advancing the nation's industrialization goals.</w:t>
      </w:r>
      <w:r w:rsidR="00B36119" w:rsidRPr="00C26C40">
        <w:br w:type="page"/>
      </w:r>
    </w:p>
    <w:p w14:paraId="68C7833B" w14:textId="336B65D6" w:rsidR="008B6C44" w:rsidRPr="00C26C40" w:rsidRDefault="00B36119" w:rsidP="00E36CDF">
      <w:pPr>
        <w:pStyle w:val="Heading1"/>
      </w:pPr>
      <w:bookmarkStart w:id="0" w:name="_Toc237244896"/>
      <w:r w:rsidRPr="00C26C40">
        <w:lastRenderedPageBreak/>
        <w:t>INTRODUCTION</w:t>
      </w:r>
      <w:bookmarkEnd w:id="0"/>
    </w:p>
    <w:p w14:paraId="7B171FBA" w14:textId="77777777" w:rsidR="000F0343" w:rsidRPr="00C26C40" w:rsidRDefault="000F0343" w:rsidP="00F02060">
      <w:pPr>
        <w:pStyle w:val="Heading2"/>
      </w:pPr>
      <w:bookmarkStart w:id="1" w:name="_Toc222349262"/>
      <w:bookmarkStart w:id="2" w:name="_Toc227240587"/>
      <w:bookmarkStart w:id="3" w:name="_Toc235285223"/>
      <w:bookmarkStart w:id="4" w:name="_Toc237244897"/>
      <w:r w:rsidRPr="00C26C40">
        <w:t>Background</w:t>
      </w:r>
      <w:bookmarkEnd w:id="1"/>
      <w:bookmarkEnd w:id="2"/>
      <w:bookmarkEnd w:id="3"/>
      <w:bookmarkEnd w:id="4"/>
    </w:p>
    <w:p w14:paraId="41291DFA" w14:textId="7C4E1068" w:rsidR="000F0343" w:rsidRPr="00C26C40" w:rsidRDefault="000F0343" w:rsidP="00E36CDF">
      <w:r w:rsidRPr="00C26C40">
        <w:t xml:space="preserve">Access to safe drinking water is a keystone of public health and sustainable development. The World Health Organisation (WHO) estimates that approximately 2.2 billion people globally still lack safely managed drinking water services, with Sub-Saharan Africa bearing the heaviest burden. </w:t>
      </w:r>
      <w:sdt>
        <w:sdtPr>
          <w:rPr>
            <w:color w:val="000000"/>
          </w:rPr>
          <w:tag w:val="MENDELEY_CITATION_v3_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"/>
          <w:id w:val="639075564"/>
          <w:placeholder>
            <w:docPart w:val="F6F86C133926456ABC15346E402C97AD"/>
          </w:placeholder>
        </w:sdtPr>
        <w:sdtEndPr/>
        <w:sdtContent>
          <w:r w:rsidR="00A37BED" w:rsidRPr="00A37BED">
            <w:rPr>
              <w:rFonts w:eastAsia="Times New Roman"/>
              <w:color w:val="000000"/>
            </w:rPr>
            <w:t>(</w:t>
          </w:r>
          <w:r w:rsidR="00A37BED" w:rsidRPr="00A37BED">
            <w:rPr>
              <w:rFonts w:eastAsia="Times New Roman"/>
              <w:i/>
              <w:iCs/>
              <w:color w:val="000000"/>
            </w:rPr>
            <w:t>WHO/UNICEF JOINT MONITORING PROGRAMME FOR WATER SUPPLY, SANITATION AND HYGIENE</w:t>
          </w:r>
          <w:r w:rsidR="00A37BED" w:rsidRPr="00A37BED">
            <w:rPr>
              <w:rFonts w:eastAsia="Times New Roman"/>
              <w:color w:val="000000"/>
            </w:rPr>
            <w:t>, n.d.)</w:t>
          </w:r>
        </w:sdtContent>
      </w:sdt>
      <w:r w:rsidRPr="00C26C40">
        <w:t>. Coagulation, a physico-chemical process that destabilises suspended colloidal matter by adding a coagulant chemical, enabling aggregation (flocculation), sedimentation, and filtration to produce potable water of acceptable quality, is at the heart of conventional surface water treatment.</w:t>
      </w:r>
    </w:p>
    <w:p w14:paraId="616FDFF4" w14:textId="406CAA8A" w:rsidR="000F0343" w:rsidRPr="00C26C40" w:rsidRDefault="000F0343" w:rsidP="00E36CDF">
      <w:r w:rsidRPr="00C26C40">
        <w:t xml:space="preserve">Coagulants are broadly classified into inorganic metal salts, inorganic polymeric coagulants, and natural/synthetic organic polymers. The most widely applied inorganic coagulants are aluminium-based compounds, notably aluminium sulphate (alum, </w:t>
      </w:r>
      <m:oMath>
        <m:r>
          <w:rPr>
            <w:rFonts w:ascii="Cambria Math" w:hAnsi="Cambria Math"/>
          </w:rPr>
          <m:t>Al₂(SO₄)₃·nH₂O</m:t>
        </m:r>
      </m:oMath>
      <w:r w:rsidRPr="00C26C40">
        <w:t>) and ferric chloride (</w:t>
      </w:r>
      <m:oMath>
        <m:r>
          <w:rPr>
            <w:rFonts w:ascii="Cambria Math" w:hAnsi="Cambria Math"/>
          </w:rPr>
          <m:t>FeCl₃</m:t>
        </m:r>
      </m:oMath>
      <w:r w:rsidRPr="00C26C40">
        <w:t xml:space="preserve">), with alum historically dominating the global market on account of its low unit cost, established supply chains and well-understood chemistry. Iron-based coagulants (ferric sulphate and ferric chloride) offer stronger performance in cold, low-turbidity waters but introduce colour issues. Poly-aluminium Chloride (PAC) represents the most essential advancement in inorganic polymeric coagulants; it incorporates pre-formed polynuclear hydroxo-aluminium species that exert superior charge-neutralisation and sweep-flocculation mechanisms, in comparison with conventional alum. </w:t>
      </w:r>
      <w:sdt>
        <w:sdtPr>
          <w:rPr>
            <w:color w:val="000000"/>
          </w:rPr>
          <w:tag w:val="MENDELEY_CITATION_v3_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"/>
          <w:id w:val="-97796049"/>
          <w:placeholder>
            <w:docPart w:val="F6F86C133926456ABC15346E402C97AD"/>
          </w:placeholder>
        </w:sdtPr>
        <w:sdtEndPr/>
        <w:sdtContent>
          <w:r w:rsidR="00A37BED" w:rsidRPr="00A37BED">
            <w:rPr>
              <w:color w:val="000000"/>
            </w:rPr>
            <w:t>(Daud et al., 2009; Wang et al., 2004)</w:t>
          </w:r>
        </w:sdtContent>
      </w:sdt>
      <w:r w:rsidRPr="00C26C40">
        <w:t>.</w:t>
      </w:r>
    </w:p>
    <w:p w14:paraId="1BEF6F35" w14:textId="77777777" w:rsidR="000F0343" w:rsidRPr="00C26C40" w:rsidRDefault="000F0343" w:rsidP="00E36CDF">
      <w:r w:rsidRPr="00C26C40">
        <w:t xml:space="preserve">Each coagulant type has advantages and limitations. Alum is inexpensive but demands strict pH adjustment (optimum 6.0–7.5), produces large volumes of sludge, and yields elevated residual aluminium in treated water. Ferric salts are effective across a wider pH range (5.0–9.0) and handle high turbidity well but can impart colour and are more </w:t>
      </w:r>
      <w:r w:rsidRPr="00C26C40">
        <w:lastRenderedPageBreak/>
        <w:t xml:space="preserve">corrosive. Natural coagulants such as Moringa oleifera seed extract are promising for rural, low-cost settings but lack the predictable performance and regulatory acceptance required for large municipal plants. PAC, by contrast, is effective across </w:t>
      </w:r>
      <m:oMath>
        <m:r>
          <w:rPr>
            <w:rFonts w:ascii="Cambria Math" w:hAnsi="Cambria Math"/>
          </w:rPr>
          <m:t>pH 5.0-8.5</m:t>
        </m:r>
      </m:oMath>
      <w:r w:rsidRPr="00C26C40">
        <w:t>, produces 3</w:t>
      </w:r>
      <m:oMath>
        <m:r>
          <w:rPr>
            <w:rFonts w:ascii="Cambria Math" w:hAnsi="Cambria Math"/>
          </w:rPr>
          <m:t>0-50%</m:t>
        </m:r>
      </m:oMath>
      <w:r w:rsidRPr="00C26C40">
        <w:t xml:space="preserve"> less sludge than alum, requires a lower dosage, and preserves performance in chilly.</w:t>
      </w:r>
    </w:p>
    <w:p w14:paraId="4B89F661" w14:textId="26676FEB" w:rsidR="000F0343" w:rsidRPr="00C26C40" w:rsidRDefault="000F0343" w:rsidP="00E36CDF">
      <w:r w:rsidRPr="00C26C40">
        <w:t xml:space="preserve">Poly-aluminium Chloride (PAC) has emerged as the preferred advanced coagulant for municipal drinking water production globally. Its active constituent is the Al₁₃ Keggin polycation,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13</m:t>
                    </m:r>
                  </m:sub>
                </m:sSub>
                <m:sSub>
                  <m:sSubPr>
                    <m:ctrlPr>
                      <w:rPr>
                        <w:rFonts w:ascii="Cambria Math" w:hAnsi="Cambria Math"/>
                        <w:i/>
                      </w:rPr>
                    </m:ctrlPr>
                  </m:sSubPr>
                  <m:e>
                    <m:r>
                      <w:rPr>
                        <w:rFonts w:ascii="Cambria Math" w:hAnsi="Cambria Math"/>
                      </w:rPr>
                      <m:t>O</m:t>
                    </m:r>
                  </m:e>
                  <m:sub>
                    <m:r>
                      <w:rPr>
                        <w:rFonts w:ascii="Cambria Math" w:hAnsi="Cambria Math"/>
                      </w:rPr>
                      <m:t>4</m:t>
                    </m:r>
                  </m:sub>
                </m:sSub>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24</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e>
                    </m:d>
                  </m:e>
                  <m:sub>
                    <m:r>
                      <w:rPr>
                        <w:rFonts w:ascii="Cambria Math" w:hAnsi="Cambria Math"/>
                      </w:rPr>
                      <m:t>12</m:t>
                    </m:r>
                  </m:sub>
                </m:sSub>
              </m:e>
            </m:d>
          </m:e>
          <m:sup>
            <m:r>
              <w:rPr>
                <w:rFonts w:ascii="Cambria Math" w:hAnsi="Cambria Math"/>
              </w:rPr>
              <m:t>7+</m:t>
            </m:r>
          </m:sup>
        </m:sSup>
      </m:oMath>
      <w:r w:rsidRPr="00C26C40">
        <w:t xml:space="preserve">, a highly charged polynuclear species that delivers rapid and thorough charge neutralisation of negatively charged colloids, even at the extreme turbidity levels now regularly recorded in Ghana’s principal river basins </w:t>
      </w:r>
      <w:sdt>
        <w:sdtPr>
          <w:rPr>
            <w:color w:val="000000"/>
          </w:rPr>
          <w:tag w:val="MENDELEY_CITATION_v3_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"/>
          <w:id w:val="-519473619"/>
          <w:placeholder>
            <w:docPart w:val="F6F86C133926456ABC15346E402C97AD"/>
          </w:placeholder>
        </w:sdtPr>
        <w:sdtEndPr/>
        <w:sdtContent>
          <w:r w:rsidR="00A37BED" w:rsidRPr="00A37BED">
            <w:rPr>
              <w:rFonts w:eastAsia="Times New Roman"/>
              <w:color w:val="000000"/>
            </w:rPr>
            <w:t>(Zouboulis &amp; Tzoupanos, 2010)</w:t>
          </w:r>
        </w:sdtContent>
      </w:sdt>
      <w:r w:rsidRPr="00C26C40">
        <w:t>.</w:t>
      </w:r>
    </w:p>
    <w:p w14:paraId="06BDD4F0" w14:textId="523AEB09" w:rsidR="000F0343" w:rsidRPr="00C26C40" w:rsidRDefault="000F0343" w:rsidP="00E36CDF">
      <w:r w:rsidRPr="00C26C40">
        <w:t xml:space="preserve">Adopting effective coagulants in Ghana has become urgent. The country is battling a severe water quality crisis driven by rapid urbanisation and, most critically, illegal small-scale gold mining, locally known as “Galamsey.” These activities have deposited heavy metals (mercury and lead) into major water bodies and have driven turbidity in the Pra, Ankobra and Offin rivers to levels as high as 14,000 NTU </w:t>
      </w:r>
      <w:sdt>
        <w:sdtPr>
          <w:rPr>
            <w:color w:val="000000"/>
          </w:rPr>
          <w:tag w:val="MENDELEY_CITATION_v3_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"/>
          <w:id w:val="340052704"/>
          <w:placeholder>
            <w:docPart w:val="F6F86C133926456ABC15346E402C97AD"/>
          </w:placeholder>
        </w:sdtPr>
        <w:sdtEndPr/>
        <w:sdtContent>
          <w:r w:rsidR="00A37BED" w:rsidRPr="00A37BED">
            <w:rPr>
              <w:color w:val="000000"/>
            </w:rPr>
            <w:t>(Aikins, 2024)</w:t>
          </w:r>
        </w:sdtContent>
      </w:sdt>
      <w:r w:rsidRPr="00C26C40">
        <w:t>.</w:t>
      </w:r>
    </w:p>
    <w:p w14:paraId="3B9EABAB" w14:textId="3FB69001" w:rsidR="000F0343" w:rsidRPr="00C26C40" w:rsidRDefault="000F0343" w:rsidP="00E36CDF">
      <w:r w:rsidRPr="00C26C40">
        <w:t xml:space="preserve">This project proposes a whole-plant design for the domestic production of PAC, using locally sourced gibbsitic bauxite from the Awaso deposit in the Western-North Region of Ghana. The production pathway uses a direct acid leaching route, reacting beneficiated bauxite with hydrochloric acid at optimised conditions (90–120°C, atmospheric pressure) to achieve greater than 90% aluminium extraction, followed by controlled basicity adjustment and polymerisation to yield a liquid PAC product meeting municipal drinking water treatment standards </w:t>
      </w:r>
      <w:sdt>
        <w:sdtPr>
          <w:rPr>
            <w:color w:val="000000"/>
          </w:rPr>
          <w:tag w:val="MENDELEY_CITATION_v3_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"/>
          <w:id w:val="2018961292"/>
          <w:placeholder>
            <w:docPart w:val="F6F86C133926456ABC15346E402C97AD"/>
          </w:placeholder>
        </w:sdtPr>
        <w:sdtEndPr/>
        <w:sdtContent>
          <w:r w:rsidR="00A37BED" w:rsidRPr="00A37BED">
            <w:rPr>
              <w:rFonts w:eastAsia="Times New Roman"/>
              <w:color w:val="000000"/>
            </w:rPr>
            <w:t>(Zouboulis &amp; Tzoupanos, 2010)</w:t>
          </w:r>
        </w:sdtContent>
      </w:sdt>
      <w:r w:rsidRPr="00C26C40">
        <w:t>. The facility is designed within the strategic framework of the Ghana Integrated Aluminium Development Corporation (GIADEC) to add downstream value to the nation’s bauxite resources.</w:t>
      </w:r>
    </w:p>
    <w:p w14:paraId="512C869A" w14:textId="64BE19AB" w:rsidR="000F0343" w:rsidRPr="00C26C40" w:rsidRDefault="000F0343" w:rsidP="00E36CDF">
      <w:bookmarkStart w:id="5" w:name="_Toc222349263"/>
      <w:r w:rsidRPr="00C26C40">
        <w:lastRenderedPageBreak/>
        <w:t xml:space="preserve">Liquid-form PAC is the preferred commercial product specification for water-based coagulant production primarily because the active polymeric aluminium species, particularly the highly effective </w:t>
      </w:r>
      <m:oMath>
        <m:r>
          <w:rPr>
            <w:rFonts w:ascii="Cambria Math" w:hAnsi="Cambria Math"/>
          </w:rPr>
          <m:t>Al₁₃</m:t>
        </m:r>
      </m:oMath>
      <w:r w:rsidRPr="00C26C40">
        <w:t xml:space="preserve"> tridecameric complex (</w:t>
      </w:r>
      <m:oMath>
        <m:r>
          <w:rPr>
            <w:rFonts w:ascii="Cambria Math" w:hAnsi="Cambria Math"/>
          </w:rPr>
          <m:t xml:space="preserve">Al₁₃O₄(OH)₂₄⁷⁺ </m:t>
        </m:r>
      </m:oMath>
      <w:r w:rsidRPr="00C26C40">
        <w:t xml:space="preserve">), exist naturally in aqueous solution and are preserved in their optimal coagulation-active state without the need for further processing. Among the polymeric Al species, </w:t>
      </w:r>
      <m:oMath>
        <m:r>
          <w:rPr>
            <w:rFonts w:ascii="Cambria Math" w:hAnsi="Cambria Math"/>
          </w:rPr>
          <m:t>Al₁₃</m:t>
        </m:r>
      </m:oMath>
      <w:r w:rsidRPr="00C26C40">
        <w:t xml:space="preserve"> is regarded as the most effective and stable species in water and wastewater treatment, and the production of PAC with a high </w:t>
      </w:r>
      <m:oMath>
        <m:r>
          <w:rPr>
            <w:rFonts w:ascii="Cambria Math" w:hAnsi="Cambria Math"/>
          </w:rPr>
          <m:t>Al₁₃</m:t>
        </m:r>
      </m:oMath>
      <w:r w:rsidRPr="00C26C40">
        <w:t xml:space="preserve"> concentration is considered the primary aim of PAC research and industrial production (Jiang and Graham, 1998). Unlike solid PAC, liquid PAC does not require energy-intensive concentration and high-temperature drying operations. This is because liquid PAC is generally obtained first as the direct process product and then subjected to evaporation and drying to obtain solid PAC, which are additional unit operations that significantly increase both capital and operating costs. Furthermore, liquid PAC is convenient for metering in industrial applications and is well-suited to continuous dosing processes, integrating directly into the metering pump and dosing infrastructure standard at municipal and industrial water treatment facilities without any prior dissolution or preparation steps. Its liquid form facilitates automation and precise dosing, which is advantageous in large-scale municipal treatment plants compared to the manual handling required for solid alternatives, and liquid PAC typically generates up to 30–50% less sludge volume compared to traditional aluminium sulphate, with faster floc formation and settling rates improving clarifier throughput and filter run times </w:t>
      </w:r>
      <w:sdt>
        <w:sdtPr>
          <w:rPr>
            <w:color w:val="000000"/>
          </w:rPr>
          <w:tag w:val="MENDELEY_CITATION_v3_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"/>
          <w:id w:val="-840153715"/>
          <w:placeholder>
            <w:docPart w:val="35681FE0F5BE4A6785F42577F1F74DE8"/>
          </w:placeholder>
        </w:sdtPr>
        <w:sdtEndPr/>
        <w:sdtContent>
          <w:r w:rsidR="00A37BED" w:rsidRPr="00A37BED">
            <w:rPr>
              <w:color w:val="000000"/>
            </w:rPr>
            <w:t>(Richardson, 2026)</w:t>
          </w:r>
        </w:sdtContent>
      </w:sdt>
      <w:r w:rsidRPr="00C26C40">
        <w:rPr>
          <w:color w:val="000000"/>
        </w:rPr>
        <w:t xml:space="preserve">. </w:t>
      </w:r>
      <w:r w:rsidRPr="00C26C40">
        <w:t>These combined technical and operational advantages make liquid PAC the dominant commercial form in global water treatment markets, and the most technically rational product specification when proximity to end-users and adequate liquid storage infrastructure are present.</w:t>
      </w:r>
    </w:p>
    <w:p w14:paraId="3434A6BA" w14:textId="77777777" w:rsidR="000F0343" w:rsidRPr="00C26C40" w:rsidRDefault="000F0343" w:rsidP="00F02060">
      <w:pPr>
        <w:pStyle w:val="Heading2"/>
      </w:pPr>
      <w:bookmarkStart w:id="6" w:name="_Toc227240588"/>
      <w:bookmarkStart w:id="7" w:name="_Toc235285224"/>
      <w:bookmarkStart w:id="8" w:name="_Toc237244898"/>
      <w:r w:rsidRPr="00C26C40">
        <w:lastRenderedPageBreak/>
        <w:t>Problem Statement</w:t>
      </w:r>
      <w:bookmarkEnd w:id="5"/>
      <w:bookmarkEnd w:id="6"/>
      <w:bookmarkEnd w:id="7"/>
      <w:bookmarkEnd w:id="8"/>
    </w:p>
    <w:p w14:paraId="62ECECCF" w14:textId="4C08494A" w:rsidR="000F0343" w:rsidRPr="00C26C40" w:rsidRDefault="000F0343" w:rsidP="00E36CDF">
      <w:r w:rsidRPr="00C26C40">
        <w:t xml:space="preserve">Pollution of Ghana’s water bodies has reached crisis levels. Illegal small-scale mining has contaminated approximately 60% of the country’s water sources, spiking turbidity levels in major rivers such as the Pra, Ankobra and Offin to as high as 14,000 NTU </w:t>
      </w:r>
      <w:sdt>
        <w:sdtPr>
          <w:rPr>
            <w:color w:val="000000"/>
          </w:rPr>
          <w:tag w:val="MENDELEY_CITATION_v3_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"/>
          <w:id w:val="-312177272"/>
          <w:placeholder>
            <w:docPart w:val="F6F86C133926456ABC15346E402C97AD"/>
          </w:placeholder>
        </w:sdtPr>
        <w:sdtEndPr/>
        <w:sdtContent>
          <w:r w:rsidR="00A37BED" w:rsidRPr="00A37BED">
            <w:rPr>
              <w:color w:val="000000"/>
            </w:rPr>
            <w:t>(Aikins, 2024)</w:t>
          </w:r>
        </w:sdtContent>
      </w:sdt>
      <w:r w:rsidRPr="00C26C40">
        <w:t>. Ghana’s rivers are its most critical raw water source; the Ankobra and Pra basins alone supply water to approximately six million people in the Western and Central Regions through a network of treatment plants operated by the Ghana Water Company Limited (GWCL).</w:t>
      </w:r>
    </w:p>
    <w:p w14:paraId="3645A6BA" w14:textId="0D327544" w:rsidR="000F0343" w:rsidRPr="00C26C40" w:rsidRDefault="000F0343" w:rsidP="00E36CDF">
      <w:r w:rsidRPr="00C26C40">
        <w:t xml:space="preserve">The GWCL has reported that traditional aluminium sulphate (alum) is no longer effective against such extreme turbidity loads. As a result, the cost of water purification in affected regions has increased by up to 60% because larger doses of chemicals are required to achieve potability. </w:t>
      </w:r>
      <w:sdt>
        <w:sdtPr>
          <w:rPr>
            <w:color w:val="000000"/>
          </w:rPr>
          <w:tag w:val="MENDELEY_CITATION_v3_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"/>
          <w:id w:val="1096298510"/>
          <w:placeholder>
            <w:docPart w:val="F6F86C133926456ABC15346E402C97AD"/>
          </w:placeholder>
        </w:sdtPr>
        <w:sdtEndPr/>
        <w:sdtContent>
          <w:r w:rsidR="00A37BED" w:rsidRPr="00A37BED">
            <w:rPr>
              <w:color w:val="000000"/>
            </w:rPr>
            <w:t>(My JoyOnline, 2023)</w:t>
          </w:r>
        </w:sdtContent>
      </w:sdt>
      <w:r w:rsidRPr="00C26C40">
        <w:t xml:space="preserve">. Experts indicate that without a decisive shift in treatment strategy or pollution control, Ghana faces the existential threat of being unable to supply adequate potable water to its urban population by 2030 </w:t>
      </w:r>
      <w:sdt>
        <w:sdtPr>
          <w:rPr>
            <w:color w:val="000000"/>
          </w:rPr>
          <w:tag w:val="MENDELEY_CITATION_v3_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"/>
          <w:id w:val="708153568"/>
          <w:placeholder>
            <w:docPart w:val="F6F86C133926456ABC15346E402C97AD"/>
          </w:placeholder>
        </w:sdtPr>
        <w:sdtEndPr/>
        <w:sdtContent>
          <w:r w:rsidR="00A37BED" w:rsidRPr="00A37BED">
            <w:rPr>
              <w:color w:val="000000"/>
            </w:rPr>
            <w:t>(Aikins, 2024)</w:t>
          </w:r>
        </w:sdtContent>
      </w:sdt>
      <w:r w:rsidRPr="00C26C40">
        <w:t>.</w:t>
      </w:r>
    </w:p>
    <w:p w14:paraId="291A0C22" w14:textId="77777777" w:rsidR="000F0343" w:rsidRPr="00C26C40" w:rsidRDefault="000F0343" w:rsidP="00E36CDF">
      <w:r w:rsidRPr="00C26C40">
        <w:t>Compounding this technical challenge is an economic one: Ghana currently imports its entire coagulant requirement, primarily from China and Europe, at an estimated annual cost exceeding USD 3.1 million. These imports are denominated in foreign currency, making the cost of water treatment extremely sensitive to exchange rate volatility. There is no domestic manufacturing facility that converts Ghana’s abundant, high-quality bauxite into this high-value, strategically critical chemical.</w:t>
      </w:r>
    </w:p>
    <w:p w14:paraId="675030AB" w14:textId="77777777" w:rsidR="000F0343" w:rsidRPr="00C26C40" w:rsidRDefault="000F0343" w:rsidP="00E36CDF">
      <w:r w:rsidRPr="00C26C40">
        <w:t>There is, therefore, a compelling and urgent need to establish domestic PAC production from Ghanaian bauxite. Such a facility would simultaneously address water security, reduce foreign exchange expenditure, and provide a platform for higher-value industrial processing of the nation’s mineral resources.</w:t>
      </w:r>
    </w:p>
    <w:p w14:paraId="0A67F26E" w14:textId="77777777" w:rsidR="000F0343" w:rsidRPr="00C26C40" w:rsidRDefault="000F0343" w:rsidP="00F02060">
      <w:pPr>
        <w:pStyle w:val="Heading2"/>
      </w:pPr>
      <w:bookmarkStart w:id="9" w:name="_Toc222349264"/>
      <w:bookmarkStart w:id="10" w:name="_Toc227240589"/>
      <w:bookmarkStart w:id="11" w:name="_Toc235285225"/>
      <w:bookmarkStart w:id="12" w:name="_Toc237244899"/>
      <w:r w:rsidRPr="00C26C40">
        <w:lastRenderedPageBreak/>
        <w:t>Justification</w:t>
      </w:r>
      <w:bookmarkEnd w:id="9"/>
      <w:bookmarkEnd w:id="10"/>
      <w:bookmarkEnd w:id="11"/>
      <w:bookmarkEnd w:id="12"/>
    </w:p>
    <w:p w14:paraId="50CC256D" w14:textId="77777777" w:rsidR="000F0343" w:rsidRPr="00C26C40" w:rsidRDefault="000F0343" w:rsidP="00E36CDF">
      <w:r w:rsidRPr="00C26C40">
        <w:t>The case for domestic PAC production in Ghana rests on four mutually reinforcing pillars: the performance imperative for advanced coagulation, sound macroeconomic fundamentals, the GIADEC strategic framework, and the growing regional demand for PAC in West Africa.</w:t>
      </w:r>
    </w:p>
    <w:p w14:paraId="42C49AAB" w14:textId="77777777" w:rsidR="000F0343" w:rsidRPr="00C26C40" w:rsidRDefault="000F0343" w:rsidP="00134FFF">
      <w:pPr>
        <w:pStyle w:val="Heading3"/>
      </w:pPr>
      <w:bookmarkStart w:id="13" w:name="_Toc222349265"/>
      <w:bookmarkStart w:id="14" w:name="_Toc227240590"/>
      <w:bookmarkStart w:id="15" w:name="_Toc235285226"/>
      <w:bookmarkStart w:id="16" w:name="_Toc237244900"/>
      <w:r w:rsidRPr="00C26C40">
        <w:t>Municipal Water Treatment: The Barekese Case Study</w:t>
      </w:r>
      <w:bookmarkEnd w:id="13"/>
      <w:bookmarkEnd w:id="14"/>
      <w:bookmarkEnd w:id="15"/>
      <w:bookmarkEnd w:id="16"/>
    </w:p>
    <w:p w14:paraId="0B6E6452" w14:textId="43438477" w:rsidR="000F0343" w:rsidRPr="00C26C40" w:rsidRDefault="000F0343" w:rsidP="00E36CDF">
      <w:r w:rsidRPr="00C26C40">
        <w:t xml:space="preserve">The Barekese Water Treatment Plant (BWTP) serves the Kumasi Metropolitan Area, and its operational data provides a compelling, data-driven argument for PAC adoption. A study by </w:t>
      </w:r>
      <w:sdt>
        <w:sdtPr>
          <w:rPr>
            <w:color w:val="000000"/>
          </w:rPr>
          <w:tag w:val="MENDELEY_CITATION_v3_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"/>
          <w:id w:val="1489980901"/>
          <w:placeholder>
            <w:docPart w:val="35681FE0F5BE4A6785F42577F1F74DE8"/>
          </w:placeholder>
        </w:sdtPr>
        <w:sdtEndPr/>
        <w:sdtContent>
          <w:r w:rsidR="00A37BED" w:rsidRPr="00A37BED">
            <w:rPr>
              <w:color w:val="000000"/>
            </w:rPr>
            <w:t>(Nti et al., 2021)</w:t>
          </w:r>
        </w:sdtContent>
      </w:sdt>
      <w:r w:rsidRPr="00C26C40">
        <w:t xml:space="preserve"> analysing plant performance data from 2013 to 2018 demonstrated that raw water turbidity at Barekese ranged from 8.0 to 84.9 NTU, while colour ranged from 130 to 654 Pt-Co units.</w:t>
      </w:r>
    </w:p>
    <w:p w14:paraId="1B397FEF" w14:textId="77777777" w:rsidR="003A70A7" w:rsidRPr="00C26C40" w:rsidRDefault="000F0343" w:rsidP="003A70A7">
      <w:pPr>
        <w:keepNext/>
        <w:jc w:val="center"/>
      </w:pPr>
      <w:r w:rsidRPr="00C26C40">
        <w:rPr>
          <w:noProof/>
        </w:rPr>
        <w:drawing>
          <wp:inline distT="0" distB="0" distL="0" distR="0" wp14:anchorId="2F9FA68D" wp14:editId="1AC546D1">
            <wp:extent cx="4167439" cy="1855917"/>
            <wp:effectExtent l="0" t="0" r="5080" b="0"/>
            <wp:docPr id="19364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44349" name=""/>
                    <pic:cNvPicPr/>
                  </pic:nvPicPr>
                  <pic:blipFill>
                    <a:blip r:embed="rId9"/>
                    <a:stretch>
                      <a:fillRect/>
                    </a:stretch>
                  </pic:blipFill>
                  <pic:spPr>
                    <a:xfrm>
                      <a:off x="0" y="0"/>
                      <a:ext cx="4182669" cy="1862700"/>
                    </a:xfrm>
                    <a:prstGeom prst="rect">
                      <a:avLst/>
                    </a:prstGeom>
                  </pic:spPr>
                </pic:pic>
              </a:graphicData>
            </a:graphic>
          </wp:inline>
        </w:drawing>
      </w:r>
    </w:p>
    <w:p w14:paraId="250B5B3B" w14:textId="7B60B752" w:rsidR="000F0343" w:rsidRPr="00C26C40" w:rsidRDefault="003A70A7" w:rsidP="0021554B">
      <w:pPr>
        <w:pStyle w:val="Caption"/>
      </w:pPr>
      <w:bookmarkStart w:id="17" w:name="_Toc237220036"/>
      <w:r w:rsidRPr="00C26C40">
        <w:t xml:space="preserve">Figure </w:t>
      </w:r>
      <w:fldSimple w:instr=" STYLEREF 1 \s ">
        <w:r w:rsidR="006221B8">
          <w:rPr>
            <w:noProof/>
          </w:rPr>
          <w:t>1</w:t>
        </w:r>
      </w:fldSimple>
      <w:r w:rsidR="00E162A1">
        <w:noBreakHyphen/>
      </w:r>
      <w:fldSimple w:instr=" SEQ Figure \* ARABIC \s 1 ">
        <w:r w:rsidR="006221B8">
          <w:rPr>
            <w:noProof/>
          </w:rPr>
          <w:t>1</w:t>
        </w:r>
      </w:fldSimple>
      <w:r w:rsidRPr="00C26C40">
        <w:t xml:space="preserve"> Barekese raw water turbidity from 2013 to 2018. (Source: Barekese Water Quality Laboratory, 2018)</w:t>
      </w:r>
      <w:bookmarkEnd w:id="17"/>
    </w:p>
    <w:p w14:paraId="070792BA" w14:textId="77777777" w:rsidR="000F0343" w:rsidRPr="00C26C40" w:rsidRDefault="000F0343" w:rsidP="00E36CDF">
      <w:r w:rsidRPr="00C26C40">
        <w:t>Under these conditions, alum dosages of 56.7 to 96.8 mg/L were required, resulting in pH depression and elevated sludge volumes. PAC, by contrast, achieved equivalent or superior treated water quality at dosages of only 14.1 to 43.2 mg/L, with a sludge volume reduction of 30–50% and without the pH destabilisation associated with alum. Given the post-2019 escalation of Galamsey-driven turbidity, the performance gap between alum and PAC has almost certainly widened considerably beyond that documented in the 2013–2018 study period.</w:t>
      </w:r>
    </w:p>
    <w:p w14:paraId="48949CE5" w14:textId="71EAC620" w:rsidR="000F0343" w:rsidRPr="00C26C40" w:rsidRDefault="000F0343" w:rsidP="00E36CDF">
      <w:r w:rsidRPr="00C26C40">
        <w:lastRenderedPageBreak/>
        <w:t xml:space="preserve">The study by </w:t>
      </w:r>
      <w:sdt>
        <w:sdtPr>
          <w:rPr>
            <w:color w:val="000000"/>
          </w:rPr>
          <w:tag w:val="MENDELEY_CITATION_v3_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"/>
          <w:id w:val="1021594776"/>
          <w:placeholder>
            <w:docPart w:val="F6F86C133926456ABC15346E402C97AD"/>
          </w:placeholder>
        </w:sdtPr>
        <w:sdtEndPr/>
        <w:sdtContent>
          <w:r w:rsidR="00A37BED" w:rsidRPr="00A37BED">
            <w:rPr>
              <w:color w:val="000000"/>
            </w:rPr>
            <w:t>Nti et al. (2021)</w:t>
          </w:r>
        </w:sdtContent>
      </w:sdt>
      <w:r w:rsidRPr="00C26C40">
        <w:t xml:space="preserve"> concluded that an ideal PAC dosage of 15 mg/L yielded superior turbidity and colour removal compared with alum, with a 30-50% reduction in sludge volume. This operational evidence from a major Ghanaian treatment plant provides a definitive, empirically grounded case for transitioning to PAC as the primary coagulant for municipal water treatment in Ghana.</w:t>
      </w:r>
    </w:p>
    <w:p w14:paraId="0853E74B" w14:textId="77777777" w:rsidR="000F0343" w:rsidRPr="00C26C40" w:rsidRDefault="000F0343" w:rsidP="00134FFF">
      <w:pPr>
        <w:pStyle w:val="Heading3"/>
      </w:pPr>
      <w:bookmarkStart w:id="18" w:name="_Toc222349266"/>
      <w:bookmarkStart w:id="19" w:name="_Toc227240591"/>
      <w:bookmarkStart w:id="20" w:name="_Toc235285227"/>
      <w:bookmarkStart w:id="21" w:name="_Toc237244901"/>
      <w:r w:rsidRPr="00C26C40">
        <w:t>Macro-Economic Drivers and 2025 Stabilisation</w:t>
      </w:r>
      <w:bookmarkEnd w:id="18"/>
      <w:bookmarkEnd w:id="19"/>
      <w:bookmarkEnd w:id="20"/>
      <w:bookmarkEnd w:id="21"/>
    </w:p>
    <w:p w14:paraId="15DCE384" w14:textId="5E31ECCD" w:rsidR="000F0343" w:rsidRPr="00C26C40" w:rsidRDefault="000F0343" w:rsidP="00E36CDF">
      <w:r w:rsidRPr="00C26C40">
        <w:t xml:space="preserve">The macroeconomic environment in Ghana has undergone a significant positive inflexion since mid-2024. The Ghanaian cedi appreciated by approximately 30% against the US dollar over 2025 </w:t>
      </w:r>
      <w:sdt>
        <w:sdtPr>
          <w:rPr>
            <w:color w:val="000000"/>
          </w:rPr>
          <w:tag w:val="MENDELEY_CITATION_v3_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"/>
          <w:id w:val="-1505427004"/>
          <w:placeholder>
            <w:docPart w:val="35681FE0F5BE4A6785F42577F1F74DE8"/>
          </w:placeholder>
        </w:sdtPr>
        <w:sdtEndPr/>
        <w:sdtContent>
          <w:r w:rsidR="00A37BED" w:rsidRPr="00A37BED">
            <w:rPr>
              <w:color w:val="000000"/>
            </w:rPr>
            <w:t>(Bank of Ghana, 2025)</w:t>
          </w:r>
        </w:sdtContent>
      </w:sdt>
      <w:r w:rsidRPr="00C26C40">
        <w:t xml:space="preserve">, substantially reducing the local-currency cost of imported capital equipment for plant construction. Annual consumer price inflation has decelerated to approximately 5.4% </w:t>
      </w:r>
      <w:sdt>
        <w:sdtPr>
          <w:rPr>
            <w:color w:val="000000"/>
          </w:rPr>
          <w:tag w:val="MENDELEY_CITATION_v3_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"/>
          <w:id w:val="-80224535"/>
          <w:placeholder>
            <w:docPart w:val="35681FE0F5BE4A6785F42577F1F74DE8"/>
          </w:placeholder>
        </w:sdtPr>
        <w:sdtEndPr/>
        <w:sdtContent>
          <w:r w:rsidR="00A37BED" w:rsidRPr="00A37BED">
            <w:rPr>
              <w:color w:val="000000"/>
            </w:rPr>
            <w:t>(Ministry of Finance, 2026)</w:t>
          </w:r>
        </w:sdtContent>
      </w:sdt>
      <w:r w:rsidRPr="00C26C40">
        <w:t>, down from a peak of over 54% recorded in December 2022, making long-term project financial modelling more dependable. The Ministry of Finance has abolished VAT on mining exploration activities, reducing pre-project certification costs. Meanwhile, ECOWAS common external tariff adjustments have increased import duties on coagulant chemicals sourced from China from 10% to 20%, directly improving the price competitiveness of a domestically manufactured alternative.</w:t>
      </w:r>
    </w:p>
    <w:p w14:paraId="56110C6E" w14:textId="77777777" w:rsidR="000F0343" w:rsidRPr="00C26C40" w:rsidRDefault="000F0343" w:rsidP="00E36CDF">
      <w:r w:rsidRPr="00C26C40">
        <w:t>Taken together, these macroeconomic shifts present a uniquely favourable window for the commissioning of a PAC production facility. The economics of local manufacturing versus continued imports have tilted decisively in favour of investment.</w:t>
      </w:r>
    </w:p>
    <w:p w14:paraId="6716AAC1" w14:textId="34FECDBB" w:rsidR="000F0343" w:rsidRPr="00C26C40" w:rsidRDefault="000F0343" w:rsidP="0021554B">
      <w:pPr>
        <w:pStyle w:val="Caption"/>
      </w:pPr>
      <w:bookmarkStart w:id="22" w:name="_Toc223763352"/>
      <w:bookmarkStart w:id="23" w:name="_Toc236081928"/>
      <w:bookmarkStart w:id="24" w:name="_Toc237244828"/>
      <w:r w:rsidRPr="00C26C40">
        <w:t xml:space="preserve">Table </w:t>
      </w:r>
      <w:fldSimple w:instr=" STYLEREF 1 \s ">
        <w:r w:rsidR="006221B8">
          <w:rPr>
            <w:noProof/>
          </w:rPr>
          <w:t>1</w:t>
        </w:r>
      </w:fldSimple>
      <w:r w:rsidR="00B61202">
        <w:noBreakHyphen/>
      </w:r>
      <w:fldSimple w:instr=" SEQ Table \* ARABIC \s 1 ">
        <w:r w:rsidR="006221B8">
          <w:rPr>
            <w:noProof/>
          </w:rPr>
          <w:t>1</w:t>
        </w:r>
      </w:fldSimple>
      <w:r w:rsidRPr="00C26C40">
        <w:t xml:space="preserve"> Comparative Study of Ghana’s Macroeconomic Baseline (2022–2024) and Projected Fiscal Policy Shifts (2025–2026) Impacting PAC Plant Viability. Sources: Bank of Ghana (2025); Ministry of Finance (2026); ECOTIS (2025)</w:t>
      </w:r>
      <w:bookmarkEnd w:id="22"/>
      <w:bookmarkEnd w:id="23"/>
      <w:bookmarkEnd w:id="24"/>
    </w:p>
    <w:tbl>
      <w:tblPr>
        <w:tblStyle w:val="TableGrid"/>
        <w:tblW w:w="8500" w:type="dxa"/>
        <w:tblLook w:val="04A0" w:firstRow="1" w:lastRow="0" w:firstColumn="1" w:lastColumn="0" w:noHBand="0" w:noVBand="1"/>
      </w:tblPr>
      <w:tblGrid>
        <w:gridCol w:w="1696"/>
        <w:gridCol w:w="1560"/>
        <w:gridCol w:w="1701"/>
        <w:gridCol w:w="3543"/>
      </w:tblGrid>
      <w:tr w:rsidR="000F0343" w:rsidRPr="00C26C40" w14:paraId="3700F47A" w14:textId="77777777" w:rsidTr="00AE03BF">
        <w:tc>
          <w:tcPr>
            <w:tcW w:w="1696" w:type="dxa"/>
          </w:tcPr>
          <w:p w14:paraId="6BA1A34C" w14:textId="77777777" w:rsidR="000F0343" w:rsidRPr="00C26C40" w:rsidRDefault="000F0343" w:rsidP="00892770">
            <w:pPr>
              <w:pStyle w:val="Table"/>
              <w:rPr>
                <w:lang w:val="en-GB"/>
              </w:rPr>
            </w:pPr>
            <w:r w:rsidRPr="00C26C40">
              <w:rPr>
                <w:lang w:val="en-GB"/>
              </w:rPr>
              <w:t>Economic Indicator</w:t>
            </w:r>
          </w:p>
        </w:tc>
        <w:tc>
          <w:tcPr>
            <w:tcW w:w="1560" w:type="dxa"/>
          </w:tcPr>
          <w:p w14:paraId="33029E1C" w14:textId="77777777" w:rsidR="000F0343" w:rsidRPr="00C26C40" w:rsidRDefault="000F0343" w:rsidP="00892770">
            <w:pPr>
              <w:pStyle w:val="Table"/>
              <w:rPr>
                <w:lang w:val="en-GB"/>
              </w:rPr>
            </w:pPr>
            <w:r w:rsidRPr="00C26C40">
              <w:rPr>
                <w:lang w:val="en-GB"/>
              </w:rPr>
              <w:t>2022–2024 Baseline</w:t>
            </w:r>
          </w:p>
        </w:tc>
        <w:tc>
          <w:tcPr>
            <w:tcW w:w="1701" w:type="dxa"/>
          </w:tcPr>
          <w:p w14:paraId="0678699F" w14:textId="77777777" w:rsidR="000F0343" w:rsidRPr="00C26C40" w:rsidRDefault="000F0343" w:rsidP="00892770">
            <w:pPr>
              <w:pStyle w:val="Table"/>
              <w:rPr>
                <w:lang w:val="en-GB"/>
              </w:rPr>
            </w:pPr>
            <w:r w:rsidRPr="00C26C40">
              <w:rPr>
                <w:lang w:val="en-GB"/>
              </w:rPr>
              <w:t>2025–2026 Shift</w:t>
            </w:r>
          </w:p>
        </w:tc>
        <w:tc>
          <w:tcPr>
            <w:tcW w:w="3543" w:type="dxa"/>
          </w:tcPr>
          <w:p w14:paraId="5478BD3F" w14:textId="77777777" w:rsidR="000F0343" w:rsidRPr="00C26C40" w:rsidRDefault="000F0343" w:rsidP="00892770">
            <w:pPr>
              <w:pStyle w:val="Table"/>
              <w:rPr>
                <w:lang w:val="en-GB"/>
              </w:rPr>
            </w:pPr>
            <w:r w:rsidRPr="00C26C40">
              <w:rPr>
                <w:lang w:val="en-GB"/>
              </w:rPr>
              <w:t>Impact on PAC Project</w:t>
            </w:r>
          </w:p>
        </w:tc>
      </w:tr>
      <w:tr w:rsidR="000F0343" w:rsidRPr="00C26C40" w14:paraId="32A4E445" w14:textId="77777777" w:rsidTr="00AE03BF">
        <w:tc>
          <w:tcPr>
            <w:tcW w:w="1696" w:type="dxa"/>
          </w:tcPr>
          <w:p w14:paraId="3AAFB6F3" w14:textId="77777777" w:rsidR="000F0343" w:rsidRPr="00C26C40" w:rsidRDefault="000F0343" w:rsidP="00892770">
            <w:pPr>
              <w:pStyle w:val="Table"/>
              <w:rPr>
                <w:lang w:val="en-GB"/>
              </w:rPr>
            </w:pPr>
            <w:r w:rsidRPr="00C26C40">
              <w:rPr>
                <w:lang w:val="en-GB"/>
              </w:rPr>
              <w:t>Cedi/USD Performance</w:t>
            </w:r>
          </w:p>
        </w:tc>
        <w:tc>
          <w:tcPr>
            <w:tcW w:w="1560" w:type="dxa"/>
          </w:tcPr>
          <w:p w14:paraId="020A5ED3" w14:textId="77777777" w:rsidR="000F0343" w:rsidRPr="00C26C40" w:rsidRDefault="000F0343" w:rsidP="00892770">
            <w:pPr>
              <w:pStyle w:val="Table"/>
              <w:rPr>
                <w:lang w:val="en-GB"/>
              </w:rPr>
            </w:pPr>
            <w:r w:rsidRPr="00C26C40">
              <w:rPr>
                <w:lang w:val="en-GB"/>
              </w:rPr>
              <w:t>Chronic Depreciation</w:t>
            </w:r>
          </w:p>
        </w:tc>
        <w:tc>
          <w:tcPr>
            <w:tcW w:w="1701" w:type="dxa"/>
          </w:tcPr>
          <w:p w14:paraId="62E47042" w14:textId="77777777" w:rsidR="000F0343" w:rsidRPr="00C26C40" w:rsidRDefault="000F0343" w:rsidP="00892770">
            <w:pPr>
              <w:pStyle w:val="Table"/>
              <w:rPr>
                <w:lang w:val="en-GB"/>
              </w:rPr>
            </w:pPr>
            <w:r w:rsidRPr="00C26C40">
              <w:rPr>
                <w:lang w:val="en-GB"/>
              </w:rPr>
              <w:t xml:space="preserve">~30% Appreciation </w:t>
            </w:r>
          </w:p>
        </w:tc>
        <w:tc>
          <w:tcPr>
            <w:tcW w:w="3543" w:type="dxa"/>
          </w:tcPr>
          <w:p w14:paraId="70B3893D" w14:textId="77777777" w:rsidR="000F0343" w:rsidRPr="00C26C40" w:rsidRDefault="000F0343" w:rsidP="00892770">
            <w:pPr>
              <w:pStyle w:val="Table"/>
              <w:rPr>
                <w:lang w:val="en-GB"/>
              </w:rPr>
            </w:pPr>
            <w:r w:rsidRPr="00C26C40">
              <w:rPr>
                <w:lang w:val="en-GB"/>
              </w:rPr>
              <w:t>Lowered cost of imported machinery and spares.</w:t>
            </w:r>
          </w:p>
        </w:tc>
      </w:tr>
      <w:tr w:rsidR="000F0343" w:rsidRPr="00C26C40" w14:paraId="3DA51190" w14:textId="77777777" w:rsidTr="00AE03BF">
        <w:tc>
          <w:tcPr>
            <w:tcW w:w="1696" w:type="dxa"/>
          </w:tcPr>
          <w:p w14:paraId="7AD5EF53" w14:textId="77777777" w:rsidR="000F0343" w:rsidRPr="00C26C40" w:rsidRDefault="000F0343" w:rsidP="00892770">
            <w:pPr>
              <w:pStyle w:val="Table"/>
              <w:rPr>
                <w:lang w:val="en-GB"/>
              </w:rPr>
            </w:pPr>
            <w:r w:rsidRPr="00C26C40">
              <w:rPr>
                <w:lang w:val="en-GB"/>
              </w:rPr>
              <w:lastRenderedPageBreak/>
              <w:t>Annual Inflation Rate</w:t>
            </w:r>
          </w:p>
        </w:tc>
        <w:tc>
          <w:tcPr>
            <w:tcW w:w="1560" w:type="dxa"/>
          </w:tcPr>
          <w:p w14:paraId="7C4B2F32" w14:textId="77777777" w:rsidR="000F0343" w:rsidRPr="00C26C40" w:rsidRDefault="000F0343" w:rsidP="00892770">
            <w:pPr>
              <w:pStyle w:val="Table"/>
              <w:rPr>
                <w:lang w:val="en-GB"/>
              </w:rPr>
            </w:pPr>
            <w:r w:rsidRPr="00C26C40">
              <w:rPr>
                <w:lang w:val="en-GB"/>
              </w:rPr>
              <w:t>&gt;23.8%</w:t>
            </w:r>
          </w:p>
        </w:tc>
        <w:tc>
          <w:tcPr>
            <w:tcW w:w="1701" w:type="dxa"/>
          </w:tcPr>
          <w:p w14:paraId="6B5E8EAB" w14:textId="77777777" w:rsidR="000F0343" w:rsidRPr="00C26C40" w:rsidRDefault="000F0343" w:rsidP="00892770">
            <w:pPr>
              <w:pStyle w:val="Table"/>
              <w:rPr>
                <w:lang w:val="en-GB"/>
              </w:rPr>
            </w:pPr>
            <w:r w:rsidRPr="00C26C40">
              <w:rPr>
                <w:lang w:val="en-GB"/>
              </w:rPr>
              <w:t>~5.4% (Ministry of Finance, 2026)</w:t>
            </w:r>
          </w:p>
        </w:tc>
        <w:tc>
          <w:tcPr>
            <w:tcW w:w="3543" w:type="dxa"/>
          </w:tcPr>
          <w:p w14:paraId="2594198E" w14:textId="77777777" w:rsidR="000F0343" w:rsidRPr="00C26C40" w:rsidRDefault="000F0343" w:rsidP="00892770">
            <w:pPr>
              <w:pStyle w:val="Table"/>
              <w:rPr>
                <w:lang w:val="en-GB"/>
              </w:rPr>
            </w:pPr>
            <w:r w:rsidRPr="00C26C40">
              <w:rPr>
                <w:lang w:val="en-GB"/>
              </w:rPr>
              <w:t>Predictability in labour and power cost planning.</w:t>
            </w:r>
          </w:p>
        </w:tc>
      </w:tr>
      <w:tr w:rsidR="000F0343" w:rsidRPr="00C26C40" w14:paraId="4B8DF321" w14:textId="77777777" w:rsidTr="00AE03BF">
        <w:tc>
          <w:tcPr>
            <w:tcW w:w="1696" w:type="dxa"/>
          </w:tcPr>
          <w:p w14:paraId="009F84E7" w14:textId="77777777" w:rsidR="000F0343" w:rsidRPr="00C26C40" w:rsidRDefault="000F0343" w:rsidP="00892770">
            <w:pPr>
              <w:pStyle w:val="Table"/>
              <w:rPr>
                <w:lang w:val="en-GB"/>
              </w:rPr>
            </w:pPr>
            <w:r w:rsidRPr="00C26C40">
              <w:rPr>
                <w:lang w:val="en-GB"/>
              </w:rPr>
              <w:t>VAT on Exploration</w:t>
            </w:r>
          </w:p>
        </w:tc>
        <w:tc>
          <w:tcPr>
            <w:tcW w:w="1560" w:type="dxa"/>
          </w:tcPr>
          <w:p w14:paraId="02BA3F41" w14:textId="77777777" w:rsidR="000F0343" w:rsidRPr="00C26C40" w:rsidRDefault="000F0343" w:rsidP="00892770">
            <w:pPr>
              <w:pStyle w:val="Table"/>
              <w:rPr>
                <w:lang w:val="en-GB"/>
              </w:rPr>
            </w:pPr>
            <w:r w:rsidRPr="00C26C40">
              <w:rPr>
                <w:lang w:val="en-GB"/>
              </w:rPr>
              <w:t>15.0%</w:t>
            </w:r>
          </w:p>
        </w:tc>
        <w:tc>
          <w:tcPr>
            <w:tcW w:w="1701" w:type="dxa"/>
          </w:tcPr>
          <w:p w14:paraId="3E194FF8" w14:textId="77777777" w:rsidR="000F0343" w:rsidRPr="00C26C40" w:rsidRDefault="000F0343" w:rsidP="00892770">
            <w:pPr>
              <w:pStyle w:val="Table"/>
              <w:rPr>
                <w:lang w:val="en-GB"/>
              </w:rPr>
            </w:pPr>
            <w:r w:rsidRPr="00C26C40">
              <w:rPr>
                <w:lang w:val="en-GB"/>
              </w:rPr>
              <w:t>0.0% (Abolished)</w:t>
            </w:r>
          </w:p>
        </w:tc>
        <w:tc>
          <w:tcPr>
            <w:tcW w:w="3543" w:type="dxa"/>
          </w:tcPr>
          <w:p w14:paraId="6C1DBAA3" w14:textId="77777777" w:rsidR="000F0343" w:rsidRPr="00C26C40" w:rsidRDefault="000F0343" w:rsidP="00892770">
            <w:pPr>
              <w:pStyle w:val="Table"/>
              <w:rPr>
                <w:lang w:val="en-GB"/>
              </w:rPr>
            </w:pPr>
            <w:r w:rsidRPr="00C26C40">
              <w:rPr>
                <w:lang w:val="en-GB"/>
              </w:rPr>
              <w:t>Reduced upfront costs for resource certification.</w:t>
            </w:r>
          </w:p>
        </w:tc>
      </w:tr>
      <w:tr w:rsidR="000F0343" w:rsidRPr="00C26C40" w14:paraId="023C0548" w14:textId="77777777" w:rsidTr="00AE03BF">
        <w:tc>
          <w:tcPr>
            <w:tcW w:w="1696" w:type="dxa"/>
          </w:tcPr>
          <w:p w14:paraId="1FB512D4" w14:textId="77777777" w:rsidR="000F0343" w:rsidRPr="00C26C40" w:rsidRDefault="000F0343" w:rsidP="00892770">
            <w:pPr>
              <w:pStyle w:val="Table"/>
              <w:rPr>
                <w:lang w:val="en-GB"/>
              </w:rPr>
            </w:pPr>
            <w:r w:rsidRPr="00C26C40">
              <w:rPr>
                <w:lang w:val="en-GB"/>
              </w:rPr>
              <w:t>Import Tariffs (China)</w:t>
            </w:r>
          </w:p>
        </w:tc>
        <w:tc>
          <w:tcPr>
            <w:tcW w:w="1560" w:type="dxa"/>
          </w:tcPr>
          <w:p w14:paraId="00A020B1" w14:textId="77777777" w:rsidR="000F0343" w:rsidRPr="00C26C40" w:rsidRDefault="000F0343" w:rsidP="00892770">
            <w:pPr>
              <w:pStyle w:val="Table"/>
              <w:rPr>
                <w:lang w:val="en-GB"/>
              </w:rPr>
            </w:pPr>
            <w:r w:rsidRPr="00C26C40">
              <w:rPr>
                <w:lang w:val="en-GB"/>
              </w:rPr>
              <w:t>10.0%</w:t>
            </w:r>
          </w:p>
        </w:tc>
        <w:tc>
          <w:tcPr>
            <w:tcW w:w="1701" w:type="dxa"/>
          </w:tcPr>
          <w:p w14:paraId="1A12D954" w14:textId="2ACDA3E9" w:rsidR="000F0343" w:rsidRPr="00C26C40" w:rsidRDefault="000F0343" w:rsidP="00892770">
            <w:pPr>
              <w:pStyle w:val="Table"/>
              <w:rPr>
                <w:lang w:val="en-GB"/>
              </w:rPr>
            </w:pPr>
            <w:r w:rsidRPr="00C26C40">
              <w:rPr>
                <w:lang w:val="en-GB"/>
              </w:rPr>
              <w:t xml:space="preserve">20.0% (Increased; </w:t>
            </w:r>
            <w:sdt>
              <w:sdtPr>
                <w:rPr>
                  <w:color w:val="000000"/>
                  <w:lang w:val="en-GB"/>
                </w:rPr>
                <w:tag w:val="MENDELEY_CITATION_v3_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"/>
                <w:id w:val="1922677543"/>
                <w:placeholder>
                  <w:docPart w:val="35681FE0F5BE4A6785F42577F1F74DE8"/>
                </w:placeholder>
              </w:sdtPr>
              <w:sdtEndPr/>
              <w:sdtContent>
                <w:r w:rsidR="00A37BED" w:rsidRPr="00A37BED">
                  <w:rPr>
                    <w:color w:val="000000"/>
                    <w:lang w:val="en-GB"/>
                  </w:rPr>
                  <w:t>(ECOTIS, 2025)</w:t>
                </w:r>
              </w:sdtContent>
            </w:sdt>
            <w:r w:rsidRPr="00C26C40">
              <w:rPr>
                <w:lang w:val="en-GB"/>
              </w:rPr>
              <w:t>)</w:t>
            </w:r>
          </w:p>
        </w:tc>
        <w:tc>
          <w:tcPr>
            <w:tcW w:w="3543" w:type="dxa"/>
          </w:tcPr>
          <w:p w14:paraId="602839BE" w14:textId="77777777" w:rsidR="000F0343" w:rsidRPr="00C26C40" w:rsidRDefault="000F0343" w:rsidP="00892770">
            <w:pPr>
              <w:pStyle w:val="Table"/>
              <w:rPr>
                <w:lang w:val="en-GB"/>
              </w:rPr>
            </w:pPr>
            <w:r w:rsidRPr="00C26C40">
              <w:rPr>
                <w:lang w:val="en-GB"/>
              </w:rPr>
              <w:t>Higher protection for local manufacturers.</w:t>
            </w:r>
          </w:p>
        </w:tc>
      </w:tr>
    </w:tbl>
    <w:p w14:paraId="53A34F75" w14:textId="77777777" w:rsidR="000F0343" w:rsidRPr="00C26C40" w:rsidRDefault="000F0343" w:rsidP="00E36CDF"/>
    <w:p w14:paraId="3B2C0D1B" w14:textId="77777777" w:rsidR="000F0343" w:rsidRPr="00C26C40" w:rsidRDefault="000F0343" w:rsidP="00134FFF">
      <w:pPr>
        <w:pStyle w:val="Heading3"/>
      </w:pPr>
      <w:bookmarkStart w:id="25" w:name="_Toc222349267"/>
      <w:bookmarkStart w:id="26" w:name="_Toc227240592"/>
      <w:bookmarkStart w:id="27" w:name="_Toc235285228"/>
      <w:bookmarkStart w:id="28" w:name="_Toc237244902"/>
      <w:r w:rsidRPr="00C26C40">
        <w:t>The GIADEC Framework and Value Addition Incentives</w:t>
      </w:r>
      <w:bookmarkEnd w:id="25"/>
      <w:bookmarkEnd w:id="26"/>
      <w:bookmarkEnd w:id="27"/>
      <w:bookmarkEnd w:id="28"/>
    </w:p>
    <w:p w14:paraId="23FF87DF" w14:textId="653DD990" w:rsidR="000F0343" w:rsidRPr="00C26C40" w:rsidRDefault="000F0343" w:rsidP="00E36CDF">
      <w:r w:rsidRPr="00C26C40">
        <w:t>The Ghana Integrated Aluminium Development Corporation (GIADEC), established under Act 976 of 2018, was created to manage Ghana’s interests across the full aluminium value chain. The GIADEC Master Plan explicitly identifies the production of aluminium-based chemicals, including PAC, as a priority downstream product for value addition to Ghanaian bauxite. By locating a PAC plant within the GIADEC industrial framework, this project qualifies for a range of fiscal incentives, including preferential utility tariffs, import duty exemptions on capital equipment and accelerated depreciation allowances.</w:t>
      </w:r>
    </w:p>
    <w:p w14:paraId="1D0C3F4B" w14:textId="77777777" w:rsidR="000F0343" w:rsidRPr="00C26C40" w:rsidRDefault="000F0343" w:rsidP="00E36CDF">
      <w:r w:rsidRPr="00C26C40">
        <w:t>Furthermore, the GIADEC framework creates a pathway for the proposed plant to secure a long-term offtake agreement with the GWCL, providing the revenue certainty required to underpin project financing. The integration of this PAC facility into the national aluminium development strategy represents not merely a single industrial investment, but a foundational step in building a diversified, high-value minerals processing sector.</w:t>
      </w:r>
    </w:p>
    <w:p w14:paraId="79E4EC72" w14:textId="77777777" w:rsidR="000F0343" w:rsidRPr="00C26C40" w:rsidRDefault="000F0343" w:rsidP="00134FFF">
      <w:pPr>
        <w:pStyle w:val="Heading3"/>
      </w:pPr>
      <w:bookmarkStart w:id="29" w:name="_Toc227240593"/>
      <w:bookmarkStart w:id="30" w:name="_Toc235285229"/>
      <w:bookmarkStart w:id="31" w:name="_Toc237244903"/>
      <w:r w:rsidRPr="00C26C40">
        <w:t>Regional Demand for PAC in West Africa</w:t>
      </w:r>
      <w:bookmarkEnd w:id="29"/>
      <w:bookmarkEnd w:id="30"/>
      <w:bookmarkEnd w:id="31"/>
    </w:p>
    <w:p w14:paraId="3599DE0C" w14:textId="0243C2F8" w:rsidR="000F0343" w:rsidRPr="00C26C40" w:rsidRDefault="000F0343" w:rsidP="00E36CDF">
      <w:r w:rsidRPr="00C26C40">
        <w:t>The market for PAC extends well beyond Ghana’s borders. Across West Africa, rapid urbanisation, deteriorating raw water quality, and the expansion of formal water supply infrastructure are driving substantial and growing demand for advanced coagulants. Ghana’s strategic location at the economic heart of the ECOWAS region, its relatively well-developed port infrastructure at Takoradi and Tema, and its improving investment climate position it as a natural hub for PAC manufacturing to serve the sub-regional market.</w:t>
      </w:r>
    </w:p>
    <w:p w14:paraId="6F8ABEF4" w14:textId="6B50D07D" w:rsidR="00F81C01" w:rsidRPr="00C26C40" w:rsidRDefault="00F81C01" w:rsidP="0021554B">
      <w:pPr>
        <w:pStyle w:val="Caption"/>
      </w:pPr>
      <w:bookmarkStart w:id="32" w:name="_Toc237244829"/>
      <w:r w:rsidRPr="00C26C40">
        <w:lastRenderedPageBreak/>
        <w:t xml:space="preserve">Table </w:t>
      </w:r>
      <w:fldSimple w:instr=" STYLEREF 1 \s ">
        <w:r w:rsidR="006221B8">
          <w:rPr>
            <w:noProof/>
          </w:rPr>
          <w:t>1</w:t>
        </w:r>
      </w:fldSimple>
      <w:r w:rsidR="00B61202">
        <w:noBreakHyphen/>
      </w:r>
      <w:fldSimple w:instr=" SEQ Table \* ARABIC \s 1 ">
        <w:r w:rsidR="006221B8">
          <w:rPr>
            <w:noProof/>
          </w:rPr>
          <w:t>2</w:t>
        </w:r>
      </w:fldSimple>
      <w:r w:rsidRPr="00C26C40">
        <w:t xml:space="preserve"> Estimated Annual PAC Demand in Selected West African Countries. Sources: WHO (2023); ECOTIS (2025); industry estimates.</w:t>
      </w:r>
      <w:bookmarkEnd w:id="32"/>
    </w:p>
    <w:tbl>
      <w:tblPr>
        <w:tblStyle w:val="TableGrid"/>
        <w:tblW w:w="8500" w:type="dxa"/>
        <w:tblLook w:val="04A0" w:firstRow="1" w:lastRow="0" w:firstColumn="1" w:lastColumn="0" w:noHBand="0" w:noVBand="1"/>
      </w:tblPr>
      <w:tblGrid>
        <w:gridCol w:w="1493"/>
        <w:gridCol w:w="1437"/>
        <w:gridCol w:w="1601"/>
        <w:gridCol w:w="2268"/>
        <w:gridCol w:w="1701"/>
      </w:tblGrid>
      <w:tr w:rsidR="000F0343" w:rsidRPr="00C26C40" w14:paraId="053ED706" w14:textId="77777777" w:rsidTr="00AE03BF">
        <w:tc>
          <w:tcPr>
            <w:tcW w:w="0" w:type="auto"/>
          </w:tcPr>
          <w:p w14:paraId="6AE84920" w14:textId="77777777" w:rsidR="000F0343" w:rsidRPr="00C26C40" w:rsidRDefault="000F0343" w:rsidP="00892770">
            <w:pPr>
              <w:pStyle w:val="Table"/>
              <w:rPr>
                <w:lang w:val="en-GB"/>
              </w:rPr>
            </w:pPr>
            <w:r w:rsidRPr="00C26C40">
              <w:rPr>
                <w:lang w:val="en-GB"/>
              </w:rPr>
              <w:t>Country</w:t>
            </w:r>
          </w:p>
        </w:tc>
        <w:tc>
          <w:tcPr>
            <w:tcW w:w="1437" w:type="dxa"/>
          </w:tcPr>
          <w:p w14:paraId="6C4A3780" w14:textId="77777777" w:rsidR="000F0343" w:rsidRPr="00C26C40" w:rsidRDefault="000F0343" w:rsidP="00892770">
            <w:pPr>
              <w:pStyle w:val="Table"/>
              <w:rPr>
                <w:lang w:val="en-GB"/>
              </w:rPr>
            </w:pPr>
            <w:r w:rsidRPr="00C26C40">
              <w:rPr>
                <w:lang w:val="en-GB"/>
              </w:rPr>
              <w:t>Population (millions, 2024)</w:t>
            </w:r>
          </w:p>
        </w:tc>
        <w:tc>
          <w:tcPr>
            <w:tcW w:w="1601" w:type="dxa"/>
          </w:tcPr>
          <w:p w14:paraId="76401279" w14:textId="77777777" w:rsidR="000F0343" w:rsidRPr="00C26C40" w:rsidRDefault="000F0343" w:rsidP="00892770">
            <w:pPr>
              <w:pStyle w:val="Table"/>
              <w:rPr>
                <w:lang w:val="en-GB"/>
              </w:rPr>
            </w:pPr>
            <w:r w:rsidRPr="00C26C40">
              <w:rPr>
                <w:lang w:val="en-GB"/>
              </w:rPr>
              <w:t>Urban Access to Safe Water (%)</w:t>
            </w:r>
          </w:p>
        </w:tc>
        <w:tc>
          <w:tcPr>
            <w:tcW w:w="2268" w:type="dxa"/>
          </w:tcPr>
          <w:p w14:paraId="1311983B" w14:textId="77777777" w:rsidR="000F0343" w:rsidRPr="00C26C40" w:rsidRDefault="000F0343" w:rsidP="00892770">
            <w:pPr>
              <w:pStyle w:val="Table"/>
              <w:rPr>
                <w:lang w:val="en-GB"/>
              </w:rPr>
            </w:pPr>
            <w:r w:rsidRPr="00C26C40">
              <w:rPr>
                <w:lang w:val="en-GB"/>
              </w:rPr>
              <w:t>Estimated Annual PAC Demand (tonnes)</w:t>
            </w:r>
          </w:p>
        </w:tc>
        <w:tc>
          <w:tcPr>
            <w:tcW w:w="1701" w:type="dxa"/>
          </w:tcPr>
          <w:p w14:paraId="2509D50B" w14:textId="77777777" w:rsidR="000F0343" w:rsidRPr="00C26C40" w:rsidRDefault="000F0343" w:rsidP="00892770">
            <w:pPr>
              <w:pStyle w:val="Table"/>
              <w:rPr>
                <w:lang w:val="en-GB"/>
              </w:rPr>
            </w:pPr>
            <w:r w:rsidRPr="00C26C40">
              <w:rPr>
                <w:lang w:val="en-GB"/>
              </w:rPr>
              <w:t>Primary Import Source</w:t>
            </w:r>
          </w:p>
        </w:tc>
      </w:tr>
      <w:tr w:rsidR="000F0343" w:rsidRPr="00C26C40" w14:paraId="213488EA" w14:textId="77777777" w:rsidTr="00AE03BF">
        <w:tc>
          <w:tcPr>
            <w:tcW w:w="0" w:type="auto"/>
          </w:tcPr>
          <w:p w14:paraId="56CBB45B" w14:textId="77777777" w:rsidR="000F0343" w:rsidRPr="00C26C40" w:rsidRDefault="000F0343" w:rsidP="00892770">
            <w:pPr>
              <w:pStyle w:val="Table"/>
              <w:rPr>
                <w:lang w:val="en-GB"/>
              </w:rPr>
            </w:pPr>
            <w:r w:rsidRPr="00C26C40">
              <w:rPr>
                <w:lang w:val="en-GB"/>
              </w:rPr>
              <w:t>Ghana</w:t>
            </w:r>
          </w:p>
        </w:tc>
        <w:tc>
          <w:tcPr>
            <w:tcW w:w="1437" w:type="dxa"/>
          </w:tcPr>
          <w:p w14:paraId="5FD2E338" w14:textId="77777777" w:rsidR="000F0343" w:rsidRPr="00C26C40" w:rsidRDefault="000F0343" w:rsidP="00892770">
            <w:pPr>
              <w:pStyle w:val="Table"/>
              <w:rPr>
                <w:lang w:val="en-GB"/>
              </w:rPr>
            </w:pPr>
            <w:r w:rsidRPr="00C26C40">
              <w:rPr>
                <w:lang w:val="en-GB"/>
              </w:rPr>
              <w:t>34.1</w:t>
            </w:r>
          </w:p>
        </w:tc>
        <w:tc>
          <w:tcPr>
            <w:tcW w:w="1601" w:type="dxa"/>
          </w:tcPr>
          <w:p w14:paraId="3863C538" w14:textId="77777777" w:rsidR="000F0343" w:rsidRPr="00C26C40" w:rsidRDefault="000F0343" w:rsidP="00892770">
            <w:pPr>
              <w:pStyle w:val="Table"/>
              <w:rPr>
                <w:lang w:val="en-GB"/>
              </w:rPr>
            </w:pPr>
            <w:r w:rsidRPr="00C26C40">
              <w:rPr>
                <w:lang w:val="en-GB"/>
              </w:rPr>
              <w:t>78%</w:t>
            </w:r>
          </w:p>
        </w:tc>
        <w:tc>
          <w:tcPr>
            <w:tcW w:w="2268" w:type="dxa"/>
          </w:tcPr>
          <w:p w14:paraId="6691C211" w14:textId="4F891E52" w:rsidR="000F0343" w:rsidRPr="00C26C40" w:rsidRDefault="000F0343" w:rsidP="00892770">
            <w:pPr>
              <w:pStyle w:val="Table"/>
              <w:rPr>
                <w:lang w:val="en-GB"/>
              </w:rPr>
            </w:pPr>
            <w:r w:rsidRPr="00C26C40">
              <w:rPr>
                <w:lang w:val="en-GB"/>
              </w:rPr>
              <w:t>4,000 – 6,000</w:t>
            </w:r>
          </w:p>
        </w:tc>
        <w:tc>
          <w:tcPr>
            <w:tcW w:w="1701" w:type="dxa"/>
          </w:tcPr>
          <w:p w14:paraId="00CF0662" w14:textId="77777777" w:rsidR="000F0343" w:rsidRPr="00C26C40" w:rsidRDefault="000F0343" w:rsidP="00892770">
            <w:pPr>
              <w:pStyle w:val="Table"/>
              <w:rPr>
                <w:lang w:val="en-GB"/>
              </w:rPr>
            </w:pPr>
            <w:r w:rsidRPr="00C26C40">
              <w:rPr>
                <w:lang w:val="en-GB"/>
              </w:rPr>
              <w:t>China, Europe</w:t>
            </w:r>
          </w:p>
        </w:tc>
      </w:tr>
      <w:tr w:rsidR="000F0343" w:rsidRPr="00C26C40" w14:paraId="427AED9B" w14:textId="77777777" w:rsidTr="00AE03BF">
        <w:tc>
          <w:tcPr>
            <w:tcW w:w="0" w:type="auto"/>
          </w:tcPr>
          <w:p w14:paraId="77752C08" w14:textId="77777777" w:rsidR="000F0343" w:rsidRPr="00C26C40" w:rsidRDefault="000F0343" w:rsidP="00892770">
            <w:pPr>
              <w:pStyle w:val="Table"/>
              <w:rPr>
                <w:lang w:val="en-GB"/>
              </w:rPr>
            </w:pPr>
            <w:r w:rsidRPr="00C26C40">
              <w:rPr>
                <w:lang w:val="en-GB"/>
              </w:rPr>
              <w:t>Côte d’Ivoire</w:t>
            </w:r>
          </w:p>
        </w:tc>
        <w:tc>
          <w:tcPr>
            <w:tcW w:w="1437" w:type="dxa"/>
          </w:tcPr>
          <w:p w14:paraId="65272EFF" w14:textId="77777777" w:rsidR="000F0343" w:rsidRPr="00C26C40" w:rsidRDefault="000F0343" w:rsidP="00892770">
            <w:pPr>
              <w:pStyle w:val="Table"/>
              <w:rPr>
                <w:lang w:val="en-GB"/>
              </w:rPr>
            </w:pPr>
            <w:r w:rsidRPr="00C26C40">
              <w:rPr>
                <w:lang w:val="en-GB"/>
              </w:rPr>
              <w:t>28.2</w:t>
            </w:r>
          </w:p>
        </w:tc>
        <w:tc>
          <w:tcPr>
            <w:tcW w:w="1601" w:type="dxa"/>
          </w:tcPr>
          <w:p w14:paraId="2B42C714" w14:textId="77777777" w:rsidR="000F0343" w:rsidRPr="00C26C40" w:rsidRDefault="000F0343" w:rsidP="00892770">
            <w:pPr>
              <w:pStyle w:val="Table"/>
              <w:rPr>
                <w:lang w:val="en-GB"/>
              </w:rPr>
            </w:pPr>
            <w:r w:rsidRPr="00C26C40">
              <w:rPr>
                <w:lang w:val="en-GB"/>
              </w:rPr>
              <w:t>68%</w:t>
            </w:r>
          </w:p>
        </w:tc>
        <w:tc>
          <w:tcPr>
            <w:tcW w:w="2268" w:type="dxa"/>
          </w:tcPr>
          <w:p w14:paraId="3BDC06F5" w14:textId="5A5D1AEF" w:rsidR="000F0343" w:rsidRPr="00C26C40" w:rsidRDefault="000F0343" w:rsidP="00892770">
            <w:pPr>
              <w:pStyle w:val="Table"/>
              <w:rPr>
                <w:lang w:val="en-GB"/>
              </w:rPr>
            </w:pPr>
            <w:r w:rsidRPr="00C26C40">
              <w:rPr>
                <w:lang w:val="en-GB"/>
              </w:rPr>
              <w:t>3,500 – 5,000</w:t>
            </w:r>
          </w:p>
        </w:tc>
        <w:tc>
          <w:tcPr>
            <w:tcW w:w="1701" w:type="dxa"/>
          </w:tcPr>
          <w:p w14:paraId="0303C3CB" w14:textId="77777777" w:rsidR="000F0343" w:rsidRPr="00C26C40" w:rsidRDefault="000F0343" w:rsidP="00892770">
            <w:pPr>
              <w:pStyle w:val="Table"/>
              <w:rPr>
                <w:lang w:val="en-GB"/>
              </w:rPr>
            </w:pPr>
            <w:r w:rsidRPr="00C26C40">
              <w:rPr>
                <w:lang w:val="en-GB"/>
              </w:rPr>
              <w:t>France, China</w:t>
            </w:r>
          </w:p>
        </w:tc>
      </w:tr>
      <w:tr w:rsidR="000F0343" w:rsidRPr="00C26C40" w14:paraId="314A467C" w14:textId="77777777" w:rsidTr="00AE03BF">
        <w:tc>
          <w:tcPr>
            <w:tcW w:w="0" w:type="auto"/>
          </w:tcPr>
          <w:p w14:paraId="00FA2942" w14:textId="77777777" w:rsidR="000F0343" w:rsidRPr="00C26C40" w:rsidRDefault="000F0343" w:rsidP="00892770">
            <w:pPr>
              <w:pStyle w:val="Table"/>
              <w:rPr>
                <w:lang w:val="en-GB"/>
              </w:rPr>
            </w:pPr>
            <w:r w:rsidRPr="00C26C40">
              <w:rPr>
                <w:lang w:val="en-GB"/>
              </w:rPr>
              <w:t>Burkina Faso</w:t>
            </w:r>
          </w:p>
        </w:tc>
        <w:tc>
          <w:tcPr>
            <w:tcW w:w="1437" w:type="dxa"/>
          </w:tcPr>
          <w:p w14:paraId="180D7A35" w14:textId="77777777" w:rsidR="000F0343" w:rsidRPr="00C26C40" w:rsidRDefault="000F0343" w:rsidP="00892770">
            <w:pPr>
              <w:pStyle w:val="Table"/>
              <w:rPr>
                <w:lang w:val="en-GB"/>
              </w:rPr>
            </w:pPr>
            <w:r w:rsidRPr="00C26C40">
              <w:rPr>
                <w:lang w:val="en-GB"/>
              </w:rPr>
              <w:t>23.3</w:t>
            </w:r>
          </w:p>
        </w:tc>
        <w:tc>
          <w:tcPr>
            <w:tcW w:w="1601" w:type="dxa"/>
          </w:tcPr>
          <w:p w14:paraId="581603B1" w14:textId="77777777" w:rsidR="000F0343" w:rsidRPr="00C26C40" w:rsidRDefault="000F0343" w:rsidP="00892770">
            <w:pPr>
              <w:pStyle w:val="Table"/>
              <w:rPr>
                <w:lang w:val="en-GB"/>
              </w:rPr>
            </w:pPr>
            <w:r w:rsidRPr="00C26C40">
              <w:rPr>
                <w:lang w:val="en-GB"/>
              </w:rPr>
              <w:t>49%</w:t>
            </w:r>
          </w:p>
        </w:tc>
        <w:tc>
          <w:tcPr>
            <w:tcW w:w="2268" w:type="dxa"/>
          </w:tcPr>
          <w:p w14:paraId="5F988ABB" w14:textId="40DF3949" w:rsidR="000F0343" w:rsidRPr="00C26C40" w:rsidRDefault="000F0343" w:rsidP="00892770">
            <w:pPr>
              <w:pStyle w:val="Table"/>
              <w:rPr>
                <w:lang w:val="en-GB"/>
              </w:rPr>
            </w:pPr>
            <w:r w:rsidRPr="00C26C40">
              <w:rPr>
                <w:lang w:val="en-GB"/>
              </w:rPr>
              <w:t>1,500 – 2,500</w:t>
            </w:r>
          </w:p>
        </w:tc>
        <w:tc>
          <w:tcPr>
            <w:tcW w:w="1701" w:type="dxa"/>
          </w:tcPr>
          <w:p w14:paraId="7A0F1FF7" w14:textId="77777777" w:rsidR="000F0343" w:rsidRPr="00C26C40" w:rsidRDefault="000F0343" w:rsidP="00892770">
            <w:pPr>
              <w:pStyle w:val="Table"/>
              <w:rPr>
                <w:lang w:val="en-GB"/>
              </w:rPr>
            </w:pPr>
            <w:r w:rsidRPr="00C26C40">
              <w:rPr>
                <w:lang w:val="en-GB"/>
              </w:rPr>
              <w:t>China</w:t>
            </w:r>
          </w:p>
        </w:tc>
      </w:tr>
      <w:tr w:rsidR="000F0343" w:rsidRPr="00C26C40" w14:paraId="09CAE792" w14:textId="77777777" w:rsidTr="00AE03BF">
        <w:tc>
          <w:tcPr>
            <w:tcW w:w="0" w:type="auto"/>
          </w:tcPr>
          <w:p w14:paraId="097ED15A" w14:textId="77777777" w:rsidR="000F0343" w:rsidRPr="00C26C40" w:rsidRDefault="000F0343" w:rsidP="00892770">
            <w:pPr>
              <w:pStyle w:val="Table"/>
              <w:rPr>
                <w:lang w:val="en-GB"/>
              </w:rPr>
            </w:pPr>
            <w:r w:rsidRPr="00C26C40">
              <w:rPr>
                <w:lang w:val="en-GB"/>
              </w:rPr>
              <w:t>Nigeria</w:t>
            </w:r>
          </w:p>
        </w:tc>
        <w:tc>
          <w:tcPr>
            <w:tcW w:w="1437" w:type="dxa"/>
          </w:tcPr>
          <w:p w14:paraId="6132160D" w14:textId="77777777" w:rsidR="000F0343" w:rsidRPr="00C26C40" w:rsidRDefault="000F0343" w:rsidP="00892770">
            <w:pPr>
              <w:pStyle w:val="Table"/>
              <w:rPr>
                <w:lang w:val="en-GB"/>
              </w:rPr>
            </w:pPr>
            <w:r w:rsidRPr="00C26C40">
              <w:rPr>
                <w:lang w:val="en-GB"/>
              </w:rPr>
              <w:t>224.0</w:t>
            </w:r>
          </w:p>
        </w:tc>
        <w:tc>
          <w:tcPr>
            <w:tcW w:w="1601" w:type="dxa"/>
          </w:tcPr>
          <w:p w14:paraId="5984DEF1" w14:textId="77777777" w:rsidR="000F0343" w:rsidRPr="00C26C40" w:rsidRDefault="000F0343" w:rsidP="00892770">
            <w:pPr>
              <w:pStyle w:val="Table"/>
              <w:rPr>
                <w:lang w:val="en-GB"/>
              </w:rPr>
            </w:pPr>
            <w:r w:rsidRPr="00C26C40">
              <w:rPr>
                <w:lang w:val="en-GB"/>
              </w:rPr>
              <w:t>72%</w:t>
            </w:r>
          </w:p>
        </w:tc>
        <w:tc>
          <w:tcPr>
            <w:tcW w:w="2268" w:type="dxa"/>
          </w:tcPr>
          <w:p w14:paraId="5969A4CE" w14:textId="4EA58607" w:rsidR="000F0343" w:rsidRPr="00C26C40" w:rsidRDefault="000F0343" w:rsidP="00892770">
            <w:pPr>
              <w:pStyle w:val="Table"/>
              <w:rPr>
                <w:lang w:val="en-GB"/>
              </w:rPr>
            </w:pPr>
            <w:r w:rsidRPr="00C26C40">
              <w:rPr>
                <w:lang w:val="en-GB"/>
              </w:rPr>
              <w:t>35,000 – 50,000</w:t>
            </w:r>
          </w:p>
        </w:tc>
        <w:tc>
          <w:tcPr>
            <w:tcW w:w="1701" w:type="dxa"/>
          </w:tcPr>
          <w:p w14:paraId="44E46A32" w14:textId="77777777" w:rsidR="000F0343" w:rsidRPr="00C26C40" w:rsidRDefault="000F0343" w:rsidP="00892770">
            <w:pPr>
              <w:pStyle w:val="Table"/>
              <w:rPr>
                <w:lang w:val="en-GB"/>
              </w:rPr>
            </w:pPr>
            <w:r w:rsidRPr="00C26C40">
              <w:rPr>
                <w:lang w:val="en-GB"/>
              </w:rPr>
              <w:t>China, Europe</w:t>
            </w:r>
          </w:p>
        </w:tc>
      </w:tr>
      <w:tr w:rsidR="000F0343" w:rsidRPr="00C26C40" w14:paraId="743A6830" w14:textId="77777777" w:rsidTr="00AE03BF">
        <w:tc>
          <w:tcPr>
            <w:tcW w:w="0" w:type="auto"/>
          </w:tcPr>
          <w:p w14:paraId="482272A1" w14:textId="77777777" w:rsidR="000F0343" w:rsidRPr="00C26C40" w:rsidRDefault="000F0343" w:rsidP="00892770">
            <w:pPr>
              <w:pStyle w:val="Table"/>
              <w:rPr>
                <w:lang w:val="en-GB"/>
              </w:rPr>
            </w:pPr>
            <w:r w:rsidRPr="00C26C40">
              <w:rPr>
                <w:lang w:val="en-GB"/>
              </w:rPr>
              <w:t>Togo</w:t>
            </w:r>
          </w:p>
        </w:tc>
        <w:tc>
          <w:tcPr>
            <w:tcW w:w="1437" w:type="dxa"/>
          </w:tcPr>
          <w:p w14:paraId="6C9452DE" w14:textId="77777777" w:rsidR="000F0343" w:rsidRPr="00C26C40" w:rsidRDefault="000F0343" w:rsidP="00892770">
            <w:pPr>
              <w:pStyle w:val="Table"/>
              <w:rPr>
                <w:lang w:val="en-GB"/>
              </w:rPr>
            </w:pPr>
            <w:r w:rsidRPr="00C26C40">
              <w:rPr>
                <w:lang w:val="en-GB"/>
              </w:rPr>
              <w:t>9.3</w:t>
            </w:r>
          </w:p>
        </w:tc>
        <w:tc>
          <w:tcPr>
            <w:tcW w:w="1601" w:type="dxa"/>
          </w:tcPr>
          <w:p w14:paraId="113BFA53" w14:textId="77777777" w:rsidR="000F0343" w:rsidRPr="00C26C40" w:rsidRDefault="000F0343" w:rsidP="00892770">
            <w:pPr>
              <w:pStyle w:val="Table"/>
              <w:rPr>
                <w:lang w:val="en-GB"/>
              </w:rPr>
            </w:pPr>
            <w:r w:rsidRPr="00C26C40">
              <w:rPr>
                <w:lang w:val="en-GB"/>
              </w:rPr>
              <w:t>56%</w:t>
            </w:r>
          </w:p>
        </w:tc>
        <w:tc>
          <w:tcPr>
            <w:tcW w:w="2268" w:type="dxa"/>
          </w:tcPr>
          <w:p w14:paraId="44FEF661" w14:textId="3F139296" w:rsidR="000F0343" w:rsidRPr="00C26C40" w:rsidRDefault="000F0343" w:rsidP="00892770">
            <w:pPr>
              <w:pStyle w:val="Table"/>
              <w:rPr>
                <w:lang w:val="en-GB"/>
              </w:rPr>
            </w:pPr>
            <w:r w:rsidRPr="00C26C40">
              <w:rPr>
                <w:lang w:val="en-GB"/>
              </w:rPr>
              <w:t>800 – 1,200</w:t>
            </w:r>
          </w:p>
        </w:tc>
        <w:tc>
          <w:tcPr>
            <w:tcW w:w="1701" w:type="dxa"/>
          </w:tcPr>
          <w:p w14:paraId="043EB1DF" w14:textId="77777777" w:rsidR="000F0343" w:rsidRPr="00C26C40" w:rsidRDefault="000F0343" w:rsidP="00892770">
            <w:pPr>
              <w:pStyle w:val="Table"/>
              <w:rPr>
                <w:lang w:val="en-GB"/>
              </w:rPr>
            </w:pPr>
            <w:r w:rsidRPr="00C26C40">
              <w:rPr>
                <w:lang w:val="en-GB"/>
              </w:rPr>
              <w:t>China</w:t>
            </w:r>
          </w:p>
        </w:tc>
      </w:tr>
      <w:tr w:rsidR="000F0343" w:rsidRPr="00C26C40" w14:paraId="59CB0F99" w14:textId="77777777" w:rsidTr="00AE03BF">
        <w:tc>
          <w:tcPr>
            <w:tcW w:w="0" w:type="auto"/>
          </w:tcPr>
          <w:p w14:paraId="7FBBF1C5" w14:textId="77777777" w:rsidR="000F0343" w:rsidRPr="00C26C40" w:rsidRDefault="000F0343" w:rsidP="00892770">
            <w:pPr>
              <w:pStyle w:val="Table"/>
              <w:rPr>
                <w:lang w:val="en-GB"/>
              </w:rPr>
            </w:pPr>
            <w:r w:rsidRPr="00C26C40">
              <w:rPr>
                <w:lang w:val="en-GB"/>
              </w:rPr>
              <w:t>Benin</w:t>
            </w:r>
          </w:p>
        </w:tc>
        <w:tc>
          <w:tcPr>
            <w:tcW w:w="1437" w:type="dxa"/>
          </w:tcPr>
          <w:p w14:paraId="683707FA" w14:textId="77777777" w:rsidR="000F0343" w:rsidRPr="00C26C40" w:rsidRDefault="000F0343" w:rsidP="00892770">
            <w:pPr>
              <w:pStyle w:val="Table"/>
              <w:rPr>
                <w:lang w:val="en-GB"/>
              </w:rPr>
            </w:pPr>
            <w:r w:rsidRPr="00C26C40">
              <w:rPr>
                <w:lang w:val="en-GB"/>
              </w:rPr>
              <w:t>13.7</w:t>
            </w:r>
          </w:p>
        </w:tc>
        <w:tc>
          <w:tcPr>
            <w:tcW w:w="1601" w:type="dxa"/>
          </w:tcPr>
          <w:p w14:paraId="2239F3F0" w14:textId="77777777" w:rsidR="000F0343" w:rsidRPr="00C26C40" w:rsidRDefault="000F0343" w:rsidP="00892770">
            <w:pPr>
              <w:pStyle w:val="Table"/>
              <w:rPr>
                <w:lang w:val="en-GB"/>
              </w:rPr>
            </w:pPr>
            <w:r w:rsidRPr="00C26C40">
              <w:rPr>
                <w:lang w:val="en-GB"/>
              </w:rPr>
              <w:t>55%</w:t>
            </w:r>
          </w:p>
        </w:tc>
        <w:tc>
          <w:tcPr>
            <w:tcW w:w="2268" w:type="dxa"/>
          </w:tcPr>
          <w:p w14:paraId="24500A2B" w14:textId="6CEB4860" w:rsidR="000F0343" w:rsidRPr="00C26C40" w:rsidRDefault="000F0343" w:rsidP="00892770">
            <w:pPr>
              <w:pStyle w:val="Table"/>
              <w:rPr>
                <w:lang w:val="en-GB"/>
              </w:rPr>
            </w:pPr>
            <w:r w:rsidRPr="00C26C40">
              <w:rPr>
                <w:lang w:val="en-GB"/>
              </w:rPr>
              <w:t>900 – 1,400</w:t>
            </w:r>
          </w:p>
        </w:tc>
        <w:tc>
          <w:tcPr>
            <w:tcW w:w="1701" w:type="dxa"/>
          </w:tcPr>
          <w:p w14:paraId="2DA2CE24" w14:textId="77777777" w:rsidR="000F0343" w:rsidRPr="00C26C40" w:rsidRDefault="000F0343" w:rsidP="00892770">
            <w:pPr>
              <w:pStyle w:val="Table"/>
              <w:rPr>
                <w:lang w:val="en-GB"/>
              </w:rPr>
            </w:pPr>
            <w:r w:rsidRPr="00C26C40">
              <w:rPr>
                <w:lang w:val="en-GB"/>
              </w:rPr>
              <w:t>China</w:t>
            </w:r>
          </w:p>
        </w:tc>
      </w:tr>
      <w:tr w:rsidR="000F0343" w:rsidRPr="00C26C40" w14:paraId="70FCB83A" w14:textId="77777777" w:rsidTr="00AE03BF">
        <w:tc>
          <w:tcPr>
            <w:tcW w:w="0" w:type="auto"/>
          </w:tcPr>
          <w:p w14:paraId="5E223639" w14:textId="77777777" w:rsidR="000F0343" w:rsidRPr="00C26C40" w:rsidRDefault="000F0343" w:rsidP="00892770">
            <w:pPr>
              <w:pStyle w:val="Table"/>
              <w:rPr>
                <w:lang w:val="en-GB"/>
              </w:rPr>
            </w:pPr>
            <w:r w:rsidRPr="00C26C40">
              <w:rPr>
                <w:lang w:val="en-GB"/>
              </w:rPr>
              <w:t>Senegal</w:t>
            </w:r>
          </w:p>
        </w:tc>
        <w:tc>
          <w:tcPr>
            <w:tcW w:w="1437" w:type="dxa"/>
          </w:tcPr>
          <w:p w14:paraId="61871A26" w14:textId="77777777" w:rsidR="000F0343" w:rsidRPr="00C26C40" w:rsidRDefault="000F0343" w:rsidP="00892770">
            <w:pPr>
              <w:pStyle w:val="Table"/>
              <w:rPr>
                <w:lang w:val="en-GB"/>
              </w:rPr>
            </w:pPr>
            <w:r w:rsidRPr="00C26C40">
              <w:rPr>
                <w:lang w:val="en-GB"/>
              </w:rPr>
              <w:t>17.8</w:t>
            </w:r>
          </w:p>
        </w:tc>
        <w:tc>
          <w:tcPr>
            <w:tcW w:w="1601" w:type="dxa"/>
          </w:tcPr>
          <w:p w14:paraId="1702FDCC" w14:textId="77777777" w:rsidR="000F0343" w:rsidRPr="00C26C40" w:rsidRDefault="000F0343" w:rsidP="00892770">
            <w:pPr>
              <w:pStyle w:val="Table"/>
              <w:rPr>
                <w:lang w:val="en-GB"/>
              </w:rPr>
            </w:pPr>
            <w:r w:rsidRPr="00C26C40">
              <w:rPr>
                <w:lang w:val="en-GB"/>
              </w:rPr>
              <w:t>76%</w:t>
            </w:r>
          </w:p>
        </w:tc>
        <w:tc>
          <w:tcPr>
            <w:tcW w:w="2268" w:type="dxa"/>
          </w:tcPr>
          <w:p w14:paraId="68CF345A" w14:textId="19447A72" w:rsidR="000F0343" w:rsidRPr="00C26C40" w:rsidRDefault="000F0343" w:rsidP="00892770">
            <w:pPr>
              <w:pStyle w:val="Table"/>
              <w:rPr>
                <w:lang w:val="en-GB"/>
              </w:rPr>
            </w:pPr>
            <w:r w:rsidRPr="00C26C40">
              <w:rPr>
                <w:lang w:val="en-GB"/>
              </w:rPr>
              <w:t>1,500 – 2,500</w:t>
            </w:r>
          </w:p>
        </w:tc>
        <w:tc>
          <w:tcPr>
            <w:tcW w:w="1701" w:type="dxa"/>
          </w:tcPr>
          <w:p w14:paraId="70185834" w14:textId="77777777" w:rsidR="000F0343" w:rsidRPr="00C26C40" w:rsidRDefault="000F0343" w:rsidP="00892770">
            <w:pPr>
              <w:pStyle w:val="Table"/>
              <w:rPr>
                <w:lang w:val="en-GB"/>
              </w:rPr>
            </w:pPr>
            <w:r w:rsidRPr="00C26C40">
              <w:rPr>
                <w:lang w:val="en-GB"/>
              </w:rPr>
              <w:t>France, China</w:t>
            </w:r>
          </w:p>
        </w:tc>
      </w:tr>
      <w:tr w:rsidR="000F0343" w:rsidRPr="00C26C40" w14:paraId="6F2CFC51" w14:textId="77777777" w:rsidTr="00AE03BF">
        <w:tc>
          <w:tcPr>
            <w:tcW w:w="0" w:type="auto"/>
          </w:tcPr>
          <w:p w14:paraId="2A34744B" w14:textId="77777777" w:rsidR="000F0343" w:rsidRPr="00C26C40" w:rsidRDefault="000F0343" w:rsidP="00892770">
            <w:pPr>
              <w:pStyle w:val="Table"/>
              <w:rPr>
                <w:lang w:val="en-GB"/>
              </w:rPr>
            </w:pPr>
            <w:r w:rsidRPr="00C26C40">
              <w:rPr>
                <w:lang w:val="en-GB"/>
              </w:rPr>
              <w:t>Sub-Saharan Total (est.)</w:t>
            </w:r>
          </w:p>
        </w:tc>
        <w:tc>
          <w:tcPr>
            <w:tcW w:w="1437" w:type="dxa"/>
          </w:tcPr>
          <w:p w14:paraId="395E3863" w14:textId="77777777" w:rsidR="000F0343" w:rsidRPr="00C26C40" w:rsidRDefault="000F0343" w:rsidP="00892770">
            <w:pPr>
              <w:pStyle w:val="Table"/>
              <w:rPr>
                <w:lang w:val="en-GB"/>
              </w:rPr>
            </w:pPr>
            <w:r w:rsidRPr="00C26C40">
              <w:rPr>
                <w:lang w:val="en-GB"/>
              </w:rPr>
              <w:t>&gt;400</w:t>
            </w:r>
          </w:p>
        </w:tc>
        <w:tc>
          <w:tcPr>
            <w:tcW w:w="1601" w:type="dxa"/>
          </w:tcPr>
          <w:p w14:paraId="6EA61151" w14:textId="77777777" w:rsidR="000F0343" w:rsidRPr="00C26C40" w:rsidRDefault="000F0343" w:rsidP="00892770">
            <w:pPr>
              <w:pStyle w:val="Table"/>
              <w:rPr>
                <w:lang w:val="en-GB"/>
              </w:rPr>
            </w:pPr>
            <w:r w:rsidRPr="00C26C40">
              <w:rPr>
                <w:lang w:val="en-GB"/>
              </w:rPr>
              <w:t>≈66%</w:t>
            </w:r>
          </w:p>
        </w:tc>
        <w:tc>
          <w:tcPr>
            <w:tcW w:w="2268" w:type="dxa"/>
          </w:tcPr>
          <w:p w14:paraId="73F34B15" w14:textId="77777777" w:rsidR="000F0343" w:rsidRPr="00C26C40" w:rsidRDefault="000F0343" w:rsidP="00892770">
            <w:pPr>
              <w:pStyle w:val="Table"/>
              <w:rPr>
                <w:lang w:val="en-GB"/>
              </w:rPr>
            </w:pPr>
            <w:r w:rsidRPr="00C26C40">
              <w:rPr>
                <w:lang w:val="en-GB"/>
              </w:rPr>
              <w:t>&gt;80,000</w:t>
            </w:r>
          </w:p>
        </w:tc>
        <w:tc>
          <w:tcPr>
            <w:tcW w:w="1701" w:type="dxa"/>
          </w:tcPr>
          <w:p w14:paraId="57944BCE" w14:textId="77777777" w:rsidR="000F0343" w:rsidRPr="00C26C40" w:rsidRDefault="000F0343" w:rsidP="00892770">
            <w:pPr>
              <w:pStyle w:val="Table"/>
              <w:rPr>
                <w:lang w:val="en-GB"/>
              </w:rPr>
            </w:pPr>
            <w:r w:rsidRPr="00C26C40">
              <w:rPr>
                <w:lang w:val="en-GB"/>
              </w:rPr>
              <w:t>Predominantly China</w:t>
            </w:r>
          </w:p>
        </w:tc>
      </w:tr>
    </w:tbl>
    <w:p w14:paraId="2BD8B181" w14:textId="77777777" w:rsidR="000F0343" w:rsidRPr="00C26C40" w:rsidRDefault="000F0343" w:rsidP="00E36CDF"/>
    <w:p w14:paraId="331E61EE" w14:textId="465ABBE6" w:rsidR="000F0343" w:rsidRPr="00C26C40" w:rsidRDefault="000F0343" w:rsidP="00E36CDF">
      <w:r w:rsidRPr="00C26C40">
        <w:t xml:space="preserve">The data in </w:t>
      </w:r>
      <w:r w:rsidR="00FF26A9">
        <w:t xml:space="preserve">table </w:t>
      </w:r>
      <w:r w:rsidR="00217F65">
        <w:t>above</w:t>
      </w:r>
      <w:r w:rsidRPr="00C26C40">
        <w:t xml:space="preserve"> indicate a combined sub-regional PAC demand exceeding 80,000 tonnes per annum, virtually all of which is currently imported from China and Europe. Even capturing a modest 5–10% market share in the ECOWAS region represents a commercially significant opportunity. Nigeria alone, with its 224 million population and substantial GWCL-equivalent utility infrastructure, represents a market for PAC an order of magnitude larger than Ghana’s domestic requirement. The proposed plant, once its domestic supply obligations are met, is strategically positioned to serve this regional export demand.</w:t>
      </w:r>
    </w:p>
    <w:p w14:paraId="1265B7B7" w14:textId="63459410" w:rsidR="000A7A77" w:rsidRPr="00C26C40" w:rsidRDefault="000A7A77">
      <w:pPr>
        <w:spacing w:before="120" w:after="280"/>
      </w:pPr>
      <w:r w:rsidRPr="00C26C40">
        <w:br w:type="page"/>
      </w:r>
    </w:p>
    <w:p w14:paraId="1E3A96A3" w14:textId="77777777" w:rsidR="00AD0670" w:rsidRPr="00C26C40" w:rsidRDefault="00AD0670" w:rsidP="00AD0670">
      <w:pPr>
        <w:pStyle w:val="Heading1"/>
      </w:pPr>
      <w:bookmarkStart w:id="33" w:name="_Toc227240594"/>
      <w:bookmarkStart w:id="34" w:name="_Toc235285230"/>
      <w:bookmarkStart w:id="35" w:name="_Toc237244904"/>
      <w:r w:rsidRPr="00C26C40">
        <w:lastRenderedPageBreak/>
        <w:t>LITERATURE REVIEW</w:t>
      </w:r>
      <w:bookmarkEnd w:id="33"/>
      <w:bookmarkEnd w:id="34"/>
      <w:bookmarkEnd w:id="35"/>
    </w:p>
    <w:p w14:paraId="48B1B71E" w14:textId="77777777" w:rsidR="00AD0670" w:rsidRPr="00C26C40" w:rsidRDefault="00AD0670" w:rsidP="00F02060">
      <w:pPr>
        <w:pStyle w:val="Heading2"/>
      </w:pPr>
      <w:bookmarkStart w:id="36" w:name="_Toc222349269"/>
      <w:bookmarkStart w:id="37" w:name="_Toc227240595"/>
      <w:bookmarkStart w:id="38" w:name="_Toc235285231"/>
      <w:bookmarkStart w:id="39" w:name="_Toc237244905"/>
      <w:r w:rsidRPr="00C26C40">
        <w:t>OVERVIEW OF COAGULATION IN WATER TREATMENT</w:t>
      </w:r>
      <w:bookmarkEnd w:id="36"/>
      <w:bookmarkEnd w:id="37"/>
      <w:bookmarkEnd w:id="38"/>
      <w:bookmarkEnd w:id="39"/>
    </w:p>
    <w:p w14:paraId="64CAD3CF" w14:textId="20513CA0" w:rsidR="00AD0670" w:rsidRPr="00C26C40" w:rsidRDefault="00AD0670" w:rsidP="00AD0670">
      <w:r w:rsidRPr="00C26C40">
        <w:t>Coagulation is the physicochemical process by which colloidal and finely suspended particles in water are destabilised and subsequently made to aggregate into settleable or filterable flocs. Natural surface waters contain a complex matrix of impurities, including inorganic particles (clay minerals, silica), humic and fulvic acids, algal cells, and microbial matter. Most of these species carry a net negative surface charge at neutral pH, typically −15 to −30 mV, which generates an electrostatic repulsion known as the electrical double layer (Derjaguin–Landau–Verwey–Overbeek, or DLVO, theory). This repulsive energy barrier prevents particle aggregation despite the attractive Van der Waals forces that exist between particles at short range(Daud et al., 2009).</w:t>
      </w:r>
    </w:p>
    <w:p w14:paraId="542CAB34" w14:textId="77777777" w:rsidR="00AD0670" w:rsidRPr="00C26C40" w:rsidRDefault="00AD0670" w:rsidP="00AD0670">
      <w:r w:rsidRPr="00C26C40">
        <w:t>Coagulation proceeds through two distinct but complementary mechanisms. The first is charge neutralisation, in which positively charged metal hydroxo species from the coagulant adsorb onto the surface of negatively charged colloids, compressing the electrical double layer and reducing the zeta potential to near zero. At this point, the repulsive barrier collapses, and particles may approach closely enough for the Van der Waals attraction to initiate aggregation. The second is sweep flocculation, in which an amorphous metal hydroxide precipitate forms and physically enmeshes colloidal particles as it settles through the suspension. In practice, both mechanisms operate simultaneously; the dominant pathway is determined by coagulant type, dosage, pH, and water chemistry.</w:t>
      </w:r>
    </w:p>
    <w:p w14:paraId="50B0BF29" w14:textId="77777777" w:rsidR="00AD0670" w:rsidRPr="00C26C40" w:rsidRDefault="00AD0670" w:rsidP="00AD0670">
      <w:r w:rsidRPr="00C26C40">
        <w:t>The coagulant dose must be carefully optimised. Under-dosing leaves the zeta potential insufficiently neutralised, while over-dosing can re-stabilise colloids through charge reversal, leading to re-dispersion. This optimal dosage window is considerably wider for PAC than for simple metal salts, a property of significant practical value in treating raw water of fluctuating quality.</w:t>
      </w:r>
    </w:p>
    <w:p w14:paraId="27A2567F" w14:textId="77777777" w:rsidR="00AD0670" w:rsidRPr="00C26C40" w:rsidRDefault="00AD0670" w:rsidP="00AD0670">
      <w:r w:rsidRPr="00C26C40">
        <w:lastRenderedPageBreak/>
        <w:t>Following coagulation, flocculation is induced by gentle mixing, which promotes orthokinetic collisions between destabilised particles. The resulting flocs are removed by sedimentation and rapid sand or multi-media filtration. In conventional plants treating moderately turbid water, this sequence reliably produces water meeting WHO turbidity guidelines (&lt;1 NTU). However, at the extreme turbidity levels associated with Galamsey-contaminated rivers in Ghana, the performance of conventional alum coagulation degrades markedly, necessitating the use of high-performance coagulants such as PAC.</w:t>
      </w:r>
    </w:p>
    <w:p w14:paraId="19DD0E5F" w14:textId="77777777" w:rsidR="00AD0670" w:rsidRPr="00C26C40" w:rsidRDefault="00AD0670" w:rsidP="00134FFF">
      <w:pPr>
        <w:pStyle w:val="Heading3"/>
      </w:pPr>
      <w:r w:rsidRPr="00C26C40">
        <w:t xml:space="preserve"> </w:t>
      </w:r>
      <w:bookmarkStart w:id="40" w:name="_Toc227240596"/>
      <w:bookmarkStart w:id="41" w:name="_Toc235285232"/>
      <w:bookmarkStart w:id="42" w:name="_Toc237244906"/>
      <w:r w:rsidRPr="00C26C40">
        <w:t>Classification of Coagulants and Technical Comparison</w:t>
      </w:r>
      <w:bookmarkEnd w:id="40"/>
      <w:bookmarkEnd w:id="41"/>
      <w:bookmarkEnd w:id="42"/>
    </w:p>
    <w:p w14:paraId="507D09E2" w14:textId="77777777" w:rsidR="00AD0670" w:rsidRPr="00C26C40" w:rsidRDefault="00AD0670" w:rsidP="00AD0670">
      <w:r w:rsidRPr="00C26C40">
        <w:t>Coagulants used in water and wastewater treatment are broadly classified into three principal categories: inorganic metal salt coagulants, inorganic polymeric coagulants, and natural or synthetic organic polymer coagulants (Sillanpää et al., 2018; Kumar et al., 2022). Each class operates through distinct physicochemical mechanisms and carries characteristic performance advantages and limitations that determine its suitability for specific water quality conditions and treatment objectives.</w:t>
      </w:r>
    </w:p>
    <w:p w14:paraId="67F105DB" w14:textId="77777777" w:rsidR="00AD0670" w:rsidRPr="00C26C40" w:rsidRDefault="00AD0670" w:rsidP="00AD0670">
      <w:r w:rsidRPr="00C26C40">
        <w:t>(a) Inorganic Metal Salt Coagulants</w:t>
      </w:r>
    </w:p>
    <w:p w14:paraId="247A8BD6" w14:textId="77777777" w:rsidR="00AD0670" w:rsidRPr="00C26C40" w:rsidRDefault="00AD0670" w:rsidP="00AD0670">
      <w:r w:rsidRPr="00C26C40">
        <w:t xml:space="preserve">The most widely applied inorganic metal salt coagulants are aluminium sulphate (alum, </w:t>
      </w:r>
      <m:oMath>
        <m:r>
          <w:rPr>
            <w:rFonts w:ascii="Cambria Math" w:hAnsi="Cambria Math"/>
          </w:rPr>
          <m:t>Al₂(SO₄)₃·nH₂O</m:t>
        </m:r>
      </m:oMath>
      <w:r w:rsidRPr="00C26C40">
        <w:t>) and the ferric salts — ferric chloride (</w:t>
      </w:r>
      <m:oMath>
        <m:r>
          <w:rPr>
            <w:rFonts w:ascii="Cambria Math" w:hAnsi="Cambria Math"/>
          </w:rPr>
          <m:t>FeCl₃</m:t>
        </m:r>
      </m:oMath>
      <w:r w:rsidRPr="00C26C40">
        <w:t>) and ferric sulphate (</w:t>
      </w:r>
      <m:oMath>
        <m:r>
          <w:rPr>
            <w:rFonts w:ascii="Cambria Math" w:hAnsi="Cambria Math"/>
          </w:rPr>
          <m:t>Fe₂(SO₄)₃</m:t>
        </m:r>
      </m:oMath>
      <w:r w:rsidRPr="00C26C40">
        <w:t xml:space="preserve">). Alum has historically dominated the global water treatment market due to its low unit cost, well-established supply chains, and extensive documentation of its chemistry (Daud et al., 2009). When dissolved in water, aluminium sulphate hydrolyses to form a series of cationic aluminium hydroxide species and the neutral precipitate </w:t>
      </w:r>
      <m:oMath>
        <m:r>
          <w:rPr>
            <w:rFonts w:ascii="Cambria Math" w:hAnsi="Cambria Math"/>
          </w:rPr>
          <m:t>Al(OH)₃</m:t>
        </m:r>
      </m:oMath>
      <w:r w:rsidRPr="00C26C40">
        <w:t>, which acts as the sweep-floc matrix:</w:t>
      </w:r>
    </w:p>
    <w:p w14:paraId="0C534C17" w14:textId="77777777" w:rsidR="00AD0670" w:rsidRPr="00C26C40" w:rsidRDefault="00AD0670" w:rsidP="00AD0670">
      <m:oMathPara>
        <m:oMath>
          <m:r>
            <w:rPr>
              <w:rFonts w:ascii="Cambria Math" w:hAnsi="Cambria Math"/>
            </w:rPr>
            <m:t>Al</m:t>
          </m:r>
          <m:r>
            <m:rPr>
              <m:sty m:val="p"/>
            </m:rPr>
            <w:rPr>
              <w:rFonts w:ascii="Cambria Math" w:hAnsi="Cambria Math"/>
            </w:rPr>
            <m:t>₂(</m:t>
          </m:r>
          <m:r>
            <w:rPr>
              <w:rFonts w:ascii="Cambria Math" w:hAnsi="Cambria Math"/>
            </w:rPr>
            <m:t>SO</m:t>
          </m:r>
          <m:r>
            <m:rPr>
              <m:sty m:val="p"/>
            </m:rPr>
            <w:rPr>
              <w:rFonts w:ascii="Cambria Math" w:hAnsi="Cambria Math"/>
            </w:rPr>
            <m:t>₄)₃ + 6</m:t>
          </m:r>
          <m:r>
            <w:rPr>
              <w:rFonts w:ascii="Cambria Math" w:hAnsi="Cambria Math"/>
            </w:rPr>
            <m:t>H</m:t>
          </m:r>
          <m:r>
            <m:rPr>
              <m:sty m:val="p"/>
            </m:rPr>
            <w:rPr>
              <w:rFonts w:ascii="Cambria Math" w:hAnsi="Cambria Math"/>
            </w:rPr>
            <m:t>₂</m:t>
          </m:r>
          <m:r>
            <w:rPr>
              <w:rFonts w:ascii="Cambria Math" w:hAnsi="Cambria Math"/>
            </w:rPr>
            <m:t>O</m:t>
          </m:r>
          <m:r>
            <m:rPr>
              <m:sty m:val="p"/>
            </m:rPr>
            <w:rPr>
              <w:rFonts w:ascii="Cambria Math" w:hAnsi="Cambria Math"/>
            </w:rPr>
            <m:t xml:space="preserve"> → 2</m:t>
          </m:r>
          <m:r>
            <w:rPr>
              <w:rFonts w:ascii="Cambria Math" w:hAnsi="Cambria Math"/>
            </w:rPr>
            <m:t>Al</m:t>
          </m:r>
          <m:r>
            <m:rPr>
              <m:sty m:val="p"/>
            </m:rPr>
            <w:rPr>
              <w:rFonts w:ascii="Cambria Math" w:hAnsi="Cambria Math"/>
            </w:rPr>
            <m:t>(</m:t>
          </m:r>
          <m:r>
            <w:rPr>
              <w:rFonts w:ascii="Cambria Math" w:hAnsi="Cambria Math"/>
            </w:rPr>
            <m:t>OH</m:t>
          </m:r>
          <m:r>
            <m:rPr>
              <m:sty m:val="p"/>
            </m:rPr>
            <w:rPr>
              <w:rFonts w:ascii="Cambria Math" w:hAnsi="Cambria Math"/>
            </w:rPr>
            <m:t>)₃↓ + 3</m:t>
          </m:r>
          <m:r>
            <w:rPr>
              <w:rFonts w:ascii="Cambria Math" w:hAnsi="Cambria Math"/>
            </w:rPr>
            <m:t>H</m:t>
          </m:r>
          <m:r>
            <m:rPr>
              <m:sty m:val="p"/>
            </m:rPr>
            <w:rPr>
              <w:rFonts w:ascii="Cambria Math" w:hAnsi="Cambria Math"/>
            </w:rPr>
            <m:t>₂</m:t>
          </m:r>
          <m:r>
            <w:rPr>
              <w:rFonts w:ascii="Cambria Math" w:hAnsi="Cambria Math"/>
            </w:rPr>
            <m:t>SO</m:t>
          </m:r>
          <m:r>
            <m:rPr>
              <m:sty m:val="p"/>
            </m:rPr>
            <w:rPr>
              <w:rFonts w:ascii="Cambria Math" w:hAnsi="Cambria Math"/>
            </w:rPr>
            <m:t>₄</m:t>
          </m:r>
        </m:oMath>
      </m:oMathPara>
    </w:p>
    <w:p w14:paraId="729ABC6F" w14:textId="593190B4" w:rsidR="00AD0670" w:rsidRPr="00C26C40" w:rsidRDefault="00AD0670" w:rsidP="00AD0670">
      <w:r w:rsidRPr="00C26C40">
        <w:lastRenderedPageBreak/>
        <w:t xml:space="preserve">Alum is effective over a narrow pH window of 6.0–7.5; outside this range, aluminium solubility increases markedly, and residual </w:t>
      </w:r>
      <m:oMath>
        <m:r>
          <w:rPr>
            <w:rFonts w:ascii="Cambria Math" w:hAnsi="Cambria Math"/>
          </w:rPr>
          <m:t>A</m:t>
        </m:r>
        <m:sSup>
          <m:sSupPr>
            <m:ctrlPr>
              <w:rPr>
                <w:rFonts w:ascii="Cambria Math" w:hAnsi="Cambria Math"/>
                <w:i/>
              </w:rPr>
            </m:ctrlPr>
          </m:sSupPr>
          <m:e>
            <m:r>
              <w:rPr>
                <w:rFonts w:ascii="Cambria Math" w:hAnsi="Cambria Math"/>
              </w:rPr>
              <m:t>l</m:t>
            </m:r>
          </m:e>
          <m:sup>
            <m:r>
              <w:rPr>
                <w:rFonts w:ascii="Cambria Math" w:hAnsi="Cambria Math"/>
              </w:rPr>
              <m:t>3+</m:t>
            </m:r>
          </m:sup>
        </m:sSup>
      </m:oMath>
      <w:r w:rsidRPr="00C26C40">
        <w:t xml:space="preserve"> concentrations in treated water exceed regulatory limits (Oregon Health Authority, 2010). The acid released during hydrolysis depresses the alkalinity of the treated water, requiring pH correction with lime. Alum also produces large volumes of light, gelatinous, high-water-content sludge that is difficult to dewater, significantly increasing sludge management costs. At the extreme turbidity levels now regularly recorded in Ghana’s Galamsey-impacted river basins the required alum doses become impractically large, the pH depression severe, and the resulting sludge volumes unmanageable for treatment plants designed for conventional alum operation (Nti et al., 2021).</w:t>
      </w:r>
    </w:p>
    <w:p w14:paraId="353BE35D" w14:textId="77777777" w:rsidR="00AD0670" w:rsidRPr="00C26C40" w:rsidRDefault="00AD0670" w:rsidP="00AD0670">
      <w:r w:rsidRPr="00C26C40">
        <w:t>Ferric salts offer a broader effective pH range (5.0–9.0) than alum and produce denser, faster-settling flocs that dewater more efficiently (Alliance Chemical, 2025). Ferric chloride and ferric sulphate are particularly effective for removing natural organic matter (NOM), phosphorus, and dissolved heavy metals, and they maintain coagulation activity in cold, low-alkalinity waters where aluminium-based coagulants often fail (Qin et al., 2006). However, ferric salts are highly corrosive, can impart a reddish-brown colour to treated water at elevated doses, and release iron into the treated water if overdosed or if pH is not carefully controlled. In waters with high natural colour or high NOM content, the colour-contributing effect of iron can be problematic.</w:t>
      </w:r>
    </w:p>
    <w:p w14:paraId="558E3622" w14:textId="77777777" w:rsidR="00AD0670" w:rsidRPr="00C26C40" w:rsidRDefault="00AD0670" w:rsidP="00AD0670">
      <w:r w:rsidRPr="00C26C40">
        <w:t>(b) Natural and Synthetic Organic Polymer Coagulants</w:t>
      </w:r>
    </w:p>
    <w:p w14:paraId="4BBF9DE7" w14:textId="77777777" w:rsidR="00AD0670" w:rsidRPr="00C26C40" w:rsidRDefault="00AD0670" w:rsidP="00AD0670">
      <w:r w:rsidRPr="00C26C40">
        <w:t xml:space="preserve">Natural coagulants, derived principally from plant materials such as Moringa oleifera seed extract, cactus mucilage (Opuntia ficus-indica), and tannin-based polymers, have attracted growing research interest as low-cost, biodegradable alternatives for use in rural and low-income settings (Kumar et al., 2022). Their active coagulating components are typically proteins and polysaccharides that function as bridging agents, promoting floc </w:t>
      </w:r>
      <w:r w:rsidRPr="00C26C40">
        <w:lastRenderedPageBreak/>
        <w:t>formation by adsorbing polymer chains onto particle surfaces. They produce minimal sludge, are non-toxic, and are readily available in tropical countries.</w:t>
      </w:r>
    </w:p>
    <w:p w14:paraId="111981CF" w14:textId="77777777" w:rsidR="00AD0670" w:rsidRPr="00C26C40" w:rsidRDefault="00AD0670" w:rsidP="00AD0670">
      <w:r w:rsidRPr="00C26C40">
        <w:t>However, natural coagulants suffer from significant limitations that preclude their use in large-scale municipal treatment plants: their coagulation performance is variable and heavily dependent on source material quality, season, storage conditions, and water matrix chemistry; they introduce biodegradable organic matter (dissolved organic carbon) into treated water, which can promote microbial regrowth in the distribution network; and their efficacy at the extreme turbidity levels found in Galamsey-impacted Ghanaian river basins is unproven and likely insufficient (Kumar et al., 2022; Sillanpää et al., 2018). Synthetic organic polymer flocculants such as polyacrylamide (PAM) are effective coagulant aids but carry residual monomer toxicity concerns and are therefore subject to strict dose limits for drinking water applications.</w:t>
      </w:r>
    </w:p>
    <w:p w14:paraId="1A95A257" w14:textId="77777777" w:rsidR="00AD0670" w:rsidRPr="00C26C40" w:rsidRDefault="00AD0670" w:rsidP="00AD0670">
      <w:r w:rsidRPr="00C26C40">
        <w:t>(c) Inorganic Polymeric Coagulants — Poly-aluminium Chloride</w:t>
      </w:r>
    </w:p>
    <w:p w14:paraId="7981A9A9" w14:textId="77777777" w:rsidR="00AD0670" w:rsidRPr="00C26C40" w:rsidRDefault="00AD0670" w:rsidP="00AD0670">
      <w:r w:rsidRPr="00C26C40">
        <w:t>Inorganic polymeric coagulants (IPCs) represent the most significant technological advance in water treatment chemistry. They are pre-polymerised, high-charge-density polynuclear metal hydroxo complexes that are stable in concentrated solution and exert immediate and powerful charge neutralisation upon dosing, without the need for in-situ hydrolysis. PAC is the pre-eminent IPC, and its superior performance across a wide range of water quality conditions is the central justification for its selection as the target product of this design project (Wang et al., 2004; Zouboulis and Tzoupanos, 2010).</w:t>
      </w:r>
    </w:p>
    <w:p w14:paraId="7E56B239" w14:textId="77777777" w:rsidR="00AD0670" w:rsidRPr="00C26C40" w:rsidRDefault="00AD0670" w:rsidP="00AD0670">
      <w:r w:rsidRPr="00C26C40">
        <w:t>Table 2.1 below presents a systematic technical comparison of the principal coagulant classes against the performance criteria most relevant to the Ghanaian water treatment context.</w:t>
      </w:r>
    </w:p>
    <w:p w14:paraId="5F004265" w14:textId="77777777" w:rsidR="00AD0670" w:rsidRPr="00C26C40" w:rsidRDefault="00AD0670" w:rsidP="00AD0670"/>
    <w:tbl>
      <w:tblPr>
        <w:tblStyle w:val="TableGrid"/>
        <w:tblW w:w="9026" w:type="dxa"/>
        <w:tblLook w:val="04A0" w:firstRow="1" w:lastRow="0" w:firstColumn="1" w:lastColumn="0" w:noHBand="0" w:noVBand="1"/>
      </w:tblPr>
      <w:tblGrid>
        <w:gridCol w:w="1755"/>
        <w:gridCol w:w="1759"/>
        <w:gridCol w:w="1993"/>
        <w:gridCol w:w="1753"/>
        <w:gridCol w:w="1766"/>
      </w:tblGrid>
      <w:tr w:rsidR="00AD0670" w:rsidRPr="00C26C40" w14:paraId="3CE2C1D5" w14:textId="77777777" w:rsidTr="0021554B">
        <w:tc>
          <w:tcPr>
            <w:tcW w:w="1755" w:type="dxa"/>
          </w:tcPr>
          <w:p w14:paraId="246A7102" w14:textId="77777777" w:rsidR="00AD0670" w:rsidRPr="00C26C40" w:rsidRDefault="00AD0670" w:rsidP="00892770">
            <w:pPr>
              <w:pStyle w:val="Table"/>
              <w:rPr>
                <w:lang w:val="en-GB"/>
              </w:rPr>
            </w:pPr>
            <w:r w:rsidRPr="00C26C40">
              <w:rPr>
                <w:lang w:val="en-GB"/>
              </w:rPr>
              <w:lastRenderedPageBreak/>
              <w:t>Performance Criterion</w:t>
            </w:r>
          </w:p>
        </w:tc>
        <w:tc>
          <w:tcPr>
            <w:tcW w:w="1759" w:type="dxa"/>
          </w:tcPr>
          <w:p w14:paraId="227E1A8B" w14:textId="77777777" w:rsidR="00AD0670" w:rsidRPr="00C26C40" w:rsidRDefault="00AD0670" w:rsidP="00892770">
            <w:pPr>
              <w:pStyle w:val="Table"/>
              <w:rPr>
                <w:lang w:val="en-GB"/>
              </w:rPr>
            </w:pPr>
            <w:r w:rsidRPr="00C26C40">
              <w:rPr>
                <w:bCs/>
                <w:lang w:val="en-GB"/>
              </w:rPr>
              <w:t>Alum (</w:t>
            </w:r>
            <m:oMath>
              <m:r>
                <m:rPr>
                  <m:sty m:val="bi"/>
                </m:rPr>
                <w:rPr>
                  <w:rFonts w:ascii="Cambria Math" w:hAnsi="Cambria Math"/>
                  <w:lang w:val="en-GB"/>
                </w:rPr>
                <m:t>Al</m:t>
              </m:r>
              <m:r>
                <m:rPr>
                  <m:sty m:val="p"/>
                </m:rPr>
                <w:rPr>
                  <w:rFonts w:ascii="Cambria Math" w:hAnsi="Cambria Math"/>
                  <w:lang w:val="en-GB"/>
                </w:rPr>
                <m:t>₂(</m:t>
              </m:r>
              <m:r>
                <m:rPr>
                  <m:sty m:val="bi"/>
                </m:rPr>
                <w:rPr>
                  <w:rFonts w:ascii="Cambria Math" w:hAnsi="Cambria Math"/>
                  <w:lang w:val="en-GB"/>
                </w:rPr>
                <m:t>SO</m:t>
              </m:r>
              <m:r>
                <m:rPr>
                  <m:sty m:val="p"/>
                </m:rPr>
                <w:rPr>
                  <w:rFonts w:ascii="Cambria Math" w:hAnsi="Cambria Math"/>
                  <w:lang w:val="en-GB"/>
                </w:rPr>
                <m:t>₄)₃</m:t>
              </m:r>
            </m:oMath>
            <w:r w:rsidRPr="00C26C40">
              <w:rPr>
                <w:bCs/>
                <w:lang w:val="en-GB"/>
              </w:rPr>
              <w:t>)</w:t>
            </w:r>
          </w:p>
        </w:tc>
        <w:tc>
          <w:tcPr>
            <w:tcW w:w="1993" w:type="dxa"/>
          </w:tcPr>
          <w:p w14:paraId="5ACCFE8B" w14:textId="77777777" w:rsidR="00AD0670" w:rsidRPr="00C26C40" w:rsidRDefault="00AD0670" w:rsidP="00892770">
            <w:pPr>
              <w:pStyle w:val="Table"/>
              <w:rPr>
                <w:lang w:val="en-GB"/>
              </w:rPr>
            </w:pPr>
            <w:r w:rsidRPr="00C26C40">
              <w:rPr>
                <w:bCs/>
                <w:lang w:val="en-GB"/>
              </w:rPr>
              <w:t>Ferric Salts (</w:t>
            </w:r>
            <m:oMath>
              <m:r>
                <m:rPr>
                  <m:sty m:val="bi"/>
                </m:rPr>
                <w:rPr>
                  <w:rFonts w:ascii="Cambria Math" w:hAnsi="Cambria Math"/>
                  <w:lang w:val="en-GB"/>
                </w:rPr>
                <m:t>FeCl</m:t>
              </m:r>
              <m:r>
                <m:rPr>
                  <m:sty m:val="p"/>
                </m:rPr>
                <w:rPr>
                  <w:rFonts w:ascii="Cambria Math" w:hAnsi="Cambria Math"/>
                  <w:lang w:val="en-GB"/>
                </w:rPr>
                <m:t>₃</m:t>
              </m:r>
            </m:oMath>
            <w:r w:rsidRPr="00C26C40">
              <w:rPr>
                <w:bCs/>
                <w:lang w:val="en-GB"/>
              </w:rPr>
              <w:t>/</w:t>
            </w:r>
            <m:oMath>
              <m:r>
                <m:rPr>
                  <m:sty m:val="bi"/>
                </m:rPr>
                <w:rPr>
                  <w:rFonts w:ascii="Cambria Math" w:hAnsi="Cambria Math"/>
                  <w:lang w:val="en-GB"/>
                </w:rPr>
                <m:t>Fe</m:t>
              </m:r>
              <m:r>
                <m:rPr>
                  <m:sty m:val="p"/>
                </m:rPr>
                <w:rPr>
                  <w:rFonts w:ascii="Cambria Math" w:hAnsi="Cambria Math"/>
                  <w:lang w:val="en-GB"/>
                </w:rPr>
                <m:t>₂(</m:t>
              </m:r>
              <m:r>
                <m:rPr>
                  <m:sty m:val="bi"/>
                </m:rPr>
                <w:rPr>
                  <w:rFonts w:ascii="Cambria Math" w:hAnsi="Cambria Math"/>
                  <w:lang w:val="en-GB"/>
                </w:rPr>
                <m:t>SO</m:t>
              </m:r>
              <m:r>
                <m:rPr>
                  <m:sty m:val="p"/>
                </m:rPr>
                <w:rPr>
                  <w:rFonts w:ascii="Cambria Math" w:hAnsi="Cambria Math"/>
                  <w:lang w:val="en-GB"/>
                </w:rPr>
                <m:t>₄)₃</m:t>
              </m:r>
            </m:oMath>
            <w:r w:rsidRPr="00C26C40">
              <w:rPr>
                <w:bCs/>
                <w:lang w:val="en-GB"/>
              </w:rPr>
              <w:t>)</w:t>
            </w:r>
          </w:p>
        </w:tc>
        <w:tc>
          <w:tcPr>
            <w:tcW w:w="1753" w:type="dxa"/>
          </w:tcPr>
          <w:p w14:paraId="054DEF3E" w14:textId="77777777" w:rsidR="00AD0670" w:rsidRPr="00C26C40" w:rsidRDefault="00AD0670" w:rsidP="00892770">
            <w:pPr>
              <w:pStyle w:val="Table"/>
              <w:rPr>
                <w:lang w:val="en-GB"/>
              </w:rPr>
            </w:pPr>
            <w:r w:rsidRPr="00C26C40">
              <w:rPr>
                <w:lang w:val="en-GB"/>
              </w:rPr>
              <w:t>Natural Coagulants (e.g. Moringa)</w:t>
            </w:r>
          </w:p>
        </w:tc>
        <w:tc>
          <w:tcPr>
            <w:tcW w:w="1766" w:type="dxa"/>
          </w:tcPr>
          <w:p w14:paraId="19DFE1B6" w14:textId="77777777" w:rsidR="00AD0670" w:rsidRPr="00C26C40" w:rsidRDefault="00AD0670" w:rsidP="00892770">
            <w:pPr>
              <w:pStyle w:val="Table"/>
              <w:rPr>
                <w:lang w:val="en-GB"/>
              </w:rPr>
            </w:pPr>
            <w:r w:rsidRPr="00C26C40">
              <w:rPr>
                <w:lang w:val="en-GB"/>
              </w:rPr>
              <w:t>PAC (pre-polymerised)</w:t>
            </w:r>
          </w:p>
        </w:tc>
      </w:tr>
      <w:tr w:rsidR="00AD0670" w:rsidRPr="00C26C40" w14:paraId="6D72F441" w14:textId="77777777" w:rsidTr="0021554B">
        <w:tc>
          <w:tcPr>
            <w:tcW w:w="1755" w:type="dxa"/>
          </w:tcPr>
          <w:p w14:paraId="6232E37D" w14:textId="77777777" w:rsidR="00AD0670" w:rsidRPr="00C26C40" w:rsidRDefault="00AD0670" w:rsidP="00892770">
            <w:pPr>
              <w:pStyle w:val="Table"/>
              <w:rPr>
                <w:lang w:val="en-GB"/>
              </w:rPr>
            </w:pPr>
            <w:r w:rsidRPr="00C26C40">
              <w:rPr>
                <w:lang w:val="en-GB"/>
              </w:rPr>
              <w:t>Effective pH Range</w:t>
            </w:r>
          </w:p>
        </w:tc>
        <w:tc>
          <w:tcPr>
            <w:tcW w:w="1759" w:type="dxa"/>
          </w:tcPr>
          <w:p w14:paraId="554E2DD1" w14:textId="77777777" w:rsidR="00AD0670" w:rsidRPr="00C26C40" w:rsidRDefault="00AD0670" w:rsidP="00892770">
            <w:pPr>
              <w:pStyle w:val="Table"/>
              <w:rPr>
                <w:lang w:val="en-GB"/>
              </w:rPr>
            </w:pPr>
            <w:r w:rsidRPr="00C26C40">
              <w:rPr>
                <w:lang w:val="en-GB"/>
              </w:rPr>
              <w:t>6.0–7.5 (narrow)</w:t>
            </w:r>
          </w:p>
        </w:tc>
        <w:tc>
          <w:tcPr>
            <w:tcW w:w="1993" w:type="dxa"/>
          </w:tcPr>
          <w:p w14:paraId="33408AFC" w14:textId="77777777" w:rsidR="00AD0670" w:rsidRPr="00C26C40" w:rsidRDefault="00AD0670" w:rsidP="00892770">
            <w:pPr>
              <w:pStyle w:val="Table"/>
              <w:rPr>
                <w:lang w:val="en-GB"/>
              </w:rPr>
            </w:pPr>
            <w:r w:rsidRPr="00C26C40">
              <w:rPr>
                <w:lang w:val="en-GB"/>
              </w:rPr>
              <w:t>5.0–9.0 (broad)</w:t>
            </w:r>
          </w:p>
        </w:tc>
        <w:tc>
          <w:tcPr>
            <w:tcW w:w="1753" w:type="dxa"/>
          </w:tcPr>
          <w:p w14:paraId="4E20BA24" w14:textId="77777777" w:rsidR="00AD0670" w:rsidRPr="00C26C40" w:rsidRDefault="00AD0670" w:rsidP="00892770">
            <w:pPr>
              <w:pStyle w:val="Table"/>
              <w:rPr>
                <w:lang w:val="en-GB"/>
              </w:rPr>
            </w:pPr>
            <w:r w:rsidRPr="00C26C40">
              <w:rPr>
                <w:lang w:val="en-GB"/>
              </w:rPr>
              <w:t>6.0–8.0 (variable)</w:t>
            </w:r>
          </w:p>
        </w:tc>
        <w:tc>
          <w:tcPr>
            <w:tcW w:w="1766" w:type="dxa"/>
          </w:tcPr>
          <w:p w14:paraId="5891D3B0" w14:textId="77777777" w:rsidR="00AD0670" w:rsidRPr="00C26C40" w:rsidRDefault="00AD0670" w:rsidP="00892770">
            <w:pPr>
              <w:pStyle w:val="Table"/>
              <w:rPr>
                <w:lang w:val="en-GB"/>
              </w:rPr>
            </w:pPr>
            <w:r w:rsidRPr="00C26C40">
              <w:rPr>
                <w:lang w:val="en-GB"/>
              </w:rPr>
              <w:t>5.0–8.5 (broad)</w:t>
            </w:r>
          </w:p>
        </w:tc>
      </w:tr>
      <w:tr w:rsidR="00AD0670" w:rsidRPr="00C26C40" w14:paraId="1FB0D2DB" w14:textId="77777777" w:rsidTr="0021554B">
        <w:tc>
          <w:tcPr>
            <w:tcW w:w="1755" w:type="dxa"/>
          </w:tcPr>
          <w:p w14:paraId="6E116256" w14:textId="77777777" w:rsidR="00AD0670" w:rsidRPr="00C26C40" w:rsidRDefault="00AD0670" w:rsidP="00892770">
            <w:pPr>
              <w:pStyle w:val="Table"/>
              <w:rPr>
                <w:lang w:val="en-GB"/>
              </w:rPr>
            </w:pPr>
            <w:r w:rsidRPr="00C26C40">
              <w:rPr>
                <w:lang w:val="en-GB"/>
              </w:rPr>
              <w:t>Required Dosage</w:t>
            </w:r>
          </w:p>
        </w:tc>
        <w:tc>
          <w:tcPr>
            <w:tcW w:w="1759" w:type="dxa"/>
          </w:tcPr>
          <w:p w14:paraId="2BF67FD8" w14:textId="77777777" w:rsidR="00AD0670" w:rsidRPr="00C26C40" w:rsidRDefault="00AD0670" w:rsidP="00892770">
            <w:pPr>
              <w:pStyle w:val="Table"/>
              <w:rPr>
                <w:lang w:val="en-GB"/>
              </w:rPr>
            </w:pPr>
            <w:r w:rsidRPr="00C26C40">
              <w:rPr>
                <w:lang w:val="en-GB"/>
              </w:rPr>
              <w:t>High</w:t>
            </w:r>
          </w:p>
        </w:tc>
        <w:tc>
          <w:tcPr>
            <w:tcW w:w="1993" w:type="dxa"/>
          </w:tcPr>
          <w:p w14:paraId="2A934C06" w14:textId="77777777" w:rsidR="00AD0670" w:rsidRPr="00C26C40" w:rsidRDefault="00AD0670" w:rsidP="00892770">
            <w:pPr>
              <w:pStyle w:val="Table"/>
              <w:rPr>
                <w:lang w:val="en-GB"/>
              </w:rPr>
            </w:pPr>
            <w:r w:rsidRPr="00C26C40">
              <w:rPr>
                <w:lang w:val="en-GB"/>
              </w:rPr>
              <w:t>Moderate–High</w:t>
            </w:r>
          </w:p>
        </w:tc>
        <w:tc>
          <w:tcPr>
            <w:tcW w:w="1753" w:type="dxa"/>
          </w:tcPr>
          <w:p w14:paraId="6FD851C0" w14:textId="77777777" w:rsidR="00AD0670" w:rsidRPr="00C26C40" w:rsidRDefault="00AD0670" w:rsidP="00892770">
            <w:pPr>
              <w:pStyle w:val="Table"/>
              <w:rPr>
                <w:lang w:val="en-GB"/>
              </w:rPr>
            </w:pPr>
            <w:r w:rsidRPr="00C26C40">
              <w:rPr>
                <w:lang w:val="en-GB"/>
              </w:rPr>
              <w:t>High; variable</w:t>
            </w:r>
          </w:p>
        </w:tc>
        <w:tc>
          <w:tcPr>
            <w:tcW w:w="1766" w:type="dxa"/>
          </w:tcPr>
          <w:p w14:paraId="58C52F34" w14:textId="77777777" w:rsidR="00AD0670" w:rsidRPr="00C26C40" w:rsidRDefault="00AD0670" w:rsidP="00892770">
            <w:pPr>
              <w:pStyle w:val="Table"/>
              <w:rPr>
                <w:lang w:val="en-GB"/>
              </w:rPr>
            </w:pPr>
            <w:r w:rsidRPr="00C26C40">
              <w:rPr>
                <w:lang w:val="en-GB"/>
              </w:rPr>
              <w:t>30–50% lower than alum</w:t>
            </w:r>
          </w:p>
        </w:tc>
      </w:tr>
      <w:tr w:rsidR="00AD0670" w:rsidRPr="00C26C40" w14:paraId="5CDBA16B" w14:textId="77777777" w:rsidTr="0021554B">
        <w:tc>
          <w:tcPr>
            <w:tcW w:w="1755" w:type="dxa"/>
          </w:tcPr>
          <w:p w14:paraId="5D95E3CA" w14:textId="77777777" w:rsidR="00AD0670" w:rsidRPr="00C26C40" w:rsidRDefault="00AD0670" w:rsidP="00892770">
            <w:pPr>
              <w:pStyle w:val="Table"/>
              <w:rPr>
                <w:lang w:val="en-GB"/>
              </w:rPr>
            </w:pPr>
            <w:r w:rsidRPr="00C26C40">
              <w:rPr>
                <w:lang w:val="en-GB"/>
              </w:rPr>
              <w:t>Sludge Volume</w:t>
            </w:r>
          </w:p>
        </w:tc>
        <w:tc>
          <w:tcPr>
            <w:tcW w:w="1759" w:type="dxa"/>
          </w:tcPr>
          <w:p w14:paraId="5A509A1E" w14:textId="77777777" w:rsidR="00AD0670" w:rsidRPr="00C26C40" w:rsidRDefault="00AD0670" w:rsidP="00892770">
            <w:pPr>
              <w:pStyle w:val="Table"/>
              <w:rPr>
                <w:lang w:val="en-GB"/>
              </w:rPr>
            </w:pPr>
            <w:r w:rsidRPr="00C26C40">
              <w:rPr>
                <w:lang w:val="en-GB"/>
              </w:rPr>
              <w:t>Large; difficult to dewater</w:t>
            </w:r>
          </w:p>
        </w:tc>
        <w:tc>
          <w:tcPr>
            <w:tcW w:w="1993" w:type="dxa"/>
          </w:tcPr>
          <w:p w14:paraId="613553A7" w14:textId="77777777" w:rsidR="00AD0670" w:rsidRPr="00C26C40" w:rsidRDefault="00AD0670" w:rsidP="00892770">
            <w:pPr>
              <w:pStyle w:val="Table"/>
              <w:rPr>
                <w:lang w:val="en-GB"/>
              </w:rPr>
            </w:pPr>
            <w:r w:rsidRPr="00C26C40">
              <w:rPr>
                <w:lang w:val="en-GB"/>
              </w:rPr>
              <w:t>Moderate; dewaters well</w:t>
            </w:r>
          </w:p>
        </w:tc>
        <w:tc>
          <w:tcPr>
            <w:tcW w:w="1753" w:type="dxa"/>
          </w:tcPr>
          <w:p w14:paraId="55D716F1" w14:textId="77777777" w:rsidR="00AD0670" w:rsidRPr="00C26C40" w:rsidRDefault="00AD0670" w:rsidP="00892770">
            <w:pPr>
              <w:pStyle w:val="Table"/>
              <w:rPr>
                <w:lang w:val="en-GB"/>
              </w:rPr>
            </w:pPr>
            <w:r w:rsidRPr="00C26C40">
              <w:rPr>
                <w:lang w:val="en-GB"/>
              </w:rPr>
              <w:t>Low; compact</w:t>
            </w:r>
          </w:p>
        </w:tc>
        <w:tc>
          <w:tcPr>
            <w:tcW w:w="1766" w:type="dxa"/>
          </w:tcPr>
          <w:p w14:paraId="3797FD42" w14:textId="77777777" w:rsidR="00AD0670" w:rsidRPr="00C26C40" w:rsidRDefault="00AD0670" w:rsidP="00892770">
            <w:pPr>
              <w:pStyle w:val="Table"/>
              <w:rPr>
                <w:lang w:val="en-GB"/>
              </w:rPr>
            </w:pPr>
            <w:r w:rsidRPr="00C26C40">
              <w:rPr>
                <w:lang w:val="en-GB"/>
              </w:rPr>
              <w:t>30–50% less than alum</w:t>
            </w:r>
          </w:p>
        </w:tc>
      </w:tr>
      <w:tr w:rsidR="00AD0670" w:rsidRPr="00C26C40" w14:paraId="3F21D1A1" w14:textId="77777777" w:rsidTr="0021554B">
        <w:tc>
          <w:tcPr>
            <w:tcW w:w="1755" w:type="dxa"/>
          </w:tcPr>
          <w:p w14:paraId="70CC7AE8" w14:textId="77777777" w:rsidR="00AD0670" w:rsidRPr="00C26C40" w:rsidRDefault="00AD0670" w:rsidP="00892770">
            <w:pPr>
              <w:pStyle w:val="Table"/>
              <w:rPr>
                <w:lang w:val="en-GB"/>
              </w:rPr>
            </w:pPr>
            <w:r w:rsidRPr="00C26C40">
              <w:rPr>
                <w:lang w:val="en-GB"/>
              </w:rPr>
              <w:t>pH Depression</w:t>
            </w:r>
          </w:p>
        </w:tc>
        <w:tc>
          <w:tcPr>
            <w:tcW w:w="1759" w:type="dxa"/>
          </w:tcPr>
          <w:p w14:paraId="6F940BD7" w14:textId="77777777" w:rsidR="00AD0670" w:rsidRPr="00C26C40" w:rsidRDefault="00AD0670" w:rsidP="00892770">
            <w:pPr>
              <w:pStyle w:val="Table"/>
              <w:rPr>
                <w:lang w:val="en-GB"/>
              </w:rPr>
            </w:pPr>
            <w:r w:rsidRPr="00C26C40">
              <w:rPr>
                <w:lang w:val="en-GB"/>
              </w:rPr>
              <w:t>Significant</w:t>
            </w:r>
          </w:p>
        </w:tc>
        <w:tc>
          <w:tcPr>
            <w:tcW w:w="1993" w:type="dxa"/>
          </w:tcPr>
          <w:p w14:paraId="1D973729" w14:textId="77777777" w:rsidR="00AD0670" w:rsidRPr="00C26C40" w:rsidRDefault="00AD0670" w:rsidP="00892770">
            <w:pPr>
              <w:pStyle w:val="Table"/>
              <w:rPr>
                <w:lang w:val="en-GB"/>
              </w:rPr>
            </w:pPr>
            <w:r w:rsidRPr="00C26C40">
              <w:rPr>
                <w:lang w:val="en-GB"/>
              </w:rPr>
              <w:t>Moderate–High</w:t>
            </w:r>
          </w:p>
        </w:tc>
        <w:tc>
          <w:tcPr>
            <w:tcW w:w="1753" w:type="dxa"/>
          </w:tcPr>
          <w:p w14:paraId="4D2BE3B4" w14:textId="77777777" w:rsidR="00AD0670" w:rsidRPr="00C26C40" w:rsidRDefault="00AD0670" w:rsidP="00892770">
            <w:pPr>
              <w:pStyle w:val="Table"/>
              <w:rPr>
                <w:lang w:val="en-GB"/>
              </w:rPr>
            </w:pPr>
            <w:r w:rsidRPr="00C26C40">
              <w:rPr>
                <w:lang w:val="en-GB"/>
              </w:rPr>
              <w:t>Minimal</w:t>
            </w:r>
          </w:p>
        </w:tc>
        <w:tc>
          <w:tcPr>
            <w:tcW w:w="1766" w:type="dxa"/>
          </w:tcPr>
          <w:p w14:paraId="27CB58FE" w14:textId="77777777" w:rsidR="00AD0670" w:rsidRPr="00C26C40" w:rsidRDefault="00AD0670" w:rsidP="00892770">
            <w:pPr>
              <w:pStyle w:val="Table"/>
              <w:rPr>
                <w:lang w:val="en-GB"/>
              </w:rPr>
            </w:pPr>
            <w:r w:rsidRPr="00C26C40">
              <w:rPr>
                <w:lang w:val="en-GB"/>
              </w:rPr>
              <w:t>Minimal (pre-hydrolysed)</w:t>
            </w:r>
          </w:p>
        </w:tc>
      </w:tr>
      <w:tr w:rsidR="00AD0670" w:rsidRPr="00C26C40" w14:paraId="2D186AF8" w14:textId="77777777" w:rsidTr="0021554B">
        <w:tc>
          <w:tcPr>
            <w:tcW w:w="1755" w:type="dxa"/>
          </w:tcPr>
          <w:p w14:paraId="0F73E0A9" w14:textId="77777777" w:rsidR="00AD0670" w:rsidRPr="00C26C40" w:rsidRDefault="00AD0670" w:rsidP="00892770">
            <w:pPr>
              <w:pStyle w:val="Table"/>
              <w:rPr>
                <w:lang w:val="en-GB"/>
              </w:rPr>
            </w:pPr>
            <w:r w:rsidRPr="00C26C40">
              <w:rPr>
                <w:lang w:val="en-GB"/>
              </w:rPr>
              <w:t>Performance at High Turbidity (&gt;1,000 NTU)</w:t>
            </w:r>
          </w:p>
        </w:tc>
        <w:tc>
          <w:tcPr>
            <w:tcW w:w="1759" w:type="dxa"/>
          </w:tcPr>
          <w:p w14:paraId="6B7E7EB2" w14:textId="77777777" w:rsidR="00AD0670" w:rsidRPr="00C26C40" w:rsidRDefault="00AD0670" w:rsidP="00892770">
            <w:pPr>
              <w:pStyle w:val="Table"/>
              <w:rPr>
                <w:lang w:val="en-GB"/>
              </w:rPr>
            </w:pPr>
            <w:r w:rsidRPr="00C26C40">
              <w:rPr>
                <w:lang w:val="en-GB"/>
              </w:rPr>
              <w:t>Poor; fails at extreme loads</w:t>
            </w:r>
          </w:p>
        </w:tc>
        <w:tc>
          <w:tcPr>
            <w:tcW w:w="1993" w:type="dxa"/>
          </w:tcPr>
          <w:p w14:paraId="6ECF618E" w14:textId="77777777" w:rsidR="00AD0670" w:rsidRPr="00C26C40" w:rsidRDefault="00AD0670" w:rsidP="00892770">
            <w:pPr>
              <w:pStyle w:val="Table"/>
              <w:rPr>
                <w:lang w:val="en-GB"/>
              </w:rPr>
            </w:pPr>
            <w:r w:rsidRPr="00C26C40">
              <w:rPr>
                <w:lang w:val="en-GB"/>
              </w:rPr>
              <w:t>Moderate</w:t>
            </w:r>
          </w:p>
        </w:tc>
        <w:tc>
          <w:tcPr>
            <w:tcW w:w="1753" w:type="dxa"/>
          </w:tcPr>
          <w:p w14:paraId="24DE7E32" w14:textId="77777777" w:rsidR="00AD0670" w:rsidRPr="00C26C40" w:rsidRDefault="00AD0670" w:rsidP="00892770">
            <w:pPr>
              <w:pStyle w:val="Table"/>
              <w:rPr>
                <w:lang w:val="en-GB"/>
              </w:rPr>
            </w:pPr>
            <w:r w:rsidRPr="00C26C40">
              <w:rPr>
                <w:lang w:val="en-GB"/>
              </w:rPr>
              <w:t>Poor; inconsistent</w:t>
            </w:r>
          </w:p>
        </w:tc>
        <w:tc>
          <w:tcPr>
            <w:tcW w:w="1766" w:type="dxa"/>
          </w:tcPr>
          <w:p w14:paraId="069C1684" w14:textId="77777777" w:rsidR="00AD0670" w:rsidRPr="00C26C40" w:rsidRDefault="00AD0670" w:rsidP="00892770">
            <w:pPr>
              <w:pStyle w:val="Table"/>
              <w:rPr>
                <w:lang w:val="en-GB"/>
              </w:rPr>
            </w:pPr>
            <w:r w:rsidRPr="00C26C40">
              <w:rPr>
                <w:lang w:val="en-GB"/>
              </w:rPr>
              <w:t>Excellent; robust</w:t>
            </w:r>
          </w:p>
        </w:tc>
      </w:tr>
      <w:tr w:rsidR="00AD0670" w:rsidRPr="00C26C40" w14:paraId="57A7D038" w14:textId="77777777" w:rsidTr="0021554B">
        <w:tc>
          <w:tcPr>
            <w:tcW w:w="1755" w:type="dxa"/>
          </w:tcPr>
          <w:p w14:paraId="1CCC7B98" w14:textId="77777777" w:rsidR="00AD0670" w:rsidRPr="00C26C40" w:rsidRDefault="00AD0670" w:rsidP="00892770">
            <w:pPr>
              <w:pStyle w:val="Table"/>
              <w:rPr>
                <w:lang w:val="en-GB"/>
              </w:rPr>
            </w:pPr>
            <w:r w:rsidRPr="00C26C40">
              <w:rPr>
                <w:lang w:val="en-GB"/>
              </w:rPr>
              <w:t>Residual in Treated Water</w:t>
            </w:r>
          </w:p>
        </w:tc>
        <w:tc>
          <w:tcPr>
            <w:tcW w:w="1759" w:type="dxa"/>
          </w:tcPr>
          <w:p w14:paraId="6BAE4557" w14:textId="77777777" w:rsidR="00AD0670" w:rsidRPr="00C26C40" w:rsidRDefault="00AD0670" w:rsidP="00892770">
            <w:pPr>
              <w:pStyle w:val="Table"/>
              <w:rPr>
                <w:lang w:val="en-GB"/>
              </w:rPr>
            </w:pPr>
            <w:r w:rsidRPr="00C26C40">
              <w:rPr>
                <w:lang w:val="en-GB"/>
              </w:rPr>
              <w:t>Elevated Al³⁺ risk</w:t>
            </w:r>
          </w:p>
        </w:tc>
        <w:tc>
          <w:tcPr>
            <w:tcW w:w="1993" w:type="dxa"/>
          </w:tcPr>
          <w:p w14:paraId="17A7139E" w14:textId="77777777" w:rsidR="00AD0670" w:rsidRPr="00C26C40" w:rsidRDefault="00AD0670" w:rsidP="00892770">
            <w:pPr>
              <w:pStyle w:val="Table"/>
              <w:rPr>
                <w:lang w:val="en-GB"/>
              </w:rPr>
            </w:pPr>
            <w:r w:rsidRPr="00C26C40">
              <w:rPr>
                <w:lang w:val="en-GB"/>
              </w:rPr>
              <w:t>Iron colour risk if overdosed</w:t>
            </w:r>
          </w:p>
        </w:tc>
        <w:tc>
          <w:tcPr>
            <w:tcW w:w="1753" w:type="dxa"/>
          </w:tcPr>
          <w:p w14:paraId="7FA8555C" w14:textId="77777777" w:rsidR="00AD0670" w:rsidRPr="00C26C40" w:rsidRDefault="00AD0670" w:rsidP="00892770">
            <w:pPr>
              <w:pStyle w:val="Table"/>
              <w:rPr>
                <w:lang w:val="en-GB"/>
              </w:rPr>
            </w:pPr>
            <w:r w:rsidRPr="00C26C40">
              <w:rPr>
                <w:lang w:val="en-GB"/>
              </w:rPr>
              <w:t>Organic DOC addition</w:t>
            </w:r>
          </w:p>
        </w:tc>
        <w:tc>
          <w:tcPr>
            <w:tcW w:w="1766" w:type="dxa"/>
          </w:tcPr>
          <w:p w14:paraId="77DF96C4" w14:textId="77777777" w:rsidR="00AD0670" w:rsidRPr="00C26C40" w:rsidRDefault="00AD0670" w:rsidP="00892770">
            <w:pPr>
              <w:pStyle w:val="Table"/>
              <w:rPr>
                <w:lang w:val="en-GB"/>
              </w:rPr>
            </w:pPr>
            <w:r w:rsidRPr="00C26C40">
              <w:rPr>
                <w:lang w:val="en-GB"/>
              </w:rPr>
              <w:t>Low residual Al³⁺</w:t>
            </w:r>
          </w:p>
        </w:tc>
      </w:tr>
      <w:tr w:rsidR="00AD0670" w:rsidRPr="00C26C40" w14:paraId="1E8CB904" w14:textId="77777777" w:rsidTr="0021554B">
        <w:tc>
          <w:tcPr>
            <w:tcW w:w="1755" w:type="dxa"/>
          </w:tcPr>
          <w:p w14:paraId="5BEBC74A" w14:textId="77777777" w:rsidR="00AD0670" w:rsidRPr="00C26C40" w:rsidRDefault="00AD0670" w:rsidP="00892770">
            <w:pPr>
              <w:pStyle w:val="Table"/>
              <w:rPr>
                <w:lang w:val="en-GB"/>
              </w:rPr>
            </w:pPr>
            <w:r w:rsidRPr="00C26C40">
              <w:rPr>
                <w:lang w:val="en-GB"/>
              </w:rPr>
              <w:t>Cold Water Performance</w:t>
            </w:r>
          </w:p>
        </w:tc>
        <w:tc>
          <w:tcPr>
            <w:tcW w:w="1759" w:type="dxa"/>
          </w:tcPr>
          <w:p w14:paraId="7F493EA4" w14:textId="77777777" w:rsidR="00AD0670" w:rsidRPr="00C26C40" w:rsidRDefault="00AD0670" w:rsidP="00892770">
            <w:pPr>
              <w:pStyle w:val="Table"/>
              <w:rPr>
                <w:lang w:val="en-GB"/>
              </w:rPr>
            </w:pPr>
            <w:r w:rsidRPr="00C26C40">
              <w:rPr>
                <w:lang w:val="en-GB"/>
              </w:rPr>
              <w:t>Degrades at &lt;5°C</w:t>
            </w:r>
          </w:p>
        </w:tc>
        <w:tc>
          <w:tcPr>
            <w:tcW w:w="1993" w:type="dxa"/>
          </w:tcPr>
          <w:p w14:paraId="37F514D6" w14:textId="77777777" w:rsidR="00AD0670" w:rsidRPr="00C26C40" w:rsidRDefault="00AD0670" w:rsidP="00892770">
            <w:pPr>
              <w:pStyle w:val="Table"/>
              <w:rPr>
                <w:lang w:val="en-GB"/>
              </w:rPr>
            </w:pPr>
            <w:r w:rsidRPr="00C26C40">
              <w:rPr>
                <w:lang w:val="en-GB"/>
              </w:rPr>
              <w:t>Good</w:t>
            </w:r>
          </w:p>
        </w:tc>
        <w:tc>
          <w:tcPr>
            <w:tcW w:w="1753" w:type="dxa"/>
          </w:tcPr>
          <w:p w14:paraId="502D27F0" w14:textId="77777777" w:rsidR="00AD0670" w:rsidRPr="00C26C40" w:rsidRDefault="00AD0670" w:rsidP="00892770">
            <w:pPr>
              <w:pStyle w:val="Table"/>
              <w:rPr>
                <w:lang w:val="en-GB"/>
              </w:rPr>
            </w:pPr>
            <w:r w:rsidRPr="00C26C40">
              <w:rPr>
                <w:lang w:val="en-GB"/>
              </w:rPr>
              <w:t>Variable</w:t>
            </w:r>
          </w:p>
        </w:tc>
        <w:tc>
          <w:tcPr>
            <w:tcW w:w="1766" w:type="dxa"/>
          </w:tcPr>
          <w:p w14:paraId="6F6205FD" w14:textId="77777777" w:rsidR="00AD0670" w:rsidRPr="00C26C40" w:rsidRDefault="00AD0670" w:rsidP="00892770">
            <w:pPr>
              <w:pStyle w:val="Table"/>
              <w:rPr>
                <w:lang w:val="en-GB"/>
              </w:rPr>
            </w:pPr>
            <w:r w:rsidRPr="00C26C40">
              <w:rPr>
                <w:lang w:val="en-GB"/>
              </w:rPr>
              <w:t>Good; stable</w:t>
            </w:r>
          </w:p>
        </w:tc>
      </w:tr>
      <w:tr w:rsidR="00AD0670" w:rsidRPr="00C26C40" w14:paraId="23CB1CA9" w14:textId="77777777" w:rsidTr="0021554B">
        <w:tc>
          <w:tcPr>
            <w:tcW w:w="1755" w:type="dxa"/>
          </w:tcPr>
          <w:p w14:paraId="17A29CE8" w14:textId="77777777" w:rsidR="00AD0670" w:rsidRPr="00C26C40" w:rsidRDefault="00AD0670" w:rsidP="00892770">
            <w:pPr>
              <w:pStyle w:val="Table"/>
              <w:rPr>
                <w:lang w:val="en-GB"/>
              </w:rPr>
            </w:pPr>
            <w:r w:rsidRPr="00C26C40">
              <w:rPr>
                <w:lang w:val="en-GB"/>
              </w:rPr>
              <w:t>Unit Cost</w:t>
            </w:r>
          </w:p>
        </w:tc>
        <w:tc>
          <w:tcPr>
            <w:tcW w:w="1759" w:type="dxa"/>
          </w:tcPr>
          <w:p w14:paraId="546A2A93" w14:textId="77777777" w:rsidR="00AD0670" w:rsidRPr="00C26C40" w:rsidRDefault="00AD0670" w:rsidP="00892770">
            <w:pPr>
              <w:pStyle w:val="Table"/>
              <w:rPr>
                <w:lang w:val="en-GB"/>
              </w:rPr>
            </w:pPr>
            <w:r w:rsidRPr="00C26C40">
              <w:rPr>
                <w:lang w:val="en-GB"/>
              </w:rPr>
              <w:t>Lowest</w:t>
            </w:r>
          </w:p>
        </w:tc>
        <w:tc>
          <w:tcPr>
            <w:tcW w:w="1993" w:type="dxa"/>
          </w:tcPr>
          <w:p w14:paraId="07F02F62" w14:textId="77777777" w:rsidR="00AD0670" w:rsidRPr="00C26C40" w:rsidRDefault="00AD0670" w:rsidP="00892770">
            <w:pPr>
              <w:pStyle w:val="Table"/>
              <w:rPr>
                <w:lang w:val="en-GB"/>
              </w:rPr>
            </w:pPr>
            <w:r w:rsidRPr="00C26C40">
              <w:rPr>
                <w:lang w:val="en-GB"/>
              </w:rPr>
              <w:t>Moderate</w:t>
            </w:r>
          </w:p>
        </w:tc>
        <w:tc>
          <w:tcPr>
            <w:tcW w:w="1753" w:type="dxa"/>
          </w:tcPr>
          <w:p w14:paraId="24567E3F" w14:textId="77777777" w:rsidR="00AD0670" w:rsidRPr="00C26C40" w:rsidRDefault="00AD0670" w:rsidP="00892770">
            <w:pPr>
              <w:pStyle w:val="Table"/>
              <w:rPr>
                <w:lang w:val="en-GB"/>
              </w:rPr>
            </w:pPr>
            <w:r w:rsidRPr="00C26C40">
              <w:rPr>
                <w:lang w:val="en-GB"/>
              </w:rPr>
              <w:t>Low (local sources)</w:t>
            </w:r>
          </w:p>
        </w:tc>
        <w:tc>
          <w:tcPr>
            <w:tcW w:w="1766" w:type="dxa"/>
          </w:tcPr>
          <w:p w14:paraId="253600D8" w14:textId="77777777" w:rsidR="00AD0670" w:rsidRPr="00C26C40" w:rsidRDefault="00AD0670" w:rsidP="00892770">
            <w:pPr>
              <w:pStyle w:val="Table"/>
              <w:rPr>
                <w:lang w:val="en-GB"/>
              </w:rPr>
            </w:pPr>
            <w:r w:rsidRPr="00C26C40">
              <w:rPr>
                <w:lang w:val="en-GB"/>
              </w:rPr>
              <w:t>Moderate; justified by dosage savings</w:t>
            </w:r>
          </w:p>
        </w:tc>
      </w:tr>
      <w:tr w:rsidR="00AD0670" w:rsidRPr="00C26C40" w14:paraId="148DBEF8" w14:textId="77777777" w:rsidTr="0021554B">
        <w:tc>
          <w:tcPr>
            <w:tcW w:w="1755" w:type="dxa"/>
          </w:tcPr>
          <w:p w14:paraId="42175018" w14:textId="77777777" w:rsidR="00AD0670" w:rsidRPr="00C26C40" w:rsidRDefault="00AD0670" w:rsidP="00892770">
            <w:pPr>
              <w:pStyle w:val="Table"/>
              <w:rPr>
                <w:lang w:val="en-GB"/>
              </w:rPr>
            </w:pPr>
            <w:r w:rsidRPr="00C26C40">
              <w:rPr>
                <w:lang w:val="en-GB"/>
              </w:rPr>
              <w:t>Suitability for Ghanaian Galamsey-Impacted Water</w:t>
            </w:r>
          </w:p>
        </w:tc>
        <w:tc>
          <w:tcPr>
            <w:tcW w:w="1759" w:type="dxa"/>
          </w:tcPr>
          <w:p w14:paraId="13687440" w14:textId="77777777" w:rsidR="00AD0670" w:rsidRPr="00C26C40" w:rsidRDefault="00AD0670" w:rsidP="00892770">
            <w:pPr>
              <w:pStyle w:val="Table"/>
              <w:rPr>
                <w:lang w:val="en-GB"/>
              </w:rPr>
            </w:pPr>
            <w:r w:rsidRPr="00C26C40">
              <w:rPr>
                <w:lang w:val="en-GB"/>
              </w:rPr>
              <w:t>Inadequate</w:t>
            </w:r>
          </w:p>
        </w:tc>
        <w:tc>
          <w:tcPr>
            <w:tcW w:w="1993" w:type="dxa"/>
          </w:tcPr>
          <w:p w14:paraId="29407253" w14:textId="77777777" w:rsidR="00AD0670" w:rsidRPr="00C26C40" w:rsidRDefault="00AD0670" w:rsidP="00892770">
            <w:pPr>
              <w:pStyle w:val="Table"/>
              <w:rPr>
                <w:lang w:val="en-GB"/>
              </w:rPr>
            </w:pPr>
            <w:r w:rsidRPr="00C26C40">
              <w:rPr>
                <w:lang w:val="en-GB"/>
              </w:rPr>
              <w:t>Partial</w:t>
            </w:r>
          </w:p>
        </w:tc>
        <w:tc>
          <w:tcPr>
            <w:tcW w:w="1753" w:type="dxa"/>
          </w:tcPr>
          <w:p w14:paraId="286EA109" w14:textId="77777777" w:rsidR="00AD0670" w:rsidRPr="00C26C40" w:rsidRDefault="00AD0670" w:rsidP="00892770">
            <w:pPr>
              <w:pStyle w:val="Table"/>
              <w:rPr>
                <w:lang w:val="en-GB"/>
              </w:rPr>
            </w:pPr>
            <w:r w:rsidRPr="00C26C40">
              <w:rPr>
                <w:lang w:val="en-GB"/>
              </w:rPr>
              <w:t>Inadequate for large plants</w:t>
            </w:r>
          </w:p>
        </w:tc>
        <w:tc>
          <w:tcPr>
            <w:tcW w:w="1766" w:type="dxa"/>
          </w:tcPr>
          <w:p w14:paraId="3724A9AA" w14:textId="77777777" w:rsidR="00AD0670" w:rsidRPr="00C26C40" w:rsidRDefault="00AD0670" w:rsidP="00892770">
            <w:pPr>
              <w:pStyle w:val="Table"/>
              <w:rPr>
                <w:lang w:val="en-GB"/>
              </w:rPr>
            </w:pPr>
            <w:r w:rsidRPr="00C26C40">
              <w:rPr>
                <w:lang w:val="en-GB"/>
              </w:rPr>
              <w:t>Optimal</w:t>
            </w:r>
          </w:p>
        </w:tc>
      </w:tr>
    </w:tbl>
    <w:p w14:paraId="4F939C84" w14:textId="184E0D89" w:rsidR="0021554B" w:rsidRPr="00C26C40" w:rsidRDefault="0021554B" w:rsidP="0021554B">
      <w:pPr>
        <w:pStyle w:val="Caption"/>
      </w:pPr>
      <w:bookmarkStart w:id="43" w:name="_Toc237220037"/>
      <w:r w:rsidRPr="00C26C40">
        <w:t xml:space="preserve">Figure </w:t>
      </w:r>
      <w:fldSimple w:instr=" STYLEREF 1 \s ">
        <w:r w:rsidR="006221B8">
          <w:rPr>
            <w:noProof/>
          </w:rPr>
          <w:t>2</w:t>
        </w:r>
      </w:fldSimple>
      <w:r w:rsidR="00E162A1">
        <w:noBreakHyphen/>
      </w:r>
      <w:fldSimple w:instr=" SEQ Figure \* ARABIC \s 1 ">
        <w:r w:rsidR="006221B8">
          <w:rPr>
            <w:noProof/>
          </w:rPr>
          <w:t>1</w:t>
        </w:r>
      </w:fldSimple>
      <w:r w:rsidRPr="00C26C40">
        <w:t xml:space="preserve"> Technical Comparison of Principal Coagulant Classes for Water Treatment</w:t>
      </w:r>
      <w:bookmarkEnd w:id="43"/>
    </w:p>
    <w:p w14:paraId="1CE3EC43" w14:textId="77777777" w:rsidR="00AD0670" w:rsidRPr="00C26C40" w:rsidRDefault="00AD0670" w:rsidP="00AD0670">
      <w:r w:rsidRPr="00C26C40">
        <w:t>Sources: Wang et al. (2004); Zouboulis and Tzoupanos (2010); Kumar et al. (2022); Nti et al. (2021); Alliance Chemical (2025)</w:t>
      </w:r>
    </w:p>
    <w:p w14:paraId="6EEB9AB5" w14:textId="77777777" w:rsidR="00AD0670" w:rsidRPr="00C26C40" w:rsidRDefault="00AD0670" w:rsidP="00134FFF">
      <w:pPr>
        <w:pStyle w:val="Heading3"/>
      </w:pPr>
      <w:r w:rsidRPr="00C26C40">
        <w:t xml:space="preserve"> </w:t>
      </w:r>
      <w:bookmarkStart w:id="44" w:name="_Toc227240597"/>
      <w:bookmarkStart w:id="45" w:name="_Toc235285233"/>
      <w:bookmarkStart w:id="46" w:name="_Toc237244907"/>
      <w:r w:rsidRPr="00C26C40">
        <w:t>Advantages of PAC over Conventional Coagulants</w:t>
      </w:r>
      <w:bookmarkEnd w:id="44"/>
      <w:bookmarkEnd w:id="45"/>
      <w:bookmarkEnd w:id="46"/>
    </w:p>
    <w:p w14:paraId="5F9AFFD2" w14:textId="1C35F796" w:rsidR="00AD0670" w:rsidRPr="00C26C40" w:rsidRDefault="00AD0670" w:rsidP="00AD0670">
      <w:r w:rsidRPr="00C26C40">
        <w:t>The superiority of is well-established in the water treatment literature and is rooted in fundamental differences in speciation, charge density, and reaction kinetics (Wang et al., 2004; Zouboulis and Tzoupanos, 2010). The following specific advantages are most relevant to the operational context of water treatment in Ghana.</w:t>
      </w:r>
    </w:p>
    <w:p w14:paraId="5855150C" w14:textId="77777777" w:rsidR="00AD0670" w:rsidRPr="00C26C40" w:rsidRDefault="00AD0670" w:rsidP="00AD0670">
      <w:r w:rsidRPr="00C26C40">
        <w:t xml:space="preserve">First, PAC is a pre-polymerised coagulant. When alum is dosed into raw water, it must first undergo a time-dependent hydrolysis sequence before the active polynuclear hydroxo species capable of charge neutralisation are formed. This hydrolysis is sensitive to temperature and pH, and the process is slow in cold or low-alkalinity water. PAC, by contrast, contains pre-formed polynuclear species that are already active and immediately </w:t>
      </w:r>
      <w:r w:rsidRPr="00C26C40">
        <w:lastRenderedPageBreak/>
        <w:t>exert charge neutralisation upon addition to raw water, without any lag period (Wang et al., 2004). This confers a kinetic advantage that is particularly significant during high-turbidity flood events when rapid clarification is critical.</w:t>
      </w:r>
    </w:p>
    <w:p w14:paraId="53154D91" w14:textId="0B0A88C9" w:rsidR="00AD0670" w:rsidRPr="00C26C40" w:rsidRDefault="00AD0670" w:rsidP="00AD0670">
      <w:r w:rsidRPr="00C26C40">
        <w:t xml:space="preserve">Second, the charge density of PAC is substantially higher than that of alum. The </w:t>
      </w:r>
      <m:oMath>
        <m:r>
          <w:rPr>
            <w:rFonts w:ascii="Cambria Math" w:hAnsi="Cambria Math"/>
          </w:rPr>
          <m:t>Al₁₃</m:t>
        </m:r>
      </m:oMath>
      <w:r w:rsidRPr="00C26C40">
        <w:t xml:space="preserve"> polycation carries a charge of +7, compared to the +3 charge of the monomeric Al³⁺ in alum. This 2.3-fold higher charge-to-aluminium ratio means that a given mass of aluminium in PAC has approximately 2.3 times the charge-neutralisation capacity of the same mass in alum (Zouboulis and Tzoupanos, 2010). This directly translates into the lower dosage requirement</w:t>
      </w:r>
      <w:r w:rsidR="006A09FB" w:rsidRPr="00C26C40">
        <w:t xml:space="preserve"> </w:t>
      </w:r>
      <w:r w:rsidRPr="00C26C40">
        <w:t>observed in field studies, including the Barekese Water Treatment Plant study by Nti et al. (2021)</w:t>
      </w:r>
      <w:r w:rsidR="006A09FB" w:rsidRPr="00C26C40">
        <w:t>.</w:t>
      </w:r>
    </w:p>
    <w:p w14:paraId="734D9634" w14:textId="77777777" w:rsidR="00AD0670" w:rsidRPr="00C26C40" w:rsidRDefault="00AD0670" w:rsidP="00AD0670">
      <w:r w:rsidRPr="00C26C40">
        <w:t xml:space="preserve">Third, because PAC is pre-hydrolysed, its addition to water generates less free acid than alum and consequently causes significantly less depression of treated water pH. This means that either no pH-correction agent (lime or soda ash) or a reduced dose is required, reducing chemical consumption costs. The lower alkalinity consumption of PAC compared to alum is quantified as approximately 0.17 mg/L as </w:t>
      </w:r>
      <m:oMath>
        <m:r>
          <w:rPr>
            <w:rFonts w:ascii="Cambria Math" w:hAnsi="Cambria Math"/>
          </w:rPr>
          <m:t>CaCO₃</m:t>
        </m:r>
      </m:oMath>
      <w:r w:rsidRPr="00C26C40">
        <w:t xml:space="preserve"> per mg/L PAC dose (at 10% </w:t>
      </w:r>
      <m:oMath>
        <m:r>
          <w:rPr>
            <w:rFonts w:ascii="Cambria Math" w:hAnsi="Cambria Math"/>
          </w:rPr>
          <m:t>Al₂O₃</m:t>
        </m:r>
      </m:oMath>
      <w:r w:rsidRPr="00C26C40">
        <w:t xml:space="preserve"> and 40% basicity), compared to 0.24 mg/L as </w:t>
      </w:r>
      <m:oMath>
        <m:r>
          <w:rPr>
            <w:rFonts w:ascii="Cambria Math" w:hAnsi="Cambria Math"/>
          </w:rPr>
          <m:t>CaCO₃</m:t>
        </m:r>
      </m:oMath>
      <w:r w:rsidRPr="00C26C40">
        <w:t xml:space="preserve"> per mg/L for an equivalent alum dose (Simmonds Bristow, 2020).</w:t>
      </w:r>
    </w:p>
    <w:p w14:paraId="028843A1" w14:textId="77777777" w:rsidR="00AD0670" w:rsidRPr="00C26C40" w:rsidRDefault="00AD0670" w:rsidP="00AD0670">
      <w:r w:rsidRPr="00C26C40">
        <w:t xml:space="preserve">Fourth, PAC generates less sludge than alum. The pre-polymerised structure of PAC means that less precipitate forms per unit of aluminium added, and the resulting flocs are denser and more amenable to sedimentation and dewatering than the light, gelatinous flocs. </w:t>
      </w:r>
      <m:oMath>
        <m:r>
          <w:rPr>
            <w:rFonts w:ascii="Cambria Math" w:hAnsi="Cambria Math"/>
          </w:rPr>
          <m:t>Al(OH)₃</m:t>
        </m:r>
      </m:oMath>
      <w:r w:rsidRPr="00C26C40">
        <w:t xml:space="preserve"> floc produced by alum hydrolysis. Field data consistently show a 30–50% reduction in sludge volume with PAC relative to alum at equivalent treatment performance (Nti et al., 2021). For a large utility such as the Ghana Water Company Limited (GWCL), which manages sludge disposal as a major operational cost, this reduction represents a significant financial saving.</w:t>
      </w:r>
    </w:p>
    <w:p w14:paraId="409718FB" w14:textId="77777777" w:rsidR="00AD0670" w:rsidRPr="00C26C40" w:rsidRDefault="00AD0670" w:rsidP="00AD0670">
      <w:r w:rsidRPr="00C26C40">
        <w:lastRenderedPageBreak/>
        <w:t>Fifth, PAC maintains effective coagulation performance over a wider pH range (5.0–8.5) than alum (6.0–7.5) and is more tolerant of natural organic matter (NOM) and high-colour waters. This is particularly important in the Ghanaian context: rivers contaminated by Galamsey activities often carry elevated NOM, fulvic acids, and humic substances derived from disturbed riparian vegetation and organic soils, in addition to mineral turbidity. PAC’s broad pH tolerance and strong NOM removal capacity make it robust against these variable and extreme water quality conditions.</w:t>
      </w:r>
    </w:p>
    <w:p w14:paraId="2683750E" w14:textId="26B28BE3" w:rsidR="00AD0670" w:rsidRPr="00C26C40" w:rsidRDefault="00AD0670" w:rsidP="00AD0670">
      <w:r w:rsidRPr="00C26C40">
        <w:t>Sixth, the higher charge density and pre-polymerised state of PAC result in lower residual aluminium concentrations in treated water compared to alum, even at the same or higher aluminium dose rates. Residual aluminium in drinking water is a human health concern and elevated residual aluminium from alum overdosing has been associated with concerns regarding neurotoxicity (Alzheimer’s disease risk), though the epidemiological evidence remains debated. PAC’s lower residual improves compliance with drinking water safety standards (Kumar et al., 2022).</w:t>
      </w:r>
      <w:bookmarkStart w:id="47" w:name="_Toc222349270"/>
    </w:p>
    <w:p w14:paraId="1C2E520F" w14:textId="77777777" w:rsidR="00AD0670" w:rsidRPr="00C26C40" w:rsidRDefault="00AD0670" w:rsidP="00F02060">
      <w:pPr>
        <w:pStyle w:val="Heading2"/>
      </w:pPr>
      <w:bookmarkStart w:id="48" w:name="_Toc227240598"/>
      <w:bookmarkStart w:id="49" w:name="_Toc235285234"/>
      <w:bookmarkStart w:id="50" w:name="_Toc237244908"/>
      <w:r w:rsidRPr="00C26C40">
        <w:t>CHEMISTRY AND STRUCTURE OF POLYALUMINIUM CHLORIDE (PAC)</w:t>
      </w:r>
      <w:bookmarkEnd w:id="47"/>
      <w:bookmarkEnd w:id="48"/>
      <w:bookmarkEnd w:id="49"/>
      <w:bookmarkEnd w:id="50"/>
    </w:p>
    <w:p w14:paraId="380ED73A" w14:textId="6AF4C9E7" w:rsidR="00AD0670" w:rsidRPr="00C26C40" w:rsidRDefault="00AD0670" w:rsidP="00AD0670">
      <w:r w:rsidRPr="00C26C40">
        <w:t xml:space="preserve">Poly-aluminium Chloride is an inorganic polymeric coagulant of the general formula </w:t>
      </w:r>
      <m:oMath>
        <m:r>
          <w:rPr>
            <w:rFonts w:ascii="Cambria Math" w:hAnsi="Cambria Math"/>
          </w:rPr>
          <m:t>Alₙ(OH)ₘCl₃ₙ₋ₘ</m:t>
        </m:r>
      </m:oMath>
      <w:r w:rsidRPr="00C26C40">
        <w:t xml:space="preserve">, where n and m are integers defining the degree of polymerisation and hydroxylation, respectively. The key distinction between PAC and simple aluminium salts, such as alum, lies in the fact that PAC contains pre-formed polynuclear hydroxo-aluminium species that are stable in concentrated solution prior to dosing. Upon addition to raw water, these species immediately exert strong charge neutralisation without the need for the hydrolysis step that alum must first undergo in situ. </w:t>
      </w:r>
      <w:sdt>
        <w:sdtPr>
          <w:rPr>
            <w:color w:val="000000"/>
          </w:rPr>
          <w:tag w:val="MENDELEY_CITATION_v3_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"/>
          <w:id w:val="147481796"/>
          <w:placeholder>
            <w:docPart w:val="E733669FDD204ED49200782FC06B75B8"/>
          </w:placeholder>
        </w:sdtPr>
        <w:sdtEndPr/>
        <w:sdtContent>
          <w:r w:rsidR="00A37BED" w:rsidRPr="00A37BED">
            <w:rPr>
              <w:color w:val="000000"/>
            </w:rPr>
            <w:t>(Wang et al., 2004)</w:t>
          </w:r>
        </w:sdtContent>
      </w:sdt>
      <w:r w:rsidRPr="00C26C40">
        <w:t>.</w:t>
      </w:r>
    </w:p>
    <w:p w14:paraId="2C639461" w14:textId="57C9C71B" w:rsidR="00AD0670" w:rsidRDefault="00AD0670" w:rsidP="00AD0670">
      <w:pPr>
        <w:rPr>
          <w:color w:val="000000"/>
        </w:rPr>
      </w:pPr>
      <w:r w:rsidRPr="00C26C40">
        <w:t xml:space="preserve">The most important and most thoroughly characterised polynuclear species in PAC is the Al₁₃ Keggin polycation, </w:t>
      </w:r>
      <m:oMath>
        <m:r>
          <w:rPr>
            <w:rFonts w:ascii="Cambria Math" w:hAnsi="Cambria Math"/>
          </w:rPr>
          <m:t>[Al₁₃O₄(OH)₂₄(H₂O)₁₂]⁺⁷</m:t>
        </m:r>
      </m:oMath>
      <w:r w:rsidRPr="00C26C40">
        <w:t xml:space="preserve">. This species consists of a central </w:t>
      </w:r>
      <w:r w:rsidRPr="00C26C40">
        <w:lastRenderedPageBreak/>
        <w:t xml:space="preserve">tetrahedral </w:t>
      </w:r>
      <m:oMath>
        <m:r>
          <w:rPr>
            <w:rFonts w:ascii="Cambria Math" w:hAnsi="Cambria Math"/>
          </w:rPr>
          <m:t>AlO₄</m:t>
        </m:r>
      </m:oMath>
      <w:r w:rsidRPr="00C26C40">
        <w:t xml:space="preserve"> unit surrounded by twelve octahedrally coordinated aluminium atoms arranged in four groups of three (trimers), with the whole assembly stabilised by µ₂-hydroxide and µ₃-oxide bridging ligands. The charge of +7 confers exceptional capacity for the charge neutralisation of negatively charged colloidal surfaces, far exceeding the +3 charge of the simple Al³⁺ monomer present in alum solutions. </w:t>
      </w:r>
      <w:sdt>
        <w:sdtPr>
          <w:rPr>
            <w:color w:val="000000"/>
          </w:rPr>
          <w:tag w:val="MENDELEY_CITATION_v3_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"/>
          <w:id w:val="147458509"/>
          <w:placeholder>
            <w:docPart w:val="E733669FDD204ED49200782FC06B75B8"/>
          </w:placeholder>
        </w:sdtPr>
        <w:sdtEndPr/>
        <w:sdtContent>
          <w:r w:rsidR="00A37BED" w:rsidRPr="00A37BED">
            <w:rPr>
              <w:rFonts w:eastAsia="Times New Roman"/>
              <w:color w:val="000000"/>
            </w:rPr>
            <w:t>(Zouboulis &amp; Tzoupanos, 2010)</w:t>
          </w:r>
        </w:sdtContent>
      </w:sdt>
      <w:r w:rsidR="00851787">
        <w:rPr>
          <w:color w:val="000000"/>
        </w:rPr>
        <w:t>.</w:t>
      </w:r>
    </w:p>
    <w:p w14:paraId="05185279" w14:textId="77777777" w:rsidR="00851787" w:rsidRDefault="00851787" w:rsidP="00851787">
      <w:pPr>
        <w:keepNext/>
        <w:jc w:val="center"/>
      </w:pPr>
      <w:r w:rsidRPr="00851787">
        <w:rPr>
          <w:noProof/>
        </w:rPr>
        <w:drawing>
          <wp:inline distT="0" distB="0" distL="0" distR="0" wp14:anchorId="53BB11AE" wp14:editId="166B7100">
            <wp:extent cx="2513231" cy="2228547"/>
            <wp:effectExtent l="0" t="0" r="1905" b="635"/>
            <wp:docPr id="55833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39004" name=""/>
                    <pic:cNvPicPr/>
                  </pic:nvPicPr>
                  <pic:blipFill>
                    <a:blip r:embed="rId10"/>
                    <a:stretch>
                      <a:fillRect/>
                    </a:stretch>
                  </pic:blipFill>
                  <pic:spPr>
                    <a:xfrm>
                      <a:off x="0" y="0"/>
                      <a:ext cx="2520002" cy="2234551"/>
                    </a:xfrm>
                    <a:prstGeom prst="rect">
                      <a:avLst/>
                    </a:prstGeom>
                  </pic:spPr>
                </pic:pic>
              </a:graphicData>
            </a:graphic>
          </wp:inline>
        </w:drawing>
      </w:r>
    </w:p>
    <w:p w14:paraId="4F8B2E64" w14:textId="60A307E5" w:rsidR="00851787" w:rsidRPr="00C26C40" w:rsidRDefault="00851787" w:rsidP="00851787">
      <w:pPr>
        <w:pStyle w:val="Caption"/>
      </w:pPr>
      <w:bookmarkStart w:id="51" w:name="_Toc237220038"/>
      <w:r>
        <w:t xml:space="preserve">Figure </w:t>
      </w:r>
      <w:fldSimple w:instr=" STYLEREF 1 \s ">
        <w:r w:rsidR="006221B8">
          <w:rPr>
            <w:noProof/>
          </w:rPr>
          <w:t>2</w:t>
        </w:r>
      </w:fldSimple>
      <w:r w:rsidR="00E162A1">
        <w:noBreakHyphen/>
      </w:r>
      <w:fldSimple w:instr=" SEQ Figure \* ARABIC \s 1 ">
        <w:r w:rsidR="006221B8">
          <w:rPr>
            <w:noProof/>
          </w:rPr>
          <w:t>2</w:t>
        </w:r>
      </w:fldSimple>
      <w:r>
        <w:t xml:space="preserve"> Ball and Stick model of the Keggin polycation</w:t>
      </w:r>
      <w:bookmarkEnd w:id="51"/>
    </w:p>
    <w:p w14:paraId="03400B95" w14:textId="4F64F7D2" w:rsidR="00AD0670" w:rsidRPr="00C26C40" w:rsidRDefault="00AD0670" w:rsidP="00AD0670">
      <w:r w:rsidRPr="00C26C40">
        <w:t xml:space="preserve">The basicity of PAC, defined as the molar ratio of hydroxide to aluminium, is the principal quality parameter governing the speciation and performance of the product. At low basicity (below 40%), the solution contains monomeric and low-oligomeric species, </w:t>
      </w:r>
      <w:r w:rsidR="00B42D7B" w:rsidRPr="00C26C40">
        <w:t>like</w:t>
      </w:r>
      <w:r w:rsidRPr="00C26C40">
        <w:t xml:space="preserve"> those formed from alum; coagulation performance is not significantly superior to that of alum. </w:t>
      </w:r>
    </w:p>
    <w:p w14:paraId="4B090B66" w14:textId="77777777" w:rsidR="00AD0670" w:rsidRPr="00C26C40" w:rsidRDefault="00AD0670" w:rsidP="00AD0670">
      <m:oMathPara>
        <m:oMath>
          <m:r>
            <w:rPr>
              <w:rFonts w:ascii="Cambria Math" w:hAnsi="Cambria Math"/>
            </w:rPr>
            <m:t>B</m:t>
          </m:r>
          <m:r>
            <m:rPr>
              <m:sty m:val="p"/>
            </m:rPr>
            <w:rPr>
              <w:rFonts w:ascii="Cambria Math" w:hAnsi="Cambria Math"/>
            </w:rPr>
            <m:t xml:space="preserve"> =</m:t>
          </m:r>
          <m:f>
            <m:fPr>
              <m:ctrlPr>
                <w:rPr>
                  <w:rFonts w:ascii="Cambria Math" w:hAnsi="Cambria Math"/>
                </w:rPr>
              </m:ctrlPr>
            </m:fPr>
            <m:num>
              <m:d>
                <m:dPr>
                  <m:begChr m:val="["/>
                  <m:endChr m:val="]"/>
                  <m:ctrlPr>
                    <w:rPr>
                      <w:rFonts w:ascii="Cambria Math" w:hAnsi="Cambria Math"/>
                    </w:rPr>
                  </m:ctrlPr>
                </m:dPr>
                <m:e>
                  <m:r>
                    <w:rPr>
                      <w:rFonts w:ascii="Cambria Math" w:hAnsi="Cambria Math"/>
                    </w:rPr>
                    <m:t>O</m:t>
                  </m:r>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num>
            <m:den>
              <m:d>
                <m:dPr>
                  <m:begChr m:val="["/>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l</m:t>
                      </m:r>
                    </m:e>
                    <m:sup>
                      <m:r>
                        <m:rPr>
                          <m:sty m:val="p"/>
                        </m:rPr>
                        <w:rPr>
                          <w:rFonts w:ascii="Cambria Math" w:hAnsi="Cambria Math"/>
                        </w:rPr>
                        <m:t>3+</m:t>
                      </m:r>
                    </m:sup>
                  </m:sSup>
                </m:e>
              </m:d>
            </m:den>
          </m:f>
        </m:oMath>
      </m:oMathPara>
    </w:p>
    <w:p w14:paraId="350731B5" w14:textId="7001A46D" w:rsidR="00AD0670" w:rsidRPr="00C26C40" w:rsidRDefault="00AD0670" w:rsidP="00AD0670">
      <w:r w:rsidRPr="00C26C40">
        <w:t xml:space="preserve">At the optimal industrial basicity of 65–75% (OH/Al = 2.0–2.4), the Al₁₃ Keggin polycation dominates the speciation, conferring superior coagulation efficiency. At excessively high basicity (above 85%), uncontrolled oxolation drives the Keggin ions to aggregate into insoluble, amorphous. </w:t>
      </w:r>
      <m:oMath>
        <m:r>
          <w:rPr>
            <w:rFonts w:ascii="Cambria Math" w:hAnsi="Cambria Math"/>
          </w:rPr>
          <m:t>Al(OH)₃</m:t>
        </m:r>
      </m:oMath>
      <w:r w:rsidRPr="00C26C40">
        <w:t xml:space="preserve"> gel, permanently destroying the product’s coagulant activity </w:t>
      </w:r>
      <w:sdt>
        <w:sdtPr>
          <w:rPr>
            <w:color w:val="000000"/>
          </w:rPr>
          <w:tag w:val="MENDELEY_CITATION_v3_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"/>
          <w:id w:val="147474023"/>
          <w:placeholder>
            <w:docPart w:val="E733669FDD204ED49200782FC06B75B8"/>
          </w:placeholder>
        </w:sdtPr>
        <w:sdtEndPr/>
        <w:sdtContent>
          <w:r w:rsidR="00A37BED" w:rsidRPr="00A37BED">
            <w:rPr>
              <w:rFonts w:eastAsia="Times New Roman"/>
              <w:color w:val="000000"/>
            </w:rPr>
            <w:t>(Zouboulis &amp; Tzoupanos, 2010)</w:t>
          </w:r>
        </w:sdtContent>
      </w:sdt>
      <w:r w:rsidRPr="00C26C40">
        <w:t>.</w:t>
      </w:r>
    </w:p>
    <w:p w14:paraId="700ABB93" w14:textId="1932E9B3" w:rsidR="00AD0670" w:rsidRPr="00C26C40" w:rsidRDefault="00AD0670" w:rsidP="00AD0670">
      <w:r w:rsidRPr="00C26C40">
        <w:lastRenderedPageBreak/>
        <w:t xml:space="preserve">The chloride counter-ion plays a specific and key role in PAC chemistry, distinguishing it from poly-aluminium sulphate (PAS) and poly-aluminium phosphate variants. According to Hard-Soft Acid-Base (HSAB) theory, Al³⁺ is a hard Lewis acid with an electronic configuration of [Ne] (i.e., </w:t>
      </w:r>
      <m:oMath>
        <m:r>
          <w:rPr>
            <w:rFonts w:ascii="Cambria Math" w:hAnsi="Cambria Math"/>
          </w:rPr>
          <m:t>1s² 2s² 2p⁶</m:t>
        </m:r>
      </m:oMath>
      <w:r w:rsidRPr="00C26C40">
        <w:t xml:space="preserve">), devoid of d-electrons and thus with zero Crystal Field Stabilisation Energy. As a hard base, chloride occupies the outer coordination sphere through weak electrostatic interactions, providing charge balance without forming the strong inner-sphere covalent bonds that would structurally rigidify the polymer and prevent the desired polymeric network architecture from forming. Sulphate, being a harder and more strongly coordinating anion, can bridge between aluminium centres, promoting over-condensation and precipitation at lower basicity values. This is why HCl is the preferred lixiviant for PAC production rather than </w:t>
      </w:r>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4</m:t>
            </m:r>
          </m:sub>
        </m:sSub>
      </m:oMath>
      <w:r w:rsidRPr="00C26C40">
        <w:t xml:space="preserve"> </w:t>
      </w:r>
      <w:sdt>
        <w:sdtPr>
          <w:rPr>
            <w:color w:val="000000"/>
          </w:rPr>
          <w:tag w:val="MENDELEY_CITATION_v3_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"/>
          <w:id w:val="147469958"/>
          <w:placeholder>
            <w:docPart w:val="E733669FDD204ED49200782FC06B75B8"/>
          </w:placeholder>
        </w:sdtPr>
        <w:sdtEndPr/>
        <w:sdtContent>
          <w:r w:rsidR="00A37BED" w:rsidRPr="00A37BED">
            <w:rPr>
              <w:color w:val="000000"/>
            </w:rPr>
            <w:t>(Wang et al., 2004)</w:t>
          </w:r>
        </w:sdtContent>
      </w:sdt>
      <w:r w:rsidRPr="00C26C40">
        <w:t>.</w:t>
      </w:r>
    </w:p>
    <w:p w14:paraId="66CAF9E6" w14:textId="77777777" w:rsidR="00AD0670" w:rsidRPr="00C26C40" w:rsidRDefault="00AD0670" w:rsidP="00AD0670">
      <w:r w:rsidRPr="00C26C40">
        <w:t>Compared with PAS (poly-aluminium sulphate), PAC displays superior performance in treating waters with high natural organic matter (NOM) content, a characteristic feature of West African tropical surface waters. PAS is used in some applications but is more likely to cause residual sulphate in treated water, which can adversely affect taste and may pose regulatory issues. For the Ghanaian context, PAC is clearly the preferred product specification.</w:t>
      </w:r>
    </w:p>
    <w:p w14:paraId="13E1E45E" w14:textId="77777777" w:rsidR="00AD0670" w:rsidRPr="00C26C40" w:rsidRDefault="00AD0670" w:rsidP="00F02060">
      <w:pPr>
        <w:pStyle w:val="Heading2"/>
      </w:pPr>
      <w:bookmarkStart w:id="52" w:name="_Toc222349271"/>
      <w:bookmarkStart w:id="53" w:name="_Toc227240599"/>
      <w:bookmarkStart w:id="54" w:name="_Toc235285235"/>
      <w:bookmarkStart w:id="55" w:name="_Toc237244909"/>
      <w:r w:rsidRPr="00C26C40">
        <w:t>RAW MATERIAL CHARACTERISATION: AWASO BAUXITE</w:t>
      </w:r>
      <w:bookmarkEnd w:id="52"/>
      <w:bookmarkEnd w:id="53"/>
      <w:bookmarkEnd w:id="54"/>
      <w:bookmarkEnd w:id="55"/>
    </w:p>
    <w:p w14:paraId="5C02AEA2" w14:textId="4E348EE2" w:rsidR="00AD0670" w:rsidRPr="00C26C40" w:rsidRDefault="00AD0670" w:rsidP="00AD0670">
      <w:r w:rsidRPr="00C26C40">
        <w:t>Producing advanced coagulants such as PAC depends entirely on the mineralogical and geochemical suitability of the feedstock. The Awaso bauxite deposit, located in the Bibiani-Anhwiaso-Bekwai District of the Western-North Region, is Ghana’s premier commercially exploited bauxite resource. The deposit is operated by the Ghana Bauxite Company (GBC) and holds an estimated 60 million metric tonnes of high-quality trihydrate bauxite with a high alumina (</w:t>
      </w:r>
      <m:oMath>
        <m:r>
          <w:rPr>
            <w:rFonts w:ascii="Cambria Math" w:hAnsi="Cambria Math"/>
          </w:rPr>
          <m:t>Al₂O₃</m:t>
        </m:r>
      </m:oMath>
      <w:r w:rsidRPr="00C26C40">
        <w:t>) content of approximately 52 wt% and a low silica (</w:t>
      </w:r>
      <m:oMath>
        <m:r>
          <w:rPr>
            <w:rFonts w:ascii="Cambria Math" w:hAnsi="Cambria Math"/>
          </w:rPr>
          <m:t>SiO₂</m:t>
        </m:r>
      </m:oMath>
      <w:r w:rsidRPr="00C26C40">
        <w:t xml:space="preserve">) content of approximately 1.5 wt% </w:t>
      </w:r>
      <w:sdt>
        <w:sdtPr>
          <w:rPr>
            <w:color w:val="000000"/>
          </w:rPr>
          <w:tag w:val="MENDELEY_CITATION_v3_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"/>
          <w:id w:val="147451736"/>
          <w:placeholder>
            <w:docPart w:val="83132D3744C14E2D95F30C267FD92EA9"/>
          </w:placeholder>
        </w:sdtPr>
        <w:sdtEndPr/>
        <w:sdtContent>
          <w:r w:rsidR="00A37BED" w:rsidRPr="00A37BED">
            <w:rPr>
              <w:color w:val="000000"/>
            </w:rPr>
            <w:t xml:space="preserve">(Ghana Bauxite Company Ltd., </w:t>
          </w:r>
          <w:r w:rsidR="00A37BED" w:rsidRPr="00A37BED">
            <w:rPr>
              <w:color w:val="000000"/>
            </w:rPr>
            <w:lastRenderedPageBreak/>
            <w:t>2026)</w:t>
          </w:r>
        </w:sdtContent>
      </w:sdt>
      <w:r w:rsidRPr="00C26C40">
        <w:t xml:space="preserve">. GBC has been in continuous operation since the 1940s and currently exports approximately two million tonnes per annum through the Takoradi Port </w:t>
      </w:r>
      <w:sdt>
        <w:sdtPr>
          <w:rPr>
            <w:color w:val="000000"/>
          </w:rPr>
          <w:tag w:val="MENDELEY_CITATION_v3_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"/>
          <w:id w:val="147455033"/>
          <w:placeholder>
            <w:docPart w:val="83132D3744C14E2D95F30C267FD92EA9"/>
          </w:placeholder>
        </w:sdtPr>
        <w:sdtEndPr/>
        <w:sdtContent>
          <w:r w:rsidR="00A37BED" w:rsidRPr="00A37BED">
            <w:rPr>
              <w:color w:val="000000"/>
            </w:rPr>
            <w:t>(Penresa, 2025)</w:t>
          </w:r>
        </w:sdtContent>
      </w:sdt>
      <w:r w:rsidRPr="00C26C40">
        <w:t xml:space="preserve">. The shareholders are Ofori-Poku Company Limited (80%) and the Ghanaian government (20%), following the acquisition of the Chinese Bosai Minerals Group’s stake in 2021 </w:t>
      </w:r>
      <w:sdt>
        <w:sdtPr>
          <w:rPr>
            <w:color w:val="000000"/>
          </w:rPr>
          <w:tag w:val="MENDELEY_CITATION_v3_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"/>
          <w:id w:val="147482756"/>
          <w:placeholder>
            <w:docPart w:val="83132D3744C14E2D95F30C267FD92EA9"/>
          </w:placeholder>
        </w:sdtPr>
        <w:sdtEndPr/>
        <w:sdtContent>
          <w:r w:rsidR="00A37BED" w:rsidRPr="00A37BED">
            <w:rPr>
              <w:color w:val="000000"/>
            </w:rPr>
            <w:t>(Ghana Bauxite Company Ltd., 2026)</w:t>
          </w:r>
        </w:sdtContent>
      </w:sdt>
      <w:r w:rsidRPr="00C26C40">
        <w:t>.</w:t>
      </w:r>
    </w:p>
    <w:p w14:paraId="6DF25770" w14:textId="550C457F" w:rsidR="00AD0670" w:rsidRPr="00C26C40" w:rsidRDefault="00AD0670" w:rsidP="00AD0670">
      <w:r w:rsidRPr="00C26C40">
        <w:t xml:space="preserve">Geologically, the Awaso deposit is a classic lateritic bauxite formation developed on metasediments of the Birimian supergroup. Intense tropical weathering over geological timescales has driven the extensive leaching of soluble alkaline-earth and silicate minerals, leaving a residuum highly enriched in stable aluminium and iron oxides. Investigations by </w:t>
      </w:r>
      <w:sdt>
        <w:sdtPr>
          <w:rPr>
            <w:color w:val="000000"/>
          </w:rPr>
          <w:tag w:val="MENDELEY_CITATION_v3_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"/>
          <w:id w:val="147477613"/>
          <w:placeholder>
            <w:docPart w:val="83132D3744C14E2D95F30C267FD92EA9"/>
          </w:placeholder>
        </w:sdtPr>
        <w:sdtEndPr/>
        <w:sdtContent>
          <w:r w:rsidR="00A37BED" w:rsidRPr="00A37BED">
            <w:rPr>
              <w:rFonts w:eastAsia="Times New Roman"/>
              <w:color w:val="000000"/>
            </w:rPr>
            <w:t>(Momade &amp; Gawu, 1998)</w:t>
          </w:r>
        </w:sdtContent>
      </w:sdt>
      <w:r w:rsidRPr="00C26C40">
        <w:t xml:space="preserve"> reveal that the deposit is predominantly gibbsitic (</w:t>
      </w:r>
      <m:oMath>
        <m:r>
          <w:rPr>
            <w:rFonts w:ascii="Cambria Math" w:hAnsi="Cambria Math"/>
          </w:rPr>
          <m:t>α-Al(OH)₃</m:t>
        </m:r>
      </m:oMath>
      <w:r w:rsidRPr="00C26C40">
        <w:t>), with subordinate boehmite (</w:t>
      </w:r>
      <m:oMath>
        <m:r>
          <w:rPr>
            <w:rFonts w:ascii="Cambria Math" w:hAnsi="Cambria Math"/>
          </w:rPr>
          <m:t>γ-AlO(OH)</m:t>
        </m:r>
      </m:oMath>
      <w:r w:rsidRPr="00C26C40">
        <w:t>) and diaspore (</w:t>
      </w:r>
      <m:oMath>
        <m:r>
          <w:rPr>
            <w:rFonts w:ascii="Cambria Math" w:hAnsi="Cambria Math"/>
          </w:rPr>
          <m:t>α-AlO(OH)</m:t>
        </m:r>
      </m:oMath>
      <w:r w:rsidRPr="00C26C40">
        <w:t>) in the deeper zones. This mineralogical character has critical implications for process design.</w:t>
      </w:r>
    </w:p>
    <w:p w14:paraId="051154AF" w14:textId="77777777" w:rsidR="00AD0670" w:rsidRPr="00C26C40" w:rsidRDefault="00AD0670" w:rsidP="00B42D7B">
      <w:pPr>
        <w:jc w:val="center"/>
      </w:pPr>
      <w:r w:rsidRPr="00C26C40">
        <w:rPr>
          <w:noProof/>
        </w:rPr>
        <w:lastRenderedPageBreak/>
        <w:drawing>
          <wp:inline distT="0" distB="0" distL="0" distR="0" wp14:anchorId="61DEDBCD" wp14:editId="3DA33B2A">
            <wp:extent cx="4496435" cy="61061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t="4120"/>
                    <a:stretch>
                      <a:fillRect/>
                    </a:stretch>
                  </pic:blipFill>
                  <pic:spPr>
                    <a:xfrm>
                      <a:off x="0" y="0"/>
                      <a:ext cx="4514662" cy="6130308"/>
                    </a:xfrm>
                    <a:prstGeom prst="rect">
                      <a:avLst/>
                    </a:prstGeom>
                    <a:noFill/>
                    <a:ln>
                      <a:noFill/>
                    </a:ln>
                  </pic:spPr>
                </pic:pic>
              </a:graphicData>
            </a:graphic>
          </wp:inline>
        </w:drawing>
      </w:r>
    </w:p>
    <w:p w14:paraId="04EA6DC2" w14:textId="3FE5A16A" w:rsidR="00AD0670" w:rsidRPr="00C26C40" w:rsidRDefault="00AD0670" w:rsidP="0021554B">
      <w:pPr>
        <w:pStyle w:val="Caption"/>
      </w:pPr>
      <w:bookmarkStart w:id="56" w:name="_Toc223763346"/>
      <w:bookmarkStart w:id="57" w:name="_Toc236081909"/>
      <w:bookmarkStart w:id="58" w:name="_Toc237220039"/>
      <w:r w:rsidRPr="00C26C40">
        <w:t xml:space="preserve">Figure </w:t>
      </w:r>
      <w:fldSimple w:instr=" STYLEREF 1 \s ">
        <w:r w:rsidR="006221B8">
          <w:rPr>
            <w:noProof/>
          </w:rPr>
          <w:t>2</w:t>
        </w:r>
      </w:fldSimple>
      <w:r w:rsidR="00E162A1">
        <w:noBreakHyphen/>
      </w:r>
      <w:fldSimple w:instr=" SEQ Figure \* ARABIC \s 1 ">
        <w:r w:rsidR="006221B8">
          <w:rPr>
            <w:noProof/>
          </w:rPr>
          <w:t>3</w:t>
        </w:r>
      </w:fldSimple>
      <w:r w:rsidRPr="00C26C40">
        <w:t xml:space="preserve"> The Geological and Mineral Resource map of Ghana, highlighting the regional distribution of bauxite deposits.</w:t>
      </w:r>
      <w:bookmarkEnd w:id="56"/>
      <w:bookmarkEnd w:id="57"/>
      <w:bookmarkEnd w:id="58"/>
    </w:p>
    <w:p w14:paraId="6DCACA04" w14:textId="77777777" w:rsidR="00B42D7B" w:rsidRPr="00C26C40" w:rsidRDefault="00B42D7B" w:rsidP="00B42D7B"/>
    <w:p w14:paraId="30815716" w14:textId="381410BE" w:rsidR="00AD0670" w:rsidRPr="00C26C40" w:rsidRDefault="00AD0670" w:rsidP="0021554B">
      <w:pPr>
        <w:pStyle w:val="Caption"/>
      </w:pPr>
      <w:bookmarkStart w:id="59" w:name="_Toc223763353"/>
      <w:bookmarkStart w:id="60" w:name="_Toc236081929"/>
      <w:bookmarkStart w:id="61" w:name="_Toc237244830"/>
      <w:r w:rsidRPr="00C26C40">
        <w:t xml:space="preserve">Table </w:t>
      </w:r>
      <w:fldSimple w:instr=" STYLEREF 1 \s ">
        <w:r w:rsidR="006221B8">
          <w:rPr>
            <w:noProof/>
          </w:rPr>
          <w:t>2</w:t>
        </w:r>
      </w:fldSimple>
      <w:r w:rsidR="00B61202">
        <w:noBreakHyphen/>
      </w:r>
      <w:fldSimple w:instr=" SEQ Table \* ARABIC \s 1 ">
        <w:r w:rsidR="006221B8">
          <w:rPr>
            <w:noProof/>
          </w:rPr>
          <w:t>1</w:t>
        </w:r>
      </w:fldSimple>
      <w:r w:rsidRPr="00C26C40">
        <w:t xml:space="preserve"> Profile Stratigraphy and mineralogical distribution of minerals at the Awaso bauxite deposit</w:t>
      </w:r>
      <w:r w:rsidRPr="00C26C40">
        <w:rPr>
          <w:rStyle w:val="FootnoteReference"/>
          <w:color w:val="000000" w:themeColor="text1"/>
          <w:sz w:val="24"/>
          <w:szCs w:val="24"/>
        </w:rPr>
        <w:footnoteReference w:id="1"/>
      </w:r>
      <w:bookmarkEnd w:id="59"/>
      <w:bookmarkEnd w:id="60"/>
      <w:bookmarkEnd w:id="61"/>
    </w:p>
    <w:tbl>
      <w:tblPr>
        <w:tblStyle w:val="TableGrid"/>
        <w:tblW w:w="0" w:type="auto"/>
        <w:tblLook w:val="04A0" w:firstRow="1" w:lastRow="0" w:firstColumn="1" w:lastColumn="0" w:noHBand="0" w:noVBand="1"/>
      </w:tblPr>
      <w:tblGrid>
        <w:gridCol w:w="1838"/>
        <w:gridCol w:w="2101"/>
        <w:gridCol w:w="1427"/>
        <w:gridCol w:w="1316"/>
        <w:gridCol w:w="1458"/>
      </w:tblGrid>
      <w:tr w:rsidR="00AD0670" w:rsidRPr="00C26C40" w14:paraId="4EDCBDDB" w14:textId="77777777" w:rsidTr="00870DFD">
        <w:tc>
          <w:tcPr>
            <w:tcW w:w="1838" w:type="dxa"/>
          </w:tcPr>
          <w:p w14:paraId="6CF6B5E4" w14:textId="77777777" w:rsidR="00AD0670" w:rsidRPr="00C26C40" w:rsidRDefault="00AD0670" w:rsidP="00892770">
            <w:pPr>
              <w:pStyle w:val="Table"/>
              <w:rPr>
                <w:lang w:val="en-GB"/>
              </w:rPr>
            </w:pPr>
            <w:r w:rsidRPr="00C26C40">
              <w:rPr>
                <w:lang w:val="en-GB"/>
              </w:rPr>
              <w:t>Profile Zone</w:t>
            </w:r>
          </w:p>
        </w:tc>
        <w:tc>
          <w:tcPr>
            <w:tcW w:w="2101" w:type="dxa"/>
          </w:tcPr>
          <w:p w14:paraId="4FACCFEF" w14:textId="77777777" w:rsidR="00AD0670" w:rsidRPr="00C26C40" w:rsidRDefault="00AD0670" w:rsidP="00892770">
            <w:pPr>
              <w:pStyle w:val="Table"/>
              <w:rPr>
                <w:lang w:val="en-GB"/>
              </w:rPr>
            </w:pPr>
            <w:r w:rsidRPr="00C26C40">
              <w:rPr>
                <w:lang w:val="en-GB"/>
              </w:rPr>
              <w:t>Primary Minerals</w:t>
            </w:r>
          </w:p>
        </w:tc>
        <w:tc>
          <w:tcPr>
            <w:tcW w:w="0" w:type="auto"/>
          </w:tcPr>
          <w:p w14:paraId="33B1D114" w14:textId="77777777" w:rsidR="00AD0670" w:rsidRPr="00C26C40" w:rsidRDefault="003D0B1E" w:rsidP="00892770">
            <w:pPr>
              <w:pStyle w:val="Table"/>
              <w:rPr>
                <w:rFonts w:ascii="Cambria Math" w:hAnsi="Cambria Math"/>
                <w:lang w:val="en-GB"/>
                <w:oMath/>
              </w:rPr>
            </w:pPr>
            <m:oMathPara>
              <m:oMath>
                <m:sSub>
                  <m:sSubPr>
                    <m:ctrlPr>
                      <w:rPr>
                        <w:rFonts w:ascii="Cambria Math" w:hAnsi="Cambria Math"/>
                        <w:lang w:val="en-GB"/>
                      </w:rPr>
                    </m:ctrlPr>
                  </m:sSubPr>
                  <m:e>
                    <m:r>
                      <m:rPr>
                        <m:sty m:val="bi"/>
                      </m:rPr>
                      <w:rPr>
                        <w:rFonts w:ascii="Cambria Math" w:hAnsi="Cambria Math"/>
                        <w:lang w:val="en-GB"/>
                      </w:rPr>
                      <m:t>Al</m:t>
                    </m:r>
                  </m:e>
                  <m:sub>
                    <m:r>
                      <m:rPr>
                        <m:sty m:val="b"/>
                      </m:rPr>
                      <w:rPr>
                        <w:rFonts w:ascii="Cambria Math" w:hAnsi="Cambria Math"/>
                        <w:lang w:val="en-GB"/>
                      </w:rPr>
                      <m:t>2</m:t>
                    </m:r>
                  </m:sub>
                </m:sSub>
                <m:sSub>
                  <m:sSubPr>
                    <m:ctrlPr>
                      <w:rPr>
                        <w:rFonts w:ascii="Cambria Math" w:hAnsi="Cambria Math"/>
                        <w:lang w:val="en-GB"/>
                      </w:rPr>
                    </m:ctrlPr>
                  </m:sSubPr>
                  <m:e>
                    <m:r>
                      <m:rPr>
                        <m:sty m:val="bi"/>
                      </m:rPr>
                      <w:rPr>
                        <w:rFonts w:ascii="Cambria Math" w:hAnsi="Cambria Math"/>
                        <w:lang w:val="en-GB"/>
                      </w:rPr>
                      <m:t>O</m:t>
                    </m:r>
                  </m:e>
                  <m:sub>
                    <m:r>
                      <m:rPr>
                        <m:sty m:val="b"/>
                      </m:rPr>
                      <w:rPr>
                        <w:rFonts w:ascii="Cambria Math" w:hAnsi="Cambria Math"/>
                        <w:lang w:val="en-GB"/>
                      </w:rPr>
                      <m:t>3</m:t>
                    </m:r>
                  </m:sub>
                </m:sSub>
                <m:r>
                  <m:rPr>
                    <m:sty m:val="p"/>
                  </m:rPr>
                  <w:rPr>
                    <w:rFonts w:ascii="Cambria Math" w:hAnsi="Cambria Math"/>
                    <w:lang w:val="en-GB"/>
                  </w:rPr>
                  <m:t>​ (</m:t>
                </m:r>
                <m:r>
                  <m:rPr>
                    <m:sty m:val="bi"/>
                  </m:rPr>
                  <w:rPr>
                    <w:rFonts w:ascii="Cambria Math" w:hAnsi="Cambria Math"/>
                    <w:lang w:val="en-GB"/>
                  </w:rPr>
                  <m:t>wt</m:t>
                </m:r>
                <m:r>
                  <m:rPr>
                    <m:sty m:val="p"/>
                  </m:rPr>
                  <w:rPr>
                    <w:rFonts w:ascii="Cambria Math" w:hAnsi="Cambria Math"/>
                    <w:lang w:val="en-GB"/>
                  </w:rPr>
                  <m:t xml:space="preserve"> %)</m:t>
                </m:r>
              </m:oMath>
            </m:oMathPara>
          </w:p>
        </w:tc>
        <w:tc>
          <w:tcPr>
            <w:tcW w:w="0" w:type="auto"/>
          </w:tcPr>
          <w:p w14:paraId="47AEAA28" w14:textId="77777777" w:rsidR="00AD0670" w:rsidRPr="00C26C40" w:rsidRDefault="00AD0670" w:rsidP="00892770">
            <w:pPr>
              <w:pStyle w:val="Table"/>
              <w:rPr>
                <w:rFonts w:ascii="Cambria Math" w:hAnsi="Cambria Math"/>
                <w:lang w:val="en-GB"/>
                <w:oMath/>
              </w:rPr>
            </w:pPr>
            <m:oMathPara>
              <m:oMath>
                <m:r>
                  <m:rPr>
                    <m:sty m:val="bi"/>
                  </m:rPr>
                  <w:rPr>
                    <w:rFonts w:ascii="Cambria Math" w:hAnsi="Cambria Math"/>
                    <w:lang w:val="en-GB"/>
                  </w:rPr>
                  <m:t>Si</m:t>
                </m:r>
                <m:sSub>
                  <m:sSubPr>
                    <m:ctrlPr>
                      <w:rPr>
                        <w:rFonts w:ascii="Cambria Math" w:hAnsi="Cambria Math"/>
                        <w:lang w:val="en-GB"/>
                      </w:rPr>
                    </m:ctrlPr>
                  </m:sSubPr>
                  <m:e>
                    <m:r>
                      <m:rPr>
                        <m:sty m:val="bi"/>
                      </m:rPr>
                      <w:rPr>
                        <w:rFonts w:ascii="Cambria Math" w:hAnsi="Cambria Math"/>
                        <w:lang w:val="en-GB"/>
                      </w:rPr>
                      <m:t>O</m:t>
                    </m:r>
                  </m:e>
                  <m:sub>
                    <m:r>
                      <m:rPr>
                        <m:sty m:val="b"/>
                      </m:rPr>
                      <w:rPr>
                        <w:rFonts w:ascii="Cambria Math" w:hAnsi="Cambria Math"/>
                        <w:lang w:val="en-GB"/>
                      </w:rPr>
                      <m:t>2</m:t>
                    </m:r>
                  </m:sub>
                </m:sSub>
                <m:r>
                  <m:rPr>
                    <m:sty m:val="p"/>
                  </m:rPr>
                  <w:rPr>
                    <w:rFonts w:ascii="Cambria Math" w:hAnsi="Cambria Math"/>
                    <w:lang w:val="en-GB"/>
                  </w:rPr>
                  <m:t>​ (</m:t>
                </m:r>
                <m:r>
                  <m:rPr>
                    <m:sty m:val="bi"/>
                  </m:rPr>
                  <w:rPr>
                    <w:rFonts w:ascii="Cambria Math" w:hAnsi="Cambria Math"/>
                    <w:lang w:val="en-GB"/>
                  </w:rPr>
                  <m:t>wt</m:t>
                </m:r>
                <m:r>
                  <m:rPr>
                    <m:sty m:val="p"/>
                  </m:rPr>
                  <w:rPr>
                    <w:rFonts w:ascii="Cambria Math" w:hAnsi="Cambria Math"/>
                    <w:lang w:val="en-GB"/>
                  </w:rPr>
                  <m:t xml:space="preserve"> %)</m:t>
                </m:r>
              </m:oMath>
            </m:oMathPara>
          </w:p>
        </w:tc>
        <w:tc>
          <w:tcPr>
            <w:tcW w:w="0" w:type="auto"/>
          </w:tcPr>
          <w:p w14:paraId="12C29BB9" w14:textId="77777777" w:rsidR="00AD0670" w:rsidRPr="00C26C40" w:rsidRDefault="003D0B1E" w:rsidP="00892770">
            <w:pPr>
              <w:pStyle w:val="Table"/>
              <w:rPr>
                <w:rFonts w:ascii="Cambria Math" w:hAnsi="Cambria Math"/>
                <w:lang w:val="en-GB"/>
                <w:oMath/>
              </w:rPr>
            </w:pPr>
            <m:oMathPara>
              <m:oMath>
                <m:sSub>
                  <m:sSubPr>
                    <m:ctrlPr>
                      <w:rPr>
                        <w:rFonts w:ascii="Cambria Math" w:hAnsi="Cambria Math"/>
                        <w:lang w:val="en-GB"/>
                      </w:rPr>
                    </m:ctrlPr>
                  </m:sSubPr>
                  <m:e>
                    <m:r>
                      <m:rPr>
                        <m:sty m:val="bi"/>
                      </m:rPr>
                      <w:rPr>
                        <w:rFonts w:ascii="Cambria Math" w:hAnsi="Cambria Math"/>
                        <w:lang w:val="en-GB"/>
                      </w:rPr>
                      <m:t>Fe</m:t>
                    </m:r>
                  </m:e>
                  <m:sub>
                    <m:r>
                      <m:rPr>
                        <m:sty m:val="b"/>
                      </m:rPr>
                      <w:rPr>
                        <w:rFonts w:ascii="Cambria Math" w:hAnsi="Cambria Math"/>
                        <w:lang w:val="en-GB"/>
                      </w:rPr>
                      <m:t>2</m:t>
                    </m:r>
                  </m:sub>
                </m:sSub>
                <m:sSub>
                  <m:sSubPr>
                    <m:ctrlPr>
                      <w:rPr>
                        <w:rFonts w:ascii="Cambria Math" w:hAnsi="Cambria Math"/>
                        <w:lang w:val="en-GB"/>
                      </w:rPr>
                    </m:ctrlPr>
                  </m:sSubPr>
                  <m:e>
                    <m:r>
                      <m:rPr>
                        <m:sty m:val="bi"/>
                      </m:rPr>
                      <w:rPr>
                        <w:rFonts w:ascii="Cambria Math" w:hAnsi="Cambria Math"/>
                        <w:lang w:val="en-GB"/>
                      </w:rPr>
                      <m:t>O</m:t>
                    </m:r>
                  </m:e>
                  <m:sub>
                    <m:r>
                      <m:rPr>
                        <m:sty m:val="b"/>
                      </m:rPr>
                      <w:rPr>
                        <w:rFonts w:ascii="Cambria Math" w:hAnsi="Cambria Math"/>
                        <w:lang w:val="en-GB"/>
                      </w:rPr>
                      <m:t>3</m:t>
                    </m:r>
                  </m:sub>
                </m:sSub>
                <m:r>
                  <m:rPr>
                    <m:sty m:val="p"/>
                  </m:rPr>
                  <w:rPr>
                    <w:rFonts w:ascii="Cambria Math" w:hAnsi="Cambria Math"/>
                    <w:lang w:val="en-GB"/>
                  </w:rPr>
                  <m:t>​ (</m:t>
                </m:r>
                <m:r>
                  <m:rPr>
                    <m:sty m:val="bi"/>
                  </m:rPr>
                  <w:rPr>
                    <w:rFonts w:ascii="Cambria Math" w:hAnsi="Cambria Math"/>
                    <w:lang w:val="en-GB"/>
                  </w:rPr>
                  <m:t>wt</m:t>
                </m:r>
                <m:r>
                  <m:rPr>
                    <m:sty m:val="p"/>
                  </m:rPr>
                  <w:rPr>
                    <w:rFonts w:ascii="Cambria Math" w:hAnsi="Cambria Math"/>
                    <w:lang w:val="en-GB"/>
                  </w:rPr>
                  <m:t xml:space="preserve"> %)</m:t>
                </m:r>
              </m:oMath>
            </m:oMathPara>
          </w:p>
        </w:tc>
      </w:tr>
      <w:tr w:rsidR="00AD0670" w:rsidRPr="00C26C40" w14:paraId="1F2450D1" w14:textId="77777777" w:rsidTr="00870DFD">
        <w:tc>
          <w:tcPr>
            <w:tcW w:w="1838" w:type="dxa"/>
          </w:tcPr>
          <w:p w14:paraId="056C5680" w14:textId="77777777" w:rsidR="00AD0670" w:rsidRPr="00C26C40" w:rsidRDefault="00AD0670" w:rsidP="00892770">
            <w:pPr>
              <w:pStyle w:val="Table"/>
              <w:rPr>
                <w:lang w:val="en-GB"/>
              </w:rPr>
            </w:pPr>
            <w:r w:rsidRPr="00C26C40">
              <w:rPr>
                <w:lang w:val="en-GB"/>
              </w:rPr>
              <w:t>Upper Bauxite</w:t>
            </w:r>
          </w:p>
        </w:tc>
        <w:tc>
          <w:tcPr>
            <w:tcW w:w="2101" w:type="dxa"/>
          </w:tcPr>
          <w:p w14:paraId="283F1B1B" w14:textId="77777777" w:rsidR="00AD0670" w:rsidRPr="00C26C40" w:rsidRDefault="00AD0670" w:rsidP="00892770">
            <w:pPr>
              <w:pStyle w:val="Table"/>
              <w:rPr>
                <w:lang w:val="en-GB"/>
              </w:rPr>
            </w:pPr>
            <w:r w:rsidRPr="00C26C40">
              <w:rPr>
                <w:lang w:val="en-GB"/>
              </w:rPr>
              <w:t>Gibbsite, Hematite</w:t>
            </w:r>
          </w:p>
        </w:tc>
        <w:tc>
          <w:tcPr>
            <w:tcW w:w="0" w:type="auto"/>
          </w:tcPr>
          <w:p w14:paraId="17FFB3E7" w14:textId="77777777" w:rsidR="00AD0670" w:rsidRPr="00C26C40" w:rsidRDefault="00AD0670" w:rsidP="00892770">
            <w:pPr>
              <w:pStyle w:val="Table"/>
              <w:rPr>
                <w:lang w:val="en-GB"/>
              </w:rPr>
            </w:pPr>
            <w:r w:rsidRPr="00C26C40">
              <w:rPr>
                <w:lang w:val="en-GB"/>
              </w:rPr>
              <w:t>45.0 - 60.0</w:t>
            </w:r>
          </w:p>
        </w:tc>
        <w:tc>
          <w:tcPr>
            <w:tcW w:w="0" w:type="auto"/>
          </w:tcPr>
          <w:p w14:paraId="47A55745" w14:textId="77777777" w:rsidR="00AD0670" w:rsidRPr="00C26C40" w:rsidRDefault="00AD0670" w:rsidP="00892770">
            <w:pPr>
              <w:pStyle w:val="Table"/>
              <w:rPr>
                <w:lang w:val="en-GB"/>
              </w:rPr>
            </w:pPr>
            <w:r w:rsidRPr="00C26C40">
              <w:rPr>
                <w:lang w:val="en-GB"/>
              </w:rPr>
              <w:t>2.0 - 5.0</w:t>
            </w:r>
          </w:p>
        </w:tc>
        <w:tc>
          <w:tcPr>
            <w:tcW w:w="0" w:type="auto"/>
          </w:tcPr>
          <w:p w14:paraId="2D11CE4E" w14:textId="77777777" w:rsidR="00AD0670" w:rsidRPr="00C26C40" w:rsidRDefault="00AD0670" w:rsidP="00892770">
            <w:pPr>
              <w:pStyle w:val="Table"/>
              <w:rPr>
                <w:lang w:val="en-GB"/>
              </w:rPr>
            </w:pPr>
            <w:r w:rsidRPr="00C26C40">
              <w:rPr>
                <w:lang w:val="en-GB"/>
              </w:rPr>
              <w:t>10.0 - 25.0</w:t>
            </w:r>
          </w:p>
        </w:tc>
      </w:tr>
      <w:tr w:rsidR="00AD0670" w:rsidRPr="00C26C40" w14:paraId="768E86DD" w14:textId="77777777" w:rsidTr="00870DFD">
        <w:tc>
          <w:tcPr>
            <w:tcW w:w="1838" w:type="dxa"/>
          </w:tcPr>
          <w:p w14:paraId="4F3D2A88" w14:textId="77777777" w:rsidR="00AD0670" w:rsidRPr="00C26C40" w:rsidRDefault="00AD0670" w:rsidP="00892770">
            <w:pPr>
              <w:pStyle w:val="Table"/>
              <w:rPr>
                <w:lang w:val="en-GB"/>
              </w:rPr>
            </w:pPr>
            <w:r w:rsidRPr="00C26C40">
              <w:rPr>
                <w:lang w:val="en-GB"/>
              </w:rPr>
              <w:t>Middle Bauxite</w:t>
            </w:r>
          </w:p>
        </w:tc>
        <w:tc>
          <w:tcPr>
            <w:tcW w:w="2101" w:type="dxa"/>
          </w:tcPr>
          <w:p w14:paraId="78957D9E" w14:textId="77777777" w:rsidR="00AD0670" w:rsidRPr="00C26C40" w:rsidRDefault="00AD0670" w:rsidP="00892770">
            <w:pPr>
              <w:pStyle w:val="Table"/>
              <w:rPr>
                <w:lang w:val="en-GB"/>
              </w:rPr>
            </w:pPr>
            <w:r w:rsidRPr="00C26C40">
              <w:rPr>
                <w:lang w:val="en-GB"/>
              </w:rPr>
              <w:t>Gibbsite, Goethite</w:t>
            </w:r>
          </w:p>
        </w:tc>
        <w:tc>
          <w:tcPr>
            <w:tcW w:w="0" w:type="auto"/>
          </w:tcPr>
          <w:p w14:paraId="1A010AEA" w14:textId="77777777" w:rsidR="00AD0670" w:rsidRPr="00C26C40" w:rsidRDefault="00AD0670" w:rsidP="00892770">
            <w:pPr>
              <w:pStyle w:val="Table"/>
              <w:rPr>
                <w:lang w:val="en-GB"/>
              </w:rPr>
            </w:pPr>
            <w:r w:rsidRPr="00C26C40">
              <w:rPr>
                <w:lang w:val="en-GB"/>
              </w:rPr>
              <w:t>40.0 - 50.0</w:t>
            </w:r>
          </w:p>
        </w:tc>
        <w:tc>
          <w:tcPr>
            <w:tcW w:w="0" w:type="auto"/>
          </w:tcPr>
          <w:p w14:paraId="350C77DE" w14:textId="77777777" w:rsidR="00AD0670" w:rsidRPr="00C26C40" w:rsidRDefault="00AD0670" w:rsidP="00892770">
            <w:pPr>
              <w:pStyle w:val="Table"/>
              <w:rPr>
                <w:lang w:val="en-GB"/>
              </w:rPr>
            </w:pPr>
            <w:r w:rsidRPr="00C26C40">
              <w:rPr>
                <w:lang w:val="en-GB"/>
              </w:rPr>
              <w:t>5.0 - 10.0</w:t>
            </w:r>
          </w:p>
        </w:tc>
        <w:tc>
          <w:tcPr>
            <w:tcW w:w="0" w:type="auto"/>
          </w:tcPr>
          <w:p w14:paraId="3A5F56B7" w14:textId="77777777" w:rsidR="00AD0670" w:rsidRPr="00C26C40" w:rsidRDefault="00AD0670" w:rsidP="00892770">
            <w:pPr>
              <w:pStyle w:val="Table"/>
              <w:rPr>
                <w:lang w:val="en-GB"/>
              </w:rPr>
            </w:pPr>
            <w:r w:rsidRPr="00C26C40">
              <w:rPr>
                <w:lang w:val="en-GB"/>
              </w:rPr>
              <w:t>15.0 - 30.0</w:t>
            </w:r>
          </w:p>
        </w:tc>
      </w:tr>
      <w:tr w:rsidR="00AD0670" w:rsidRPr="00C26C40" w14:paraId="7A9C1980" w14:textId="77777777" w:rsidTr="00870DFD">
        <w:tc>
          <w:tcPr>
            <w:tcW w:w="1838" w:type="dxa"/>
          </w:tcPr>
          <w:p w14:paraId="54D8CB10" w14:textId="77777777" w:rsidR="00AD0670" w:rsidRPr="00C26C40" w:rsidRDefault="00AD0670" w:rsidP="00892770">
            <w:pPr>
              <w:pStyle w:val="Table"/>
              <w:rPr>
                <w:lang w:val="en-GB"/>
              </w:rPr>
            </w:pPr>
            <w:r w:rsidRPr="00C26C40">
              <w:rPr>
                <w:lang w:val="en-GB"/>
              </w:rPr>
              <w:lastRenderedPageBreak/>
              <w:t>Lower Lithomargic Clay</w:t>
            </w:r>
          </w:p>
        </w:tc>
        <w:tc>
          <w:tcPr>
            <w:tcW w:w="2101" w:type="dxa"/>
          </w:tcPr>
          <w:p w14:paraId="1BF30B8B" w14:textId="77777777" w:rsidR="00AD0670" w:rsidRPr="00C26C40" w:rsidRDefault="00AD0670" w:rsidP="00892770">
            <w:pPr>
              <w:pStyle w:val="Table"/>
              <w:rPr>
                <w:lang w:val="en-GB"/>
              </w:rPr>
            </w:pPr>
            <w:r w:rsidRPr="00C26C40">
              <w:rPr>
                <w:lang w:val="en-GB"/>
              </w:rPr>
              <w:t>Kaolinite, Gibbsite</w:t>
            </w:r>
          </w:p>
        </w:tc>
        <w:tc>
          <w:tcPr>
            <w:tcW w:w="0" w:type="auto"/>
          </w:tcPr>
          <w:p w14:paraId="560E8818" w14:textId="77777777" w:rsidR="00AD0670" w:rsidRPr="00C26C40" w:rsidRDefault="00AD0670" w:rsidP="00892770">
            <w:pPr>
              <w:pStyle w:val="Table"/>
              <w:rPr>
                <w:lang w:val="en-GB"/>
              </w:rPr>
            </w:pPr>
            <w:r w:rsidRPr="00C26C40">
              <w:rPr>
                <w:lang w:val="en-GB"/>
              </w:rPr>
              <w:t>30.0 - 40.0</w:t>
            </w:r>
          </w:p>
        </w:tc>
        <w:tc>
          <w:tcPr>
            <w:tcW w:w="0" w:type="auto"/>
          </w:tcPr>
          <w:p w14:paraId="0687EE31" w14:textId="77777777" w:rsidR="00AD0670" w:rsidRPr="00C26C40" w:rsidRDefault="00AD0670" w:rsidP="00892770">
            <w:pPr>
              <w:pStyle w:val="Table"/>
              <w:rPr>
                <w:lang w:val="en-GB"/>
              </w:rPr>
            </w:pPr>
            <w:r w:rsidRPr="00C26C40">
              <w:rPr>
                <w:lang w:val="en-GB"/>
              </w:rPr>
              <w:t>15.0 - 35.0</w:t>
            </w:r>
          </w:p>
        </w:tc>
        <w:tc>
          <w:tcPr>
            <w:tcW w:w="0" w:type="auto"/>
          </w:tcPr>
          <w:p w14:paraId="27C98FBD" w14:textId="77777777" w:rsidR="00AD0670" w:rsidRPr="00C26C40" w:rsidRDefault="00AD0670" w:rsidP="00892770">
            <w:pPr>
              <w:pStyle w:val="Table"/>
              <w:rPr>
                <w:lang w:val="en-GB"/>
              </w:rPr>
            </w:pPr>
            <w:r w:rsidRPr="00C26C40">
              <w:rPr>
                <w:lang w:val="en-GB"/>
              </w:rPr>
              <w:t>5.0 - 15.0</w:t>
            </w:r>
          </w:p>
        </w:tc>
      </w:tr>
    </w:tbl>
    <w:p w14:paraId="4F358FE8" w14:textId="77777777" w:rsidR="00A1329F" w:rsidRDefault="00A1329F" w:rsidP="00AD0670"/>
    <w:p w14:paraId="6829B145" w14:textId="2A105264" w:rsidR="00AD0670" w:rsidRPr="00C26C40" w:rsidRDefault="00AD0670" w:rsidP="00AD0670">
      <w:r w:rsidRPr="00C26C40">
        <w:t>From a chemical engineering standpoint, the dominance of gibbsite provides a decisive thermodynamic advantage. Gibbsite dissolves readily in hydrochloric acid at atmospheric pressure and temperatures of 90–110°C. This is because its hydroxyl-rich lattice (</w:t>
      </w:r>
      <m:oMath>
        <m:r>
          <w:rPr>
            <w:rFonts w:ascii="Cambria Math" w:hAnsi="Cambria Math"/>
          </w:rPr>
          <m:t>Al(OH)₃</m:t>
        </m:r>
      </m:oMath>
      <w:r w:rsidRPr="00C26C40">
        <w:t xml:space="preserve"> structure) is highly susceptible to proton attack; the </w:t>
      </w:r>
      <m:oMath>
        <m:r>
          <w:rPr>
            <w:rFonts w:ascii="Cambria Math" w:hAnsi="Cambria Math"/>
          </w:rPr>
          <m:t>Al-O</m:t>
        </m:r>
      </m:oMath>
      <w:r w:rsidRPr="00C26C40">
        <w:t xml:space="preserve"> bonds are relatively labile compared to the structurally denser boehmitic and diasporic phases (</w:t>
      </w:r>
      <m:oMath>
        <m:r>
          <w:rPr>
            <w:rFonts w:ascii="Cambria Math" w:hAnsi="Cambria Math"/>
          </w:rPr>
          <m:t>Al-O</m:t>
        </m:r>
      </m:oMath>
      <w:r w:rsidRPr="00C26C40">
        <w:t xml:space="preserve"> in a double-layer octahedral framework), which requires high-pressure autoclaving at 140–280°C to dissolve. The ability to operate at atmospheric pressure in conventional glass-lined or rubber-lined steel reactors represents a substantial capital cost saving over pressure-vessel-based alternatives.</w:t>
      </w:r>
    </w:p>
    <w:p w14:paraId="2282889F" w14:textId="169E2F87" w:rsidR="00AD0670" w:rsidRPr="00C26C40" w:rsidRDefault="00AD0670" w:rsidP="00AD0670">
      <w:r w:rsidRPr="00C26C40">
        <w:t>However, the ore also contains significant gangue minerals, primarily kaolinite (</w:t>
      </w:r>
      <m:oMath>
        <m:r>
          <w:rPr>
            <w:rFonts w:ascii="Cambria Math" w:hAnsi="Cambria Math"/>
          </w:rPr>
          <m:t>Al₂Si₂O₅(OH)₄</m:t>
        </m:r>
      </m:oMath>
      <w:r w:rsidRPr="00C26C40">
        <w:t xml:space="preserve">), iron oxides (haematite, </w:t>
      </w:r>
      <m:oMath>
        <m:r>
          <w:rPr>
            <w:rFonts w:ascii="Cambria Math" w:hAnsi="Cambria Math"/>
          </w:rPr>
          <m:t>α-Fe₂O₃</m:t>
        </m:r>
      </m:oMath>
      <w:r w:rsidRPr="00C26C40">
        <w:t xml:space="preserve">, and goethite, </w:t>
      </w:r>
      <m:oMath>
        <m:r>
          <w:rPr>
            <w:rFonts w:ascii="Cambria Math" w:hAnsi="Cambria Math"/>
          </w:rPr>
          <m:t>α-FeO(OH)</m:t>
        </m:r>
      </m:oMath>
      <w:r w:rsidRPr="00C26C40">
        <w:t xml:space="preserve">), and titanium dioxide (rutile/anatase, </w:t>
      </w:r>
      <m:oMath>
        <m:r>
          <w:rPr>
            <w:rFonts w:ascii="Cambria Math" w:hAnsi="Cambria Math"/>
          </w:rPr>
          <m:t>TiO₂</m:t>
        </m:r>
      </m:oMath>
      <w:r w:rsidRPr="00C26C40">
        <w:t xml:space="preserve">). The presence of reactive silica is particularly problematic: dissolved silicic acid can polymerise to form gelatinous silica gel, which severely impairs solid-liquid separation by blinding filter media and hydro-cyclone nozzles, and which can co-precipitate with aluminium, compromising coagulant purity. The iron content presents an equally significant technical challenge: haematite and goethite are partially soluble in hydrochloric acid, releasing </w:t>
      </w:r>
      <m:oMath>
        <m:r>
          <w:rPr>
            <w:rFonts w:ascii="Cambria Math" w:hAnsi="Cambria Math"/>
          </w:rPr>
          <m:t>Fe³⁺</m:t>
        </m:r>
      </m:oMath>
      <w:r w:rsidRPr="00C26C40">
        <w:t xml:space="preserve"> ions that form </w:t>
      </w:r>
      <m:oMath>
        <m:r>
          <w:rPr>
            <w:rFonts w:ascii="Cambria Math" w:hAnsi="Cambria Math"/>
          </w:rPr>
          <m:t>FeCl₃</m:t>
        </m:r>
      </m:oMath>
      <w:r w:rsidRPr="00C26C40">
        <w:t xml:space="preserve"> in solution. While GB 15892-2009 </w:t>
      </w:r>
      <w:sdt>
        <w:sdtPr>
          <w:rPr>
            <w:color w:val="000000"/>
          </w:rPr>
          <w:tag w:val="MENDELEY_CITATION_v3_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"/>
          <w:id w:val="147479848"/>
          <w:placeholder>
            <w:docPart w:val="83132D3744C14E2D95F30C267FD92EA9"/>
          </w:placeholder>
        </w:sdtPr>
        <w:sdtEndPr/>
        <w:sdtContent>
          <w:r w:rsidR="00A37BED" w:rsidRPr="00A37BED">
            <w:rPr>
              <w:rFonts w:eastAsia="Times New Roman"/>
              <w:color w:val="000000"/>
            </w:rPr>
            <w:t>(General Administration of Quality Supervision &amp; Standardisation Administration of China (SAC), 2009)</w:t>
          </w:r>
        </w:sdtContent>
      </w:sdt>
      <w:r w:rsidRPr="00C26C40">
        <w:t xml:space="preserve"> does not set an explicit iron content limit, excessive iron dissolution lowers the effective </w:t>
      </w:r>
      <m:oMath>
        <m:r>
          <w:rPr>
            <w:rFonts w:ascii="Cambria Math" w:hAnsi="Cambria Math"/>
          </w:rPr>
          <m:t>Al₂O₃</m:t>
        </m:r>
      </m:oMath>
      <w:r w:rsidRPr="00C26C40">
        <w:t xml:space="preserve"> content, discolours the product, and introduces potentially harmful iron chloride residuals into treated water. Industry practice targets Fe below approximately 0.5 wt% in the product (normalised to </w:t>
      </w:r>
      <w:r w:rsidRPr="00C26C40">
        <w:lastRenderedPageBreak/>
        <w:t xml:space="preserve">10% </w:t>
      </w:r>
      <m:oMath>
        <m:r>
          <w:rPr>
            <w:rFonts w:ascii="Cambria Math" w:hAnsi="Cambria Math"/>
          </w:rPr>
          <m:t>Al₂O₃</m:t>
        </m:r>
      </m:oMath>
      <w:r w:rsidRPr="00C26C40">
        <w:t xml:space="preserve"> basis), while the raw ore contains 10–25 wt% </w:t>
      </w:r>
      <m:oMath>
        <m:r>
          <w:rPr>
            <w:rFonts w:ascii="Cambria Math" w:hAnsi="Cambria Math"/>
          </w:rPr>
          <m:t>Fe₂O₃</m:t>
        </m:r>
      </m:oMath>
      <w:r w:rsidRPr="00C26C40">
        <w:t>, making upstream iron removal the single most critical beneficiation objective.</w:t>
      </w:r>
    </w:p>
    <w:p w14:paraId="04C00C77" w14:textId="77777777" w:rsidR="00AD0670" w:rsidRPr="00C26C40" w:rsidRDefault="00AD0670" w:rsidP="00AD0670">
      <w:r w:rsidRPr="00C26C40">
        <w:t>Two primary beneficiation strategies are under consideration for iron removal:</w:t>
      </w:r>
    </w:p>
    <w:p w14:paraId="56AAD665" w14:textId="6120DC58" w:rsidR="00AD0670" w:rsidRPr="00C26C40" w:rsidRDefault="00AD0670" w:rsidP="00C13B08">
      <w:pPr>
        <w:pStyle w:val="ListParagraph"/>
        <w:numPr>
          <w:ilvl w:val="0"/>
          <w:numId w:val="2"/>
        </w:numPr>
      </w:pPr>
      <w:r w:rsidRPr="00C26C40">
        <w:t xml:space="preserve">Magnetic separation, which preferentially captures the paramagnetic haematite and goethite phases and reduces iron content from </w:t>
      </w:r>
      <m:oMath>
        <m:r>
          <w:rPr>
            <w:rFonts w:ascii="Cambria Math" w:hAnsi="Cambria Math"/>
          </w:rPr>
          <m:t>~20 wt%</m:t>
        </m:r>
      </m:oMath>
      <w:r w:rsidRPr="00C26C40">
        <w:t xml:space="preserve"> to below </w:t>
      </w:r>
      <m:oMath>
        <m:r>
          <w:rPr>
            <w:rFonts w:ascii="Cambria Math" w:hAnsi="Cambria Math"/>
          </w:rPr>
          <m:t>5 wt%</m:t>
        </m:r>
      </m:oMath>
      <w:r w:rsidRPr="00C26C40">
        <w:t xml:space="preserve"> while simultaneously upgrading the alumina grade </w:t>
      </w:r>
      <w:sdt>
        <w:sdtPr>
          <w:rPr>
            <w:color w:val="000000"/>
          </w:rPr>
          <w:tag w:val="MENDELEY_CITATION_v3_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"/>
          <w:id w:val="147472109"/>
          <w:placeholder>
            <w:docPart w:val="83132D3744C14E2D95F30C267FD92EA9"/>
          </w:placeholder>
        </w:sdtPr>
        <w:sdtEndPr/>
        <w:sdtContent>
          <w:r w:rsidR="00A37BED" w:rsidRPr="00A37BED">
            <w:rPr>
              <w:color w:val="000000"/>
            </w:rPr>
            <w:t>(Ofori-Sarpong, 2014)</w:t>
          </w:r>
        </w:sdtContent>
      </w:sdt>
      <w:r w:rsidRPr="00C26C40">
        <w:t xml:space="preserve">; and </w:t>
      </w:r>
    </w:p>
    <w:p w14:paraId="72EFBE20" w14:textId="77777777" w:rsidR="00AD0670" w:rsidRPr="00C26C40" w:rsidRDefault="00AD0670" w:rsidP="00C13B08">
      <w:pPr>
        <w:pStyle w:val="ListParagraph"/>
        <w:numPr>
          <w:ilvl w:val="0"/>
          <w:numId w:val="2"/>
        </w:numPr>
      </w:pPr>
      <w:r w:rsidRPr="00C26C40">
        <w:t xml:space="preserve">Reductive roasting at 870–950°C, which converts haematite to magnetite, enhancing the efficiency of subsequent magnetic separation. </w:t>
      </w:r>
    </w:p>
    <w:p w14:paraId="725DBEDE" w14:textId="698DBC38" w:rsidR="00AD0670" w:rsidRPr="00C26C40" w:rsidRDefault="00AD0670" w:rsidP="00AD0670">
      <w:r w:rsidRPr="00C26C40">
        <w:t xml:space="preserve">While reductive roasting achieves higher iron removal efficiency, it is an energy-intensive pretreatment step that significantly increases operating </w:t>
      </w:r>
      <w:r w:rsidRPr="00C26C40">
        <w:rPr>
          <w:rFonts w:eastAsia="Times New Roman"/>
        </w:rPr>
        <w:t>(OPEX)</w:t>
      </w:r>
      <w:r w:rsidRPr="00C26C40">
        <w:t xml:space="preserve"> and capital</w:t>
      </w:r>
      <w:r w:rsidRPr="00C26C40">
        <w:rPr>
          <w:rFonts w:eastAsia="Times New Roman"/>
        </w:rPr>
        <w:t xml:space="preserve"> (CAPEX)</w:t>
      </w:r>
      <w:r w:rsidRPr="00C26C40">
        <w:t xml:space="preserve"> costs. For the current design basis, single-stage magnetic separation followed by hydrocyclone classification is adopted as the preferred beneficiation strategy.</w:t>
      </w:r>
    </w:p>
    <w:p w14:paraId="59D06517" w14:textId="77777777" w:rsidR="00AD0670" w:rsidRPr="00C26C40" w:rsidRDefault="00AD0670" w:rsidP="00F02060">
      <w:pPr>
        <w:pStyle w:val="Heading2"/>
      </w:pPr>
      <w:bookmarkStart w:id="62" w:name="_Toc227240600"/>
      <w:bookmarkStart w:id="63" w:name="_Toc235285236"/>
      <w:bookmarkStart w:id="64" w:name="_Toc237244910"/>
      <w:r w:rsidRPr="00C26C40">
        <w:t>COMMINUTION OF BAUXITE ORE</w:t>
      </w:r>
      <w:bookmarkEnd w:id="62"/>
      <w:bookmarkEnd w:id="63"/>
      <w:bookmarkEnd w:id="64"/>
    </w:p>
    <w:p w14:paraId="2AC31AB8" w14:textId="77777777" w:rsidR="00AD0670" w:rsidRPr="00C26C40" w:rsidRDefault="00AD0670" w:rsidP="00AD0670">
      <w:r w:rsidRPr="00C26C40">
        <w:t xml:space="preserve">Comminution, the unit operation of size reduction, is the first and one of the most energy-intensive processing steps in the bauxite-to-PAC production route. Its purpose is to reduce the run-of-mine (ROM) ore from coarse lump size (typically 50–300 mm) to a fine powder (target top size. </w:t>
      </w:r>
      <m:oMath>
        <m:r>
          <w:rPr>
            <w:rFonts w:ascii="Cambria Math" w:hAnsi="Cambria Math"/>
          </w:rPr>
          <m:t>≤3 mm</m:t>
        </m:r>
      </m:oMath>
      <w:r w:rsidRPr="00C26C40">
        <w:t>) that presents sufficient surface area for rapid and complete dissolution during acid leaching.</w:t>
      </w:r>
    </w:p>
    <w:p w14:paraId="19E4C5E2" w14:textId="4B290725" w:rsidR="00AD0670" w:rsidRPr="00C26C40" w:rsidRDefault="00AD0670" w:rsidP="00AD0670">
      <w:r w:rsidRPr="00C26C40">
        <w:t xml:space="preserve">The relationship between particle size and leaching efficiency is direct and fundamental: because the gibbsite-HCl dissolution reaction is surface-reaction controlled (shrinking core model; </w:t>
      </w:r>
      <w:sdt>
        <w:sdtPr>
          <w:rPr>
            <w:color w:val="000000"/>
          </w:rPr>
          <w:tag w:val="MENDELEY_CITATION_v3_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"/>
          <w:id w:val="-705409758"/>
          <w:placeholder>
            <w:docPart w:val="8A2EB69831E3484E8713340E48004BAD"/>
          </w:placeholder>
        </w:sdtPr>
        <w:sdtEndPr/>
        <w:sdtContent>
          <w:r w:rsidR="00A37BED" w:rsidRPr="00A37BED">
            <w:rPr>
              <w:color w:val="000000"/>
            </w:rPr>
            <w:t>(Reddy et al., 1998)</w:t>
          </w:r>
        </w:sdtContent>
      </w:sdt>
      <w:r w:rsidRPr="00C26C40">
        <w:t>, reducing the Sauter mean diameter of the feed particles proportionally increases the specific surface area available for proton attack. This directly reduces the required residence time and acid consumption in the downstream leaching reactor. The required product fineness is dictated by the kinetics of the acid dissolution reaction and is strictly maintained by the closed-circuit comminution design.</w:t>
      </w:r>
    </w:p>
    <w:p w14:paraId="78883C0D" w14:textId="77777777" w:rsidR="00AD0670" w:rsidRPr="00C26C40" w:rsidRDefault="00AD0670" w:rsidP="00134FFF">
      <w:pPr>
        <w:pStyle w:val="Heading3"/>
      </w:pPr>
      <w:bookmarkStart w:id="65" w:name="_Toc227240601"/>
      <w:bookmarkStart w:id="66" w:name="_Toc235285237"/>
      <w:bookmarkStart w:id="67" w:name="_Toc237244911"/>
      <w:r w:rsidRPr="00C26C40">
        <w:lastRenderedPageBreak/>
        <w:t>Comminution Theory: Energy–Size Relationships</w:t>
      </w:r>
      <w:bookmarkEnd w:id="65"/>
      <w:bookmarkEnd w:id="66"/>
      <w:bookmarkEnd w:id="67"/>
    </w:p>
    <w:p w14:paraId="1D74AD78" w14:textId="77777777" w:rsidR="00AD0670" w:rsidRPr="00C26C40" w:rsidRDefault="00AD0670" w:rsidP="00AD0670">
      <w:r w:rsidRPr="00C26C40">
        <w:t>Three classical laws relate the specific energy input (kWh/tonne) to the degree of size reduction achieved in comminution equipment. These laws are empirical in origin but are widely validated and remain the industry standard for sizing crushers and mills.</w:t>
      </w:r>
    </w:p>
    <w:p w14:paraId="202F9A0E" w14:textId="77777777" w:rsidR="00AD0670" w:rsidRPr="00C26C40" w:rsidRDefault="00AD0670" w:rsidP="00AD0670">
      <w:r w:rsidRPr="00C26C40">
        <w:t>Kick’s Law (1885) proposes that the energy required for comminution is proportional to the ratio of the feed size to the product size and is therefore independent of the absolute particle size. It is expressed as:</w:t>
      </w:r>
    </w:p>
    <w:p w14:paraId="5D35CD2C" w14:textId="77777777" w:rsidR="00AD0670" w:rsidRPr="00C26C40" w:rsidRDefault="00AD0670" w:rsidP="00AD0670">
      <w:pPr>
        <w:rPr>
          <w:bCs/>
        </w:rPr>
      </w:pPr>
      <m:oMathPara>
        <m:oMath>
          <m:r>
            <w:rPr>
              <w:rFonts w:ascii="Cambria Math" w:hAnsi="Cambria Math"/>
            </w:rPr>
            <m:t>W</m:t>
          </m:r>
          <m:r>
            <m:rPr>
              <m:sty m:val="p"/>
            </m:rPr>
            <w:rPr>
              <w:rFonts w:ascii="Cambria Math" w:hAnsi="Cambria Math"/>
            </w:rPr>
            <m:t>=</m:t>
          </m:r>
          <m:sSub>
            <m:sSubPr>
              <m:ctrlPr>
                <w:rPr>
                  <w:rFonts w:ascii="Cambria Math" w:hAnsi="Cambria Math"/>
                  <w:bCs/>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ln</m:t>
          </m:r>
          <m:d>
            <m:dPr>
              <m:ctrlPr>
                <w:rPr>
                  <w:rFonts w:ascii="Cambria Math" w:hAnsi="Cambria Math"/>
                  <w:bCs/>
                </w:rPr>
              </m:ctrlPr>
            </m:dPr>
            <m:e>
              <m:f>
                <m:fPr>
                  <m:ctrlPr>
                    <w:rPr>
                      <w:rFonts w:ascii="Cambria Math" w:hAnsi="Cambria Math"/>
                      <w:bCs/>
                    </w:rPr>
                  </m:ctrlPr>
                </m:fPr>
                <m:num>
                  <m:sSub>
                    <m:sSubPr>
                      <m:ctrlPr>
                        <w:rPr>
                          <w:rFonts w:ascii="Cambria Math" w:hAnsi="Cambria Math"/>
                          <w:bCs/>
                        </w:rPr>
                      </m:ctrlPr>
                    </m:sSubPr>
                    <m:e>
                      <m:r>
                        <w:rPr>
                          <w:rFonts w:ascii="Cambria Math" w:hAnsi="Cambria Math"/>
                        </w:rPr>
                        <m:t>f</m:t>
                      </m:r>
                    </m:e>
                    <m:sub>
                      <m:r>
                        <m:rPr>
                          <m:sty m:val="p"/>
                        </m:rPr>
                        <w:rPr>
                          <w:rFonts w:ascii="Cambria Math" w:hAnsi="Cambria Math"/>
                        </w:rPr>
                        <m:t>80</m:t>
                      </m:r>
                    </m:sub>
                  </m:sSub>
                </m:num>
                <m:den>
                  <m:sSub>
                    <m:sSubPr>
                      <m:ctrlPr>
                        <w:rPr>
                          <w:rFonts w:ascii="Cambria Math" w:hAnsi="Cambria Math"/>
                          <w:bCs/>
                        </w:rPr>
                      </m:ctrlPr>
                    </m:sSubPr>
                    <m:e>
                      <m:r>
                        <w:rPr>
                          <w:rFonts w:ascii="Cambria Math" w:hAnsi="Cambria Math"/>
                        </w:rPr>
                        <m:t>p</m:t>
                      </m:r>
                    </m:e>
                    <m:sub>
                      <m:r>
                        <m:rPr>
                          <m:sty m:val="p"/>
                        </m:rPr>
                        <w:rPr>
                          <w:rFonts w:ascii="Cambria Math" w:hAnsi="Cambria Math"/>
                        </w:rPr>
                        <m:t>80</m:t>
                      </m:r>
                    </m:sub>
                  </m:sSub>
                </m:den>
              </m:f>
            </m:e>
          </m:d>
        </m:oMath>
      </m:oMathPara>
    </w:p>
    <w:p w14:paraId="740CF2C3" w14:textId="77777777" w:rsidR="00AD0670" w:rsidRPr="00C26C40" w:rsidRDefault="00AD0670" w:rsidP="00AD0670">
      <w:r w:rsidRPr="00C26C40">
        <w:t xml:space="preserve">where </w:t>
      </w:r>
      <m:oMath>
        <m:r>
          <w:rPr>
            <w:rFonts w:ascii="Cambria Math" w:hAnsi="Cambria Math"/>
          </w:rPr>
          <m:t>W</m:t>
        </m:r>
      </m:oMath>
      <w:r w:rsidRPr="00C26C40">
        <w:t xml:space="preserve"> is the specific energy input (kWh/t), </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C26C40">
        <w:t xml:space="preserve"> is Kick’s constant (material-dependent), </w:t>
      </w:r>
      <m:oMath>
        <m:sSub>
          <m:sSubPr>
            <m:ctrlPr>
              <w:rPr>
                <w:rFonts w:ascii="Cambria Math" w:hAnsi="Cambria Math"/>
                <w:i/>
              </w:rPr>
            </m:ctrlPr>
          </m:sSubPr>
          <m:e>
            <m:r>
              <w:rPr>
                <w:rFonts w:ascii="Cambria Math" w:hAnsi="Cambria Math"/>
              </w:rPr>
              <m:t>f</m:t>
            </m:r>
          </m:e>
          <m:sub>
            <m:r>
              <w:rPr>
                <w:rFonts w:ascii="Cambria Math" w:hAnsi="Cambria Math"/>
              </w:rPr>
              <m:t>80</m:t>
            </m:r>
          </m:sub>
        </m:sSub>
      </m:oMath>
      <w:r w:rsidRPr="00C26C40">
        <w:t xml:space="preserve"> is the feed 80% passing size, and </w:t>
      </w:r>
      <m:oMath>
        <m:sSub>
          <m:sSubPr>
            <m:ctrlPr>
              <w:rPr>
                <w:rFonts w:ascii="Cambria Math" w:hAnsi="Cambria Math"/>
                <w:i/>
              </w:rPr>
            </m:ctrlPr>
          </m:sSubPr>
          <m:e>
            <m:r>
              <w:rPr>
                <w:rFonts w:ascii="Cambria Math" w:hAnsi="Cambria Math"/>
              </w:rPr>
              <m:t>p</m:t>
            </m:r>
          </m:e>
          <m:sub>
            <m:r>
              <w:rPr>
                <w:rFonts w:ascii="Cambria Math" w:hAnsi="Cambria Math"/>
              </w:rPr>
              <m:t>80</m:t>
            </m:r>
          </m:sub>
        </m:sSub>
      </m:oMath>
      <w:r w:rsidRPr="00C26C40">
        <w:t xml:space="preserve"> is the product 80% passing size. Kick’s Law is most accurate for coarse primary crushing (particles greater than approximately 50 mm) and for size ratios exceeding 8:1, where the energy is dominated by crack propagation through large mineral grains.</w:t>
      </w:r>
    </w:p>
    <w:p w14:paraId="2FCA249E" w14:textId="77777777" w:rsidR="00AD0670" w:rsidRPr="00C26C40" w:rsidRDefault="00AD0670" w:rsidP="00AD0670">
      <w:r w:rsidRPr="00C26C40">
        <w:t>Bond’s Law (1952), the most widely used relationship in mineral processing, defines a specific energy requirement based on the Bond Work Index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C26C40">
        <w:t>), a material-specific parameter measured empirically. Bond’s Third Theory states that the energy required to reduce a material is proportional to the square root of the surface area generated:</w:t>
      </w:r>
    </w:p>
    <w:p w14:paraId="78EB8BF3" w14:textId="77777777" w:rsidR="00AD0670" w:rsidRPr="00C26C40" w:rsidRDefault="00AD0670" w:rsidP="00AD0670">
      <m:oMathPara>
        <m:oMath>
          <m:r>
            <w:rPr>
              <w:rFonts w:ascii="Cambria Math" w:hAnsi="Cambria Math"/>
            </w:rPr>
            <m:t>W</m:t>
          </m:r>
          <m:r>
            <m:rPr>
              <m:sty m:val="p"/>
            </m:rPr>
            <w:rPr>
              <w:rFonts w:ascii="Cambria Math" w:hAnsi="Cambria Math"/>
            </w:rPr>
            <m:t>=10</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m:rPr>
                              <m:sty m:val="p"/>
                            </m:rPr>
                            <w:rPr>
                              <w:rFonts w:ascii="Cambria Math" w:hAnsi="Cambria Math"/>
                            </w:rPr>
                            <m:t>80</m:t>
                          </m:r>
                        </m:sub>
                      </m:sSub>
                    </m:e>
                  </m:rad>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f</m:t>
                          </m:r>
                        </m:e>
                        <m:sub>
                          <m:r>
                            <m:rPr>
                              <m:sty m:val="p"/>
                            </m:rPr>
                            <w:rPr>
                              <w:rFonts w:ascii="Cambria Math" w:hAnsi="Cambria Math"/>
                            </w:rPr>
                            <m:t>80</m:t>
                          </m:r>
                        </m:sub>
                      </m:sSub>
                    </m:e>
                  </m:rad>
                </m:den>
              </m:f>
            </m:e>
          </m:d>
        </m:oMath>
      </m:oMathPara>
    </w:p>
    <w:p w14:paraId="7F64DF36" w14:textId="736C4DF0" w:rsidR="00AD0670" w:rsidRPr="00C26C40" w:rsidRDefault="00AD0670" w:rsidP="00AD0670">
      <w:r w:rsidRPr="00C26C40">
        <w:t xml:space="preserve">Bond’s Law is most accurate in the intermediate size range (0.05–50 mm). Published Bond Work Index values for tropical lateritic bauxite typically range from 8 to 14 kWh/short ton, depending on the degree of lateritisation, moisture content, and clay mineral content </w:t>
      </w:r>
      <w:sdt>
        <w:sdtPr>
          <w:rPr>
            <w:color w:val="000000"/>
          </w:rPr>
          <w:tag w:val="MENDELEY_CITATION_v3_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"/>
          <w:id w:val="-2069329842"/>
          <w:placeholder>
            <w:docPart w:val="8A2EB69831E3484E8713340E48004BAD"/>
          </w:placeholder>
        </w:sdtPr>
        <w:sdtEndPr/>
        <w:sdtContent>
          <w:r w:rsidR="00A37BED" w:rsidRPr="00A37BED">
            <w:rPr>
              <w:color w:val="000000"/>
            </w:rPr>
            <w:t>(Napier-Munn et al., 1999)</w:t>
          </w:r>
        </w:sdtContent>
      </w:sdt>
      <w:r w:rsidRPr="00C26C40">
        <w:t>. Based on the relatively low silica and moderate clay content of the Awaso gibbsitic bauxite, a Bond Work Index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C26C40">
        <w:t xml:space="preserve">A value of </w:t>
      </w:r>
      <w:r w:rsidRPr="00C26C40">
        <w:lastRenderedPageBreak/>
        <w:t>11.0 kWh/short ton was established as the primary design assumption to anchor the power requirements of the modelled milling circuit.</w:t>
      </w:r>
    </w:p>
    <w:p w14:paraId="5BD41739" w14:textId="77777777" w:rsidR="00AD0670" w:rsidRPr="00C26C40" w:rsidRDefault="00AD0670" w:rsidP="00AD0670">
      <w:r w:rsidRPr="00C26C40">
        <w:t xml:space="preserve">Rittinger’s Law (1867) proposes that energy is proportional to the new surface area created, making it most applicable to fine grinding (below approximately. </w:t>
      </w:r>
      <m:oMath>
        <m:r>
          <w:rPr>
            <w:rFonts w:ascii="Cambria Math" w:hAnsi="Cambria Math"/>
          </w:rPr>
          <m:t>75 μm</m:t>
        </m:r>
      </m:oMath>
      <w:r w:rsidRPr="00C26C40">
        <w:t>). It is not the dominant descriptor for the current design circuit, as the target product fineness is primarily optimised within the Bond operating regime.</w:t>
      </w:r>
    </w:p>
    <w:p w14:paraId="728BC23E" w14:textId="77777777" w:rsidR="00AD0670" w:rsidRPr="00C26C40" w:rsidRDefault="00AD0670" w:rsidP="00134FFF">
      <w:pPr>
        <w:pStyle w:val="Heading3"/>
      </w:pPr>
      <w:bookmarkStart w:id="68" w:name="_Toc227240602"/>
      <w:bookmarkStart w:id="69" w:name="_Toc235285238"/>
      <w:bookmarkStart w:id="70" w:name="_Toc237244912"/>
      <w:r w:rsidRPr="00C26C40">
        <w:t>Primary Crushing: Jaw Crushers</w:t>
      </w:r>
      <w:bookmarkEnd w:id="68"/>
      <w:bookmarkEnd w:id="69"/>
      <w:bookmarkEnd w:id="70"/>
    </w:p>
    <w:p w14:paraId="76A7AADF" w14:textId="77777777" w:rsidR="00AD0670" w:rsidRPr="00C26C40" w:rsidRDefault="00AD0670" w:rsidP="00AD0670">
      <w:r w:rsidRPr="00C26C40">
        <w:t>Jaw crushers are the universally applied primary crushers for hard and moderately abrasive ores and are well suited to Awaso bauxite. While gibbsite is relatively soft (Mohs hardness ~2.5–3.5), the ore exhibits a competent lump structure that requires primary compressive breakage before wet processing.</w:t>
      </w:r>
    </w:p>
    <w:p w14:paraId="19533203" w14:textId="77777777" w:rsidR="00AD0670" w:rsidRPr="00C26C40" w:rsidRDefault="00AD0670" w:rsidP="00AD0670">
      <w:r w:rsidRPr="00C26C40">
        <w:t>Within the computational process model, the primary jaw crusher is governed by the closed-side setting (CSS) and modelled using standard empirical performance functions to predict the breakage of ROM bauxite. The ROM ore is fed from the top and progressively reduced by compressive fracture as material works its way downward towards the discharge opening.</w:t>
      </w:r>
    </w:p>
    <w:p w14:paraId="27B26074" w14:textId="77777777" w:rsidR="00AD0670" w:rsidRPr="00C26C40" w:rsidRDefault="00AD0670" w:rsidP="00AD0670">
      <w:r w:rsidRPr="00C26C40">
        <w:t>Key design considerations for the primary jaw crusher include:</w:t>
      </w:r>
    </w:p>
    <w:p w14:paraId="012B00EF" w14:textId="77777777" w:rsidR="00AD0670" w:rsidRPr="00C26C40" w:rsidRDefault="00AD0670" w:rsidP="00C13B08">
      <w:pPr>
        <w:pStyle w:val="ListParagraph"/>
        <w:numPr>
          <w:ilvl w:val="0"/>
          <w:numId w:val="3"/>
        </w:numPr>
      </w:pPr>
      <w:r w:rsidRPr="00C26C40">
        <w:t>Selection of jaw plate material resistant to abrasion from the iron-oxide gangue in the bauxite (e.g., manganese steel or chromium-molybdenum alloy).</w:t>
      </w:r>
    </w:p>
    <w:p w14:paraId="69CF8C8A" w14:textId="77777777" w:rsidR="00AD0670" w:rsidRPr="00C26C40" w:rsidRDefault="00AD0670" w:rsidP="00C13B08">
      <w:pPr>
        <w:pStyle w:val="ListParagraph"/>
        <w:numPr>
          <w:ilvl w:val="0"/>
          <w:numId w:val="3"/>
        </w:numPr>
      </w:pPr>
      <w:r w:rsidRPr="00C26C40">
        <w:t>Dust suppression at the feed hopper and discharge chute, as dry bauxite crushing generates fine particulates presenting both health and explosion hazards.</w:t>
      </w:r>
    </w:p>
    <w:p w14:paraId="5A4F816B" w14:textId="77777777" w:rsidR="00AD0670" w:rsidRPr="00C26C40" w:rsidRDefault="00AD0670" w:rsidP="00C13B08">
      <w:pPr>
        <w:pStyle w:val="ListParagraph"/>
        <w:numPr>
          <w:ilvl w:val="0"/>
          <w:numId w:val="3"/>
        </w:numPr>
      </w:pPr>
      <w:r w:rsidRPr="00C26C40">
        <w:t>Provision of a vibrating grizzly screen ahead of the crusher to scalp out fine material that has already reached the CSS, thereby protecting the crusher chamber from packing with wet clay-rich material and improving overall mechanical efficiency.</w:t>
      </w:r>
    </w:p>
    <w:p w14:paraId="3724D1C5" w14:textId="77777777" w:rsidR="00AD0670" w:rsidRPr="00C26C40" w:rsidRDefault="00AD0670" w:rsidP="00134FFF">
      <w:pPr>
        <w:pStyle w:val="Heading3"/>
      </w:pPr>
      <w:bookmarkStart w:id="71" w:name="_Toc227240603"/>
      <w:bookmarkStart w:id="72" w:name="_Toc235285239"/>
      <w:bookmarkStart w:id="73" w:name="_Toc237244913"/>
      <w:r w:rsidRPr="00C26C40">
        <w:lastRenderedPageBreak/>
        <w:t>Secondary Comminution: Wet Ball Milling</w:t>
      </w:r>
      <w:bookmarkEnd w:id="71"/>
      <w:bookmarkEnd w:id="72"/>
      <w:bookmarkEnd w:id="73"/>
    </w:p>
    <w:p w14:paraId="1A903BA0" w14:textId="77777777" w:rsidR="00AD0670" w:rsidRPr="00C26C40" w:rsidRDefault="00AD0670" w:rsidP="00AD0670">
      <w:r w:rsidRPr="00C26C40">
        <w:t>To achieve the critical sub-3 mm target particle size distribution required for optimal digester performance, the primary crushed ore is routed to a continuous wet ball mill operating in closed circuit with a hydrocyclone classification system.</w:t>
      </w:r>
    </w:p>
    <w:p w14:paraId="2A4C206C" w14:textId="77777777" w:rsidR="00AD0670" w:rsidRPr="00C26C40" w:rsidRDefault="00AD0670" w:rsidP="00AD0670">
      <w:r w:rsidRPr="00C26C40">
        <w:t>Ball milling relies on the cascading and cataracting action of heavy grinding media to reduce the intermediate bauxite particles via attrition and heavy impact forces. To satisfy the stringent purity requirements of a food-grade water treatment coagulant and prevent the introduction of parasitic, reactive metallic iron into the PAC matrix, the ball mill is specified to utilise high-alumina ceramic grinding media rather than forged steel balls, operating within a rubber-lined cylindrical shell.</w:t>
      </w:r>
    </w:p>
    <w:p w14:paraId="4584AB06" w14:textId="77777777" w:rsidR="00AD0670" w:rsidRPr="00C26C40" w:rsidRDefault="00AD0670" w:rsidP="00AD0670">
      <w:r w:rsidRPr="00C26C40">
        <w:t>For the process simulation, the continuous breakage kinetics within the ball mill were modelled to generate a mathematically predictable Particle Size Distribution (PSD). The product distribution exiting the mill is anchored by a Rosin-Rammler distribution model, a standard mathematical function utilised for modelling skewed fine-milling distributions:</w:t>
      </w:r>
    </w:p>
    <w:p w14:paraId="0DA1CC37" w14:textId="77777777" w:rsidR="00AD0670" w:rsidRPr="00C26C40" w:rsidRDefault="00AD0670" w:rsidP="00AD0670">
      <m:oMathPara>
        <m:oMath>
          <m:r>
            <w:rPr>
              <w:rFonts w:ascii="Cambria Math" w:hAnsi="Cambria Math"/>
            </w:rPr>
            <m:t>R</m:t>
          </m:r>
          <m:d>
            <m:dPr>
              <m:ctrlPr>
                <w:rPr>
                  <w:rFonts w:ascii="Cambria Math" w:hAnsi="Cambria Math"/>
                </w:rPr>
              </m:ctrlPr>
            </m:dPr>
            <m:e>
              <m:r>
                <w:rPr>
                  <w:rFonts w:ascii="Cambria Math" w:hAnsi="Cambria Math"/>
                </w:rPr>
                <m:t>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d</m:t>
                                  </m:r>
                                </m:e>
                                <m:sub>
                                  <m:r>
                                    <m:rPr>
                                      <m:sty m:val="p"/>
                                    </m:rPr>
                                    <w:rPr>
                                      <w:rFonts w:ascii="Cambria Math" w:hAnsi="Cambria Math"/>
                                    </w:rPr>
                                    <m:t>63.2</m:t>
                                  </m:r>
                                </m:sub>
                              </m:sSub>
                            </m:den>
                          </m:f>
                        </m:e>
                      </m:d>
                    </m:e>
                    <m:sup>
                      <m:r>
                        <w:rPr>
                          <w:rFonts w:ascii="Cambria Math" w:hAnsi="Cambria Math"/>
                        </w:rPr>
                        <m:t>n</m:t>
                      </m:r>
                    </m:sup>
                  </m:sSup>
                </m:e>
              </m:d>
            </m:e>
          </m:func>
        </m:oMath>
      </m:oMathPara>
    </w:p>
    <w:p w14:paraId="132414F4" w14:textId="77777777" w:rsidR="00AD0670" w:rsidRPr="00C26C40" w:rsidRDefault="00AD0670" w:rsidP="00AD0670">
      <w:r w:rsidRPr="00C26C40">
        <w:t xml:space="preserve">where </w:t>
      </w:r>
      <m:oMath>
        <m:r>
          <w:rPr>
            <w:rFonts w:ascii="Cambria Math" w:hAnsi="Cambria Math"/>
          </w:rPr>
          <m:t xml:space="preserve">R(d) </m:t>
        </m:r>
      </m:oMath>
      <w:r w:rsidRPr="00C26C40">
        <w:t xml:space="preserve"> is the mass fraction retained on a sieve of size? </w:t>
      </w:r>
      <m:oMath>
        <m:r>
          <w:rPr>
            <w:rFonts w:ascii="Cambria Math" w:hAnsi="Cambria Math"/>
          </w:rPr>
          <m:t>d</m:t>
        </m:r>
      </m:oMath>
      <w:r w:rsidRPr="00C26C40">
        <w:t xml:space="preserve">, </w:t>
      </w:r>
      <m:oMath>
        <m:sSub>
          <m:sSubPr>
            <m:ctrlPr>
              <w:rPr>
                <w:rFonts w:ascii="Cambria Math" w:hAnsi="Cambria Math"/>
                <w:i/>
              </w:rPr>
            </m:ctrlPr>
          </m:sSubPr>
          <m:e>
            <m:r>
              <w:rPr>
                <w:rFonts w:ascii="Cambria Math" w:hAnsi="Cambria Math"/>
              </w:rPr>
              <m:t>d</m:t>
            </m:r>
          </m:e>
          <m:sub>
            <m:r>
              <w:rPr>
                <w:rFonts w:ascii="Cambria Math" w:hAnsi="Cambria Math"/>
              </w:rPr>
              <m:t>63.2</m:t>
            </m:r>
          </m:sub>
        </m:sSub>
      </m:oMath>
      <w:r w:rsidRPr="00C26C40">
        <w:t xml:space="preserve"> is the absolute size parameter (representing the size at which 63.2% of the particles pass), and </w:t>
      </w:r>
      <m:oMath>
        <m:r>
          <w:rPr>
            <w:rFonts w:ascii="Cambria Math" w:hAnsi="Cambria Math"/>
          </w:rPr>
          <m:t>n</m:t>
        </m:r>
      </m:oMath>
      <w:r w:rsidRPr="00C26C40">
        <w:t xml:space="preserve"> is the distribution spread parameter.</w:t>
      </w:r>
    </w:p>
    <w:p w14:paraId="6A44863E" w14:textId="18F90D45" w:rsidR="00AD0670" w:rsidRPr="00C26C40" w:rsidRDefault="00AD0670" w:rsidP="00AD0670">
      <w:r w:rsidRPr="00C26C40">
        <w:t xml:space="preserve">By comparing the simulated mill power draw against the bauxite's Bond Work Index (11.0 kWh/short ton) and specifying the Rosin-Rammler parameters to restrict the top size, the Sauter mean diameter of the feed is mathematically minimised. This directly satisfies the quadratic sensitivity of the shrinking core model. </w:t>
      </w:r>
      <w:sdt>
        <w:sdtPr>
          <w:rPr>
            <w:color w:val="000000"/>
          </w:rPr>
          <w:tag w:val="MENDELEY_CITATION_v3_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"/>
          <w:id w:val="-411004526"/>
          <w:placeholder>
            <w:docPart w:val="8A2EB69831E3484E8713340E48004BAD"/>
          </w:placeholder>
        </w:sdtPr>
        <w:sdtEndPr/>
        <w:sdtContent>
          <w:r w:rsidR="00A37BED" w:rsidRPr="00A37BED">
            <w:rPr>
              <w:color w:val="000000"/>
            </w:rPr>
            <w:t>(Reddy et al., 1998)</w:t>
          </w:r>
        </w:sdtContent>
      </w:sdt>
      <w:r w:rsidRPr="00C26C40">
        <w:t xml:space="preserve">, yielding a </w:t>
      </w:r>
      <w:r w:rsidRPr="00C26C40">
        <w:lastRenderedPageBreak/>
        <w:t>disproportionately significant reduction in theoretical dissolution time and substantially lowering the required size of the downstream leaching reactor.</w:t>
      </w:r>
    </w:p>
    <w:p w14:paraId="20DD1664" w14:textId="77777777" w:rsidR="00E87A3B" w:rsidRPr="00C26C40" w:rsidRDefault="00E87A3B" w:rsidP="00134FFF">
      <w:pPr>
        <w:pStyle w:val="Heading3"/>
      </w:pPr>
      <w:bookmarkStart w:id="74" w:name="_Toc227240604"/>
      <w:bookmarkStart w:id="75" w:name="_Toc235285240"/>
      <w:bookmarkStart w:id="76" w:name="_Toc237244914"/>
      <w:r w:rsidRPr="00C26C40">
        <w:t>Wet Classification: Hydro-cyclones</w:t>
      </w:r>
      <w:bookmarkEnd w:id="74"/>
      <w:bookmarkEnd w:id="75"/>
      <w:bookmarkEnd w:id="76"/>
    </w:p>
    <w:p w14:paraId="5CB0C614" w14:textId="77777777" w:rsidR="00E87A3B" w:rsidRPr="00C26C40" w:rsidRDefault="00E87A3B" w:rsidP="00E87A3B">
      <w:r w:rsidRPr="00C26C40">
        <w:t>Following ball-mill comminution, the crushed ore slurry is continuously classified in a hydrocyclone operating in closed circuit with the mill. The hydro-cyclone performs a critical dual function: it separates and recycles oversize particles back to the ball mill via the underflow, while simultaneously desliming the finest clay-rich fraction, which is disproportionately high in reactive silica and iron oxides, via the overflow. This pre-leach classification aggressively reduces the parasitic iron and silica load entering the reactor, substantially improving leach selectivity and downstream filtration performance.</w:t>
      </w:r>
    </w:p>
    <w:p w14:paraId="04ABDF9C" w14:textId="50D81DF8" w:rsidR="00E87A3B" w:rsidRPr="00C26C40" w:rsidRDefault="00E87A3B" w:rsidP="00E87A3B">
      <w:r w:rsidRPr="00C26C40">
        <w:t>The hydro-cyclone geometry utilised in the process design is governed by the Rietema optimal geometry, which defines the set of dimensionless ratios that minimise the cut size (</w:t>
      </w:r>
      <m:oMath>
        <m:sSub>
          <m:sSubPr>
            <m:ctrlPr>
              <w:rPr>
                <w:rFonts w:ascii="Cambria Math" w:hAnsi="Cambria Math"/>
                <w:i/>
              </w:rPr>
            </m:ctrlPr>
          </m:sSubPr>
          <m:e>
            <m:r>
              <w:rPr>
                <w:rFonts w:ascii="Cambria Math" w:hAnsi="Cambria Math"/>
              </w:rPr>
              <m:t>d</m:t>
            </m:r>
          </m:e>
          <m:sub>
            <m:r>
              <w:rPr>
                <w:rFonts w:ascii="Cambria Math" w:hAnsi="Cambria Math"/>
              </w:rPr>
              <m:t>50</m:t>
            </m:r>
          </m:sub>
        </m:sSub>
      </m:oMath>
      <w:r w:rsidRPr="00C26C40">
        <w:t xml:space="preserve">) for a given pressure drop </w:t>
      </w:r>
      <w:sdt>
        <w:sdtPr>
          <w:rPr>
            <w:color w:val="000000"/>
          </w:rPr>
          <w:tag w:val="MENDELEY_CITATION_v3_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"/>
          <w:id w:val="532929674"/>
          <w:placeholder>
            <w:docPart w:val="6DC2E3BAC6E34F11AF76AE51A9E2D77A"/>
          </w:placeholder>
        </w:sdtPr>
        <w:sdtEndPr/>
        <w:sdtContent>
          <w:r w:rsidR="00A37BED" w:rsidRPr="00A37BED">
            <w:rPr>
              <w:color w:val="000000"/>
            </w:rPr>
            <w:t>(Rietema, 1</w:t>
          </w:r>
          <w:r w:rsidR="008A428B">
            <w:rPr>
              <w:color w:val="000000"/>
            </w:rPr>
            <w:t>9</w:t>
          </w:r>
          <w:r w:rsidR="00A37BED" w:rsidRPr="00A37BED">
            <w:rPr>
              <w:color w:val="000000"/>
            </w:rPr>
            <w:t>61)</w:t>
          </w:r>
        </w:sdtContent>
      </w:sdt>
      <w:r w:rsidRPr="00C26C40">
        <w:t>. The computational model relies on the following structural and operational parameters:</w:t>
      </w:r>
    </w:p>
    <w:p w14:paraId="50AE1E31" w14:textId="77777777" w:rsidR="00E87A3B" w:rsidRPr="00C26C40" w:rsidRDefault="00E87A3B" w:rsidP="00C13B08">
      <w:pPr>
        <w:pStyle w:val="ListParagraph"/>
        <w:numPr>
          <w:ilvl w:val="0"/>
          <w:numId w:val="4"/>
        </w:numPr>
      </w:pPr>
      <w:r w:rsidRPr="00C26C40">
        <w:t>Cyclone Body Diameter (</w:t>
      </w:r>
      <m:oMath>
        <m:sSub>
          <m:sSubPr>
            <m:ctrlPr>
              <w:rPr>
                <w:rFonts w:ascii="Cambria Math" w:hAnsi="Cambria Math"/>
                <w:i/>
              </w:rPr>
            </m:ctrlPr>
          </m:sSubPr>
          <m:e>
            <m:r>
              <w:rPr>
                <w:rFonts w:ascii="Cambria Math" w:hAnsi="Cambria Math"/>
              </w:rPr>
              <m:t>D</m:t>
            </m:r>
          </m:e>
          <m:sub>
            <m:r>
              <w:rPr>
                <w:rFonts w:ascii="Cambria Math" w:hAnsi="Cambria Math"/>
              </w:rPr>
              <m:t>c</m:t>
            </m:r>
          </m:sub>
        </m:sSub>
      </m:oMath>
      <w:r w:rsidRPr="00C26C40">
        <w:t>): 0.50 m</w:t>
      </w:r>
    </w:p>
    <w:p w14:paraId="42C91252" w14:textId="77777777" w:rsidR="00E87A3B" w:rsidRPr="00C26C40" w:rsidRDefault="00E87A3B" w:rsidP="00C13B08">
      <w:pPr>
        <w:pStyle w:val="ListParagraph"/>
        <w:numPr>
          <w:ilvl w:val="0"/>
          <w:numId w:val="4"/>
        </w:numPr>
      </w:pPr>
      <w:r w:rsidRPr="00C26C40">
        <w:t xml:space="preserve">Cylinder Length: </w:t>
      </w:r>
      <m:oMath>
        <m:r>
          <w:rPr>
            <w:rFonts w:ascii="Cambria Math" w:hAnsi="Cambria Math"/>
          </w:rPr>
          <m:t>≈</m:t>
        </m:r>
      </m:oMath>
      <w:r w:rsidRPr="00C26C40">
        <w:t xml:space="preserve"> 1.48 m.</w:t>
      </w:r>
    </w:p>
    <w:p w14:paraId="36D0A96F" w14:textId="77777777" w:rsidR="00E87A3B" w:rsidRPr="00C26C40" w:rsidRDefault="00E87A3B" w:rsidP="00C13B08">
      <w:pPr>
        <w:pStyle w:val="ListParagraph"/>
        <w:numPr>
          <w:ilvl w:val="0"/>
          <w:numId w:val="4"/>
        </w:numPr>
      </w:pPr>
      <w:r w:rsidRPr="00C26C40">
        <w:t>Optimal Aspect Ratio (</w:t>
      </w:r>
      <m:oMath>
        <m:f>
          <m:fPr>
            <m:ctrlPr>
              <w:rPr>
                <w:rFonts w:ascii="Cambria Math" w:hAnsi="Cambria Math"/>
                <w:i/>
              </w:rPr>
            </m:ctrlPr>
          </m:fPr>
          <m:num>
            <m:r>
              <w:rPr>
                <w:rFonts w:ascii="Cambria Math" w:hAnsi="Cambria Math"/>
              </w:rPr>
              <m:t>L</m:t>
            </m:r>
          </m:num>
          <m:den>
            <m:sSub>
              <m:sSubPr>
                <m:ctrlPr>
                  <w:rPr>
                    <w:rFonts w:ascii="Cambria Math" w:hAnsi="Cambria Math"/>
                    <w:i/>
                  </w:rPr>
                </m:ctrlPr>
              </m:sSubPr>
              <m:e>
                <m:r>
                  <w:rPr>
                    <w:rFonts w:ascii="Cambria Math" w:hAnsi="Cambria Math"/>
                  </w:rPr>
                  <m:t>D</m:t>
                </m:r>
              </m:e>
              <m:sub>
                <m:r>
                  <w:rPr>
                    <w:rFonts w:ascii="Cambria Math" w:hAnsi="Cambria Math"/>
                  </w:rPr>
                  <m:t>c</m:t>
                </m:r>
              </m:sub>
            </m:sSub>
          </m:den>
        </m:f>
      </m:oMath>
      <w:r w:rsidRPr="00C26C40">
        <w:t>): 2.96</w:t>
      </w:r>
    </w:p>
    <w:p w14:paraId="7E00D266" w14:textId="77777777" w:rsidR="00E87A3B" w:rsidRPr="00C26C40" w:rsidRDefault="00E87A3B" w:rsidP="00C13B08">
      <w:pPr>
        <w:pStyle w:val="ListParagraph"/>
        <w:numPr>
          <w:ilvl w:val="0"/>
          <w:numId w:val="4"/>
        </w:numPr>
      </w:pPr>
      <w:r w:rsidRPr="00C26C40">
        <w:t>Cone Half-Angle: 20°</w:t>
      </w:r>
    </w:p>
    <w:p w14:paraId="00949369" w14:textId="359910F6" w:rsidR="00E87A3B" w:rsidRPr="00C26C40" w:rsidRDefault="00E87A3B" w:rsidP="00E87A3B">
      <w:r w:rsidRPr="00C26C40">
        <w:t>The pressure</w:t>
      </w:r>
      <w:r w:rsidR="00582154">
        <w:t>-</w:t>
      </w:r>
      <w:r w:rsidRPr="00C26C40">
        <w:t>drop across the unit is maintained between 0.5 and 2.0 bar, generating the high centrifugal forces required for efficient phase separation. An inherent characteristic of hydro-cyclone operation is the carry-over of a fraction of the feed liquid to the underflow along with the oversize solids; this liquid split was rigorously accounted for in the overall steady-state water mass balance around the classification circuit.</w:t>
      </w:r>
    </w:p>
    <w:p w14:paraId="5EE7DC77" w14:textId="77777777" w:rsidR="00E87A3B" w:rsidRPr="00C26C40" w:rsidRDefault="00E87A3B" w:rsidP="00E87A3B">
      <w:r w:rsidRPr="00C26C40">
        <w:lastRenderedPageBreak/>
        <w:t>Several operational advantages justify the integration of a hydro-cyclone rather than a vibrating screen:</w:t>
      </w:r>
    </w:p>
    <w:p w14:paraId="0001995A" w14:textId="77777777" w:rsidR="00E87A3B" w:rsidRPr="00C26C40" w:rsidRDefault="00E87A3B" w:rsidP="00C13B08">
      <w:pPr>
        <w:pStyle w:val="ListParagraph"/>
        <w:numPr>
          <w:ilvl w:val="0"/>
          <w:numId w:val="5"/>
        </w:numPr>
      </w:pPr>
      <w:r w:rsidRPr="00C26C40">
        <w:t>Hydro-cyclones contain no moving parts, ensuring exceptionally minimal maintenance requirements for continuous 24-hour operation.</w:t>
      </w:r>
    </w:p>
    <w:p w14:paraId="5864C1A6" w14:textId="77777777" w:rsidR="00E87A3B" w:rsidRPr="00C26C40" w:rsidRDefault="00E87A3B" w:rsidP="00C13B08">
      <w:pPr>
        <w:pStyle w:val="ListParagraph"/>
        <w:numPr>
          <w:ilvl w:val="0"/>
          <w:numId w:val="5"/>
        </w:numPr>
      </w:pPr>
      <w:r w:rsidRPr="00C26C40">
        <w:t>They are highly compact relative to their volumetric throughput capacity.</w:t>
      </w:r>
    </w:p>
    <w:p w14:paraId="2C65E0BD" w14:textId="77777777" w:rsidR="00E87A3B" w:rsidRPr="00C26C40" w:rsidRDefault="00E87A3B" w:rsidP="00C13B08">
      <w:pPr>
        <w:pStyle w:val="ListParagraph"/>
        <w:numPr>
          <w:ilvl w:val="0"/>
          <w:numId w:val="5"/>
        </w:numPr>
      </w:pPr>
      <w:r w:rsidRPr="00C26C40">
        <w:t>They are insensitive to the highly variable moisture and sticky clay content of the Awaso ore, which would rapidly blind a static or vibrating fine screen.</w:t>
      </w:r>
    </w:p>
    <w:p w14:paraId="5B6B756B" w14:textId="77777777" w:rsidR="00E87A3B" w:rsidRPr="00C26C40" w:rsidRDefault="00E87A3B" w:rsidP="00C13B08">
      <w:pPr>
        <w:pStyle w:val="ListParagraph"/>
        <w:numPr>
          <w:ilvl w:val="0"/>
          <w:numId w:val="5"/>
        </w:numPr>
      </w:pPr>
      <w:r w:rsidRPr="00C26C40">
        <w:t>The underflow can be directly and continuously recycled to the ball mill, creating a highly stable and efficient closed-circuit grinding loop.</w:t>
      </w:r>
    </w:p>
    <w:p w14:paraId="2AC8F70D" w14:textId="77777777" w:rsidR="00E87A3B" w:rsidRPr="00C26C40" w:rsidRDefault="00E87A3B" w:rsidP="00F02060">
      <w:pPr>
        <w:pStyle w:val="Heading2"/>
      </w:pPr>
      <w:bookmarkStart w:id="77" w:name="_Toc222349272"/>
      <w:bookmarkStart w:id="78" w:name="_Toc227240605"/>
      <w:bookmarkStart w:id="79" w:name="_Toc235285241"/>
      <w:bookmarkStart w:id="80" w:name="_Toc237244915"/>
      <w:r w:rsidRPr="00C26C40">
        <w:t>KINETIC CONSIDERATIONS FOR ACID LEACHING</w:t>
      </w:r>
      <w:bookmarkEnd w:id="77"/>
      <w:bookmarkEnd w:id="78"/>
      <w:bookmarkEnd w:id="79"/>
      <w:bookmarkEnd w:id="80"/>
    </w:p>
    <w:p w14:paraId="7ABA7BA5" w14:textId="77777777" w:rsidR="00E87A3B" w:rsidRPr="00C26C40" w:rsidRDefault="00E87A3B" w:rsidP="00E87A3B">
      <w:bookmarkStart w:id="81" w:name="_Toc222349273"/>
      <w:r w:rsidRPr="00C26C40">
        <w:t>The extraction of aluminium from gibbsite bauxite with hydrochloric acid is a heterogeneous solid-liquid reaction governed by well-established kinetic principles. Because the process simulation utilises the Electrolyte Non-Random Two-Liquid with Redlich-Kwong (ENRTL-RK) thermodynamic property method, the complete dissociation of strong mineral acids is explicitly accounted for. Therefore, the hydronium ion (</w:t>
      </w:r>
      <m:oMath>
        <m:sSub>
          <m:sSubPr>
            <m:ctrlPr>
              <w:rPr>
                <w:rFonts w:ascii="Cambria Math" w:hAnsi="Cambria Math"/>
                <w:i/>
              </w:rPr>
            </m:ctrlPr>
          </m:sSubPr>
          <m:e>
            <m:r>
              <w:rPr>
                <w:rFonts w:ascii="Cambria Math" w:hAnsi="Cambria Math"/>
              </w:rPr>
              <m:t>H</m:t>
            </m:r>
          </m:e>
          <m:sub>
            <m:r>
              <w:rPr>
                <w:rFonts w:ascii="Cambria Math" w:hAnsi="Cambria Math"/>
              </w:rPr>
              <m:t>3</m:t>
            </m:r>
          </m:sub>
        </m:sSub>
        <m:sSup>
          <m:sSupPr>
            <m:ctrlPr>
              <w:rPr>
                <w:rFonts w:ascii="Cambria Math" w:hAnsi="Cambria Math"/>
                <w:i/>
              </w:rPr>
            </m:ctrlPr>
          </m:sSupPr>
          <m:e>
            <m:r>
              <w:rPr>
                <w:rFonts w:ascii="Cambria Math" w:hAnsi="Cambria Math"/>
              </w:rPr>
              <m:t>O</m:t>
            </m:r>
          </m:e>
          <m:sup>
            <m:r>
              <w:rPr>
                <w:rFonts w:ascii="Cambria Math" w:hAnsi="Cambria Math"/>
              </w:rPr>
              <m:t>+</m:t>
            </m:r>
          </m:sup>
        </m:sSup>
      </m:oMath>
      <w:r w:rsidRPr="00C26C40">
        <w:t>) is the active lixiviant attacking the solid mineral lattice, while chloride ions act as spectators in the bulk aqueous phase.</w:t>
      </w:r>
    </w:p>
    <w:p w14:paraId="5F26658C" w14:textId="77777777" w:rsidR="00E87A3B" w:rsidRPr="00C26C40" w:rsidRDefault="00E87A3B" w:rsidP="00E87A3B">
      <w:r w:rsidRPr="00C26C40">
        <w:t>The overall molecular stoichiometry for the primary extraction is:</w:t>
      </w:r>
    </w:p>
    <w:p w14:paraId="5F128865" w14:textId="77777777" w:rsidR="00E87A3B" w:rsidRPr="00C26C40" w:rsidRDefault="00E87A3B" w:rsidP="00E87A3B">
      <m:oMathPara>
        <m:oMath>
          <m:r>
            <w:rPr>
              <w:rFonts w:ascii="Cambria Math" w:hAnsi="Cambria Math"/>
            </w:rPr>
            <m:t>Al</m:t>
          </m:r>
          <m:sSub>
            <m:sSubPr>
              <m:ctrlPr>
                <w:rPr>
                  <w:rFonts w:ascii="Cambria Math" w:hAnsi="Cambria Math"/>
                </w:rPr>
              </m:ctrlPr>
            </m:sSubPr>
            <m:e>
              <m:d>
                <m:dPr>
                  <m:ctrlPr>
                    <w:rPr>
                      <w:rFonts w:ascii="Cambria Math" w:hAnsi="Cambria Math"/>
                    </w:rPr>
                  </m:ctrlPr>
                </m:dPr>
                <m:e>
                  <m:r>
                    <w:rPr>
                      <w:rFonts w:ascii="Cambria Math" w:hAnsi="Cambria Math"/>
                    </w:rPr>
                    <m:t>OH</m:t>
                  </m:r>
                </m:e>
              </m:d>
            </m:e>
            <m:sub>
              <m:r>
                <m:rPr>
                  <m:sty m:val="p"/>
                </m:rPr>
                <w:rPr>
                  <w:rFonts w:ascii="Cambria Math" w:hAnsi="Cambria Math"/>
                </w:rPr>
                <m:t xml:space="preserve">3 </m:t>
              </m:r>
              <m:d>
                <m:dPr>
                  <m:ctrlPr>
                    <w:rPr>
                      <w:rFonts w:ascii="Cambria Math" w:hAnsi="Cambria Math"/>
                    </w:rPr>
                  </m:ctrlPr>
                </m:dPr>
                <m:e>
                  <m:r>
                    <w:rPr>
                      <w:rFonts w:ascii="Cambria Math" w:hAnsi="Cambria Math"/>
                    </w:rPr>
                    <m:t>s</m:t>
                  </m:r>
                </m:e>
              </m:d>
            </m:sub>
          </m:sSub>
          <m:r>
            <m:rPr>
              <m:sty m:val="p"/>
            </m:rPr>
            <w:rPr>
              <w:rFonts w:ascii="Cambria Math" w:hAnsi="Cambria Math"/>
            </w:rPr>
            <m:t>+3</m:t>
          </m:r>
          <m:r>
            <w:rPr>
              <w:rFonts w:ascii="Cambria Math" w:hAnsi="Cambria Math"/>
            </w:rPr>
            <m:t>HC</m:t>
          </m:r>
          <m:sSub>
            <m:sSubPr>
              <m:ctrlPr>
                <w:rPr>
                  <w:rFonts w:ascii="Cambria Math" w:hAnsi="Cambria Math"/>
                </w:rPr>
              </m:ctrlPr>
            </m:sSubPr>
            <m:e>
              <m:r>
                <w:rPr>
                  <w:rFonts w:ascii="Cambria Math" w:hAnsi="Cambria Math"/>
                </w:rPr>
                <m:t>l</m:t>
              </m:r>
            </m:e>
            <m:sub>
              <m:r>
                <w:rPr>
                  <w:rFonts w:ascii="Cambria Math" w:hAnsi="Cambria Math"/>
                </w:rPr>
                <m:t>aq</m:t>
              </m:r>
            </m:sub>
          </m:sSub>
          <m:r>
            <m:rPr>
              <m:sty m:val="p"/>
            </m:rPr>
            <w:rPr>
              <w:rFonts w:ascii="Cambria Math" w:hAnsi="Cambria Math"/>
            </w:rPr>
            <m:t>→</m:t>
          </m:r>
          <m:r>
            <w:rPr>
              <w:rFonts w:ascii="Cambria Math" w:hAnsi="Cambria Math"/>
            </w:rPr>
            <m:t>AlC</m:t>
          </m:r>
          <m:sSub>
            <m:sSubPr>
              <m:ctrlPr>
                <w:rPr>
                  <w:rFonts w:ascii="Cambria Math" w:hAnsi="Cambria Math"/>
                </w:rPr>
              </m:ctrlPr>
            </m:sSubPr>
            <m:e>
              <m:r>
                <w:rPr>
                  <w:rFonts w:ascii="Cambria Math" w:hAnsi="Cambria Math"/>
                </w:rPr>
                <m:t>l</m:t>
              </m:r>
            </m:e>
            <m:sub>
              <m:r>
                <m:rPr>
                  <m:sty m:val="p"/>
                </m:rPr>
                <w:rPr>
                  <w:rFonts w:ascii="Cambria Math" w:hAnsi="Cambria Math"/>
                </w:rPr>
                <m:t>3</m:t>
              </m:r>
              <m:d>
                <m:dPr>
                  <m:ctrlPr>
                    <w:rPr>
                      <w:rFonts w:ascii="Cambria Math" w:hAnsi="Cambria Math"/>
                    </w:rPr>
                  </m:ctrlPr>
                </m:dPr>
                <m:e>
                  <m:r>
                    <w:rPr>
                      <w:rFonts w:ascii="Cambria Math" w:hAnsi="Cambria Math"/>
                    </w:rPr>
                    <m:t>aq</m:t>
                  </m:r>
                </m:e>
              </m:d>
            </m:sub>
          </m:sSub>
          <m:r>
            <m:rPr>
              <m:sty m:val="p"/>
            </m:rPr>
            <w:rPr>
              <w:rFonts w:ascii="Cambria Math" w:hAnsi="Cambria Math"/>
            </w:rPr>
            <m:t>+3</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m:rPr>
                  <m:sty m:val="p"/>
                </m:rPr>
                <w:rPr>
                  <w:rFonts w:ascii="Cambria Math" w:hAnsi="Cambria Math"/>
                </w:rPr>
                <m:t>(</m:t>
              </m:r>
              <m:r>
                <w:rPr>
                  <w:rFonts w:ascii="Cambria Math" w:hAnsi="Cambria Math"/>
                </w:rPr>
                <m:t>l</m:t>
              </m:r>
              <m:r>
                <m:rPr>
                  <m:sty m:val="p"/>
                </m:rPr>
                <w:rPr>
                  <w:rFonts w:ascii="Cambria Math" w:hAnsi="Cambria Math"/>
                </w:rPr>
                <m:t>)</m:t>
              </m:r>
            </m:sub>
          </m:sSub>
        </m:oMath>
      </m:oMathPara>
    </w:p>
    <w:p w14:paraId="6507710B" w14:textId="77777777" w:rsidR="00E87A3B" w:rsidRPr="00C26C40" w:rsidRDefault="00E87A3B" w:rsidP="00E87A3B">
      <w:r w:rsidRPr="00C26C40">
        <w:t>Represented in the rigorous electrolytic form utilised for the simulation framework:</w:t>
      </w:r>
    </w:p>
    <w:p w14:paraId="6988917A" w14:textId="77777777" w:rsidR="00E87A3B" w:rsidRPr="00C26C40" w:rsidRDefault="00E87A3B" w:rsidP="00E87A3B">
      <m:oMathPara>
        <m:oMath>
          <m:r>
            <w:rPr>
              <w:rFonts w:ascii="Cambria Math" w:hAnsi="Cambria Math"/>
            </w:rPr>
            <m:t>Al</m:t>
          </m:r>
          <m:sSub>
            <m:sSubPr>
              <m:ctrlPr>
                <w:rPr>
                  <w:rFonts w:ascii="Cambria Math" w:hAnsi="Cambria Math"/>
                </w:rPr>
              </m:ctrlPr>
            </m:sSubPr>
            <m:e>
              <m:d>
                <m:dPr>
                  <m:ctrlPr>
                    <w:rPr>
                      <w:rFonts w:ascii="Cambria Math" w:hAnsi="Cambria Math"/>
                    </w:rPr>
                  </m:ctrlPr>
                </m:dPr>
                <m:e>
                  <m:r>
                    <w:rPr>
                      <w:rFonts w:ascii="Cambria Math" w:hAnsi="Cambria Math"/>
                    </w:rPr>
                    <m:t>OH</m:t>
                  </m:r>
                </m:e>
              </m:d>
            </m:e>
            <m:sub>
              <m:r>
                <m:rPr>
                  <m:sty m:val="p"/>
                </m:rPr>
                <w:rPr>
                  <w:rFonts w:ascii="Cambria Math" w:hAnsi="Cambria Math"/>
                </w:rPr>
                <m:t>3</m:t>
              </m:r>
              <m:d>
                <m:dPr>
                  <m:ctrlPr>
                    <w:rPr>
                      <w:rFonts w:ascii="Cambria Math" w:hAnsi="Cambria Math"/>
                    </w:rPr>
                  </m:ctrlPr>
                </m:dPr>
                <m:e>
                  <m:r>
                    <w:rPr>
                      <w:rFonts w:ascii="Cambria Math" w:hAnsi="Cambria Math"/>
                    </w:rPr>
                    <m:t>s</m:t>
                  </m:r>
                </m:e>
              </m:d>
            </m:sub>
          </m:sSub>
          <m:r>
            <m:rPr>
              <m:sty m:val="p"/>
            </m:rPr>
            <w:rPr>
              <w:rFonts w:ascii="Cambria Math" w:hAnsi="Cambria Math"/>
            </w:rPr>
            <m:t>+3</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sSubSup>
            <m:sSubSupPr>
              <m:ctrlPr>
                <w:rPr>
                  <w:rFonts w:ascii="Cambria Math" w:hAnsi="Cambria Math"/>
                </w:rPr>
              </m:ctrlPr>
            </m:sSubSupPr>
            <m:e>
              <m:r>
                <w:rPr>
                  <w:rFonts w:ascii="Cambria Math" w:hAnsi="Cambria Math"/>
                </w:rPr>
                <m:t>O</m:t>
              </m:r>
            </m:e>
            <m:sub>
              <m:r>
                <w:rPr>
                  <w:rFonts w:ascii="Cambria Math" w:hAnsi="Cambria Math"/>
                </w:rPr>
                <m:t>aq</m:t>
              </m:r>
            </m:sub>
            <m:sup>
              <m:r>
                <m:rPr>
                  <m:sty m:val="p"/>
                </m:rPr>
                <w:rPr>
                  <w:rFonts w:ascii="Cambria Math" w:hAnsi="Cambria Math"/>
                </w:rPr>
                <m:t>+</m:t>
              </m:r>
            </m:sup>
          </m:sSubSup>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l</m:t>
              </m:r>
            </m:e>
            <m:sup>
              <m:r>
                <m:rPr>
                  <m:sty m:val="p"/>
                </m:rPr>
                <w:rPr>
                  <w:rFonts w:ascii="Cambria Math" w:hAnsi="Cambria Math"/>
                </w:rPr>
                <m:t>3+</m:t>
              </m:r>
            </m:sup>
          </m:sSup>
          <m:r>
            <m:rPr>
              <m:sty m:val="p"/>
            </m:rPr>
            <w:rPr>
              <w:rFonts w:ascii="Cambria Math" w:hAnsi="Cambria Math"/>
            </w:rPr>
            <m:t>+6</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d>
                <m:dPr>
                  <m:ctrlPr>
                    <w:rPr>
                      <w:rFonts w:ascii="Cambria Math" w:hAnsi="Cambria Math"/>
                    </w:rPr>
                  </m:ctrlPr>
                </m:dPr>
                <m:e>
                  <m:r>
                    <w:rPr>
                      <w:rFonts w:ascii="Cambria Math" w:hAnsi="Cambria Math"/>
                    </w:rPr>
                    <m:t>l</m:t>
                  </m:r>
                </m:e>
              </m:d>
            </m:sub>
          </m:sSub>
        </m:oMath>
      </m:oMathPara>
    </w:p>
    <w:p w14:paraId="3741F766" w14:textId="181D369E" w:rsidR="00E87A3B" w:rsidRPr="00C26C40" w:rsidRDefault="003D0B1E" w:rsidP="00E87A3B">
      <w:sdt>
        <w:sdtPr>
          <w:rPr>
            <w:color w:val="000000"/>
          </w:rPr>
          <w:tag w:val="MENDELEY_CITATION_v3_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"/>
          <w:id w:val="1401256107"/>
          <w:placeholder>
            <w:docPart w:val="C409326AA566458490CE8733BBF83886"/>
          </w:placeholder>
        </w:sdtPr>
        <w:sdtEndPr/>
        <w:sdtContent>
          <w:r w:rsidR="00A37BED" w:rsidRPr="00A37BED">
            <w:rPr>
              <w:color w:val="000000"/>
            </w:rPr>
            <w:t>(Reddy et al., 1998)</w:t>
          </w:r>
        </w:sdtContent>
      </w:sdt>
      <w:r w:rsidR="00E87A3B" w:rsidRPr="00C26C40">
        <w:t xml:space="preserve"> performed systematic kinetic studies on gibbsitic bauxite dissolution in hydrochloric acid and demonstrated that the process conforms to the shrinking core model (SCM) in which the rate-controlling step is the chemical reaction at the particle </w:t>
      </w:r>
      <w:r w:rsidR="00E87A3B" w:rsidRPr="00C26C40">
        <w:lastRenderedPageBreak/>
        <w:t>surface, rather than diffusion through a product layer or the bulk solution. This finding implies that rate enhancement is most effectively achieved by increasing temperature (which increases the rate constant) and decreasing particle size (which increases the specific surface area).</w:t>
      </w:r>
    </w:p>
    <w:p w14:paraId="7CBC9859" w14:textId="77777777" w:rsidR="00E87A3B" w:rsidRPr="00C26C40" w:rsidRDefault="00E87A3B" w:rsidP="00134FFF">
      <w:pPr>
        <w:pStyle w:val="Heading3"/>
      </w:pPr>
      <w:bookmarkStart w:id="82" w:name="_Toc227240606"/>
      <w:bookmarkStart w:id="83" w:name="_Toc235285242"/>
      <w:bookmarkStart w:id="84" w:name="_Toc237244916"/>
      <w:r w:rsidRPr="00C26C40">
        <w:t>Primary Reaction Kinetic Modelling (Power Law)</w:t>
      </w:r>
      <w:bookmarkEnd w:id="82"/>
      <w:bookmarkEnd w:id="83"/>
      <w:bookmarkEnd w:id="84"/>
    </w:p>
    <w:p w14:paraId="6A2D8C6F" w14:textId="0042D7AB" w:rsidR="00E87A3B" w:rsidRPr="00C26C40" w:rsidRDefault="00E87A3B" w:rsidP="00E87A3B">
      <w:r w:rsidRPr="00C26C40">
        <w:t xml:space="preserve">To accurately simulate the digestion process in a Continuous Stirred-Tank Reactor (CSTR) block, a macroscopic Power Law kinetic model was established. Because the stoichiometric requirement for HCl (at an </w:t>
      </w:r>
      <m:oMath>
        <m:r>
          <w:rPr>
            <w:rFonts w:ascii="Cambria Math" w:hAnsi="Cambria Math"/>
          </w:rPr>
          <m:t>33 wt%</m:t>
        </m:r>
      </m:oMath>
      <w:r w:rsidRPr="00C26C40">
        <w:t xml:space="preserve"> concentration) is maintained at a high liquid-to-solid (L/S) ratio of 4.6:1 to 6:1 (L/kg), the proton activity remains in vast excess. Therefore, the reaction is modelled as pseudo-first order with respect to the solid mineral and zero-order with respect to the acid concentration, thereby preventing numerical instability while accurately reflecting the SCM surface-control regime.</w:t>
      </w:r>
    </w:p>
    <w:p w14:paraId="70717323" w14:textId="77777777" w:rsidR="00E87A3B" w:rsidRPr="00C26C40" w:rsidRDefault="00E87A3B" w:rsidP="00E87A3B">
      <w:r w:rsidRPr="00C26C40">
        <w:t>The empirical rate equation for gibbsite dissolution is defined as:</w:t>
      </w:r>
    </w:p>
    <w:p w14:paraId="4B5AE65F" w14:textId="77777777" w:rsidR="00E87A3B" w:rsidRPr="00C26C40" w:rsidRDefault="003D0B1E" w:rsidP="00E87A3B">
      <m:oMathPara>
        <m:oMath>
          <m:sSub>
            <m:sSubPr>
              <m:ctrlPr>
                <w:rPr>
                  <w:rFonts w:ascii="Cambria Math" w:hAnsi="Cambria Math"/>
                </w:rPr>
              </m:ctrlPr>
            </m:sSubPr>
            <m:e>
              <m:r>
                <w:rPr>
                  <w:rFonts w:ascii="Cambria Math" w:hAnsi="Cambria Math"/>
                </w:rPr>
                <m:t>r</m:t>
              </m:r>
            </m:e>
            <m:sub>
              <m:r>
                <w:rPr>
                  <w:rFonts w:ascii="Cambria Math" w:hAnsi="Cambria Math"/>
                </w:rPr>
                <m:t>Al</m:t>
              </m:r>
            </m:sub>
          </m:sSub>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Al</m:t>
                  </m:r>
                  <m:sSub>
                    <m:sSubPr>
                      <m:ctrlPr>
                        <w:rPr>
                          <w:rFonts w:ascii="Cambria Math" w:hAnsi="Cambria Math"/>
                        </w:rPr>
                      </m:ctrlPr>
                    </m:sSubPr>
                    <m:e>
                      <m:d>
                        <m:dPr>
                          <m:ctrlPr>
                            <w:rPr>
                              <w:rFonts w:ascii="Cambria Math" w:hAnsi="Cambria Math"/>
                            </w:rPr>
                          </m:ctrlPr>
                        </m:dPr>
                        <m:e>
                          <m:r>
                            <w:rPr>
                              <w:rFonts w:ascii="Cambria Math" w:hAnsi="Cambria Math"/>
                            </w:rPr>
                            <m:t>OH</m:t>
                          </m:r>
                        </m:e>
                      </m:d>
                    </m:e>
                    <m:sub>
                      <m:r>
                        <m:rPr>
                          <m:sty m:val="p"/>
                        </m:rPr>
                        <w:rPr>
                          <w:rFonts w:ascii="Cambria Math" w:hAnsi="Cambria Math"/>
                        </w:rPr>
                        <m:t>3</m:t>
                      </m:r>
                    </m:sub>
                  </m:sSub>
                </m:e>
              </m:d>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3</m:t>
                      </m:r>
                    </m:sub>
                  </m:sSub>
                  <m:sSup>
                    <m:sSupPr>
                      <m:ctrlPr>
                        <w:rPr>
                          <w:rFonts w:ascii="Cambria Math" w:hAnsi="Cambria Math"/>
                        </w:rPr>
                      </m:ctrlPr>
                    </m:sSupPr>
                    <m:e>
                      <m:r>
                        <w:rPr>
                          <w:rFonts w:ascii="Cambria Math" w:hAnsi="Cambria Math"/>
                        </w:rPr>
                        <m:t>O</m:t>
                      </m:r>
                    </m:e>
                    <m:sup>
                      <m:r>
                        <m:rPr>
                          <m:sty m:val="p"/>
                        </m:rPr>
                        <w:rPr>
                          <w:rFonts w:ascii="Cambria Math" w:hAnsi="Cambria Math"/>
                        </w:rPr>
                        <m:t>+</m:t>
                      </m:r>
                    </m:sup>
                  </m:sSup>
                </m:e>
              </m:d>
            </m:e>
            <m:sup>
              <m:r>
                <m:rPr>
                  <m:sty m:val="p"/>
                </m:rPr>
                <w:rPr>
                  <w:rFonts w:ascii="Cambria Math" w:hAnsi="Cambria Math"/>
                </w:rPr>
                <m:t>0</m:t>
              </m:r>
            </m:sup>
          </m:sSup>
        </m:oMath>
      </m:oMathPara>
    </w:p>
    <w:p w14:paraId="7944B0A3" w14:textId="77777777" w:rsidR="00E87A3B" w:rsidRPr="00C26C40" w:rsidRDefault="00E87A3B" w:rsidP="00E87A3B">
      <w:r w:rsidRPr="00C26C40">
        <w:t xml:space="preserve">Where the rate constant </w:t>
      </w:r>
      <m:oMath>
        <m:r>
          <w:rPr>
            <w:rFonts w:ascii="Cambria Math" w:hAnsi="Cambria Math"/>
          </w:rPr>
          <m:t>k</m:t>
        </m:r>
      </m:oMath>
      <w:r w:rsidRPr="00C26C40">
        <w:t xml:space="preserve"> follows the Arrhenius temperature dependence:</w:t>
      </w:r>
    </w:p>
    <w:p w14:paraId="5B394D28" w14:textId="77777777" w:rsidR="00E87A3B" w:rsidRPr="00C26C40" w:rsidRDefault="00E87A3B" w:rsidP="00E87A3B">
      <m:oMathPara>
        <m:oMath>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m:t>
                          </m:r>
                        </m:sub>
                      </m:sSub>
                    </m:num>
                    <m:den>
                      <m:r>
                        <w:rPr>
                          <w:rFonts w:ascii="Cambria Math" w:hAnsi="Cambria Math"/>
                        </w:rPr>
                        <m:t>RT</m:t>
                      </m:r>
                    </m:den>
                  </m:f>
                </m:e>
              </m:d>
            </m:e>
          </m:func>
        </m:oMath>
      </m:oMathPara>
    </w:p>
    <w:p w14:paraId="4051DFC2" w14:textId="39747561" w:rsidR="00E87A3B" w:rsidRPr="00C26C40" w:rsidRDefault="00E87A3B" w:rsidP="00E87A3B">
      <w:r w:rsidRPr="00C26C40">
        <w:t>For the simulation basis, the activation energy (</w:t>
      </w:r>
      <m:oMath>
        <m:sSub>
          <m:sSubPr>
            <m:ctrlPr>
              <w:rPr>
                <w:rFonts w:ascii="Cambria Math" w:hAnsi="Cambria Math"/>
                <w:i/>
              </w:rPr>
            </m:ctrlPr>
          </m:sSubPr>
          <m:e>
            <m:r>
              <w:rPr>
                <w:rFonts w:ascii="Cambria Math" w:hAnsi="Cambria Math"/>
              </w:rPr>
              <m:t>E</m:t>
            </m:r>
          </m:e>
          <m:sub>
            <m:r>
              <w:rPr>
                <w:rFonts w:ascii="Cambria Math" w:hAnsi="Cambria Math"/>
              </w:rPr>
              <m:t>a</m:t>
            </m:r>
          </m:sub>
        </m:sSub>
      </m:oMath>
      <w:r w:rsidRPr="00C26C40">
        <w:t xml:space="preserve">) is set to 81,000 J/mol (81.0 kJ/mol) </w:t>
      </w:r>
      <w:sdt>
        <w:sdtPr>
          <w:rPr>
            <w:color w:val="000000"/>
          </w:rPr>
          <w:tag w:val="MENDELEY_CITATION_v3_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"/>
          <w:id w:val="1964375604"/>
          <w:placeholder>
            <w:docPart w:val="C409326AA566458490CE8733BBF83886"/>
          </w:placeholder>
        </w:sdtPr>
        <w:sdtEndPr/>
        <w:sdtContent>
          <w:r w:rsidR="00A37BED" w:rsidRPr="00A37BED">
            <w:rPr>
              <w:color w:val="000000"/>
            </w:rPr>
            <w:t>(Reddy et al., 1998)</w:t>
          </w:r>
        </w:sdtContent>
      </w:sdt>
      <w:r w:rsidRPr="00C26C40">
        <w:t xml:space="preserve"> and the pre-exponential kinetic factor (</w:t>
      </w:r>
      <m:oMath>
        <m:r>
          <w:rPr>
            <w:rFonts w:ascii="Cambria Math" w:hAnsi="Cambria Math"/>
          </w:rPr>
          <m:t>A</m:t>
        </m:r>
      </m:oMath>
      <w:r w:rsidRPr="00C26C40">
        <w:t xml:space="preserve">) is mathematically </w:t>
      </w:r>
      <w:r w:rsidR="00F94C26">
        <w:t>fixed</w:t>
      </w:r>
      <w:r w:rsidRPr="00C26C40">
        <w:t xml:space="preserve"> at </w:t>
      </w:r>
      <m:oMath>
        <m:r>
          <w:rPr>
            <w:rFonts w:ascii="Cambria Math" w:hAnsi="Cambria Math"/>
          </w:rPr>
          <m:t>3.0×</m:t>
        </m:r>
        <m:sSup>
          <m:sSupPr>
            <m:ctrlPr>
              <w:rPr>
                <w:rFonts w:ascii="Cambria Math" w:hAnsi="Cambria Math"/>
                <w:i/>
              </w:rPr>
            </m:ctrlPr>
          </m:sSupPr>
          <m:e>
            <m:r>
              <w:rPr>
                <w:rFonts w:ascii="Cambria Math" w:hAnsi="Cambria Math"/>
              </w:rPr>
              <m:t>10</m:t>
            </m:r>
          </m:e>
          <m:sup>
            <m:r>
              <w:rPr>
                <w:rFonts w:ascii="Cambria Math" w:hAnsi="Cambria Math"/>
              </w:rPr>
              <m:t>7</m:t>
            </m:r>
          </m:sup>
        </m:sSup>
        <m:sSup>
          <m:sSupPr>
            <m:ctrlPr>
              <w:rPr>
                <w:rFonts w:ascii="Cambria Math" w:hAnsi="Cambria Math"/>
                <w:i/>
              </w:rPr>
            </m:ctrlPr>
          </m:sSupPr>
          <m:e>
            <m:r>
              <w:rPr>
                <w:rFonts w:ascii="Cambria Math" w:hAnsi="Cambria Math"/>
              </w:rPr>
              <m:t>s</m:t>
            </m:r>
          </m:e>
          <m:sup>
            <m:r>
              <w:rPr>
                <w:rFonts w:ascii="Cambria Math" w:hAnsi="Cambria Math"/>
              </w:rPr>
              <m:t>-1</m:t>
            </m:r>
          </m:sup>
        </m:sSup>
      </m:oMath>
      <w:r w:rsidRPr="00C26C40">
        <w:t xml:space="preserve"> to accurately predict the target &gt;90% extraction efficiency over a standard 2 to 4-hour reactor residence time at 110°C.</w:t>
      </w:r>
    </w:p>
    <w:p w14:paraId="2001E25B" w14:textId="77777777" w:rsidR="00E87A3B" w:rsidRPr="00C26C40" w:rsidRDefault="00E87A3B" w:rsidP="00134FFF">
      <w:pPr>
        <w:pStyle w:val="Heading3"/>
      </w:pPr>
      <w:bookmarkStart w:id="85" w:name="_Toc227240607"/>
      <w:bookmarkStart w:id="86" w:name="_Toc235285243"/>
      <w:bookmarkStart w:id="87" w:name="_Toc237244917"/>
      <w:r w:rsidRPr="00C26C40">
        <w:lastRenderedPageBreak/>
        <w:t>Competing Iron Dissolution Kinetics</w:t>
      </w:r>
      <w:bookmarkEnd w:id="85"/>
      <w:bookmarkEnd w:id="86"/>
      <w:bookmarkEnd w:id="87"/>
    </w:p>
    <w:p w14:paraId="03557E7A" w14:textId="77777777" w:rsidR="00E87A3B" w:rsidRPr="00C26C40" w:rsidRDefault="00E87A3B" w:rsidP="00E87A3B">
      <w:r w:rsidRPr="00C26C40">
        <w:t>A critical competing reaction that must be accounted for is the partial dissolution of iron-bearing impurity minerals. Haematite (</w:t>
      </w:r>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w:r w:rsidRPr="00C26C40">
        <w:t>) reacts with hydrochloric acid according to the molecular equation:</w:t>
      </w:r>
    </w:p>
    <w:p w14:paraId="01E1B164" w14:textId="77777777" w:rsidR="00E87A3B" w:rsidRPr="00C26C40" w:rsidRDefault="00E87A3B" w:rsidP="00E87A3B">
      <m:oMathPara>
        <m:oMath>
          <m:r>
            <w:rPr>
              <w:rFonts w:ascii="Cambria Math" w:hAnsi="Cambria Math"/>
            </w:rPr>
            <m:t>F</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m:rPr>
                  <m:sty m:val="p"/>
                </m:rPr>
                <w:rPr>
                  <w:rFonts w:ascii="Cambria Math" w:hAnsi="Cambria Math"/>
                </w:rPr>
                <m:t>3</m:t>
              </m:r>
              <m:d>
                <m:dPr>
                  <m:ctrlPr>
                    <w:rPr>
                      <w:rFonts w:ascii="Cambria Math" w:hAnsi="Cambria Math"/>
                    </w:rPr>
                  </m:ctrlPr>
                </m:dPr>
                <m:e>
                  <m:r>
                    <w:rPr>
                      <w:rFonts w:ascii="Cambria Math" w:hAnsi="Cambria Math"/>
                    </w:rPr>
                    <m:t>s</m:t>
                  </m:r>
                </m:e>
              </m:d>
            </m:sub>
          </m:sSub>
          <m:r>
            <m:rPr>
              <m:sty m:val="p"/>
            </m:rPr>
            <w:rPr>
              <w:rFonts w:ascii="Cambria Math" w:hAnsi="Cambria Math"/>
            </w:rPr>
            <m:t>+6</m:t>
          </m:r>
          <m:r>
            <w:rPr>
              <w:rFonts w:ascii="Cambria Math" w:hAnsi="Cambria Math"/>
            </w:rPr>
            <m:t>HC</m:t>
          </m:r>
          <m:sSub>
            <m:sSubPr>
              <m:ctrlPr>
                <w:rPr>
                  <w:rFonts w:ascii="Cambria Math" w:hAnsi="Cambria Math"/>
                </w:rPr>
              </m:ctrlPr>
            </m:sSubPr>
            <m:e>
              <m:r>
                <w:rPr>
                  <w:rFonts w:ascii="Cambria Math" w:hAnsi="Cambria Math"/>
                </w:rPr>
                <m:t>l</m:t>
              </m:r>
            </m:e>
            <m:sub>
              <m:r>
                <w:rPr>
                  <w:rFonts w:ascii="Cambria Math" w:hAnsi="Cambria Math"/>
                </w:rPr>
                <m:t>aq</m:t>
              </m:r>
            </m:sub>
          </m:sSub>
          <m:r>
            <m:rPr>
              <m:sty m:val="p"/>
            </m:rPr>
            <w:rPr>
              <w:rFonts w:ascii="Cambria Math" w:hAnsi="Cambria Math"/>
            </w:rPr>
            <m:t>→2</m:t>
          </m:r>
          <m:r>
            <w:rPr>
              <w:rFonts w:ascii="Cambria Math" w:hAnsi="Cambria Math"/>
            </w:rPr>
            <m:t>FeC</m:t>
          </m:r>
          <m:sSub>
            <m:sSubPr>
              <m:ctrlPr>
                <w:rPr>
                  <w:rFonts w:ascii="Cambria Math" w:hAnsi="Cambria Math"/>
                </w:rPr>
              </m:ctrlPr>
            </m:sSubPr>
            <m:e>
              <m:r>
                <w:rPr>
                  <w:rFonts w:ascii="Cambria Math" w:hAnsi="Cambria Math"/>
                </w:rPr>
                <m:t>l</m:t>
              </m:r>
            </m:e>
            <m:sub>
              <m:r>
                <m:rPr>
                  <m:sty m:val="p"/>
                </m:rPr>
                <w:rPr>
                  <w:rFonts w:ascii="Cambria Math" w:hAnsi="Cambria Math"/>
                </w:rPr>
                <m:t>3</m:t>
              </m:r>
              <m:d>
                <m:dPr>
                  <m:ctrlPr>
                    <w:rPr>
                      <w:rFonts w:ascii="Cambria Math" w:hAnsi="Cambria Math"/>
                    </w:rPr>
                  </m:ctrlPr>
                </m:dPr>
                <m:e>
                  <m:r>
                    <w:rPr>
                      <w:rFonts w:ascii="Cambria Math" w:hAnsi="Cambria Math"/>
                    </w:rPr>
                    <m:t>aq</m:t>
                  </m:r>
                </m:e>
              </m:d>
            </m:sub>
          </m:sSub>
          <m:r>
            <m:rPr>
              <m:sty m:val="p"/>
            </m:rPr>
            <w:rPr>
              <w:rFonts w:ascii="Cambria Math" w:hAnsi="Cambria Math"/>
            </w:rPr>
            <m:t>+3</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l</m:t>
              </m:r>
            </m:sub>
          </m:sSub>
        </m:oMath>
      </m:oMathPara>
    </w:p>
    <w:p w14:paraId="4A5EFD1A" w14:textId="77777777" w:rsidR="00E87A3B" w:rsidRPr="00C26C40" w:rsidRDefault="00E87A3B" w:rsidP="00E87A3B">
      <w:r w:rsidRPr="00C26C40">
        <w:t>Represented in the electrolytic form utilised for the simulation:</w:t>
      </w:r>
    </w:p>
    <w:p w14:paraId="3920BBFE" w14:textId="77777777" w:rsidR="00E87A3B" w:rsidRPr="00C26C40" w:rsidRDefault="00E87A3B" w:rsidP="00E87A3B">
      <m:oMathPara>
        <m:oMath>
          <m:r>
            <w:rPr>
              <w:rFonts w:ascii="Cambria Math" w:hAnsi="Cambria Math"/>
            </w:rPr>
            <m:t>F</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m:rPr>
                  <m:sty m:val="p"/>
                </m:rPr>
                <w:rPr>
                  <w:rFonts w:ascii="Cambria Math" w:hAnsi="Cambria Math"/>
                </w:rPr>
                <m:t>3</m:t>
              </m:r>
              <m:d>
                <m:dPr>
                  <m:ctrlPr>
                    <w:rPr>
                      <w:rFonts w:ascii="Cambria Math" w:hAnsi="Cambria Math"/>
                    </w:rPr>
                  </m:ctrlPr>
                </m:dPr>
                <m:e>
                  <m:r>
                    <w:rPr>
                      <w:rFonts w:ascii="Cambria Math" w:hAnsi="Cambria Math"/>
                    </w:rPr>
                    <m:t>s</m:t>
                  </m:r>
                </m:e>
              </m:d>
            </m:sub>
          </m:sSub>
          <m:r>
            <m:rPr>
              <m:sty m:val="p"/>
            </m:rPr>
            <w:rPr>
              <w:rFonts w:ascii="Cambria Math" w:hAnsi="Cambria Math"/>
            </w:rPr>
            <m:t>+6</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sSup>
            <m:sSupPr>
              <m:ctrlPr>
                <w:rPr>
                  <w:rFonts w:ascii="Cambria Math" w:hAnsi="Cambria Math"/>
                </w:rPr>
              </m:ctrlPr>
            </m:sSupPr>
            <m:e>
              <m:r>
                <w:rPr>
                  <w:rFonts w:ascii="Cambria Math" w:hAnsi="Cambria Math"/>
                </w:rPr>
                <m:t>O</m:t>
              </m:r>
            </m:e>
            <m:sup>
              <m:r>
                <m:rPr>
                  <m:sty m:val="p"/>
                </m:rPr>
                <w:rPr>
                  <w:rFonts w:ascii="Cambria Math" w:hAnsi="Cambria Math"/>
                </w:rPr>
                <m:t>+</m:t>
              </m:r>
            </m:sup>
          </m:sSup>
          <m:r>
            <m:rPr>
              <m:sty m:val="p"/>
            </m:rPr>
            <w:rPr>
              <w:rFonts w:ascii="Cambria Math" w:hAnsi="Cambria Math"/>
            </w:rPr>
            <m:t>→2</m:t>
          </m:r>
          <m:r>
            <w:rPr>
              <w:rFonts w:ascii="Cambria Math" w:hAnsi="Cambria Math"/>
            </w:rPr>
            <m:t>F</m:t>
          </m:r>
          <m:sSup>
            <m:sSupPr>
              <m:ctrlPr>
                <w:rPr>
                  <w:rFonts w:ascii="Cambria Math" w:hAnsi="Cambria Math"/>
                </w:rPr>
              </m:ctrlPr>
            </m:sSupPr>
            <m:e>
              <m:r>
                <w:rPr>
                  <w:rFonts w:ascii="Cambria Math" w:hAnsi="Cambria Math"/>
                </w:rPr>
                <m:t>e</m:t>
              </m:r>
            </m:e>
            <m:sup>
              <m:r>
                <m:rPr>
                  <m:sty m:val="p"/>
                </m:rPr>
                <w:rPr>
                  <w:rFonts w:ascii="Cambria Math" w:hAnsi="Cambria Math"/>
                </w:rPr>
                <m:t>3+</m:t>
              </m:r>
            </m:sup>
          </m:sSup>
          <m:r>
            <m:rPr>
              <m:sty m:val="p"/>
            </m:rPr>
            <w:rPr>
              <w:rFonts w:ascii="Cambria Math" w:hAnsi="Cambria Math"/>
            </w:rPr>
            <m:t>+9</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l</m:t>
              </m:r>
            </m:sub>
          </m:sSub>
          <m:r>
            <m:rPr>
              <m:sty m:val="p"/>
            </m:rPr>
            <w:rPr>
              <w:rFonts w:ascii="Cambria Math" w:hAnsi="Cambria Math"/>
            </w:rPr>
            <m:t xml:space="preserve"> </m:t>
          </m:r>
        </m:oMath>
      </m:oMathPara>
    </w:p>
    <w:p w14:paraId="37D8DF2F" w14:textId="77777777" w:rsidR="00E87A3B" w:rsidRPr="00C26C40" w:rsidRDefault="00E87A3B" w:rsidP="00E87A3B">
      <w:r w:rsidRPr="00C26C40">
        <w:t xml:space="preserve">These reactions consume acid and introduce parasitic. </w:t>
      </w:r>
      <m:oMath>
        <m:r>
          <w:rPr>
            <w:rFonts w:ascii="Cambria Math" w:hAnsi="Cambria Math"/>
          </w:rPr>
          <m:t>F</m:t>
        </m:r>
        <m:sSup>
          <m:sSupPr>
            <m:ctrlPr>
              <w:rPr>
                <w:rFonts w:ascii="Cambria Math" w:hAnsi="Cambria Math"/>
                <w:i/>
              </w:rPr>
            </m:ctrlPr>
          </m:sSupPr>
          <m:e>
            <m:r>
              <w:rPr>
                <w:rFonts w:ascii="Cambria Math" w:hAnsi="Cambria Math"/>
              </w:rPr>
              <m:t>e</m:t>
            </m:r>
          </m:e>
          <m:sup>
            <m:r>
              <w:rPr>
                <w:rFonts w:ascii="Cambria Math" w:hAnsi="Cambria Math"/>
              </w:rPr>
              <m:t>3+</m:t>
            </m:r>
          </m:sup>
        </m:sSup>
      </m:oMath>
      <w:r w:rsidRPr="00C26C40">
        <w:t xml:space="preserve"> into the leach liquor. The </w:t>
      </w:r>
      <m:oMath>
        <m:r>
          <w:rPr>
            <w:rFonts w:ascii="Cambria Math" w:hAnsi="Cambria Math"/>
          </w:rPr>
          <m:t>F</m:t>
        </m:r>
        <m:sSup>
          <m:sSupPr>
            <m:ctrlPr>
              <w:rPr>
                <w:rFonts w:ascii="Cambria Math" w:hAnsi="Cambria Math"/>
                <w:i/>
              </w:rPr>
            </m:ctrlPr>
          </m:sSupPr>
          <m:e>
            <m:r>
              <w:rPr>
                <w:rFonts w:ascii="Cambria Math" w:hAnsi="Cambria Math"/>
              </w:rPr>
              <m:t>e</m:t>
            </m:r>
          </m:e>
          <m:sup>
            <m:r>
              <w:rPr>
                <w:rFonts w:ascii="Cambria Math" w:hAnsi="Cambria Math"/>
              </w:rPr>
              <m:t>3+</m:t>
            </m:r>
          </m:sup>
        </m:sSup>
      </m:oMath>
      <w:r w:rsidRPr="00C26C40">
        <w:t xml:space="preserve"> must be removed downstream by neutralisation with </w:t>
      </w:r>
      <m:oMath>
        <m:r>
          <w:rPr>
            <w:rFonts w:ascii="Cambria Math" w:hAnsi="Cambria Math"/>
          </w:rPr>
          <m:t>CaC</m:t>
        </m:r>
        <m:sSub>
          <m:sSubPr>
            <m:ctrlPr>
              <w:rPr>
                <w:rFonts w:ascii="Cambria Math" w:hAnsi="Cambria Math"/>
                <w:i/>
              </w:rPr>
            </m:ctrlPr>
          </m:sSubPr>
          <m:e>
            <m:r>
              <w:rPr>
                <w:rFonts w:ascii="Cambria Math" w:hAnsi="Cambria Math"/>
              </w:rPr>
              <m:t>O</m:t>
            </m:r>
          </m:e>
          <m:sub>
            <m:r>
              <w:rPr>
                <w:rFonts w:ascii="Cambria Math" w:hAnsi="Cambria Math"/>
              </w:rPr>
              <m:t>3</m:t>
            </m:r>
          </m:sub>
        </m:sSub>
      </m:oMath>
      <w:r w:rsidRPr="00C26C40">
        <w:t xml:space="preserve">, which precipitates solid </w:t>
      </w:r>
      <m:oMath>
        <m:r>
          <w:rPr>
            <w:rFonts w:ascii="Cambria Math" w:hAnsi="Cambria Math"/>
          </w:rPr>
          <m:t>Fe</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oMath>
      <w:r w:rsidRPr="00C26C40">
        <w:t xml:space="preserve"> while generating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C26C40">
        <w:t xml:space="preserve"> gas as a by-product).</w:t>
      </w:r>
    </w:p>
    <w:p w14:paraId="15F6D4BC" w14:textId="6523A2BC" w:rsidR="00E87A3B" w:rsidRPr="00C26C40" w:rsidRDefault="00E87A3B" w:rsidP="00E87A3B">
      <w:r w:rsidRPr="00C26C40">
        <w:t xml:space="preserve">The kinetic parameters for this parasitic side-reaction are based on the foundational hydrometallurgical models established by </w:t>
      </w:r>
      <w:sdt>
        <w:sdtPr>
          <w:rPr>
            <w:color w:val="000000"/>
          </w:rPr>
          <w:tag w:val="MENDELEY_CITATION_v3_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"/>
          <w:id w:val="-1457408265"/>
          <w:placeholder>
            <w:docPart w:val="B106E1C8028845688D5320FB5BE51029"/>
          </w:placeholder>
        </w:sdtPr>
        <w:sdtEndPr/>
        <w:sdtContent>
          <w:r w:rsidR="00A37BED" w:rsidRPr="00A37BED">
            <w:rPr>
              <w:color w:val="000000"/>
            </w:rPr>
            <w:t>(Majima et al., 1985)</w:t>
          </w:r>
        </w:sdtContent>
      </w:sdt>
      <w:r w:rsidRPr="00C26C40">
        <w:t xml:space="preserve"> for the dissolution of iron oxides in aqueous acidic solutions. Hematite dissolution is notoriously stubborn, characterised by a lower activation energy but a drastically smaller pre-exponential factor compared to gibbsite, which dictates its slower leaching rate.</w:t>
      </w:r>
    </w:p>
    <w:p w14:paraId="394BEECA" w14:textId="77777777" w:rsidR="00E87A3B" w:rsidRPr="00C26C40" w:rsidRDefault="00E87A3B" w:rsidP="00E87A3B">
      <w:r w:rsidRPr="00C26C40">
        <w:t>The empirical rate equation for hematite dissolution in the digester is modelled similarly as a pseudo-first-order surface reaction:</w:t>
      </w:r>
    </w:p>
    <w:p w14:paraId="31148198" w14:textId="77777777" w:rsidR="00E87A3B" w:rsidRPr="00C26C40" w:rsidRDefault="003D0B1E" w:rsidP="00E87A3B">
      <m:oMathPara>
        <m:oMath>
          <m:sSub>
            <m:sSubPr>
              <m:ctrlPr>
                <w:rPr>
                  <w:rFonts w:ascii="Cambria Math" w:hAnsi="Cambria Math"/>
                </w:rPr>
              </m:ctrlPr>
            </m:sSubPr>
            <m:e>
              <m:r>
                <w:rPr>
                  <w:rFonts w:ascii="Cambria Math" w:hAnsi="Cambria Math"/>
                </w:rPr>
                <m:t>r</m:t>
              </m:r>
            </m:e>
            <m:sub>
              <m:r>
                <w:rPr>
                  <w:rFonts w:ascii="Cambria Math" w:hAnsi="Cambria Math"/>
                </w:rPr>
                <m:t>Fe</m:t>
              </m:r>
            </m:sub>
          </m:sSub>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F</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m:rPr>
                          <m:sty m:val="p"/>
                        </m:rPr>
                        <w:rPr>
                          <w:rFonts w:ascii="Cambria Math" w:hAnsi="Cambria Math"/>
                        </w:rPr>
                        <m:t>3</m:t>
                      </m:r>
                    </m:sub>
                  </m:sSub>
                </m:e>
              </m:d>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3</m:t>
                      </m:r>
                    </m:sub>
                  </m:sSub>
                  <m:sSup>
                    <m:sSupPr>
                      <m:ctrlPr>
                        <w:rPr>
                          <w:rFonts w:ascii="Cambria Math" w:hAnsi="Cambria Math"/>
                        </w:rPr>
                      </m:ctrlPr>
                    </m:sSupPr>
                    <m:e>
                      <m:r>
                        <w:rPr>
                          <w:rFonts w:ascii="Cambria Math" w:hAnsi="Cambria Math"/>
                        </w:rPr>
                        <m:t>O</m:t>
                      </m:r>
                    </m:e>
                    <m:sup>
                      <m:r>
                        <m:rPr>
                          <m:sty m:val="p"/>
                        </m:rPr>
                        <w:rPr>
                          <w:rFonts w:ascii="Cambria Math" w:hAnsi="Cambria Math"/>
                        </w:rPr>
                        <m:t>+</m:t>
                      </m:r>
                    </m:sup>
                  </m:sSup>
                </m:e>
              </m:d>
            </m:e>
            <m:sup>
              <m:r>
                <m:rPr>
                  <m:sty m:val="p"/>
                </m:rPr>
                <w:rPr>
                  <w:rFonts w:ascii="Cambria Math" w:hAnsi="Cambria Math"/>
                </w:rPr>
                <m:t>0</m:t>
              </m:r>
            </m:sup>
          </m:sSup>
        </m:oMath>
      </m:oMathPara>
    </w:p>
    <w:p w14:paraId="7ABC5F42" w14:textId="30FA0F50" w:rsidR="00E87A3B" w:rsidRPr="00C26C40" w:rsidRDefault="00E87A3B" w:rsidP="00E87A3B">
      <w:r w:rsidRPr="00C26C40">
        <w:t>For the simulation framework, the activation energy (</w:t>
      </w:r>
      <m:oMath>
        <m:sSub>
          <m:sSubPr>
            <m:ctrlPr>
              <w:rPr>
                <w:rFonts w:ascii="Cambria Math" w:hAnsi="Cambria Math"/>
                <w:i/>
              </w:rPr>
            </m:ctrlPr>
          </m:sSubPr>
          <m:e>
            <m:r>
              <w:rPr>
                <w:rFonts w:ascii="Cambria Math" w:hAnsi="Cambria Math"/>
              </w:rPr>
              <m:t>E</m:t>
            </m:r>
          </m:e>
          <m:sub>
            <m:r>
              <w:rPr>
                <w:rFonts w:ascii="Cambria Math" w:hAnsi="Cambria Math"/>
              </w:rPr>
              <m:t>a</m:t>
            </m:r>
          </m:sub>
        </m:sSub>
      </m:oMath>
      <w:r w:rsidRPr="00C26C40">
        <w:t>) for chemically controlled hematite dissolution is specified as 77,700 J/mol (77.7 kJ/mol), with a pre-exponential baseline factor (</w:t>
      </w:r>
      <m:oMath>
        <m:r>
          <w:rPr>
            <w:rFonts w:ascii="Cambria Math" w:hAnsi="Cambria Math"/>
          </w:rPr>
          <m:t>A</m:t>
        </m:r>
      </m:oMath>
      <w:r w:rsidRPr="00C26C40">
        <w:t xml:space="preserve">) of </w:t>
      </w:r>
      <m:oMath>
        <m:r>
          <w:rPr>
            <w:rFonts w:ascii="Cambria Math" w:hAnsi="Cambria Math"/>
          </w:rPr>
          <m:t>1.0×</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-1</m:t>
            </m:r>
          </m:sup>
        </m:sSup>
      </m:oMath>
      <w:r w:rsidRPr="00C26C40">
        <w:t xml:space="preserve"> </w:t>
      </w:r>
      <w:sdt>
        <w:sdtPr>
          <w:rPr>
            <w:color w:val="000000"/>
          </w:rPr>
          <w:tag w:val="MENDELEY_CITATION_v3_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"/>
          <w:id w:val="572784704"/>
          <w:placeholder>
            <w:docPart w:val="C409326AA566458490CE8733BBF83886"/>
          </w:placeholder>
        </w:sdtPr>
        <w:sdtEndPr/>
        <w:sdtContent>
          <w:r w:rsidR="00A37BED" w:rsidRPr="00A37BED">
            <w:rPr>
              <w:color w:val="000000"/>
            </w:rPr>
            <w:t>(Majima et al., 1985)</w:t>
          </w:r>
        </w:sdtContent>
      </w:sdt>
      <w:r w:rsidRPr="00C26C40">
        <w:t>. This parameterisation successfully allows the Aspen Plus model to simultaneously calculate the rapid, high-yield extraction of aluminium alongside the slow, parasitic fractional leaching of iron.</w:t>
      </w:r>
    </w:p>
    <w:p w14:paraId="279F6C47" w14:textId="77777777" w:rsidR="00E87A3B" w:rsidRPr="00C26C40" w:rsidRDefault="00E87A3B" w:rsidP="00F02060">
      <w:pPr>
        <w:pStyle w:val="Heading2"/>
      </w:pPr>
      <w:bookmarkStart w:id="88" w:name="_Toc227240608"/>
      <w:bookmarkStart w:id="89" w:name="_Toc235285244"/>
      <w:bookmarkStart w:id="90" w:name="_Toc237244918"/>
      <w:r w:rsidRPr="00C26C40">
        <w:lastRenderedPageBreak/>
        <w:t>REVIEW OF PRODUCTION TECHNOLOGIES</w:t>
      </w:r>
      <w:bookmarkEnd w:id="81"/>
      <w:bookmarkEnd w:id="88"/>
      <w:bookmarkEnd w:id="89"/>
      <w:bookmarkEnd w:id="90"/>
    </w:p>
    <w:p w14:paraId="2A0998AA" w14:textId="77777777" w:rsidR="00E87A3B" w:rsidRPr="00C26C40" w:rsidRDefault="00E87A3B" w:rsidP="00134FFF">
      <w:pPr>
        <w:pStyle w:val="Heading3"/>
      </w:pPr>
      <w:bookmarkStart w:id="91" w:name="_Toc222349274"/>
      <w:bookmarkStart w:id="92" w:name="_Toc227240609"/>
      <w:bookmarkStart w:id="93" w:name="_Toc235285245"/>
      <w:bookmarkStart w:id="94" w:name="_Toc237244919"/>
      <w:r w:rsidRPr="00C26C40">
        <w:t>The Alkaline (Bayer) Route</w:t>
      </w:r>
      <w:bookmarkEnd w:id="91"/>
      <w:bookmarkEnd w:id="92"/>
      <w:bookmarkEnd w:id="93"/>
      <w:bookmarkEnd w:id="94"/>
    </w:p>
    <w:p w14:paraId="4D32866D" w14:textId="77777777" w:rsidR="00E87A3B" w:rsidRPr="00C26C40" w:rsidRDefault="00E87A3B" w:rsidP="00E87A3B">
      <w:r w:rsidRPr="00C26C40">
        <w:t>The Bayer process is the principal industrial method for refining bauxite into high-purity alumina (</w:t>
      </w:r>
      <m:oMath>
        <m:r>
          <w:rPr>
            <w:rFonts w:ascii="Cambria Math" w:hAnsi="Cambria Math"/>
          </w:rPr>
          <m:t>Al₂O₃</m:t>
        </m:r>
      </m:oMath>
      <w:r w:rsidRPr="00C26C40">
        <w:t>). Developed by Carl Josef Bayer in 1887–1892, the process involves the dissolution of bauxite in concentrated sodium hydroxide (</w:t>
      </w:r>
      <m:oMath>
        <m:r>
          <w:rPr>
            <w:rFonts w:ascii="Cambria Math" w:hAnsi="Cambria Math"/>
          </w:rPr>
          <m:t>NaOH</m:t>
        </m:r>
      </m:oMath>
      <w:r w:rsidRPr="00C26C40">
        <w:t>) solution at temperatures of 140–280°C and elevated pressures of 3–5 bar, forming soluble sodium aluminate (</w:t>
      </w:r>
      <m:oMath>
        <m:r>
          <w:rPr>
            <w:rFonts w:ascii="Cambria Math" w:hAnsi="Cambria Math"/>
          </w:rPr>
          <m:t>NaAlO₂</m:t>
        </m:r>
      </m:oMath>
      <w:r w:rsidRPr="00C26C40">
        <w:t xml:space="preserve">). After clarification, to remove the insoluble iron-rich residue (red mud), the sodium aluminate solution is seeded with </w:t>
      </w:r>
      <m:oMath>
        <m:r>
          <w:rPr>
            <w:rFonts w:ascii="Cambria Math" w:hAnsi="Cambria Math"/>
          </w:rPr>
          <m:t>Al(OH)₃</m:t>
        </m:r>
      </m:oMath>
      <w:r w:rsidRPr="00C26C40">
        <w:t xml:space="preserve"> crystals and cooled, driving precipitation of pure aluminium trihydrate (gibbsite). The precipitate is then calcined at 950–1,200°C to produce smelter-grade alumina (</w:t>
      </w:r>
      <m:oMath>
        <m:r>
          <w:rPr>
            <w:rFonts w:ascii="Cambria Math" w:hAnsi="Cambria Math"/>
          </w:rPr>
          <m:t>Al₂O₃</m:t>
        </m:r>
      </m:oMath>
      <w:r w:rsidRPr="00C26C40">
        <w:t>).</w:t>
      </w:r>
    </w:p>
    <w:p w14:paraId="265BE72E" w14:textId="59974ADA" w:rsidR="00E87A3B" w:rsidRPr="00C26C40" w:rsidRDefault="00E87A3B" w:rsidP="00E87A3B">
      <w:r w:rsidRPr="00C26C40">
        <w:t xml:space="preserve">The Bayer process is indispensable for aluminium smelting, where the highest-purity alumina is required. It achieves almost complete rejection of silica, iron, and titanium impurities. However, for PAC production, the Bayer route introduces a critically wasteful intermediate step: the high-purity alumina must be re-dissolved in hydrochloric acid to generate the aluminium chloride solution, which is then subjected to controlled polymerisation. This “dissolve–calcine–re-dissolve” sequence is both energy-intensive and capital-intensive, requiring autoclave pressure vessels, </w:t>
      </w:r>
      <m:oMath>
        <m:r>
          <w:rPr>
            <w:rFonts w:ascii="Cambria Math" w:hAnsi="Cambria Math"/>
          </w:rPr>
          <m:t>NaOH</m:t>
        </m:r>
      </m:oMath>
      <w:r w:rsidRPr="00C26C40">
        <w:t xml:space="preserve"> recovery systems and high-temperature calciners that are economically redundant for a product (PAC) that does not require the extreme purity levels achieved by the Bayer process </w:t>
      </w:r>
      <w:sdt>
        <w:sdtPr>
          <w:rPr>
            <w:color w:val="000000"/>
          </w:rPr>
          <w:tag w:val="MENDELEY_CITATION_v3_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"/>
          <w:id w:val="1975487790"/>
          <w:placeholder>
            <w:docPart w:val="B106E1C8028845688D5320FB5BE51029"/>
          </w:placeholder>
        </w:sdtPr>
        <w:sdtEndPr/>
        <w:sdtContent>
          <w:r w:rsidR="00A37BED" w:rsidRPr="00A37BED">
            <w:rPr>
              <w:rFonts w:eastAsia="Times New Roman"/>
              <w:color w:val="000000"/>
            </w:rPr>
            <w:t>(Zouboulis &amp; Tzoupanos, 2010)</w:t>
          </w:r>
        </w:sdtContent>
      </w:sdt>
      <w:r w:rsidRPr="00C26C40">
        <w:t>.</w:t>
      </w:r>
    </w:p>
    <w:p w14:paraId="2EC0928C" w14:textId="77777777" w:rsidR="00E87A3B" w:rsidRPr="00C26C40" w:rsidRDefault="00E87A3B" w:rsidP="00E87A3B">
      <w:r w:rsidRPr="00C26C40">
        <w:t xml:space="preserve">The Bayer process also generates copious quantities of red mud (typically 1.0–1.5 tonnes per tonne of alumina produced), a strongly alkaline (pH 10–13) slurry containing iron oxides, titanium oxide, residual silica, and trace heavy metals. Red mud disposal represents one of the most challenging environmental liabilities in the aluminium industry globally, requiring engineered impoundment structures and active monitoring. The 2010 </w:t>
      </w:r>
      <w:r w:rsidRPr="00C26C40">
        <w:lastRenderedPageBreak/>
        <w:t>Ajkai Timföldgyár alumina plant disaster in Hungary, in which approximately one million cubic metres of red mud escaped from a storage reservoir, resulting in fatalities and widespread environmental contamination, illustrates the severity of this hazard. For a developing economy such as Ghana, the environmental and financial regulatory and management burden of managing Bayer red mud is a significant additional argument against adopting this route for PAC production.</w:t>
      </w:r>
    </w:p>
    <w:p w14:paraId="2CC2DF99" w14:textId="77777777" w:rsidR="00E87A3B" w:rsidRPr="00C26C40" w:rsidRDefault="00E87A3B" w:rsidP="00E87A3B">
      <w:r w:rsidRPr="00C26C40">
        <w:t>The importance of the Bayer process should nonetheless be acknowledged within the broader GIADEC framework. If Ghana were to develop a fully integrated aluminium industry, including a smelter, the Bayer process would be indispensable for producing smelter-grade alumina. In that future scenario, the Bayer alumina plant could supply alumina as the feedstock for a PAC production unit using the re-dissolution route. However, for the current project, in the absence of an integrated aluminium smelter, the direct acid leaching route is unambiguously the more appropriate technology.</w:t>
      </w:r>
    </w:p>
    <w:p w14:paraId="4B08C926" w14:textId="77777777" w:rsidR="00E87A3B" w:rsidRPr="00C26C40" w:rsidRDefault="00E87A3B" w:rsidP="00134FFF">
      <w:pPr>
        <w:pStyle w:val="Heading3"/>
      </w:pPr>
      <w:bookmarkStart w:id="95" w:name="_Toc222349275"/>
      <w:bookmarkStart w:id="96" w:name="_Toc227240610"/>
      <w:bookmarkStart w:id="97" w:name="_Toc235285246"/>
      <w:bookmarkStart w:id="98" w:name="_Toc237244920"/>
      <w:r w:rsidRPr="00C26C40">
        <w:t>Direct Acid Leaching Route</w:t>
      </w:r>
      <w:bookmarkEnd w:id="95"/>
      <w:bookmarkEnd w:id="96"/>
      <w:bookmarkEnd w:id="97"/>
      <w:bookmarkEnd w:id="98"/>
    </w:p>
    <w:p w14:paraId="2B19851B" w14:textId="77777777" w:rsidR="00E87A3B" w:rsidRPr="00C26C40" w:rsidRDefault="00E87A3B" w:rsidP="00E87A3B">
      <w:r w:rsidRPr="00C26C40">
        <w:t>Direct acid leaching offers a streamlined synthesis route well suited to the production of liquid or solid coagulants. Raw or beneficiated bauxite is reacted directly with a mineral acid, in this case hydrochloric acid, at temperatures of 90–110°C and atmospheric pressure, dissolving the aluminium-bearing minerals and generating aluminium chloride (</w:t>
      </w:r>
      <m:oMath>
        <m:r>
          <w:rPr>
            <w:rFonts w:ascii="Cambria Math" w:hAnsi="Cambria Math"/>
          </w:rPr>
          <m:t>AlCl₃</m:t>
        </m:r>
      </m:oMath>
      <w:r w:rsidRPr="00C26C40">
        <w:t>) solution. Following solid-liquid separation to remove insoluble iron oxide and silica residue (red mud), the filtrate is subjected to controlled basicity adjustment by careful addition of a base (calcium carbonate, sodium carbonate, or sodium aluminate), thereby inducing hydrolytic polymerisation to form the Al₁₃ Keggin polycation. The resulting PAC solution is then processed into the desired product form.</w:t>
      </w:r>
    </w:p>
    <w:p w14:paraId="0D142F88" w14:textId="67D6F4EC" w:rsidR="00E87A3B" w:rsidRPr="00C26C40" w:rsidRDefault="00E87A3B" w:rsidP="00E87A3B">
      <w:r w:rsidRPr="00C26C40">
        <w:t xml:space="preserve">The superiority of hydrochloric acid over sulphuric acid as the lixiviant for PAC production is well established in the literature and is rooted in the coordination chemistry </w:t>
      </w:r>
      <w:r w:rsidRPr="00C26C40">
        <w:lastRenderedPageBreak/>
        <w:t xml:space="preserve">of the Al³⁺ ion. As discussed in Section 2.2, the chloride counter-ion preferentially occupies the outer coordination sphere, providing charge balance without forming the bridging bonds that would cause premature condensation of the polymeric network. Sulphuric acid, by contrast, can form inner-sphere sulphate bridges between aluminium centres, disrupting the controlled polymerisation and leading to precipitation at lower basicity values </w:t>
      </w:r>
      <w:sdt>
        <w:sdtPr>
          <w:rPr>
            <w:color w:val="000000"/>
          </w:rPr>
          <w:tag w:val="MENDELEY_CITATION_v3_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"/>
          <w:id w:val="-332842131"/>
          <w:placeholder>
            <w:docPart w:val="B106E1C8028845688D5320FB5BE51029"/>
          </w:placeholder>
        </w:sdtPr>
        <w:sdtEndPr/>
        <w:sdtContent>
          <w:r w:rsidR="00A37BED" w:rsidRPr="00A37BED">
            <w:rPr>
              <w:color w:val="000000"/>
            </w:rPr>
            <w:t>(Wang et al., 2004)</w:t>
          </w:r>
        </w:sdtContent>
      </w:sdt>
      <w:r w:rsidRPr="00C26C40">
        <w:t>. The use of HCl also prevents sulphate carry-over into the product, a quality concern for drinking water coagulants.</w:t>
      </w:r>
    </w:p>
    <w:p w14:paraId="5A703C43" w14:textId="23C36D6E" w:rsidR="00E87A3B" w:rsidRPr="00C26C40" w:rsidRDefault="00E87A3B" w:rsidP="00E87A3B">
      <w:pPr>
        <w:pStyle w:val="Caption"/>
      </w:pPr>
      <w:bookmarkStart w:id="99" w:name="_Toc223763354"/>
      <w:bookmarkStart w:id="100" w:name="_Toc236081930"/>
      <w:bookmarkStart w:id="101" w:name="_Toc237244831"/>
      <w:r w:rsidRPr="00C26C40">
        <w:t xml:space="preserve">Table </w:t>
      </w:r>
      <w:fldSimple w:instr=" STYLEREF 1 \s ">
        <w:r w:rsidR="006221B8">
          <w:rPr>
            <w:noProof/>
          </w:rPr>
          <w:t>2</w:t>
        </w:r>
      </w:fldSimple>
      <w:r w:rsidR="00B61202">
        <w:noBreakHyphen/>
      </w:r>
      <w:fldSimple w:instr=" SEQ Table \* ARABIC \s 1 ">
        <w:r w:rsidR="006221B8">
          <w:rPr>
            <w:noProof/>
          </w:rPr>
          <w:t>2</w:t>
        </w:r>
      </w:fldSimple>
      <w:r w:rsidRPr="00C26C40">
        <w:t xml:space="preserve">  Comparative Evaluation of the Alkaline (Bayer) Route and the Direct Acid Leaching Route for PAC Production</w:t>
      </w:r>
      <w:bookmarkEnd w:id="99"/>
      <w:bookmarkEnd w:id="100"/>
      <w:bookmarkEnd w:id="101"/>
    </w:p>
    <w:tbl>
      <w:tblPr>
        <w:tblStyle w:val="TableGrid"/>
        <w:tblW w:w="8500" w:type="dxa"/>
        <w:tblLook w:val="04A0" w:firstRow="1" w:lastRow="0" w:firstColumn="1" w:lastColumn="0" w:noHBand="0" w:noVBand="1"/>
      </w:tblPr>
      <w:tblGrid>
        <w:gridCol w:w="1697"/>
        <w:gridCol w:w="3334"/>
        <w:gridCol w:w="3469"/>
      </w:tblGrid>
      <w:tr w:rsidR="00E87A3B" w:rsidRPr="00C26C40" w14:paraId="3E15A093" w14:textId="77777777" w:rsidTr="00870DFD">
        <w:tc>
          <w:tcPr>
            <w:tcW w:w="1555" w:type="dxa"/>
          </w:tcPr>
          <w:p w14:paraId="1EC4B799" w14:textId="77777777" w:rsidR="00E87A3B" w:rsidRPr="00C26C40" w:rsidRDefault="00E87A3B" w:rsidP="00870DFD">
            <w:pPr>
              <w:rPr>
                <w:lang w:val="en-GB"/>
              </w:rPr>
            </w:pPr>
            <w:r w:rsidRPr="00C26C40">
              <w:rPr>
                <w:lang w:val="en-GB"/>
              </w:rPr>
              <w:t>Criterion</w:t>
            </w:r>
          </w:p>
        </w:tc>
        <w:tc>
          <w:tcPr>
            <w:tcW w:w="3402" w:type="dxa"/>
          </w:tcPr>
          <w:p w14:paraId="7BC43994" w14:textId="77777777" w:rsidR="00E87A3B" w:rsidRPr="00C26C40" w:rsidRDefault="00E87A3B" w:rsidP="00870DFD">
            <w:pPr>
              <w:rPr>
                <w:lang w:val="en-GB"/>
              </w:rPr>
            </w:pPr>
            <w:r w:rsidRPr="00C26C40">
              <w:rPr>
                <w:lang w:val="en-GB"/>
              </w:rPr>
              <w:t>Alkaline (Bayer) Route</w:t>
            </w:r>
          </w:p>
        </w:tc>
        <w:tc>
          <w:tcPr>
            <w:tcW w:w="3543" w:type="dxa"/>
          </w:tcPr>
          <w:p w14:paraId="31E1CA2B" w14:textId="77777777" w:rsidR="00E87A3B" w:rsidRPr="00C26C40" w:rsidRDefault="00E87A3B" w:rsidP="00870DFD">
            <w:pPr>
              <w:rPr>
                <w:lang w:val="en-GB"/>
              </w:rPr>
            </w:pPr>
            <w:r w:rsidRPr="00C26C40">
              <w:rPr>
                <w:lang w:val="en-GB"/>
              </w:rPr>
              <w:t>Direct Acid Leaching Route</w:t>
            </w:r>
          </w:p>
        </w:tc>
      </w:tr>
      <w:tr w:rsidR="00E87A3B" w:rsidRPr="00C26C40" w14:paraId="0E80B292" w14:textId="77777777" w:rsidTr="00870DFD">
        <w:tc>
          <w:tcPr>
            <w:tcW w:w="1555" w:type="dxa"/>
          </w:tcPr>
          <w:p w14:paraId="5EBDEFC8" w14:textId="77777777" w:rsidR="00E87A3B" w:rsidRPr="00C26C40" w:rsidRDefault="00E87A3B" w:rsidP="00870DFD">
            <w:pPr>
              <w:rPr>
                <w:lang w:val="en-GB"/>
              </w:rPr>
            </w:pPr>
            <w:r w:rsidRPr="00C26C40">
              <w:rPr>
                <w:lang w:val="en-GB"/>
              </w:rPr>
              <w:t>Raw Material</w:t>
            </w:r>
          </w:p>
        </w:tc>
        <w:tc>
          <w:tcPr>
            <w:tcW w:w="3402" w:type="dxa"/>
          </w:tcPr>
          <w:p w14:paraId="37A4B754" w14:textId="77777777" w:rsidR="00E87A3B" w:rsidRPr="00C26C40" w:rsidRDefault="00E87A3B" w:rsidP="00870DFD">
            <w:pPr>
              <w:rPr>
                <w:lang w:val="en-GB"/>
              </w:rPr>
            </w:pPr>
            <w:r w:rsidRPr="00C26C40">
              <w:rPr>
                <w:lang w:val="en-GB"/>
              </w:rPr>
              <w:t>Requires prior alumina (</w:t>
            </w:r>
            <m:oMath>
              <m:r>
                <w:rPr>
                  <w:rFonts w:ascii="Cambria Math" w:hAnsi="Cambria Math"/>
                  <w:lang w:val="en-GB"/>
                </w:rPr>
                <m:t>Al₂O₃</m:t>
              </m:r>
            </m:oMath>
            <w:r w:rsidRPr="00C26C40">
              <w:rPr>
                <w:lang w:val="en-GB"/>
              </w:rPr>
              <w:t>) refining</w:t>
            </w:r>
          </w:p>
        </w:tc>
        <w:tc>
          <w:tcPr>
            <w:tcW w:w="3543" w:type="dxa"/>
          </w:tcPr>
          <w:p w14:paraId="4519EC07" w14:textId="77777777" w:rsidR="00E87A3B" w:rsidRPr="00C26C40" w:rsidRDefault="00E87A3B" w:rsidP="00870DFD">
            <w:pPr>
              <w:rPr>
                <w:lang w:val="en-GB"/>
              </w:rPr>
            </w:pPr>
            <w:r w:rsidRPr="00C26C40">
              <w:rPr>
                <w:lang w:val="en-GB"/>
              </w:rPr>
              <w:t>Uses raw bauxite directly</w:t>
            </w:r>
          </w:p>
        </w:tc>
      </w:tr>
      <w:tr w:rsidR="00E87A3B" w:rsidRPr="00C26C40" w14:paraId="7DA6E647" w14:textId="77777777" w:rsidTr="00870DFD">
        <w:tc>
          <w:tcPr>
            <w:tcW w:w="1555" w:type="dxa"/>
          </w:tcPr>
          <w:p w14:paraId="7A4F3F56" w14:textId="77777777" w:rsidR="00E87A3B" w:rsidRPr="00C26C40" w:rsidRDefault="00E87A3B" w:rsidP="00870DFD">
            <w:pPr>
              <w:rPr>
                <w:lang w:val="en-GB"/>
              </w:rPr>
            </w:pPr>
            <w:r w:rsidRPr="00C26C40">
              <w:rPr>
                <w:lang w:val="en-GB"/>
              </w:rPr>
              <w:t>Process Steps</w:t>
            </w:r>
          </w:p>
        </w:tc>
        <w:tc>
          <w:tcPr>
            <w:tcW w:w="3402" w:type="dxa"/>
          </w:tcPr>
          <w:p w14:paraId="4D3DBE34" w14:textId="77777777" w:rsidR="00E87A3B" w:rsidRPr="00C26C40" w:rsidRDefault="00E87A3B" w:rsidP="00870DFD">
            <w:pPr>
              <w:rPr>
                <w:lang w:val="en-GB"/>
              </w:rPr>
            </w:pPr>
            <w:r w:rsidRPr="00C26C40">
              <w:rPr>
                <w:lang w:val="en-GB"/>
              </w:rPr>
              <w:t>Digestion → Precipitation → Calcination → Re-dissolution</w:t>
            </w:r>
          </w:p>
        </w:tc>
        <w:tc>
          <w:tcPr>
            <w:tcW w:w="3543" w:type="dxa"/>
          </w:tcPr>
          <w:p w14:paraId="54B6A363" w14:textId="77777777" w:rsidR="00E87A3B" w:rsidRPr="00C26C40" w:rsidRDefault="00E87A3B" w:rsidP="00870DFD">
            <w:pPr>
              <w:rPr>
                <w:lang w:val="en-GB"/>
              </w:rPr>
            </w:pPr>
            <w:r w:rsidRPr="00C26C40">
              <w:rPr>
                <w:lang w:val="en-GB"/>
              </w:rPr>
              <w:t>Leaching → Solid-liquid separation → Polymerisation</w:t>
            </w:r>
          </w:p>
        </w:tc>
      </w:tr>
      <w:tr w:rsidR="00E87A3B" w:rsidRPr="00C26C40" w14:paraId="2D142556" w14:textId="77777777" w:rsidTr="00870DFD">
        <w:tc>
          <w:tcPr>
            <w:tcW w:w="1555" w:type="dxa"/>
          </w:tcPr>
          <w:p w14:paraId="06DD1F6B" w14:textId="77777777" w:rsidR="00E87A3B" w:rsidRPr="00C26C40" w:rsidRDefault="00E87A3B" w:rsidP="00870DFD">
            <w:pPr>
              <w:rPr>
                <w:lang w:val="en-GB"/>
              </w:rPr>
            </w:pPr>
            <w:r w:rsidRPr="00C26C40">
              <w:rPr>
                <w:lang w:val="en-GB"/>
              </w:rPr>
              <w:t>Temperature</w:t>
            </w:r>
          </w:p>
        </w:tc>
        <w:tc>
          <w:tcPr>
            <w:tcW w:w="3402" w:type="dxa"/>
          </w:tcPr>
          <w:p w14:paraId="6C0AF574" w14:textId="77777777" w:rsidR="00E87A3B" w:rsidRPr="00C26C40" w:rsidRDefault="00E87A3B" w:rsidP="00870DFD">
            <w:pPr>
              <w:rPr>
                <w:lang w:val="en-GB"/>
              </w:rPr>
            </w:pPr>
            <w:r w:rsidRPr="00C26C40">
              <w:rPr>
                <w:lang w:val="en-GB"/>
              </w:rPr>
              <w:t>140–280°C at high pressure</w:t>
            </w:r>
          </w:p>
        </w:tc>
        <w:tc>
          <w:tcPr>
            <w:tcW w:w="3543" w:type="dxa"/>
          </w:tcPr>
          <w:p w14:paraId="7B775C12" w14:textId="77777777" w:rsidR="00E87A3B" w:rsidRPr="00C26C40" w:rsidRDefault="00E87A3B" w:rsidP="00870DFD">
            <w:pPr>
              <w:rPr>
                <w:lang w:val="en-GB"/>
              </w:rPr>
            </w:pPr>
            <w:r w:rsidRPr="00C26C40">
              <w:rPr>
                <w:lang w:val="en-GB"/>
              </w:rPr>
              <w:t>90–110°C at atmospheric pressure</w:t>
            </w:r>
          </w:p>
        </w:tc>
      </w:tr>
      <w:tr w:rsidR="00E87A3B" w:rsidRPr="00C26C40" w14:paraId="577BF23B" w14:textId="77777777" w:rsidTr="00870DFD">
        <w:tc>
          <w:tcPr>
            <w:tcW w:w="1555" w:type="dxa"/>
          </w:tcPr>
          <w:p w14:paraId="78E92563" w14:textId="77777777" w:rsidR="00E87A3B" w:rsidRPr="00C26C40" w:rsidRDefault="00E87A3B" w:rsidP="00870DFD">
            <w:pPr>
              <w:rPr>
                <w:lang w:val="en-GB"/>
              </w:rPr>
            </w:pPr>
            <w:r w:rsidRPr="00C26C40">
              <w:rPr>
                <w:lang w:val="en-GB"/>
              </w:rPr>
              <w:t>CAPEX/OPEX</w:t>
            </w:r>
          </w:p>
        </w:tc>
        <w:tc>
          <w:tcPr>
            <w:tcW w:w="3402" w:type="dxa"/>
          </w:tcPr>
          <w:p w14:paraId="234C3C4E" w14:textId="77777777" w:rsidR="00E87A3B" w:rsidRPr="00C26C40" w:rsidRDefault="00E87A3B" w:rsidP="00870DFD">
            <w:pPr>
              <w:rPr>
                <w:lang w:val="en-GB"/>
              </w:rPr>
            </w:pPr>
            <w:r w:rsidRPr="00C26C40">
              <w:rPr>
                <w:lang w:val="en-GB"/>
              </w:rPr>
              <w:t>Extremely high (pressure vessels, NaOH recovery)</w:t>
            </w:r>
          </w:p>
        </w:tc>
        <w:tc>
          <w:tcPr>
            <w:tcW w:w="3543" w:type="dxa"/>
          </w:tcPr>
          <w:p w14:paraId="3EB24132" w14:textId="77777777" w:rsidR="00E87A3B" w:rsidRPr="00C26C40" w:rsidRDefault="00E87A3B" w:rsidP="00870DFD">
            <w:pPr>
              <w:rPr>
                <w:lang w:val="en-GB"/>
              </w:rPr>
            </w:pPr>
            <w:r w:rsidRPr="00C26C40">
              <w:rPr>
                <w:lang w:val="en-GB"/>
              </w:rPr>
              <w:t>Moderate (atmospheric reactors, HCl handling)</w:t>
            </w:r>
          </w:p>
        </w:tc>
      </w:tr>
      <w:tr w:rsidR="00E87A3B" w:rsidRPr="00C26C40" w14:paraId="2F7B9ADD" w14:textId="77777777" w:rsidTr="00870DFD">
        <w:tc>
          <w:tcPr>
            <w:tcW w:w="1555" w:type="dxa"/>
          </w:tcPr>
          <w:p w14:paraId="49089DD2" w14:textId="77777777" w:rsidR="00E87A3B" w:rsidRPr="00C26C40" w:rsidRDefault="00E87A3B" w:rsidP="00870DFD">
            <w:pPr>
              <w:rPr>
                <w:lang w:val="en-GB"/>
              </w:rPr>
            </w:pPr>
            <w:r w:rsidRPr="00C26C40">
              <w:rPr>
                <w:lang w:val="en-GB"/>
              </w:rPr>
              <w:t>Impurity Rejection</w:t>
            </w:r>
          </w:p>
        </w:tc>
        <w:tc>
          <w:tcPr>
            <w:tcW w:w="3402" w:type="dxa"/>
          </w:tcPr>
          <w:p w14:paraId="6A9B59B4" w14:textId="77777777" w:rsidR="00E87A3B" w:rsidRPr="00C26C40" w:rsidRDefault="00E87A3B" w:rsidP="00870DFD">
            <w:pPr>
              <w:rPr>
                <w:lang w:val="en-GB"/>
              </w:rPr>
            </w:pPr>
            <w:r w:rsidRPr="00C26C40">
              <w:rPr>
                <w:lang w:val="en-GB"/>
              </w:rPr>
              <w:t>Excellent (silica, iron removed as red mud)</w:t>
            </w:r>
          </w:p>
        </w:tc>
        <w:tc>
          <w:tcPr>
            <w:tcW w:w="3543" w:type="dxa"/>
          </w:tcPr>
          <w:p w14:paraId="64CD351E" w14:textId="77777777" w:rsidR="00E87A3B" w:rsidRPr="00C26C40" w:rsidRDefault="00E87A3B" w:rsidP="00870DFD">
            <w:pPr>
              <w:rPr>
                <w:lang w:val="en-GB"/>
              </w:rPr>
            </w:pPr>
            <w:r w:rsidRPr="00C26C40">
              <w:rPr>
                <w:lang w:val="en-GB"/>
              </w:rPr>
              <w:t>Requires beneficiation upstream</w:t>
            </w:r>
          </w:p>
        </w:tc>
      </w:tr>
      <w:tr w:rsidR="00E87A3B" w:rsidRPr="00C26C40" w14:paraId="50A47B88" w14:textId="77777777" w:rsidTr="00870DFD">
        <w:tc>
          <w:tcPr>
            <w:tcW w:w="1555" w:type="dxa"/>
          </w:tcPr>
          <w:p w14:paraId="33F0D765" w14:textId="77777777" w:rsidR="00E87A3B" w:rsidRPr="00C26C40" w:rsidRDefault="00E87A3B" w:rsidP="00870DFD">
            <w:pPr>
              <w:rPr>
                <w:lang w:val="en-GB"/>
              </w:rPr>
            </w:pPr>
            <w:r w:rsidRPr="00C26C40">
              <w:rPr>
                <w:lang w:val="en-GB"/>
              </w:rPr>
              <w:t>Suitability for PAC</w:t>
            </w:r>
          </w:p>
        </w:tc>
        <w:tc>
          <w:tcPr>
            <w:tcW w:w="3402" w:type="dxa"/>
          </w:tcPr>
          <w:p w14:paraId="3983FFA1" w14:textId="77777777" w:rsidR="00E87A3B" w:rsidRPr="00C26C40" w:rsidRDefault="00E87A3B" w:rsidP="00870DFD">
            <w:pPr>
              <w:rPr>
                <w:lang w:val="en-GB"/>
              </w:rPr>
            </w:pPr>
            <w:r w:rsidRPr="00C26C40">
              <w:rPr>
                <w:lang w:val="en-GB"/>
              </w:rPr>
              <w:t>Redundant intermediate step; economically unviable</w:t>
            </w:r>
          </w:p>
        </w:tc>
        <w:tc>
          <w:tcPr>
            <w:tcW w:w="3543" w:type="dxa"/>
          </w:tcPr>
          <w:p w14:paraId="17F29756" w14:textId="77777777" w:rsidR="00E87A3B" w:rsidRPr="00C26C40" w:rsidRDefault="00E87A3B" w:rsidP="00870DFD">
            <w:pPr>
              <w:rPr>
                <w:lang w:val="en-GB"/>
              </w:rPr>
            </w:pPr>
            <w:r w:rsidRPr="00C26C40">
              <w:rPr>
                <w:lang w:val="en-GB"/>
              </w:rPr>
              <w:t>Directly suited; preferred for PAC production</w:t>
            </w:r>
          </w:p>
        </w:tc>
      </w:tr>
      <w:tr w:rsidR="00E87A3B" w:rsidRPr="00C26C40" w14:paraId="57A46354" w14:textId="77777777" w:rsidTr="00870DFD">
        <w:tc>
          <w:tcPr>
            <w:tcW w:w="1555" w:type="dxa"/>
          </w:tcPr>
          <w:p w14:paraId="51240093" w14:textId="77777777" w:rsidR="00E87A3B" w:rsidRPr="00C26C40" w:rsidRDefault="00E87A3B" w:rsidP="00870DFD">
            <w:pPr>
              <w:rPr>
                <w:lang w:val="en-GB"/>
              </w:rPr>
            </w:pPr>
            <w:r w:rsidRPr="00C26C40">
              <w:rPr>
                <w:lang w:val="en-GB"/>
              </w:rPr>
              <w:t>Red Mud Generation</w:t>
            </w:r>
          </w:p>
        </w:tc>
        <w:tc>
          <w:tcPr>
            <w:tcW w:w="3402" w:type="dxa"/>
          </w:tcPr>
          <w:p w14:paraId="6D36DE04" w14:textId="77777777" w:rsidR="00E87A3B" w:rsidRPr="00C26C40" w:rsidRDefault="00E87A3B" w:rsidP="00870DFD">
            <w:pPr>
              <w:rPr>
                <w:lang w:val="en-GB"/>
              </w:rPr>
            </w:pPr>
            <w:r w:rsidRPr="00C26C40">
              <w:rPr>
                <w:lang w:val="en-GB"/>
              </w:rPr>
              <w:t>Significant (environmental burden)</w:t>
            </w:r>
          </w:p>
        </w:tc>
        <w:tc>
          <w:tcPr>
            <w:tcW w:w="3543" w:type="dxa"/>
          </w:tcPr>
          <w:p w14:paraId="6CF03EC1" w14:textId="77777777" w:rsidR="00E87A3B" w:rsidRPr="00C26C40" w:rsidRDefault="00E87A3B" w:rsidP="00870DFD">
            <w:pPr>
              <w:rPr>
                <w:lang w:val="en-GB"/>
              </w:rPr>
            </w:pPr>
            <w:r w:rsidRPr="00C26C40">
              <w:rPr>
                <w:lang w:val="en-GB"/>
              </w:rPr>
              <w:t>Residue (red mud) is still generated from the Fe/Si gangue</w:t>
            </w:r>
          </w:p>
        </w:tc>
      </w:tr>
    </w:tbl>
    <w:p w14:paraId="58837909" w14:textId="77777777" w:rsidR="00E87A3B" w:rsidRPr="00C26C40" w:rsidRDefault="00E87A3B" w:rsidP="00E87A3B">
      <w:r w:rsidRPr="00C26C40">
        <w:t>.</w:t>
      </w:r>
    </w:p>
    <w:p w14:paraId="46C74136" w14:textId="77777777" w:rsidR="00E87A3B" w:rsidRPr="00C26C40" w:rsidRDefault="00E87A3B" w:rsidP="00134FFF">
      <w:pPr>
        <w:pStyle w:val="Heading3"/>
      </w:pPr>
      <w:bookmarkStart w:id="102" w:name="_Toc227240611"/>
      <w:bookmarkStart w:id="103" w:name="_Toc235285247"/>
      <w:bookmarkStart w:id="104" w:name="_Toc237244921"/>
      <w:r w:rsidRPr="00C26C40">
        <w:t>The Polymerisation Process: Basicity Adjustment and the Role of the Al₁₃ Polycation</w:t>
      </w:r>
      <w:bookmarkEnd w:id="102"/>
      <w:bookmarkEnd w:id="103"/>
      <w:bookmarkEnd w:id="104"/>
    </w:p>
    <w:p w14:paraId="651D8085" w14:textId="77777777" w:rsidR="00E87A3B" w:rsidRPr="00C26C40" w:rsidRDefault="00E87A3B" w:rsidP="00E87A3B">
      <w:r w:rsidRPr="00C26C40">
        <w:t>Following solid–liquid separation of the leach liquor, the clarified aluminium chloride (</w:t>
      </w:r>
      <m:oMath>
        <m:r>
          <w:rPr>
            <w:rFonts w:ascii="Cambria Math" w:hAnsi="Cambria Math"/>
          </w:rPr>
          <m:t>AlCl₃</m:t>
        </m:r>
      </m:oMath>
      <w:r w:rsidRPr="00C26C40">
        <w:t xml:space="preserve">) solution has a basicity of approximately zero (no hydroxyl groups). The core chemical transformation that converts this solution into PAC is controlled basicity adjustment — the incremental addition of an alkaline reagent to raise the OH/Al molar </w:t>
      </w:r>
      <w:r w:rsidRPr="00C26C40">
        <w:lastRenderedPageBreak/>
        <w:t>ratio (basicity) to the target range, simultaneously inducing the formation of the polynuclear hydroxo-aluminium polymer species that define PAC’s superior coagulation activity.</w:t>
      </w:r>
    </w:p>
    <w:p w14:paraId="37D8483B" w14:textId="77777777" w:rsidR="00E87A3B" w:rsidRPr="00C26C40" w:rsidRDefault="00E87A3B" w:rsidP="007A70E1">
      <w:pPr>
        <w:pStyle w:val="Heading4"/>
      </w:pPr>
      <w:r w:rsidRPr="00C26C40">
        <w:t>Methods of Basicity Adjustment</w:t>
      </w:r>
    </w:p>
    <w:p w14:paraId="7F57D812" w14:textId="77777777" w:rsidR="00E87A3B" w:rsidRPr="00C26C40" w:rsidRDefault="00E87A3B" w:rsidP="00E87A3B">
      <w:r w:rsidRPr="00C26C40">
        <w:t>Three alkaline reagents are principally used in industrial practice for basicity adjustment: calcium carbonate (</w:t>
      </w:r>
      <m:oMath>
        <m:r>
          <w:rPr>
            <w:rFonts w:ascii="Cambria Math" w:hAnsi="Cambria Math"/>
          </w:rPr>
          <m:t>CaCO₃</m:t>
        </m:r>
      </m:oMath>
      <w:r w:rsidRPr="00C26C40">
        <w:t>), calcium aluminate (</w:t>
      </w:r>
      <m:oMath>
        <m:r>
          <w:rPr>
            <w:rFonts w:ascii="Cambria Math" w:hAnsi="Cambria Math"/>
          </w:rPr>
          <m:t>CaAl₂O₄</m:t>
        </m:r>
      </m:oMath>
      <w:r w:rsidRPr="00C26C40">
        <w:t xml:space="preserve"> or </w:t>
      </w:r>
      <m:oMath>
        <m:r>
          <w:rPr>
            <w:rFonts w:ascii="Cambria Math" w:hAnsi="Cambria Math"/>
          </w:rPr>
          <m:t>Ca₃Al₂O₆</m:t>
        </m:r>
      </m:oMath>
      <w:r w:rsidRPr="00C26C40">
        <w:t>), and sodium hydroxide (NaOH). Each has distinct chemical, economic, and process engineering characteristics that influence the choice of reagent for a specific plant design.</w:t>
      </w:r>
    </w:p>
    <w:p w14:paraId="6809262B" w14:textId="77777777" w:rsidR="00E87A3B" w:rsidRPr="00C26C40" w:rsidRDefault="00E87A3B" w:rsidP="00E87A3B">
      <w:r w:rsidRPr="00C26C40">
        <w:t>Calcium carbonate (</w:t>
      </w:r>
      <m:oMath>
        <m:r>
          <w:rPr>
            <w:rFonts w:ascii="Cambria Math" w:hAnsi="Cambria Math"/>
          </w:rPr>
          <m:t>CaCO₃</m:t>
        </m:r>
      </m:oMath>
      <w:r w:rsidRPr="00C26C40">
        <w:t xml:space="preserve">) reacts with </w:t>
      </w:r>
      <m:oMath>
        <m:r>
          <w:rPr>
            <w:rFonts w:ascii="Cambria Math" w:hAnsi="Cambria Math"/>
          </w:rPr>
          <m:t>AlCl₃</m:t>
        </m:r>
      </m:oMath>
      <w:r w:rsidRPr="00C26C40">
        <w:t xml:space="preserve"> solution according to the following stoichiometry:</w:t>
      </w:r>
    </w:p>
    <w:p w14:paraId="420A34BC" w14:textId="77777777" w:rsidR="00E87A3B" w:rsidRPr="00C26C40" w:rsidRDefault="00E87A3B" w:rsidP="00E87A3B">
      <m:oMathPara>
        <m:oMath>
          <m:r>
            <m:rPr>
              <m:sty m:val="p"/>
            </m:rPr>
            <w:rPr>
              <w:rFonts w:ascii="Cambria Math" w:hAnsi="Cambria Math"/>
            </w:rPr>
            <m:t>2</m:t>
          </m:r>
          <m:r>
            <w:rPr>
              <w:rFonts w:ascii="Cambria Math" w:hAnsi="Cambria Math"/>
            </w:rPr>
            <m:t>AlCl</m:t>
          </m:r>
          <m:r>
            <m:rPr>
              <m:sty m:val="p"/>
            </m:rPr>
            <w:rPr>
              <w:rFonts w:ascii="Cambria Math" w:hAnsi="Cambria Math"/>
            </w:rPr>
            <m:t>₃ + 3</m:t>
          </m:r>
          <m:r>
            <w:rPr>
              <w:rFonts w:ascii="Cambria Math" w:hAnsi="Cambria Math"/>
            </w:rPr>
            <m:t>CaCO</m:t>
          </m:r>
          <m:r>
            <m:rPr>
              <m:sty m:val="p"/>
            </m:rPr>
            <w:rPr>
              <w:rFonts w:ascii="Cambria Math" w:hAnsi="Cambria Math"/>
            </w:rPr>
            <m:t>₃ + 3</m:t>
          </m:r>
          <m:r>
            <w:rPr>
              <w:rFonts w:ascii="Cambria Math" w:hAnsi="Cambria Math"/>
            </w:rPr>
            <m:t>H</m:t>
          </m:r>
          <m:r>
            <m:rPr>
              <m:sty m:val="p"/>
            </m:rPr>
            <w:rPr>
              <w:rFonts w:ascii="Cambria Math" w:hAnsi="Cambria Math"/>
            </w:rPr>
            <m:t>₂</m:t>
          </m:r>
          <m:r>
            <w:rPr>
              <w:rFonts w:ascii="Cambria Math" w:hAnsi="Cambria Math"/>
            </w:rPr>
            <m:t>O</m:t>
          </m:r>
          <m:r>
            <m:rPr>
              <m:sty m:val="p"/>
            </m:rPr>
            <w:rPr>
              <w:rFonts w:ascii="Cambria Math" w:hAnsi="Cambria Math"/>
            </w:rPr>
            <m:t xml:space="preserve"> → 2</m:t>
          </m:r>
          <m:r>
            <w:rPr>
              <w:rFonts w:ascii="Cambria Math" w:hAnsi="Cambria Math"/>
            </w:rPr>
            <m:t>Al</m:t>
          </m:r>
          <m:r>
            <m:rPr>
              <m:sty m:val="p"/>
            </m:rPr>
            <w:rPr>
              <w:rFonts w:ascii="Cambria Math" w:hAnsi="Cambria Math"/>
            </w:rPr>
            <m:t>(</m:t>
          </m:r>
          <m:r>
            <w:rPr>
              <w:rFonts w:ascii="Cambria Math" w:hAnsi="Cambria Math"/>
            </w:rPr>
            <m:t>OH</m:t>
          </m:r>
          <m:r>
            <m:rPr>
              <m:sty m:val="p"/>
            </m:rPr>
            <w:rPr>
              <w:rFonts w:ascii="Cambria Math" w:hAnsi="Cambria Math"/>
            </w:rPr>
            <m:t>)₃ + 3</m:t>
          </m:r>
          <m:r>
            <w:rPr>
              <w:rFonts w:ascii="Cambria Math" w:hAnsi="Cambria Math"/>
            </w:rPr>
            <m:t>CaCl</m:t>
          </m:r>
          <m:r>
            <m:rPr>
              <m:sty m:val="p"/>
            </m:rPr>
            <w:rPr>
              <w:rFonts w:ascii="Cambria Math" w:hAnsi="Cambria Math"/>
            </w:rPr>
            <m:t>₂ + 3</m:t>
          </m:r>
          <m:r>
            <w:rPr>
              <w:rFonts w:ascii="Cambria Math" w:hAnsi="Cambria Math"/>
            </w:rPr>
            <m:t>CO</m:t>
          </m:r>
          <m:r>
            <m:rPr>
              <m:sty m:val="p"/>
            </m:rPr>
            <w:rPr>
              <w:rFonts w:ascii="Cambria Math" w:hAnsi="Cambria Math"/>
            </w:rPr>
            <m:t>₂↑</m:t>
          </m:r>
        </m:oMath>
      </m:oMathPara>
    </w:p>
    <w:p w14:paraId="1C95E678" w14:textId="77777777" w:rsidR="00E87A3B" w:rsidRPr="00C26C40" w:rsidRDefault="00E87A3B" w:rsidP="00E87A3B">
      <w:r w:rsidRPr="00C26C40">
        <w:t xml:space="preserve">By controlling the stoichiometry to add only sufficient </w:t>
      </w:r>
      <m:oMath>
        <m:r>
          <w:rPr>
            <w:rFonts w:ascii="Cambria Math" w:hAnsi="Cambria Math"/>
          </w:rPr>
          <m:t>CaCO₃</m:t>
        </m:r>
      </m:oMath>
      <w:r w:rsidRPr="00C26C40">
        <w:t xml:space="preserve"> to achieve the target basicity (OH/Al = 2.0–2.4, corresponding to 65–75%) rather than proceeding to complete </w:t>
      </w:r>
      <m:oMath>
        <m:r>
          <w:rPr>
            <w:rFonts w:ascii="Cambria Math" w:hAnsi="Cambria Math"/>
          </w:rPr>
          <m:t>Al(OH)₃</m:t>
        </m:r>
      </m:oMath>
      <w:r w:rsidRPr="00C26C40">
        <w:t xml:space="preserve"> precipitation, the reaction is arrested at the polynuclear stage. The </w:t>
      </w:r>
      <m:oMath>
        <m:r>
          <w:rPr>
            <w:rFonts w:ascii="Cambria Math" w:hAnsi="Cambria Math"/>
          </w:rPr>
          <m:t>CO₂</m:t>
        </m:r>
      </m:oMath>
      <w:r w:rsidRPr="00C26C40">
        <w:t xml:space="preserve"> by-product is released as a gas and must be managed by appropriate venting and scrubbing. </w:t>
      </w:r>
      <m:oMath>
        <m:r>
          <w:rPr>
            <w:rFonts w:ascii="Cambria Math" w:hAnsi="Cambria Math"/>
          </w:rPr>
          <m:t>CaCO₃</m:t>
        </m:r>
      </m:oMath>
      <w:r w:rsidRPr="00C26C40">
        <w:t xml:space="preserve"> has a low unit cost, is widely available, and is safe and straightforward to handle. However, it introduces calcium ions (</w:t>
      </w:r>
      <m:oMath>
        <m:r>
          <w:rPr>
            <w:rFonts w:ascii="Cambria Math" w:hAnsi="Cambria Math"/>
          </w:rPr>
          <m:t>Ca²⁺</m:t>
        </m:r>
      </m:oMath>
      <w:r w:rsidRPr="00C26C40">
        <w:t xml:space="preserve">) and chloride ions into the product solution as </w:t>
      </w:r>
      <m:oMath>
        <m:r>
          <w:rPr>
            <w:rFonts w:ascii="Cambria Math" w:hAnsi="Cambria Math"/>
          </w:rPr>
          <m:t>CaCl₂</m:t>
        </m:r>
      </m:oMath>
      <w:r w:rsidRPr="00C26C40">
        <w:t xml:space="preserve">, and the </w:t>
      </w:r>
      <m:oMath>
        <m:r>
          <w:rPr>
            <w:rFonts w:ascii="Cambria Math" w:hAnsi="Cambria Math"/>
          </w:rPr>
          <m:t>CO₂</m:t>
        </m:r>
      </m:oMath>
      <w:r w:rsidRPr="00C26C40">
        <w:t xml:space="preserve"> generation introduces gas handling complexity. The introduction of </w:t>
      </w:r>
      <m:oMath>
        <m:r>
          <w:rPr>
            <w:rFonts w:ascii="Cambria Math" w:hAnsi="Cambria Math"/>
          </w:rPr>
          <m:t>Ca²⁺</m:t>
        </m:r>
      </m:oMath>
      <w:r w:rsidRPr="00C26C40">
        <w:t xml:space="preserve"> can also interfere with the Al₁₃ polymerisation equilibria at high concentrations (Wang et al., 2004).</w:t>
      </w:r>
    </w:p>
    <w:p w14:paraId="3DB738B9" w14:textId="77777777" w:rsidR="00E87A3B" w:rsidRPr="00C26C40" w:rsidRDefault="00E87A3B" w:rsidP="00E87A3B">
      <w:r w:rsidRPr="00C26C40">
        <w:t>Calcium aluminate (</w:t>
      </w:r>
      <m:oMath>
        <m:r>
          <w:rPr>
            <w:rFonts w:ascii="Cambria Math" w:hAnsi="Cambria Math"/>
          </w:rPr>
          <m:t>CaAl₂O₄</m:t>
        </m:r>
      </m:oMath>
      <w:r w:rsidRPr="00C26C40">
        <w:t xml:space="preserve">) is the preferred basicity-adjusting agent for high-quality industrial PAC production. Its reaction with </w:t>
      </w:r>
      <m:oMath>
        <m:r>
          <w:rPr>
            <w:rFonts w:ascii="Cambria Math" w:hAnsi="Cambria Math"/>
          </w:rPr>
          <m:t>AlCl₃</m:t>
        </m:r>
      </m:oMath>
      <w:r w:rsidRPr="00C26C40">
        <w:t xml:space="preserve"> proceeds without gas evolution, and, critically, it simultaneously contributes additional aluminium to the product, thereby improving aluminium utilisation efficiency from the bauxite feedstock and raising the </w:t>
      </w:r>
      <w:r w:rsidRPr="00C26C40">
        <w:lastRenderedPageBreak/>
        <w:t xml:space="preserve">product </w:t>
      </w:r>
      <m:oMath>
        <m:r>
          <w:rPr>
            <w:rFonts w:ascii="Cambria Math" w:hAnsi="Cambria Math"/>
          </w:rPr>
          <m:t>Al₂O₃</m:t>
        </m:r>
      </m:oMath>
      <w:r w:rsidRPr="00C26C40">
        <w:t xml:space="preserve"> content. Zhang et al. (2009) demonstrated that adjusting basicity with calcium aluminate yielded PAC with basicity exceeding 90% and high stability, significantly outperforming the </w:t>
      </w:r>
      <m:oMath>
        <m:r>
          <w:rPr>
            <w:rFonts w:ascii="Cambria Math" w:hAnsi="Cambria Math"/>
          </w:rPr>
          <m:t>CaCO₃</m:t>
        </m:r>
      </m:oMath>
      <w:r w:rsidRPr="00C26C40">
        <w:t xml:space="preserve">-adjusted product on both coagulation performance and long-term storage stability. The principal limitation of calcium aluminate is its higher unit cost relative to </w:t>
      </w:r>
      <m:oMath>
        <m:r>
          <w:rPr>
            <w:rFonts w:ascii="Cambria Math" w:hAnsi="Cambria Math"/>
          </w:rPr>
          <m:t>CaCO₃</m:t>
        </m:r>
      </m:oMath>
      <w:r w:rsidRPr="00C26C40">
        <w:t>. Moreover, it must be sourced from a reliable industrial supplier.</w:t>
      </w:r>
    </w:p>
    <w:p w14:paraId="3907F4B6" w14:textId="77777777" w:rsidR="00E87A3B" w:rsidRPr="00C26C40" w:rsidRDefault="00E87A3B" w:rsidP="00E87A3B">
      <w:r w:rsidRPr="00C26C40">
        <w:t>Sodium hydroxide (</w:t>
      </w:r>
      <m:oMath>
        <m:r>
          <w:rPr>
            <w:rFonts w:ascii="Cambria Math" w:hAnsi="Cambria Math"/>
          </w:rPr>
          <m:t>NaOH</m:t>
        </m:r>
      </m:oMath>
      <w:r w:rsidRPr="00C26C40">
        <w:t xml:space="preserve">) can also be used for basicity adjustment, reacting with </w:t>
      </w:r>
      <m:oMath>
        <m:r>
          <w:rPr>
            <w:rFonts w:ascii="Cambria Math" w:hAnsi="Cambria Math"/>
          </w:rPr>
          <m:t>AlCl₃</m:t>
        </m:r>
      </m:oMath>
      <w:r w:rsidRPr="00C26C40">
        <w:t xml:space="preserve"> as follows:</w:t>
      </w:r>
    </w:p>
    <w:p w14:paraId="0143CC5A" w14:textId="77777777" w:rsidR="00E87A3B" w:rsidRPr="00C26C40" w:rsidRDefault="00E87A3B" w:rsidP="00E87A3B">
      <m:oMathPara>
        <m:oMath>
          <m:r>
            <w:rPr>
              <w:rFonts w:ascii="Cambria Math" w:hAnsi="Cambria Math"/>
            </w:rPr>
            <m:t>AlCl</m:t>
          </m:r>
          <m:r>
            <m:rPr>
              <m:sty m:val="p"/>
            </m:rPr>
            <w:rPr>
              <w:rFonts w:ascii="Cambria Math" w:hAnsi="Cambria Math"/>
            </w:rPr>
            <m:t>₃ + 3</m:t>
          </m:r>
          <m:r>
            <w:rPr>
              <w:rFonts w:ascii="Cambria Math" w:hAnsi="Cambria Math"/>
            </w:rPr>
            <m:t>NaOH</m:t>
          </m:r>
          <m:r>
            <m:rPr>
              <m:sty m:val="p"/>
            </m:rPr>
            <w:rPr>
              <w:rFonts w:ascii="Cambria Math" w:hAnsi="Cambria Math"/>
            </w:rPr>
            <m:t xml:space="preserve"> → </m:t>
          </m:r>
          <m:r>
            <w:rPr>
              <w:rFonts w:ascii="Cambria Math" w:hAnsi="Cambria Math"/>
            </w:rPr>
            <m:t>Al</m:t>
          </m:r>
          <m:r>
            <m:rPr>
              <m:sty m:val="p"/>
            </m:rPr>
            <w:rPr>
              <w:rFonts w:ascii="Cambria Math" w:hAnsi="Cambria Math"/>
            </w:rPr>
            <m:t>(</m:t>
          </m:r>
          <m:r>
            <w:rPr>
              <w:rFonts w:ascii="Cambria Math" w:hAnsi="Cambria Math"/>
            </w:rPr>
            <m:t>OH</m:t>
          </m:r>
          <m:r>
            <m:rPr>
              <m:sty m:val="p"/>
            </m:rPr>
            <w:rPr>
              <w:rFonts w:ascii="Cambria Math" w:hAnsi="Cambria Math"/>
            </w:rPr>
            <m:t>)₃ + 3</m:t>
          </m:r>
          <m:r>
            <w:rPr>
              <w:rFonts w:ascii="Cambria Math" w:hAnsi="Cambria Math"/>
            </w:rPr>
            <m:t>NaCl</m:t>
          </m:r>
        </m:oMath>
      </m:oMathPara>
    </w:p>
    <w:p w14:paraId="174E9CFF" w14:textId="3984C3C4" w:rsidR="00E87A3B" w:rsidRPr="00C26C40" w:rsidRDefault="00E87A3B" w:rsidP="00E87A3B">
      <m:oMath>
        <m:r>
          <w:rPr>
            <w:rFonts w:ascii="Cambria Math" w:hAnsi="Cambria Math"/>
          </w:rPr>
          <m:t>NaOH</m:t>
        </m:r>
      </m:oMath>
      <w:r w:rsidRPr="00C26C40">
        <w:t xml:space="preserve">-based basicity adjustment requires extremely precise dosage control, as the high reactivity and strong alkalinity of </w:t>
      </w:r>
      <m:oMath>
        <m:r>
          <w:rPr>
            <w:rFonts w:ascii="Cambria Math" w:hAnsi="Cambria Math"/>
          </w:rPr>
          <m:t>NaOH</m:t>
        </m:r>
      </m:oMath>
      <w:r w:rsidRPr="00C26C40">
        <w:t xml:space="preserve"> make it prone to generating localised zones of high pH near the injection point, causing irreversible precipitation of amorphous </w:t>
      </w:r>
      <m:oMath>
        <m:r>
          <w:rPr>
            <w:rFonts w:ascii="Cambria Math" w:hAnsi="Cambria Math"/>
          </w:rPr>
          <m:t>Al(OH)₃</m:t>
        </m:r>
      </m:oMath>
      <w:r w:rsidRPr="00C26C40">
        <w:t xml:space="preserve">. The use of </w:t>
      </w:r>
      <m:oMath>
        <m:r>
          <w:rPr>
            <w:rFonts w:ascii="Cambria Math" w:hAnsi="Cambria Math"/>
          </w:rPr>
          <m:t>NaOH</m:t>
        </m:r>
      </m:oMath>
      <w:r w:rsidRPr="00C26C40">
        <w:t xml:space="preserve"> also introduces </w:t>
      </w:r>
      <m:oMath>
        <m:r>
          <w:rPr>
            <w:rFonts w:ascii="Cambria Math" w:hAnsi="Cambria Math"/>
          </w:rPr>
          <m:t>Na⁺</m:t>
        </m:r>
      </m:oMath>
      <w:r w:rsidRPr="00C26C40">
        <w:t xml:space="preserve"> and </w:t>
      </w:r>
      <m:oMath>
        <m:r>
          <w:rPr>
            <w:rFonts w:ascii="Cambria Math" w:hAnsi="Cambria Math"/>
          </w:rPr>
          <m:t>Cl⁻</m:t>
        </m:r>
      </m:oMath>
      <w:r w:rsidRPr="00C26C40">
        <w:t xml:space="preserve"> into the product without contributing any aluminium, reducing the effective aluminium content of the product per unit of reagent cost. While </w:t>
      </w:r>
      <m:oMath>
        <m:r>
          <w:rPr>
            <w:rFonts w:ascii="Cambria Math" w:hAnsi="Cambria Math"/>
          </w:rPr>
          <m:t>NaOH</m:t>
        </m:r>
      </m:oMath>
      <w:r w:rsidRPr="00C26C40">
        <w:t>-adjusted PAC can achieve high basicity, the process is less forgiving than calcium aluminate-based adjustment and requires specialised membrane or microporous injection reactor designs to manage supersaturation. For this project, calcium aluminate is the selected basicity-adjusting agent, consistent with the established best practice identified in the literature and described in the Aspen Plus simulation framework.</w:t>
      </w:r>
    </w:p>
    <w:p w14:paraId="3DE99999" w14:textId="77777777" w:rsidR="00E87A3B" w:rsidRPr="00C26C40" w:rsidRDefault="00E87A3B" w:rsidP="007A70E1">
      <w:pPr>
        <w:pStyle w:val="Heading5"/>
      </w:pPr>
      <w:r w:rsidRPr="00C26C40">
        <w:t>The Role of the Al₁₃ Polycation in Coagulation Performance</w:t>
      </w:r>
    </w:p>
    <w:p w14:paraId="45B65231" w14:textId="0DC3A0BF" w:rsidR="00E87A3B" w:rsidRPr="00C26C40" w:rsidRDefault="00E87A3B" w:rsidP="00E87A3B">
      <w:r w:rsidRPr="00C26C40">
        <w:t xml:space="preserve">The Al₁₃ Keggin polycation,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13</m:t>
                    </m:r>
                  </m:sub>
                </m:sSub>
                <m:sSub>
                  <m:sSubPr>
                    <m:ctrlPr>
                      <w:rPr>
                        <w:rFonts w:ascii="Cambria Math" w:hAnsi="Cambria Math"/>
                        <w:i/>
                      </w:rPr>
                    </m:ctrlPr>
                  </m:sSubPr>
                  <m:e>
                    <m:r>
                      <w:rPr>
                        <w:rFonts w:ascii="Cambria Math" w:hAnsi="Cambria Math"/>
                      </w:rPr>
                      <m:t>O</m:t>
                    </m:r>
                  </m:e>
                  <m:sub>
                    <m:r>
                      <w:rPr>
                        <w:rFonts w:ascii="Cambria Math" w:hAnsi="Cambria Math"/>
                      </w:rPr>
                      <m:t>4</m:t>
                    </m:r>
                  </m:sub>
                </m:sSub>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24</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e>
                    </m:d>
                  </m:e>
                  <m:sub>
                    <m:r>
                      <w:rPr>
                        <w:rFonts w:ascii="Cambria Math" w:hAnsi="Cambria Math"/>
                      </w:rPr>
                      <m:t>12</m:t>
                    </m:r>
                  </m:sub>
                </m:sSub>
              </m:e>
            </m:d>
          </m:e>
          <m:sup>
            <m:r>
              <w:rPr>
                <w:rFonts w:ascii="Cambria Math" w:hAnsi="Cambria Math"/>
              </w:rPr>
              <m:t>7+</m:t>
            </m:r>
          </m:sup>
        </m:sSup>
      </m:oMath>
      <w:r w:rsidRPr="00C26C40">
        <w:t xml:space="preserve">, is the species most directly responsible for PAC’s superior coagulation performance, and maximising its concentration in the product is the primary objective of the basicity adjustment and polymerisation process </w:t>
      </w:r>
      <w:sdt>
        <w:sdtPr>
          <w:rPr>
            <w:color w:val="000000"/>
          </w:rPr>
          <w:tag w:val="MENDELEY_CITATION_v3_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"/>
          <w:id w:val="-531101910"/>
          <w:placeholder>
            <w:docPart w:val="7F3401664FE14F99B8B89B4078292214"/>
          </w:placeholder>
        </w:sdtPr>
        <w:sdtEndPr/>
        <w:sdtContent>
          <w:r w:rsidR="00A37BED" w:rsidRPr="00A37BED">
            <w:rPr>
              <w:rFonts w:eastAsia="Times New Roman"/>
              <w:color w:val="000000"/>
            </w:rPr>
            <w:t>(Jiang &amp; Graham, 1998; Wang et al., 2004)</w:t>
          </w:r>
        </w:sdtContent>
      </w:sdt>
      <w:r w:rsidRPr="00C26C40">
        <w:t xml:space="preserve">. The Al₁₃ polycation </w:t>
      </w:r>
      <w:r w:rsidRPr="00C26C40">
        <w:lastRenderedPageBreak/>
        <w:t xml:space="preserve">has a characteristic ε-Keggin structure: a central </w:t>
      </w:r>
      <m:oMath>
        <m:r>
          <w:rPr>
            <w:rFonts w:ascii="Cambria Math" w:hAnsi="Cambria Math"/>
          </w:rPr>
          <m:t>AlO₄</m:t>
        </m:r>
      </m:oMath>
      <w:r w:rsidRPr="00C26C40">
        <w:t xml:space="preserve"> tetrahedron surrounded by twelve octahedrally coordinated aluminium atoms arranged in four trimeric groups, the whole assembly bridged by μ₂-hydroxide and μ₃-oxide linkages. The resulting structure carries a charge of +7, conferring exceptional charge-neutralisation capacity that is unmatched by any monomeric or dimeric aluminium species.</w:t>
      </w:r>
    </w:p>
    <w:p w14:paraId="7E7C0E98" w14:textId="0D7EB7EA" w:rsidR="00E87A3B" w:rsidRPr="00C26C40" w:rsidRDefault="00E87A3B" w:rsidP="00E87A3B">
      <w:r w:rsidRPr="00C26C40">
        <w:t>Ferron time-resolved spectrophotometric analysis, a standard technique for quantifying aluminium species distribution in PAC solutions, classifies aluminium species into three fractions: Alₐ (monomeric, reacts with Ferron in &lt;30 seconds), Al</w:t>
      </w:r>
      <w:r w:rsidRPr="00C26C40">
        <w:rPr>
          <w:vertAlign w:val="subscript"/>
        </w:rPr>
        <w:t>b</w:t>
      </w:r>
      <w:r w:rsidRPr="00C26C40">
        <w:t xml:space="preserve"> (medium polymeric — principally Al₁₃ — reacts in 30 seconds to 2 hours), and </w:t>
      </w:r>
      <m:oMath>
        <m:r>
          <w:rPr>
            <w:rFonts w:ascii="Cambria Math" w:hAnsi="Cambria Math"/>
          </w:rPr>
          <m:t>Al</m:t>
        </m:r>
        <m:r>
          <w:rPr>
            <w:rFonts w:ascii="Cambria Math" w:hAnsi="Cambria Math"/>
            <w:vertAlign w:val="subscript"/>
          </w:rPr>
          <m:t>b</m:t>
        </m:r>
      </m:oMath>
      <w:r w:rsidRPr="00C26C40">
        <w:t xml:space="preserve"> (slow-reacting colloidal/polymeric aggregates). The </w:t>
      </w:r>
      <m:oMath>
        <m:r>
          <w:rPr>
            <w:rFonts w:ascii="Cambria Math" w:hAnsi="Cambria Math"/>
          </w:rPr>
          <m:t>Al</m:t>
        </m:r>
        <m:r>
          <w:rPr>
            <w:rFonts w:ascii="Cambria Math" w:hAnsi="Cambria Math"/>
            <w:vertAlign w:val="subscript"/>
          </w:rPr>
          <m:t>b</m:t>
        </m:r>
      </m:oMath>
      <w:r w:rsidRPr="00C26C40">
        <w:t xml:space="preserve"> fraction, dominated by </w:t>
      </w:r>
      <m:oMath>
        <m:r>
          <w:rPr>
            <w:rFonts w:ascii="Cambria Math" w:hAnsi="Cambria Math"/>
          </w:rPr>
          <m:t>Al₁₃</m:t>
        </m:r>
      </m:oMath>
      <w:r w:rsidRPr="00C26C40">
        <w:t xml:space="preserve">, is the active coagulant species; the Alₐ fraction contributes minimally to charge neutralisation and may raise residual aluminium in treated water; and the </w:t>
      </w:r>
      <m:oMath>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vertAlign w:val="subscript"/>
              </w:rPr>
              <m:t>c</m:t>
            </m:r>
          </m:sub>
        </m:sSub>
      </m:oMath>
      <w:r w:rsidRPr="00C26C40">
        <w:t xml:space="preserve"> fraction, present at high basicities above ~85%, is partially insoluble and associated with reduced performance </w:t>
      </w:r>
      <w:sdt>
        <w:sdtPr>
          <w:rPr>
            <w:color w:val="000000"/>
          </w:rPr>
          <w:tag w:val="MENDELEY_CITATION_v3_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"/>
          <w:id w:val="-1708799274"/>
          <w:placeholder>
            <w:docPart w:val="7F3401664FE14F99B8B89B4078292214"/>
          </w:placeholder>
        </w:sdtPr>
        <w:sdtEndPr/>
        <w:sdtContent>
          <w:r w:rsidR="00A37BED" w:rsidRPr="00A37BED">
            <w:rPr>
              <w:rFonts w:eastAsia="Times New Roman"/>
              <w:color w:val="000000"/>
            </w:rPr>
            <w:t>(Jiang &amp; Graham, 1998; Wang et al., 2004)</w:t>
          </w:r>
        </w:sdtContent>
      </w:sdt>
      <w:r w:rsidRPr="00C26C40">
        <w:t>.</w:t>
      </w:r>
    </w:p>
    <w:p w14:paraId="7848D387" w14:textId="32B2A4A7" w:rsidR="00E87A3B" w:rsidRPr="00C26C40" w:rsidRDefault="00E87A3B" w:rsidP="00E87A3B">
      <w:r w:rsidRPr="00C26C40">
        <w:t xml:space="preserve">Research consistently demonstrates that the maximum Al₁₃ concentration is achieved when basicity is maintained in the range of 65–85% (OH/Al = 1.5–2.5). Below 65%, the solution is dominated by monomeric and low-oligomeric Alₐ species; above 85%, uncontrolled oxolation drives the Keggin ions to aggregate into insoluble Alᶜ polymers </w:t>
      </w:r>
      <w:sdt>
        <w:sdtPr>
          <w:rPr>
            <w:color w:val="000000"/>
          </w:rPr>
          <w:tag w:val="MENDELEY_CITATION_v3_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"/>
          <w:id w:val="190657808"/>
          <w:placeholder>
            <w:docPart w:val="623F28C9D46A45EA811D15D01CB00DB9"/>
          </w:placeholder>
        </w:sdtPr>
        <w:sdtEndPr/>
        <w:sdtContent>
          <w:r w:rsidR="00A37BED" w:rsidRPr="00A37BED">
            <w:rPr>
              <w:rFonts w:eastAsia="Times New Roman"/>
              <w:color w:val="000000"/>
            </w:rPr>
            <w:t>(Bottero et al., 1980; Zouboulis &amp; Tzoupanos, 2010)</w:t>
          </w:r>
        </w:sdtContent>
      </w:sdt>
      <w:r w:rsidRPr="00C26C40">
        <w:t xml:space="preserve">. The coagulation performance advantage of high Al₁₃ content PAC is well-documented: Jiang and Graham (1998) reported that PAC with high Al₁₃ content achieved significantly higher turbidity removal than conventional PAC across the full dosage range studied and exhibited notably better </w:t>
      </w:r>
      <m:oMath>
        <m:r>
          <w:rPr>
            <w:rFonts w:ascii="Cambria Math" w:hAnsi="Cambria Math"/>
          </w:rPr>
          <m:t>UV₂₅₄</m:t>
        </m:r>
      </m:oMath>
      <w:r w:rsidRPr="00C26C40">
        <w:t xml:space="preserve"> absorbance (NOM indicator) removal at higher doses.</w:t>
      </w:r>
    </w:p>
    <w:p w14:paraId="05CB690D" w14:textId="7B1CD981" w:rsidR="00E87A3B" w:rsidRPr="00C26C40" w:rsidRDefault="00E87A3B" w:rsidP="00E87A3B">
      <w:r w:rsidRPr="00C26C40">
        <w:t xml:space="preserve">The kinetics of Al₁₃ formation following basicity adjustment are temperature-dependent, with activation energies for the oxolation-polymerisation reaction estimated at </w:t>
      </w:r>
      <w:r w:rsidRPr="00C26C40">
        <w:lastRenderedPageBreak/>
        <w:t xml:space="preserve">approximately 45.5 kJ/mol </w:t>
      </w:r>
      <w:sdt>
        <w:sdtPr>
          <w:rPr>
            <w:color w:val="000000"/>
          </w:rPr>
          <w:tag w:val="MENDELEY_CITATION_v3_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"/>
          <w:id w:val="-1606410080"/>
          <w:placeholder>
            <w:docPart w:val="7F3401664FE14F99B8B89B4078292214"/>
          </w:placeholder>
        </w:sdtPr>
        <w:sdtEndPr/>
        <w:sdtContent>
          <w:r w:rsidR="00A37BED" w:rsidRPr="00A37BED">
            <w:rPr>
              <w:color w:val="000000"/>
            </w:rPr>
            <w:t>(Wang et al., 2004)</w:t>
          </w:r>
        </w:sdtContent>
      </w:sdt>
      <w:r w:rsidRPr="00C26C40">
        <w:t>. This lower activation energy compared to the primary acid leaching reaction confirms that, while polymerisation proceeds at moderate temperatures (60–80°C), the reaction requires substantial residence time (3–5 hours in a well-mixed reactor) to complete. This kinetic constraint informs the design of the maturation/polymerisation tank detailed in the process design section.</w:t>
      </w:r>
    </w:p>
    <w:p w14:paraId="6789DDB4" w14:textId="4C862388" w:rsidR="00E87A3B" w:rsidRPr="00C26C40" w:rsidRDefault="00E87A3B" w:rsidP="00134FFF">
      <w:pPr>
        <w:pStyle w:val="Heading3"/>
      </w:pPr>
      <w:bookmarkStart w:id="105" w:name="_Toc227240612"/>
      <w:bookmarkStart w:id="106" w:name="_Toc235285248"/>
      <w:bookmarkStart w:id="107" w:name="_Toc237244922"/>
      <w:r w:rsidRPr="00C26C40">
        <w:t>Calcination</w:t>
      </w:r>
      <w:r w:rsidR="003B4E57">
        <w:t xml:space="preserve">: </w:t>
      </w:r>
      <w:r w:rsidRPr="00C26C40">
        <w:t>Effect of Temperature on Alumina Solubility</w:t>
      </w:r>
      <w:bookmarkEnd w:id="105"/>
      <w:bookmarkEnd w:id="106"/>
      <w:bookmarkEnd w:id="107"/>
    </w:p>
    <w:p w14:paraId="2F0B3542" w14:textId="77777777" w:rsidR="00E87A3B" w:rsidRPr="00C26C40" w:rsidRDefault="00E87A3B" w:rsidP="00E87A3B">
      <w:r w:rsidRPr="00C26C40">
        <w:t>Calcination, or thermal activation, is a pre-treatment step applied to bauxite before acid leaching to improve the rate and efficiency of aluminium extraction. The underlying principle is that thermal dihydroxylation of crystalline aluminium hydroxide minerals generates reactive, disordered (amorphous or nanocrystalline) transition alumina phases with high specific surface area and structural disorder, which are substantially more susceptible to acid attack than the original crystalline minerals.</w:t>
      </w:r>
    </w:p>
    <w:p w14:paraId="5C06E9E9" w14:textId="510E00EE" w:rsidR="00E87A3B" w:rsidRPr="00C26C40" w:rsidRDefault="00E87A3B" w:rsidP="00E87A3B">
      <w:r w:rsidRPr="00C26C40">
        <w:t>The thermal transformation sequence of gibbsite (</w:t>
      </w:r>
      <m:oMath>
        <m:r>
          <w:rPr>
            <w:rFonts w:ascii="Cambria Math" w:hAnsi="Cambria Math"/>
          </w:rPr>
          <m:t>Al(OH)₃</m:t>
        </m:r>
      </m:oMath>
      <w:r w:rsidRPr="00C26C40">
        <w:t xml:space="preserve">) upon heating follows a well-characterised pathway. At 200–300°C, constitutional water is expelled as OH⁻ groups in a first de-hydroxylation stage, and gibbsite begins to transform to the poorly crystalline </w:t>
      </w:r>
      <m:oMath>
        <m:r>
          <w:rPr>
            <w:rFonts w:ascii="Cambria Math" w:hAnsi="Cambria Math"/>
          </w:rPr>
          <m:t>χ-Al₂O₃</m:t>
        </m:r>
      </m:oMath>
      <w:r w:rsidRPr="00C26C40">
        <w:t xml:space="preserve"> phase (</w:t>
      </w:r>
      <w:sdt>
        <w:sdtPr>
          <w:rPr>
            <w:color w:val="000000"/>
          </w:rPr>
          <w:tag w:val="MENDELEY_CITATION_v3_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"/>
          <w:id w:val="-1073344678"/>
          <w:placeholder>
            <w:docPart w:val="7F3401664FE14F99B8B89B4078292214"/>
          </w:placeholder>
        </w:sdtPr>
        <w:sdtEndPr/>
        <w:sdtContent>
          <w:r w:rsidR="00A37BED" w:rsidRPr="00A37BED">
            <w:rPr>
              <w:rFonts w:eastAsia="Times New Roman"/>
              <w:color w:val="000000"/>
            </w:rPr>
            <w:t>(Fysh &amp; Clark, 1983)</w:t>
          </w:r>
        </w:sdtContent>
      </w:sdt>
      <w:r w:rsidRPr="00C26C40">
        <w:t xml:space="preserve"> as cited in Vereshchagin et al., 2020). At 560–700°C, a second, more complete dehydroxylation stage occurs in which the residual hydroxyl groups are removed to form </w:t>
      </w:r>
      <m:oMath>
        <m:r>
          <w:rPr>
            <w:rFonts w:ascii="Cambria Math" w:hAnsi="Cambria Math"/>
          </w:rPr>
          <m:t>γ-Al₂O₃</m:t>
        </m:r>
      </m:oMath>
      <w:r w:rsidRPr="00C26C40">
        <w:t xml:space="preserve"> (reactive transition alumina), metakaolinite from kaolinite impurities, and, for boehmite content, its characteristic dehydroxylation to γ-Al₂O₃. At temperatures above 950°C, </w:t>
      </w:r>
      <m:oMath>
        <m:r>
          <w:rPr>
            <w:rFonts w:ascii="Cambria Math" w:hAnsi="Cambria Math"/>
          </w:rPr>
          <m:t>γ-Al₂O₃</m:t>
        </m:r>
      </m:oMath>
      <w:r w:rsidRPr="00C26C40">
        <w:t xml:space="preserve"> progressively transforms to the thermodynamically stable </w:t>
      </w:r>
      <m:oMath>
        <m:r>
          <w:rPr>
            <w:rFonts w:ascii="Cambria Math" w:hAnsi="Cambria Math"/>
          </w:rPr>
          <m:t>α-Al₂O₃</m:t>
        </m:r>
      </m:oMath>
      <w:r w:rsidRPr="00C26C40">
        <w:t xml:space="preserve"> (corundum), which is highly refractory and extremely resistant to acid dissolution.</w:t>
      </w:r>
    </w:p>
    <w:p w14:paraId="10486DAF" w14:textId="77777777" w:rsidR="00E87A3B" w:rsidRPr="00C26C40" w:rsidRDefault="00E87A3B" w:rsidP="00E87A3B">
      <w:r w:rsidRPr="00C26C40">
        <w:t xml:space="preserve">The range of 700–800°C has been specifically identified in the literature as the optimal calcination temperature window for maximising acid leaching efficiency from bauxite. </w:t>
      </w:r>
      <w:r w:rsidRPr="00C26C40">
        <w:lastRenderedPageBreak/>
        <w:t xml:space="preserve">Valeev et al. (2016) systematically investigated the calcination of high-silica boehmite-kaolinite bauxite. They demonstrated that pre-calcination at 700°C for 30 minutes resulted in a dramatic increase in HCl leaching efficiency — from 23% for uncalcined ore to 89% for calcined ore — under identical leaching conditions (20% HCl, 110°C). The authors attributed this improvement to two simultaneous effects: the dehydroxylation of gibbsite and boehmite to the reactive </w:t>
      </w:r>
      <m:oMath>
        <m:r>
          <w:rPr>
            <w:rFonts w:ascii="Cambria Math" w:hAnsi="Cambria Math"/>
          </w:rPr>
          <m:t>γ-Al₂O₃</m:t>
        </m:r>
      </m:oMath>
      <w:r w:rsidRPr="00C26C40">
        <w:t xml:space="preserve"> phase, and the thermal conversion of kaolinite (</w:t>
      </w:r>
      <m:oMath>
        <m:r>
          <w:rPr>
            <w:rFonts w:ascii="Cambria Math" w:hAnsi="Cambria Math"/>
          </w:rPr>
          <m:t>Al₂Si₂O₅(OH)₄</m:t>
        </m:r>
      </m:oMath>
      <w:r w:rsidRPr="00C26C40">
        <w:t>) to metakaolinite (</w:t>
      </w:r>
      <m:oMath>
        <m:r>
          <w:rPr>
            <w:rFonts w:ascii="Cambria Math" w:hAnsi="Cambria Math"/>
          </w:rPr>
          <m:t>Al₂Si₂O₇</m:t>
        </m:r>
      </m:oMath>
      <w:r w:rsidRPr="00C26C40">
        <w:t xml:space="preserve">), both of which are far more readily attacked by </w:t>
      </w:r>
      <m:oMath>
        <m:r>
          <w:rPr>
            <w:rFonts w:ascii="Cambria Math" w:hAnsi="Cambria Math"/>
          </w:rPr>
          <m:t>HCl</m:t>
        </m:r>
      </m:oMath>
      <w:r w:rsidRPr="00C26C40">
        <w:t xml:space="preserve"> than their parent crystalline phases. Beyond 700°C, and particularly above 800°C, the onset of </w:t>
      </w:r>
      <m:oMath>
        <m:r>
          <w:rPr>
            <w:rFonts w:ascii="Cambria Math" w:hAnsi="Cambria Math"/>
          </w:rPr>
          <m:t>γ → δ → θ</m:t>
        </m:r>
      </m:oMath>
      <w:r w:rsidRPr="00C26C40">
        <w:t xml:space="preserve"> alumina phase transitions begin to reduce surface area and reactivity, with no further benefit to extraction efficiency (Smith, 1996 as cited in Vereshchagina et al., 2020).</w:t>
      </w:r>
    </w:p>
    <w:p w14:paraId="45A4847A" w14:textId="70543B19" w:rsidR="00E87A3B" w:rsidRPr="00C26C40" w:rsidRDefault="00E87A3B" w:rsidP="00E87A3B">
      <w:r w:rsidRPr="00C26C40">
        <w:t xml:space="preserve">The evolution of specific surface area during calcination is directly correlated with leaching performance. Flash calcination of gibbsite at 700°C has been shown to increase specific surface area from less than 1 m²/g in the raw crystalline material to approximately 278 m²/g in the calcined product. This ~280-fold increase in specific surface area directly translates into a proportional increase in the rate of acid dissolution, as the gibbsite–HCl reaction is surface-reaction controlled </w:t>
      </w:r>
      <w:sdt>
        <w:sdtPr>
          <w:rPr>
            <w:color w:val="000000"/>
          </w:rPr>
          <w:tag w:val="MENDELEY_CITATION_v3_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"/>
          <w:id w:val="-264075820"/>
          <w:placeholder>
            <w:docPart w:val="7F3401664FE14F99B8B89B4078292214"/>
          </w:placeholder>
        </w:sdtPr>
        <w:sdtEndPr/>
        <w:sdtContent>
          <w:r w:rsidR="00A37BED" w:rsidRPr="00A37BED">
            <w:rPr>
              <w:color w:val="000000"/>
            </w:rPr>
            <w:t>(Reddy et al., 1998)</w:t>
          </w:r>
        </w:sdtContent>
      </w:sdt>
      <w:r w:rsidRPr="00C26C40">
        <w:t>.</w:t>
      </w:r>
    </w:p>
    <w:p w14:paraId="335E6C50" w14:textId="537B151C" w:rsidR="00E87A3B" w:rsidRPr="00C26C40" w:rsidRDefault="00E87A3B" w:rsidP="00E87A3B">
      <w:r w:rsidRPr="00C26C40">
        <w:t xml:space="preserve">For the Awaso gibbsite bauxite, with its high gibbsite content and low boehmite fraction, the calcination step is incorporated into the design at 700°C as an upstream activation stage within the rotary kiln, consistent with the design basis adopted in the process simulation. Crucially, the reduction in required residence time and reactor volume that calcination permits in the downstream leaching reactor more than offsets the energy cost of the calcination step at commercial scale, as demonstrated by the simulation results in the material and energy balance section. The reducing atmosphere (CO injection) simultaneously achieves partial reduction of </w:t>
      </w:r>
      <m:oMath>
        <m:r>
          <w:rPr>
            <w:rFonts w:ascii="Cambria Math" w:hAnsi="Cambria Math"/>
          </w:rPr>
          <m:t>Fe₂O₃</m:t>
        </m:r>
      </m:oMath>
      <w:r w:rsidRPr="00C26C40">
        <w:t xml:space="preserve"> to </w:t>
      </w:r>
      <m:oMath>
        <m:r>
          <w:rPr>
            <w:rFonts w:ascii="Cambria Math" w:hAnsi="Cambria Math"/>
          </w:rPr>
          <m:t>Fe₃O₄</m:t>
        </m:r>
      </m:oMath>
      <w:r w:rsidRPr="00C26C40">
        <w:t xml:space="preserve"> (magnetite), which is then </w:t>
      </w:r>
      <w:r w:rsidRPr="00C26C40">
        <w:lastRenderedPageBreak/>
        <w:t>removed by magnetic separation — an upstream iron beneficiation strategy that reduces parasitic iron dissolution in the leaching reactor.</w:t>
      </w:r>
    </w:p>
    <w:p w14:paraId="56326D66" w14:textId="679BB5E6" w:rsidR="00D47568" w:rsidRPr="00C26C40" w:rsidRDefault="00D47568">
      <w:pPr>
        <w:spacing w:before="120" w:after="280"/>
      </w:pPr>
      <w:r w:rsidRPr="00C26C40">
        <w:br w:type="page"/>
      </w:r>
    </w:p>
    <w:p w14:paraId="3F55EDE7" w14:textId="7FB263C1" w:rsidR="00D47568" w:rsidRPr="00C26C40" w:rsidRDefault="00D47568" w:rsidP="00D47568">
      <w:pPr>
        <w:pStyle w:val="Heading1"/>
      </w:pPr>
      <w:bookmarkStart w:id="108" w:name="_Toc237244923"/>
      <w:r w:rsidRPr="00C26C40">
        <w:lastRenderedPageBreak/>
        <w:t>PROCESS SELECTION</w:t>
      </w:r>
      <w:bookmarkEnd w:id="108"/>
    </w:p>
    <w:p w14:paraId="4B84B1C5" w14:textId="77777777" w:rsidR="00877513" w:rsidRDefault="00877513" w:rsidP="00F02060">
      <w:pPr>
        <w:pStyle w:val="Heading2"/>
      </w:pPr>
      <w:bookmarkStart w:id="109" w:name="_Toc235285250"/>
      <w:bookmarkStart w:id="110" w:name="_Toc237244924"/>
      <w:r w:rsidRPr="00C26C40">
        <w:t>Process Route Selection</w:t>
      </w:r>
      <w:bookmarkEnd w:id="109"/>
      <w:bookmarkEnd w:id="110"/>
    </w:p>
    <w:p w14:paraId="277D9401" w14:textId="77777777" w:rsidR="006F6A39" w:rsidRDefault="00D05CBC" w:rsidP="006F6A39">
      <w:pPr>
        <w:keepNext/>
      </w:pPr>
      <w:r w:rsidRPr="00D05CBC">
        <w:rPr>
          <w:noProof/>
        </w:rPr>
        <w:drawing>
          <wp:inline distT="0" distB="0" distL="0" distR="0" wp14:anchorId="5C6F6E50" wp14:editId="1289632F">
            <wp:extent cx="7577478" cy="3865369"/>
            <wp:effectExtent l="8255" t="0" r="0" b="0"/>
            <wp:docPr id="56" name="Picture 55">
              <a:extLst xmlns:a="http://schemas.openxmlformats.org/drawingml/2006/main">
                <a:ext uri="{FF2B5EF4-FFF2-40B4-BE49-F238E27FC236}">
                  <a16:creationId xmlns:a16="http://schemas.microsoft.com/office/drawing/2014/main" id="{B1B0728C-19C8-AC83-526E-35F4FD3A9B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a:extLst>
                        <a:ext uri="{FF2B5EF4-FFF2-40B4-BE49-F238E27FC236}">
                          <a16:creationId xmlns:a16="http://schemas.microsoft.com/office/drawing/2014/main" id="{B1B0728C-19C8-AC83-526E-35F4FD3A9B4B}"/>
                        </a:ext>
                      </a:extLst>
                    </pic:cNvPr>
                    <pic:cNvPicPr>
                      <a:picLocks noChangeAspect="1"/>
                    </pic:cNvPicPr>
                  </pic:nvPicPr>
                  <pic:blipFill>
                    <a:blip r:embed="rId12"/>
                    <a:stretch>
                      <a:fillRect/>
                    </a:stretch>
                  </pic:blipFill>
                  <pic:spPr>
                    <a:xfrm rot="16200000">
                      <a:off x="0" y="0"/>
                      <a:ext cx="7586955" cy="3870203"/>
                    </a:xfrm>
                    <a:prstGeom prst="rect">
                      <a:avLst/>
                    </a:prstGeom>
                  </pic:spPr>
                </pic:pic>
              </a:graphicData>
            </a:graphic>
          </wp:inline>
        </w:drawing>
      </w:r>
    </w:p>
    <w:p w14:paraId="083E6D30" w14:textId="0CFAF6AF" w:rsidR="00D05CBC" w:rsidRPr="00D05CBC" w:rsidRDefault="006F6A39" w:rsidP="006F6A39">
      <w:pPr>
        <w:pStyle w:val="Caption"/>
        <w:jc w:val="both"/>
      </w:pPr>
      <w:bookmarkStart w:id="111" w:name="_Toc237220040"/>
      <w:r>
        <w:t xml:space="preserve">Figure </w:t>
      </w:r>
      <w:fldSimple w:instr=" STYLEREF 1 \s ">
        <w:r w:rsidR="006221B8">
          <w:rPr>
            <w:noProof/>
          </w:rPr>
          <w:t>3</w:t>
        </w:r>
      </w:fldSimple>
      <w:r w:rsidR="00E162A1">
        <w:noBreakHyphen/>
      </w:r>
      <w:fldSimple w:instr=" SEQ Figure \* ARABIC \s 1 ">
        <w:r w:rsidR="006221B8">
          <w:rPr>
            <w:noProof/>
          </w:rPr>
          <w:t>1</w:t>
        </w:r>
      </w:fldSimple>
      <w:r>
        <w:rPr>
          <w:noProof/>
        </w:rPr>
        <w:t xml:space="preserve"> Process Flow Diagram</w:t>
      </w:r>
      <w:bookmarkEnd w:id="111"/>
    </w:p>
    <w:p w14:paraId="3CA4B0D4" w14:textId="77777777" w:rsidR="00877513" w:rsidRPr="00C26C40" w:rsidRDefault="00877513" w:rsidP="00877513">
      <w:r w:rsidRPr="00C26C40">
        <w:lastRenderedPageBreak/>
        <w:t>The Alkaline (Bayer) route, being the industrial method for refining bauxite into highly purified alumina (</w:t>
      </w:r>
      <m:oMath>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w:r w:rsidRPr="00C26C40">
        <w:t xml:space="preserve">), operates at high-pressure and highly caustic environments making it rather capital-intensive and utilises redundant processes as the alumina produced would have to be redissolved in acid again to produce our poly-aluminium chloride. On the other hand, the direct acid leaching approach operates at atmospheric pressure and at </w:t>
      </w:r>
      <m:oMath>
        <m:r>
          <w:rPr>
            <w:rFonts w:ascii="Cambria Math" w:hAnsi="Cambria Math"/>
          </w:rPr>
          <m:t>~</m:t>
        </m:r>
        <m:sSup>
          <m:sSupPr>
            <m:ctrlPr>
              <w:rPr>
                <w:rFonts w:ascii="Cambria Math" w:hAnsi="Cambria Math"/>
                <w:i/>
              </w:rPr>
            </m:ctrlPr>
          </m:sSupPr>
          <m:e>
            <m:r>
              <w:rPr>
                <w:rFonts w:ascii="Cambria Math" w:hAnsi="Cambria Math"/>
              </w:rPr>
              <m:t>110</m:t>
            </m:r>
          </m:e>
          <m:sup>
            <m:r>
              <w:rPr>
                <w:rFonts w:ascii="Cambria Math" w:hAnsi="Cambria Math"/>
              </w:rPr>
              <m:t>o</m:t>
            </m:r>
          </m:sup>
        </m:sSup>
        <m:r>
          <w:rPr>
            <w:rFonts w:ascii="Cambria Math" w:hAnsi="Cambria Math"/>
          </w:rPr>
          <m:t>C</m:t>
        </m:r>
      </m:oMath>
      <w:r w:rsidRPr="00C26C40">
        <w:t xml:space="preserve"> making it the preferred process route.</w:t>
      </w:r>
    </w:p>
    <w:p w14:paraId="15207BD3" w14:textId="77777777" w:rsidR="00877513" w:rsidRPr="00C26C40" w:rsidRDefault="00877513" w:rsidP="00877513">
      <w:r w:rsidRPr="00C26C40">
        <w:t>For the direct acid leaching as chosen for this plant, the lixiviant preferred was hydrochloric acid, with the reason being that the chloride ion (</w:t>
      </w:r>
      <m:oMath>
        <m:r>
          <w:rPr>
            <w:rFonts w:ascii="Cambria Math" w:hAnsi="Cambria Math"/>
          </w:rPr>
          <m:t>C</m:t>
        </m:r>
        <m:sSup>
          <m:sSupPr>
            <m:ctrlPr>
              <w:rPr>
                <w:rFonts w:ascii="Cambria Math" w:hAnsi="Cambria Math"/>
                <w:i/>
              </w:rPr>
            </m:ctrlPr>
          </m:sSupPr>
          <m:e>
            <m:r>
              <w:rPr>
                <w:rFonts w:ascii="Cambria Math" w:hAnsi="Cambria Math"/>
              </w:rPr>
              <m:t>l</m:t>
            </m:r>
          </m:e>
          <m:sup>
            <m:r>
              <w:rPr>
                <w:rFonts w:ascii="Cambria Math" w:hAnsi="Cambria Math"/>
              </w:rPr>
              <m:t>-</m:t>
            </m:r>
          </m:sup>
        </m:sSup>
      </m:oMath>
      <w:r w:rsidRPr="00C26C40">
        <w:t>) acts purely as a spectator in the outer coordination sphere of the aluminium ion. Other plants use sulphuric acid or a blend of hydrochloric and sulphuric acids. Our choice of hydrochloric acid is that the sulphate ions (</w:t>
      </w:r>
      <m:oMath>
        <m:r>
          <w:rPr>
            <w:rFonts w:ascii="Cambria Math" w:hAnsi="Cambria Math"/>
          </w:rPr>
          <m:t>S</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2-</m:t>
            </m:r>
          </m:sup>
        </m:sSubSup>
      </m:oMath>
      <w:r w:rsidRPr="00C26C40">
        <w:t>) form stronger inner-sphere bridging bonds, causing premature precipitation, but chloride allows for the controlled and stable polymerisation of the aluminium chains.</w:t>
      </w:r>
    </w:p>
    <w:p w14:paraId="1A3B1A15" w14:textId="77777777" w:rsidR="00877513" w:rsidRPr="00C26C40" w:rsidRDefault="00877513" w:rsidP="00134FFF">
      <w:pPr>
        <w:pStyle w:val="Heading3"/>
      </w:pPr>
      <w:bookmarkStart w:id="112" w:name="_Toc235285251"/>
      <w:bookmarkStart w:id="113" w:name="_Toc237244925"/>
      <w:r w:rsidRPr="00C26C40">
        <w:t>Feed Preparation and Beneficiation</w:t>
      </w:r>
      <w:bookmarkEnd w:id="112"/>
      <w:bookmarkEnd w:id="113"/>
    </w:p>
    <w:p w14:paraId="68645598" w14:textId="455CE033" w:rsidR="00877513" w:rsidRPr="00C26C40" w:rsidRDefault="00877513" w:rsidP="00877513">
      <w:r w:rsidRPr="00C26C40">
        <w:t xml:space="preserve">The assay data from </w:t>
      </w:r>
      <w:sdt>
        <w:sdtPr>
          <w:rPr>
            <w:color w:val="000000"/>
          </w:rPr>
          <w:tag w:val="MENDELEY_CITATION_v3_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"/>
          <w:id w:val="1563521555"/>
          <w:placeholder>
            <w:docPart w:val="36C8D0C264CD40D7BA934D1B356FDF94"/>
          </w:placeholder>
        </w:sdtPr>
        <w:sdtEndPr/>
        <w:sdtContent>
          <w:r w:rsidR="00A37BED" w:rsidRPr="00A37BED">
            <w:rPr>
              <w:rFonts w:eastAsia="Times New Roman"/>
              <w:color w:val="000000"/>
            </w:rPr>
            <w:t>(Momade &amp; Gawu, 1998)</w:t>
          </w:r>
        </w:sdtContent>
      </w:sdt>
      <w:r w:rsidRPr="00C26C40">
        <w:t xml:space="preserve"> provided that the Awaso bauxite deposit has a substantial amount of haematite and if left untreated, this iron component consumes expensive acid and further degrades the final poly-aluminium chloride quality (violating the GB 15892-2009 standard).</w:t>
      </w:r>
    </w:p>
    <w:p w14:paraId="6C348A5F" w14:textId="47F3DD47" w:rsidR="00877513" w:rsidRPr="00C26C40" w:rsidRDefault="00877513" w:rsidP="00877513">
      <w:r w:rsidRPr="00C26C40">
        <w:t xml:space="preserve">The plant incorporates a reductive roasting (Magnetising reduction) feed pre-treatment stage to convert the paramagnetic haematite, </w:t>
      </w:r>
      <m:oMath>
        <m:r>
          <w:rPr>
            <w:rFonts w:ascii="Cambria Math" w:hAnsi="Cambria Math"/>
          </w:rPr>
          <m:t>α-F</m:t>
        </m:r>
        <m:sSub>
          <m:sSubPr>
            <m:ctrlPr>
              <w:rPr>
                <w:rFonts w:ascii="Cambria Math" w:hAnsi="Cambria Math"/>
                <w:i/>
              </w:rPr>
            </m:ctrlPr>
          </m:sSubPr>
          <m:e>
            <m:r>
              <w:rPr>
                <w:rFonts w:ascii="Cambria Math" w:hAnsi="Cambria Math"/>
              </w:rPr>
              <m:t>e</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 xml:space="preserve"> </m:t>
        </m:r>
      </m:oMath>
      <w:r w:rsidRPr="00C26C40">
        <w:t xml:space="preserve">at </w:t>
      </w:r>
      <m:oMath>
        <m:r>
          <w:rPr>
            <w:rFonts w:ascii="Cambria Math" w:hAnsi="Cambria Math"/>
          </w:rPr>
          <m:t>870-</m:t>
        </m:r>
        <m:sSup>
          <m:sSupPr>
            <m:ctrlPr>
              <w:rPr>
                <w:rFonts w:ascii="Cambria Math" w:hAnsi="Cambria Math"/>
                <w:i/>
              </w:rPr>
            </m:ctrlPr>
          </m:sSupPr>
          <m:e>
            <m:r>
              <w:rPr>
                <w:rFonts w:ascii="Cambria Math" w:hAnsi="Cambria Math"/>
              </w:rPr>
              <m:t>950</m:t>
            </m:r>
          </m:e>
          <m:sup>
            <m:r>
              <w:rPr>
                <w:rFonts w:ascii="Cambria Math" w:hAnsi="Cambria Math"/>
              </w:rPr>
              <m:t>o</m:t>
            </m:r>
          </m:sup>
        </m:sSup>
        <m:r>
          <w:rPr>
            <w:rFonts w:ascii="Cambria Math" w:hAnsi="Cambria Math"/>
          </w:rPr>
          <m:t>C</m:t>
        </m:r>
      </m:oMath>
      <w:r w:rsidRPr="00C26C40">
        <w:t xml:space="preserve"> to magnetite, </w:t>
      </w:r>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3</m:t>
            </m:r>
          </m:sub>
        </m:sSub>
        <m:sSub>
          <m:sSubPr>
            <m:ctrlPr>
              <w:rPr>
                <w:rFonts w:ascii="Cambria Math" w:hAnsi="Cambria Math"/>
                <w:i/>
              </w:rPr>
            </m:ctrlPr>
          </m:sSubPr>
          <m:e>
            <m:r>
              <w:rPr>
                <w:rFonts w:ascii="Cambria Math" w:hAnsi="Cambria Math"/>
              </w:rPr>
              <m:t>O</m:t>
            </m:r>
          </m:e>
          <m:sub>
            <m:r>
              <w:rPr>
                <w:rFonts w:ascii="Cambria Math" w:hAnsi="Cambria Math"/>
              </w:rPr>
              <m:t>4</m:t>
            </m:r>
          </m:sub>
        </m:sSub>
      </m:oMath>
      <w:r w:rsidRPr="00C26C40">
        <w:t xml:space="preserve"> </w:t>
      </w:r>
      <w:sdt>
        <w:sdtPr>
          <w:rPr>
            <w:color w:val="000000"/>
          </w:rPr>
          <w:tag w:val="MENDELEY_CITATION_v3_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"/>
          <w:id w:val="1791560571"/>
          <w:placeholder>
            <w:docPart w:val="36C8D0C264CD40D7BA934D1B356FDF94"/>
          </w:placeholder>
        </w:sdtPr>
        <w:sdtEndPr/>
        <w:sdtContent>
          <w:r w:rsidR="00A37BED" w:rsidRPr="00A37BED">
            <w:rPr>
              <w:color w:val="000000"/>
            </w:rPr>
            <w:t>(Ofori-Sarpong, 2014)</w:t>
          </w:r>
        </w:sdtContent>
      </w:sdt>
      <w:r w:rsidRPr="00C26C40">
        <w:t>. The reducing agent used by the plant is carbon monoxide.</w:t>
      </w:r>
    </w:p>
    <w:p w14:paraId="36AD5CC4" w14:textId="77777777" w:rsidR="00877513" w:rsidRPr="00C26C40" w:rsidRDefault="00877513" w:rsidP="00877513">
      <w:r w:rsidRPr="00C26C40">
        <w:t>Due to the high head and prolonged exposure, the Aluminium hydroxide content of the bauxite was converted to aluminium oxide, which is the more reactive form.</w:t>
      </w:r>
    </w:p>
    <w:p w14:paraId="33CCA797" w14:textId="77777777" w:rsidR="00877513" w:rsidRPr="00C26C40" w:rsidRDefault="00877513" w:rsidP="00877513">
      <m:oMathPara>
        <m:oMath>
          <m:r>
            <m:rPr>
              <m:sty m:val="p"/>
            </m:rPr>
            <w:rPr>
              <w:rFonts w:ascii="Cambria Math" w:hAnsi="Cambria Math"/>
            </w:rPr>
            <m:t>3</m:t>
          </m:r>
          <m:r>
            <w:rPr>
              <w:rFonts w:ascii="Cambria Math" w:hAnsi="Cambria Math"/>
            </w:rPr>
            <m:t>F</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m:rPr>
                  <m:sty m:val="p"/>
                </m:rPr>
                <w:rPr>
                  <w:rFonts w:ascii="Cambria Math" w:hAnsi="Cambria Math"/>
                </w:rPr>
                <m:t>3</m:t>
              </m:r>
            </m:sub>
          </m:sSub>
          <m:r>
            <m:rPr>
              <m:sty m:val="p"/>
            </m:rPr>
            <w:rPr>
              <w:rFonts w:ascii="Cambria Math" w:hAnsi="Cambria Math"/>
            </w:rPr>
            <m:t>+</m:t>
          </m:r>
          <m:r>
            <w:rPr>
              <w:rFonts w:ascii="Cambria Math" w:hAnsi="Cambria Math"/>
            </w:rPr>
            <m:t>CO</m:t>
          </m:r>
          <m:r>
            <m:rPr>
              <m:sty m:val="p"/>
            </m:rPr>
            <w:rPr>
              <w:rFonts w:ascii="Cambria Math" w:hAnsi="Cambria Math"/>
            </w:rPr>
            <m:t>→2</m:t>
          </m:r>
          <m:r>
            <w:rPr>
              <w:rFonts w:ascii="Cambria Math" w:hAnsi="Cambria Math"/>
            </w:rPr>
            <m:t>F</m:t>
          </m:r>
          <m:sSub>
            <m:sSubPr>
              <m:ctrlPr>
                <w:rPr>
                  <w:rFonts w:ascii="Cambria Math" w:hAnsi="Cambria Math"/>
                </w:rPr>
              </m:ctrlPr>
            </m:sSubPr>
            <m:e>
              <m:r>
                <w:rPr>
                  <w:rFonts w:ascii="Cambria Math" w:hAnsi="Cambria Math"/>
                </w:rPr>
                <m:t>e</m:t>
              </m:r>
            </m:e>
            <m:sub>
              <m:r>
                <m:rPr>
                  <m:sty m:val="p"/>
                </m:rPr>
                <w:rPr>
                  <w:rFonts w:ascii="Cambria Math" w:hAnsi="Cambria Math"/>
                </w:rPr>
                <m:t>3</m:t>
              </m:r>
            </m:sub>
          </m:sSub>
          <m:sSub>
            <m:sSubPr>
              <m:ctrlPr>
                <w:rPr>
                  <w:rFonts w:ascii="Cambria Math" w:hAnsi="Cambria Math"/>
                </w:rPr>
              </m:ctrlPr>
            </m:sSubPr>
            <m:e>
              <m:r>
                <w:rPr>
                  <w:rFonts w:ascii="Cambria Math" w:hAnsi="Cambria Math"/>
                </w:rPr>
                <m:t>O</m:t>
              </m:r>
            </m:e>
            <m:sub>
              <m:r>
                <m:rPr>
                  <m:sty m:val="p"/>
                </m:rPr>
                <w:rPr>
                  <w:rFonts w:ascii="Cambria Math" w:hAnsi="Cambria Math"/>
                </w:rPr>
                <m:t>4</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m:oMathPara>
    </w:p>
    <w:p w14:paraId="4D462445" w14:textId="77777777" w:rsidR="00877513" w:rsidRPr="00C26C40" w:rsidRDefault="00877513" w:rsidP="00877513">
      <m:oMathPara>
        <m:oMath>
          <m:r>
            <m:rPr>
              <m:sty m:val="p"/>
            </m:rPr>
            <w:rPr>
              <w:rFonts w:ascii="Cambria Math" w:hAnsi="Cambria Math"/>
            </w:rPr>
            <w:lastRenderedPageBreak/>
            <m:t>2</m:t>
          </m:r>
          <m:r>
            <w:rPr>
              <w:rFonts w:ascii="Cambria Math" w:hAnsi="Cambria Math"/>
            </w:rPr>
            <m:t>Al</m:t>
          </m:r>
          <m:sSub>
            <m:sSubPr>
              <m:ctrlPr>
                <w:rPr>
                  <w:rFonts w:ascii="Cambria Math" w:hAnsi="Cambria Math"/>
                </w:rPr>
              </m:ctrlPr>
            </m:sSubPr>
            <m:e>
              <m:d>
                <m:dPr>
                  <m:ctrlPr>
                    <w:rPr>
                      <w:rFonts w:ascii="Cambria Math" w:hAnsi="Cambria Math"/>
                    </w:rPr>
                  </m:ctrlPr>
                </m:dPr>
                <m:e>
                  <m:r>
                    <w:rPr>
                      <w:rFonts w:ascii="Cambria Math" w:hAnsi="Cambria Math"/>
                    </w:rPr>
                    <m:t>OH</m:t>
                  </m:r>
                </m:e>
              </m:d>
            </m:e>
            <m:sub>
              <m:r>
                <m:rPr>
                  <m:sty m:val="p"/>
                </m:rPr>
                <w:rPr>
                  <w:rFonts w:ascii="Cambria Math" w:hAnsi="Cambria Math"/>
                </w:rPr>
                <m:t>3</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m:rPr>
                  <m:sty m:val="p"/>
                </m:rPr>
                <w:rPr>
                  <w:rFonts w:ascii="Cambria Math" w:hAnsi="Cambria Math"/>
                </w:rPr>
                <m:t>3</m:t>
              </m:r>
            </m:sub>
          </m:sSub>
          <m:r>
            <m:rPr>
              <m:sty m:val="p"/>
            </m:rPr>
            <w:rPr>
              <w:rFonts w:ascii="Cambria Math" w:hAnsi="Cambria Math"/>
            </w:rPr>
            <m:t>+3</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O</m:t>
          </m:r>
        </m:oMath>
      </m:oMathPara>
    </w:p>
    <w:p w14:paraId="16EA51CC" w14:textId="77777777" w:rsidR="00877513" w:rsidRPr="00C26C40" w:rsidRDefault="00877513" w:rsidP="00877513">
      <w:r w:rsidRPr="00C26C40">
        <w:t>The newly formed magnetite allows for efficient magnetic separation of the iron content, thereby reducing the parasitic acid consumption downstream and the reduction in the quality of the final product.</w:t>
      </w:r>
    </w:p>
    <w:p w14:paraId="3650B3B6" w14:textId="77777777" w:rsidR="00877513" w:rsidRPr="00C26C40" w:rsidRDefault="00877513" w:rsidP="00877513">
      <w:r w:rsidRPr="00C26C40">
        <w:t>Heat from the hot roaster product was harvested using a heat exchanger to heat up high-pressure air to be used downstream, thereby cutting cost for heating other utility fluids.</w:t>
      </w:r>
    </w:p>
    <w:p w14:paraId="54587F6D" w14:textId="77777777" w:rsidR="00695236" w:rsidRPr="00C26C40" w:rsidRDefault="00877513" w:rsidP="00695236">
      <w:pPr>
        <w:keepNext/>
      </w:pPr>
      <w:r w:rsidRPr="00C26C40">
        <w:rPr>
          <w:noProof/>
        </w:rPr>
        <w:drawing>
          <wp:inline distT="0" distB="0" distL="0" distR="0" wp14:anchorId="794AD327" wp14:editId="23FD7C23">
            <wp:extent cx="4720995" cy="3149600"/>
            <wp:effectExtent l="0" t="0" r="3810" b="0"/>
            <wp:docPr id="191152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28082" cy="3154328"/>
                    </a:xfrm>
                    <a:prstGeom prst="rect">
                      <a:avLst/>
                    </a:prstGeom>
                    <a:noFill/>
                    <a:ln>
                      <a:noFill/>
                    </a:ln>
                  </pic:spPr>
                </pic:pic>
              </a:graphicData>
            </a:graphic>
          </wp:inline>
        </w:drawing>
      </w:r>
    </w:p>
    <w:p w14:paraId="510B1439" w14:textId="52917E0B" w:rsidR="00877513" w:rsidRPr="00C26C40" w:rsidRDefault="00695236" w:rsidP="00695236">
      <w:pPr>
        <w:pStyle w:val="Caption"/>
        <w:jc w:val="both"/>
      </w:pPr>
      <w:bookmarkStart w:id="114" w:name="_Toc237220041"/>
      <w:r w:rsidRPr="00C26C40">
        <w:t xml:space="preserve">Figure </w:t>
      </w:r>
      <w:fldSimple w:instr=" STYLEREF 1 \s ">
        <w:r w:rsidR="006221B8">
          <w:rPr>
            <w:noProof/>
          </w:rPr>
          <w:t>3</w:t>
        </w:r>
      </w:fldSimple>
      <w:r w:rsidR="00E162A1">
        <w:noBreakHyphen/>
      </w:r>
      <w:fldSimple w:instr=" SEQ Figure \* ARABIC \s 1 ">
        <w:r w:rsidR="006221B8">
          <w:rPr>
            <w:noProof/>
          </w:rPr>
          <w:t>2</w:t>
        </w:r>
      </w:fldSimple>
      <w:r w:rsidRPr="00C26C40">
        <w:t xml:space="preserve"> Schematic representation of the magnetic separation of magnetite from the roasted ore.</w:t>
      </w:r>
      <w:bookmarkEnd w:id="114"/>
    </w:p>
    <w:p w14:paraId="5C609B92" w14:textId="77777777" w:rsidR="00877513" w:rsidRPr="00C26C40" w:rsidRDefault="00877513" w:rsidP="00134FFF">
      <w:pPr>
        <w:pStyle w:val="Heading3"/>
      </w:pPr>
      <w:bookmarkStart w:id="115" w:name="_Toc235285252"/>
      <w:bookmarkStart w:id="116" w:name="_Toc237244926"/>
      <w:r w:rsidRPr="00C26C40">
        <w:t>Milling and Slurry Formation</w:t>
      </w:r>
      <w:bookmarkEnd w:id="115"/>
      <w:bookmarkEnd w:id="116"/>
    </w:p>
    <w:p w14:paraId="013D13B3" w14:textId="77777777" w:rsidR="00877513" w:rsidRPr="00C26C40" w:rsidRDefault="00877513" w:rsidP="00877513">
      <w:pPr>
        <w:rPr>
          <w:rFonts w:eastAsiaTheme="minorEastAsia"/>
        </w:rPr>
      </w:pPr>
      <w:r w:rsidRPr="00C26C40">
        <w:t>Process water is added to the high-alumina-content feed to form a slurry with the right viscosity, corresponding to about 60% water, for effective milling in a ball mill.</w:t>
      </w:r>
    </w:p>
    <w:p w14:paraId="1F295D79" w14:textId="1AC6E53C" w:rsidR="00877513" w:rsidRPr="00C26C40" w:rsidRDefault="00877513" w:rsidP="00877513">
      <w:r w:rsidRPr="00C26C40">
        <w:t xml:space="preserve">The wet slurry is fed into a ball mill, achieving particle sizes less than </w:t>
      </w:r>
      <m:oMath>
        <m:r>
          <w:rPr>
            <w:rFonts w:ascii="Cambria Math" w:hAnsi="Cambria Math"/>
          </w:rPr>
          <m:t>245 μm</m:t>
        </m:r>
      </m:oMath>
      <w:r w:rsidRPr="00C26C40">
        <w:t xml:space="preserve"> </w:t>
      </w:r>
      <w:sdt>
        <w:sdtPr>
          <w:rPr>
            <w:color w:val="000000"/>
          </w:rPr>
          <w:tag w:val="MENDELEY_CITATION_v3_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"/>
          <w:id w:val="-1640958902"/>
          <w:placeholder>
            <w:docPart w:val="2AA2B97A240C43D89E224F5E06B50E83"/>
          </w:placeholder>
        </w:sdtPr>
        <w:sdtEndPr/>
        <w:sdtContent>
          <w:r w:rsidR="00A37BED" w:rsidRPr="00A37BED">
            <w:rPr>
              <w:color w:val="000000"/>
            </w:rPr>
            <w:t>(Reddy et al., 1998)</w:t>
          </w:r>
        </w:sdtContent>
      </w:sdt>
      <w:r w:rsidRPr="00C26C40">
        <w:t>. The milled product is fed into a hydrocyclone to ensure that the slurry that proceeds to the next stage has the required particle size.</w:t>
      </w:r>
    </w:p>
    <w:p w14:paraId="10F39B37" w14:textId="77777777" w:rsidR="00877513" w:rsidRPr="00C26C40" w:rsidRDefault="00877513" w:rsidP="00877513">
      <w:r w:rsidRPr="00C26C40">
        <w:lastRenderedPageBreak/>
        <w:t>A recirculation loop was set up that passes oversize from the hydrocyclone back to the mixing tank for re-milling.</w:t>
      </w:r>
    </w:p>
    <w:p w14:paraId="6C964B0E" w14:textId="77777777" w:rsidR="00877513" w:rsidRPr="00C26C40" w:rsidRDefault="00877513" w:rsidP="00134FFF">
      <w:pPr>
        <w:pStyle w:val="Heading3"/>
      </w:pPr>
      <w:bookmarkStart w:id="117" w:name="_Toc235285253"/>
      <w:bookmarkStart w:id="118" w:name="_Toc237244927"/>
      <w:r w:rsidRPr="00C26C40">
        <w:t>Digester Kinetics and Thermodynamics</w:t>
      </w:r>
      <w:bookmarkEnd w:id="117"/>
      <w:bookmarkEnd w:id="118"/>
    </w:p>
    <w:p w14:paraId="5CCA57E0" w14:textId="089CC846" w:rsidR="00877513" w:rsidRPr="00C26C40" w:rsidRDefault="00877513" w:rsidP="00877513">
      <w:pPr>
        <w:rPr>
          <w:rFonts w:eastAsiaTheme="minorEastAsia"/>
        </w:rPr>
      </w:pPr>
      <w:r w:rsidRPr="00C26C40">
        <w:t>To gain full control of the polymer formation stage, aluminium is to be separated from the alumina present in the slurry by leaching using hydrochloric acid as the lixiviant. Commercial grade hydrochloric acid (</w:t>
      </w:r>
      <m:oMath>
        <m:r>
          <w:rPr>
            <w:rFonts w:ascii="Cambria Math" w:hAnsi="Cambria Math"/>
          </w:rPr>
          <m:t>32 wt% HCl</m:t>
        </m:r>
      </m:oMath>
      <w:r w:rsidRPr="00C26C40">
        <w:rPr>
          <w:rFonts w:eastAsiaTheme="minorEastAsia"/>
        </w:rPr>
        <w:t xml:space="preserve">) is dosed into the leaching tank to maintain a highly acidic pH (&lt; 1.0) with 18 – 24 % HCl to drive the proton-promoted dissolution of the alumina phase and prevent premature hydrolysis </w:t>
      </w:r>
      <w:sdt>
        <w:sdtPr>
          <w:rPr>
            <w:rFonts w:eastAsiaTheme="minorEastAsia"/>
            <w:color w:val="000000"/>
          </w:rPr>
          <w:tag w:val="MENDELEY_CITATION_v3_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"/>
          <w:id w:val="789171652"/>
          <w:placeholder>
            <w:docPart w:val="2AA2B97A240C43D89E224F5E06B50E83"/>
          </w:placeholder>
        </w:sdtPr>
        <w:sdtEndPr/>
        <w:sdtContent>
          <w:r w:rsidR="00A37BED" w:rsidRPr="00A37BED">
            <w:rPr>
              <w:rFonts w:eastAsiaTheme="minorEastAsia"/>
              <w:color w:val="000000"/>
            </w:rPr>
            <w:t>(Reddy et al., 1998)</w:t>
          </w:r>
        </w:sdtContent>
      </w:sdt>
      <w:r w:rsidRPr="00C26C40">
        <w:rPr>
          <w:rFonts w:eastAsiaTheme="minorEastAsia"/>
        </w:rPr>
        <w:t>.</w:t>
      </w:r>
    </w:p>
    <w:p w14:paraId="599A114D" w14:textId="77777777" w:rsidR="00877513" w:rsidRPr="00C26C40" w:rsidRDefault="00877513" w:rsidP="00877513">
      <w:r w:rsidRPr="00C26C40">
        <w:t xml:space="preserve">For effective leaching, the leaching tank is to be maintained at a temperature around </w:t>
      </w:r>
      <m:oMath>
        <m:sSup>
          <m:sSupPr>
            <m:ctrlPr>
              <w:rPr>
                <w:rFonts w:ascii="Cambria Math" w:hAnsi="Cambria Math"/>
                <w:i/>
              </w:rPr>
            </m:ctrlPr>
          </m:sSupPr>
          <m:e>
            <m:r>
              <w:rPr>
                <w:rFonts w:ascii="Cambria Math" w:hAnsi="Cambria Math"/>
              </w:rPr>
              <m:t>120</m:t>
            </m:r>
          </m:e>
          <m:sup>
            <m:r>
              <w:rPr>
                <w:rFonts w:ascii="Cambria Math" w:hAnsi="Cambria Math"/>
              </w:rPr>
              <m:t>o</m:t>
            </m:r>
          </m:sup>
        </m:sSup>
        <m:r>
          <w:rPr>
            <w:rFonts w:ascii="Cambria Math" w:hAnsi="Cambria Math"/>
          </w:rPr>
          <m:t>C</m:t>
        </m:r>
      </m:oMath>
      <w:r w:rsidRPr="00C26C40">
        <w:t xml:space="preserve"> and </w:t>
      </w:r>
      <m:oMath>
        <m:r>
          <w:rPr>
            <w:rFonts w:ascii="Cambria Math" w:hAnsi="Cambria Math"/>
          </w:rPr>
          <m:t>3 atm</m:t>
        </m:r>
      </m:oMath>
      <w:r w:rsidRPr="00C26C40">
        <w:t xml:space="preserve"> pressure and a residence time of around 2 to 4 hours. The acid and the slurry were heated to </w:t>
      </w:r>
      <m:oMath>
        <m:sSup>
          <m:sSupPr>
            <m:ctrlPr>
              <w:rPr>
                <w:rFonts w:ascii="Cambria Math" w:hAnsi="Cambria Math"/>
                <w:i/>
              </w:rPr>
            </m:ctrlPr>
          </m:sSupPr>
          <m:e>
            <m:r>
              <w:rPr>
                <w:rFonts w:ascii="Cambria Math" w:hAnsi="Cambria Math"/>
              </w:rPr>
              <m:t>80</m:t>
            </m:r>
          </m:e>
          <m:sup>
            <m:r>
              <w:rPr>
                <w:rFonts w:ascii="Cambria Math" w:hAnsi="Cambria Math"/>
              </w:rPr>
              <m:t>o</m:t>
            </m:r>
          </m:sup>
        </m:sSup>
        <m:r>
          <w:rPr>
            <w:rFonts w:ascii="Cambria Math" w:hAnsi="Cambria Math"/>
          </w:rPr>
          <m:t>C</m:t>
        </m:r>
      </m:oMath>
      <w:r w:rsidRPr="00C26C40">
        <w:t xml:space="preserve"> using heat recovered from the products from the Roaster.</w:t>
      </w:r>
    </w:p>
    <w:p w14:paraId="0696AA84" w14:textId="77777777" w:rsidR="00877513" w:rsidRPr="00C26C40" w:rsidRDefault="00877513" w:rsidP="00877513">
      <w:r w:rsidRPr="00C26C40">
        <w:t>Residual haematite from the roasting stage also consumes some of the acid to leach out iron (III) ions into the slurry, which contributes to a reddish-brown colour formation.</w:t>
      </w:r>
    </w:p>
    <w:p w14:paraId="5D1840E0" w14:textId="77777777" w:rsidR="00877513" w:rsidRPr="00C26C40" w:rsidRDefault="00877513" w:rsidP="00877513">
      <w:r w:rsidRPr="00C26C40">
        <w:t>The surface-reaction-controlled dissolution reaction was modelled using the Shrinking Core Model with a power-law architecture.</w:t>
      </w:r>
    </w:p>
    <w:p w14:paraId="067DB0B0" w14:textId="77777777" w:rsidR="00877513" w:rsidRPr="00C26C40" w:rsidRDefault="00877513" w:rsidP="00134FFF">
      <w:pPr>
        <w:pStyle w:val="Heading3"/>
      </w:pPr>
      <w:bookmarkStart w:id="119" w:name="_Toc235285254"/>
      <w:bookmarkStart w:id="120" w:name="_Toc237244928"/>
      <w:r w:rsidRPr="00C26C40">
        <w:t>Solid-Liquid Separation</w:t>
      </w:r>
      <w:bookmarkEnd w:id="119"/>
      <w:bookmarkEnd w:id="120"/>
    </w:p>
    <w:p w14:paraId="1EF00537" w14:textId="77777777" w:rsidR="00877513" w:rsidRPr="00C26C40" w:rsidRDefault="00877513" w:rsidP="00877513">
      <w:r w:rsidRPr="00C26C40">
        <w:t>With the active component of the poly-aluminium chloride dissolved in the slurry, the undissolved components (mostly quartz, un-separated magnetite, and unreacted alumina) are removed from the slurry by passing through a filter press.</w:t>
      </w:r>
    </w:p>
    <w:p w14:paraId="7904C813" w14:textId="77777777" w:rsidR="00877513" w:rsidRPr="00C26C40" w:rsidRDefault="00877513" w:rsidP="00134FFF">
      <w:pPr>
        <w:pStyle w:val="Heading3"/>
      </w:pPr>
      <w:bookmarkStart w:id="121" w:name="_Toc222349279"/>
      <w:bookmarkStart w:id="122" w:name="_Toc235285255"/>
      <w:bookmarkStart w:id="123" w:name="_Toc237244929"/>
      <w:r w:rsidRPr="00C26C40">
        <w:t>Speciation Control via Basicity (OH/Al Ratio)</w:t>
      </w:r>
      <w:bookmarkEnd w:id="121"/>
      <w:bookmarkEnd w:id="122"/>
      <w:bookmarkEnd w:id="123"/>
    </w:p>
    <w:p w14:paraId="477C6A7A" w14:textId="610B7FCC" w:rsidR="00877513" w:rsidRPr="00C26C40" w:rsidRDefault="00877513" w:rsidP="00877513">
      <w:r w:rsidRPr="00C26C40">
        <w:t xml:space="preserve">Following solid-liquid separation, the clarified aluminium chloride liquor proceeds to the basicity adjustment and polymerisation stage. The operating temperature for this stage was chosen as </w:t>
      </w:r>
      <m:oMath>
        <m:sSup>
          <m:sSupPr>
            <m:ctrlPr>
              <w:rPr>
                <w:rFonts w:ascii="Cambria Math" w:hAnsi="Cambria Math"/>
                <w:i/>
              </w:rPr>
            </m:ctrlPr>
          </m:sSupPr>
          <m:e>
            <m:r>
              <w:rPr>
                <w:rFonts w:ascii="Cambria Math" w:hAnsi="Cambria Math"/>
              </w:rPr>
              <m:t>70</m:t>
            </m:r>
          </m:e>
          <m:sup>
            <m:r>
              <w:rPr>
                <w:rFonts w:ascii="Cambria Math" w:hAnsi="Cambria Math"/>
              </w:rPr>
              <m:t>o</m:t>
            </m:r>
          </m:sup>
        </m:sSup>
        <m:r>
          <w:rPr>
            <w:rFonts w:ascii="Cambria Math" w:hAnsi="Cambria Math"/>
          </w:rPr>
          <m:t>C</m:t>
        </m:r>
      </m:oMath>
      <w:r w:rsidRPr="00C26C40">
        <w:t xml:space="preserve">: sufficiently high to maintain kinetic viability of the condensation reactions, but below the threshold (~85°C) at which irreversible over-condensation of the </w:t>
      </w:r>
      <w:r w:rsidRPr="00C26C40">
        <w:lastRenderedPageBreak/>
        <w:t xml:space="preserve">Al₁₃ Keggin polycation begins. A residence time of 3–5 hours in a well-mixed CSTR is required to achieve complete basicity stabilisation </w:t>
      </w:r>
      <w:sdt>
        <w:sdtPr>
          <w:rPr>
            <w:color w:val="000000"/>
          </w:rPr>
          <w:tag w:val="MENDELEY_CITATION_v3_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"/>
          <w:id w:val="-399132904"/>
          <w:placeholder>
            <w:docPart w:val="2AA2B97A240C43D89E224F5E06B50E83"/>
          </w:placeholder>
        </w:sdtPr>
        <w:sdtEndPr/>
        <w:sdtContent>
          <w:r w:rsidR="00A37BED" w:rsidRPr="00A37BED">
            <w:rPr>
              <w:color w:val="000000"/>
            </w:rPr>
            <w:t>(Wang et al., 2004)</w:t>
          </w:r>
        </w:sdtContent>
      </w:sdt>
      <w:r w:rsidRPr="00C26C40">
        <w:t>.</w:t>
      </w:r>
    </w:p>
    <w:p w14:paraId="0B0DA19E" w14:textId="77777777" w:rsidR="00877513" w:rsidRPr="00C26C40" w:rsidRDefault="00877513" w:rsidP="00877513">
      <w:r w:rsidRPr="00C26C40">
        <w:t xml:space="preserve">The basicity adjustment step in PAC synthesis involves the controlled addition of a base (calcium carbonate, sodium aluminate and sodium carbonate are the principal industrial options) to the partially neutralised aluminium chloride </w:t>
      </w:r>
      <m:oMath>
        <m:r>
          <w:rPr>
            <w:rFonts w:ascii="Cambria Math" w:hAnsi="Cambria Math"/>
          </w:rPr>
          <m:t>(AlCl₃)</m:t>
        </m:r>
      </m:oMath>
      <w:r w:rsidRPr="00C26C40">
        <w:t xml:space="preserve"> solution to promote the formation of hydrolysed aluminium species while avoiding complete precipitation. For this process, calcium aluminate (CaAl</w:t>
      </w:r>
      <w:r w:rsidRPr="00C26C40">
        <w:rPr>
          <w:vertAlign w:val="subscript"/>
        </w:rPr>
        <w:t>2</w:t>
      </w:r>
      <w:r w:rsidRPr="00C26C40">
        <w:t>O</w:t>
      </w:r>
      <w:r w:rsidRPr="00C26C40">
        <w:rPr>
          <w:vertAlign w:val="subscript"/>
        </w:rPr>
        <w:t>4</w:t>
      </w:r>
      <w:r w:rsidRPr="00C26C40">
        <w:t xml:space="preserve">) was used as the basifying agent, offering both a hydroxyl generation and supplementary aluminium species, which enhances polymer formation efficiency. </w:t>
      </w:r>
    </w:p>
    <w:p w14:paraId="24FDCEF7" w14:textId="77777777" w:rsidR="00877513" w:rsidRPr="00C26C40" w:rsidRDefault="00877513" w:rsidP="00877513">
      <w:r w:rsidRPr="00C26C40">
        <w:t>The initial dissolution step in the acidic medium proceeds as follows:</w:t>
      </w:r>
    </w:p>
    <w:p w14:paraId="37F9A5C9" w14:textId="77777777" w:rsidR="00877513" w:rsidRPr="00C26C40" w:rsidRDefault="00877513" w:rsidP="00877513">
      <m:oMathPara>
        <m:oMath>
          <m:r>
            <m:rPr>
              <m:sty m:val="p"/>
            </m:rPr>
            <w:rPr>
              <w:rFonts w:ascii="Cambria Math" w:hAnsi="Cambria Math"/>
            </w:rPr>
            <m:t>8</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sSup>
            <m:sSupPr>
              <m:ctrlPr>
                <w:rPr>
                  <w:rFonts w:ascii="Cambria Math" w:hAnsi="Cambria Math"/>
                </w:rPr>
              </m:ctrlPr>
            </m:sSupPr>
            <m:e>
              <m:r>
                <w:rPr>
                  <w:rFonts w:ascii="Cambria Math" w:hAnsi="Cambria Math"/>
                </w:rPr>
                <m:t>O</m:t>
              </m:r>
            </m:e>
            <m:sup>
              <m:r>
                <m:rPr>
                  <m:sty m:val="p"/>
                </m:rPr>
                <w:rPr>
                  <w:rFonts w:ascii="Cambria Math" w:hAnsi="Cambria Math"/>
                </w:rPr>
                <m:t>+</m:t>
              </m:r>
            </m:sup>
          </m:sSup>
          <m:r>
            <m:rPr>
              <m:sty m:val="p"/>
            </m:rPr>
            <w:rPr>
              <w:rFonts w:ascii="Cambria Math" w:hAnsi="Cambria Math"/>
            </w:rPr>
            <m:t>(</m:t>
          </m:r>
          <m:r>
            <w:rPr>
              <w:rFonts w:ascii="Cambria Math" w:hAnsi="Cambria Math"/>
            </w:rPr>
            <m:t>aq</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Al</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m:rPr>
                  <m:sty m:val="p"/>
                </m:rPr>
                <w:rPr>
                  <w:rFonts w:ascii="Cambria Math" w:hAnsi="Cambria Math"/>
                </w:rPr>
                <m:t>4</m:t>
              </m:r>
            </m:sub>
          </m:sSub>
          <m:d>
            <m:dPr>
              <m:ctrlPr>
                <w:rPr>
                  <w:rFonts w:ascii="Cambria Math" w:hAnsi="Cambria Math"/>
                </w:rPr>
              </m:ctrlPr>
            </m:dPr>
            <m:e>
              <m:r>
                <w:rPr>
                  <w:rFonts w:ascii="Cambria Math" w:hAnsi="Cambria Math"/>
                </w:rPr>
                <m:t>s</m:t>
              </m:r>
            </m:e>
          </m:d>
          <m:r>
            <m:rPr>
              <m:sty m:val="p"/>
            </m:rPr>
            <w:rPr>
              <w:rFonts w:ascii="Cambria Math" w:hAnsi="Cambria Math"/>
            </w:rPr>
            <m:t>→12</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O</m:t>
          </m:r>
          <m:r>
            <m:rPr>
              <m:sty m:val="p"/>
            </m:rPr>
            <w:rPr>
              <w:rFonts w:ascii="Cambria Math" w:hAnsi="Cambria Math"/>
            </w:rPr>
            <m:t>(</m:t>
          </m:r>
          <m:r>
            <w:rPr>
              <w:rFonts w:ascii="Cambria Math" w:hAnsi="Cambria Math"/>
            </w:rPr>
            <m:t>aq</m:t>
          </m:r>
          <m:r>
            <m:rPr>
              <m:sty m:val="p"/>
            </m:rPr>
            <w:rPr>
              <w:rFonts w:ascii="Cambria Math" w:hAnsi="Cambria Math"/>
            </w:rPr>
            <m:t>)+</m:t>
          </m:r>
          <m:sSup>
            <m:sSupPr>
              <m:ctrlPr>
                <w:rPr>
                  <w:rFonts w:ascii="Cambria Math" w:hAnsi="Cambria Math"/>
                </w:rPr>
              </m:ctrlPr>
            </m:sSupPr>
            <m:e>
              <m:r>
                <w:rPr>
                  <w:rFonts w:ascii="Cambria Math" w:hAnsi="Cambria Math"/>
                </w:rPr>
                <m:t>Ca</m:t>
              </m:r>
            </m:e>
            <m:sup>
              <m:r>
                <m:rPr>
                  <m:sty m:val="p"/>
                </m:rPr>
                <w:rPr>
                  <w:rFonts w:ascii="Cambria Math" w:hAnsi="Cambria Math"/>
                </w:rPr>
                <m:t>2+</m:t>
              </m:r>
            </m:sup>
          </m:sSup>
          <m:d>
            <m:dPr>
              <m:ctrlPr>
                <w:rPr>
                  <w:rFonts w:ascii="Cambria Math" w:hAnsi="Cambria Math"/>
                </w:rPr>
              </m:ctrlPr>
            </m:dPr>
            <m:e>
              <m:r>
                <w:rPr>
                  <w:rFonts w:ascii="Cambria Math" w:hAnsi="Cambria Math"/>
                </w:rPr>
                <m:t>aq</m:t>
              </m:r>
            </m:e>
          </m:d>
          <m:r>
            <m:rPr>
              <m:sty m:val="p"/>
            </m:rPr>
            <w:rPr>
              <w:rFonts w:ascii="Cambria Math" w:hAnsi="Cambria Math"/>
            </w:rPr>
            <m:t>+2</m:t>
          </m:r>
          <m:sSup>
            <m:sSupPr>
              <m:ctrlPr>
                <w:rPr>
                  <w:rFonts w:ascii="Cambria Math" w:hAnsi="Cambria Math"/>
                </w:rPr>
              </m:ctrlPr>
            </m:sSupPr>
            <m:e>
              <m:r>
                <w:rPr>
                  <w:rFonts w:ascii="Cambria Math" w:hAnsi="Cambria Math"/>
                </w:rPr>
                <m:t>Al</m:t>
              </m:r>
            </m:e>
            <m:sup>
              <m:r>
                <m:rPr>
                  <m:sty m:val="p"/>
                </m:rPr>
                <w:rPr>
                  <w:rFonts w:ascii="Cambria Math" w:hAnsi="Cambria Math"/>
                </w:rPr>
                <m:t>3+</m:t>
              </m:r>
            </m:sup>
          </m:sSup>
          <m:d>
            <m:dPr>
              <m:ctrlPr>
                <w:rPr>
                  <w:rFonts w:ascii="Cambria Math" w:hAnsi="Cambria Math"/>
                </w:rPr>
              </m:ctrlPr>
            </m:dPr>
            <m:e>
              <m:r>
                <w:rPr>
                  <w:rFonts w:ascii="Cambria Math" w:hAnsi="Cambria Math"/>
                </w:rPr>
                <m:t>aq</m:t>
              </m:r>
            </m:e>
          </m:d>
        </m:oMath>
      </m:oMathPara>
    </w:p>
    <w:p w14:paraId="7F59D181" w14:textId="77777777" w:rsidR="00877513" w:rsidRPr="00C26C40" w:rsidRDefault="00877513" w:rsidP="00877513">
      <w:pPr>
        <w:rPr>
          <w:lang w:eastAsia="en-GB"/>
        </w:rPr>
      </w:pPr>
      <w:r w:rsidRPr="00C26C40">
        <w:rPr>
          <w:lang w:eastAsia="en-GB"/>
        </w:rPr>
        <w:t xml:space="preserve">Following dissolution, the released aluminium ions, and residual solid </w:t>
      </w:r>
      <m:oMath>
        <m:r>
          <w:rPr>
            <w:rFonts w:ascii="Cambria Math" w:hAnsi="Cambria Math"/>
            <w:lang w:eastAsia="en-GB"/>
          </w:rPr>
          <m:t>CaAl₂O₄</m:t>
        </m:r>
      </m:oMath>
      <w:r w:rsidRPr="00C26C40">
        <w:rPr>
          <w:lang w:eastAsia="en-GB"/>
        </w:rPr>
        <w:t xml:space="preserve"> participate in controlled hydrolysis reactions that generate aluminium hydroxide monomers.</w:t>
      </w:r>
    </w:p>
    <w:p w14:paraId="33C738A0" w14:textId="77777777" w:rsidR="00877513" w:rsidRPr="00C26C40" w:rsidRDefault="00877513" w:rsidP="00877513">
      <w:r w:rsidRPr="00C26C40">
        <w:rPr>
          <w:lang w:eastAsia="en-GB"/>
        </w:rPr>
        <w:t>For aluminium-only systems:</w:t>
      </w:r>
    </w:p>
    <w:p w14:paraId="7CD42837" w14:textId="77777777" w:rsidR="00877513" w:rsidRPr="00C26C40" w:rsidRDefault="00877513" w:rsidP="00877513">
      <m:oMathPara>
        <m:oMath>
          <m:r>
            <m:rPr>
              <m:sty m:val="p"/>
            </m:rPr>
            <w:rPr>
              <w:rFonts w:ascii="Cambria Math" w:hAnsi="Cambria Math"/>
            </w:rPr>
            <m:t>3</m:t>
          </m:r>
          <m:r>
            <w:rPr>
              <w:rFonts w:ascii="Cambria Math" w:hAnsi="Cambria Math"/>
            </w:rPr>
            <m:t>Ca</m:t>
          </m:r>
          <m:sSub>
            <m:sSubPr>
              <m:ctrlPr>
                <w:rPr>
                  <w:rFonts w:ascii="Cambria Math" w:hAnsi="Cambria Math"/>
                </w:rPr>
              </m:ctrlPr>
            </m:sSubPr>
            <m:e>
              <m:r>
                <w:rPr>
                  <w:rFonts w:ascii="Cambria Math" w:hAnsi="Cambria Math"/>
                </w:rPr>
                <m:t>Al</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m:rPr>
                  <m:sty m:val="p"/>
                </m:rPr>
                <w:rPr>
                  <w:rFonts w:ascii="Cambria Math" w:hAnsi="Cambria Math"/>
                </w:rPr>
                <m:t>4</m:t>
              </m:r>
            </m:sub>
          </m:sSub>
          <m:d>
            <m:dPr>
              <m:ctrlPr>
                <w:rPr>
                  <w:rFonts w:ascii="Cambria Math" w:hAnsi="Cambria Math"/>
                </w:rPr>
              </m:ctrlPr>
            </m:dPr>
            <m:e>
              <m:r>
                <w:rPr>
                  <w:rFonts w:ascii="Cambria Math" w:hAnsi="Cambria Math"/>
                </w:rPr>
                <m:t>s</m:t>
              </m:r>
            </m:e>
          </m:d>
          <m:r>
            <m:rPr>
              <m:sty m:val="p"/>
            </m:rPr>
            <w:rPr>
              <w:rFonts w:ascii="Cambria Math" w:hAnsi="Cambria Math"/>
            </w:rPr>
            <m:t>+2</m:t>
          </m:r>
          <m:sSup>
            <m:sSupPr>
              <m:ctrlPr>
                <w:rPr>
                  <w:rFonts w:ascii="Cambria Math" w:hAnsi="Cambria Math"/>
                </w:rPr>
              </m:ctrlPr>
            </m:sSupPr>
            <m:e>
              <m:r>
                <w:rPr>
                  <w:rFonts w:ascii="Cambria Math" w:hAnsi="Cambria Math"/>
                </w:rPr>
                <m:t>Al</m:t>
              </m:r>
            </m:e>
            <m:sup>
              <m:r>
                <m:rPr>
                  <m:sty m:val="p"/>
                </m:rPr>
                <w:rPr>
                  <w:rFonts w:ascii="Cambria Math" w:hAnsi="Cambria Math"/>
                </w:rPr>
                <m:t>3+</m:t>
              </m:r>
            </m:sup>
          </m:sSup>
          <m:d>
            <m:dPr>
              <m:ctrlPr>
                <w:rPr>
                  <w:rFonts w:ascii="Cambria Math" w:hAnsi="Cambria Math"/>
                </w:rPr>
              </m:ctrlPr>
            </m:dPr>
            <m:e>
              <m:r>
                <w:rPr>
                  <w:rFonts w:ascii="Cambria Math" w:hAnsi="Cambria Math"/>
                </w:rPr>
                <m:t>aq</m:t>
              </m:r>
            </m:e>
          </m:d>
          <m:r>
            <m:rPr>
              <m:sty m:val="p"/>
            </m:rPr>
            <w:rPr>
              <w:rFonts w:ascii="Cambria Math" w:hAnsi="Cambria Math"/>
            </w:rPr>
            <m:t>+12</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aq</m:t>
              </m:r>
            </m:e>
          </m:d>
          <m:r>
            <m:rPr>
              <m:sty m:val="p"/>
            </m:rPr>
            <w:rPr>
              <w:rFonts w:ascii="Cambria Math" w:hAnsi="Cambria Math"/>
            </w:rPr>
            <m:t>→3</m:t>
          </m:r>
          <m:sSup>
            <m:sSupPr>
              <m:ctrlPr>
                <w:rPr>
                  <w:rFonts w:ascii="Cambria Math" w:hAnsi="Cambria Math"/>
                </w:rPr>
              </m:ctrlPr>
            </m:sSupPr>
            <m:e>
              <m:r>
                <w:rPr>
                  <w:rFonts w:ascii="Cambria Math" w:hAnsi="Cambria Math"/>
                </w:rPr>
                <m:t>Ca</m:t>
              </m:r>
            </m:e>
            <m:sup>
              <m:r>
                <m:rPr>
                  <m:sty m:val="p"/>
                </m:rPr>
                <w:rPr>
                  <w:rFonts w:ascii="Cambria Math" w:hAnsi="Cambria Math"/>
                </w:rPr>
                <m:t>2+</m:t>
              </m:r>
            </m:sup>
          </m:sSup>
          <m:d>
            <m:dPr>
              <m:ctrlPr>
                <w:rPr>
                  <w:rFonts w:ascii="Cambria Math" w:hAnsi="Cambria Math"/>
                </w:rPr>
              </m:ctrlPr>
            </m:dPr>
            <m:e>
              <m:r>
                <w:rPr>
                  <w:rFonts w:ascii="Cambria Math" w:hAnsi="Cambria Math"/>
                </w:rPr>
                <m:t>aq</m:t>
              </m:r>
            </m:e>
          </m:d>
          <m:r>
            <m:rPr>
              <m:sty m:val="p"/>
            </m:rPr>
            <w:rPr>
              <w:rFonts w:ascii="Cambria Math" w:hAnsi="Cambria Math"/>
            </w:rPr>
            <m:t>+8</m:t>
          </m:r>
          <m:r>
            <w:rPr>
              <w:rFonts w:ascii="Cambria Math" w:hAnsi="Cambria Math"/>
            </w:rPr>
            <m:t>Al</m:t>
          </m:r>
          <m:sSub>
            <m:sSubPr>
              <m:ctrlPr>
                <w:rPr>
                  <w:rFonts w:ascii="Cambria Math" w:hAnsi="Cambria Math"/>
                </w:rPr>
              </m:ctrlPr>
            </m:sSubPr>
            <m:e>
              <m:d>
                <m:dPr>
                  <m:ctrlPr>
                    <w:rPr>
                      <w:rFonts w:ascii="Cambria Math" w:hAnsi="Cambria Math"/>
                    </w:rPr>
                  </m:ctrlPr>
                </m:dPr>
                <m:e>
                  <m:r>
                    <w:rPr>
                      <w:rFonts w:ascii="Cambria Math" w:hAnsi="Cambria Math"/>
                    </w:rPr>
                    <m:t>OH</m:t>
                  </m:r>
                </m:e>
              </m:d>
            </m:e>
            <m:sub>
              <m:r>
                <m:rPr>
                  <m:sty m:val="p"/>
                </m:rPr>
                <w:rPr>
                  <w:rFonts w:ascii="Cambria Math" w:hAnsi="Cambria Math"/>
                </w:rPr>
                <m:t>3</m:t>
              </m:r>
            </m:sub>
          </m:sSub>
          <m:d>
            <m:dPr>
              <m:ctrlPr>
                <w:rPr>
                  <w:rFonts w:ascii="Cambria Math" w:hAnsi="Cambria Math"/>
                </w:rPr>
              </m:ctrlPr>
            </m:dPr>
            <m:e>
              <m:r>
                <w:rPr>
                  <w:rFonts w:ascii="Cambria Math" w:hAnsi="Cambria Math"/>
                </w:rPr>
                <m:t>aq</m:t>
              </m:r>
            </m:e>
          </m:d>
        </m:oMath>
      </m:oMathPara>
    </w:p>
    <w:p w14:paraId="7217BADE" w14:textId="77777777" w:rsidR="00877513" w:rsidRPr="00C26C40" w:rsidRDefault="00877513" w:rsidP="00877513">
      <w:r w:rsidRPr="00C26C40">
        <w:t xml:space="preserve">In systems containing ferric impurities, which are common in bauxite-derived feeds, there is a controlled generation of amorphous </w:t>
      </w:r>
      <m:oMath>
        <m:r>
          <w:rPr>
            <w:rFonts w:ascii="Cambria Math" w:hAnsi="Cambria Math"/>
          </w:rPr>
          <m:t>Al</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oMath>
      <w:r w:rsidRPr="00C26C40">
        <w:t>, which serves as the fundamental precursor to subsequent polymerisation. Importantly, under carefully regulated conditions (pH, temperature, and residence time), these hydroxide species remain in a reactive, non-crystalline, and partially soluble form, enabling further condensation rather than precipitation. For such feeds, the reaction occurs as follows:</w:t>
      </w:r>
    </w:p>
    <w:p w14:paraId="1368BE47" w14:textId="77777777" w:rsidR="00877513" w:rsidRPr="00C26C40" w:rsidRDefault="00877513" w:rsidP="00877513">
      <m:oMathPara>
        <m:oMath>
          <m:r>
            <w:rPr>
              <w:rFonts w:ascii="Cambria Math" w:hAnsi="Cambria Math"/>
            </w:rPr>
            <m:t>Ca</m:t>
          </m:r>
          <m:sSub>
            <m:sSubPr>
              <m:ctrlPr>
                <w:rPr>
                  <w:rFonts w:ascii="Cambria Math" w:hAnsi="Cambria Math"/>
                </w:rPr>
              </m:ctrlPr>
            </m:sSubPr>
            <m:e>
              <m:r>
                <w:rPr>
                  <w:rFonts w:ascii="Cambria Math" w:hAnsi="Cambria Math"/>
                </w:rPr>
                <m:t>Al</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m:rPr>
                  <m:sty m:val="p"/>
                </m:rPr>
                <w:rPr>
                  <w:rFonts w:ascii="Cambria Math" w:hAnsi="Cambria Math"/>
                </w:rPr>
                <m:t>4</m:t>
              </m:r>
            </m:sub>
          </m:sSub>
          <m:r>
            <m:rPr>
              <m:sty m:val="p"/>
            </m:rPr>
            <w:rPr>
              <w:rFonts w:ascii="Cambria Math" w:hAnsi="Cambria Math"/>
            </w:rPr>
            <m:t>+2</m:t>
          </m:r>
          <m:sSup>
            <m:sSupPr>
              <m:ctrlPr>
                <w:rPr>
                  <w:rFonts w:ascii="Cambria Math" w:hAnsi="Cambria Math"/>
                </w:rPr>
              </m:ctrlPr>
            </m:sSupPr>
            <m:e>
              <m:r>
                <w:rPr>
                  <w:rFonts w:ascii="Cambria Math" w:hAnsi="Cambria Math"/>
                </w:rPr>
                <m:t>Fe</m:t>
              </m:r>
            </m:e>
            <m:sup>
              <m:r>
                <m:rPr>
                  <m:sty m:val="p"/>
                </m:rPr>
                <w:rPr>
                  <w:rFonts w:ascii="Cambria Math" w:hAnsi="Cambria Math"/>
                </w:rPr>
                <m:t>3+</m:t>
              </m:r>
            </m:sup>
          </m:sSup>
          <m:r>
            <m:rPr>
              <m:sty m:val="p"/>
            </m:rPr>
            <w:rPr>
              <w:rFonts w:ascii="Cambria Math" w:hAnsi="Cambria Math"/>
            </w:rPr>
            <m:t>+12</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O</m:t>
          </m:r>
          <m:r>
            <m:rPr>
              <m:sty m:val="p"/>
            </m:rPr>
            <w:rPr>
              <w:rFonts w:ascii="Cambria Math" w:hAnsi="Cambria Math"/>
            </w:rPr>
            <m:t>→3</m:t>
          </m:r>
          <m:sSup>
            <m:sSupPr>
              <m:ctrlPr>
                <w:rPr>
                  <w:rFonts w:ascii="Cambria Math" w:hAnsi="Cambria Math"/>
                </w:rPr>
              </m:ctrlPr>
            </m:sSupPr>
            <m:e>
              <m:r>
                <w:rPr>
                  <w:rFonts w:ascii="Cambria Math" w:hAnsi="Cambria Math"/>
                </w:rPr>
                <m:t>Ca</m:t>
              </m:r>
            </m:e>
            <m:sup>
              <m:r>
                <m:rPr>
                  <m:sty m:val="p"/>
                </m:rPr>
                <w:rPr>
                  <w:rFonts w:ascii="Cambria Math" w:hAnsi="Cambria Math"/>
                </w:rPr>
                <m:t>2+</m:t>
              </m:r>
            </m:sup>
          </m:sSup>
          <m:r>
            <m:rPr>
              <m:sty m:val="p"/>
            </m:rPr>
            <w:rPr>
              <w:rFonts w:ascii="Cambria Math" w:hAnsi="Cambria Math"/>
            </w:rPr>
            <m:t>+6</m:t>
          </m:r>
          <m:r>
            <w:rPr>
              <w:rFonts w:ascii="Cambria Math" w:hAnsi="Cambria Math"/>
            </w:rPr>
            <m:t>Al</m:t>
          </m:r>
          <m:sSub>
            <m:sSubPr>
              <m:ctrlPr>
                <w:rPr>
                  <w:rFonts w:ascii="Cambria Math" w:hAnsi="Cambria Math"/>
                </w:rPr>
              </m:ctrlPr>
            </m:sSubPr>
            <m:e>
              <m:d>
                <m:dPr>
                  <m:ctrlPr>
                    <w:rPr>
                      <w:rFonts w:ascii="Cambria Math" w:hAnsi="Cambria Math"/>
                    </w:rPr>
                  </m:ctrlPr>
                </m:dPr>
                <m:e>
                  <m:r>
                    <w:rPr>
                      <w:rFonts w:ascii="Cambria Math" w:hAnsi="Cambria Math"/>
                    </w:rPr>
                    <m:t>OH</m:t>
                  </m:r>
                </m:e>
              </m:d>
            </m:e>
            <m:sub>
              <m:r>
                <m:rPr>
                  <m:sty m:val="p"/>
                </m:rPr>
                <w:rPr>
                  <w:rFonts w:ascii="Cambria Math" w:hAnsi="Cambria Math"/>
                </w:rPr>
                <m:t>3</m:t>
              </m:r>
            </m:sub>
          </m:sSub>
          <m:r>
            <m:rPr>
              <m:sty m:val="p"/>
            </m:rPr>
            <w:rPr>
              <w:rFonts w:ascii="Cambria Math" w:hAnsi="Cambria Math"/>
            </w:rPr>
            <m:t>+2</m:t>
          </m:r>
          <m:r>
            <w:rPr>
              <w:rFonts w:ascii="Cambria Math" w:hAnsi="Cambria Math"/>
            </w:rPr>
            <m:t>Fe</m:t>
          </m:r>
          <m:sSub>
            <m:sSubPr>
              <m:ctrlPr>
                <w:rPr>
                  <w:rFonts w:ascii="Cambria Math" w:hAnsi="Cambria Math"/>
                </w:rPr>
              </m:ctrlPr>
            </m:sSubPr>
            <m:e>
              <m:d>
                <m:dPr>
                  <m:ctrlPr>
                    <w:rPr>
                      <w:rFonts w:ascii="Cambria Math" w:hAnsi="Cambria Math"/>
                    </w:rPr>
                  </m:ctrlPr>
                </m:dPr>
                <m:e>
                  <m:r>
                    <w:rPr>
                      <w:rFonts w:ascii="Cambria Math" w:hAnsi="Cambria Math"/>
                    </w:rPr>
                    <m:t>OH</m:t>
                  </m:r>
                </m:e>
              </m:d>
            </m:e>
            <m:sub>
              <m:r>
                <m:rPr>
                  <m:sty m:val="p"/>
                </m:rPr>
                <w:rPr>
                  <w:rFonts w:ascii="Cambria Math" w:hAnsi="Cambria Math"/>
                </w:rPr>
                <m:t>3</m:t>
              </m:r>
            </m:sub>
          </m:sSub>
        </m:oMath>
      </m:oMathPara>
    </w:p>
    <w:p w14:paraId="3458655D" w14:textId="77777777" w:rsidR="00877513" w:rsidRPr="00C26C40" w:rsidRDefault="00877513" w:rsidP="00877513">
      <w:r w:rsidRPr="00C26C40">
        <w:lastRenderedPageBreak/>
        <w:t>The hydrolysed aluminium monomers subsequently undergo olation and oxolation reactions, leading to the formation of polynuclear aluminium species. The dominant pathway yields the well-known Keggin-type Al₁₃ polycation, which is primarily responsible for PAC coagulation efficiency in the following reaction:</w:t>
      </w:r>
    </w:p>
    <w:p w14:paraId="3E3563C6" w14:textId="77777777" w:rsidR="00877513" w:rsidRPr="00C26C40" w:rsidRDefault="00877513" w:rsidP="00877513">
      <m:oMathPara>
        <m:oMath>
          <m:r>
            <m:rPr>
              <m:sty m:val="p"/>
            </m:rPr>
            <w:rPr>
              <w:rFonts w:ascii="Cambria Math" w:hAnsi="Cambria Math"/>
            </w:rPr>
            <m:t>7</m:t>
          </m:r>
          <m:sSup>
            <m:sSupPr>
              <m:ctrlPr>
                <w:rPr>
                  <w:rFonts w:ascii="Cambria Math" w:hAnsi="Cambria Math"/>
                </w:rPr>
              </m:ctrlPr>
            </m:sSupPr>
            <m:e>
              <m:r>
                <w:rPr>
                  <w:rFonts w:ascii="Cambria Math" w:hAnsi="Cambria Math"/>
                </w:rPr>
                <m:t>Al</m:t>
              </m:r>
            </m:e>
            <m:sup>
              <m:r>
                <m:rPr>
                  <m:sty m:val="p"/>
                </m:rPr>
                <w:rPr>
                  <w:rFonts w:ascii="Cambria Math" w:hAnsi="Cambria Math"/>
                </w:rPr>
                <m:t>3+</m:t>
              </m:r>
            </m:sup>
          </m:sSup>
          <m:r>
            <m:rPr>
              <m:sty m:val="p"/>
            </m:rPr>
            <w:rPr>
              <w:rFonts w:ascii="Cambria Math" w:hAnsi="Cambria Math"/>
            </w:rPr>
            <m:t>+32</m:t>
          </m:r>
          <m:r>
            <w:rPr>
              <w:rFonts w:ascii="Cambria Math" w:hAnsi="Cambria Math"/>
            </w:rPr>
            <m:t>Al</m:t>
          </m:r>
          <m:sSub>
            <m:sSubPr>
              <m:ctrlPr>
                <w:rPr>
                  <w:rFonts w:ascii="Cambria Math" w:hAnsi="Cambria Math"/>
                </w:rPr>
              </m:ctrlPr>
            </m:sSubPr>
            <m:e>
              <m:d>
                <m:dPr>
                  <m:ctrlPr>
                    <w:rPr>
                      <w:rFonts w:ascii="Cambria Math" w:hAnsi="Cambria Math"/>
                    </w:rPr>
                  </m:ctrlPr>
                </m:dPr>
                <m:e>
                  <m:r>
                    <w:rPr>
                      <w:rFonts w:ascii="Cambria Math" w:hAnsi="Cambria Math"/>
                    </w:rPr>
                    <m:t>OH</m:t>
                  </m:r>
                </m:e>
              </m:d>
            </m:e>
            <m:sub>
              <m:r>
                <m:rPr>
                  <m:sty m:val="p"/>
                </m:rPr>
                <w:rPr>
                  <w:rFonts w:ascii="Cambria Math" w:hAnsi="Cambria Math"/>
                </w:rPr>
                <m:t>3</m:t>
              </m:r>
            </m:sub>
          </m:sSub>
          <m:r>
            <m:rPr>
              <m:sty m:val="p"/>
            </m:rPr>
            <w:rPr>
              <w:rFonts w:ascii="Cambria Math" w:hAnsi="Cambria Math"/>
            </w:rPr>
            <m:t>+21</m:t>
          </m:r>
          <m:sSup>
            <m:sSupPr>
              <m:ctrlPr>
                <w:rPr>
                  <w:rFonts w:ascii="Cambria Math" w:hAnsi="Cambria Math"/>
                </w:rPr>
              </m:ctrlPr>
            </m:sSupPr>
            <m:e>
              <m:r>
                <w:rPr>
                  <w:rFonts w:ascii="Cambria Math" w:hAnsi="Cambria Math"/>
                </w:rPr>
                <m:t>Cl</m:t>
              </m:r>
            </m:e>
            <m:sup>
              <m:r>
                <m:rPr>
                  <m:sty m:val="p"/>
                </m:rPr>
                <w:rPr>
                  <w:rFonts w:ascii="Cambria Math" w:hAnsi="Cambria Math"/>
                </w:rPr>
                <m:t>-</m:t>
              </m:r>
            </m:sup>
          </m:sSup>
          <m:r>
            <m:rPr>
              <m:sty m:val="p"/>
            </m:rPr>
            <w:rPr>
              <w:rFonts w:ascii="Cambria Math" w:hAnsi="Cambria Math"/>
            </w:rPr>
            <m:t>→3</m:t>
          </m:r>
          <m:d>
            <m:dPr>
              <m:begChr m:val="["/>
              <m:endChr m:val="]"/>
              <m:ctrlPr>
                <w:rPr>
                  <w:rFonts w:ascii="Cambria Math" w:hAnsi="Cambria Math"/>
                </w:rPr>
              </m:ctrlPr>
            </m:dPr>
            <m:e>
              <m:sSub>
                <m:sSubPr>
                  <m:ctrlPr>
                    <w:rPr>
                      <w:rFonts w:ascii="Cambria Math" w:hAnsi="Cambria Math"/>
                    </w:rPr>
                  </m:ctrlPr>
                </m:sSubPr>
                <m:e>
                  <m:r>
                    <w:rPr>
                      <w:rFonts w:ascii="Cambria Math" w:hAnsi="Cambria Math"/>
                    </w:rPr>
                    <m:t>Al</m:t>
                  </m:r>
                </m:e>
                <m:sub>
                  <m:r>
                    <m:rPr>
                      <m:sty m:val="p"/>
                    </m:rPr>
                    <w:rPr>
                      <w:rFonts w:ascii="Cambria Math" w:hAnsi="Cambria Math"/>
                    </w:rPr>
                    <m:t>13</m:t>
                  </m:r>
                </m:sub>
              </m:sSub>
              <m:sSub>
                <m:sSubPr>
                  <m:ctrlPr>
                    <w:rPr>
                      <w:rFonts w:ascii="Cambria Math" w:hAnsi="Cambria Math"/>
                    </w:rPr>
                  </m:ctrlPr>
                </m:sSubPr>
                <m:e>
                  <m:r>
                    <w:rPr>
                      <w:rFonts w:ascii="Cambria Math" w:hAnsi="Cambria Math"/>
                    </w:rPr>
                    <m:t>O</m:t>
                  </m:r>
                </m:e>
                <m:sub>
                  <m:r>
                    <m:rPr>
                      <m:sty m:val="p"/>
                    </m:rPr>
                    <w:rPr>
                      <w:rFonts w:ascii="Cambria Math" w:hAnsi="Cambria Math"/>
                    </w:rPr>
                    <m:t>4</m:t>
                  </m:r>
                </m:sub>
              </m:sSub>
              <m:sSub>
                <m:sSubPr>
                  <m:ctrlPr>
                    <w:rPr>
                      <w:rFonts w:ascii="Cambria Math" w:hAnsi="Cambria Math"/>
                    </w:rPr>
                  </m:ctrlPr>
                </m:sSubPr>
                <m:e>
                  <m:d>
                    <m:dPr>
                      <m:ctrlPr>
                        <w:rPr>
                          <w:rFonts w:ascii="Cambria Math" w:hAnsi="Cambria Math"/>
                        </w:rPr>
                      </m:ctrlPr>
                    </m:dPr>
                    <m:e>
                      <m:r>
                        <w:rPr>
                          <w:rFonts w:ascii="Cambria Math" w:hAnsi="Cambria Math"/>
                        </w:rPr>
                        <m:t>OH</m:t>
                      </m:r>
                    </m:e>
                  </m:d>
                </m:e>
                <m:sub>
                  <m:r>
                    <m:rPr>
                      <m:sty m:val="p"/>
                    </m:rPr>
                    <w:rPr>
                      <w:rFonts w:ascii="Cambria Math" w:hAnsi="Cambria Math"/>
                    </w:rPr>
                    <m:t>24</m:t>
                  </m:r>
                </m:sub>
              </m:sSub>
            </m:e>
          </m:d>
          <m:sSub>
            <m:sSubPr>
              <m:ctrlPr>
                <w:rPr>
                  <w:rFonts w:ascii="Cambria Math" w:hAnsi="Cambria Math"/>
                </w:rPr>
              </m:ctrlPr>
            </m:sSubPr>
            <m:e>
              <m:r>
                <w:rPr>
                  <w:rFonts w:ascii="Cambria Math" w:hAnsi="Cambria Math"/>
                </w:rPr>
                <m:t>Cl</m:t>
              </m:r>
            </m:e>
            <m:sub>
              <m:r>
                <m:rPr>
                  <m:sty m:val="p"/>
                </m:rPr>
                <w:rPr>
                  <w:rFonts w:ascii="Cambria Math" w:hAnsi="Cambria Math"/>
                </w:rPr>
                <m:t>7</m:t>
              </m:r>
            </m:sub>
          </m:sSub>
        </m:oMath>
      </m:oMathPara>
    </w:p>
    <w:p w14:paraId="2141653E" w14:textId="77777777" w:rsidR="00877513" w:rsidRPr="00C26C40" w:rsidRDefault="00877513" w:rsidP="00877513">
      <w:r w:rsidRPr="00C26C40">
        <w:t>This step represents the core polymerisation mechanism, where monomeric and oligomeric aluminium species condense into highly charged, stable polycations. The presence of chloride ions ensures charge balance and stabilisation of the polymer structure in solution.</w:t>
      </w:r>
    </w:p>
    <w:p w14:paraId="64D5CBD8" w14:textId="77777777" w:rsidR="00877513" w:rsidRPr="00C26C40" w:rsidRDefault="00877513" w:rsidP="00877513">
      <w:r w:rsidRPr="00C26C40">
        <w:t>The reaction must be arrested at partial neutralisation, targeting a molar basicity ratio:</w:t>
      </w:r>
    </w:p>
    <w:p w14:paraId="78FA12E1" w14:textId="77777777" w:rsidR="00877513" w:rsidRPr="00C26C40" w:rsidRDefault="00877513" w:rsidP="00877513">
      <m:oMathPara>
        <m:oMath>
          <m:r>
            <m:rPr>
              <m:sty m:val="p"/>
            </m:rPr>
            <w:rPr>
              <w:rFonts w:ascii="Cambria Math" w:hAnsi="Cambria Math"/>
            </w:rPr>
            <m:t>Basicity=</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O</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e>
              </m:d>
            </m:num>
            <m:den>
              <m:d>
                <m:dPr>
                  <m:begChr m:val="["/>
                  <m:endChr m:val="]"/>
                  <m:ctrlPr>
                    <w:rPr>
                      <w:rFonts w:ascii="Cambria Math" w:hAnsi="Cambria Math"/>
                    </w:rPr>
                  </m:ctrlPr>
                </m:dPr>
                <m:e>
                  <m:r>
                    <m:rPr>
                      <m:sty m:val="p"/>
                    </m:rPr>
                    <w:rPr>
                      <w:rFonts w:ascii="Cambria Math" w:hAnsi="Cambria Math"/>
                    </w:rPr>
                    <m:t>A</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3+</m:t>
                      </m:r>
                    </m:sup>
                  </m:sSup>
                </m:e>
              </m:d>
            </m:den>
          </m:f>
          <m:r>
            <m:rPr>
              <m:sty m:val="p"/>
            </m:rPr>
            <w:rPr>
              <w:rFonts w:ascii="Cambria Math" w:hAnsi="Cambria Math"/>
            </w:rPr>
            <m:t xml:space="preserve">≈2.0-2.4 </m:t>
          </m:r>
        </m:oMath>
      </m:oMathPara>
    </w:p>
    <w:p w14:paraId="2CB333C8" w14:textId="77777777" w:rsidR="00877513" w:rsidRPr="00C26C40" w:rsidRDefault="00877513" w:rsidP="00877513">
      <w:r w:rsidRPr="00C26C40">
        <w:t>corresponding to approximately 65–75% basicity, which is optimal for PAC performance. Excess basification drives the system toward:</w:t>
      </w:r>
    </w:p>
    <w:p w14:paraId="71D644D0" w14:textId="77777777" w:rsidR="00877513" w:rsidRPr="00C26C40" w:rsidRDefault="00877513" w:rsidP="00877513">
      <m:oMathPara>
        <m:oMath>
          <m:r>
            <m:rPr>
              <m:sty m:val="p"/>
            </m:rPr>
            <w:rPr>
              <w:rFonts w:ascii="Cambria Math" w:hAnsi="Cambria Math"/>
            </w:rPr>
            <m:t>A</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3+</m:t>
              </m:r>
            </m:sup>
          </m:sSup>
          <m:r>
            <m:rPr>
              <m:sty m:val="p"/>
            </m:rPr>
            <w:rPr>
              <w:rFonts w:ascii="Cambria Math" w:hAnsi="Cambria Math"/>
            </w:rPr>
            <m:t>+3O</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→Al</m:t>
          </m:r>
          <m:sSub>
            <m:sSubPr>
              <m:ctrlPr>
                <w:rPr>
                  <w:rFonts w:ascii="Cambria Math" w:hAnsi="Cambria Math"/>
                </w:rPr>
              </m:ctrlPr>
            </m:sSubPr>
            <m:e>
              <m:d>
                <m:dPr>
                  <m:ctrlPr>
                    <w:rPr>
                      <w:rFonts w:ascii="Cambria Math" w:hAnsi="Cambria Math"/>
                    </w:rPr>
                  </m:ctrlPr>
                </m:dPr>
                <m:e>
                  <m:r>
                    <m:rPr>
                      <m:sty m:val="p"/>
                    </m:rPr>
                    <w:rPr>
                      <w:rFonts w:ascii="Cambria Math" w:hAnsi="Cambria Math"/>
                    </w:rPr>
                    <m:t>OH</m:t>
                  </m:r>
                </m:e>
              </m:d>
            </m:e>
            <m:sub>
              <m:r>
                <m:rPr>
                  <m:sty m:val="p"/>
                </m:rPr>
                <w:rPr>
                  <w:rFonts w:ascii="Cambria Math" w:hAnsi="Cambria Math"/>
                </w:rPr>
                <m:t>3</m:t>
              </m:r>
            </m:sub>
          </m:sSub>
          <m:r>
            <m:rPr>
              <m:sty m:val="p"/>
            </m:rPr>
            <w:rPr>
              <w:rFonts w:ascii="Cambria Math" w:hAnsi="Cambria Math"/>
            </w:rPr>
            <m:t>(s)</m:t>
          </m:r>
        </m:oMath>
      </m:oMathPara>
    </w:p>
    <w:p w14:paraId="441AD281" w14:textId="77777777" w:rsidR="00877513" w:rsidRPr="00C26C40" w:rsidRDefault="00877513" w:rsidP="00877513">
      <w:r w:rsidRPr="00C26C40">
        <w:t>This results in an irreversible precipitation and loss of coagulant activity.</w:t>
      </w:r>
    </w:p>
    <w:p w14:paraId="540A6AEA" w14:textId="77777777" w:rsidR="00877513" w:rsidRPr="00C26C40" w:rsidRDefault="00877513" w:rsidP="00134FFF">
      <w:pPr>
        <w:pStyle w:val="Heading3"/>
      </w:pPr>
      <w:bookmarkStart w:id="124" w:name="_Toc235285256"/>
      <w:bookmarkStart w:id="125" w:name="_Toc237244930"/>
      <w:r w:rsidRPr="00C26C40">
        <w:t>Ageing (Maturation) of PAC</w:t>
      </w:r>
      <w:bookmarkEnd w:id="124"/>
      <w:bookmarkEnd w:id="125"/>
    </w:p>
    <w:p w14:paraId="2EB47ADC" w14:textId="77777777" w:rsidR="00877513" w:rsidRPr="00C26C40" w:rsidRDefault="00877513" w:rsidP="00877513">
      <w:r w:rsidRPr="00C26C40">
        <w:t xml:space="preserve">Following the basicity adjustment and initial polymerisation, the Poly-Aluminium Chloride (PAC) liquor undergoes a critical maturation (ageing) phase. This stage is not merely a holding period but a kinetically driven unit operation where metastable, low-molecular-weight aluminium monomers and dimers are transformed into high-performance polynuclear species, primarily the </w:t>
      </w:r>
      <m:oMath>
        <m:r>
          <w:rPr>
            <w:rFonts w:ascii="Cambria Math" w:hAnsi="Cambria Math"/>
          </w:rPr>
          <m:t>ε-A</m:t>
        </m:r>
        <m:sSub>
          <m:sSubPr>
            <m:ctrlPr>
              <w:rPr>
                <w:rFonts w:ascii="Cambria Math" w:hAnsi="Cambria Math"/>
                <w:i/>
              </w:rPr>
            </m:ctrlPr>
          </m:sSubPr>
          <m:e>
            <m:r>
              <w:rPr>
                <w:rFonts w:ascii="Cambria Math" w:hAnsi="Cambria Math"/>
              </w:rPr>
              <m:t>l</m:t>
            </m:r>
          </m:e>
          <m:sub>
            <m:r>
              <w:rPr>
                <w:rFonts w:ascii="Cambria Math" w:hAnsi="Cambria Math"/>
              </w:rPr>
              <m:t>13</m:t>
            </m:r>
          </m:sub>
        </m:sSub>
      </m:oMath>
      <w:r w:rsidRPr="00C26C40">
        <w:t xml:space="preserve"> Keggin polycation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13</m:t>
                    </m:r>
                  </m:sub>
                </m:sSub>
                <m:sSub>
                  <m:sSubPr>
                    <m:ctrlPr>
                      <w:rPr>
                        <w:rFonts w:ascii="Cambria Math" w:hAnsi="Cambria Math"/>
                        <w:i/>
                      </w:rPr>
                    </m:ctrlPr>
                  </m:sSubPr>
                  <m:e>
                    <m:r>
                      <w:rPr>
                        <w:rFonts w:ascii="Cambria Math" w:hAnsi="Cambria Math"/>
                      </w:rPr>
                      <m:t>O</m:t>
                    </m:r>
                  </m:e>
                  <m:sub>
                    <m:r>
                      <w:rPr>
                        <w:rFonts w:ascii="Cambria Math" w:hAnsi="Cambria Math"/>
                      </w:rPr>
                      <m:t>4</m:t>
                    </m:r>
                  </m:sub>
                </m:sSub>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24</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e>
                    </m:d>
                  </m:e>
                  <m:sub>
                    <m:r>
                      <w:rPr>
                        <w:rFonts w:ascii="Cambria Math" w:hAnsi="Cambria Math"/>
                      </w:rPr>
                      <m:t>12</m:t>
                    </m:r>
                  </m:sub>
                </m:sSub>
              </m:e>
            </m:d>
          </m:e>
          <m:sup>
            <m:r>
              <w:rPr>
                <w:rFonts w:ascii="Cambria Math" w:hAnsi="Cambria Math"/>
              </w:rPr>
              <m:t>7+</m:t>
            </m:r>
          </m:sup>
        </m:sSup>
      </m:oMath>
      <w:r w:rsidRPr="00C26C40">
        <w:t>).</w:t>
      </w:r>
    </w:p>
    <w:p w14:paraId="5CDA1A52" w14:textId="77777777" w:rsidR="00877513" w:rsidRPr="00C26C40" w:rsidRDefault="00877513" w:rsidP="00877513">
      <w:pPr>
        <w:pStyle w:val="Heading4"/>
      </w:pPr>
      <w:r w:rsidRPr="00C26C40">
        <w:lastRenderedPageBreak/>
        <w:t>Stoichiometry and Structural Evolution</w:t>
      </w:r>
    </w:p>
    <w:p w14:paraId="363091CF" w14:textId="77777777" w:rsidR="00877513" w:rsidRPr="00C26C40" w:rsidRDefault="00877513" w:rsidP="00877513">
      <w:r w:rsidRPr="00C26C40">
        <w:t>During maturation, structural reorganisation occurs through ligand exchange and oxidation. In the process simulation, this is modelled as a transformation involving the interaction of residual monomeric aluminium, chloride ions, and the freshly formed hydroxylated intermediates. The overall stoichiometric representation established for the maturation block is:</w:t>
      </w:r>
    </w:p>
    <w:p w14:paraId="005679C3" w14:textId="77777777" w:rsidR="00877513" w:rsidRPr="00C26C40" w:rsidRDefault="00877513" w:rsidP="00877513">
      <m:oMathPara>
        <m:oMath>
          <m:r>
            <m:rPr>
              <m:sty m:val="p"/>
            </m:rPr>
            <w:rPr>
              <w:rFonts w:ascii="Cambria Math" w:hAnsi="Cambria Math"/>
            </w:rPr>
            <m:t>7</m:t>
          </m:r>
          <m:r>
            <w:rPr>
              <w:rFonts w:ascii="Cambria Math" w:hAnsi="Cambria Math"/>
            </w:rPr>
            <m:t>A</m:t>
          </m:r>
          <m:sSup>
            <m:sSupPr>
              <m:ctrlPr>
                <w:rPr>
                  <w:rFonts w:ascii="Cambria Math" w:hAnsi="Cambria Math"/>
                </w:rPr>
              </m:ctrlPr>
            </m:sSupPr>
            <m:e>
              <m:r>
                <w:rPr>
                  <w:rFonts w:ascii="Cambria Math" w:hAnsi="Cambria Math"/>
                </w:rPr>
                <m:t>l</m:t>
              </m:r>
            </m:e>
            <m:sup>
              <m:r>
                <m:rPr>
                  <m:sty m:val="p"/>
                </m:rPr>
                <w:rPr>
                  <w:rFonts w:ascii="Cambria Math" w:hAnsi="Cambria Math"/>
                </w:rPr>
                <m:t>3+</m:t>
              </m:r>
            </m:sup>
          </m:sSup>
          <m:r>
            <m:rPr>
              <m:sty m:val="p"/>
            </m:rPr>
            <w:rPr>
              <w:rFonts w:ascii="Cambria Math" w:hAnsi="Cambria Math"/>
            </w:rPr>
            <m:t>+21</m:t>
          </m:r>
          <m:r>
            <w:rPr>
              <w:rFonts w:ascii="Cambria Math" w:hAnsi="Cambria Math"/>
            </w:rPr>
            <m:t>C</m:t>
          </m:r>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+32</m:t>
          </m:r>
          <m:r>
            <w:rPr>
              <w:rFonts w:ascii="Cambria Math" w:hAnsi="Cambria Math"/>
            </w:rPr>
            <m:t>Al</m:t>
          </m:r>
          <m:sSub>
            <m:sSubPr>
              <m:ctrlPr>
                <w:rPr>
                  <w:rFonts w:ascii="Cambria Math" w:hAnsi="Cambria Math"/>
                </w:rPr>
              </m:ctrlPr>
            </m:sSubPr>
            <m:e>
              <m:d>
                <m:dPr>
                  <m:ctrlPr>
                    <w:rPr>
                      <w:rFonts w:ascii="Cambria Math" w:hAnsi="Cambria Math"/>
                    </w:rPr>
                  </m:ctrlPr>
                </m:dPr>
                <m:e>
                  <m:r>
                    <w:rPr>
                      <w:rFonts w:ascii="Cambria Math" w:hAnsi="Cambria Math"/>
                    </w:rPr>
                    <m:t>OH</m:t>
                  </m:r>
                </m:e>
              </m:d>
            </m:e>
            <m:sub>
              <m:r>
                <m:rPr>
                  <m:sty m:val="p"/>
                </m:rPr>
                <w:rPr>
                  <w:rFonts w:ascii="Cambria Math" w:hAnsi="Cambria Math"/>
                </w:rPr>
                <m:t>3</m:t>
              </m:r>
              <m:d>
                <m:dPr>
                  <m:ctrlPr>
                    <w:rPr>
                      <w:rFonts w:ascii="Cambria Math" w:hAnsi="Cambria Math"/>
                    </w:rPr>
                  </m:ctrlPr>
                </m:dPr>
                <m:e>
                  <m:r>
                    <w:rPr>
                      <w:rFonts w:ascii="Cambria Math" w:hAnsi="Cambria Math"/>
                    </w:rPr>
                    <m:t>s</m:t>
                  </m:r>
                </m:e>
              </m:d>
            </m:sub>
          </m:sSub>
          <m:r>
            <m:rPr>
              <m:sty m:val="p"/>
            </m:rPr>
            <w:rPr>
              <w:rFonts w:ascii="Cambria Math" w:hAnsi="Cambria Math"/>
            </w:rPr>
            <m:t>+24</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l</m:t>
              </m:r>
            </m:sub>
          </m:sSub>
          <m:r>
            <m:rPr>
              <m:sty m:val="p"/>
            </m:rPr>
            <w:rPr>
              <w:rFonts w:ascii="Cambria Math" w:hAnsi="Cambria Math"/>
            </w:rPr>
            <m:t>→3[</m:t>
          </m:r>
          <m:r>
            <w:rPr>
              <w:rFonts w:ascii="Cambria Math" w:hAnsi="Cambria Math"/>
            </w:rPr>
            <m:t>A</m:t>
          </m:r>
          <m:sSub>
            <m:sSubPr>
              <m:ctrlPr>
                <w:rPr>
                  <w:rFonts w:ascii="Cambria Math" w:hAnsi="Cambria Math"/>
                </w:rPr>
              </m:ctrlPr>
            </m:sSubPr>
            <m:e>
              <m:r>
                <w:rPr>
                  <w:rFonts w:ascii="Cambria Math" w:hAnsi="Cambria Math"/>
                </w:rPr>
                <m:t>l</m:t>
              </m:r>
            </m:e>
            <m:sub>
              <m:r>
                <m:rPr>
                  <m:sty m:val="p"/>
                </m:rPr>
                <w:rPr>
                  <w:rFonts w:ascii="Cambria Math" w:hAnsi="Cambria Math"/>
                </w:rPr>
                <m:t>13</m:t>
              </m:r>
            </m:sub>
          </m:sSub>
          <m:sSub>
            <m:sSubPr>
              <m:ctrlPr>
                <w:rPr>
                  <w:rFonts w:ascii="Cambria Math" w:hAnsi="Cambria Math"/>
                </w:rPr>
              </m:ctrlPr>
            </m:sSubPr>
            <m:e>
              <m:r>
                <w:rPr>
                  <w:rFonts w:ascii="Cambria Math" w:hAnsi="Cambria Math"/>
                </w:rPr>
                <m:t>O</m:t>
              </m:r>
            </m:e>
            <m:sub>
              <m:r>
                <m:rPr>
                  <m:sty m:val="p"/>
                </m:rPr>
                <w:rPr>
                  <w:rFonts w:ascii="Cambria Math" w:hAnsi="Cambria Math"/>
                </w:rPr>
                <m:t>4</m:t>
              </m:r>
            </m:sub>
          </m:sSub>
          <m:sSub>
            <m:sSubPr>
              <m:ctrlPr>
                <w:rPr>
                  <w:rFonts w:ascii="Cambria Math" w:hAnsi="Cambria Math"/>
                </w:rPr>
              </m:ctrlPr>
            </m:sSubPr>
            <m:e>
              <m:d>
                <m:dPr>
                  <m:ctrlPr>
                    <w:rPr>
                      <w:rFonts w:ascii="Cambria Math" w:hAnsi="Cambria Math"/>
                    </w:rPr>
                  </m:ctrlPr>
                </m:dPr>
                <m:e>
                  <m:r>
                    <w:rPr>
                      <w:rFonts w:ascii="Cambria Math" w:hAnsi="Cambria Math"/>
                    </w:rPr>
                    <m:t>OH</m:t>
                  </m:r>
                </m:e>
              </m:d>
            </m:e>
            <m:sub>
              <m:r>
                <m:rPr>
                  <m:sty m:val="p"/>
                </m:rPr>
                <w:rPr>
                  <w:rFonts w:ascii="Cambria Math" w:hAnsi="Cambria Math"/>
                </w:rPr>
                <m:t>24</m:t>
              </m:r>
            </m:sub>
          </m:sSub>
          <m:r>
            <w:rPr>
              <w:rFonts w:ascii="Cambria Math" w:hAnsi="Cambria Math"/>
            </w:rPr>
            <m:t>C</m:t>
          </m:r>
          <m:sSub>
            <m:sSubPr>
              <m:ctrlPr>
                <w:rPr>
                  <w:rFonts w:ascii="Cambria Math" w:hAnsi="Cambria Math"/>
                </w:rPr>
              </m:ctrlPr>
            </m:sSubPr>
            <m:e>
              <m:r>
                <w:rPr>
                  <w:rFonts w:ascii="Cambria Math" w:hAnsi="Cambria Math"/>
                </w:rPr>
                <m:t>l</m:t>
              </m:r>
            </m:e>
            <m:sub>
              <m:r>
                <m:rPr>
                  <m:sty m:val="p"/>
                </m:rPr>
                <w:rPr>
                  <w:rFonts w:ascii="Cambria Math" w:hAnsi="Cambria Math"/>
                </w:rPr>
                <m:t>7</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O</m:t>
          </m:r>
          <m:r>
            <m:rPr>
              <m:sty m:val="p"/>
            </m:rPr>
            <w:rPr>
              <w:rFonts w:ascii="Cambria Math" w:hAnsi="Cambria Math"/>
            </w:rPr>
            <m:t>]</m:t>
          </m:r>
        </m:oMath>
      </m:oMathPara>
    </w:p>
    <w:p w14:paraId="1089CCDD" w14:textId="5FD2AC38" w:rsidR="00877513" w:rsidRPr="00C26C40" w:rsidRDefault="00877513" w:rsidP="00877513">
      <w:r w:rsidRPr="00C26C40">
        <w:t xml:space="preserve">This reaction represents the "fixing" of the aluminium into the stable polymeric framework. The transition from simple monomeric hydrolysis products to the </w:t>
      </w:r>
      <m:oMath>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13</m:t>
            </m:r>
          </m:sub>
        </m:sSub>
      </m:oMath>
      <w:r w:rsidRPr="00C26C40">
        <w:t xml:space="preserve"> polycation is governed by the basicity ratio (</w:t>
      </w:r>
      <m:oMath>
        <m:r>
          <w:rPr>
            <w:rFonts w:ascii="Cambria Math" w:hAnsi="Cambria Math"/>
          </w:rPr>
          <m:t>B = [OH]/</m:t>
        </m:r>
        <m:d>
          <m:dPr>
            <m:begChr m:val="["/>
            <m:endChr m:val="]"/>
            <m:ctrlPr>
              <w:rPr>
                <w:rFonts w:ascii="Cambria Math" w:hAnsi="Cambria Math"/>
                <w:i/>
              </w:rPr>
            </m:ctrlPr>
          </m:dPr>
          <m:e>
            <m:r>
              <w:rPr>
                <w:rFonts w:ascii="Cambria Math" w:hAnsi="Cambria Math"/>
              </w:rPr>
              <m:t>Al</m:t>
            </m:r>
          </m:e>
        </m:d>
      </m:oMath>
      <w:r w:rsidRPr="00C26C40">
        <w:t xml:space="preserve">). Research indicates that the highest concentration of </w:t>
      </w:r>
      <m:oMath>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13</m:t>
            </m:r>
          </m:sub>
        </m:sSub>
      </m:oMath>
      <w:r w:rsidRPr="00C26C40">
        <w:t xml:space="preserve"> is achieved when </w:t>
      </w:r>
      <m:oMath>
        <m:r>
          <w:rPr>
            <w:rFonts w:ascii="Cambria Math" w:hAnsi="Cambria Math"/>
          </w:rPr>
          <m:t>B</m:t>
        </m:r>
      </m:oMath>
      <w:r w:rsidRPr="00C26C40">
        <w:t xml:space="preserve"> is maintained between 1.5 and 2.2 </w:t>
      </w:r>
      <w:sdt>
        <w:sdtPr>
          <w:rPr>
            <w:color w:val="000000"/>
          </w:rPr>
          <w:tag w:val="MENDELEY_CITATION_v3_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"/>
          <w:id w:val="-186217337"/>
          <w:placeholder>
            <w:docPart w:val="F1C3283509364012AB7173BFF1C36E42"/>
          </w:placeholder>
        </w:sdtPr>
        <w:sdtEndPr/>
        <w:sdtContent>
          <w:r w:rsidR="00A37BED" w:rsidRPr="00A37BED">
            <w:rPr>
              <w:color w:val="000000"/>
            </w:rPr>
            <w:t>(Wang et al., 2004)</w:t>
          </w:r>
        </w:sdtContent>
      </w:sdt>
      <w:r w:rsidRPr="00C26C40">
        <w:t>. At these ratios, the "</w:t>
      </w:r>
      <m:oMath>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13</m:t>
            </m:r>
          </m:sub>
        </m:sSub>
      </m:oMath>
      <w:r w:rsidRPr="00C26C40">
        <w:t xml:space="preserve"> species becomes the dominant coagulant agent, providing the high positive charge density (7+) required for efficient destabilisation of negatively charged colloidal particles in raw water.</w:t>
      </w:r>
    </w:p>
    <w:p w14:paraId="1184F569" w14:textId="77777777" w:rsidR="00877513" w:rsidRPr="00C26C40" w:rsidRDefault="00877513" w:rsidP="00877513">
      <w:r w:rsidRPr="00C26C40">
        <w:rPr>
          <w:rStyle w:val="Heading4Char"/>
          <w:rFonts w:cs="Times New Roman"/>
        </w:rPr>
        <w:t>1.1.5.2</w:t>
      </w:r>
      <w:r w:rsidRPr="00C26C40">
        <w:t xml:space="preserve"> Maturation Kinetics and Power Law Modelling</w:t>
      </w:r>
    </w:p>
    <w:p w14:paraId="34C764B0" w14:textId="77777777" w:rsidR="00877513" w:rsidRPr="00C26C40" w:rsidRDefault="00877513" w:rsidP="00877513">
      <w:r w:rsidRPr="00C26C40">
        <w:t>The transformation of metastable species into the Keggin architecture is a time-dependent process. To satisfy the requirements of the Continuous Stirred-Tank Reactor (CSTR) model used for the maturation tank, a Power Law kinetic expression was utilised.</w:t>
      </w:r>
    </w:p>
    <w:p w14:paraId="606E9207" w14:textId="77777777" w:rsidR="00877513" w:rsidRPr="00C26C40" w:rsidRDefault="00877513" w:rsidP="00877513">
      <w:r w:rsidRPr="00C26C40">
        <w:t>The rate of PAC formation is defined as:</w:t>
      </w:r>
    </w:p>
    <w:p w14:paraId="0CE4FDA6" w14:textId="77777777" w:rsidR="00877513" w:rsidRPr="00C26C40" w:rsidRDefault="003D0B1E" w:rsidP="00877513">
      <m:oMathPara>
        <m:oMath>
          <m:sSub>
            <m:sSubPr>
              <m:ctrlPr>
                <w:rPr>
                  <w:rFonts w:ascii="Cambria Math" w:hAnsi="Cambria Math"/>
                </w:rPr>
              </m:ctrlPr>
            </m:sSubPr>
            <m:e>
              <m:r>
                <w:rPr>
                  <w:rFonts w:ascii="Cambria Math" w:hAnsi="Cambria Math"/>
                </w:rPr>
                <m:t>r</m:t>
              </m:r>
            </m:e>
            <m:sub>
              <m:r>
                <w:rPr>
                  <w:rFonts w:ascii="Cambria Math" w:hAnsi="Cambria Math"/>
                </w:rPr>
                <m:t>PAC</m:t>
              </m:r>
            </m:sub>
          </m:sSub>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l</m:t>
                      </m:r>
                    </m:e>
                    <m:sup>
                      <m:r>
                        <m:rPr>
                          <m:sty m:val="p"/>
                        </m:rPr>
                        <w:rPr>
                          <w:rFonts w:ascii="Cambria Math" w:hAnsi="Cambria Math"/>
                        </w:rPr>
                        <m:t>3+</m:t>
                      </m:r>
                    </m:sup>
                  </m:sSup>
                </m:e>
              </m:d>
            </m:e>
            <m:sup>
              <m:r>
                <w:rPr>
                  <w:rFonts w:ascii="Cambria Math" w:hAnsi="Cambria Math"/>
                </w:rPr>
                <m:t>a</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Al</m:t>
                  </m:r>
                  <m:sSub>
                    <m:sSubPr>
                      <m:ctrlPr>
                        <w:rPr>
                          <w:rFonts w:ascii="Cambria Math" w:hAnsi="Cambria Math"/>
                        </w:rPr>
                      </m:ctrlPr>
                    </m:sSubPr>
                    <m:e>
                      <m:d>
                        <m:dPr>
                          <m:ctrlPr>
                            <w:rPr>
                              <w:rFonts w:ascii="Cambria Math" w:hAnsi="Cambria Math"/>
                            </w:rPr>
                          </m:ctrlPr>
                        </m:dPr>
                        <m:e>
                          <m:r>
                            <w:rPr>
                              <w:rFonts w:ascii="Cambria Math" w:hAnsi="Cambria Math"/>
                            </w:rPr>
                            <m:t>OH</m:t>
                          </m:r>
                        </m:e>
                      </m:d>
                    </m:e>
                    <m:sub>
                      <m:r>
                        <m:rPr>
                          <m:sty m:val="p"/>
                        </m:rPr>
                        <w:rPr>
                          <w:rFonts w:ascii="Cambria Math" w:hAnsi="Cambria Math"/>
                        </w:rPr>
                        <m:t>3</m:t>
                      </m:r>
                    </m:sub>
                  </m:sSub>
                </m:e>
              </m:d>
            </m:e>
            <m:sup>
              <m:r>
                <w:rPr>
                  <w:rFonts w:ascii="Cambria Math" w:hAnsi="Cambria Math"/>
                </w:rPr>
                <m:t>b</m:t>
              </m:r>
            </m:sup>
          </m:sSup>
        </m:oMath>
      </m:oMathPara>
    </w:p>
    <w:p w14:paraId="47E37A62" w14:textId="77777777" w:rsidR="00877513" w:rsidRPr="00C26C40" w:rsidRDefault="00877513" w:rsidP="00877513">
      <w:r w:rsidRPr="00C26C40">
        <w:t>For the simulation basis, the reaction is modelled as second order overall. The activation energy (</w:t>
      </w:r>
      <m:oMath>
        <m:sSub>
          <m:sSubPr>
            <m:ctrlPr>
              <w:rPr>
                <w:rFonts w:ascii="Cambria Math" w:hAnsi="Cambria Math"/>
                <w:i/>
              </w:rPr>
            </m:ctrlPr>
          </m:sSubPr>
          <m:e>
            <m:r>
              <w:rPr>
                <w:rFonts w:ascii="Cambria Math" w:hAnsi="Cambria Math"/>
              </w:rPr>
              <m:t>E</m:t>
            </m:r>
          </m:e>
          <m:sub>
            <m:r>
              <w:rPr>
                <w:rFonts w:ascii="Cambria Math" w:hAnsi="Cambria Math"/>
              </w:rPr>
              <m:t>a</m:t>
            </m:r>
          </m:sub>
        </m:sSub>
      </m:oMath>
      <w:r w:rsidRPr="00C26C40">
        <w:t xml:space="preserve">) for the oxolation and polymerisation of aluminium hydroxides is significantly lower than that of the primary acid leaching, estimated at 45.5 kJ/mol based on the temperature sensitivity studies of PAC stability (Wang et al., 2004). This lower activation </w:t>
      </w:r>
      <w:r w:rsidRPr="00C26C40">
        <w:lastRenderedPageBreak/>
        <w:t>energy confirms that while the reaction proceeds at moderate temperatures (</w:t>
      </w:r>
      <m:oMath>
        <m:r>
          <w:rPr>
            <w:rFonts w:ascii="Cambria Math" w:hAnsi="Cambria Math"/>
          </w:rPr>
          <m:t>60-</m:t>
        </m:r>
        <m:sSup>
          <m:sSupPr>
            <m:ctrlPr>
              <w:rPr>
                <w:rFonts w:ascii="Cambria Math" w:hAnsi="Cambria Math"/>
                <w:i/>
              </w:rPr>
            </m:ctrlPr>
          </m:sSupPr>
          <m:e>
            <m:r>
              <w:rPr>
                <w:rFonts w:ascii="Cambria Math" w:hAnsi="Cambria Math"/>
              </w:rPr>
              <m:t>80</m:t>
            </m:r>
          </m:e>
          <m:sup>
            <m:r>
              <w:rPr>
                <w:rFonts w:ascii="Cambria Math" w:hAnsi="Cambria Math"/>
              </w:rPr>
              <m:t>∘</m:t>
            </m:r>
          </m:sup>
        </m:sSup>
        <m:r>
          <w:rPr>
            <w:rFonts w:ascii="Cambria Math" w:hAnsi="Cambria Math"/>
          </w:rPr>
          <m:t>C</m:t>
        </m:r>
      </m:oMath>
      <w:r w:rsidRPr="00C26C40">
        <w:t>), it requires significant residence time to reach equilibrium.</w:t>
      </w:r>
    </w:p>
    <w:p w14:paraId="7CDADA77" w14:textId="77777777" w:rsidR="00877513" w:rsidRPr="00C26C40" w:rsidRDefault="00877513" w:rsidP="00877513">
      <w:pPr>
        <w:pStyle w:val="Heading4"/>
      </w:pPr>
      <w:r w:rsidRPr="00C26C40">
        <w:t>Process Parameter Justification</w:t>
      </w:r>
    </w:p>
    <w:p w14:paraId="72FBF167" w14:textId="77777777" w:rsidR="00877513" w:rsidRPr="00C26C40" w:rsidRDefault="00877513" w:rsidP="00877513">
      <w:r w:rsidRPr="00C26C40">
        <w:t xml:space="preserve">The maturation tank is designed to operate at </w:t>
      </w:r>
      <m:oMath>
        <m:r>
          <w:rPr>
            <w:rFonts w:ascii="Cambria Math" w:hAnsi="Cambria Math"/>
          </w:rPr>
          <m:t>7</m:t>
        </m:r>
        <m:sSup>
          <m:sSupPr>
            <m:ctrlPr>
              <w:rPr>
                <w:rFonts w:ascii="Cambria Math" w:hAnsi="Cambria Math"/>
                <w:i/>
              </w:rPr>
            </m:ctrlPr>
          </m:sSupPr>
          <m:e>
            <m:r>
              <w:rPr>
                <w:rFonts w:ascii="Cambria Math" w:hAnsi="Cambria Math"/>
              </w:rPr>
              <m:t>5</m:t>
            </m:r>
          </m:e>
          <m:sup>
            <m:r>
              <w:rPr>
                <w:rFonts w:ascii="Cambria Math" w:hAnsi="Cambria Math"/>
              </w:rPr>
              <m:t>∘</m:t>
            </m:r>
          </m:sup>
        </m:sSup>
        <m:r>
          <w:rPr>
            <w:rFonts w:ascii="Cambria Math" w:hAnsi="Cambria Math"/>
          </w:rPr>
          <m:t>C</m:t>
        </m:r>
      </m:oMath>
      <w:r w:rsidRPr="00C26C40">
        <w:t xml:space="preserve"> with a residence time of 3 to 4.5 hours. These parameters are justified by two competing thermodynamic factors:</w:t>
      </w:r>
    </w:p>
    <w:p w14:paraId="4668E518" w14:textId="77777777" w:rsidR="00877513" w:rsidRPr="00C26C40" w:rsidRDefault="00877513" w:rsidP="00C13B08">
      <w:pPr>
        <w:pStyle w:val="ListParagraph"/>
        <w:numPr>
          <w:ilvl w:val="0"/>
          <w:numId w:val="6"/>
        </w:numPr>
      </w:pPr>
      <w:r w:rsidRPr="00C26C40">
        <w:t xml:space="preserve">Rate of Oxolation: At temperatures below </w:t>
      </w:r>
      <m:oMath>
        <m:sSup>
          <m:sSupPr>
            <m:ctrlPr>
              <w:rPr>
                <w:rFonts w:ascii="Cambria Math" w:hAnsi="Cambria Math"/>
                <w:i/>
              </w:rPr>
            </m:ctrlPr>
          </m:sSupPr>
          <m:e>
            <m:r>
              <w:rPr>
                <w:rFonts w:ascii="Cambria Math" w:hAnsi="Cambria Math"/>
              </w:rPr>
              <m:t>60</m:t>
            </m:r>
          </m:e>
          <m:sup>
            <m:r>
              <w:rPr>
                <w:rFonts w:ascii="Cambria Math" w:hAnsi="Cambria Math"/>
              </w:rPr>
              <m:t>∘</m:t>
            </m:r>
          </m:sup>
        </m:sSup>
        <m:r>
          <w:rPr>
            <w:rFonts w:ascii="Cambria Math" w:hAnsi="Cambria Math"/>
          </w:rPr>
          <m:t>C</m:t>
        </m:r>
      </m:oMath>
      <w:r w:rsidRPr="00C26C40">
        <w:t xml:space="preserve">, the rate of formation for the </w:t>
      </w:r>
      <m:oMath>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13</m:t>
            </m:r>
          </m:sub>
        </m:sSub>
      </m:oMath>
      <w:r w:rsidRPr="00C26C40">
        <w:t xml:space="preserve"> species is prohibitively slow, leading to a product dominated by less effective monomers (</w:t>
      </w:r>
      <m:oMath>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a</m:t>
            </m:r>
          </m:sub>
        </m:sSub>
      </m:oMath>
      <w:r w:rsidRPr="00C26C40">
        <w:t>) and small oligomers (</w:t>
      </w:r>
      <m:oMath>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b</m:t>
            </m:r>
          </m:sub>
        </m:sSub>
      </m:oMath>
      <w:r w:rsidRPr="00C26C40">
        <w:t>).</w:t>
      </w:r>
    </w:p>
    <w:p w14:paraId="41299A1E" w14:textId="465A3B54" w:rsidR="00877513" w:rsidRPr="00C26C40" w:rsidRDefault="00877513" w:rsidP="00C13B08">
      <w:pPr>
        <w:pStyle w:val="ListParagraph"/>
        <w:numPr>
          <w:ilvl w:val="0"/>
          <w:numId w:val="6"/>
        </w:numPr>
      </w:pPr>
      <w:r w:rsidRPr="00C26C40">
        <w:t xml:space="preserve">Thermal Degradation: Operating above </w:t>
      </w:r>
      <m:oMath>
        <m:sSup>
          <m:sSupPr>
            <m:ctrlPr>
              <w:rPr>
                <w:rFonts w:ascii="Cambria Math" w:hAnsi="Cambria Math"/>
                <w:i/>
              </w:rPr>
            </m:ctrlPr>
          </m:sSupPr>
          <m:e>
            <m:r>
              <w:rPr>
                <w:rFonts w:ascii="Cambria Math" w:hAnsi="Cambria Math"/>
              </w:rPr>
              <m:t>90</m:t>
            </m:r>
          </m:e>
          <m:sup>
            <m:r>
              <w:rPr>
                <w:rFonts w:ascii="Cambria Math" w:hAnsi="Cambria Math"/>
              </w:rPr>
              <m:t>∘</m:t>
            </m:r>
          </m:sup>
        </m:sSup>
        <m:r>
          <w:rPr>
            <w:rFonts w:ascii="Cambria Math" w:hAnsi="Cambria Math"/>
          </w:rPr>
          <m:t>C</m:t>
        </m:r>
      </m:oMath>
      <w:r w:rsidRPr="00C26C40">
        <w:t xml:space="preserve"> for extended periods triggers the degradation of the Keggin ion into larger, less soluble Al-aggregates and eventually amorphous </w:t>
      </w:r>
      <m:oMath>
        <m:r>
          <w:rPr>
            <w:rFonts w:ascii="Cambria Math" w:hAnsi="Cambria Math"/>
          </w:rPr>
          <m:t>Al</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oMath>
      <w:r w:rsidRPr="00C26C40">
        <w:t xml:space="preserve"> precipitate, which significantly reduces the active "Alumina" content of the final liquid PAC </w:t>
      </w:r>
      <w:sdt>
        <w:sdtPr>
          <w:rPr>
            <w:color w:val="000000"/>
          </w:rPr>
          <w:tag w:val="MENDELEY_CITATION_v3_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"/>
          <w:id w:val="1558045748"/>
          <w:placeholder>
            <w:docPart w:val="F1C3283509364012AB7173BFF1C36E42"/>
          </w:placeholder>
        </w:sdtPr>
        <w:sdtEndPr/>
        <w:sdtContent>
          <w:r w:rsidR="00A37BED" w:rsidRPr="00A37BED">
            <w:rPr>
              <w:color w:val="000000"/>
            </w:rPr>
            <w:t>(Bottero et al., 1980)</w:t>
          </w:r>
        </w:sdtContent>
      </w:sdt>
      <w:r w:rsidRPr="00C26C40">
        <w:t>.</w:t>
      </w:r>
    </w:p>
    <w:p w14:paraId="740A46EA" w14:textId="77777777" w:rsidR="00877513" w:rsidRPr="00C26C40" w:rsidRDefault="00877513" w:rsidP="00877513">
      <w:r w:rsidRPr="00C26C40">
        <w:rPr>
          <w:rStyle w:val="Heading4Char"/>
          <w:rFonts w:cs="Times New Roman"/>
        </w:rPr>
        <w:t>1.1.5.4</w:t>
      </w:r>
      <w:r w:rsidRPr="00C26C40">
        <w:t xml:space="preserve"> Equipment Configuration</w:t>
      </w:r>
    </w:p>
    <w:p w14:paraId="494F6CED" w14:textId="77777777" w:rsidR="00877513" w:rsidRPr="00C26C40" w:rsidRDefault="00877513" w:rsidP="00877513">
      <w:r w:rsidRPr="00C26C40">
        <w:t>The maturation tank serves as a unit distinct from the polymerisation reactor to ensure a plug-flow-like age distribution. The tank is equipped with:</w:t>
      </w:r>
    </w:p>
    <w:p w14:paraId="0712ABEC" w14:textId="77777777" w:rsidR="00877513" w:rsidRPr="00C26C40" w:rsidRDefault="00877513" w:rsidP="00C13B08">
      <w:pPr>
        <w:pStyle w:val="ListParagraph"/>
        <w:numPr>
          <w:ilvl w:val="0"/>
          <w:numId w:val="7"/>
        </w:numPr>
      </w:pPr>
      <w:r w:rsidRPr="00C26C40">
        <w:t>A low-shear agitator: Designed to maintain suspension of any micro-precipitates without providing enough shear energy to break the developing polymeric chains.</w:t>
      </w:r>
    </w:p>
    <w:p w14:paraId="725A3ED2" w14:textId="38724AA7" w:rsidR="00877513" w:rsidRPr="00C26C40" w:rsidRDefault="00877513" w:rsidP="00C13B08">
      <w:pPr>
        <w:pStyle w:val="ListParagraph"/>
        <w:numPr>
          <w:ilvl w:val="0"/>
          <w:numId w:val="7"/>
        </w:numPr>
      </w:pPr>
      <w:r w:rsidRPr="00C26C40">
        <w:t xml:space="preserve">Thermal Control: An external heating jacket maintains the </w:t>
      </w:r>
      <m:oMath>
        <m:r>
          <w:rPr>
            <w:rFonts w:ascii="Cambria Math" w:hAnsi="Cambria Math"/>
          </w:rPr>
          <m:t>7</m:t>
        </m:r>
        <m:sSup>
          <m:sSupPr>
            <m:ctrlPr>
              <w:rPr>
                <w:rFonts w:ascii="Cambria Math" w:hAnsi="Cambria Math"/>
                <w:i/>
              </w:rPr>
            </m:ctrlPr>
          </m:sSupPr>
          <m:e>
            <m:r>
              <w:rPr>
                <w:rFonts w:ascii="Cambria Math" w:hAnsi="Cambria Math"/>
              </w:rPr>
              <m:t>5</m:t>
            </m:r>
          </m:e>
          <m:sup>
            <m:r>
              <w:rPr>
                <w:rFonts w:ascii="Cambria Math" w:hAnsi="Cambria Math"/>
              </w:rPr>
              <m:t>∘</m:t>
            </m:r>
          </m:sup>
        </m:sSup>
        <m:r>
          <w:rPr>
            <w:rFonts w:ascii="Cambria Math" w:hAnsi="Cambria Math"/>
          </w:rPr>
          <m:t>C</m:t>
        </m:r>
      </m:oMath>
      <w:r w:rsidRPr="00C26C40">
        <w:t xml:space="preserve"> setpoint. The simulation results for stream 18 confirm that the enthalpy required to maintain this temperature is minimal, as the polymerisation reaction is slightly exothermic </w:t>
      </w:r>
      <w:sdt>
        <w:sdtPr>
          <w:rPr>
            <w:color w:val="000000"/>
          </w:rPr>
          <w:tag w:val="MENDELEY_CITATION_v3_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"/>
          <w:id w:val="295420666"/>
          <w:placeholder>
            <w:docPart w:val="F1C3283509364012AB7173BFF1C36E42"/>
          </w:placeholder>
        </w:sdtPr>
        <w:sdtEndPr/>
        <w:sdtContent>
          <w:r w:rsidR="00A37BED" w:rsidRPr="00A37BED">
            <w:rPr>
              <w:color w:val="000000"/>
            </w:rPr>
            <w:t>(Bottero et al., 1980)</w:t>
          </w:r>
        </w:sdtContent>
      </w:sdt>
    </w:p>
    <w:p w14:paraId="0B28E013" w14:textId="77777777" w:rsidR="00877513" w:rsidRPr="00C26C40" w:rsidRDefault="00877513" w:rsidP="00C13B08">
      <w:pPr>
        <w:pStyle w:val="ListParagraph"/>
        <w:numPr>
          <w:ilvl w:val="0"/>
          <w:numId w:val="7"/>
        </w:numPr>
      </w:pPr>
      <w:r w:rsidRPr="00C26C40">
        <w:t>Corrosion Resistance: Given the high chloride activity and moderate temperature, the tank internals are specified as G-30 nickel-based alloy or PTFE-lined carbon steel to prevent metal leaching, which would compromise the purity of the PAC.</w:t>
      </w:r>
    </w:p>
    <w:p w14:paraId="3A28EE07" w14:textId="77777777" w:rsidR="00877513" w:rsidRPr="00C26C40" w:rsidRDefault="00877513" w:rsidP="00F02060">
      <w:pPr>
        <w:pStyle w:val="Heading2"/>
      </w:pPr>
      <w:bookmarkStart w:id="126" w:name="_Toc235285257"/>
      <w:bookmarkStart w:id="127" w:name="_Toc237244931"/>
      <w:r w:rsidRPr="00C26C40">
        <w:lastRenderedPageBreak/>
        <w:t>Quality Standards for PAC</w:t>
      </w:r>
      <w:bookmarkEnd w:id="126"/>
      <w:bookmarkEnd w:id="127"/>
    </w:p>
    <w:p w14:paraId="4F405410" w14:textId="77777777" w:rsidR="00877513" w:rsidRPr="00C26C40" w:rsidRDefault="00877513" w:rsidP="00877513">
      <w:r w:rsidRPr="00C26C40">
        <w:t>The production of PAC for use in municipal drinking water treatment must comply with recognised quality standards. In the absence of a current Ghanaian national standard for PAC (a standard development opportunity that GIADEC and the Ghana Standards Authority could address), the applicable international reference standards are the Chinese National Standard GB 15892-2009 (the most widely applied standard globally given China’s dominance of the PAC market), the British Standard BS EN 883:2021 (for water treatment chemicals) and the AWWA Standard B408 (American Water Works Association).</w:t>
      </w:r>
    </w:p>
    <w:p w14:paraId="71E5DBA0" w14:textId="77777777" w:rsidR="00877513" w:rsidRPr="00C26C40" w:rsidRDefault="00877513" w:rsidP="00877513">
      <w:r w:rsidRPr="00C26C40">
        <w:t>The GB 15892-2009 standard is adopted as the primary quality benchmark for this design. Issued jointly by China’s General Administration of Quality Supervision, Inspection and Quarantine (AQSIQ) and the Standardisation Administration (SAC) on 8 April 2009 (implemented 1 September 2009), this standard superseded GB 15892-2003 and is the most widely referenced PAC quality standard globally, given China’s dominant position in PAC production and trade. Critically, GB 15892-2009 does not differentiate between a “Grade I” (drinking water) and a “Grade II” (industrial) classification. It specifies a single set of compulsory indices applicable to all PAC for drinking water treatment, with separate limit columns for liquid PAC and solid PAC products. This distinction is important: the standard covers both product forms within a unified quality framework rather than through a tiered grading system. Table 2-iii below reproduces the compulsory technical indices from Table 1 of GB 15892-2009.</w:t>
      </w:r>
    </w:p>
    <w:p w14:paraId="1A2785F5" w14:textId="77777777" w:rsidR="00877513" w:rsidRPr="00C26C40" w:rsidRDefault="00877513" w:rsidP="00877513">
      <w:r w:rsidRPr="00C26C40">
        <w:t xml:space="preserve">Several important observations arise from examining GB 15892-2009 in detail. First, the standard does not set an explicit limit on iron (Fe) content. Iron control is instead implicit in the product appearance specification (colourless to yellowish-brown liquid; white to yellowish-brown solid) and in the </w:t>
      </w:r>
      <m:oMath>
        <m:r>
          <w:rPr>
            <w:rFonts w:ascii="Cambria Math" w:hAnsi="Cambria Math"/>
          </w:rPr>
          <m:t>Al₂O₃</m:t>
        </m:r>
      </m:oMath>
      <w:r w:rsidRPr="00C26C40">
        <w:t xml:space="preserve"> purity requirement: excessive iron dissolution from the ore dilutes the effective aluminium content and discolours the product, making </w:t>
      </w:r>
      <w:r w:rsidRPr="00C26C40">
        <w:lastRenderedPageBreak/>
        <w:t xml:space="preserve">iron removal an indirect but critical quality constraint. Industry practice and analogous standards (such as ANSI/AWWA B408) generally target Fe below 0.5 wt% in the liquid product, equivalent to 10% </w:t>
      </w:r>
      <m:oMath>
        <m:r>
          <w:rPr>
            <w:rFonts w:ascii="Cambria Math" w:hAnsi="Cambria Math"/>
          </w:rPr>
          <m:t>Al₂O₃</m:t>
        </m:r>
      </m:oMath>
      <w:r w:rsidRPr="00C26C40">
        <w:t>; for the Awaso bauxite process, this remains the most technically demanding constraint and is the primary driver for the upstream iron beneficiation and the downstream CaAl</w:t>
      </w:r>
      <w:r w:rsidRPr="00C26C40">
        <w:rPr>
          <w:vertAlign w:val="subscript"/>
        </w:rPr>
        <w:t>2</w:t>
      </w:r>
      <w:r w:rsidRPr="00C26C40">
        <w:t>O</w:t>
      </w:r>
      <w:r w:rsidRPr="00C26C40">
        <w:rPr>
          <w:vertAlign w:val="subscript"/>
        </w:rPr>
        <w:t>4</w:t>
      </w:r>
      <w:r w:rsidRPr="00C26C40">
        <w:t xml:space="preserve"> neutralisation steps. Second, the liquid PAC specification requires a minimum of </w:t>
      </w:r>
      <m:oMath>
        <m:r>
          <w:rPr>
            <w:rFonts w:ascii="Cambria Math" w:hAnsi="Cambria Math"/>
          </w:rPr>
          <m:t>10.0 wt% Al₂O₃</m:t>
        </m:r>
      </m:oMath>
      <w:r w:rsidRPr="00C26C40">
        <w:t xml:space="preserve"> for liquid PAC. Third, the heavy metal limits for arsenic </w:t>
      </w:r>
      <m:oMath>
        <m:r>
          <w:rPr>
            <w:rFonts w:ascii="Cambria Math" w:hAnsi="Cambria Math"/>
          </w:rPr>
          <m:t>(≤0.0002 wt%</m:t>
        </m:r>
      </m:oMath>
      <w:r w:rsidRPr="00C26C40">
        <w:t>), lead (</w:t>
      </w:r>
      <m:oMath>
        <m:r>
          <w:rPr>
            <w:rFonts w:ascii="Cambria Math" w:hAnsi="Cambria Math"/>
          </w:rPr>
          <m:t>≤0.001 wt%</m:t>
        </m:r>
      </m:oMath>
      <w:r w:rsidRPr="00C26C40">
        <w:t>), cadmium (</w:t>
      </w:r>
      <m:oMath>
        <m:r>
          <w:rPr>
            <w:rFonts w:ascii="Cambria Math" w:hAnsi="Cambria Math"/>
          </w:rPr>
          <m:t>≤0.0002 wt%</m:t>
        </m:r>
      </m:oMath>
      <w:r w:rsidRPr="00C26C40">
        <w:t>), mercury (</w:t>
      </w:r>
      <m:oMath>
        <m:r>
          <w:rPr>
            <w:rFonts w:ascii="Cambria Math" w:hAnsi="Cambria Math"/>
          </w:rPr>
          <m:t>≤0.00001 wt%</m:t>
        </m:r>
      </m:oMath>
      <w:r w:rsidRPr="00C26C40">
        <w:t>), and hexavalent chromium (</w:t>
      </w:r>
      <m:oMath>
        <m:r>
          <w:rPr>
            <w:rFonts w:ascii="Cambria Math" w:hAnsi="Cambria Math"/>
          </w:rPr>
          <m:t>≤0.0005 wt%</m:t>
        </m:r>
      </m:oMath>
      <w:r w:rsidRPr="00C26C40">
        <w:t xml:space="preserve">) are stringent and apply to both liquid and solid grades. In the Ghanaian context, given that Awaso bauxite contains trace heavy metals, particularly arsenic from hydrothermal mineralisation and lead from weathering profiles, these limits require analytical characterisation of leachate composition during the detailed design phase. The standard further specifies that all heavy metal limits for the liquid product are normalised to a 10% </w:t>
      </w:r>
      <m:oMath>
        <m:r>
          <w:rPr>
            <w:rFonts w:ascii="Cambria Math" w:hAnsi="Cambria Math"/>
          </w:rPr>
          <m:t>Al₂O₃</m:t>
        </m:r>
      </m:oMath>
      <w:r w:rsidRPr="00C26C40">
        <w:t xml:space="preserve"> basis, meaning that if the actual </w:t>
      </w:r>
      <m:oMath>
        <m:r>
          <w:rPr>
            <w:rFonts w:ascii="Cambria Math" w:hAnsi="Cambria Math"/>
          </w:rPr>
          <m:t>Al₂O₃</m:t>
        </m:r>
      </m:oMath>
      <w:r w:rsidRPr="00C26C40">
        <w:t xml:space="preserve"> content exceeds 10%, the impurity concentrations must be proportionally corrected. This normalisation provision is important for product characterisation and for the development of quality control protocols.</w:t>
      </w:r>
    </w:p>
    <w:p w14:paraId="045D395E" w14:textId="4667229B" w:rsidR="00312BC3" w:rsidRPr="00C26C40" w:rsidRDefault="00312BC3">
      <w:pPr>
        <w:spacing w:before="120" w:after="280"/>
      </w:pPr>
      <w:r w:rsidRPr="00C26C40">
        <w:br w:type="page"/>
      </w:r>
    </w:p>
    <w:p w14:paraId="117E50FB" w14:textId="6C63FDC5" w:rsidR="00312BC3" w:rsidRPr="00C26C40" w:rsidRDefault="00312BC3" w:rsidP="00A2026B">
      <w:pPr>
        <w:pStyle w:val="Heading1"/>
      </w:pPr>
      <w:bookmarkStart w:id="128" w:name="_Toc237244932"/>
      <w:r w:rsidRPr="00C26C40">
        <w:lastRenderedPageBreak/>
        <w:t>MATERIAL AND ENERGY BALANCE</w:t>
      </w:r>
      <w:bookmarkEnd w:id="128"/>
    </w:p>
    <w:p w14:paraId="35F56D40" w14:textId="5150274F" w:rsidR="00312BC3" w:rsidRPr="00C26C40" w:rsidRDefault="00312BC3" w:rsidP="00F02060">
      <w:pPr>
        <w:pStyle w:val="Heading2"/>
      </w:pPr>
      <w:bookmarkStart w:id="129" w:name="_Toc237244933"/>
      <w:r w:rsidRPr="00C26C40">
        <w:t>Material Balance</w:t>
      </w:r>
      <w:bookmarkEnd w:id="129"/>
    </w:p>
    <w:p w14:paraId="236CEF57" w14:textId="77777777" w:rsidR="00312BC3" w:rsidRPr="00C26C40" w:rsidRDefault="00312BC3" w:rsidP="00312BC3">
      <w:r w:rsidRPr="00C26C40">
        <w:t>The Poly-Aluminium Chloride (PAC) production plant is designed to process a feed equivalent to 6,600 tonnes per annum (TPA) of PAC product, at a plant attainment of 90%. The material balance was simulated using Aspen Plus version 14.2, which provided the property data for all components and the thermodynamic framework required to resolve reaction and phase equilibria across the flowsheet.</w:t>
      </w:r>
    </w:p>
    <w:p w14:paraId="2526B433" w14:textId="77777777" w:rsidR="00312BC3" w:rsidRPr="00C26C40" w:rsidRDefault="00312BC3" w:rsidP="00312BC3">
      <w:r w:rsidRPr="00C26C40">
        <w:t>The base property method adopted was the Electrolyte Non-Random Two-Liquid (ELECNRTL) activity-coefficient model, coupled with the Redlich–Kwong equation of state for the vapour phase. This combination is well suited to the present plant design, which involves the concurrent handling of solids, vapours, and electrolytic aqueous slurries across the roasting, leaching, and precipitation/polymerisation circuits.</w:t>
      </w:r>
    </w:p>
    <w:p w14:paraId="58DBC8F7" w14:textId="2991BF09" w:rsidR="00312BC3" w:rsidRPr="00C26C40" w:rsidRDefault="00312BC3" w:rsidP="00312BC3">
      <w:r w:rsidRPr="00C26C40">
        <w:t xml:space="preserve">Owing to the limitation of the standard Aspen Plus databank in representing polymeric species, the Poly-Aluminium Chloride product was manually specified as a conventional component. The formula adopted for PAC in this project is the hydrated form of the Al₁₃ Keggin ion,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13</m:t>
                    </m:r>
                  </m:sub>
                </m:sSub>
                <m:sSub>
                  <m:sSubPr>
                    <m:ctrlPr>
                      <w:rPr>
                        <w:rFonts w:ascii="Cambria Math" w:hAnsi="Cambria Math"/>
                        <w:i/>
                      </w:rPr>
                    </m:ctrlPr>
                  </m:sSubPr>
                  <m:e>
                    <m:r>
                      <w:rPr>
                        <w:rFonts w:ascii="Cambria Math" w:hAnsi="Cambria Math"/>
                      </w:rPr>
                      <m:t>O</m:t>
                    </m:r>
                  </m:e>
                  <m:sub>
                    <m:r>
                      <w:rPr>
                        <w:rFonts w:ascii="Cambria Math" w:hAnsi="Cambria Math"/>
                      </w:rPr>
                      <m:t>4</m:t>
                    </m:r>
                  </m:sub>
                </m:sSub>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24</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e>
                    </m:d>
                  </m:e>
                  <m:sub>
                    <m:r>
                      <w:rPr>
                        <w:rFonts w:ascii="Cambria Math" w:hAnsi="Cambria Math"/>
                      </w:rPr>
                      <m:t>12</m:t>
                    </m:r>
                  </m:sub>
                </m:sSub>
              </m:e>
            </m:d>
          </m:e>
          <m:sup>
            <m:r>
              <w:rPr>
                <w:rFonts w:ascii="Cambria Math" w:hAnsi="Cambria Math"/>
              </w:rPr>
              <m:t>7+</m:t>
            </m:r>
          </m:sup>
        </m:sSup>
      </m:oMath>
      <w:r w:rsidRPr="00C26C40">
        <w:t>. The polymer's electrolytic properties were not separately accounted for, owing to the scarcity of published data for this species.</w:t>
      </w:r>
    </w:p>
    <w:p w14:paraId="02B98DAA" w14:textId="78D56A77" w:rsidR="00312BC3" w:rsidRPr="00C26C40" w:rsidRDefault="00312BC3" w:rsidP="00134FFF">
      <w:pPr>
        <w:pStyle w:val="Heading3"/>
      </w:pPr>
      <w:bookmarkStart w:id="130" w:name="_Toc237244934"/>
      <w:r w:rsidRPr="00C26C40">
        <w:t>Assumptions</w:t>
      </w:r>
      <w:bookmarkEnd w:id="130"/>
    </w:p>
    <w:p w14:paraId="237C75BF" w14:textId="02F47BE0" w:rsidR="00312BC3" w:rsidRPr="00C26C40" w:rsidRDefault="00312BC3" w:rsidP="00A2026B">
      <w:pPr>
        <w:pStyle w:val="Heading4"/>
      </w:pPr>
      <w:r w:rsidRPr="00C26C40">
        <w:t>Thermodynamic and Property Method</w:t>
      </w:r>
    </w:p>
    <w:p w14:paraId="78BDE2B3" w14:textId="77777777" w:rsidR="00312BC3" w:rsidRPr="00C26C40" w:rsidRDefault="00312BC3" w:rsidP="00312BC3">
      <w:r w:rsidRPr="00C26C40">
        <w:t>It was assumed that the ELECNRTL property method, together with the Redlich–Kwong equation of state, accurately predicts the highly non-ideal behaviour of the system, including the ionic speciation and activity coefficients of the complex aqueous electrolyte systems, across the temperature range encountered in the process.</w:t>
      </w:r>
    </w:p>
    <w:p w14:paraId="27AED45B" w14:textId="77777777" w:rsidR="00312BC3" w:rsidRPr="00C26C40" w:rsidRDefault="00312BC3" w:rsidP="00312BC3">
      <w:r w:rsidRPr="00C26C40">
        <w:lastRenderedPageBreak/>
        <w:t>The dissolution of trace gases into the aqueous phase was assumed to strictly obey Henry's Law, with the corresponding binary interaction parameters adequately extrapolated from the native Aspen Plus databanks.</w:t>
      </w:r>
    </w:p>
    <w:p w14:paraId="79156D1D" w14:textId="77777777" w:rsidR="00312BC3" w:rsidRPr="00C26C40" w:rsidRDefault="00312BC3" w:rsidP="00312BC3">
      <w:r w:rsidRPr="00C26C40">
        <w:t>Because Poly-Aluminium Chloride is a highly variable inorganic polymer rather than a single defined molecule, it was modelled using a surrogate stoichiometric empirical formula, and its thermophysical properties were assumed to approximate those of the base aluminium chloride hydrates for the purposes of the material and energy balance.</w:t>
      </w:r>
    </w:p>
    <w:p w14:paraId="4607EB5E" w14:textId="4FD6FF82" w:rsidR="00312BC3" w:rsidRPr="00C26C40" w:rsidRDefault="00312BC3" w:rsidP="00F20D09">
      <w:pPr>
        <w:pStyle w:val="Heading4"/>
      </w:pPr>
      <w:r w:rsidRPr="00C26C40">
        <w:t>Reaction Engineering and Kinetics</w:t>
      </w:r>
    </w:p>
    <w:p w14:paraId="38DD5C7A" w14:textId="6E2BB59A" w:rsidR="00312BC3" w:rsidRPr="00C26C40" w:rsidRDefault="00312BC3" w:rsidP="00312BC3">
      <w:r w:rsidRPr="00C26C40">
        <w:t xml:space="preserve">In the roasting/calcination stage (RK-201), the thermal conversion of bauxite was simulated using a stoichiometric reactor model, assuming negligible heat- and mass-transfer resistance within the solid bauxite matrix, with the specified conversions of </w:t>
      </w:r>
      <m:oMath>
        <m:r>
          <w:rPr>
            <w:rFonts w:ascii="Cambria Math" w:hAnsi="Cambria Math"/>
          </w:rPr>
          <m:t>Al(OH)₃</m:t>
        </m:r>
      </m:oMath>
      <w:r w:rsidRPr="00C26C40">
        <w:t xml:space="preserve"> and </w:t>
      </w:r>
      <m:oMath>
        <m:r>
          <w:rPr>
            <w:rFonts w:ascii="Cambria Math" w:hAnsi="Cambria Math"/>
          </w:rPr>
          <m:t>Fe₂O₃</m:t>
        </m:r>
      </m:oMath>
      <w:r w:rsidRPr="00C26C40">
        <w:t xml:space="preserve"> achieved without recourse to a thermodynamic-equilibrium deadband.</w:t>
      </w:r>
    </w:p>
    <w:p w14:paraId="1F317A4E" w14:textId="77777777" w:rsidR="00312BC3" w:rsidRPr="00C26C40" w:rsidRDefault="00312BC3" w:rsidP="00312BC3">
      <w:r w:rsidRPr="00C26C40">
        <w:t>Perfect macro- and micro-mixing was assumed in the acid leaching reactor (R-601). The leaching reaction was assumed to be governed by Power Law rate expressions, with diffusion limitations arising from shrinking-core effects at the particle scale neglected.</w:t>
      </w:r>
    </w:p>
    <w:p w14:paraId="482DCED6" w14:textId="2395DEA8" w:rsidR="00312BC3" w:rsidRPr="00C26C40" w:rsidRDefault="00312BC3" w:rsidP="00312BC3">
      <w:r w:rsidRPr="00C26C40">
        <w:t xml:space="preserve">The precipitation reactor (R-701) was modelled assuming instantaneous, complete neutralisation of residual acidity by the dosed </w:t>
      </w:r>
      <m:oMath>
        <m:r>
          <w:rPr>
            <w:rFonts w:ascii="Cambria Math" w:hAnsi="Cambria Math"/>
          </w:rPr>
          <m:t>CaA</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4</m:t>
            </m:r>
          </m:sub>
        </m:sSub>
      </m:oMath>
      <w:r w:rsidRPr="00C26C40">
        <w:t xml:space="preserve"> reagent, with </w:t>
      </w:r>
      <m:oMath>
        <m:r>
          <w:rPr>
            <w:rFonts w:ascii="Cambria Math" w:hAnsi="Cambria Math"/>
          </w:rPr>
          <m:t>Al</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oMath>
      <w:r w:rsidRPr="00C26C40">
        <w:t xml:space="preserve"> precipitation proceeding to the extents dictated by the specified reaction stoichiometry and solution electroneutrality. The PAC polymerisation reactor (R-702) was modelled as a stoichiometric reactor in which </w:t>
      </w:r>
      <m:oMath>
        <m:r>
          <w:rPr>
            <w:rFonts w:ascii="Cambria Math" w:hAnsi="Cambria Math"/>
          </w:rPr>
          <m:t>Al</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oMath>
      <w:r w:rsidRPr="00C26C40">
        <w:t xml:space="preserve"> and residual dissolved aluminium species condense to the surrogate </w:t>
      </w:r>
      <m:oMath>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13</m:t>
            </m:r>
          </m:sub>
        </m:sSub>
      </m:oMath>
      <w:r w:rsidRPr="00C26C40">
        <w:t xml:space="preserve"> Keggin-ion formula at a specified conversion, with polymerisation kinetics not explicitly resolved.</w:t>
      </w:r>
    </w:p>
    <w:p w14:paraId="2064D30B" w14:textId="133685F9" w:rsidR="00312BC3" w:rsidRPr="00C26C40" w:rsidRDefault="00312BC3" w:rsidP="00134FFF">
      <w:pPr>
        <w:pStyle w:val="Heading3"/>
      </w:pPr>
      <w:bookmarkStart w:id="131" w:name="_Toc237244935"/>
      <w:r w:rsidRPr="00C26C40">
        <w:lastRenderedPageBreak/>
        <w:t>Unit Operation Material Balance Descriptions</w:t>
      </w:r>
      <w:bookmarkEnd w:id="131"/>
    </w:p>
    <w:p w14:paraId="570104AB" w14:textId="2CFB450E" w:rsidR="00312BC3" w:rsidRPr="00C26C40" w:rsidRDefault="00312BC3" w:rsidP="00296772">
      <w:pPr>
        <w:pStyle w:val="Heading4"/>
      </w:pPr>
      <w:r w:rsidRPr="00C26C40">
        <w:t>FD-101 — Feed Bin / Storage Hopper</w:t>
      </w:r>
    </w:p>
    <w:p w14:paraId="39A56AC1" w14:textId="06A6D946" w:rsidR="00312BC3" w:rsidRPr="00C26C40" w:rsidRDefault="00312BC3" w:rsidP="00312BC3">
      <w:r w:rsidRPr="00C26C40">
        <w:t>Unit Type: Bin / Storage Vessel</w:t>
      </w:r>
      <w:r w:rsidR="00F5478C" w:rsidRPr="00C26C40">
        <w:tab/>
      </w:r>
      <w:r w:rsidRPr="00C26C40">
        <w:t>Inlet streams: 101    Outlet streams: 102</w:t>
      </w:r>
    </w:p>
    <w:p w14:paraId="19FD5152" w14:textId="5A210ACB" w:rsidR="00312BC3" w:rsidRPr="00C26C40" w:rsidRDefault="00312BC3" w:rsidP="00312BC3">
      <w:r w:rsidRPr="00C26C40">
        <w:t>Run-of-mine (ROM) bauxite ore</w:t>
      </w:r>
      <w:r w:rsidR="00296772" w:rsidRPr="00C26C40">
        <w:t xml:space="preserve"> </w:t>
      </w:r>
      <w:r w:rsidRPr="00C26C40">
        <w:t>reporting from the mine boundary is received and surge-stored in the feed bin FD-101 ahead of size reduction. The unit performs no chemical transformation and provides residence time to decouple upstream ore delivery from downstream crushing.</w:t>
      </w:r>
    </w:p>
    <w:tbl>
      <w:tblPr>
        <w:tblStyle w:val="TableGrid"/>
        <w:tblW w:w="0" w:type="auto"/>
        <w:tblLook w:val="04A0" w:firstRow="1" w:lastRow="0" w:firstColumn="1" w:lastColumn="0" w:noHBand="0" w:noVBand="1"/>
      </w:tblPr>
      <w:tblGrid>
        <w:gridCol w:w="1555"/>
        <w:gridCol w:w="1984"/>
        <w:gridCol w:w="1559"/>
      </w:tblGrid>
      <w:tr w:rsidR="00296772" w:rsidRPr="00C26C40" w14:paraId="1F236A98" w14:textId="77777777" w:rsidTr="00065196">
        <w:tc>
          <w:tcPr>
            <w:tcW w:w="5098" w:type="dxa"/>
            <w:gridSpan w:val="3"/>
          </w:tcPr>
          <w:p w14:paraId="0CAB352B" w14:textId="0281FA09" w:rsidR="00296772" w:rsidRPr="00C26C40" w:rsidRDefault="00296772" w:rsidP="00892770">
            <w:pPr>
              <w:pStyle w:val="Table"/>
              <w:rPr>
                <w:lang w:val="en-GB"/>
              </w:rPr>
            </w:pPr>
            <w:r w:rsidRPr="00C26C40">
              <w:rPr>
                <w:lang w:val="en-GB"/>
              </w:rPr>
              <w:t>Stream 101</w:t>
            </w:r>
          </w:p>
        </w:tc>
      </w:tr>
      <w:tr w:rsidR="00312BC3" w:rsidRPr="00C26C40" w14:paraId="6AEB2261" w14:textId="77777777" w:rsidTr="00065196">
        <w:tc>
          <w:tcPr>
            <w:tcW w:w="1555" w:type="dxa"/>
          </w:tcPr>
          <w:p w14:paraId="12B56CB7" w14:textId="0BD704FA" w:rsidR="00312BC3" w:rsidRPr="00C26C40" w:rsidRDefault="00296772" w:rsidP="00892770">
            <w:pPr>
              <w:pStyle w:val="Table"/>
              <w:rPr>
                <w:lang w:val="en-GB"/>
              </w:rPr>
            </w:pPr>
            <w:r w:rsidRPr="00C26C40">
              <w:rPr>
                <w:lang w:val="en-GB"/>
              </w:rPr>
              <w:t>Component</w:t>
            </w:r>
          </w:p>
        </w:tc>
        <w:tc>
          <w:tcPr>
            <w:tcW w:w="1984" w:type="dxa"/>
          </w:tcPr>
          <w:p w14:paraId="55186206" w14:textId="77777777" w:rsidR="00312BC3" w:rsidRPr="00C26C40" w:rsidRDefault="00312BC3" w:rsidP="00892770">
            <w:pPr>
              <w:pStyle w:val="Table"/>
              <w:rPr>
                <w:lang w:val="en-GB"/>
              </w:rPr>
            </w:pPr>
            <w:r w:rsidRPr="00C26C40">
              <w:rPr>
                <w:lang w:val="en-GB"/>
              </w:rPr>
              <w:t>Mass Flow (kg/hr)</w:t>
            </w:r>
          </w:p>
        </w:tc>
        <w:tc>
          <w:tcPr>
            <w:tcW w:w="1559" w:type="dxa"/>
          </w:tcPr>
          <w:p w14:paraId="23756D34" w14:textId="77777777" w:rsidR="00312BC3" w:rsidRPr="00C26C40" w:rsidRDefault="00312BC3" w:rsidP="00892770">
            <w:pPr>
              <w:pStyle w:val="Table"/>
              <w:rPr>
                <w:lang w:val="en-GB"/>
              </w:rPr>
            </w:pPr>
            <w:r w:rsidRPr="00C26C40">
              <w:rPr>
                <w:lang w:val="en-GB"/>
              </w:rPr>
              <w:t>Mass Fraction</w:t>
            </w:r>
          </w:p>
        </w:tc>
      </w:tr>
      <w:tr w:rsidR="00312BC3" w:rsidRPr="00C26C40" w14:paraId="280B4993" w14:textId="77777777" w:rsidTr="00065196">
        <w:tc>
          <w:tcPr>
            <w:tcW w:w="1555" w:type="dxa"/>
          </w:tcPr>
          <w:p w14:paraId="5992CFCF" w14:textId="775E983B" w:rsidR="00312BC3" w:rsidRPr="00C26C40" w:rsidRDefault="00296772" w:rsidP="00892770">
            <w:pPr>
              <w:pStyle w:val="Table"/>
              <w:rPr>
                <w:lang w:val="en-GB"/>
              </w:rPr>
            </w:pPr>
            <m:oMathPara>
              <m:oMath>
                <m:r>
                  <w:rPr>
                    <w:rFonts w:ascii="Cambria Math" w:hAnsi="Cambria Math"/>
                    <w:lang w:val="en-GB"/>
                  </w:rPr>
                  <m:t>Al</m:t>
                </m:r>
                <m:r>
                  <m:rPr>
                    <m:sty m:val="p"/>
                  </m:rPr>
                  <w:rPr>
                    <w:rFonts w:ascii="Cambria Math" w:hAnsi="Cambria Math"/>
                    <w:lang w:val="en-GB"/>
                  </w:rPr>
                  <m:t>(</m:t>
                </m:r>
                <m:r>
                  <w:rPr>
                    <w:rFonts w:ascii="Cambria Math" w:hAnsi="Cambria Math"/>
                    <w:lang w:val="en-GB"/>
                  </w:rPr>
                  <m:t>OH</m:t>
                </m:r>
                <m:r>
                  <m:rPr>
                    <m:sty m:val="p"/>
                  </m:rPr>
                  <w:rPr>
                    <w:rFonts w:ascii="Cambria Math" w:hAnsi="Cambria Math"/>
                    <w:lang w:val="en-GB"/>
                  </w:rPr>
                  <m:t>)₃</m:t>
                </m:r>
              </m:oMath>
            </m:oMathPara>
          </w:p>
        </w:tc>
        <w:tc>
          <w:tcPr>
            <w:tcW w:w="1984" w:type="dxa"/>
          </w:tcPr>
          <w:p w14:paraId="703B19AE" w14:textId="77777777" w:rsidR="00312BC3" w:rsidRPr="00C26C40" w:rsidRDefault="00312BC3" w:rsidP="00892770">
            <w:pPr>
              <w:pStyle w:val="Table"/>
              <w:rPr>
                <w:lang w:val="en-GB"/>
              </w:rPr>
            </w:pPr>
            <w:r w:rsidRPr="00C26C40">
              <w:rPr>
                <w:lang w:val="en-GB"/>
              </w:rPr>
              <w:t>451.350</w:t>
            </w:r>
          </w:p>
        </w:tc>
        <w:tc>
          <w:tcPr>
            <w:tcW w:w="1559" w:type="dxa"/>
          </w:tcPr>
          <w:p w14:paraId="26550E1E" w14:textId="77777777" w:rsidR="00312BC3" w:rsidRPr="00C26C40" w:rsidRDefault="00312BC3" w:rsidP="00892770">
            <w:pPr>
              <w:pStyle w:val="Table"/>
              <w:rPr>
                <w:lang w:val="en-GB"/>
              </w:rPr>
            </w:pPr>
            <w:r w:rsidRPr="00C26C40">
              <w:rPr>
                <w:lang w:val="en-GB"/>
              </w:rPr>
              <w:t>0.5970</w:t>
            </w:r>
          </w:p>
        </w:tc>
      </w:tr>
      <w:tr w:rsidR="00312BC3" w:rsidRPr="00C26C40" w14:paraId="01B67AFB" w14:textId="77777777" w:rsidTr="00065196">
        <w:tc>
          <w:tcPr>
            <w:tcW w:w="1555" w:type="dxa"/>
          </w:tcPr>
          <w:p w14:paraId="54125A7A" w14:textId="26C69A09" w:rsidR="00312BC3" w:rsidRPr="00C26C40" w:rsidRDefault="00296772" w:rsidP="00892770">
            <w:pPr>
              <w:pStyle w:val="Table"/>
              <w:rPr>
                <w:lang w:val="en-GB"/>
              </w:rPr>
            </w:pPr>
            <m:oMathPara>
              <m:oMath>
                <m:r>
                  <w:rPr>
                    <w:rFonts w:ascii="Cambria Math" w:hAnsi="Cambria Math"/>
                    <w:lang w:val="en-GB"/>
                  </w:rPr>
                  <m:t>Fe</m:t>
                </m:r>
                <m:r>
                  <m:rPr>
                    <m:sty m:val="p"/>
                  </m:rPr>
                  <w:rPr>
                    <w:rFonts w:ascii="Cambria Math" w:hAnsi="Cambria Math"/>
                    <w:lang w:val="en-GB"/>
                  </w:rPr>
                  <m:t>₂</m:t>
                </m:r>
                <m:r>
                  <w:rPr>
                    <w:rFonts w:ascii="Cambria Math" w:hAnsi="Cambria Math"/>
                    <w:lang w:val="en-GB"/>
                  </w:rPr>
                  <m:t>O</m:t>
                </m:r>
                <m:r>
                  <m:rPr>
                    <m:sty m:val="p"/>
                  </m:rPr>
                  <w:rPr>
                    <w:rFonts w:ascii="Cambria Math" w:hAnsi="Cambria Math"/>
                    <w:lang w:val="en-GB"/>
                  </w:rPr>
                  <m:t>₃</m:t>
                </m:r>
              </m:oMath>
            </m:oMathPara>
          </w:p>
        </w:tc>
        <w:tc>
          <w:tcPr>
            <w:tcW w:w="1984" w:type="dxa"/>
          </w:tcPr>
          <w:p w14:paraId="5F25DE7F" w14:textId="77777777" w:rsidR="00312BC3" w:rsidRPr="00C26C40" w:rsidRDefault="00312BC3" w:rsidP="00892770">
            <w:pPr>
              <w:pStyle w:val="Table"/>
              <w:rPr>
                <w:lang w:val="en-GB"/>
              </w:rPr>
            </w:pPr>
            <w:r w:rsidRPr="00C26C40">
              <w:rPr>
                <w:lang w:val="en-GB"/>
              </w:rPr>
              <w:t>11.997</w:t>
            </w:r>
          </w:p>
        </w:tc>
        <w:tc>
          <w:tcPr>
            <w:tcW w:w="1559" w:type="dxa"/>
          </w:tcPr>
          <w:p w14:paraId="4AD5A8B8" w14:textId="77777777" w:rsidR="00312BC3" w:rsidRPr="00C26C40" w:rsidRDefault="00312BC3" w:rsidP="00892770">
            <w:pPr>
              <w:pStyle w:val="Table"/>
              <w:rPr>
                <w:lang w:val="en-GB"/>
              </w:rPr>
            </w:pPr>
            <w:r w:rsidRPr="00C26C40">
              <w:rPr>
                <w:lang w:val="en-GB"/>
              </w:rPr>
              <w:t>0.0159</w:t>
            </w:r>
          </w:p>
        </w:tc>
      </w:tr>
      <w:tr w:rsidR="00312BC3" w:rsidRPr="00C26C40" w14:paraId="74D51DDC" w14:textId="77777777" w:rsidTr="00065196">
        <w:tc>
          <w:tcPr>
            <w:tcW w:w="1555" w:type="dxa"/>
          </w:tcPr>
          <w:p w14:paraId="5098A462" w14:textId="01053C04" w:rsidR="00312BC3" w:rsidRPr="00C26C40" w:rsidRDefault="00296772" w:rsidP="00892770">
            <w:pPr>
              <w:pStyle w:val="Table"/>
              <w:rPr>
                <w:lang w:val="en-GB"/>
              </w:rPr>
            </w:pPr>
            <m:oMathPara>
              <m:oMath>
                <m:r>
                  <w:rPr>
                    <w:rFonts w:ascii="Cambria Math" w:hAnsi="Cambria Math"/>
                    <w:lang w:val="en-GB"/>
                  </w:rPr>
                  <m:t>SiO</m:t>
                </m:r>
                <m:r>
                  <m:rPr>
                    <m:sty m:val="p"/>
                  </m:rPr>
                  <w:rPr>
                    <w:rFonts w:ascii="Cambria Math" w:hAnsi="Cambria Math"/>
                    <w:lang w:val="en-GB"/>
                  </w:rPr>
                  <m:t>₂</m:t>
                </m:r>
              </m:oMath>
            </m:oMathPara>
          </w:p>
        </w:tc>
        <w:tc>
          <w:tcPr>
            <w:tcW w:w="1984" w:type="dxa"/>
          </w:tcPr>
          <w:p w14:paraId="0AE71C19" w14:textId="77777777" w:rsidR="00312BC3" w:rsidRPr="00C26C40" w:rsidRDefault="00312BC3" w:rsidP="00892770">
            <w:pPr>
              <w:pStyle w:val="Table"/>
              <w:rPr>
                <w:lang w:val="en-GB"/>
              </w:rPr>
            </w:pPr>
            <w:r w:rsidRPr="00C26C40">
              <w:rPr>
                <w:lang w:val="en-GB"/>
              </w:rPr>
              <w:t>265.500</w:t>
            </w:r>
          </w:p>
        </w:tc>
        <w:tc>
          <w:tcPr>
            <w:tcW w:w="1559" w:type="dxa"/>
          </w:tcPr>
          <w:p w14:paraId="5F2DA30D" w14:textId="77777777" w:rsidR="00312BC3" w:rsidRPr="00C26C40" w:rsidRDefault="00312BC3" w:rsidP="00892770">
            <w:pPr>
              <w:pStyle w:val="Table"/>
              <w:rPr>
                <w:lang w:val="en-GB"/>
              </w:rPr>
            </w:pPr>
            <w:r w:rsidRPr="00C26C40">
              <w:rPr>
                <w:lang w:val="en-GB"/>
              </w:rPr>
              <w:t>0.3512</w:t>
            </w:r>
          </w:p>
        </w:tc>
      </w:tr>
      <w:tr w:rsidR="00312BC3" w:rsidRPr="00C26C40" w14:paraId="7578DBAA" w14:textId="77777777" w:rsidTr="00065196">
        <w:tc>
          <w:tcPr>
            <w:tcW w:w="1555" w:type="dxa"/>
          </w:tcPr>
          <w:p w14:paraId="2EE76F98" w14:textId="57BDA83C" w:rsidR="00312BC3" w:rsidRPr="00C26C40" w:rsidRDefault="00296772" w:rsidP="00892770">
            <w:pPr>
              <w:pStyle w:val="Table"/>
              <w:rPr>
                <w:lang w:val="en-GB"/>
              </w:rPr>
            </w:pPr>
            <m:oMathPara>
              <m:oMath>
                <m:r>
                  <w:rPr>
                    <w:rFonts w:ascii="Cambria Math" w:hAnsi="Cambria Math"/>
                    <w:lang w:val="en-GB"/>
                  </w:rPr>
                  <m:t>TiO</m:t>
                </m:r>
                <m:r>
                  <m:rPr>
                    <m:sty m:val="p"/>
                  </m:rPr>
                  <w:rPr>
                    <w:rFonts w:ascii="Cambria Math" w:hAnsi="Cambria Math"/>
                    <w:lang w:val="en-GB"/>
                  </w:rPr>
                  <m:t>₂</m:t>
                </m:r>
              </m:oMath>
            </m:oMathPara>
          </w:p>
        </w:tc>
        <w:tc>
          <w:tcPr>
            <w:tcW w:w="1984" w:type="dxa"/>
          </w:tcPr>
          <w:p w14:paraId="7FB0D8A1" w14:textId="77777777" w:rsidR="00312BC3" w:rsidRPr="00C26C40" w:rsidRDefault="00312BC3" w:rsidP="00892770">
            <w:pPr>
              <w:pStyle w:val="Table"/>
              <w:rPr>
                <w:lang w:val="en-GB"/>
              </w:rPr>
            </w:pPr>
            <w:r w:rsidRPr="00C26C40">
              <w:rPr>
                <w:lang w:val="en-GB"/>
              </w:rPr>
              <w:t>21.633</w:t>
            </w:r>
          </w:p>
        </w:tc>
        <w:tc>
          <w:tcPr>
            <w:tcW w:w="1559" w:type="dxa"/>
          </w:tcPr>
          <w:p w14:paraId="3E73A474" w14:textId="77777777" w:rsidR="00312BC3" w:rsidRPr="00C26C40" w:rsidRDefault="00312BC3" w:rsidP="00892770">
            <w:pPr>
              <w:pStyle w:val="Table"/>
              <w:rPr>
                <w:lang w:val="en-GB"/>
              </w:rPr>
            </w:pPr>
            <w:r w:rsidRPr="00C26C40">
              <w:rPr>
                <w:lang w:val="en-GB"/>
              </w:rPr>
              <w:t>0.0286</w:t>
            </w:r>
          </w:p>
        </w:tc>
      </w:tr>
      <w:tr w:rsidR="00312BC3" w:rsidRPr="00C26C40" w14:paraId="0F1428F7" w14:textId="77777777" w:rsidTr="00065196">
        <w:tc>
          <w:tcPr>
            <w:tcW w:w="1555" w:type="dxa"/>
          </w:tcPr>
          <w:p w14:paraId="38900DAE" w14:textId="7342471D" w:rsidR="00312BC3" w:rsidRPr="00C26C40" w:rsidRDefault="00296772" w:rsidP="00892770">
            <w:pPr>
              <w:pStyle w:val="Table"/>
              <w:rPr>
                <w:lang w:val="en-GB"/>
              </w:rPr>
            </w:pPr>
            <m:oMathPara>
              <m:oMath>
                <m:r>
                  <w:rPr>
                    <w:rFonts w:ascii="Cambria Math" w:hAnsi="Cambria Math"/>
                    <w:lang w:val="en-GB"/>
                  </w:rPr>
                  <m:t>K</m:t>
                </m:r>
                <m:r>
                  <m:rPr>
                    <m:sty m:val="p"/>
                  </m:rPr>
                  <w:rPr>
                    <w:rFonts w:ascii="Cambria Math" w:hAnsi="Cambria Math"/>
                    <w:lang w:val="en-GB"/>
                  </w:rPr>
                  <m:t>₂</m:t>
                </m:r>
                <m:r>
                  <w:rPr>
                    <w:rFonts w:ascii="Cambria Math" w:hAnsi="Cambria Math"/>
                    <w:lang w:val="en-GB"/>
                  </w:rPr>
                  <m:t>O</m:t>
                </m:r>
              </m:oMath>
            </m:oMathPara>
          </w:p>
        </w:tc>
        <w:tc>
          <w:tcPr>
            <w:tcW w:w="1984" w:type="dxa"/>
          </w:tcPr>
          <w:p w14:paraId="0969AF0C" w14:textId="77777777" w:rsidR="00312BC3" w:rsidRPr="00C26C40" w:rsidRDefault="00312BC3" w:rsidP="00892770">
            <w:pPr>
              <w:pStyle w:val="Table"/>
              <w:rPr>
                <w:lang w:val="en-GB"/>
              </w:rPr>
            </w:pPr>
            <w:r w:rsidRPr="00C26C40">
              <w:rPr>
                <w:lang w:val="en-GB"/>
              </w:rPr>
              <w:t>4.032</w:t>
            </w:r>
          </w:p>
        </w:tc>
        <w:tc>
          <w:tcPr>
            <w:tcW w:w="1559" w:type="dxa"/>
          </w:tcPr>
          <w:p w14:paraId="366D02E0" w14:textId="77777777" w:rsidR="00312BC3" w:rsidRPr="00C26C40" w:rsidRDefault="00312BC3" w:rsidP="00892770">
            <w:pPr>
              <w:pStyle w:val="Table"/>
              <w:rPr>
                <w:lang w:val="en-GB"/>
              </w:rPr>
            </w:pPr>
            <w:r w:rsidRPr="00C26C40">
              <w:rPr>
                <w:lang w:val="en-GB"/>
              </w:rPr>
              <w:t>0.0053</w:t>
            </w:r>
          </w:p>
        </w:tc>
      </w:tr>
      <w:tr w:rsidR="00312BC3" w:rsidRPr="00C26C40" w14:paraId="4089E233" w14:textId="77777777" w:rsidTr="00065196">
        <w:tc>
          <w:tcPr>
            <w:tcW w:w="1555" w:type="dxa"/>
          </w:tcPr>
          <w:p w14:paraId="13743A30" w14:textId="688DCBC1" w:rsidR="00312BC3" w:rsidRPr="00C26C40" w:rsidRDefault="00296772" w:rsidP="00892770">
            <w:pPr>
              <w:pStyle w:val="Table"/>
              <w:rPr>
                <w:lang w:val="en-GB"/>
              </w:rPr>
            </w:pPr>
            <m:oMathPara>
              <m:oMath>
                <m:r>
                  <w:rPr>
                    <w:rFonts w:ascii="Cambria Math" w:hAnsi="Cambria Math"/>
                    <w:lang w:val="en-GB"/>
                  </w:rPr>
                  <m:t>Na</m:t>
                </m:r>
                <m:r>
                  <m:rPr>
                    <m:sty m:val="p"/>
                  </m:rPr>
                  <w:rPr>
                    <w:rFonts w:ascii="Cambria Math" w:hAnsi="Cambria Math"/>
                    <w:lang w:val="en-GB"/>
                  </w:rPr>
                  <m:t>₂</m:t>
                </m:r>
                <m:r>
                  <w:rPr>
                    <w:rFonts w:ascii="Cambria Math" w:hAnsi="Cambria Math"/>
                    <w:lang w:val="en-GB"/>
                  </w:rPr>
                  <m:t>O</m:t>
                </m:r>
              </m:oMath>
            </m:oMathPara>
          </w:p>
        </w:tc>
        <w:tc>
          <w:tcPr>
            <w:tcW w:w="1984" w:type="dxa"/>
          </w:tcPr>
          <w:p w14:paraId="6CE90E97" w14:textId="77777777" w:rsidR="00312BC3" w:rsidRPr="00C26C40" w:rsidRDefault="00312BC3" w:rsidP="00892770">
            <w:pPr>
              <w:pStyle w:val="Table"/>
              <w:rPr>
                <w:lang w:val="en-GB"/>
              </w:rPr>
            </w:pPr>
            <w:r w:rsidRPr="00C26C40">
              <w:rPr>
                <w:lang w:val="en-GB"/>
              </w:rPr>
              <w:t>1.180</w:t>
            </w:r>
          </w:p>
        </w:tc>
        <w:tc>
          <w:tcPr>
            <w:tcW w:w="1559" w:type="dxa"/>
          </w:tcPr>
          <w:p w14:paraId="43E197D0" w14:textId="77777777" w:rsidR="00312BC3" w:rsidRPr="00C26C40" w:rsidRDefault="00312BC3" w:rsidP="00892770">
            <w:pPr>
              <w:pStyle w:val="Table"/>
              <w:rPr>
                <w:lang w:val="en-GB"/>
              </w:rPr>
            </w:pPr>
            <w:r w:rsidRPr="00C26C40">
              <w:rPr>
                <w:lang w:val="en-GB"/>
              </w:rPr>
              <w:t>0.0016</w:t>
            </w:r>
          </w:p>
        </w:tc>
      </w:tr>
      <w:tr w:rsidR="00312BC3" w:rsidRPr="00C26C40" w14:paraId="51A224A5" w14:textId="77777777" w:rsidTr="00065196">
        <w:tc>
          <w:tcPr>
            <w:tcW w:w="1555" w:type="dxa"/>
          </w:tcPr>
          <w:p w14:paraId="04B79DFD" w14:textId="6B6FCC8A" w:rsidR="00312BC3" w:rsidRPr="00C26C40" w:rsidRDefault="00296772" w:rsidP="00892770">
            <w:pPr>
              <w:pStyle w:val="Table"/>
              <w:rPr>
                <w:lang w:val="en-GB"/>
              </w:rPr>
            </w:pPr>
            <m:oMathPara>
              <m:oMath>
                <m:r>
                  <w:rPr>
                    <w:rFonts w:ascii="Cambria Math" w:hAnsi="Cambria Math"/>
                    <w:lang w:val="en-GB"/>
                  </w:rPr>
                  <m:t>MgO</m:t>
                </m:r>
              </m:oMath>
            </m:oMathPara>
          </w:p>
        </w:tc>
        <w:tc>
          <w:tcPr>
            <w:tcW w:w="1984" w:type="dxa"/>
          </w:tcPr>
          <w:p w14:paraId="1334B620" w14:textId="77777777" w:rsidR="00312BC3" w:rsidRPr="00C26C40" w:rsidRDefault="00312BC3" w:rsidP="00892770">
            <w:pPr>
              <w:pStyle w:val="Table"/>
              <w:rPr>
                <w:lang w:val="en-GB"/>
              </w:rPr>
            </w:pPr>
            <w:r w:rsidRPr="00C26C40">
              <w:rPr>
                <w:lang w:val="en-GB"/>
              </w:rPr>
              <w:t>0.295</w:t>
            </w:r>
          </w:p>
        </w:tc>
        <w:tc>
          <w:tcPr>
            <w:tcW w:w="1559" w:type="dxa"/>
          </w:tcPr>
          <w:p w14:paraId="683B9A7A" w14:textId="77777777" w:rsidR="00312BC3" w:rsidRPr="00C26C40" w:rsidRDefault="00312BC3" w:rsidP="00892770">
            <w:pPr>
              <w:pStyle w:val="Table"/>
              <w:rPr>
                <w:lang w:val="en-GB"/>
              </w:rPr>
            </w:pPr>
            <w:r w:rsidRPr="00C26C40">
              <w:rPr>
                <w:lang w:val="en-GB"/>
              </w:rPr>
              <w:t>0.0004</w:t>
            </w:r>
          </w:p>
        </w:tc>
      </w:tr>
      <w:tr w:rsidR="00312BC3" w:rsidRPr="00C26C40" w14:paraId="1F9C585A" w14:textId="77777777" w:rsidTr="00065196">
        <w:tc>
          <w:tcPr>
            <w:tcW w:w="1555" w:type="dxa"/>
          </w:tcPr>
          <w:p w14:paraId="54649E1D" w14:textId="77777777" w:rsidR="00312BC3" w:rsidRPr="00C26C40" w:rsidRDefault="00312BC3" w:rsidP="00892770">
            <w:pPr>
              <w:pStyle w:val="Table"/>
              <w:rPr>
                <w:lang w:val="en-GB"/>
              </w:rPr>
            </w:pPr>
            <w:r w:rsidRPr="00C26C40">
              <w:rPr>
                <w:lang w:val="en-GB"/>
              </w:rPr>
              <w:t>Total</w:t>
            </w:r>
          </w:p>
        </w:tc>
        <w:tc>
          <w:tcPr>
            <w:tcW w:w="1984" w:type="dxa"/>
          </w:tcPr>
          <w:p w14:paraId="3312A603" w14:textId="77777777" w:rsidR="00312BC3" w:rsidRPr="00C26C40" w:rsidRDefault="00312BC3" w:rsidP="00892770">
            <w:pPr>
              <w:pStyle w:val="Table"/>
              <w:rPr>
                <w:lang w:val="en-GB"/>
              </w:rPr>
            </w:pPr>
            <w:r w:rsidRPr="00C26C40">
              <w:rPr>
                <w:lang w:val="en-GB"/>
              </w:rPr>
              <w:t>755.987</w:t>
            </w:r>
          </w:p>
        </w:tc>
        <w:tc>
          <w:tcPr>
            <w:tcW w:w="1559" w:type="dxa"/>
          </w:tcPr>
          <w:p w14:paraId="6D779502" w14:textId="77777777" w:rsidR="00312BC3" w:rsidRPr="00C26C40" w:rsidRDefault="00312BC3" w:rsidP="00892770">
            <w:pPr>
              <w:pStyle w:val="Table"/>
              <w:rPr>
                <w:lang w:val="en-GB"/>
              </w:rPr>
            </w:pPr>
            <w:r w:rsidRPr="00C26C40">
              <w:rPr>
                <w:lang w:val="en-GB"/>
              </w:rPr>
              <w:t>1.0000</w:t>
            </w:r>
          </w:p>
        </w:tc>
      </w:tr>
      <w:tr w:rsidR="00296772" w:rsidRPr="00C26C40" w14:paraId="725ED5EF" w14:textId="77777777" w:rsidTr="00065196">
        <w:trPr>
          <w:trHeight w:val="882"/>
        </w:trPr>
        <w:tc>
          <w:tcPr>
            <w:tcW w:w="5098" w:type="dxa"/>
            <w:gridSpan w:val="3"/>
          </w:tcPr>
          <w:p w14:paraId="00FF9F24" w14:textId="31683F24" w:rsidR="00296772" w:rsidRPr="00C26C40" w:rsidRDefault="00296772" w:rsidP="00892770">
            <w:pPr>
              <w:pStyle w:val="Table"/>
              <w:rPr>
                <w:lang w:val="en-GB"/>
              </w:rPr>
            </w:pPr>
            <w:r w:rsidRPr="00C26C40">
              <w:rPr>
                <w:lang w:val="en-GB"/>
              </w:rPr>
              <w:t>Temperature (°C) = 32.00</w:t>
            </w:r>
          </w:p>
          <w:p w14:paraId="25B380BF" w14:textId="66A05EF8" w:rsidR="00296772" w:rsidRPr="00C26C40" w:rsidRDefault="00296772" w:rsidP="00892770">
            <w:pPr>
              <w:pStyle w:val="Table"/>
              <w:rPr>
                <w:lang w:val="en-GB"/>
              </w:rPr>
            </w:pPr>
            <w:r w:rsidRPr="00C26C40">
              <w:rPr>
                <w:lang w:val="en-GB"/>
              </w:rPr>
              <w:t>Pressure (atm) = 1.0000</w:t>
            </w:r>
          </w:p>
        </w:tc>
      </w:tr>
    </w:tbl>
    <w:p w14:paraId="6CE83EB5" w14:textId="074B02E7" w:rsidR="00312BC3" w:rsidRPr="00C26C40" w:rsidRDefault="00312BC3" w:rsidP="00312BC3"/>
    <w:tbl>
      <w:tblPr>
        <w:tblStyle w:val="TableGrid"/>
        <w:tblW w:w="0" w:type="auto"/>
        <w:tblLook w:val="04A0" w:firstRow="1" w:lastRow="0" w:firstColumn="1" w:lastColumn="0" w:noHBand="0" w:noVBand="1"/>
      </w:tblPr>
      <w:tblGrid>
        <w:gridCol w:w="1413"/>
        <w:gridCol w:w="1984"/>
        <w:gridCol w:w="1560"/>
      </w:tblGrid>
      <w:tr w:rsidR="00296772" w:rsidRPr="00C26C40" w14:paraId="31C36D0C" w14:textId="77777777" w:rsidTr="00065196">
        <w:tc>
          <w:tcPr>
            <w:tcW w:w="4957" w:type="dxa"/>
            <w:gridSpan w:val="3"/>
          </w:tcPr>
          <w:p w14:paraId="58683B9A" w14:textId="1369E88A" w:rsidR="00296772" w:rsidRPr="00C26C40" w:rsidRDefault="00296772" w:rsidP="00892770">
            <w:pPr>
              <w:pStyle w:val="Table"/>
              <w:rPr>
                <w:lang w:val="en-GB"/>
              </w:rPr>
            </w:pPr>
            <w:r w:rsidRPr="00C26C40">
              <w:rPr>
                <w:lang w:val="en-GB"/>
              </w:rPr>
              <w:t>Stream 102</w:t>
            </w:r>
          </w:p>
        </w:tc>
      </w:tr>
      <w:tr w:rsidR="00296772" w:rsidRPr="00C26C40" w14:paraId="4633DEB4" w14:textId="77777777" w:rsidTr="00065196">
        <w:tc>
          <w:tcPr>
            <w:tcW w:w="1413" w:type="dxa"/>
          </w:tcPr>
          <w:p w14:paraId="24BAA150" w14:textId="4E805E19" w:rsidR="00296772" w:rsidRPr="00C26C40" w:rsidRDefault="00296772" w:rsidP="00892770">
            <w:pPr>
              <w:pStyle w:val="Table"/>
              <w:rPr>
                <w:lang w:val="en-GB"/>
              </w:rPr>
            </w:pPr>
          </w:p>
        </w:tc>
        <w:tc>
          <w:tcPr>
            <w:tcW w:w="1984" w:type="dxa"/>
          </w:tcPr>
          <w:p w14:paraId="26CB41C5" w14:textId="77777777" w:rsidR="00296772" w:rsidRPr="00C26C40" w:rsidRDefault="00296772" w:rsidP="00892770">
            <w:pPr>
              <w:pStyle w:val="Table"/>
              <w:rPr>
                <w:lang w:val="en-GB"/>
              </w:rPr>
            </w:pPr>
            <w:r w:rsidRPr="00C26C40">
              <w:rPr>
                <w:lang w:val="en-GB"/>
              </w:rPr>
              <w:t>Mass Flow (kg/hr)</w:t>
            </w:r>
          </w:p>
        </w:tc>
        <w:tc>
          <w:tcPr>
            <w:tcW w:w="1560" w:type="dxa"/>
          </w:tcPr>
          <w:p w14:paraId="5EA6F5E3" w14:textId="77777777" w:rsidR="00296772" w:rsidRPr="00C26C40" w:rsidRDefault="00296772" w:rsidP="00892770">
            <w:pPr>
              <w:pStyle w:val="Table"/>
              <w:rPr>
                <w:lang w:val="en-GB"/>
              </w:rPr>
            </w:pPr>
            <w:r w:rsidRPr="00C26C40">
              <w:rPr>
                <w:lang w:val="en-GB"/>
              </w:rPr>
              <w:t>Mass Fraction</w:t>
            </w:r>
          </w:p>
        </w:tc>
      </w:tr>
      <w:tr w:rsidR="00296772" w:rsidRPr="00C26C40" w14:paraId="7B3F446C" w14:textId="77777777" w:rsidTr="00065196">
        <w:tc>
          <w:tcPr>
            <w:tcW w:w="1413" w:type="dxa"/>
          </w:tcPr>
          <w:p w14:paraId="4EF3860B" w14:textId="76B340B5" w:rsidR="00296772" w:rsidRPr="00C26C40" w:rsidRDefault="00296772" w:rsidP="00892770">
            <w:pPr>
              <w:pStyle w:val="Table"/>
              <w:rPr>
                <w:lang w:val="en-GB"/>
              </w:rPr>
            </w:pPr>
            <m:oMathPara>
              <m:oMath>
                <m:r>
                  <w:rPr>
                    <w:rFonts w:ascii="Cambria Math" w:hAnsi="Cambria Math"/>
                    <w:lang w:val="en-GB"/>
                  </w:rPr>
                  <m:t>Al</m:t>
                </m:r>
                <m:r>
                  <m:rPr>
                    <m:sty m:val="p"/>
                  </m:rPr>
                  <w:rPr>
                    <w:rFonts w:ascii="Cambria Math" w:hAnsi="Cambria Math"/>
                    <w:lang w:val="en-GB"/>
                  </w:rPr>
                  <m:t>(</m:t>
                </m:r>
                <m:r>
                  <w:rPr>
                    <w:rFonts w:ascii="Cambria Math" w:hAnsi="Cambria Math"/>
                    <w:lang w:val="en-GB"/>
                  </w:rPr>
                  <m:t>OH</m:t>
                </m:r>
                <m:r>
                  <m:rPr>
                    <m:sty m:val="p"/>
                  </m:rPr>
                  <w:rPr>
                    <w:rFonts w:ascii="Cambria Math" w:hAnsi="Cambria Math"/>
                    <w:lang w:val="en-GB"/>
                  </w:rPr>
                  <m:t>)₃</m:t>
                </m:r>
              </m:oMath>
            </m:oMathPara>
          </w:p>
        </w:tc>
        <w:tc>
          <w:tcPr>
            <w:tcW w:w="1984" w:type="dxa"/>
          </w:tcPr>
          <w:p w14:paraId="6F6A27FD" w14:textId="77777777" w:rsidR="00296772" w:rsidRPr="00C26C40" w:rsidRDefault="00296772" w:rsidP="00892770">
            <w:pPr>
              <w:pStyle w:val="Table"/>
              <w:rPr>
                <w:lang w:val="en-GB"/>
              </w:rPr>
            </w:pPr>
            <w:r w:rsidRPr="00C26C40">
              <w:rPr>
                <w:lang w:val="en-GB"/>
              </w:rPr>
              <w:t>451.350</w:t>
            </w:r>
          </w:p>
        </w:tc>
        <w:tc>
          <w:tcPr>
            <w:tcW w:w="1560" w:type="dxa"/>
          </w:tcPr>
          <w:p w14:paraId="568D0680" w14:textId="77777777" w:rsidR="00296772" w:rsidRPr="00C26C40" w:rsidRDefault="00296772" w:rsidP="00892770">
            <w:pPr>
              <w:pStyle w:val="Table"/>
              <w:rPr>
                <w:lang w:val="en-GB"/>
              </w:rPr>
            </w:pPr>
            <w:r w:rsidRPr="00C26C40">
              <w:rPr>
                <w:lang w:val="en-GB"/>
              </w:rPr>
              <w:t>0.5970</w:t>
            </w:r>
          </w:p>
        </w:tc>
      </w:tr>
      <w:tr w:rsidR="00296772" w:rsidRPr="00C26C40" w14:paraId="06D7AA08" w14:textId="77777777" w:rsidTr="00065196">
        <w:tc>
          <w:tcPr>
            <w:tcW w:w="1413" w:type="dxa"/>
          </w:tcPr>
          <w:p w14:paraId="4530E0F7" w14:textId="37C63B75" w:rsidR="00296772" w:rsidRPr="00C26C40" w:rsidRDefault="00296772" w:rsidP="00892770">
            <w:pPr>
              <w:pStyle w:val="Table"/>
              <w:rPr>
                <w:lang w:val="en-GB"/>
              </w:rPr>
            </w:pPr>
            <m:oMathPara>
              <m:oMath>
                <m:r>
                  <w:rPr>
                    <w:rFonts w:ascii="Cambria Math" w:hAnsi="Cambria Math"/>
                    <w:lang w:val="en-GB"/>
                  </w:rPr>
                  <m:t>Fe</m:t>
                </m:r>
                <m:r>
                  <m:rPr>
                    <m:sty m:val="p"/>
                  </m:rPr>
                  <w:rPr>
                    <w:rFonts w:ascii="Cambria Math" w:hAnsi="Cambria Math"/>
                    <w:lang w:val="en-GB"/>
                  </w:rPr>
                  <m:t>₂</m:t>
                </m:r>
                <m:r>
                  <w:rPr>
                    <w:rFonts w:ascii="Cambria Math" w:hAnsi="Cambria Math"/>
                    <w:lang w:val="en-GB"/>
                  </w:rPr>
                  <m:t>O</m:t>
                </m:r>
                <m:r>
                  <m:rPr>
                    <m:sty m:val="p"/>
                  </m:rPr>
                  <w:rPr>
                    <w:rFonts w:ascii="Cambria Math" w:hAnsi="Cambria Math"/>
                    <w:lang w:val="en-GB"/>
                  </w:rPr>
                  <m:t>₃</m:t>
                </m:r>
              </m:oMath>
            </m:oMathPara>
          </w:p>
        </w:tc>
        <w:tc>
          <w:tcPr>
            <w:tcW w:w="1984" w:type="dxa"/>
          </w:tcPr>
          <w:p w14:paraId="7F3335C6" w14:textId="77777777" w:rsidR="00296772" w:rsidRPr="00C26C40" w:rsidRDefault="00296772" w:rsidP="00892770">
            <w:pPr>
              <w:pStyle w:val="Table"/>
              <w:rPr>
                <w:lang w:val="en-GB"/>
              </w:rPr>
            </w:pPr>
            <w:r w:rsidRPr="00C26C40">
              <w:rPr>
                <w:lang w:val="en-GB"/>
              </w:rPr>
              <w:t>11.997</w:t>
            </w:r>
          </w:p>
        </w:tc>
        <w:tc>
          <w:tcPr>
            <w:tcW w:w="1560" w:type="dxa"/>
          </w:tcPr>
          <w:p w14:paraId="6AA2E929" w14:textId="77777777" w:rsidR="00296772" w:rsidRPr="00C26C40" w:rsidRDefault="00296772" w:rsidP="00892770">
            <w:pPr>
              <w:pStyle w:val="Table"/>
              <w:rPr>
                <w:lang w:val="en-GB"/>
              </w:rPr>
            </w:pPr>
            <w:r w:rsidRPr="00C26C40">
              <w:rPr>
                <w:lang w:val="en-GB"/>
              </w:rPr>
              <w:t>0.0159</w:t>
            </w:r>
          </w:p>
        </w:tc>
      </w:tr>
      <w:tr w:rsidR="00296772" w:rsidRPr="00C26C40" w14:paraId="1B884A2E" w14:textId="77777777" w:rsidTr="00065196">
        <w:tc>
          <w:tcPr>
            <w:tcW w:w="1413" w:type="dxa"/>
          </w:tcPr>
          <w:p w14:paraId="1AA2AA1C" w14:textId="1EC966D4" w:rsidR="00296772" w:rsidRPr="00C26C40" w:rsidRDefault="00296772" w:rsidP="00892770">
            <w:pPr>
              <w:pStyle w:val="Table"/>
              <w:rPr>
                <w:lang w:val="en-GB"/>
              </w:rPr>
            </w:pPr>
            <m:oMathPara>
              <m:oMath>
                <m:r>
                  <w:rPr>
                    <w:rFonts w:ascii="Cambria Math" w:hAnsi="Cambria Math"/>
                    <w:lang w:val="en-GB"/>
                  </w:rPr>
                  <m:t>SiO</m:t>
                </m:r>
                <m:r>
                  <m:rPr>
                    <m:sty m:val="p"/>
                  </m:rPr>
                  <w:rPr>
                    <w:rFonts w:ascii="Cambria Math" w:hAnsi="Cambria Math"/>
                    <w:lang w:val="en-GB"/>
                  </w:rPr>
                  <m:t>₂</m:t>
                </m:r>
              </m:oMath>
            </m:oMathPara>
          </w:p>
        </w:tc>
        <w:tc>
          <w:tcPr>
            <w:tcW w:w="1984" w:type="dxa"/>
          </w:tcPr>
          <w:p w14:paraId="6D64A64C" w14:textId="77777777" w:rsidR="00296772" w:rsidRPr="00C26C40" w:rsidRDefault="00296772" w:rsidP="00892770">
            <w:pPr>
              <w:pStyle w:val="Table"/>
              <w:rPr>
                <w:lang w:val="en-GB"/>
              </w:rPr>
            </w:pPr>
            <w:r w:rsidRPr="00C26C40">
              <w:rPr>
                <w:lang w:val="en-GB"/>
              </w:rPr>
              <w:t>265.500</w:t>
            </w:r>
          </w:p>
        </w:tc>
        <w:tc>
          <w:tcPr>
            <w:tcW w:w="1560" w:type="dxa"/>
          </w:tcPr>
          <w:p w14:paraId="494C9F4E" w14:textId="77777777" w:rsidR="00296772" w:rsidRPr="00C26C40" w:rsidRDefault="00296772" w:rsidP="00892770">
            <w:pPr>
              <w:pStyle w:val="Table"/>
              <w:rPr>
                <w:lang w:val="en-GB"/>
              </w:rPr>
            </w:pPr>
            <w:r w:rsidRPr="00C26C40">
              <w:rPr>
                <w:lang w:val="en-GB"/>
              </w:rPr>
              <w:t>0.3512</w:t>
            </w:r>
          </w:p>
        </w:tc>
      </w:tr>
      <w:tr w:rsidR="00296772" w:rsidRPr="00C26C40" w14:paraId="5CA6C4AD" w14:textId="77777777" w:rsidTr="00065196">
        <w:tc>
          <w:tcPr>
            <w:tcW w:w="1413" w:type="dxa"/>
          </w:tcPr>
          <w:p w14:paraId="56928E31" w14:textId="0AF67C68" w:rsidR="00296772" w:rsidRPr="00C26C40" w:rsidRDefault="00296772" w:rsidP="00892770">
            <w:pPr>
              <w:pStyle w:val="Table"/>
              <w:rPr>
                <w:lang w:val="en-GB"/>
              </w:rPr>
            </w:pPr>
            <m:oMathPara>
              <m:oMath>
                <m:r>
                  <w:rPr>
                    <w:rFonts w:ascii="Cambria Math" w:hAnsi="Cambria Math"/>
                    <w:lang w:val="en-GB"/>
                  </w:rPr>
                  <m:t>TiO</m:t>
                </m:r>
                <m:r>
                  <m:rPr>
                    <m:sty m:val="p"/>
                  </m:rPr>
                  <w:rPr>
                    <w:rFonts w:ascii="Cambria Math" w:hAnsi="Cambria Math"/>
                    <w:lang w:val="en-GB"/>
                  </w:rPr>
                  <m:t>₂</m:t>
                </m:r>
              </m:oMath>
            </m:oMathPara>
          </w:p>
        </w:tc>
        <w:tc>
          <w:tcPr>
            <w:tcW w:w="1984" w:type="dxa"/>
          </w:tcPr>
          <w:p w14:paraId="4F65D294" w14:textId="77777777" w:rsidR="00296772" w:rsidRPr="00C26C40" w:rsidRDefault="00296772" w:rsidP="00892770">
            <w:pPr>
              <w:pStyle w:val="Table"/>
              <w:rPr>
                <w:lang w:val="en-GB"/>
              </w:rPr>
            </w:pPr>
            <w:r w:rsidRPr="00C26C40">
              <w:rPr>
                <w:lang w:val="en-GB"/>
              </w:rPr>
              <w:t>21.633</w:t>
            </w:r>
          </w:p>
        </w:tc>
        <w:tc>
          <w:tcPr>
            <w:tcW w:w="1560" w:type="dxa"/>
          </w:tcPr>
          <w:p w14:paraId="104C5D5F" w14:textId="77777777" w:rsidR="00296772" w:rsidRPr="00C26C40" w:rsidRDefault="00296772" w:rsidP="00892770">
            <w:pPr>
              <w:pStyle w:val="Table"/>
              <w:rPr>
                <w:lang w:val="en-GB"/>
              </w:rPr>
            </w:pPr>
            <w:r w:rsidRPr="00C26C40">
              <w:rPr>
                <w:lang w:val="en-GB"/>
              </w:rPr>
              <w:t>0.0286</w:t>
            </w:r>
          </w:p>
        </w:tc>
      </w:tr>
      <w:tr w:rsidR="00296772" w:rsidRPr="00C26C40" w14:paraId="39025DD0" w14:textId="77777777" w:rsidTr="00065196">
        <w:tc>
          <w:tcPr>
            <w:tcW w:w="1413" w:type="dxa"/>
          </w:tcPr>
          <w:p w14:paraId="04D3FF69" w14:textId="3F1E83F8" w:rsidR="00296772" w:rsidRPr="00C26C40" w:rsidRDefault="00296772" w:rsidP="00892770">
            <w:pPr>
              <w:pStyle w:val="Table"/>
              <w:rPr>
                <w:lang w:val="en-GB"/>
              </w:rPr>
            </w:pPr>
            <m:oMathPara>
              <m:oMath>
                <m:r>
                  <w:rPr>
                    <w:rFonts w:ascii="Cambria Math" w:hAnsi="Cambria Math"/>
                    <w:lang w:val="en-GB"/>
                  </w:rPr>
                  <m:t>K</m:t>
                </m:r>
                <m:r>
                  <m:rPr>
                    <m:sty m:val="p"/>
                  </m:rPr>
                  <w:rPr>
                    <w:rFonts w:ascii="Cambria Math" w:hAnsi="Cambria Math"/>
                    <w:lang w:val="en-GB"/>
                  </w:rPr>
                  <m:t>₂</m:t>
                </m:r>
                <m:r>
                  <w:rPr>
                    <w:rFonts w:ascii="Cambria Math" w:hAnsi="Cambria Math"/>
                    <w:lang w:val="en-GB"/>
                  </w:rPr>
                  <m:t>O</m:t>
                </m:r>
              </m:oMath>
            </m:oMathPara>
          </w:p>
        </w:tc>
        <w:tc>
          <w:tcPr>
            <w:tcW w:w="1984" w:type="dxa"/>
          </w:tcPr>
          <w:p w14:paraId="53FA1B76" w14:textId="77777777" w:rsidR="00296772" w:rsidRPr="00C26C40" w:rsidRDefault="00296772" w:rsidP="00892770">
            <w:pPr>
              <w:pStyle w:val="Table"/>
              <w:rPr>
                <w:lang w:val="en-GB"/>
              </w:rPr>
            </w:pPr>
            <w:r w:rsidRPr="00C26C40">
              <w:rPr>
                <w:lang w:val="en-GB"/>
              </w:rPr>
              <w:t>4.032</w:t>
            </w:r>
          </w:p>
        </w:tc>
        <w:tc>
          <w:tcPr>
            <w:tcW w:w="1560" w:type="dxa"/>
          </w:tcPr>
          <w:p w14:paraId="3CFC602C" w14:textId="77777777" w:rsidR="00296772" w:rsidRPr="00C26C40" w:rsidRDefault="00296772" w:rsidP="00892770">
            <w:pPr>
              <w:pStyle w:val="Table"/>
              <w:rPr>
                <w:lang w:val="en-GB"/>
              </w:rPr>
            </w:pPr>
            <w:r w:rsidRPr="00C26C40">
              <w:rPr>
                <w:lang w:val="en-GB"/>
              </w:rPr>
              <w:t>0.0053</w:t>
            </w:r>
          </w:p>
        </w:tc>
      </w:tr>
      <w:tr w:rsidR="00296772" w:rsidRPr="00C26C40" w14:paraId="2A8B9C00" w14:textId="77777777" w:rsidTr="00065196">
        <w:tc>
          <w:tcPr>
            <w:tcW w:w="1413" w:type="dxa"/>
          </w:tcPr>
          <w:p w14:paraId="2AD5C8A2" w14:textId="3BC73101" w:rsidR="00296772" w:rsidRPr="00C26C40" w:rsidRDefault="00296772" w:rsidP="00892770">
            <w:pPr>
              <w:pStyle w:val="Table"/>
              <w:rPr>
                <w:lang w:val="en-GB"/>
              </w:rPr>
            </w:pPr>
            <m:oMathPara>
              <m:oMath>
                <m:r>
                  <w:rPr>
                    <w:rFonts w:ascii="Cambria Math" w:hAnsi="Cambria Math"/>
                    <w:lang w:val="en-GB"/>
                  </w:rPr>
                  <m:t>Na</m:t>
                </m:r>
                <m:r>
                  <m:rPr>
                    <m:sty m:val="p"/>
                  </m:rPr>
                  <w:rPr>
                    <w:rFonts w:ascii="Cambria Math" w:hAnsi="Cambria Math"/>
                    <w:lang w:val="en-GB"/>
                  </w:rPr>
                  <m:t>₂</m:t>
                </m:r>
                <m:r>
                  <w:rPr>
                    <w:rFonts w:ascii="Cambria Math" w:hAnsi="Cambria Math"/>
                    <w:lang w:val="en-GB"/>
                  </w:rPr>
                  <m:t>O</m:t>
                </m:r>
              </m:oMath>
            </m:oMathPara>
          </w:p>
        </w:tc>
        <w:tc>
          <w:tcPr>
            <w:tcW w:w="1984" w:type="dxa"/>
          </w:tcPr>
          <w:p w14:paraId="667EC10C" w14:textId="77777777" w:rsidR="00296772" w:rsidRPr="00C26C40" w:rsidRDefault="00296772" w:rsidP="00892770">
            <w:pPr>
              <w:pStyle w:val="Table"/>
              <w:rPr>
                <w:lang w:val="en-GB"/>
              </w:rPr>
            </w:pPr>
            <w:r w:rsidRPr="00C26C40">
              <w:rPr>
                <w:lang w:val="en-GB"/>
              </w:rPr>
              <w:t>1.180</w:t>
            </w:r>
          </w:p>
        </w:tc>
        <w:tc>
          <w:tcPr>
            <w:tcW w:w="1560" w:type="dxa"/>
          </w:tcPr>
          <w:p w14:paraId="27C0CD2A" w14:textId="77777777" w:rsidR="00296772" w:rsidRPr="00C26C40" w:rsidRDefault="00296772" w:rsidP="00892770">
            <w:pPr>
              <w:pStyle w:val="Table"/>
              <w:rPr>
                <w:lang w:val="en-GB"/>
              </w:rPr>
            </w:pPr>
            <w:r w:rsidRPr="00C26C40">
              <w:rPr>
                <w:lang w:val="en-GB"/>
              </w:rPr>
              <w:t>0.0016</w:t>
            </w:r>
          </w:p>
        </w:tc>
      </w:tr>
      <w:tr w:rsidR="00296772" w:rsidRPr="00C26C40" w14:paraId="76F4E1C6" w14:textId="77777777" w:rsidTr="00065196">
        <w:tc>
          <w:tcPr>
            <w:tcW w:w="1413" w:type="dxa"/>
          </w:tcPr>
          <w:p w14:paraId="48EC7A60" w14:textId="6AE16FBE" w:rsidR="00296772" w:rsidRPr="00C26C40" w:rsidRDefault="00296772" w:rsidP="00892770">
            <w:pPr>
              <w:pStyle w:val="Table"/>
              <w:rPr>
                <w:lang w:val="en-GB"/>
              </w:rPr>
            </w:pPr>
            <m:oMathPara>
              <m:oMath>
                <m:r>
                  <w:rPr>
                    <w:rFonts w:ascii="Cambria Math" w:hAnsi="Cambria Math"/>
                    <w:lang w:val="en-GB"/>
                  </w:rPr>
                  <m:t>MgO</m:t>
                </m:r>
              </m:oMath>
            </m:oMathPara>
          </w:p>
        </w:tc>
        <w:tc>
          <w:tcPr>
            <w:tcW w:w="1984" w:type="dxa"/>
          </w:tcPr>
          <w:p w14:paraId="331F8E91" w14:textId="77777777" w:rsidR="00296772" w:rsidRPr="00C26C40" w:rsidRDefault="00296772" w:rsidP="00892770">
            <w:pPr>
              <w:pStyle w:val="Table"/>
              <w:rPr>
                <w:lang w:val="en-GB"/>
              </w:rPr>
            </w:pPr>
            <w:r w:rsidRPr="00C26C40">
              <w:rPr>
                <w:lang w:val="en-GB"/>
              </w:rPr>
              <w:t>0.295</w:t>
            </w:r>
          </w:p>
        </w:tc>
        <w:tc>
          <w:tcPr>
            <w:tcW w:w="1560" w:type="dxa"/>
          </w:tcPr>
          <w:p w14:paraId="5CAD1469" w14:textId="77777777" w:rsidR="00296772" w:rsidRPr="00C26C40" w:rsidRDefault="00296772" w:rsidP="00892770">
            <w:pPr>
              <w:pStyle w:val="Table"/>
              <w:rPr>
                <w:lang w:val="en-GB"/>
              </w:rPr>
            </w:pPr>
            <w:r w:rsidRPr="00C26C40">
              <w:rPr>
                <w:lang w:val="en-GB"/>
              </w:rPr>
              <w:t>0.0004</w:t>
            </w:r>
          </w:p>
        </w:tc>
      </w:tr>
      <w:tr w:rsidR="00296772" w:rsidRPr="00C26C40" w14:paraId="2D52FB97" w14:textId="77777777" w:rsidTr="00065196">
        <w:tc>
          <w:tcPr>
            <w:tcW w:w="1413" w:type="dxa"/>
          </w:tcPr>
          <w:p w14:paraId="2B865CC5" w14:textId="77777777" w:rsidR="00296772" w:rsidRPr="00C26C40" w:rsidRDefault="00296772" w:rsidP="00892770">
            <w:pPr>
              <w:pStyle w:val="Table"/>
              <w:rPr>
                <w:lang w:val="en-GB"/>
              </w:rPr>
            </w:pPr>
            <w:r w:rsidRPr="00C26C40">
              <w:rPr>
                <w:lang w:val="en-GB"/>
              </w:rPr>
              <w:t>Total</w:t>
            </w:r>
          </w:p>
        </w:tc>
        <w:tc>
          <w:tcPr>
            <w:tcW w:w="1984" w:type="dxa"/>
          </w:tcPr>
          <w:p w14:paraId="5CA1C483" w14:textId="77777777" w:rsidR="00296772" w:rsidRPr="00C26C40" w:rsidRDefault="00296772" w:rsidP="00892770">
            <w:pPr>
              <w:pStyle w:val="Table"/>
              <w:rPr>
                <w:lang w:val="en-GB"/>
              </w:rPr>
            </w:pPr>
            <w:r w:rsidRPr="00C26C40">
              <w:rPr>
                <w:lang w:val="en-GB"/>
              </w:rPr>
              <w:t>755.987</w:t>
            </w:r>
          </w:p>
        </w:tc>
        <w:tc>
          <w:tcPr>
            <w:tcW w:w="1560" w:type="dxa"/>
          </w:tcPr>
          <w:p w14:paraId="44FCB25A" w14:textId="77777777" w:rsidR="00296772" w:rsidRPr="00C26C40" w:rsidRDefault="00296772" w:rsidP="00892770">
            <w:pPr>
              <w:pStyle w:val="Table"/>
              <w:rPr>
                <w:lang w:val="en-GB"/>
              </w:rPr>
            </w:pPr>
            <w:r w:rsidRPr="00C26C40">
              <w:rPr>
                <w:lang w:val="en-GB"/>
              </w:rPr>
              <w:t>1.0000</w:t>
            </w:r>
          </w:p>
        </w:tc>
      </w:tr>
      <w:tr w:rsidR="00296772" w:rsidRPr="00C26C40" w14:paraId="7E775730" w14:textId="77777777" w:rsidTr="00065196">
        <w:trPr>
          <w:trHeight w:val="882"/>
        </w:trPr>
        <w:tc>
          <w:tcPr>
            <w:tcW w:w="4957" w:type="dxa"/>
            <w:gridSpan w:val="3"/>
          </w:tcPr>
          <w:p w14:paraId="504643A5" w14:textId="3358BEAA" w:rsidR="00296772" w:rsidRPr="00C26C40" w:rsidRDefault="00296772" w:rsidP="00892770">
            <w:pPr>
              <w:pStyle w:val="Table"/>
              <w:rPr>
                <w:lang w:val="en-GB"/>
              </w:rPr>
            </w:pPr>
            <w:r w:rsidRPr="00C26C40">
              <w:rPr>
                <w:lang w:val="en-GB"/>
              </w:rPr>
              <w:lastRenderedPageBreak/>
              <w:t>Temperature (°C) = 32.00</w:t>
            </w:r>
          </w:p>
          <w:p w14:paraId="147598E5" w14:textId="1B77DD6E" w:rsidR="00296772" w:rsidRPr="00C26C40" w:rsidRDefault="00296772" w:rsidP="00892770">
            <w:pPr>
              <w:pStyle w:val="Table"/>
              <w:rPr>
                <w:lang w:val="en-GB"/>
              </w:rPr>
            </w:pPr>
            <w:r w:rsidRPr="00C26C40">
              <w:rPr>
                <w:lang w:val="en-GB"/>
              </w:rPr>
              <w:t>Pressure (atm)</w:t>
            </w:r>
            <w:r w:rsidR="002F0A18" w:rsidRPr="00C26C40">
              <w:rPr>
                <w:lang w:val="en-GB"/>
              </w:rPr>
              <w:t xml:space="preserve"> = </w:t>
            </w:r>
            <w:r w:rsidRPr="00C26C40">
              <w:rPr>
                <w:lang w:val="en-GB"/>
              </w:rPr>
              <w:t>1.0000</w:t>
            </w:r>
          </w:p>
        </w:tc>
      </w:tr>
    </w:tbl>
    <w:p w14:paraId="121BE623" w14:textId="77777777" w:rsidR="00DD257C" w:rsidRPr="00C26C40" w:rsidRDefault="00DD257C" w:rsidP="00312BC3">
      <w:pPr>
        <w:spacing w:before="160"/>
        <w:rPr>
          <w:b/>
        </w:rPr>
      </w:pPr>
    </w:p>
    <w:p w14:paraId="46EF3831" w14:textId="42826DDB" w:rsidR="00312BC3" w:rsidRPr="00C26C40" w:rsidRDefault="00312BC3" w:rsidP="008D5D13">
      <w:pPr>
        <w:pStyle w:val="Heading4"/>
      </w:pPr>
      <w:r w:rsidRPr="00C26C40">
        <w:t>C</w:t>
      </w:r>
      <w:r w:rsidR="00036624" w:rsidRPr="00C26C40">
        <w:t>RK-201</w:t>
      </w:r>
      <w:r w:rsidRPr="00C26C40">
        <w:t xml:space="preserve"> — Jaw Crusher</w:t>
      </w:r>
    </w:p>
    <w:p w14:paraId="099E0B37" w14:textId="190266F4" w:rsidR="00312BC3" w:rsidRPr="00C26C40" w:rsidRDefault="00312BC3" w:rsidP="00312BC3">
      <w:r w:rsidRPr="00C26C40">
        <w:t>Unit Type: Size-Reduction Unit</w:t>
      </w:r>
      <w:r w:rsidR="002F0A18" w:rsidRPr="00C26C40">
        <w:tab/>
      </w:r>
      <w:r w:rsidRPr="00C26C40">
        <w:t xml:space="preserve">Inlet streams: </w:t>
      </w:r>
      <w:r w:rsidRPr="00C26C40">
        <w:rPr>
          <w:b/>
          <w:bCs/>
        </w:rPr>
        <w:t>102</w:t>
      </w:r>
      <w:r w:rsidR="00065196" w:rsidRPr="00C26C40">
        <w:tab/>
      </w:r>
      <w:r w:rsidRPr="00C26C40">
        <w:t xml:space="preserve">Outlet streams: </w:t>
      </w:r>
      <w:r w:rsidRPr="00C26C40">
        <w:rPr>
          <w:b/>
          <w:bCs/>
        </w:rPr>
        <w:t>103</w:t>
      </w:r>
    </w:p>
    <w:p w14:paraId="6DA51DF2" w14:textId="19A21B76" w:rsidR="0015135C" w:rsidRPr="00C26C40" w:rsidRDefault="00312BC3" w:rsidP="00312BC3">
      <w:r w:rsidRPr="00C26C40">
        <w:t>The ROM ore (102) is reduced in particle size by the jaw crusher C</w:t>
      </w:r>
      <w:r w:rsidR="00036624" w:rsidRPr="00C26C40">
        <w:t>RK-201</w:t>
      </w:r>
      <w:r w:rsidRPr="00C26C40">
        <w:t xml:space="preserve"> to a top size suitable for the crushed-ore bin. Size reduction is a purely mechanical/physical operation; no mass is created, destroyed, or chemically converted across the unit.</w:t>
      </w:r>
    </w:p>
    <w:tbl>
      <w:tblPr>
        <w:tblStyle w:val="TableGrid"/>
        <w:tblW w:w="0" w:type="auto"/>
        <w:tblLook w:val="04A0" w:firstRow="1" w:lastRow="0" w:firstColumn="1" w:lastColumn="0" w:noHBand="0" w:noVBand="1"/>
      </w:tblPr>
      <w:tblGrid>
        <w:gridCol w:w="1573"/>
        <w:gridCol w:w="2007"/>
        <w:gridCol w:w="1722"/>
      </w:tblGrid>
      <w:tr w:rsidR="00065196" w:rsidRPr="00C26C40" w14:paraId="7901AF6B" w14:textId="77777777" w:rsidTr="00DD257C">
        <w:trPr>
          <w:trHeight w:val="354"/>
        </w:trPr>
        <w:tc>
          <w:tcPr>
            <w:tcW w:w="5302" w:type="dxa"/>
            <w:gridSpan w:val="3"/>
          </w:tcPr>
          <w:p w14:paraId="5470733C" w14:textId="45B9A54C" w:rsidR="00065196" w:rsidRPr="00C26C40" w:rsidRDefault="00065196" w:rsidP="00892770">
            <w:pPr>
              <w:pStyle w:val="Table"/>
              <w:rPr>
                <w:lang w:val="en-GB"/>
              </w:rPr>
            </w:pPr>
            <w:r w:rsidRPr="00C26C40">
              <w:rPr>
                <w:lang w:val="en-GB"/>
              </w:rPr>
              <w:t>Stream 102</w:t>
            </w:r>
          </w:p>
        </w:tc>
      </w:tr>
      <w:tr w:rsidR="00065196" w:rsidRPr="00C26C40" w14:paraId="0C167440" w14:textId="77777777" w:rsidTr="00DD257C">
        <w:trPr>
          <w:trHeight w:val="354"/>
        </w:trPr>
        <w:tc>
          <w:tcPr>
            <w:tcW w:w="1573" w:type="dxa"/>
          </w:tcPr>
          <w:p w14:paraId="67B58B74" w14:textId="7E32743E" w:rsidR="00065196" w:rsidRPr="00C26C40" w:rsidRDefault="00065196" w:rsidP="00892770">
            <w:pPr>
              <w:pStyle w:val="Table"/>
              <w:rPr>
                <w:lang w:val="en-GB"/>
              </w:rPr>
            </w:pPr>
          </w:p>
        </w:tc>
        <w:tc>
          <w:tcPr>
            <w:tcW w:w="2007" w:type="dxa"/>
          </w:tcPr>
          <w:p w14:paraId="3AB3BE34" w14:textId="77777777" w:rsidR="00065196" w:rsidRPr="00C26C40" w:rsidRDefault="00065196" w:rsidP="00892770">
            <w:pPr>
              <w:pStyle w:val="Table"/>
              <w:rPr>
                <w:lang w:val="en-GB"/>
              </w:rPr>
            </w:pPr>
            <w:r w:rsidRPr="00C26C40">
              <w:rPr>
                <w:lang w:val="en-GB"/>
              </w:rPr>
              <w:t>Mass Flow (kg/hr)</w:t>
            </w:r>
          </w:p>
        </w:tc>
        <w:tc>
          <w:tcPr>
            <w:tcW w:w="1721" w:type="dxa"/>
          </w:tcPr>
          <w:p w14:paraId="1C949B4C" w14:textId="77777777" w:rsidR="00065196" w:rsidRPr="00C26C40" w:rsidRDefault="00065196" w:rsidP="00892770">
            <w:pPr>
              <w:pStyle w:val="Table"/>
              <w:rPr>
                <w:lang w:val="en-GB"/>
              </w:rPr>
            </w:pPr>
            <w:r w:rsidRPr="00C26C40">
              <w:rPr>
                <w:lang w:val="en-GB"/>
              </w:rPr>
              <w:t>Mass Fraction</w:t>
            </w:r>
          </w:p>
        </w:tc>
      </w:tr>
      <w:tr w:rsidR="00065196" w:rsidRPr="00C26C40" w14:paraId="442F8166" w14:textId="77777777" w:rsidTr="00DD257C">
        <w:trPr>
          <w:trHeight w:val="372"/>
        </w:trPr>
        <w:tc>
          <w:tcPr>
            <w:tcW w:w="1573" w:type="dxa"/>
          </w:tcPr>
          <w:p w14:paraId="54767338" w14:textId="03DC5B48" w:rsidR="00065196" w:rsidRPr="00C26C40" w:rsidRDefault="00065196" w:rsidP="00892770">
            <w:pPr>
              <w:pStyle w:val="Table"/>
              <w:rPr>
                <w:lang w:val="en-GB"/>
              </w:rPr>
            </w:pPr>
            <m:oMathPara>
              <m:oMath>
                <m:r>
                  <w:rPr>
                    <w:rFonts w:ascii="Cambria Math" w:hAnsi="Cambria Math"/>
                    <w:lang w:val="en-GB"/>
                  </w:rPr>
                  <m:t>Al</m:t>
                </m:r>
                <m:r>
                  <m:rPr>
                    <m:sty m:val="p"/>
                  </m:rPr>
                  <w:rPr>
                    <w:rFonts w:ascii="Cambria Math" w:hAnsi="Cambria Math"/>
                    <w:lang w:val="en-GB"/>
                  </w:rPr>
                  <m:t>(</m:t>
                </m:r>
                <m:r>
                  <w:rPr>
                    <w:rFonts w:ascii="Cambria Math" w:hAnsi="Cambria Math"/>
                    <w:lang w:val="en-GB"/>
                  </w:rPr>
                  <m:t>OH</m:t>
                </m:r>
                <m:r>
                  <m:rPr>
                    <m:sty m:val="p"/>
                  </m:rPr>
                  <w:rPr>
                    <w:rFonts w:ascii="Cambria Math" w:hAnsi="Cambria Math"/>
                    <w:lang w:val="en-GB"/>
                  </w:rPr>
                  <m:t>)₃</m:t>
                </m:r>
              </m:oMath>
            </m:oMathPara>
          </w:p>
        </w:tc>
        <w:tc>
          <w:tcPr>
            <w:tcW w:w="2007" w:type="dxa"/>
          </w:tcPr>
          <w:p w14:paraId="5F2F1F7B" w14:textId="77777777" w:rsidR="00065196" w:rsidRPr="00C26C40" w:rsidRDefault="00065196" w:rsidP="00892770">
            <w:pPr>
              <w:pStyle w:val="Table"/>
              <w:rPr>
                <w:lang w:val="en-GB"/>
              </w:rPr>
            </w:pPr>
            <w:r w:rsidRPr="00C26C40">
              <w:rPr>
                <w:lang w:val="en-GB"/>
              </w:rPr>
              <w:t>451.350</w:t>
            </w:r>
          </w:p>
        </w:tc>
        <w:tc>
          <w:tcPr>
            <w:tcW w:w="1721" w:type="dxa"/>
          </w:tcPr>
          <w:p w14:paraId="2DD7A05B" w14:textId="77777777" w:rsidR="00065196" w:rsidRPr="00C26C40" w:rsidRDefault="00065196" w:rsidP="00892770">
            <w:pPr>
              <w:pStyle w:val="Table"/>
              <w:rPr>
                <w:lang w:val="en-GB"/>
              </w:rPr>
            </w:pPr>
            <w:r w:rsidRPr="00C26C40">
              <w:rPr>
                <w:lang w:val="en-GB"/>
              </w:rPr>
              <w:t>0.5970</w:t>
            </w:r>
          </w:p>
        </w:tc>
      </w:tr>
      <w:tr w:rsidR="00065196" w:rsidRPr="00C26C40" w14:paraId="1284EFDF" w14:textId="77777777" w:rsidTr="00DD257C">
        <w:trPr>
          <w:trHeight w:val="378"/>
        </w:trPr>
        <w:tc>
          <w:tcPr>
            <w:tcW w:w="1573" w:type="dxa"/>
          </w:tcPr>
          <w:p w14:paraId="6D8404B0" w14:textId="0ACA1BE6" w:rsidR="00065196" w:rsidRPr="00C26C40" w:rsidRDefault="00065196" w:rsidP="00892770">
            <w:pPr>
              <w:pStyle w:val="Table"/>
              <w:rPr>
                <w:lang w:val="en-GB"/>
              </w:rPr>
            </w:pPr>
            <m:oMathPara>
              <m:oMath>
                <m:r>
                  <w:rPr>
                    <w:rFonts w:ascii="Cambria Math" w:hAnsi="Cambria Math"/>
                    <w:lang w:val="en-GB"/>
                  </w:rPr>
                  <m:t>Fe</m:t>
                </m:r>
                <m:r>
                  <m:rPr>
                    <m:sty m:val="p"/>
                  </m:rPr>
                  <w:rPr>
                    <w:rFonts w:ascii="Cambria Math" w:hAnsi="Cambria Math"/>
                    <w:lang w:val="en-GB"/>
                  </w:rPr>
                  <m:t>₂</m:t>
                </m:r>
                <m:r>
                  <w:rPr>
                    <w:rFonts w:ascii="Cambria Math" w:hAnsi="Cambria Math"/>
                    <w:lang w:val="en-GB"/>
                  </w:rPr>
                  <m:t>O</m:t>
                </m:r>
                <m:r>
                  <m:rPr>
                    <m:sty m:val="p"/>
                  </m:rPr>
                  <w:rPr>
                    <w:rFonts w:ascii="Cambria Math" w:hAnsi="Cambria Math"/>
                    <w:lang w:val="en-GB"/>
                  </w:rPr>
                  <m:t>₃</m:t>
                </m:r>
              </m:oMath>
            </m:oMathPara>
          </w:p>
        </w:tc>
        <w:tc>
          <w:tcPr>
            <w:tcW w:w="2007" w:type="dxa"/>
          </w:tcPr>
          <w:p w14:paraId="7CB4BD95" w14:textId="77777777" w:rsidR="00065196" w:rsidRPr="00C26C40" w:rsidRDefault="00065196" w:rsidP="00892770">
            <w:pPr>
              <w:pStyle w:val="Table"/>
              <w:rPr>
                <w:lang w:val="en-GB"/>
              </w:rPr>
            </w:pPr>
            <w:r w:rsidRPr="00C26C40">
              <w:rPr>
                <w:lang w:val="en-GB"/>
              </w:rPr>
              <w:t>11.997</w:t>
            </w:r>
          </w:p>
        </w:tc>
        <w:tc>
          <w:tcPr>
            <w:tcW w:w="1721" w:type="dxa"/>
          </w:tcPr>
          <w:p w14:paraId="3CDA01D4" w14:textId="77777777" w:rsidR="00065196" w:rsidRPr="00C26C40" w:rsidRDefault="00065196" w:rsidP="00892770">
            <w:pPr>
              <w:pStyle w:val="Table"/>
              <w:rPr>
                <w:lang w:val="en-GB"/>
              </w:rPr>
            </w:pPr>
            <w:r w:rsidRPr="00C26C40">
              <w:rPr>
                <w:lang w:val="en-GB"/>
              </w:rPr>
              <w:t>0.0159</w:t>
            </w:r>
          </w:p>
        </w:tc>
      </w:tr>
      <w:tr w:rsidR="00065196" w:rsidRPr="00C26C40" w14:paraId="0C946E74" w14:textId="77777777" w:rsidTr="00DD257C">
        <w:trPr>
          <w:trHeight w:val="378"/>
        </w:trPr>
        <w:tc>
          <w:tcPr>
            <w:tcW w:w="1573" w:type="dxa"/>
          </w:tcPr>
          <w:p w14:paraId="10F2E6ED" w14:textId="4FD4AF35" w:rsidR="00065196" w:rsidRPr="00C26C40" w:rsidRDefault="00065196" w:rsidP="00892770">
            <w:pPr>
              <w:pStyle w:val="Table"/>
              <w:rPr>
                <w:lang w:val="en-GB"/>
              </w:rPr>
            </w:pPr>
            <m:oMathPara>
              <m:oMath>
                <m:r>
                  <w:rPr>
                    <w:rFonts w:ascii="Cambria Math" w:hAnsi="Cambria Math"/>
                    <w:lang w:val="en-GB"/>
                  </w:rPr>
                  <m:t>SiO</m:t>
                </m:r>
                <m:r>
                  <m:rPr>
                    <m:sty m:val="p"/>
                  </m:rPr>
                  <w:rPr>
                    <w:rFonts w:ascii="Cambria Math" w:hAnsi="Cambria Math"/>
                    <w:lang w:val="en-GB"/>
                  </w:rPr>
                  <m:t>₂</m:t>
                </m:r>
              </m:oMath>
            </m:oMathPara>
          </w:p>
        </w:tc>
        <w:tc>
          <w:tcPr>
            <w:tcW w:w="2007" w:type="dxa"/>
          </w:tcPr>
          <w:p w14:paraId="5191CC51" w14:textId="77777777" w:rsidR="00065196" w:rsidRPr="00C26C40" w:rsidRDefault="00065196" w:rsidP="00892770">
            <w:pPr>
              <w:pStyle w:val="Table"/>
              <w:rPr>
                <w:lang w:val="en-GB"/>
              </w:rPr>
            </w:pPr>
            <w:r w:rsidRPr="00C26C40">
              <w:rPr>
                <w:lang w:val="en-GB"/>
              </w:rPr>
              <w:t>265.500</w:t>
            </w:r>
          </w:p>
        </w:tc>
        <w:tc>
          <w:tcPr>
            <w:tcW w:w="1721" w:type="dxa"/>
          </w:tcPr>
          <w:p w14:paraId="61581E6F" w14:textId="77777777" w:rsidR="00065196" w:rsidRPr="00C26C40" w:rsidRDefault="00065196" w:rsidP="00892770">
            <w:pPr>
              <w:pStyle w:val="Table"/>
              <w:rPr>
                <w:lang w:val="en-GB"/>
              </w:rPr>
            </w:pPr>
            <w:r w:rsidRPr="00C26C40">
              <w:rPr>
                <w:lang w:val="en-GB"/>
              </w:rPr>
              <w:t>0.3512</w:t>
            </w:r>
          </w:p>
        </w:tc>
      </w:tr>
      <w:tr w:rsidR="00065196" w:rsidRPr="00C26C40" w14:paraId="22415181" w14:textId="77777777" w:rsidTr="00DD257C">
        <w:trPr>
          <w:trHeight w:val="378"/>
        </w:trPr>
        <w:tc>
          <w:tcPr>
            <w:tcW w:w="1573" w:type="dxa"/>
          </w:tcPr>
          <w:p w14:paraId="355E21B9" w14:textId="4B2A3950" w:rsidR="00065196" w:rsidRPr="00C26C40" w:rsidRDefault="00065196" w:rsidP="00892770">
            <w:pPr>
              <w:pStyle w:val="Table"/>
              <w:rPr>
                <w:lang w:val="en-GB"/>
              </w:rPr>
            </w:pPr>
            <m:oMathPara>
              <m:oMath>
                <m:r>
                  <w:rPr>
                    <w:rFonts w:ascii="Cambria Math" w:hAnsi="Cambria Math"/>
                    <w:lang w:val="en-GB"/>
                  </w:rPr>
                  <m:t>TiO</m:t>
                </m:r>
                <m:r>
                  <m:rPr>
                    <m:sty m:val="p"/>
                  </m:rPr>
                  <w:rPr>
                    <w:rFonts w:ascii="Cambria Math" w:hAnsi="Cambria Math"/>
                    <w:lang w:val="en-GB"/>
                  </w:rPr>
                  <m:t>₂</m:t>
                </m:r>
              </m:oMath>
            </m:oMathPara>
          </w:p>
        </w:tc>
        <w:tc>
          <w:tcPr>
            <w:tcW w:w="2007" w:type="dxa"/>
          </w:tcPr>
          <w:p w14:paraId="774077EB" w14:textId="77777777" w:rsidR="00065196" w:rsidRPr="00C26C40" w:rsidRDefault="00065196" w:rsidP="00892770">
            <w:pPr>
              <w:pStyle w:val="Table"/>
              <w:rPr>
                <w:lang w:val="en-GB"/>
              </w:rPr>
            </w:pPr>
            <w:r w:rsidRPr="00C26C40">
              <w:rPr>
                <w:lang w:val="en-GB"/>
              </w:rPr>
              <w:t>21.633</w:t>
            </w:r>
          </w:p>
        </w:tc>
        <w:tc>
          <w:tcPr>
            <w:tcW w:w="1721" w:type="dxa"/>
          </w:tcPr>
          <w:p w14:paraId="7F4557AC" w14:textId="77777777" w:rsidR="00065196" w:rsidRPr="00C26C40" w:rsidRDefault="00065196" w:rsidP="00892770">
            <w:pPr>
              <w:pStyle w:val="Table"/>
              <w:rPr>
                <w:lang w:val="en-GB"/>
              </w:rPr>
            </w:pPr>
            <w:r w:rsidRPr="00C26C40">
              <w:rPr>
                <w:lang w:val="en-GB"/>
              </w:rPr>
              <w:t>0.0286</w:t>
            </w:r>
          </w:p>
        </w:tc>
      </w:tr>
      <w:tr w:rsidR="00065196" w:rsidRPr="00C26C40" w14:paraId="5F9977E2" w14:textId="77777777" w:rsidTr="00DD257C">
        <w:trPr>
          <w:trHeight w:val="378"/>
        </w:trPr>
        <w:tc>
          <w:tcPr>
            <w:tcW w:w="1573" w:type="dxa"/>
          </w:tcPr>
          <w:p w14:paraId="3EE08A9E" w14:textId="5C823414" w:rsidR="00065196" w:rsidRPr="00C26C40" w:rsidRDefault="00065196" w:rsidP="00892770">
            <w:pPr>
              <w:pStyle w:val="Table"/>
              <w:rPr>
                <w:lang w:val="en-GB"/>
              </w:rPr>
            </w:pPr>
            <m:oMathPara>
              <m:oMath>
                <m:r>
                  <w:rPr>
                    <w:rFonts w:ascii="Cambria Math" w:hAnsi="Cambria Math"/>
                    <w:lang w:val="en-GB"/>
                  </w:rPr>
                  <m:t>K</m:t>
                </m:r>
                <m:r>
                  <m:rPr>
                    <m:sty m:val="p"/>
                  </m:rPr>
                  <w:rPr>
                    <w:rFonts w:ascii="Cambria Math" w:hAnsi="Cambria Math"/>
                    <w:lang w:val="en-GB"/>
                  </w:rPr>
                  <m:t>₂</m:t>
                </m:r>
                <m:r>
                  <w:rPr>
                    <w:rFonts w:ascii="Cambria Math" w:hAnsi="Cambria Math"/>
                    <w:lang w:val="en-GB"/>
                  </w:rPr>
                  <m:t>O</m:t>
                </m:r>
              </m:oMath>
            </m:oMathPara>
          </w:p>
        </w:tc>
        <w:tc>
          <w:tcPr>
            <w:tcW w:w="2007" w:type="dxa"/>
          </w:tcPr>
          <w:p w14:paraId="4732B78C" w14:textId="77777777" w:rsidR="00065196" w:rsidRPr="00C26C40" w:rsidRDefault="00065196" w:rsidP="00892770">
            <w:pPr>
              <w:pStyle w:val="Table"/>
              <w:rPr>
                <w:lang w:val="en-GB"/>
              </w:rPr>
            </w:pPr>
            <w:r w:rsidRPr="00C26C40">
              <w:rPr>
                <w:lang w:val="en-GB"/>
              </w:rPr>
              <w:t>4.032</w:t>
            </w:r>
          </w:p>
        </w:tc>
        <w:tc>
          <w:tcPr>
            <w:tcW w:w="1721" w:type="dxa"/>
          </w:tcPr>
          <w:p w14:paraId="7FB86221" w14:textId="77777777" w:rsidR="00065196" w:rsidRPr="00C26C40" w:rsidRDefault="00065196" w:rsidP="00892770">
            <w:pPr>
              <w:pStyle w:val="Table"/>
              <w:rPr>
                <w:lang w:val="en-GB"/>
              </w:rPr>
            </w:pPr>
            <w:r w:rsidRPr="00C26C40">
              <w:rPr>
                <w:lang w:val="en-GB"/>
              </w:rPr>
              <w:t>0.0053</w:t>
            </w:r>
          </w:p>
        </w:tc>
      </w:tr>
      <w:tr w:rsidR="00065196" w:rsidRPr="00C26C40" w14:paraId="26737CB5" w14:textId="77777777" w:rsidTr="00DD257C">
        <w:trPr>
          <w:trHeight w:val="378"/>
        </w:trPr>
        <w:tc>
          <w:tcPr>
            <w:tcW w:w="1573" w:type="dxa"/>
          </w:tcPr>
          <w:p w14:paraId="1D990886" w14:textId="5876A8AE" w:rsidR="00065196" w:rsidRPr="00C26C40" w:rsidRDefault="00065196" w:rsidP="00892770">
            <w:pPr>
              <w:pStyle w:val="Table"/>
              <w:rPr>
                <w:lang w:val="en-GB"/>
              </w:rPr>
            </w:pPr>
            <m:oMathPara>
              <m:oMath>
                <m:r>
                  <w:rPr>
                    <w:rFonts w:ascii="Cambria Math" w:hAnsi="Cambria Math"/>
                    <w:lang w:val="en-GB"/>
                  </w:rPr>
                  <m:t>Na</m:t>
                </m:r>
                <m:r>
                  <m:rPr>
                    <m:sty m:val="p"/>
                  </m:rPr>
                  <w:rPr>
                    <w:rFonts w:ascii="Cambria Math" w:hAnsi="Cambria Math"/>
                    <w:lang w:val="en-GB"/>
                  </w:rPr>
                  <m:t>₂</m:t>
                </m:r>
                <m:r>
                  <w:rPr>
                    <w:rFonts w:ascii="Cambria Math" w:hAnsi="Cambria Math"/>
                    <w:lang w:val="en-GB"/>
                  </w:rPr>
                  <m:t>O</m:t>
                </m:r>
              </m:oMath>
            </m:oMathPara>
          </w:p>
        </w:tc>
        <w:tc>
          <w:tcPr>
            <w:tcW w:w="2007" w:type="dxa"/>
          </w:tcPr>
          <w:p w14:paraId="12E8B3FB" w14:textId="77777777" w:rsidR="00065196" w:rsidRPr="00C26C40" w:rsidRDefault="00065196" w:rsidP="00892770">
            <w:pPr>
              <w:pStyle w:val="Table"/>
              <w:rPr>
                <w:lang w:val="en-GB"/>
              </w:rPr>
            </w:pPr>
            <w:r w:rsidRPr="00C26C40">
              <w:rPr>
                <w:lang w:val="en-GB"/>
              </w:rPr>
              <w:t>1.180</w:t>
            </w:r>
          </w:p>
        </w:tc>
        <w:tc>
          <w:tcPr>
            <w:tcW w:w="1721" w:type="dxa"/>
          </w:tcPr>
          <w:p w14:paraId="044D599D" w14:textId="77777777" w:rsidR="00065196" w:rsidRPr="00C26C40" w:rsidRDefault="00065196" w:rsidP="00892770">
            <w:pPr>
              <w:pStyle w:val="Table"/>
              <w:rPr>
                <w:lang w:val="en-GB"/>
              </w:rPr>
            </w:pPr>
            <w:r w:rsidRPr="00C26C40">
              <w:rPr>
                <w:lang w:val="en-GB"/>
              </w:rPr>
              <w:t>0.0016</w:t>
            </w:r>
          </w:p>
        </w:tc>
      </w:tr>
      <w:tr w:rsidR="00065196" w:rsidRPr="00C26C40" w14:paraId="7D970407" w14:textId="77777777" w:rsidTr="00DD257C">
        <w:trPr>
          <w:trHeight w:val="378"/>
        </w:trPr>
        <w:tc>
          <w:tcPr>
            <w:tcW w:w="1573" w:type="dxa"/>
          </w:tcPr>
          <w:p w14:paraId="3783E6B9" w14:textId="2581B1AF" w:rsidR="00065196" w:rsidRPr="00C26C40" w:rsidRDefault="00065196" w:rsidP="00892770">
            <w:pPr>
              <w:pStyle w:val="Table"/>
              <w:rPr>
                <w:lang w:val="en-GB"/>
              </w:rPr>
            </w:pPr>
            <m:oMathPara>
              <m:oMath>
                <m:r>
                  <w:rPr>
                    <w:rFonts w:ascii="Cambria Math" w:hAnsi="Cambria Math"/>
                    <w:lang w:val="en-GB"/>
                  </w:rPr>
                  <m:t>MgO</m:t>
                </m:r>
              </m:oMath>
            </m:oMathPara>
          </w:p>
        </w:tc>
        <w:tc>
          <w:tcPr>
            <w:tcW w:w="2007" w:type="dxa"/>
          </w:tcPr>
          <w:p w14:paraId="5A371F2C" w14:textId="77777777" w:rsidR="00065196" w:rsidRPr="00C26C40" w:rsidRDefault="00065196" w:rsidP="00892770">
            <w:pPr>
              <w:pStyle w:val="Table"/>
              <w:rPr>
                <w:lang w:val="en-GB"/>
              </w:rPr>
            </w:pPr>
            <w:r w:rsidRPr="00C26C40">
              <w:rPr>
                <w:lang w:val="en-GB"/>
              </w:rPr>
              <w:t>0.295</w:t>
            </w:r>
          </w:p>
        </w:tc>
        <w:tc>
          <w:tcPr>
            <w:tcW w:w="1721" w:type="dxa"/>
          </w:tcPr>
          <w:p w14:paraId="0FB3BE45" w14:textId="77777777" w:rsidR="00065196" w:rsidRPr="00C26C40" w:rsidRDefault="00065196" w:rsidP="00892770">
            <w:pPr>
              <w:pStyle w:val="Table"/>
              <w:rPr>
                <w:lang w:val="en-GB"/>
              </w:rPr>
            </w:pPr>
            <w:r w:rsidRPr="00C26C40">
              <w:rPr>
                <w:lang w:val="en-GB"/>
              </w:rPr>
              <w:t>0.0004</w:t>
            </w:r>
          </w:p>
        </w:tc>
      </w:tr>
      <w:tr w:rsidR="00065196" w:rsidRPr="00C26C40" w14:paraId="6A8AA872" w14:textId="77777777" w:rsidTr="00DD257C">
        <w:trPr>
          <w:trHeight w:val="372"/>
        </w:trPr>
        <w:tc>
          <w:tcPr>
            <w:tcW w:w="1573" w:type="dxa"/>
          </w:tcPr>
          <w:p w14:paraId="25826BC4" w14:textId="77777777" w:rsidR="00065196" w:rsidRPr="00C26C40" w:rsidRDefault="00065196" w:rsidP="00892770">
            <w:pPr>
              <w:pStyle w:val="Table"/>
              <w:rPr>
                <w:lang w:val="en-GB"/>
              </w:rPr>
            </w:pPr>
            <w:r w:rsidRPr="00C26C40">
              <w:rPr>
                <w:lang w:val="en-GB"/>
              </w:rPr>
              <w:t>Total</w:t>
            </w:r>
          </w:p>
        </w:tc>
        <w:tc>
          <w:tcPr>
            <w:tcW w:w="2007" w:type="dxa"/>
          </w:tcPr>
          <w:p w14:paraId="176D1559" w14:textId="77777777" w:rsidR="00065196" w:rsidRPr="00C26C40" w:rsidRDefault="00065196" w:rsidP="00892770">
            <w:pPr>
              <w:pStyle w:val="Table"/>
              <w:rPr>
                <w:lang w:val="en-GB"/>
              </w:rPr>
            </w:pPr>
            <w:r w:rsidRPr="00C26C40">
              <w:rPr>
                <w:lang w:val="en-GB"/>
              </w:rPr>
              <w:t>755.987</w:t>
            </w:r>
          </w:p>
        </w:tc>
        <w:tc>
          <w:tcPr>
            <w:tcW w:w="1721" w:type="dxa"/>
          </w:tcPr>
          <w:p w14:paraId="4ED8B453" w14:textId="77777777" w:rsidR="00065196" w:rsidRPr="00C26C40" w:rsidRDefault="00065196" w:rsidP="00892770">
            <w:pPr>
              <w:pStyle w:val="Table"/>
              <w:rPr>
                <w:lang w:val="en-GB"/>
              </w:rPr>
            </w:pPr>
            <w:r w:rsidRPr="00C26C40">
              <w:rPr>
                <w:lang w:val="en-GB"/>
              </w:rPr>
              <w:t>1.0000</w:t>
            </w:r>
          </w:p>
        </w:tc>
      </w:tr>
      <w:tr w:rsidR="00DD257C" w:rsidRPr="00C26C40" w14:paraId="0BCF4BC3" w14:textId="77777777" w:rsidTr="00DD257C">
        <w:trPr>
          <w:trHeight w:val="1220"/>
        </w:trPr>
        <w:tc>
          <w:tcPr>
            <w:tcW w:w="5302" w:type="dxa"/>
            <w:gridSpan w:val="3"/>
          </w:tcPr>
          <w:p w14:paraId="6DB81D91" w14:textId="6006B97E" w:rsidR="00DD257C" w:rsidRPr="00C26C40" w:rsidRDefault="00DD257C" w:rsidP="00892770">
            <w:pPr>
              <w:pStyle w:val="Table"/>
              <w:rPr>
                <w:lang w:val="en-GB"/>
              </w:rPr>
            </w:pPr>
            <w:r w:rsidRPr="00C26C40">
              <w:rPr>
                <w:lang w:val="en-GB"/>
              </w:rPr>
              <w:t>Temperature (°C) = 32.00</w:t>
            </w:r>
          </w:p>
          <w:p w14:paraId="1F1BE28F" w14:textId="5696534E" w:rsidR="00DD257C" w:rsidRPr="00C26C40" w:rsidRDefault="00DD257C" w:rsidP="00892770">
            <w:pPr>
              <w:pStyle w:val="Table"/>
              <w:rPr>
                <w:lang w:val="en-GB"/>
              </w:rPr>
            </w:pPr>
            <w:r w:rsidRPr="00C26C40">
              <w:rPr>
                <w:lang w:val="en-GB"/>
              </w:rPr>
              <w:t>Pressure (atm) = 1.0000</w:t>
            </w:r>
          </w:p>
        </w:tc>
      </w:tr>
    </w:tbl>
    <w:p w14:paraId="340ABE43" w14:textId="659BF297" w:rsidR="00312BC3" w:rsidRPr="00C26C40" w:rsidRDefault="00312BC3" w:rsidP="00312BC3"/>
    <w:tbl>
      <w:tblPr>
        <w:tblStyle w:val="TableGrid"/>
        <w:tblW w:w="0" w:type="auto"/>
        <w:tblLook w:val="04A0" w:firstRow="1" w:lastRow="0" w:firstColumn="1" w:lastColumn="0" w:noHBand="0" w:noVBand="1"/>
      </w:tblPr>
      <w:tblGrid>
        <w:gridCol w:w="1555"/>
        <w:gridCol w:w="1984"/>
        <w:gridCol w:w="1559"/>
      </w:tblGrid>
      <w:tr w:rsidR="00DD257C" w:rsidRPr="00C26C40" w14:paraId="171FB55B" w14:textId="77777777" w:rsidTr="008D5D13">
        <w:tc>
          <w:tcPr>
            <w:tcW w:w="5098" w:type="dxa"/>
            <w:gridSpan w:val="3"/>
          </w:tcPr>
          <w:p w14:paraId="085745DC" w14:textId="6AF86054" w:rsidR="00DD257C" w:rsidRPr="00C26C40" w:rsidRDefault="00DD257C" w:rsidP="00892770">
            <w:pPr>
              <w:pStyle w:val="Table"/>
              <w:rPr>
                <w:lang w:val="en-GB"/>
              </w:rPr>
            </w:pPr>
            <w:r w:rsidRPr="00C26C40">
              <w:rPr>
                <w:lang w:val="en-GB"/>
              </w:rPr>
              <w:t>Stream 103</w:t>
            </w:r>
          </w:p>
        </w:tc>
      </w:tr>
      <w:tr w:rsidR="00312BC3" w:rsidRPr="00C26C40" w14:paraId="7BFEB659" w14:textId="77777777" w:rsidTr="008D5D13">
        <w:tc>
          <w:tcPr>
            <w:tcW w:w="1555" w:type="dxa"/>
          </w:tcPr>
          <w:p w14:paraId="1B31DB58" w14:textId="6D97D7A5" w:rsidR="00312BC3" w:rsidRPr="00C26C40" w:rsidRDefault="00312BC3" w:rsidP="00892770">
            <w:pPr>
              <w:pStyle w:val="Table"/>
              <w:rPr>
                <w:lang w:val="en-GB"/>
              </w:rPr>
            </w:pPr>
          </w:p>
        </w:tc>
        <w:tc>
          <w:tcPr>
            <w:tcW w:w="1984" w:type="dxa"/>
          </w:tcPr>
          <w:p w14:paraId="62B891FD" w14:textId="77777777" w:rsidR="00312BC3" w:rsidRPr="00C26C40" w:rsidRDefault="00312BC3" w:rsidP="00892770">
            <w:pPr>
              <w:pStyle w:val="Table"/>
              <w:rPr>
                <w:lang w:val="en-GB"/>
              </w:rPr>
            </w:pPr>
            <w:r w:rsidRPr="00C26C40">
              <w:rPr>
                <w:lang w:val="en-GB"/>
              </w:rPr>
              <w:t>Mass Flow (kg/hr)</w:t>
            </w:r>
          </w:p>
        </w:tc>
        <w:tc>
          <w:tcPr>
            <w:tcW w:w="1559" w:type="dxa"/>
          </w:tcPr>
          <w:p w14:paraId="5DC57AA3" w14:textId="77777777" w:rsidR="00312BC3" w:rsidRPr="00C26C40" w:rsidRDefault="00312BC3" w:rsidP="00892770">
            <w:pPr>
              <w:pStyle w:val="Table"/>
              <w:rPr>
                <w:lang w:val="en-GB"/>
              </w:rPr>
            </w:pPr>
            <w:r w:rsidRPr="00C26C40">
              <w:rPr>
                <w:lang w:val="en-GB"/>
              </w:rPr>
              <w:t>Mass Fraction</w:t>
            </w:r>
          </w:p>
        </w:tc>
      </w:tr>
      <w:tr w:rsidR="00312BC3" w:rsidRPr="00C26C40" w14:paraId="5176202A" w14:textId="77777777" w:rsidTr="008D5D13">
        <w:tc>
          <w:tcPr>
            <w:tcW w:w="1555" w:type="dxa"/>
          </w:tcPr>
          <w:p w14:paraId="75A66D30" w14:textId="4D14C71E" w:rsidR="00312BC3" w:rsidRPr="00C26C40" w:rsidRDefault="00DD257C" w:rsidP="00892770">
            <w:pPr>
              <w:pStyle w:val="Table"/>
              <w:rPr>
                <w:lang w:val="en-GB"/>
              </w:rPr>
            </w:pPr>
            <m:oMathPara>
              <m:oMath>
                <m:r>
                  <w:rPr>
                    <w:rFonts w:ascii="Cambria Math" w:hAnsi="Cambria Math"/>
                    <w:lang w:val="en-GB"/>
                  </w:rPr>
                  <m:t>Al</m:t>
                </m:r>
                <m:r>
                  <m:rPr>
                    <m:sty m:val="p"/>
                  </m:rPr>
                  <w:rPr>
                    <w:rFonts w:ascii="Cambria Math" w:hAnsi="Cambria Math"/>
                    <w:lang w:val="en-GB"/>
                  </w:rPr>
                  <m:t>(</m:t>
                </m:r>
                <m:r>
                  <w:rPr>
                    <w:rFonts w:ascii="Cambria Math" w:hAnsi="Cambria Math"/>
                    <w:lang w:val="en-GB"/>
                  </w:rPr>
                  <m:t>OH</m:t>
                </m:r>
                <m:r>
                  <m:rPr>
                    <m:sty m:val="p"/>
                  </m:rPr>
                  <w:rPr>
                    <w:rFonts w:ascii="Cambria Math" w:hAnsi="Cambria Math"/>
                    <w:lang w:val="en-GB"/>
                  </w:rPr>
                  <m:t>)₃</m:t>
                </m:r>
              </m:oMath>
            </m:oMathPara>
          </w:p>
        </w:tc>
        <w:tc>
          <w:tcPr>
            <w:tcW w:w="1984" w:type="dxa"/>
          </w:tcPr>
          <w:p w14:paraId="0CB7CA32" w14:textId="77777777" w:rsidR="00312BC3" w:rsidRPr="00C26C40" w:rsidRDefault="00312BC3" w:rsidP="00892770">
            <w:pPr>
              <w:pStyle w:val="Table"/>
              <w:rPr>
                <w:lang w:val="en-GB"/>
              </w:rPr>
            </w:pPr>
            <w:r w:rsidRPr="00C26C40">
              <w:rPr>
                <w:lang w:val="en-GB"/>
              </w:rPr>
              <w:t>451.350</w:t>
            </w:r>
          </w:p>
        </w:tc>
        <w:tc>
          <w:tcPr>
            <w:tcW w:w="1559" w:type="dxa"/>
          </w:tcPr>
          <w:p w14:paraId="01D4881B" w14:textId="77777777" w:rsidR="00312BC3" w:rsidRPr="00C26C40" w:rsidRDefault="00312BC3" w:rsidP="00892770">
            <w:pPr>
              <w:pStyle w:val="Table"/>
              <w:rPr>
                <w:lang w:val="en-GB"/>
              </w:rPr>
            </w:pPr>
            <w:r w:rsidRPr="00C26C40">
              <w:rPr>
                <w:lang w:val="en-GB"/>
              </w:rPr>
              <w:t>0.5970</w:t>
            </w:r>
          </w:p>
        </w:tc>
      </w:tr>
      <w:tr w:rsidR="00312BC3" w:rsidRPr="00C26C40" w14:paraId="59F9D0AC" w14:textId="77777777" w:rsidTr="008D5D13">
        <w:tc>
          <w:tcPr>
            <w:tcW w:w="1555" w:type="dxa"/>
          </w:tcPr>
          <w:p w14:paraId="3BBCD97B" w14:textId="5B425E7E" w:rsidR="00312BC3" w:rsidRPr="00C26C40" w:rsidRDefault="00DD257C" w:rsidP="00892770">
            <w:pPr>
              <w:pStyle w:val="Table"/>
              <w:rPr>
                <w:lang w:val="en-GB"/>
              </w:rPr>
            </w:pPr>
            <m:oMathPara>
              <m:oMath>
                <m:r>
                  <w:rPr>
                    <w:rFonts w:ascii="Cambria Math" w:hAnsi="Cambria Math"/>
                    <w:lang w:val="en-GB"/>
                  </w:rPr>
                  <m:t>Fe</m:t>
                </m:r>
                <m:r>
                  <m:rPr>
                    <m:sty m:val="p"/>
                  </m:rPr>
                  <w:rPr>
                    <w:rFonts w:ascii="Cambria Math" w:hAnsi="Cambria Math"/>
                    <w:lang w:val="en-GB"/>
                  </w:rPr>
                  <m:t>₂</m:t>
                </m:r>
                <m:r>
                  <w:rPr>
                    <w:rFonts w:ascii="Cambria Math" w:hAnsi="Cambria Math"/>
                    <w:lang w:val="en-GB"/>
                  </w:rPr>
                  <m:t>O</m:t>
                </m:r>
                <m:r>
                  <m:rPr>
                    <m:sty m:val="p"/>
                  </m:rPr>
                  <w:rPr>
                    <w:rFonts w:ascii="Cambria Math" w:hAnsi="Cambria Math"/>
                    <w:lang w:val="en-GB"/>
                  </w:rPr>
                  <m:t>₃</m:t>
                </m:r>
              </m:oMath>
            </m:oMathPara>
          </w:p>
        </w:tc>
        <w:tc>
          <w:tcPr>
            <w:tcW w:w="1984" w:type="dxa"/>
          </w:tcPr>
          <w:p w14:paraId="56F01594" w14:textId="77777777" w:rsidR="00312BC3" w:rsidRPr="00C26C40" w:rsidRDefault="00312BC3" w:rsidP="00892770">
            <w:pPr>
              <w:pStyle w:val="Table"/>
              <w:rPr>
                <w:lang w:val="en-GB"/>
              </w:rPr>
            </w:pPr>
            <w:r w:rsidRPr="00C26C40">
              <w:rPr>
                <w:lang w:val="en-GB"/>
              </w:rPr>
              <w:t>11.997</w:t>
            </w:r>
          </w:p>
        </w:tc>
        <w:tc>
          <w:tcPr>
            <w:tcW w:w="1559" w:type="dxa"/>
          </w:tcPr>
          <w:p w14:paraId="5378BD0F" w14:textId="77777777" w:rsidR="00312BC3" w:rsidRPr="00C26C40" w:rsidRDefault="00312BC3" w:rsidP="00892770">
            <w:pPr>
              <w:pStyle w:val="Table"/>
              <w:rPr>
                <w:lang w:val="en-GB"/>
              </w:rPr>
            </w:pPr>
            <w:r w:rsidRPr="00C26C40">
              <w:rPr>
                <w:lang w:val="en-GB"/>
              </w:rPr>
              <w:t>0.0159</w:t>
            </w:r>
          </w:p>
        </w:tc>
      </w:tr>
      <w:tr w:rsidR="00312BC3" w:rsidRPr="00C26C40" w14:paraId="694939F5" w14:textId="77777777" w:rsidTr="008D5D13">
        <w:tc>
          <w:tcPr>
            <w:tcW w:w="1555" w:type="dxa"/>
          </w:tcPr>
          <w:p w14:paraId="5FC749B9" w14:textId="741FF381" w:rsidR="00312BC3" w:rsidRPr="00C26C40" w:rsidRDefault="00DD257C" w:rsidP="00892770">
            <w:pPr>
              <w:pStyle w:val="Table"/>
              <w:rPr>
                <w:lang w:val="en-GB"/>
              </w:rPr>
            </w:pPr>
            <m:oMathPara>
              <m:oMath>
                <m:r>
                  <w:rPr>
                    <w:rFonts w:ascii="Cambria Math" w:hAnsi="Cambria Math"/>
                    <w:lang w:val="en-GB"/>
                  </w:rPr>
                  <m:t>SiO</m:t>
                </m:r>
                <m:r>
                  <m:rPr>
                    <m:sty m:val="p"/>
                  </m:rPr>
                  <w:rPr>
                    <w:rFonts w:ascii="Cambria Math" w:hAnsi="Cambria Math"/>
                    <w:lang w:val="en-GB"/>
                  </w:rPr>
                  <m:t>₂</m:t>
                </m:r>
              </m:oMath>
            </m:oMathPara>
          </w:p>
        </w:tc>
        <w:tc>
          <w:tcPr>
            <w:tcW w:w="1984" w:type="dxa"/>
          </w:tcPr>
          <w:p w14:paraId="7B6425FB" w14:textId="77777777" w:rsidR="00312BC3" w:rsidRPr="00C26C40" w:rsidRDefault="00312BC3" w:rsidP="00892770">
            <w:pPr>
              <w:pStyle w:val="Table"/>
              <w:rPr>
                <w:lang w:val="en-GB"/>
              </w:rPr>
            </w:pPr>
            <w:r w:rsidRPr="00C26C40">
              <w:rPr>
                <w:lang w:val="en-GB"/>
              </w:rPr>
              <w:t>265.500</w:t>
            </w:r>
          </w:p>
        </w:tc>
        <w:tc>
          <w:tcPr>
            <w:tcW w:w="1559" w:type="dxa"/>
          </w:tcPr>
          <w:p w14:paraId="4C11FDFA" w14:textId="77777777" w:rsidR="00312BC3" w:rsidRPr="00C26C40" w:rsidRDefault="00312BC3" w:rsidP="00892770">
            <w:pPr>
              <w:pStyle w:val="Table"/>
              <w:rPr>
                <w:lang w:val="en-GB"/>
              </w:rPr>
            </w:pPr>
            <w:r w:rsidRPr="00C26C40">
              <w:rPr>
                <w:lang w:val="en-GB"/>
              </w:rPr>
              <w:t>0.3512</w:t>
            </w:r>
          </w:p>
        </w:tc>
      </w:tr>
      <w:tr w:rsidR="00312BC3" w:rsidRPr="00C26C40" w14:paraId="0772BE26" w14:textId="77777777" w:rsidTr="008D5D13">
        <w:tc>
          <w:tcPr>
            <w:tcW w:w="1555" w:type="dxa"/>
          </w:tcPr>
          <w:p w14:paraId="3941598D" w14:textId="53D79F43" w:rsidR="00312BC3" w:rsidRPr="00C26C40" w:rsidRDefault="00DD257C" w:rsidP="00892770">
            <w:pPr>
              <w:pStyle w:val="Table"/>
              <w:rPr>
                <w:lang w:val="en-GB"/>
              </w:rPr>
            </w:pPr>
            <m:oMathPara>
              <m:oMath>
                <m:r>
                  <w:rPr>
                    <w:rFonts w:ascii="Cambria Math" w:hAnsi="Cambria Math"/>
                    <w:lang w:val="en-GB"/>
                  </w:rPr>
                  <m:t>TiO</m:t>
                </m:r>
                <m:r>
                  <m:rPr>
                    <m:sty m:val="p"/>
                  </m:rPr>
                  <w:rPr>
                    <w:rFonts w:ascii="Cambria Math" w:hAnsi="Cambria Math"/>
                    <w:lang w:val="en-GB"/>
                  </w:rPr>
                  <m:t>₂</m:t>
                </m:r>
              </m:oMath>
            </m:oMathPara>
          </w:p>
        </w:tc>
        <w:tc>
          <w:tcPr>
            <w:tcW w:w="1984" w:type="dxa"/>
          </w:tcPr>
          <w:p w14:paraId="1B153F21" w14:textId="77777777" w:rsidR="00312BC3" w:rsidRPr="00C26C40" w:rsidRDefault="00312BC3" w:rsidP="00892770">
            <w:pPr>
              <w:pStyle w:val="Table"/>
              <w:rPr>
                <w:lang w:val="en-GB"/>
              </w:rPr>
            </w:pPr>
            <w:r w:rsidRPr="00C26C40">
              <w:rPr>
                <w:lang w:val="en-GB"/>
              </w:rPr>
              <w:t>21.633</w:t>
            </w:r>
          </w:p>
        </w:tc>
        <w:tc>
          <w:tcPr>
            <w:tcW w:w="1559" w:type="dxa"/>
          </w:tcPr>
          <w:p w14:paraId="1923A4B7" w14:textId="77777777" w:rsidR="00312BC3" w:rsidRPr="00C26C40" w:rsidRDefault="00312BC3" w:rsidP="00892770">
            <w:pPr>
              <w:pStyle w:val="Table"/>
              <w:rPr>
                <w:lang w:val="en-GB"/>
              </w:rPr>
            </w:pPr>
            <w:r w:rsidRPr="00C26C40">
              <w:rPr>
                <w:lang w:val="en-GB"/>
              </w:rPr>
              <w:t>0.0286</w:t>
            </w:r>
          </w:p>
        </w:tc>
      </w:tr>
      <w:tr w:rsidR="00312BC3" w:rsidRPr="00C26C40" w14:paraId="51F336E6" w14:textId="77777777" w:rsidTr="008D5D13">
        <w:tc>
          <w:tcPr>
            <w:tcW w:w="1555" w:type="dxa"/>
          </w:tcPr>
          <w:p w14:paraId="57F57E16" w14:textId="006C648C" w:rsidR="00312BC3" w:rsidRPr="00C26C40" w:rsidRDefault="00DD257C" w:rsidP="00892770">
            <w:pPr>
              <w:pStyle w:val="Table"/>
              <w:rPr>
                <w:lang w:val="en-GB"/>
              </w:rPr>
            </w:pPr>
            <m:oMathPara>
              <m:oMath>
                <m:r>
                  <w:rPr>
                    <w:rFonts w:ascii="Cambria Math" w:hAnsi="Cambria Math"/>
                    <w:lang w:val="en-GB"/>
                  </w:rPr>
                  <m:t>K</m:t>
                </m:r>
                <m:r>
                  <m:rPr>
                    <m:sty m:val="p"/>
                  </m:rPr>
                  <w:rPr>
                    <w:rFonts w:ascii="Cambria Math" w:hAnsi="Cambria Math"/>
                    <w:lang w:val="en-GB"/>
                  </w:rPr>
                  <m:t>₂</m:t>
                </m:r>
                <m:r>
                  <w:rPr>
                    <w:rFonts w:ascii="Cambria Math" w:hAnsi="Cambria Math"/>
                    <w:lang w:val="en-GB"/>
                  </w:rPr>
                  <m:t>O</m:t>
                </m:r>
              </m:oMath>
            </m:oMathPara>
          </w:p>
        </w:tc>
        <w:tc>
          <w:tcPr>
            <w:tcW w:w="1984" w:type="dxa"/>
          </w:tcPr>
          <w:p w14:paraId="7FF2FA5D" w14:textId="77777777" w:rsidR="00312BC3" w:rsidRPr="00C26C40" w:rsidRDefault="00312BC3" w:rsidP="00892770">
            <w:pPr>
              <w:pStyle w:val="Table"/>
              <w:rPr>
                <w:lang w:val="en-GB"/>
              </w:rPr>
            </w:pPr>
            <w:r w:rsidRPr="00C26C40">
              <w:rPr>
                <w:lang w:val="en-GB"/>
              </w:rPr>
              <w:t>4.032</w:t>
            </w:r>
          </w:p>
        </w:tc>
        <w:tc>
          <w:tcPr>
            <w:tcW w:w="1559" w:type="dxa"/>
          </w:tcPr>
          <w:p w14:paraId="277BC2F7" w14:textId="77777777" w:rsidR="00312BC3" w:rsidRPr="00C26C40" w:rsidRDefault="00312BC3" w:rsidP="00892770">
            <w:pPr>
              <w:pStyle w:val="Table"/>
              <w:rPr>
                <w:lang w:val="en-GB"/>
              </w:rPr>
            </w:pPr>
            <w:r w:rsidRPr="00C26C40">
              <w:rPr>
                <w:lang w:val="en-GB"/>
              </w:rPr>
              <w:t>0.0053</w:t>
            </w:r>
          </w:p>
        </w:tc>
      </w:tr>
      <w:tr w:rsidR="00312BC3" w:rsidRPr="00C26C40" w14:paraId="118E9DE3" w14:textId="77777777" w:rsidTr="008D5D13">
        <w:tc>
          <w:tcPr>
            <w:tcW w:w="1555" w:type="dxa"/>
          </w:tcPr>
          <w:p w14:paraId="7A8E0618" w14:textId="6D494CB7" w:rsidR="00312BC3" w:rsidRPr="00C26C40" w:rsidRDefault="00DD257C" w:rsidP="00892770">
            <w:pPr>
              <w:pStyle w:val="Table"/>
              <w:rPr>
                <w:lang w:val="en-GB"/>
              </w:rPr>
            </w:pPr>
            <m:oMathPara>
              <m:oMath>
                <m:r>
                  <w:rPr>
                    <w:rFonts w:ascii="Cambria Math" w:hAnsi="Cambria Math"/>
                    <w:lang w:val="en-GB"/>
                  </w:rPr>
                  <m:t>Na</m:t>
                </m:r>
                <m:r>
                  <m:rPr>
                    <m:sty m:val="p"/>
                  </m:rPr>
                  <w:rPr>
                    <w:rFonts w:ascii="Cambria Math" w:hAnsi="Cambria Math"/>
                    <w:lang w:val="en-GB"/>
                  </w:rPr>
                  <m:t>₂</m:t>
                </m:r>
                <m:r>
                  <w:rPr>
                    <w:rFonts w:ascii="Cambria Math" w:hAnsi="Cambria Math"/>
                    <w:lang w:val="en-GB"/>
                  </w:rPr>
                  <m:t>O</m:t>
                </m:r>
              </m:oMath>
            </m:oMathPara>
          </w:p>
        </w:tc>
        <w:tc>
          <w:tcPr>
            <w:tcW w:w="1984" w:type="dxa"/>
          </w:tcPr>
          <w:p w14:paraId="358CC02E" w14:textId="77777777" w:rsidR="00312BC3" w:rsidRPr="00C26C40" w:rsidRDefault="00312BC3" w:rsidP="00892770">
            <w:pPr>
              <w:pStyle w:val="Table"/>
              <w:rPr>
                <w:lang w:val="en-GB"/>
              </w:rPr>
            </w:pPr>
            <w:r w:rsidRPr="00C26C40">
              <w:rPr>
                <w:lang w:val="en-GB"/>
              </w:rPr>
              <w:t>1.180</w:t>
            </w:r>
          </w:p>
        </w:tc>
        <w:tc>
          <w:tcPr>
            <w:tcW w:w="1559" w:type="dxa"/>
          </w:tcPr>
          <w:p w14:paraId="73B5691E" w14:textId="77777777" w:rsidR="00312BC3" w:rsidRPr="00C26C40" w:rsidRDefault="00312BC3" w:rsidP="00892770">
            <w:pPr>
              <w:pStyle w:val="Table"/>
              <w:rPr>
                <w:lang w:val="en-GB"/>
              </w:rPr>
            </w:pPr>
            <w:r w:rsidRPr="00C26C40">
              <w:rPr>
                <w:lang w:val="en-GB"/>
              </w:rPr>
              <w:t>0.0016</w:t>
            </w:r>
          </w:p>
        </w:tc>
      </w:tr>
      <w:tr w:rsidR="00312BC3" w:rsidRPr="00C26C40" w14:paraId="33E8EA4C" w14:textId="77777777" w:rsidTr="008D5D13">
        <w:tc>
          <w:tcPr>
            <w:tcW w:w="1555" w:type="dxa"/>
          </w:tcPr>
          <w:p w14:paraId="274BB5DA" w14:textId="156D9705" w:rsidR="00312BC3" w:rsidRPr="00C26C40" w:rsidRDefault="00DD257C" w:rsidP="00892770">
            <w:pPr>
              <w:pStyle w:val="Table"/>
              <w:rPr>
                <w:lang w:val="en-GB"/>
              </w:rPr>
            </w:pPr>
            <m:oMathPara>
              <m:oMath>
                <m:r>
                  <w:rPr>
                    <w:rFonts w:ascii="Cambria Math" w:hAnsi="Cambria Math"/>
                    <w:lang w:val="en-GB"/>
                  </w:rPr>
                  <w:lastRenderedPageBreak/>
                  <m:t>MgO</m:t>
                </m:r>
              </m:oMath>
            </m:oMathPara>
          </w:p>
        </w:tc>
        <w:tc>
          <w:tcPr>
            <w:tcW w:w="1984" w:type="dxa"/>
          </w:tcPr>
          <w:p w14:paraId="1E8C425D" w14:textId="77777777" w:rsidR="00312BC3" w:rsidRPr="00C26C40" w:rsidRDefault="00312BC3" w:rsidP="00892770">
            <w:pPr>
              <w:pStyle w:val="Table"/>
              <w:rPr>
                <w:lang w:val="en-GB"/>
              </w:rPr>
            </w:pPr>
            <w:r w:rsidRPr="00C26C40">
              <w:rPr>
                <w:lang w:val="en-GB"/>
              </w:rPr>
              <w:t>0.295</w:t>
            </w:r>
          </w:p>
        </w:tc>
        <w:tc>
          <w:tcPr>
            <w:tcW w:w="1559" w:type="dxa"/>
          </w:tcPr>
          <w:p w14:paraId="05DABF48" w14:textId="77777777" w:rsidR="00312BC3" w:rsidRPr="00C26C40" w:rsidRDefault="00312BC3" w:rsidP="00892770">
            <w:pPr>
              <w:pStyle w:val="Table"/>
              <w:rPr>
                <w:lang w:val="en-GB"/>
              </w:rPr>
            </w:pPr>
            <w:r w:rsidRPr="00C26C40">
              <w:rPr>
                <w:lang w:val="en-GB"/>
              </w:rPr>
              <w:t>0.0004</w:t>
            </w:r>
          </w:p>
        </w:tc>
      </w:tr>
      <w:tr w:rsidR="00312BC3" w:rsidRPr="00C26C40" w14:paraId="2021678F" w14:textId="77777777" w:rsidTr="008D5D13">
        <w:tc>
          <w:tcPr>
            <w:tcW w:w="1555" w:type="dxa"/>
          </w:tcPr>
          <w:p w14:paraId="097147D8" w14:textId="77777777" w:rsidR="00312BC3" w:rsidRPr="00C26C40" w:rsidRDefault="00312BC3" w:rsidP="00892770">
            <w:pPr>
              <w:pStyle w:val="Table"/>
              <w:rPr>
                <w:lang w:val="en-GB"/>
              </w:rPr>
            </w:pPr>
            <w:r w:rsidRPr="00C26C40">
              <w:rPr>
                <w:lang w:val="en-GB"/>
              </w:rPr>
              <w:t>Total</w:t>
            </w:r>
          </w:p>
        </w:tc>
        <w:tc>
          <w:tcPr>
            <w:tcW w:w="1984" w:type="dxa"/>
          </w:tcPr>
          <w:p w14:paraId="59DDE1F7" w14:textId="77777777" w:rsidR="00312BC3" w:rsidRPr="00C26C40" w:rsidRDefault="00312BC3" w:rsidP="00892770">
            <w:pPr>
              <w:pStyle w:val="Table"/>
              <w:rPr>
                <w:lang w:val="en-GB"/>
              </w:rPr>
            </w:pPr>
            <w:r w:rsidRPr="00C26C40">
              <w:rPr>
                <w:lang w:val="en-GB"/>
              </w:rPr>
              <w:t>755.987</w:t>
            </w:r>
          </w:p>
        </w:tc>
        <w:tc>
          <w:tcPr>
            <w:tcW w:w="1559" w:type="dxa"/>
          </w:tcPr>
          <w:p w14:paraId="303298EC" w14:textId="77777777" w:rsidR="00312BC3" w:rsidRPr="00C26C40" w:rsidRDefault="00312BC3" w:rsidP="00892770">
            <w:pPr>
              <w:pStyle w:val="Table"/>
              <w:rPr>
                <w:lang w:val="en-GB"/>
              </w:rPr>
            </w:pPr>
            <w:r w:rsidRPr="00C26C40">
              <w:rPr>
                <w:lang w:val="en-GB"/>
              </w:rPr>
              <w:t>1.0000</w:t>
            </w:r>
          </w:p>
        </w:tc>
      </w:tr>
      <w:tr w:rsidR="008D5D13" w:rsidRPr="00C26C40" w14:paraId="0E2A863B" w14:textId="77777777" w:rsidTr="00735E9C">
        <w:trPr>
          <w:trHeight w:val="1434"/>
        </w:trPr>
        <w:tc>
          <w:tcPr>
            <w:tcW w:w="5098" w:type="dxa"/>
            <w:gridSpan w:val="3"/>
          </w:tcPr>
          <w:p w14:paraId="3D4A4806" w14:textId="4A4FFBD1" w:rsidR="008D5D13" w:rsidRPr="00C26C40" w:rsidRDefault="008D5D13" w:rsidP="00892770">
            <w:pPr>
              <w:pStyle w:val="Table"/>
              <w:rPr>
                <w:lang w:val="en-GB"/>
              </w:rPr>
            </w:pPr>
            <w:r w:rsidRPr="00C26C40">
              <w:rPr>
                <w:lang w:val="en-GB"/>
              </w:rPr>
              <w:t>Temperature (°C) = 32.20</w:t>
            </w:r>
          </w:p>
          <w:p w14:paraId="0F42BBC7" w14:textId="1C8C7059" w:rsidR="008D5D13" w:rsidRPr="00C26C40" w:rsidRDefault="008D5D13" w:rsidP="00892770">
            <w:pPr>
              <w:pStyle w:val="Table"/>
              <w:rPr>
                <w:lang w:val="en-GB"/>
              </w:rPr>
            </w:pPr>
            <w:r w:rsidRPr="00C26C40">
              <w:rPr>
                <w:lang w:val="en-GB"/>
              </w:rPr>
              <w:t>Pressure (atm) = 1.0000</w:t>
            </w:r>
          </w:p>
        </w:tc>
      </w:tr>
    </w:tbl>
    <w:p w14:paraId="1C2DDFF1" w14:textId="77777777" w:rsidR="00AE75A5" w:rsidRPr="00C26C40" w:rsidRDefault="00AE75A5" w:rsidP="00312BC3">
      <w:pPr>
        <w:spacing w:before="160"/>
        <w:rPr>
          <w:b/>
        </w:rPr>
      </w:pPr>
    </w:p>
    <w:p w14:paraId="7063A095" w14:textId="1BDA2E45" w:rsidR="00312BC3" w:rsidRPr="00C26C40" w:rsidRDefault="00312BC3" w:rsidP="00AE75A5">
      <w:pPr>
        <w:pStyle w:val="Heading4"/>
      </w:pPr>
      <w:r w:rsidRPr="00C26C40">
        <w:t>BN-101 — Crushed Ore Bin</w:t>
      </w:r>
    </w:p>
    <w:p w14:paraId="5E38EFCC" w14:textId="009B4702" w:rsidR="00312BC3" w:rsidRPr="00C26C40" w:rsidRDefault="00312BC3" w:rsidP="00312BC3">
      <w:r w:rsidRPr="00C26C40">
        <w:t>Unit Type: Bin / Storage Vessel</w:t>
      </w:r>
      <w:r w:rsidR="008D5D13" w:rsidRPr="00C26C40">
        <w:tab/>
      </w:r>
      <w:r w:rsidRPr="00C26C40">
        <w:t>Inlet streams: 103    Outlet streams: 104</w:t>
      </w:r>
    </w:p>
    <w:p w14:paraId="495452F4" w14:textId="6ACBEFCD" w:rsidR="00312BC3" w:rsidRPr="00C26C40" w:rsidRDefault="00312BC3" w:rsidP="00312BC3">
      <w:r w:rsidRPr="00C26C40">
        <w:t>The crushed ore (103) discharged from C</w:t>
      </w:r>
      <w:r w:rsidR="00036624" w:rsidRPr="00C26C40">
        <w:t>RK-201</w:t>
      </w:r>
      <w:r w:rsidRPr="00C26C40">
        <w:t xml:space="preserve"> is held in the intermediate storage bin BN-101, which buffers the crushing circuit against the batch-wise thermal demand of the rotary kiln RK-201. Composition and temperature are effectively unchanged across the bin.</w:t>
      </w:r>
    </w:p>
    <w:tbl>
      <w:tblPr>
        <w:tblStyle w:val="TableGrid"/>
        <w:tblW w:w="0" w:type="auto"/>
        <w:tblLook w:val="04A0" w:firstRow="1" w:lastRow="0" w:firstColumn="1" w:lastColumn="0" w:noHBand="0" w:noVBand="1"/>
      </w:tblPr>
      <w:tblGrid>
        <w:gridCol w:w="1561"/>
        <w:gridCol w:w="1992"/>
        <w:gridCol w:w="1565"/>
      </w:tblGrid>
      <w:tr w:rsidR="0016729D" w:rsidRPr="00C26C40" w14:paraId="412533C7" w14:textId="77777777" w:rsidTr="0016729D">
        <w:trPr>
          <w:trHeight w:val="366"/>
        </w:trPr>
        <w:tc>
          <w:tcPr>
            <w:tcW w:w="5118" w:type="dxa"/>
            <w:gridSpan w:val="3"/>
          </w:tcPr>
          <w:p w14:paraId="3372409A" w14:textId="6789C4FE" w:rsidR="0016729D" w:rsidRPr="00C26C40" w:rsidRDefault="0016729D" w:rsidP="00892770">
            <w:pPr>
              <w:pStyle w:val="Table"/>
              <w:rPr>
                <w:lang w:val="en-GB"/>
              </w:rPr>
            </w:pPr>
            <w:r w:rsidRPr="00C26C40">
              <w:rPr>
                <w:lang w:val="en-GB"/>
              </w:rPr>
              <w:t>Stream 103</w:t>
            </w:r>
          </w:p>
        </w:tc>
      </w:tr>
      <w:tr w:rsidR="00312BC3" w:rsidRPr="00C26C40" w14:paraId="7F16074A" w14:textId="77777777" w:rsidTr="0016729D">
        <w:trPr>
          <w:trHeight w:val="366"/>
        </w:trPr>
        <w:tc>
          <w:tcPr>
            <w:tcW w:w="1561" w:type="dxa"/>
          </w:tcPr>
          <w:p w14:paraId="4CE0F47C" w14:textId="3E815EF1" w:rsidR="00312BC3" w:rsidRPr="00C26C40" w:rsidRDefault="00312BC3" w:rsidP="00892770">
            <w:pPr>
              <w:pStyle w:val="Table"/>
              <w:rPr>
                <w:lang w:val="en-GB"/>
              </w:rPr>
            </w:pPr>
          </w:p>
        </w:tc>
        <w:tc>
          <w:tcPr>
            <w:tcW w:w="1992" w:type="dxa"/>
          </w:tcPr>
          <w:p w14:paraId="6D10179B" w14:textId="77777777" w:rsidR="00312BC3" w:rsidRPr="00C26C40" w:rsidRDefault="00312BC3" w:rsidP="00892770">
            <w:pPr>
              <w:pStyle w:val="Table"/>
              <w:rPr>
                <w:lang w:val="en-GB"/>
              </w:rPr>
            </w:pPr>
            <w:r w:rsidRPr="00C26C40">
              <w:rPr>
                <w:lang w:val="en-GB"/>
              </w:rPr>
              <w:t>Mass Flow (kg/hr)</w:t>
            </w:r>
          </w:p>
        </w:tc>
        <w:tc>
          <w:tcPr>
            <w:tcW w:w="1565" w:type="dxa"/>
          </w:tcPr>
          <w:p w14:paraId="1D6677FE" w14:textId="77777777" w:rsidR="00312BC3" w:rsidRPr="00C26C40" w:rsidRDefault="00312BC3" w:rsidP="00892770">
            <w:pPr>
              <w:pStyle w:val="Table"/>
              <w:rPr>
                <w:lang w:val="en-GB"/>
              </w:rPr>
            </w:pPr>
            <w:r w:rsidRPr="00C26C40">
              <w:rPr>
                <w:lang w:val="en-GB"/>
              </w:rPr>
              <w:t>Mass Fraction</w:t>
            </w:r>
          </w:p>
        </w:tc>
      </w:tr>
      <w:tr w:rsidR="00312BC3" w:rsidRPr="00C26C40" w14:paraId="66687183" w14:textId="77777777" w:rsidTr="0016729D">
        <w:trPr>
          <w:trHeight w:val="384"/>
        </w:trPr>
        <w:tc>
          <w:tcPr>
            <w:tcW w:w="1561" w:type="dxa"/>
          </w:tcPr>
          <w:p w14:paraId="0B228EAF" w14:textId="5186E575" w:rsidR="00312BC3" w:rsidRPr="00C26C40" w:rsidRDefault="00AE75A5" w:rsidP="00892770">
            <w:pPr>
              <w:pStyle w:val="Table"/>
              <w:rPr>
                <w:lang w:val="en-GB"/>
              </w:rPr>
            </w:pPr>
            <m:oMathPara>
              <m:oMath>
                <m:r>
                  <w:rPr>
                    <w:rFonts w:ascii="Cambria Math" w:hAnsi="Cambria Math"/>
                    <w:lang w:val="en-GB"/>
                  </w:rPr>
                  <m:t>Al</m:t>
                </m:r>
                <m:r>
                  <m:rPr>
                    <m:sty m:val="p"/>
                  </m:rPr>
                  <w:rPr>
                    <w:rFonts w:ascii="Cambria Math" w:hAnsi="Cambria Math"/>
                    <w:lang w:val="en-GB"/>
                  </w:rPr>
                  <m:t>(</m:t>
                </m:r>
                <m:r>
                  <w:rPr>
                    <w:rFonts w:ascii="Cambria Math" w:hAnsi="Cambria Math"/>
                    <w:lang w:val="en-GB"/>
                  </w:rPr>
                  <m:t>OH</m:t>
                </m:r>
                <m:r>
                  <m:rPr>
                    <m:sty m:val="p"/>
                  </m:rPr>
                  <w:rPr>
                    <w:rFonts w:ascii="Cambria Math" w:hAnsi="Cambria Math"/>
                    <w:lang w:val="en-GB"/>
                  </w:rPr>
                  <m:t>)₃</m:t>
                </m:r>
              </m:oMath>
            </m:oMathPara>
          </w:p>
        </w:tc>
        <w:tc>
          <w:tcPr>
            <w:tcW w:w="1992" w:type="dxa"/>
          </w:tcPr>
          <w:p w14:paraId="47C87929" w14:textId="77777777" w:rsidR="00312BC3" w:rsidRPr="00C26C40" w:rsidRDefault="00312BC3" w:rsidP="00892770">
            <w:pPr>
              <w:pStyle w:val="Table"/>
              <w:rPr>
                <w:lang w:val="en-GB"/>
              </w:rPr>
            </w:pPr>
            <w:r w:rsidRPr="00C26C40">
              <w:rPr>
                <w:lang w:val="en-GB"/>
              </w:rPr>
              <w:t>451.350</w:t>
            </w:r>
          </w:p>
        </w:tc>
        <w:tc>
          <w:tcPr>
            <w:tcW w:w="1565" w:type="dxa"/>
          </w:tcPr>
          <w:p w14:paraId="70DCEC76" w14:textId="77777777" w:rsidR="00312BC3" w:rsidRPr="00C26C40" w:rsidRDefault="00312BC3" w:rsidP="00892770">
            <w:pPr>
              <w:pStyle w:val="Table"/>
              <w:rPr>
                <w:lang w:val="en-GB"/>
              </w:rPr>
            </w:pPr>
            <w:r w:rsidRPr="00C26C40">
              <w:rPr>
                <w:lang w:val="en-GB"/>
              </w:rPr>
              <w:t>0.5970</w:t>
            </w:r>
          </w:p>
        </w:tc>
      </w:tr>
      <w:tr w:rsidR="00312BC3" w:rsidRPr="00C26C40" w14:paraId="173CA055" w14:textId="77777777" w:rsidTr="0016729D">
        <w:trPr>
          <w:trHeight w:val="390"/>
        </w:trPr>
        <w:tc>
          <w:tcPr>
            <w:tcW w:w="1561" w:type="dxa"/>
          </w:tcPr>
          <w:p w14:paraId="4FD7982A" w14:textId="6C7F4A94" w:rsidR="00312BC3" w:rsidRPr="00C26C40" w:rsidRDefault="00AE75A5" w:rsidP="00892770">
            <w:pPr>
              <w:pStyle w:val="Table"/>
              <w:rPr>
                <w:lang w:val="en-GB"/>
              </w:rPr>
            </w:pPr>
            <m:oMathPara>
              <m:oMath>
                <m:r>
                  <w:rPr>
                    <w:rFonts w:ascii="Cambria Math" w:hAnsi="Cambria Math"/>
                    <w:lang w:val="en-GB"/>
                  </w:rPr>
                  <m:t>Fe</m:t>
                </m:r>
                <m:r>
                  <m:rPr>
                    <m:sty m:val="p"/>
                  </m:rPr>
                  <w:rPr>
                    <w:rFonts w:ascii="Cambria Math" w:hAnsi="Cambria Math"/>
                    <w:lang w:val="en-GB"/>
                  </w:rPr>
                  <m:t>₂</m:t>
                </m:r>
                <m:r>
                  <w:rPr>
                    <w:rFonts w:ascii="Cambria Math" w:hAnsi="Cambria Math"/>
                    <w:lang w:val="en-GB"/>
                  </w:rPr>
                  <m:t>O</m:t>
                </m:r>
                <m:r>
                  <m:rPr>
                    <m:sty m:val="p"/>
                  </m:rPr>
                  <w:rPr>
                    <w:rFonts w:ascii="Cambria Math" w:hAnsi="Cambria Math"/>
                    <w:lang w:val="en-GB"/>
                  </w:rPr>
                  <m:t>₃</m:t>
                </m:r>
              </m:oMath>
            </m:oMathPara>
          </w:p>
        </w:tc>
        <w:tc>
          <w:tcPr>
            <w:tcW w:w="1992" w:type="dxa"/>
          </w:tcPr>
          <w:p w14:paraId="1CF55A7A" w14:textId="77777777" w:rsidR="00312BC3" w:rsidRPr="00C26C40" w:rsidRDefault="00312BC3" w:rsidP="00892770">
            <w:pPr>
              <w:pStyle w:val="Table"/>
              <w:rPr>
                <w:lang w:val="en-GB"/>
              </w:rPr>
            </w:pPr>
            <w:r w:rsidRPr="00C26C40">
              <w:rPr>
                <w:lang w:val="en-GB"/>
              </w:rPr>
              <w:t>11.997</w:t>
            </w:r>
          </w:p>
        </w:tc>
        <w:tc>
          <w:tcPr>
            <w:tcW w:w="1565" w:type="dxa"/>
          </w:tcPr>
          <w:p w14:paraId="0B9CBE49" w14:textId="77777777" w:rsidR="00312BC3" w:rsidRPr="00C26C40" w:rsidRDefault="00312BC3" w:rsidP="00892770">
            <w:pPr>
              <w:pStyle w:val="Table"/>
              <w:rPr>
                <w:lang w:val="en-GB"/>
              </w:rPr>
            </w:pPr>
            <w:r w:rsidRPr="00C26C40">
              <w:rPr>
                <w:lang w:val="en-GB"/>
              </w:rPr>
              <w:t>0.0159</w:t>
            </w:r>
          </w:p>
        </w:tc>
      </w:tr>
      <w:tr w:rsidR="00312BC3" w:rsidRPr="00C26C40" w14:paraId="51942A48" w14:textId="77777777" w:rsidTr="0016729D">
        <w:trPr>
          <w:trHeight w:val="390"/>
        </w:trPr>
        <w:tc>
          <w:tcPr>
            <w:tcW w:w="1561" w:type="dxa"/>
          </w:tcPr>
          <w:p w14:paraId="0BDF9DFF" w14:textId="0CED296E" w:rsidR="00312BC3" w:rsidRPr="00C26C40" w:rsidRDefault="00AE75A5" w:rsidP="00892770">
            <w:pPr>
              <w:pStyle w:val="Table"/>
              <w:rPr>
                <w:lang w:val="en-GB"/>
              </w:rPr>
            </w:pPr>
            <m:oMathPara>
              <m:oMath>
                <m:r>
                  <w:rPr>
                    <w:rFonts w:ascii="Cambria Math" w:hAnsi="Cambria Math"/>
                    <w:lang w:val="en-GB"/>
                  </w:rPr>
                  <m:t>SiO</m:t>
                </m:r>
                <m:r>
                  <m:rPr>
                    <m:sty m:val="p"/>
                  </m:rPr>
                  <w:rPr>
                    <w:rFonts w:ascii="Cambria Math" w:hAnsi="Cambria Math"/>
                    <w:lang w:val="en-GB"/>
                  </w:rPr>
                  <m:t>₂</m:t>
                </m:r>
              </m:oMath>
            </m:oMathPara>
          </w:p>
        </w:tc>
        <w:tc>
          <w:tcPr>
            <w:tcW w:w="1992" w:type="dxa"/>
          </w:tcPr>
          <w:p w14:paraId="1CBCED32" w14:textId="77777777" w:rsidR="00312BC3" w:rsidRPr="00C26C40" w:rsidRDefault="00312BC3" w:rsidP="00892770">
            <w:pPr>
              <w:pStyle w:val="Table"/>
              <w:rPr>
                <w:lang w:val="en-GB"/>
              </w:rPr>
            </w:pPr>
            <w:r w:rsidRPr="00C26C40">
              <w:rPr>
                <w:lang w:val="en-GB"/>
              </w:rPr>
              <w:t>265.500</w:t>
            </w:r>
          </w:p>
        </w:tc>
        <w:tc>
          <w:tcPr>
            <w:tcW w:w="1565" w:type="dxa"/>
          </w:tcPr>
          <w:p w14:paraId="16E45B6D" w14:textId="77777777" w:rsidR="00312BC3" w:rsidRPr="00C26C40" w:rsidRDefault="00312BC3" w:rsidP="00892770">
            <w:pPr>
              <w:pStyle w:val="Table"/>
              <w:rPr>
                <w:lang w:val="en-GB"/>
              </w:rPr>
            </w:pPr>
            <w:r w:rsidRPr="00C26C40">
              <w:rPr>
                <w:lang w:val="en-GB"/>
              </w:rPr>
              <w:t>0.3512</w:t>
            </w:r>
          </w:p>
        </w:tc>
      </w:tr>
      <w:tr w:rsidR="00312BC3" w:rsidRPr="00C26C40" w14:paraId="6E7809DF" w14:textId="77777777" w:rsidTr="0016729D">
        <w:trPr>
          <w:trHeight w:val="390"/>
        </w:trPr>
        <w:tc>
          <w:tcPr>
            <w:tcW w:w="1561" w:type="dxa"/>
          </w:tcPr>
          <w:p w14:paraId="3C26E326" w14:textId="2050E5A9" w:rsidR="00312BC3" w:rsidRPr="00C26C40" w:rsidRDefault="00AE75A5" w:rsidP="00892770">
            <w:pPr>
              <w:pStyle w:val="Table"/>
              <w:rPr>
                <w:lang w:val="en-GB"/>
              </w:rPr>
            </w:pPr>
            <m:oMathPara>
              <m:oMath>
                <m:r>
                  <w:rPr>
                    <w:rFonts w:ascii="Cambria Math" w:hAnsi="Cambria Math"/>
                    <w:lang w:val="en-GB"/>
                  </w:rPr>
                  <m:t>TiO</m:t>
                </m:r>
                <m:r>
                  <m:rPr>
                    <m:sty m:val="p"/>
                  </m:rPr>
                  <w:rPr>
                    <w:rFonts w:ascii="Cambria Math" w:hAnsi="Cambria Math"/>
                    <w:lang w:val="en-GB"/>
                  </w:rPr>
                  <m:t>₂</m:t>
                </m:r>
              </m:oMath>
            </m:oMathPara>
          </w:p>
        </w:tc>
        <w:tc>
          <w:tcPr>
            <w:tcW w:w="1992" w:type="dxa"/>
          </w:tcPr>
          <w:p w14:paraId="3AE4FE39" w14:textId="77777777" w:rsidR="00312BC3" w:rsidRPr="00C26C40" w:rsidRDefault="00312BC3" w:rsidP="00892770">
            <w:pPr>
              <w:pStyle w:val="Table"/>
              <w:rPr>
                <w:lang w:val="en-GB"/>
              </w:rPr>
            </w:pPr>
            <w:r w:rsidRPr="00C26C40">
              <w:rPr>
                <w:lang w:val="en-GB"/>
              </w:rPr>
              <w:t>21.633</w:t>
            </w:r>
          </w:p>
        </w:tc>
        <w:tc>
          <w:tcPr>
            <w:tcW w:w="1565" w:type="dxa"/>
          </w:tcPr>
          <w:p w14:paraId="7DF9AD3D" w14:textId="77777777" w:rsidR="00312BC3" w:rsidRPr="00C26C40" w:rsidRDefault="00312BC3" w:rsidP="00892770">
            <w:pPr>
              <w:pStyle w:val="Table"/>
              <w:rPr>
                <w:lang w:val="en-GB"/>
              </w:rPr>
            </w:pPr>
            <w:r w:rsidRPr="00C26C40">
              <w:rPr>
                <w:lang w:val="en-GB"/>
              </w:rPr>
              <w:t>0.0286</w:t>
            </w:r>
          </w:p>
        </w:tc>
      </w:tr>
      <w:tr w:rsidR="00312BC3" w:rsidRPr="00C26C40" w14:paraId="71261BB0" w14:textId="77777777" w:rsidTr="0016729D">
        <w:trPr>
          <w:trHeight w:val="390"/>
        </w:trPr>
        <w:tc>
          <w:tcPr>
            <w:tcW w:w="1561" w:type="dxa"/>
          </w:tcPr>
          <w:p w14:paraId="0E1FB503" w14:textId="132C0405" w:rsidR="00312BC3" w:rsidRPr="00C26C40" w:rsidRDefault="00AE75A5" w:rsidP="00892770">
            <w:pPr>
              <w:pStyle w:val="Table"/>
              <w:rPr>
                <w:lang w:val="en-GB"/>
              </w:rPr>
            </w:pPr>
            <m:oMathPara>
              <m:oMath>
                <m:r>
                  <w:rPr>
                    <w:rFonts w:ascii="Cambria Math" w:hAnsi="Cambria Math"/>
                    <w:lang w:val="en-GB"/>
                  </w:rPr>
                  <m:t>K</m:t>
                </m:r>
                <m:r>
                  <m:rPr>
                    <m:sty m:val="p"/>
                  </m:rPr>
                  <w:rPr>
                    <w:rFonts w:ascii="Cambria Math" w:hAnsi="Cambria Math"/>
                    <w:lang w:val="en-GB"/>
                  </w:rPr>
                  <m:t>₂</m:t>
                </m:r>
                <m:r>
                  <w:rPr>
                    <w:rFonts w:ascii="Cambria Math" w:hAnsi="Cambria Math"/>
                    <w:lang w:val="en-GB"/>
                  </w:rPr>
                  <m:t>O</m:t>
                </m:r>
              </m:oMath>
            </m:oMathPara>
          </w:p>
        </w:tc>
        <w:tc>
          <w:tcPr>
            <w:tcW w:w="1992" w:type="dxa"/>
          </w:tcPr>
          <w:p w14:paraId="716FF773" w14:textId="77777777" w:rsidR="00312BC3" w:rsidRPr="00C26C40" w:rsidRDefault="00312BC3" w:rsidP="00892770">
            <w:pPr>
              <w:pStyle w:val="Table"/>
              <w:rPr>
                <w:lang w:val="en-GB"/>
              </w:rPr>
            </w:pPr>
            <w:r w:rsidRPr="00C26C40">
              <w:rPr>
                <w:lang w:val="en-GB"/>
              </w:rPr>
              <w:t>4.032</w:t>
            </w:r>
          </w:p>
        </w:tc>
        <w:tc>
          <w:tcPr>
            <w:tcW w:w="1565" w:type="dxa"/>
          </w:tcPr>
          <w:p w14:paraId="6F74DBEE" w14:textId="77777777" w:rsidR="00312BC3" w:rsidRPr="00C26C40" w:rsidRDefault="00312BC3" w:rsidP="00892770">
            <w:pPr>
              <w:pStyle w:val="Table"/>
              <w:rPr>
                <w:lang w:val="en-GB"/>
              </w:rPr>
            </w:pPr>
            <w:r w:rsidRPr="00C26C40">
              <w:rPr>
                <w:lang w:val="en-GB"/>
              </w:rPr>
              <w:t>0.0053</w:t>
            </w:r>
          </w:p>
        </w:tc>
      </w:tr>
      <w:tr w:rsidR="00312BC3" w:rsidRPr="00C26C40" w14:paraId="723EFF21" w14:textId="77777777" w:rsidTr="0016729D">
        <w:trPr>
          <w:trHeight w:val="390"/>
        </w:trPr>
        <w:tc>
          <w:tcPr>
            <w:tcW w:w="1561" w:type="dxa"/>
          </w:tcPr>
          <w:p w14:paraId="5E01343C" w14:textId="7955F9F9" w:rsidR="00312BC3" w:rsidRPr="00C26C40" w:rsidRDefault="00AE75A5" w:rsidP="00892770">
            <w:pPr>
              <w:pStyle w:val="Table"/>
              <w:rPr>
                <w:lang w:val="en-GB"/>
              </w:rPr>
            </w:pPr>
            <m:oMathPara>
              <m:oMath>
                <m:r>
                  <w:rPr>
                    <w:rFonts w:ascii="Cambria Math" w:hAnsi="Cambria Math"/>
                    <w:lang w:val="en-GB"/>
                  </w:rPr>
                  <m:t>Na</m:t>
                </m:r>
                <m:r>
                  <m:rPr>
                    <m:sty m:val="p"/>
                  </m:rPr>
                  <w:rPr>
                    <w:rFonts w:ascii="Cambria Math" w:hAnsi="Cambria Math"/>
                    <w:lang w:val="en-GB"/>
                  </w:rPr>
                  <m:t>₂</m:t>
                </m:r>
                <m:r>
                  <w:rPr>
                    <w:rFonts w:ascii="Cambria Math" w:hAnsi="Cambria Math"/>
                    <w:lang w:val="en-GB"/>
                  </w:rPr>
                  <m:t>O</m:t>
                </m:r>
              </m:oMath>
            </m:oMathPara>
          </w:p>
        </w:tc>
        <w:tc>
          <w:tcPr>
            <w:tcW w:w="1992" w:type="dxa"/>
          </w:tcPr>
          <w:p w14:paraId="6F3DC107" w14:textId="77777777" w:rsidR="00312BC3" w:rsidRPr="00C26C40" w:rsidRDefault="00312BC3" w:rsidP="00892770">
            <w:pPr>
              <w:pStyle w:val="Table"/>
              <w:rPr>
                <w:lang w:val="en-GB"/>
              </w:rPr>
            </w:pPr>
            <w:r w:rsidRPr="00C26C40">
              <w:rPr>
                <w:lang w:val="en-GB"/>
              </w:rPr>
              <w:t>1.180</w:t>
            </w:r>
          </w:p>
        </w:tc>
        <w:tc>
          <w:tcPr>
            <w:tcW w:w="1565" w:type="dxa"/>
          </w:tcPr>
          <w:p w14:paraId="2F232494" w14:textId="77777777" w:rsidR="00312BC3" w:rsidRPr="00C26C40" w:rsidRDefault="00312BC3" w:rsidP="00892770">
            <w:pPr>
              <w:pStyle w:val="Table"/>
              <w:rPr>
                <w:lang w:val="en-GB"/>
              </w:rPr>
            </w:pPr>
            <w:r w:rsidRPr="00C26C40">
              <w:rPr>
                <w:lang w:val="en-GB"/>
              </w:rPr>
              <w:t>0.0016</w:t>
            </w:r>
          </w:p>
        </w:tc>
      </w:tr>
      <w:tr w:rsidR="00312BC3" w:rsidRPr="00C26C40" w14:paraId="18A538AD" w14:textId="77777777" w:rsidTr="0016729D">
        <w:trPr>
          <w:trHeight w:val="390"/>
        </w:trPr>
        <w:tc>
          <w:tcPr>
            <w:tcW w:w="1561" w:type="dxa"/>
          </w:tcPr>
          <w:p w14:paraId="75CE8C1F" w14:textId="7580BA25" w:rsidR="00312BC3" w:rsidRPr="00C26C40" w:rsidRDefault="00AE75A5" w:rsidP="00892770">
            <w:pPr>
              <w:pStyle w:val="Table"/>
              <w:rPr>
                <w:lang w:val="en-GB"/>
              </w:rPr>
            </w:pPr>
            <m:oMathPara>
              <m:oMath>
                <m:r>
                  <w:rPr>
                    <w:rFonts w:ascii="Cambria Math" w:hAnsi="Cambria Math"/>
                    <w:lang w:val="en-GB"/>
                  </w:rPr>
                  <m:t>MgO</m:t>
                </m:r>
              </m:oMath>
            </m:oMathPara>
          </w:p>
        </w:tc>
        <w:tc>
          <w:tcPr>
            <w:tcW w:w="1992" w:type="dxa"/>
          </w:tcPr>
          <w:p w14:paraId="0FE27A46" w14:textId="77777777" w:rsidR="00312BC3" w:rsidRPr="00C26C40" w:rsidRDefault="00312BC3" w:rsidP="00892770">
            <w:pPr>
              <w:pStyle w:val="Table"/>
              <w:rPr>
                <w:lang w:val="en-GB"/>
              </w:rPr>
            </w:pPr>
            <w:r w:rsidRPr="00C26C40">
              <w:rPr>
                <w:lang w:val="en-GB"/>
              </w:rPr>
              <w:t>0.295</w:t>
            </w:r>
          </w:p>
        </w:tc>
        <w:tc>
          <w:tcPr>
            <w:tcW w:w="1565" w:type="dxa"/>
          </w:tcPr>
          <w:p w14:paraId="7E799064" w14:textId="77777777" w:rsidR="00312BC3" w:rsidRPr="00C26C40" w:rsidRDefault="00312BC3" w:rsidP="00892770">
            <w:pPr>
              <w:pStyle w:val="Table"/>
              <w:rPr>
                <w:lang w:val="en-GB"/>
              </w:rPr>
            </w:pPr>
            <w:r w:rsidRPr="00C26C40">
              <w:rPr>
                <w:lang w:val="en-GB"/>
              </w:rPr>
              <w:t>0.0004</w:t>
            </w:r>
          </w:p>
        </w:tc>
      </w:tr>
      <w:tr w:rsidR="00312BC3" w:rsidRPr="00C26C40" w14:paraId="002C315B" w14:textId="77777777" w:rsidTr="0016729D">
        <w:trPr>
          <w:trHeight w:val="384"/>
        </w:trPr>
        <w:tc>
          <w:tcPr>
            <w:tcW w:w="1561" w:type="dxa"/>
          </w:tcPr>
          <w:p w14:paraId="157C1181" w14:textId="77777777" w:rsidR="00312BC3" w:rsidRPr="00C26C40" w:rsidRDefault="00312BC3" w:rsidP="00892770">
            <w:pPr>
              <w:pStyle w:val="Table"/>
              <w:rPr>
                <w:lang w:val="en-GB"/>
              </w:rPr>
            </w:pPr>
            <w:r w:rsidRPr="00C26C40">
              <w:rPr>
                <w:lang w:val="en-GB"/>
              </w:rPr>
              <w:t>Total</w:t>
            </w:r>
          </w:p>
        </w:tc>
        <w:tc>
          <w:tcPr>
            <w:tcW w:w="1992" w:type="dxa"/>
          </w:tcPr>
          <w:p w14:paraId="53B82E5F" w14:textId="77777777" w:rsidR="00312BC3" w:rsidRPr="00C26C40" w:rsidRDefault="00312BC3" w:rsidP="00892770">
            <w:pPr>
              <w:pStyle w:val="Table"/>
              <w:rPr>
                <w:lang w:val="en-GB"/>
              </w:rPr>
            </w:pPr>
            <w:r w:rsidRPr="00C26C40">
              <w:rPr>
                <w:lang w:val="en-GB"/>
              </w:rPr>
              <w:t>755.987</w:t>
            </w:r>
          </w:p>
        </w:tc>
        <w:tc>
          <w:tcPr>
            <w:tcW w:w="1565" w:type="dxa"/>
          </w:tcPr>
          <w:p w14:paraId="5BD7C84E" w14:textId="77777777" w:rsidR="00312BC3" w:rsidRPr="00C26C40" w:rsidRDefault="00312BC3" w:rsidP="00892770">
            <w:pPr>
              <w:pStyle w:val="Table"/>
              <w:rPr>
                <w:lang w:val="en-GB"/>
              </w:rPr>
            </w:pPr>
            <w:r w:rsidRPr="00C26C40">
              <w:rPr>
                <w:lang w:val="en-GB"/>
              </w:rPr>
              <w:t>1.0000</w:t>
            </w:r>
          </w:p>
        </w:tc>
      </w:tr>
      <w:tr w:rsidR="0016729D" w:rsidRPr="00C26C40" w14:paraId="59F8068C" w14:textId="77777777" w:rsidTr="0016729D">
        <w:trPr>
          <w:trHeight w:val="1259"/>
        </w:trPr>
        <w:tc>
          <w:tcPr>
            <w:tcW w:w="5118" w:type="dxa"/>
            <w:gridSpan w:val="3"/>
          </w:tcPr>
          <w:p w14:paraId="4D85247E" w14:textId="67D7D72B" w:rsidR="0016729D" w:rsidRPr="00C26C40" w:rsidRDefault="0016729D" w:rsidP="00892770">
            <w:pPr>
              <w:pStyle w:val="Table"/>
              <w:rPr>
                <w:lang w:val="en-GB"/>
              </w:rPr>
            </w:pPr>
            <w:r w:rsidRPr="00C26C40">
              <w:rPr>
                <w:lang w:val="en-GB"/>
              </w:rPr>
              <w:t>Temperature (°C) = 32.20</w:t>
            </w:r>
          </w:p>
          <w:p w14:paraId="310CFAA3" w14:textId="18EF3118" w:rsidR="0016729D" w:rsidRPr="00C26C40" w:rsidRDefault="0016729D" w:rsidP="00892770">
            <w:pPr>
              <w:pStyle w:val="Table"/>
              <w:rPr>
                <w:lang w:val="en-GB"/>
              </w:rPr>
            </w:pPr>
            <w:r w:rsidRPr="00C26C40">
              <w:rPr>
                <w:lang w:val="en-GB"/>
              </w:rPr>
              <w:t>Pressure (atm) = 1.0000</w:t>
            </w:r>
          </w:p>
        </w:tc>
      </w:tr>
    </w:tbl>
    <w:p w14:paraId="154AE114" w14:textId="2B3B379E" w:rsidR="00312BC3" w:rsidRPr="00C26C40" w:rsidRDefault="00312BC3" w:rsidP="00312BC3"/>
    <w:tbl>
      <w:tblPr>
        <w:tblStyle w:val="TableGrid"/>
        <w:tblW w:w="0" w:type="auto"/>
        <w:tblLook w:val="04A0" w:firstRow="1" w:lastRow="0" w:firstColumn="1" w:lastColumn="0" w:noHBand="0" w:noVBand="1"/>
      </w:tblPr>
      <w:tblGrid>
        <w:gridCol w:w="1561"/>
        <w:gridCol w:w="1992"/>
        <w:gridCol w:w="1565"/>
      </w:tblGrid>
      <w:tr w:rsidR="0016729D" w:rsidRPr="00C26C40" w14:paraId="7729E285" w14:textId="77777777" w:rsidTr="00870DFD">
        <w:trPr>
          <w:trHeight w:val="366"/>
        </w:trPr>
        <w:tc>
          <w:tcPr>
            <w:tcW w:w="5118" w:type="dxa"/>
            <w:gridSpan w:val="3"/>
          </w:tcPr>
          <w:p w14:paraId="2C3E9013" w14:textId="7BB67FC3" w:rsidR="0016729D" w:rsidRPr="00C26C40" w:rsidRDefault="0016729D" w:rsidP="00892770">
            <w:pPr>
              <w:pStyle w:val="Table"/>
              <w:rPr>
                <w:lang w:val="en-GB"/>
              </w:rPr>
            </w:pPr>
            <w:r w:rsidRPr="00C26C40">
              <w:rPr>
                <w:lang w:val="en-GB"/>
              </w:rPr>
              <w:t>Stream 10</w:t>
            </w:r>
            <w:r w:rsidR="00136C19" w:rsidRPr="00C26C40">
              <w:rPr>
                <w:lang w:val="en-GB"/>
              </w:rPr>
              <w:t>4</w:t>
            </w:r>
          </w:p>
        </w:tc>
      </w:tr>
      <w:tr w:rsidR="0016729D" w:rsidRPr="00C26C40" w14:paraId="35513D4C" w14:textId="77777777" w:rsidTr="00870DFD">
        <w:trPr>
          <w:trHeight w:val="366"/>
        </w:trPr>
        <w:tc>
          <w:tcPr>
            <w:tcW w:w="1561" w:type="dxa"/>
          </w:tcPr>
          <w:p w14:paraId="1CE3FC4F" w14:textId="77777777" w:rsidR="0016729D" w:rsidRPr="00C26C40" w:rsidRDefault="0016729D" w:rsidP="00892770">
            <w:pPr>
              <w:pStyle w:val="Table"/>
              <w:rPr>
                <w:lang w:val="en-GB"/>
              </w:rPr>
            </w:pPr>
          </w:p>
        </w:tc>
        <w:tc>
          <w:tcPr>
            <w:tcW w:w="1992" w:type="dxa"/>
          </w:tcPr>
          <w:p w14:paraId="71531D11" w14:textId="77777777" w:rsidR="0016729D" w:rsidRPr="00C26C40" w:rsidRDefault="0016729D" w:rsidP="00892770">
            <w:pPr>
              <w:pStyle w:val="Table"/>
              <w:rPr>
                <w:lang w:val="en-GB"/>
              </w:rPr>
            </w:pPr>
            <w:r w:rsidRPr="00C26C40">
              <w:rPr>
                <w:lang w:val="en-GB"/>
              </w:rPr>
              <w:t>Mass Flow (kg/hr)</w:t>
            </w:r>
          </w:p>
        </w:tc>
        <w:tc>
          <w:tcPr>
            <w:tcW w:w="1565" w:type="dxa"/>
          </w:tcPr>
          <w:p w14:paraId="1C8F0220" w14:textId="77777777" w:rsidR="0016729D" w:rsidRPr="00C26C40" w:rsidRDefault="0016729D" w:rsidP="00892770">
            <w:pPr>
              <w:pStyle w:val="Table"/>
              <w:rPr>
                <w:lang w:val="en-GB"/>
              </w:rPr>
            </w:pPr>
            <w:r w:rsidRPr="00C26C40">
              <w:rPr>
                <w:lang w:val="en-GB"/>
              </w:rPr>
              <w:t>Mass Fraction</w:t>
            </w:r>
          </w:p>
        </w:tc>
      </w:tr>
      <w:tr w:rsidR="0016729D" w:rsidRPr="00C26C40" w14:paraId="690C7F96" w14:textId="77777777" w:rsidTr="00870DFD">
        <w:trPr>
          <w:trHeight w:val="384"/>
        </w:trPr>
        <w:tc>
          <w:tcPr>
            <w:tcW w:w="1561" w:type="dxa"/>
          </w:tcPr>
          <w:p w14:paraId="08A964E1" w14:textId="77777777" w:rsidR="0016729D" w:rsidRPr="00C26C40" w:rsidRDefault="0016729D" w:rsidP="00892770">
            <w:pPr>
              <w:pStyle w:val="Table"/>
              <w:rPr>
                <w:lang w:val="en-GB"/>
              </w:rPr>
            </w:pPr>
            <m:oMathPara>
              <m:oMath>
                <m:r>
                  <w:rPr>
                    <w:rFonts w:ascii="Cambria Math" w:hAnsi="Cambria Math"/>
                    <w:lang w:val="en-GB"/>
                  </w:rPr>
                  <m:t>Al</m:t>
                </m:r>
                <m:r>
                  <m:rPr>
                    <m:sty m:val="p"/>
                  </m:rPr>
                  <w:rPr>
                    <w:rFonts w:ascii="Cambria Math" w:hAnsi="Cambria Math"/>
                    <w:lang w:val="en-GB"/>
                  </w:rPr>
                  <m:t>(</m:t>
                </m:r>
                <m:r>
                  <w:rPr>
                    <w:rFonts w:ascii="Cambria Math" w:hAnsi="Cambria Math"/>
                    <w:lang w:val="en-GB"/>
                  </w:rPr>
                  <m:t>OH</m:t>
                </m:r>
                <m:r>
                  <m:rPr>
                    <m:sty m:val="p"/>
                  </m:rPr>
                  <w:rPr>
                    <w:rFonts w:ascii="Cambria Math" w:hAnsi="Cambria Math"/>
                    <w:lang w:val="en-GB"/>
                  </w:rPr>
                  <m:t>)₃</m:t>
                </m:r>
              </m:oMath>
            </m:oMathPara>
          </w:p>
        </w:tc>
        <w:tc>
          <w:tcPr>
            <w:tcW w:w="1992" w:type="dxa"/>
          </w:tcPr>
          <w:p w14:paraId="658FBE2A" w14:textId="77777777" w:rsidR="0016729D" w:rsidRPr="00C26C40" w:rsidRDefault="0016729D" w:rsidP="00892770">
            <w:pPr>
              <w:pStyle w:val="Table"/>
              <w:rPr>
                <w:lang w:val="en-GB"/>
              </w:rPr>
            </w:pPr>
            <w:r w:rsidRPr="00C26C40">
              <w:rPr>
                <w:lang w:val="en-GB"/>
              </w:rPr>
              <w:t>451.350</w:t>
            </w:r>
          </w:p>
        </w:tc>
        <w:tc>
          <w:tcPr>
            <w:tcW w:w="1565" w:type="dxa"/>
          </w:tcPr>
          <w:p w14:paraId="567F3476" w14:textId="77777777" w:rsidR="0016729D" w:rsidRPr="00C26C40" w:rsidRDefault="0016729D" w:rsidP="00892770">
            <w:pPr>
              <w:pStyle w:val="Table"/>
              <w:rPr>
                <w:lang w:val="en-GB"/>
              </w:rPr>
            </w:pPr>
            <w:r w:rsidRPr="00C26C40">
              <w:rPr>
                <w:lang w:val="en-GB"/>
              </w:rPr>
              <w:t>0.5970</w:t>
            </w:r>
          </w:p>
        </w:tc>
      </w:tr>
      <w:tr w:rsidR="0016729D" w:rsidRPr="00C26C40" w14:paraId="52A9E274" w14:textId="77777777" w:rsidTr="00870DFD">
        <w:trPr>
          <w:trHeight w:val="390"/>
        </w:trPr>
        <w:tc>
          <w:tcPr>
            <w:tcW w:w="1561" w:type="dxa"/>
          </w:tcPr>
          <w:p w14:paraId="1F878CD7" w14:textId="77777777" w:rsidR="0016729D" w:rsidRPr="00C26C40" w:rsidRDefault="0016729D" w:rsidP="00892770">
            <w:pPr>
              <w:pStyle w:val="Table"/>
              <w:rPr>
                <w:lang w:val="en-GB"/>
              </w:rPr>
            </w:pPr>
            <m:oMathPara>
              <m:oMath>
                <m:r>
                  <w:rPr>
                    <w:rFonts w:ascii="Cambria Math" w:hAnsi="Cambria Math"/>
                    <w:lang w:val="en-GB"/>
                  </w:rPr>
                  <w:lastRenderedPageBreak/>
                  <m:t>Fe</m:t>
                </m:r>
                <m:r>
                  <m:rPr>
                    <m:sty m:val="p"/>
                  </m:rPr>
                  <w:rPr>
                    <w:rFonts w:ascii="Cambria Math" w:hAnsi="Cambria Math"/>
                    <w:lang w:val="en-GB"/>
                  </w:rPr>
                  <m:t>₂</m:t>
                </m:r>
                <m:r>
                  <w:rPr>
                    <w:rFonts w:ascii="Cambria Math" w:hAnsi="Cambria Math"/>
                    <w:lang w:val="en-GB"/>
                  </w:rPr>
                  <m:t>O</m:t>
                </m:r>
                <m:r>
                  <m:rPr>
                    <m:sty m:val="p"/>
                  </m:rPr>
                  <w:rPr>
                    <w:rFonts w:ascii="Cambria Math" w:hAnsi="Cambria Math"/>
                    <w:lang w:val="en-GB"/>
                  </w:rPr>
                  <m:t>₃</m:t>
                </m:r>
              </m:oMath>
            </m:oMathPara>
          </w:p>
        </w:tc>
        <w:tc>
          <w:tcPr>
            <w:tcW w:w="1992" w:type="dxa"/>
          </w:tcPr>
          <w:p w14:paraId="2E32C470" w14:textId="77777777" w:rsidR="0016729D" w:rsidRPr="00C26C40" w:rsidRDefault="0016729D" w:rsidP="00892770">
            <w:pPr>
              <w:pStyle w:val="Table"/>
              <w:rPr>
                <w:lang w:val="en-GB"/>
              </w:rPr>
            </w:pPr>
            <w:r w:rsidRPr="00C26C40">
              <w:rPr>
                <w:lang w:val="en-GB"/>
              </w:rPr>
              <w:t>11.997</w:t>
            </w:r>
          </w:p>
        </w:tc>
        <w:tc>
          <w:tcPr>
            <w:tcW w:w="1565" w:type="dxa"/>
          </w:tcPr>
          <w:p w14:paraId="6CA6B63B" w14:textId="77777777" w:rsidR="0016729D" w:rsidRPr="00C26C40" w:rsidRDefault="0016729D" w:rsidP="00892770">
            <w:pPr>
              <w:pStyle w:val="Table"/>
              <w:rPr>
                <w:lang w:val="en-GB"/>
              </w:rPr>
            </w:pPr>
            <w:r w:rsidRPr="00C26C40">
              <w:rPr>
                <w:lang w:val="en-GB"/>
              </w:rPr>
              <w:t>0.0159</w:t>
            </w:r>
          </w:p>
        </w:tc>
      </w:tr>
      <w:tr w:rsidR="0016729D" w:rsidRPr="00C26C40" w14:paraId="2F3F5F83" w14:textId="77777777" w:rsidTr="00870DFD">
        <w:trPr>
          <w:trHeight w:val="390"/>
        </w:trPr>
        <w:tc>
          <w:tcPr>
            <w:tcW w:w="1561" w:type="dxa"/>
          </w:tcPr>
          <w:p w14:paraId="5A616111" w14:textId="77777777" w:rsidR="0016729D" w:rsidRPr="00C26C40" w:rsidRDefault="0016729D" w:rsidP="00892770">
            <w:pPr>
              <w:pStyle w:val="Table"/>
              <w:rPr>
                <w:lang w:val="en-GB"/>
              </w:rPr>
            </w:pPr>
            <m:oMathPara>
              <m:oMath>
                <m:r>
                  <w:rPr>
                    <w:rFonts w:ascii="Cambria Math" w:hAnsi="Cambria Math"/>
                    <w:lang w:val="en-GB"/>
                  </w:rPr>
                  <m:t>SiO</m:t>
                </m:r>
                <m:r>
                  <m:rPr>
                    <m:sty m:val="p"/>
                  </m:rPr>
                  <w:rPr>
                    <w:rFonts w:ascii="Cambria Math" w:hAnsi="Cambria Math"/>
                    <w:lang w:val="en-GB"/>
                  </w:rPr>
                  <m:t>₂</m:t>
                </m:r>
              </m:oMath>
            </m:oMathPara>
          </w:p>
        </w:tc>
        <w:tc>
          <w:tcPr>
            <w:tcW w:w="1992" w:type="dxa"/>
          </w:tcPr>
          <w:p w14:paraId="64D5BCB7" w14:textId="77777777" w:rsidR="0016729D" w:rsidRPr="00C26C40" w:rsidRDefault="0016729D" w:rsidP="00892770">
            <w:pPr>
              <w:pStyle w:val="Table"/>
              <w:rPr>
                <w:lang w:val="en-GB"/>
              </w:rPr>
            </w:pPr>
            <w:r w:rsidRPr="00C26C40">
              <w:rPr>
                <w:lang w:val="en-GB"/>
              </w:rPr>
              <w:t>265.500</w:t>
            </w:r>
          </w:p>
        </w:tc>
        <w:tc>
          <w:tcPr>
            <w:tcW w:w="1565" w:type="dxa"/>
          </w:tcPr>
          <w:p w14:paraId="76B595C3" w14:textId="77777777" w:rsidR="0016729D" w:rsidRPr="00C26C40" w:rsidRDefault="0016729D" w:rsidP="00892770">
            <w:pPr>
              <w:pStyle w:val="Table"/>
              <w:rPr>
                <w:lang w:val="en-GB"/>
              </w:rPr>
            </w:pPr>
            <w:r w:rsidRPr="00C26C40">
              <w:rPr>
                <w:lang w:val="en-GB"/>
              </w:rPr>
              <w:t>0.3512</w:t>
            </w:r>
          </w:p>
        </w:tc>
      </w:tr>
      <w:tr w:rsidR="0016729D" w:rsidRPr="00C26C40" w14:paraId="6304A89D" w14:textId="77777777" w:rsidTr="00870DFD">
        <w:trPr>
          <w:trHeight w:val="390"/>
        </w:trPr>
        <w:tc>
          <w:tcPr>
            <w:tcW w:w="1561" w:type="dxa"/>
          </w:tcPr>
          <w:p w14:paraId="2D40003B" w14:textId="77777777" w:rsidR="0016729D" w:rsidRPr="00C26C40" w:rsidRDefault="0016729D" w:rsidP="00892770">
            <w:pPr>
              <w:pStyle w:val="Table"/>
              <w:rPr>
                <w:lang w:val="en-GB"/>
              </w:rPr>
            </w:pPr>
            <m:oMathPara>
              <m:oMath>
                <m:r>
                  <w:rPr>
                    <w:rFonts w:ascii="Cambria Math" w:hAnsi="Cambria Math"/>
                    <w:lang w:val="en-GB"/>
                  </w:rPr>
                  <m:t>TiO</m:t>
                </m:r>
                <m:r>
                  <m:rPr>
                    <m:sty m:val="p"/>
                  </m:rPr>
                  <w:rPr>
                    <w:rFonts w:ascii="Cambria Math" w:hAnsi="Cambria Math"/>
                    <w:lang w:val="en-GB"/>
                  </w:rPr>
                  <m:t>₂</m:t>
                </m:r>
              </m:oMath>
            </m:oMathPara>
          </w:p>
        </w:tc>
        <w:tc>
          <w:tcPr>
            <w:tcW w:w="1992" w:type="dxa"/>
          </w:tcPr>
          <w:p w14:paraId="0B559088" w14:textId="77777777" w:rsidR="0016729D" w:rsidRPr="00C26C40" w:rsidRDefault="0016729D" w:rsidP="00892770">
            <w:pPr>
              <w:pStyle w:val="Table"/>
              <w:rPr>
                <w:lang w:val="en-GB"/>
              </w:rPr>
            </w:pPr>
            <w:r w:rsidRPr="00C26C40">
              <w:rPr>
                <w:lang w:val="en-GB"/>
              </w:rPr>
              <w:t>21.633</w:t>
            </w:r>
          </w:p>
        </w:tc>
        <w:tc>
          <w:tcPr>
            <w:tcW w:w="1565" w:type="dxa"/>
          </w:tcPr>
          <w:p w14:paraId="6C96749D" w14:textId="77777777" w:rsidR="0016729D" w:rsidRPr="00C26C40" w:rsidRDefault="0016729D" w:rsidP="00892770">
            <w:pPr>
              <w:pStyle w:val="Table"/>
              <w:rPr>
                <w:lang w:val="en-GB"/>
              </w:rPr>
            </w:pPr>
            <w:r w:rsidRPr="00C26C40">
              <w:rPr>
                <w:lang w:val="en-GB"/>
              </w:rPr>
              <w:t>0.0286</w:t>
            </w:r>
          </w:p>
        </w:tc>
      </w:tr>
      <w:tr w:rsidR="0016729D" w:rsidRPr="00C26C40" w14:paraId="2E2C3496" w14:textId="77777777" w:rsidTr="00870DFD">
        <w:trPr>
          <w:trHeight w:val="390"/>
        </w:trPr>
        <w:tc>
          <w:tcPr>
            <w:tcW w:w="1561" w:type="dxa"/>
          </w:tcPr>
          <w:p w14:paraId="44C5795C" w14:textId="77777777" w:rsidR="0016729D" w:rsidRPr="00C26C40" w:rsidRDefault="0016729D" w:rsidP="00892770">
            <w:pPr>
              <w:pStyle w:val="Table"/>
              <w:rPr>
                <w:lang w:val="en-GB"/>
              </w:rPr>
            </w:pPr>
            <m:oMathPara>
              <m:oMath>
                <m:r>
                  <w:rPr>
                    <w:rFonts w:ascii="Cambria Math" w:hAnsi="Cambria Math"/>
                    <w:lang w:val="en-GB"/>
                  </w:rPr>
                  <m:t>K</m:t>
                </m:r>
                <m:r>
                  <m:rPr>
                    <m:sty m:val="p"/>
                  </m:rPr>
                  <w:rPr>
                    <w:rFonts w:ascii="Cambria Math" w:hAnsi="Cambria Math"/>
                    <w:lang w:val="en-GB"/>
                  </w:rPr>
                  <m:t>₂</m:t>
                </m:r>
                <m:r>
                  <w:rPr>
                    <w:rFonts w:ascii="Cambria Math" w:hAnsi="Cambria Math"/>
                    <w:lang w:val="en-GB"/>
                  </w:rPr>
                  <m:t>O</m:t>
                </m:r>
              </m:oMath>
            </m:oMathPara>
          </w:p>
        </w:tc>
        <w:tc>
          <w:tcPr>
            <w:tcW w:w="1992" w:type="dxa"/>
          </w:tcPr>
          <w:p w14:paraId="66CD8E98" w14:textId="77777777" w:rsidR="0016729D" w:rsidRPr="00C26C40" w:rsidRDefault="0016729D" w:rsidP="00892770">
            <w:pPr>
              <w:pStyle w:val="Table"/>
              <w:rPr>
                <w:lang w:val="en-GB"/>
              </w:rPr>
            </w:pPr>
            <w:r w:rsidRPr="00C26C40">
              <w:rPr>
                <w:lang w:val="en-GB"/>
              </w:rPr>
              <w:t>4.032</w:t>
            </w:r>
          </w:p>
        </w:tc>
        <w:tc>
          <w:tcPr>
            <w:tcW w:w="1565" w:type="dxa"/>
          </w:tcPr>
          <w:p w14:paraId="76E444B1" w14:textId="77777777" w:rsidR="0016729D" w:rsidRPr="00C26C40" w:rsidRDefault="0016729D" w:rsidP="00892770">
            <w:pPr>
              <w:pStyle w:val="Table"/>
              <w:rPr>
                <w:lang w:val="en-GB"/>
              </w:rPr>
            </w:pPr>
            <w:r w:rsidRPr="00C26C40">
              <w:rPr>
                <w:lang w:val="en-GB"/>
              </w:rPr>
              <w:t>0.0053</w:t>
            </w:r>
          </w:p>
        </w:tc>
      </w:tr>
      <w:tr w:rsidR="0016729D" w:rsidRPr="00C26C40" w14:paraId="3AFD429B" w14:textId="77777777" w:rsidTr="00870DFD">
        <w:trPr>
          <w:trHeight w:val="390"/>
        </w:trPr>
        <w:tc>
          <w:tcPr>
            <w:tcW w:w="1561" w:type="dxa"/>
          </w:tcPr>
          <w:p w14:paraId="70EA22C0" w14:textId="77777777" w:rsidR="0016729D" w:rsidRPr="00C26C40" w:rsidRDefault="0016729D" w:rsidP="00892770">
            <w:pPr>
              <w:pStyle w:val="Table"/>
              <w:rPr>
                <w:lang w:val="en-GB"/>
              </w:rPr>
            </w:pPr>
            <m:oMathPara>
              <m:oMath>
                <m:r>
                  <w:rPr>
                    <w:rFonts w:ascii="Cambria Math" w:hAnsi="Cambria Math"/>
                    <w:lang w:val="en-GB"/>
                  </w:rPr>
                  <m:t>Na</m:t>
                </m:r>
                <m:r>
                  <m:rPr>
                    <m:sty m:val="p"/>
                  </m:rPr>
                  <w:rPr>
                    <w:rFonts w:ascii="Cambria Math" w:hAnsi="Cambria Math"/>
                    <w:lang w:val="en-GB"/>
                  </w:rPr>
                  <m:t>₂</m:t>
                </m:r>
                <m:r>
                  <w:rPr>
                    <w:rFonts w:ascii="Cambria Math" w:hAnsi="Cambria Math"/>
                    <w:lang w:val="en-GB"/>
                  </w:rPr>
                  <m:t>O</m:t>
                </m:r>
              </m:oMath>
            </m:oMathPara>
          </w:p>
        </w:tc>
        <w:tc>
          <w:tcPr>
            <w:tcW w:w="1992" w:type="dxa"/>
          </w:tcPr>
          <w:p w14:paraId="61440BCB" w14:textId="77777777" w:rsidR="0016729D" w:rsidRPr="00C26C40" w:rsidRDefault="0016729D" w:rsidP="00892770">
            <w:pPr>
              <w:pStyle w:val="Table"/>
              <w:rPr>
                <w:lang w:val="en-GB"/>
              </w:rPr>
            </w:pPr>
            <w:r w:rsidRPr="00C26C40">
              <w:rPr>
                <w:lang w:val="en-GB"/>
              </w:rPr>
              <w:t>1.180</w:t>
            </w:r>
          </w:p>
        </w:tc>
        <w:tc>
          <w:tcPr>
            <w:tcW w:w="1565" w:type="dxa"/>
          </w:tcPr>
          <w:p w14:paraId="0A856841" w14:textId="77777777" w:rsidR="0016729D" w:rsidRPr="00C26C40" w:rsidRDefault="0016729D" w:rsidP="00892770">
            <w:pPr>
              <w:pStyle w:val="Table"/>
              <w:rPr>
                <w:lang w:val="en-GB"/>
              </w:rPr>
            </w:pPr>
            <w:r w:rsidRPr="00C26C40">
              <w:rPr>
                <w:lang w:val="en-GB"/>
              </w:rPr>
              <w:t>0.0016</w:t>
            </w:r>
          </w:p>
        </w:tc>
      </w:tr>
      <w:tr w:rsidR="0016729D" w:rsidRPr="00C26C40" w14:paraId="4B330356" w14:textId="77777777" w:rsidTr="00870DFD">
        <w:trPr>
          <w:trHeight w:val="390"/>
        </w:trPr>
        <w:tc>
          <w:tcPr>
            <w:tcW w:w="1561" w:type="dxa"/>
          </w:tcPr>
          <w:p w14:paraId="20F1089B" w14:textId="77777777" w:rsidR="0016729D" w:rsidRPr="00C26C40" w:rsidRDefault="0016729D" w:rsidP="00892770">
            <w:pPr>
              <w:pStyle w:val="Table"/>
              <w:rPr>
                <w:lang w:val="en-GB"/>
              </w:rPr>
            </w:pPr>
            <m:oMathPara>
              <m:oMath>
                <m:r>
                  <w:rPr>
                    <w:rFonts w:ascii="Cambria Math" w:hAnsi="Cambria Math"/>
                    <w:lang w:val="en-GB"/>
                  </w:rPr>
                  <m:t>MgO</m:t>
                </m:r>
              </m:oMath>
            </m:oMathPara>
          </w:p>
        </w:tc>
        <w:tc>
          <w:tcPr>
            <w:tcW w:w="1992" w:type="dxa"/>
          </w:tcPr>
          <w:p w14:paraId="59E3E30C" w14:textId="77777777" w:rsidR="0016729D" w:rsidRPr="00C26C40" w:rsidRDefault="0016729D" w:rsidP="00892770">
            <w:pPr>
              <w:pStyle w:val="Table"/>
              <w:rPr>
                <w:lang w:val="en-GB"/>
              </w:rPr>
            </w:pPr>
            <w:r w:rsidRPr="00C26C40">
              <w:rPr>
                <w:lang w:val="en-GB"/>
              </w:rPr>
              <w:t>0.295</w:t>
            </w:r>
          </w:p>
        </w:tc>
        <w:tc>
          <w:tcPr>
            <w:tcW w:w="1565" w:type="dxa"/>
          </w:tcPr>
          <w:p w14:paraId="168A1ACE" w14:textId="77777777" w:rsidR="0016729D" w:rsidRPr="00C26C40" w:rsidRDefault="0016729D" w:rsidP="00892770">
            <w:pPr>
              <w:pStyle w:val="Table"/>
              <w:rPr>
                <w:lang w:val="en-GB"/>
              </w:rPr>
            </w:pPr>
            <w:r w:rsidRPr="00C26C40">
              <w:rPr>
                <w:lang w:val="en-GB"/>
              </w:rPr>
              <w:t>0.0004</w:t>
            </w:r>
          </w:p>
        </w:tc>
      </w:tr>
      <w:tr w:rsidR="0016729D" w:rsidRPr="00C26C40" w14:paraId="678C1436" w14:textId="77777777" w:rsidTr="00870DFD">
        <w:trPr>
          <w:trHeight w:val="384"/>
        </w:trPr>
        <w:tc>
          <w:tcPr>
            <w:tcW w:w="1561" w:type="dxa"/>
          </w:tcPr>
          <w:p w14:paraId="7F13E469" w14:textId="77777777" w:rsidR="0016729D" w:rsidRPr="00C26C40" w:rsidRDefault="0016729D" w:rsidP="00892770">
            <w:pPr>
              <w:pStyle w:val="Table"/>
              <w:rPr>
                <w:lang w:val="en-GB"/>
              </w:rPr>
            </w:pPr>
            <w:r w:rsidRPr="00C26C40">
              <w:rPr>
                <w:lang w:val="en-GB"/>
              </w:rPr>
              <w:t>Total</w:t>
            </w:r>
          </w:p>
        </w:tc>
        <w:tc>
          <w:tcPr>
            <w:tcW w:w="1992" w:type="dxa"/>
          </w:tcPr>
          <w:p w14:paraId="392E9F1C" w14:textId="77777777" w:rsidR="0016729D" w:rsidRPr="00C26C40" w:rsidRDefault="0016729D" w:rsidP="00892770">
            <w:pPr>
              <w:pStyle w:val="Table"/>
              <w:rPr>
                <w:lang w:val="en-GB"/>
              </w:rPr>
            </w:pPr>
            <w:r w:rsidRPr="00C26C40">
              <w:rPr>
                <w:lang w:val="en-GB"/>
              </w:rPr>
              <w:t>755.987</w:t>
            </w:r>
          </w:p>
        </w:tc>
        <w:tc>
          <w:tcPr>
            <w:tcW w:w="1565" w:type="dxa"/>
          </w:tcPr>
          <w:p w14:paraId="4C9ABE87" w14:textId="77777777" w:rsidR="0016729D" w:rsidRPr="00C26C40" w:rsidRDefault="0016729D" w:rsidP="00892770">
            <w:pPr>
              <w:pStyle w:val="Table"/>
              <w:rPr>
                <w:lang w:val="en-GB"/>
              </w:rPr>
            </w:pPr>
            <w:r w:rsidRPr="00C26C40">
              <w:rPr>
                <w:lang w:val="en-GB"/>
              </w:rPr>
              <w:t>1.0000</w:t>
            </w:r>
          </w:p>
        </w:tc>
      </w:tr>
      <w:tr w:rsidR="0016729D" w:rsidRPr="00C26C40" w14:paraId="6BA86FF7" w14:textId="77777777" w:rsidTr="00870DFD">
        <w:trPr>
          <w:trHeight w:val="1259"/>
        </w:trPr>
        <w:tc>
          <w:tcPr>
            <w:tcW w:w="5118" w:type="dxa"/>
            <w:gridSpan w:val="3"/>
          </w:tcPr>
          <w:p w14:paraId="03F04D4A" w14:textId="77777777" w:rsidR="0016729D" w:rsidRPr="00C26C40" w:rsidRDefault="0016729D" w:rsidP="00892770">
            <w:pPr>
              <w:pStyle w:val="Table"/>
              <w:rPr>
                <w:lang w:val="en-GB"/>
              </w:rPr>
            </w:pPr>
            <w:r w:rsidRPr="00C26C40">
              <w:rPr>
                <w:lang w:val="en-GB"/>
              </w:rPr>
              <w:t>Temperature (°C) = 32.20</w:t>
            </w:r>
          </w:p>
          <w:p w14:paraId="34D1B20D" w14:textId="77777777" w:rsidR="0016729D" w:rsidRPr="00C26C40" w:rsidRDefault="0016729D" w:rsidP="00892770">
            <w:pPr>
              <w:pStyle w:val="Table"/>
              <w:rPr>
                <w:lang w:val="en-GB"/>
              </w:rPr>
            </w:pPr>
            <w:r w:rsidRPr="00C26C40">
              <w:rPr>
                <w:lang w:val="en-GB"/>
              </w:rPr>
              <w:t>Pressure (atm) = 1.0000</w:t>
            </w:r>
          </w:p>
        </w:tc>
      </w:tr>
    </w:tbl>
    <w:p w14:paraId="12CF2EBE" w14:textId="77777777" w:rsidR="0016729D" w:rsidRPr="00C26C40" w:rsidRDefault="0016729D" w:rsidP="00312BC3"/>
    <w:p w14:paraId="660A17C3" w14:textId="77777777" w:rsidR="0016729D" w:rsidRPr="00C26C40" w:rsidRDefault="0016729D" w:rsidP="00312BC3"/>
    <w:p w14:paraId="7346FFE1" w14:textId="2C959EFA" w:rsidR="00312BC3" w:rsidRPr="00C26C40" w:rsidRDefault="00312BC3" w:rsidP="00136C19">
      <w:pPr>
        <w:pStyle w:val="Heading4"/>
      </w:pPr>
      <w:r w:rsidRPr="00C26C40">
        <w:t>E,BR-201 — Air Pre-heater / Burner</w:t>
      </w:r>
    </w:p>
    <w:p w14:paraId="1707304D" w14:textId="50088A89" w:rsidR="00312BC3" w:rsidRPr="00C26C40" w:rsidRDefault="00312BC3" w:rsidP="00312BC3">
      <w:r w:rsidRPr="00C26C40">
        <w:t>Unit Type: Fired Heater</w:t>
      </w:r>
      <w:r w:rsidR="00136C19" w:rsidRPr="00C26C40">
        <w:tab/>
      </w:r>
      <w:r w:rsidRPr="00C26C40">
        <w:t>Inlet streams: 201    Outlet streams: 202</w:t>
      </w:r>
    </w:p>
    <w:p w14:paraId="09D4C5A7" w14:textId="77777777" w:rsidR="00312BC3" w:rsidRPr="00C26C40" w:rsidRDefault="00312BC3" w:rsidP="00312BC3">
      <w:r w:rsidRPr="00C26C40">
        <w:t>Ambient combustion air (201) drawn from the plant boundary is raised in temperature across the air pre-heater/burner E,BR-201 prior to injection into the rotary kiln. The duty is supplied by combustion of the reducing gas (CO) admitted to the kiln; the air stream itself undergoes only a physical (sensible-heat) change.</w:t>
      </w:r>
    </w:p>
    <w:p w14:paraId="5C833DD9" w14:textId="77777777" w:rsidR="00312BC3" w:rsidRPr="00C26C40" w:rsidRDefault="00312BC3" w:rsidP="00312BC3">
      <w:r w:rsidRPr="00C26C40">
        <w:t>Inlet stream condition and composition:</w:t>
      </w:r>
    </w:p>
    <w:tbl>
      <w:tblPr>
        <w:tblStyle w:val="TableGrid"/>
        <w:tblW w:w="0" w:type="auto"/>
        <w:tblLook w:val="04A0" w:firstRow="1" w:lastRow="0" w:firstColumn="1" w:lastColumn="0" w:noHBand="0" w:noVBand="1"/>
      </w:tblPr>
      <w:tblGrid>
        <w:gridCol w:w="1442"/>
        <w:gridCol w:w="1955"/>
        <w:gridCol w:w="1701"/>
      </w:tblGrid>
      <w:tr w:rsidR="00136C19" w:rsidRPr="00C26C40" w14:paraId="0C61542F" w14:textId="77777777" w:rsidTr="00136C19">
        <w:tc>
          <w:tcPr>
            <w:tcW w:w="5098" w:type="dxa"/>
            <w:gridSpan w:val="3"/>
          </w:tcPr>
          <w:p w14:paraId="7D1E3EEF" w14:textId="37299340" w:rsidR="00136C19" w:rsidRPr="00C26C40" w:rsidRDefault="00136C19" w:rsidP="00892770">
            <w:pPr>
              <w:pStyle w:val="Table"/>
              <w:rPr>
                <w:lang w:val="en-GB"/>
              </w:rPr>
            </w:pPr>
            <w:r w:rsidRPr="00C26C40">
              <w:rPr>
                <w:lang w:val="en-GB"/>
              </w:rPr>
              <w:t>Stream 201</w:t>
            </w:r>
          </w:p>
        </w:tc>
      </w:tr>
      <w:tr w:rsidR="00312BC3" w:rsidRPr="00C26C40" w14:paraId="7A72DA5D" w14:textId="77777777" w:rsidTr="00136C19">
        <w:tc>
          <w:tcPr>
            <w:tcW w:w="1442" w:type="dxa"/>
          </w:tcPr>
          <w:p w14:paraId="31E8A857" w14:textId="5102BF83" w:rsidR="00312BC3" w:rsidRPr="00C26C40" w:rsidRDefault="00312BC3" w:rsidP="00892770">
            <w:pPr>
              <w:pStyle w:val="Table"/>
              <w:rPr>
                <w:lang w:val="en-GB"/>
              </w:rPr>
            </w:pPr>
          </w:p>
        </w:tc>
        <w:tc>
          <w:tcPr>
            <w:tcW w:w="1955" w:type="dxa"/>
          </w:tcPr>
          <w:p w14:paraId="458EEAC5" w14:textId="77777777" w:rsidR="00312BC3" w:rsidRPr="00C26C40" w:rsidRDefault="00312BC3" w:rsidP="00892770">
            <w:pPr>
              <w:pStyle w:val="Table"/>
              <w:rPr>
                <w:lang w:val="en-GB"/>
              </w:rPr>
            </w:pPr>
            <w:r w:rsidRPr="00C26C40">
              <w:rPr>
                <w:lang w:val="en-GB"/>
              </w:rPr>
              <w:t>Mass Flow (kg/hr)</w:t>
            </w:r>
          </w:p>
        </w:tc>
        <w:tc>
          <w:tcPr>
            <w:tcW w:w="1701" w:type="dxa"/>
          </w:tcPr>
          <w:p w14:paraId="16D16741" w14:textId="77777777" w:rsidR="00312BC3" w:rsidRPr="00C26C40" w:rsidRDefault="00312BC3" w:rsidP="00892770">
            <w:pPr>
              <w:pStyle w:val="Table"/>
              <w:rPr>
                <w:lang w:val="en-GB"/>
              </w:rPr>
            </w:pPr>
            <w:r w:rsidRPr="00C26C40">
              <w:rPr>
                <w:lang w:val="en-GB"/>
              </w:rPr>
              <w:t>Mass Fraction</w:t>
            </w:r>
          </w:p>
        </w:tc>
      </w:tr>
      <w:tr w:rsidR="00312BC3" w:rsidRPr="00C26C40" w14:paraId="5ADA4EE1" w14:textId="77777777" w:rsidTr="00136C19">
        <w:tc>
          <w:tcPr>
            <w:tcW w:w="1442" w:type="dxa"/>
          </w:tcPr>
          <w:p w14:paraId="23301301" w14:textId="79A54D91" w:rsidR="00312BC3" w:rsidRPr="00C26C40" w:rsidRDefault="00136C19" w:rsidP="00892770">
            <w:pPr>
              <w:pStyle w:val="Table"/>
              <w:rPr>
                <w:lang w:val="en-GB"/>
              </w:rPr>
            </w:pPr>
            <m:oMathPara>
              <m:oMath>
                <m:r>
                  <w:rPr>
                    <w:rFonts w:ascii="Cambria Math" w:hAnsi="Cambria Math"/>
                    <w:lang w:val="en-GB"/>
                  </w:rPr>
                  <m:t>CO</m:t>
                </m:r>
                <m:r>
                  <m:rPr>
                    <m:sty m:val="p"/>
                  </m:rPr>
                  <w:rPr>
                    <w:rFonts w:ascii="Cambria Math" w:hAnsi="Cambria Math"/>
                    <w:lang w:val="en-GB"/>
                  </w:rPr>
                  <m:t>₂</m:t>
                </m:r>
              </m:oMath>
            </m:oMathPara>
          </w:p>
        </w:tc>
        <w:tc>
          <w:tcPr>
            <w:tcW w:w="1955" w:type="dxa"/>
          </w:tcPr>
          <w:p w14:paraId="0655D287" w14:textId="77777777" w:rsidR="00312BC3" w:rsidRPr="00C26C40" w:rsidRDefault="00312BC3" w:rsidP="00892770">
            <w:pPr>
              <w:pStyle w:val="Table"/>
              <w:rPr>
                <w:lang w:val="en-GB"/>
              </w:rPr>
            </w:pPr>
            <w:r w:rsidRPr="00C26C40">
              <w:rPr>
                <w:lang w:val="en-GB"/>
              </w:rPr>
              <w:t>174.267</w:t>
            </w:r>
          </w:p>
        </w:tc>
        <w:tc>
          <w:tcPr>
            <w:tcW w:w="1701" w:type="dxa"/>
          </w:tcPr>
          <w:p w14:paraId="257A2B42" w14:textId="77777777" w:rsidR="00312BC3" w:rsidRPr="00C26C40" w:rsidRDefault="00312BC3" w:rsidP="00892770">
            <w:pPr>
              <w:pStyle w:val="Table"/>
              <w:rPr>
                <w:lang w:val="en-GB"/>
              </w:rPr>
            </w:pPr>
            <w:r w:rsidRPr="00C26C40">
              <w:rPr>
                <w:lang w:val="en-GB"/>
              </w:rPr>
              <w:t>0.1781</w:t>
            </w:r>
          </w:p>
        </w:tc>
      </w:tr>
      <w:tr w:rsidR="00312BC3" w:rsidRPr="00C26C40" w14:paraId="71B5B1B1" w14:textId="77777777" w:rsidTr="00136C19">
        <w:tc>
          <w:tcPr>
            <w:tcW w:w="1442" w:type="dxa"/>
          </w:tcPr>
          <w:p w14:paraId="0410E7A8" w14:textId="1F130497" w:rsidR="00312BC3" w:rsidRPr="00C26C40" w:rsidRDefault="00136C19" w:rsidP="00892770">
            <w:pPr>
              <w:pStyle w:val="Table"/>
              <w:rPr>
                <w:lang w:val="en-GB"/>
              </w:rPr>
            </w:pPr>
            <m:oMathPara>
              <m:oMath>
                <m:r>
                  <w:rPr>
                    <w:rFonts w:ascii="Cambria Math" w:hAnsi="Cambria Math"/>
                    <w:lang w:val="en-GB"/>
                  </w:rPr>
                  <m:t>CO</m:t>
                </m:r>
              </m:oMath>
            </m:oMathPara>
          </w:p>
        </w:tc>
        <w:tc>
          <w:tcPr>
            <w:tcW w:w="1955" w:type="dxa"/>
          </w:tcPr>
          <w:p w14:paraId="1793CA50" w14:textId="77777777" w:rsidR="00312BC3" w:rsidRPr="00C26C40" w:rsidRDefault="00312BC3" w:rsidP="00892770">
            <w:pPr>
              <w:pStyle w:val="Table"/>
              <w:rPr>
                <w:lang w:val="en-GB"/>
              </w:rPr>
            </w:pPr>
            <w:r w:rsidRPr="00C26C40">
              <w:rPr>
                <w:lang w:val="en-GB"/>
              </w:rPr>
              <w:t>297.447</w:t>
            </w:r>
          </w:p>
        </w:tc>
        <w:tc>
          <w:tcPr>
            <w:tcW w:w="1701" w:type="dxa"/>
          </w:tcPr>
          <w:p w14:paraId="1BC50DF8" w14:textId="77777777" w:rsidR="00312BC3" w:rsidRPr="00C26C40" w:rsidRDefault="00312BC3" w:rsidP="00892770">
            <w:pPr>
              <w:pStyle w:val="Table"/>
              <w:rPr>
                <w:lang w:val="en-GB"/>
              </w:rPr>
            </w:pPr>
            <w:r w:rsidRPr="00C26C40">
              <w:rPr>
                <w:lang w:val="en-GB"/>
              </w:rPr>
              <w:t>0.3040</w:t>
            </w:r>
          </w:p>
        </w:tc>
      </w:tr>
      <w:tr w:rsidR="00312BC3" w:rsidRPr="00C26C40" w14:paraId="2FD98579" w14:textId="77777777" w:rsidTr="00136C19">
        <w:tc>
          <w:tcPr>
            <w:tcW w:w="1442" w:type="dxa"/>
          </w:tcPr>
          <w:p w14:paraId="626EC1E5" w14:textId="22EFC38B" w:rsidR="00312BC3" w:rsidRPr="00C26C40" w:rsidRDefault="00136C19" w:rsidP="00892770">
            <w:pPr>
              <w:pStyle w:val="Table"/>
              <w:rPr>
                <w:lang w:val="en-GB"/>
              </w:rPr>
            </w:pPr>
            <m:oMathPara>
              <m:oMath>
                <m:r>
                  <w:rPr>
                    <w:rFonts w:ascii="Cambria Math" w:hAnsi="Cambria Math"/>
                    <w:lang w:val="en-GB"/>
                  </w:rPr>
                  <m:t>O</m:t>
                </m:r>
                <m:r>
                  <m:rPr>
                    <m:sty m:val="p"/>
                  </m:rPr>
                  <w:rPr>
                    <w:rFonts w:ascii="Cambria Math" w:hAnsi="Cambria Math"/>
                    <w:lang w:val="en-GB"/>
                  </w:rPr>
                  <m:t>₂</m:t>
                </m:r>
              </m:oMath>
            </m:oMathPara>
          </w:p>
        </w:tc>
        <w:tc>
          <w:tcPr>
            <w:tcW w:w="1955" w:type="dxa"/>
          </w:tcPr>
          <w:p w14:paraId="4E114BED" w14:textId="77777777" w:rsidR="00312BC3" w:rsidRPr="00C26C40" w:rsidRDefault="00312BC3" w:rsidP="00892770">
            <w:pPr>
              <w:pStyle w:val="Table"/>
              <w:rPr>
                <w:lang w:val="en-GB"/>
              </w:rPr>
            </w:pPr>
            <w:r w:rsidRPr="00C26C40">
              <w:rPr>
                <w:lang w:val="en-GB"/>
              </w:rPr>
              <w:t>133.620</w:t>
            </w:r>
          </w:p>
        </w:tc>
        <w:tc>
          <w:tcPr>
            <w:tcW w:w="1701" w:type="dxa"/>
          </w:tcPr>
          <w:p w14:paraId="089AA5DB" w14:textId="77777777" w:rsidR="00312BC3" w:rsidRPr="00C26C40" w:rsidRDefault="00312BC3" w:rsidP="00892770">
            <w:pPr>
              <w:pStyle w:val="Table"/>
              <w:rPr>
                <w:lang w:val="en-GB"/>
              </w:rPr>
            </w:pPr>
            <w:r w:rsidRPr="00C26C40">
              <w:rPr>
                <w:lang w:val="en-GB"/>
              </w:rPr>
              <w:t>0.1366</w:t>
            </w:r>
          </w:p>
        </w:tc>
      </w:tr>
      <w:tr w:rsidR="00312BC3" w:rsidRPr="00C26C40" w14:paraId="22689936" w14:textId="77777777" w:rsidTr="00136C19">
        <w:tc>
          <w:tcPr>
            <w:tcW w:w="1442" w:type="dxa"/>
          </w:tcPr>
          <w:p w14:paraId="46E22E4D" w14:textId="5FC39B11" w:rsidR="00312BC3" w:rsidRPr="00C26C40" w:rsidRDefault="00136C19" w:rsidP="00892770">
            <w:pPr>
              <w:pStyle w:val="Table"/>
              <w:rPr>
                <w:lang w:val="en-GB"/>
              </w:rPr>
            </w:pPr>
            <m:oMathPara>
              <m:oMath>
                <m:r>
                  <w:rPr>
                    <w:rFonts w:ascii="Cambria Math" w:hAnsi="Cambria Math"/>
                    <w:lang w:val="en-GB"/>
                  </w:rPr>
                  <m:t>N</m:t>
                </m:r>
                <m:r>
                  <m:rPr>
                    <m:sty m:val="p"/>
                  </m:rPr>
                  <w:rPr>
                    <w:rFonts w:ascii="Cambria Math" w:hAnsi="Cambria Math"/>
                    <w:lang w:val="en-GB"/>
                  </w:rPr>
                  <m:t>₂</m:t>
                </m:r>
              </m:oMath>
            </m:oMathPara>
          </w:p>
        </w:tc>
        <w:tc>
          <w:tcPr>
            <w:tcW w:w="1955" w:type="dxa"/>
          </w:tcPr>
          <w:p w14:paraId="6E17146A" w14:textId="77777777" w:rsidR="00312BC3" w:rsidRPr="00C26C40" w:rsidRDefault="00312BC3" w:rsidP="00892770">
            <w:pPr>
              <w:pStyle w:val="Table"/>
              <w:rPr>
                <w:lang w:val="en-GB"/>
              </w:rPr>
            </w:pPr>
            <w:r w:rsidRPr="00C26C40">
              <w:rPr>
                <w:lang w:val="en-GB"/>
              </w:rPr>
              <w:t>373.066</w:t>
            </w:r>
          </w:p>
        </w:tc>
        <w:tc>
          <w:tcPr>
            <w:tcW w:w="1701" w:type="dxa"/>
          </w:tcPr>
          <w:p w14:paraId="06771B8D" w14:textId="77777777" w:rsidR="00312BC3" w:rsidRPr="00C26C40" w:rsidRDefault="00312BC3" w:rsidP="00892770">
            <w:pPr>
              <w:pStyle w:val="Table"/>
              <w:rPr>
                <w:lang w:val="en-GB"/>
              </w:rPr>
            </w:pPr>
            <w:r w:rsidRPr="00C26C40">
              <w:rPr>
                <w:lang w:val="en-GB"/>
              </w:rPr>
              <w:t>0.3813</w:t>
            </w:r>
          </w:p>
        </w:tc>
      </w:tr>
      <w:tr w:rsidR="00312BC3" w:rsidRPr="00C26C40" w14:paraId="4989312D" w14:textId="77777777" w:rsidTr="00136C19">
        <w:tc>
          <w:tcPr>
            <w:tcW w:w="1442" w:type="dxa"/>
          </w:tcPr>
          <w:p w14:paraId="21CA6DCF" w14:textId="77777777" w:rsidR="00312BC3" w:rsidRPr="00C26C40" w:rsidRDefault="00312BC3" w:rsidP="00892770">
            <w:pPr>
              <w:pStyle w:val="Table"/>
              <w:rPr>
                <w:lang w:val="en-GB"/>
              </w:rPr>
            </w:pPr>
            <w:r w:rsidRPr="00C26C40">
              <w:rPr>
                <w:lang w:val="en-GB"/>
              </w:rPr>
              <w:t>Total</w:t>
            </w:r>
          </w:p>
        </w:tc>
        <w:tc>
          <w:tcPr>
            <w:tcW w:w="1955" w:type="dxa"/>
          </w:tcPr>
          <w:p w14:paraId="6DE352B9" w14:textId="77777777" w:rsidR="00312BC3" w:rsidRPr="00C26C40" w:rsidRDefault="00312BC3" w:rsidP="00892770">
            <w:pPr>
              <w:pStyle w:val="Table"/>
              <w:rPr>
                <w:lang w:val="en-GB"/>
              </w:rPr>
            </w:pPr>
            <w:r w:rsidRPr="00C26C40">
              <w:rPr>
                <w:lang w:val="en-GB"/>
              </w:rPr>
              <w:t>978.400</w:t>
            </w:r>
          </w:p>
        </w:tc>
        <w:tc>
          <w:tcPr>
            <w:tcW w:w="1701" w:type="dxa"/>
          </w:tcPr>
          <w:p w14:paraId="44E969B5" w14:textId="77777777" w:rsidR="00312BC3" w:rsidRPr="00C26C40" w:rsidRDefault="00312BC3" w:rsidP="00892770">
            <w:pPr>
              <w:pStyle w:val="Table"/>
              <w:rPr>
                <w:lang w:val="en-GB"/>
              </w:rPr>
            </w:pPr>
            <w:r w:rsidRPr="00C26C40">
              <w:rPr>
                <w:lang w:val="en-GB"/>
              </w:rPr>
              <w:t>1.0000</w:t>
            </w:r>
          </w:p>
        </w:tc>
      </w:tr>
      <w:tr w:rsidR="002A70E5" w:rsidRPr="00C26C40" w14:paraId="1F66144E" w14:textId="77777777" w:rsidTr="007E6E53">
        <w:trPr>
          <w:trHeight w:val="1434"/>
        </w:trPr>
        <w:tc>
          <w:tcPr>
            <w:tcW w:w="5098" w:type="dxa"/>
            <w:gridSpan w:val="3"/>
          </w:tcPr>
          <w:p w14:paraId="22BFF8D7" w14:textId="602CB747" w:rsidR="002A70E5" w:rsidRPr="00C26C40" w:rsidRDefault="002A70E5" w:rsidP="00892770">
            <w:pPr>
              <w:pStyle w:val="Table"/>
              <w:rPr>
                <w:lang w:val="en-GB"/>
              </w:rPr>
            </w:pPr>
            <w:r w:rsidRPr="00C26C40">
              <w:rPr>
                <w:lang w:val="en-GB"/>
              </w:rPr>
              <w:t>Temperature (°C) = 32.00</w:t>
            </w:r>
          </w:p>
          <w:p w14:paraId="6EF746DA" w14:textId="5BCCD267" w:rsidR="002A70E5" w:rsidRPr="00C26C40" w:rsidRDefault="002A70E5" w:rsidP="00892770">
            <w:pPr>
              <w:pStyle w:val="Table"/>
              <w:rPr>
                <w:lang w:val="en-GB"/>
              </w:rPr>
            </w:pPr>
            <w:r w:rsidRPr="00C26C40">
              <w:rPr>
                <w:lang w:val="en-GB"/>
              </w:rPr>
              <w:t>Pressure (atm) = 1.0000</w:t>
            </w:r>
          </w:p>
        </w:tc>
      </w:tr>
    </w:tbl>
    <w:p w14:paraId="5E53722A" w14:textId="21E2A792" w:rsidR="00312BC3" w:rsidRPr="00C26C40" w:rsidRDefault="00312BC3" w:rsidP="00312BC3"/>
    <w:tbl>
      <w:tblPr>
        <w:tblStyle w:val="TableGrid"/>
        <w:tblW w:w="0" w:type="auto"/>
        <w:tblLook w:val="04A0" w:firstRow="1" w:lastRow="0" w:firstColumn="1" w:lastColumn="0" w:noHBand="0" w:noVBand="1"/>
      </w:tblPr>
      <w:tblGrid>
        <w:gridCol w:w="1442"/>
        <w:gridCol w:w="1955"/>
        <w:gridCol w:w="1701"/>
      </w:tblGrid>
      <w:tr w:rsidR="002A70E5" w:rsidRPr="00C26C40" w14:paraId="4542E9B8" w14:textId="77777777" w:rsidTr="00870DFD">
        <w:tc>
          <w:tcPr>
            <w:tcW w:w="5098" w:type="dxa"/>
            <w:gridSpan w:val="3"/>
          </w:tcPr>
          <w:p w14:paraId="681D4091" w14:textId="5DA228E3" w:rsidR="002A70E5" w:rsidRPr="00C26C40" w:rsidRDefault="002A70E5" w:rsidP="00892770">
            <w:pPr>
              <w:pStyle w:val="Table"/>
              <w:rPr>
                <w:lang w:val="en-GB"/>
              </w:rPr>
            </w:pPr>
            <w:r w:rsidRPr="00C26C40">
              <w:rPr>
                <w:lang w:val="en-GB"/>
              </w:rPr>
              <w:t>Stream 202</w:t>
            </w:r>
          </w:p>
        </w:tc>
      </w:tr>
      <w:tr w:rsidR="002A70E5" w:rsidRPr="00C26C40" w14:paraId="15B2FFE4" w14:textId="77777777" w:rsidTr="00870DFD">
        <w:tc>
          <w:tcPr>
            <w:tcW w:w="1442" w:type="dxa"/>
          </w:tcPr>
          <w:p w14:paraId="330D1907" w14:textId="77777777" w:rsidR="002A70E5" w:rsidRPr="00C26C40" w:rsidRDefault="002A70E5" w:rsidP="00892770">
            <w:pPr>
              <w:pStyle w:val="Table"/>
              <w:rPr>
                <w:lang w:val="en-GB"/>
              </w:rPr>
            </w:pPr>
          </w:p>
        </w:tc>
        <w:tc>
          <w:tcPr>
            <w:tcW w:w="1955" w:type="dxa"/>
          </w:tcPr>
          <w:p w14:paraId="1885EB93" w14:textId="77777777" w:rsidR="002A70E5" w:rsidRPr="00C26C40" w:rsidRDefault="002A70E5" w:rsidP="00892770">
            <w:pPr>
              <w:pStyle w:val="Table"/>
              <w:rPr>
                <w:lang w:val="en-GB"/>
              </w:rPr>
            </w:pPr>
            <w:r w:rsidRPr="00C26C40">
              <w:rPr>
                <w:lang w:val="en-GB"/>
              </w:rPr>
              <w:t>Mass Flow (kg/hr)</w:t>
            </w:r>
          </w:p>
        </w:tc>
        <w:tc>
          <w:tcPr>
            <w:tcW w:w="1701" w:type="dxa"/>
          </w:tcPr>
          <w:p w14:paraId="64AB2B8F" w14:textId="77777777" w:rsidR="002A70E5" w:rsidRPr="00C26C40" w:rsidRDefault="002A70E5" w:rsidP="00892770">
            <w:pPr>
              <w:pStyle w:val="Table"/>
              <w:rPr>
                <w:lang w:val="en-GB"/>
              </w:rPr>
            </w:pPr>
            <w:r w:rsidRPr="00C26C40">
              <w:rPr>
                <w:lang w:val="en-GB"/>
              </w:rPr>
              <w:t>Mass Fraction</w:t>
            </w:r>
          </w:p>
        </w:tc>
      </w:tr>
      <w:tr w:rsidR="002A70E5" w:rsidRPr="00C26C40" w14:paraId="2CF7D43A" w14:textId="77777777" w:rsidTr="00870DFD">
        <w:tc>
          <w:tcPr>
            <w:tcW w:w="1442" w:type="dxa"/>
          </w:tcPr>
          <w:p w14:paraId="0F0F99BC" w14:textId="77777777" w:rsidR="002A70E5" w:rsidRPr="00C26C40" w:rsidRDefault="002A70E5" w:rsidP="00892770">
            <w:pPr>
              <w:pStyle w:val="Table"/>
              <w:rPr>
                <w:lang w:val="en-GB"/>
              </w:rPr>
            </w:pPr>
            <m:oMathPara>
              <m:oMath>
                <m:r>
                  <w:rPr>
                    <w:rFonts w:ascii="Cambria Math" w:hAnsi="Cambria Math"/>
                    <w:lang w:val="en-GB"/>
                  </w:rPr>
                  <m:t>CO</m:t>
                </m:r>
                <m:r>
                  <m:rPr>
                    <m:sty m:val="p"/>
                  </m:rPr>
                  <w:rPr>
                    <w:rFonts w:ascii="Cambria Math" w:hAnsi="Cambria Math"/>
                    <w:lang w:val="en-GB"/>
                  </w:rPr>
                  <m:t>₂</m:t>
                </m:r>
              </m:oMath>
            </m:oMathPara>
          </w:p>
        </w:tc>
        <w:tc>
          <w:tcPr>
            <w:tcW w:w="1955" w:type="dxa"/>
          </w:tcPr>
          <w:p w14:paraId="648974D8" w14:textId="77777777" w:rsidR="002A70E5" w:rsidRPr="00C26C40" w:rsidRDefault="002A70E5" w:rsidP="00892770">
            <w:pPr>
              <w:pStyle w:val="Table"/>
              <w:rPr>
                <w:lang w:val="en-GB"/>
              </w:rPr>
            </w:pPr>
            <w:r w:rsidRPr="00C26C40">
              <w:rPr>
                <w:lang w:val="en-GB"/>
              </w:rPr>
              <w:t>174.267</w:t>
            </w:r>
          </w:p>
        </w:tc>
        <w:tc>
          <w:tcPr>
            <w:tcW w:w="1701" w:type="dxa"/>
          </w:tcPr>
          <w:p w14:paraId="0854817A" w14:textId="77777777" w:rsidR="002A70E5" w:rsidRPr="00C26C40" w:rsidRDefault="002A70E5" w:rsidP="00892770">
            <w:pPr>
              <w:pStyle w:val="Table"/>
              <w:rPr>
                <w:lang w:val="en-GB"/>
              </w:rPr>
            </w:pPr>
            <w:r w:rsidRPr="00C26C40">
              <w:rPr>
                <w:lang w:val="en-GB"/>
              </w:rPr>
              <w:t>0.1781</w:t>
            </w:r>
          </w:p>
        </w:tc>
      </w:tr>
      <w:tr w:rsidR="002A70E5" w:rsidRPr="00C26C40" w14:paraId="1A130FBD" w14:textId="77777777" w:rsidTr="00870DFD">
        <w:tc>
          <w:tcPr>
            <w:tcW w:w="1442" w:type="dxa"/>
          </w:tcPr>
          <w:p w14:paraId="3A9583AC" w14:textId="77777777" w:rsidR="002A70E5" w:rsidRPr="00C26C40" w:rsidRDefault="002A70E5" w:rsidP="00892770">
            <w:pPr>
              <w:pStyle w:val="Table"/>
              <w:rPr>
                <w:lang w:val="en-GB"/>
              </w:rPr>
            </w:pPr>
            <m:oMathPara>
              <m:oMath>
                <m:r>
                  <w:rPr>
                    <w:rFonts w:ascii="Cambria Math" w:hAnsi="Cambria Math"/>
                    <w:lang w:val="en-GB"/>
                  </w:rPr>
                  <m:t>CO</m:t>
                </m:r>
              </m:oMath>
            </m:oMathPara>
          </w:p>
        </w:tc>
        <w:tc>
          <w:tcPr>
            <w:tcW w:w="1955" w:type="dxa"/>
          </w:tcPr>
          <w:p w14:paraId="14E925B8" w14:textId="77777777" w:rsidR="002A70E5" w:rsidRPr="00C26C40" w:rsidRDefault="002A70E5" w:rsidP="00892770">
            <w:pPr>
              <w:pStyle w:val="Table"/>
              <w:rPr>
                <w:lang w:val="en-GB"/>
              </w:rPr>
            </w:pPr>
            <w:r w:rsidRPr="00C26C40">
              <w:rPr>
                <w:lang w:val="en-GB"/>
              </w:rPr>
              <w:t>297.447</w:t>
            </w:r>
          </w:p>
        </w:tc>
        <w:tc>
          <w:tcPr>
            <w:tcW w:w="1701" w:type="dxa"/>
          </w:tcPr>
          <w:p w14:paraId="4F58BB37" w14:textId="77777777" w:rsidR="002A70E5" w:rsidRPr="00C26C40" w:rsidRDefault="002A70E5" w:rsidP="00892770">
            <w:pPr>
              <w:pStyle w:val="Table"/>
              <w:rPr>
                <w:lang w:val="en-GB"/>
              </w:rPr>
            </w:pPr>
            <w:r w:rsidRPr="00C26C40">
              <w:rPr>
                <w:lang w:val="en-GB"/>
              </w:rPr>
              <w:t>0.3040</w:t>
            </w:r>
          </w:p>
        </w:tc>
      </w:tr>
      <w:tr w:rsidR="002A70E5" w:rsidRPr="00C26C40" w14:paraId="199F7B0E" w14:textId="77777777" w:rsidTr="00870DFD">
        <w:tc>
          <w:tcPr>
            <w:tcW w:w="1442" w:type="dxa"/>
          </w:tcPr>
          <w:p w14:paraId="684F8892" w14:textId="77777777" w:rsidR="002A70E5" w:rsidRPr="00C26C40" w:rsidRDefault="002A70E5" w:rsidP="00892770">
            <w:pPr>
              <w:pStyle w:val="Table"/>
              <w:rPr>
                <w:lang w:val="en-GB"/>
              </w:rPr>
            </w:pPr>
            <m:oMathPara>
              <m:oMath>
                <m:r>
                  <w:rPr>
                    <w:rFonts w:ascii="Cambria Math" w:hAnsi="Cambria Math"/>
                    <w:lang w:val="en-GB"/>
                  </w:rPr>
                  <m:t>O</m:t>
                </m:r>
                <m:r>
                  <m:rPr>
                    <m:sty m:val="p"/>
                  </m:rPr>
                  <w:rPr>
                    <w:rFonts w:ascii="Cambria Math" w:hAnsi="Cambria Math"/>
                    <w:lang w:val="en-GB"/>
                  </w:rPr>
                  <m:t>₂</m:t>
                </m:r>
              </m:oMath>
            </m:oMathPara>
          </w:p>
        </w:tc>
        <w:tc>
          <w:tcPr>
            <w:tcW w:w="1955" w:type="dxa"/>
          </w:tcPr>
          <w:p w14:paraId="4E372ABF" w14:textId="77777777" w:rsidR="002A70E5" w:rsidRPr="00C26C40" w:rsidRDefault="002A70E5" w:rsidP="00892770">
            <w:pPr>
              <w:pStyle w:val="Table"/>
              <w:rPr>
                <w:lang w:val="en-GB"/>
              </w:rPr>
            </w:pPr>
            <w:r w:rsidRPr="00C26C40">
              <w:rPr>
                <w:lang w:val="en-GB"/>
              </w:rPr>
              <w:t>133.620</w:t>
            </w:r>
          </w:p>
        </w:tc>
        <w:tc>
          <w:tcPr>
            <w:tcW w:w="1701" w:type="dxa"/>
          </w:tcPr>
          <w:p w14:paraId="356FB5D5" w14:textId="77777777" w:rsidR="002A70E5" w:rsidRPr="00C26C40" w:rsidRDefault="002A70E5" w:rsidP="00892770">
            <w:pPr>
              <w:pStyle w:val="Table"/>
              <w:rPr>
                <w:lang w:val="en-GB"/>
              </w:rPr>
            </w:pPr>
            <w:r w:rsidRPr="00C26C40">
              <w:rPr>
                <w:lang w:val="en-GB"/>
              </w:rPr>
              <w:t>0.1366</w:t>
            </w:r>
          </w:p>
        </w:tc>
      </w:tr>
      <w:tr w:rsidR="002A70E5" w:rsidRPr="00C26C40" w14:paraId="01F41071" w14:textId="77777777" w:rsidTr="00870DFD">
        <w:tc>
          <w:tcPr>
            <w:tcW w:w="1442" w:type="dxa"/>
          </w:tcPr>
          <w:p w14:paraId="1640974A" w14:textId="77777777" w:rsidR="002A70E5" w:rsidRPr="00C26C40" w:rsidRDefault="002A70E5" w:rsidP="00892770">
            <w:pPr>
              <w:pStyle w:val="Table"/>
              <w:rPr>
                <w:lang w:val="en-GB"/>
              </w:rPr>
            </w:pPr>
            <m:oMathPara>
              <m:oMath>
                <m:r>
                  <w:rPr>
                    <w:rFonts w:ascii="Cambria Math" w:hAnsi="Cambria Math"/>
                    <w:lang w:val="en-GB"/>
                  </w:rPr>
                  <m:t>N</m:t>
                </m:r>
                <m:r>
                  <m:rPr>
                    <m:sty m:val="p"/>
                  </m:rPr>
                  <w:rPr>
                    <w:rFonts w:ascii="Cambria Math" w:hAnsi="Cambria Math"/>
                    <w:lang w:val="en-GB"/>
                  </w:rPr>
                  <m:t>₂</m:t>
                </m:r>
              </m:oMath>
            </m:oMathPara>
          </w:p>
        </w:tc>
        <w:tc>
          <w:tcPr>
            <w:tcW w:w="1955" w:type="dxa"/>
          </w:tcPr>
          <w:p w14:paraId="46F8A522" w14:textId="77777777" w:rsidR="002A70E5" w:rsidRPr="00C26C40" w:rsidRDefault="002A70E5" w:rsidP="00892770">
            <w:pPr>
              <w:pStyle w:val="Table"/>
              <w:rPr>
                <w:lang w:val="en-GB"/>
              </w:rPr>
            </w:pPr>
            <w:r w:rsidRPr="00C26C40">
              <w:rPr>
                <w:lang w:val="en-GB"/>
              </w:rPr>
              <w:t>373.066</w:t>
            </w:r>
          </w:p>
        </w:tc>
        <w:tc>
          <w:tcPr>
            <w:tcW w:w="1701" w:type="dxa"/>
          </w:tcPr>
          <w:p w14:paraId="4BE3EC7B" w14:textId="77777777" w:rsidR="002A70E5" w:rsidRPr="00C26C40" w:rsidRDefault="002A70E5" w:rsidP="00892770">
            <w:pPr>
              <w:pStyle w:val="Table"/>
              <w:rPr>
                <w:lang w:val="en-GB"/>
              </w:rPr>
            </w:pPr>
            <w:r w:rsidRPr="00C26C40">
              <w:rPr>
                <w:lang w:val="en-GB"/>
              </w:rPr>
              <w:t>0.3813</w:t>
            </w:r>
          </w:p>
        </w:tc>
      </w:tr>
      <w:tr w:rsidR="002A70E5" w:rsidRPr="00C26C40" w14:paraId="6B75CA14" w14:textId="77777777" w:rsidTr="00870DFD">
        <w:tc>
          <w:tcPr>
            <w:tcW w:w="1442" w:type="dxa"/>
          </w:tcPr>
          <w:p w14:paraId="0B2765CB" w14:textId="77777777" w:rsidR="002A70E5" w:rsidRPr="00C26C40" w:rsidRDefault="002A70E5" w:rsidP="00892770">
            <w:pPr>
              <w:pStyle w:val="Table"/>
              <w:rPr>
                <w:lang w:val="en-GB"/>
              </w:rPr>
            </w:pPr>
            <w:r w:rsidRPr="00C26C40">
              <w:rPr>
                <w:lang w:val="en-GB"/>
              </w:rPr>
              <w:t>Total</w:t>
            </w:r>
          </w:p>
        </w:tc>
        <w:tc>
          <w:tcPr>
            <w:tcW w:w="1955" w:type="dxa"/>
          </w:tcPr>
          <w:p w14:paraId="0178CCB5" w14:textId="77777777" w:rsidR="002A70E5" w:rsidRPr="00C26C40" w:rsidRDefault="002A70E5" w:rsidP="00892770">
            <w:pPr>
              <w:pStyle w:val="Table"/>
              <w:rPr>
                <w:lang w:val="en-GB"/>
              </w:rPr>
            </w:pPr>
            <w:r w:rsidRPr="00C26C40">
              <w:rPr>
                <w:lang w:val="en-GB"/>
              </w:rPr>
              <w:t>978.400</w:t>
            </w:r>
          </w:p>
        </w:tc>
        <w:tc>
          <w:tcPr>
            <w:tcW w:w="1701" w:type="dxa"/>
          </w:tcPr>
          <w:p w14:paraId="1251E974" w14:textId="77777777" w:rsidR="002A70E5" w:rsidRPr="00C26C40" w:rsidRDefault="002A70E5" w:rsidP="00892770">
            <w:pPr>
              <w:pStyle w:val="Table"/>
              <w:rPr>
                <w:lang w:val="en-GB"/>
              </w:rPr>
            </w:pPr>
            <w:r w:rsidRPr="00C26C40">
              <w:rPr>
                <w:lang w:val="en-GB"/>
              </w:rPr>
              <w:t>1.0000</w:t>
            </w:r>
          </w:p>
        </w:tc>
      </w:tr>
      <w:tr w:rsidR="002A70E5" w:rsidRPr="00C26C40" w14:paraId="4B96516A" w14:textId="77777777" w:rsidTr="00870DFD">
        <w:trPr>
          <w:trHeight w:val="1434"/>
        </w:trPr>
        <w:tc>
          <w:tcPr>
            <w:tcW w:w="5098" w:type="dxa"/>
            <w:gridSpan w:val="3"/>
          </w:tcPr>
          <w:p w14:paraId="20D655E0" w14:textId="7F705843" w:rsidR="002A70E5" w:rsidRPr="00C26C40" w:rsidRDefault="002A70E5" w:rsidP="00892770">
            <w:pPr>
              <w:pStyle w:val="Table"/>
              <w:rPr>
                <w:lang w:val="en-GB"/>
              </w:rPr>
            </w:pPr>
            <w:r w:rsidRPr="00C26C40">
              <w:rPr>
                <w:lang w:val="en-GB"/>
              </w:rPr>
              <w:t>Temperature (°C) = 700.00</w:t>
            </w:r>
          </w:p>
          <w:p w14:paraId="59A93655" w14:textId="0E6FE8E5" w:rsidR="002A70E5" w:rsidRPr="00C26C40" w:rsidRDefault="002A70E5" w:rsidP="00892770">
            <w:pPr>
              <w:pStyle w:val="Table"/>
              <w:rPr>
                <w:lang w:val="en-GB"/>
              </w:rPr>
            </w:pPr>
            <w:r w:rsidRPr="00C26C40">
              <w:rPr>
                <w:lang w:val="en-GB"/>
              </w:rPr>
              <w:t>Pressure (atm) = 1.1000</w:t>
            </w:r>
          </w:p>
        </w:tc>
      </w:tr>
    </w:tbl>
    <w:p w14:paraId="280F7B69" w14:textId="77777777" w:rsidR="002A70E5" w:rsidRPr="00C26C40" w:rsidRDefault="002A70E5" w:rsidP="00312BC3"/>
    <w:p w14:paraId="512318FD" w14:textId="3F4460C3" w:rsidR="00312BC3" w:rsidRPr="00C26C40" w:rsidRDefault="00312BC3" w:rsidP="002A70E5">
      <w:pPr>
        <w:pStyle w:val="Heading4"/>
      </w:pPr>
      <w:r w:rsidRPr="00C26C40">
        <w:t>RK-201 — Rotary Kiln (Roaster/Calciner)</w:t>
      </w:r>
    </w:p>
    <w:p w14:paraId="6CDA1729" w14:textId="6DCCAABB" w:rsidR="00312BC3" w:rsidRPr="00C26C40" w:rsidRDefault="00312BC3" w:rsidP="00312BC3">
      <w:r w:rsidRPr="00C26C40">
        <w:t>Unit Type: Reactor</w:t>
      </w:r>
      <w:r w:rsidR="002A70E5" w:rsidRPr="00C26C40">
        <w:tab/>
      </w:r>
      <w:r w:rsidRPr="00C26C40">
        <w:t>Inlet streams: 104, 202    Outlet streams: 203, 301</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AA4E8E" w:rsidRPr="00C26C40" w14:paraId="52A6BD41" w14:textId="77777777" w:rsidTr="00870DFD">
        <w:tc>
          <w:tcPr>
            <w:tcW w:w="4500" w:type="dxa"/>
            <w:tcBorders>
              <w:top w:val="nil"/>
              <w:left w:val="nil"/>
              <w:bottom w:val="nil"/>
              <w:right w:val="nil"/>
            </w:tcBorders>
          </w:tcPr>
          <w:tbl>
            <w:tblPr>
              <w:tblStyle w:val="TableGrid"/>
              <w:tblW w:w="3900" w:type="dxa"/>
              <w:tblLook w:val="04A0" w:firstRow="1" w:lastRow="0" w:firstColumn="1" w:lastColumn="0" w:noHBand="0" w:noVBand="1"/>
            </w:tblPr>
            <w:tblGrid>
              <w:gridCol w:w="1547"/>
              <w:gridCol w:w="1253"/>
              <w:gridCol w:w="1100"/>
            </w:tblGrid>
            <w:tr w:rsidR="00AA4E8E" w:rsidRPr="00C26C40" w14:paraId="2E93B290" w14:textId="77777777" w:rsidTr="00870DFD">
              <w:tc>
                <w:tcPr>
                  <w:tcW w:w="3900" w:type="dxa"/>
                  <w:gridSpan w:val="3"/>
                </w:tcPr>
                <w:p w14:paraId="3B93C259" w14:textId="092C1D32" w:rsidR="00AA4E8E" w:rsidRPr="00C26C40" w:rsidRDefault="00AA4E8E" w:rsidP="00892770">
                  <w:pPr>
                    <w:pStyle w:val="Table"/>
                    <w:rPr>
                      <w:lang w:val="en-GB"/>
                    </w:rPr>
                  </w:pPr>
                  <w:r w:rsidRPr="00C26C40">
                    <w:rPr>
                      <w:lang w:val="en-GB"/>
                    </w:rPr>
                    <w:t xml:space="preserve">Stream: </w:t>
                  </w:r>
                  <w:r w:rsidR="00892770" w:rsidRPr="00C26C40">
                    <w:rPr>
                      <w:lang w:val="en-GB"/>
                    </w:rPr>
                    <w:t>104</w:t>
                  </w:r>
                </w:p>
              </w:tc>
            </w:tr>
            <w:tr w:rsidR="00AA4E8E" w:rsidRPr="00C26C40" w14:paraId="723B09E4" w14:textId="77777777" w:rsidTr="00870DFD">
              <w:tc>
                <w:tcPr>
                  <w:tcW w:w="1547" w:type="dxa"/>
                </w:tcPr>
                <w:p w14:paraId="73361D2B" w14:textId="77777777" w:rsidR="00AA4E8E" w:rsidRPr="00C26C40" w:rsidRDefault="00AA4E8E" w:rsidP="00870DFD">
                  <w:pPr>
                    <w:rPr>
                      <w:lang w:val="en-GB"/>
                    </w:rPr>
                  </w:pPr>
                  <w:r w:rsidRPr="00C26C40">
                    <w:rPr>
                      <w:lang w:val="en-GB"/>
                    </w:rPr>
                    <w:t>Component</w:t>
                  </w:r>
                </w:p>
              </w:tc>
              <w:tc>
                <w:tcPr>
                  <w:tcW w:w="1253" w:type="dxa"/>
                </w:tcPr>
                <w:p w14:paraId="7E09F92C" w14:textId="77777777" w:rsidR="00AA4E8E" w:rsidRPr="00C26C40" w:rsidRDefault="00AA4E8E" w:rsidP="00870DFD">
                  <w:pPr>
                    <w:rPr>
                      <w:lang w:val="en-GB"/>
                    </w:rPr>
                  </w:pPr>
                  <w:r w:rsidRPr="00C26C40">
                    <w:rPr>
                      <w:lang w:val="en-GB"/>
                    </w:rPr>
                    <w:t>Mass, kg/hr</w:t>
                  </w:r>
                </w:p>
              </w:tc>
              <w:tc>
                <w:tcPr>
                  <w:tcW w:w="1100" w:type="dxa"/>
                </w:tcPr>
                <w:p w14:paraId="5FA9053E" w14:textId="77777777" w:rsidR="00AA4E8E" w:rsidRPr="00C26C40" w:rsidRDefault="00AA4E8E" w:rsidP="00870DFD">
                  <w:pPr>
                    <w:rPr>
                      <w:lang w:val="en-GB"/>
                    </w:rPr>
                  </w:pPr>
                  <w:r w:rsidRPr="00C26C40">
                    <w:rPr>
                      <w:lang w:val="en-GB"/>
                    </w:rPr>
                    <w:t>Mass, %</w:t>
                  </w:r>
                </w:p>
              </w:tc>
            </w:tr>
            <w:tr w:rsidR="00AA4E8E" w:rsidRPr="00C26C40" w14:paraId="45758DE1" w14:textId="77777777" w:rsidTr="00870DFD">
              <w:tc>
                <w:tcPr>
                  <w:tcW w:w="1547" w:type="dxa"/>
                </w:tcPr>
                <w:p w14:paraId="5DF75F05" w14:textId="77777777" w:rsidR="00AA4E8E" w:rsidRPr="00C26C40" w:rsidRDefault="00AA4E8E" w:rsidP="00870DFD">
                  <w:pPr>
                    <w:rPr>
                      <w:lang w:val="en-GB"/>
                    </w:rPr>
                  </w:pPr>
                  <m:oMathPara>
                    <m:oMath>
                      <m:r>
                        <w:rPr>
                          <w:rFonts w:ascii="Cambria Math" w:hAnsi="Cambria Math"/>
                          <w:lang w:val="en-GB"/>
                        </w:rPr>
                        <m:t>Al</m:t>
                      </m:r>
                      <m:r>
                        <m:rPr>
                          <m:sty m:val="p"/>
                        </m:rPr>
                        <w:rPr>
                          <w:rFonts w:ascii="Cambria Math" w:hAnsi="Cambria Math"/>
                          <w:lang w:val="en-GB"/>
                        </w:rPr>
                        <m:t>(</m:t>
                      </m:r>
                      <m:r>
                        <w:rPr>
                          <w:rFonts w:ascii="Cambria Math" w:hAnsi="Cambria Math"/>
                          <w:lang w:val="en-GB"/>
                        </w:rPr>
                        <m:t>OH</m:t>
                      </m:r>
                      <m:r>
                        <m:rPr>
                          <m:sty m:val="p"/>
                        </m:rPr>
                        <w:rPr>
                          <w:rFonts w:ascii="Cambria Math" w:hAnsi="Cambria Math"/>
                          <w:lang w:val="en-GB"/>
                        </w:rPr>
                        <m:t>)₃</m:t>
                      </m:r>
                    </m:oMath>
                  </m:oMathPara>
                </w:p>
              </w:tc>
              <w:tc>
                <w:tcPr>
                  <w:tcW w:w="1253" w:type="dxa"/>
                </w:tcPr>
                <w:p w14:paraId="760531EF" w14:textId="77777777" w:rsidR="00AA4E8E" w:rsidRPr="00C26C40" w:rsidRDefault="00AA4E8E" w:rsidP="00870DFD">
                  <w:pPr>
                    <w:rPr>
                      <w:lang w:val="en-GB"/>
                    </w:rPr>
                  </w:pPr>
                  <w:r w:rsidRPr="00C26C40">
                    <w:rPr>
                      <w:lang w:val="en-GB"/>
                    </w:rPr>
                    <w:t>451.35</w:t>
                  </w:r>
                </w:p>
              </w:tc>
              <w:tc>
                <w:tcPr>
                  <w:tcW w:w="1100" w:type="dxa"/>
                </w:tcPr>
                <w:p w14:paraId="405985FA" w14:textId="77777777" w:rsidR="00AA4E8E" w:rsidRPr="00C26C40" w:rsidRDefault="00AA4E8E" w:rsidP="00870DFD">
                  <w:pPr>
                    <w:rPr>
                      <w:lang w:val="en-GB"/>
                    </w:rPr>
                  </w:pPr>
                  <w:r w:rsidRPr="00C26C40">
                    <w:rPr>
                      <w:lang w:val="en-GB"/>
                    </w:rPr>
                    <w:t>59.70</w:t>
                  </w:r>
                </w:p>
              </w:tc>
            </w:tr>
            <w:tr w:rsidR="00AA4E8E" w:rsidRPr="00C26C40" w14:paraId="352A2F42" w14:textId="77777777" w:rsidTr="00870DFD">
              <w:tc>
                <w:tcPr>
                  <w:tcW w:w="1547" w:type="dxa"/>
                </w:tcPr>
                <w:p w14:paraId="49D0C435" w14:textId="77777777" w:rsidR="00AA4E8E" w:rsidRPr="00C26C40" w:rsidRDefault="00AA4E8E" w:rsidP="00870DFD">
                  <w:pPr>
                    <w:rPr>
                      <w:lang w:val="en-GB"/>
                    </w:rPr>
                  </w:pPr>
                  <m:oMathPara>
                    <m:oMath>
                      <m:r>
                        <w:rPr>
                          <w:rFonts w:ascii="Cambria Math" w:hAnsi="Cambria Math"/>
                          <w:lang w:val="en-GB"/>
                        </w:rPr>
                        <m:t>Fe</m:t>
                      </m:r>
                      <m:r>
                        <m:rPr>
                          <m:sty m:val="p"/>
                        </m:rPr>
                        <w:rPr>
                          <w:rFonts w:ascii="Cambria Math" w:hAnsi="Cambria Math"/>
                          <w:lang w:val="en-GB"/>
                        </w:rPr>
                        <m:t>₂</m:t>
                      </m:r>
                      <m:r>
                        <w:rPr>
                          <w:rFonts w:ascii="Cambria Math" w:hAnsi="Cambria Math"/>
                          <w:lang w:val="en-GB"/>
                        </w:rPr>
                        <m:t>O</m:t>
                      </m:r>
                      <m:r>
                        <m:rPr>
                          <m:sty m:val="p"/>
                        </m:rPr>
                        <w:rPr>
                          <w:rFonts w:ascii="Cambria Math" w:hAnsi="Cambria Math"/>
                          <w:lang w:val="en-GB"/>
                        </w:rPr>
                        <m:t>₃</m:t>
                      </m:r>
                    </m:oMath>
                  </m:oMathPara>
                </w:p>
              </w:tc>
              <w:tc>
                <w:tcPr>
                  <w:tcW w:w="1253" w:type="dxa"/>
                </w:tcPr>
                <w:p w14:paraId="69040C6E" w14:textId="77777777" w:rsidR="00AA4E8E" w:rsidRPr="00C26C40" w:rsidRDefault="00AA4E8E" w:rsidP="00870DFD">
                  <w:pPr>
                    <w:rPr>
                      <w:lang w:val="en-GB"/>
                    </w:rPr>
                  </w:pPr>
                  <w:r w:rsidRPr="00C26C40">
                    <w:rPr>
                      <w:lang w:val="en-GB"/>
                    </w:rPr>
                    <w:t>12.00</w:t>
                  </w:r>
                </w:p>
              </w:tc>
              <w:tc>
                <w:tcPr>
                  <w:tcW w:w="1100" w:type="dxa"/>
                </w:tcPr>
                <w:p w14:paraId="5B5DB65F" w14:textId="77777777" w:rsidR="00AA4E8E" w:rsidRPr="00C26C40" w:rsidRDefault="00AA4E8E" w:rsidP="00870DFD">
                  <w:pPr>
                    <w:rPr>
                      <w:lang w:val="en-GB"/>
                    </w:rPr>
                  </w:pPr>
                  <w:r w:rsidRPr="00C26C40">
                    <w:rPr>
                      <w:lang w:val="en-GB"/>
                    </w:rPr>
                    <w:t>1.59</w:t>
                  </w:r>
                </w:p>
              </w:tc>
            </w:tr>
            <w:tr w:rsidR="00AA4E8E" w:rsidRPr="00C26C40" w14:paraId="68600D15" w14:textId="77777777" w:rsidTr="00870DFD">
              <w:tc>
                <w:tcPr>
                  <w:tcW w:w="1547" w:type="dxa"/>
                </w:tcPr>
                <w:p w14:paraId="2E63BB2A" w14:textId="77777777" w:rsidR="00AA4E8E" w:rsidRPr="00C26C40" w:rsidRDefault="00AA4E8E" w:rsidP="00870DFD">
                  <w:pPr>
                    <w:rPr>
                      <w:lang w:val="en-GB"/>
                    </w:rPr>
                  </w:pPr>
                  <m:oMathPara>
                    <m:oMath>
                      <m:r>
                        <w:rPr>
                          <w:rFonts w:ascii="Cambria Math" w:hAnsi="Cambria Math"/>
                          <w:lang w:val="en-GB"/>
                        </w:rPr>
                        <m:t>SiO</m:t>
                      </m:r>
                      <m:r>
                        <m:rPr>
                          <m:sty m:val="p"/>
                        </m:rPr>
                        <w:rPr>
                          <w:rFonts w:ascii="Cambria Math" w:hAnsi="Cambria Math"/>
                          <w:lang w:val="en-GB"/>
                        </w:rPr>
                        <m:t>₂</m:t>
                      </m:r>
                    </m:oMath>
                  </m:oMathPara>
                </w:p>
              </w:tc>
              <w:tc>
                <w:tcPr>
                  <w:tcW w:w="1253" w:type="dxa"/>
                </w:tcPr>
                <w:p w14:paraId="430FF8F9" w14:textId="77777777" w:rsidR="00AA4E8E" w:rsidRPr="00C26C40" w:rsidRDefault="00AA4E8E" w:rsidP="00870DFD">
                  <w:pPr>
                    <w:rPr>
                      <w:lang w:val="en-GB"/>
                    </w:rPr>
                  </w:pPr>
                  <w:r w:rsidRPr="00C26C40">
                    <w:rPr>
                      <w:lang w:val="en-GB"/>
                    </w:rPr>
                    <w:t>265.50</w:t>
                  </w:r>
                </w:p>
              </w:tc>
              <w:tc>
                <w:tcPr>
                  <w:tcW w:w="1100" w:type="dxa"/>
                </w:tcPr>
                <w:p w14:paraId="56CF4392" w14:textId="77777777" w:rsidR="00AA4E8E" w:rsidRPr="00C26C40" w:rsidRDefault="00AA4E8E" w:rsidP="00870DFD">
                  <w:pPr>
                    <w:rPr>
                      <w:lang w:val="en-GB"/>
                    </w:rPr>
                  </w:pPr>
                  <w:r w:rsidRPr="00C26C40">
                    <w:rPr>
                      <w:lang w:val="en-GB"/>
                    </w:rPr>
                    <w:t>35.12</w:t>
                  </w:r>
                </w:p>
              </w:tc>
            </w:tr>
            <w:tr w:rsidR="00AA4E8E" w:rsidRPr="00C26C40" w14:paraId="1A5E96C7" w14:textId="77777777" w:rsidTr="00870DFD">
              <w:tc>
                <w:tcPr>
                  <w:tcW w:w="1547" w:type="dxa"/>
                </w:tcPr>
                <w:p w14:paraId="47E2BEB0" w14:textId="77777777" w:rsidR="00AA4E8E" w:rsidRPr="00C26C40" w:rsidRDefault="00AA4E8E" w:rsidP="00870DFD">
                  <w:pPr>
                    <w:rPr>
                      <w:lang w:val="en-GB"/>
                    </w:rPr>
                  </w:pPr>
                  <m:oMathPara>
                    <m:oMath>
                      <m:r>
                        <w:rPr>
                          <w:rFonts w:ascii="Cambria Math" w:hAnsi="Cambria Math"/>
                          <w:lang w:val="en-GB"/>
                        </w:rPr>
                        <m:t>TiO</m:t>
                      </m:r>
                      <m:r>
                        <m:rPr>
                          <m:sty m:val="p"/>
                        </m:rPr>
                        <w:rPr>
                          <w:rFonts w:ascii="Cambria Math" w:hAnsi="Cambria Math"/>
                          <w:lang w:val="en-GB"/>
                        </w:rPr>
                        <m:t>₂</m:t>
                      </m:r>
                    </m:oMath>
                  </m:oMathPara>
                </w:p>
              </w:tc>
              <w:tc>
                <w:tcPr>
                  <w:tcW w:w="1253" w:type="dxa"/>
                </w:tcPr>
                <w:p w14:paraId="60BA3A88" w14:textId="77777777" w:rsidR="00AA4E8E" w:rsidRPr="00C26C40" w:rsidRDefault="00AA4E8E" w:rsidP="00870DFD">
                  <w:pPr>
                    <w:rPr>
                      <w:lang w:val="en-GB"/>
                    </w:rPr>
                  </w:pPr>
                  <w:r w:rsidRPr="00C26C40">
                    <w:rPr>
                      <w:lang w:val="en-GB"/>
                    </w:rPr>
                    <w:t>21.63</w:t>
                  </w:r>
                </w:p>
              </w:tc>
              <w:tc>
                <w:tcPr>
                  <w:tcW w:w="1100" w:type="dxa"/>
                </w:tcPr>
                <w:p w14:paraId="63645004" w14:textId="77777777" w:rsidR="00AA4E8E" w:rsidRPr="00C26C40" w:rsidRDefault="00AA4E8E" w:rsidP="00870DFD">
                  <w:pPr>
                    <w:rPr>
                      <w:lang w:val="en-GB"/>
                    </w:rPr>
                  </w:pPr>
                  <w:r w:rsidRPr="00C26C40">
                    <w:rPr>
                      <w:lang w:val="en-GB"/>
                    </w:rPr>
                    <w:t>2.86</w:t>
                  </w:r>
                </w:p>
              </w:tc>
            </w:tr>
            <w:tr w:rsidR="00AA4E8E" w:rsidRPr="00C26C40" w14:paraId="008B67DF" w14:textId="77777777" w:rsidTr="00870DFD">
              <w:tc>
                <w:tcPr>
                  <w:tcW w:w="1547" w:type="dxa"/>
                </w:tcPr>
                <w:p w14:paraId="39CB044B" w14:textId="77777777" w:rsidR="00AA4E8E" w:rsidRPr="00C26C40" w:rsidRDefault="00AA4E8E" w:rsidP="00870DFD">
                  <w:pPr>
                    <w:rPr>
                      <w:lang w:val="en-GB"/>
                    </w:rPr>
                  </w:pPr>
                  <m:oMathPara>
                    <m:oMath>
                      <m:r>
                        <w:rPr>
                          <w:rFonts w:ascii="Cambria Math" w:hAnsi="Cambria Math"/>
                          <w:lang w:val="en-GB"/>
                        </w:rPr>
                        <m:t>K</m:t>
                      </m:r>
                      <m:r>
                        <m:rPr>
                          <m:sty m:val="p"/>
                        </m:rPr>
                        <w:rPr>
                          <w:rFonts w:ascii="Cambria Math" w:hAnsi="Cambria Math"/>
                          <w:lang w:val="en-GB"/>
                        </w:rPr>
                        <m:t>₂</m:t>
                      </m:r>
                      <m:r>
                        <w:rPr>
                          <w:rFonts w:ascii="Cambria Math" w:hAnsi="Cambria Math"/>
                          <w:lang w:val="en-GB"/>
                        </w:rPr>
                        <m:t>O</m:t>
                      </m:r>
                    </m:oMath>
                  </m:oMathPara>
                </w:p>
              </w:tc>
              <w:tc>
                <w:tcPr>
                  <w:tcW w:w="1253" w:type="dxa"/>
                </w:tcPr>
                <w:p w14:paraId="3C708D55" w14:textId="77777777" w:rsidR="00AA4E8E" w:rsidRPr="00C26C40" w:rsidRDefault="00AA4E8E" w:rsidP="00870DFD">
                  <w:pPr>
                    <w:rPr>
                      <w:lang w:val="en-GB"/>
                    </w:rPr>
                  </w:pPr>
                  <w:r w:rsidRPr="00C26C40">
                    <w:rPr>
                      <w:lang w:val="en-GB"/>
                    </w:rPr>
                    <w:t>4.03</w:t>
                  </w:r>
                </w:p>
              </w:tc>
              <w:tc>
                <w:tcPr>
                  <w:tcW w:w="1100" w:type="dxa"/>
                </w:tcPr>
                <w:p w14:paraId="44EAD8C9" w14:textId="77777777" w:rsidR="00AA4E8E" w:rsidRPr="00C26C40" w:rsidRDefault="00AA4E8E" w:rsidP="00870DFD">
                  <w:pPr>
                    <w:rPr>
                      <w:lang w:val="en-GB"/>
                    </w:rPr>
                  </w:pPr>
                  <w:r w:rsidRPr="00C26C40">
                    <w:rPr>
                      <w:lang w:val="en-GB"/>
                    </w:rPr>
                    <w:t>0.53</w:t>
                  </w:r>
                </w:p>
              </w:tc>
            </w:tr>
            <w:tr w:rsidR="00AA4E8E" w:rsidRPr="00C26C40" w14:paraId="3C6C8DFC" w14:textId="77777777" w:rsidTr="00870DFD">
              <w:tc>
                <w:tcPr>
                  <w:tcW w:w="1547" w:type="dxa"/>
                </w:tcPr>
                <w:p w14:paraId="7F1C891C" w14:textId="77777777" w:rsidR="00AA4E8E" w:rsidRPr="00C26C40" w:rsidRDefault="00AA4E8E" w:rsidP="00870DFD">
                  <w:pPr>
                    <w:rPr>
                      <w:lang w:val="en-GB"/>
                    </w:rPr>
                  </w:pPr>
                  <m:oMathPara>
                    <m:oMath>
                      <m:r>
                        <w:rPr>
                          <w:rFonts w:ascii="Cambria Math" w:hAnsi="Cambria Math"/>
                          <w:lang w:val="en-GB"/>
                        </w:rPr>
                        <m:t>Na</m:t>
                      </m:r>
                      <m:r>
                        <m:rPr>
                          <m:sty m:val="p"/>
                        </m:rPr>
                        <w:rPr>
                          <w:rFonts w:ascii="Cambria Math" w:hAnsi="Cambria Math"/>
                          <w:lang w:val="en-GB"/>
                        </w:rPr>
                        <m:t>₂</m:t>
                      </m:r>
                      <m:r>
                        <w:rPr>
                          <w:rFonts w:ascii="Cambria Math" w:hAnsi="Cambria Math"/>
                          <w:lang w:val="en-GB"/>
                        </w:rPr>
                        <m:t>O</m:t>
                      </m:r>
                    </m:oMath>
                  </m:oMathPara>
                </w:p>
              </w:tc>
              <w:tc>
                <w:tcPr>
                  <w:tcW w:w="1253" w:type="dxa"/>
                </w:tcPr>
                <w:p w14:paraId="04C4F2BC" w14:textId="77777777" w:rsidR="00AA4E8E" w:rsidRPr="00C26C40" w:rsidRDefault="00AA4E8E" w:rsidP="00870DFD">
                  <w:pPr>
                    <w:rPr>
                      <w:lang w:val="en-GB"/>
                    </w:rPr>
                  </w:pPr>
                  <w:r w:rsidRPr="00C26C40">
                    <w:rPr>
                      <w:lang w:val="en-GB"/>
                    </w:rPr>
                    <w:t>1.18</w:t>
                  </w:r>
                </w:p>
              </w:tc>
              <w:tc>
                <w:tcPr>
                  <w:tcW w:w="1100" w:type="dxa"/>
                </w:tcPr>
                <w:p w14:paraId="12A0C32F" w14:textId="77777777" w:rsidR="00AA4E8E" w:rsidRPr="00C26C40" w:rsidRDefault="00AA4E8E" w:rsidP="00870DFD">
                  <w:pPr>
                    <w:rPr>
                      <w:lang w:val="en-GB"/>
                    </w:rPr>
                  </w:pPr>
                  <w:r w:rsidRPr="00C26C40">
                    <w:rPr>
                      <w:lang w:val="en-GB"/>
                    </w:rPr>
                    <w:t>0.16</w:t>
                  </w:r>
                </w:p>
              </w:tc>
            </w:tr>
            <w:tr w:rsidR="00AA4E8E" w:rsidRPr="00C26C40" w14:paraId="37D1298B" w14:textId="77777777" w:rsidTr="00870DFD">
              <w:tc>
                <w:tcPr>
                  <w:tcW w:w="1547" w:type="dxa"/>
                </w:tcPr>
                <w:p w14:paraId="2B8FC0F5" w14:textId="77777777" w:rsidR="00AA4E8E" w:rsidRPr="00C26C40" w:rsidRDefault="00AA4E8E" w:rsidP="00870DFD">
                  <w:pPr>
                    <w:rPr>
                      <w:lang w:val="en-GB"/>
                    </w:rPr>
                  </w:pPr>
                  <m:oMathPara>
                    <m:oMath>
                      <m:r>
                        <w:rPr>
                          <w:rFonts w:ascii="Cambria Math" w:hAnsi="Cambria Math"/>
                          <w:lang w:val="en-GB"/>
                        </w:rPr>
                        <m:t>MgO</m:t>
                      </m:r>
                    </m:oMath>
                  </m:oMathPara>
                </w:p>
              </w:tc>
              <w:tc>
                <w:tcPr>
                  <w:tcW w:w="1253" w:type="dxa"/>
                </w:tcPr>
                <w:p w14:paraId="44EA4AA0" w14:textId="77777777" w:rsidR="00AA4E8E" w:rsidRPr="00C26C40" w:rsidRDefault="00AA4E8E" w:rsidP="00870DFD">
                  <w:pPr>
                    <w:rPr>
                      <w:lang w:val="en-GB"/>
                    </w:rPr>
                  </w:pPr>
                  <w:r w:rsidRPr="00C26C40">
                    <w:rPr>
                      <w:lang w:val="en-GB"/>
                    </w:rPr>
                    <w:t>0.30</w:t>
                  </w:r>
                </w:p>
              </w:tc>
              <w:tc>
                <w:tcPr>
                  <w:tcW w:w="1100" w:type="dxa"/>
                </w:tcPr>
                <w:p w14:paraId="6B3DAADF" w14:textId="77777777" w:rsidR="00AA4E8E" w:rsidRPr="00C26C40" w:rsidRDefault="00AA4E8E" w:rsidP="00870DFD">
                  <w:pPr>
                    <w:rPr>
                      <w:lang w:val="en-GB"/>
                    </w:rPr>
                  </w:pPr>
                  <w:r w:rsidRPr="00C26C40">
                    <w:rPr>
                      <w:lang w:val="en-GB"/>
                    </w:rPr>
                    <w:t>0.04</w:t>
                  </w:r>
                </w:p>
              </w:tc>
            </w:tr>
            <w:tr w:rsidR="00AA4E8E" w:rsidRPr="00C26C40" w14:paraId="078080AC" w14:textId="77777777" w:rsidTr="00870DFD">
              <w:tc>
                <w:tcPr>
                  <w:tcW w:w="1547" w:type="dxa"/>
                </w:tcPr>
                <w:p w14:paraId="6E338F23" w14:textId="77777777" w:rsidR="00AA4E8E" w:rsidRPr="00C26C40" w:rsidRDefault="00AA4E8E" w:rsidP="00870DFD">
                  <w:pPr>
                    <w:rPr>
                      <w:lang w:val="en-GB"/>
                    </w:rPr>
                  </w:pPr>
                  <w:r w:rsidRPr="00C26C40">
                    <w:rPr>
                      <w:lang w:val="en-GB"/>
                    </w:rPr>
                    <w:t>Total</w:t>
                  </w:r>
                </w:p>
              </w:tc>
              <w:tc>
                <w:tcPr>
                  <w:tcW w:w="1253" w:type="dxa"/>
                </w:tcPr>
                <w:p w14:paraId="4B072328" w14:textId="77777777" w:rsidR="00AA4E8E" w:rsidRPr="00C26C40" w:rsidRDefault="00AA4E8E" w:rsidP="00870DFD">
                  <w:pPr>
                    <w:rPr>
                      <w:lang w:val="en-GB"/>
                    </w:rPr>
                  </w:pPr>
                  <w:r w:rsidRPr="00C26C40">
                    <w:rPr>
                      <w:lang w:val="en-GB"/>
                    </w:rPr>
                    <w:t>755.99</w:t>
                  </w:r>
                </w:p>
              </w:tc>
              <w:tc>
                <w:tcPr>
                  <w:tcW w:w="1100" w:type="dxa"/>
                </w:tcPr>
                <w:p w14:paraId="6BDC8FAB" w14:textId="77777777" w:rsidR="00AA4E8E" w:rsidRPr="00C26C40" w:rsidRDefault="00AA4E8E" w:rsidP="00870DFD">
                  <w:pPr>
                    <w:rPr>
                      <w:lang w:val="en-GB"/>
                    </w:rPr>
                  </w:pPr>
                  <w:r w:rsidRPr="00C26C40">
                    <w:rPr>
                      <w:lang w:val="en-GB"/>
                    </w:rPr>
                    <w:t>100.00</w:t>
                  </w:r>
                </w:p>
              </w:tc>
            </w:tr>
            <w:tr w:rsidR="00AA4E8E" w:rsidRPr="00C26C40" w14:paraId="6784C583" w14:textId="77777777" w:rsidTr="00870DFD">
              <w:tc>
                <w:tcPr>
                  <w:tcW w:w="3900" w:type="dxa"/>
                  <w:gridSpan w:val="3"/>
                </w:tcPr>
                <w:p w14:paraId="67D4E92D" w14:textId="77777777" w:rsidR="00AA4E8E" w:rsidRPr="00C26C40" w:rsidRDefault="00AA4E8E" w:rsidP="00870DFD">
                  <w:pPr>
                    <w:rPr>
                      <w:lang w:val="en-GB"/>
                    </w:rPr>
                  </w:pPr>
                  <w:r w:rsidRPr="00C26C40">
                    <w:rPr>
                      <w:lang w:val="en-GB"/>
                    </w:rPr>
                    <w:t>Temperature: 32.2 °C</w:t>
                  </w:r>
                </w:p>
                <w:p w14:paraId="6E024101" w14:textId="77777777" w:rsidR="00AA4E8E" w:rsidRPr="00C26C40" w:rsidRDefault="00AA4E8E" w:rsidP="00870DFD">
                  <w:pPr>
                    <w:rPr>
                      <w:lang w:val="en-GB"/>
                    </w:rPr>
                  </w:pPr>
                  <w:r w:rsidRPr="00C26C40">
                    <w:rPr>
                      <w:lang w:val="en-GB"/>
                    </w:rPr>
                    <w:t>Pressure: 1.0132 bar</w:t>
                  </w:r>
                </w:p>
              </w:tc>
            </w:tr>
          </w:tbl>
          <w:p w14:paraId="6B9A200F" w14:textId="77777777" w:rsidR="00AA4E8E" w:rsidRPr="00C26C40" w:rsidRDefault="00AA4E8E" w:rsidP="00870DFD"/>
        </w:tc>
        <w:tc>
          <w:tcPr>
            <w:tcW w:w="360" w:type="dxa"/>
            <w:tcBorders>
              <w:top w:val="nil"/>
              <w:left w:val="nil"/>
              <w:bottom w:val="nil"/>
              <w:right w:val="nil"/>
            </w:tcBorders>
          </w:tcPr>
          <w:p w14:paraId="12CCC7C1" w14:textId="77777777" w:rsidR="00AA4E8E" w:rsidRPr="00C26C40" w:rsidRDefault="00AA4E8E" w:rsidP="00870DFD"/>
        </w:tc>
        <w:tc>
          <w:tcPr>
            <w:tcW w:w="4500" w:type="dxa"/>
            <w:tcBorders>
              <w:top w:val="nil"/>
              <w:left w:val="nil"/>
              <w:bottom w:val="nil"/>
              <w:right w:val="nil"/>
            </w:tcBorders>
          </w:tcPr>
          <w:tbl>
            <w:tblPr>
              <w:tblStyle w:val="TableGrid"/>
              <w:tblW w:w="3900" w:type="dxa"/>
              <w:tblLook w:val="04A0" w:firstRow="1" w:lastRow="0" w:firstColumn="1" w:lastColumn="0" w:noHBand="0" w:noVBand="1"/>
            </w:tblPr>
            <w:tblGrid>
              <w:gridCol w:w="1505"/>
              <w:gridCol w:w="1295"/>
              <w:gridCol w:w="1100"/>
            </w:tblGrid>
            <w:tr w:rsidR="00AA4E8E" w:rsidRPr="00C26C40" w14:paraId="10A97EE0" w14:textId="77777777" w:rsidTr="00870DFD">
              <w:tc>
                <w:tcPr>
                  <w:tcW w:w="3900" w:type="dxa"/>
                  <w:gridSpan w:val="3"/>
                </w:tcPr>
                <w:p w14:paraId="5517E498" w14:textId="11C50F71" w:rsidR="00AA4E8E" w:rsidRPr="00C26C40" w:rsidRDefault="00AA4E8E" w:rsidP="00104558">
                  <w:pPr>
                    <w:pStyle w:val="Table"/>
                    <w:rPr>
                      <w:lang w:val="en-GB"/>
                    </w:rPr>
                  </w:pPr>
                  <w:r w:rsidRPr="00C26C40">
                    <w:rPr>
                      <w:lang w:val="en-GB"/>
                    </w:rPr>
                    <w:t xml:space="preserve">Stream: </w:t>
                  </w:r>
                  <w:r w:rsidR="00892770" w:rsidRPr="00C26C40">
                    <w:rPr>
                      <w:lang w:val="en-GB"/>
                    </w:rPr>
                    <w:t>202</w:t>
                  </w:r>
                </w:p>
              </w:tc>
            </w:tr>
            <w:tr w:rsidR="00AA4E8E" w:rsidRPr="00C26C40" w14:paraId="5E741E48" w14:textId="77777777" w:rsidTr="00870DFD">
              <w:tc>
                <w:tcPr>
                  <w:tcW w:w="1505" w:type="dxa"/>
                </w:tcPr>
                <w:p w14:paraId="5175212E" w14:textId="77777777" w:rsidR="00AA4E8E" w:rsidRPr="00C26C40" w:rsidRDefault="00AA4E8E" w:rsidP="00104558">
                  <w:pPr>
                    <w:pStyle w:val="Table"/>
                    <w:rPr>
                      <w:lang w:val="en-GB"/>
                    </w:rPr>
                  </w:pPr>
                  <w:r w:rsidRPr="00C26C40">
                    <w:rPr>
                      <w:lang w:val="en-GB"/>
                    </w:rPr>
                    <w:t>Component</w:t>
                  </w:r>
                </w:p>
              </w:tc>
              <w:tc>
                <w:tcPr>
                  <w:tcW w:w="1295" w:type="dxa"/>
                </w:tcPr>
                <w:p w14:paraId="1586B855" w14:textId="77777777" w:rsidR="00AA4E8E" w:rsidRPr="00C26C40" w:rsidRDefault="00AA4E8E" w:rsidP="00104558">
                  <w:pPr>
                    <w:pStyle w:val="Table"/>
                    <w:rPr>
                      <w:lang w:val="en-GB"/>
                    </w:rPr>
                  </w:pPr>
                  <w:r w:rsidRPr="00C26C40">
                    <w:rPr>
                      <w:lang w:val="en-GB"/>
                    </w:rPr>
                    <w:t>Mass, kg/hr</w:t>
                  </w:r>
                </w:p>
              </w:tc>
              <w:tc>
                <w:tcPr>
                  <w:tcW w:w="1100" w:type="dxa"/>
                </w:tcPr>
                <w:p w14:paraId="6C5A4774" w14:textId="77777777" w:rsidR="00AA4E8E" w:rsidRPr="00C26C40" w:rsidRDefault="00AA4E8E" w:rsidP="00104558">
                  <w:pPr>
                    <w:pStyle w:val="Table"/>
                    <w:rPr>
                      <w:lang w:val="en-GB"/>
                    </w:rPr>
                  </w:pPr>
                  <w:r w:rsidRPr="00C26C40">
                    <w:rPr>
                      <w:lang w:val="en-GB"/>
                    </w:rPr>
                    <w:t>Mass, %</w:t>
                  </w:r>
                </w:p>
              </w:tc>
            </w:tr>
            <w:tr w:rsidR="00892770" w:rsidRPr="00C26C40" w14:paraId="64BB42C7" w14:textId="77777777" w:rsidTr="00870DFD">
              <w:tc>
                <w:tcPr>
                  <w:tcW w:w="1505" w:type="dxa"/>
                </w:tcPr>
                <w:p w14:paraId="27BA94C9" w14:textId="3297D6B0" w:rsidR="00892770" w:rsidRPr="00C26C40" w:rsidRDefault="00892770" w:rsidP="00104558">
                  <w:pPr>
                    <w:pStyle w:val="Table"/>
                    <w:rPr>
                      <w:lang w:val="en-GB"/>
                    </w:rPr>
                  </w:pPr>
                  <m:oMathPara>
                    <m:oMath>
                      <m:r>
                        <w:rPr>
                          <w:rFonts w:ascii="Cambria Math" w:hAnsi="Cambria Math"/>
                          <w:sz w:val="24"/>
                          <w:lang w:val="en-GB"/>
                        </w:rPr>
                        <m:t>CO₂</m:t>
                      </m:r>
                    </m:oMath>
                  </m:oMathPara>
                </w:p>
              </w:tc>
              <w:tc>
                <w:tcPr>
                  <w:tcW w:w="1295" w:type="dxa"/>
                </w:tcPr>
                <w:p w14:paraId="3BEABAB0" w14:textId="45CACDD6" w:rsidR="00892770" w:rsidRPr="00C26C40" w:rsidRDefault="00892770" w:rsidP="00104558">
                  <w:pPr>
                    <w:pStyle w:val="Table"/>
                    <w:rPr>
                      <w:lang w:val="en-GB"/>
                    </w:rPr>
                  </w:pPr>
                  <w:r w:rsidRPr="00C26C40">
                    <w:rPr>
                      <w:sz w:val="24"/>
                      <w:lang w:val="en-GB"/>
                    </w:rPr>
                    <w:t>174.267</w:t>
                  </w:r>
                </w:p>
              </w:tc>
              <w:tc>
                <w:tcPr>
                  <w:tcW w:w="1100" w:type="dxa"/>
                </w:tcPr>
                <w:p w14:paraId="3708B958" w14:textId="1FE1832C" w:rsidR="00892770" w:rsidRPr="00C26C40" w:rsidRDefault="00892770" w:rsidP="00104558">
                  <w:pPr>
                    <w:pStyle w:val="Table"/>
                    <w:rPr>
                      <w:lang w:val="en-GB"/>
                    </w:rPr>
                  </w:pPr>
                  <w:r w:rsidRPr="00C26C40">
                    <w:rPr>
                      <w:sz w:val="24"/>
                      <w:lang w:val="en-GB"/>
                    </w:rPr>
                    <w:t>0.1781</w:t>
                  </w:r>
                </w:p>
              </w:tc>
            </w:tr>
            <w:tr w:rsidR="00892770" w:rsidRPr="00C26C40" w14:paraId="3C2A34FE" w14:textId="77777777" w:rsidTr="00870DFD">
              <w:tc>
                <w:tcPr>
                  <w:tcW w:w="1505" w:type="dxa"/>
                </w:tcPr>
                <w:p w14:paraId="7EFDB603" w14:textId="12206DFF" w:rsidR="00892770" w:rsidRPr="00C26C40" w:rsidRDefault="00892770" w:rsidP="00104558">
                  <w:pPr>
                    <w:pStyle w:val="Table"/>
                    <w:rPr>
                      <w:lang w:val="en-GB"/>
                    </w:rPr>
                  </w:pPr>
                  <m:oMathPara>
                    <m:oMath>
                      <m:r>
                        <w:rPr>
                          <w:rFonts w:ascii="Cambria Math" w:hAnsi="Cambria Math"/>
                          <w:sz w:val="24"/>
                          <w:lang w:val="en-GB"/>
                        </w:rPr>
                        <m:t>CO</m:t>
                      </m:r>
                    </m:oMath>
                  </m:oMathPara>
                </w:p>
              </w:tc>
              <w:tc>
                <w:tcPr>
                  <w:tcW w:w="1295" w:type="dxa"/>
                </w:tcPr>
                <w:p w14:paraId="663C9C9B" w14:textId="0D7F3B94" w:rsidR="00892770" w:rsidRPr="00C26C40" w:rsidRDefault="00892770" w:rsidP="00104558">
                  <w:pPr>
                    <w:pStyle w:val="Table"/>
                    <w:rPr>
                      <w:lang w:val="en-GB"/>
                    </w:rPr>
                  </w:pPr>
                  <w:r w:rsidRPr="00C26C40">
                    <w:rPr>
                      <w:sz w:val="24"/>
                      <w:lang w:val="en-GB"/>
                    </w:rPr>
                    <w:t>297.447</w:t>
                  </w:r>
                </w:p>
              </w:tc>
              <w:tc>
                <w:tcPr>
                  <w:tcW w:w="1100" w:type="dxa"/>
                </w:tcPr>
                <w:p w14:paraId="3E50C88A" w14:textId="2F0CA9AD" w:rsidR="00892770" w:rsidRPr="00C26C40" w:rsidRDefault="00892770" w:rsidP="00104558">
                  <w:pPr>
                    <w:pStyle w:val="Table"/>
                    <w:rPr>
                      <w:lang w:val="en-GB"/>
                    </w:rPr>
                  </w:pPr>
                  <w:r w:rsidRPr="00C26C40">
                    <w:rPr>
                      <w:sz w:val="24"/>
                      <w:lang w:val="en-GB"/>
                    </w:rPr>
                    <w:t>0.3040</w:t>
                  </w:r>
                </w:p>
              </w:tc>
            </w:tr>
            <w:tr w:rsidR="00892770" w:rsidRPr="00C26C40" w14:paraId="2D962B29" w14:textId="77777777" w:rsidTr="00870DFD">
              <w:tc>
                <w:tcPr>
                  <w:tcW w:w="1505" w:type="dxa"/>
                </w:tcPr>
                <w:p w14:paraId="5B51AC4B" w14:textId="13D610F1" w:rsidR="00892770" w:rsidRPr="00C26C40" w:rsidRDefault="00892770" w:rsidP="00104558">
                  <w:pPr>
                    <w:pStyle w:val="Table"/>
                    <w:rPr>
                      <w:lang w:val="en-GB"/>
                    </w:rPr>
                  </w:pPr>
                  <m:oMathPara>
                    <m:oMath>
                      <m:r>
                        <w:rPr>
                          <w:rFonts w:ascii="Cambria Math" w:hAnsi="Cambria Math"/>
                          <w:sz w:val="24"/>
                          <w:lang w:val="en-GB"/>
                        </w:rPr>
                        <m:t>O₂</m:t>
                      </m:r>
                    </m:oMath>
                  </m:oMathPara>
                </w:p>
              </w:tc>
              <w:tc>
                <w:tcPr>
                  <w:tcW w:w="1295" w:type="dxa"/>
                </w:tcPr>
                <w:p w14:paraId="674BA644" w14:textId="16549EC8" w:rsidR="00892770" w:rsidRPr="00C26C40" w:rsidRDefault="00892770" w:rsidP="00104558">
                  <w:pPr>
                    <w:pStyle w:val="Table"/>
                    <w:rPr>
                      <w:lang w:val="en-GB"/>
                    </w:rPr>
                  </w:pPr>
                  <w:r w:rsidRPr="00C26C40">
                    <w:rPr>
                      <w:sz w:val="24"/>
                      <w:lang w:val="en-GB"/>
                    </w:rPr>
                    <w:t>133.620</w:t>
                  </w:r>
                </w:p>
              </w:tc>
              <w:tc>
                <w:tcPr>
                  <w:tcW w:w="1100" w:type="dxa"/>
                </w:tcPr>
                <w:p w14:paraId="5C36638E" w14:textId="475C1F18" w:rsidR="00892770" w:rsidRPr="00C26C40" w:rsidRDefault="00892770" w:rsidP="00104558">
                  <w:pPr>
                    <w:pStyle w:val="Table"/>
                    <w:rPr>
                      <w:lang w:val="en-GB"/>
                    </w:rPr>
                  </w:pPr>
                  <w:r w:rsidRPr="00C26C40">
                    <w:rPr>
                      <w:sz w:val="24"/>
                      <w:lang w:val="en-GB"/>
                    </w:rPr>
                    <w:t>0.1366</w:t>
                  </w:r>
                </w:p>
              </w:tc>
            </w:tr>
            <w:tr w:rsidR="00892770" w:rsidRPr="00C26C40" w14:paraId="59CC4196" w14:textId="77777777" w:rsidTr="00870DFD">
              <w:tc>
                <w:tcPr>
                  <w:tcW w:w="1505" w:type="dxa"/>
                </w:tcPr>
                <w:p w14:paraId="30E74CE2" w14:textId="3421BDA7" w:rsidR="00892770" w:rsidRPr="00C26C40" w:rsidRDefault="00892770" w:rsidP="00104558">
                  <w:pPr>
                    <w:pStyle w:val="Table"/>
                    <w:rPr>
                      <w:lang w:val="en-GB"/>
                    </w:rPr>
                  </w:pPr>
                  <m:oMathPara>
                    <m:oMath>
                      <m:r>
                        <w:rPr>
                          <w:rFonts w:ascii="Cambria Math" w:hAnsi="Cambria Math"/>
                          <w:sz w:val="24"/>
                          <w:lang w:val="en-GB"/>
                        </w:rPr>
                        <m:t>N₂</m:t>
                      </m:r>
                    </m:oMath>
                  </m:oMathPara>
                </w:p>
              </w:tc>
              <w:tc>
                <w:tcPr>
                  <w:tcW w:w="1295" w:type="dxa"/>
                </w:tcPr>
                <w:p w14:paraId="347D3E5D" w14:textId="0D7572A8" w:rsidR="00892770" w:rsidRPr="00C26C40" w:rsidRDefault="00892770" w:rsidP="00104558">
                  <w:pPr>
                    <w:pStyle w:val="Table"/>
                    <w:rPr>
                      <w:lang w:val="en-GB"/>
                    </w:rPr>
                  </w:pPr>
                  <w:r w:rsidRPr="00C26C40">
                    <w:rPr>
                      <w:sz w:val="24"/>
                      <w:lang w:val="en-GB"/>
                    </w:rPr>
                    <w:t>373.066</w:t>
                  </w:r>
                </w:p>
              </w:tc>
              <w:tc>
                <w:tcPr>
                  <w:tcW w:w="1100" w:type="dxa"/>
                </w:tcPr>
                <w:p w14:paraId="43CE3B78" w14:textId="6DBC5957" w:rsidR="00892770" w:rsidRPr="00C26C40" w:rsidRDefault="00892770" w:rsidP="00104558">
                  <w:pPr>
                    <w:pStyle w:val="Table"/>
                    <w:rPr>
                      <w:lang w:val="en-GB"/>
                    </w:rPr>
                  </w:pPr>
                  <w:r w:rsidRPr="00C26C40">
                    <w:rPr>
                      <w:sz w:val="24"/>
                      <w:lang w:val="en-GB"/>
                    </w:rPr>
                    <w:t>0.3813</w:t>
                  </w:r>
                </w:p>
              </w:tc>
            </w:tr>
            <w:tr w:rsidR="00892770" w:rsidRPr="00C26C40" w14:paraId="0311A9B5" w14:textId="77777777" w:rsidTr="00870DFD">
              <w:tc>
                <w:tcPr>
                  <w:tcW w:w="1505" w:type="dxa"/>
                </w:tcPr>
                <w:p w14:paraId="5120DE4C" w14:textId="6DBC554A" w:rsidR="00892770" w:rsidRPr="00C26C40" w:rsidRDefault="00892770" w:rsidP="00104558">
                  <w:pPr>
                    <w:pStyle w:val="Table"/>
                    <w:rPr>
                      <w:lang w:val="en-GB"/>
                    </w:rPr>
                  </w:pPr>
                  <w:r w:rsidRPr="00C26C40">
                    <w:rPr>
                      <w:b/>
                      <w:sz w:val="24"/>
                      <w:lang w:val="en-GB"/>
                    </w:rPr>
                    <w:t>Total</w:t>
                  </w:r>
                </w:p>
              </w:tc>
              <w:tc>
                <w:tcPr>
                  <w:tcW w:w="1295" w:type="dxa"/>
                </w:tcPr>
                <w:p w14:paraId="74FCF0C8" w14:textId="6D20ED4B" w:rsidR="00892770" w:rsidRPr="00C26C40" w:rsidRDefault="00892770" w:rsidP="00104558">
                  <w:pPr>
                    <w:pStyle w:val="Table"/>
                    <w:rPr>
                      <w:lang w:val="en-GB"/>
                    </w:rPr>
                  </w:pPr>
                  <w:r w:rsidRPr="00C26C40">
                    <w:rPr>
                      <w:b/>
                      <w:sz w:val="24"/>
                      <w:lang w:val="en-GB"/>
                    </w:rPr>
                    <w:t>978.400</w:t>
                  </w:r>
                </w:p>
              </w:tc>
              <w:tc>
                <w:tcPr>
                  <w:tcW w:w="1100" w:type="dxa"/>
                </w:tcPr>
                <w:p w14:paraId="26AE2D6E" w14:textId="233C485D" w:rsidR="00892770" w:rsidRPr="00C26C40" w:rsidRDefault="00892770" w:rsidP="00104558">
                  <w:pPr>
                    <w:pStyle w:val="Table"/>
                    <w:rPr>
                      <w:lang w:val="en-GB"/>
                    </w:rPr>
                  </w:pPr>
                  <w:r w:rsidRPr="00C26C40">
                    <w:rPr>
                      <w:b/>
                      <w:sz w:val="24"/>
                      <w:lang w:val="en-GB"/>
                    </w:rPr>
                    <w:t>1.0000</w:t>
                  </w:r>
                </w:p>
              </w:tc>
            </w:tr>
            <w:tr w:rsidR="00AA4E8E" w:rsidRPr="00C26C40" w14:paraId="0BAEB10D" w14:textId="77777777" w:rsidTr="00870DFD">
              <w:tc>
                <w:tcPr>
                  <w:tcW w:w="3900" w:type="dxa"/>
                  <w:gridSpan w:val="3"/>
                </w:tcPr>
                <w:p w14:paraId="3A3FCC77" w14:textId="77777777" w:rsidR="00AA4E8E" w:rsidRPr="00C26C40" w:rsidRDefault="00AA4E8E" w:rsidP="00104558">
                  <w:pPr>
                    <w:pStyle w:val="Table"/>
                    <w:rPr>
                      <w:lang w:val="en-GB"/>
                    </w:rPr>
                  </w:pPr>
                  <w:r w:rsidRPr="00C26C40">
                    <w:rPr>
                      <w:lang w:val="en-GB"/>
                    </w:rPr>
                    <w:t>Temperature: 32.0 °C</w:t>
                  </w:r>
                </w:p>
                <w:p w14:paraId="3C93C30D" w14:textId="77777777" w:rsidR="00AA4E8E" w:rsidRPr="00C26C40" w:rsidRDefault="00AA4E8E" w:rsidP="00104558">
                  <w:pPr>
                    <w:pStyle w:val="Table"/>
                    <w:rPr>
                      <w:lang w:val="en-GB"/>
                    </w:rPr>
                  </w:pPr>
                  <w:r w:rsidRPr="00C26C40">
                    <w:rPr>
                      <w:lang w:val="en-GB"/>
                    </w:rPr>
                    <w:t>Pressure: 1.0132 bar</w:t>
                  </w:r>
                </w:p>
              </w:tc>
            </w:tr>
          </w:tbl>
          <w:p w14:paraId="47CB05B5" w14:textId="77777777" w:rsidR="00AA4E8E" w:rsidRPr="00C26C40" w:rsidRDefault="00AA4E8E" w:rsidP="00870DFD"/>
        </w:tc>
      </w:tr>
    </w:tbl>
    <w:p w14:paraId="7CA7BB53" w14:textId="77777777" w:rsidR="00AA4E8E" w:rsidRPr="00C26C40" w:rsidRDefault="00AA4E8E" w:rsidP="00312BC3"/>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3F0FE1" w:rsidRPr="00C26C40" w14:paraId="174DBA16" w14:textId="77777777" w:rsidTr="00870DFD">
        <w:tc>
          <w:tcPr>
            <w:tcW w:w="4500" w:type="dxa"/>
            <w:tcBorders>
              <w:top w:val="nil"/>
              <w:left w:val="nil"/>
              <w:bottom w:val="nil"/>
              <w:right w:val="nil"/>
            </w:tcBorders>
          </w:tcPr>
          <w:tbl>
            <w:tblPr>
              <w:tblStyle w:val="TableGrid"/>
              <w:tblW w:w="3900" w:type="dxa"/>
              <w:tblLook w:val="04A0" w:firstRow="1" w:lastRow="0" w:firstColumn="1" w:lastColumn="0" w:noHBand="0" w:noVBand="1"/>
            </w:tblPr>
            <w:tblGrid>
              <w:gridCol w:w="1547"/>
              <w:gridCol w:w="1253"/>
              <w:gridCol w:w="1100"/>
            </w:tblGrid>
            <w:tr w:rsidR="003F0FE1" w:rsidRPr="00C26C40" w14:paraId="3FE96E24" w14:textId="77777777" w:rsidTr="00870DFD">
              <w:tc>
                <w:tcPr>
                  <w:tcW w:w="3900" w:type="dxa"/>
                  <w:gridSpan w:val="3"/>
                </w:tcPr>
                <w:p w14:paraId="0328664E" w14:textId="5CB879EB" w:rsidR="003F0FE1" w:rsidRPr="00C26C40" w:rsidRDefault="003F0FE1" w:rsidP="00870DFD">
                  <w:pPr>
                    <w:rPr>
                      <w:lang w:val="en-GB"/>
                    </w:rPr>
                  </w:pPr>
                  <w:r w:rsidRPr="00C26C40">
                    <w:rPr>
                      <w:lang w:val="en-GB"/>
                    </w:rPr>
                    <w:t>Stream: 203</w:t>
                  </w:r>
                </w:p>
              </w:tc>
            </w:tr>
            <w:tr w:rsidR="003F0FE1" w:rsidRPr="00C26C40" w14:paraId="565F8CBC" w14:textId="77777777" w:rsidTr="00870DFD">
              <w:tc>
                <w:tcPr>
                  <w:tcW w:w="1547" w:type="dxa"/>
                </w:tcPr>
                <w:p w14:paraId="79333092" w14:textId="77777777" w:rsidR="003F0FE1" w:rsidRPr="00C26C40" w:rsidRDefault="003F0FE1" w:rsidP="00870DFD">
                  <w:pPr>
                    <w:rPr>
                      <w:b/>
                      <w:bCs/>
                      <w:lang w:val="en-GB"/>
                    </w:rPr>
                  </w:pPr>
                  <w:r w:rsidRPr="00C26C40">
                    <w:rPr>
                      <w:b/>
                      <w:bCs/>
                      <w:lang w:val="en-GB"/>
                    </w:rPr>
                    <w:lastRenderedPageBreak/>
                    <w:t>Component</w:t>
                  </w:r>
                </w:p>
              </w:tc>
              <w:tc>
                <w:tcPr>
                  <w:tcW w:w="1253" w:type="dxa"/>
                </w:tcPr>
                <w:p w14:paraId="3BDB4B8C" w14:textId="77777777" w:rsidR="003F0FE1" w:rsidRPr="00C26C40" w:rsidRDefault="003F0FE1" w:rsidP="00870DFD">
                  <w:pPr>
                    <w:rPr>
                      <w:b/>
                      <w:bCs/>
                      <w:lang w:val="en-GB"/>
                    </w:rPr>
                  </w:pPr>
                  <w:r w:rsidRPr="00C26C40">
                    <w:rPr>
                      <w:b/>
                      <w:bCs/>
                      <w:lang w:val="en-GB"/>
                    </w:rPr>
                    <w:t>Mass, kg/hr</w:t>
                  </w:r>
                </w:p>
              </w:tc>
              <w:tc>
                <w:tcPr>
                  <w:tcW w:w="1100" w:type="dxa"/>
                </w:tcPr>
                <w:p w14:paraId="66EE1319" w14:textId="77777777" w:rsidR="003F0FE1" w:rsidRPr="00C26C40" w:rsidRDefault="003F0FE1" w:rsidP="00870DFD">
                  <w:pPr>
                    <w:rPr>
                      <w:b/>
                      <w:bCs/>
                      <w:lang w:val="en-GB"/>
                    </w:rPr>
                  </w:pPr>
                  <w:r w:rsidRPr="00C26C40">
                    <w:rPr>
                      <w:b/>
                      <w:bCs/>
                      <w:lang w:val="en-GB"/>
                    </w:rPr>
                    <w:t>Mass, %</w:t>
                  </w:r>
                </w:p>
              </w:tc>
            </w:tr>
            <w:tr w:rsidR="00560614" w:rsidRPr="00C26C40" w14:paraId="11B38E79" w14:textId="77777777" w:rsidTr="00870DFD">
              <w:tc>
                <w:tcPr>
                  <w:tcW w:w="1547" w:type="dxa"/>
                </w:tcPr>
                <w:p w14:paraId="2AA6DC4B" w14:textId="77777777" w:rsidR="00560614" w:rsidRPr="00C26C40" w:rsidRDefault="00560614" w:rsidP="00560614">
                  <w:pPr>
                    <w:rPr>
                      <w:lang w:val="en-GB"/>
                    </w:rPr>
                  </w:pPr>
                  <m:oMathPara>
                    <m:oMath>
                      <m:r>
                        <w:rPr>
                          <w:rFonts w:ascii="Cambria Math" w:hAnsi="Cambria Math"/>
                          <w:lang w:val="en-GB"/>
                        </w:rPr>
                        <m:t>Al</m:t>
                      </m:r>
                      <m:r>
                        <m:rPr>
                          <m:sty m:val="p"/>
                        </m:rPr>
                        <w:rPr>
                          <w:rFonts w:ascii="Cambria Math" w:hAnsi="Cambria Math"/>
                          <w:lang w:val="en-GB"/>
                        </w:rPr>
                        <m:t>(</m:t>
                      </m:r>
                      <m:r>
                        <w:rPr>
                          <w:rFonts w:ascii="Cambria Math" w:hAnsi="Cambria Math"/>
                          <w:lang w:val="en-GB"/>
                        </w:rPr>
                        <m:t>OH</m:t>
                      </m:r>
                      <m:r>
                        <m:rPr>
                          <m:sty m:val="p"/>
                        </m:rPr>
                        <w:rPr>
                          <w:rFonts w:ascii="Cambria Math" w:hAnsi="Cambria Math"/>
                          <w:lang w:val="en-GB"/>
                        </w:rPr>
                        <m:t>)₃</m:t>
                      </m:r>
                    </m:oMath>
                  </m:oMathPara>
                </w:p>
              </w:tc>
              <w:tc>
                <w:tcPr>
                  <w:tcW w:w="1253" w:type="dxa"/>
                </w:tcPr>
                <w:p w14:paraId="5E5DF479" w14:textId="64275825" w:rsidR="00560614" w:rsidRPr="00C26C40" w:rsidRDefault="00560614" w:rsidP="00560614">
                  <w:pPr>
                    <w:rPr>
                      <w:lang w:val="en-GB"/>
                    </w:rPr>
                  </w:pPr>
                  <w:r w:rsidRPr="00C26C40">
                    <w:rPr>
                      <w:lang w:val="en-GB"/>
                    </w:rPr>
                    <w:t>8.332</w:t>
                  </w:r>
                </w:p>
              </w:tc>
              <w:tc>
                <w:tcPr>
                  <w:tcW w:w="1100" w:type="dxa"/>
                </w:tcPr>
                <w:p w14:paraId="5578ADE2" w14:textId="0360FC2B" w:rsidR="00560614" w:rsidRPr="00C26C40" w:rsidRDefault="00560614" w:rsidP="00560614">
                  <w:pPr>
                    <w:rPr>
                      <w:lang w:val="en-GB"/>
                    </w:rPr>
                  </w:pPr>
                  <w:r w:rsidRPr="00C26C40">
                    <w:rPr>
                      <w:lang w:val="en-GB"/>
                    </w:rPr>
                    <w:t>0.0150</w:t>
                  </w:r>
                </w:p>
              </w:tc>
            </w:tr>
            <w:tr w:rsidR="00560614" w:rsidRPr="00C26C40" w14:paraId="2722D75A" w14:textId="77777777" w:rsidTr="00870DFD">
              <w:tc>
                <w:tcPr>
                  <w:tcW w:w="1547" w:type="dxa"/>
                </w:tcPr>
                <w:p w14:paraId="306D637E" w14:textId="77777777" w:rsidR="00560614" w:rsidRPr="00C26C40" w:rsidRDefault="00560614" w:rsidP="00560614">
                  <w:pPr>
                    <w:rPr>
                      <w:lang w:val="en-GB"/>
                    </w:rPr>
                  </w:pPr>
                  <m:oMathPara>
                    <m:oMath>
                      <m:r>
                        <w:rPr>
                          <w:rFonts w:ascii="Cambria Math" w:hAnsi="Cambria Math"/>
                          <w:lang w:val="en-GB"/>
                        </w:rPr>
                        <m:t>Fe</m:t>
                      </m:r>
                      <m:r>
                        <m:rPr>
                          <m:sty m:val="p"/>
                        </m:rPr>
                        <w:rPr>
                          <w:rFonts w:ascii="Cambria Math" w:hAnsi="Cambria Math"/>
                          <w:lang w:val="en-GB"/>
                        </w:rPr>
                        <m:t>₂</m:t>
                      </m:r>
                      <m:r>
                        <w:rPr>
                          <w:rFonts w:ascii="Cambria Math" w:hAnsi="Cambria Math"/>
                          <w:lang w:val="en-GB"/>
                        </w:rPr>
                        <m:t>O</m:t>
                      </m:r>
                      <m:r>
                        <m:rPr>
                          <m:sty m:val="p"/>
                        </m:rPr>
                        <w:rPr>
                          <w:rFonts w:ascii="Cambria Math" w:hAnsi="Cambria Math"/>
                          <w:lang w:val="en-GB"/>
                        </w:rPr>
                        <m:t>₃</m:t>
                      </m:r>
                    </m:oMath>
                  </m:oMathPara>
                </w:p>
              </w:tc>
              <w:tc>
                <w:tcPr>
                  <w:tcW w:w="1253" w:type="dxa"/>
                </w:tcPr>
                <w:p w14:paraId="6F8EA0B4" w14:textId="0C814B98" w:rsidR="00560614" w:rsidRPr="00C26C40" w:rsidRDefault="00560614" w:rsidP="00560614">
                  <w:pPr>
                    <w:rPr>
                      <w:lang w:val="en-GB"/>
                    </w:rPr>
                  </w:pPr>
                  <w:r w:rsidRPr="00C26C40">
                    <w:rPr>
                      <w:lang w:val="en-GB"/>
                    </w:rPr>
                    <w:t>0.554</w:t>
                  </w:r>
                </w:p>
              </w:tc>
              <w:tc>
                <w:tcPr>
                  <w:tcW w:w="1100" w:type="dxa"/>
                </w:tcPr>
                <w:p w14:paraId="4DB8019E" w14:textId="78CFB364" w:rsidR="00560614" w:rsidRPr="00C26C40" w:rsidRDefault="00560614" w:rsidP="00560614">
                  <w:pPr>
                    <w:rPr>
                      <w:lang w:val="en-GB"/>
                    </w:rPr>
                  </w:pPr>
                  <w:r w:rsidRPr="00C26C40">
                    <w:rPr>
                      <w:lang w:val="en-GB"/>
                    </w:rPr>
                    <w:t>0.0010</w:t>
                  </w:r>
                </w:p>
              </w:tc>
            </w:tr>
            <w:tr w:rsidR="00560614" w:rsidRPr="00C26C40" w14:paraId="07B75BE8" w14:textId="77777777" w:rsidTr="00870DFD">
              <w:tc>
                <w:tcPr>
                  <w:tcW w:w="1547" w:type="dxa"/>
                </w:tcPr>
                <w:p w14:paraId="7EAC6013" w14:textId="77777777" w:rsidR="00560614" w:rsidRPr="00C26C40" w:rsidRDefault="00560614" w:rsidP="00560614">
                  <w:pPr>
                    <w:rPr>
                      <w:lang w:val="en-GB"/>
                    </w:rPr>
                  </w:pPr>
                  <m:oMathPara>
                    <m:oMath>
                      <m:r>
                        <w:rPr>
                          <w:rFonts w:ascii="Cambria Math" w:hAnsi="Cambria Math"/>
                          <w:lang w:val="en-GB"/>
                        </w:rPr>
                        <m:t>SiO</m:t>
                      </m:r>
                      <m:r>
                        <m:rPr>
                          <m:sty m:val="p"/>
                        </m:rPr>
                        <w:rPr>
                          <w:rFonts w:ascii="Cambria Math" w:hAnsi="Cambria Math"/>
                          <w:lang w:val="en-GB"/>
                        </w:rPr>
                        <m:t>₂</m:t>
                      </m:r>
                    </m:oMath>
                  </m:oMathPara>
                </w:p>
              </w:tc>
              <w:tc>
                <w:tcPr>
                  <w:tcW w:w="1253" w:type="dxa"/>
                </w:tcPr>
                <w:p w14:paraId="35EEA493" w14:textId="57CC4E29" w:rsidR="00560614" w:rsidRPr="00C26C40" w:rsidRDefault="00560614" w:rsidP="00560614">
                  <w:pPr>
                    <w:rPr>
                      <w:lang w:val="en-GB"/>
                    </w:rPr>
                  </w:pPr>
                  <w:r w:rsidRPr="00C26C40">
                    <w:rPr>
                      <w:lang w:val="en-GB"/>
                    </w:rPr>
                    <w:t>245.066</w:t>
                  </w:r>
                </w:p>
              </w:tc>
              <w:tc>
                <w:tcPr>
                  <w:tcW w:w="1100" w:type="dxa"/>
                </w:tcPr>
                <w:p w14:paraId="1F2C75FE" w14:textId="398624AF" w:rsidR="00560614" w:rsidRPr="00C26C40" w:rsidRDefault="00560614" w:rsidP="00560614">
                  <w:pPr>
                    <w:rPr>
                      <w:lang w:val="en-GB"/>
                    </w:rPr>
                  </w:pPr>
                  <w:r w:rsidRPr="00C26C40">
                    <w:rPr>
                      <w:lang w:val="en-GB"/>
                    </w:rPr>
                    <w:t>0.4408</w:t>
                  </w:r>
                </w:p>
              </w:tc>
            </w:tr>
            <w:tr w:rsidR="00560614" w:rsidRPr="00C26C40" w14:paraId="21C0A478" w14:textId="77777777" w:rsidTr="00870DFD">
              <w:tc>
                <w:tcPr>
                  <w:tcW w:w="1547" w:type="dxa"/>
                </w:tcPr>
                <w:p w14:paraId="204D8376" w14:textId="77777777" w:rsidR="00560614" w:rsidRPr="00C26C40" w:rsidRDefault="00560614" w:rsidP="00560614">
                  <w:pPr>
                    <w:rPr>
                      <w:lang w:val="en-GB"/>
                    </w:rPr>
                  </w:pPr>
                  <m:oMathPara>
                    <m:oMath>
                      <m:r>
                        <w:rPr>
                          <w:rFonts w:ascii="Cambria Math" w:hAnsi="Cambria Math"/>
                          <w:lang w:val="en-GB"/>
                        </w:rPr>
                        <m:t>TiO</m:t>
                      </m:r>
                      <m:r>
                        <m:rPr>
                          <m:sty m:val="p"/>
                        </m:rPr>
                        <w:rPr>
                          <w:rFonts w:ascii="Cambria Math" w:hAnsi="Cambria Math"/>
                          <w:lang w:val="en-GB"/>
                        </w:rPr>
                        <m:t>₂</m:t>
                      </m:r>
                    </m:oMath>
                  </m:oMathPara>
                </w:p>
              </w:tc>
              <w:tc>
                <w:tcPr>
                  <w:tcW w:w="1253" w:type="dxa"/>
                </w:tcPr>
                <w:p w14:paraId="58B917D6" w14:textId="556E2F03" w:rsidR="00560614" w:rsidRPr="00C26C40" w:rsidRDefault="00560614" w:rsidP="00560614">
                  <w:pPr>
                    <w:rPr>
                      <w:lang w:val="en-GB"/>
                    </w:rPr>
                  </w:pPr>
                  <w:r w:rsidRPr="00C26C40">
                    <w:rPr>
                      <w:lang w:val="en-GB"/>
                    </w:rPr>
                    <w:t>19.968</w:t>
                  </w:r>
                </w:p>
              </w:tc>
              <w:tc>
                <w:tcPr>
                  <w:tcW w:w="1100" w:type="dxa"/>
                </w:tcPr>
                <w:p w14:paraId="4FD46201" w14:textId="68BBFA04" w:rsidR="00560614" w:rsidRPr="00C26C40" w:rsidRDefault="00560614" w:rsidP="00560614">
                  <w:pPr>
                    <w:rPr>
                      <w:lang w:val="en-GB"/>
                    </w:rPr>
                  </w:pPr>
                  <w:r w:rsidRPr="00C26C40">
                    <w:rPr>
                      <w:lang w:val="en-GB"/>
                    </w:rPr>
                    <w:t>0.0359</w:t>
                  </w:r>
                </w:p>
              </w:tc>
            </w:tr>
            <w:tr w:rsidR="00560614" w:rsidRPr="00C26C40" w14:paraId="79362071" w14:textId="77777777" w:rsidTr="00870DFD">
              <w:tc>
                <w:tcPr>
                  <w:tcW w:w="1547" w:type="dxa"/>
                </w:tcPr>
                <w:p w14:paraId="76725CD8" w14:textId="77777777" w:rsidR="00560614" w:rsidRPr="00C26C40" w:rsidRDefault="00560614" w:rsidP="00560614">
                  <w:pPr>
                    <w:rPr>
                      <w:lang w:val="en-GB"/>
                    </w:rPr>
                  </w:pPr>
                  <m:oMathPara>
                    <m:oMath>
                      <m:r>
                        <w:rPr>
                          <w:rFonts w:ascii="Cambria Math" w:hAnsi="Cambria Math"/>
                          <w:lang w:val="en-GB"/>
                        </w:rPr>
                        <m:t>K</m:t>
                      </m:r>
                      <m:r>
                        <m:rPr>
                          <m:sty m:val="p"/>
                        </m:rPr>
                        <w:rPr>
                          <w:rFonts w:ascii="Cambria Math" w:hAnsi="Cambria Math"/>
                          <w:lang w:val="en-GB"/>
                        </w:rPr>
                        <m:t>₂</m:t>
                      </m:r>
                      <m:r>
                        <w:rPr>
                          <w:rFonts w:ascii="Cambria Math" w:hAnsi="Cambria Math"/>
                          <w:lang w:val="en-GB"/>
                        </w:rPr>
                        <m:t>O</m:t>
                      </m:r>
                    </m:oMath>
                  </m:oMathPara>
                </w:p>
              </w:tc>
              <w:tc>
                <w:tcPr>
                  <w:tcW w:w="1253" w:type="dxa"/>
                </w:tcPr>
                <w:p w14:paraId="1C60AEBA" w14:textId="7821D54F" w:rsidR="00560614" w:rsidRPr="00C26C40" w:rsidRDefault="00560614" w:rsidP="00560614">
                  <w:pPr>
                    <w:rPr>
                      <w:lang w:val="en-GB"/>
                    </w:rPr>
                  </w:pPr>
                  <w:r w:rsidRPr="00C26C40">
                    <w:rPr>
                      <w:lang w:val="en-GB"/>
                    </w:rPr>
                    <w:t>3.721</w:t>
                  </w:r>
                </w:p>
              </w:tc>
              <w:tc>
                <w:tcPr>
                  <w:tcW w:w="1100" w:type="dxa"/>
                </w:tcPr>
                <w:p w14:paraId="441BCA8B" w14:textId="5BD2DEC4" w:rsidR="00560614" w:rsidRPr="00C26C40" w:rsidRDefault="00560614" w:rsidP="00560614">
                  <w:pPr>
                    <w:rPr>
                      <w:lang w:val="en-GB"/>
                    </w:rPr>
                  </w:pPr>
                  <w:r w:rsidRPr="00C26C40">
                    <w:rPr>
                      <w:lang w:val="en-GB"/>
                    </w:rPr>
                    <w:t>0.0067</w:t>
                  </w:r>
                </w:p>
              </w:tc>
            </w:tr>
            <w:tr w:rsidR="00560614" w:rsidRPr="00C26C40" w14:paraId="1B258923" w14:textId="77777777" w:rsidTr="00870DFD">
              <w:tc>
                <w:tcPr>
                  <w:tcW w:w="1547" w:type="dxa"/>
                </w:tcPr>
                <w:p w14:paraId="2C87891C" w14:textId="77777777" w:rsidR="00560614" w:rsidRPr="00C26C40" w:rsidRDefault="00560614" w:rsidP="00560614">
                  <w:pPr>
                    <w:rPr>
                      <w:lang w:val="en-GB"/>
                    </w:rPr>
                  </w:pPr>
                  <m:oMathPara>
                    <m:oMath>
                      <m:r>
                        <w:rPr>
                          <w:rFonts w:ascii="Cambria Math" w:hAnsi="Cambria Math"/>
                          <w:lang w:val="en-GB"/>
                        </w:rPr>
                        <m:t>Na</m:t>
                      </m:r>
                      <m:r>
                        <m:rPr>
                          <m:sty m:val="p"/>
                        </m:rPr>
                        <w:rPr>
                          <w:rFonts w:ascii="Cambria Math" w:hAnsi="Cambria Math"/>
                          <w:lang w:val="en-GB"/>
                        </w:rPr>
                        <m:t>₂</m:t>
                      </m:r>
                      <m:r>
                        <w:rPr>
                          <w:rFonts w:ascii="Cambria Math" w:hAnsi="Cambria Math"/>
                          <w:lang w:val="en-GB"/>
                        </w:rPr>
                        <m:t>O</m:t>
                      </m:r>
                    </m:oMath>
                  </m:oMathPara>
                </w:p>
              </w:tc>
              <w:tc>
                <w:tcPr>
                  <w:tcW w:w="1253" w:type="dxa"/>
                </w:tcPr>
                <w:p w14:paraId="66A3CCF6" w14:textId="27F807A9" w:rsidR="00560614" w:rsidRPr="00C26C40" w:rsidRDefault="00560614" w:rsidP="00560614">
                  <w:pPr>
                    <w:rPr>
                      <w:lang w:val="en-GB"/>
                    </w:rPr>
                  </w:pPr>
                  <w:r w:rsidRPr="00C26C40">
                    <w:rPr>
                      <w:lang w:val="en-GB"/>
                    </w:rPr>
                    <w:t>1.089</w:t>
                  </w:r>
                </w:p>
              </w:tc>
              <w:tc>
                <w:tcPr>
                  <w:tcW w:w="1100" w:type="dxa"/>
                </w:tcPr>
                <w:p w14:paraId="34FAF8BF" w14:textId="55ED3C9F" w:rsidR="00560614" w:rsidRPr="00C26C40" w:rsidRDefault="00560614" w:rsidP="00560614">
                  <w:pPr>
                    <w:rPr>
                      <w:lang w:val="en-GB"/>
                    </w:rPr>
                  </w:pPr>
                  <w:r w:rsidRPr="00C26C40">
                    <w:rPr>
                      <w:lang w:val="en-GB"/>
                    </w:rPr>
                    <w:t>0.0020</w:t>
                  </w:r>
                </w:p>
              </w:tc>
            </w:tr>
            <w:tr w:rsidR="00560614" w:rsidRPr="00C26C40" w14:paraId="4FD35932" w14:textId="77777777" w:rsidTr="00870DFD">
              <w:tc>
                <w:tcPr>
                  <w:tcW w:w="1547" w:type="dxa"/>
                </w:tcPr>
                <w:p w14:paraId="0A0ABDB7" w14:textId="77777777" w:rsidR="00560614" w:rsidRPr="00C26C40" w:rsidRDefault="00560614" w:rsidP="00560614">
                  <w:pPr>
                    <w:rPr>
                      <w:lang w:val="en-GB"/>
                    </w:rPr>
                  </w:pPr>
                  <m:oMathPara>
                    <m:oMath>
                      <m:r>
                        <w:rPr>
                          <w:rFonts w:ascii="Cambria Math" w:hAnsi="Cambria Math"/>
                          <w:lang w:val="en-GB"/>
                        </w:rPr>
                        <m:t>MgO</m:t>
                      </m:r>
                    </m:oMath>
                  </m:oMathPara>
                </w:p>
              </w:tc>
              <w:tc>
                <w:tcPr>
                  <w:tcW w:w="1253" w:type="dxa"/>
                </w:tcPr>
                <w:p w14:paraId="591CB938" w14:textId="4A83D14E" w:rsidR="00560614" w:rsidRPr="00C26C40" w:rsidRDefault="00560614" w:rsidP="00560614">
                  <w:pPr>
                    <w:rPr>
                      <w:lang w:val="en-GB"/>
                    </w:rPr>
                  </w:pPr>
                  <w:r w:rsidRPr="00C26C40">
                    <w:rPr>
                      <w:lang w:val="en-GB"/>
                    </w:rPr>
                    <w:t>0.272</w:t>
                  </w:r>
                </w:p>
              </w:tc>
              <w:tc>
                <w:tcPr>
                  <w:tcW w:w="1100" w:type="dxa"/>
                </w:tcPr>
                <w:p w14:paraId="3DFA8BD6" w14:textId="5ABB7A35" w:rsidR="00560614" w:rsidRPr="00C26C40" w:rsidRDefault="00560614" w:rsidP="00560614">
                  <w:pPr>
                    <w:rPr>
                      <w:lang w:val="en-GB"/>
                    </w:rPr>
                  </w:pPr>
                  <w:r w:rsidRPr="00C26C40">
                    <w:rPr>
                      <w:lang w:val="en-GB"/>
                    </w:rPr>
                    <w:t>0.0005</w:t>
                  </w:r>
                </w:p>
              </w:tc>
            </w:tr>
            <w:tr w:rsidR="00560614" w:rsidRPr="00C26C40" w14:paraId="6F2FF79A" w14:textId="77777777" w:rsidTr="00870DFD">
              <w:tc>
                <w:tcPr>
                  <w:tcW w:w="1547" w:type="dxa"/>
                </w:tcPr>
                <w:p w14:paraId="7A11C5CD" w14:textId="77777777" w:rsidR="00560614" w:rsidRPr="00C26C40" w:rsidRDefault="00560614" w:rsidP="00560614">
                  <w:pPr>
                    <w:rPr>
                      <w:lang w:val="en-GB"/>
                    </w:rPr>
                  </w:pPr>
                  <m:oMathPara>
                    <m:oMath>
                      <m:r>
                        <w:rPr>
                          <w:rFonts w:ascii="Cambria Math" w:hAnsi="Cambria Math"/>
                          <w:lang w:val="en-GB"/>
                        </w:rPr>
                        <m:t>Fe</m:t>
                      </m:r>
                      <m:r>
                        <m:rPr>
                          <m:sty m:val="p"/>
                        </m:rPr>
                        <w:rPr>
                          <w:rFonts w:ascii="Cambria Math" w:hAnsi="Cambria Math"/>
                          <w:lang w:val="en-GB"/>
                        </w:rPr>
                        <m:t>₃</m:t>
                      </m:r>
                      <m:r>
                        <w:rPr>
                          <w:rFonts w:ascii="Cambria Math" w:hAnsi="Cambria Math"/>
                          <w:lang w:val="en-GB"/>
                        </w:rPr>
                        <m:t>O</m:t>
                      </m:r>
                      <m:r>
                        <m:rPr>
                          <m:sty m:val="p"/>
                        </m:rPr>
                        <w:rPr>
                          <w:rFonts w:ascii="Cambria Math" w:hAnsi="Cambria Math"/>
                          <w:lang w:val="en-GB"/>
                        </w:rPr>
                        <m:t>₄</m:t>
                      </m:r>
                    </m:oMath>
                  </m:oMathPara>
                </w:p>
              </w:tc>
              <w:tc>
                <w:tcPr>
                  <w:tcW w:w="1253" w:type="dxa"/>
                </w:tcPr>
                <w:p w14:paraId="16DE463B" w14:textId="342771D7" w:rsidR="00560614" w:rsidRPr="00C26C40" w:rsidRDefault="00560614" w:rsidP="00560614">
                  <w:pPr>
                    <w:rPr>
                      <w:lang w:val="en-GB"/>
                    </w:rPr>
                  </w:pPr>
                  <w:r w:rsidRPr="00C26C40">
                    <w:rPr>
                      <w:lang w:val="en-GB"/>
                    </w:rPr>
                    <w:t>10.168</w:t>
                  </w:r>
                </w:p>
              </w:tc>
              <w:tc>
                <w:tcPr>
                  <w:tcW w:w="1100" w:type="dxa"/>
                </w:tcPr>
                <w:p w14:paraId="6839098B" w14:textId="09C04F81" w:rsidR="00560614" w:rsidRPr="00C26C40" w:rsidRDefault="00560614" w:rsidP="00560614">
                  <w:pPr>
                    <w:rPr>
                      <w:lang w:val="en-GB"/>
                    </w:rPr>
                  </w:pPr>
                  <w:r w:rsidRPr="00C26C40">
                    <w:rPr>
                      <w:lang w:val="en-GB"/>
                    </w:rPr>
                    <w:t>0.0183</w:t>
                  </w:r>
                </w:p>
              </w:tc>
            </w:tr>
            <w:tr w:rsidR="00560614" w:rsidRPr="00C26C40" w14:paraId="3F37EFD5" w14:textId="77777777" w:rsidTr="00870DFD">
              <w:tc>
                <w:tcPr>
                  <w:tcW w:w="1547" w:type="dxa"/>
                </w:tcPr>
                <w:p w14:paraId="1E3AD48B" w14:textId="77777777" w:rsidR="00560614" w:rsidRPr="00C26C40" w:rsidRDefault="00560614" w:rsidP="00560614">
                  <w:pPr>
                    <w:rPr>
                      <w:lang w:val="en-GB"/>
                    </w:rPr>
                  </w:pPr>
                  <m:oMathPara>
                    <m:oMath>
                      <m:r>
                        <w:rPr>
                          <w:rFonts w:ascii="Cambria Math" w:hAnsi="Cambria Math"/>
                          <w:lang w:val="en-GB"/>
                        </w:rPr>
                        <m:t>Al</m:t>
                      </m:r>
                      <m:r>
                        <m:rPr>
                          <m:sty m:val="p"/>
                        </m:rPr>
                        <w:rPr>
                          <w:rFonts w:ascii="Cambria Math" w:hAnsi="Cambria Math"/>
                          <w:lang w:val="en-GB"/>
                        </w:rPr>
                        <m:t>₂</m:t>
                      </m:r>
                      <m:r>
                        <w:rPr>
                          <w:rFonts w:ascii="Cambria Math" w:hAnsi="Cambria Math"/>
                          <w:lang w:val="en-GB"/>
                        </w:rPr>
                        <m:t>O</m:t>
                      </m:r>
                      <m:r>
                        <m:rPr>
                          <m:sty m:val="p"/>
                        </m:rPr>
                        <w:rPr>
                          <w:rFonts w:ascii="Cambria Math" w:hAnsi="Cambria Math"/>
                          <w:lang w:val="en-GB"/>
                        </w:rPr>
                        <m:t>₃</m:t>
                      </m:r>
                    </m:oMath>
                  </m:oMathPara>
                </w:p>
              </w:tc>
              <w:tc>
                <w:tcPr>
                  <w:tcW w:w="1253" w:type="dxa"/>
                </w:tcPr>
                <w:p w14:paraId="51F8AD3D" w14:textId="4D4BA71A" w:rsidR="00560614" w:rsidRPr="00C26C40" w:rsidRDefault="00560614" w:rsidP="00560614">
                  <w:pPr>
                    <w:rPr>
                      <w:lang w:val="en-GB"/>
                    </w:rPr>
                  </w:pPr>
                  <w:r w:rsidRPr="00C26C40">
                    <w:rPr>
                      <w:lang w:val="en-GB"/>
                    </w:rPr>
                    <w:t>266.839</w:t>
                  </w:r>
                </w:p>
              </w:tc>
              <w:tc>
                <w:tcPr>
                  <w:tcW w:w="1100" w:type="dxa"/>
                </w:tcPr>
                <w:p w14:paraId="4C1AE7B5" w14:textId="0EE51375" w:rsidR="00560614" w:rsidRPr="00C26C40" w:rsidRDefault="00560614" w:rsidP="00560614">
                  <w:pPr>
                    <w:rPr>
                      <w:lang w:val="en-GB"/>
                    </w:rPr>
                  </w:pPr>
                  <w:r w:rsidRPr="00C26C40">
                    <w:rPr>
                      <w:lang w:val="en-GB"/>
                    </w:rPr>
                    <w:t>0.4799</w:t>
                  </w:r>
                </w:p>
              </w:tc>
            </w:tr>
            <w:tr w:rsidR="00560614" w:rsidRPr="00C26C40" w14:paraId="3B2D4824" w14:textId="77777777" w:rsidTr="00870DFD">
              <w:tc>
                <w:tcPr>
                  <w:tcW w:w="1547" w:type="dxa"/>
                </w:tcPr>
                <w:p w14:paraId="5FF8997D" w14:textId="77777777" w:rsidR="00560614" w:rsidRPr="00C26C40" w:rsidRDefault="00560614" w:rsidP="00560614">
                  <w:pPr>
                    <w:rPr>
                      <w:b/>
                      <w:bCs/>
                      <w:lang w:val="en-GB"/>
                    </w:rPr>
                  </w:pPr>
                  <w:r w:rsidRPr="00C26C40">
                    <w:rPr>
                      <w:b/>
                      <w:bCs/>
                      <w:lang w:val="en-GB"/>
                    </w:rPr>
                    <w:t>Total</w:t>
                  </w:r>
                </w:p>
              </w:tc>
              <w:tc>
                <w:tcPr>
                  <w:tcW w:w="1253" w:type="dxa"/>
                </w:tcPr>
                <w:p w14:paraId="5F254BD1" w14:textId="6DE45F19" w:rsidR="00560614" w:rsidRPr="00C26C40" w:rsidRDefault="00560614" w:rsidP="00560614">
                  <w:pPr>
                    <w:rPr>
                      <w:b/>
                      <w:bCs/>
                      <w:lang w:val="en-GB"/>
                    </w:rPr>
                  </w:pPr>
                  <w:r w:rsidRPr="00C26C40">
                    <w:rPr>
                      <w:b/>
                      <w:bCs/>
                      <w:lang w:val="en-GB"/>
                    </w:rPr>
                    <w:t>556.010</w:t>
                  </w:r>
                </w:p>
              </w:tc>
              <w:tc>
                <w:tcPr>
                  <w:tcW w:w="1100" w:type="dxa"/>
                </w:tcPr>
                <w:p w14:paraId="34DA70FC" w14:textId="2CE51FB4" w:rsidR="00560614" w:rsidRPr="00C26C40" w:rsidRDefault="00560614" w:rsidP="00560614">
                  <w:pPr>
                    <w:rPr>
                      <w:b/>
                      <w:bCs/>
                      <w:lang w:val="en-GB"/>
                    </w:rPr>
                  </w:pPr>
                  <w:r w:rsidRPr="00C26C40">
                    <w:rPr>
                      <w:b/>
                      <w:bCs/>
                      <w:lang w:val="en-GB"/>
                    </w:rPr>
                    <w:t>1.0000</w:t>
                  </w:r>
                </w:p>
              </w:tc>
            </w:tr>
            <w:tr w:rsidR="003F0FE1" w:rsidRPr="00C26C40" w14:paraId="68402857" w14:textId="77777777" w:rsidTr="00870DFD">
              <w:tc>
                <w:tcPr>
                  <w:tcW w:w="3900" w:type="dxa"/>
                  <w:gridSpan w:val="3"/>
                </w:tcPr>
                <w:p w14:paraId="533569B0" w14:textId="77777777" w:rsidR="003F0FE1" w:rsidRPr="00C26C40" w:rsidRDefault="003F0FE1" w:rsidP="00870DFD">
                  <w:pPr>
                    <w:rPr>
                      <w:lang w:val="en-GB"/>
                    </w:rPr>
                  </w:pPr>
                  <w:r w:rsidRPr="00C26C40">
                    <w:rPr>
                      <w:lang w:val="en-GB"/>
                    </w:rPr>
                    <w:t>Temperature: 870.0 °C</w:t>
                  </w:r>
                </w:p>
                <w:p w14:paraId="43247242" w14:textId="77777777" w:rsidR="003F0FE1" w:rsidRPr="00C26C40" w:rsidRDefault="003F0FE1" w:rsidP="00870DFD">
                  <w:pPr>
                    <w:rPr>
                      <w:lang w:val="en-GB"/>
                    </w:rPr>
                  </w:pPr>
                  <w:r w:rsidRPr="00C26C40">
                    <w:rPr>
                      <w:lang w:val="en-GB"/>
                    </w:rPr>
                    <w:t>Pressure: 1.0132 bar</w:t>
                  </w:r>
                </w:p>
              </w:tc>
            </w:tr>
          </w:tbl>
          <w:p w14:paraId="00586DB2" w14:textId="77777777" w:rsidR="003F0FE1" w:rsidRPr="00C26C40" w:rsidRDefault="003F0FE1" w:rsidP="00870DFD"/>
        </w:tc>
        <w:tc>
          <w:tcPr>
            <w:tcW w:w="360" w:type="dxa"/>
            <w:tcBorders>
              <w:top w:val="nil"/>
              <w:left w:val="nil"/>
              <w:bottom w:val="nil"/>
              <w:right w:val="nil"/>
            </w:tcBorders>
          </w:tcPr>
          <w:p w14:paraId="5B750234" w14:textId="77777777" w:rsidR="003F0FE1" w:rsidRPr="00C26C40" w:rsidRDefault="003F0FE1" w:rsidP="00870DFD"/>
        </w:tc>
        <w:tc>
          <w:tcPr>
            <w:tcW w:w="4500" w:type="dxa"/>
            <w:tcBorders>
              <w:top w:val="nil"/>
              <w:left w:val="nil"/>
              <w:bottom w:val="nil"/>
              <w:right w:val="nil"/>
            </w:tcBorders>
          </w:tcPr>
          <w:tbl>
            <w:tblPr>
              <w:tblStyle w:val="TableGrid"/>
              <w:tblW w:w="3900" w:type="dxa"/>
              <w:tblLook w:val="04A0" w:firstRow="1" w:lastRow="0" w:firstColumn="1" w:lastColumn="0" w:noHBand="0" w:noVBand="1"/>
            </w:tblPr>
            <w:tblGrid>
              <w:gridCol w:w="1505"/>
              <w:gridCol w:w="1295"/>
              <w:gridCol w:w="1100"/>
            </w:tblGrid>
            <w:tr w:rsidR="003F0FE1" w:rsidRPr="00C26C40" w14:paraId="35BFD94C" w14:textId="77777777" w:rsidTr="00870DFD">
              <w:tc>
                <w:tcPr>
                  <w:tcW w:w="3900" w:type="dxa"/>
                  <w:gridSpan w:val="3"/>
                </w:tcPr>
                <w:p w14:paraId="32E27C1B" w14:textId="45E6BB52" w:rsidR="003F0FE1" w:rsidRPr="00C26C40" w:rsidRDefault="003F0FE1" w:rsidP="00870DFD">
                  <w:pPr>
                    <w:rPr>
                      <w:lang w:val="en-GB"/>
                    </w:rPr>
                  </w:pPr>
                  <w:r w:rsidRPr="00C26C40">
                    <w:rPr>
                      <w:lang w:val="en-GB"/>
                    </w:rPr>
                    <w:t>Stream: 301</w:t>
                  </w:r>
                </w:p>
              </w:tc>
            </w:tr>
            <w:tr w:rsidR="003F0FE1" w:rsidRPr="00C26C40" w14:paraId="69D0F64C" w14:textId="77777777" w:rsidTr="00870DFD">
              <w:tc>
                <w:tcPr>
                  <w:tcW w:w="1505" w:type="dxa"/>
                </w:tcPr>
                <w:p w14:paraId="1C000903" w14:textId="77777777" w:rsidR="003F0FE1" w:rsidRPr="00C26C40" w:rsidRDefault="003F0FE1" w:rsidP="00870DFD">
                  <w:pPr>
                    <w:rPr>
                      <w:b/>
                      <w:bCs/>
                      <w:lang w:val="en-GB"/>
                    </w:rPr>
                  </w:pPr>
                  <w:r w:rsidRPr="00C26C40">
                    <w:rPr>
                      <w:b/>
                      <w:bCs/>
                      <w:lang w:val="en-GB"/>
                    </w:rPr>
                    <w:lastRenderedPageBreak/>
                    <w:t>Component</w:t>
                  </w:r>
                </w:p>
              </w:tc>
              <w:tc>
                <w:tcPr>
                  <w:tcW w:w="1295" w:type="dxa"/>
                </w:tcPr>
                <w:p w14:paraId="486667BE" w14:textId="77777777" w:rsidR="003F0FE1" w:rsidRPr="00C26C40" w:rsidRDefault="003F0FE1" w:rsidP="00870DFD">
                  <w:pPr>
                    <w:rPr>
                      <w:b/>
                      <w:bCs/>
                      <w:lang w:val="en-GB"/>
                    </w:rPr>
                  </w:pPr>
                  <w:r w:rsidRPr="00C26C40">
                    <w:rPr>
                      <w:b/>
                      <w:bCs/>
                      <w:lang w:val="en-GB"/>
                    </w:rPr>
                    <w:t>Mass, kg/hr</w:t>
                  </w:r>
                </w:p>
              </w:tc>
              <w:tc>
                <w:tcPr>
                  <w:tcW w:w="1100" w:type="dxa"/>
                </w:tcPr>
                <w:p w14:paraId="1BA6D1F2" w14:textId="77777777" w:rsidR="003F0FE1" w:rsidRPr="00C26C40" w:rsidRDefault="003F0FE1" w:rsidP="00870DFD">
                  <w:pPr>
                    <w:rPr>
                      <w:b/>
                      <w:bCs/>
                      <w:lang w:val="en-GB"/>
                    </w:rPr>
                  </w:pPr>
                  <w:r w:rsidRPr="00C26C40">
                    <w:rPr>
                      <w:b/>
                      <w:bCs/>
                      <w:lang w:val="en-GB"/>
                    </w:rPr>
                    <w:t>Mass, %</w:t>
                  </w:r>
                </w:p>
              </w:tc>
            </w:tr>
            <w:tr w:rsidR="00424CC2" w:rsidRPr="00C26C40" w14:paraId="5E6C119A" w14:textId="77777777" w:rsidTr="00870DFD">
              <w:tc>
                <w:tcPr>
                  <w:tcW w:w="1505" w:type="dxa"/>
                </w:tcPr>
                <w:p w14:paraId="1085A318" w14:textId="3BD700C1" w:rsidR="00424CC2" w:rsidRPr="00C26C40" w:rsidRDefault="00424CC2" w:rsidP="00424CC2">
                  <w:pPr>
                    <w:rPr>
                      <w:lang w:val="en-GB"/>
                    </w:rPr>
                  </w:pPr>
                  <m:oMathPara>
                    <m:oMath>
                      <m:r>
                        <w:rPr>
                          <w:rFonts w:ascii="Cambria Math" w:hAnsi="Cambria Math"/>
                          <w:lang w:val="en-GB"/>
                        </w:rPr>
                        <m:t>H₂O</m:t>
                      </m:r>
                    </m:oMath>
                  </m:oMathPara>
                </w:p>
              </w:tc>
              <w:tc>
                <w:tcPr>
                  <w:tcW w:w="1295" w:type="dxa"/>
                </w:tcPr>
                <w:p w14:paraId="71CE8F41" w14:textId="47DE180D" w:rsidR="00424CC2" w:rsidRPr="00C26C40" w:rsidRDefault="00424CC2" w:rsidP="00424CC2">
                  <w:pPr>
                    <w:rPr>
                      <w:lang w:val="en-GB"/>
                    </w:rPr>
                  </w:pPr>
                  <w:r w:rsidRPr="00C26C40">
                    <w:rPr>
                      <w:lang w:val="en-GB"/>
                    </w:rPr>
                    <w:t>153.235</w:t>
                  </w:r>
                </w:p>
              </w:tc>
              <w:tc>
                <w:tcPr>
                  <w:tcW w:w="1100" w:type="dxa"/>
                </w:tcPr>
                <w:p w14:paraId="1C5AB204" w14:textId="71AF19C8" w:rsidR="00424CC2" w:rsidRPr="00C26C40" w:rsidRDefault="00424CC2" w:rsidP="00424CC2">
                  <w:pPr>
                    <w:rPr>
                      <w:lang w:val="en-GB"/>
                    </w:rPr>
                  </w:pPr>
                  <w:r w:rsidRPr="00C26C40">
                    <w:rPr>
                      <w:lang w:val="en-GB"/>
                    </w:rPr>
                    <w:t>0.1300</w:t>
                  </w:r>
                </w:p>
              </w:tc>
            </w:tr>
            <w:tr w:rsidR="00424CC2" w:rsidRPr="00C26C40" w14:paraId="0341083D" w14:textId="77777777" w:rsidTr="00870DFD">
              <w:tc>
                <w:tcPr>
                  <w:tcW w:w="1505" w:type="dxa"/>
                </w:tcPr>
                <w:p w14:paraId="72EC2C17" w14:textId="64DDC2A1" w:rsidR="00424CC2" w:rsidRPr="00C26C40" w:rsidRDefault="00424CC2" w:rsidP="00424CC2">
                  <w:pPr>
                    <w:rPr>
                      <w:lang w:val="en-GB"/>
                    </w:rPr>
                  </w:pPr>
                  <m:oMathPara>
                    <m:oMath>
                      <m:r>
                        <w:rPr>
                          <w:rFonts w:ascii="Cambria Math" w:hAnsi="Cambria Math"/>
                          <w:lang w:val="en-GB"/>
                        </w:rPr>
                        <m:t>CO₂</m:t>
                      </m:r>
                    </m:oMath>
                  </m:oMathPara>
                </w:p>
              </w:tc>
              <w:tc>
                <w:tcPr>
                  <w:tcW w:w="1295" w:type="dxa"/>
                </w:tcPr>
                <w:p w14:paraId="696464D1" w14:textId="1A5D55CE" w:rsidR="00424CC2" w:rsidRPr="00C26C40" w:rsidRDefault="00424CC2" w:rsidP="00424CC2">
                  <w:pPr>
                    <w:rPr>
                      <w:lang w:val="en-GB"/>
                    </w:rPr>
                  </w:pPr>
                  <w:r w:rsidRPr="00C26C40">
                    <w:rPr>
                      <w:lang w:val="en-GB"/>
                    </w:rPr>
                    <w:t>542.865</w:t>
                  </w:r>
                </w:p>
              </w:tc>
              <w:tc>
                <w:tcPr>
                  <w:tcW w:w="1100" w:type="dxa"/>
                </w:tcPr>
                <w:p w14:paraId="4B7C8682" w14:textId="79B55DCE" w:rsidR="00424CC2" w:rsidRPr="00C26C40" w:rsidRDefault="00424CC2" w:rsidP="00424CC2">
                  <w:pPr>
                    <w:rPr>
                      <w:lang w:val="en-GB"/>
                    </w:rPr>
                  </w:pPr>
                  <w:r w:rsidRPr="00C26C40">
                    <w:rPr>
                      <w:lang w:val="en-GB"/>
                    </w:rPr>
                    <w:t>0.4607</w:t>
                  </w:r>
                </w:p>
              </w:tc>
            </w:tr>
            <w:tr w:rsidR="00424CC2" w:rsidRPr="00C26C40" w14:paraId="40130B35" w14:textId="77777777" w:rsidTr="00870DFD">
              <w:tc>
                <w:tcPr>
                  <w:tcW w:w="1505" w:type="dxa"/>
                </w:tcPr>
                <w:p w14:paraId="70E5CBEC" w14:textId="1DBC2386" w:rsidR="00424CC2" w:rsidRPr="00C26C40" w:rsidRDefault="00424CC2" w:rsidP="00424CC2">
                  <w:pPr>
                    <w:rPr>
                      <w:lang w:val="en-GB"/>
                    </w:rPr>
                  </w:pPr>
                  <m:oMathPara>
                    <m:oMath>
                      <m:r>
                        <w:rPr>
                          <w:rFonts w:ascii="Cambria Math" w:hAnsi="Cambria Math"/>
                          <w:lang w:val="en-GB"/>
                        </w:rPr>
                        <m:t>Al(OH)₃</m:t>
                      </m:r>
                    </m:oMath>
                  </m:oMathPara>
                </w:p>
              </w:tc>
              <w:tc>
                <w:tcPr>
                  <w:tcW w:w="1295" w:type="dxa"/>
                </w:tcPr>
                <w:p w14:paraId="3ACD0CAE" w14:textId="0625A38B" w:rsidR="00424CC2" w:rsidRPr="00C26C40" w:rsidRDefault="00424CC2" w:rsidP="00424CC2">
                  <w:pPr>
                    <w:rPr>
                      <w:lang w:val="en-GB"/>
                    </w:rPr>
                  </w:pPr>
                  <w:r w:rsidRPr="00C26C40">
                    <w:rPr>
                      <w:lang w:val="en-GB"/>
                    </w:rPr>
                    <w:t>0.695</w:t>
                  </w:r>
                </w:p>
              </w:tc>
              <w:tc>
                <w:tcPr>
                  <w:tcW w:w="1100" w:type="dxa"/>
                </w:tcPr>
                <w:p w14:paraId="676C4800" w14:textId="2BA9F87B" w:rsidR="00424CC2" w:rsidRPr="00C26C40" w:rsidRDefault="00424CC2" w:rsidP="00424CC2">
                  <w:pPr>
                    <w:rPr>
                      <w:lang w:val="en-GB"/>
                    </w:rPr>
                  </w:pPr>
                  <w:r w:rsidRPr="00C26C40">
                    <w:rPr>
                      <w:lang w:val="en-GB"/>
                    </w:rPr>
                    <w:t>0.0006</w:t>
                  </w:r>
                </w:p>
              </w:tc>
            </w:tr>
            <w:tr w:rsidR="00424CC2" w:rsidRPr="00C26C40" w14:paraId="56B32F73" w14:textId="77777777" w:rsidTr="00870DFD">
              <w:tc>
                <w:tcPr>
                  <w:tcW w:w="1505" w:type="dxa"/>
                </w:tcPr>
                <w:p w14:paraId="6C46226D" w14:textId="33C61ED4" w:rsidR="00424CC2" w:rsidRPr="00C26C40" w:rsidRDefault="00424CC2" w:rsidP="00424CC2">
                  <w:pPr>
                    <w:rPr>
                      <w:lang w:val="en-GB"/>
                    </w:rPr>
                  </w:pPr>
                  <m:oMathPara>
                    <m:oMath>
                      <m:r>
                        <w:rPr>
                          <w:rFonts w:ascii="Cambria Math" w:hAnsi="Cambria Math"/>
                          <w:lang w:val="en-GB"/>
                        </w:rPr>
                        <m:t>Fe₂O₃</m:t>
                      </m:r>
                    </m:oMath>
                  </m:oMathPara>
                </w:p>
              </w:tc>
              <w:tc>
                <w:tcPr>
                  <w:tcW w:w="1295" w:type="dxa"/>
                </w:tcPr>
                <w:p w14:paraId="59A3AE9A" w14:textId="66AE46DE" w:rsidR="00424CC2" w:rsidRPr="00C26C40" w:rsidRDefault="00424CC2" w:rsidP="00424CC2">
                  <w:pPr>
                    <w:rPr>
                      <w:lang w:val="en-GB"/>
                    </w:rPr>
                  </w:pPr>
                  <w:r w:rsidRPr="00C26C40">
                    <w:rPr>
                      <w:lang w:val="en-GB"/>
                    </w:rPr>
                    <w:t>0.046</w:t>
                  </w:r>
                </w:p>
              </w:tc>
              <w:tc>
                <w:tcPr>
                  <w:tcW w:w="1100" w:type="dxa"/>
                </w:tcPr>
                <w:p w14:paraId="776E1F49" w14:textId="46E19C86" w:rsidR="00424CC2" w:rsidRPr="00C26C40" w:rsidRDefault="00424CC2" w:rsidP="00424CC2">
                  <w:pPr>
                    <w:rPr>
                      <w:lang w:val="en-GB"/>
                    </w:rPr>
                  </w:pPr>
                  <w:r w:rsidRPr="00C26C40">
                    <w:rPr>
                      <w:lang w:val="en-GB"/>
                    </w:rPr>
                    <w:t>0.0000</w:t>
                  </w:r>
                </w:p>
              </w:tc>
            </w:tr>
            <w:tr w:rsidR="00424CC2" w:rsidRPr="00C26C40" w14:paraId="1ECC74E2" w14:textId="77777777" w:rsidTr="00870DFD">
              <w:tc>
                <w:tcPr>
                  <w:tcW w:w="1505" w:type="dxa"/>
                </w:tcPr>
                <w:p w14:paraId="35E88A92" w14:textId="6390D980" w:rsidR="00424CC2" w:rsidRPr="00C26C40" w:rsidRDefault="00424CC2" w:rsidP="00424CC2">
                  <w:pPr>
                    <w:rPr>
                      <w:lang w:val="en-GB"/>
                    </w:rPr>
                  </w:pPr>
                  <m:oMathPara>
                    <m:oMath>
                      <m:r>
                        <w:rPr>
                          <w:rFonts w:ascii="Cambria Math" w:hAnsi="Cambria Math"/>
                          <w:lang w:val="en-GB"/>
                        </w:rPr>
                        <m:t>SiO₂</m:t>
                      </m:r>
                    </m:oMath>
                  </m:oMathPara>
                </w:p>
              </w:tc>
              <w:tc>
                <w:tcPr>
                  <w:tcW w:w="1295" w:type="dxa"/>
                </w:tcPr>
                <w:p w14:paraId="3518C13B" w14:textId="72C3A89E" w:rsidR="00424CC2" w:rsidRPr="00C26C40" w:rsidRDefault="00424CC2" w:rsidP="00424CC2">
                  <w:pPr>
                    <w:rPr>
                      <w:lang w:val="en-GB"/>
                    </w:rPr>
                  </w:pPr>
                  <w:r w:rsidRPr="00C26C40">
                    <w:rPr>
                      <w:lang w:val="en-GB"/>
                    </w:rPr>
                    <w:t>20.434</w:t>
                  </w:r>
                </w:p>
              </w:tc>
              <w:tc>
                <w:tcPr>
                  <w:tcW w:w="1100" w:type="dxa"/>
                </w:tcPr>
                <w:p w14:paraId="11B9C522" w14:textId="5728AD6F" w:rsidR="00424CC2" w:rsidRPr="00C26C40" w:rsidRDefault="00424CC2" w:rsidP="00424CC2">
                  <w:pPr>
                    <w:rPr>
                      <w:lang w:val="en-GB"/>
                    </w:rPr>
                  </w:pPr>
                  <w:r w:rsidRPr="00C26C40">
                    <w:rPr>
                      <w:lang w:val="en-GB"/>
                    </w:rPr>
                    <w:t>0.0173</w:t>
                  </w:r>
                </w:p>
              </w:tc>
            </w:tr>
            <w:tr w:rsidR="00424CC2" w:rsidRPr="00C26C40" w14:paraId="7B66E291" w14:textId="77777777" w:rsidTr="00870DFD">
              <w:tc>
                <w:tcPr>
                  <w:tcW w:w="1505" w:type="dxa"/>
                </w:tcPr>
                <w:p w14:paraId="1FB9D510" w14:textId="3D79E625" w:rsidR="00424CC2" w:rsidRPr="00C26C40" w:rsidRDefault="00424CC2" w:rsidP="00424CC2">
                  <w:pPr>
                    <w:rPr>
                      <w:lang w:val="en-GB"/>
                    </w:rPr>
                  </w:pPr>
                  <m:oMathPara>
                    <m:oMath>
                      <m:r>
                        <w:rPr>
                          <w:rFonts w:ascii="Cambria Math" w:hAnsi="Cambria Math"/>
                          <w:lang w:val="en-GB"/>
                        </w:rPr>
                        <m:t>TiO₂</m:t>
                      </m:r>
                    </m:oMath>
                  </m:oMathPara>
                </w:p>
              </w:tc>
              <w:tc>
                <w:tcPr>
                  <w:tcW w:w="1295" w:type="dxa"/>
                </w:tcPr>
                <w:p w14:paraId="372F9CD5" w14:textId="5ECE7E72" w:rsidR="00424CC2" w:rsidRPr="00C26C40" w:rsidRDefault="00424CC2" w:rsidP="00424CC2">
                  <w:pPr>
                    <w:rPr>
                      <w:lang w:val="en-GB"/>
                    </w:rPr>
                  </w:pPr>
                  <w:r w:rsidRPr="00C26C40">
                    <w:rPr>
                      <w:lang w:val="en-GB"/>
                    </w:rPr>
                    <w:t>1.665</w:t>
                  </w:r>
                </w:p>
              </w:tc>
              <w:tc>
                <w:tcPr>
                  <w:tcW w:w="1100" w:type="dxa"/>
                </w:tcPr>
                <w:p w14:paraId="38A05EF0" w14:textId="32D5C54A" w:rsidR="00424CC2" w:rsidRPr="00C26C40" w:rsidRDefault="00424CC2" w:rsidP="00424CC2">
                  <w:pPr>
                    <w:rPr>
                      <w:lang w:val="en-GB"/>
                    </w:rPr>
                  </w:pPr>
                  <w:r w:rsidRPr="00C26C40">
                    <w:rPr>
                      <w:lang w:val="en-GB"/>
                    </w:rPr>
                    <w:t>0.0014</w:t>
                  </w:r>
                </w:p>
              </w:tc>
            </w:tr>
            <w:tr w:rsidR="00424CC2" w:rsidRPr="00C26C40" w14:paraId="6E010B1C" w14:textId="77777777" w:rsidTr="00870DFD">
              <w:tc>
                <w:tcPr>
                  <w:tcW w:w="1505" w:type="dxa"/>
                </w:tcPr>
                <w:p w14:paraId="32B3713A" w14:textId="090B858C" w:rsidR="00424CC2" w:rsidRPr="00C26C40" w:rsidRDefault="00424CC2" w:rsidP="00424CC2">
                  <w:pPr>
                    <w:rPr>
                      <w:lang w:val="en-GB"/>
                    </w:rPr>
                  </w:pPr>
                  <m:oMathPara>
                    <m:oMath>
                      <m:r>
                        <w:rPr>
                          <w:rFonts w:ascii="Cambria Math" w:hAnsi="Cambria Math"/>
                          <w:lang w:val="en-GB"/>
                        </w:rPr>
                        <m:t>K₂O</m:t>
                      </m:r>
                    </m:oMath>
                  </m:oMathPara>
                </w:p>
              </w:tc>
              <w:tc>
                <w:tcPr>
                  <w:tcW w:w="1295" w:type="dxa"/>
                </w:tcPr>
                <w:p w14:paraId="290B7A3D" w14:textId="35CC5E83" w:rsidR="00424CC2" w:rsidRPr="00C26C40" w:rsidRDefault="00424CC2" w:rsidP="00424CC2">
                  <w:pPr>
                    <w:rPr>
                      <w:lang w:val="en-GB"/>
                    </w:rPr>
                  </w:pPr>
                  <w:r w:rsidRPr="00C26C40">
                    <w:rPr>
                      <w:lang w:val="en-GB"/>
                    </w:rPr>
                    <w:t>0.310</w:t>
                  </w:r>
                </w:p>
              </w:tc>
              <w:tc>
                <w:tcPr>
                  <w:tcW w:w="1100" w:type="dxa"/>
                </w:tcPr>
                <w:p w14:paraId="385D4A88" w14:textId="7C529942" w:rsidR="00424CC2" w:rsidRPr="00C26C40" w:rsidRDefault="00424CC2" w:rsidP="00424CC2">
                  <w:pPr>
                    <w:rPr>
                      <w:lang w:val="en-GB"/>
                    </w:rPr>
                  </w:pPr>
                  <w:r w:rsidRPr="00C26C40">
                    <w:rPr>
                      <w:lang w:val="en-GB"/>
                    </w:rPr>
                    <w:t>0.0003</w:t>
                  </w:r>
                </w:p>
              </w:tc>
            </w:tr>
            <w:tr w:rsidR="00424CC2" w:rsidRPr="00C26C40" w14:paraId="4289D4E6" w14:textId="77777777" w:rsidTr="00870DFD">
              <w:tc>
                <w:tcPr>
                  <w:tcW w:w="1505" w:type="dxa"/>
                </w:tcPr>
                <w:p w14:paraId="67EA99F6" w14:textId="4DCDA7BF" w:rsidR="00424CC2" w:rsidRPr="00C26C40" w:rsidRDefault="00424CC2" w:rsidP="00424CC2">
                  <w:pPr>
                    <w:rPr>
                      <w:lang w:val="en-GB"/>
                    </w:rPr>
                  </w:pPr>
                  <m:oMathPara>
                    <m:oMath>
                      <m:r>
                        <w:rPr>
                          <w:rFonts w:ascii="Cambria Math" w:hAnsi="Cambria Math"/>
                          <w:lang w:val="en-GB"/>
                        </w:rPr>
                        <m:t>Na₂O</m:t>
                      </m:r>
                    </m:oMath>
                  </m:oMathPara>
                </w:p>
              </w:tc>
              <w:tc>
                <w:tcPr>
                  <w:tcW w:w="1295" w:type="dxa"/>
                </w:tcPr>
                <w:p w14:paraId="2E2158F2" w14:textId="16FA6C3D" w:rsidR="00424CC2" w:rsidRPr="00C26C40" w:rsidRDefault="00424CC2" w:rsidP="00424CC2">
                  <w:pPr>
                    <w:rPr>
                      <w:lang w:val="en-GB"/>
                    </w:rPr>
                  </w:pPr>
                  <w:r w:rsidRPr="00C26C40">
                    <w:rPr>
                      <w:lang w:val="en-GB"/>
                    </w:rPr>
                    <w:t>0.091</w:t>
                  </w:r>
                </w:p>
              </w:tc>
              <w:tc>
                <w:tcPr>
                  <w:tcW w:w="1100" w:type="dxa"/>
                </w:tcPr>
                <w:p w14:paraId="505E08F1" w14:textId="20170C85" w:rsidR="00424CC2" w:rsidRPr="00C26C40" w:rsidRDefault="00424CC2" w:rsidP="00424CC2">
                  <w:pPr>
                    <w:rPr>
                      <w:lang w:val="en-GB"/>
                    </w:rPr>
                  </w:pPr>
                  <w:r w:rsidRPr="00C26C40">
                    <w:rPr>
                      <w:lang w:val="en-GB"/>
                    </w:rPr>
                    <w:t>0.0001</w:t>
                  </w:r>
                </w:p>
              </w:tc>
            </w:tr>
            <w:tr w:rsidR="00424CC2" w:rsidRPr="00C26C40" w14:paraId="76F9212E" w14:textId="77777777" w:rsidTr="00870DFD">
              <w:tc>
                <w:tcPr>
                  <w:tcW w:w="1505" w:type="dxa"/>
                </w:tcPr>
                <w:p w14:paraId="1F1D560C" w14:textId="281891A1" w:rsidR="00424CC2" w:rsidRPr="00C26C40" w:rsidRDefault="00424CC2" w:rsidP="00424CC2">
                  <w:pPr>
                    <w:rPr>
                      <w:lang w:val="en-GB"/>
                    </w:rPr>
                  </w:pPr>
                  <m:oMathPara>
                    <m:oMath>
                      <m:r>
                        <w:rPr>
                          <w:rFonts w:ascii="Cambria Math" w:hAnsi="Cambria Math"/>
                          <w:lang w:val="en-GB"/>
                        </w:rPr>
                        <m:t>MgO</m:t>
                      </m:r>
                    </m:oMath>
                  </m:oMathPara>
                </w:p>
              </w:tc>
              <w:tc>
                <w:tcPr>
                  <w:tcW w:w="1295" w:type="dxa"/>
                </w:tcPr>
                <w:p w14:paraId="437AC52E" w14:textId="7AEE033D" w:rsidR="00424CC2" w:rsidRPr="00C26C40" w:rsidRDefault="00424CC2" w:rsidP="00424CC2">
                  <w:pPr>
                    <w:rPr>
                      <w:lang w:val="en-GB"/>
                    </w:rPr>
                  </w:pPr>
                  <w:r w:rsidRPr="00C26C40">
                    <w:rPr>
                      <w:lang w:val="en-GB"/>
                    </w:rPr>
                    <w:t>0.023</w:t>
                  </w:r>
                </w:p>
              </w:tc>
              <w:tc>
                <w:tcPr>
                  <w:tcW w:w="1100" w:type="dxa"/>
                </w:tcPr>
                <w:p w14:paraId="57EB3FBD" w14:textId="17FF3286" w:rsidR="00424CC2" w:rsidRPr="00C26C40" w:rsidRDefault="00424CC2" w:rsidP="00424CC2">
                  <w:pPr>
                    <w:rPr>
                      <w:lang w:val="en-GB"/>
                    </w:rPr>
                  </w:pPr>
                  <w:r w:rsidRPr="00C26C40">
                    <w:rPr>
                      <w:lang w:val="en-GB"/>
                    </w:rPr>
                    <w:t>0.0000</w:t>
                  </w:r>
                </w:p>
              </w:tc>
            </w:tr>
            <w:tr w:rsidR="00424CC2" w:rsidRPr="00C26C40" w14:paraId="2AC2E68A" w14:textId="77777777" w:rsidTr="00870DFD">
              <w:tc>
                <w:tcPr>
                  <w:tcW w:w="1505" w:type="dxa"/>
                </w:tcPr>
                <w:p w14:paraId="411F07BA" w14:textId="3D242AED" w:rsidR="00424CC2" w:rsidRPr="00C26C40" w:rsidRDefault="00424CC2" w:rsidP="00424CC2">
                  <w:pPr>
                    <w:rPr>
                      <w:lang w:val="en-GB"/>
                    </w:rPr>
                  </w:pPr>
                  <m:oMathPara>
                    <m:oMath>
                      <m:r>
                        <w:rPr>
                          <w:rFonts w:ascii="Cambria Math" w:hAnsi="Cambria Math"/>
                          <w:lang w:val="en-GB"/>
                        </w:rPr>
                        <m:t>CO</m:t>
                      </m:r>
                    </m:oMath>
                  </m:oMathPara>
                </w:p>
              </w:tc>
              <w:tc>
                <w:tcPr>
                  <w:tcW w:w="1295" w:type="dxa"/>
                </w:tcPr>
                <w:p w14:paraId="5E784DD9" w14:textId="62FEE2AA" w:rsidR="00424CC2" w:rsidRPr="00C26C40" w:rsidRDefault="00424CC2" w:rsidP="00424CC2">
                  <w:pPr>
                    <w:rPr>
                      <w:lang w:val="en-GB"/>
                    </w:rPr>
                  </w:pPr>
                  <w:r w:rsidRPr="00C26C40">
                    <w:rPr>
                      <w:lang w:val="en-GB"/>
                    </w:rPr>
                    <w:t>62.849</w:t>
                  </w:r>
                </w:p>
              </w:tc>
              <w:tc>
                <w:tcPr>
                  <w:tcW w:w="1100" w:type="dxa"/>
                </w:tcPr>
                <w:p w14:paraId="484F7185" w14:textId="674A7E61" w:rsidR="00424CC2" w:rsidRPr="00C26C40" w:rsidRDefault="00424CC2" w:rsidP="00424CC2">
                  <w:pPr>
                    <w:rPr>
                      <w:lang w:val="en-GB"/>
                    </w:rPr>
                  </w:pPr>
                  <w:r w:rsidRPr="00C26C40">
                    <w:rPr>
                      <w:lang w:val="en-GB"/>
                    </w:rPr>
                    <w:t>0.0533</w:t>
                  </w:r>
                </w:p>
              </w:tc>
            </w:tr>
            <w:tr w:rsidR="00424CC2" w:rsidRPr="00C26C40" w14:paraId="00C58247" w14:textId="77777777" w:rsidTr="00870DFD">
              <w:tc>
                <w:tcPr>
                  <w:tcW w:w="1505" w:type="dxa"/>
                </w:tcPr>
                <w:p w14:paraId="3AD9A41B" w14:textId="359E18D9" w:rsidR="00424CC2" w:rsidRPr="00C26C40" w:rsidRDefault="00424CC2" w:rsidP="00424CC2">
                  <w:pPr>
                    <w:rPr>
                      <w:lang w:val="en-GB"/>
                    </w:rPr>
                  </w:pPr>
                  <m:oMathPara>
                    <m:oMath>
                      <m:r>
                        <w:rPr>
                          <w:rFonts w:ascii="Cambria Math" w:hAnsi="Cambria Math"/>
                          <w:lang w:val="en-GB"/>
                        </w:rPr>
                        <m:t>Fe₃O₄</m:t>
                      </m:r>
                    </m:oMath>
                  </m:oMathPara>
                </w:p>
              </w:tc>
              <w:tc>
                <w:tcPr>
                  <w:tcW w:w="1295" w:type="dxa"/>
                </w:tcPr>
                <w:p w14:paraId="4A797C58" w14:textId="21F23683" w:rsidR="00424CC2" w:rsidRPr="00C26C40" w:rsidRDefault="00424CC2" w:rsidP="00424CC2">
                  <w:pPr>
                    <w:rPr>
                      <w:lang w:val="en-GB"/>
                    </w:rPr>
                  </w:pPr>
                  <w:r w:rsidRPr="00C26C40">
                    <w:rPr>
                      <w:lang w:val="en-GB"/>
                    </w:rPr>
                    <w:t>0.848</w:t>
                  </w:r>
                </w:p>
              </w:tc>
              <w:tc>
                <w:tcPr>
                  <w:tcW w:w="1100" w:type="dxa"/>
                </w:tcPr>
                <w:p w14:paraId="31A42252" w14:textId="64221502" w:rsidR="00424CC2" w:rsidRPr="00C26C40" w:rsidRDefault="00424CC2" w:rsidP="00424CC2">
                  <w:pPr>
                    <w:rPr>
                      <w:lang w:val="en-GB"/>
                    </w:rPr>
                  </w:pPr>
                  <w:r w:rsidRPr="00C26C40">
                    <w:rPr>
                      <w:lang w:val="en-GB"/>
                    </w:rPr>
                    <w:t>0.0007</w:t>
                  </w:r>
                </w:p>
              </w:tc>
            </w:tr>
            <w:tr w:rsidR="00424CC2" w:rsidRPr="00C26C40" w14:paraId="7193B675" w14:textId="77777777" w:rsidTr="00870DFD">
              <w:tc>
                <w:tcPr>
                  <w:tcW w:w="1505" w:type="dxa"/>
                </w:tcPr>
                <w:p w14:paraId="728416D3" w14:textId="7090E917" w:rsidR="00424CC2" w:rsidRPr="00C26C40" w:rsidRDefault="00424CC2" w:rsidP="00424CC2">
                  <w:pPr>
                    <w:rPr>
                      <w:lang w:val="en-GB"/>
                    </w:rPr>
                  </w:pPr>
                  <m:oMathPara>
                    <m:oMath>
                      <m:r>
                        <w:rPr>
                          <w:rFonts w:ascii="Cambria Math" w:hAnsi="Cambria Math"/>
                          <w:lang w:val="en-GB"/>
                        </w:rPr>
                        <m:t>Al₂O₃</m:t>
                      </m:r>
                    </m:oMath>
                  </m:oMathPara>
                </w:p>
              </w:tc>
              <w:tc>
                <w:tcPr>
                  <w:tcW w:w="1295" w:type="dxa"/>
                </w:tcPr>
                <w:p w14:paraId="506C96EF" w14:textId="563852B1" w:rsidR="00424CC2" w:rsidRPr="00C26C40" w:rsidRDefault="00424CC2" w:rsidP="00424CC2">
                  <w:pPr>
                    <w:rPr>
                      <w:lang w:val="en-GB"/>
                    </w:rPr>
                  </w:pPr>
                  <w:r w:rsidRPr="00C26C40">
                    <w:rPr>
                      <w:lang w:val="en-GB"/>
                    </w:rPr>
                    <w:t>22.250</w:t>
                  </w:r>
                </w:p>
              </w:tc>
              <w:tc>
                <w:tcPr>
                  <w:tcW w:w="1100" w:type="dxa"/>
                </w:tcPr>
                <w:p w14:paraId="70E73972" w14:textId="49C92EC9" w:rsidR="00424CC2" w:rsidRPr="00C26C40" w:rsidRDefault="00424CC2" w:rsidP="00424CC2">
                  <w:pPr>
                    <w:rPr>
                      <w:lang w:val="en-GB"/>
                    </w:rPr>
                  </w:pPr>
                  <w:r w:rsidRPr="00C26C40">
                    <w:rPr>
                      <w:lang w:val="en-GB"/>
                    </w:rPr>
                    <w:t>0.0189</w:t>
                  </w:r>
                </w:p>
              </w:tc>
            </w:tr>
            <w:tr w:rsidR="00424CC2" w:rsidRPr="00C26C40" w14:paraId="79BC8D41" w14:textId="77777777" w:rsidTr="00870DFD">
              <w:tc>
                <w:tcPr>
                  <w:tcW w:w="1505" w:type="dxa"/>
                </w:tcPr>
                <w:p w14:paraId="4D55F0D5" w14:textId="169FB197" w:rsidR="00424CC2" w:rsidRPr="00C26C40" w:rsidRDefault="00424CC2" w:rsidP="00424CC2">
                  <w:pPr>
                    <w:rPr>
                      <w:lang w:val="en-GB"/>
                    </w:rPr>
                  </w:pPr>
                  <m:oMathPara>
                    <m:oMath>
                      <m:r>
                        <w:rPr>
                          <w:rFonts w:ascii="Cambria Math" w:hAnsi="Cambria Math"/>
                          <w:lang w:val="en-GB"/>
                        </w:rPr>
                        <m:t>N₂</m:t>
                      </m:r>
                    </m:oMath>
                  </m:oMathPara>
                </w:p>
              </w:tc>
              <w:tc>
                <w:tcPr>
                  <w:tcW w:w="1295" w:type="dxa"/>
                </w:tcPr>
                <w:p w14:paraId="75050CF8" w14:textId="22CCDC5D" w:rsidR="00424CC2" w:rsidRPr="00C26C40" w:rsidRDefault="00424CC2" w:rsidP="00424CC2">
                  <w:pPr>
                    <w:rPr>
                      <w:lang w:val="en-GB"/>
                    </w:rPr>
                  </w:pPr>
                  <w:r w:rsidRPr="00C26C40">
                    <w:rPr>
                      <w:lang w:val="en-GB"/>
                    </w:rPr>
                    <w:t>373.066</w:t>
                  </w:r>
                </w:p>
              </w:tc>
              <w:tc>
                <w:tcPr>
                  <w:tcW w:w="1100" w:type="dxa"/>
                </w:tcPr>
                <w:p w14:paraId="5DCF6E05" w14:textId="282E9AE0" w:rsidR="00424CC2" w:rsidRPr="00C26C40" w:rsidRDefault="00424CC2" w:rsidP="00424CC2">
                  <w:pPr>
                    <w:rPr>
                      <w:lang w:val="en-GB"/>
                    </w:rPr>
                  </w:pPr>
                  <w:r w:rsidRPr="00C26C40">
                    <w:rPr>
                      <w:lang w:val="en-GB"/>
                    </w:rPr>
                    <w:t>0.3166</w:t>
                  </w:r>
                </w:p>
              </w:tc>
            </w:tr>
            <w:tr w:rsidR="00424CC2" w:rsidRPr="00C26C40" w14:paraId="207F795A" w14:textId="77777777" w:rsidTr="00870DFD">
              <w:tc>
                <w:tcPr>
                  <w:tcW w:w="1505" w:type="dxa"/>
                </w:tcPr>
                <w:p w14:paraId="35A1B69D" w14:textId="38C69C88" w:rsidR="00424CC2" w:rsidRPr="00C26C40" w:rsidRDefault="00424CC2" w:rsidP="00424CC2">
                  <w:pPr>
                    <w:rPr>
                      <w:b/>
                      <w:bCs/>
                      <w:lang w:val="en-GB"/>
                    </w:rPr>
                  </w:pPr>
                  <w:r w:rsidRPr="00C26C40">
                    <w:rPr>
                      <w:b/>
                      <w:bCs/>
                      <w:lang w:val="en-GB"/>
                    </w:rPr>
                    <w:t>Total</w:t>
                  </w:r>
                </w:p>
              </w:tc>
              <w:tc>
                <w:tcPr>
                  <w:tcW w:w="1295" w:type="dxa"/>
                </w:tcPr>
                <w:p w14:paraId="17E76E05" w14:textId="7F3D9F96" w:rsidR="00424CC2" w:rsidRPr="00C26C40" w:rsidRDefault="00424CC2" w:rsidP="00424CC2">
                  <w:pPr>
                    <w:rPr>
                      <w:b/>
                      <w:bCs/>
                      <w:lang w:val="en-GB"/>
                    </w:rPr>
                  </w:pPr>
                  <w:r w:rsidRPr="00C26C40">
                    <w:rPr>
                      <w:b/>
                      <w:bCs/>
                      <w:lang w:val="en-GB"/>
                    </w:rPr>
                    <w:t>1,178.377</w:t>
                  </w:r>
                </w:p>
              </w:tc>
              <w:tc>
                <w:tcPr>
                  <w:tcW w:w="1100" w:type="dxa"/>
                </w:tcPr>
                <w:p w14:paraId="24746626" w14:textId="4424CDCE" w:rsidR="00424CC2" w:rsidRPr="00C26C40" w:rsidRDefault="00424CC2" w:rsidP="00424CC2">
                  <w:pPr>
                    <w:rPr>
                      <w:b/>
                      <w:bCs/>
                      <w:lang w:val="en-GB"/>
                    </w:rPr>
                  </w:pPr>
                  <w:r w:rsidRPr="00C26C40">
                    <w:rPr>
                      <w:b/>
                      <w:bCs/>
                      <w:lang w:val="en-GB"/>
                    </w:rPr>
                    <w:t>1.0000</w:t>
                  </w:r>
                </w:p>
              </w:tc>
            </w:tr>
            <w:tr w:rsidR="003F0FE1" w:rsidRPr="00C26C40" w14:paraId="7A381C6D" w14:textId="77777777" w:rsidTr="00870DFD">
              <w:tc>
                <w:tcPr>
                  <w:tcW w:w="3900" w:type="dxa"/>
                  <w:gridSpan w:val="3"/>
                </w:tcPr>
                <w:p w14:paraId="555F385A" w14:textId="77777777" w:rsidR="003F0FE1" w:rsidRPr="00C26C40" w:rsidRDefault="003F0FE1" w:rsidP="00870DFD">
                  <w:pPr>
                    <w:rPr>
                      <w:lang w:val="en-GB"/>
                    </w:rPr>
                  </w:pPr>
                  <w:r w:rsidRPr="00C26C40">
                    <w:rPr>
                      <w:lang w:val="en-GB"/>
                    </w:rPr>
                    <w:t>Temperature: 700.0 °C</w:t>
                  </w:r>
                </w:p>
                <w:p w14:paraId="4101B98D" w14:textId="77777777" w:rsidR="003F0FE1" w:rsidRPr="00C26C40" w:rsidRDefault="003F0FE1" w:rsidP="00870DFD">
                  <w:pPr>
                    <w:rPr>
                      <w:lang w:val="en-GB"/>
                    </w:rPr>
                  </w:pPr>
                  <w:r w:rsidRPr="00C26C40">
                    <w:rPr>
                      <w:lang w:val="en-GB"/>
                    </w:rPr>
                    <w:t>Pressure: 1.0132 bar</w:t>
                  </w:r>
                </w:p>
              </w:tc>
            </w:tr>
          </w:tbl>
          <w:p w14:paraId="55A7895E" w14:textId="77777777" w:rsidR="003F0FE1" w:rsidRPr="00C26C40" w:rsidRDefault="003F0FE1" w:rsidP="00870DFD"/>
        </w:tc>
      </w:tr>
    </w:tbl>
    <w:p w14:paraId="32481CFB" w14:textId="77777777" w:rsidR="004E2120" w:rsidRPr="00C26C40" w:rsidRDefault="004E2120" w:rsidP="00312BC3"/>
    <w:p w14:paraId="434EE00F" w14:textId="0E1C9E52" w:rsidR="00312BC3" w:rsidRPr="00C26C40" w:rsidRDefault="00312BC3" w:rsidP="00424CC2">
      <w:pPr>
        <w:pStyle w:val="Heading4"/>
      </w:pPr>
      <w:r w:rsidRPr="00C26C40">
        <w:t>CL-201 — Product Cooler</w:t>
      </w:r>
    </w:p>
    <w:p w14:paraId="63F0A286" w14:textId="3EFF8180" w:rsidR="00312BC3" w:rsidRPr="00C26C40" w:rsidRDefault="00312BC3" w:rsidP="00312BC3">
      <w:r w:rsidRPr="00C26C40">
        <w:t>Unit Type: Heat Exchanger</w:t>
      </w:r>
      <w:r w:rsidR="00424CC2" w:rsidRPr="00C26C40">
        <w:tab/>
      </w:r>
      <w:r w:rsidR="00424CC2" w:rsidRPr="00C26C40">
        <w:tab/>
      </w:r>
      <w:r w:rsidRPr="00C26C40">
        <w:t>Inlet streams: 203    Outlet streams: 204</w:t>
      </w:r>
    </w:p>
    <w:p w14:paraId="2197DD20" w14:textId="77777777" w:rsidR="00312BC3" w:rsidRPr="00C26C40" w:rsidRDefault="00312BC3" w:rsidP="00312BC3">
      <w:r w:rsidRPr="00C26C40">
        <w:t>The hot calcined solid (203) leaving the kiln is cooled in the product cooler CL-201 prior to magnetic separation. Composition is unchanged across the unit; only sensible heat is removed to a cooling utility.</w:t>
      </w:r>
    </w:p>
    <w:p w14:paraId="6EE9EE3B" w14:textId="77777777" w:rsidR="00312BC3" w:rsidRPr="00C26C40" w:rsidRDefault="00312BC3" w:rsidP="00312BC3">
      <w:r w:rsidRPr="00C26C40">
        <w:t>Inlet stream condition and composition:</w:t>
      </w:r>
    </w:p>
    <w:tbl>
      <w:tblPr>
        <w:tblStyle w:val="TableGrid"/>
        <w:tblW w:w="0" w:type="auto"/>
        <w:tblLook w:val="04A0" w:firstRow="1" w:lastRow="0" w:firstColumn="1" w:lastColumn="0" w:noHBand="0" w:noVBand="1"/>
      </w:tblPr>
      <w:tblGrid>
        <w:gridCol w:w="2122"/>
        <w:gridCol w:w="1842"/>
        <w:gridCol w:w="1701"/>
      </w:tblGrid>
      <w:tr w:rsidR="00312BC3" w:rsidRPr="00C26C40" w14:paraId="153B819A" w14:textId="77777777" w:rsidTr="009F00CA">
        <w:tc>
          <w:tcPr>
            <w:tcW w:w="2122" w:type="dxa"/>
          </w:tcPr>
          <w:p w14:paraId="1F6535F6" w14:textId="77777777" w:rsidR="00312BC3" w:rsidRPr="00C26C40" w:rsidRDefault="00312BC3" w:rsidP="00870DFD">
            <w:pPr>
              <w:rPr>
                <w:lang w:val="en-GB"/>
              </w:rPr>
            </w:pPr>
            <w:r w:rsidRPr="00C26C40">
              <w:rPr>
                <w:b/>
                <w:sz w:val="22"/>
                <w:lang w:val="en-GB"/>
              </w:rPr>
              <w:t>Stream 203</w:t>
            </w:r>
          </w:p>
        </w:tc>
        <w:tc>
          <w:tcPr>
            <w:tcW w:w="1842" w:type="dxa"/>
          </w:tcPr>
          <w:p w14:paraId="08D3E0D5" w14:textId="77777777" w:rsidR="00312BC3" w:rsidRPr="00C26C40" w:rsidRDefault="00312BC3" w:rsidP="00870DFD">
            <w:pPr>
              <w:rPr>
                <w:lang w:val="en-GB"/>
              </w:rPr>
            </w:pPr>
            <w:r w:rsidRPr="00C26C40">
              <w:rPr>
                <w:b/>
                <w:sz w:val="22"/>
                <w:lang w:val="en-GB"/>
              </w:rPr>
              <w:t>Mass Flow (kg/hr)</w:t>
            </w:r>
          </w:p>
        </w:tc>
        <w:tc>
          <w:tcPr>
            <w:tcW w:w="1701" w:type="dxa"/>
          </w:tcPr>
          <w:p w14:paraId="43650347" w14:textId="77777777" w:rsidR="00312BC3" w:rsidRPr="00C26C40" w:rsidRDefault="00312BC3" w:rsidP="00870DFD">
            <w:pPr>
              <w:rPr>
                <w:lang w:val="en-GB"/>
              </w:rPr>
            </w:pPr>
            <w:r w:rsidRPr="00C26C40">
              <w:rPr>
                <w:b/>
                <w:sz w:val="22"/>
                <w:lang w:val="en-GB"/>
              </w:rPr>
              <w:t>Mass Fraction</w:t>
            </w:r>
          </w:p>
        </w:tc>
      </w:tr>
      <w:tr w:rsidR="00312BC3" w:rsidRPr="00C26C40" w14:paraId="7070253A" w14:textId="77777777" w:rsidTr="009F00CA">
        <w:tc>
          <w:tcPr>
            <w:tcW w:w="2122" w:type="dxa"/>
          </w:tcPr>
          <w:p w14:paraId="26E7BD60" w14:textId="0BF4E23B" w:rsidR="00312BC3" w:rsidRPr="00C26C40" w:rsidRDefault="0066574D" w:rsidP="00870DFD">
            <w:pPr>
              <w:rPr>
                <w:lang w:val="en-GB"/>
              </w:rPr>
            </w:pPr>
            <m:oMathPara>
              <m:oMath>
                <m:r>
                  <w:rPr>
                    <w:rFonts w:ascii="Cambria Math" w:hAnsi="Cambria Math"/>
                    <w:lang w:val="en-GB"/>
                  </w:rPr>
                  <m:t>Al(OH)₃</m:t>
                </m:r>
              </m:oMath>
            </m:oMathPara>
          </w:p>
        </w:tc>
        <w:tc>
          <w:tcPr>
            <w:tcW w:w="1842" w:type="dxa"/>
          </w:tcPr>
          <w:p w14:paraId="2358C9D8" w14:textId="77777777" w:rsidR="00312BC3" w:rsidRPr="00C26C40" w:rsidRDefault="00312BC3" w:rsidP="00870DFD">
            <w:pPr>
              <w:rPr>
                <w:lang w:val="en-GB"/>
              </w:rPr>
            </w:pPr>
            <w:r w:rsidRPr="00C26C40">
              <w:rPr>
                <w:lang w:val="en-GB"/>
              </w:rPr>
              <w:t>8.332</w:t>
            </w:r>
          </w:p>
        </w:tc>
        <w:tc>
          <w:tcPr>
            <w:tcW w:w="1701" w:type="dxa"/>
          </w:tcPr>
          <w:p w14:paraId="20441F44" w14:textId="77777777" w:rsidR="00312BC3" w:rsidRPr="00C26C40" w:rsidRDefault="00312BC3" w:rsidP="00870DFD">
            <w:pPr>
              <w:rPr>
                <w:lang w:val="en-GB"/>
              </w:rPr>
            </w:pPr>
            <w:r w:rsidRPr="00C26C40">
              <w:rPr>
                <w:lang w:val="en-GB"/>
              </w:rPr>
              <w:t>0.0150</w:t>
            </w:r>
          </w:p>
        </w:tc>
      </w:tr>
      <w:tr w:rsidR="00312BC3" w:rsidRPr="00C26C40" w14:paraId="2C11EDA9" w14:textId="77777777" w:rsidTr="009F00CA">
        <w:tc>
          <w:tcPr>
            <w:tcW w:w="2122" w:type="dxa"/>
          </w:tcPr>
          <w:p w14:paraId="195124BF" w14:textId="70B82F26" w:rsidR="00312BC3" w:rsidRPr="00C26C40" w:rsidRDefault="0066574D" w:rsidP="00870DFD">
            <w:pPr>
              <w:rPr>
                <w:lang w:val="en-GB"/>
              </w:rPr>
            </w:pPr>
            <m:oMathPara>
              <m:oMath>
                <m:r>
                  <w:rPr>
                    <w:rFonts w:ascii="Cambria Math" w:hAnsi="Cambria Math"/>
                    <w:lang w:val="en-GB"/>
                  </w:rPr>
                  <m:t>Fe₂O₃</m:t>
                </m:r>
              </m:oMath>
            </m:oMathPara>
          </w:p>
        </w:tc>
        <w:tc>
          <w:tcPr>
            <w:tcW w:w="1842" w:type="dxa"/>
          </w:tcPr>
          <w:p w14:paraId="58FB84D5" w14:textId="77777777" w:rsidR="00312BC3" w:rsidRPr="00C26C40" w:rsidRDefault="00312BC3" w:rsidP="00870DFD">
            <w:pPr>
              <w:rPr>
                <w:lang w:val="en-GB"/>
              </w:rPr>
            </w:pPr>
            <w:r w:rsidRPr="00C26C40">
              <w:rPr>
                <w:lang w:val="en-GB"/>
              </w:rPr>
              <w:t>0.554</w:t>
            </w:r>
          </w:p>
        </w:tc>
        <w:tc>
          <w:tcPr>
            <w:tcW w:w="1701" w:type="dxa"/>
          </w:tcPr>
          <w:p w14:paraId="4423CA3A" w14:textId="77777777" w:rsidR="00312BC3" w:rsidRPr="00C26C40" w:rsidRDefault="00312BC3" w:rsidP="00870DFD">
            <w:pPr>
              <w:rPr>
                <w:lang w:val="en-GB"/>
              </w:rPr>
            </w:pPr>
            <w:r w:rsidRPr="00C26C40">
              <w:rPr>
                <w:lang w:val="en-GB"/>
              </w:rPr>
              <w:t>0.0010</w:t>
            </w:r>
          </w:p>
        </w:tc>
      </w:tr>
      <w:tr w:rsidR="00312BC3" w:rsidRPr="00C26C40" w14:paraId="7D30E19B" w14:textId="77777777" w:rsidTr="009F00CA">
        <w:tc>
          <w:tcPr>
            <w:tcW w:w="2122" w:type="dxa"/>
          </w:tcPr>
          <w:p w14:paraId="46D73706" w14:textId="43B34E20" w:rsidR="00312BC3" w:rsidRPr="00C26C40" w:rsidRDefault="0066574D" w:rsidP="00870DFD">
            <w:pPr>
              <w:rPr>
                <w:lang w:val="en-GB"/>
              </w:rPr>
            </w:pPr>
            <m:oMathPara>
              <m:oMath>
                <m:r>
                  <w:rPr>
                    <w:rFonts w:ascii="Cambria Math" w:hAnsi="Cambria Math"/>
                    <w:lang w:val="en-GB"/>
                  </w:rPr>
                  <w:lastRenderedPageBreak/>
                  <m:t>SiO₂</m:t>
                </m:r>
              </m:oMath>
            </m:oMathPara>
          </w:p>
        </w:tc>
        <w:tc>
          <w:tcPr>
            <w:tcW w:w="1842" w:type="dxa"/>
          </w:tcPr>
          <w:p w14:paraId="4966B7B9" w14:textId="77777777" w:rsidR="00312BC3" w:rsidRPr="00C26C40" w:rsidRDefault="00312BC3" w:rsidP="00870DFD">
            <w:pPr>
              <w:rPr>
                <w:lang w:val="en-GB"/>
              </w:rPr>
            </w:pPr>
            <w:r w:rsidRPr="00C26C40">
              <w:rPr>
                <w:lang w:val="en-GB"/>
              </w:rPr>
              <w:t>245.066</w:t>
            </w:r>
          </w:p>
        </w:tc>
        <w:tc>
          <w:tcPr>
            <w:tcW w:w="1701" w:type="dxa"/>
          </w:tcPr>
          <w:p w14:paraId="04A3062F" w14:textId="77777777" w:rsidR="00312BC3" w:rsidRPr="00C26C40" w:rsidRDefault="00312BC3" w:rsidP="00870DFD">
            <w:pPr>
              <w:rPr>
                <w:lang w:val="en-GB"/>
              </w:rPr>
            </w:pPr>
            <w:r w:rsidRPr="00C26C40">
              <w:rPr>
                <w:lang w:val="en-GB"/>
              </w:rPr>
              <w:t>0.4408</w:t>
            </w:r>
          </w:p>
        </w:tc>
      </w:tr>
      <w:tr w:rsidR="00312BC3" w:rsidRPr="00C26C40" w14:paraId="4CD754F0" w14:textId="77777777" w:rsidTr="009F00CA">
        <w:tc>
          <w:tcPr>
            <w:tcW w:w="2122" w:type="dxa"/>
          </w:tcPr>
          <w:p w14:paraId="574C01C6" w14:textId="4A5DEAA7" w:rsidR="00312BC3" w:rsidRPr="00C26C40" w:rsidRDefault="0066574D" w:rsidP="00870DFD">
            <w:pPr>
              <w:rPr>
                <w:lang w:val="en-GB"/>
              </w:rPr>
            </w:pPr>
            <m:oMathPara>
              <m:oMath>
                <m:r>
                  <w:rPr>
                    <w:rFonts w:ascii="Cambria Math" w:hAnsi="Cambria Math"/>
                    <w:lang w:val="en-GB"/>
                  </w:rPr>
                  <m:t>TiO₂</m:t>
                </m:r>
              </m:oMath>
            </m:oMathPara>
          </w:p>
        </w:tc>
        <w:tc>
          <w:tcPr>
            <w:tcW w:w="1842" w:type="dxa"/>
          </w:tcPr>
          <w:p w14:paraId="19ECFC8C" w14:textId="77777777" w:rsidR="00312BC3" w:rsidRPr="00C26C40" w:rsidRDefault="00312BC3" w:rsidP="00870DFD">
            <w:pPr>
              <w:rPr>
                <w:lang w:val="en-GB"/>
              </w:rPr>
            </w:pPr>
            <w:r w:rsidRPr="00C26C40">
              <w:rPr>
                <w:lang w:val="en-GB"/>
              </w:rPr>
              <w:t>19.968</w:t>
            </w:r>
          </w:p>
        </w:tc>
        <w:tc>
          <w:tcPr>
            <w:tcW w:w="1701" w:type="dxa"/>
          </w:tcPr>
          <w:p w14:paraId="33A144C0" w14:textId="77777777" w:rsidR="00312BC3" w:rsidRPr="00C26C40" w:rsidRDefault="00312BC3" w:rsidP="00870DFD">
            <w:pPr>
              <w:rPr>
                <w:lang w:val="en-GB"/>
              </w:rPr>
            </w:pPr>
            <w:r w:rsidRPr="00C26C40">
              <w:rPr>
                <w:lang w:val="en-GB"/>
              </w:rPr>
              <w:t>0.0359</w:t>
            </w:r>
          </w:p>
        </w:tc>
      </w:tr>
      <w:tr w:rsidR="00312BC3" w:rsidRPr="00C26C40" w14:paraId="5C73527D" w14:textId="77777777" w:rsidTr="009F00CA">
        <w:tc>
          <w:tcPr>
            <w:tcW w:w="2122" w:type="dxa"/>
          </w:tcPr>
          <w:p w14:paraId="7BE25732" w14:textId="64935E90" w:rsidR="00312BC3" w:rsidRPr="00C26C40" w:rsidRDefault="0066574D" w:rsidP="00870DFD">
            <w:pPr>
              <w:rPr>
                <w:lang w:val="en-GB"/>
              </w:rPr>
            </w:pPr>
            <m:oMathPara>
              <m:oMath>
                <m:r>
                  <w:rPr>
                    <w:rFonts w:ascii="Cambria Math" w:hAnsi="Cambria Math"/>
                    <w:lang w:val="en-GB"/>
                  </w:rPr>
                  <m:t>K₂O</m:t>
                </m:r>
              </m:oMath>
            </m:oMathPara>
          </w:p>
        </w:tc>
        <w:tc>
          <w:tcPr>
            <w:tcW w:w="1842" w:type="dxa"/>
          </w:tcPr>
          <w:p w14:paraId="35381B77" w14:textId="77777777" w:rsidR="00312BC3" w:rsidRPr="00C26C40" w:rsidRDefault="00312BC3" w:rsidP="00870DFD">
            <w:pPr>
              <w:rPr>
                <w:lang w:val="en-GB"/>
              </w:rPr>
            </w:pPr>
            <w:r w:rsidRPr="00C26C40">
              <w:rPr>
                <w:lang w:val="en-GB"/>
              </w:rPr>
              <w:t>3.721</w:t>
            </w:r>
          </w:p>
        </w:tc>
        <w:tc>
          <w:tcPr>
            <w:tcW w:w="1701" w:type="dxa"/>
          </w:tcPr>
          <w:p w14:paraId="44827946" w14:textId="77777777" w:rsidR="00312BC3" w:rsidRPr="00C26C40" w:rsidRDefault="00312BC3" w:rsidP="00870DFD">
            <w:pPr>
              <w:rPr>
                <w:lang w:val="en-GB"/>
              </w:rPr>
            </w:pPr>
            <w:r w:rsidRPr="00C26C40">
              <w:rPr>
                <w:lang w:val="en-GB"/>
              </w:rPr>
              <w:t>0.0067</w:t>
            </w:r>
          </w:p>
        </w:tc>
      </w:tr>
      <w:tr w:rsidR="00312BC3" w:rsidRPr="00C26C40" w14:paraId="476B29A8" w14:textId="77777777" w:rsidTr="009F00CA">
        <w:tc>
          <w:tcPr>
            <w:tcW w:w="2122" w:type="dxa"/>
          </w:tcPr>
          <w:p w14:paraId="4F305A01" w14:textId="7CBAE308" w:rsidR="00312BC3" w:rsidRPr="00C26C40" w:rsidRDefault="0066574D" w:rsidP="00870DFD">
            <w:pPr>
              <w:rPr>
                <w:lang w:val="en-GB"/>
              </w:rPr>
            </w:pPr>
            <m:oMathPara>
              <m:oMath>
                <m:r>
                  <w:rPr>
                    <w:rFonts w:ascii="Cambria Math" w:hAnsi="Cambria Math"/>
                    <w:lang w:val="en-GB"/>
                  </w:rPr>
                  <m:t>Na₂O</m:t>
                </m:r>
              </m:oMath>
            </m:oMathPara>
          </w:p>
        </w:tc>
        <w:tc>
          <w:tcPr>
            <w:tcW w:w="1842" w:type="dxa"/>
          </w:tcPr>
          <w:p w14:paraId="0CF9B4FA" w14:textId="77777777" w:rsidR="00312BC3" w:rsidRPr="00C26C40" w:rsidRDefault="00312BC3" w:rsidP="00870DFD">
            <w:pPr>
              <w:rPr>
                <w:lang w:val="en-GB"/>
              </w:rPr>
            </w:pPr>
            <w:r w:rsidRPr="00C26C40">
              <w:rPr>
                <w:lang w:val="en-GB"/>
              </w:rPr>
              <w:t>1.089</w:t>
            </w:r>
          </w:p>
        </w:tc>
        <w:tc>
          <w:tcPr>
            <w:tcW w:w="1701" w:type="dxa"/>
          </w:tcPr>
          <w:p w14:paraId="62A0A1C7" w14:textId="77777777" w:rsidR="00312BC3" w:rsidRPr="00C26C40" w:rsidRDefault="00312BC3" w:rsidP="00870DFD">
            <w:pPr>
              <w:rPr>
                <w:lang w:val="en-GB"/>
              </w:rPr>
            </w:pPr>
            <w:r w:rsidRPr="00C26C40">
              <w:rPr>
                <w:lang w:val="en-GB"/>
              </w:rPr>
              <w:t>0.0020</w:t>
            </w:r>
          </w:p>
        </w:tc>
      </w:tr>
      <w:tr w:rsidR="00312BC3" w:rsidRPr="00C26C40" w14:paraId="2003750A" w14:textId="77777777" w:rsidTr="009F00CA">
        <w:tc>
          <w:tcPr>
            <w:tcW w:w="2122" w:type="dxa"/>
          </w:tcPr>
          <w:p w14:paraId="7529EE1D" w14:textId="4CDA4B7A" w:rsidR="00312BC3" w:rsidRPr="00C26C40" w:rsidRDefault="0066574D" w:rsidP="00870DFD">
            <w:pPr>
              <w:rPr>
                <w:lang w:val="en-GB"/>
              </w:rPr>
            </w:pPr>
            <m:oMathPara>
              <m:oMath>
                <m:r>
                  <w:rPr>
                    <w:rFonts w:ascii="Cambria Math" w:hAnsi="Cambria Math"/>
                    <w:lang w:val="en-GB"/>
                  </w:rPr>
                  <m:t>MgO</m:t>
                </m:r>
              </m:oMath>
            </m:oMathPara>
          </w:p>
        </w:tc>
        <w:tc>
          <w:tcPr>
            <w:tcW w:w="1842" w:type="dxa"/>
          </w:tcPr>
          <w:p w14:paraId="64A0D7CD" w14:textId="77777777" w:rsidR="00312BC3" w:rsidRPr="00C26C40" w:rsidRDefault="00312BC3" w:rsidP="00870DFD">
            <w:pPr>
              <w:rPr>
                <w:lang w:val="en-GB"/>
              </w:rPr>
            </w:pPr>
            <w:r w:rsidRPr="00C26C40">
              <w:rPr>
                <w:lang w:val="en-GB"/>
              </w:rPr>
              <w:t>0.272</w:t>
            </w:r>
          </w:p>
        </w:tc>
        <w:tc>
          <w:tcPr>
            <w:tcW w:w="1701" w:type="dxa"/>
          </w:tcPr>
          <w:p w14:paraId="0983CAB0" w14:textId="77777777" w:rsidR="00312BC3" w:rsidRPr="00C26C40" w:rsidRDefault="00312BC3" w:rsidP="00870DFD">
            <w:pPr>
              <w:rPr>
                <w:lang w:val="en-GB"/>
              </w:rPr>
            </w:pPr>
            <w:r w:rsidRPr="00C26C40">
              <w:rPr>
                <w:lang w:val="en-GB"/>
              </w:rPr>
              <w:t>0.0005</w:t>
            </w:r>
          </w:p>
        </w:tc>
      </w:tr>
      <w:tr w:rsidR="00312BC3" w:rsidRPr="00C26C40" w14:paraId="58809B64" w14:textId="77777777" w:rsidTr="009F00CA">
        <w:tc>
          <w:tcPr>
            <w:tcW w:w="2122" w:type="dxa"/>
          </w:tcPr>
          <w:p w14:paraId="3FADD5D4" w14:textId="0B9F4325" w:rsidR="00312BC3" w:rsidRPr="00C26C40" w:rsidRDefault="0066574D" w:rsidP="00870DFD">
            <w:pPr>
              <w:rPr>
                <w:lang w:val="en-GB"/>
              </w:rPr>
            </w:pPr>
            <m:oMathPara>
              <m:oMath>
                <m:r>
                  <w:rPr>
                    <w:rFonts w:ascii="Cambria Math" w:hAnsi="Cambria Math"/>
                    <w:lang w:val="en-GB"/>
                  </w:rPr>
                  <m:t>Fe₃O₄</m:t>
                </m:r>
              </m:oMath>
            </m:oMathPara>
          </w:p>
        </w:tc>
        <w:tc>
          <w:tcPr>
            <w:tcW w:w="1842" w:type="dxa"/>
          </w:tcPr>
          <w:p w14:paraId="0AF0EDA7" w14:textId="77777777" w:rsidR="00312BC3" w:rsidRPr="00C26C40" w:rsidRDefault="00312BC3" w:rsidP="00870DFD">
            <w:pPr>
              <w:rPr>
                <w:lang w:val="en-GB"/>
              </w:rPr>
            </w:pPr>
            <w:r w:rsidRPr="00C26C40">
              <w:rPr>
                <w:lang w:val="en-GB"/>
              </w:rPr>
              <w:t>10.168</w:t>
            </w:r>
          </w:p>
        </w:tc>
        <w:tc>
          <w:tcPr>
            <w:tcW w:w="1701" w:type="dxa"/>
          </w:tcPr>
          <w:p w14:paraId="57D9C5A8" w14:textId="77777777" w:rsidR="00312BC3" w:rsidRPr="00C26C40" w:rsidRDefault="00312BC3" w:rsidP="00870DFD">
            <w:pPr>
              <w:rPr>
                <w:lang w:val="en-GB"/>
              </w:rPr>
            </w:pPr>
            <w:r w:rsidRPr="00C26C40">
              <w:rPr>
                <w:lang w:val="en-GB"/>
              </w:rPr>
              <w:t>0.0183</w:t>
            </w:r>
          </w:p>
        </w:tc>
      </w:tr>
      <w:tr w:rsidR="00312BC3" w:rsidRPr="00C26C40" w14:paraId="29528F1A" w14:textId="77777777" w:rsidTr="009F00CA">
        <w:tc>
          <w:tcPr>
            <w:tcW w:w="2122" w:type="dxa"/>
          </w:tcPr>
          <w:p w14:paraId="58D6319B" w14:textId="5986D306" w:rsidR="00312BC3" w:rsidRPr="00C26C40" w:rsidRDefault="0066574D" w:rsidP="00870DFD">
            <w:pPr>
              <w:rPr>
                <w:lang w:val="en-GB"/>
              </w:rPr>
            </w:pPr>
            <m:oMathPara>
              <m:oMath>
                <m:r>
                  <w:rPr>
                    <w:rFonts w:ascii="Cambria Math" w:hAnsi="Cambria Math"/>
                    <w:lang w:val="en-GB"/>
                  </w:rPr>
                  <m:t>Al₂O₃</m:t>
                </m:r>
              </m:oMath>
            </m:oMathPara>
          </w:p>
        </w:tc>
        <w:tc>
          <w:tcPr>
            <w:tcW w:w="1842" w:type="dxa"/>
          </w:tcPr>
          <w:p w14:paraId="2C39DED4" w14:textId="77777777" w:rsidR="00312BC3" w:rsidRPr="00C26C40" w:rsidRDefault="00312BC3" w:rsidP="00870DFD">
            <w:pPr>
              <w:rPr>
                <w:lang w:val="en-GB"/>
              </w:rPr>
            </w:pPr>
            <w:r w:rsidRPr="00C26C40">
              <w:rPr>
                <w:lang w:val="en-GB"/>
              </w:rPr>
              <w:t>266.839</w:t>
            </w:r>
          </w:p>
        </w:tc>
        <w:tc>
          <w:tcPr>
            <w:tcW w:w="1701" w:type="dxa"/>
          </w:tcPr>
          <w:p w14:paraId="4326247C" w14:textId="77777777" w:rsidR="00312BC3" w:rsidRPr="00C26C40" w:rsidRDefault="00312BC3" w:rsidP="00870DFD">
            <w:pPr>
              <w:rPr>
                <w:lang w:val="en-GB"/>
              </w:rPr>
            </w:pPr>
            <w:r w:rsidRPr="00C26C40">
              <w:rPr>
                <w:lang w:val="en-GB"/>
              </w:rPr>
              <w:t>0.4799</w:t>
            </w:r>
          </w:p>
        </w:tc>
      </w:tr>
      <w:tr w:rsidR="00312BC3" w:rsidRPr="00C26C40" w14:paraId="5DA3A03E" w14:textId="77777777" w:rsidTr="009F00CA">
        <w:tc>
          <w:tcPr>
            <w:tcW w:w="2122" w:type="dxa"/>
          </w:tcPr>
          <w:p w14:paraId="5F489B0E" w14:textId="77777777" w:rsidR="00312BC3" w:rsidRPr="00C26C40" w:rsidRDefault="00312BC3" w:rsidP="00870DFD">
            <w:pPr>
              <w:rPr>
                <w:lang w:val="en-GB"/>
              </w:rPr>
            </w:pPr>
            <w:r w:rsidRPr="00C26C40">
              <w:rPr>
                <w:b/>
                <w:lang w:val="en-GB"/>
              </w:rPr>
              <w:t>Total</w:t>
            </w:r>
          </w:p>
        </w:tc>
        <w:tc>
          <w:tcPr>
            <w:tcW w:w="1842" w:type="dxa"/>
          </w:tcPr>
          <w:p w14:paraId="7F715447" w14:textId="77777777" w:rsidR="00312BC3" w:rsidRPr="00C26C40" w:rsidRDefault="00312BC3" w:rsidP="00870DFD">
            <w:pPr>
              <w:rPr>
                <w:lang w:val="en-GB"/>
              </w:rPr>
            </w:pPr>
            <w:r w:rsidRPr="00C26C40">
              <w:rPr>
                <w:b/>
                <w:lang w:val="en-GB"/>
              </w:rPr>
              <w:t>556.010</w:t>
            </w:r>
          </w:p>
        </w:tc>
        <w:tc>
          <w:tcPr>
            <w:tcW w:w="1701" w:type="dxa"/>
          </w:tcPr>
          <w:p w14:paraId="39BB3316" w14:textId="77777777" w:rsidR="00312BC3" w:rsidRPr="00C26C40" w:rsidRDefault="00312BC3" w:rsidP="00870DFD">
            <w:pPr>
              <w:rPr>
                <w:lang w:val="en-GB"/>
              </w:rPr>
            </w:pPr>
            <w:r w:rsidRPr="00C26C40">
              <w:rPr>
                <w:b/>
                <w:lang w:val="en-GB"/>
              </w:rPr>
              <w:t>1.0000</w:t>
            </w:r>
          </w:p>
        </w:tc>
      </w:tr>
      <w:tr w:rsidR="00312BC3" w:rsidRPr="00C26C40" w14:paraId="1110C59B" w14:textId="77777777" w:rsidTr="009F00CA">
        <w:tc>
          <w:tcPr>
            <w:tcW w:w="2122" w:type="dxa"/>
          </w:tcPr>
          <w:p w14:paraId="69474EC6" w14:textId="77777777" w:rsidR="00312BC3" w:rsidRPr="00C26C40" w:rsidRDefault="00312BC3" w:rsidP="00870DFD">
            <w:pPr>
              <w:rPr>
                <w:lang w:val="en-GB"/>
              </w:rPr>
            </w:pPr>
            <w:r w:rsidRPr="00C26C40">
              <w:rPr>
                <w:b/>
                <w:lang w:val="en-GB"/>
              </w:rPr>
              <w:t>Temperature (°C)</w:t>
            </w:r>
          </w:p>
        </w:tc>
        <w:tc>
          <w:tcPr>
            <w:tcW w:w="1842" w:type="dxa"/>
          </w:tcPr>
          <w:p w14:paraId="6FA6037A" w14:textId="77777777" w:rsidR="00312BC3" w:rsidRPr="00C26C40" w:rsidRDefault="00312BC3" w:rsidP="00870DFD">
            <w:pPr>
              <w:rPr>
                <w:lang w:val="en-GB"/>
              </w:rPr>
            </w:pPr>
            <w:r w:rsidRPr="00C26C40">
              <w:rPr>
                <w:b/>
                <w:lang w:val="en-GB"/>
              </w:rPr>
              <w:t>870.00</w:t>
            </w:r>
          </w:p>
        </w:tc>
        <w:tc>
          <w:tcPr>
            <w:tcW w:w="1701" w:type="dxa"/>
          </w:tcPr>
          <w:p w14:paraId="4EE061B2" w14:textId="77777777" w:rsidR="00312BC3" w:rsidRPr="00C26C40" w:rsidRDefault="00312BC3" w:rsidP="00870DFD">
            <w:pPr>
              <w:rPr>
                <w:lang w:val="en-GB"/>
              </w:rPr>
            </w:pPr>
          </w:p>
        </w:tc>
      </w:tr>
      <w:tr w:rsidR="00312BC3" w:rsidRPr="00C26C40" w14:paraId="4FE46058" w14:textId="77777777" w:rsidTr="009F00CA">
        <w:tc>
          <w:tcPr>
            <w:tcW w:w="2122" w:type="dxa"/>
          </w:tcPr>
          <w:p w14:paraId="4B7979EA" w14:textId="77777777" w:rsidR="00312BC3" w:rsidRPr="00C26C40" w:rsidRDefault="00312BC3" w:rsidP="00870DFD">
            <w:pPr>
              <w:rPr>
                <w:lang w:val="en-GB"/>
              </w:rPr>
            </w:pPr>
            <w:r w:rsidRPr="00C26C40">
              <w:rPr>
                <w:b/>
                <w:lang w:val="en-GB"/>
              </w:rPr>
              <w:t>Pressure (atm)</w:t>
            </w:r>
          </w:p>
        </w:tc>
        <w:tc>
          <w:tcPr>
            <w:tcW w:w="1842" w:type="dxa"/>
          </w:tcPr>
          <w:p w14:paraId="0E46DF1A" w14:textId="77777777" w:rsidR="00312BC3" w:rsidRPr="00C26C40" w:rsidRDefault="00312BC3" w:rsidP="00870DFD">
            <w:pPr>
              <w:rPr>
                <w:lang w:val="en-GB"/>
              </w:rPr>
            </w:pPr>
            <w:r w:rsidRPr="00C26C40">
              <w:rPr>
                <w:b/>
                <w:lang w:val="en-GB"/>
              </w:rPr>
              <w:t>1.0000</w:t>
            </w:r>
          </w:p>
        </w:tc>
        <w:tc>
          <w:tcPr>
            <w:tcW w:w="1701" w:type="dxa"/>
          </w:tcPr>
          <w:p w14:paraId="4FE99ACC" w14:textId="77777777" w:rsidR="00312BC3" w:rsidRPr="00C26C40" w:rsidRDefault="00312BC3" w:rsidP="00870DFD">
            <w:pPr>
              <w:rPr>
                <w:lang w:val="en-GB"/>
              </w:rPr>
            </w:pPr>
          </w:p>
        </w:tc>
      </w:tr>
    </w:tbl>
    <w:p w14:paraId="1EFC3945" w14:textId="77777777" w:rsidR="009F00CA" w:rsidRPr="00C26C40" w:rsidRDefault="009F00CA" w:rsidP="00312BC3"/>
    <w:p w14:paraId="075100D1" w14:textId="4EE76AE2" w:rsidR="00312BC3" w:rsidRPr="00C26C40" w:rsidRDefault="00312BC3" w:rsidP="00312BC3">
      <w:r w:rsidRPr="00C26C40">
        <w:t>Outlet stream condition and composition:</w:t>
      </w:r>
    </w:p>
    <w:tbl>
      <w:tblPr>
        <w:tblStyle w:val="TableGrid"/>
        <w:tblW w:w="0" w:type="auto"/>
        <w:tblLook w:val="04A0" w:firstRow="1" w:lastRow="0" w:firstColumn="1" w:lastColumn="0" w:noHBand="0" w:noVBand="1"/>
      </w:tblPr>
      <w:tblGrid>
        <w:gridCol w:w="1696"/>
        <w:gridCol w:w="2127"/>
        <w:gridCol w:w="1842"/>
      </w:tblGrid>
      <w:tr w:rsidR="00312BC3" w:rsidRPr="00C26C40" w14:paraId="23B7BFFA" w14:textId="77777777" w:rsidTr="00A81A28">
        <w:tc>
          <w:tcPr>
            <w:tcW w:w="1696" w:type="dxa"/>
          </w:tcPr>
          <w:p w14:paraId="4998F42B" w14:textId="77777777" w:rsidR="00312BC3" w:rsidRPr="00C26C40" w:rsidRDefault="00312BC3" w:rsidP="00870DFD">
            <w:pPr>
              <w:rPr>
                <w:lang w:val="en-GB"/>
              </w:rPr>
            </w:pPr>
            <w:r w:rsidRPr="00C26C40">
              <w:rPr>
                <w:b/>
                <w:sz w:val="22"/>
                <w:lang w:val="en-GB"/>
              </w:rPr>
              <w:t>Stream 204</w:t>
            </w:r>
          </w:p>
        </w:tc>
        <w:tc>
          <w:tcPr>
            <w:tcW w:w="2127" w:type="dxa"/>
          </w:tcPr>
          <w:p w14:paraId="0BDBEFD7" w14:textId="77777777" w:rsidR="00312BC3" w:rsidRPr="00C26C40" w:rsidRDefault="00312BC3" w:rsidP="00870DFD">
            <w:pPr>
              <w:rPr>
                <w:lang w:val="en-GB"/>
              </w:rPr>
            </w:pPr>
            <w:r w:rsidRPr="00C26C40">
              <w:rPr>
                <w:b/>
                <w:sz w:val="22"/>
                <w:lang w:val="en-GB"/>
              </w:rPr>
              <w:t>Mass Flow (kg/hr)</w:t>
            </w:r>
          </w:p>
        </w:tc>
        <w:tc>
          <w:tcPr>
            <w:tcW w:w="1842" w:type="dxa"/>
          </w:tcPr>
          <w:p w14:paraId="0F8CB2E5" w14:textId="77777777" w:rsidR="00312BC3" w:rsidRPr="00C26C40" w:rsidRDefault="00312BC3" w:rsidP="00870DFD">
            <w:pPr>
              <w:rPr>
                <w:lang w:val="en-GB"/>
              </w:rPr>
            </w:pPr>
            <w:r w:rsidRPr="00C26C40">
              <w:rPr>
                <w:b/>
                <w:sz w:val="22"/>
                <w:lang w:val="en-GB"/>
              </w:rPr>
              <w:t>Mass Fraction</w:t>
            </w:r>
          </w:p>
        </w:tc>
      </w:tr>
      <w:tr w:rsidR="00312BC3" w:rsidRPr="00C26C40" w14:paraId="5E930B8A" w14:textId="77777777" w:rsidTr="00A81A28">
        <w:tc>
          <w:tcPr>
            <w:tcW w:w="1696" w:type="dxa"/>
          </w:tcPr>
          <w:p w14:paraId="5B4CA9EB" w14:textId="04A5E11E" w:rsidR="00312BC3" w:rsidRPr="00C26C40" w:rsidRDefault="0066574D" w:rsidP="00870DFD">
            <w:pPr>
              <w:rPr>
                <w:lang w:val="en-GB"/>
              </w:rPr>
            </w:pPr>
            <m:oMathPara>
              <m:oMath>
                <m:r>
                  <w:rPr>
                    <w:rFonts w:ascii="Cambria Math" w:hAnsi="Cambria Math"/>
                    <w:lang w:val="en-GB"/>
                  </w:rPr>
                  <m:t>Al(OH)₃</m:t>
                </m:r>
              </m:oMath>
            </m:oMathPara>
          </w:p>
        </w:tc>
        <w:tc>
          <w:tcPr>
            <w:tcW w:w="2127" w:type="dxa"/>
          </w:tcPr>
          <w:p w14:paraId="271F7CE1" w14:textId="77777777" w:rsidR="00312BC3" w:rsidRPr="00C26C40" w:rsidRDefault="00312BC3" w:rsidP="00870DFD">
            <w:pPr>
              <w:rPr>
                <w:lang w:val="en-GB"/>
              </w:rPr>
            </w:pPr>
            <w:r w:rsidRPr="00C26C40">
              <w:rPr>
                <w:lang w:val="en-GB"/>
              </w:rPr>
              <w:t>8.332</w:t>
            </w:r>
          </w:p>
        </w:tc>
        <w:tc>
          <w:tcPr>
            <w:tcW w:w="1842" w:type="dxa"/>
          </w:tcPr>
          <w:p w14:paraId="7E069BC7" w14:textId="77777777" w:rsidR="00312BC3" w:rsidRPr="00C26C40" w:rsidRDefault="00312BC3" w:rsidP="00870DFD">
            <w:pPr>
              <w:rPr>
                <w:lang w:val="en-GB"/>
              </w:rPr>
            </w:pPr>
            <w:r w:rsidRPr="00C26C40">
              <w:rPr>
                <w:lang w:val="en-GB"/>
              </w:rPr>
              <w:t>0.0150</w:t>
            </w:r>
          </w:p>
        </w:tc>
      </w:tr>
      <w:tr w:rsidR="00312BC3" w:rsidRPr="00C26C40" w14:paraId="50CEE1BF" w14:textId="77777777" w:rsidTr="00A81A28">
        <w:tc>
          <w:tcPr>
            <w:tcW w:w="1696" w:type="dxa"/>
          </w:tcPr>
          <w:p w14:paraId="4A2E9CDA" w14:textId="7AA261B9" w:rsidR="00312BC3" w:rsidRPr="00C26C40" w:rsidRDefault="0066574D" w:rsidP="00870DFD">
            <w:pPr>
              <w:rPr>
                <w:lang w:val="en-GB"/>
              </w:rPr>
            </w:pPr>
            <m:oMathPara>
              <m:oMath>
                <m:r>
                  <w:rPr>
                    <w:rFonts w:ascii="Cambria Math" w:hAnsi="Cambria Math"/>
                    <w:lang w:val="en-GB"/>
                  </w:rPr>
                  <m:t>Fe₂O₃</m:t>
                </m:r>
              </m:oMath>
            </m:oMathPara>
          </w:p>
        </w:tc>
        <w:tc>
          <w:tcPr>
            <w:tcW w:w="2127" w:type="dxa"/>
          </w:tcPr>
          <w:p w14:paraId="79442A5D" w14:textId="77777777" w:rsidR="00312BC3" w:rsidRPr="00C26C40" w:rsidRDefault="00312BC3" w:rsidP="00870DFD">
            <w:pPr>
              <w:rPr>
                <w:lang w:val="en-GB"/>
              </w:rPr>
            </w:pPr>
            <w:r w:rsidRPr="00C26C40">
              <w:rPr>
                <w:lang w:val="en-GB"/>
              </w:rPr>
              <w:t>0.554</w:t>
            </w:r>
          </w:p>
        </w:tc>
        <w:tc>
          <w:tcPr>
            <w:tcW w:w="1842" w:type="dxa"/>
          </w:tcPr>
          <w:p w14:paraId="471A2374" w14:textId="77777777" w:rsidR="00312BC3" w:rsidRPr="00C26C40" w:rsidRDefault="00312BC3" w:rsidP="00870DFD">
            <w:pPr>
              <w:rPr>
                <w:lang w:val="en-GB"/>
              </w:rPr>
            </w:pPr>
            <w:r w:rsidRPr="00C26C40">
              <w:rPr>
                <w:lang w:val="en-GB"/>
              </w:rPr>
              <w:t>0.0010</w:t>
            </w:r>
          </w:p>
        </w:tc>
      </w:tr>
      <w:tr w:rsidR="00312BC3" w:rsidRPr="00C26C40" w14:paraId="4D6A2BBF" w14:textId="77777777" w:rsidTr="00A81A28">
        <w:tc>
          <w:tcPr>
            <w:tcW w:w="1696" w:type="dxa"/>
          </w:tcPr>
          <w:p w14:paraId="2BB7369A" w14:textId="0F5C01C1" w:rsidR="00312BC3" w:rsidRPr="00C26C40" w:rsidRDefault="0066574D" w:rsidP="00870DFD">
            <w:pPr>
              <w:rPr>
                <w:lang w:val="en-GB"/>
              </w:rPr>
            </w:pPr>
            <m:oMathPara>
              <m:oMath>
                <m:r>
                  <w:rPr>
                    <w:rFonts w:ascii="Cambria Math" w:hAnsi="Cambria Math"/>
                    <w:lang w:val="en-GB"/>
                  </w:rPr>
                  <m:t>SiO₂</m:t>
                </m:r>
              </m:oMath>
            </m:oMathPara>
          </w:p>
        </w:tc>
        <w:tc>
          <w:tcPr>
            <w:tcW w:w="2127" w:type="dxa"/>
          </w:tcPr>
          <w:p w14:paraId="2EB68019" w14:textId="77777777" w:rsidR="00312BC3" w:rsidRPr="00C26C40" w:rsidRDefault="00312BC3" w:rsidP="00870DFD">
            <w:pPr>
              <w:rPr>
                <w:lang w:val="en-GB"/>
              </w:rPr>
            </w:pPr>
            <w:r w:rsidRPr="00C26C40">
              <w:rPr>
                <w:lang w:val="en-GB"/>
              </w:rPr>
              <w:t>245.066</w:t>
            </w:r>
          </w:p>
        </w:tc>
        <w:tc>
          <w:tcPr>
            <w:tcW w:w="1842" w:type="dxa"/>
          </w:tcPr>
          <w:p w14:paraId="2A5D03DE" w14:textId="77777777" w:rsidR="00312BC3" w:rsidRPr="00C26C40" w:rsidRDefault="00312BC3" w:rsidP="00870DFD">
            <w:pPr>
              <w:rPr>
                <w:lang w:val="en-GB"/>
              </w:rPr>
            </w:pPr>
            <w:r w:rsidRPr="00C26C40">
              <w:rPr>
                <w:lang w:val="en-GB"/>
              </w:rPr>
              <w:t>0.4408</w:t>
            </w:r>
          </w:p>
        </w:tc>
      </w:tr>
      <w:tr w:rsidR="00312BC3" w:rsidRPr="00C26C40" w14:paraId="5804C6A6" w14:textId="77777777" w:rsidTr="00A81A28">
        <w:tc>
          <w:tcPr>
            <w:tcW w:w="1696" w:type="dxa"/>
          </w:tcPr>
          <w:p w14:paraId="7D1D1EE4" w14:textId="610FA773" w:rsidR="00312BC3" w:rsidRPr="00C26C40" w:rsidRDefault="0066574D" w:rsidP="00870DFD">
            <w:pPr>
              <w:rPr>
                <w:lang w:val="en-GB"/>
              </w:rPr>
            </w:pPr>
            <m:oMathPara>
              <m:oMath>
                <m:r>
                  <w:rPr>
                    <w:rFonts w:ascii="Cambria Math" w:hAnsi="Cambria Math"/>
                    <w:lang w:val="en-GB"/>
                  </w:rPr>
                  <m:t>TiO₂</m:t>
                </m:r>
              </m:oMath>
            </m:oMathPara>
          </w:p>
        </w:tc>
        <w:tc>
          <w:tcPr>
            <w:tcW w:w="2127" w:type="dxa"/>
          </w:tcPr>
          <w:p w14:paraId="61370F3B" w14:textId="77777777" w:rsidR="00312BC3" w:rsidRPr="00C26C40" w:rsidRDefault="00312BC3" w:rsidP="00870DFD">
            <w:pPr>
              <w:rPr>
                <w:lang w:val="en-GB"/>
              </w:rPr>
            </w:pPr>
            <w:r w:rsidRPr="00C26C40">
              <w:rPr>
                <w:lang w:val="en-GB"/>
              </w:rPr>
              <w:t>19.968</w:t>
            </w:r>
          </w:p>
        </w:tc>
        <w:tc>
          <w:tcPr>
            <w:tcW w:w="1842" w:type="dxa"/>
          </w:tcPr>
          <w:p w14:paraId="185034C2" w14:textId="77777777" w:rsidR="00312BC3" w:rsidRPr="00C26C40" w:rsidRDefault="00312BC3" w:rsidP="00870DFD">
            <w:pPr>
              <w:rPr>
                <w:lang w:val="en-GB"/>
              </w:rPr>
            </w:pPr>
            <w:r w:rsidRPr="00C26C40">
              <w:rPr>
                <w:lang w:val="en-GB"/>
              </w:rPr>
              <w:t>0.0359</w:t>
            </w:r>
          </w:p>
        </w:tc>
      </w:tr>
      <w:tr w:rsidR="00312BC3" w:rsidRPr="00C26C40" w14:paraId="5FA6714D" w14:textId="77777777" w:rsidTr="00A81A28">
        <w:tc>
          <w:tcPr>
            <w:tcW w:w="1696" w:type="dxa"/>
          </w:tcPr>
          <w:p w14:paraId="4A45B5C8" w14:textId="4B12848F" w:rsidR="00312BC3" w:rsidRPr="00C26C40" w:rsidRDefault="0066574D" w:rsidP="00870DFD">
            <w:pPr>
              <w:rPr>
                <w:lang w:val="en-GB"/>
              </w:rPr>
            </w:pPr>
            <m:oMathPara>
              <m:oMath>
                <m:r>
                  <w:rPr>
                    <w:rFonts w:ascii="Cambria Math" w:hAnsi="Cambria Math"/>
                    <w:lang w:val="en-GB"/>
                  </w:rPr>
                  <m:t>K₂O</m:t>
                </m:r>
              </m:oMath>
            </m:oMathPara>
          </w:p>
        </w:tc>
        <w:tc>
          <w:tcPr>
            <w:tcW w:w="2127" w:type="dxa"/>
          </w:tcPr>
          <w:p w14:paraId="6F5B8D93" w14:textId="77777777" w:rsidR="00312BC3" w:rsidRPr="00C26C40" w:rsidRDefault="00312BC3" w:rsidP="00870DFD">
            <w:pPr>
              <w:rPr>
                <w:lang w:val="en-GB"/>
              </w:rPr>
            </w:pPr>
            <w:r w:rsidRPr="00C26C40">
              <w:rPr>
                <w:lang w:val="en-GB"/>
              </w:rPr>
              <w:t>3.721</w:t>
            </w:r>
          </w:p>
        </w:tc>
        <w:tc>
          <w:tcPr>
            <w:tcW w:w="1842" w:type="dxa"/>
          </w:tcPr>
          <w:p w14:paraId="26532B07" w14:textId="77777777" w:rsidR="00312BC3" w:rsidRPr="00C26C40" w:rsidRDefault="00312BC3" w:rsidP="00870DFD">
            <w:pPr>
              <w:rPr>
                <w:lang w:val="en-GB"/>
              </w:rPr>
            </w:pPr>
            <w:r w:rsidRPr="00C26C40">
              <w:rPr>
                <w:lang w:val="en-GB"/>
              </w:rPr>
              <w:t>0.0067</w:t>
            </w:r>
          </w:p>
        </w:tc>
      </w:tr>
      <w:tr w:rsidR="00312BC3" w:rsidRPr="00C26C40" w14:paraId="53D02AD0" w14:textId="77777777" w:rsidTr="00A81A28">
        <w:tc>
          <w:tcPr>
            <w:tcW w:w="1696" w:type="dxa"/>
          </w:tcPr>
          <w:p w14:paraId="0F5574F0" w14:textId="25F5A841" w:rsidR="00312BC3" w:rsidRPr="00C26C40" w:rsidRDefault="0066574D" w:rsidP="00870DFD">
            <w:pPr>
              <w:rPr>
                <w:lang w:val="en-GB"/>
              </w:rPr>
            </w:pPr>
            <m:oMathPara>
              <m:oMath>
                <m:r>
                  <w:rPr>
                    <w:rFonts w:ascii="Cambria Math" w:hAnsi="Cambria Math"/>
                    <w:lang w:val="en-GB"/>
                  </w:rPr>
                  <m:t>Na₂O</m:t>
                </m:r>
              </m:oMath>
            </m:oMathPara>
          </w:p>
        </w:tc>
        <w:tc>
          <w:tcPr>
            <w:tcW w:w="2127" w:type="dxa"/>
          </w:tcPr>
          <w:p w14:paraId="5C73C61F" w14:textId="77777777" w:rsidR="00312BC3" w:rsidRPr="00C26C40" w:rsidRDefault="00312BC3" w:rsidP="00870DFD">
            <w:pPr>
              <w:rPr>
                <w:lang w:val="en-GB"/>
              </w:rPr>
            </w:pPr>
            <w:r w:rsidRPr="00C26C40">
              <w:rPr>
                <w:lang w:val="en-GB"/>
              </w:rPr>
              <w:t>1.089</w:t>
            </w:r>
          </w:p>
        </w:tc>
        <w:tc>
          <w:tcPr>
            <w:tcW w:w="1842" w:type="dxa"/>
          </w:tcPr>
          <w:p w14:paraId="6084702C" w14:textId="77777777" w:rsidR="00312BC3" w:rsidRPr="00C26C40" w:rsidRDefault="00312BC3" w:rsidP="00870DFD">
            <w:pPr>
              <w:rPr>
                <w:lang w:val="en-GB"/>
              </w:rPr>
            </w:pPr>
            <w:r w:rsidRPr="00C26C40">
              <w:rPr>
                <w:lang w:val="en-GB"/>
              </w:rPr>
              <w:t>0.0020</w:t>
            </w:r>
          </w:p>
        </w:tc>
      </w:tr>
      <w:tr w:rsidR="00312BC3" w:rsidRPr="00C26C40" w14:paraId="5223A51C" w14:textId="77777777" w:rsidTr="00A81A28">
        <w:tc>
          <w:tcPr>
            <w:tcW w:w="1696" w:type="dxa"/>
          </w:tcPr>
          <w:p w14:paraId="74075DCD" w14:textId="4E94E319" w:rsidR="00312BC3" w:rsidRPr="00C26C40" w:rsidRDefault="0066574D" w:rsidP="00870DFD">
            <w:pPr>
              <w:rPr>
                <w:lang w:val="en-GB"/>
              </w:rPr>
            </w:pPr>
            <m:oMathPara>
              <m:oMath>
                <m:r>
                  <w:rPr>
                    <w:rFonts w:ascii="Cambria Math" w:hAnsi="Cambria Math"/>
                    <w:lang w:val="en-GB"/>
                  </w:rPr>
                  <m:t>MgO</m:t>
                </m:r>
              </m:oMath>
            </m:oMathPara>
          </w:p>
        </w:tc>
        <w:tc>
          <w:tcPr>
            <w:tcW w:w="2127" w:type="dxa"/>
          </w:tcPr>
          <w:p w14:paraId="59A6856C" w14:textId="77777777" w:rsidR="00312BC3" w:rsidRPr="00C26C40" w:rsidRDefault="00312BC3" w:rsidP="00870DFD">
            <w:pPr>
              <w:rPr>
                <w:lang w:val="en-GB"/>
              </w:rPr>
            </w:pPr>
            <w:r w:rsidRPr="00C26C40">
              <w:rPr>
                <w:lang w:val="en-GB"/>
              </w:rPr>
              <w:t>0.272</w:t>
            </w:r>
          </w:p>
        </w:tc>
        <w:tc>
          <w:tcPr>
            <w:tcW w:w="1842" w:type="dxa"/>
          </w:tcPr>
          <w:p w14:paraId="64595520" w14:textId="77777777" w:rsidR="00312BC3" w:rsidRPr="00C26C40" w:rsidRDefault="00312BC3" w:rsidP="00870DFD">
            <w:pPr>
              <w:rPr>
                <w:lang w:val="en-GB"/>
              </w:rPr>
            </w:pPr>
            <w:r w:rsidRPr="00C26C40">
              <w:rPr>
                <w:lang w:val="en-GB"/>
              </w:rPr>
              <w:t>0.0005</w:t>
            </w:r>
          </w:p>
        </w:tc>
      </w:tr>
      <w:tr w:rsidR="00312BC3" w:rsidRPr="00C26C40" w14:paraId="43C70CC5" w14:textId="77777777" w:rsidTr="00A81A28">
        <w:tc>
          <w:tcPr>
            <w:tcW w:w="1696" w:type="dxa"/>
          </w:tcPr>
          <w:p w14:paraId="3C820002" w14:textId="6361359A" w:rsidR="00312BC3" w:rsidRPr="00C26C40" w:rsidRDefault="0066574D" w:rsidP="00870DFD">
            <w:pPr>
              <w:rPr>
                <w:lang w:val="en-GB"/>
              </w:rPr>
            </w:pPr>
            <m:oMathPara>
              <m:oMath>
                <m:r>
                  <w:rPr>
                    <w:rFonts w:ascii="Cambria Math" w:hAnsi="Cambria Math"/>
                    <w:lang w:val="en-GB"/>
                  </w:rPr>
                  <m:t>Fe₃O₄</m:t>
                </m:r>
              </m:oMath>
            </m:oMathPara>
          </w:p>
        </w:tc>
        <w:tc>
          <w:tcPr>
            <w:tcW w:w="2127" w:type="dxa"/>
          </w:tcPr>
          <w:p w14:paraId="62472896" w14:textId="77777777" w:rsidR="00312BC3" w:rsidRPr="00C26C40" w:rsidRDefault="00312BC3" w:rsidP="00870DFD">
            <w:pPr>
              <w:rPr>
                <w:lang w:val="en-GB"/>
              </w:rPr>
            </w:pPr>
            <w:r w:rsidRPr="00C26C40">
              <w:rPr>
                <w:lang w:val="en-GB"/>
              </w:rPr>
              <w:t>10.168</w:t>
            </w:r>
          </w:p>
        </w:tc>
        <w:tc>
          <w:tcPr>
            <w:tcW w:w="1842" w:type="dxa"/>
          </w:tcPr>
          <w:p w14:paraId="5EECF6DB" w14:textId="77777777" w:rsidR="00312BC3" w:rsidRPr="00C26C40" w:rsidRDefault="00312BC3" w:rsidP="00870DFD">
            <w:pPr>
              <w:rPr>
                <w:lang w:val="en-GB"/>
              </w:rPr>
            </w:pPr>
            <w:r w:rsidRPr="00C26C40">
              <w:rPr>
                <w:lang w:val="en-GB"/>
              </w:rPr>
              <w:t>0.0183</w:t>
            </w:r>
          </w:p>
        </w:tc>
      </w:tr>
      <w:tr w:rsidR="00312BC3" w:rsidRPr="00C26C40" w14:paraId="24A0E094" w14:textId="77777777" w:rsidTr="00A81A28">
        <w:tc>
          <w:tcPr>
            <w:tcW w:w="1696" w:type="dxa"/>
          </w:tcPr>
          <w:p w14:paraId="4641B9E8" w14:textId="24E1EF49" w:rsidR="00312BC3" w:rsidRPr="00C26C40" w:rsidRDefault="0066574D" w:rsidP="00870DFD">
            <w:pPr>
              <w:rPr>
                <w:lang w:val="en-GB"/>
              </w:rPr>
            </w:pPr>
            <m:oMathPara>
              <m:oMath>
                <m:r>
                  <w:rPr>
                    <w:rFonts w:ascii="Cambria Math" w:hAnsi="Cambria Math"/>
                    <w:lang w:val="en-GB"/>
                  </w:rPr>
                  <m:t>Al₂O₃</m:t>
                </m:r>
              </m:oMath>
            </m:oMathPara>
          </w:p>
        </w:tc>
        <w:tc>
          <w:tcPr>
            <w:tcW w:w="2127" w:type="dxa"/>
          </w:tcPr>
          <w:p w14:paraId="6285D90A" w14:textId="77777777" w:rsidR="00312BC3" w:rsidRPr="00C26C40" w:rsidRDefault="00312BC3" w:rsidP="00870DFD">
            <w:pPr>
              <w:rPr>
                <w:lang w:val="en-GB"/>
              </w:rPr>
            </w:pPr>
            <w:r w:rsidRPr="00C26C40">
              <w:rPr>
                <w:lang w:val="en-GB"/>
              </w:rPr>
              <w:t>266.839</w:t>
            </w:r>
          </w:p>
        </w:tc>
        <w:tc>
          <w:tcPr>
            <w:tcW w:w="1842" w:type="dxa"/>
          </w:tcPr>
          <w:p w14:paraId="43E433B8" w14:textId="77777777" w:rsidR="00312BC3" w:rsidRPr="00C26C40" w:rsidRDefault="00312BC3" w:rsidP="00870DFD">
            <w:pPr>
              <w:rPr>
                <w:lang w:val="en-GB"/>
              </w:rPr>
            </w:pPr>
            <w:r w:rsidRPr="00C26C40">
              <w:rPr>
                <w:lang w:val="en-GB"/>
              </w:rPr>
              <w:t>0.4799</w:t>
            </w:r>
          </w:p>
        </w:tc>
      </w:tr>
      <w:tr w:rsidR="00312BC3" w:rsidRPr="00C26C40" w14:paraId="64F02279" w14:textId="77777777" w:rsidTr="00A81A28">
        <w:tc>
          <w:tcPr>
            <w:tcW w:w="1696" w:type="dxa"/>
          </w:tcPr>
          <w:p w14:paraId="4AD45339" w14:textId="77777777" w:rsidR="00312BC3" w:rsidRPr="00C26C40" w:rsidRDefault="00312BC3" w:rsidP="00870DFD">
            <w:pPr>
              <w:rPr>
                <w:lang w:val="en-GB"/>
              </w:rPr>
            </w:pPr>
            <w:r w:rsidRPr="00C26C40">
              <w:rPr>
                <w:b/>
                <w:lang w:val="en-GB"/>
              </w:rPr>
              <w:t>Total</w:t>
            </w:r>
          </w:p>
        </w:tc>
        <w:tc>
          <w:tcPr>
            <w:tcW w:w="2127" w:type="dxa"/>
          </w:tcPr>
          <w:p w14:paraId="4E899A28" w14:textId="77777777" w:rsidR="00312BC3" w:rsidRPr="00C26C40" w:rsidRDefault="00312BC3" w:rsidP="00870DFD">
            <w:pPr>
              <w:rPr>
                <w:lang w:val="en-GB"/>
              </w:rPr>
            </w:pPr>
            <w:r w:rsidRPr="00C26C40">
              <w:rPr>
                <w:b/>
                <w:lang w:val="en-GB"/>
              </w:rPr>
              <w:t>556.010</w:t>
            </w:r>
          </w:p>
        </w:tc>
        <w:tc>
          <w:tcPr>
            <w:tcW w:w="1842" w:type="dxa"/>
          </w:tcPr>
          <w:p w14:paraId="0FEBD251" w14:textId="77777777" w:rsidR="00312BC3" w:rsidRPr="00C26C40" w:rsidRDefault="00312BC3" w:rsidP="00870DFD">
            <w:pPr>
              <w:rPr>
                <w:lang w:val="en-GB"/>
              </w:rPr>
            </w:pPr>
            <w:r w:rsidRPr="00C26C40">
              <w:rPr>
                <w:b/>
                <w:lang w:val="en-GB"/>
              </w:rPr>
              <w:t>1.0000</w:t>
            </w:r>
          </w:p>
        </w:tc>
      </w:tr>
      <w:tr w:rsidR="00312BC3" w:rsidRPr="00C26C40" w14:paraId="693386DA" w14:textId="77777777" w:rsidTr="00A81A28">
        <w:tc>
          <w:tcPr>
            <w:tcW w:w="1696" w:type="dxa"/>
          </w:tcPr>
          <w:p w14:paraId="6B676CDF" w14:textId="77777777" w:rsidR="00312BC3" w:rsidRPr="00C26C40" w:rsidRDefault="00312BC3" w:rsidP="00870DFD">
            <w:pPr>
              <w:rPr>
                <w:lang w:val="en-GB"/>
              </w:rPr>
            </w:pPr>
            <w:r w:rsidRPr="00C26C40">
              <w:rPr>
                <w:b/>
                <w:lang w:val="en-GB"/>
              </w:rPr>
              <w:t>Temperature (°C)</w:t>
            </w:r>
          </w:p>
        </w:tc>
        <w:tc>
          <w:tcPr>
            <w:tcW w:w="2127" w:type="dxa"/>
          </w:tcPr>
          <w:p w14:paraId="79C89CF2" w14:textId="77777777" w:rsidR="00312BC3" w:rsidRPr="00C26C40" w:rsidRDefault="00312BC3" w:rsidP="00870DFD">
            <w:pPr>
              <w:rPr>
                <w:lang w:val="en-GB"/>
              </w:rPr>
            </w:pPr>
            <w:r w:rsidRPr="00C26C40">
              <w:rPr>
                <w:b/>
                <w:lang w:val="en-GB"/>
              </w:rPr>
              <w:t>32.00</w:t>
            </w:r>
          </w:p>
        </w:tc>
        <w:tc>
          <w:tcPr>
            <w:tcW w:w="1842" w:type="dxa"/>
          </w:tcPr>
          <w:p w14:paraId="2039EC86" w14:textId="77777777" w:rsidR="00312BC3" w:rsidRPr="00C26C40" w:rsidRDefault="00312BC3" w:rsidP="00870DFD">
            <w:pPr>
              <w:rPr>
                <w:lang w:val="en-GB"/>
              </w:rPr>
            </w:pPr>
          </w:p>
        </w:tc>
      </w:tr>
      <w:tr w:rsidR="00312BC3" w:rsidRPr="00C26C40" w14:paraId="05307483" w14:textId="77777777" w:rsidTr="00A81A28">
        <w:tc>
          <w:tcPr>
            <w:tcW w:w="1696" w:type="dxa"/>
          </w:tcPr>
          <w:p w14:paraId="78C93F8B" w14:textId="77777777" w:rsidR="00312BC3" w:rsidRPr="00C26C40" w:rsidRDefault="00312BC3" w:rsidP="00870DFD">
            <w:pPr>
              <w:rPr>
                <w:lang w:val="en-GB"/>
              </w:rPr>
            </w:pPr>
            <w:r w:rsidRPr="00C26C40">
              <w:rPr>
                <w:b/>
                <w:lang w:val="en-GB"/>
              </w:rPr>
              <w:t>Pressure (atm)</w:t>
            </w:r>
          </w:p>
        </w:tc>
        <w:tc>
          <w:tcPr>
            <w:tcW w:w="2127" w:type="dxa"/>
          </w:tcPr>
          <w:p w14:paraId="5B97BC58" w14:textId="77777777" w:rsidR="00312BC3" w:rsidRPr="00C26C40" w:rsidRDefault="00312BC3" w:rsidP="00870DFD">
            <w:pPr>
              <w:rPr>
                <w:lang w:val="en-GB"/>
              </w:rPr>
            </w:pPr>
            <w:r w:rsidRPr="00C26C40">
              <w:rPr>
                <w:b/>
                <w:lang w:val="en-GB"/>
              </w:rPr>
              <w:t>1.0000</w:t>
            </w:r>
          </w:p>
        </w:tc>
        <w:tc>
          <w:tcPr>
            <w:tcW w:w="1842" w:type="dxa"/>
          </w:tcPr>
          <w:p w14:paraId="672157C1" w14:textId="77777777" w:rsidR="00312BC3" w:rsidRPr="00C26C40" w:rsidRDefault="00312BC3" w:rsidP="00870DFD">
            <w:pPr>
              <w:rPr>
                <w:lang w:val="en-GB"/>
              </w:rPr>
            </w:pPr>
          </w:p>
        </w:tc>
      </w:tr>
    </w:tbl>
    <w:p w14:paraId="42EBC664" w14:textId="77777777" w:rsidR="009F00CA" w:rsidRPr="00C26C40" w:rsidRDefault="009F00CA" w:rsidP="00312BC3">
      <w:pPr>
        <w:spacing w:before="160"/>
        <w:rPr>
          <w:b/>
        </w:rPr>
      </w:pPr>
    </w:p>
    <w:p w14:paraId="2EF2808F" w14:textId="4B77830F" w:rsidR="00312BC3" w:rsidRPr="00C26C40" w:rsidRDefault="00312BC3" w:rsidP="009F00CA">
      <w:pPr>
        <w:pStyle w:val="Heading4"/>
      </w:pPr>
      <w:r w:rsidRPr="00C26C40">
        <w:t>E,CL-301 — Off-gas Cooler</w:t>
      </w:r>
    </w:p>
    <w:p w14:paraId="71C78549" w14:textId="3FA2A097" w:rsidR="00312BC3" w:rsidRPr="00C26C40" w:rsidRDefault="00312BC3" w:rsidP="00312BC3">
      <w:r w:rsidRPr="00C26C40">
        <w:t>Unit Type: Heat Exchanger</w:t>
      </w:r>
      <w:r w:rsidR="009F00CA" w:rsidRPr="00C26C40">
        <w:tab/>
      </w:r>
      <w:r w:rsidRPr="00C26C40">
        <w:t>Inlet streams: 301    Outlet streams: 303B, CONDENSA</w:t>
      </w:r>
    </w:p>
    <w:p w14:paraId="0E513536" w14:textId="77777777" w:rsidR="00312BC3" w:rsidRPr="00C26C40" w:rsidRDefault="00312BC3" w:rsidP="00312BC3">
      <w:r w:rsidRPr="00C26C40">
        <w:lastRenderedPageBreak/>
        <w:t>The kiln off-gas (301) is cooled in the off-gas cooler E,CL-301, condensing part of its water content. The condensate is withdrawn as stream CONDENSA, while the remaining, cooled gas phase proceeds as stream 303B to the cyclone separator. Composition changes as H₂O partitions between the vapour (303B) and condensate (CONDENSA) streams; the non-condensable gas species (CO₂, CO) remain in the gas phase.</w:t>
      </w:r>
    </w:p>
    <w:p w14:paraId="5C731D7A" w14:textId="77777777" w:rsidR="00312BC3" w:rsidRPr="00C26C40" w:rsidRDefault="00312BC3" w:rsidP="00312BC3">
      <w:r w:rsidRPr="00C26C40">
        <w:t>Composition changes across the unit; components gained across the unit: H₃O⁺, OH⁻.</w:t>
      </w:r>
    </w:p>
    <w:p w14:paraId="473EA863" w14:textId="77777777" w:rsidR="00312BC3" w:rsidRPr="00C26C40" w:rsidRDefault="00312BC3" w:rsidP="00312BC3">
      <w:r w:rsidRPr="00C26C40">
        <w:t>Inlet stream condition and composition:</w:t>
      </w:r>
    </w:p>
    <w:tbl>
      <w:tblPr>
        <w:tblStyle w:val="TableGrid"/>
        <w:tblW w:w="0" w:type="auto"/>
        <w:tblLook w:val="04A0" w:firstRow="1" w:lastRow="0" w:firstColumn="1" w:lastColumn="0" w:noHBand="0" w:noVBand="1"/>
      </w:tblPr>
      <w:tblGrid>
        <w:gridCol w:w="1576"/>
        <w:gridCol w:w="2247"/>
        <w:gridCol w:w="2126"/>
      </w:tblGrid>
      <w:tr w:rsidR="00312BC3" w:rsidRPr="00C26C40" w14:paraId="5DBC6984" w14:textId="77777777" w:rsidTr="00A81A28">
        <w:tc>
          <w:tcPr>
            <w:tcW w:w="1576" w:type="dxa"/>
          </w:tcPr>
          <w:p w14:paraId="49CEBA5A" w14:textId="77777777" w:rsidR="00312BC3" w:rsidRPr="00C26C40" w:rsidRDefault="00312BC3" w:rsidP="00870DFD">
            <w:pPr>
              <w:rPr>
                <w:lang w:val="en-GB"/>
              </w:rPr>
            </w:pPr>
            <w:r w:rsidRPr="00C26C40">
              <w:rPr>
                <w:b/>
                <w:sz w:val="22"/>
                <w:lang w:val="en-GB"/>
              </w:rPr>
              <w:t>Stream 301</w:t>
            </w:r>
          </w:p>
        </w:tc>
        <w:tc>
          <w:tcPr>
            <w:tcW w:w="2247" w:type="dxa"/>
          </w:tcPr>
          <w:p w14:paraId="1ACFE71D" w14:textId="77777777" w:rsidR="00312BC3" w:rsidRPr="00C26C40" w:rsidRDefault="00312BC3" w:rsidP="00870DFD">
            <w:pPr>
              <w:rPr>
                <w:lang w:val="en-GB"/>
              </w:rPr>
            </w:pPr>
            <w:r w:rsidRPr="00C26C40">
              <w:rPr>
                <w:b/>
                <w:sz w:val="22"/>
                <w:lang w:val="en-GB"/>
              </w:rPr>
              <w:t>Mass Flow (kg/hr)</w:t>
            </w:r>
          </w:p>
        </w:tc>
        <w:tc>
          <w:tcPr>
            <w:tcW w:w="2126" w:type="dxa"/>
          </w:tcPr>
          <w:p w14:paraId="34E203E6" w14:textId="77777777" w:rsidR="00312BC3" w:rsidRPr="00C26C40" w:rsidRDefault="00312BC3" w:rsidP="00870DFD">
            <w:pPr>
              <w:rPr>
                <w:lang w:val="en-GB"/>
              </w:rPr>
            </w:pPr>
            <w:r w:rsidRPr="00C26C40">
              <w:rPr>
                <w:b/>
                <w:sz w:val="22"/>
                <w:lang w:val="en-GB"/>
              </w:rPr>
              <w:t>Mass Fraction</w:t>
            </w:r>
          </w:p>
        </w:tc>
      </w:tr>
      <w:tr w:rsidR="00312BC3" w:rsidRPr="00C26C40" w14:paraId="0FB2CAB1" w14:textId="77777777" w:rsidTr="00A81A28">
        <w:tc>
          <w:tcPr>
            <w:tcW w:w="1576" w:type="dxa"/>
          </w:tcPr>
          <w:p w14:paraId="2028DA6D" w14:textId="7B8B998F" w:rsidR="00312BC3" w:rsidRPr="00C26C40" w:rsidRDefault="0066574D" w:rsidP="00870DFD">
            <w:pPr>
              <w:rPr>
                <w:lang w:val="en-GB"/>
              </w:rPr>
            </w:pPr>
            <m:oMathPara>
              <m:oMath>
                <m:r>
                  <w:rPr>
                    <w:rFonts w:ascii="Cambria Math" w:hAnsi="Cambria Math"/>
                    <w:lang w:val="en-GB"/>
                  </w:rPr>
                  <m:t>H₂O</m:t>
                </m:r>
              </m:oMath>
            </m:oMathPara>
          </w:p>
        </w:tc>
        <w:tc>
          <w:tcPr>
            <w:tcW w:w="2247" w:type="dxa"/>
          </w:tcPr>
          <w:p w14:paraId="5A504989" w14:textId="77777777" w:rsidR="00312BC3" w:rsidRPr="00C26C40" w:rsidRDefault="00312BC3" w:rsidP="00870DFD">
            <w:pPr>
              <w:rPr>
                <w:lang w:val="en-GB"/>
              </w:rPr>
            </w:pPr>
            <w:r w:rsidRPr="00C26C40">
              <w:rPr>
                <w:lang w:val="en-GB"/>
              </w:rPr>
              <w:t>153.235</w:t>
            </w:r>
          </w:p>
        </w:tc>
        <w:tc>
          <w:tcPr>
            <w:tcW w:w="2126" w:type="dxa"/>
          </w:tcPr>
          <w:p w14:paraId="5521E09D" w14:textId="77777777" w:rsidR="00312BC3" w:rsidRPr="00C26C40" w:rsidRDefault="00312BC3" w:rsidP="00870DFD">
            <w:pPr>
              <w:rPr>
                <w:lang w:val="en-GB"/>
              </w:rPr>
            </w:pPr>
            <w:r w:rsidRPr="00C26C40">
              <w:rPr>
                <w:lang w:val="en-GB"/>
              </w:rPr>
              <w:t>0.1300</w:t>
            </w:r>
          </w:p>
        </w:tc>
      </w:tr>
      <w:tr w:rsidR="00312BC3" w:rsidRPr="00C26C40" w14:paraId="4D2C1AE9" w14:textId="77777777" w:rsidTr="00A81A28">
        <w:tc>
          <w:tcPr>
            <w:tcW w:w="1576" w:type="dxa"/>
          </w:tcPr>
          <w:p w14:paraId="5916B21B" w14:textId="46D28B05" w:rsidR="00312BC3" w:rsidRPr="00C26C40" w:rsidRDefault="0066574D" w:rsidP="00870DFD">
            <w:pPr>
              <w:rPr>
                <w:lang w:val="en-GB"/>
              </w:rPr>
            </w:pPr>
            <m:oMathPara>
              <m:oMath>
                <m:r>
                  <w:rPr>
                    <w:rFonts w:ascii="Cambria Math" w:hAnsi="Cambria Math"/>
                    <w:lang w:val="en-GB"/>
                  </w:rPr>
                  <m:t>CO₂</m:t>
                </m:r>
              </m:oMath>
            </m:oMathPara>
          </w:p>
        </w:tc>
        <w:tc>
          <w:tcPr>
            <w:tcW w:w="2247" w:type="dxa"/>
          </w:tcPr>
          <w:p w14:paraId="56BB8C6D" w14:textId="77777777" w:rsidR="00312BC3" w:rsidRPr="00C26C40" w:rsidRDefault="00312BC3" w:rsidP="00870DFD">
            <w:pPr>
              <w:rPr>
                <w:lang w:val="en-GB"/>
              </w:rPr>
            </w:pPr>
            <w:r w:rsidRPr="00C26C40">
              <w:rPr>
                <w:lang w:val="en-GB"/>
              </w:rPr>
              <w:t>542.865</w:t>
            </w:r>
          </w:p>
        </w:tc>
        <w:tc>
          <w:tcPr>
            <w:tcW w:w="2126" w:type="dxa"/>
          </w:tcPr>
          <w:p w14:paraId="74070A89" w14:textId="77777777" w:rsidR="00312BC3" w:rsidRPr="00C26C40" w:rsidRDefault="00312BC3" w:rsidP="00870DFD">
            <w:pPr>
              <w:rPr>
                <w:lang w:val="en-GB"/>
              </w:rPr>
            </w:pPr>
            <w:r w:rsidRPr="00C26C40">
              <w:rPr>
                <w:lang w:val="en-GB"/>
              </w:rPr>
              <w:t>0.4607</w:t>
            </w:r>
          </w:p>
        </w:tc>
      </w:tr>
      <w:tr w:rsidR="00312BC3" w:rsidRPr="00C26C40" w14:paraId="4C354938" w14:textId="77777777" w:rsidTr="00A81A28">
        <w:tc>
          <w:tcPr>
            <w:tcW w:w="1576" w:type="dxa"/>
          </w:tcPr>
          <w:p w14:paraId="30114146" w14:textId="363EC53F" w:rsidR="00312BC3" w:rsidRPr="00C26C40" w:rsidRDefault="0066574D" w:rsidP="00870DFD">
            <w:pPr>
              <w:rPr>
                <w:lang w:val="en-GB"/>
              </w:rPr>
            </w:pPr>
            <m:oMathPara>
              <m:oMath>
                <m:r>
                  <w:rPr>
                    <w:rFonts w:ascii="Cambria Math" w:hAnsi="Cambria Math"/>
                    <w:lang w:val="en-GB"/>
                  </w:rPr>
                  <m:t>Al(OH)₃</m:t>
                </m:r>
              </m:oMath>
            </m:oMathPara>
          </w:p>
        </w:tc>
        <w:tc>
          <w:tcPr>
            <w:tcW w:w="2247" w:type="dxa"/>
          </w:tcPr>
          <w:p w14:paraId="2101F219" w14:textId="77777777" w:rsidR="00312BC3" w:rsidRPr="00C26C40" w:rsidRDefault="00312BC3" w:rsidP="00870DFD">
            <w:pPr>
              <w:rPr>
                <w:lang w:val="en-GB"/>
              </w:rPr>
            </w:pPr>
            <w:r w:rsidRPr="00C26C40">
              <w:rPr>
                <w:lang w:val="en-GB"/>
              </w:rPr>
              <w:t>0.695</w:t>
            </w:r>
          </w:p>
        </w:tc>
        <w:tc>
          <w:tcPr>
            <w:tcW w:w="2126" w:type="dxa"/>
          </w:tcPr>
          <w:p w14:paraId="62B1707D" w14:textId="77777777" w:rsidR="00312BC3" w:rsidRPr="00C26C40" w:rsidRDefault="00312BC3" w:rsidP="00870DFD">
            <w:pPr>
              <w:rPr>
                <w:lang w:val="en-GB"/>
              </w:rPr>
            </w:pPr>
            <w:r w:rsidRPr="00C26C40">
              <w:rPr>
                <w:lang w:val="en-GB"/>
              </w:rPr>
              <w:t>0.0006</w:t>
            </w:r>
          </w:p>
        </w:tc>
      </w:tr>
      <w:tr w:rsidR="00312BC3" w:rsidRPr="00C26C40" w14:paraId="6DFB2E81" w14:textId="77777777" w:rsidTr="00A81A28">
        <w:tc>
          <w:tcPr>
            <w:tcW w:w="1576" w:type="dxa"/>
          </w:tcPr>
          <w:p w14:paraId="3346D312" w14:textId="28034242" w:rsidR="00312BC3" w:rsidRPr="00C26C40" w:rsidRDefault="0066574D" w:rsidP="00870DFD">
            <w:pPr>
              <w:rPr>
                <w:lang w:val="en-GB"/>
              </w:rPr>
            </w:pPr>
            <m:oMathPara>
              <m:oMath>
                <m:r>
                  <w:rPr>
                    <w:rFonts w:ascii="Cambria Math" w:hAnsi="Cambria Math"/>
                    <w:lang w:val="en-GB"/>
                  </w:rPr>
                  <m:t>Fe₂O₃</m:t>
                </m:r>
              </m:oMath>
            </m:oMathPara>
          </w:p>
        </w:tc>
        <w:tc>
          <w:tcPr>
            <w:tcW w:w="2247" w:type="dxa"/>
          </w:tcPr>
          <w:p w14:paraId="3F1C1854" w14:textId="77777777" w:rsidR="00312BC3" w:rsidRPr="00C26C40" w:rsidRDefault="00312BC3" w:rsidP="00870DFD">
            <w:pPr>
              <w:rPr>
                <w:lang w:val="en-GB"/>
              </w:rPr>
            </w:pPr>
            <w:r w:rsidRPr="00C26C40">
              <w:rPr>
                <w:lang w:val="en-GB"/>
              </w:rPr>
              <w:t>0.046</w:t>
            </w:r>
          </w:p>
        </w:tc>
        <w:tc>
          <w:tcPr>
            <w:tcW w:w="2126" w:type="dxa"/>
          </w:tcPr>
          <w:p w14:paraId="33DE3099" w14:textId="77777777" w:rsidR="00312BC3" w:rsidRPr="00C26C40" w:rsidRDefault="00312BC3" w:rsidP="00870DFD">
            <w:pPr>
              <w:rPr>
                <w:lang w:val="en-GB"/>
              </w:rPr>
            </w:pPr>
            <w:r w:rsidRPr="00C26C40">
              <w:rPr>
                <w:lang w:val="en-GB"/>
              </w:rPr>
              <w:t>0.0000</w:t>
            </w:r>
          </w:p>
        </w:tc>
      </w:tr>
      <w:tr w:rsidR="00312BC3" w:rsidRPr="00C26C40" w14:paraId="1ABB4EDA" w14:textId="77777777" w:rsidTr="00A81A28">
        <w:tc>
          <w:tcPr>
            <w:tcW w:w="1576" w:type="dxa"/>
          </w:tcPr>
          <w:p w14:paraId="5833EB4B" w14:textId="5E6770E7" w:rsidR="00312BC3" w:rsidRPr="00C26C40" w:rsidRDefault="0066574D" w:rsidP="00870DFD">
            <w:pPr>
              <w:rPr>
                <w:lang w:val="en-GB"/>
              </w:rPr>
            </w:pPr>
            <m:oMathPara>
              <m:oMath>
                <m:r>
                  <w:rPr>
                    <w:rFonts w:ascii="Cambria Math" w:hAnsi="Cambria Math"/>
                    <w:lang w:val="en-GB"/>
                  </w:rPr>
                  <m:t>SiO₂</m:t>
                </m:r>
              </m:oMath>
            </m:oMathPara>
          </w:p>
        </w:tc>
        <w:tc>
          <w:tcPr>
            <w:tcW w:w="2247" w:type="dxa"/>
          </w:tcPr>
          <w:p w14:paraId="5AD693C1" w14:textId="77777777" w:rsidR="00312BC3" w:rsidRPr="00C26C40" w:rsidRDefault="00312BC3" w:rsidP="00870DFD">
            <w:pPr>
              <w:rPr>
                <w:lang w:val="en-GB"/>
              </w:rPr>
            </w:pPr>
            <w:r w:rsidRPr="00C26C40">
              <w:rPr>
                <w:lang w:val="en-GB"/>
              </w:rPr>
              <w:t>20.434</w:t>
            </w:r>
          </w:p>
        </w:tc>
        <w:tc>
          <w:tcPr>
            <w:tcW w:w="2126" w:type="dxa"/>
          </w:tcPr>
          <w:p w14:paraId="74EF4873" w14:textId="77777777" w:rsidR="00312BC3" w:rsidRPr="00C26C40" w:rsidRDefault="00312BC3" w:rsidP="00870DFD">
            <w:pPr>
              <w:rPr>
                <w:lang w:val="en-GB"/>
              </w:rPr>
            </w:pPr>
            <w:r w:rsidRPr="00C26C40">
              <w:rPr>
                <w:lang w:val="en-GB"/>
              </w:rPr>
              <w:t>0.0173</w:t>
            </w:r>
          </w:p>
        </w:tc>
      </w:tr>
      <w:tr w:rsidR="00312BC3" w:rsidRPr="00C26C40" w14:paraId="1389FDC4" w14:textId="77777777" w:rsidTr="00A81A28">
        <w:tc>
          <w:tcPr>
            <w:tcW w:w="1576" w:type="dxa"/>
          </w:tcPr>
          <w:p w14:paraId="1ECCCA67" w14:textId="186E3BCF" w:rsidR="00312BC3" w:rsidRPr="00C26C40" w:rsidRDefault="0066574D" w:rsidP="00870DFD">
            <w:pPr>
              <w:rPr>
                <w:lang w:val="en-GB"/>
              </w:rPr>
            </w:pPr>
            <m:oMathPara>
              <m:oMath>
                <m:r>
                  <w:rPr>
                    <w:rFonts w:ascii="Cambria Math" w:hAnsi="Cambria Math"/>
                    <w:lang w:val="en-GB"/>
                  </w:rPr>
                  <m:t>TiO₂</m:t>
                </m:r>
              </m:oMath>
            </m:oMathPara>
          </w:p>
        </w:tc>
        <w:tc>
          <w:tcPr>
            <w:tcW w:w="2247" w:type="dxa"/>
          </w:tcPr>
          <w:p w14:paraId="317D96A7" w14:textId="77777777" w:rsidR="00312BC3" w:rsidRPr="00C26C40" w:rsidRDefault="00312BC3" w:rsidP="00870DFD">
            <w:pPr>
              <w:rPr>
                <w:lang w:val="en-GB"/>
              </w:rPr>
            </w:pPr>
            <w:r w:rsidRPr="00C26C40">
              <w:rPr>
                <w:lang w:val="en-GB"/>
              </w:rPr>
              <w:t>1.665</w:t>
            </w:r>
          </w:p>
        </w:tc>
        <w:tc>
          <w:tcPr>
            <w:tcW w:w="2126" w:type="dxa"/>
          </w:tcPr>
          <w:p w14:paraId="3A095837" w14:textId="77777777" w:rsidR="00312BC3" w:rsidRPr="00C26C40" w:rsidRDefault="00312BC3" w:rsidP="00870DFD">
            <w:pPr>
              <w:rPr>
                <w:lang w:val="en-GB"/>
              </w:rPr>
            </w:pPr>
            <w:r w:rsidRPr="00C26C40">
              <w:rPr>
                <w:lang w:val="en-GB"/>
              </w:rPr>
              <w:t>0.0014</w:t>
            </w:r>
          </w:p>
        </w:tc>
      </w:tr>
      <w:tr w:rsidR="00312BC3" w:rsidRPr="00C26C40" w14:paraId="763DF736" w14:textId="77777777" w:rsidTr="00A81A28">
        <w:tc>
          <w:tcPr>
            <w:tcW w:w="1576" w:type="dxa"/>
          </w:tcPr>
          <w:p w14:paraId="2FD8FC21" w14:textId="0E6AF2E4" w:rsidR="00312BC3" w:rsidRPr="00C26C40" w:rsidRDefault="0066574D" w:rsidP="00870DFD">
            <w:pPr>
              <w:rPr>
                <w:lang w:val="en-GB"/>
              </w:rPr>
            </w:pPr>
            <m:oMathPara>
              <m:oMath>
                <m:r>
                  <w:rPr>
                    <w:rFonts w:ascii="Cambria Math" w:hAnsi="Cambria Math"/>
                    <w:lang w:val="en-GB"/>
                  </w:rPr>
                  <m:t>K₂O</m:t>
                </m:r>
              </m:oMath>
            </m:oMathPara>
          </w:p>
        </w:tc>
        <w:tc>
          <w:tcPr>
            <w:tcW w:w="2247" w:type="dxa"/>
          </w:tcPr>
          <w:p w14:paraId="324D531C" w14:textId="77777777" w:rsidR="00312BC3" w:rsidRPr="00C26C40" w:rsidRDefault="00312BC3" w:rsidP="00870DFD">
            <w:pPr>
              <w:rPr>
                <w:lang w:val="en-GB"/>
              </w:rPr>
            </w:pPr>
            <w:r w:rsidRPr="00C26C40">
              <w:rPr>
                <w:lang w:val="en-GB"/>
              </w:rPr>
              <w:t>0.310</w:t>
            </w:r>
          </w:p>
        </w:tc>
        <w:tc>
          <w:tcPr>
            <w:tcW w:w="2126" w:type="dxa"/>
          </w:tcPr>
          <w:p w14:paraId="5B7A19D5" w14:textId="77777777" w:rsidR="00312BC3" w:rsidRPr="00C26C40" w:rsidRDefault="00312BC3" w:rsidP="00870DFD">
            <w:pPr>
              <w:rPr>
                <w:lang w:val="en-GB"/>
              </w:rPr>
            </w:pPr>
            <w:r w:rsidRPr="00C26C40">
              <w:rPr>
                <w:lang w:val="en-GB"/>
              </w:rPr>
              <w:t>0.0003</w:t>
            </w:r>
          </w:p>
        </w:tc>
      </w:tr>
      <w:tr w:rsidR="00312BC3" w:rsidRPr="00C26C40" w14:paraId="220BFC1C" w14:textId="77777777" w:rsidTr="00A81A28">
        <w:tc>
          <w:tcPr>
            <w:tcW w:w="1576" w:type="dxa"/>
          </w:tcPr>
          <w:p w14:paraId="4241D5F7" w14:textId="45CBFD77" w:rsidR="00312BC3" w:rsidRPr="00C26C40" w:rsidRDefault="0066574D" w:rsidP="00870DFD">
            <w:pPr>
              <w:rPr>
                <w:lang w:val="en-GB"/>
              </w:rPr>
            </w:pPr>
            <m:oMathPara>
              <m:oMath>
                <m:r>
                  <w:rPr>
                    <w:rFonts w:ascii="Cambria Math" w:hAnsi="Cambria Math"/>
                    <w:lang w:val="en-GB"/>
                  </w:rPr>
                  <m:t>Na₂O</m:t>
                </m:r>
              </m:oMath>
            </m:oMathPara>
          </w:p>
        </w:tc>
        <w:tc>
          <w:tcPr>
            <w:tcW w:w="2247" w:type="dxa"/>
          </w:tcPr>
          <w:p w14:paraId="72BA4E9A" w14:textId="77777777" w:rsidR="00312BC3" w:rsidRPr="00C26C40" w:rsidRDefault="00312BC3" w:rsidP="00870DFD">
            <w:pPr>
              <w:rPr>
                <w:lang w:val="en-GB"/>
              </w:rPr>
            </w:pPr>
            <w:r w:rsidRPr="00C26C40">
              <w:rPr>
                <w:lang w:val="en-GB"/>
              </w:rPr>
              <w:t>0.091</w:t>
            </w:r>
          </w:p>
        </w:tc>
        <w:tc>
          <w:tcPr>
            <w:tcW w:w="2126" w:type="dxa"/>
          </w:tcPr>
          <w:p w14:paraId="70665D08" w14:textId="77777777" w:rsidR="00312BC3" w:rsidRPr="00C26C40" w:rsidRDefault="00312BC3" w:rsidP="00870DFD">
            <w:pPr>
              <w:rPr>
                <w:lang w:val="en-GB"/>
              </w:rPr>
            </w:pPr>
            <w:r w:rsidRPr="00C26C40">
              <w:rPr>
                <w:lang w:val="en-GB"/>
              </w:rPr>
              <w:t>0.0001</w:t>
            </w:r>
          </w:p>
        </w:tc>
      </w:tr>
      <w:tr w:rsidR="00312BC3" w:rsidRPr="00C26C40" w14:paraId="7358B5C2" w14:textId="77777777" w:rsidTr="00A81A28">
        <w:tc>
          <w:tcPr>
            <w:tcW w:w="1576" w:type="dxa"/>
          </w:tcPr>
          <w:p w14:paraId="40D38FEB" w14:textId="2AA678CB" w:rsidR="00312BC3" w:rsidRPr="00C26C40" w:rsidRDefault="0066574D" w:rsidP="00870DFD">
            <w:pPr>
              <w:rPr>
                <w:lang w:val="en-GB"/>
              </w:rPr>
            </w:pPr>
            <m:oMathPara>
              <m:oMath>
                <m:r>
                  <w:rPr>
                    <w:rFonts w:ascii="Cambria Math" w:hAnsi="Cambria Math"/>
                    <w:lang w:val="en-GB"/>
                  </w:rPr>
                  <m:t>MgO</m:t>
                </m:r>
              </m:oMath>
            </m:oMathPara>
          </w:p>
        </w:tc>
        <w:tc>
          <w:tcPr>
            <w:tcW w:w="2247" w:type="dxa"/>
          </w:tcPr>
          <w:p w14:paraId="0F450ABB" w14:textId="77777777" w:rsidR="00312BC3" w:rsidRPr="00C26C40" w:rsidRDefault="00312BC3" w:rsidP="00870DFD">
            <w:pPr>
              <w:rPr>
                <w:lang w:val="en-GB"/>
              </w:rPr>
            </w:pPr>
            <w:r w:rsidRPr="00C26C40">
              <w:rPr>
                <w:lang w:val="en-GB"/>
              </w:rPr>
              <w:t>0.023</w:t>
            </w:r>
          </w:p>
        </w:tc>
        <w:tc>
          <w:tcPr>
            <w:tcW w:w="2126" w:type="dxa"/>
          </w:tcPr>
          <w:p w14:paraId="66B97209" w14:textId="77777777" w:rsidR="00312BC3" w:rsidRPr="00C26C40" w:rsidRDefault="00312BC3" w:rsidP="00870DFD">
            <w:pPr>
              <w:rPr>
                <w:lang w:val="en-GB"/>
              </w:rPr>
            </w:pPr>
            <w:r w:rsidRPr="00C26C40">
              <w:rPr>
                <w:lang w:val="en-GB"/>
              </w:rPr>
              <w:t>0.0000</w:t>
            </w:r>
          </w:p>
        </w:tc>
      </w:tr>
      <w:tr w:rsidR="00312BC3" w:rsidRPr="00C26C40" w14:paraId="375E08D9" w14:textId="77777777" w:rsidTr="00A81A28">
        <w:tc>
          <w:tcPr>
            <w:tcW w:w="1576" w:type="dxa"/>
          </w:tcPr>
          <w:p w14:paraId="2D41C24C" w14:textId="4FD60724" w:rsidR="00312BC3" w:rsidRPr="00C26C40" w:rsidRDefault="0066574D" w:rsidP="00870DFD">
            <w:pPr>
              <w:rPr>
                <w:lang w:val="en-GB"/>
              </w:rPr>
            </w:pPr>
            <m:oMathPara>
              <m:oMath>
                <m:r>
                  <w:rPr>
                    <w:rFonts w:ascii="Cambria Math" w:hAnsi="Cambria Math"/>
                    <w:lang w:val="en-GB"/>
                  </w:rPr>
                  <m:t>CO</m:t>
                </m:r>
              </m:oMath>
            </m:oMathPara>
          </w:p>
        </w:tc>
        <w:tc>
          <w:tcPr>
            <w:tcW w:w="2247" w:type="dxa"/>
          </w:tcPr>
          <w:p w14:paraId="4EC7A9F6" w14:textId="77777777" w:rsidR="00312BC3" w:rsidRPr="00C26C40" w:rsidRDefault="00312BC3" w:rsidP="00870DFD">
            <w:pPr>
              <w:rPr>
                <w:lang w:val="en-GB"/>
              </w:rPr>
            </w:pPr>
            <w:r w:rsidRPr="00C26C40">
              <w:rPr>
                <w:lang w:val="en-GB"/>
              </w:rPr>
              <w:t>62.849</w:t>
            </w:r>
          </w:p>
        </w:tc>
        <w:tc>
          <w:tcPr>
            <w:tcW w:w="2126" w:type="dxa"/>
          </w:tcPr>
          <w:p w14:paraId="5CD01FBA" w14:textId="77777777" w:rsidR="00312BC3" w:rsidRPr="00C26C40" w:rsidRDefault="00312BC3" w:rsidP="00870DFD">
            <w:pPr>
              <w:rPr>
                <w:lang w:val="en-GB"/>
              </w:rPr>
            </w:pPr>
            <w:r w:rsidRPr="00C26C40">
              <w:rPr>
                <w:lang w:val="en-GB"/>
              </w:rPr>
              <w:t>0.0533</w:t>
            </w:r>
          </w:p>
        </w:tc>
      </w:tr>
      <w:tr w:rsidR="00312BC3" w:rsidRPr="00C26C40" w14:paraId="0A8946AD" w14:textId="77777777" w:rsidTr="00A81A28">
        <w:tc>
          <w:tcPr>
            <w:tcW w:w="1576" w:type="dxa"/>
          </w:tcPr>
          <w:p w14:paraId="2D86445A" w14:textId="10C53359" w:rsidR="00312BC3" w:rsidRPr="00C26C40" w:rsidRDefault="0066574D" w:rsidP="00870DFD">
            <w:pPr>
              <w:rPr>
                <w:lang w:val="en-GB"/>
              </w:rPr>
            </w:pPr>
            <m:oMathPara>
              <m:oMath>
                <m:r>
                  <w:rPr>
                    <w:rFonts w:ascii="Cambria Math" w:hAnsi="Cambria Math"/>
                    <w:lang w:val="en-GB"/>
                  </w:rPr>
                  <m:t>Fe₃O₄</m:t>
                </m:r>
              </m:oMath>
            </m:oMathPara>
          </w:p>
        </w:tc>
        <w:tc>
          <w:tcPr>
            <w:tcW w:w="2247" w:type="dxa"/>
          </w:tcPr>
          <w:p w14:paraId="12F8EA2B" w14:textId="77777777" w:rsidR="00312BC3" w:rsidRPr="00C26C40" w:rsidRDefault="00312BC3" w:rsidP="00870DFD">
            <w:pPr>
              <w:rPr>
                <w:lang w:val="en-GB"/>
              </w:rPr>
            </w:pPr>
            <w:r w:rsidRPr="00C26C40">
              <w:rPr>
                <w:lang w:val="en-GB"/>
              </w:rPr>
              <w:t>0.848</w:t>
            </w:r>
          </w:p>
        </w:tc>
        <w:tc>
          <w:tcPr>
            <w:tcW w:w="2126" w:type="dxa"/>
          </w:tcPr>
          <w:p w14:paraId="723C334F" w14:textId="77777777" w:rsidR="00312BC3" w:rsidRPr="00C26C40" w:rsidRDefault="00312BC3" w:rsidP="00870DFD">
            <w:pPr>
              <w:rPr>
                <w:lang w:val="en-GB"/>
              </w:rPr>
            </w:pPr>
            <w:r w:rsidRPr="00C26C40">
              <w:rPr>
                <w:lang w:val="en-GB"/>
              </w:rPr>
              <w:t>0.0007</w:t>
            </w:r>
          </w:p>
        </w:tc>
      </w:tr>
      <w:tr w:rsidR="00312BC3" w:rsidRPr="00C26C40" w14:paraId="54296D1A" w14:textId="77777777" w:rsidTr="00A81A28">
        <w:tc>
          <w:tcPr>
            <w:tcW w:w="1576" w:type="dxa"/>
          </w:tcPr>
          <w:p w14:paraId="4F6920C1" w14:textId="21B4ECE1" w:rsidR="00312BC3" w:rsidRPr="00C26C40" w:rsidRDefault="0066574D" w:rsidP="00870DFD">
            <w:pPr>
              <w:rPr>
                <w:lang w:val="en-GB"/>
              </w:rPr>
            </w:pPr>
            <m:oMathPara>
              <m:oMath>
                <m:r>
                  <w:rPr>
                    <w:rFonts w:ascii="Cambria Math" w:hAnsi="Cambria Math"/>
                    <w:lang w:val="en-GB"/>
                  </w:rPr>
                  <m:t>Al₂O₃</m:t>
                </m:r>
              </m:oMath>
            </m:oMathPara>
          </w:p>
        </w:tc>
        <w:tc>
          <w:tcPr>
            <w:tcW w:w="2247" w:type="dxa"/>
          </w:tcPr>
          <w:p w14:paraId="0F1A7803" w14:textId="77777777" w:rsidR="00312BC3" w:rsidRPr="00C26C40" w:rsidRDefault="00312BC3" w:rsidP="00870DFD">
            <w:pPr>
              <w:rPr>
                <w:lang w:val="en-GB"/>
              </w:rPr>
            </w:pPr>
            <w:r w:rsidRPr="00C26C40">
              <w:rPr>
                <w:lang w:val="en-GB"/>
              </w:rPr>
              <w:t>22.250</w:t>
            </w:r>
          </w:p>
        </w:tc>
        <w:tc>
          <w:tcPr>
            <w:tcW w:w="2126" w:type="dxa"/>
          </w:tcPr>
          <w:p w14:paraId="057AD426" w14:textId="77777777" w:rsidR="00312BC3" w:rsidRPr="00C26C40" w:rsidRDefault="00312BC3" w:rsidP="00870DFD">
            <w:pPr>
              <w:rPr>
                <w:lang w:val="en-GB"/>
              </w:rPr>
            </w:pPr>
            <w:r w:rsidRPr="00C26C40">
              <w:rPr>
                <w:lang w:val="en-GB"/>
              </w:rPr>
              <w:t>0.0189</w:t>
            </w:r>
          </w:p>
        </w:tc>
      </w:tr>
      <w:tr w:rsidR="00312BC3" w:rsidRPr="00C26C40" w14:paraId="5E8A224C" w14:textId="77777777" w:rsidTr="00A81A28">
        <w:tc>
          <w:tcPr>
            <w:tcW w:w="1576" w:type="dxa"/>
          </w:tcPr>
          <w:p w14:paraId="544B5A3B" w14:textId="7E67A044" w:rsidR="00312BC3" w:rsidRPr="00C26C40" w:rsidRDefault="0066574D" w:rsidP="00870DFD">
            <w:pPr>
              <w:rPr>
                <w:lang w:val="en-GB"/>
              </w:rPr>
            </w:pPr>
            <m:oMathPara>
              <m:oMath>
                <m:r>
                  <w:rPr>
                    <w:rFonts w:ascii="Cambria Math" w:hAnsi="Cambria Math"/>
                    <w:lang w:val="en-GB"/>
                  </w:rPr>
                  <m:t>N₂</m:t>
                </m:r>
              </m:oMath>
            </m:oMathPara>
          </w:p>
        </w:tc>
        <w:tc>
          <w:tcPr>
            <w:tcW w:w="2247" w:type="dxa"/>
          </w:tcPr>
          <w:p w14:paraId="69D176D4" w14:textId="77777777" w:rsidR="00312BC3" w:rsidRPr="00C26C40" w:rsidRDefault="00312BC3" w:rsidP="00870DFD">
            <w:pPr>
              <w:rPr>
                <w:lang w:val="en-GB"/>
              </w:rPr>
            </w:pPr>
            <w:r w:rsidRPr="00C26C40">
              <w:rPr>
                <w:lang w:val="en-GB"/>
              </w:rPr>
              <w:t>373.066</w:t>
            </w:r>
          </w:p>
        </w:tc>
        <w:tc>
          <w:tcPr>
            <w:tcW w:w="2126" w:type="dxa"/>
          </w:tcPr>
          <w:p w14:paraId="23C88459" w14:textId="77777777" w:rsidR="00312BC3" w:rsidRPr="00C26C40" w:rsidRDefault="00312BC3" w:rsidP="00870DFD">
            <w:pPr>
              <w:rPr>
                <w:lang w:val="en-GB"/>
              </w:rPr>
            </w:pPr>
            <w:r w:rsidRPr="00C26C40">
              <w:rPr>
                <w:lang w:val="en-GB"/>
              </w:rPr>
              <w:t>0.3166</w:t>
            </w:r>
          </w:p>
        </w:tc>
      </w:tr>
      <w:tr w:rsidR="00312BC3" w:rsidRPr="00C26C40" w14:paraId="79748264" w14:textId="77777777" w:rsidTr="00A81A28">
        <w:tc>
          <w:tcPr>
            <w:tcW w:w="1576" w:type="dxa"/>
          </w:tcPr>
          <w:p w14:paraId="7452A0E3" w14:textId="77777777" w:rsidR="00312BC3" w:rsidRPr="00C26C40" w:rsidRDefault="00312BC3" w:rsidP="00870DFD">
            <w:pPr>
              <w:rPr>
                <w:lang w:val="en-GB"/>
              </w:rPr>
            </w:pPr>
            <w:r w:rsidRPr="00C26C40">
              <w:rPr>
                <w:b/>
                <w:lang w:val="en-GB"/>
              </w:rPr>
              <w:t>Total</w:t>
            </w:r>
          </w:p>
        </w:tc>
        <w:tc>
          <w:tcPr>
            <w:tcW w:w="2247" w:type="dxa"/>
          </w:tcPr>
          <w:p w14:paraId="20F31828" w14:textId="77777777" w:rsidR="00312BC3" w:rsidRPr="00C26C40" w:rsidRDefault="00312BC3" w:rsidP="00870DFD">
            <w:pPr>
              <w:rPr>
                <w:lang w:val="en-GB"/>
              </w:rPr>
            </w:pPr>
            <w:r w:rsidRPr="00C26C40">
              <w:rPr>
                <w:b/>
                <w:lang w:val="en-GB"/>
              </w:rPr>
              <w:t>1,178.377</w:t>
            </w:r>
          </w:p>
        </w:tc>
        <w:tc>
          <w:tcPr>
            <w:tcW w:w="2126" w:type="dxa"/>
          </w:tcPr>
          <w:p w14:paraId="28F27B64" w14:textId="77777777" w:rsidR="00312BC3" w:rsidRPr="00C26C40" w:rsidRDefault="00312BC3" w:rsidP="00870DFD">
            <w:pPr>
              <w:rPr>
                <w:lang w:val="en-GB"/>
              </w:rPr>
            </w:pPr>
            <w:r w:rsidRPr="00C26C40">
              <w:rPr>
                <w:b/>
                <w:lang w:val="en-GB"/>
              </w:rPr>
              <w:t>1.0000</w:t>
            </w:r>
          </w:p>
        </w:tc>
      </w:tr>
      <w:tr w:rsidR="00D613F5" w:rsidRPr="00C26C40" w14:paraId="65F09D0A" w14:textId="77777777" w:rsidTr="00D613F5">
        <w:trPr>
          <w:trHeight w:val="685"/>
        </w:trPr>
        <w:tc>
          <w:tcPr>
            <w:tcW w:w="5949" w:type="dxa"/>
            <w:gridSpan w:val="3"/>
          </w:tcPr>
          <w:p w14:paraId="07AEFDAB" w14:textId="7A4544F3" w:rsidR="00D613F5" w:rsidRPr="00D613F5" w:rsidRDefault="00D613F5" w:rsidP="00870DFD">
            <w:pPr>
              <w:rPr>
                <w:bCs/>
                <w:lang w:val="en-GB"/>
              </w:rPr>
            </w:pPr>
            <w:r w:rsidRPr="00D613F5">
              <w:rPr>
                <w:bCs/>
                <w:lang w:val="en-GB"/>
              </w:rPr>
              <w:t>Temperature (°C) = 870.00</w:t>
            </w:r>
          </w:p>
          <w:p w14:paraId="09E9B5D0" w14:textId="6B0C6D0E" w:rsidR="00D613F5" w:rsidRPr="00C26C40" w:rsidRDefault="00D613F5" w:rsidP="00D613F5">
            <w:pPr>
              <w:rPr>
                <w:lang w:val="en-GB"/>
              </w:rPr>
            </w:pPr>
            <w:r w:rsidRPr="00D613F5">
              <w:rPr>
                <w:bCs/>
                <w:lang w:val="en-GB"/>
              </w:rPr>
              <w:t>Pressure (atm) = 1.0000</w:t>
            </w:r>
          </w:p>
        </w:tc>
      </w:tr>
    </w:tbl>
    <w:p w14:paraId="243ED1DD" w14:textId="77777777" w:rsidR="009F00CA" w:rsidRPr="00C26C40" w:rsidRDefault="009F00CA" w:rsidP="00312BC3"/>
    <w:p w14:paraId="73790201" w14:textId="2B52D840" w:rsidR="00312BC3" w:rsidRPr="00C26C40" w:rsidRDefault="00312BC3" w:rsidP="00312BC3">
      <w:r w:rsidRPr="00C26C40">
        <w:t>Outlet stream condition and composition:</w:t>
      </w:r>
    </w:p>
    <w:tbl>
      <w:tblPr>
        <w:tblStyle w:val="TableGrid"/>
        <w:tblW w:w="0" w:type="auto"/>
        <w:tblLook w:val="04A0" w:firstRow="1" w:lastRow="0" w:firstColumn="1" w:lastColumn="0" w:noHBand="0" w:noVBand="1"/>
      </w:tblPr>
      <w:tblGrid>
        <w:gridCol w:w="2864"/>
        <w:gridCol w:w="2823"/>
        <w:gridCol w:w="2807"/>
      </w:tblGrid>
      <w:tr w:rsidR="00312BC3" w:rsidRPr="00C26C40" w14:paraId="497EE06F" w14:textId="77777777" w:rsidTr="00230175">
        <w:tc>
          <w:tcPr>
            <w:tcW w:w="2864" w:type="dxa"/>
          </w:tcPr>
          <w:p w14:paraId="044EC30C" w14:textId="77777777" w:rsidR="00312BC3" w:rsidRPr="00C26C40" w:rsidRDefault="00312BC3" w:rsidP="00870DFD">
            <w:pPr>
              <w:rPr>
                <w:lang w:val="en-GB"/>
              </w:rPr>
            </w:pPr>
            <w:r w:rsidRPr="00C26C40">
              <w:rPr>
                <w:b/>
                <w:sz w:val="22"/>
                <w:lang w:val="en-GB"/>
              </w:rPr>
              <w:t>Stream 303B</w:t>
            </w:r>
          </w:p>
        </w:tc>
        <w:tc>
          <w:tcPr>
            <w:tcW w:w="2823" w:type="dxa"/>
          </w:tcPr>
          <w:p w14:paraId="5C9D5F60" w14:textId="77777777" w:rsidR="00312BC3" w:rsidRPr="00C26C40" w:rsidRDefault="00312BC3" w:rsidP="00870DFD">
            <w:pPr>
              <w:rPr>
                <w:lang w:val="en-GB"/>
              </w:rPr>
            </w:pPr>
            <w:r w:rsidRPr="00C26C40">
              <w:rPr>
                <w:b/>
                <w:sz w:val="22"/>
                <w:lang w:val="en-GB"/>
              </w:rPr>
              <w:t>Mass Flow (kg/hr)</w:t>
            </w:r>
          </w:p>
        </w:tc>
        <w:tc>
          <w:tcPr>
            <w:tcW w:w="2807" w:type="dxa"/>
          </w:tcPr>
          <w:p w14:paraId="1C60D2AC" w14:textId="77777777" w:rsidR="00312BC3" w:rsidRPr="00C26C40" w:rsidRDefault="00312BC3" w:rsidP="00870DFD">
            <w:pPr>
              <w:rPr>
                <w:lang w:val="en-GB"/>
              </w:rPr>
            </w:pPr>
            <w:r w:rsidRPr="00C26C40">
              <w:rPr>
                <w:b/>
                <w:sz w:val="22"/>
                <w:lang w:val="en-GB"/>
              </w:rPr>
              <w:t>Mass Fraction</w:t>
            </w:r>
          </w:p>
        </w:tc>
      </w:tr>
      <w:tr w:rsidR="00312BC3" w:rsidRPr="00C26C40" w14:paraId="0229F4C2" w14:textId="77777777" w:rsidTr="00230175">
        <w:tc>
          <w:tcPr>
            <w:tcW w:w="2864" w:type="dxa"/>
          </w:tcPr>
          <w:p w14:paraId="2374D4E6" w14:textId="2C190105" w:rsidR="00312BC3" w:rsidRPr="00C26C40" w:rsidRDefault="0066574D" w:rsidP="00870DFD">
            <w:pPr>
              <w:rPr>
                <w:lang w:val="en-GB"/>
              </w:rPr>
            </w:pPr>
            <m:oMathPara>
              <m:oMath>
                <m:r>
                  <w:rPr>
                    <w:rFonts w:ascii="Cambria Math" w:hAnsi="Cambria Math"/>
                    <w:lang w:val="en-GB"/>
                  </w:rPr>
                  <m:t>H₂O</m:t>
                </m:r>
              </m:oMath>
            </m:oMathPara>
          </w:p>
        </w:tc>
        <w:tc>
          <w:tcPr>
            <w:tcW w:w="2823" w:type="dxa"/>
          </w:tcPr>
          <w:p w14:paraId="54183579" w14:textId="77777777" w:rsidR="00312BC3" w:rsidRPr="00C26C40" w:rsidRDefault="00312BC3" w:rsidP="00870DFD">
            <w:pPr>
              <w:rPr>
                <w:lang w:val="en-GB"/>
              </w:rPr>
            </w:pPr>
            <w:r w:rsidRPr="00C26C40">
              <w:rPr>
                <w:lang w:val="en-GB"/>
              </w:rPr>
              <w:t>0.000</w:t>
            </w:r>
          </w:p>
        </w:tc>
        <w:tc>
          <w:tcPr>
            <w:tcW w:w="2807" w:type="dxa"/>
          </w:tcPr>
          <w:p w14:paraId="3FC84C75" w14:textId="77777777" w:rsidR="00312BC3" w:rsidRPr="00C26C40" w:rsidRDefault="00312BC3" w:rsidP="00870DFD">
            <w:pPr>
              <w:rPr>
                <w:lang w:val="en-GB"/>
              </w:rPr>
            </w:pPr>
            <w:r w:rsidRPr="00C26C40">
              <w:rPr>
                <w:lang w:val="en-GB"/>
              </w:rPr>
              <w:t>0.0000</w:t>
            </w:r>
          </w:p>
        </w:tc>
      </w:tr>
      <w:tr w:rsidR="00312BC3" w:rsidRPr="00C26C40" w14:paraId="33F9259C" w14:textId="77777777" w:rsidTr="00230175">
        <w:tc>
          <w:tcPr>
            <w:tcW w:w="2864" w:type="dxa"/>
          </w:tcPr>
          <w:p w14:paraId="1E9F5832" w14:textId="48A41745" w:rsidR="00312BC3" w:rsidRPr="00C26C40" w:rsidRDefault="0066574D" w:rsidP="00870DFD">
            <w:pPr>
              <w:rPr>
                <w:lang w:val="en-GB"/>
              </w:rPr>
            </w:pPr>
            <m:oMathPara>
              <m:oMath>
                <m:r>
                  <w:rPr>
                    <w:rFonts w:ascii="Cambria Math" w:hAnsi="Cambria Math"/>
                    <w:lang w:val="en-GB"/>
                  </w:rPr>
                  <w:lastRenderedPageBreak/>
                  <m:t>CO₂</m:t>
                </m:r>
              </m:oMath>
            </m:oMathPara>
          </w:p>
        </w:tc>
        <w:tc>
          <w:tcPr>
            <w:tcW w:w="2823" w:type="dxa"/>
          </w:tcPr>
          <w:p w14:paraId="620745F7" w14:textId="77777777" w:rsidR="00312BC3" w:rsidRPr="00C26C40" w:rsidRDefault="00312BC3" w:rsidP="00870DFD">
            <w:pPr>
              <w:rPr>
                <w:lang w:val="en-GB"/>
              </w:rPr>
            </w:pPr>
            <w:r w:rsidRPr="00C26C40">
              <w:rPr>
                <w:lang w:val="en-GB"/>
              </w:rPr>
              <w:t>542.865</w:t>
            </w:r>
          </w:p>
        </w:tc>
        <w:tc>
          <w:tcPr>
            <w:tcW w:w="2807" w:type="dxa"/>
          </w:tcPr>
          <w:p w14:paraId="4C13F05E" w14:textId="77777777" w:rsidR="00312BC3" w:rsidRPr="00C26C40" w:rsidRDefault="00312BC3" w:rsidP="00870DFD">
            <w:pPr>
              <w:rPr>
                <w:lang w:val="en-GB"/>
              </w:rPr>
            </w:pPr>
            <w:r w:rsidRPr="00C26C40">
              <w:rPr>
                <w:lang w:val="en-GB"/>
              </w:rPr>
              <w:t>0.5296</w:t>
            </w:r>
          </w:p>
        </w:tc>
      </w:tr>
      <w:tr w:rsidR="00312BC3" w:rsidRPr="00C26C40" w14:paraId="71D54FEC" w14:textId="77777777" w:rsidTr="00230175">
        <w:tc>
          <w:tcPr>
            <w:tcW w:w="2864" w:type="dxa"/>
          </w:tcPr>
          <w:p w14:paraId="782494E1" w14:textId="3D4A7566" w:rsidR="00312BC3" w:rsidRPr="00C26C40" w:rsidRDefault="0066574D" w:rsidP="00870DFD">
            <w:pPr>
              <w:rPr>
                <w:lang w:val="en-GB"/>
              </w:rPr>
            </w:pPr>
            <m:oMathPara>
              <m:oMath>
                <m:r>
                  <w:rPr>
                    <w:rFonts w:ascii="Cambria Math" w:hAnsi="Cambria Math"/>
                    <w:lang w:val="en-GB"/>
                  </w:rPr>
                  <m:t>Al(OH)₃</m:t>
                </m:r>
              </m:oMath>
            </m:oMathPara>
          </w:p>
        </w:tc>
        <w:tc>
          <w:tcPr>
            <w:tcW w:w="2823" w:type="dxa"/>
          </w:tcPr>
          <w:p w14:paraId="2E707952" w14:textId="77777777" w:rsidR="00312BC3" w:rsidRPr="00C26C40" w:rsidRDefault="00312BC3" w:rsidP="00870DFD">
            <w:pPr>
              <w:rPr>
                <w:lang w:val="en-GB"/>
              </w:rPr>
            </w:pPr>
            <w:r w:rsidRPr="00C26C40">
              <w:rPr>
                <w:lang w:val="en-GB"/>
              </w:rPr>
              <w:t>0.695</w:t>
            </w:r>
          </w:p>
        </w:tc>
        <w:tc>
          <w:tcPr>
            <w:tcW w:w="2807" w:type="dxa"/>
          </w:tcPr>
          <w:p w14:paraId="2BEB02C0" w14:textId="77777777" w:rsidR="00312BC3" w:rsidRPr="00C26C40" w:rsidRDefault="00312BC3" w:rsidP="00870DFD">
            <w:pPr>
              <w:rPr>
                <w:lang w:val="en-GB"/>
              </w:rPr>
            </w:pPr>
            <w:r w:rsidRPr="00C26C40">
              <w:rPr>
                <w:lang w:val="en-GB"/>
              </w:rPr>
              <w:t>0.0007</w:t>
            </w:r>
          </w:p>
        </w:tc>
      </w:tr>
      <w:tr w:rsidR="00312BC3" w:rsidRPr="00C26C40" w14:paraId="24281744" w14:textId="77777777" w:rsidTr="00230175">
        <w:tc>
          <w:tcPr>
            <w:tcW w:w="2864" w:type="dxa"/>
          </w:tcPr>
          <w:p w14:paraId="1F67F836" w14:textId="0302A89C" w:rsidR="00312BC3" w:rsidRPr="00C26C40" w:rsidRDefault="0066574D" w:rsidP="00870DFD">
            <w:pPr>
              <w:rPr>
                <w:lang w:val="en-GB"/>
              </w:rPr>
            </w:pPr>
            <m:oMathPara>
              <m:oMath>
                <m:r>
                  <w:rPr>
                    <w:rFonts w:ascii="Cambria Math" w:hAnsi="Cambria Math"/>
                    <w:lang w:val="en-GB"/>
                  </w:rPr>
                  <m:t>Fe₂O₃</m:t>
                </m:r>
              </m:oMath>
            </m:oMathPara>
          </w:p>
        </w:tc>
        <w:tc>
          <w:tcPr>
            <w:tcW w:w="2823" w:type="dxa"/>
          </w:tcPr>
          <w:p w14:paraId="72AA039C" w14:textId="77777777" w:rsidR="00312BC3" w:rsidRPr="00C26C40" w:rsidRDefault="00312BC3" w:rsidP="00870DFD">
            <w:pPr>
              <w:rPr>
                <w:lang w:val="en-GB"/>
              </w:rPr>
            </w:pPr>
            <w:r w:rsidRPr="00C26C40">
              <w:rPr>
                <w:lang w:val="en-GB"/>
              </w:rPr>
              <w:t>0.046</w:t>
            </w:r>
          </w:p>
        </w:tc>
        <w:tc>
          <w:tcPr>
            <w:tcW w:w="2807" w:type="dxa"/>
          </w:tcPr>
          <w:p w14:paraId="7F596942" w14:textId="77777777" w:rsidR="00312BC3" w:rsidRPr="00C26C40" w:rsidRDefault="00312BC3" w:rsidP="00870DFD">
            <w:pPr>
              <w:rPr>
                <w:lang w:val="en-GB"/>
              </w:rPr>
            </w:pPr>
            <w:r w:rsidRPr="00C26C40">
              <w:rPr>
                <w:lang w:val="en-GB"/>
              </w:rPr>
              <w:t>0.0000</w:t>
            </w:r>
          </w:p>
        </w:tc>
      </w:tr>
      <w:tr w:rsidR="00312BC3" w:rsidRPr="00C26C40" w14:paraId="2EDFC8D5" w14:textId="77777777" w:rsidTr="00230175">
        <w:tc>
          <w:tcPr>
            <w:tcW w:w="2864" w:type="dxa"/>
          </w:tcPr>
          <w:p w14:paraId="31116325" w14:textId="7E9C9FF5" w:rsidR="00312BC3" w:rsidRPr="00C26C40" w:rsidRDefault="0066574D" w:rsidP="00870DFD">
            <w:pPr>
              <w:rPr>
                <w:lang w:val="en-GB"/>
              </w:rPr>
            </w:pPr>
            <m:oMathPara>
              <m:oMath>
                <m:r>
                  <w:rPr>
                    <w:rFonts w:ascii="Cambria Math" w:hAnsi="Cambria Math"/>
                    <w:lang w:val="en-GB"/>
                  </w:rPr>
                  <m:t>SiO₂</m:t>
                </m:r>
              </m:oMath>
            </m:oMathPara>
          </w:p>
        </w:tc>
        <w:tc>
          <w:tcPr>
            <w:tcW w:w="2823" w:type="dxa"/>
          </w:tcPr>
          <w:p w14:paraId="03155B4F" w14:textId="77777777" w:rsidR="00312BC3" w:rsidRPr="00C26C40" w:rsidRDefault="00312BC3" w:rsidP="00870DFD">
            <w:pPr>
              <w:rPr>
                <w:lang w:val="en-GB"/>
              </w:rPr>
            </w:pPr>
            <w:r w:rsidRPr="00C26C40">
              <w:rPr>
                <w:lang w:val="en-GB"/>
              </w:rPr>
              <w:t>20.434</w:t>
            </w:r>
          </w:p>
        </w:tc>
        <w:tc>
          <w:tcPr>
            <w:tcW w:w="2807" w:type="dxa"/>
          </w:tcPr>
          <w:p w14:paraId="655CA982" w14:textId="77777777" w:rsidR="00312BC3" w:rsidRPr="00C26C40" w:rsidRDefault="00312BC3" w:rsidP="00870DFD">
            <w:pPr>
              <w:rPr>
                <w:lang w:val="en-GB"/>
              </w:rPr>
            </w:pPr>
            <w:r w:rsidRPr="00C26C40">
              <w:rPr>
                <w:lang w:val="en-GB"/>
              </w:rPr>
              <w:t>0.0199</w:t>
            </w:r>
          </w:p>
        </w:tc>
      </w:tr>
      <w:tr w:rsidR="00312BC3" w:rsidRPr="00C26C40" w14:paraId="59C1F784" w14:textId="77777777" w:rsidTr="00230175">
        <w:tc>
          <w:tcPr>
            <w:tcW w:w="2864" w:type="dxa"/>
          </w:tcPr>
          <w:p w14:paraId="5A284D5F" w14:textId="06EC88FA" w:rsidR="00312BC3" w:rsidRPr="00C26C40" w:rsidRDefault="0066574D" w:rsidP="00870DFD">
            <w:pPr>
              <w:rPr>
                <w:lang w:val="en-GB"/>
              </w:rPr>
            </w:pPr>
            <m:oMathPara>
              <m:oMath>
                <m:r>
                  <w:rPr>
                    <w:rFonts w:ascii="Cambria Math" w:hAnsi="Cambria Math"/>
                    <w:lang w:val="en-GB"/>
                  </w:rPr>
                  <m:t>TiO₂</m:t>
                </m:r>
              </m:oMath>
            </m:oMathPara>
          </w:p>
        </w:tc>
        <w:tc>
          <w:tcPr>
            <w:tcW w:w="2823" w:type="dxa"/>
          </w:tcPr>
          <w:p w14:paraId="572D25FA" w14:textId="77777777" w:rsidR="00312BC3" w:rsidRPr="00C26C40" w:rsidRDefault="00312BC3" w:rsidP="00870DFD">
            <w:pPr>
              <w:rPr>
                <w:lang w:val="en-GB"/>
              </w:rPr>
            </w:pPr>
            <w:r w:rsidRPr="00C26C40">
              <w:rPr>
                <w:lang w:val="en-GB"/>
              </w:rPr>
              <w:t>1.665</w:t>
            </w:r>
          </w:p>
        </w:tc>
        <w:tc>
          <w:tcPr>
            <w:tcW w:w="2807" w:type="dxa"/>
          </w:tcPr>
          <w:p w14:paraId="7A16DA4F" w14:textId="77777777" w:rsidR="00312BC3" w:rsidRPr="00C26C40" w:rsidRDefault="00312BC3" w:rsidP="00870DFD">
            <w:pPr>
              <w:rPr>
                <w:lang w:val="en-GB"/>
              </w:rPr>
            </w:pPr>
            <w:r w:rsidRPr="00C26C40">
              <w:rPr>
                <w:lang w:val="en-GB"/>
              </w:rPr>
              <w:t>0.0016</w:t>
            </w:r>
          </w:p>
        </w:tc>
      </w:tr>
      <w:tr w:rsidR="00312BC3" w:rsidRPr="00C26C40" w14:paraId="333BB259" w14:textId="77777777" w:rsidTr="00230175">
        <w:tc>
          <w:tcPr>
            <w:tcW w:w="2864" w:type="dxa"/>
          </w:tcPr>
          <w:p w14:paraId="014175AC" w14:textId="74987734" w:rsidR="00312BC3" w:rsidRPr="00C26C40" w:rsidRDefault="0066574D" w:rsidP="00870DFD">
            <w:pPr>
              <w:rPr>
                <w:lang w:val="en-GB"/>
              </w:rPr>
            </w:pPr>
            <m:oMathPara>
              <m:oMath>
                <m:r>
                  <w:rPr>
                    <w:rFonts w:ascii="Cambria Math" w:hAnsi="Cambria Math"/>
                    <w:lang w:val="en-GB"/>
                  </w:rPr>
                  <m:t>K₂O</m:t>
                </m:r>
              </m:oMath>
            </m:oMathPara>
          </w:p>
        </w:tc>
        <w:tc>
          <w:tcPr>
            <w:tcW w:w="2823" w:type="dxa"/>
          </w:tcPr>
          <w:p w14:paraId="474BFE7B" w14:textId="77777777" w:rsidR="00312BC3" w:rsidRPr="00C26C40" w:rsidRDefault="00312BC3" w:rsidP="00870DFD">
            <w:pPr>
              <w:rPr>
                <w:lang w:val="en-GB"/>
              </w:rPr>
            </w:pPr>
            <w:r w:rsidRPr="00C26C40">
              <w:rPr>
                <w:lang w:val="en-GB"/>
              </w:rPr>
              <w:t>0.310</w:t>
            </w:r>
          </w:p>
        </w:tc>
        <w:tc>
          <w:tcPr>
            <w:tcW w:w="2807" w:type="dxa"/>
          </w:tcPr>
          <w:p w14:paraId="496E9AF6" w14:textId="77777777" w:rsidR="00312BC3" w:rsidRPr="00C26C40" w:rsidRDefault="00312BC3" w:rsidP="00870DFD">
            <w:pPr>
              <w:rPr>
                <w:lang w:val="en-GB"/>
              </w:rPr>
            </w:pPr>
            <w:r w:rsidRPr="00C26C40">
              <w:rPr>
                <w:lang w:val="en-GB"/>
              </w:rPr>
              <w:t>0.0003</w:t>
            </w:r>
          </w:p>
        </w:tc>
      </w:tr>
      <w:tr w:rsidR="00312BC3" w:rsidRPr="00C26C40" w14:paraId="56E46922" w14:textId="77777777" w:rsidTr="00230175">
        <w:tc>
          <w:tcPr>
            <w:tcW w:w="2864" w:type="dxa"/>
          </w:tcPr>
          <w:p w14:paraId="1435D827" w14:textId="6B848192" w:rsidR="00312BC3" w:rsidRPr="00C26C40" w:rsidRDefault="0066574D" w:rsidP="00870DFD">
            <w:pPr>
              <w:rPr>
                <w:lang w:val="en-GB"/>
              </w:rPr>
            </w:pPr>
            <m:oMathPara>
              <m:oMath>
                <m:r>
                  <w:rPr>
                    <w:rFonts w:ascii="Cambria Math" w:hAnsi="Cambria Math"/>
                    <w:lang w:val="en-GB"/>
                  </w:rPr>
                  <m:t>Na₂O</m:t>
                </m:r>
              </m:oMath>
            </m:oMathPara>
          </w:p>
        </w:tc>
        <w:tc>
          <w:tcPr>
            <w:tcW w:w="2823" w:type="dxa"/>
          </w:tcPr>
          <w:p w14:paraId="70B1FF25" w14:textId="77777777" w:rsidR="00312BC3" w:rsidRPr="00C26C40" w:rsidRDefault="00312BC3" w:rsidP="00870DFD">
            <w:pPr>
              <w:rPr>
                <w:lang w:val="en-GB"/>
              </w:rPr>
            </w:pPr>
            <w:r w:rsidRPr="00C26C40">
              <w:rPr>
                <w:lang w:val="en-GB"/>
              </w:rPr>
              <w:t>0.091</w:t>
            </w:r>
          </w:p>
        </w:tc>
        <w:tc>
          <w:tcPr>
            <w:tcW w:w="2807" w:type="dxa"/>
          </w:tcPr>
          <w:p w14:paraId="77962A5F" w14:textId="77777777" w:rsidR="00312BC3" w:rsidRPr="00C26C40" w:rsidRDefault="00312BC3" w:rsidP="00870DFD">
            <w:pPr>
              <w:rPr>
                <w:lang w:val="en-GB"/>
              </w:rPr>
            </w:pPr>
            <w:r w:rsidRPr="00C26C40">
              <w:rPr>
                <w:lang w:val="en-GB"/>
              </w:rPr>
              <w:t>0.0001</w:t>
            </w:r>
          </w:p>
        </w:tc>
      </w:tr>
      <w:tr w:rsidR="00312BC3" w:rsidRPr="00C26C40" w14:paraId="68956908" w14:textId="77777777" w:rsidTr="00230175">
        <w:tc>
          <w:tcPr>
            <w:tcW w:w="2864" w:type="dxa"/>
          </w:tcPr>
          <w:p w14:paraId="13A2297A" w14:textId="1F37DBD3" w:rsidR="00312BC3" w:rsidRPr="00C26C40" w:rsidRDefault="0066574D" w:rsidP="00870DFD">
            <w:pPr>
              <w:rPr>
                <w:lang w:val="en-GB"/>
              </w:rPr>
            </w:pPr>
            <m:oMathPara>
              <m:oMath>
                <m:r>
                  <w:rPr>
                    <w:rFonts w:ascii="Cambria Math" w:hAnsi="Cambria Math"/>
                    <w:lang w:val="en-GB"/>
                  </w:rPr>
                  <m:t>MgO</m:t>
                </m:r>
              </m:oMath>
            </m:oMathPara>
          </w:p>
        </w:tc>
        <w:tc>
          <w:tcPr>
            <w:tcW w:w="2823" w:type="dxa"/>
          </w:tcPr>
          <w:p w14:paraId="4F1DE4EB" w14:textId="77777777" w:rsidR="00312BC3" w:rsidRPr="00C26C40" w:rsidRDefault="00312BC3" w:rsidP="00870DFD">
            <w:pPr>
              <w:rPr>
                <w:lang w:val="en-GB"/>
              </w:rPr>
            </w:pPr>
            <w:r w:rsidRPr="00C26C40">
              <w:rPr>
                <w:lang w:val="en-GB"/>
              </w:rPr>
              <w:t>0.023</w:t>
            </w:r>
          </w:p>
        </w:tc>
        <w:tc>
          <w:tcPr>
            <w:tcW w:w="2807" w:type="dxa"/>
          </w:tcPr>
          <w:p w14:paraId="48E3DCAB" w14:textId="77777777" w:rsidR="00312BC3" w:rsidRPr="00C26C40" w:rsidRDefault="00312BC3" w:rsidP="00870DFD">
            <w:pPr>
              <w:rPr>
                <w:lang w:val="en-GB"/>
              </w:rPr>
            </w:pPr>
            <w:r w:rsidRPr="00C26C40">
              <w:rPr>
                <w:lang w:val="en-GB"/>
              </w:rPr>
              <w:t>0.0000</w:t>
            </w:r>
          </w:p>
        </w:tc>
      </w:tr>
      <w:tr w:rsidR="00312BC3" w:rsidRPr="00C26C40" w14:paraId="77D504A9" w14:textId="77777777" w:rsidTr="00230175">
        <w:tc>
          <w:tcPr>
            <w:tcW w:w="2864" w:type="dxa"/>
          </w:tcPr>
          <w:p w14:paraId="46EB3ABD" w14:textId="35D57EA6" w:rsidR="00312BC3" w:rsidRPr="00C26C40" w:rsidRDefault="0066574D" w:rsidP="00870DFD">
            <w:pPr>
              <w:rPr>
                <w:lang w:val="en-GB"/>
              </w:rPr>
            </w:pPr>
            <m:oMathPara>
              <m:oMath>
                <m:r>
                  <w:rPr>
                    <w:rFonts w:ascii="Cambria Math" w:hAnsi="Cambria Math"/>
                    <w:lang w:val="en-GB"/>
                  </w:rPr>
                  <m:t>CO</m:t>
                </m:r>
              </m:oMath>
            </m:oMathPara>
          </w:p>
        </w:tc>
        <w:tc>
          <w:tcPr>
            <w:tcW w:w="2823" w:type="dxa"/>
          </w:tcPr>
          <w:p w14:paraId="49392E8A" w14:textId="77777777" w:rsidR="00312BC3" w:rsidRPr="00C26C40" w:rsidRDefault="00312BC3" w:rsidP="00870DFD">
            <w:pPr>
              <w:rPr>
                <w:lang w:val="en-GB"/>
              </w:rPr>
            </w:pPr>
            <w:r w:rsidRPr="00C26C40">
              <w:rPr>
                <w:lang w:val="en-GB"/>
              </w:rPr>
              <w:t>62.849</w:t>
            </w:r>
          </w:p>
        </w:tc>
        <w:tc>
          <w:tcPr>
            <w:tcW w:w="2807" w:type="dxa"/>
          </w:tcPr>
          <w:p w14:paraId="31BB41B8" w14:textId="77777777" w:rsidR="00312BC3" w:rsidRPr="00C26C40" w:rsidRDefault="00312BC3" w:rsidP="00870DFD">
            <w:pPr>
              <w:rPr>
                <w:lang w:val="en-GB"/>
              </w:rPr>
            </w:pPr>
            <w:r w:rsidRPr="00C26C40">
              <w:rPr>
                <w:lang w:val="en-GB"/>
              </w:rPr>
              <w:t>0.0613</w:t>
            </w:r>
          </w:p>
        </w:tc>
      </w:tr>
      <w:tr w:rsidR="00312BC3" w:rsidRPr="00C26C40" w14:paraId="53B4ABE3" w14:textId="77777777" w:rsidTr="00230175">
        <w:tc>
          <w:tcPr>
            <w:tcW w:w="2864" w:type="dxa"/>
          </w:tcPr>
          <w:p w14:paraId="4220B8E9" w14:textId="7484CE92" w:rsidR="00312BC3" w:rsidRPr="00C26C40" w:rsidRDefault="0066574D" w:rsidP="00870DFD">
            <w:pPr>
              <w:rPr>
                <w:lang w:val="en-GB"/>
              </w:rPr>
            </w:pPr>
            <m:oMathPara>
              <m:oMath>
                <m:r>
                  <w:rPr>
                    <w:rFonts w:ascii="Cambria Math" w:hAnsi="Cambria Math"/>
                    <w:lang w:val="en-GB"/>
                  </w:rPr>
                  <m:t>Fe₃O₄</m:t>
                </m:r>
              </m:oMath>
            </m:oMathPara>
          </w:p>
        </w:tc>
        <w:tc>
          <w:tcPr>
            <w:tcW w:w="2823" w:type="dxa"/>
          </w:tcPr>
          <w:p w14:paraId="7C62A3AC" w14:textId="77777777" w:rsidR="00312BC3" w:rsidRPr="00C26C40" w:rsidRDefault="00312BC3" w:rsidP="00870DFD">
            <w:pPr>
              <w:rPr>
                <w:lang w:val="en-GB"/>
              </w:rPr>
            </w:pPr>
            <w:r w:rsidRPr="00C26C40">
              <w:rPr>
                <w:lang w:val="en-GB"/>
              </w:rPr>
              <w:t>0.848</w:t>
            </w:r>
          </w:p>
        </w:tc>
        <w:tc>
          <w:tcPr>
            <w:tcW w:w="2807" w:type="dxa"/>
          </w:tcPr>
          <w:p w14:paraId="6F2E064D" w14:textId="77777777" w:rsidR="00312BC3" w:rsidRPr="00C26C40" w:rsidRDefault="00312BC3" w:rsidP="00870DFD">
            <w:pPr>
              <w:rPr>
                <w:lang w:val="en-GB"/>
              </w:rPr>
            </w:pPr>
            <w:r w:rsidRPr="00C26C40">
              <w:rPr>
                <w:lang w:val="en-GB"/>
              </w:rPr>
              <w:t>0.0008</w:t>
            </w:r>
          </w:p>
        </w:tc>
      </w:tr>
      <w:tr w:rsidR="00312BC3" w:rsidRPr="00C26C40" w14:paraId="455B1E20" w14:textId="77777777" w:rsidTr="00230175">
        <w:tc>
          <w:tcPr>
            <w:tcW w:w="2864" w:type="dxa"/>
          </w:tcPr>
          <w:p w14:paraId="5532FD4E" w14:textId="5B955919" w:rsidR="00312BC3" w:rsidRPr="00C26C40" w:rsidRDefault="0066574D" w:rsidP="00870DFD">
            <w:pPr>
              <w:rPr>
                <w:lang w:val="en-GB"/>
              </w:rPr>
            </w:pPr>
            <m:oMathPara>
              <m:oMath>
                <m:r>
                  <w:rPr>
                    <w:rFonts w:ascii="Cambria Math" w:hAnsi="Cambria Math"/>
                    <w:lang w:val="en-GB"/>
                  </w:rPr>
                  <m:t>Al₂O₃</m:t>
                </m:r>
              </m:oMath>
            </m:oMathPara>
          </w:p>
        </w:tc>
        <w:tc>
          <w:tcPr>
            <w:tcW w:w="2823" w:type="dxa"/>
          </w:tcPr>
          <w:p w14:paraId="202C6B03" w14:textId="77777777" w:rsidR="00312BC3" w:rsidRPr="00C26C40" w:rsidRDefault="00312BC3" w:rsidP="00870DFD">
            <w:pPr>
              <w:rPr>
                <w:lang w:val="en-GB"/>
              </w:rPr>
            </w:pPr>
            <w:r w:rsidRPr="00C26C40">
              <w:rPr>
                <w:lang w:val="en-GB"/>
              </w:rPr>
              <w:t>22.250</w:t>
            </w:r>
          </w:p>
        </w:tc>
        <w:tc>
          <w:tcPr>
            <w:tcW w:w="2807" w:type="dxa"/>
          </w:tcPr>
          <w:p w14:paraId="6312051D" w14:textId="77777777" w:rsidR="00312BC3" w:rsidRPr="00C26C40" w:rsidRDefault="00312BC3" w:rsidP="00870DFD">
            <w:pPr>
              <w:rPr>
                <w:lang w:val="en-GB"/>
              </w:rPr>
            </w:pPr>
            <w:r w:rsidRPr="00C26C40">
              <w:rPr>
                <w:lang w:val="en-GB"/>
              </w:rPr>
              <w:t>0.0217</w:t>
            </w:r>
          </w:p>
        </w:tc>
      </w:tr>
      <w:tr w:rsidR="00312BC3" w:rsidRPr="00C26C40" w14:paraId="384A06CE" w14:textId="77777777" w:rsidTr="00230175">
        <w:tc>
          <w:tcPr>
            <w:tcW w:w="2864" w:type="dxa"/>
          </w:tcPr>
          <w:p w14:paraId="539F7D60" w14:textId="7AFB4EAB" w:rsidR="00312BC3" w:rsidRPr="00C26C40" w:rsidRDefault="0066574D" w:rsidP="00870DFD">
            <w:pPr>
              <w:rPr>
                <w:lang w:val="en-GB"/>
              </w:rPr>
            </w:pPr>
            <m:oMathPara>
              <m:oMath>
                <m:r>
                  <w:rPr>
                    <w:rFonts w:ascii="Cambria Math" w:hAnsi="Cambria Math"/>
                    <w:lang w:val="en-GB"/>
                  </w:rPr>
                  <m:t>N₂</m:t>
                </m:r>
              </m:oMath>
            </m:oMathPara>
          </w:p>
        </w:tc>
        <w:tc>
          <w:tcPr>
            <w:tcW w:w="2823" w:type="dxa"/>
          </w:tcPr>
          <w:p w14:paraId="2899BE38" w14:textId="77777777" w:rsidR="00312BC3" w:rsidRPr="00C26C40" w:rsidRDefault="00312BC3" w:rsidP="00870DFD">
            <w:pPr>
              <w:rPr>
                <w:lang w:val="en-GB"/>
              </w:rPr>
            </w:pPr>
            <w:r w:rsidRPr="00C26C40">
              <w:rPr>
                <w:lang w:val="en-GB"/>
              </w:rPr>
              <w:t>373.066</w:t>
            </w:r>
          </w:p>
        </w:tc>
        <w:tc>
          <w:tcPr>
            <w:tcW w:w="2807" w:type="dxa"/>
          </w:tcPr>
          <w:p w14:paraId="2D2324DD" w14:textId="77777777" w:rsidR="00312BC3" w:rsidRPr="00C26C40" w:rsidRDefault="00312BC3" w:rsidP="00870DFD">
            <w:pPr>
              <w:rPr>
                <w:lang w:val="en-GB"/>
              </w:rPr>
            </w:pPr>
            <w:r w:rsidRPr="00C26C40">
              <w:rPr>
                <w:lang w:val="en-GB"/>
              </w:rPr>
              <w:t>0.3639</w:t>
            </w:r>
          </w:p>
        </w:tc>
      </w:tr>
      <w:tr w:rsidR="00312BC3" w:rsidRPr="00C26C40" w14:paraId="1D0D59A0" w14:textId="77777777" w:rsidTr="00230175">
        <w:tc>
          <w:tcPr>
            <w:tcW w:w="2864" w:type="dxa"/>
          </w:tcPr>
          <w:p w14:paraId="0AF3E27C" w14:textId="77777777" w:rsidR="00312BC3" w:rsidRPr="00C26C40" w:rsidRDefault="00312BC3" w:rsidP="00870DFD">
            <w:pPr>
              <w:rPr>
                <w:lang w:val="en-GB"/>
              </w:rPr>
            </w:pPr>
            <w:r w:rsidRPr="00C26C40">
              <w:rPr>
                <w:b/>
                <w:lang w:val="en-GB"/>
              </w:rPr>
              <w:t>Total</w:t>
            </w:r>
          </w:p>
        </w:tc>
        <w:tc>
          <w:tcPr>
            <w:tcW w:w="2823" w:type="dxa"/>
          </w:tcPr>
          <w:p w14:paraId="494453C3" w14:textId="77777777" w:rsidR="00312BC3" w:rsidRPr="00C26C40" w:rsidRDefault="00312BC3" w:rsidP="00870DFD">
            <w:pPr>
              <w:rPr>
                <w:lang w:val="en-GB"/>
              </w:rPr>
            </w:pPr>
            <w:r w:rsidRPr="00C26C40">
              <w:rPr>
                <w:b/>
                <w:lang w:val="en-GB"/>
              </w:rPr>
              <w:t>1,025.142</w:t>
            </w:r>
          </w:p>
        </w:tc>
        <w:tc>
          <w:tcPr>
            <w:tcW w:w="2807" w:type="dxa"/>
          </w:tcPr>
          <w:p w14:paraId="5D4E39D4" w14:textId="77777777" w:rsidR="00312BC3" w:rsidRPr="00C26C40" w:rsidRDefault="00312BC3" w:rsidP="00870DFD">
            <w:pPr>
              <w:rPr>
                <w:lang w:val="en-GB"/>
              </w:rPr>
            </w:pPr>
            <w:r w:rsidRPr="00C26C40">
              <w:rPr>
                <w:b/>
                <w:lang w:val="en-GB"/>
              </w:rPr>
              <w:t>1.0000</w:t>
            </w:r>
          </w:p>
        </w:tc>
      </w:tr>
      <w:tr w:rsidR="00312BC3" w:rsidRPr="00C26C40" w14:paraId="2433A8FB" w14:textId="77777777" w:rsidTr="00230175">
        <w:tc>
          <w:tcPr>
            <w:tcW w:w="2864" w:type="dxa"/>
          </w:tcPr>
          <w:p w14:paraId="24342046" w14:textId="77777777" w:rsidR="00312BC3" w:rsidRPr="00C26C40" w:rsidRDefault="00312BC3" w:rsidP="00870DFD">
            <w:pPr>
              <w:rPr>
                <w:lang w:val="en-GB"/>
              </w:rPr>
            </w:pPr>
            <w:r w:rsidRPr="00C26C40">
              <w:rPr>
                <w:b/>
                <w:lang w:val="en-GB"/>
              </w:rPr>
              <w:t>Temperature (°C)</w:t>
            </w:r>
          </w:p>
        </w:tc>
        <w:tc>
          <w:tcPr>
            <w:tcW w:w="2823" w:type="dxa"/>
          </w:tcPr>
          <w:p w14:paraId="7EC6EC67" w14:textId="77777777" w:rsidR="00312BC3" w:rsidRPr="00C26C40" w:rsidRDefault="00312BC3" w:rsidP="00870DFD">
            <w:pPr>
              <w:rPr>
                <w:lang w:val="en-GB"/>
              </w:rPr>
            </w:pPr>
            <w:r w:rsidRPr="00C26C40">
              <w:rPr>
                <w:b/>
                <w:lang w:val="en-GB"/>
              </w:rPr>
              <w:t>30.00</w:t>
            </w:r>
          </w:p>
        </w:tc>
        <w:tc>
          <w:tcPr>
            <w:tcW w:w="2807" w:type="dxa"/>
          </w:tcPr>
          <w:p w14:paraId="3068167E" w14:textId="77777777" w:rsidR="00312BC3" w:rsidRPr="00C26C40" w:rsidRDefault="00312BC3" w:rsidP="00870DFD">
            <w:pPr>
              <w:rPr>
                <w:lang w:val="en-GB"/>
              </w:rPr>
            </w:pPr>
          </w:p>
        </w:tc>
      </w:tr>
      <w:tr w:rsidR="00312BC3" w:rsidRPr="00C26C40" w14:paraId="78E51ED3" w14:textId="77777777" w:rsidTr="00230175">
        <w:tc>
          <w:tcPr>
            <w:tcW w:w="2864" w:type="dxa"/>
          </w:tcPr>
          <w:p w14:paraId="6CE66A6A" w14:textId="77777777" w:rsidR="00312BC3" w:rsidRPr="00C26C40" w:rsidRDefault="00312BC3" w:rsidP="00870DFD">
            <w:pPr>
              <w:rPr>
                <w:lang w:val="en-GB"/>
              </w:rPr>
            </w:pPr>
            <w:r w:rsidRPr="00C26C40">
              <w:rPr>
                <w:b/>
                <w:lang w:val="en-GB"/>
              </w:rPr>
              <w:t>Pressure (atm)</w:t>
            </w:r>
          </w:p>
        </w:tc>
        <w:tc>
          <w:tcPr>
            <w:tcW w:w="2823" w:type="dxa"/>
          </w:tcPr>
          <w:p w14:paraId="5E8D5E6A" w14:textId="77777777" w:rsidR="00312BC3" w:rsidRPr="00C26C40" w:rsidRDefault="00312BC3" w:rsidP="00870DFD">
            <w:pPr>
              <w:rPr>
                <w:lang w:val="en-GB"/>
              </w:rPr>
            </w:pPr>
            <w:r w:rsidRPr="00C26C40">
              <w:rPr>
                <w:b/>
                <w:lang w:val="en-GB"/>
              </w:rPr>
              <w:t>1.0000</w:t>
            </w:r>
          </w:p>
        </w:tc>
        <w:tc>
          <w:tcPr>
            <w:tcW w:w="2807" w:type="dxa"/>
          </w:tcPr>
          <w:p w14:paraId="706BF6BA" w14:textId="77777777" w:rsidR="00312BC3" w:rsidRPr="00C26C40" w:rsidRDefault="00312BC3" w:rsidP="00870DFD">
            <w:pPr>
              <w:rPr>
                <w:lang w:val="en-GB"/>
              </w:rPr>
            </w:pPr>
          </w:p>
        </w:tc>
      </w:tr>
    </w:tbl>
    <w:p w14:paraId="2B9CE776" w14:textId="77777777" w:rsidR="00230175" w:rsidRPr="00C26C40" w:rsidRDefault="00230175" w:rsidP="00312BC3">
      <w:pPr>
        <w:spacing w:before="160"/>
        <w:rPr>
          <w:b/>
        </w:rPr>
      </w:pPr>
    </w:p>
    <w:tbl>
      <w:tblPr>
        <w:tblStyle w:val="TableGrid"/>
        <w:tblW w:w="0" w:type="auto"/>
        <w:tblLook w:val="04A0" w:firstRow="1" w:lastRow="0" w:firstColumn="1" w:lastColumn="0" w:noHBand="0" w:noVBand="1"/>
      </w:tblPr>
      <w:tblGrid>
        <w:gridCol w:w="2869"/>
        <w:gridCol w:w="2811"/>
        <w:gridCol w:w="2814"/>
      </w:tblGrid>
      <w:tr w:rsidR="00230175" w:rsidRPr="00C26C40" w14:paraId="164F8269" w14:textId="77777777" w:rsidTr="00870DFD">
        <w:tc>
          <w:tcPr>
            <w:tcW w:w="3009" w:type="dxa"/>
          </w:tcPr>
          <w:p w14:paraId="0E3B0B98" w14:textId="77777777" w:rsidR="00230175" w:rsidRPr="00C26C40" w:rsidRDefault="00230175" w:rsidP="00870DFD">
            <w:pPr>
              <w:rPr>
                <w:lang w:val="en-GB"/>
              </w:rPr>
            </w:pPr>
            <w:r w:rsidRPr="00C26C40">
              <w:rPr>
                <w:b/>
                <w:sz w:val="22"/>
                <w:lang w:val="en-GB"/>
              </w:rPr>
              <w:t>Stream CONDENSA</w:t>
            </w:r>
          </w:p>
        </w:tc>
        <w:tc>
          <w:tcPr>
            <w:tcW w:w="3009" w:type="dxa"/>
          </w:tcPr>
          <w:p w14:paraId="0A388C5B" w14:textId="77777777" w:rsidR="00230175" w:rsidRPr="00C26C40" w:rsidRDefault="00230175" w:rsidP="00870DFD">
            <w:pPr>
              <w:rPr>
                <w:lang w:val="en-GB"/>
              </w:rPr>
            </w:pPr>
            <w:r w:rsidRPr="00C26C40">
              <w:rPr>
                <w:b/>
                <w:sz w:val="22"/>
                <w:lang w:val="en-GB"/>
              </w:rPr>
              <w:t>Mass Flow (kg/hr)</w:t>
            </w:r>
          </w:p>
        </w:tc>
        <w:tc>
          <w:tcPr>
            <w:tcW w:w="3009" w:type="dxa"/>
          </w:tcPr>
          <w:p w14:paraId="366D3322" w14:textId="77777777" w:rsidR="00230175" w:rsidRPr="00C26C40" w:rsidRDefault="00230175" w:rsidP="00870DFD">
            <w:pPr>
              <w:rPr>
                <w:lang w:val="en-GB"/>
              </w:rPr>
            </w:pPr>
            <w:r w:rsidRPr="00C26C40">
              <w:rPr>
                <w:b/>
                <w:sz w:val="22"/>
                <w:lang w:val="en-GB"/>
              </w:rPr>
              <w:t>Mass Fraction</w:t>
            </w:r>
          </w:p>
        </w:tc>
      </w:tr>
      <w:tr w:rsidR="00230175" w:rsidRPr="00C26C40" w14:paraId="56E08817" w14:textId="77777777" w:rsidTr="00870DFD">
        <w:tc>
          <w:tcPr>
            <w:tcW w:w="3009" w:type="dxa"/>
          </w:tcPr>
          <w:p w14:paraId="034AAE92" w14:textId="6166D0A4" w:rsidR="00230175" w:rsidRPr="00C26C40" w:rsidRDefault="0066574D" w:rsidP="00870DFD">
            <w:pPr>
              <w:rPr>
                <w:lang w:val="en-GB"/>
              </w:rPr>
            </w:pPr>
            <m:oMathPara>
              <m:oMath>
                <m:r>
                  <w:rPr>
                    <w:rFonts w:ascii="Cambria Math" w:hAnsi="Cambria Math"/>
                    <w:lang w:val="en-GB"/>
                  </w:rPr>
                  <m:t>H₂O</m:t>
                </m:r>
              </m:oMath>
            </m:oMathPara>
          </w:p>
        </w:tc>
        <w:tc>
          <w:tcPr>
            <w:tcW w:w="3009" w:type="dxa"/>
          </w:tcPr>
          <w:p w14:paraId="6317C1E5" w14:textId="77777777" w:rsidR="00230175" w:rsidRPr="00C26C40" w:rsidRDefault="00230175" w:rsidP="00870DFD">
            <w:pPr>
              <w:rPr>
                <w:lang w:val="en-GB"/>
              </w:rPr>
            </w:pPr>
            <w:r w:rsidRPr="00C26C40">
              <w:rPr>
                <w:lang w:val="en-GB"/>
              </w:rPr>
              <w:t>153.234</w:t>
            </w:r>
          </w:p>
        </w:tc>
        <w:tc>
          <w:tcPr>
            <w:tcW w:w="3009" w:type="dxa"/>
          </w:tcPr>
          <w:p w14:paraId="21766A81" w14:textId="77777777" w:rsidR="00230175" w:rsidRPr="00C26C40" w:rsidRDefault="00230175" w:rsidP="00870DFD">
            <w:pPr>
              <w:rPr>
                <w:lang w:val="en-GB"/>
              </w:rPr>
            </w:pPr>
            <w:r w:rsidRPr="00C26C40">
              <w:rPr>
                <w:lang w:val="en-GB"/>
              </w:rPr>
              <w:t>1.0000</w:t>
            </w:r>
          </w:p>
        </w:tc>
      </w:tr>
      <w:tr w:rsidR="00230175" w:rsidRPr="00C26C40" w14:paraId="3CD7E387" w14:textId="77777777" w:rsidTr="00870DFD">
        <w:tc>
          <w:tcPr>
            <w:tcW w:w="3009" w:type="dxa"/>
          </w:tcPr>
          <w:p w14:paraId="7ED1C127" w14:textId="1BFB0C32" w:rsidR="00230175" w:rsidRPr="00C26C40" w:rsidRDefault="0066574D" w:rsidP="00870DFD">
            <w:pPr>
              <w:rPr>
                <w:lang w:val="en-GB"/>
              </w:rPr>
            </w:pPr>
            <m:oMathPara>
              <m:oMath>
                <m:r>
                  <w:rPr>
                    <w:rFonts w:ascii="Cambria Math" w:hAnsi="Cambria Math"/>
                    <w:lang w:val="en-GB"/>
                  </w:rPr>
                  <m:t>H₃O⁺</m:t>
                </m:r>
              </m:oMath>
            </m:oMathPara>
          </w:p>
        </w:tc>
        <w:tc>
          <w:tcPr>
            <w:tcW w:w="3009" w:type="dxa"/>
          </w:tcPr>
          <w:p w14:paraId="4FEBFD76" w14:textId="77777777" w:rsidR="00230175" w:rsidRPr="00C26C40" w:rsidRDefault="00230175" w:rsidP="00870DFD">
            <w:pPr>
              <w:rPr>
                <w:lang w:val="en-GB"/>
              </w:rPr>
            </w:pPr>
            <w:r w:rsidRPr="00C26C40">
              <w:rPr>
                <w:lang w:val="en-GB"/>
              </w:rPr>
              <w:t>0.000</w:t>
            </w:r>
          </w:p>
        </w:tc>
        <w:tc>
          <w:tcPr>
            <w:tcW w:w="3009" w:type="dxa"/>
          </w:tcPr>
          <w:p w14:paraId="2B67814B" w14:textId="77777777" w:rsidR="00230175" w:rsidRPr="00C26C40" w:rsidRDefault="00230175" w:rsidP="00870DFD">
            <w:pPr>
              <w:rPr>
                <w:lang w:val="en-GB"/>
              </w:rPr>
            </w:pPr>
            <w:r w:rsidRPr="00C26C40">
              <w:rPr>
                <w:lang w:val="en-GB"/>
              </w:rPr>
              <w:t>0.0000</w:t>
            </w:r>
          </w:p>
        </w:tc>
      </w:tr>
      <w:tr w:rsidR="00230175" w:rsidRPr="00C26C40" w14:paraId="14BD821D" w14:textId="77777777" w:rsidTr="00870DFD">
        <w:tc>
          <w:tcPr>
            <w:tcW w:w="3009" w:type="dxa"/>
          </w:tcPr>
          <w:p w14:paraId="41407E3F" w14:textId="34CADD7A" w:rsidR="00230175" w:rsidRPr="00C26C40" w:rsidRDefault="0066574D" w:rsidP="00870DFD">
            <w:pPr>
              <w:rPr>
                <w:lang w:val="en-GB"/>
              </w:rPr>
            </w:pPr>
            <m:oMathPara>
              <m:oMath>
                <m:r>
                  <w:rPr>
                    <w:rFonts w:ascii="Cambria Math" w:hAnsi="Cambria Math"/>
                    <w:lang w:val="en-GB"/>
                  </w:rPr>
                  <m:t>OH⁻</m:t>
                </m:r>
              </m:oMath>
            </m:oMathPara>
          </w:p>
        </w:tc>
        <w:tc>
          <w:tcPr>
            <w:tcW w:w="3009" w:type="dxa"/>
          </w:tcPr>
          <w:p w14:paraId="6238064F" w14:textId="77777777" w:rsidR="00230175" w:rsidRPr="00C26C40" w:rsidRDefault="00230175" w:rsidP="00870DFD">
            <w:pPr>
              <w:rPr>
                <w:lang w:val="en-GB"/>
              </w:rPr>
            </w:pPr>
            <w:r w:rsidRPr="00C26C40">
              <w:rPr>
                <w:lang w:val="en-GB"/>
              </w:rPr>
              <w:t>0.000</w:t>
            </w:r>
          </w:p>
        </w:tc>
        <w:tc>
          <w:tcPr>
            <w:tcW w:w="3009" w:type="dxa"/>
          </w:tcPr>
          <w:p w14:paraId="1A56F339" w14:textId="77777777" w:rsidR="00230175" w:rsidRPr="00C26C40" w:rsidRDefault="00230175" w:rsidP="00870DFD">
            <w:pPr>
              <w:rPr>
                <w:lang w:val="en-GB"/>
              </w:rPr>
            </w:pPr>
            <w:r w:rsidRPr="00C26C40">
              <w:rPr>
                <w:lang w:val="en-GB"/>
              </w:rPr>
              <w:t>0.0000</w:t>
            </w:r>
          </w:p>
        </w:tc>
      </w:tr>
      <w:tr w:rsidR="00230175" w:rsidRPr="00C26C40" w14:paraId="654174F0" w14:textId="77777777" w:rsidTr="00870DFD">
        <w:tc>
          <w:tcPr>
            <w:tcW w:w="3009" w:type="dxa"/>
          </w:tcPr>
          <w:p w14:paraId="4535530C" w14:textId="77777777" w:rsidR="00230175" w:rsidRPr="00C26C40" w:rsidRDefault="00230175" w:rsidP="00870DFD">
            <w:pPr>
              <w:rPr>
                <w:lang w:val="en-GB"/>
              </w:rPr>
            </w:pPr>
            <w:r w:rsidRPr="00C26C40">
              <w:rPr>
                <w:b/>
                <w:lang w:val="en-GB"/>
              </w:rPr>
              <w:t>Total</w:t>
            </w:r>
          </w:p>
        </w:tc>
        <w:tc>
          <w:tcPr>
            <w:tcW w:w="3009" w:type="dxa"/>
          </w:tcPr>
          <w:p w14:paraId="29BFDC43" w14:textId="77777777" w:rsidR="00230175" w:rsidRPr="00C26C40" w:rsidRDefault="00230175" w:rsidP="00870DFD">
            <w:pPr>
              <w:rPr>
                <w:lang w:val="en-GB"/>
              </w:rPr>
            </w:pPr>
            <w:r w:rsidRPr="00C26C40">
              <w:rPr>
                <w:b/>
                <w:lang w:val="en-GB"/>
              </w:rPr>
              <w:t>153.234</w:t>
            </w:r>
          </w:p>
        </w:tc>
        <w:tc>
          <w:tcPr>
            <w:tcW w:w="3009" w:type="dxa"/>
          </w:tcPr>
          <w:p w14:paraId="4071B534" w14:textId="77777777" w:rsidR="00230175" w:rsidRPr="00C26C40" w:rsidRDefault="00230175" w:rsidP="00870DFD">
            <w:pPr>
              <w:rPr>
                <w:lang w:val="en-GB"/>
              </w:rPr>
            </w:pPr>
            <w:r w:rsidRPr="00C26C40">
              <w:rPr>
                <w:b/>
                <w:lang w:val="en-GB"/>
              </w:rPr>
              <w:t>1.0000</w:t>
            </w:r>
          </w:p>
        </w:tc>
      </w:tr>
      <w:tr w:rsidR="00230175" w:rsidRPr="00C26C40" w14:paraId="79116145" w14:textId="77777777" w:rsidTr="00870DFD">
        <w:tc>
          <w:tcPr>
            <w:tcW w:w="3009" w:type="dxa"/>
          </w:tcPr>
          <w:p w14:paraId="1B300E5B" w14:textId="77777777" w:rsidR="00230175" w:rsidRPr="00C26C40" w:rsidRDefault="00230175" w:rsidP="00870DFD">
            <w:pPr>
              <w:rPr>
                <w:lang w:val="en-GB"/>
              </w:rPr>
            </w:pPr>
            <w:r w:rsidRPr="00C26C40">
              <w:rPr>
                <w:b/>
                <w:lang w:val="en-GB"/>
              </w:rPr>
              <w:t>Temperature (°C)</w:t>
            </w:r>
          </w:p>
        </w:tc>
        <w:tc>
          <w:tcPr>
            <w:tcW w:w="3009" w:type="dxa"/>
          </w:tcPr>
          <w:p w14:paraId="1DA37381" w14:textId="77777777" w:rsidR="00230175" w:rsidRPr="00C26C40" w:rsidRDefault="00230175" w:rsidP="00870DFD">
            <w:pPr>
              <w:rPr>
                <w:lang w:val="en-GB"/>
              </w:rPr>
            </w:pPr>
            <w:r w:rsidRPr="00C26C40">
              <w:rPr>
                <w:b/>
                <w:lang w:val="en-GB"/>
              </w:rPr>
              <w:t>30.00</w:t>
            </w:r>
          </w:p>
        </w:tc>
        <w:tc>
          <w:tcPr>
            <w:tcW w:w="3009" w:type="dxa"/>
          </w:tcPr>
          <w:p w14:paraId="2292E96B" w14:textId="77777777" w:rsidR="00230175" w:rsidRPr="00C26C40" w:rsidRDefault="00230175" w:rsidP="00870DFD">
            <w:pPr>
              <w:rPr>
                <w:lang w:val="en-GB"/>
              </w:rPr>
            </w:pPr>
          </w:p>
        </w:tc>
      </w:tr>
      <w:tr w:rsidR="00230175" w:rsidRPr="00C26C40" w14:paraId="0CF529E2" w14:textId="77777777" w:rsidTr="00870DFD">
        <w:tc>
          <w:tcPr>
            <w:tcW w:w="3009" w:type="dxa"/>
          </w:tcPr>
          <w:p w14:paraId="2ACD8523" w14:textId="77777777" w:rsidR="00230175" w:rsidRPr="00C26C40" w:rsidRDefault="00230175" w:rsidP="00870DFD">
            <w:pPr>
              <w:rPr>
                <w:lang w:val="en-GB"/>
              </w:rPr>
            </w:pPr>
            <w:r w:rsidRPr="00C26C40">
              <w:rPr>
                <w:b/>
                <w:lang w:val="en-GB"/>
              </w:rPr>
              <w:t>Pressure (atm)</w:t>
            </w:r>
          </w:p>
        </w:tc>
        <w:tc>
          <w:tcPr>
            <w:tcW w:w="3009" w:type="dxa"/>
          </w:tcPr>
          <w:p w14:paraId="297946F0" w14:textId="77777777" w:rsidR="00230175" w:rsidRPr="00C26C40" w:rsidRDefault="00230175" w:rsidP="00870DFD">
            <w:pPr>
              <w:rPr>
                <w:lang w:val="en-GB"/>
              </w:rPr>
            </w:pPr>
            <w:r w:rsidRPr="00C26C40">
              <w:rPr>
                <w:b/>
                <w:lang w:val="en-GB"/>
              </w:rPr>
              <w:t>1.0000</w:t>
            </w:r>
          </w:p>
        </w:tc>
        <w:tc>
          <w:tcPr>
            <w:tcW w:w="3009" w:type="dxa"/>
          </w:tcPr>
          <w:p w14:paraId="2CA33A02" w14:textId="77777777" w:rsidR="00230175" w:rsidRPr="00C26C40" w:rsidRDefault="00230175" w:rsidP="00870DFD">
            <w:pPr>
              <w:rPr>
                <w:lang w:val="en-GB"/>
              </w:rPr>
            </w:pPr>
          </w:p>
        </w:tc>
      </w:tr>
    </w:tbl>
    <w:p w14:paraId="428F4AF2" w14:textId="77777777" w:rsidR="00230175" w:rsidRPr="00C26C40" w:rsidRDefault="00230175" w:rsidP="00312BC3">
      <w:pPr>
        <w:spacing w:before="160"/>
        <w:rPr>
          <w:b/>
        </w:rPr>
      </w:pPr>
    </w:p>
    <w:p w14:paraId="1E15D849" w14:textId="374D4D58" w:rsidR="00312BC3" w:rsidRPr="00C26C40" w:rsidRDefault="00312BC3" w:rsidP="00230175">
      <w:pPr>
        <w:pStyle w:val="Heading4"/>
      </w:pPr>
      <w:r w:rsidRPr="00C26C40">
        <w:t>CY-301 — Cyclone Separator</w:t>
      </w:r>
    </w:p>
    <w:p w14:paraId="60AD485D" w14:textId="4F243A3B" w:rsidR="00312BC3" w:rsidRPr="00C26C40" w:rsidRDefault="00312BC3" w:rsidP="00312BC3">
      <w:r w:rsidRPr="00C26C40">
        <w:t>Unit Type: Gas-Solid Separator</w:t>
      </w:r>
      <w:r w:rsidR="00230175" w:rsidRPr="00C26C40">
        <w:t xml:space="preserve">      </w:t>
      </w:r>
      <w:r w:rsidRPr="00C26C40">
        <w:t>Inlet streams: 303B    Outlet streams: 304, CY-DUST</w:t>
      </w:r>
    </w:p>
    <w:p w14:paraId="72BDF166" w14:textId="77777777" w:rsidR="00312BC3" w:rsidRPr="00C26C40" w:rsidRDefault="00312BC3" w:rsidP="00312BC3">
      <w:r w:rsidRPr="00C26C40">
        <w:t xml:space="preserve">The cooled off-gas (303B) enters the cyclone separator CY-301, where entrained particulate matter is removed by inertial separation and withdrawn as the cyclone dust </w:t>
      </w:r>
      <w:r w:rsidRPr="00C26C40">
        <w:lastRenderedPageBreak/>
        <w:t>product (CY-DUST). The clarified gas (304) proceeds to the gas compressor/fan. The operation is a physical solids-gas separation; no component is chemically converted.</w:t>
      </w:r>
    </w:p>
    <w:p w14:paraId="43E725E7" w14:textId="77777777" w:rsidR="00312BC3" w:rsidRPr="00C26C40" w:rsidRDefault="00312BC3" w:rsidP="00312BC3">
      <w:r w:rsidRPr="00C26C40">
        <w:t>Inlet stream condition and composition:</w:t>
      </w:r>
    </w:p>
    <w:tbl>
      <w:tblPr>
        <w:tblStyle w:val="TableGrid"/>
        <w:tblW w:w="0" w:type="auto"/>
        <w:tblLook w:val="04A0" w:firstRow="1" w:lastRow="0" w:firstColumn="1" w:lastColumn="0" w:noHBand="0" w:noVBand="1"/>
      </w:tblPr>
      <w:tblGrid>
        <w:gridCol w:w="2864"/>
        <w:gridCol w:w="2823"/>
        <w:gridCol w:w="2807"/>
      </w:tblGrid>
      <w:tr w:rsidR="00312BC3" w:rsidRPr="00C26C40" w14:paraId="558087FA" w14:textId="77777777" w:rsidTr="00230175">
        <w:tc>
          <w:tcPr>
            <w:tcW w:w="3009" w:type="dxa"/>
          </w:tcPr>
          <w:p w14:paraId="15A5E311" w14:textId="77777777" w:rsidR="00312BC3" w:rsidRPr="00C26C40" w:rsidRDefault="00312BC3" w:rsidP="00870DFD">
            <w:pPr>
              <w:rPr>
                <w:lang w:val="en-GB"/>
              </w:rPr>
            </w:pPr>
            <w:r w:rsidRPr="00C26C40">
              <w:rPr>
                <w:b/>
                <w:sz w:val="22"/>
                <w:lang w:val="en-GB"/>
              </w:rPr>
              <w:t>Stream 303B</w:t>
            </w:r>
          </w:p>
        </w:tc>
        <w:tc>
          <w:tcPr>
            <w:tcW w:w="3009" w:type="dxa"/>
          </w:tcPr>
          <w:p w14:paraId="1804B5FB" w14:textId="77777777" w:rsidR="00312BC3" w:rsidRPr="00C26C40" w:rsidRDefault="00312BC3" w:rsidP="00870DFD">
            <w:pPr>
              <w:rPr>
                <w:lang w:val="en-GB"/>
              </w:rPr>
            </w:pPr>
            <w:r w:rsidRPr="00C26C40">
              <w:rPr>
                <w:b/>
                <w:sz w:val="22"/>
                <w:lang w:val="en-GB"/>
              </w:rPr>
              <w:t>Mass Flow (kg/hr)</w:t>
            </w:r>
          </w:p>
        </w:tc>
        <w:tc>
          <w:tcPr>
            <w:tcW w:w="3009" w:type="dxa"/>
          </w:tcPr>
          <w:p w14:paraId="07C61782" w14:textId="77777777" w:rsidR="00312BC3" w:rsidRPr="00C26C40" w:rsidRDefault="00312BC3" w:rsidP="00870DFD">
            <w:pPr>
              <w:rPr>
                <w:lang w:val="en-GB"/>
              </w:rPr>
            </w:pPr>
            <w:r w:rsidRPr="00C26C40">
              <w:rPr>
                <w:b/>
                <w:sz w:val="22"/>
                <w:lang w:val="en-GB"/>
              </w:rPr>
              <w:t>Mass Fraction</w:t>
            </w:r>
          </w:p>
        </w:tc>
      </w:tr>
      <w:tr w:rsidR="00312BC3" w:rsidRPr="00C26C40" w14:paraId="7DB8CD29" w14:textId="77777777" w:rsidTr="00230175">
        <w:tc>
          <w:tcPr>
            <w:tcW w:w="3009" w:type="dxa"/>
          </w:tcPr>
          <w:p w14:paraId="3EED730A" w14:textId="4037B842"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36630BB8" w14:textId="77777777" w:rsidR="00312BC3" w:rsidRPr="00C26C40" w:rsidRDefault="00312BC3" w:rsidP="00870DFD">
            <w:pPr>
              <w:rPr>
                <w:lang w:val="en-GB"/>
              </w:rPr>
            </w:pPr>
            <w:r w:rsidRPr="00C26C40">
              <w:rPr>
                <w:lang w:val="en-GB"/>
              </w:rPr>
              <w:t>0.000</w:t>
            </w:r>
          </w:p>
        </w:tc>
        <w:tc>
          <w:tcPr>
            <w:tcW w:w="3009" w:type="dxa"/>
          </w:tcPr>
          <w:p w14:paraId="10C55775" w14:textId="77777777" w:rsidR="00312BC3" w:rsidRPr="00C26C40" w:rsidRDefault="00312BC3" w:rsidP="00870DFD">
            <w:pPr>
              <w:rPr>
                <w:lang w:val="en-GB"/>
              </w:rPr>
            </w:pPr>
            <w:r w:rsidRPr="00C26C40">
              <w:rPr>
                <w:lang w:val="en-GB"/>
              </w:rPr>
              <w:t>0.0000</w:t>
            </w:r>
          </w:p>
        </w:tc>
      </w:tr>
      <w:tr w:rsidR="00312BC3" w:rsidRPr="00C26C40" w14:paraId="1193032C" w14:textId="77777777" w:rsidTr="00230175">
        <w:tc>
          <w:tcPr>
            <w:tcW w:w="3009" w:type="dxa"/>
          </w:tcPr>
          <w:p w14:paraId="35A39DCC" w14:textId="28A72084" w:rsidR="00312BC3" w:rsidRPr="00C26C40" w:rsidRDefault="0066574D" w:rsidP="00870DFD">
            <w:pPr>
              <w:rPr>
                <w:lang w:val="en-GB"/>
              </w:rPr>
            </w:pPr>
            <m:oMathPara>
              <m:oMath>
                <m:r>
                  <w:rPr>
                    <w:rFonts w:ascii="Cambria Math" w:hAnsi="Cambria Math"/>
                    <w:lang w:val="en-GB"/>
                  </w:rPr>
                  <m:t>CO₂</m:t>
                </m:r>
              </m:oMath>
            </m:oMathPara>
          </w:p>
        </w:tc>
        <w:tc>
          <w:tcPr>
            <w:tcW w:w="3009" w:type="dxa"/>
          </w:tcPr>
          <w:p w14:paraId="60E97758" w14:textId="77777777" w:rsidR="00312BC3" w:rsidRPr="00C26C40" w:rsidRDefault="00312BC3" w:rsidP="00870DFD">
            <w:pPr>
              <w:rPr>
                <w:lang w:val="en-GB"/>
              </w:rPr>
            </w:pPr>
            <w:r w:rsidRPr="00C26C40">
              <w:rPr>
                <w:lang w:val="en-GB"/>
              </w:rPr>
              <w:t>542.865</w:t>
            </w:r>
          </w:p>
        </w:tc>
        <w:tc>
          <w:tcPr>
            <w:tcW w:w="3009" w:type="dxa"/>
          </w:tcPr>
          <w:p w14:paraId="77945BCF" w14:textId="77777777" w:rsidR="00312BC3" w:rsidRPr="00C26C40" w:rsidRDefault="00312BC3" w:rsidP="00870DFD">
            <w:pPr>
              <w:rPr>
                <w:lang w:val="en-GB"/>
              </w:rPr>
            </w:pPr>
            <w:r w:rsidRPr="00C26C40">
              <w:rPr>
                <w:lang w:val="en-GB"/>
              </w:rPr>
              <w:t>0.5296</w:t>
            </w:r>
          </w:p>
        </w:tc>
      </w:tr>
      <w:tr w:rsidR="00312BC3" w:rsidRPr="00C26C40" w14:paraId="1DC83920" w14:textId="77777777" w:rsidTr="00230175">
        <w:tc>
          <w:tcPr>
            <w:tcW w:w="3009" w:type="dxa"/>
          </w:tcPr>
          <w:p w14:paraId="4FED62E9" w14:textId="7ACF8568" w:rsidR="00312BC3" w:rsidRPr="00C26C40" w:rsidRDefault="0066574D" w:rsidP="00870DFD">
            <w:pPr>
              <w:rPr>
                <w:lang w:val="en-GB"/>
              </w:rPr>
            </w:pPr>
            <m:oMathPara>
              <m:oMath>
                <m:r>
                  <w:rPr>
                    <w:rFonts w:ascii="Cambria Math" w:hAnsi="Cambria Math"/>
                    <w:lang w:val="en-GB"/>
                  </w:rPr>
                  <m:t>Al(OH)₃</m:t>
                </m:r>
              </m:oMath>
            </m:oMathPara>
          </w:p>
        </w:tc>
        <w:tc>
          <w:tcPr>
            <w:tcW w:w="3009" w:type="dxa"/>
          </w:tcPr>
          <w:p w14:paraId="60F859C3" w14:textId="77777777" w:rsidR="00312BC3" w:rsidRPr="00C26C40" w:rsidRDefault="00312BC3" w:rsidP="00870DFD">
            <w:pPr>
              <w:rPr>
                <w:lang w:val="en-GB"/>
              </w:rPr>
            </w:pPr>
            <w:r w:rsidRPr="00C26C40">
              <w:rPr>
                <w:lang w:val="en-GB"/>
              </w:rPr>
              <w:t>0.695</w:t>
            </w:r>
          </w:p>
        </w:tc>
        <w:tc>
          <w:tcPr>
            <w:tcW w:w="3009" w:type="dxa"/>
          </w:tcPr>
          <w:p w14:paraId="329874DE" w14:textId="77777777" w:rsidR="00312BC3" w:rsidRPr="00C26C40" w:rsidRDefault="00312BC3" w:rsidP="00870DFD">
            <w:pPr>
              <w:rPr>
                <w:lang w:val="en-GB"/>
              </w:rPr>
            </w:pPr>
            <w:r w:rsidRPr="00C26C40">
              <w:rPr>
                <w:lang w:val="en-GB"/>
              </w:rPr>
              <w:t>0.0007</w:t>
            </w:r>
          </w:p>
        </w:tc>
      </w:tr>
      <w:tr w:rsidR="00312BC3" w:rsidRPr="00C26C40" w14:paraId="0D29B8A1" w14:textId="77777777" w:rsidTr="00230175">
        <w:tc>
          <w:tcPr>
            <w:tcW w:w="3009" w:type="dxa"/>
          </w:tcPr>
          <w:p w14:paraId="25443740" w14:textId="10827B55"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450855AF" w14:textId="77777777" w:rsidR="00312BC3" w:rsidRPr="00C26C40" w:rsidRDefault="00312BC3" w:rsidP="00870DFD">
            <w:pPr>
              <w:rPr>
                <w:lang w:val="en-GB"/>
              </w:rPr>
            </w:pPr>
            <w:r w:rsidRPr="00C26C40">
              <w:rPr>
                <w:lang w:val="en-GB"/>
              </w:rPr>
              <w:t>0.046</w:t>
            </w:r>
          </w:p>
        </w:tc>
        <w:tc>
          <w:tcPr>
            <w:tcW w:w="3009" w:type="dxa"/>
          </w:tcPr>
          <w:p w14:paraId="6BCC06B2" w14:textId="77777777" w:rsidR="00312BC3" w:rsidRPr="00C26C40" w:rsidRDefault="00312BC3" w:rsidP="00870DFD">
            <w:pPr>
              <w:rPr>
                <w:lang w:val="en-GB"/>
              </w:rPr>
            </w:pPr>
            <w:r w:rsidRPr="00C26C40">
              <w:rPr>
                <w:lang w:val="en-GB"/>
              </w:rPr>
              <w:t>0.0000</w:t>
            </w:r>
          </w:p>
        </w:tc>
      </w:tr>
      <w:tr w:rsidR="00312BC3" w:rsidRPr="00C26C40" w14:paraId="02C778B8" w14:textId="77777777" w:rsidTr="00230175">
        <w:tc>
          <w:tcPr>
            <w:tcW w:w="3009" w:type="dxa"/>
          </w:tcPr>
          <w:p w14:paraId="149CA393" w14:textId="4CBABAE4"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583C02E3" w14:textId="77777777" w:rsidR="00312BC3" w:rsidRPr="00C26C40" w:rsidRDefault="00312BC3" w:rsidP="00870DFD">
            <w:pPr>
              <w:rPr>
                <w:lang w:val="en-GB"/>
              </w:rPr>
            </w:pPr>
            <w:r w:rsidRPr="00C26C40">
              <w:rPr>
                <w:lang w:val="en-GB"/>
              </w:rPr>
              <w:t>20.434</w:t>
            </w:r>
          </w:p>
        </w:tc>
        <w:tc>
          <w:tcPr>
            <w:tcW w:w="3009" w:type="dxa"/>
          </w:tcPr>
          <w:p w14:paraId="1147990E" w14:textId="77777777" w:rsidR="00312BC3" w:rsidRPr="00C26C40" w:rsidRDefault="00312BC3" w:rsidP="00870DFD">
            <w:pPr>
              <w:rPr>
                <w:lang w:val="en-GB"/>
              </w:rPr>
            </w:pPr>
            <w:r w:rsidRPr="00C26C40">
              <w:rPr>
                <w:lang w:val="en-GB"/>
              </w:rPr>
              <w:t>0.0199</w:t>
            </w:r>
          </w:p>
        </w:tc>
      </w:tr>
      <w:tr w:rsidR="00312BC3" w:rsidRPr="00C26C40" w14:paraId="1AF25294" w14:textId="77777777" w:rsidTr="00230175">
        <w:tc>
          <w:tcPr>
            <w:tcW w:w="3009" w:type="dxa"/>
          </w:tcPr>
          <w:p w14:paraId="396EDB06" w14:textId="55F4AD77" w:rsidR="00312BC3" w:rsidRPr="00C26C40" w:rsidRDefault="0066574D" w:rsidP="00870DFD">
            <w:pPr>
              <w:rPr>
                <w:lang w:val="en-GB"/>
              </w:rPr>
            </w:pPr>
            <m:oMathPara>
              <m:oMath>
                <m:r>
                  <w:rPr>
                    <w:rFonts w:ascii="Cambria Math" w:hAnsi="Cambria Math"/>
                    <w:lang w:val="en-GB"/>
                  </w:rPr>
                  <m:t>TiO₂</m:t>
                </m:r>
              </m:oMath>
            </m:oMathPara>
          </w:p>
        </w:tc>
        <w:tc>
          <w:tcPr>
            <w:tcW w:w="3009" w:type="dxa"/>
          </w:tcPr>
          <w:p w14:paraId="6CD54727" w14:textId="77777777" w:rsidR="00312BC3" w:rsidRPr="00C26C40" w:rsidRDefault="00312BC3" w:rsidP="00870DFD">
            <w:pPr>
              <w:rPr>
                <w:lang w:val="en-GB"/>
              </w:rPr>
            </w:pPr>
            <w:r w:rsidRPr="00C26C40">
              <w:rPr>
                <w:lang w:val="en-GB"/>
              </w:rPr>
              <w:t>1.665</w:t>
            </w:r>
          </w:p>
        </w:tc>
        <w:tc>
          <w:tcPr>
            <w:tcW w:w="3009" w:type="dxa"/>
          </w:tcPr>
          <w:p w14:paraId="4D178912" w14:textId="77777777" w:rsidR="00312BC3" w:rsidRPr="00C26C40" w:rsidRDefault="00312BC3" w:rsidP="00870DFD">
            <w:pPr>
              <w:rPr>
                <w:lang w:val="en-GB"/>
              </w:rPr>
            </w:pPr>
            <w:r w:rsidRPr="00C26C40">
              <w:rPr>
                <w:lang w:val="en-GB"/>
              </w:rPr>
              <w:t>0.0016</w:t>
            </w:r>
          </w:p>
        </w:tc>
      </w:tr>
      <w:tr w:rsidR="00312BC3" w:rsidRPr="00C26C40" w14:paraId="7D943BCA" w14:textId="77777777" w:rsidTr="00230175">
        <w:tc>
          <w:tcPr>
            <w:tcW w:w="3009" w:type="dxa"/>
          </w:tcPr>
          <w:p w14:paraId="5D56C5D7" w14:textId="37546897" w:rsidR="00312BC3" w:rsidRPr="00C26C40" w:rsidRDefault="0066574D" w:rsidP="00870DFD">
            <w:pPr>
              <w:rPr>
                <w:lang w:val="en-GB"/>
              </w:rPr>
            </w:pPr>
            <m:oMathPara>
              <m:oMath>
                <m:r>
                  <w:rPr>
                    <w:rFonts w:ascii="Cambria Math" w:hAnsi="Cambria Math"/>
                    <w:lang w:val="en-GB"/>
                  </w:rPr>
                  <m:t>K₂O</m:t>
                </m:r>
              </m:oMath>
            </m:oMathPara>
          </w:p>
        </w:tc>
        <w:tc>
          <w:tcPr>
            <w:tcW w:w="3009" w:type="dxa"/>
          </w:tcPr>
          <w:p w14:paraId="64F0AD48" w14:textId="77777777" w:rsidR="00312BC3" w:rsidRPr="00C26C40" w:rsidRDefault="00312BC3" w:rsidP="00870DFD">
            <w:pPr>
              <w:rPr>
                <w:lang w:val="en-GB"/>
              </w:rPr>
            </w:pPr>
            <w:r w:rsidRPr="00C26C40">
              <w:rPr>
                <w:lang w:val="en-GB"/>
              </w:rPr>
              <w:t>0.310</w:t>
            </w:r>
          </w:p>
        </w:tc>
        <w:tc>
          <w:tcPr>
            <w:tcW w:w="3009" w:type="dxa"/>
          </w:tcPr>
          <w:p w14:paraId="00349DBE" w14:textId="77777777" w:rsidR="00312BC3" w:rsidRPr="00C26C40" w:rsidRDefault="00312BC3" w:rsidP="00870DFD">
            <w:pPr>
              <w:rPr>
                <w:lang w:val="en-GB"/>
              </w:rPr>
            </w:pPr>
            <w:r w:rsidRPr="00C26C40">
              <w:rPr>
                <w:lang w:val="en-GB"/>
              </w:rPr>
              <w:t>0.0003</w:t>
            </w:r>
          </w:p>
        </w:tc>
      </w:tr>
      <w:tr w:rsidR="00312BC3" w:rsidRPr="00C26C40" w14:paraId="19709234" w14:textId="77777777" w:rsidTr="00230175">
        <w:tc>
          <w:tcPr>
            <w:tcW w:w="3009" w:type="dxa"/>
          </w:tcPr>
          <w:p w14:paraId="3AC6B650" w14:textId="1517B9A2" w:rsidR="00312BC3" w:rsidRPr="00C26C40" w:rsidRDefault="0066574D" w:rsidP="00870DFD">
            <w:pPr>
              <w:rPr>
                <w:lang w:val="en-GB"/>
              </w:rPr>
            </w:pPr>
            <m:oMathPara>
              <m:oMath>
                <m:r>
                  <w:rPr>
                    <w:rFonts w:ascii="Cambria Math" w:hAnsi="Cambria Math"/>
                    <w:lang w:val="en-GB"/>
                  </w:rPr>
                  <m:t>Na₂O</m:t>
                </m:r>
              </m:oMath>
            </m:oMathPara>
          </w:p>
        </w:tc>
        <w:tc>
          <w:tcPr>
            <w:tcW w:w="3009" w:type="dxa"/>
          </w:tcPr>
          <w:p w14:paraId="744CDB93" w14:textId="77777777" w:rsidR="00312BC3" w:rsidRPr="00C26C40" w:rsidRDefault="00312BC3" w:rsidP="00870DFD">
            <w:pPr>
              <w:rPr>
                <w:lang w:val="en-GB"/>
              </w:rPr>
            </w:pPr>
            <w:r w:rsidRPr="00C26C40">
              <w:rPr>
                <w:lang w:val="en-GB"/>
              </w:rPr>
              <w:t>0.091</w:t>
            </w:r>
          </w:p>
        </w:tc>
        <w:tc>
          <w:tcPr>
            <w:tcW w:w="3009" w:type="dxa"/>
          </w:tcPr>
          <w:p w14:paraId="43907F4D" w14:textId="77777777" w:rsidR="00312BC3" w:rsidRPr="00C26C40" w:rsidRDefault="00312BC3" w:rsidP="00870DFD">
            <w:pPr>
              <w:rPr>
                <w:lang w:val="en-GB"/>
              </w:rPr>
            </w:pPr>
            <w:r w:rsidRPr="00C26C40">
              <w:rPr>
                <w:lang w:val="en-GB"/>
              </w:rPr>
              <w:t>0.0001</w:t>
            </w:r>
          </w:p>
        </w:tc>
      </w:tr>
      <w:tr w:rsidR="00312BC3" w:rsidRPr="00C26C40" w14:paraId="5CEFEE99" w14:textId="77777777" w:rsidTr="00230175">
        <w:tc>
          <w:tcPr>
            <w:tcW w:w="3009" w:type="dxa"/>
          </w:tcPr>
          <w:p w14:paraId="0EA59795" w14:textId="0F35770D" w:rsidR="00312BC3" w:rsidRPr="00C26C40" w:rsidRDefault="0066574D" w:rsidP="00870DFD">
            <w:pPr>
              <w:rPr>
                <w:lang w:val="en-GB"/>
              </w:rPr>
            </w:pPr>
            <m:oMathPara>
              <m:oMath>
                <m:r>
                  <w:rPr>
                    <w:rFonts w:ascii="Cambria Math" w:hAnsi="Cambria Math"/>
                    <w:lang w:val="en-GB"/>
                  </w:rPr>
                  <m:t>MgO</m:t>
                </m:r>
              </m:oMath>
            </m:oMathPara>
          </w:p>
        </w:tc>
        <w:tc>
          <w:tcPr>
            <w:tcW w:w="3009" w:type="dxa"/>
          </w:tcPr>
          <w:p w14:paraId="01B4D592" w14:textId="77777777" w:rsidR="00312BC3" w:rsidRPr="00C26C40" w:rsidRDefault="00312BC3" w:rsidP="00870DFD">
            <w:pPr>
              <w:rPr>
                <w:lang w:val="en-GB"/>
              </w:rPr>
            </w:pPr>
            <w:r w:rsidRPr="00C26C40">
              <w:rPr>
                <w:lang w:val="en-GB"/>
              </w:rPr>
              <w:t>0.023</w:t>
            </w:r>
          </w:p>
        </w:tc>
        <w:tc>
          <w:tcPr>
            <w:tcW w:w="3009" w:type="dxa"/>
          </w:tcPr>
          <w:p w14:paraId="1171FC7C" w14:textId="77777777" w:rsidR="00312BC3" w:rsidRPr="00C26C40" w:rsidRDefault="00312BC3" w:rsidP="00870DFD">
            <w:pPr>
              <w:rPr>
                <w:lang w:val="en-GB"/>
              </w:rPr>
            </w:pPr>
            <w:r w:rsidRPr="00C26C40">
              <w:rPr>
                <w:lang w:val="en-GB"/>
              </w:rPr>
              <w:t>0.0000</w:t>
            </w:r>
          </w:p>
        </w:tc>
      </w:tr>
      <w:tr w:rsidR="00312BC3" w:rsidRPr="00C26C40" w14:paraId="598BACD4" w14:textId="77777777" w:rsidTr="00230175">
        <w:tc>
          <w:tcPr>
            <w:tcW w:w="3009" w:type="dxa"/>
          </w:tcPr>
          <w:p w14:paraId="7BA15459" w14:textId="520ACEBA" w:rsidR="00312BC3" w:rsidRPr="00C26C40" w:rsidRDefault="0066574D" w:rsidP="00870DFD">
            <w:pPr>
              <w:rPr>
                <w:lang w:val="en-GB"/>
              </w:rPr>
            </w:pPr>
            <m:oMathPara>
              <m:oMath>
                <m:r>
                  <w:rPr>
                    <w:rFonts w:ascii="Cambria Math" w:hAnsi="Cambria Math"/>
                    <w:lang w:val="en-GB"/>
                  </w:rPr>
                  <m:t>CO</m:t>
                </m:r>
              </m:oMath>
            </m:oMathPara>
          </w:p>
        </w:tc>
        <w:tc>
          <w:tcPr>
            <w:tcW w:w="3009" w:type="dxa"/>
          </w:tcPr>
          <w:p w14:paraId="772DC254" w14:textId="77777777" w:rsidR="00312BC3" w:rsidRPr="00C26C40" w:rsidRDefault="00312BC3" w:rsidP="00870DFD">
            <w:pPr>
              <w:rPr>
                <w:lang w:val="en-GB"/>
              </w:rPr>
            </w:pPr>
            <w:r w:rsidRPr="00C26C40">
              <w:rPr>
                <w:lang w:val="en-GB"/>
              </w:rPr>
              <w:t>62.849</w:t>
            </w:r>
          </w:p>
        </w:tc>
        <w:tc>
          <w:tcPr>
            <w:tcW w:w="3009" w:type="dxa"/>
          </w:tcPr>
          <w:p w14:paraId="31851537" w14:textId="77777777" w:rsidR="00312BC3" w:rsidRPr="00C26C40" w:rsidRDefault="00312BC3" w:rsidP="00870DFD">
            <w:pPr>
              <w:rPr>
                <w:lang w:val="en-GB"/>
              </w:rPr>
            </w:pPr>
            <w:r w:rsidRPr="00C26C40">
              <w:rPr>
                <w:lang w:val="en-GB"/>
              </w:rPr>
              <w:t>0.0613</w:t>
            </w:r>
          </w:p>
        </w:tc>
      </w:tr>
      <w:tr w:rsidR="00312BC3" w:rsidRPr="00C26C40" w14:paraId="017C151C" w14:textId="77777777" w:rsidTr="00230175">
        <w:tc>
          <w:tcPr>
            <w:tcW w:w="3009" w:type="dxa"/>
          </w:tcPr>
          <w:p w14:paraId="5E7236A7" w14:textId="1EEED2C7"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5EA78540" w14:textId="77777777" w:rsidR="00312BC3" w:rsidRPr="00C26C40" w:rsidRDefault="00312BC3" w:rsidP="00870DFD">
            <w:pPr>
              <w:rPr>
                <w:lang w:val="en-GB"/>
              </w:rPr>
            </w:pPr>
            <w:r w:rsidRPr="00C26C40">
              <w:rPr>
                <w:lang w:val="en-GB"/>
              </w:rPr>
              <w:t>0.848</w:t>
            </w:r>
          </w:p>
        </w:tc>
        <w:tc>
          <w:tcPr>
            <w:tcW w:w="3009" w:type="dxa"/>
          </w:tcPr>
          <w:p w14:paraId="5BAFC742" w14:textId="77777777" w:rsidR="00312BC3" w:rsidRPr="00C26C40" w:rsidRDefault="00312BC3" w:rsidP="00870DFD">
            <w:pPr>
              <w:rPr>
                <w:lang w:val="en-GB"/>
              </w:rPr>
            </w:pPr>
            <w:r w:rsidRPr="00C26C40">
              <w:rPr>
                <w:lang w:val="en-GB"/>
              </w:rPr>
              <w:t>0.0008</w:t>
            </w:r>
          </w:p>
        </w:tc>
      </w:tr>
      <w:tr w:rsidR="00312BC3" w:rsidRPr="00C26C40" w14:paraId="1986CCF5" w14:textId="77777777" w:rsidTr="00230175">
        <w:tc>
          <w:tcPr>
            <w:tcW w:w="3009" w:type="dxa"/>
          </w:tcPr>
          <w:p w14:paraId="10427664" w14:textId="163198D7"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60C49C0A" w14:textId="77777777" w:rsidR="00312BC3" w:rsidRPr="00C26C40" w:rsidRDefault="00312BC3" w:rsidP="00870DFD">
            <w:pPr>
              <w:rPr>
                <w:lang w:val="en-GB"/>
              </w:rPr>
            </w:pPr>
            <w:r w:rsidRPr="00C26C40">
              <w:rPr>
                <w:lang w:val="en-GB"/>
              </w:rPr>
              <w:t>22.250</w:t>
            </w:r>
          </w:p>
        </w:tc>
        <w:tc>
          <w:tcPr>
            <w:tcW w:w="3009" w:type="dxa"/>
          </w:tcPr>
          <w:p w14:paraId="71A31C6F" w14:textId="77777777" w:rsidR="00312BC3" w:rsidRPr="00C26C40" w:rsidRDefault="00312BC3" w:rsidP="00870DFD">
            <w:pPr>
              <w:rPr>
                <w:lang w:val="en-GB"/>
              </w:rPr>
            </w:pPr>
            <w:r w:rsidRPr="00C26C40">
              <w:rPr>
                <w:lang w:val="en-GB"/>
              </w:rPr>
              <w:t>0.0217</w:t>
            </w:r>
          </w:p>
        </w:tc>
      </w:tr>
      <w:tr w:rsidR="00312BC3" w:rsidRPr="00C26C40" w14:paraId="6C423191" w14:textId="77777777" w:rsidTr="00230175">
        <w:tc>
          <w:tcPr>
            <w:tcW w:w="3009" w:type="dxa"/>
          </w:tcPr>
          <w:p w14:paraId="63718594" w14:textId="1739DFE8" w:rsidR="00312BC3" w:rsidRPr="00C26C40" w:rsidRDefault="0066574D" w:rsidP="00870DFD">
            <w:pPr>
              <w:rPr>
                <w:lang w:val="en-GB"/>
              </w:rPr>
            </w:pPr>
            <m:oMathPara>
              <m:oMath>
                <m:r>
                  <w:rPr>
                    <w:rFonts w:ascii="Cambria Math" w:hAnsi="Cambria Math"/>
                    <w:lang w:val="en-GB"/>
                  </w:rPr>
                  <m:t>N₂</m:t>
                </m:r>
              </m:oMath>
            </m:oMathPara>
          </w:p>
        </w:tc>
        <w:tc>
          <w:tcPr>
            <w:tcW w:w="3009" w:type="dxa"/>
          </w:tcPr>
          <w:p w14:paraId="151E6FE9" w14:textId="77777777" w:rsidR="00312BC3" w:rsidRPr="00C26C40" w:rsidRDefault="00312BC3" w:rsidP="00870DFD">
            <w:pPr>
              <w:rPr>
                <w:lang w:val="en-GB"/>
              </w:rPr>
            </w:pPr>
            <w:r w:rsidRPr="00C26C40">
              <w:rPr>
                <w:lang w:val="en-GB"/>
              </w:rPr>
              <w:t>373.066</w:t>
            </w:r>
          </w:p>
        </w:tc>
        <w:tc>
          <w:tcPr>
            <w:tcW w:w="3009" w:type="dxa"/>
          </w:tcPr>
          <w:p w14:paraId="4BB7FBC2" w14:textId="77777777" w:rsidR="00312BC3" w:rsidRPr="00C26C40" w:rsidRDefault="00312BC3" w:rsidP="00870DFD">
            <w:pPr>
              <w:rPr>
                <w:lang w:val="en-GB"/>
              </w:rPr>
            </w:pPr>
            <w:r w:rsidRPr="00C26C40">
              <w:rPr>
                <w:lang w:val="en-GB"/>
              </w:rPr>
              <w:t>0.3639</w:t>
            </w:r>
          </w:p>
        </w:tc>
      </w:tr>
      <w:tr w:rsidR="00312BC3" w:rsidRPr="00C26C40" w14:paraId="64CA794F" w14:textId="77777777" w:rsidTr="00230175">
        <w:tc>
          <w:tcPr>
            <w:tcW w:w="3009" w:type="dxa"/>
          </w:tcPr>
          <w:p w14:paraId="42747DB0" w14:textId="77777777" w:rsidR="00312BC3" w:rsidRPr="00C26C40" w:rsidRDefault="00312BC3" w:rsidP="00870DFD">
            <w:pPr>
              <w:rPr>
                <w:lang w:val="en-GB"/>
              </w:rPr>
            </w:pPr>
            <w:r w:rsidRPr="00C26C40">
              <w:rPr>
                <w:b/>
                <w:lang w:val="en-GB"/>
              </w:rPr>
              <w:t>Total</w:t>
            </w:r>
          </w:p>
        </w:tc>
        <w:tc>
          <w:tcPr>
            <w:tcW w:w="3009" w:type="dxa"/>
          </w:tcPr>
          <w:p w14:paraId="0A06A614" w14:textId="77777777" w:rsidR="00312BC3" w:rsidRPr="00C26C40" w:rsidRDefault="00312BC3" w:rsidP="00870DFD">
            <w:pPr>
              <w:rPr>
                <w:lang w:val="en-GB"/>
              </w:rPr>
            </w:pPr>
            <w:r w:rsidRPr="00C26C40">
              <w:rPr>
                <w:b/>
                <w:lang w:val="en-GB"/>
              </w:rPr>
              <w:t>1,025.142</w:t>
            </w:r>
          </w:p>
        </w:tc>
        <w:tc>
          <w:tcPr>
            <w:tcW w:w="3009" w:type="dxa"/>
          </w:tcPr>
          <w:p w14:paraId="3C1DF846" w14:textId="77777777" w:rsidR="00312BC3" w:rsidRPr="00C26C40" w:rsidRDefault="00312BC3" w:rsidP="00870DFD">
            <w:pPr>
              <w:rPr>
                <w:lang w:val="en-GB"/>
              </w:rPr>
            </w:pPr>
            <w:r w:rsidRPr="00C26C40">
              <w:rPr>
                <w:b/>
                <w:lang w:val="en-GB"/>
              </w:rPr>
              <w:t>1.0000</w:t>
            </w:r>
          </w:p>
        </w:tc>
      </w:tr>
      <w:tr w:rsidR="00312BC3" w:rsidRPr="00C26C40" w14:paraId="57AEA47A" w14:textId="77777777" w:rsidTr="00230175">
        <w:tc>
          <w:tcPr>
            <w:tcW w:w="3009" w:type="dxa"/>
          </w:tcPr>
          <w:p w14:paraId="469CAA69" w14:textId="77777777" w:rsidR="00312BC3" w:rsidRPr="00C26C40" w:rsidRDefault="00312BC3" w:rsidP="00870DFD">
            <w:pPr>
              <w:rPr>
                <w:lang w:val="en-GB"/>
              </w:rPr>
            </w:pPr>
            <w:r w:rsidRPr="00C26C40">
              <w:rPr>
                <w:b/>
                <w:lang w:val="en-GB"/>
              </w:rPr>
              <w:t>Temperature (°C)</w:t>
            </w:r>
          </w:p>
        </w:tc>
        <w:tc>
          <w:tcPr>
            <w:tcW w:w="3009" w:type="dxa"/>
          </w:tcPr>
          <w:p w14:paraId="03424867" w14:textId="77777777" w:rsidR="00312BC3" w:rsidRPr="00C26C40" w:rsidRDefault="00312BC3" w:rsidP="00870DFD">
            <w:pPr>
              <w:rPr>
                <w:lang w:val="en-GB"/>
              </w:rPr>
            </w:pPr>
            <w:r w:rsidRPr="00C26C40">
              <w:rPr>
                <w:b/>
                <w:lang w:val="en-GB"/>
              </w:rPr>
              <w:t>30.00</w:t>
            </w:r>
          </w:p>
        </w:tc>
        <w:tc>
          <w:tcPr>
            <w:tcW w:w="3009" w:type="dxa"/>
          </w:tcPr>
          <w:p w14:paraId="20E04B1F" w14:textId="77777777" w:rsidR="00312BC3" w:rsidRPr="00C26C40" w:rsidRDefault="00312BC3" w:rsidP="00870DFD">
            <w:pPr>
              <w:rPr>
                <w:lang w:val="en-GB"/>
              </w:rPr>
            </w:pPr>
          </w:p>
        </w:tc>
      </w:tr>
      <w:tr w:rsidR="00312BC3" w:rsidRPr="00C26C40" w14:paraId="5E5E6DFA" w14:textId="77777777" w:rsidTr="00230175">
        <w:tc>
          <w:tcPr>
            <w:tcW w:w="3009" w:type="dxa"/>
          </w:tcPr>
          <w:p w14:paraId="61E8C059" w14:textId="77777777" w:rsidR="00312BC3" w:rsidRPr="00C26C40" w:rsidRDefault="00312BC3" w:rsidP="00870DFD">
            <w:pPr>
              <w:rPr>
                <w:lang w:val="en-GB"/>
              </w:rPr>
            </w:pPr>
            <w:r w:rsidRPr="00C26C40">
              <w:rPr>
                <w:b/>
                <w:lang w:val="en-GB"/>
              </w:rPr>
              <w:t>Pressure (atm)</w:t>
            </w:r>
          </w:p>
        </w:tc>
        <w:tc>
          <w:tcPr>
            <w:tcW w:w="3009" w:type="dxa"/>
          </w:tcPr>
          <w:p w14:paraId="392802FB" w14:textId="77777777" w:rsidR="00312BC3" w:rsidRPr="00C26C40" w:rsidRDefault="00312BC3" w:rsidP="00870DFD">
            <w:pPr>
              <w:rPr>
                <w:lang w:val="en-GB"/>
              </w:rPr>
            </w:pPr>
            <w:r w:rsidRPr="00C26C40">
              <w:rPr>
                <w:b/>
                <w:lang w:val="en-GB"/>
              </w:rPr>
              <w:t>1.0000</w:t>
            </w:r>
          </w:p>
        </w:tc>
        <w:tc>
          <w:tcPr>
            <w:tcW w:w="3009" w:type="dxa"/>
          </w:tcPr>
          <w:p w14:paraId="4F071932" w14:textId="77777777" w:rsidR="00312BC3" w:rsidRPr="00C26C40" w:rsidRDefault="00312BC3" w:rsidP="00870DFD">
            <w:pPr>
              <w:rPr>
                <w:lang w:val="en-GB"/>
              </w:rPr>
            </w:pPr>
          </w:p>
        </w:tc>
      </w:tr>
    </w:tbl>
    <w:p w14:paraId="6A0D39F8" w14:textId="77777777" w:rsidR="00230175" w:rsidRPr="00C26C40" w:rsidRDefault="00230175" w:rsidP="00312BC3"/>
    <w:p w14:paraId="67ADEF5A" w14:textId="1B46112A" w:rsidR="00312BC3" w:rsidRPr="00C26C40" w:rsidRDefault="00312BC3" w:rsidP="00312BC3">
      <w:r w:rsidRPr="00C26C40">
        <w:t>Outlet stream condition and composition:</w:t>
      </w:r>
    </w:p>
    <w:tbl>
      <w:tblPr>
        <w:tblStyle w:val="TableGrid"/>
        <w:tblW w:w="0" w:type="auto"/>
        <w:tblLook w:val="04A0" w:firstRow="1" w:lastRow="0" w:firstColumn="1" w:lastColumn="0" w:noHBand="0" w:noVBand="1"/>
      </w:tblPr>
      <w:tblGrid>
        <w:gridCol w:w="2872"/>
        <w:gridCol w:w="2804"/>
        <w:gridCol w:w="2818"/>
      </w:tblGrid>
      <w:tr w:rsidR="00312BC3" w:rsidRPr="00C26C40" w14:paraId="17B300B8" w14:textId="77777777" w:rsidTr="00230175">
        <w:tc>
          <w:tcPr>
            <w:tcW w:w="2872" w:type="dxa"/>
          </w:tcPr>
          <w:p w14:paraId="16C4403E" w14:textId="77777777" w:rsidR="00312BC3" w:rsidRPr="00C26C40" w:rsidRDefault="00312BC3" w:rsidP="00870DFD">
            <w:pPr>
              <w:rPr>
                <w:lang w:val="en-GB"/>
              </w:rPr>
            </w:pPr>
            <w:r w:rsidRPr="00C26C40">
              <w:rPr>
                <w:b/>
                <w:sz w:val="22"/>
                <w:lang w:val="en-GB"/>
              </w:rPr>
              <w:t>Stream 304</w:t>
            </w:r>
          </w:p>
        </w:tc>
        <w:tc>
          <w:tcPr>
            <w:tcW w:w="2804" w:type="dxa"/>
          </w:tcPr>
          <w:p w14:paraId="01E13742" w14:textId="77777777" w:rsidR="00312BC3" w:rsidRPr="00C26C40" w:rsidRDefault="00312BC3" w:rsidP="00870DFD">
            <w:pPr>
              <w:rPr>
                <w:lang w:val="en-GB"/>
              </w:rPr>
            </w:pPr>
            <w:r w:rsidRPr="00C26C40">
              <w:rPr>
                <w:b/>
                <w:sz w:val="22"/>
                <w:lang w:val="en-GB"/>
              </w:rPr>
              <w:t>Mass Flow (kg/hr)</w:t>
            </w:r>
          </w:p>
        </w:tc>
        <w:tc>
          <w:tcPr>
            <w:tcW w:w="2818" w:type="dxa"/>
          </w:tcPr>
          <w:p w14:paraId="3811A350" w14:textId="77777777" w:rsidR="00312BC3" w:rsidRPr="00C26C40" w:rsidRDefault="00312BC3" w:rsidP="00870DFD">
            <w:pPr>
              <w:rPr>
                <w:lang w:val="en-GB"/>
              </w:rPr>
            </w:pPr>
            <w:r w:rsidRPr="00C26C40">
              <w:rPr>
                <w:b/>
                <w:sz w:val="22"/>
                <w:lang w:val="en-GB"/>
              </w:rPr>
              <w:t>Mass Fraction</w:t>
            </w:r>
          </w:p>
        </w:tc>
      </w:tr>
      <w:tr w:rsidR="00312BC3" w:rsidRPr="00C26C40" w14:paraId="426AB698" w14:textId="77777777" w:rsidTr="00230175">
        <w:tc>
          <w:tcPr>
            <w:tcW w:w="2872" w:type="dxa"/>
          </w:tcPr>
          <w:p w14:paraId="492F565B" w14:textId="583E3123" w:rsidR="00312BC3" w:rsidRPr="00C26C40" w:rsidRDefault="0066574D" w:rsidP="00870DFD">
            <w:pPr>
              <w:rPr>
                <w:lang w:val="en-GB"/>
              </w:rPr>
            </w:pPr>
            <m:oMathPara>
              <m:oMath>
                <m:r>
                  <w:rPr>
                    <w:rFonts w:ascii="Cambria Math" w:hAnsi="Cambria Math"/>
                    <w:lang w:val="en-GB"/>
                  </w:rPr>
                  <m:t>H₂O</m:t>
                </m:r>
              </m:oMath>
            </m:oMathPara>
          </w:p>
        </w:tc>
        <w:tc>
          <w:tcPr>
            <w:tcW w:w="2804" w:type="dxa"/>
          </w:tcPr>
          <w:p w14:paraId="3810ADC9" w14:textId="77777777" w:rsidR="00312BC3" w:rsidRPr="00C26C40" w:rsidRDefault="00312BC3" w:rsidP="00870DFD">
            <w:pPr>
              <w:rPr>
                <w:lang w:val="en-GB"/>
              </w:rPr>
            </w:pPr>
            <w:r w:rsidRPr="00C26C40">
              <w:rPr>
                <w:lang w:val="en-GB"/>
              </w:rPr>
              <w:t>0.000</w:t>
            </w:r>
          </w:p>
        </w:tc>
        <w:tc>
          <w:tcPr>
            <w:tcW w:w="2818" w:type="dxa"/>
          </w:tcPr>
          <w:p w14:paraId="72E7D1DB" w14:textId="77777777" w:rsidR="00312BC3" w:rsidRPr="00C26C40" w:rsidRDefault="00312BC3" w:rsidP="00870DFD">
            <w:pPr>
              <w:rPr>
                <w:lang w:val="en-GB"/>
              </w:rPr>
            </w:pPr>
            <w:r w:rsidRPr="00C26C40">
              <w:rPr>
                <w:lang w:val="en-GB"/>
              </w:rPr>
              <w:t>0.0000</w:t>
            </w:r>
          </w:p>
        </w:tc>
      </w:tr>
      <w:tr w:rsidR="00312BC3" w:rsidRPr="00C26C40" w14:paraId="02376E29" w14:textId="77777777" w:rsidTr="00230175">
        <w:tc>
          <w:tcPr>
            <w:tcW w:w="2872" w:type="dxa"/>
          </w:tcPr>
          <w:p w14:paraId="12EBBEC3" w14:textId="66A757D2" w:rsidR="00312BC3" w:rsidRPr="00C26C40" w:rsidRDefault="0066574D" w:rsidP="00870DFD">
            <w:pPr>
              <w:rPr>
                <w:lang w:val="en-GB"/>
              </w:rPr>
            </w:pPr>
            <m:oMathPara>
              <m:oMath>
                <m:r>
                  <w:rPr>
                    <w:rFonts w:ascii="Cambria Math" w:hAnsi="Cambria Math"/>
                    <w:lang w:val="en-GB"/>
                  </w:rPr>
                  <m:t>CO₂</m:t>
                </m:r>
              </m:oMath>
            </m:oMathPara>
          </w:p>
        </w:tc>
        <w:tc>
          <w:tcPr>
            <w:tcW w:w="2804" w:type="dxa"/>
          </w:tcPr>
          <w:p w14:paraId="7901F4A3" w14:textId="77777777" w:rsidR="00312BC3" w:rsidRPr="00C26C40" w:rsidRDefault="00312BC3" w:rsidP="00870DFD">
            <w:pPr>
              <w:rPr>
                <w:lang w:val="en-GB"/>
              </w:rPr>
            </w:pPr>
            <w:r w:rsidRPr="00C26C40">
              <w:rPr>
                <w:lang w:val="en-GB"/>
              </w:rPr>
              <w:t>2.571</w:t>
            </w:r>
          </w:p>
        </w:tc>
        <w:tc>
          <w:tcPr>
            <w:tcW w:w="2818" w:type="dxa"/>
          </w:tcPr>
          <w:p w14:paraId="5B12FB16" w14:textId="77777777" w:rsidR="00312BC3" w:rsidRPr="00C26C40" w:rsidRDefault="00312BC3" w:rsidP="00870DFD">
            <w:pPr>
              <w:rPr>
                <w:lang w:val="en-GB"/>
              </w:rPr>
            </w:pPr>
            <w:r w:rsidRPr="00C26C40">
              <w:rPr>
                <w:lang w:val="en-GB"/>
              </w:rPr>
              <w:t>0.2773</w:t>
            </w:r>
          </w:p>
        </w:tc>
      </w:tr>
      <w:tr w:rsidR="00312BC3" w:rsidRPr="00C26C40" w14:paraId="739116AF" w14:textId="77777777" w:rsidTr="00230175">
        <w:tc>
          <w:tcPr>
            <w:tcW w:w="2872" w:type="dxa"/>
          </w:tcPr>
          <w:p w14:paraId="2389D557" w14:textId="1C7FD674" w:rsidR="00312BC3" w:rsidRPr="00C26C40" w:rsidRDefault="0066574D" w:rsidP="00870DFD">
            <w:pPr>
              <w:rPr>
                <w:lang w:val="en-GB"/>
              </w:rPr>
            </w:pPr>
            <m:oMathPara>
              <m:oMath>
                <m:r>
                  <w:rPr>
                    <w:rFonts w:ascii="Cambria Math" w:hAnsi="Cambria Math"/>
                    <w:lang w:val="en-GB"/>
                  </w:rPr>
                  <m:t>Al(OH)₃</m:t>
                </m:r>
              </m:oMath>
            </m:oMathPara>
          </w:p>
        </w:tc>
        <w:tc>
          <w:tcPr>
            <w:tcW w:w="2804" w:type="dxa"/>
          </w:tcPr>
          <w:p w14:paraId="79CA3828" w14:textId="77777777" w:rsidR="00312BC3" w:rsidRPr="00C26C40" w:rsidRDefault="00312BC3" w:rsidP="00870DFD">
            <w:pPr>
              <w:rPr>
                <w:lang w:val="en-GB"/>
              </w:rPr>
            </w:pPr>
            <w:r w:rsidRPr="00C26C40">
              <w:rPr>
                <w:lang w:val="en-GB"/>
              </w:rPr>
              <w:t>0.069</w:t>
            </w:r>
          </w:p>
        </w:tc>
        <w:tc>
          <w:tcPr>
            <w:tcW w:w="2818" w:type="dxa"/>
          </w:tcPr>
          <w:p w14:paraId="5DD9474C" w14:textId="77777777" w:rsidR="00312BC3" w:rsidRPr="00C26C40" w:rsidRDefault="00312BC3" w:rsidP="00870DFD">
            <w:pPr>
              <w:rPr>
                <w:lang w:val="en-GB"/>
              </w:rPr>
            </w:pPr>
            <w:r w:rsidRPr="00C26C40">
              <w:rPr>
                <w:lang w:val="en-GB"/>
              </w:rPr>
              <w:t>0.0075</w:t>
            </w:r>
          </w:p>
        </w:tc>
      </w:tr>
      <w:tr w:rsidR="00312BC3" w:rsidRPr="00C26C40" w14:paraId="4F6251B1" w14:textId="77777777" w:rsidTr="00230175">
        <w:tc>
          <w:tcPr>
            <w:tcW w:w="2872" w:type="dxa"/>
          </w:tcPr>
          <w:p w14:paraId="20201CE1" w14:textId="5C55AEFA" w:rsidR="00312BC3" w:rsidRPr="00C26C40" w:rsidRDefault="0066574D" w:rsidP="00870DFD">
            <w:pPr>
              <w:rPr>
                <w:lang w:val="en-GB"/>
              </w:rPr>
            </w:pPr>
            <m:oMathPara>
              <m:oMath>
                <m:r>
                  <w:rPr>
                    <w:rFonts w:ascii="Cambria Math" w:hAnsi="Cambria Math"/>
                    <w:lang w:val="en-GB"/>
                  </w:rPr>
                  <m:t>Fe₂O₃</m:t>
                </m:r>
              </m:oMath>
            </m:oMathPara>
          </w:p>
        </w:tc>
        <w:tc>
          <w:tcPr>
            <w:tcW w:w="2804" w:type="dxa"/>
          </w:tcPr>
          <w:p w14:paraId="0B00AD65" w14:textId="77777777" w:rsidR="00312BC3" w:rsidRPr="00C26C40" w:rsidRDefault="00312BC3" w:rsidP="00870DFD">
            <w:pPr>
              <w:rPr>
                <w:lang w:val="en-GB"/>
              </w:rPr>
            </w:pPr>
            <w:r w:rsidRPr="00C26C40">
              <w:rPr>
                <w:lang w:val="en-GB"/>
              </w:rPr>
              <w:t>0.005</w:t>
            </w:r>
          </w:p>
        </w:tc>
        <w:tc>
          <w:tcPr>
            <w:tcW w:w="2818" w:type="dxa"/>
          </w:tcPr>
          <w:p w14:paraId="3408C45F" w14:textId="77777777" w:rsidR="00312BC3" w:rsidRPr="00C26C40" w:rsidRDefault="00312BC3" w:rsidP="00870DFD">
            <w:pPr>
              <w:rPr>
                <w:lang w:val="en-GB"/>
              </w:rPr>
            </w:pPr>
            <w:r w:rsidRPr="00C26C40">
              <w:rPr>
                <w:lang w:val="en-GB"/>
              </w:rPr>
              <w:t>0.0005</w:t>
            </w:r>
          </w:p>
        </w:tc>
      </w:tr>
      <w:tr w:rsidR="00312BC3" w:rsidRPr="00C26C40" w14:paraId="6D4FAA55" w14:textId="77777777" w:rsidTr="00230175">
        <w:tc>
          <w:tcPr>
            <w:tcW w:w="2872" w:type="dxa"/>
          </w:tcPr>
          <w:p w14:paraId="09E4E3B2" w14:textId="08564411" w:rsidR="00312BC3" w:rsidRPr="00C26C40" w:rsidRDefault="0066574D" w:rsidP="00870DFD">
            <w:pPr>
              <w:rPr>
                <w:lang w:val="en-GB"/>
              </w:rPr>
            </w:pPr>
            <m:oMathPara>
              <m:oMath>
                <m:r>
                  <w:rPr>
                    <w:rFonts w:ascii="Cambria Math" w:hAnsi="Cambria Math"/>
                    <w:lang w:val="en-GB"/>
                  </w:rPr>
                  <m:t>SiO₂</m:t>
                </m:r>
              </m:oMath>
            </m:oMathPara>
          </w:p>
        </w:tc>
        <w:tc>
          <w:tcPr>
            <w:tcW w:w="2804" w:type="dxa"/>
          </w:tcPr>
          <w:p w14:paraId="2CFFE8D3" w14:textId="77777777" w:rsidR="00312BC3" w:rsidRPr="00C26C40" w:rsidRDefault="00312BC3" w:rsidP="00870DFD">
            <w:pPr>
              <w:rPr>
                <w:lang w:val="en-GB"/>
              </w:rPr>
            </w:pPr>
            <w:r w:rsidRPr="00C26C40">
              <w:rPr>
                <w:lang w:val="en-GB"/>
              </w:rPr>
              <w:t>2.043</w:t>
            </w:r>
          </w:p>
        </w:tc>
        <w:tc>
          <w:tcPr>
            <w:tcW w:w="2818" w:type="dxa"/>
          </w:tcPr>
          <w:p w14:paraId="7093B33A" w14:textId="77777777" w:rsidR="00312BC3" w:rsidRPr="00C26C40" w:rsidRDefault="00312BC3" w:rsidP="00870DFD">
            <w:pPr>
              <w:rPr>
                <w:lang w:val="en-GB"/>
              </w:rPr>
            </w:pPr>
            <w:r w:rsidRPr="00C26C40">
              <w:rPr>
                <w:lang w:val="en-GB"/>
              </w:rPr>
              <w:t>0.2204</w:t>
            </w:r>
          </w:p>
        </w:tc>
      </w:tr>
      <w:tr w:rsidR="00312BC3" w:rsidRPr="00C26C40" w14:paraId="4E04294E" w14:textId="77777777" w:rsidTr="00230175">
        <w:tc>
          <w:tcPr>
            <w:tcW w:w="2872" w:type="dxa"/>
          </w:tcPr>
          <w:p w14:paraId="24467F3C" w14:textId="2E013C6C" w:rsidR="00312BC3" w:rsidRPr="00C26C40" w:rsidRDefault="0066574D" w:rsidP="00870DFD">
            <w:pPr>
              <w:rPr>
                <w:lang w:val="en-GB"/>
              </w:rPr>
            </w:pPr>
            <m:oMathPara>
              <m:oMath>
                <m:r>
                  <w:rPr>
                    <w:rFonts w:ascii="Cambria Math" w:hAnsi="Cambria Math"/>
                    <w:lang w:val="en-GB"/>
                  </w:rPr>
                  <m:t>TiO₂</m:t>
                </m:r>
              </m:oMath>
            </m:oMathPara>
          </w:p>
        </w:tc>
        <w:tc>
          <w:tcPr>
            <w:tcW w:w="2804" w:type="dxa"/>
          </w:tcPr>
          <w:p w14:paraId="3F8BDA1E" w14:textId="77777777" w:rsidR="00312BC3" w:rsidRPr="00C26C40" w:rsidRDefault="00312BC3" w:rsidP="00870DFD">
            <w:pPr>
              <w:rPr>
                <w:lang w:val="en-GB"/>
              </w:rPr>
            </w:pPr>
            <w:r w:rsidRPr="00C26C40">
              <w:rPr>
                <w:lang w:val="en-GB"/>
              </w:rPr>
              <w:t>0.166</w:t>
            </w:r>
          </w:p>
        </w:tc>
        <w:tc>
          <w:tcPr>
            <w:tcW w:w="2818" w:type="dxa"/>
          </w:tcPr>
          <w:p w14:paraId="733B8903" w14:textId="77777777" w:rsidR="00312BC3" w:rsidRPr="00C26C40" w:rsidRDefault="00312BC3" w:rsidP="00870DFD">
            <w:pPr>
              <w:rPr>
                <w:lang w:val="en-GB"/>
              </w:rPr>
            </w:pPr>
            <w:r w:rsidRPr="00C26C40">
              <w:rPr>
                <w:lang w:val="en-GB"/>
              </w:rPr>
              <w:t>0.0180</w:t>
            </w:r>
          </w:p>
        </w:tc>
      </w:tr>
      <w:tr w:rsidR="00312BC3" w:rsidRPr="00C26C40" w14:paraId="10F07F56" w14:textId="77777777" w:rsidTr="00230175">
        <w:tc>
          <w:tcPr>
            <w:tcW w:w="2872" w:type="dxa"/>
          </w:tcPr>
          <w:p w14:paraId="10B180DC" w14:textId="101F0C9D" w:rsidR="00312BC3" w:rsidRPr="00C26C40" w:rsidRDefault="0066574D" w:rsidP="00870DFD">
            <w:pPr>
              <w:rPr>
                <w:lang w:val="en-GB"/>
              </w:rPr>
            </w:pPr>
            <m:oMathPara>
              <m:oMath>
                <m:r>
                  <w:rPr>
                    <w:rFonts w:ascii="Cambria Math" w:hAnsi="Cambria Math"/>
                    <w:lang w:val="en-GB"/>
                  </w:rPr>
                  <w:lastRenderedPageBreak/>
                  <m:t>K₂O</m:t>
                </m:r>
              </m:oMath>
            </m:oMathPara>
          </w:p>
        </w:tc>
        <w:tc>
          <w:tcPr>
            <w:tcW w:w="2804" w:type="dxa"/>
          </w:tcPr>
          <w:p w14:paraId="04A94481" w14:textId="77777777" w:rsidR="00312BC3" w:rsidRPr="00C26C40" w:rsidRDefault="00312BC3" w:rsidP="00870DFD">
            <w:pPr>
              <w:rPr>
                <w:lang w:val="en-GB"/>
              </w:rPr>
            </w:pPr>
            <w:r w:rsidRPr="00C26C40">
              <w:rPr>
                <w:lang w:val="en-GB"/>
              </w:rPr>
              <w:t>0.031</w:t>
            </w:r>
          </w:p>
        </w:tc>
        <w:tc>
          <w:tcPr>
            <w:tcW w:w="2818" w:type="dxa"/>
          </w:tcPr>
          <w:p w14:paraId="6CB5AE66" w14:textId="77777777" w:rsidR="00312BC3" w:rsidRPr="00C26C40" w:rsidRDefault="00312BC3" w:rsidP="00870DFD">
            <w:pPr>
              <w:rPr>
                <w:lang w:val="en-GB"/>
              </w:rPr>
            </w:pPr>
            <w:r w:rsidRPr="00C26C40">
              <w:rPr>
                <w:lang w:val="en-GB"/>
              </w:rPr>
              <w:t>0.0033</w:t>
            </w:r>
          </w:p>
        </w:tc>
      </w:tr>
      <w:tr w:rsidR="00312BC3" w:rsidRPr="00C26C40" w14:paraId="77C658B0" w14:textId="77777777" w:rsidTr="00230175">
        <w:tc>
          <w:tcPr>
            <w:tcW w:w="2872" w:type="dxa"/>
          </w:tcPr>
          <w:p w14:paraId="7551B884" w14:textId="5F41C6D9" w:rsidR="00312BC3" w:rsidRPr="00C26C40" w:rsidRDefault="0066574D" w:rsidP="00870DFD">
            <w:pPr>
              <w:rPr>
                <w:lang w:val="en-GB"/>
              </w:rPr>
            </w:pPr>
            <m:oMathPara>
              <m:oMath>
                <m:r>
                  <w:rPr>
                    <w:rFonts w:ascii="Cambria Math" w:hAnsi="Cambria Math"/>
                    <w:lang w:val="en-GB"/>
                  </w:rPr>
                  <m:t>Na₂O</m:t>
                </m:r>
              </m:oMath>
            </m:oMathPara>
          </w:p>
        </w:tc>
        <w:tc>
          <w:tcPr>
            <w:tcW w:w="2804" w:type="dxa"/>
          </w:tcPr>
          <w:p w14:paraId="5B209B95" w14:textId="77777777" w:rsidR="00312BC3" w:rsidRPr="00C26C40" w:rsidRDefault="00312BC3" w:rsidP="00870DFD">
            <w:pPr>
              <w:rPr>
                <w:lang w:val="en-GB"/>
              </w:rPr>
            </w:pPr>
            <w:r w:rsidRPr="00C26C40">
              <w:rPr>
                <w:lang w:val="en-GB"/>
              </w:rPr>
              <w:t>0.009</w:t>
            </w:r>
          </w:p>
        </w:tc>
        <w:tc>
          <w:tcPr>
            <w:tcW w:w="2818" w:type="dxa"/>
          </w:tcPr>
          <w:p w14:paraId="0CFD983F" w14:textId="77777777" w:rsidR="00312BC3" w:rsidRPr="00C26C40" w:rsidRDefault="00312BC3" w:rsidP="00870DFD">
            <w:pPr>
              <w:rPr>
                <w:lang w:val="en-GB"/>
              </w:rPr>
            </w:pPr>
            <w:r w:rsidRPr="00C26C40">
              <w:rPr>
                <w:lang w:val="en-GB"/>
              </w:rPr>
              <w:t>0.0010</w:t>
            </w:r>
          </w:p>
        </w:tc>
      </w:tr>
      <w:tr w:rsidR="00312BC3" w:rsidRPr="00C26C40" w14:paraId="540C526F" w14:textId="77777777" w:rsidTr="00230175">
        <w:tc>
          <w:tcPr>
            <w:tcW w:w="2872" w:type="dxa"/>
          </w:tcPr>
          <w:p w14:paraId="0F4553CC" w14:textId="4EB69299" w:rsidR="00312BC3" w:rsidRPr="00C26C40" w:rsidRDefault="0066574D" w:rsidP="00870DFD">
            <w:pPr>
              <w:rPr>
                <w:lang w:val="en-GB"/>
              </w:rPr>
            </w:pPr>
            <m:oMathPara>
              <m:oMath>
                <m:r>
                  <w:rPr>
                    <w:rFonts w:ascii="Cambria Math" w:hAnsi="Cambria Math"/>
                    <w:lang w:val="en-GB"/>
                  </w:rPr>
                  <m:t>MgO</m:t>
                </m:r>
              </m:oMath>
            </m:oMathPara>
          </w:p>
        </w:tc>
        <w:tc>
          <w:tcPr>
            <w:tcW w:w="2804" w:type="dxa"/>
          </w:tcPr>
          <w:p w14:paraId="71AC7653" w14:textId="77777777" w:rsidR="00312BC3" w:rsidRPr="00C26C40" w:rsidRDefault="00312BC3" w:rsidP="00870DFD">
            <w:pPr>
              <w:rPr>
                <w:lang w:val="en-GB"/>
              </w:rPr>
            </w:pPr>
            <w:r w:rsidRPr="00C26C40">
              <w:rPr>
                <w:lang w:val="en-GB"/>
              </w:rPr>
              <w:t>0.002</w:t>
            </w:r>
          </w:p>
        </w:tc>
        <w:tc>
          <w:tcPr>
            <w:tcW w:w="2818" w:type="dxa"/>
          </w:tcPr>
          <w:p w14:paraId="0044375B" w14:textId="77777777" w:rsidR="00312BC3" w:rsidRPr="00C26C40" w:rsidRDefault="00312BC3" w:rsidP="00870DFD">
            <w:pPr>
              <w:rPr>
                <w:lang w:val="en-GB"/>
              </w:rPr>
            </w:pPr>
            <w:r w:rsidRPr="00C26C40">
              <w:rPr>
                <w:lang w:val="en-GB"/>
              </w:rPr>
              <w:t>0.0002</w:t>
            </w:r>
          </w:p>
        </w:tc>
      </w:tr>
      <w:tr w:rsidR="00312BC3" w:rsidRPr="00C26C40" w14:paraId="052D61DB" w14:textId="77777777" w:rsidTr="00230175">
        <w:tc>
          <w:tcPr>
            <w:tcW w:w="2872" w:type="dxa"/>
          </w:tcPr>
          <w:p w14:paraId="77C344E3" w14:textId="4B1C75AA" w:rsidR="00312BC3" w:rsidRPr="00C26C40" w:rsidRDefault="0066574D" w:rsidP="00870DFD">
            <w:pPr>
              <w:rPr>
                <w:lang w:val="en-GB"/>
              </w:rPr>
            </w:pPr>
            <m:oMathPara>
              <m:oMath>
                <m:r>
                  <w:rPr>
                    <w:rFonts w:ascii="Cambria Math" w:hAnsi="Cambria Math"/>
                    <w:lang w:val="en-GB"/>
                  </w:rPr>
                  <m:t>CO</m:t>
                </m:r>
              </m:oMath>
            </m:oMathPara>
          </w:p>
        </w:tc>
        <w:tc>
          <w:tcPr>
            <w:tcW w:w="2804" w:type="dxa"/>
          </w:tcPr>
          <w:p w14:paraId="1936BB84" w14:textId="77777777" w:rsidR="00312BC3" w:rsidRPr="00C26C40" w:rsidRDefault="00312BC3" w:rsidP="00870DFD">
            <w:pPr>
              <w:rPr>
                <w:lang w:val="en-GB"/>
              </w:rPr>
            </w:pPr>
            <w:r w:rsidRPr="00C26C40">
              <w:rPr>
                <w:lang w:val="en-GB"/>
              </w:rPr>
              <w:t>0.298</w:t>
            </w:r>
          </w:p>
        </w:tc>
        <w:tc>
          <w:tcPr>
            <w:tcW w:w="2818" w:type="dxa"/>
          </w:tcPr>
          <w:p w14:paraId="63C484F4" w14:textId="77777777" w:rsidR="00312BC3" w:rsidRPr="00C26C40" w:rsidRDefault="00312BC3" w:rsidP="00870DFD">
            <w:pPr>
              <w:rPr>
                <w:lang w:val="en-GB"/>
              </w:rPr>
            </w:pPr>
            <w:r w:rsidRPr="00C26C40">
              <w:rPr>
                <w:lang w:val="en-GB"/>
              </w:rPr>
              <w:t>0.0321</w:t>
            </w:r>
          </w:p>
        </w:tc>
      </w:tr>
      <w:tr w:rsidR="00312BC3" w:rsidRPr="00C26C40" w14:paraId="5A87C9B8" w14:textId="77777777" w:rsidTr="00230175">
        <w:tc>
          <w:tcPr>
            <w:tcW w:w="2872" w:type="dxa"/>
          </w:tcPr>
          <w:p w14:paraId="390FC089" w14:textId="7198E68A" w:rsidR="00312BC3" w:rsidRPr="00C26C40" w:rsidRDefault="0066574D" w:rsidP="00870DFD">
            <w:pPr>
              <w:rPr>
                <w:lang w:val="en-GB"/>
              </w:rPr>
            </w:pPr>
            <m:oMathPara>
              <m:oMath>
                <m:r>
                  <w:rPr>
                    <w:rFonts w:ascii="Cambria Math" w:hAnsi="Cambria Math"/>
                    <w:lang w:val="en-GB"/>
                  </w:rPr>
                  <m:t>Fe₃O₄</m:t>
                </m:r>
              </m:oMath>
            </m:oMathPara>
          </w:p>
        </w:tc>
        <w:tc>
          <w:tcPr>
            <w:tcW w:w="2804" w:type="dxa"/>
          </w:tcPr>
          <w:p w14:paraId="2C5A2788" w14:textId="77777777" w:rsidR="00312BC3" w:rsidRPr="00C26C40" w:rsidRDefault="00312BC3" w:rsidP="00870DFD">
            <w:pPr>
              <w:rPr>
                <w:lang w:val="en-GB"/>
              </w:rPr>
            </w:pPr>
            <w:r w:rsidRPr="00C26C40">
              <w:rPr>
                <w:lang w:val="en-GB"/>
              </w:rPr>
              <w:t>0.085</w:t>
            </w:r>
          </w:p>
        </w:tc>
        <w:tc>
          <w:tcPr>
            <w:tcW w:w="2818" w:type="dxa"/>
          </w:tcPr>
          <w:p w14:paraId="19AB4521" w14:textId="77777777" w:rsidR="00312BC3" w:rsidRPr="00C26C40" w:rsidRDefault="00312BC3" w:rsidP="00870DFD">
            <w:pPr>
              <w:rPr>
                <w:lang w:val="en-GB"/>
              </w:rPr>
            </w:pPr>
            <w:r w:rsidRPr="00C26C40">
              <w:rPr>
                <w:lang w:val="en-GB"/>
              </w:rPr>
              <w:t>0.0091</w:t>
            </w:r>
          </w:p>
        </w:tc>
      </w:tr>
      <w:tr w:rsidR="00312BC3" w:rsidRPr="00C26C40" w14:paraId="7D625CAE" w14:textId="77777777" w:rsidTr="00230175">
        <w:tc>
          <w:tcPr>
            <w:tcW w:w="2872" w:type="dxa"/>
          </w:tcPr>
          <w:p w14:paraId="265283AB" w14:textId="23D377AE" w:rsidR="00312BC3" w:rsidRPr="00C26C40" w:rsidRDefault="0066574D" w:rsidP="00870DFD">
            <w:pPr>
              <w:rPr>
                <w:lang w:val="en-GB"/>
              </w:rPr>
            </w:pPr>
            <m:oMathPara>
              <m:oMath>
                <m:r>
                  <w:rPr>
                    <w:rFonts w:ascii="Cambria Math" w:hAnsi="Cambria Math"/>
                    <w:lang w:val="en-GB"/>
                  </w:rPr>
                  <m:t>Al₂O₃</m:t>
                </m:r>
              </m:oMath>
            </m:oMathPara>
          </w:p>
        </w:tc>
        <w:tc>
          <w:tcPr>
            <w:tcW w:w="2804" w:type="dxa"/>
          </w:tcPr>
          <w:p w14:paraId="4691F935" w14:textId="77777777" w:rsidR="00312BC3" w:rsidRPr="00C26C40" w:rsidRDefault="00312BC3" w:rsidP="00870DFD">
            <w:pPr>
              <w:rPr>
                <w:lang w:val="en-GB"/>
              </w:rPr>
            </w:pPr>
            <w:r w:rsidRPr="00C26C40">
              <w:rPr>
                <w:lang w:val="en-GB"/>
              </w:rPr>
              <w:t>2.225</w:t>
            </w:r>
          </w:p>
        </w:tc>
        <w:tc>
          <w:tcPr>
            <w:tcW w:w="2818" w:type="dxa"/>
          </w:tcPr>
          <w:p w14:paraId="69124808" w14:textId="77777777" w:rsidR="00312BC3" w:rsidRPr="00C26C40" w:rsidRDefault="00312BC3" w:rsidP="00870DFD">
            <w:pPr>
              <w:rPr>
                <w:lang w:val="en-GB"/>
              </w:rPr>
            </w:pPr>
            <w:r w:rsidRPr="00C26C40">
              <w:rPr>
                <w:lang w:val="en-GB"/>
              </w:rPr>
              <w:t>0.2400</w:t>
            </w:r>
          </w:p>
        </w:tc>
      </w:tr>
      <w:tr w:rsidR="00312BC3" w:rsidRPr="00C26C40" w14:paraId="1B410959" w14:textId="77777777" w:rsidTr="00230175">
        <w:tc>
          <w:tcPr>
            <w:tcW w:w="2872" w:type="dxa"/>
          </w:tcPr>
          <w:p w14:paraId="418A7021" w14:textId="450591C5" w:rsidR="00312BC3" w:rsidRPr="00C26C40" w:rsidRDefault="0066574D" w:rsidP="00870DFD">
            <w:pPr>
              <w:rPr>
                <w:lang w:val="en-GB"/>
              </w:rPr>
            </w:pPr>
            <m:oMathPara>
              <m:oMath>
                <m:r>
                  <w:rPr>
                    <w:rFonts w:ascii="Cambria Math" w:hAnsi="Cambria Math"/>
                    <w:lang w:val="en-GB"/>
                  </w:rPr>
                  <m:t>N₂</m:t>
                </m:r>
              </m:oMath>
            </m:oMathPara>
          </w:p>
        </w:tc>
        <w:tc>
          <w:tcPr>
            <w:tcW w:w="2804" w:type="dxa"/>
          </w:tcPr>
          <w:p w14:paraId="76FC71A2" w14:textId="77777777" w:rsidR="00312BC3" w:rsidRPr="00C26C40" w:rsidRDefault="00312BC3" w:rsidP="00870DFD">
            <w:pPr>
              <w:rPr>
                <w:lang w:val="en-GB"/>
              </w:rPr>
            </w:pPr>
            <w:r w:rsidRPr="00C26C40">
              <w:rPr>
                <w:lang w:val="en-GB"/>
              </w:rPr>
              <w:t>1.767</w:t>
            </w:r>
          </w:p>
        </w:tc>
        <w:tc>
          <w:tcPr>
            <w:tcW w:w="2818" w:type="dxa"/>
          </w:tcPr>
          <w:p w14:paraId="4DA05746" w14:textId="77777777" w:rsidR="00312BC3" w:rsidRPr="00C26C40" w:rsidRDefault="00312BC3" w:rsidP="00870DFD">
            <w:pPr>
              <w:rPr>
                <w:lang w:val="en-GB"/>
              </w:rPr>
            </w:pPr>
            <w:r w:rsidRPr="00C26C40">
              <w:rPr>
                <w:lang w:val="en-GB"/>
              </w:rPr>
              <w:t>0.1906</w:t>
            </w:r>
          </w:p>
        </w:tc>
      </w:tr>
      <w:tr w:rsidR="00312BC3" w:rsidRPr="00C26C40" w14:paraId="5E76F9AE" w14:textId="77777777" w:rsidTr="00230175">
        <w:tc>
          <w:tcPr>
            <w:tcW w:w="2872" w:type="dxa"/>
          </w:tcPr>
          <w:p w14:paraId="29106AE8" w14:textId="77777777" w:rsidR="00312BC3" w:rsidRPr="00C26C40" w:rsidRDefault="00312BC3" w:rsidP="00870DFD">
            <w:pPr>
              <w:rPr>
                <w:lang w:val="en-GB"/>
              </w:rPr>
            </w:pPr>
            <w:r w:rsidRPr="00C26C40">
              <w:rPr>
                <w:b/>
                <w:lang w:val="en-GB"/>
              </w:rPr>
              <w:t>Total</w:t>
            </w:r>
          </w:p>
        </w:tc>
        <w:tc>
          <w:tcPr>
            <w:tcW w:w="2804" w:type="dxa"/>
          </w:tcPr>
          <w:p w14:paraId="75E21C5F" w14:textId="77777777" w:rsidR="00312BC3" w:rsidRPr="00C26C40" w:rsidRDefault="00312BC3" w:rsidP="00870DFD">
            <w:pPr>
              <w:rPr>
                <w:lang w:val="en-GB"/>
              </w:rPr>
            </w:pPr>
            <w:r w:rsidRPr="00C26C40">
              <w:rPr>
                <w:b/>
                <w:lang w:val="en-GB"/>
              </w:rPr>
              <w:t>9.272</w:t>
            </w:r>
          </w:p>
        </w:tc>
        <w:tc>
          <w:tcPr>
            <w:tcW w:w="2818" w:type="dxa"/>
          </w:tcPr>
          <w:p w14:paraId="7E675D65" w14:textId="77777777" w:rsidR="00312BC3" w:rsidRPr="00C26C40" w:rsidRDefault="00312BC3" w:rsidP="00870DFD">
            <w:pPr>
              <w:rPr>
                <w:lang w:val="en-GB"/>
              </w:rPr>
            </w:pPr>
            <w:r w:rsidRPr="00C26C40">
              <w:rPr>
                <w:b/>
                <w:lang w:val="en-GB"/>
              </w:rPr>
              <w:t>1.0000</w:t>
            </w:r>
          </w:p>
        </w:tc>
      </w:tr>
      <w:tr w:rsidR="00312BC3" w:rsidRPr="00C26C40" w14:paraId="465B23C1" w14:textId="77777777" w:rsidTr="00230175">
        <w:tc>
          <w:tcPr>
            <w:tcW w:w="2872" w:type="dxa"/>
          </w:tcPr>
          <w:p w14:paraId="15556A25" w14:textId="77777777" w:rsidR="00312BC3" w:rsidRPr="00C26C40" w:rsidRDefault="00312BC3" w:rsidP="00870DFD">
            <w:pPr>
              <w:rPr>
                <w:lang w:val="en-GB"/>
              </w:rPr>
            </w:pPr>
            <w:r w:rsidRPr="00C26C40">
              <w:rPr>
                <w:b/>
                <w:lang w:val="en-GB"/>
              </w:rPr>
              <w:t>Temperature (°C)</w:t>
            </w:r>
          </w:p>
        </w:tc>
        <w:tc>
          <w:tcPr>
            <w:tcW w:w="2804" w:type="dxa"/>
          </w:tcPr>
          <w:p w14:paraId="08D5D06E" w14:textId="77777777" w:rsidR="00312BC3" w:rsidRPr="00C26C40" w:rsidRDefault="00312BC3" w:rsidP="00870DFD">
            <w:pPr>
              <w:rPr>
                <w:lang w:val="en-GB"/>
              </w:rPr>
            </w:pPr>
            <w:r w:rsidRPr="00C26C40">
              <w:rPr>
                <w:b/>
                <w:lang w:val="en-GB"/>
              </w:rPr>
              <w:t>30.00</w:t>
            </w:r>
          </w:p>
        </w:tc>
        <w:tc>
          <w:tcPr>
            <w:tcW w:w="2818" w:type="dxa"/>
          </w:tcPr>
          <w:p w14:paraId="0DA9CE47" w14:textId="77777777" w:rsidR="00312BC3" w:rsidRPr="00C26C40" w:rsidRDefault="00312BC3" w:rsidP="00870DFD">
            <w:pPr>
              <w:rPr>
                <w:lang w:val="en-GB"/>
              </w:rPr>
            </w:pPr>
          </w:p>
        </w:tc>
      </w:tr>
      <w:tr w:rsidR="00312BC3" w:rsidRPr="00C26C40" w14:paraId="39502F2B" w14:textId="77777777" w:rsidTr="00230175">
        <w:tc>
          <w:tcPr>
            <w:tcW w:w="2872" w:type="dxa"/>
          </w:tcPr>
          <w:p w14:paraId="3177722A" w14:textId="77777777" w:rsidR="00312BC3" w:rsidRPr="00C26C40" w:rsidRDefault="00312BC3" w:rsidP="00870DFD">
            <w:pPr>
              <w:rPr>
                <w:lang w:val="en-GB"/>
              </w:rPr>
            </w:pPr>
            <w:r w:rsidRPr="00C26C40">
              <w:rPr>
                <w:b/>
                <w:lang w:val="en-GB"/>
              </w:rPr>
              <w:t>Pressure (atm)</w:t>
            </w:r>
          </w:p>
        </w:tc>
        <w:tc>
          <w:tcPr>
            <w:tcW w:w="2804" w:type="dxa"/>
          </w:tcPr>
          <w:p w14:paraId="4E6380EF" w14:textId="77777777" w:rsidR="00312BC3" w:rsidRPr="00C26C40" w:rsidRDefault="00312BC3" w:rsidP="00870DFD">
            <w:pPr>
              <w:rPr>
                <w:lang w:val="en-GB"/>
              </w:rPr>
            </w:pPr>
            <w:r w:rsidRPr="00C26C40">
              <w:rPr>
                <w:b/>
                <w:lang w:val="en-GB"/>
              </w:rPr>
              <w:t>1.2000</w:t>
            </w:r>
          </w:p>
        </w:tc>
        <w:tc>
          <w:tcPr>
            <w:tcW w:w="2818" w:type="dxa"/>
          </w:tcPr>
          <w:p w14:paraId="5A563C32" w14:textId="77777777" w:rsidR="00312BC3" w:rsidRPr="00C26C40" w:rsidRDefault="00312BC3" w:rsidP="00870DFD">
            <w:pPr>
              <w:rPr>
                <w:lang w:val="en-GB"/>
              </w:rPr>
            </w:pPr>
          </w:p>
        </w:tc>
      </w:tr>
    </w:tbl>
    <w:p w14:paraId="56E9D6CA" w14:textId="77777777" w:rsidR="00230175" w:rsidRPr="00C26C40" w:rsidRDefault="00230175" w:rsidP="00312BC3">
      <w:pPr>
        <w:spacing w:before="160"/>
        <w:rPr>
          <w:b/>
        </w:rPr>
      </w:pPr>
    </w:p>
    <w:tbl>
      <w:tblPr>
        <w:tblStyle w:val="TableGrid"/>
        <w:tblW w:w="0" w:type="auto"/>
        <w:tblLook w:val="04A0" w:firstRow="1" w:lastRow="0" w:firstColumn="1" w:lastColumn="0" w:noHBand="0" w:noVBand="1"/>
      </w:tblPr>
      <w:tblGrid>
        <w:gridCol w:w="2864"/>
        <w:gridCol w:w="2823"/>
        <w:gridCol w:w="2807"/>
      </w:tblGrid>
      <w:tr w:rsidR="00230175" w:rsidRPr="00C26C40" w14:paraId="059B99B9" w14:textId="77777777" w:rsidTr="00870DFD">
        <w:tc>
          <w:tcPr>
            <w:tcW w:w="3009" w:type="dxa"/>
          </w:tcPr>
          <w:p w14:paraId="10633F7B" w14:textId="77777777" w:rsidR="00230175" w:rsidRPr="00C26C40" w:rsidRDefault="00230175" w:rsidP="00870DFD">
            <w:pPr>
              <w:rPr>
                <w:lang w:val="en-GB"/>
              </w:rPr>
            </w:pPr>
            <w:r w:rsidRPr="00C26C40">
              <w:rPr>
                <w:b/>
                <w:sz w:val="22"/>
                <w:lang w:val="en-GB"/>
              </w:rPr>
              <w:t>Stream CY-DUST</w:t>
            </w:r>
          </w:p>
        </w:tc>
        <w:tc>
          <w:tcPr>
            <w:tcW w:w="3009" w:type="dxa"/>
          </w:tcPr>
          <w:p w14:paraId="4A86FCB2" w14:textId="77777777" w:rsidR="00230175" w:rsidRPr="00C26C40" w:rsidRDefault="00230175" w:rsidP="00870DFD">
            <w:pPr>
              <w:rPr>
                <w:lang w:val="en-GB"/>
              </w:rPr>
            </w:pPr>
            <w:r w:rsidRPr="00C26C40">
              <w:rPr>
                <w:b/>
                <w:sz w:val="22"/>
                <w:lang w:val="en-GB"/>
              </w:rPr>
              <w:t>Mass Flow (kg/hr)</w:t>
            </w:r>
          </w:p>
        </w:tc>
        <w:tc>
          <w:tcPr>
            <w:tcW w:w="3009" w:type="dxa"/>
          </w:tcPr>
          <w:p w14:paraId="37990D2F" w14:textId="77777777" w:rsidR="00230175" w:rsidRPr="00C26C40" w:rsidRDefault="00230175" w:rsidP="00870DFD">
            <w:pPr>
              <w:rPr>
                <w:lang w:val="en-GB"/>
              </w:rPr>
            </w:pPr>
            <w:r w:rsidRPr="00C26C40">
              <w:rPr>
                <w:b/>
                <w:sz w:val="22"/>
                <w:lang w:val="en-GB"/>
              </w:rPr>
              <w:t>Mass Fraction</w:t>
            </w:r>
          </w:p>
        </w:tc>
      </w:tr>
      <w:tr w:rsidR="00230175" w:rsidRPr="00C26C40" w14:paraId="7FFA4412" w14:textId="77777777" w:rsidTr="00870DFD">
        <w:tc>
          <w:tcPr>
            <w:tcW w:w="3009" w:type="dxa"/>
          </w:tcPr>
          <w:p w14:paraId="3D64F2EC" w14:textId="7EE3A36C" w:rsidR="00230175" w:rsidRPr="00C26C40" w:rsidRDefault="0066574D" w:rsidP="00870DFD">
            <w:pPr>
              <w:rPr>
                <w:lang w:val="en-GB"/>
              </w:rPr>
            </w:pPr>
            <m:oMathPara>
              <m:oMath>
                <m:r>
                  <w:rPr>
                    <w:rFonts w:ascii="Cambria Math" w:hAnsi="Cambria Math"/>
                    <w:lang w:val="en-GB"/>
                  </w:rPr>
                  <m:t>H₂O</m:t>
                </m:r>
              </m:oMath>
            </m:oMathPara>
          </w:p>
        </w:tc>
        <w:tc>
          <w:tcPr>
            <w:tcW w:w="3009" w:type="dxa"/>
          </w:tcPr>
          <w:p w14:paraId="64C821B9" w14:textId="77777777" w:rsidR="00230175" w:rsidRPr="00C26C40" w:rsidRDefault="00230175" w:rsidP="00870DFD">
            <w:pPr>
              <w:rPr>
                <w:lang w:val="en-GB"/>
              </w:rPr>
            </w:pPr>
            <w:r w:rsidRPr="00C26C40">
              <w:rPr>
                <w:lang w:val="en-GB"/>
              </w:rPr>
              <w:t>0.000</w:t>
            </w:r>
          </w:p>
        </w:tc>
        <w:tc>
          <w:tcPr>
            <w:tcW w:w="3009" w:type="dxa"/>
          </w:tcPr>
          <w:p w14:paraId="6CC295D0" w14:textId="77777777" w:rsidR="00230175" w:rsidRPr="00C26C40" w:rsidRDefault="00230175" w:rsidP="00870DFD">
            <w:pPr>
              <w:rPr>
                <w:lang w:val="en-GB"/>
              </w:rPr>
            </w:pPr>
            <w:r w:rsidRPr="00C26C40">
              <w:rPr>
                <w:lang w:val="en-GB"/>
              </w:rPr>
              <w:t>0.0000</w:t>
            </w:r>
          </w:p>
        </w:tc>
      </w:tr>
      <w:tr w:rsidR="00230175" w:rsidRPr="00C26C40" w14:paraId="1BC0FA02" w14:textId="77777777" w:rsidTr="00870DFD">
        <w:tc>
          <w:tcPr>
            <w:tcW w:w="3009" w:type="dxa"/>
          </w:tcPr>
          <w:p w14:paraId="3F125BF4" w14:textId="180599F4" w:rsidR="00230175" w:rsidRPr="00C26C40" w:rsidRDefault="0066574D" w:rsidP="00870DFD">
            <w:pPr>
              <w:rPr>
                <w:lang w:val="en-GB"/>
              </w:rPr>
            </w:pPr>
            <m:oMathPara>
              <m:oMath>
                <m:r>
                  <w:rPr>
                    <w:rFonts w:ascii="Cambria Math" w:hAnsi="Cambria Math"/>
                    <w:lang w:val="en-GB"/>
                  </w:rPr>
                  <m:t>CO₂</m:t>
                </m:r>
              </m:oMath>
            </m:oMathPara>
          </w:p>
        </w:tc>
        <w:tc>
          <w:tcPr>
            <w:tcW w:w="3009" w:type="dxa"/>
          </w:tcPr>
          <w:p w14:paraId="3E5E6B65" w14:textId="77777777" w:rsidR="00230175" w:rsidRPr="00C26C40" w:rsidRDefault="00230175" w:rsidP="00870DFD">
            <w:pPr>
              <w:rPr>
                <w:lang w:val="en-GB"/>
              </w:rPr>
            </w:pPr>
            <w:r w:rsidRPr="00C26C40">
              <w:rPr>
                <w:lang w:val="en-GB"/>
              </w:rPr>
              <w:t>540.294</w:t>
            </w:r>
          </w:p>
        </w:tc>
        <w:tc>
          <w:tcPr>
            <w:tcW w:w="3009" w:type="dxa"/>
          </w:tcPr>
          <w:p w14:paraId="474ACDAB" w14:textId="77777777" w:rsidR="00230175" w:rsidRPr="00C26C40" w:rsidRDefault="00230175" w:rsidP="00870DFD">
            <w:pPr>
              <w:rPr>
                <w:lang w:val="en-GB"/>
              </w:rPr>
            </w:pPr>
            <w:r w:rsidRPr="00C26C40">
              <w:rPr>
                <w:lang w:val="en-GB"/>
              </w:rPr>
              <w:t>0.5319</w:t>
            </w:r>
          </w:p>
        </w:tc>
      </w:tr>
      <w:tr w:rsidR="00230175" w:rsidRPr="00C26C40" w14:paraId="436AB838" w14:textId="77777777" w:rsidTr="00870DFD">
        <w:tc>
          <w:tcPr>
            <w:tcW w:w="3009" w:type="dxa"/>
          </w:tcPr>
          <w:p w14:paraId="5543CCE2" w14:textId="72381C42" w:rsidR="00230175" w:rsidRPr="00C26C40" w:rsidRDefault="0066574D" w:rsidP="00870DFD">
            <w:pPr>
              <w:rPr>
                <w:lang w:val="en-GB"/>
              </w:rPr>
            </w:pPr>
            <m:oMathPara>
              <m:oMath>
                <m:r>
                  <w:rPr>
                    <w:rFonts w:ascii="Cambria Math" w:hAnsi="Cambria Math"/>
                    <w:lang w:val="en-GB"/>
                  </w:rPr>
                  <m:t>Al(OH)₃</m:t>
                </m:r>
              </m:oMath>
            </m:oMathPara>
          </w:p>
        </w:tc>
        <w:tc>
          <w:tcPr>
            <w:tcW w:w="3009" w:type="dxa"/>
          </w:tcPr>
          <w:p w14:paraId="2517CFBF" w14:textId="77777777" w:rsidR="00230175" w:rsidRPr="00C26C40" w:rsidRDefault="00230175" w:rsidP="00870DFD">
            <w:pPr>
              <w:rPr>
                <w:lang w:val="en-GB"/>
              </w:rPr>
            </w:pPr>
            <w:r w:rsidRPr="00C26C40">
              <w:rPr>
                <w:lang w:val="en-GB"/>
              </w:rPr>
              <w:t>0.625</w:t>
            </w:r>
          </w:p>
        </w:tc>
        <w:tc>
          <w:tcPr>
            <w:tcW w:w="3009" w:type="dxa"/>
          </w:tcPr>
          <w:p w14:paraId="1D899D78" w14:textId="77777777" w:rsidR="00230175" w:rsidRPr="00C26C40" w:rsidRDefault="00230175" w:rsidP="00870DFD">
            <w:pPr>
              <w:rPr>
                <w:lang w:val="en-GB"/>
              </w:rPr>
            </w:pPr>
            <w:r w:rsidRPr="00C26C40">
              <w:rPr>
                <w:lang w:val="en-GB"/>
              </w:rPr>
              <w:t>0.0006</w:t>
            </w:r>
          </w:p>
        </w:tc>
      </w:tr>
      <w:tr w:rsidR="00230175" w:rsidRPr="00C26C40" w14:paraId="63086200" w14:textId="77777777" w:rsidTr="00870DFD">
        <w:tc>
          <w:tcPr>
            <w:tcW w:w="3009" w:type="dxa"/>
          </w:tcPr>
          <w:p w14:paraId="702A1BF3" w14:textId="52AC77DC" w:rsidR="00230175" w:rsidRPr="00C26C40" w:rsidRDefault="0066574D" w:rsidP="00870DFD">
            <w:pPr>
              <w:rPr>
                <w:lang w:val="en-GB"/>
              </w:rPr>
            </w:pPr>
            <m:oMathPara>
              <m:oMath>
                <m:r>
                  <w:rPr>
                    <w:rFonts w:ascii="Cambria Math" w:hAnsi="Cambria Math"/>
                    <w:lang w:val="en-GB"/>
                  </w:rPr>
                  <m:t>Fe₂O₃</m:t>
                </m:r>
              </m:oMath>
            </m:oMathPara>
          </w:p>
        </w:tc>
        <w:tc>
          <w:tcPr>
            <w:tcW w:w="3009" w:type="dxa"/>
          </w:tcPr>
          <w:p w14:paraId="1A7F30CA" w14:textId="77777777" w:rsidR="00230175" w:rsidRPr="00C26C40" w:rsidRDefault="00230175" w:rsidP="00870DFD">
            <w:pPr>
              <w:rPr>
                <w:lang w:val="en-GB"/>
              </w:rPr>
            </w:pPr>
            <w:r w:rsidRPr="00C26C40">
              <w:rPr>
                <w:lang w:val="en-GB"/>
              </w:rPr>
              <w:t>0.042</w:t>
            </w:r>
          </w:p>
        </w:tc>
        <w:tc>
          <w:tcPr>
            <w:tcW w:w="3009" w:type="dxa"/>
          </w:tcPr>
          <w:p w14:paraId="1C7F846F" w14:textId="77777777" w:rsidR="00230175" w:rsidRPr="00C26C40" w:rsidRDefault="00230175" w:rsidP="00870DFD">
            <w:pPr>
              <w:rPr>
                <w:lang w:val="en-GB"/>
              </w:rPr>
            </w:pPr>
            <w:r w:rsidRPr="00C26C40">
              <w:rPr>
                <w:lang w:val="en-GB"/>
              </w:rPr>
              <w:t>0.0000</w:t>
            </w:r>
          </w:p>
        </w:tc>
      </w:tr>
      <w:tr w:rsidR="00230175" w:rsidRPr="00C26C40" w14:paraId="04D9C640" w14:textId="77777777" w:rsidTr="00870DFD">
        <w:tc>
          <w:tcPr>
            <w:tcW w:w="3009" w:type="dxa"/>
          </w:tcPr>
          <w:p w14:paraId="53A4855F" w14:textId="4F4A18CD" w:rsidR="00230175" w:rsidRPr="00C26C40" w:rsidRDefault="0066574D" w:rsidP="00870DFD">
            <w:pPr>
              <w:rPr>
                <w:lang w:val="en-GB"/>
              </w:rPr>
            </w:pPr>
            <m:oMathPara>
              <m:oMath>
                <m:r>
                  <w:rPr>
                    <w:rFonts w:ascii="Cambria Math" w:hAnsi="Cambria Math"/>
                    <w:lang w:val="en-GB"/>
                  </w:rPr>
                  <m:t>SiO₂</m:t>
                </m:r>
              </m:oMath>
            </m:oMathPara>
          </w:p>
        </w:tc>
        <w:tc>
          <w:tcPr>
            <w:tcW w:w="3009" w:type="dxa"/>
          </w:tcPr>
          <w:p w14:paraId="699D7283" w14:textId="77777777" w:rsidR="00230175" w:rsidRPr="00C26C40" w:rsidRDefault="00230175" w:rsidP="00870DFD">
            <w:pPr>
              <w:rPr>
                <w:lang w:val="en-GB"/>
              </w:rPr>
            </w:pPr>
            <w:r w:rsidRPr="00C26C40">
              <w:rPr>
                <w:lang w:val="en-GB"/>
              </w:rPr>
              <w:t>18.391</w:t>
            </w:r>
          </w:p>
        </w:tc>
        <w:tc>
          <w:tcPr>
            <w:tcW w:w="3009" w:type="dxa"/>
          </w:tcPr>
          <w:p w14:paraId="583F0619" w14:textId="77777777" w:rsidR="00230175" w:rsidRPr="00C26C40" w:rsidRDefault="00230175" w:rsidP="00870DFD">
            <w:pPr>
              <w:rPr>
                <w:lang w:val="en-GB"/>
              </w:rPr>
            </w:pPr>
            <w:r w:rsidRPr="00C26C40">
              <w:rPr>
                <w:lang w:val="en-GB"/>
              </w:rPr>
              <w:t>0.0181</w:t>
            </w:r>
          </w:p>
        </w:tc>
      </w:tr>
      <w:tr w:rsidR="00230175" w:rsidRPr="00C26C40" w14:paraId="6D01170C" w14:textId="77777777" w:rsidTr="00870DFD">
        <w:tc>
          <w:tcPr>
            <w:tcW w:w="3009" w:type="dxa"/>
          </w:tcPr>
          <w:p w14:paraId="31973E92" w14:textId="51F308E7" w:rsidR="00230175" w:rsidRPr="00C26C40" w:rsidRDefault="0066574D" w:rsidP="00870DFD">
            <w:pPr>
              <w:rPr>
                <w:lang w:val="en-GB"/>
              </w:rPr>
            </w:pPr>
            <m:oMathPara>
              <m:oMath>
                <m:r>
                  <w:rPr>
                    <w:rFonts w:ascii="Cambria Math" w:hAnsi="Cambria Math"/>
                    <w:lang w:val="en-GB"/>
                  </w:rPr>
                  <m:t>TiO₂</m:t>
                </m:r>
              </m:oMath>
            </m:oMathPara>
          </w:p>
        </w:tc>
        <w:tc>
          <w:tcPr>
            <w:tcW w:w="3009" w:type="dxa"/>
          </w:tcPr>
          <w:p w14:paraId="12483F28" w14:textId="77777777" w:rsidR="00230175" w:rsidRPr="00C26C40" w:rsidRDefault="00230175" w:rsidP="00870DFD">
            <w:pPr>
              <w:rPr>
                <w:lang w:val="en-GB"/>
              </w:rPr>
            </w:pPr>
            <w:r w:rsidRPr="00C26C40">
              <w:rPr>
                <w:lang w:val="en-GB"/>
              </w:rPr>
              <w:t>1.499</w:t>
            </w:r>
          </w:p>
        </w:tc>
        <w:tc>
          <w:tcPr>
            <w:tcW w:w="3009" w:type="dxa"/>
          </w:tcPr>
          <w:p w14:paraId="78ABAC62" w14:textId="77777777" w:rsidR="00230175" w:rsidRPr="00C26C40" w:rsidRDefault="00230175" w:rsidP="00870DFD">
            <w:pPr>
              <w:rPr>
                <w:lang w:val="en-GB"/>
              </w:rPr>
            </w:pPr>
            <w:r w:rsidRPr="00C26C40">
              <w:rPr>
                <w:lang w:val="en-GB"/>
              </w:rPr>
              <w:t>0.0015</w:t>
            </w:r>
          </w:p>
        </w:tc>
      </w:tr>
      <w:tr w:rsidR="00230175" w:rsidRPr="00C26C40" w14:paraId="107EF4F7" w14:textId="77777777" w:rsidTr="00870DFD">
        <w:tc>
          <w:tcPr>
            <w:tcW w:w="3009" w:type="dxa"/>
          </w:tcPr>
          <w:p w14:paraId="5DDE137B" w14:textId="433BAD9D" w:rsidR="00230175" w:rsidRPr="00C26C40" w:rsidRDefault="0066574D" w:rsidP="00870DFD">
            <w:pPr>
              <w:rPr>
                <w:lang w:val="en-GB"/>
              </w:rPr>
            </w:pPr>
            <m:oMathPara>
              <m:oMath>
                <m:r>
                  <w:rPr>
                    <w:rFonts w:ascii="Cambria Math" w:hAnsi="Cambria Math"/>
                    <w:lang w:val="en-GB"/>
                  </w:rPr>
                  <m:t>K₂O</m:t>
                </m:r>
              </m:oMath>
            </m:oMathPara>
          </w:p>
        </w:tc>
        <w:tc>
          <w:tcPr>
            <w:tcW w:w="3009" w:type="dxa"/>
          </w:tcPr>
          <w:p w14:paraId="2B9E33B8" w14:textId="77777777" w:rsidR="00230175" w:rsidRPr="00C26C40" w:rsidRDefault="00230175" w:rsidP="00870DFD">
            <w:pPr>
              <w:rPr>
                <w:lang w:val="en-GB"/>
              </w:rPr>
            </w:pPr>
            <w:r w:rsidRPr="00C26C40">
              <w:rPr>
                <w:lang w:val="en-GB"/>
              </w:rPr>
              <w:t>0.279</w:t>
            </w:r>
          </w:p>
        </w:tc>
        <w:tc>
          <w:tcPr>
            <w:tcW w:w="3009" w:type="dxa"/>
          </w:tcPr>
          <w:p w14:paraId="6F32F21B" w14:textId="77777777" w:rsidR="00230175" w:rsidRPr="00C26C40" w:rsidRDefault="00230175" w:rsidP="00870DFD">
            <w:pPr>
              <w:rPr>
                <w:lang w:val="en-GB"/>
              </w:rPr>
            </w:pPr>
            <w:r w:rsidRPr="00C26C40">
              <w:rPr>
                <w:lang w:val="en-GB"/>
              </w:rPr>
              <w:t>0.0003</w:t>
            </w:r>
          </w:p>
        </w:tc>
      </w:tr>
      <w:tr w:rsidR="00230175" w:rsidRPr="00C26C40" w14:paraId="5D56E52F" w14:textId="77777777" w:rsidTr="00870DFD">
        <w:tc>
          <w:tcPr>
            <w:tcW w:w="3009" w:type="dxa"/>
          </w:tcPr>
          <w:p w14:paraId="718864A5" w14:textId="4B4A0040" w:rsidR="00230175" w:rsidRPr="00C26C40" w:rsidRDefault="0066574D" w:rsidP="00870DFD">
            <w:pPr>
              <w:rPr>
                <w:lang w:val="en-GB"/>
              </w:rPr>
            </w:pPr>
            <m:oMathPara>
              <m:oMath>
                <m:r>
                  <w:rPr>
                    <w:rFonts w:ascii="Cambria Math" w:hAnsi="Cambria Math"/>
                    <w:lang w:val="en-GB"/>
                  </w:rPr>
                  <m:t>Na₂O</m:t>
                </m:r>
              </m:oMath>
            </m:oMathPara>
          </w:p>
        </w:tc>
        <w:tc>
          <w:tcPr>
            <w:tcW w:w="3009" w:type="dxa"/>
          </w:tcPr>
          <w:p w14:paraId="188A01A2" w14:textId="77777777" w:rsidR="00230175" w:rsidRPr="00C26C40" w:rsidRDefault="00230175" w:rsidP="00870DFD">
            <w:pPr>
              <w:rPr>
                <w:lang w:val="en-GB"/>
              </w:rPr>
            </w:pPr>
            <w:r w:rsidRPr="00C26C40">
              <w:rPr>
                <w:lang w:val="en-GB"/>
              </w:rPr>
              <w:t>0.082</w:t>
            </w:r>
          </w:p>
        </w:tc>
        <w:tc>
          <w:tcPr>
            <w:tcW w:w="3009" w:type="dxa"/>
          </w:tcPr>
          <w:p w14:paraId="016D68B7" w14:textId="77777777" w:rsidR="00230175" w:rsidRPr="00C26C40" w:rsidRDefault="00230175" w:rsidP="00870DFD">
            <w:pPr>
              <w:rPr>
                <w:lang w:val="en-GB"/>
              </w:rPr>
            </w:pPr>
            <w:r w:rsidRPr="00C26C40">
              <w:rPr>
                <w:lang w:val="en-GB"/>
              </w:rPr>
              <w:t>0.0001</w:t>
            </w:r>
          </w:p>
        </w:tc>
      </w:tr>
      <w:tr w:rsidR="00230175" w:rsidRPr="00C26C40" w14:paraId="2F916956" w14:textId="77777777" w:rsidTr="00870DFD">
        <w:tc>
          <w:tcPr>
            <w:tcW w:w="3009" w:type="dxa"/>
          </w:tcPr>
          <w:p w14:paraId="69A31876" w14:textId="075F024A" w:rsidR="00230175" w:rsidRPr="00C26C40" w:rsidRDefault="0066574D" w:rsidP="00870DFD">
            <w:pPr>
              <w:rPr>
                <w:lang w:val="en-GB"/>
              </w:rPr>
            </w:pPr>
            <m:oMathPara>
              <m:oMath>
                <m:r>
                  <w:rPr>
                    <w:rFonts w:ascii="Cambria Math" w:hAnsi="Cambria Math"/>
                    <w:lang w:val="en-GB"/>
                  </w:rPr>
                  <m:t>MgO</m:t>
                </m:r>
              </m:oMath>
            </m:oMathPara>
          </w:p>
        </w:tc>
        <w:tc>
          <w:tcPr>
            <w:tcW w:w="3009" w:type="dxa"/>
          </w:tcPr>
          <w:p w14:paraId="30EE4ABF" w14:textId="77777777" w:rsidR="00230175" w:rsidRPr="00C26C40" w:rsidRDefault="00230175" w:rsidP="00870DFD">
            <w:pPr>
              <w:rPr>
                <w:lang w:val="en-GB"/>
              </w:rPr>
            </w:pPr>
            <w:r w:rsidRPr="00C26C40">
              <w:rPr>
                <w:lang w:val="en-GB"/>
              </w:rPr>
              <w:t>0.020</w:t>
            </w:r>
          </w:p>
        </w:tc>
        <w:tc>
          <w:tcPr>
            <w:tcW w:w="3009" w:type="dxa"/>
          </w:tcPr>
          <w:p w14:paraId="40B66019" w14:textId="77777777" w:rsidR="00230175" w:rsidRPr="00C26C40" w:rsidRDefault="00230175" w:rsidP="00870DFD">
            <w:pPr>
              <w:rPr>
                <w:lang w:val="en-GB"/>
              </w:rPr>
            </w:pPr>
            <w:r w:rsidRPr="00C26C40">
              <w:rPr>
                <w:lang w:val="en-GB"/>
              </w:rPr>
              <w:t>0.0000</w:t>
            </w:r>
          </w:p>
        </w:tc>
      </w:tr>
      <w:tr w:rsidR="00230175" w:rsidRPr="00C26C40" w14:paraId="4E92DE7D" w14:textId="77777777" w:rsidTr="00870DFD">
        <w:tc>
          <w:tcPr>
            <w:tcW w:w="3009" w:type="dxa"/>
          </w:tcPr>
          <w:p w14:paraId="7882E24E" w14:textId="6552202A" w:rsidR="00230175" w:rsidRPr="00C26C40" w:rsidRDefault="0066574D" w:rsidP="00870DFD">
            <w:pPr>
              <w:rPr>
                <w:lang w:val="en-GB"/>
              </w:rPr>
            </w:pPr>
            <m:oMathPara>
              <m:oMath>
                <m:r>
                  <w:rPr>
                    <w:rFonts w:ascii="Cambria Math" w:hAnsi="Cambria Math"/>
                    <w:lang w:val="en-GB"/>
                  </w:rPr>
                  <m:t>CO</m:t>
                </m:r>
              </m:oMath>
            </m:oMathPara>
          </w:p>
        </w:tc>
        <w:tc>
          <w:tcPr>
            <w:tcW w:w="3009" w:type="dxa"/>
          </w:tcPr>
          <w:p w14:paraId="5030B0EA" w14:textId="77777777" w:rsidR="00230175" w:rsidRPr="00C26C40" w:rsidRDefault="00230175" w:rsidP="00870DFD">
            <w:pPr>
              <w:rPr>
                <w:lang w:val="en-GB"/>
              </w:rPr>
            </w:pPr>
            <w:r w:rsidRPr="00C26C40">
              <w:rPr>
                <w:lang w:val="en-GB"/>
              </w:rPr>
              <w:t>62.551</w:t>
            </w:r>
          </w:p>
        </w:tc>
        <w:tc>
          <w:tcPr>
            <w:tcW w:w="3009" w:type="dxa"/>
          </w:tcPr>
          <w:p w14:paraId="76FFCE1B" w14:textId="77777777" w:rsidR="00230175" w:rsidRPr="00C26C40" w:rsidRDefault="00230175" w:rsidP="00870DFD">
            <w:pPr>
              <w:rPr>
                <w:lang w:val="en-GB"/>
              </w:rPr>
            </w:pPr>
            <w:r w:rsidRPr="00C26C40">
              <w:rPr>
                <w:lang w:val="en-GB"/>
              </w:rPr>
              <w:t>0.0616</w:t>
            </w:r>
          </w:p>
        </w:tc>
      </w:tr>
      <w:tr w:rsidR="00230175" w:rsidRPr="00C26C40" w14:paraId="318C3D8C" w14:textId="77777777" w:rsidTr="00870DFD">
        <w:tc>
          <w:tcPr>
            <w:tcW w:w="3009" w:type="dxa"/>
          </w:tcPr>
          <w:p w14:paraId="736E44D6" w14:textId="589556A1" w:rsidR="00230175" w:rsidRPr="00C26C40" w:rsidRDefault="0066574D" w:rsidP="00870DFD">
            <w:pPr>
              <w:rPr>
                <w:lang w:val="en-GB"/>
              </w:rPr>
            </w:pPr>
            <m:oMathPara>
              <m:oMath>
                <m:r>
                  <w:rPr>
                    <w:rFonts w:ascii="Cambria Math" w:hAnsi="Cambria Math"/>
                    <w:lang w:val="en-GB"/>
                  </w:rPr>
                  <m:t>Fe₃O₄</m:t>
                </m:r>
              </m:oMath>
            </m:oMathPara>
          </w:p>
        </w:tc>
        <w:tc>
          <w:tcPr>
            <w:tcW w:w="3009" w:type="dxa"/>
          </w:tcPr>
          <w:p w14:paraId="6853C75E" w14:textId="77777777" w:rsidR="00230175" w:rsidRPr="00C26C40" w:rsidRDefault="00230175" w:rsidP="00870DFD">
            <w:pPr>
              <w:rPr>
                <w:lang w:val="en-GB"/>
              </w:rPr>
            </w:pPr>
            <w:r w:rsidRPr="00C26C40">
              <w:rPr>
                <w:lang w:val="en-GB"/>
              </w:rPr>
              <w:t>0.763</w:t>
            </w:r>
          </w:p>
        </w:tc>
        <w:tc>
          <w:tcPr>
            <w:tcW w:w="3009" w:type="dxa"/>
          </w:tcPr>
          <w:p w14:paraId="71144447" w14:textId="77777777" w:rsidR="00230175" w:rsidRPr="00C26C40" w:rsidRDefault="00230175" w:rsidP="00870DFD">
            <w:pPr>
              <w:rPr>
                <w:lang w:val="en-GB"/>
              </w:rPr>
            </w:pPr>
            <w:r w:rsidRPr="00C26C40">
              <w:rPr>
                <w:lang w:val="en-GB"/>
              </w:rPr>
              <w:t>0.0008</w:t>
            </w:r>
          </w:p>
        </w:tc>
      </w:tr>
      <w:tr w:rsidR="00230175" w:rsidRPr="00C26C40" w14:paraId="558525D9" w14:textId="77777777" w:rsidTr="00870DFD">
        <w:tc>
          <w:tcPr>
            <w:tcW w:w="3009" w:type="dxa"/>
          </w:tcPr>
          <w:p w14:paraId="6C21F11C" w14:textId="70B28E86" w:rsidR="00230175" w:rsidRPr="00C26C40" w:rsidRDefault="0066574D" w:rsidP="00870DFD">
            <w:pPr>
              <w:rPr>
                <w:lang w:val="en-GB"/>
              </w:rPr>
            </w:pPr>
            <m:oMathPara>
              <m:oMath>
                <m:r>
                  <w:rPr>
                    <w:rFonts w:ascii="Cambria Math" w:hAnsi="Cambria Math"/>
                    <w:lang w:val="en-GB"/>
                  </w:rPr>
                  <m:t>Al₂O₃</m:t>
                </m:r>
              </m:oMath>
            </m:oMathPara>
          </w:p>
        </w:tc>
        <w:tc>
          <w:tcPr>
            <w:tcW w:w="3009" w:type="dxa"/>
          </w:tcPr>
          <w:p w14:paraId="6D2BA36C" w14:textId="77777777" w:rsidR="00230175" w:rsidRPr="00C26C40" w:rsidRDefault="00230175" w:rsidP="00870DFD">
            <w:pPr>
              <w:rPr>
                <w:lang w:val="en-GB"/>
              </w:rPr>
            </w:pPr>
            <w:r w:rsidRPr="00C26C40">
              <w:rPr>
                <w:lang w:val="en-GB"/>
              </w:rPr>
              <w:t>20.025</w:t>
            </w:r>
          </w:p>
        </w:tc>
        <w:tc>
          <w:tcPr>
            <w:tcW w:w="3009" w:type="dxa"/>
          </w:tcPr>
          <w:p w14:paraId="3E2967F0" w14:textId="77777777" w:rsidR="00230175" w:rsidRPr="00C26C40" w:rsidRDefault="00230175" w:rsidP="00870DFD">
            <w:pPr>
              <w:rPr>
                <w:lang w:val="en-GB"/>
              </w:rPr>
            </w:pPr>
            <w:r w:rsidRPr="00C26C40">
              <w:rPr>
                <w:lang w:val="en-GB"/>
              </w:rPr>
              <w:t>0.0197</w:t>
            </w:r>
          </w:p>
        </w:tc>
      </w:tr>
      <w:tr w:rsidR="00230175" w:rsidRPr="00C26C40" w14:paraId="0FAAFC10" w14:textId="77777777" w:rsidTr="00870DFD">
        <w:tc>
          <w:tcPr>
            <w:tcW w:w="3009" w:type="dxa"/>
          </w:tcPr>
          <w:p w14:paraId="7009D07E" w14:textId="1EB702EC" w:rsidR="00230175" w:rsidRPr="00C26C40" w:rsidRDefault="0066574D" w:rsidP="00870DFD">
            <w:pPr>
              <w:rPr>
                <w:lang w:val="en-GB"/>
              </w:rPr>
            </w:pPr>
            <m:oMathPara>
              <m:oMath>
                <m:r>
                  <w:rPr>
                    <w:rFonts w:ascii="Cambria Math" w:hAnsi="Cambria Math"/>
                    <w:lang w:val="en-GB"/>
                  </w:rPr>
                  <m:t>N₂</m:t>
                </m:r>
              </m:oMath>
            </m:oMathPara>
          </w:p>
        </w:tc>
        <w:tc>
          <w:tcPr>
            <w:tcW w:w="3009" w:type="dxa"/>
          </w:tcPr>
          <w:p w14:paraId="439069BC" w14:textId="77777777" w:rsidR="00230175" w:rsidRPr="00C26C40" w:rsidRDefault="00230175" w:rsidP="00870DFD">
            <w:pPr>
              <w:rPr>
                <w:lang w:val="en-GB"/>
              </w:rPr>
            </w:pPr>
            <w:r w:rsidRPr="00C26C40">
              <w:rPr>
                <w:lang w:val="en-GB"/>
              </w:rPr>
              <w:t>371.299</w:t>
            </w:r>
          </w:p>
        </w:tc>
        <w:tc>
          <w:tcPr>
            <w:tcW w:w="3009" w:type="dxa"/>
          </w:tcPr>
          <w:p w14:paraId="163523CC" w14:textId="77777777" w:rsidR="00230175" w:rsidRPr="00C26C40" w:rsidRDefault="00230175" w:rsidP="00870DFD">
            <w:pPr>
              <w:rPr>
                <w:lang w:val="en-GB"/>
              </w:rPr>
            </w:pPr>
            <w:r w:rsidRPr="00C26C40">
              <w:rPr>
                <w:lang w:val="en-GB"/>
              </w:rPr>
              <w:t>0.3655</w:t>
            </w:r>
          </w:p>
        </w:tc>
      </w:tr>
      <w:tr w:rsidR="00230175" w:rsidRPr="00C26C40" w14:paraId="75E6FB93" w14:textId="77777777" w:rsidTr="00870DFD">
        <w:tc>
          <w:tcPr>
            <w:tcW w:w="3009" w:type="dxa"/>
          </w:tcPr>
          <w:p w14:paraId="2D94B912" w14:textId="77777777" w:rsidR="00230175" w:rsidRPr="00C26C40" w:rsidRDefault="00230175" w:rsidP="00870DFD">
            <w:pPr>
              <w:rPr>
                <w:lang w:val="en-GB"/>
              </w:rPr>
            </w:pPr>
            <w:r w:rsidRPr="00C26C40">
              <w:rPr>
                <w:b/>
                <w:lang w:val="en-GB"/>
              </w:rPr>
              <w:t>Total</w:t>
            </w:r>
          </w:p>
        </w:tc>
        <w:tc>
          <w:tcPr>
            <w:tcW w:w="3009" w:type="dxa"/>
          </w:tcPr>
          <w:p w14:paraId="3D8CB76A" w14:textId="77777777" w:rsidR="00230175" w:rsidRPr="00C26C40" w:rsidRDefault="00230175" w:rsidP="00870DFD">
            <w:pPr>
              <w:rPr>
                <w:lang w:val="en-GB"/>
              </w:rPr>
            </w:pPr>
            <w:r w:rsidRPr="00C26C40">
              <w:rPr>
                <w:b/>
                <w:lang w:val="en-GB"/>
              </w:rPr>
              <w:t>1,015.870</w:t>
            </w:r>
          </w:p>
        </w:tc>
        <w:tc>
          <w:tcPr>
            <w:tcW w:w="3009" w:type="dxa"/>
          </w:tcPr>
          <w:p w14:paraId="5A65291C" w14:textId="77777777" w:rsidR="00230175" w:rsidRPr="00C26C40" w:rsidRDefault="00230175" w:rsidP="00870DFD">
            <w:pPr>
              <w:rPr>
                <w:lang w:val="en-GB"/>
              </w:rPr>
            </w:pPr>
            <w:r w:rsidRPr="00C26C40">
              <w:rPr>
                <w:b/>
                <w:lang w:val="en-GB"/>
              </w:rPr>
              <w:t>1.0000</w:t>
            </w:r>
          </w:p>
        </w:tc>
      </w:tr>
      <w:tr w:rsidR="00230175" w:rsidRPr="00C26C40" w14:paraId="4B945011" w14:textId="77777777" w:rsidTr="00870DFD">
        <w:tc>
          <w:tcPr>
            <w:tcW w:w="3009" w:type="dxa"/>
          </w:tcPr>
          <w:p w14:paraId="394E1F87" w14:textId="77777777" w:rsidR="00230175" w:rsidRPr="00C26C40" w:rsidRDefault="00230175" w:rsidP="00870DFD">
            <w:pPr>
              <w:rPr>
                <w:lang w:val="en-GB"/>
              </w:rPr>
            </w:pPr>
            <w:r w:rsidRPr="00C26C40">
              <w:rPr>
                <w:b/>
                <w:lang w:val="en-GB"/>
              </w:rPr>
              <w:t>Temperature (°C)</w:t>
            </w:r>
          </w:p>
        </w:tc>
        <w:tc>
          <w:tcPr>
            <w:tcW w:w="3009" w:type="dxa"/>
          </w:tcPr>
          <w:p w14:paraId="051C51E4" w14:textId="77777777" w:rsidR="00230175" w:rsidRPr="00C26C40" w:rsidRDefault="00230175" w:rsidP="00870DFD">
            <w:pPr>
              <w:rPr>
                <w:lang w:val="en-GB"/>
              </w:rPr>
            </w:pPr>
            <w:r w:rsidRPr="00C26C40">
              <w:rPr>
                <w:b/>
                <w:lang w:val="en-GB"/>
              </w:rPr>
              <w:t>30.00</w:t>
            </w:r>
          </w:p>
        </w:tc>
        <w:tc>
          <w:tcPr>
            <w:tcW w:w="3009" w:type="dxa"/>
          </w:tcPr>
          <w:p w14:paraId="2A7E551F" w14:textId="77777777" w:rsidR="00230175" w:rsidRPr="00C26C40" w:rsidRDefault="00230175" w:rsidP="00870DFD">
            <w:pPr>
              <w:rPr>
                <w:lang w:val="en-GB"/>
              </w:rPr>
            </w:pPr>
          </w:p>
        </w:tc>
      </w:tr>
      <w:tr w:rsidR="00230175" w:rsidRPr="00C26C40" w14:paraId="7CED30F5" w14:textId="77777777" w:rsidTr="00870DFD">
        <w:trPr>
          <w:trHeight w:val="56"/>
        </w:trPr>
        <w:tc>
          <w:tcPr>
            <w:tcW w:w="3009" w:type="dxa"/>
          </w:tcPr>
          <w:p w14:paraId="13D072CC" w14:textId="77777777" w:rsidR="00230175" w:rsidRPr="00C26C40" w:rsidRDefault="00230175" w:rsidP="00870DFD">
            <w:pPr>
              <w:rPr>
                <w:lang w:val="en-GB"/>
              </w:rPr>
            </w:pPr>
            <w:r w:rsidRPr="00C26C40">
              <w:rPr>
                <w:b/>
                <w:lang w:val="en-GB"/>
              </w:rPr>
              <w:t>Pressure (atm)</w:t>
            </w:r>
          </w:p>
        </w:tc>
        <w:tc>
          <w:tcPr>
            <w:tcW w:w="3009" w:type="dxa"/>
          </w:tcPr>
          <w:p w14:paraId="3ED0AEB0" w14:textId="77777777" w:rsidR="00230175" w:rsidRPr="00C26C40" w:rsidRDefault="00230175" w:rsidP="00870DFD">
            <w:pPr>
              <w:rPr>
                <w:lang w:val="en-GB"/>
              </w:rPr>
            </w:pPr>
            <w:r w:rsidRPr="00C26C40">
              <w:rPr>
                <w:b/>
                <w:lang w:val="en-GB"/>
              </w:rPr>
              <w:t>1.2000</w:t>
            </w:r>
          </w:p>
        </w:tc>
        <w:tc>
          <w:tcPr>
            <w:tcW w:w="3009" w:type="dxa"/>
          </w:tcPr>
          <w:p w14:paraId="66CA60B7" w14:textId="77777777" w:rsidR="00230175" w:rsidRPr="00C26C40" w:rsidRDefault="00230175" w:rsidP="00870DFD">
            <w:pPr>
              <w:rPr>
                <w:lang w:val="en-GB"/>
              </w:rPr>
            </w:pPr>
          </w:p>
        </w:tc>
      </w:tr>
    </w:tbl>
    <w:p w14:paraId="02083844" w14:textId="77777777" w:rsidR="00230175" w:rsidRPr="00C26C40" w:rsidRDefault="00230175" w:rsidP="00312BC3">
      <w:pPr>
        <w:spacing w:before="160"/>
        <w:rPr>
          <w:b/>
        </w:rPr>
      </w:pPr>
    </w:p>
    <w:p w14:paraId="18BB3454" w14:textId="48CF61DA" w:rsidR="00312BC3" w:rsidRPr="00C26C40" w:rsidRDefault="00312BC3" w:rsidP="00230175">
      <w:pPr>
        <w:pStyle w:val="Heading4"/>
      </w:pPr>
      <w:r w:rsidRPr="00C26C40">
        <w:lastRenderedPageBreak/>
        <w:t>CP-301 — Gas Compressor / Fan</w:t>
      </w:r>
    </w:p>
    <w:p w14:paraId="60D34511" w14:textId="77777777" w:rsidR="00312BC3" w:rsidRPr="00C26C40" w:rsidRDefault="00312BC3" w:rsidP="00312BC3">
      <w:r w:rsidRPr="00C26C40">
        <w:t>Unit Type: Rotating Equipment (Compressor)</w:t>
      </w:r>
    </w:p>
    <w:p w14:paraId="240D931D" w14:textId="77777777" w:rsidR="00312BC3" w:rsidRPr="00C26C40" w:rsidRDefault="00312BC3" w:rsidP="00312BC3">
      <w:r w:rsidRPr="00C26C40">
        <w:t>Inlet streams: 304    Outlet streams: 304B</w:t>
      </w:r>
    </w:p>
    <w:p w14:paraId="37D195A1" w14:textId="77777777" w:rsidR="00312BC3" w:rsidRPr="00C26C40" w:rsidRDefault="00312BC3" w:rsidP="00312BC3">
      <w:r w:rsidRPr="00C26C40">
        <w:t>The clarified kiln off-gas (304) is conveyed by the gas compressor/fan CP-301 to overcome downstream pressure drop before entering the baghouse filter. Composition is unchanged across the unit; a small amount of mechanical work is imparted to the gas stream.</w:t>
      </w:r>
    </w:p>
    <w:p w14:paraId="2C812AB8" w14:textId="77777777" w:rsidR="00312BC3" w:rsidRPr="00C26C40" w:rsidRDefault="00312BC3" w:rsidP="00312BC3">
      <w:r w:rsidRPr="00C26C40">
        <w:t>Inlet stream condition and composition:</w:t>
      </w:r>
    </w:p>
    <w:tbl>
      <w:tblPr>
        <w:tblStyle w:val="TableGrid"/>
        <w:tblW w:w="0" w:type="auto"/>
        <w:jc w:val="center"/>
        <w:tblLook w:val="04A0" w:firstRow="1" w:lastRow="0" w:firstColumn="1" w:lastColumn="0" w:noHBand="0" w:noVBand="1"/>
      </w:tblPr>
      <w:tblGrid>
        <w:gridCol w:w="2872"/>
        <w:gridCol w:w="2804"/>
        <w:gridCol w:w="2818"/>
      </w:tblGrid>
      <w:tr w:rsidR="00312BC3" w:rsidRPr="00C26C40" w14:paraId="140D8AD8" w14:textId="77777777" w:rsidTr="00870DFD">
        <w:trPr>
          <w:jc w:val="center"/>
        </w:trPr>
        <w:tc>
          <w:tcPr>
            <w:tcW w:w="3009" w:type="dxa"/>
            <w:shd w:val="clear" w:color="auto" w:fill="D9D9D9"/>
          </w:tcPr>
          <w:p w14:paraId="72509069" w14:textId="77777777" w:rsidR="00312BC3" w:rsidRPr="00C26C40" w:rsidRDefault="00312BC3" w:rsidP="00870DFD">
            <w:pPr>
              <w:rPr>
                <w:lang w:val="en-GB"/>
              </w:rPr>
            </w:pPr>
            <w:r w:rsidRPr="00C26C40">
              <w:rPr>
                <w:b/>
                <w:sz w:val="22"/>
                <w:lang w:val="en-GB"/>
              </w:rPr>
              <w:t>Stream 304</w:t>
            </w:r>
          </w:p>
        </w:tc>
        <w:tc>
          <w:tcPr>
            <w:tcW w:w="3009" w:type="dxa"/>
            <w:shd w:val="clear" w:color="auto" w:fill="D9D9D9"/>
          </w:tcPr>
          <w:p w14:paraId="17C0F57F"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6096CB99" w14:textId="77777777" w:rsidR="00312BC3" w:rsidRPr="00C26C40" w:rsidRDefault="00312BC3" w:rsidP="00870DFD">
            <w:pPr>
              <w:rPr>
                <w:lang w:val="en-GB"/>
              </w:rPr>
            </w:pPr>
            <w:r w:rsidRPr="00C26C40">
              <w:rPr>
                <w:b/>
                <w:sz w:val="22"/>
                <w:lang w:val="en-GB"/>
              </w:rPr>
              <w:t>Mass Fraction</w:t>
            </w:r>
          </w:p>
        </w:tc>
      </w:tr>
      <w:tr w:rsidR="00312BC3" w:rsidRPr="00C26C40" w14:paraId="1B0623A5" w14:textId="77777777" w:rsidTr="00870DFD">
        <w:trPr>
          <w:jc w:val="center"/>
        </w:trPr>
        <w:tc>
          <w:tcPr>
            <w:tcW w:w="3009" w:type="dxa"/>
          </w:tcPr>
          <w:p w14:paraId="66944746" w14:textId="5075B78C"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617F3B38" w14:textId="77777777" w:rsidR="00312BC3" w:rsidRPr="00C26C40" w:rsidRDefault="00312BC3" w:rsidP="00870DFD">
            <w:pPr>
              <w:rPr>
                <w:lang w:val="en-GB"/>
              </w:rPr>
            </w:pPr>
            <w:r w:rsidRPr="00C26C40">
              <w:rPr>
                <w:lang w:val="en-GB"/>
              </w:rPr>
              <w:t>0.000</w:t>
            </w:r>
          </w:p>
        </w:tc>
        <w:tc>
          <w:tcPr>
            <w:tcW w:w="3009" w:type="dxa"/>
          </w:tcPr>
          <w:p w14:paraId="690FB7AC" w14:textId="77777777" w:rsidR="00312BC3" w:rsidRPr="00C26C40" w:rsidRDefault="00312BC3" w:rsidP="00870DFD">
            <w:pPr>
              <w:rPr>
                <w:lang w:val="en-GB"/>
              </w:rPr>
            </w:pPr>
            <w:r w:rsidRPr="00C26C40">
              <w:rPr>
                <w:lang w:val="en-GB"/>
              </w:rPr>
              <w:t>0.0000</w:t>
            </w:r>
          </w:p>
        </w:tc>
      </w:tr>
      <w:tr w:rsidR="00312BC3" w:rsidRPr="00C26C40" w14:paraId="60EC646B" w14:textId="77777777" w:rsidTr="00870DFD">
        <w:trPr>
          <w:jc w:val="center"/>
        </w:trPr>
        <w:tc>
          <w:tcPr>
            <w:tcW w:w="3009" w:type="dxa"/>
          </w:tcPr>
          <w:p w14:paraId="55922278" w14:textId="1B0F4514" w:rsidR="00312BC3" w:rsidRPr="00C26C40" w:rsidRDefault="0066574D" w:rsidP="00870DFD">
            <w:pPr>
              <w:rPr>
                <w:lang w:val="en-GB"/>
              </w:rPr>
            </w:pPr>
            <m:oMathPara>
              <m:oMath>
                <m:r>
                  <w:rPr>
                    <w:rFonts w:ascii="Cambria Math" w:hAnsi="Cambria Math"/>
                    <w:lang w:val="en-GB"/>
                  </w:rPr>
                  <m:t>CO₂</m:t>
                </m:r>
              </m:oMath>
            </m:oMathPara>
          </w:p>
        </w:tc>
        <w:tc>
          <w:tcPr>
            <w:tcW w:w="3009" w:type="dxa"/>
          </w:tcPr>
          <w:p w14:paraId="624131E7" w14:textId="77777777" w:rsidR="00312BC3" w:rsidRPr="00C26C40" w:rsidRDefault="00312BC3" w:rsidP="00870DFD">
            <w:pPr>
              <w:rPr>
                <w:lang w:val="en-GB"/>
              </w:rPr>
            </w:pPr>
            <w:r w:rsidRPr="00C26C40">
              <w:rPr>
                <w:lang w:val="en-GB"/>
              </w:rPr>
              <w:t>2.571</w:t>
            </w:r>
          </w:p>
        </w:tc>
        <w:tc>
          <w:tcPr>
            <w:tcW w:w="3009" w:type="dxa"/>
          </w:tcPr>
          <w:p w14:paraId="7A2462BA" w14:textId="77777777" w:rsidR="00312BC3" w:rsidRPr="00C26C40" w:rsidRDefault="00312BC3" w:rsidP="00870DFD">
            <w:pPr>
              <w:rPr>
                <w:lang w:val="en-GB"/>
              </w:rPr>
            </w:pPr>
            <w:r w:rsidRPr="00C26C40">
              <w:rPr>
                <w:lang w:val="en-GB"/>
              </w:rPr>
              <w:t>0.2773</w:t>
            </w:r>
          </w:p>
        </w:tc>
      </w:tr>
      <w:tr w:rsidR="00312BC3" w:rsidRPr="00C26C40" w14:paraId="37AB3FAA" w14:textId="77777777" w:rsidTr="00870DFD">
        <w:trPr>
          <w:jc w:val="center"/>
        </w:trPr>
        <w:tc>
          <w:tcPr>
            <w:tcW w:w="3009" w:type="dxa"/>
          </w:tcPr>
          <w:p w14:paraId="67D5379B" w14:textId="4733BF4B" w:rsidR="00312BC3" w:rsidRPr="00C26C40" w:rsidRDefault="0066574D" w:rsidP="00870DFD">
            <w:pPr>
              <w:rPr>
                <w:lang w:val="en-GB"/>
              </w:rPr>
            </w:pPr>
            <m:oMathPara>
              <m:oMath>
                <m:r>
                  <w:rPr>
                    <w:rFonts w:ascii="Cambria Math" w:hAnsi="Cambria Math"/>
                    <w:lang w:val="en-GB"/>
                  </w:rPr>
                  <m:t>Al(OH)₃</m:t>
                </m:r>
              </m:oMath>
            </m:oMathPara>
          </w:p>
        </w:tc>
        <w:tc>
          <w:tcPr>
            <w:tcW w:w="3009" w:type="dxa"/>
          </w:tcPr>
          <w:p w14:paraId="79C3343C" w14:textId="77777777" w:rsidR="00312BC3" w:rsidRPr="00C26C40" w:rsidRDefault="00312BC3" w:rsidP="00870DFD">
            <w:pPr>
              <w:rPr>
                <w:lang w:val="en-GB"/>
              </w:rPr>
            </w:pPr>
            <w:r w:rsidRPr="00C26C40">
              <w:rPr>
                <w:lang w:val="en-GB"/>
              </w:rPr>
              <w:t>0.069</w:t>
            </w:r>
          </w:p>
        </w:tc>
        <w:tc>
          <w:tcPr>
            <w:tcW w:w="3009" w:type="dxa"/>
          </w:tcPr>
          <w:p w14:paraId="50B7D676" w14:textId="77777777" w:rsidR="00312BC3" w:rsidRPr="00C26C40" w:rsidRDefault="00312BC3" w:rsidP="00870DFD">
            <w:pPr>
              <w:rPr>
                <w:lang w:val="en-GB"/>
              </w:rPr>
            </w:pPr>
            <w:r w:rsidRPr="00C26C40">
              <w:rPr>
                <w:lang w:val="en-GB"/>
              </w:rPr>
              <w:t>0.0075</w:t>
            </w:r>
          </w:p>
        </w:tc>
      </w:tr>
      <w:tr w:rsidR="00312BC3" w:rsidRPr="00C26C40" w14:paraId="36ACC6C8" w14:textId="77777777" w:rsidTr="00870DFD">
        <w:trPr>
          <w:jc w:val="center"/>
        </w:trPr>
        <w:tc>
          <w:tcPr>
            <w:tcW w:w="3009" w:type="dxa"/>
          </w:tcPr>
          <w:p w14:paraId="3FB62B95" w14:textId="253FD440"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4AB2D044" w14:textId="77777777" w:rsidR="00312BC3" w:rsidRPr="00C26C40" w:rsidRDefault="00312BC3" w:rsidP="00870DFD">
            <w:pPr>
              <w:rPr>
                <w:lang w:val="en-GB"/>
              </w:rPr>
            </w:pPr>
            <w:r w:rsidRPr="00C26C40">
              <w:rPr>
                <w:lang w:val="en-GB"/>
              </w:rPr>
              <w:t>0.005</w:t>
            </w:r>
          </w:p>
        </w:tc>
        <w:tc>
          <w:tcPr>
            <w:tcW w:w="3009" w:type="dxa"/>
          </w:tcPr>
          <w:p w14:paraId="48EC9213" w14:textId="77777777" w:rsidR="00312BC3" w:rsidRPr="00C26C40" w:rsidRDefault="00312BC3" w:rsidP="00870DFD">
            <w:pPr>
              <w:rPr>
                <w:lang w:val="en-GB"/>
              </w:rPr>
            </w:pPr>
            <w:r w:rsidRPr="00C26C40">
              <w:rPr>
                <w:lang w:val="en-GB"/>
              </w:rPr>
              <w:t>0.0005</w:t>
            </w:r>
          </w:p>
        </w:tc>
      </w:tr>
      <w:tr w:rsidR="00312BC3" w:rsidRPr="00C26C40" w14:paraId="023B9344" w14:textId="77777777" w:rsidTr="00870DFD">
        <w:trPr>
          <w:jc w:val="center"/>
        </w:trPr>
        <w:tc>
          <w:tcPr>
            <w:tcW w:w="3009" w:type="dxa"/>
          </w:tcPr>
          <w:p w14:paraId="1D52C55E" w14:textId="4D1B3904"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0B6A7168" w14:textId="77777777" w:rsidR="00312BC3" w:rsidRPr="00C26C40" w:rsidRDefault="00312BC3" w:rsidP="00870DFD">
            <w:pPr>
              <w:rPr>
                <w:lang w:val="en-GB"/>
              </w:rPr>
            </w:pPr>
            <w:r w:rsidRPr="00C26C40">
              <w:rPr>
                <w:lang w:val="en-GB"/>
              </w:rPr>
              <w:t>2.043</w:t>
            </w:r>
          </w:p>
        </w:tc>
        <w:tc>
          <w:tcPr>
            <w:tcW w:w="3009" w:type="dxa"/>
          </w:tcPr>
          <w:p w14:paraId="0D8D567C" w14:textId="77777777" w:rsidR="00312BC3" w:rsidRPr="00C26C40" w:rsidRDefault="00312BC3" w:rsidP="00870DFD">
            <w:pPr>
              <w:rPr>
                <w:lang w:val="en-GB"/>
              </w:rPr>
            </w:pPr>
            <w:r w:rsidRPr="00C26C40">
              <w:rPr>
                <w:lang w:val="en-GB"/>
              </w:rPr>
              <w:t>0.2204</w:t>
            </w:r>
          </w:p>
        </w:tc>
      </w:tr>
      <w:tr w:rsidR="00312BC3" w:rsidRPr="00C26C40" w14:paraId="740E891F" w14:textId="77777777" w:rsidTr="00870DFD">
        <w:trPr>
          <w:jc w:val="center"/>
        </w:trPr>
        <w:tc>
          <w:tcPr>
            <w:tcW w:w="3009" w:type="dxa"/>
          </w:tcPr>
          <w:p w14:paraId="428D3E5E" w14:textId="197E8B8A" w:rsidR="00312BC3" w:rsidRPr="00C26C40" w:rsidRDefault="0066574D" w:rsidP="00870DFD">
            <w:pPr>
              <w:rPr>
                <w:lang w:val="en-GB"/>
              </w:rPr>
            </w:pPr>
            <m:oMathPara>
              <m:oMath>
                <m:r>
                  <w:rPr>
                    <w:rFonts w:ascii="Cambria Math" w:hAnsi="Cambria Math"/>
                    <w:lang w:val="en-GB"/>
                  </w:rPr>
                  <m:t>TiO₂</m:t>
                </m:r>
              </m:oMath>
            </m:oMathPara>
          </w:p>
        </w:tc>
        <w:tc>
          <w:tcPr>
            <w:tcW w:w="3009" w:type="dxa"/>
          </w:tcPr>
          <w:p w14:paraId="3F9E6B80" w14:textId="77777777" w:rsidR="00312BC3" w:rsidRPr="00C26C40" w:rsidRDefault="00312BC3" w:rsidP="00870DFD">
            <w:pPr>
              <w:rPr>
                <w:lang w:val="en-GB"/>
              </w:rPr>
            </w:pPr>
            <w:r w:rsidRPr="00C26C40">
              <w:rPr>
                <w:lang w:val="en-GB"/>
              </w:rPr>
              <w:t>0.166</w:t>
            </w:r>
          </w:p>
        </w:tc>
        <w:tc>
          <w:tcPr>
            <w:tcW w:w="3009" w:type="dxa"/>
          </w:tcPr>
          <w:p w14:paraId="3B8EE5B1" w14:textId="77777777" w:rsidR="00312BC3" w:rsidRPr="00C26C40" w:rsidRDefault="00312BC3" w:rsidP="00870DFD">
            <w:pPr>
              <w:rPr>
                <w:lang w:val="en-GB"/>
              </w:rPr>
            </w:pPr>
            <w:r w:rsidRPr="00C26C40">
              <w:rPr>
                <w:lang w:val="en-GB"/>
              </w:rPr>
              <w:t>0.0180</w:t>
            </w:r>
          </w:p>
        </w:tc>
      </w:tr>
      <w:tr w:rsidR="00312BC3" w:rsidRPr="00C26C40" w14:paraId="7C2D8E5D" w14:textId="77777777" w:rsidTr="00870DFD">
        <w:trPr>
          <w:jc w:val="center"/>
        </w:trPr>
        <w:tc>
          <w:tcPr>
            <w:tcW w:w="3009" w:type="dxa"/>
          </w:tcPr>
          <w:p w14:paraId="6CAF5196" w14:textId="13B82EE9" w:rsidR="00312BC3" w:rsidRPr="00C26C40" w:rsidRDefault="0066574D" w:rsidP="00870DFD">
            <w:pPr>
              <w:rPr>
                <w:lang w:val="en-GB"/>
              </w:rPr>
            </w:pPr>
            <m:oMathPara>
              <m:oMath>
                <m:r>
                  <w:rPr>
                    <w:rFonts w:ascii="Cambria Math" w:hAnsi="Cambria Math"/>
                    <w:lang w:val="en-GB"/>
                  </w:rPr>
                  <m:t>K₂O</m:t>
                </m:r>
              </m:oMath>
            </m:oMathPara>
          </w:p>
        </w:tc>
        <w:tc>
          <w:tcPr>
            <w:tcW w:w="3009" w:type="dxa"/>
          </w:tcPr>
          <w:p w14:paraId="1CD9D3EA" w14:textId="77777777" w:rsidR="00312BC3" w:rsidRPr="00C26C40" w:rsidRDefault="00312BC3" w:rsidP="00870DFD">
            <w:pPr>
              <w:rPr>
                <w:lang w:val="en-GB"/>
              </w:rPr>
            </w:pPr>
            <w:r w:rsidRPr="00C26C40">
              <w:rPr>
                <w:lang w:val="en-GB"/>
              </w:rPr>
              <w:t>0.031</w:t>
            </w:r>
          </w:p>
        </w:tc>
        <w:tc>
          <w:tcPr>
            <w:tcW w:w="3009" w:type="dxa"/>
          </w:tcPr>
          <w:p w14:paraId="6BA38B8D" w14:textId="77777777" w:rsidR="00312BC3" w:rsidRPr="00C26C40" w:rsidRDefault="00312BC3" w:rsidP="00870DFD">
            <w:pPr>
              <w:rPr>
                <w:lang w:val="en-GB"/>
              </w:rPr>
            </w:pPr>
            <w:r w:rsidRPr="00C26C40">
              <w:rPr>
                <w:lang w:val="en-GB"/>
              </w:rPr>
              <w:t>0.0033</w:t>
            </w:r>
          </w:p>
        </w:tc>
      </w:tr>
      <w:tr w:rsidR="00312BC3" w:rsidRPr="00C26C40" w14:paraId="10B74CEE" w14:textId="77777777" w:rsidTr="00870DFD">
        <w:trPr>
          <w:jc w:val="center"/>
        </w:trPr>
        <w:tc>
          <w:tcPr>
            <w:tcW w:w="3009" w:type="dxa"/>
          </w:tcPr>
          <w:p w14:paraId="7ABB8695" w14:textId="57945634" w:rsidR="00312BC3" w:rsidRPr="00C26C40" w:rsidRDefault="0066574D" w:rsidP="00870DFD">
            <w:pPr>
              <w:rPr>
                <w:lang w:val="en-GB"/>
              </w:rPr>
            </w:pPr>
            <m:oMathPara>
              <m:oMath>
                <m:r>
                  <w:rPr>
                    <w:rFonts w:ascii="Cambria Math" w:hAnsi="Cambria Math"/>
                    <w:lang w:val="en-GB"/>
                  </w:rPr>
                  <m:t>Na₂O</m:t>
                </m:r>
              </m:oMath>
            </m:oMathPara>
          </w:p>
        </w:tc>
        <w:tc>
          <w:tcPr>
            <w:tcW w:w="3009" w:type="dxa"/>
          </w:tcPr>
          <w:p w14:paraId="07270BA0" w14:textId="77777777" w:rsidR="00312BC3" w:rsidRPr="00C26C40" w:rsidRDefault="00312BC3" w:rsidP="00870DFD">
            <w:pPr>
              <w:rPr>
                <w:lang w:val="en-GB"/>
              </w:rPr>
            </w:pPr>
            <w:r w:rsidRPr="00C26C40">
              <w:rPr>
                <w:lang w:val="en-GB"/>
              </w:rPr>
              <w:t>0.009</w:t>
            </w:r>
          </w:p>
        </w:tc>
        <w:tc>
          <w:tcPr>
            <w:tcW w:w="3009" w:type="dxa"/>
          </w:tcPr>
          <w:p w14:paraId="7FF5B896" w14:textId="77777777" w:rsidR="00312BC3" w:rsidRPr="00C26C40" w:rsidRDefault="00312BC3" w:rsidP="00870DFD">
            <w:pPr>
              <w:rPr>
                <w:lang w:val="en-GB"/>
              </w:rPr>
            </w:pPr>
            <w:r w:rsidRPr="00C26C40">
              <w:rPr>
                <w:lang w:val="en-GB"/>
              </w:rPr>
              <w:t>0.0010</w:t>
            </w:r>
          </w:p>
        </w:tc>
      </w:tr>
      <w:tr w:rsidR="00312BC3" w:rsidRPr="00C26C40" w14:paraId="6FBC4902" w14:textId="77777777" w:rsidTr="00870DFD">
        <w:trPr>
          <w:jc w:val="center"/>
        </w:trPr>
        <w:tc>
          <w:tcPr>
            <w:tcW w:w="3009" w:type="dxa"/>
          </w:tcPr>
          <w:p w14:paraId="630EF271" w14:textId="75B911CA" w:rsidR="00312BC3" w:rsidRPr="00C26C40" w:rsidRDefault="0066574D" w:rsidP="00870DFD">
            <w:pPr>
              <w:rPr>
                <w:lang w:val="en-GB"/>
              </w:rPr>
            </w:pPr>
            <m:oMathPara>
              <m:oMath>
                <m:r>
                  <w:rPr>
                    <w:rFonts w:ascii="Cambria Math" w:hAnsi="Cambria Math"/>
                    <w:lang w:val="en-GB"/>
                  </w:rPr>
                  <m:t>MgO</m:t>
                </m:r>
              </m:oMath>
            </m:oMathPara>
          </w:p>
        </w:tc>
        <w:tc>
          <w:tcPr>
            <w:tcW w:w="3009" w:type="dxa"/>
          </w:tcPr>
          <w:p w14:paraId="4F77CACB" w14:textId="77777777" w:rsidR="00312BC3" w:rsidRPr="00C26C40" w:rsidRDefault="00312BC3" w:rsidP="00870DFD">
            <w:pPr>
              <w:rPr>
                <w:lang w:val="en-GB"/>
              </w:rPr>
            </w:pPr>
            <w:r w:rsidRPr="00C26C40">
              <w:rPr>
                <w:lang w:val="en-GB"/>
              </w:rPr>
              <w:t>0.002</w:t>
            </w:r>
          </w:p>
        </w:tc>
        <w:tc>
          <w:tcPr>
            <w:tcW w:w="3009" w:type="dxa"/>
          </w:tcPr>
          <w:p w14:paraId="41AB9D3F" w14:textId="77777777" w:rsidR="00312BC3" w:rsidRPr="00C26C40" w:rsidRDefault="00312BC3" w:rsidP="00870DFD">
            <w:pPr>
              <w:rPr>
                <w:lang w:val="en-GB"/>
              </w:rPr>
            </w:pPr>
            <w:r w:rsidRPr="00C26C40">
              <w:rPr>
                <w:lang w:val="en-GB"/>
              </w:rPr>
              <w:t>0.0002</w:t>
            </w:r>
          </w:p>
        </w:tc>
      </w:tr>
      <w:tr w:rsidR="00312BC3" w:rsidRPr="00C26C40" w14:paraId="1D729BAD" w14:textId="77777777" w:rsidTr="00870DFD">
        <w:trPr>
          <w:jc w:val="center"/>
        </w:trPr>
        <w:tc>
          <w:tcPr>
            <w:tcW w:w="3009" w:type="dxa"/>
          </w:tcPr>
          <w:p w14:paraId="2549CABD" w14:textId="2270D336" w:rsidR="00312BC3" w:rsidRPr="00C26C40" w:rsidRDefault="0066574D" w:rsidP="00870DFD">
            <w:pPr>
              <w:rPr>
                <w:lang w:val="en-GB"/>
              </w:rPr>
            </w:pPr>
            <m:oMathPara>
              <m:oMath>
                <m:r>
                  <w:rPr>
                    <w:rFonts w:ascii="Cambria Math" w:hAnsi="Cambria Math"/>
                    <w:lang w:val="en-GB"/>
                  </w:rPr>
                  <m:t>CO</m:t>
                </m:r>
              </m:oMath>
            </m:oMathPara>
          </w:p>
        </w:tc>
        <w:tc>
          <w:tcPr>
            <w:tcW w:w="3009" w:type="dxa"/>
          </w:tcPr>
          <w:p w14:paraId="1AF375A0" w14:textId="77777777" w:rsidR="00312BC3" w:rsidRPr="00C26C40" w:rsidRDefault="00312BC3" w:rsidP="00870DFD">
            <w:pPr>
              <w:rPr>
                <w:lang w:val="en-GB"/>
              </w:rPr>
            </w:pPr>
            <w:r w:rsidRPr="00C26C40">
              <w:rPr>
                <w:lang w:val="en-GB"/>
              </w:rPr>
              <w:t>0.298</w:t>
            </w:r>
          </w:p>
        </w:tc>
        <w:tc>
          <w:tcPr>
            <w:tcW w:w="3009" w:type="dxa"/>
          </w:tcPr>
          <w:p w14:paraId="08F4411D" w14:textId="77777777" w:rsidR="00312BC3" w:rsidRPr="00C26C40" w:rsidRDefault="00312BC3" w:rsidP="00870DFD">
            <w:pPr>
              <w:rPr>
                <w:lang w:val="en-GB"/>
              </w:rPr>
            </w:pPr>
            <w:r w:rsidRPr="00C26C40">
              <w:rPr>
                <w:lang w:val="en-GB"/>
              </w:rPr>
              <w:t>0.0321</w:t>
            </w:r>
          </w:p>
        </w:tc>
      </w:tr>
      <w:tr w:rsidR="00312BC3" w:rsidRPr="00C26C40" w14:paraId="1AFABF78" w14:textId="77777777" w:rsidTr="00870DFD">
        <w:trPr>
          <w:jc w:val="center"/>
        </w:trPr>
        <w:tc>
          <w:tcPr>
            <w:tcW w:w="3009" w:type="dxa"/>
          </w:tcPr>
          <w:p w14:paraId="50CB00C8" w14:textId="4C72E500"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16E9D6B2" w14:textId="77777777" w:rsidR="00312BC3" w:rsidRPr="00C26C40" w:rsidRDefault="00312BC3" w:rsidP="00870DFD">
            <w:pPr>
              <w:rPr>
                <w:lang w:val="en-GB"/>
              </w:rPr>
            </w:pPr>
            <w:r w:rsidRPr="00C26C40">
              <w:rPr>
                <w:lang w:val="en-GB"/>
              </w:rPr>
              <w:t>0.085</w:t>
            </w:r>
          </w:p>
        </w:tc>
        <w:tc>
          <w:tcPr>
            <w:tcW w:w="3009" w:type="dxa"/>
          </w:tcPr>
          <w:p w14:paraId="23DE1C91" w14:textId="77777777" w:rsidR="00312BC3" w:rsidRPr="00C26C40" w:rsidRDefault="00312BC3" w:rsidP="00870DFD">
            <w:pPr>
              <w:rPr>
                <w:lang w:val="en-GB"/>
              </w:rPr>
            </w:pPr>
            <w:r w:rsidRPr="00C26C40">
              <w:rPr>
                <w:lang w:val="en-GB"/>
              </w:rPr>
              <w:t>0.0091</w:t>
            </w:r>
          </w:p>
        </w:tc>
      </w:tr>
      <w:tr w:rsidR="00312BC3" w:rsidRPr="00C26C40" w14:paraId="6034CF4C" w14:textId="77777777" w:rsidTr="00870DFD">
        <w:trPr>
          <w:jc w:val="center"/>
        </w:trPr>
        <w:tc>
          <w:tcPr>
            <w:tcW w:w="3009" w:type="dxa"/>
          </w:tcPr>
          <w:p w14:paraId="20901B70" w14:textId="0C827E34"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53795E0B" w14:textId="77777777" w:rsidR="00312BC3" w:rsidRPr="00C26C40" w:rsidRDefault="00312BC3" w:rsidP="00870DFD">
            <w:pPr>
              <w:rPr>
                <w:lang w:val="en-GB"/>
              </w:rPr>
            </w:pPr>
            <w:r w:rsidRPr="00C26C40">
              <w:rPr>
                <w:lang w:val="en-GB"/>
              </w:rPr>
              <w:t>2.225</w:t>
            </w:r>
          </w:p>
        </w:tc>
        <w:tc>
          <w:tcPr>
            <w:tcW w:w="3009" w:type="dxa"/>
          </w:tcPr>
          <w:p w14:paraId="7219BB56" w14:textId="77777777" w:rsidR="00312BC3" w:rsidRPr="00C26C40" w:rsidRDefault="00312BC3" w:rsidP="00870DFD">
            <w:pPr>
              <w:rPr>
                <w:lang w:val="en-GB"/>
              </w:rPr>
            </w:pPr>
            <w:r w:rsidRPr="00C26C40">
              <w:rPr>
                <w:lang w:val="en-GB"/>
              </w:rPr>
              <w:t>0.2400</w:t>
            </w:r>
          </w:p>
        </w:tc>
      </w:tr>
      <w:tr w:rsidR="00312BC3" w:rsidRPr="00C26C40" w14:paraId="1048F67A" w14:textId="77777777" w:rsidTr="00870DFD">
        <w:trPr>
          <w:jc w:val="center"/>
        </w:trPr>
        <w:tc>
          <w:tcPr>
            <w:tcW w:w="3009" w:type="dxa"/>
          </w:tcPr>
          <w:p w14:paraId="65017697" w14:textId="26122EF6" w:rsidR="00312BC3" w:rsidRPr="00C26C40" w:rsidRDefault="0066574D" w:rsidP="00870DFD">
            <w:pPr>
              <w:rPr>
                <w:lang w:val="en-GB"/>
              </w:rPr>
            </w:pPr>
            <m:oMathPara>
              <m:oMath>
                <m:r>
                  <w:rPr>
                    <w:rFonts w:ascii="Cambria Math" w:hAnsi="Cambria Math"/>
                    <w:lang w:val="en-GB"/>
                  </w:rPr>
                  <m:t>N₂</m:t>
                </m:r>
              </m:oMath>
            </m:oMathPara>
          </w:p>
        </w:tc>
        <w:tc>
          <w:tcPr>
            <w:tcW w:w="3009" w:type="dxa"/>
          </w:tcPr>
          <w:p w14:paraId="042F72D9" w14:textId="77777777" w:rsidR="00312BC3" w:rsidRPr="00C26C40" w:rsidRDefault="00312BC3" w:rsidP="00870DFD">
            <w:pPr>
              <w:rPr>
                <w:lang w:val="en-GB"/>
              </w:rPr>
            </w:pPr>
            <w:r w:rsidRPr="00C26C40">
              <w:rPr>
                <w:lang w:val="en-GB"/>
              </w:rPr>
              <w:t>1.767</w:t>
            </w:r>
          </w:p>
        </w:tc>
        <w:tc>
          <w:tcPr>
            <w:tcW w:w="3009" w:type="dxa"/>
          </w:tcPr>
          <w:p w14:paraId="2B55A934" w14:textId="77777777" w:rsidR="00312BC3" w:rsidRPr="00C26C40" w:rsidRDefault="00312BC3" w:rsidP="00870DFD">
            <w:pPr>
              <w:rPr>
                <w:lang w:val="en-GB"/>
              </w:rPr>
            </w:pPr>
            <w:r w:rsidRPr="00C26C40">
              <w:rPr>
                <w:lang w:val="en-GB"/>
              </w:rPr>
              <w:t>0.1906</w:t>
            </w:r>
          </w:p>
        </w:tc>
      </w:tr>
      <w:tr w:rsidR="00312BC3" w:rsidRPr="00C26C40" w14:paraId="44474789" w14:textId="77777777" w:rsidTr="00870DFD">
        <w:trPr>
          <w:jc w:val="center"/>
        </w:trPr>
        <w:tc>
          <w:tcPr>
            <w:tcW w:w="3009" w:type="dxa"/>
          </w:tcPr>
          <w:p w14:paraId="5A245DD7" w14:textId="77777777" w:rsidR="00312BC3" w:rsidRPr="00C26C40" w:rsidRDefault="00312BC3" w:rsidP="00870DFD">
            <w:pPr>
              <w:rPr>
                <w:lang w:val="en-GB"/>
              </w:rPr>
            </w:pPr>
            <w:r w:rsidRPr="00C26C40">
              <w:rPr>
                <w:b/>
                <w:lang w:val="en-GB"/>
              </w:rPr>
              <w:t>Total</w:t>
            </w:r>
          </w:p>
        </w:tc>
        <w:tc>
          <w:tcPr>
            <w:tcW w:w="3009" w:type="dxa"/>
          </w:tcPr>
          <w:p w14:paraId="4030F1CC" w14:textId="77777777" w:rsidR="00312BC3" w:rsidRPr="00C26C40" w:rsidRDefault="00312BC3" w:rsidP="00870DFD">
            <w:pPr>
              <w:rPr>
                <w:lang w:val="en-GB"/>
              </w:rPr>
            </w:pPr>
            <w:r w:rsidRPr="00C26C40">
              <w:rPr>
                <w:b/>
                <w:lang w:val="en-GB"/>
              </w:rPr>
              <w:t>9.272</w:t>
            </w:r>
          </w:p>
        </w:tc>
        <w:tc>
          <w:tcPr>
            <w:tcW w:w="3009" w:type="dxa"/>
          </w:tcPr>
          <w:p w14:paraId="30B90025" w14:textId="77777777" w:rsidR="00312BC3" w:rsidRPr="00C26C40" w:rsidRDefault="00312BC3" w:rsidP="00870DFD">
            <w:pPr>
              <w:rPr>
                <w:lang w:val="en-GB"/>
              </w:rPr>
            </w:pPr>
            <w:r w:rsidRPr="00C26C40">
              <w:rPr>
                <w:b/>
                <w:lang w:val="en-GB"/>
              </w:rPr>
              <w:t>1.0000</w:t>
            </w:r>
          </w:p>
        </w:tc>
      </w:tr>
      <w:tr w:rsidR="00312BC3" w:rsidRPr="00C26C40" w14:paraId="5DEFF8FC" w14:textId="77777777" w:rsidTr="00870DFD">
        <w:trPr>
          <w:jc w:val="center"/>
        </w:trPr>
        <w:tc>
          <w:tcPr>
            <w:tcW w:w="3009" w:type="dxa"/>
          </w:tcPr>
          <w:p w14:paraId="7D90202B" w14:textId="77777777" w:rsidR="00312BC3" w:rsidRPr="00C26C40" w:rsidRDefault="00312BC3" w:rsidP="00870DFD">
            <w:pPr>
              <w:rPr>
                <w:lang w:val="en-GB"/>
              </w:rPr>
            </w:pPr>
            <w:r w:rsidRPr="00C26C40">
              <w:rPr>
                <w:b/>
                <w:lang w:val="en-GB"/>
              </w:rPr>
              <w:t>Temperature (°C)</w:t>
            </w:r>
          </w:p>
        </w:tc>
        <w:tc>
          <w:tcPr>
            <w:tcW w:w="3009" w:type="dxa"/>
          </w:tcPr>
          <w:p w14:paraId="1D2F03D0" w14:textId="77777777" w:rsidR="00312BC3" w:rsidRPr="00C26C40" w:rsidRDefault="00312BC3" w:rsidP="00870DFD">
            <w:pPr>
              <w:rPr>
                <w:lang w:val="en-GB"/>
              </w:rPr>
            </w:pPr>
            <w:r w:rsidRPr="00C26C40">
              <w:rPr>
                <w:b/>
                <w:lang w:val="en-GB"/>
              </w:rPr>
              <w:t>30.00</w:t>
            </w:r>
          </w:p>
        </w:tc>
        <w:tc>
          <w:tcPr>
            <w:tcW w:w="3009" w:type="dxa"/>
          </w:tcPr>
          <w:p w14:paraId="2FB21582" w14:textId="77777777" w:rsidR="00312BC3" w:rsidRPr="00C26C40" w:rsidRDefault="00312BC3" w:rsidP="00870DFD">
            <w:pPr>
              <w:rPr>
                <w:lang w:val="en-GB"/>
              </w:rPr>
            </w:pPr>
          </w:p>
        </w:tc>
      </w:tr>
      <w:tr w:rsidR="00312BC3" w:rsidRPr="00C26C40" w14:paraId="425DD90B" w14:textId="77777777" w:rsidTr="00870DFD">
        <w:trPr>
          <w:jc w:val="center"/>
        </w:trPr>
        <w:tc>
          <w:tcPr>
            <w:tcW w:w="3009" w:type="dxa"/>
          </w:tcPr>
          <w:p w14:paraId="5A2FD6CD" w14:textId="77777777" w:rsidR="00312BC3" w:rsidRPr="00C26C40" w:rsidRDefault="00312BC3" w:rsidP="00870DFD">
            <w:pPr>
              <w:rPr>
                <w:lang w:val="en-GB"/>
              </w:rPr>
            </w:pPr>
            <w:r w:rsidRPr="00C26C40">
              <w:rPr>
                <w:b/>
                <w:lang w:val="en-GB"/>
              </w:rPr>
              <w:t>Pressure (atm)</w:t>
            </w:r>
          </w:p>
        </w:tc>
        <w:tc>
          <w:tcPr>
            <w:tcW w:w="3009" w:type="dxa"/>
          </w:tcPr>
          <w:p w14:paraId="78506EF4" w14:textId="77777777" w:rsidR="00312BC3" w:rsidRPr="00C26C40" w:rsidRDefault="00312BC3" w:rsidP="00870DFD">
            <w:pPr>
              <w:rPr>
                <w:lang w:val="en-GB"/>
              </w:rPr>
            </w:pPr>
            <w:r w:rsidRPr="00C26C40">
              <w:rPr>
                <w:b/>
                <w:lang w:val="en-GB"/>
              </w:rPr>
              <w:t>1.2000</w:t>
            </w:r>
          </w:p>
        </w:tc>
        <w:tc>
          <w:tcPr>
            <w:tcW w:w="3009" w:type="dxa"/>
          </w:tcPr>
          <w:p w14:paraId="40BD89D7" w14:textId="77777777" w:rsidR="00312BC3" w:rsidRPr="00C26C40" w:rsidRDefault="00312BC3" w:rsidP="00870DFD">
            <w:pPr>
              <w:rPr>
                <w:lang w:val="en-GB"/>
              </w:rPr>
            </w:pPr>
          </w:p>
        </w:tc>
      </w:tr>
    </w:tbl>
    <w:p w14:paraId="74DB9EE0" w14:textId="77777777" w:rsidR="00230175" w:rsidRPr="00C26C40" w:rsidRDefault="00230175" w:rsidP="00312BC3"/>
    <w:p w14:paraId="255C4FF7" w14:textId="7674AB46" w:rsidR="00312BC3" w:rsidRPr="00C26C40" w:rsidRDefault="00312BC3" w:rsidP="00312BC3">
      <w:r w:rsidRPr="00C26C40">
        <w:t>Outlet stream condition and composition:</w:t>
      </w:r>
    </w:p>
    <w:tbl>
      <w:tblPr>
        <w:tblStyle w:val="TableGrid"/>
        <w:tblW w:w="0" w:type="auto"/>
        <w:jc w:val="center"/>
        <w:tblLook w:val="04A0" w:firstRow="1" w:lastRow="0" w:firstColumn="1" w:lastColumn="0" w:noHBand="0" w:noVBand="1"/>
      </w:tblPr>
      <w:tblGrid>
        <w:gridCol w:w="2872"/>
        <w:gridCol w:w="2804"/>
        <w:gridCol w:w="2818"/>
      </w:tblGrid>
      <w:tr w:rsidR="00312BC3" w:rsidRPr="00C26C40" w14:paraId="2DC0FC6D" w14:textId="77777777" w:rsidTr="00870DFD">
        <w:trPr>
          <w:jc w:val="center"/>
        </w:trPr>
        <w:tc>
          <w:tcPr>
            <w:tcW w:w="3009" w:type="dxa"/>
            <w:shd w:val="clear" w:color="auto" w:fill="D9D9D9"/>
          </w:tcPr>
          <w:p w14:paraId="61748FD2" w14:textId="77777777" w:rsidR="00312BC3" w:rsidRPr="00C26C40" w:rsidRDefault="00312BC3" w:rsidP="00870DFD">
            <w:pPr>
              <w:rPr>
                <w:lang w:val="en-GB"/>
              </w:rPr>
            </w:pPr>
            <w:r w:rsidRPr="00C26C40">
              <w:rPr>
                <w:b/>
                <w:sz w:val="22"/>
                <w:lang w:val="en-GB"/>
              </w:rPr>
              <w:lastRenderedPageBreak/>
              <w:t>Stream 304B</w:t>
            </w:r>
          </w:p>
        </w:tc>
        <w:tc>
          <w:tcPr>
            <w:tcW w:w="3009" w:type="dxa"/>
            <w:shd w:val="clear" w:color="auto" w:fill="D9D9D9"/>
          </w:tcPr>
          <w:p w14:paraId="4FBE4401"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5143B699" w14:textId="77777777" w:rsidR="00312BC3" w:rsidRPr="00C26C40" w:rsidRDefault="00312BC3" w:rsidP="00870DFD">
            <w:pPr>
              <w:rPr>
                <w:lang w:val="en-GB"/>
              </w:rPr>
            </w:pPr>
            <w:r w:rsidRPr="00C26C40">
              <w:rPr>
                <w:b/>
                <w:sz w:val="22"/>
                <w:lang w:val="en-GB"/>
              </w:rPr>
              <w:t>Mass Fraction</w:t>
            </w:r>
          </w:p>
        </w:tc>
      </w:tr>
      <w:tr w:rsidR="00312BC3" w:rsidRPr="00C26C40" w14:paraId="0D805628" w14:textId="77777777" w:rsidTr="00870DFD">
        <w:trPr>
          <w:jc w:val="center"/>
        </w:trPr>
        <w:tc>
          <w:tcPr>
            <w:tcW w:w="3009" w:type="dxa"/>
          </w:tcPr>
          <w:p w14:paraId="5FA0AA34" w14:textId="1E0E2EA8"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31AE671B" w14:textId="77777777" w:rsidR="00312BC3" w:rsidRPr="00C26C40" w:rsidRDefault="00312BC3" w:rsidP="00870DFD">
            <w:pPr>
              <w:rPr>
                <w:lang w:val="en-GB"/>
              </w:rPr>
            </w:pPr>
            <w:r w:rsidRPr="00C26C40">
              <w:rPr>
                <w:lang w:val="en-GB"/>
              </w:rPr>
              <w:t>0.000</w:t>
            </w:r>
          </w:p>
        </w:tc>
        <w:tc>
          <w:tcPr>
            <w:tcW w:w="3009" w:type="dxa"/>
          </w:tcPr>
          <w:p w14:paraId="0AB644F6" w14:textId="77777777" w:rsidR="00312BC3" w:rsidRPr="00C26C40" w:rsidRDefault="00312BC3" w:rsidP="00870DFD">
            <w:pPr>
              <w:rPr>
                <w:lang w:val="en-GB"/>
              </w:rPr>
            </w:pPr>
            <w:r w:rsidRPr="00C26C40">
              <w:rPr>
                <w:lang w:val="en-GB"/>
              </w:rPr>
              <w:t>0.0000</w:t>
            </w:r>
          </w:p>
        </w:tc>
      </w:tr>
      <w:tr w:rsidR="00312BC3" w:rsidRPr="00C26C40" w14:paraId="03E1C149" w14:textId="77777777" w:rsidTr="00870DFD">
        <w:trPr>
          <w:jc w:val="center"/>
        </w:trPr>
        <w:tc>
          <w:tcPr>
            <w:tcW w:w="3009" w:type="dxa"/>
          </w:tcPr>
          <w:p w14:paraId="0F75E645" w14:textId="7A20EC0F" w:rsidR="00312BC3" w:rsidRPr="00C26C40" w:rsidRDefault="0066574D" w:rsidP="00870DFD">
            <w:pPr>
              <w:rPr>
                <w:lang w:val="en-GB"/>
              </w:rPr>
            </w:pPr>
            <m:oMathPara>
              <m:oMath>
                <m:r>
                  <w:rPr>
                    <w:rFonts w:ascii="Cambria Math" w:hAnsi="Cambria Math"/>
                    <w:lang w:val="en-GB"/>
                  </w:rPr>
                  <m:t>CO₂</m:t>
                </m:r>
              </m:oMath>
            </m:oMathPara>
          </w:p>
        </w:tc>
        <w:tc>
          <w:tcPr>
            <w:tcW w:w="3009" w:type="dxa"/>
          </w:tcPr>
          <w:p w14:paraId="390F9F36" w14:textId="77777777" w:rsidR="00312BC3" w:rsidRPr="00C26C40" w:rsidRDefault="00312BC3" w:rsidP="00870DFD">
            <w:pPr>
              <w:rPr>
                <w:lang w:val="en-GB"/>
              </w:rPr>
            </w:pPr>
            <w:r w:rsidRPr="00C26C40">
              <w:rPr>
                <w:lang w:val="en-GB"/>
              </w:rPr>
              <w:t>2.571</w:t>
            </w:r>
          </w:p>
        </w:tc>
        <w:tc>
          <w:tcPr>
            <w:tcW w:w="3009" w:type="dxa"/>
          </w:tcPr>
          <w:p w14:paraId="275BB2A9" w14:textId="77777777" w:rsidR="00312BC3" w:rsidRPr="00C26C40" w:rsidRDefault="00312BC3" w:rsidP="00870DFD">
            <w:pPr>
              <w:rPr>
                <w:lang w:val="en-GB"/>
              </w:rPr>
            </w:pPr>
            <w:r w:rsidRPr="00C26C40">
              <w:rPr>
                <w:lang w:val="en-GB"/>
              </w:rPr>
              <w:t>0.2773</w:t>
            </w:r>
          </w:p>
        </w:tc>
      </w:tr>
      <w:tr w:rsidR="00312BC3" w:rsidRPr="00C26C40" w14:paraId="38B7AB91" w14:textId="77777777" w:rsidTr="00870DFD">
        <w:trPr>
          <w:jc w:val="center"/>
        </w:trPr>
        <w:tc>
          <w:tcPr>
            <w:tcW w:w="3009" w:type="dxa"/>
          </w:tcPr>
          <w:p w14:paraId="06C0B05D" w14:textId="78DCEA50" w:rsidR="00312BC3" w:rsidRPr="00C26C40" w:rsidRDefault="0066574D" w:rsidP="00870DFD">
            <w:pPr>
              <w:rPr>
                <w:lang w:val="en-GB"/>
              </w:rPr>
            </w:pPr>
            <m:oMathPara>
              <m:oMath>
                <m:r>
                  <w:rPr>
                    <w:rFonts w:ascii="Cambria Math" w:hAnsi="Cambria Math"/>
                    <w:lang w:val="en-GB"/>
                  </w:rPr>
                  <m:t>Al(OH)₃</m:t>
                </m:r>
              </m:oMath>
            </m:oMathPara>
          </w:p>
        </w:tc>
        <w:tc>
          <w:tcPr>
            <w:tcW w:w="3009" w:type="dxa"/>
          </w:tcPr>
          <w:p w14:paraId="293AA505" w14:textId="77777777" w:rsidR="00312BC3" w:rsidRPr="00C26C40" w:rsidRDefault="00312BC3" w:rsidP="00870DFD">
            <w:pPr>
              <w:rPr>
                <w:lang w:val="en-GB"/>
              </w:rPr>
            </w:pPr>
            <w:r w:rsidRPr="00C26C40">
              <w:rPr>
                <w:lang w:val="en-GB"/>
              </w:rPr>
              <w:t>0.069</w:t>
            </w:r>
          </w:p>
        </w:tc>
        <w:tc>
          <w:tcPr>
            <w:tcW w:w="3009" w:type="dxa"/>
          </w:tcPr>
          <w:p w14:paraId="49D9845C" w14:textId="77777777" w:rsidR="00312BC3" w:rsidRPr="00C26C40" w:rsidRDefault="00312BC3" w:rsidP="00870DFD">
            <w:pPr>
              <w:rPr>
                <w:lang w:val="en-GB"/>
              </w:rPr>
            </w:pPr>
            <w:r w:rsidRPr="00C26C40">
              <w:rPr>
                <w:lang w:val="en-GB"/>
              </w:rPr>
              <w:t>0.0075</w:t>
            </w:r>
          </w:p>
        </w:tc>
      </w:tr>
      <w:tr w:rsidR="00312BC3" w:rsidRPr="00C26C40" w14:paraId="2236BE66" w14:textId="77777777" w:rsidTr="00870DFD">
        <w:trPr>
          <w:jc w:val="center"/>
        </w:trPr>
        <w:tc>
          <w:tcPr>
            <w:tcW w:w="3009" w:type="dxa"/>
          </w:tcPr>
          <w:p w14:paraId="793DB3F6" w14:textId="39D26959"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4F2DDFD9" w14:textId="77777777" w:rsidR="00312BC3" w:rsidRPr="00C26C40" w:rsidRDefault="00312BC3" w:rsidP="00870DFD">
            <w:pPr>
              <w:rPr>
                <w:lang w:val="en-GB"/>
              </w:rPr>
            </w:pPr>
            <w:r w:rsidRPr="00C26C40">
              <w:rPr>
                <w:lang w:val="en-GB"/>
              </w:rPr>
              <w:t>0.005</w:t>
            </w:r>
          </w:p>
        </w:tc>
        <w:tc>
          <w:tcPr>
            <w:tcW w:w="3009" w:type="dxa"/>
          </w:tcPr>
          <w:p w14:paraId="2DF16EDC" w14:textId="77777777" w:rsidR="00312BC3" w:rsidRPr="00C26C40" w:rsidRDefault="00312BC3" w:rsidP="00870DFD">
            <w:pPr>
              <w:rPr>
                <w:lang w:val="en-GB"/>
              </w:rPr>
            </w:pPr>
            <w:r w:rsidRPr="00C26C40">
              <w:rPr>
                <w:lang w:val="en-GB"/>
              </w:rPr>
              <w:t>0.0005</w:t>
            </w:r>
          </w:p>
        </w:tc>
      </w:tr>
      <w:tr w:rsidR="00312BC3" w:rsidRPr="00C26C40" w14:paraId="7EC3B0C5" w14:textId="77777777" w:rsidTr="00870DFD">
        <w:trPr>
          <w:jc w:val="center"/>
        </w:trPr>
        <w:tc>
          <w:tcPr>
            <w:tcW w:w="3009" w:type="dxa"/>
          </w:tcPr>
          <w:p w14:paraId="293305AE" w14:textId="6C0E638A"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256DA7A6" w14:textId="77777777" w:rsidR="00312BC3" w:rsidRPr="00C26C40" w:rsidRDefault="00312BC3" w:rsidP="00870DFD">
            <w:pPr>
              <w:rPr>
                <w:lang w:val="en-GB"/>
              </w:rPr>
            </w:pPr>
            <w:r w:rsidRPr="00C26C40">
              <w:rPr>
                <w:lang w:val="en-GB"/>
              </w:rPr>
              <w:t>2.043</w:t>
            </w:r>
          </w:p>
        </w:tc>
        <w:tc>
          <w:tcPr>
            <w:tcW w:w="3009" w:type="dxa"/>
          </w:tcPr>
          <w:p w14:paraId="7AC5510F" w14:textId="77777777" w:rsidR="00312BC3" w:rsidRPr="00C26C40" w:rsidRDefault="00312BC3" w:rsidP="00870DFD">
            <w:pPr>
              <w:rPr>
                <w:lang w:val="en-GB"/>
              </w:rPr>
            </w:pPr>
            <w:r w:rsidRPr="00C26C40">
              <w:rPr>
                <w:lang w:val="en-GB"/>
              </w:rPr>
              <w:t>0.2204</w:t>
            </w:r>
          </w:p>
        </w:tc>
      </w:tr>
      <w:tr w:rsidR="00312BC3" w:rsidRPr="00C26C40" w14:paraId="4A58C3A1" w14:textId="77777777" w:rsidTr="00870DFD">
        <w:trPr>
          <w:jc w:val="center"/>
        </w:trPr>
        <w:tc>
          <w:tcPr>
            <w:tcW w:w="3009" w:type="dxa"/>
          </w:tcPr>
          <w:p w14:paraId="34616D61" w14:textId="4A02809D" w:rsidR="00312BC3" w:rsidRPr="00C26C40" w:rsidRDefault="0066574D" w:rsidP="00870DFD">
            <w:pPr>
              <w:rPr>
                <w:lang w:val="en-GB"/>
              </w:rPr>
            </w:pPr>
            <m:oMathPara>
              <m:oMath>
                <m:r>
                  <w:rPr>
                    <w:rFonts w:ascii="Cambria Math" w:hAnsi="Cambria Math"/>
                    <w:lang w:val="en-GB"/>
                  </w:rPr>
                  <m:t>TiO₂</m:t>
                </m:r>
              </m:oMath>
            </m:oMathPara>
          </w:p>
        </w:tc>
        <w:tc>
          <w:tcPr>
            <w:tcW w:w="3009" w:type="dxa"/>
          </w:tcPr>
          <w:p w14:paraId="18ADE6CD" w14:textId="77777777" w:rsidR="00312BC3" w:rsidRPr="00C26C40" w:rsidRDefault="00312BC3" w:rsidP="00870DFD">
            <w:pPr>
              <w:rPr>
                <w:lang w:val="en-GB"/>
              </w:rPr>
            </w:pPr>
            <w:r w:rsidRPr="00C26C40">
              <w:rPr>
                <w:lang w:val="en-GB"/>
              </w:rPr>
              <w:t>0.166</w:t>
            </w:r>
          </w:p>
        </w:tc>
        <w:tc>
          <w:tcPr>
            <w:tcW w:w="3009" w:type="dxa"/>
          </w:tcPr>
          <w:p w14:paraId="627C01AA" w14:textId="77777777" w:rsidR="00312BC3" w:rsidRPr="00C26C40" w:rsidRDefault="00312BC3" w:rsidP="00870DFD">
            <w:pPr>
              <w:rPr>
                <w:lang w:val="en-GB"/>
              </w:rPr>
            </w:pPr>
            <w:r w:rsidRPr="00C26C40">
              <w:rPr>
                <w:lang w:val="en-GB"/>
              </w:rPr>
              <w:t>0.0180</w:t>
            </w:r>
          </w:p>
        </w:tc>
      </w:tr>
      <w:tr w:rsidR="00312BC3" w:rsidRPr="00C26C40" w14:paraId="4CFFBA55" w14:textId="77777777" w:rsidTr="00870DFD">
        <w:trPr>
          <w:jc w:val="center"/>
        </w:trPr>
        <w:tc>
          <w:tcPr>
            <w:tcW w:w="3009" w:type="dxa"/>
          </w:tcPr>
          <w:p w14:paraId="4A55CE68" w14:textId="4FBA5E77" w:rsidR="00312BC3" w:rsidRPr="00C26C40" w:rsidRDefault="0066574D" w:rsidP="00870DFD">
            <w:pPr>
              <w:rPr>
                <w:lang w:val="en-GB"/>
              </w:rPr>
            </w:pPr>
            <m:oMathPara>
              <m:oMath>
                <m:r>
                  <w:rPr>
                    <w:rFonts w:ascii="Cambria Math" w:hAnsi="Cambria Math"/>
                    <w:lang w:val="en-GB"/>
                  </w:rPr>
                  <m:t>K₂O</m:t>
                </m:r>
              </m:oMath>
            </m:oMathPara>
          </w:p>
        </w:tc>
        <w:tc>
          <w:tcPr>
            <w:tcW w:w="3009" w:type="dxa"/>
          </w:tcPr>
          <w:p w14:paraId="58DC3A3B" w14:textId="77777777" w:rsidR="00312BC3" w:rsidRPr="00C26C40" w:rsidRDefault="00312BC3" w:rsidP="00870DFD">
            <w:pPr>
              <w:rPr>
                <w:lang w:val="en-GB"/>
              </w:rPr>
            </w:pPr>
            <w:r w:rsidRPr="00C26C40">
              <w:rPr>
                <w:lang w:val="en-GB"/>
              </w:rPr>
              <w:t>0.031</w:t>
            </w:r>
          </w:p>
        </w:tc>
        <w:tc>
          <w:tcPr>
            <w:tcW w:w="3009" w:type="dxa"/>
          </w:tcPr>
          <w:p w14:paraId="13B2CA18" w14:textId="77777777" w:rsidR="00312BC3" w:rsidRPr="00C26C40" w:rsidRDefault="00312BC3" w:rsidP="00870DFD">
            <w:pPr>
              <w:rPr>
                <w:lang w:val="en-GB"/>
              </w:rPr>
            </w:pPr>
            <w:r w:rsidRPr="00C26C40">
              <w:rPr>
                <w:lang w:val="en-GB"/>
              </w:rPr>
              <w:t>0.0033</w:t>
            </w:r>
          </w:p>
        </w:tc>
      </w:tr>
      <w:tr w:rsidR="00312BC3" w:rsidRPr="00C26C40" w14:paraId="1D2FED4C" w14:textId="77777777" w:rsidTr="00870DFD">
        <w:trPr>
          <w:jc w:val="center"/>
        </w:trPr>
        <w:tc>
          <w:tcPr>
            <w:tcW w:w="3009" w:type="dxa"/>
          </w:tcPr>
          <w:p w14:paraId="099C30E4" w14:textId="548A34FD" w:rsidR="00312BC3" w:rsidRPr="00C26C40" w:rsidRDefault="0066574D" w:rsidP="00870DFD">
            <w:pPr>
              <w:rPr>
                <w:lang w:val="en-GB"/>
              </w:rPr>
            </w:pPr>
            <m:oMathPara>
              <m:oMath>
                <m:r>
                  <w:rPr>
                    <w:rFonts w:ascii="Cambria Math" w:hAnsi="Cambria Math"/>
                    <w:lang w:val="en-GB"/>
                  </w:rPr>
                  <m:t>Na₂O</m:t>
                </m:r>
              </m:oMath>
            </m:oMathPara>
          </w:p>
        </w:tc>
        <w:tc>
          <w:tcPr>
            <w:tcW w:w="3009" w:type="dxa"/>
          </w:tcPr>
          <w:p w14:paraId="480C3E6B" w14:textId="77777777" w:rsidR="00312BC3" w:rsidRPr="00C26C40" w:rsidRDefault="00312BC3" w:rsidP="00870DFD">
            <w:pPr>
              <w:rPr>
                <w:lang w:val="en-GB"/>
              </w:rPr>
            </w:pPr>
            <w:r w:rsidRPr="00C26C40">
              <w:rPr>
                <w:lang w:val="en-GB"/>
              </w:rPr>
              <w:t>0.009</w:t>
            </w:r>
          </w:p>
        </w:tc>
        <w:tc>
          <w:tcPr>
            <w:tcW w:w="3009" w:type="dxa"/>
          </w:tcPr>
          <w:p w14:paraId="18C3736D" w14:textId="77777777" w:rsidR="00312BC3" w:rsidRPr="00C26C40" w:rsidRDefault="00312BC3" w:rsidP="00870DFD">
            <w:pPr>
              <w:rPr>
                <w:lang w:val="en-GB"/>
              </w:rPr>
            </w:pPr>
            <w:r w:rsidRPr="00C26C40">
              <w:rPr>
                <w:lang w:val="en-GB"/>
              </w:rPr>
              <w:t>0.0010</w:t>
            </w:r>
          </w:p>
        </w:tc>
      </w:tr>
      <w:tr w:rsidR="00312BC3" w:rsidRPr="00C26C40" w14:paraId="1DFCED1F" w14:textId="77777777" w:rsidTr="00870DFD">
        <w:trPr>
          <w:jc w:val="center"/>
        </w:trPr>
        <w:tc>
          <w:tcPr>
            <w:tcW w:w="3009" w:type="dxa"/>
          </w:tcPr>
          <w:p w14:paraId="52AF4823" w14:textId="3AFD3C37" w:rsidR="00312BC3" w:rsidRPr="00C26C40" w:rsidRDefault="0066574D" w:rsidP="00870DFD">
            <w:pPr>
              <w:rPr>
                <w:lang w:val="en-GB"/>
              </w:rPr>
            </w:pPr>
            <m:oMathPara>
              <m:oMath>
                <m:r>
                  <w:rPr>
                    <w:rFonts w:ascii="Cambria Math" w:hAnsi="Cambria Math"/>
                    <w:lang w:val="en-GB"/>
                  </w:rPr>
                  <m:t>MgO</m:t>
                </m:r>
              </m:oMath>
            </m:oMathPara>
          </w:p>
        </w:tc>
        <w:tc>
          <w:tcPr>
            <w:tcW w:w="3009" w:type="dxa"/>
          </w:tcPr>
          <w:p w14:paraId="296F4427" w14:textId="77777777" w:rsidR="00312BC3" w:rsidRPr="00C26C40" w:rsidRDefault="00312BC3" w:rsidP="00870DFD">
            <w:pPr>
              <w:rPr>
                <w:lang w:val="en-GB"/>
              </w:rPr>
            </w:pPr>
            <w:r w:rsidRPr="00C26C40">
              <w:rPr>
                <w:lang w:val="en-GB"/>
              </w:rPr>
              <w:t>0.002</w:t>
            </w:r>
          </w:p>
        </w:tc>
        <w:tc>
          <w:tcPr>
            <w:tcW w:w="3009" w:type="dxa"/>
          </w:tcPr>
          <w:p w14:paraId="2C96530D" w14:textId="77777777" w:rsidR="00312BC3" w:rsidRPr="00C26C40" w:rsidRDefault="00312BC3" w:rsidP="00870DFD">
            <w:pPr>
              <w:rPr>
                <w:lang w:val="en-GB"/>
              </w:rPr>
            </w:pPr>
            <w:r w:rsidRPr="00C26C40">
              <w:rPr>
                <w:lang w:val="en-GB"/>
              </w:rPr>
              <w:t>0.0002</w:t>
            </w:r>
          </w:p>
        </w:tc>
      </w:tr>
      <w:tr w:rsidR="00312BC3" w:rsidRPr="00C26C40" w14:paraId="61CDBD86" w14:textId="77777777" w:rsidTr="00870DFD">
        <w:trPr>
          <w:jc w:val="center"/>
        </w:trPr>
        <w:tc>
          <w:tcPr>
            <w:tcW w:w="3009" w:type="dxa"/>
          </w:tcPr>
          <w:p w14:paraId="0B21781C" w14:textId="1C688C16" w:rsidR="00312BC3" w:rsidRPr="00C26C40" w:rsidRDefault="0066574D" w:rsidP="00870DFD">
            <w:pPr>
              <w:rPr>
                <w:lang w:val="en-GB"/>
              </w:rPr>
            </w:pPr>
            <m:oMathPara>
              <m:oMath>
                <m:r>
                  <w:rPr>
                    <w:rFonts w:ascii="Cambria Math" w:hAnsi="Cambria Math"/>
                    <w:lang w:val="en-GB"/>
                  </w:rPr>
                  <m:t>CO</m:t>
                </m:r>
              </m:oMath>
            </m:oMathPara>
          </w:p>
        </w:tc>
        <w:tc>
          <w:tcPr>
            <w:tcW w:w="3009" w:type="dxa"/>
          </w:tcPr>
          <w:p w14:paraId="1E098657" w14:textId="77777777" w:rsidR="00312BC3" w:rsidRPr="00C26C40" w:rsidRDefault="00312BC3" w:rsidP="00870DFD">
            <w:pPr>
              <w:rPr>
                <w:lang w:val="en-GB"/>
              </w:rPr>
            </w:pPr>
            <w:r w:rsidRPr="00C26C40">
              <w:rPr>
                <w:lang w:val="en-GB"/>
              </w:rPr>
              <w:t>0.298</w:t>
            </w:r>
          </w:p>
        </w:tc>
        <w:tc>
          <w:tcPr>
            <w:tcW w:w="3009" w:type="dxa"/>
          </w:tcPr>
          <w:p w14:paraId="6E738BF9" w14:textId="77777777" w:rsidR="00312BC3" w:rsidRPr="00C26C40" w:rsidRDefault="00312BC3" w:rsidP="00870DFD">
            <w:pPr>
              <w:rPr>
                <w:lang w:val="en-GB"/>
              </w:rPr>
            </w:pPr>
            <w:r w:rsidRPr="00C26C40">
              <w:rPr>
                <w:lang w:val="en-GB"/>
              </w:rPr>
              <w:t>0.0321</w:t>
            </w:r>
          </w:p>
        </w:tc>
      </w:tr>
      <w:tr w:rsidR="00312BC3" w:rsidRPr="00C26C40" w14:paraId="28C88F94" w14:textId="77777777" w:rsidTr="00870DFD">
        <w:trPr>
          <w:jc w:val="center"/>
        </w:trPr>
        <w:tc>
          <w:tcPr>
            <w:tcW w:w="3009" w:type="dxa"/>
          </w:tcPr>
          <w:p w14:paraId="2CECB771" w14:textId="4287CD44"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104623E6" w14:textId="77777777" w:rsidR="00312BC3" w:rsidRPr="00C26C40" w:rsidRDefault="00312BC3" w:rsidP="00870DFD">
            <w:pPr>
              <w:rPr>
                <w:lang w:val="en-GB"/>
              </w:rPr>
            </w:pPr>
            <w:r w:rsidRPr="00C26C40">
              <w:rPr>
                <w:lang w:val="en-GB"/>
              </w:rPr>
              <w:t>0.085</w:t>
            </w:r>
          </w:p>
        </w:tc>
        <w:tc>
          <w:tcPr>
            <w:tcW w:w="3009" w:type="dxa"/>
          </w:tcPr>
          <w:p w14:paraId="6DDBEAB8" w14:textId="77777777" w:rsidR="00312BC3" w:rsidRPr="00C26C40" w:rsidRDefault="00312BC3" w:rsidP="00870DFD">
            <w:pPr>
              <w:rPr>
                <w:lang w:val="en-GB"/>
              </w:rPr>
            </w:pPr>
            <w:r w:rsidRPr="00C26C40">
              <w:rPr>
                <w:lang w:val="en-GB"/>
              </w:rPr>
              <w:t>0.0091</w:t>
            </w:r>
          </w:p>
        </w:tc>
      </w:tr>
      <w:tr w:rsidR="00312BC3" w:rsidRPr="00C26C40" w14:paraId="0A49080B" w14:textId="77777777" w:rsidTr="00870DFD">
        <w:trPr>
          <w:jc w:val="center"/>
        </w:trPr>
        <w:tc>
          <w:tcPr>
            <w:tcW w:w="3009" w:type="dxa"/>
          </w:tcPr>
          <w:p w14:paraId="3138E8A0" w14:textId="4D435C35"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6F40FD04" w14:textId="77777777" w:rsidR="00312BC3" w:rsidRPr="00C26C40" w:rsidRDefault="00312BC3" w:rsidP="00870DFD">
            <w:pPr>
              <w:rPr>
                <w:lang w:val="en-GB"/>
              </w:rPr>
            </w:pPr>
            <w:r w:rsidRPr="00C26C40">
              <w:rPr>
                <w:lang w:val="en-GB"/>
              </w:rPr>
              <w:t>2.225</w:t>
            </w:r>
          </w:p>
        </w:tc>
        <w:tc>
          <w:tcPr>
            <w:tcW w:w="3009" w:type="dxa"/>
          </w:tcPr>
          <w:p w14:paraId="2B3779D1" w14:textId="77777777" w:rsidR="00312BC3" w:rsidRPr="00C26C40" w:rsidRDefault="00312BC3" w:rsidP="00870DFD">
            <w:pPr>
              <w:rPr>
                <w:lang w:val="en-GB"/>
              </w:rPr>
            </w:pPr>
            <w:r w:rsidRPr="00C26C40">
              <w:rPr>
                <w:lang w:val="en-GB"/>
              </w:rPr>
              <w:t>0.2400</w:t>
            </w:r>
          </w:p>
        </w:tc>
      </w:tr>
      <w:tr w:rsidR="00312BC3" w:rsidRPr="00C26C40" w14:paraId="41614AF2" w14:textId="77777777" w:rsidTr="00870DFD">
        <w:trPr>
          <w:jc w:val="center"/>
        </w:trPr>
        <w:tc>
          <w:tcPr>
            <w:tcW w:w="3009" w:type="dxa"/>
          </w:tcPr>
          <w:p w14:paraId="2EC63B8E" w14:textId="0F41F465" w:rsidR="00312BC3" w:rsidRPr="00C26C40" w:rsidRDefault="0066574D" w:rsidP="00870DFD">
            <w:pPr>
              <w:rPr>
                <w:lang w:val="en-GB"/>
              </w:rPr>
            </w:pPr>
            <m:oMathPara>
              <m:oMath>
                <m:r>
                  <w:rPr>
                    <w:rFonts w:ascii="Cambria Math" w:hAnsi="Cambria Math"/>
                    <w:lang w:val="en-GB"/>
                  </w:rPr>
                  <m:t>N₂</m:t>
                </m:r>
              </m:oMath>
            </m:oMathPara>
          </w:p>
        </w:tc>
        <w:tc>
          <w:tcPr>
            <w:tcW w:w="3009" w:type="dxa"/>
          </w:tcPr>
          <w:p w14:paraId="05E77AD9" w14:textId="77777777" w:rsidR="00312BC3" w:rsidRPr="00C26C40" w:rsidRDefault="00312BC3" w:rsidP="00870DFD">
            <w:pPr>
              <w:rPr>
                <w:lang w:val="en-GB"/>
              </w:rPr>
            </w:pPr>
            <w:r w:rsidRPr="00C26C40">
              <w:rPr>
                <w:lang w:val="en-GB"/>
              </w:rPr>
              <w:t>1.767</w:t>
            </w:r>
          </w:p>
        </w:tc>
        <w:tc>
          <w:tcPr>
            <w:tcW w:w="3009" w:type="dxa"/>
          </w:tcPr>
          <w:p w14:paraId="1C609C85" w14:textId="77777777" w:rsidR="00312BC3" w:rsidRPr="00C26C40" w:rsidRDefault="00312BC3" w:rsidP="00870DFD">
            <w:pPr>
              <w:rPr>
                <w:lang w:val="en-GB"/>
              </w:rPr>
            </w:pPr>
            <w:r w:rsidRPr="00C26C40">
              <w:rPr>
                <w:lang w:val="en-GB"/>
              </w:rPr>
              <w:t>0.1906</w:t>
            </w:r>
          </w:p>
        </w:tc>
      </w:tr>
      <w:tr w:rsidR="00312BC3" w:rsidRPr="00C26C40" w14:paraId="52118668" w14:textId="77777777" w:rsidTr="00870DFD">
        <w:trPr>
          <w:jc w:val="center"/>
        </w:trPr>
        <w:tc>
          <w:tcPr>
            <w:tcW w:w="3009" w:type="dxa"/>
          </w:tcPr>
          <w:p w14:paraId="4C84FB55" w14:textId="77777777" w:rsidR="00312BC3" w:rsidRPr="00C26C40" w:rsidRDefault="00312BC3" w:rsidP="00870DFD">
            <w:pPr>
              <w:rPr>
                <w:lang w:val="en-GB"/>
              </w:rPr>
            </w:pPr>
            <w:r w:rsidRPr="00C26C40">
              <w:rPr>
                <w:b/>
                <w:lang w:val="en-GB"/>
              </w:rPr>
              <w:t>Total</w:t>
            </w:r>
          </w:p>
        </w:tc>
        <w:tc>
          <w:tcPr>
            <w:tcW w:w="3009" w:type="dxa"/>
          </w:tcPr>
          <w:p w14:paraId="24AAC86B" w14:textId="77777777" w:rsidR="00312BC3" w:rsidRPr="00C26C40" w:rsidRDefault="00312BC3" w:rsidP="00870DFD">
            <w:pPr>
              <w:rPr>
                <w:lang w:val="en-GB"/>
              </w:rPr>
            </w:pPr>
            <w:r w:rsidRPr="00C26C40">
              <w:rPr>
                <w:b/>
                <w:lang w:val="en-GB"/>
              </w:rPr>
              <w:t>9.272</w:t>
            </w:r>
          </w:p>
        </w:tc>
        <w:tc>
          <w:tcPr>
            <w:tcW w:w="3009" w:type="dxa"/>
          </w:tcPr>
          <w:p w14:paraId="46D770DC" w14:textId="77777777" w:rsidR="00312BC3" w:rsidRPr="00C26C40" w:rsidRDefault="00312BC3" w:rsidP="00870DFD">
            <w:pPr>
              <w:rPr>
                <w:lang w:val="en-GB"/>
              </w:rPr>
            </w:pPr>
            <w:r w:rsidRPr="00C26C40">
              <w:rPr>
                <w:b/>
                <w:lang w:val="en-GB"/>
              </w:rPr>
              <w:t>1.0000</w:t>
            </w:r>
          </w:p>
        </w:tc>
      </w:tr>
      <w:tr w:rsidR="00312BC3" w:rsidRPr="00C26C40" w14:paraId="28A8DCC7" w14:textId="77777777" w:rsidTr="00870DFD">
        <w:trPr>
          <w:jc w:val="center"/>
        </w:trPr>
        <w:tc>
          <w:tcPr>
            <w:tcW w:w="3009" w:type="dxa"/>
          </w:tcPr>
          <w:p w14:paraId="055E1F7F" w14:textId="77777777" w:rsidR="00312BC3" w:rsidRPr="00C26C40" w:rsidRDefault="00312BC3" w:rsidP="00870DFD">
            <w:pPr>
              <w:rPr>
                <w:lang w:val="en-GB"/>
              </w:rPr>
            </w:pPr>
            <w:r w:rsidRPr="00C26C40">
              <w:rPr>
                <w:b/>
                <w:lang w:val="en-GB"/>
              </w:rPr>
              <w:t>Temperature (°C)</w:t>
            </w:r>
          </w:p>
        </w:tc>
        <w:tc>
          <w:tcPr>
            <w:tcW w:w="3009" w:type="dxa"/>
          </w:tcPr>
          <w:p w14:paraId="06EB0B34" w14:textId="77777777" w:rsidR="00312BC3" w:rsidRPr="00C26C40" w:rsidRDefault="00312BC3" w:rsidP="00870DFD">
            <w:pPr>
              <w:rPr>
                <w:lang w:val="en-GB"/>
              </w:rPr>
            </w:pPr>
            <w:r w:rsidRPr="00C26C40">
              <w:rPr>
                <w:b/>
                <w:lang w:val="en-GB"/>
              </w:rPr>
              <w:t>117.52</w:t>
            </w:r>
          </w:p>
        </w:tc>
        <w:tc>
          <w:tcPr>
            <w:tcW w:w="3009" w:type="dxa"/>
          </w:tcPr>
          <w:p w14:paraId="021988FC" w14:textId="77777777" w:rsidR="00312BC3" w:rsidRPr="00C26C40" w:rsidRDefault="00312BC3" w:rsidP="00870DFD">
            <w:pPr>
              <w:rPr>
                <w:lang w:val="en-GB"/>
              </w:rPr>
            </w:pPr>
          </w:p>
        </w:tc>
      </w:tr>
      <w:tr w:rsidR="00312BC3" w:rsidRPr="00C26C40" w14:paraId="2F4B4BB4" w14:textId="77777777" w:rsidTr="00870DFD">
        <w:trPr>
          <w:jc w:val="center"/>
        </w:trPr>
        <w:tc>
          <w:tcPr>
            <w:tcW w:w="3009" w:type="dxa"/>
          </w:tcPr>
          <w:p w14:paraId="712A7EBB" w14:textId="77777777" w:rsidR="00312BC3" w:rsidRPr="00C26C40" w:rsidRDefault="00312BC3" w:rsidP="00870DFD">
            <w:pPr>
              <w:rPr>
                <w:lang w:val="en-GB"/>
              </w:rPr>
            </w:pPr>
            <w:r w:rsidRPr="00C26C40">
              <w:rPr>
                <w:b/>
                <w:lang w:val="en-GB"/>
              </w:rPr>
              <w:t>Pressure (atm)</w:t>
            </w:r>
          </w:p>
        </w:tc>
        <w:tc>
          <w:tcPr>
            <w:tcW w:w="3009" w:type="dxa"/>
          </w:tcPr>
          <w:p w14:paraId="064CC4DF" w14:textId="77777777" w:rsidR="00312BC3" w:rsidRPr="00C26C40" w:rsidRDefault="00312BC3" w:rsidP="00870DFD">
            <w:pPr>
              <w:rPr>
                <w:lang w:val="en-GB"/>
              </w:rPr>
            </w:pPr>
            <w:r w:rsidRPr="00C26C40">
              <w:rPr>
                <w:b/>
                <w:lang w:val="en-GB"/>
              </w:rPr>
              <w:t>5.0000</w:t>
            </w:r>
          </w:p>
        </w:tc>
        <w:tc>
          <w:tcPr>
            <w:tcW w:w="3009" w:type="dxa"/>
          </w:tcPr>
          <w:p w14:paraId="4A295915" w14:textId="77777777" w:rsidR="00312BC3" w:rsidRPr="00C26C40" w:rsidRDefault="00312BC3" w:rsidP="00870DFD">
            <w:pPr>
              <w:rPr>
                <w:lang w:val="en-GB"/>
              </w:rPr>
            </w:pPr>
          </w:p>
        </w:tc>
      </w:tr>
    </w:tbl>
    <w:p w14:paraId="33968A9C" w14:textId="77777777" w:rsidR="00230175" w:rsidRPr="00C26C40" w:rsidRDefault="00230175" w:rsidP="00312BC3">
      <w:pPr>
        <w:spacing w:before="160"/>
        <w:rPr>
          <w:b/>
        </w:rPr>
      </w:pPr>
    </w:p>
    <w:p w14:paraId="76A40065" w14:textId="2C076ABC" w:rsidR="00312BC3" w:rsidRPr="00C26C40" w:rsidRDefault="00312BC3" w:rsidP="00230175">
      <w:pPr>
        <w:pStyle w:val="Heading4"/>
      </w:pPr>
      <w:r w:rsidRPr="00C26C40">
        <w:t>BH-101 — Baghouse Filter</w:t>
      </w:r>
    </w:p>
    <w:p w14:paraId="59AAFA38" w14:textId="58A70B43" w:rsidR="00312BC3" w:rsidRPr="00C26C40" w:rsidRDefault="00312BC3" w:rsidP="00312BC3">
      <w:r w:rsidRPr="00C26C40">
        <w:t>Unit Type: G</w:t>
      </w:r>
      <w:r w:rsidR="00230175" w:rsidRPr="00C26C40">
        <w:t xml:space="preserve">-S </w:t>
      </w:r>
      <w:r w:rsidRPr="00C26C40">
        <w:t>Separator</w:t>
      </w:r>
      <w:r w:rsidR="00230175" w:rsidRPr="00C26C40">
        <w:tab/>
      </w:r>
      <w:r w:rsidRPr="00C26C40">
        <w:t>Inlet streams: 304B    Outlet streams: BH-AIR, BH-DUST</w:t>
      </w:r>
    </w:p>
    <w:p w14:paraId="0F4E1E7F" w14:textId="77777777" w:rsidR="00312BC3" w:rsidRPr="00C26C40" w:rsidRDefault="00312BC3" w:rsidP="00312BC3">
      <w:r w:rsidRPr="00C26C40">
        <w:t>The compressed off-gas (304B) is polished in the baghouse filter BH-101, which removes residual fine particulate via fabric filtration. Clean air is discharged to atmosphere as BH-AIR, while the collected fines report as the baghouse dust product, BH-DUST. The operation is a physical gas-solid separation with no chemical conversion.</w:t>
      </w:r>
    </w:p>
    <w:p w14:paraId="42F4B40C" w14:textId="77777777" w:rsidR="00312BC3" w:rsidRPr="00C26C40" w:rsidRDefault="00312BC3" w:rsidP="00312BC3">
      <w:r w:rsidRPr="00C26C40">
        <w:t>The component identity of the process stream(s) is unchanged across the unit; only physical conditions (temperature, pressure, and/or phase distribution) or stream routing are altered.</w:t>
      </w:r>
    </w:p>
    <w:p w14:paraId="40ABF5E5" w14:textId="77777777" w:rsidR="00312BC3" w:rsidRPr="00C26C40" w:rsidRDefault="00312BC3" w:rsidP="00312BC3">
      <w:r w:rsidRPr="00C26C40">
        <w:t>Inlet stream condition and composition:</w:t>
      </w:r>
    </w:p>
    <w:tbl>
      <w:tblPr>
        <w:tblStyle w:val="TableGrid"/>
        <w:tblW w:w="0" w:type="auto"/>
        <w:tblLook w:val="04A0" w:firstRow="1" w:lastRow="0" w:firstColumn="1" w:lastColumn="0" w:noHBand="0" w:noVBand="1"/>
      </w:tblPr>
      <w:tblGrid>
        <w:gridCol w:w="2872"/>
        <w:gridCol w:w="2804"/>
        <w:gridCol w:w="2818"/>
      </w:tblGrid>
      <w:tr w:rsidR="00312BC3" w:rsidRPr="00C26C40" w14:paraId="487F2A69" w14:textId="77777777" w:rsidTr="00230175">
        <w:tc>
          <w:tcPr>
            <w:tcW w:w="3009" w:type="dxa"/>
          </w:tcPr>
          <w:p w14:paraId="20051B40" w14:textId="77777777" w:rsidR="00312BC3" w:rsidRPr="00C26C40" w:rsidRDefault="00312BC3" w:rsidP="00870DFD">
            <w:pPr>
              <w:rPr>
                <w:lang w:val="en-GB"/>
              </w:rPr>
            </w:pPr>
            <w:r w:rsidRPr="00C26C40">
              <w:rPr>
                <w:b/>
                <w:sz w:val="22"/>
                <w:lang w:val="en-GB"/>
              </w:rPr>
              <w:lastRenderedPageBreak/>
              <w:t>Stream 304B</w:t>
            </w:r>
          </w:p>
        </w:tc>
        <w:tc>
          <w:tcPr>
            <w:tcW w:w="3009" w:type="dxa"/>
          </w:tcPr>
          <w:p w14:paraId="7EF31D8B" w14:textId="77777777" w:rsidR="00312BC3" w:rsidRPr="00C26C40" w:rsidRDefault="00312BC3" w:rsidP="00870DFD">
            <w:pPr>
              <w:rPr>
                <w:lang w:val="en-GB"/>
              </w:rPr>
            </w:pPr>
            <w:r w:rsidRPr="00C26C40">
              <w:rPr>
                <w:b/>
                <w:sz w:val="22"/>
                <w:lang w:val="en-GB"/>
              </w:rPr>
              <w:t>Mass Flow (kg/hr)</w:t>
            </w:r>
          </w:p>
        </w:tc>
        <w:tc>
          <w:tcPr>
            <w:tcW w:w="3009" w:type="dxa"/>
          </w:tcPr>
          <w:p w14:paraId="4FC15FA5" w14:textId="77777777" w:rsidR="00312BC3" w:rsidRPr="00C26C40" w:rsidRDefault="00312BC3" w:rsidP="00870DFD">
            <w:pPr>
              <w:rPr>
                <w:lang w:val="en-GB"/>
              </w:rPr>
            </w:pPr>
            <w:r w:rsidRPr="00C26C40">
              <w:rPr>
                <w:b/>
                <w:sz w:val="22"/>
                <w:lang w:val="en-GB"/>
              </w:rPr>
              <w:t>Mass Fraction</w:t>
            </w:r>
          </w:p>
        </w:tc>
      </w:tr>
      <w:tr w:rsidR="00312BC3" w:rsidRPr="00C26C40" w14:paraId="37DCCAA8" w14:textId="77777777" w:rsidTr="00230175">
        <w:tc>
          <w:tcPr>
            <w:tcW w:w="3009" w:type="dxa"/>
          </w:tcPr>
          <w:p w14:paraId="518AE672" w14:textId="1959B2F1"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58B77742" w14:textId="77777777" w:rsidR="00312BC3" w:rsidRPr="00C26C40" w:rsidRDefault="00312BC3" w:rsidP="00870DFD">
            <w:pPr>
              <w:rPr>
                <w:lang w:val="en-GB"/>
              </w:rPr>
            </w:pPr>
            <w:r w:rsidRPr="00C26C40">
              <w:rPr>
                <w:lang w:val="en-GB"/>
              </w:rPr>
              <w:t>0.000</w:t>
            </w:r>
          </w:p>
        </w:tc>
        <w:tc>
          <w:tcPr>
            <w:tcW w:w="3009" w:type="dxa"/>
          </w:tcPr>
          <w:p w14:paraId="116702A2" w14:textId="77777777" w:rsidR="00312BC3" w:rsidRPr="00C26C40" w:rsidRDefault="00312BC3" w:rsidP="00870DFD">
            <w:pPr>
              <w:rPr>
                <w:lang w:val="en-GB"/>
              </w:rPr>
            </w:pPr>
            <w:r w:rsidRPr="00C26C40">
              <w:rPr>
                <w:lang w:val="en-GB"/>
              </w:rPr>
              <w:t>0.0000</w:t>
            </w:r>
          </w:p>
        </w:tc>
      </w:tr>
      <w:tr w:rsidR="00312BC3" w:rsidRPr="00C26C40" w14:paraId="53CC073C" w14:textId="77777777" w:rsidTr="00230175">
        <w:tc>
          <w:tcPr>
            <w:tcW w:w="3009" w:type="dxa"/>
          </w:tcPr>
          <w:p w14:paraId="2C5765A6" w14:textId="2841F1BE" w:rsidR="00312BC3" w:rsidRPr="00C26C40" w:rsidRDefault="0066574D" w:rsidP="00870DFD">
            <w:pPr>
              <w:rPr>
                <w:lang w:val="en-GB"/>
              </w:rPr>
            </w:pPr>
            <m:oMathPara>
              <m:oMath>
                <m:r>
                  <w:rPr>
                    <w:rFonts w:ascii="Cambria Math" w:hAnsi="Cambria Math"/>
                    <w:lang w:val="en-GB"/>
                  </w:rPr>
                  <m:t>CO₂</m:t>
                </m:r>
              </m:oMath>
            </m:oMathPara>
          </w:p>
        </w:tc>
        <w:tc>
          <w:tcPr>
            <w:tcW w:w="3009" w:type="dxa"/>
          </w:tcPr>
          <w:p w14:paraId="2FE36A3F" w14:textId="77777777" w:rsidR="00312BC3" w:rsidRPr="00C26C40" w:rsidRDefault="00312BC3" w:rsidP="00870DFD">
            <w:pPr>
              <w:rPr>
                <w:lang w:val="en-GB"/>
              </w:rPr>
            </w:pPr>
            <w:r w:rsidRPr="00C26C40">
              <w:rPr>
                <w:lang w:val="en-GB"/>
              </w:rPr>
              <w:t>2.571</w:t>
            </w:r>
          </w:p>
        </w:tc>
        <w:tc>
          <w:tcPr>
            <w:tcW w:w="3009" w:type="dxa"/>
          </w:tcPr>
          <w:p w14:paraId="426FBDAA" w14:textId="77777777" w:rsidR="00312BC3" w:rsidRPr="00C26C40" w:rsidRDefault="00312BC3" w:rsidP="00870DFD">
            <w:pPr>
              <w:rPr>
                <w:lang w:val="en-GB"/>
              </w:rPr>
            </w:pPr>
            <w:r w:rsidRPr="00C26C40">
              <w:rPr>
                <w:lang w:val="en-GB"/>
              </w:rPr>
              <w:t>0.2773</w:t>
            </w:r>
          </w:p>
        </w:tc>
      </w:tr>
      <w:tr w:rsidR="00312BC3" w:rsidRPr="00C26C40" w14:paraId="01568D02" w14:textId="77777777" w:rsidTr="00230175">
        <w:tc>
          <w:tcPr>
            <w:tcW w:w="3009" w:type="dxa"/>
          </w:tcPr>
          <w:p w14:paraId="553E78E3" w14:textId="339D23A4" w:rsidR="00312BC3" w:rsidRPr="00C26C40" w:rsidRDefault="0066574D" w:rsidP="00870DFD">
            <w:pPr>
              <w:rPr>
                <w:lang w:val="en-GB"/>
              </w:rPr>
            </w:pPr>
            <m:oMathPara>
              <m:oMath>
                <m:r>
                  <w:rPr>
                    <w:rFonts w:ascii="Cambria Math" w:hAnsi="Cambria Math"/>
                    <w:lang w:val="en-GB"/>
                  </w:rPr>
                  <m:t>Al(OH)₃</m:t>
                </m:r>
              </m:oMath>
            </m:oMathPara>
          </w:p>
        </w:tc>
        <w:tc>
          <w:tcPr>
            <w:tcW w:w="3009" w:type="dxa"/>
          </w:tcPr>
          <w:p w14:paraId="58B0927A" w14:textId="77777777" w:rsidR="00312BC3" w:rsidRPr="00C26C40" w:rsidRDefault="00312BC3" w:rsidP="00870DFD">
            <w:pPr>
              <w:rPr>
                <w:lang w:val="en-GB"/>
              </w:rPr>
            </w:pPr>
            <w:r w:rsidRPr="00C26C40">
              <w:rPr>
                <w:lang w:val="en-GB"/>
              </w:rPr>
              <w:t>0.069</w:t>
            </w:r>
          </w:p>
        </w:tc>
        <w:tc>
          <w:tcPr>
            <w:tcW w:w="3009" w:type="dxa"/>
          </w:tcPr>
          <w:p w14:paraId="08F02F63" w14:textId="77777777" w:rsidR="00312BC3" w:rsidRPr="00C26C40" w:rsidRDefault="00312BC3" w:rsidP="00870DFD">
            <w:pPr>
              <w:rPr>
                <w:lang w:val="en-GB"/>
              </w:rPr>
            </w:pPr>
            <w:r w:rsidRPr="00C26C40">
              <w:rPr>
                <w:lang w:val="en-GB"/>
              </w:rPr>
              <w:t>0.0075</w:t>
            </w:r>
          </w:p>
        </w:tc>
      </w:tr>
      <w:tr w:rsidR="00312BC3" w:rsidRPr="00C26C40" w14:paraId="1BEBBBE5" w14:textId="77777777" w:rsidTr="00230175">
        <w:tc>
          <w:tcPr>
            <w:tcW w:w="3009" w:type="dxa"/>
          </w:tcPr>
          <w:p w14:paraId="706C475C" w14:textId="2B37D8C3"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04FA9920" w14:textId="77777777" w:rsidR="00312BC3" w:rsidRPr="00C26C40" w:rsidRDefault="00312BC3" w:rsidP="00870DFD">
            <w:pPr>
              <w:rPr>
                <w:lang w:val="en-GB"/>
              </w:rPr>
            </w:pPr>
            <w:r w:rsidRPr="00C26C40">
              <w:rPr>
                <w:lang w:val="en-GB"/>
              </w:rPr>
              <w:t>0.005</w:t>
            </w:r>
          </w:p>
        </w:tc>
        <w:tc>
          <w:tcPr>
            <w:tcW w:w="3009" w:type="dxa"/>
          </w:tcPr>
          <w:p w14:paraId="1CD113A7" w14:textId="77777777" w:rsidR="00312BC3" w:rsidRPr="00C26C40" w:rsidRDefault="00312BC3" w:rsidP="00870DFD">
            <w:pPr>
              <w:rPr>
                <w:lang w:val="en-GB"/>
              </w:rPr>
            </w:pPr>
            <w:r w:rsidRPr="00C26C40">
              <w:rPr>
                <w:lang w:val="en-GB"/>
              </w:rPr>
              <w:t>0.0005</w:t>
            </w:r>
          </w:p>
        </w:tc>
      </w:tr>
      <w:tr w:rsidR="00312BC3" w:rsidRPr="00C26C40" w14:paraId="26F517B7" w14:textId="77777777" w:rsidTr="00230175">
        <w:tc>
          <w:tcPr>
            <w:tcW w:w="3009" w:type="dxa"/>
          </w:tcPr>
          <w:p w14:paraId="3D940BF2" w14:textId="0666C9AD"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739B0EE3" w14:textId="77777777" w:rsidR="00312BC3" w:rsidRPr="00C26C40" w:rsidRDefault="00312BC3" w:rsidP="00870DFD">
            <w:pPr>
              <w:rPr>
                <w:lang w:val="en-GB"/>
              </w:rPr>
            </w:pPr>
            <w:r w:rsidRPr="00C26C40">
              <w:rPr>
                <w:lang w:val="en-GB"/>
              </w:rPr>
              <w:t>2.043</w:t>
            </w:r>
          </w:p>
        </w:tc>
        <w:tc>
          <w:tcPr>
            <w:tcW w:w="3009" w:type="dxa"/>
          </w:tcPr>
          <w:p w14:paraId="1E9721B6" w14:textId="77777777" w:rsidR="00312BC3" w:rsidRPr="00C26C40" w:rsidRDefault="00312BC3" w:rsidP="00870DFD">
            <w:pPr>
              <w:rPr>
                <w:lang w:val="en-GB"/>
              </w:rPr>
            </w:pPr>
            <w:r w:rsidRPr="00C26C40">
              <w:rPr>
                <w:lang w:val="en-GB"/>
              </w:rPr>
              <w:t>0.2204</w:t>
            </w:r>
          </w:p>
        </w:tc>
      </w:tr>
      <w:tr w:rsidR="00312BC3" w:rsidRPr="00C26C40" w14:paraId="4E3CA1E3" w14:textId="77777777" w:rsidTr="00230175">
        <w:tc>
          <w:tcPr>
            <w:tcW w:w="3009" w:type="dxa"/>
          </w:tcPr>
          <w:p w14:paraId="239B7DBB" w14:textId="13509A75" w:rsidR="00312BC3" w:rsidRPr="00C26C40" w:rsidRDefault="0066574D" w:rsidP="00870DFD">
            <w:pPr>
              <w:rPr>
                <w:lang w:val="en-GB"/>
              </w:rPr>
            </w:pPr>
            <m:oMathPara>
              <m:oMath>
                <m:r>
                  <w:rPr>
                    <w:rFonts w:ascii="Cambria Math" w:hAnsi="Cambria Math"/>
                    <w:lang w:val="en-GB"/>
                  </w:rPr>
                  <m:t>TiO₂</m:t>
                </m:r>
              </m:oMath>
            </m:oMathPara>
          </w:p>
        </w:tc>
        <w:tc>
          <w:tcPr>
            <w:tcW w:w="3009" w:type="dxa"/>
          </w:tcPr>
          <w:p w14:paraId="1F3335E5" w14:textId="77777777" w:rsidR="00312BC3" w:rsidRPr="00C26C40" w:rsidRDefault="00312BC3" w:rsidP="00870DFD">
            <w:pPr>
              <w:rPr>
                <w:lang w:val="en-GB"/>
              </w:rPr>
            </w:pPr>
            <w:r w:rsidRPr="00C26C40">
              <w:rPr>
                <w:lang w:val="en-GB"/>
              </w:rPr>
              <w:t>0.166</w:t>
            </w:r>
          </w:p>
        </w:tc>
        <w:tc>
          <w:tcPr>
            <w:tcW w:w="3009" w:type="dxa"/>
          </w:tcPr>
          <w:p w14:paraId="0AA74632" w14:textId="77777777" w:rsidR="00312BC3" w:rsidRPr="00C26C40" w:rsidRDefault="00312BC3" w:rsidP="00870DFD">
            <w:pPr>
              <w:rPr>
                <w:lang w:val="en-GB"/>
              </w:rPr>
            </w:pPr>
            <w:r w:rsidRPr="00C26C40">
              <w:rPr>
                <w:lang w:val="en-GB"/>
              </w:rPr>
              <w:t>0.0180</w:t>
            </w:r>
          </w:p>
        </w:tc>
      </w:tr>
      <w:tr w:rsidR="00312BC3" w:rsidRPr="00C26C40" w14:paraId="5166DCA8" w14:textId="77777777" w:rsidTr="00230175">
        <w:tc>
          <w:tcPr>
            <w:tcW w:w="3009" w:type="dxa"/>
          </w:tcPr>
          <w:p w14:paraId="071B6460" w14:textId="05CAD243" w:rsidR="00312BC3" w:rsidRPr="00C26C40" w:rsidRDefault="0066574D" w:rsidP="00870DFD">
            <w:pPr>
              <w:rPr>
                <w:lang w:val="en-GB"/>
              </w:rPr>
            </w:pPr>
            <m:oMathPara>
              <m:oMath>
                <m:r>
                  <w:rPr>
                    <w:rFonts w:ascii="Cambria Math" w:hAnsi="Cambria Math"/>
                    <w:lang w:val="en-GB"/>
                  </w:rPr>
                  <m:t>K₂O</m:t>
                </m:r>
              </m:oMath>
            </m:oMathPara>
          </w:p>
        </w:tc>
        <w:tc>
          <w:tcPr>
            <w:tcW w:w="3009" w:type="dxa"/>
          </w:tcPr>
          <w:p w14:paraId="40E6615C" w14:textId="77777777" w:rsidR="00312BC3" w:rsidRPr="00C26C40" w:rsidRDefault="00312BC3" w:rsidP="00870DFD">
            <w:pPr>
              <w:rPr>
                <w:lang w:val="en-GB"/>
              </w:rPr>
            </w:pPr>
            <w:r w:rsidRPr="00C26C40">
              <w:rPr>
                <w:lang w:val="en-GB"/>
              </w:rPr>
              <w:t>0.031</w:t>
            </w:r>
          </w:p>
        </w:tc>
        <w:tc>
          <w:tcPr>
            <w:tcW w:w="3009" w:type="dxa"/>
          </w:tcPr>
          <w:p w14:paraId="6131DFE2" w14:textId="77777777" w:rsidR="00312BC3" w:rsidRPr="00C26C40" w:rsidRDefault="00312BC3" w:rsidP="00870DFD">
            <w:pPr>
              <w:rPr>
                <w:lang w:val="en-GB"/>
              </w:rPr>
            </w:pPr>
            <w:r w:rsidRPr="00C26C40">
              <w:rPr>
                <w:lang w:val="en-GB"/>
              </w:rPr>
              <w:t>0.0033</w:t>
            </w:r>
          </w:p>
        </w:tc>
      </w:tr>
      <w:tr w:rsidR="00312BC3" w:rsidRPr="00C26C40" w14:paraId="7FC7585E" w14:textId="77777777" w:rsidTr="00230175">
        <w:tc>
          <w:tcPr>
            <w:tcW w:w="3009" w:type="dxa"/>
          </w:tcPr>
          <w:p w14:paraId="722C0706" w14:textId="4A0D8B5D" w:rsidR="00312BC3" w:rsidRPr="00C26C40" w:rsidRDefault="0066574D" w:rsidP="00870DFD">
            <w:pPr>
              <w:rPr>
                <w:lang w:val="en-GB"/>
              </w:rPr>
            </w:pPr>
            <m:oMathPara>
              <m:oMath>
                <m:r>
                  <w:rPr>
                    <w:rFonts w:ascii="Cambria Math" w:hAnsi="Cambria Math"/>
                    <w:lang w:val="en-GB"/>
                  </w:rPr>
                  <m:t>Na₂O</m:t>
                </m:r>
              </m:oMath>
            </m:oMathPara>
          </w:p>
        </w:tc>
        <w:tc>
          <w:tcPr>
            <w:tcW w:w="3009" w:type="dxa"/>
          </w:tcPr>
          <w:p w14:paraId="1E1663E6" w14:textId="77777777" w:rsidR="00312BC3" w:rsidRPr="00C26C40" w:rsidRDefault="00312BC3" w:rsidP="00870DFD">
            <w:pPr>
              <w:rPr>
                <w:lang w:val="en-GB"/>
              </w:rPr>
            </w:pPr>
            <w:r w:rsidRPr="00C26C40">
              <w:rPr>
                <w:lang w:val="en-GB"/>
              </w:rPr>
              <w:t>0.009</w:t>
            </w:r>
          </w:p>
        </w:tc>
        <w:tc>
          <w:tcPr>
            <w:tcW w:w="3009" w:type="dxa"/>
          </w:tcPr>
          <w:p w14:paraId="5C0325A0" w14:textId="77777777" w:rsidR="00312BC3" w:rsidRPr="00C26C40" w:rsidRDefault="00312BC3" w:rsidP="00870DFD">
            <w:pPr>
              <w:rPr>
                <w:lang w:val="en-GB"/>
              </w:rPr>
            </w:pPr>
            <w:r w:rsidRPr="00C26C40">
              <w:rPr>
                <w:lang w:val="en-GB"/>
              </w:rPr>
              <w:t>0.0010</w:t>
            </w:r>
          </w:p>
        </w:tc>
      </w:tr>
      <w:tr w:rsidR="00312BC3" w:rsidRPr="00C26C40" w14:paraId="04234BD1" w14:textId="77777777" w:rsidTr="00230175">
        <w:tc>
          <w:tcPr>
            <w:tcW w:w="3009" w:type="dxa"/>
          </w:tcPr>
          <w:p w14:paraId="1D9607E9" w14:textId="48B47FC0" w:rsidR="00312BC3" w:rsidRPr="00C26C40" w:rsidRDefault="0066574D" w:rsidP="00870DFD">
            <w:pPr>
              <w:rPr>
                <w:lang w:val="en-GB"/>
              </w:rPr>
            </w:pPr>
            <m:oMathPara>
              <m:oMath>
                <m:r>
                  <w:rPr>
                    <w:rFonts w:ascii="Cambria Math" w:hAnsi="Cambria Math"/>
                    <w:lang w:val="en-GB"/>
                  </w:rPr>
                  <m:t>MgO</m:t>
                </m:r>
              </m:oMath>
            </m:oMathPara>
          </w:p>
        </w:tc>
        <w:tc>
          <w:tcPr>
            <w:tcW w:w="3009" w:type="dxa"/>
          </w:tcPr>
          <w:p w14:paraId="1FBA2F91" w14:textId="77777777" w:rsidR="00312BC3" w:rsidRPr="00C26C40" w:rsidRDefault="00312BC3" w:rsidP="00870DFD">
            <w:pPr>
              <w:rPr>
                <w:lang w:val="en-GB"/>
              </w:rPr>
            </w:pPr>
            <w:r w:rsidRPr="00C26C40">
              <w:rPr>
                <w:lang w:val="en-GB"/>
              </w:rPr>
              <w:t>0.002</w:t>
            </w:r>
          </w:p>
        </w:tc>
        <w:tc>
          <w:tcPr>
            <w:tcW w:w="3009" w:type="dxa"/>
          </w:tcPr>
          <w:p w14:paraId="44BF90D0" w14:textId="77777777" w:rsidR="00312BC3" w:rsidRPr="00C26C40" w:rsidRDefault="00312BC3" w:rsidP="00870DFD">
            <w:pPr>
              <w:rPr>
                <w:lang w:val="en-GB"/>
              </w:rPr>
            </w:pPr>
            <w:r w:rsidRPr="00C26C40">
              <w:rPr>
                <w:lang w:val="en-GB"/>
              </w:rPr>
              <w:t>0.0002</w:t>
            </w:r>
          </w:p>
        </w:tc>
      </w:tr>
      <w:tr w:rsidR="00312BC3" w:rsidRPr="00C26C40" w14:paraId="707DC98E" w14:textId="77777777" w:rsidTr="00230175">
        <w:tc>
          <w:tcPr>
            <w:tcW w:w="3009" w:type="dxa"/>
          </w:tcPr>
          <w:p w14:paraId="592032A4" w14:textId="41483627" w:rsidR="00312BC3" w:rsidRPr="00C26C40" w:rsidRDefault="0066574D" w:rsidP="00870DFD">
            <w:pPr>
              <w:rPr>
                <w:lang w:val="en-GB"/>
              </w:rPr>
            </w:pPr>
            <m:oMathPara>
              <m:oMath>
                <m:r>
                  <w:rPr>
                    <w:rFonts w:ascii="Cambria Math" w:hAnsi="Cambria Math"/>
                    <w:lang w:val="en-GB"/>
                  </w:rPr>
                  <m:t>CO</m:t>
                </m:r>
              </m:oMath>
            </m:oMathPara>
          </w:p>
        </w:tc>
        <w:tc>
          <w:tcPr>
            <w:tcW w:w="3009" w:type="dxa"/>
          </w:tcPr>
          <w:p w14:paraId="4343B3BD" w14:textId="77777777" w:rsidR="00312BC3" w:rsidRPr="00C26C40" w:rsidRDefault="00312BC3" w:rsidP="00870DFD">
            <w:pPr>
              <w:rPr>
                <w:lang w:val="en-GB"/>
              </w:rPr>
            </w:pPr>
            <w:r w:rsidRPr="00C26C40">
              <w:rPr>
                <w:lang w:val="en-GB"/>
              </w:rPr>
              <w:t>0.298</w:t>
            </w:r>
          </w:p>
        </w:tc>
        <w:tc>
          <w:tcPr>
            <w:tcW w:w="3009" w:type="dxa"/>
          </w:tcPr>
          <w:p w14:paraId="175344A9" w14:textId="77777777" w:rsidR="00312BC3" w:rsidRPr="00C26C40" w:rsidRDefault="00312BC3" w:rsidP="00870DFD">
            <w:pPr>
              <w:rPr>
                <w:lang w:val="en-GB"/>
              </w:rPr>
            </w:pPr>
            <w:r w:rsidRPr="00C26C40">
              <w:rPr>
                <w:lang w:val="en-GB"/>
              </w:rPr>
              <w:t>0.0321</w:t>
            </w:r>
          </w:p>
        </w:tc>
      </w:tr>
      <w:tr w:rsidR="00312BC3" w:rsidRPr="00C26C40" w14:paraId="303B4FDD" w14:textId="77777777" w:rsidTr="00230175">
        <w:tc>
          <w:tcPr>
            <w:tcW w:w="3009" w:type="dxa"/>
          </w:tcPr>
          <w:p w14:paraId="24AA3556" w14:textId="152733A2"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30CCFBAF" w14:textId="77777777" w:rsidR="00312BC3" w:rsidRPr="00C26C40" w:rsidRDefault="00312BC3" w:rsidP="00870DFD">
            <w:pPr>
              <w:rPr>
                <w:lang w:val="en-GB"/>
              </w:rPr>
            </w:pPr>
            <w:r w:rsidRPr="00C26C40">
              <w:rPr>
                <w:lang w:val="en-GB"/>
              </w:rPr>
              <w:t>0.085</w:t>
            </w:r>
          </w:p>
        </w:tc>
        <w:tc>
          <w:tcPr>
            <w:tcW w:w="3009" w:type="dxa"/>
          </w:tcPr>
          <w:p w14:paraId="42E04170" w14:textId="77777777" w:rsidR="00312BC3" w:rsidRPr="00C26C40" w:rsidRDefault="00312BC3" w:rsidP="00870DFD">
            <w:pPr>
              <w:rPr>
                <w:lang w:val="en-GB"/>
              </w:rPr>
            </w:pPr>
            <w:r w:rsidRPr="00C26C40">
              <w:rPr>
                <w:lang w:val="en-GB"/>
              </w:rPr>
              <w:t>0.0091</w:t>
            </w:r>
          </w:p>
        </w:tc>
      </w:tr>
      <w:tr w:rsidR="00312BC3" w:rsidRPr="00C26C40" w14:paraId="589CC339" w14:textId="77777777" w:rsidTr="00230175">
        <w:tc>
          <w:tcPr>
            <w:tcW w:w="3009" w:type="dxa"/>
          </w:tcPr>
          <w:p w14:paraId="6E739385" w14:textId="0CA5359E"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62EF4508" w14:textId="77777777" w:rsidR="00312BC3" w:rsidRPr="00C26C40" w:rsidRDefault="00312BC3" w:rsidP="00870DFD">
            <w:pPr>
              <w:rPr>
                <w:lang w:val="en-GB"/>
              </w:rPr>
            </w:pPr>
            <w:r w:rsidRPr="00C26C40">
              <w:rPr>
                <w:lang w:val="en-GB"/>
              </w:rPr>
              <w:t>2.225</w:t>
            </w:r>
          </w:p>
        </w:tc>
        <w:tc>
          <w:tcPr>
            <w:tcW w:w="3009" w:type="dxa"/>
          </w:tcPr>
          <w:p w14:paraId="10383D85" w14:textId="77777777" w:rsidR="00312BC3" w:rsidRPr="00C26C40" w:rsidRDefault="00312BC3" w:rsidP="00870DFD">
            <w:pPr>
              <w:rPr>
                <w:lang w:val="en-GB"/>
              </w:rPr>
            </w:pPr>
            <w:r w:rsidRPr="00C26C40">
              <w:rPr>
                <w:lang w:val="en-GB"/>
              </w:rPr>
              <w:t>0.2400</w:t>
            </w:r>
          </w:p>
        </w:tc>
      </w:tr>
      <w:tr w:rsidR="00312BC3" w:rsidRPr="00C26C40" w14:paraId="3758933C" w14:textId="77777777" w:rsidTr="00230175">
        <w:tc>
          <w:tcPr>
            <w:tcW w:w="3009" w:type="dxa"/>
          </w:tcPr>
          <w:p w14:paraId="10FA4C7C" w14:textId="4C5D987D" w:rsidR="00312BC3" w:rsidRPr="00C26C40" w:rsidRDefault="0066574D" w:rsidP="00870DFD">
            <w:pPr>
              <w:rPr>
                <w:lang w:val="en-GB"/>
              </w:rPr>
            </w:pPr>
            <m:oMathPara>
              <m:oMath>
                <m:r>
                  <w:rPr>
                    <w:rFonts w:ascii="Cambria Math" w:hAnsi="Cambria Math"/>
                    <w:lang w:val="en-GB"/>
                  </w:rPr>
                  <m:t>N₂</m:t>
                </m:r>
              </m:oMath>
            </m:oMathPara>
          </w:p>
        </w:tc>
        <w:tc>
          <w:tcPr>
            <w:tcW w:w="3009" w:type="dxa"/>
          </w:tcPr>
          <w:p w14:paraId="6D54DE4D" w14:textId="77777777" w:rsidR="00312BC3" w:rsidRPr="00C26C40" w:rsidRDefault="00312BC3" w:rsidP="00870DFD">
            <w:pPr>
              <w:rPr>
                <w:lang w:val="en-GB"/>
              </w:rPr>
            </w:pPr>
            <w:r w:rsidRPr="00C26C40">
              <w:rPr>
                <w:lang w:val="en-GB"/>
              </w:rPr>
              <w:t>1.767</w:t>
            </w:r>
          </w:p>
        </w:tc>
        <w:tc>
          <w:tcPr>
            <w:tcW w:w="3009" w:type="dxa"/>
          </w:tcPr>
          <w:p w14:paraId="6BE12515" w14:textId="77777777" w:rsidR="00312BC3" w:rsidRPr="00C26C40" w:rsidRDefault="00312BC3" w:rsidP="00870DFD">
            <w:pPr>
              <w:rPr>
                <w:lang w:val="en-GB"/>
              </w:rPr>
            </w:pPr>
            <w:r w:rsidRPr="00C26C40">
              <w:rPr>
                <w:lang w:val="en-GB"/>
              </w:rPr>
              <w:t>0.1906</w:t>
            </w:r>
          </w:p>
        </w:tc>
      </w:tr>
      <w:tr w:rsidR="00312BC3" w:rsidRPr="00C26C40" w14:paraId="769B1415" w14:textId="77777777" w:rsidTr="00230175">
        <w:tc>
          <w:tcPr>
            <w:tcW w:w="3009" w:type="dxa"/>
          </w:tcPr>
          <w:p w14:paraId="5C154155" w14:textId="77777777" w:rsidR="00312BC3" w:rsidRPr="00C26C40" w:rsidRDefault="00312BC3" w:rsidP="00870DFD">
            <w:pPr>
              <w:rPr>
                <w:lang w:val="en-GB"/>
              </w:rPr>
            </w:pPr>
            <w:r w:rsidRPr="00C26C40">
              <w:rPr>
                <w:b/>
                <w:lang w:val="en-GB"/>
              </w:rPr>
              <w:t>Total</w:t>
            </w:r>
          </w:p>
        </w:tc>
        <w:tc>
          <w:tcPr>
            <w:tcW w:w="3009" w:type="dxa"/>
          </w:tcPr>
          <w:p w14:paraId="3678403B" w14:textId="77777777" w:rsidR="00312BC3" w:rsidRPr="00C26C40" w:rsidRDefault="00312BC3" w:rsidP="00870DFD">
            <w:pPr>
              <w:rPr>
                <w:lang w:val="en-GB"/>
              </w:rPr>
            </w:pPr>
            <w:r w:rsidRPr="00C26C40">
              <w:rPr>
                <w:b/>
                <w:lang w:val="en-GB"/>
              </w:rPr>
              <w:t>9.272</w:t>
            </w:r>
          </w:p>
        </w:tc>
        <w:tc>
          <w:tcPr>
            <w:tcW w:w="3009" w:type="dxa"/>
          </w:tcPr>
          <w:p w14:paraId="3E44F5EB" w14:textId="77777777" w:rsidR="00312BC3" w:rsidRPr="00C26C40" w:rsidRDefault="00312BC3" w:rsidP="00870DFD">
            <w:pPr>
              <w:rPr>
                <w:lang w:val="en-GB"/>
              </w:rPr>
            </w:pPr>
            <w:r w:rsidRPr="00C26C40">
              <w:rPr>
                <w:b/>
                <w:lang w:val="en-GB"/>
              </w:rPr>
              <w:t>1.0000</w:t>
            </w:r>
          </w:p>
        </w:tc>
      </w:tr>
      <w:tr w:rsidR="00312BC3" w:rsidRPr="00C26C40" w14:paraId="5EFD58E6" w14:textId="77777777" w:rsidTr="00230175">
        <w:tc>
          <w:tcPr>
            <w:tcW w:w="3009" w:type="dxa"/>
          </w:tcPr>
          <w:p w14:paraId="365E500F" w14:textId="77777777" w:rsidR="00312BC3" w:rsidRPr="00C26C40" w:rsidRDefault="00312BC3" w:rsidP="00870DFD">
            <w:pPr>
              <w:rPr>
                <w:lang w:val="en-GB"/>
              </w:rPr>
            </w:pPr>
            <w:r w:rsidRPr="00C26C40">
              <w:rPr>
                <w:b/>
                <w:lang w:val="en-GB"/>
              </w:rPr>
              <w:t>Temperature (°C)</w:t>
            </w:r>
          </w:p>
        </w:tc>
        <w:tc>
          <w:tcPr>
            <w:tcW w:w="3009" w:type="dxa"/>
          </w:tcPr>
          <w:p w14:paraId="5B320E9D" w14:textId="77777777" w:rsidR="00312BC3" w:rsidRPr="00C26C40" w:rsidRDefault="00312BC3" w:rsidP="00870DFD">
            <w:pPr>
              <w:rPr>
                <w:lang w:val="en-GB"/>
              </w:rPr>
            </w:pPr>
            <w:r w:rsidRPr="00C26C40">
              <w:rPr>
                <w:b/>
                <w:lang w:val="en-GB"/>
              </w:rPr>
              <w:t>117.52</w:t>
            </w:r>
          </w:p>
        </w:tc>
        <w:tc>
          <w:tcPr>
            <w:tcW w:w="3009" w:type="dxa"/>
          </w:tcPr>
          <w:p w14:paraId="2A677B99" w14:textId="77777777" w:rsidR="00312BC3" w:rsidRPr="00C26C40" w:rsidRDefault="00312BC3" w:rsidP="00870DFD">
            <w:pPr>
              <w:rPr>
                <w:lang w:val="en-GB"/>
              </w:rPr>
            </w:pPr>
          </w:p>
        </w:tc>
      </w:tr>
      <w:tr w:rsidR="00312BC3" w:rsidRPr="00C26C40" w14:paraId="17DBF97D" w14:textId="77777777" w:rsidTr="00230175">
        <w:tc>
          <w:tcPr>
            <w:tcW w:w="3009" w:type="dxa"/>
          </w:tcPr>
          <w:p w14:paraId="384851DD" w14:textId="77777777" w:rsidR="00312BC3" w:rsidRPr="00C26C40" w:rsidRDefault="00312BC3" w:rsidP="00870DFD">
            <w:pPr>
              <w:rPr>
                <w:lang w:val="en-GB"/>
              </w:rPr>
            </w:pPr>
            <w:r w:rsidRPr="00C26C40">
              <w:rPr>
                <w:b/>
                <w:lang w:val="en-GB"/>
              </w:rPr>
              <w:t>Pressure (atm)</w:t>
            </w:r>
          </w:p>
        </w:tc>
        <w:tc>
          <w:tcPr>
            <w:tcW w:w="3009" w:type="dxa"/>
          </w:tcPr>
          <w:p w14:paraId="49794AC0" w14:textId="77777777" w:rsidR="00312BC3" w:rsidRPr="00C26C40" w:rsidRDefault="00312BC3" w:rsidP="00870DFD">
            <w:pPr>
              <w:rPr>
                <w:lang w:val="en-GB"/>
              </w:rPr>
            </w:pPr>
            <w:r w:rsidRPr="00C26C40">
              <w:rPr>
                <w:b/>
                <w:lang w:val="en-GB"/>
              </w:rPr>
              <w:t>5.0000</w:t>
            </w:r>
          </w:p>
        </w:tc>
        <w:tc>
          <w:tcPr>
            <w:tcW w:w="3009" w:type="dxa"/>
          </w:tcPr>
          <w:p w14:paraId="4D357BD2" w14:textId="77777777" w:rsidR="00312BC3" w:rsidRPr="00C26C40" w:rsidRDefault="00312BC3" w:rsidP="00870DFD">
            <w:pPr>
              <w:rPr>
                <w:lang w:val="en-GB"/>
              </w:rPr>
            </w:pPr>
          </w:p>
        </w:tc>
      </w:tr>
    </w:tbl>
    <w:p w14:paraId="0EB1265F" w14:textId="77777777" w:rsidR="00230175" w:rsidRPr="00C26C40" w:rsidRDefault="00230175" w:rsidP="00312BC3"/>
    <w:p w14:paraId="6CFEEDD9" w14:textId="7A684F25" w:rsidR="00312BC3" w:rsidRPr="00C26C40" w:rsidRDefault="00312BC3" w:rsidP="00312BC3">
      <w:r w:rsidRPr="00C26C40">
        <w:t>Outlet stream condition and composition:</w:t>
      </w:r>
    </w:p>
    <w:tbl>
      <w:tblPr>
        <w:tblStyle w:val="TableGrid"/>
        <w:tblW w:w="0" w:type="auto"/>
        <w:tblLook w:val="04A0" w:firstRow="1" w:lastRow="0" w:firstColumn="1" w:lastColumn="0" w:noHBand="0" w:noVBand="1"/>
      </w:tblPr>
      <w:tblGrid>
        <w:gridCol w:w="2872"/>
        <w:gridCol w:w="2804"/>
        <w:gridCol w:w="2818"/>
      </w:tblGrid>
      <w:tr w:rsidR="00312BC3" w:rsidRPr="00C26C40" w14:paraId="3FD2FDFD" w14:textId="77777777" w:rsidTr="00230175">
        <w:tc>
          <w:tcPr>
            <w:tcW w:w="2872" w:type="dxa"/>
          </w:tcPr>
          <w:p w14:paraId="0AF79BF1" w14:textId="77777777" w:rsidR="00312BC3" w:rsidRPr="00C26C40" w:rsidRDefault="00312BC3" w:rsidP="00870DFD">
            <w:pPr>
              <w:rPr>
                <w:lang w:val="en-GB"/>
              </w:rPr>
            </w:pPr>
            <w:r w:rsidRPr="00C26C40">
              <w:rPr>
                <w:b/>
                <w:sz w:val="22"/>
                <w:lang w:val="en-GB"/>
              </w:rPr>
              <w:t>Stream BH-AIR</w:t>
            </w:r>
          </w:p>
        </w:tc>
        <w:tc>
          <w:tcPr>
            <w:tcW w:w="2804" w:type="dxa"/>
          </w:tcPr>
          <w:p w14:paraId="582614A3" w14:textId="77777777" w:rsidR="00312BC3" w:rsidRPr="00C26C40" w:rsidRDefault="00312BC3" w:rsidP="00870DFD">
            <w:pPr>
              <w:rPr>
                <w:lang w:val="en-GB"/>
              </w:rPr>
            </w:pPr>
            <w:r w:rsidRPr="00C26C40">
              <w:rPr>
                <w:b/>
                <w:sz w:val="22"/>
                <w:lang w:val="en-GB"/>
              </w:rPr>
              <w:t>Mass Flow (kg/hr)</w:t>
            </w:r>
          </w:p>
        </w:tc>
        <w:tc>
          <w:tcPr>
            <w:tcW w:w="2818" w:type="dxa"/>
          </w:tcPr>
          <w:p w14:paraId="47F291DF" w14:textId="77777777" w:rsidR="00312BC3" w:rsidRPr="00C26C40" w:rsidRDefault="00312BC3" w:rsidP="00870DFD">
            <w:pPr>
              <w:rPr>
                <w:lang w:val="en-GB"/>
              </w:rPr>
            </w:pPr>
            <w:r w:rsidRPr="00C26C40">
              <w:rPr>
                <w:b/>
                <w:sz w:val="22"/>
                <w:lang w:val="en-GB"/>
              </w:rPr>
              <w:t>Mass Fraction</w:t>
            </w:r>
          </w:p>
        </w:tc>
      </w:tr>
      <w:tr w:rsidR="00312BC3" w:rsidRPr="00C26C40" w14:paraId="64E2C173" w14:textId="77777777" w:rsidTr="00230175">
        <w:tc>
          <w:tcPr>
            <w:tcW w:w="2872" w:type="dxa"/>
          </w:tcPr>
          <w:p w14:paraId="1C66B4EB" w14:textId="4D36A95A" w:rsidR="00312BC3" w:rsidRPr="00C26C40" w:rsidRDefault="0066574D" w:rsidP="00870DFD">
            <w:pPr>
              <w:rPr>
                <w:lang w:val="en-GB"/>
              </w:rPr>
            </w:pPr>
            <m:oMathPara>
              <m:oMath>
                <m:r>
                  <w:rPr>
                    <w:rFonts w:ascii="Cambria Math" w:hAnsi="Cambria Math"/>
                    <w:lang w:val="en-GB"/>
                  </w:rPr>
                  <m:t>H₂O</m:t>
                </m:r>
              </m:oMath>
            </m:oMathPara>
          </w:p>
        </w:tc>
        <w:tc>
          <w:tcPr>
            <w:tcW w:w="2804" w:type="dxa"/>
          </w:tcPr>
          <w:p w14:paraId="2B376554" w14:textId="77777777" w:rsidR="00312BC3" w:rsidRPr="00C26C40" w:rsidRDefault="00312BC3" w:rsidP="00870DFD">
            <w:pPr>
              <w:rPr>
                <w:lang w:val="en-GB"/>
              </w:rPr>
            </w:pPr>
            <w:r w:rsidRPr="00C26C40">
              <w:rPr>
                <w:lang w:val="en-GB"/>
              </w:rPr>
              <w:t>0.000</w:t>
            </w:r>
          </w:p>
        </w:tc>
        <w:tc>
          <w:tcPr>
            <w:tcW w:w="2818" w:type="dxa"/>
          </w:tcPr>
          <w:p w14:paraId="073705B6" w14:textId="77777777" w:rsidR="00312BC3" w:rsidRPr="00C26C40" w:rsidRDefault="00312BC3" w:rsidP="00870DFD">
            <w:pPr>
              <w:rPr>
                <w:lang w:val="en-GB"/>
              </w:rPr>
            </w:pPr>
            <w:r w:rsidRPr="00C26C40">
              <w:rPr>
                <w:lang w:val="en-GB"/>
              </w:rPr>
              <w:t>0.0000</w:t>
            </w:r>
          </w:p>
        </w:tc>
      </w:tr>
      <w:tr w:rsidR="00312BC3" w:rsidRPr="00C26C40" w14:paraId="735839C5" w14:textId="77777777" w:rsidTr="00230175">
        <w:tc>
          <w:tcPr>
            <w:tcW w:w="2872" w:type="dxa"/>
          </w:tcPr>
          <w:p w14:paraId="6A244AAB" w14:textId="6E994344" w:rsidR="00312BC3" w:rsidRPr="00C26C40" w:rsidRDefault="0066574D" w:rsidP="00870DFD">
            <w:pPr>
              <w:rPr>
                <w:lang w:val="en-GB"/>
              </w:rPr>
            </w:pPr>
            <m:oMathPara>
              <m:oMath>
                <m:r>
                  <w:rPr>
                    <w:rFonts w:ascii="Cambria Math" w:hAnsi="Cambria Math"/>
                    <w:lang w:val="en-GB"/>
                  </w:rPr>
                  <m:t>CO₂</m:t>
                </m:r>
              </m:oMath>
            </m:oMathPara>
          </w:p>
        </w:tc>
        <w:tc>
          <w:tcPr>
            <w:tcW w:w="2804" w:type="dxa"/>
          </w:tcPr>
          <w:p w14:paraId="0D515F8F" w14:textId="77777777" w:rsidR="00312BC3" w:rsidRPr="00C26C40" w:rsidRDefault="00312BC3" w:rsidP="00870DFD">
            <w:pPr>
              <w:rPr>
                <w:lang w:val="en-GB"/>
              </w:rPr>
            </w:pPr>
            <w:r w:rsidRPr="00C26C40">
              <w:rPr>
                <w:lang w:val="en-GB"/>
              </w:rPr>
              <w:t>2.571</w:t>
            </w:r>
          </w:p>
        </w:tc>
        <w:tc>
          <w:tcPr>
            <w:tcW w:w="2818" w:type="dxa"/>
          </w:tcPr>
          <w:p w14:paraId="05CBB7D6" w14:textId="77777777" w:rsidR="00312BC3" w:rsidRPr="00C26C40" w:rsidRDefault="00312BC3" w:rsidP="00870DFD">
            <w:pPr>
              <w:rPr>
                <w:lang w:val="en-GB"/>
              </w:rPr>
            </w:pPr>
            <w:r w:rsidRPr="00C26C40">
              <w:rPr>
                <w:lang w:val="en-GB"/>
              </w:rPr>
              <w:t>0.5546</w:t>
            </w:r>
          </w:p>
        </w:tc>
      </w:tr>
      <w:tr w:rsidR="00312BC3" w:rsidRPr="00C26C40" w14:paraId="762EEAAE" w14:textId="77777777" w:rsidTr="00230175">
        <w:tc>
          <w:tcPr>
            <w:tcW w:w="2872" w:type="dxa"/>
          </w:tcPr>
          <w:p w14:paraId="1AAD4124" w14:textId="5BC27576" w:rsidR="00312BC3" w:rsidRPr="00C26C40" w:rsidRDefault="0066574D" w:rsidP="00870DFD">
            <w:pPr>
              <w:rPr>
                <w:lang w:val="en-GB"/>
              </w:rPr>
            </w:pPr>
            <m:oMathPara>
              <m:oMath>
                <m:r>
                  <w:rPr>
                    <w:rFonts w:ascii="Cambria Math" w:hAnsi="Cambria Math"/>
                    <w:lang w:val="en-GB"/>
                  </w:rPr>
                  <m:t>CO</m:t>
                </m:r>
              </m:oMath>
            </m:oMathPara>
          </w:p>
        </w:tc>
        <w:tc>
          <w:tcPr>
            <w:tcW w:w="2804" w:type="dxa"/>
          </w:tcPr>
          <w:p w14:paraId="03A8BE40" w14:textId="77777777" w:rsidR="00312BC3" w:rsidRPr="00C26C40" w:rsidRDefault="00312BC3" w:rsidP="00870DFD">
            <w:pPr>
              <w:rPr>
                <w:lang w:val="en-GB"/>
              </w:rPr>
            </w:pPr>
            <w:r w:rsidRPr="00C26C40">
              <w:rPr>
                <w:lang w:val="en-GB"/>
              </w:rPr>
              <w:t>0.298</w:t>
            </w:r>
          </w:p>
        </w:tc>
        <w:tc>
          <w:tcPr>
            <w:tcW w:w="2818" w:type="dxa"/>
          </w:tcPr>
          <w:p w14:paraId="7B974B41" w14:textId="77777777" w:rsidR="00312BC3" w:rsidRPr="00C26C40" w:rsidRDefault="00312BC3" w:rsidP="00870DFD">
            <w:pPr>
              <w:rPr>
                <w:lang w:val="en-GB"/>
              </w:rPr>
            </w:pPr>
            <w:r w:rsidRPr="00C26C40">
              <w:rPr>
                <w:lang w:val="en-GB"/>
              </w:rPr>
              <w:t>0.0642</w:t>
            </w:r>
          </w:p>
        </w:tc>
      </w:tr>
      <w:tr w:rsidR="00312BC3" w:rsidRPr="00C26C40" w14:paraId="4C8FFA96" w14:textId="77777777" w:rsidTr="00230175">
        <w:tc>
          <w:tcPr>
            <w:tcW w:w="2872" w:type="dxa"/>
          </w:tcPr>
          <w:p w14:paraId="00EE0EF9" w14:textId="65500CFC" w:rsidR="00312BC3" w:rsidRPr="00C26C40" w:rsidRDefault="0066574D" w:rsidP="00870DFD">
            <w:pPr>
              <w:rPr>
                <w:lang w:val="en-GB"/>
              </w:rPr>
            </w:pPr>
            <m:oMathPara>
              <m:oMath>
                <m:r>
                  <w:rPr>
                    <w:rFonts w:ascii="Cambria Math" w:hAnsi="Cambria Math"/>
                    <w:lang w:val="en-GB"/>
                  </w:rPr>
                  <m:t>N₂</m:t>
                </m:r>
              </m:oMath>
            </m:oMathPara>
          </w:p>
        </w:tc>
        <w:tc>
          <w:tcPr>
            <w:tcW w:w="2804" w:type="dxa"/>
          </w:tcPr>
          <w:p w14:paraId="47C12060" w14:textId="77777777" w:rsidR="00312BC3" w:rsidRPr="00C26C40" w:rsidRDefault="00312BC3" w:rsidP="00870DFD">
            <w:pPr>
              <w:rPr>
                <w:lang w:val="en-GB"/>
              </w:rPr>
            </w:pPr>
            <w:r w:rsidRPr="00C26C40">
              <w:rPr>
                <w:lang w:val="en-GB"/>
              </w:rPr>
              <w:t>1.767</w:t>
            </w:r>
          </w:p>
        </w:tc>
        <w:tc>
          <w:tcPr>
            <w:tcW w:w="2818" w:type="dxa"/>
          </w:tcPr>
          <w:p w14:paraId="5703EC60" w14:textId="77777777" w:rsidR="00312BC3" w:rsidRPr="00C26C40" w:rsidRDefault="00312BC3" w:rsidP="00870DFD">
            <w:pPr>
              <w:rPr>
                <w:lang w:val="en-GB"/>
              </w:rPr>
            </w:pPr>
            <w:r w:rsidRPr="00C26C40">
              <w:rPr>
                <w:lang w:val="en-GB"/>
              </w:rPr>
              <w:t>0.3812</w:t>
            </w:r>
          </w:p>
        </w:tc>
      </w:tr>
      <w:tr w:rsidR="00312BC3" w:rsidRPr="00C26C40" w14:paraId="4F050553" w14:textId="77777777" w:rsidTr="00230175">
        <w:tc>
          <w:tcPr>
            <w:tcW w:w="2872" w:type="dxa"/>
          </w:tcPr>
          <w:p w14:paraId="4A8D32EB" w14:textId="77777777" w:rsidR="00312BC3" w:rsidRPr="00C26C40" w:rsidRDefault="00312BC3" w:rsidP="00870DFD">
            <w:pPr>
              <w:rPr>
                <w:lang w:val="en-GB"/>
              </w:rPr>
            </w:pPr>
            <w:r w:rsidRPr="00C26C40">
              <w:rPr>
                <w:b/>
                <w:lang w:val="en-GB"/>
              </w:rPr>
              <w:t>Total</w:t>
            </w:r>
          </w:p>
        </w:tc>
        <w:tc>
          <w:tcPr>
            <w:tcW w:w="2804" w:type="dxa"/>
          </w:tcPr>
          <w:p w14:paraId="25E746D3" w14:textId="77777777" w:rsidR="00312BC3" w:rsidRPr="00C26C40" w:rsidRDefault="00312BC3" w:rsidP="00870DFD">
            <w:pPr>
              <w:rPr>
                <w:lang w:val="en-GB"/>
              </w:rPr>
            </w:pPr>
            <w:r w:rsidRPr="00C26C40">
              <w:rPr>
                <w:b/>
                <w:lang w:val="en-GB"/>
              </w:rPr>
              <w:t>4.636</w:t>
            </w:r>
          </w:p>
        </w:tc>
        <w:tc>
          <w:tcPr>
            <w:tcW w:w="2818" w:type="dxa"/>
          </w:tcPr>
          <w:p w14:paraId="3494E43F" w14:textId="77777777" w:rsidR="00312BC3" w:rsidRPr="00C26C40" w:rsidRDefault="00312BC3" w:rsidP="00870DFD">
            <w:pPr>
              <w:rPr>
                <w:lang w:val="en-GB"/>
              </w:rPr>
            </w:pPr>
            <w:r w:rsidRPr="00C26C40">
              <w:rPr>
                <w:b/>
                <w:lang w:val="en-GB"/>
              </w:rPr>
              <w:t>1.0000</w:t>
            </w:r>
          </w:p>
        </w:tc>
      </w:tr>
      <w:tr w:rsidR="00312BC3" w:rsidRPr="00C26C40" w14:paraId="10220877" w14:textId="77777777" w:rsidTr="00230175">
        <w:tc>
          <w:tcPr>
            <w:tcW w:w="2872" w:type="dxa"/>
          </w:tcPr>
          <w:p w14:paraId="0EAA2316" w14:textId="77777777" w:rsidR="00312BC3" w:rsidRPr="00C26C40" w:rsidRDefault="00312BC3" w:rsidP="00870DFD">
            <w:pPr>
              <w:rPr>
                <w:lang w:val="en-GB"/>
              </w:rPr>
            </w:pPr>
            <w:r w:rsidRPr="00C26C40">
              <w:rPr>
                <w:b/>
                <w:lang w:val="en-GB"/>
              </w:rPr>
              <w:t>Temperature (°C)</w:t>
            </w:r>
          </w:p>
        </w:tc>
        <w:tc>
          <w:tcPr>
            <w:tcW w:w="2804" w:type="dxa"/>
          </w:tcPr>
          <w:p w14:paraId="3010C5FB" w14:textId="77777777" w:rsidR="00312BC3" w:rsidRPr="00C26C40" w:rsidRDefault="00312BC3" w:rsidP="00870DFD">
            <w:pPr>
              <w:rPr>
                <w:lang w:val="en-GB"/>
              </w:rPr>
            </w:pPr>
            <w:r w:rsidRPr="00C26C40">
              <w:rPr>
                <w:b/>
                <w:lang w:val="en-GB"/>
              </w:rPr>
              <w:t>117.52</w:t>
            </w:r>
          </w:p>
        </w:tc>
        <w:tc>
          <w:tcPr>
            <w:tcW w:w="2818" w:type="dxa"/>
          </w:tcPr>
          <w:p w14:paraId="0E87F080" w14:textId="77777777" w:rsidR="00312BC3" w:rsidRPr="00C26C40" w:rsidRDefault="00312BC3" w:rsidP="00870DFD">
            <w:pPr>
              <w:rPr>
                <w:lang w:val="en-GB"/>
              </w:rPr>
            </w:pPr>
          </w:p>
        </w:tc>
      </w:tr>
      <w:tr w:rsidR="00312BC3" w:rsidRPr="00C26C40" w14:paraId="63D5B9EF" w14:textId="77777777" w:rsidTr="00230175">
        <w:tc>
          <w:tcPr>
            <w:tcW w:w="2872" w:type="dxa"/>
          </w:tcPr>
          <w:p w14:paraId="04AB65EC" w14:textId="77777777" w:rsidR="00312BC3" w:rsidRPr="00C26C40" w:rsidRDefault="00312BC3" w:rsidP="00870DFD">
            <w:pPr>
              <w:rPr>
                <w:lang w:val="en-GB"/>
              </w:rPr>
            </w:pPr>
            <w:r w:rsidRPr="00C26C40">
              <w:rPr>
                <w:b/>
                <w:lang w:val="en-GB"/>
              </w:rPr>
              <w:t>Pressure (atm)</w:t>
            </w:r>
          </w:p>
        </w:tc>
        <w:tc>
          <w:tcPr>
            <w:tcW w:w="2804" w:type="dxa"/>
          </w:tcPr>
          <w:p w14:paraId="3E71B40D" w14:textId="77777777" w:rsidR="00312BC3" w:rsidRPr="00C26C40" w:rsidRDefault="00312BC3" w:rsidP="00870DFD">
            <w:pPr>
              <w:rPr>
                <w:lang w:val="en-GB"/>
              </w:rPr>
            </w:pPr>
            <w:r w:rsidRPr="00C26C40">
              <w:rPr>
                <w:b/>
                <w:lang w:val="en-GB"/>
              </w:rPr>
              <w:t>4.9975</w:t>
            </w:r>
          </w:p>
        </w:tc>
        <w:tc>
          <w:tcPr>
            <w:tcW w:w="2818" w:type="dxa"/>
          </w:tcPr>
          <w:p w14:paraId="2B151BBC" w14:textId="77777777" w:rsidR="00312BC3" w:rsidRPr="00C26C40" w:rsidRDefault="00312BC3" w:rsidP="00870DFD">
            <w:pPr>
              <w:rPr>
                <w:lang w:val="en-GB"/>
              </w:rPr>
            </w:pPr>
          </w:p>
        </w:tc>
      </w:tr>
    </w:tbl>
    <w:p w14:paraId="2437A374" w14:textId="77777777" w:rsidR="00230175" w:rsidRPr="00C26C40" w:rsidRDefault="00230175" w:rsidP="00312BC3">
      <w:pPr>
        <w:spacing w:before="160"/>
        <w:rPr>
          <w:b/>
        </w:rPr>
      </w:pPr>
    </w:p>
    <w:tbl>
      <w:tblPr>
        <w:tblStyle w:val="TableGrid"/>
        <w:tblW w:w="0" w:type="auto"/>
        <w:tblLook w:val="04A0" w:firstRow="1" w:lastRow="0" w:firstColumn="1" w:lastColumn="0" w:noHBand="0" w:noVBand="1"/>
      </w:tblPr>
      <w:tblGrid>
        <w:gridCol w:w="2872"/>
        <w:gridCol w:w="2804"/>
        <w:gridCol w:w="2818"/>
      </w:tblGrid>
      <w:tr w:rsidR="00230175" w:rsidRPr="00C26C40" w14:paraId="3F97444E" w14:textId="77777777" w:rsidTr="00870DFD">
        <w:tc>
          <w:tcPr>
            <w:tcW w:w="3009" w:type="dxa"/>
          </w:tcPr>
          <w:p w14:paraId="0CE2C0B6" w14:textId="77777777" w:rsidR="00230175" w:rsidRPr="00C26C40" w:rsidRDefault="00230175" w:rsidP="00870DFD">
            <w:pPr>
              <w:rPr>
                <w:lang w:val="en-GB"/>
              </w:rPr>
            </w:pPr>
            <w:r w:rsidRPr="00C26C40">
              <w:rPr>
                <w:b/>
                <w:sz w:val="22"/>
                <w:lang w:val="en-GB"/>
              </w:rPr>
              <w:t>Stream BH-DUST</w:t>
            </w:r>
          </w:p>
        </w:tc>
        <w:tc>
          <w:tcPr>
            <w:tcW w:w="3009" w:type="dxa"/>
          </w:tcPr>
          <w:p w14:paraId="7207B0AC" w14:textId="77777777" w:rsidR="00230175" w:rsidRPr="00C26C40" w:rsidRDefault="00230175" w:rsidP="00870DFD">
            <w:pPr>
              <w:rPr>
                <w:lang w:val="en-GB"/>
              </w:rPr>
            </w:pPr>
            <w:r w:rsidRPr="00C26C40">
              <w:rPr>
                <w:b/>
                <w:sz w:val="22"/>
                <w:lang w:val="en-GB"/>
              </w:rPr>
              <w:t>Mass Flow (kg/hr)</w:t>
            </w:r>
          </w:p>
        </w:tc>
        <w:tc>
          <w:tcPr>
            <w:tcW w:w="3009" w:type="dxa"/>
          </w:tcPr>
          <w:p w14:paraId="2C11BD48" w14:textId="77777777" w:rsidR="00230175" w:rsidRPr="00C26C40" w:rsidRDefault="00230175" w:rsidP="00870DFD">
            <w:pPr>
              <w:rPr>
                <w:lang w:val="en-GB"/>
              </w:rPr>
            </w:pPr>
            <w:r w:rsidRPr="00C26C40">
              <w:rPr>
                <w:b/>
                <w:sz w:val="22"/>
                <w:lang w:val="en-GB"/>
              </w:rPr>
              <w:t>Mass Fraction</w:t>
            </w:r>
          </w:p>
        </w:tc>
      </w:tr>
      <w:tr w:rsidR="00230175" w:rsidRPr="00C26C40" w14:paraId="71532D13" w14:textId="77777777" w:rsidTr="00870DFD">
        <w:tc>
          <w:tcPr>
            <w:tcW w:w="3009" w:type="dxa"/>
          </w:tcPr>
          <w:p w14:paraId="29243350" w14:textId="51637E86" w:rsidR="00230175" w:rsidRPr="00C26C40" w:rsidRDefault="0066574D" w:rsidP="00870DFD">
            <w:pPr>
              <w:rPr>
                <w:lang w:val="en-GB"/>
              </w:rPr>
            </w:pPr>
            <m:oMathPara>
              <m:oMath>
                <m:r>
                  <w:rPr>
                    <w:rFonts w:ascii="Cambria Math" w:hAnsi="Cambria Math"/>
                    <w:lang w:val="en-GB"/>
                  </w:rPr>
                  <m:t>Al(OH)₃</m:t>
                </m:r>
              </m:oMath>
            </m:oMathPara>
          </w:p>
        </w:tc>
        <w:tc>
          <w:tcPr>
            <w:tcW w:w="3009" w:type="dxa"/>
          </w:tcPr>
          <w:p w14:paraId="6CD148C5" w14:textId="77777777" w:rsidR="00230175" w:rsidRPr="00C26C40" w:rsidRDefault="00230175" w:rsidP="00870DFD">
            <w:pPr>
              <w:rPr>
                <w:lang w:val="en-GB"/>
              </w:rPr>
            </w:pPr>
            <w:r w:rsidRPr="00C26C40">
              <w:rPr>
                <w:lang w:val="en-GB"/>
              </w:rPr>
              <w:t>0.069</w:t>
            </w:r>
          </w:p>
        </w:tc>
        <w:tc>
          <w:tcPr>
            <w:tcW w:w="3009" w:type="dxa"/>
          </w:tcPr>
          <w:p w14:paraId="33E19D10" w14:textId="77777777" w:rsidR="00230175" w:rsidRPr="00C26C40" w:rsidRDefault="00230175" w:rsidP="00870DFD">
            <w:pPr>
              <w:rPr>
                <w:lang w:val="en-GB"/>
              </w:rPr>
            </w:pPr>
            <w:r w:rsidRPr="00C26C40">
              <w:rPr>
                <w:lang w:val="en-GB"/>
              </w:rPr>
              <w:t>0.0150</w:t>
            </w:r>
          </w:p>
        </w:tc>
      </w:tr>
      <w:tr w:rsidR="00230175" w:rsidRPr="00C26C40" w14:paraId="0D450C08" w14:textId="77777777" w:rsidTr="00870DFD">
        <w:tc>
          <w:tcPr>
            <w:tcW w:w="3009" w:type="dxa"/>
          </w:tcPr>
          <w:p w14:paraId="1EF52FEF" w14:textId="3955240C" w:rsidR="00230175" w:rsidRPr="00C26C40" w:rsidRDefault="0066574D" w:rsidP="00870DFD">
            <w:pPr>
              <w:rPr>
                <w:lang w:val="en-GB"/>
              </w:rPr>
            </w:pPr>
            <m:oMathPara>
              <m:oMath>
                <m:r>
                  <w:rPr>
                    <w:rFonts w:ascii="Cambria Math" w:hAnsi="Cambria Math"/>
                    <w:lang w:val="en-GB"/>
                  </w:rPr>
                  <w:lastRenderedPageBreak/>
                  <m:t>Fe₂O₃</m:t>
                </m:r>
              </m:oMath>
            </m:oMathPara>
          </w:p>
        </w:tc>
        <w:tc>
          <w:tcPr>
            <w:tcW w:w="3009" w:type="dxa"/>
          </w:tcPr>
          <w:p w14:paraId="3F3CAB62" w14:textId="77777777" w:rsidR="00230175" w:rsidRPr="00C26C40" w:rsidRDefault="00230175" w:rsidP="00870DFD">
            <w:pPr>
              <w:rPr>
                <w:lang w:val="en-GB"/>
              </w:rPr>
            </w:pPr>
            <w:r w:rsidRPr="00C26C40">
              <w:rPr>
                <w:lang w:val="en-GB"/>
              </w:rPr>
              <w:t>0.005</w:t>
            </w:r>
          </w:p>
        </w:tc>
        <w:tc>
          <w:tcPr>
            <w:tcW w:w="3009" w:type="dxa"/>
          </w:tcPr>
          <w:p w14:paraId="158793FD" w14:textId="77777777" w:rsidR="00230175" w:rsidRPr="00C26C40" w:rsidRDefault="00230175" w:rsidP="00870DFD">
            <w:pPr>
              <w:rPr>
                <w:lang w:val="en-GB"/>
              </w:rPr>
            </w:pPr>
            <w:r w:rsidRPr="00C26C40">
              <w:rPr>
                <w:lang w:val="en-GB"/>
              </w:rPr>
              <w:t>0.0010</w:t>
            </w:r>
          </w:p>
        </w:tc>
      </w:tr>
      <w:tr w:rsidR="00230175" w:rsidRPr="00C26C40" w14:paraId="64668828" w14:textId="77777777" w:rsidTr="00870DFD">
        <w:tc>
          <w:tcPr>
            <w:tcW w:w="3009" w:type="dxa"/>
          </w:tcPr>
          <w:p w14:paraId="2CEB4E72" w14:textId="5458EC27" w:rsidR="00230175" w:rsidRPr="00C26C40" w:rsidRDefault="0066574D" w:rsidP="00870DFD">
            <w:pPr>
              <w:rPr>
                <w:lang w:val="en-GB"/>
              </w:rPr>
            </w:pPr>
            <m:oMathPara>
              <m:oMath>
                <m:r>
                  <w:rPr>
                    <w:rFonts w:ascii="Cambria Math" w:hAnsi="Cambria Math"/>
                    <w:lang w:val="en-GB"/>
                  </w:rPr>
                  <m:t>SiO₂</m:t>
                </m:r>
              </m:oMath>
            </m:oMathPara>
          </w:p>
        </w:tc>
        <w:tc>
          <w:tcPr>
            <w:tcW w:w="3009" w:type="dxa"/>
          </w:tcPr>
          <w:p w14:paraId="5A2D4673" w14:textId="77777777" w:rsidR="00230175" w:rsidRPr="00C26C40" w:rsidRDefault="00230175" w:rsidP="00870DFD">
            <w:pPr>
              <w:rPr>
                <w:lang w:val="en-GB"/>
              </w:rPr>
            </w:pPr>
            <w:r w:rsidRPr="00C26C40">
              <w:rPr>
                <w:lang w:val="en-GB"/>
              </w:rPr>
              <w:t>2.043</w:t>
            </w:r>
          </w:p>
        </w:tc>
        <w:tc>
          <w:tcPr>
            <w:tcW w:w="3009" w:type="dxa"/>
          </w:tcPr>
          <w:p w14:paraId="15F49E38" w14:textId="77777777" w:rsidR="00230175" w:rsidRPr="00C26C40" w:rsidRDefault="00230175" w:rsidP="00870DFD">
            <w:pPr>
              <w:rPr>
                <w:lang w:val="en-GB"/>
              </w:rPr>
            </w:pPr>
            <w:r w:rsidRPr="00C26C40">
              <w:rPr>
                <w:lang w:val="en-GB"/>
              </w:rPr>
              <w:t>0.4408</w:t>
            </w:r>
          </w:p>
        </w:tc>
      </w:tr>
      <w:tr w:rsidR="00230175" w:rsidRPr="00C26C40" w14:paraId="3A949E11" w14:textId="77777777" w:rsidTr="00870DFD">
        <w:tc>
          <w:tcPr>
            <w:tcW w:w="3009" w:type="dxa"/>
          </w:tcPr>
          <w:p w14:paraId="4C82611D" w14:textId="2A769E3B" w:rsidR="00230175" w:rsidRPr="00C26C40" w:rsidRDefault="0066574D" w:rsidP="00870DFD">
            <w:pPr>
              <w:rPr>
                <w:lang w:val="en-GB"/>
              </w:rPr>
            </w:pPr>
            <m:oMathPara>
              <m:oMath>
                <m:r>
                  <w:rPr>
                    <w:rFonts w:ascii="Cambria Math" w:hAnsi="Cambria Math"/>
                    <w:lang w:val="en-GB"/>
                  </w:rPr>
                  <m:t>TiO₂</m:t>
                </m:r>
              </m:oMath>
            </m:oMathPara>
          </w:p>
        </w:tc>
        <w:tc>
          <w:tcPr>
            <w:tcW w:w="3009" w:type="dxa"/>
          </w:tcPr>
          <w:p w14:paraId="40D475AB" w14:textId="77777777" w:rsidR="00230175" w:rsidRPr="00C26C40" w:rsidRDefault="00230175" w:rsidP="00870DFD">
            <w:pPr>
              <w:rPr>
                <w:lang w:val="en-GB"/>
              </w:rPr>
            </w:pPr>
            <w:r w:rsidRPr="00C26C40">
              <w:rPr>
                <w:lang w:val="en-GB"/>
              </w:rPr>
              <w:t>0.166</w:t>
            </w:r>
          </w:p>
        </w:tc>
        <w:tc>
          <w:tcPr>
            <w:tcW w:w="3009" w:type="dxa"/>
          </w:tcPr>
          <w:p w14:paraId="31B2FCAF" w14:textId="77777777" w:rsidR="00230175" w:rsidRPr="00C26C40" w:rsidRDefault="00230175" w:rsidP="00870DFD">
            <w:pPr>
              <w:rPr>
                <w:lang w:val="en-GB"/>
              </w:rPr>
            </w:pPr>
            <w:r w:rsidRPr="00C26C40">
              <w:rPr>
                <w:lang w:val="en-GB"/>
              </w:rPr>
              <w:t>0.0359</w:t>
            </w:r>
          </w:p>
        </w:tc>
      </w:tr>
      <w:tr w:rsidR="00230175" w:rsidRPr="00C26C40" w14:paraId="5AC1D577" w14:textId="77777777" w:rsidTr="00870DFD">
        <w:tc>
          <w:tcPr>
            <w:tcW w:w="3009" w:type="dxa"/>
          </w:tcPr>
          <w:p w14:paraId="7280B981" w14:textId="712CE1F8" w:rsidR="00230175" w:rsidRPr="00C26C40" w:rsidRDefault="0066574D" w:rsidP="00870DFD">
            <w:pPr>
              <w:rPr>
                <w:lang w:val="en-GB"/>
              </w:rPr>
            </w:pPr>
            <m:oMathPara>
              <m:oMath>
                <m:r>
                  <w:rPr>
                    <w:rFonts w:ascii="Cambria Math" w:hAnsi="Cambria Math"/>
                    <w:lang w:val="en-GB"/>
                  </w:rPr>
                  <m:t>K₂O</m:t>
                </m:r>
              </m:oMath>
            </m:oMathPara>
          </w:p>
        </w:tc>
        <w:tc>
          <w:tcPr>
            <w:tcW w:w="3009" w:type="dxa"/>
          </w:tcPr>
          <w:p w14:paraId="4F598711" w14:textId="77777777" w:rsidR="00230175" w:rsidRPr="00C26C40" w:rsidRDefault="00230175" w:rsidP="00870DFD">
            <w:pPr>
              <w:rPr>
                <w:lang w:val="en-GB"/>
              </w:rPr>
            </w:pPr>
            <w:r w:rsidRPr="00C26C40">
              <w:rPr>
                <w:lang w:val="en-GB"/>
              </w:rPr>
              <w:t>0.031</w:t>
            </w:r>
          </w:p>
        </w:tc>
        <w:tc>
          <w:tcPr>
            <w:tcW w:w="3009" w:type="dxa"/>
          </w:tcPr>
          <w:p w14:paraId="389F8519" w14:textId="77777777" w:rsidR="00230175" w:rsidRPr="00C26C40" w:rsidRDefault="00230175" w:rsidP="00870DFD">
            <w:pPr>
              <w:rPr>
                <w:lang w:val="en-GB"/>
              </w:rPr>
            </w:pPr>
            <w:r w:rsidRPr="00C26C40">
              <w:rPr>
                <w:lang w:val="en-GB"/>
              </w:rPr>
              <w:t>0.0067</w:t>
            </w:r>
          </w:p>
        </w:tc>
      </w:tr>
      <w:tr w:rsidR="00230175" w:rsidRPr="00C26C40" w14:paraId="7FBC90A1" w14:textId="77777777" w:rsidTr="00870DFD">
        <w:tc>
          <w:tcPr>
            <w:tcW w:w="3009" w:type="dxa"/>
          </w:tcPr>
          <w:p w14:paraId="592717B6" w14:textId="486C0872" w:rsidR="00230175" w:rsidRPr="00C26C40" w:rsidRDefault="0066574D" w:rsidP="00870DFD">
            <w:pPr>
              <w:rPr>
                <w:lang w:val="en-GB"/>
              </w:rPr>
            </w:pPr>
            <m:oMathPara>
              <m:oMath>
                <m:r>
                  <w:rPr>
                    <w:rFonts w:ascii="Cambria Math" w:hAnsi="Cambria Math"/>
                    <w:lang w:val="en-GB"/>
                  </w:rPr>
                  <m:t>Na₂O</m:t>
                </m:r>
              </m:oMath>
            </m:oMathPara>
          </w:p>
        </w:tc>
        <w:tc>
          <w:tcPr>
            <w:tcW w:w="3009" w:type="dxa"/>
          </w:tcPr>
          <w:p w14:paraId="4BC58705" w14:textId="77777777" w:rsidR="00230175" w:rsidRPr="00C26C40" w:rsidRDefault="00230175" w:rsidP="00870DFD">
            <w:pPr>
              <w:rPr>
                <w:lang w:val="en-GB"/>
              </w:rPr>
            </w:pPr>
            <w:r w:rsidRPr="00C26C40">
              <w:rPr>
                <w:lang w:val="en-GB"/>
              </w:rPr>
              <w:t>0.009</w:t>
            </w:r>
          </w:p>
        </w:tc>
        <w:tc>
          <w:tcPr>
            <w:tcW w:w="3009" w:type="dxa"/>
          </w:tcPr>
          <w:p w14:paraId="73D9A5DA" w14:textId="77777777" w:rsidR="00230175" w:rsidRPr="00C26C40" w:rsidRDefault="00230175" w:rsidP="00870DFD">
            <w:pPr>
              <w:rPr>
                <w:lang w:val="en-GB"/>
              </w:rPr>
            </w:pPr>
            <w:r w:rsidRPr="00C26C40">
              <w:rPr>
                <w:lang w:val="en-GB"/>
              </w:rPr>
              <w:t>0.0020</w:t>
            </w:r>
          </w:p>
        </w:tc>
      </w:tr>
      <w:tr w:rsidR="00230175" w:rsidRPr="00C26C40" w14:paraId="00380B47" w14:textId="77777777" w:rsidTr="00870DFD">
        <w:tc>
          <w:tcPr>
            <w:tcW w:w="3009" w:type="dxa"/>
          </w:tcPr>
          <w:p w14:paraId="00057B2F" w14:textId="7FDF6B1D" w:rsidR="00230175" w:rsidRPr="00C26C40" w:rsidRDefault="0066574D" w:rsidP="00870DFD">
            <w:pPr>
              <w:rPr>
                <w:lang w:val="en-GB"/>
              </w:rPr>
            </w:pPr>
            <m:oMathPara>
              <m:oMath>
                <m:r>
                  <w:rPr>
                    <w:rFonts w:ascii="Cambria Math" w:hAnsi="Cambria Math"/>
                    <w:lang w:val="en-GB"/>
                  </w:rPr>
                  <m:t>MgO</m:t>
                </m:r>
              </m:oMath>
            </m:oMathPara>
          </w:p>
        </w:tc>
        <w:tc>
          <w:tcPr>
            <w:tcW w:w="3009" w:type="dxa"/>
          </w:tcPr>
          <w:p w14:paraId="6D5375F1" w14:textId="77777777" w:rsidR="00230175" w:rsidRPr="00C26C40" w:rsidRDefault="00230175" w:rsidP="00870DFD">
            <w:pPr>
              <w:rPr>
                <w:lang w:val="en-GB"/>
              </w:rPr>
            </w:pPr>
            <w:r w:rsidRPr="00C26C40">
              <w:rPr>
                <w:lang w:val="en-GB"/>
              </w:rPr>
              <w:t>0.002</w:t>
            </w:r>
          </w:p>
        </w:tc>
        <w:tc>
          <w:tcPr>
            <w:tcW w:w="3009" w:type="dxa"/>
          </w:tcPr>
          <w:p w14:paraId="35E07D6A" w14:textId="77777777" w:rsidR="00230175" w:rsidRPr="00C26C40" w:rsidRDefault="00230175" w:rsidP="00870DFD">
            <w:pPr>
              <w:rPr>
                <w:lang w:val="en-GB"/>
              </w:rPr>
            </w:pPr>
            <w:r w:rsidRPr="00C26C40">
              <w:rPr>
                <w:lang w:val="en-GB"/>
              </w:rPr>
              <w:t>0.0005</w:t>
            </w:r>
          </w:p>
        </w:tc>
      </w:tr>
      <w:tr w:rsidR="00230175" w:rsidRPr="00C26C40" w14:paraId="14543FA4" w14:textId="77777777" w:rsidTr="00870DFD">
        <w:tc>
          <w:tcPr>
            <w:tcW w:w="3009" w:type="dxa"/>
          </w:tcPr>
          <w:p w14:paraId="01154603" w14:textId="318598AF" w:rsidR="00230175" w:rsidRPr="00C26C40" w:rsidRDefault="0066574D" w:rsidP="00870DFD">
            <w:pPr>
              <w:rPr>
                <w:lang w:val="en-GB"/>
              </w:rPr>
            </w:pPr>
            <m:oMathPara>
              <m:oMath>
                <m:r>
                  <w:rPr>
                    <w:rFonts w:ascii="Cambria Math" w:hAnsi="Cambria Math"/>
                    <w:lang w:val="en-GB"/>
                  </w:rPr>
                  <m:t>Fe₃O₄</m:t>
                </m:r>
              </m:oMath>
            </m:oMathPara>
          </w:p>
        </w:tc>
        <w:tc>
          <w:tcPr>
            <w:tcW w:w="3009" w:type="dxa"/>
          </w:tcPr>
          <w:p w14:paraId="282BA2CE" w14:textId="77777777" w:rsidR="00230175" w:rsidRPr="00C26C40" w:rsidRDefault="00230175" w:rsidP="00870DFD">
            <w:pPr>
              <w:rPr>
                <w:lang w:val="en-GB"/>
              </w:rPr>
            </w:pPr>
            <w:r w:rsidRPr="00C26C40">
              <w:rPr>
                <w:lang w:val="en-GB"/>
              </w:rPr>
              <w:t>0.085</w:t>
            </w:r>
          </w:p>
        </w:tc>
        <w:tc>
          <w:tcPr>
            <w:tcW w:w="3009" w:type="dxa"/>
          </w:tcPr>
          <w:p w14:paraId="2D118627" w14:textId="77777777" w:rsidR="00230175" w:rsidRPr="00C26C40" w:rsidRDefault="00230175" w:rsidP="00870DFD">
            <w:pPr>
              <w:rPr>
                <w:lang w:val="en-GB"/>
              </w:rPr>
            </w:pPr>
            <w:r w:rsidRPr="00C26C40">
              <w:rPr>
                <w:lang w:val="en-GB"/>
              </w:rPr>
              <w:t>0.0183</w:t>
            </w:r>
          </w:p>
        </w:tc>
      </w:tr>
      <w:tr w:rsidR="00230175" w:rsidRPr="00C26C40" w14:paraId="2DAEEECC" w14:textId="77777777" w:rsidTr="00870DFD">
        <w:tc>
          <w:tcPr>
            <w:tcW w:w="3009" w:type="dxa"/>
          </w:tcPr>
          <w:p w14:paraId="7F1A3643" w14:textId="2DD8AEBA" w:rsidR="00230175" w:rsidRPr="00C26C40" w:rsidRDefault="0066574D" w:rsidP="00870DFD">
            <w:pPr>
              <w:rPr>
                <w:lang w:val="en-GB"/>
              </w:rPr>
            </w:pPr>
            <m:oMathPara>
              <m:oMath>
                <m:r>
                  <w:rPr>
                    <w:rFonts w:ascii="Cambria Math" w:hAnsi="Cambria Math"/>
                    <w:lang w:val="en-GB"/>
                  </w:rPr>
                  <m:t>Al₂O₃</m:t>
                </m:r>
              </m:oMath>
            </m:oMathPara>
          </w:p>
        </w:tc>
        <w:tc>
          <w:tcPr>
            <w:tcW w:w="3009" w:type="dxa"/>
          </w:tcPr>
          <w:p w14:paraId="2BA0B7AE" w14:textId="77777777" w:rsidR="00230175" w:rsidRPr="00C26C40" w:rsidRDefault="00230175" w:rsidP="00870DFD">
            <w:pPr>
              <w:rPr>
                <w:lang w:val="en-GB"/>
              </w:rPr>
            </w:pPr>
            <w:r w:rsidRPr="00C26C40">
              <w:rPr>
                <w:lang w:val="en-GB"/>
              </w:rPr>
              <w:t>2.225</w:t>
            </w:r>
          </w:p>
        </w:tc>
        <w:tc>
          <w:tcPr>
            <w:tcW w:w="3009" w:type="dxa"/>
          </w:tcPr>
          <w:p w14:paraId="4FB3541E" w14:textId="77777777" w:rsidR="00230175" w:rsidRPr="00C26C40" w:rsidRDefault="00230175" w:rsidP="00870DFD">
            <w:pPr>
              <w:rPr>
                <w:lang w:val="en-GB"/>
              </w:rPr>
            </w:pPr>
            <w:r w:rsidRPr="00C26C40">
              <w:rPr>
                <w:lang w:val="en-GB"/>
              </w:rPr>
              <w:t>0.4799</w:t>
            </w:r>
          </w:p>
        </w:tc>
      </w:tr>
      <w:tr w:rsidR="00230175" w:rsidRPr="00C26C40" w14:paraId="32715001" w14:textId="77777777" w:rsidTr="00870DFD">
        <w:tc>
          <w:tcPr>
            <w:tcW w:w="3009" w:type="dxa"/>
          </w:tcPr>
          <w:p w14:paraId="2B0BD12B" w14:textId="77777777" w:rsidR="00230175" w:rsidRPr="00C26C40" w:rsidRDefault="00230175" w:rsidP="00870DFD">
            <w:pPr>
              <w:rPr>
                <w:lang w:val="en-GB"/>
              </w:rPr>
            </w:pPr>
            <w:r w:rsidRPr="00C26C40">
              <w:rPr>
                <w:b/>
                <w:lang w:val="en-GB"/>
              </w:rPr>
              <w:t>Total</w:t>
            </w:r>
          </w:p>
        </w:tc>
        <w:tc>
          <w:tcPr>
            <w:tcW w:w="3009" w:type="dxa"/>
          </w:tcPr>
          <w:p w14:paraId="7F6415EA" w14:textId="77777777" w:rsidR="00230175" w:rsidRPr="00C26C40" w:rsidRDefault="00230175" w:rsidP="00870DFD">
            <w:pPr>
              <w:rPr>
                <w:lang w:val="en-GB"/>
              </w:rPr>
            </w:pPr>
            <w:r w:rsidRPr="00C26C40">
              <w:rPr>
                <w:b/>
                <w:lang w:val="en-GB"/>
              </w:rPr>
              <w:t>4.636</w:t>
            </w:r>
          </w:p>
        </w:tc>
        <w:tc>
          <w:tcPr>
            <w:tcW w:w="3009" w:type="dxa"/>
          </w:tcPr>
          <w:p w14:paraId="3DA9B429" w14:textId="77777777" w:rsidR="00230175" w:rsidRPr="00C26C40" w:rsidRDefault="00230175" w:rsidP="00870DFD">
            <w:pPr>
              <w:rPr>
                <w:lang w:val="en-GB"/>
              </w:rPr>
            </w:pPr>
            <w:r w:rsidRPr="00C26C40">
              <w:rPr>
                <w:b/>
                <w:lang w:val="en-GB"/>
              </w:rPr>
              <w:t>1.0000</w:t>
            </w:r>
          </w:p>
        </w:tc>
      </w:tr>
      <w:tr w:rsidR="00230175" w:rsidRPr="00C26C40" w14:paraId="4A0D3BEF" w14:textId="77777777" w:rsidTr="00870DFD">
        <w:tc>
          <w:tcPr>
            <w:tcW w:w="3009" w:type="dxa"/>
          </w:tcPr>
          <w:p w14:paraId="4016F84D" w14:textId="77777777" w:rsidR="00230175" w:rsidRPr="00C26C40" w:rsidRDefault="00230175" w:rsidP="00870DFD">
            <w:pPr>
              <w:rPr>
                <w:lang w:val="en-GB"/>
              </w:rPr>
            </w:pPr>
            <w:r w:rsidRPr="00C26C40">
              <w:rPr>
                <w:b/>
                <w:lang w:val="en-GB"/>
              </w:rPr>
              <w:t>Temperature (°C)</w:t>
            </w:r>
          </w:p>
        </w:tc>
        <w:tc>
          <w:tcPr>
            <w:tcW w:w="3009" w:type="dxa"/>
          </w:tcPr>
          <w:p w14:paraId="4C4075D1" w14:textId="77777777" w:rsidR="00230175" w:rsidRPr="00C26C40" w:rsidRDefault="00230175" w:rsidP="00870DFD">
            <w:pPr>
              <w:rPr>
                <w:lang w:val="en-GB"/>
              </w:rPr>
            </w:pPr>
            <w:r w:rsidRPr="00C26C40">
              <w:rPr>
                <w:b/>
                <w:lang w:val="en-GB"/>
              </w:rPr>
              <w:t>117.52</w:t>
            </w:r>
          </w:p>
        </w:tc>
        <w:tc>
          <w:tcPr>
            <w:tcW w:w="3009" w:type="dxa"/>
          </w:tcPr>
          <w:p w14:paraId="5FF4B694" w14:textId="77777777" w:rsidR="00230175" w:rsidRPr="00C26C40" w:rsidRDefault="00230175" w:rsidP="00870DFD">
            <w:pPr>
              <w:rPr>
                <w:lang w:val="en-GB"/>
              </w:rPr>
            </w:pPr>
          </w:p>
        </w:tc>
      </w:tr>
      <w:tr w:rsidR="00230175" w:rsidRPr="00C26C40" w14:paraId="1F4EF313" w14:textId="77777777" w:rsidTr="00870DFD">
        <w:tc>
          <w:tcPr>
            <w:tcW w:w="3009" w:type="dxa"/>
          </w:tcPr>
          <w:p w14:paraId="78C11670" w14:textId="77777777" w:rsidR="00230175" w:rsidRPr="00C26C40" w:rsidRDefault="00230175" w:rsidP="00870DFD">
            <w:pPr>
              <w:rPr>
                <w:lang w:val="en-GB"/>
              </w:rPr>
            </w:pPr>
            <w:r w:rsidRPr="00C26C40">
              <w:rPr>
                <w:b/>
                <w:lang w:val="en-GB"/>
              </w:rPr>
              <w:t>Pressure (atm)</w:t>
            </w:r>
          </w:p>
        </w:tc>
        <w:tc>
          <w:tcPr>
            <w:tcW w:w="3009" w:type="dxa"/>
          </w:tcPr>
          <w:p w14:paraId="2286C5FE" w14:textId="77777777" w:rsidR="00230175" w:rsidRPr="00C26C40" w:rsidRDefault="00230175" w:rsidP="00870DFD">
            <w:pPr>
              <w:rPr>
                <w:lang w:val="en-GB"/>
              </w:rPr>
            </w:pPr>
            <w:r w:rsidRPr="00C26C40">
              <w:rPr>
                <w:b/>
                <w:lang w:val="en-GB"/>
              </w:rPr>
              <w:t>4.9975</w:t>
            </w:r>
          </w:p>
        </w:tc>
        <w:tc>
          <w:tcPr>
            <w:tcW w:w="3009" w:type="dxa"/>
          </w:tcPr>
          <w:p w14:paraId="27666C21" w14:textId="77777777" w:rsidR="00230175" w:rsidRPr="00C26C40" w:rsidRDefault="00230175" w:rsidP="00870DFD">
            <w:pPr>
              <w:rPr>
                <w:lang w:val="en-GB"/>
              </w:rPr>
            </w:pPr>
          </w:p>
        </w:tc>
      </w:tr>
    </w:tbl>
    <w:p w14:paraId="1D7E2F21" w14:textId="77777777" w:rsidR="00230175" w:rsidRPr="00C26C40" w:rsidRDefault="00230175" w:rsidP="00312BC3">
      <w:pPr>
        <w:spacing w:before="160"/>
        <w:rPr>
          <w:b/>
        </w:rPr>
      </w:pPr>
    </w:p>
    <w:p w14:paraId="54F2A6E4" w14:textId="66C4BA9A" w:rsidR="00312BC3" w:rsidRPr="00C26C40" w:rsidRDefault="00312BC3" w:rsidP="00230175">
      <w:pPr>
        <w:pStyle w:val="Heading4"/>
      </w:pPr>
      <w:r w:rsidRPr="00C26C40">
        <w:t>MS-401 — Magnetic Separator</w:t>
      </w:r>
    </w:p>
    <w:p w14:paraId="7BF94AF2" w14:textId="77777777" w:rsidR="00312BC3" w:rsidRPr="00C26C40" w:rsidRDefault="00312BC3" w:rsidP="00312BC3">
      <w:r w:rsidRPr="00C26C40">
        <w:t>Unit Type: Magnetic Separator</w:t>
      </w:r>
    </w:p>
    <w:p w14:paraId="25BD291E" w14:textId="77777777" w:rsidR="00312BC3" w:rsidRPr="00C26C40" w:rsidRDefault="00312BC3" w:rsidP="00312BC3">
      <w:r w:rsidRPr="00C26C40">
        <w:t>Inlet streams: 204    Outlet streams: 401, FE3O4</w:t>
      </w:r>
    </w:p>
    <w:p w14:paraId="64DF1978" w14:textId="77777777" w:rsidR="00312BC3" w:rsidRPr="00C26C40" w:rsidRDefault="00312BC3" w:rsidP="00312BC3">
      <w:r w:rsidRPr="00C26C40">
        <w:t>The cooled, calcined ore (204) is processed through the magnetic separator MS-401. The magnetically susceptible fraction, rich in the newly formed Fe₃O₄, is diverted as the magnetic reject stream FE3O4 and removed at the plant boundary, while the non-magnetic, alumina-silica-rich fraction (401) proceeds to the milling circuit. Composition therefore changes markedly, with Fe₃O₄ and part of the iron oxides concentrated in the reject.</w:t>
      </w:r>
    </w:p>
    <w:p w14:paraId="1D935C31" w14:textId="77777777" w:rsidR="00312BC3" w:rsidRPr="00C26C40" w:rsidRDefault="00312BC3" w:rsidP="00312BC3">
      <w:r w:rsidRPr="00C26C40">
        <w:t>Inlet stream condition and composition:</w:t>
      </w:r>
    </w:p>
    <w:tbl>
      <w:tblPr>
        <w:tblStyle w:val="TableGrid"/>
        <w:tblW w:w="0" w:type="auto"/>
        <w:tblLook w:val="04A0" w:firstRow="1" w:lastRow="0" w:firstColumn="1" w:lastColumn="0" w:noHBand="0" w:noVBand="1"/>
      </w:tblPr>
      <w:tblGrid>
        <w:gridCol w:w="2869"/>
        <w:gridCol w:w="2811"/>
        <w:gridCol w:w="2814"/>
      </w:tblGrid>
      <w:tr w:rsidR="00312BC3" w:rsidRPr="00C26C40" w14:paraId="63BF54F2" w14:textId="77777777" w:rsidTr="00CE0C28">
        <w:tc>
          <w:tcPr>
            <w:tcW w:w="3009" w:type="dxa"/>
          </w:tcPr>
          <w:p w14:paraId="39447627" w14:textId="77777777" w:rsidR="00312BC3" w:rsidRPr="00C26C40" w:rsidRDefault="00312BC3" w:rsidP="00870DFD">
            <w:pPr>
              <w:rPr>
                <w:lang w:val="en-GB"/>
              </w:rPr>
            </w:pPr>
            <w:r w:rsidRPr="00C26C40">
              <w:rPr>
                <w:b/>
                <w:sz w:val="22"/>
                <w:lang w:val="en-GB"/>
              </w:rPr>
              <w:t>Stream 204</w:t>
            </w:r>
          </w:p>
        </w:tc>
        <w:tc>
          <w:tcPr>
            <w:tcW w:w="3009" w:type="dxa"/>
          </w:tcPr>
          <w:p w14:paraId="12759268" w14:textId="77777777" w:rsidR="00312BC3" w:rsidRPr="00C26C40" w:rsidRDefault="00312BC3" w:rsidP="00870DFD">
            <w:pPr>
              <w:rPr>
                <w:lang w:val="en-GB"/>
              </w:rPr>
            </w:pPr>
            <w:r w:rsidRPr="00C26C40">
              <w:rPr>
                <w:b/>
                <w:sz w:val="22"/>
                <w:lang w:val="en-GB"/>
              </w:rPr>
              <w:t>Mass Flow (kg/hr)</w:t>
            </w:r>
          </w:p>
        </w:tc>
        <w:tc>
          <w:tcPr>
            <w:tcW w:w="3009" w:type="dxa"/>
          </w:tcPr>
          <w:p w14:paraId="437E6A43" w14:textId="77777777" w:rsidR="00312BC3" w:rsidRPr="00C26C40" w:rsidRDefault="00312BC3" w:rsidP="00870DFD">
            <w:pPr>
              <w:rPr>
                <w:lang w:val="en-GB"/>
              </w:rPr>
            </w:pPr>
            <w:r w:rsidRPr="00C26C40">
              <w:rPr>
                <w:b/>
                <w:sz w:val="22"/>
                <w:lang w:val="en-GB"/>
              </w:rPr>
              <w:t>Mass Fraction</w:t>
            </w:r>
          </w:p>
        </w:tc>
      </w:tr>
      <w:tr w:rsidR="00312BC3" w:rsidRPr="00C26C40" w14:paraId="49F1BD62" w14:textId="77777777" w:rsidTr="00CE0C28">
        <w:tc>
          <w:tcPr>
            <w:tcW w:w="3009" w:type="dxa"/>
          </w:tcPr>
          <w:p w14:paraId="3E2AA221" w14:textId="7F3FEB8A" w:rsidR="00312BC3" w:rsidRPr="00C26C40" w:rsidRDefault="0066574D" w:rsidP="00870DFD">
            <w:pPr>
              <w:rPr>
                <w:lang w:val="en-GB"/>
              </w:rPr>
            </w:pPr>
            <m:oMathPara>
              <m:oMath>
                <m:r>
                  <w:rPr>
                    <w:rFonts w:ascii="Cambria Math" w:hAnsi="Cambria Math"/>
                    <w:lang w:val="en-GB"/>
                  </w:rPr>
                  <m:t>Al(OH)₃</m:t>
                </m:r>
              </m:oMath>
            </m:oMathPara>
          </w:p>
        </w:tc>
        <w:tc>
          <w:tcPr>
            <w:tcW w:w="3009" w:type="dxa"/>
          </w:tcPr>
          <w:p w14:paraId="049A9A24" w14:textId="77777777" w:rsidR="00312BC3" w:rsidRPr="00C26C40" w:rsidRDefault="00312BC3" w:rsidP="00870DFD">
            <w:pPr>
              <w:rPr>
                <w:lang w:val="en-GB"/>
              </w:rPr>
            </w:pPr>
            <w:r w:rsidRPr="00C26C40">
              <w:rPr>
                <w:lang w:val="en-GB"/>
              </w:rPr>
              <w:t>8.332</w:t>
            </w:r>
          </w:p>
        </w:tc>
        <w:tc>
          <w:tcPr>
            <w:tcW w:w="3009" w:type="dxa"/>
          </w:tcPr>
          <w:p w14:paraId="3A181BDD" w14:textId="77777777" w:rsidR="00312BC3" w:rsidRPr="00C26C40" w:rsidRDefault="00312BC3" w:rsidP="00870DFD">
            <w:pPr>
              <w:rPr>
                <w:lang w:val="en-GB"/>
              </w:rPr>
            </w:pPr>
            <w:r w:rsidRPr="00C26C40">
              <w:rPr>
                <w:lang w:val="en-GB"/>
              </w:rPr>
              <w:t>0.0150</w:t>
            </w:r>
          </w:p>
        </w:tc>
      </w:tr>
      <w:tr w:rsidR="00312BC3" w:rsidRPr="00C26C40" w14:paraId="5C2861DA" w14:textId="77777777" w:rsidTr="00CE0C28">
        <w:tc>
          <w:tcPr>
            <w:tcW w:w="3009" w:type="dxa"/>
          </w:tcPr>
          <w:p w14:paraId="59FB391C" w14:textId="647C7220"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15CABF37" w14:textId="77777777" w:rsidR="00312BC3" w:rsidRPr="00C26C40" w:rsidRDefault="00312BC3" w:rsidP="00870DFD">
            <w:pPr>
              <w:rPr>
                <w:lang w:val="en-GB"/>
              </w:rPr>
            </w:pPr>
            <w:r w:rsidRPr="00C26C40">
              <w:rPr>
                <w:lang w:val="en-GB"/>
              </w:rPr>
              <w:t>0.554</w:t>
            </w:r>
          </w:p>
        </w:tc>
        <w:tc>
          <w:tcPr>
            <w:tcW w:w="3009" w:type="dxa"/>
          </w:tcPr>
          <w:p w14:paraId="1E1664DE" w14:textId="77777777" w:rsidR="00312BC3" w:rsidRPr="00C26C40" w:rsidRDefault="00312BC3" w:rsidP="00870DFD">
            <w:pPr>
              <w:rPr>
                <w:lang w:val="en-GB"/>
              </w:rPr>
            </w:pPr>
            <w:r w:rsidRPr="00C26C40">
              <w:rPr>
                <w:lang w:val="en-GB"/>
              </w:rPr>
              <w:t>0.0010</w:t>
            </w:r>
          </w:p>
        </w:tc>
      </w:tr>
      <w:tr w:rsidR="00312BC3" w:rsidRPr="00C26C40" w14:paraId="2A0F4DD5" w14:textId="77777777" w:rsidTr="00CE0C28">
        <w:tc>
          <w:tcPr>
            <w:tcW w:w="3009" w:type="dxa"/>
          </w:tcPr>
          <w:p w14:paraId="143ED3CC" w14:textId="666311AE"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494FE64A" w14:textId="77777777" w:rsidR="00312BC3" w:rsidRPr="00C26C40" w:rsidRDefault="00312BC3" w:rsidP="00870DFD">
            <w:pPr>
              <w:rPr>
                <w:lang w:val="en-GB"/>
              </w:rPr>
            </w:pPr>
            <w:r w:rsidRPr="00C26C40">
              <w:rPr>
                <w:lang w:val="en-GB"/>
              </w:rPr>
              <w:t>245.066</w:t>
            </w:r>
          </w:p>
        </w:tc>
        <w:tc>
          <w:tcPr>
            <w:tcW w:w="3009" w:type="dxa"/>
          </w:tcPr>
          <w:p w14:paraId="19429308" w14:textId="77777777" w:rsidR="00312BC3" w:rsidRPr="00C26C40" w:rsidRDefault="00312BC3" w:rsidP="00870DFD">
            <w:pPr>
              <w:rPr>
                <w:lang w:val="en-GB"/>
              </w:rPr>
            </w:pPr>
            <w:r w:rsidRPr="00C26C40">
              <w:rPr>
                <w:lang w:val="en-GB"/>
              </w:rPr>
              <w:t>0.4408</w:t>
            </w:r>
          </w:p>
        </w:tc>
      </w:tr>
      <w:tr w:rsidR="00312BC3" w:rsidRPr="00C26C40" w14:paraId="53F9F5EB" w14:textId="77777777" w:rsidTr="00CE0C28">
        <w:tc>
          <w:tcPr>
            <w:tcW w:w="3009" w:type="dxa"/>
          </w:tcPr>
          <w:p w14:paraId="2829B980" w14:textId="790BEFFB" w:rsidR="00312BC3" w:rsidRPr="00C26C40" w:rsidRDefault="0066574D" w:rsidP="00870DFD">
            <w:pPr>
              <w:rPr>
                <w:lang w:val="en-GB"/>
              </w:rPr>
            </w:pPr>
            <m:oMathPara>
              <m:oMath>
                <m:r>
                  <w:rPr>
                    <w:rFonts w:ascii="Cambria Math" w:hAnsi="Cambria Math"/>
                    <w:lang w:val="en-GB"/>
                  </w:rPr>
                  <m:t>TiO₂</m:t>
                </m:r>
              </m:oMath>
            </m:oMathPara>
          </w:p>
        </w:tc>
        <w:tc>
          <w:tcPr>
            <w:tcW w:w="3009" w:type="dxa"/>
          </w:tcPr>
          <w:p w14:paraId="63BE2429" w14:textId="77777777" w:rsidR="00312BC3" w:rsidRPr="00C26C40" w:rsidRDefault="00312BC3" w:rsidP="00870DFD">
            <w:pPr>
              <w:rPr>
                <w:lang w:val="en-GB"/>
              </w:rPr>
            </w:pPr>
            <w:r w:rsidRPr="00C26C40">
              <w:rPr>
                <w:lang w:val="en-GB"/>
              </w:rPr>
              <w:t>19.968</w:t>
            </w:r>
          </w:p>
        </w:tc>
        <w:tc>
          <w:tcPr>
            <w:tcW w:w="3009" w:type="dxa"/>
          </w:tcPr>
          <w:p w14:paraId="107E2FBC" w14:textId="77777777" w:rsidR="00312BC3" w:rsidRPr="00C26C40" w:rsidRDefault="00312BC3" w:rsidP="00870DFD">
            <w:pPr>
              <w:rPr>
                <w:lang w:val="en-GB"/>
              </w:rPr>
            </w:pPr>
            <w:r w:rsidRPr="00C26C40">
              <w:rPr>
                <w:lang w:val="en-GB"/>
              </w:rPr>
              <w:t>0.0359</w:t>
            </w:r>
          </w:p>
        </w:tc>
      </w:tr>
      <w:tr w:rsidR="00312BC3" w:rsidRPr="00C26C40" w14:paraId="223481D9" w14:textId="77777777" w:rsidTr="00CE0C28">
        <w:tc>
          <w:tcPr>
            <w:tcW w:w="3009" w:type="dxa"/>
          </w:tcPr>
          <w:p w14:paraId="375C222C" w14:textId="2B19FD9E" w:rsidR="00312BC3" w:rsidRPr="00C26C40" w:rsidRDefault="0066574D" w:rsidP="00870DFD">
            <w:pPr>
              <w:rPr>
                <w:lang w:val="en-GB"/>
              </w:rPr>
            </w:pPr>
            <m:oMathPara>
              <m:oMath>
                <m:r>
                  <w:rPr>
                    <w:rFonts w:ascii="Cambria Math" w:hAnsi="Cambria Math"/>
                    <w:lang w:val="en-GB"/>
                  </w:rPr>
                  <w:lastRenderedPageBreak/>
                  <m:t>K₂O</m:t>
                </m:r>
              </m:oMath>
            </m:oMathPara>
          </w:p>
        </w:tc>
        <w:tc>
          <w:tcPr>
            <w:tcW w:w="3009" w:type="dxa"/>
          </w:tcPr>
          <w:p w14:paraId="6497B7BE" w14:textId="77777777" w:rsidR="00312BC3" w:rsidRPr="00C26C40" w:rsidRDefault="00312BC3" w:rsidP="00870DFD">
            <w:pPr>
              <w:rPr>
                <w:lang w:val="en-GB"/>
              </w:rPr>
            </w:pPr>
            <w:r w:rsidRPr="00C26C40">
              <w:rPr>
                <w:lang w:val="en-GB"/>
              </w:rPr>
              <w:t>3.721</w:t>
            </w:r>
          </w:p>
        </w:tc>
        <w:tc>
          <w:tcPr>
            <w:tcW w:w="3009" w:type="dxa"/>
          </w:tcPr>
          <w:p w14:paraId="2B70D1FC" w14:textId="77777777" w:rsidR="00312BC3" w:rsidRPr="00C26C40" w:rsidRDefault="00312BC3" w:rsidP="00870DFD">
            <w:pPr>
              <w:rPr>
                <w:lang w:val="en-GB"/>
              </w:rPr>
            </w:pPr>
            <w:r w:rsidRPr="00C26C40">
              <w:rPr>
                <w:lang w:val="en-GB"/>
              </w:rPr>
              <w:t>0.0067</w:t>
            </w:r>
          </w:p>
        </w:tc>
      </w:tr>
      <w:tr w:rsidR="00312BC3" w:rsidRPr="00C26C40" w14:paraId="03273676" w14:textId="77777777" w:rsidTr="00CE0C28">
        <w:tc>
          <w:tcPr>
            <w:tcW w:w="3009" w:type="dxa"/>
          </w:tcPr>
          <w:p w14:paraId="53661861" w14:textId="29CCF16B" w:rsidR="00312BC3" w:rsidRPr="00C26C40" w:rsidRDefault="0066574D" w:rsidP="00870DFD">
            <w:pPr>
              <w:rPr>
                <w:lang w:val="en-GB"/>
              </w:rPr>
            </w:pPr>
            <m:oMathPara>
              <m:oMath>
                <m:r>
                  <w:rPr>
                    <w:rFonts w:ascii="Cambria Math" w:hAnsi="Cambria Math"/>
                    <w:lang w:val="en-GB"/>
                  </w:rPr>
                  <m:t>Na₂O</m:t>
                </m:r>
              </m:oMath>
            </m:oMathPara>
          </w:p>
        </w:tc>
        <w:tc>
          <w:tcPr>
            <w:tcW w:w="3009" w:type="dxa"/>
          </w:tcPr>
          <w:p w14:paraId="0EC22412" w14:textId="77777777" w:rsidR="00312BC3" w:rsidRPr="00C26C40" w:rsidRDefault="00312BC3" w:rsidP="00870DFD">
            <w:pPr>
              <w:rPr>
                <w:lang w:val="en-GB"/>
              </w:rPr>
            </w:pPr>
            <w:r w:rsidRPr="00C26C40">
              <w:rPr>
                <w:lang w:val="en-GB"/>
              </w:rPr>
              <w:t>1.089</w:t>
            </w:r>
          </w:p>
        </w:tc>
        <w:tc>
          <w:tcPr>
            <w:tcW w:w="3009" w:type="dxa"/>
          </w:tcPr>
          <w:p w14:paraId="48EE906B" w14:textId="77777777" w:rsidR="00312BC3" w:rsidRPr="00C26C40" w:rsidRDefault="00312BC3" w:rsidP="00870DFD">
            <w:pPr>
              <w:rPr>
                <w:lang w:val="en-GB"/>
              </w:rPr>
            </w:pPr>
            <w:r w:rsidRPr="00C26C40">
              <w:rPr>
                <w:lang w:val="en-GB"/>
              </w:rPr>
              <w:t>0.0020</w:t>
            </w:r>
          </w:p>
        </w:tc>
      </w:tr>
      <w:tr w:rsidR="00312BC3" w:rsidRPr="00C26C40" w14:paraId="09587809" w14:textId="77777777" w:rsidTr="00CE0C28">
        <w:tc>
          <w:tcPr>
            <w:tcW w:w="3009" w:type="dxa"/>
          </w:tcPr>
          <w:p w14:paraId="1260FB53" w14:textId="285F8076" w:rsidR="00312BC3" w:rsidRPr="00C26C40" w:rsidRDefault="0066574D" w:rsidP="00870DFD">
            <w:pPr>
              <w:rPr>
                <w:lang w:val="en-GB"/>
              </w:rPr>
            </w:pPr>
            <m:oMathPara>
              <m:oMath>
                <m:r>
                  <w:rPr>
                    <w:rFonts w:ascii="Cambria Math" w:hAnsi="Cambria Math"/>
                    <w:lang w:val="en-GB"/>
                  </w:rPr>
                  <m:t>MgO</m:t>
                </m:r>
              </m:oMath>
            </m:oMathPara>
          </w:p>
        </w:tc>
        <w:tc>
          <w:tcPr>
            <w:tcW w:w="3009" w:type="dxa"/>
          </w:tcPr>
          <w:p w14:paraId="2D966A4F" w14:textId="77777777" w:rsidR="00312BC3" w:rsidRPr="00C26C40" w:rsidRDefault="00312BC3" w:rsidP="00870DFD">
            <w:pPr>
              <w:rPr>
                <w:lang w:val="en-GB"/>
              </w:rPr>
            </w:pPr>
            <w:r w:rsidRPr="00C26C40">
              <w:rPr>
                <w:lang w:val="en-GB"/>
              </w:rPr>
              <w:t>0.272</w:t>
            </w:r>
          </w:p>
        </w:tc>
        <w:tc>
          <w:tcPr>
            <w:tcW w:w="3009" w:type="dxa"/>
          </w:tcPr>
          <w:p w14:paraId="7E792A4B" w14:textId="77777777" w:rsidR="00312BC3" w:rsidRPr="00C26C40" w:rsidRDefault="00312BC3" w:rsidP="00870DFD">
            <w:pPr>
              <w:rPr>
                <w:lang w:val="en-GB"/>
              </w:rPr>
            </w:pPr>
            <w:r w:rsidRPr="00C26C40">
              <w:rPr>
                <w:lang w:val="en-GB"/>
              </w:rPr>
              <w:t>0.0005</w:t>
            </w:r>
          </w:p>
        </w:tc>
      </w:tr>
      <w:tr w:rsidR="00312BC3" w:rsidRPr="00C26C40" w14:paraId="3C88570E" w14:textId="77777777" w:rsidTr="00CE0C28">
        <w:tc>
          <w:tcPr>
            <w:tcW w:w="3009" w:type="dxa"/>
          </w:tcPr>
          <w:p w14:paraId="22019D41" w14:textId="2F6F9602"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32FA91FE" w14:textId="77777777" w:rsidR="00312BC3" w:rsidRPr="00C26C40" w:rsidRDefault="00312BC3" w:rsidP="00870DFD">
            <w:pPr>
              <w:rPr>
                <w:lang w:val="en-GB"/>
              </w:rPr>
            </w:pPr>
            <w:r w:rsidRPr="00C26C40">
              <w:rPr>
                <w:lang w:val="en-GB"/>
              </w:rPr>
              <w:t>10.168</w:t>
            </w:r>
          </w:p>
        </w:tc>
        <w:tc>
          <w:tcPr>
            <w:tcW w:w="3009" w:type="dxa"/>
          </w:tcPr>
          <w:p w14:paraId="51BF8CC6" w14:textId="77777777" w:rsidR="00312BC3" w:rsidRPr="00C26C40" w:rsidRDefault="00312BC3" w:rsidP="00870DFD">
            <w:pPr>
              <w:rPr>
                <w:lang w:val="en-GB"/>
              </w:rPr>
            </w:pPr>
            <w:r w:rsidRPr="00C26C40">
              <w:rPr>
                <w:lang w:val="en-GB"/>
              </w:rPr>
              <w:t>0.0183</w:t>
            </w:r>
          </w:p>
        </w:tc>
      </w:tr>
      <w:tr w:rsidR="00312BC3" w:rsidRPr="00C26C40" w14:paraId="4A4A15C3" w14:textId="77777777" w:rsidTr="00CE0C28">
        <w:tc>
          <w:tcPr>
            <w:tcW w:w="3009" w:type="dxa"/>
          </w:tcPr>
          <w:p w14:paraId="558086BB" w14:textId="6B5B7231"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3EBD9B2F" w14:textId="77777777" w:rsidR="00312BC3" w:rsidRPr="00C26C40" w:rsidRDefault="00312BC3" w:rsidP="00870DFD">
            <w:pPr>
              <w:rPr>
                <w:lang w:val="en-GB"/>
              </w:rPr>
            </w:pPr>
            <w:r w:rsidRPr="00C26C40">
              <w:rPr>
                <w:lang w:val="en-GB"/>
              </w:rPr>
              <w:t>266.839</w:t>
            </w:r>
          </w:p>
        </w:tc>
        <w:tc>
          <w:tcPr>
            <w:tcW w:w="3009" w:type="dxa"/>
          </w:tcPr>
          <w:p w14:paraId="0AF73F75" w14:textId="77777777" w:rsidR="00312BC3" w:rsidRPr="00C26C40" w:rsidRDefault="00312BC3" w:rsidP="00870DFD">
            <w:pPr>
              <w:rPr>
                <w:lang w:val="en-GB"/>
              </w:rPr>
            </w:pPr>
            <w:r w:rsidRPr="00C26C40">
              <w:rPr>
                <w:lang w:val="en-GB"/>
              </w:rPr>
              <w:t>0.4799</w:t>
            </w:r>
          </w:p>
        </w:tc>
      </w:tr>
      <w:tr w:rsidR="00312BC3" w:rsidRPr="00C26C40" w14:paraId="4EE71C4E" w14:textId="77777777" w:rsidTr="00CE0C28">
        <w:tc>
          <w:tcPr>
            <w:tcW w:w="3009" w:type="dxa"/>
          </w:tcPr>
          <w:p w14:paraId="1731C4C4" w14:textId="77777777" w:rsidR="00312BC3" w:rsidRPr="00C26C40" w:rsidRDefault="00312BC3" w:rsidP="00870DFD">
            <w:pPr>
              <w:rPr>
                <w:lang w:val="en-GB"/>
              </w:rPr>
            </w:pPr>
            <w:r w:rsidRPr="00C26C40">
              <w:rPr>
                <w:b/>
                <w:lang w:val="en-GB"/>
              </w:rPr>
              <w:t>Total</w:t>
            </w:r>
          </w:p>
        </w:tc>
        <w:tc>
          <w:tcPr>
            <w:tcW w:w="3009" w:type="dxa"/>
          </w:tcPr>
          <w:p w14:paraId="6B564E65" w14:textId="77777777" w:rsidR="00312BC3" w:rsidRPr="00C26C40" w:rsidRDefault="00312BC3" w:rsidP="00870DFD">
            <w:pPr>
              <w:rPr>
                <w:lang w:val="en-GB"/>
              </w:rPr>
            </w:pPr>
            <w:r w:rsidRPr="00C26C40">
              <w:rPr>
                <w:b/>
                <w:lang w:val="en-GB"/>
              </w:rPr>
              <w:t>556.010</w:t>
            </w:r>
          </w:p>
        </w:tc>
        <w:tc>
          <w:tcPr>
            <w:tcW w:w="3009" w:type="dxa"/>
          </w:tcPr>
          <w:p w14:paraId="690A658F" w14:textId="77777777" w:rsidR="00312BC3" w:rsidRPr="00C26C40" w:rsidRDefault="00312BC3" w:rsidP="00870DFD">
            <w:pPr>
              <w:rPr>
                <w:lang w:val="en-GB"/>
              </w:rPr>
            </w:pPr>
            <w:r w:rsidRPr="00C26C40">
              <w:rPr>
                <w:b/>
                <w:lang w:val="en-GB"/>
              </w:rPr>
              <w:t>1.0000</w:t>
            </w:r>
          </w:p>
        </w:tc>
      </w:tr>
      <w:tr w:rsidR="00312BC3" w:rsidRPr="00C26C40" w14:paraId="2D0D7684" w14:textId="77777777" w:rsidTr="00CE0C28">
        <w:tc>
          <w:tcPr>
            <w:tcW w:w="3009" w:type="dxa"/>
          </w:tcPr>
          <w:p w14:paraId="1335B1C2" w14:textId="77777777" w:rsidR="00312BC3" w:rsidRPr="00C26C40" w:rsidRDefault="00312BC3" w:rsidP="00870DFD">
            <w:pPr>
              <w:rPr>
                <w:lang w:val="en-GB"/>
              </w:rPr>
            </w:pPr>
            <w:r w:rsidRPr="00C26C40">
              <w:rPr>
                <w:b/>
                <w:lang w:val="en-GB"/>
              </w:rPr>
              <w:t>Temperature (°C)</w:t>
            </w:r>
          </w:p>
        </w:tc>
        <w:tc>
          <w:tcPr>
            <w:tcW w:w="3009" w:type="dxa"/>
          </w:tcPr>
          <w:p w14:paraId="0DF115A7" w14:textId="77777777" w:rsidR="00312BC3" w:rsidRPr="00C26C40" w:rsidRDefault="00312BC3" w:rsidP="00870DFD">
            <w:pPr>
              <w:rPr>
                <w:lang w:val="en-GB"/>
              </w:rPr>
            </w:pPr>
            <w:r w:rsidRPr="00C26C40">
              <w:rPr>
                <w:b/>
                <w:lang w:val="en-GB"/>
              </w:rPr>
              <w:t>32.00</w:t>
            </w:r>
          </w:p>
        </w:tc>
        <w:tc>
          <w:tcPr>
            <w:tcW w:w="3009" w:type="dxa"/>
          </w:tcPr>
          <w:p w14:paraId="74D867A7" w14:textId="77777777" w:rsidR="00312BC3" w:rsidRPr="00C26C40" w:rsidRDefault="00312BC3" w:rsidP="00870DFD">
            <w:pPr>
              <w:rPr>
                <w:lang w:val="en-GB"/>
              </w:rPr>
            </w:pPr>
          </w:p>
        </w:tc>
      </w:tr>
      <w:tr w:rsidR="00312BC3" w:rsidRPr="00C26C40" w14:paraId="02BF77D7" w14:textId="77777777" w:rsidTr="00CE0C28">
        <w:tc>
          <w:tcPr>
            <w:tcW w:w="3009" w:type="dxa"/>
          </w:tcPr>
          <w:p w14:paraId="788881BD" w14:textId="77777777" w:rsidR="00312BC3" w:rsidRPr="00C26C40" w:rsidRDefault="00312BC3" w:rsidP="00870DFD">
            <w:pPr>
              <w:rPr>
                <w:lang w:val="en-GB"/>
              </w:rPr>
            </w:pPr>
            <w:r w:rsidRPr="00C26C40">
              <w:rPr>
                <w:b/>
                <w:lang w:val="en-GB"/>
              </w:rPr>
              <w:t>Pressure (atm)</w:t>
            </w:r>
          </w:p>
        </w:tc>
        <w:tc>
          <w:tcPr>
            <w:tcW w:w="3009" w:type="dxa"/>
          </w:tcPr>
          <w:p w14:paraId="27E61D0F" w14:textId="77777777" w:rsidR="00312BC3" w:rsidRPr="00C26C40" w:rsidRDefault="00312BC3" w:rsidP="00870DFD">
            <w:pPr>
              <w:rPr>
                <w:lang w:val="en-GB"/>
              </w:rPr>
            </w:pPr>
            <w:r w:rsidRPr="00C26C40">
              <w:rPr>
                <w:b/>
                <w:lang w:val="en-GB"/>
              </w:rPr>
              <w:t>1.0000</w:t>
            </w:r>
          </w:p>
        </w:tc>
        <w:tc>
          <w:tcPr>
            <w:tcW w:w="3009" w:type="dxa"/>
          </w:tcPr>
          <w:p w14:paraId="41F5836B" w14:textId="77777777" w:rsidR="00312BC3" w:rsidRPr="00C26C40" w:rsidRDefault="00312BC3" w:rsidP="00870DFD">
            <w:pPr>
              <w:rPr>
                <w:lang w:val="en-GB"/>
              </w:rPr>
            </w:pPr>
          </w:p>
        </w:tc>
      </w:tr>
    </w:tbl>
    <w:p w14:paraId="06653007" w14:textId="77777777" w:rsidR="00312BC3" w:rsidRPr="00C26C40" w:rsidRDefault="00312BC3" w:rsidP="00312BC3">
      <w:r w:rsidRPr="00C26C40">
        <w:t>Outlet stream condition and composition:</w:t>
      </w:r>
    </w:p>
    <w:tbl>
      <w:tblPr>
        <w:tblStyle w:val="TableGrid"/>
        <w:tblW w:w="0" w:type="auto"/>
        <w:tblLook w:val="04A0" w:firstRow="1" w:lastRow="0" w:firstColumn="1" w:lastColumn="0" w:noHBand="0" w:noVBand="1"/>
      </w:tblPr>
      <w:tblGrid>
        <w:gridCol w:w="2869"/>
        <w:gridCol w:w="2811"/>
        <w:gridCol w:w="2814"/>
      </w:tblGrid>
      <w:tr w:rsidR="00312BC3" w:rsidRPr="00C26C40" w14:paraId="14659CD4" w14:textId="77777777" w:rsidTr="00CE0C28">
        <w:tc>
          <w:tcPr>
            <w:tcW w:w="2869" w:type="dxa"/>
          </w:tcPr>
          <w:p w14:paraId="72F02381" w14:textId="77777777" w:rsidR="00312BC3" w:rsidRPr="00C26C40" w:rsidRDefault="00312BC3" w:rsidP="00870DFD">
            <w:pPr>
              <w:rPr>
                <w:lang w:val="en-GB"/>
              </w:rPr>
            </w:pPr>
            <w:r w:rsidRPr="00C26C40">
              <w:rPr>
                <w:b/>
                <w:sz w:val="22"/>
                <w:lang w:val="en-GB"/>
              </w:rPr>
              <w:t>Stream 401</w:t>
            </w:r>
          </w:p>
        </w:tc>
        <w:tc>
          <w:tcPr>
            <w:tcW w:w="2811" w:type="dxa"/>
          </w:tcPr>
          <w:p w14:paraId="018F0E15" w14:textId="77777777" w:rsidR="00312BC3" w:rsidRPr="00C26C40" w:rsidRDefault="00312BC3" w:rsidP="00870DFD">
            <w:pPr>
              <w:rPr>
                <w:lang w:val="en-GB"/>
              </w:rPr>
            </w:pPr>
            <w:r w:rsidRPr="00C26C40">
              <w:rPr>
                <w:b/>
                <w:sz w:val="22"/>
                <w:lang w:val="en-GB"/>
              </w:rPr>
              <w:t>Mass Flow (kg/hr)</w:t>
            </w:r>
          </w:p>
        </w:tc>
        <w:tc>
          <w:tcPr>
            <w:tcW w:w="2814" w:type="dxa"/>
          </w:tcPr>
          <w:p w14:paraId="681BFA7E" w14:textId="77777777" w:rsidR="00312BC3" w:rsidRPr="00C26C40" w:rsidRDefault="00312BC3" w:rsidP="00870DFD">
            <w:pPr>
              <w:rPr>
                <w:lang w:val="en-GB"/>
              </w:rPr>
            </w:pPr>
            <w:r w:rsidRPr="00C26C40">
              <w:rPr>
                <w:b/>
                <w:sz w:val="22"/>
                <w:lang w:val="en-GB"/>
              </w:rPr>
              <w:t>Mass Fraction</w:t>
            </w:r>
          </w:p>
        </w:tc>
      </w:tr>
      <w:tr w:rsidR="00312BC3" w:rsidRPr="00C26C40" w14:paraId="177DCDCE" w14:textId="77777777" w:rsidTr="00CE0C28">
        <w:tc>
          <w:tcPr>
            <w:tcW w:w="2869" w:type="dxa"/>
          </w:tcPr>
          <w:p w14:paraId="193E22EC" w14:textId="1C253F09" w:rsidR="00312BC3" w:rsidRPr="00C26C40" w:rsidRDefault="0066574D" w:rsidP="00870DFD">
            <w:pPr>
              <w:rPr>
                <w:lang w:val="en-GB"/>
              </w:rPr>
            </w:pPr>
            <m:oMathPara>
              <m:oMath>
                <m:r>
                  <w:rPr>
                    <w:rFonts w:ascii="Cambria Math" w:hAnsi="Cambria Math"/>
                    <w:lang w:val="en-GB"/>
                  </w:rPr>
                  <m:t>Fe₂O₃</m:t>
                </m:r>
              </m:oMath>
            </m:oMathPara>
          </w:p>
        </w:tc>
        <w:tc>
          <w:tcPr>
            <w:tcW w:w="2811" w:type="dxa"/>
          </w:tcPr>
          <w:p w14:paraId="7FCE6A28" w14:textId="77777777" w:rsidR="00312BC3" w:rsidRPr="00C26C40" w:rsidRDefault="00312BC3" w:rsidP="00870DFD">
            <w:pPr>
              <w:rPr>
                <w:lang w:val="en-GB"/>
              </w:rPr>
            </w:pPr>
            <w:r w:rsidRPr="00C26C40">
              <w:rPr>
                <w:lang w:val="en-GB"/>
              </w:rPr>
              <w:t>0.526</w:t>
            </w:r>
          </w:p>
        </w:tc>
        <w:tc>
          <w:tcPr>
            <w:tcW w:w="2814" w:type="dxa"/>
          </w:tcPr>
          <w:p w14:paraId="2CCB8A1A" w14:textId="77777777" w:rsidR="00312BC3" w:rsidRPr="00C26C40" w:rsidRDefault="00312BC3" w:rsidP="00870DFD">
            <w:pPr>
              <w:rPr>
                <w:lang w:val="en-GB"/>
              </w:rPr>
            </w:pPr>
            <w:r w:rsidRPr="00C26C40">
              <w:rPr>
                <w:lang w:val="en-GB"/>
              </w:rPr>
              <w:t>0.0010</w:t>
            </w:r>
          </w:p>
        </w:tc>
      </w:tr>
      <w:tr w:rsidR="00312BC3" w:rsidRPr="00C26C40" w14:paraId="5E02DE5B" w14:textId="77777777" w:rsidTr="00CE0C28">
        <w:tc>
          <w:tcPr>
            <w:tcW w:w="2869" w:type="dxa"/>
          </w:tcPr>
          <w:p w14:paraId="504D20D1" w14:textId="21F21FD9" w:rsidR="00312BC3" w:rsidRPr="00C26C40" w:rsidRDefault="0066574D" w:rsidP="00870DFD">
            <w:pPr>
              <w:rPr>
                <w:lang w:val="en-GB"/>
              </w:rPr>
            </w:pPr>
            <m:oMathPara>
              <m:oMath>
                <m:r>
                  <w:rPr>
                    <w:rFonts w:ascii="Cambria Math" w:hAnsi="Cambria Math"/>
                    <w:lang w:val="en-GB"/>
                  </w:rPr>
                  <m:t>SiO₂</m:t>
                </m:r>
              </m:oMath>
            </m:oMathPara>
          </w:p>
        </w:tc>
        <w:tc>
          <w:tcPr>
            <w:tcW w:w="2811" w:type="dxa"/>
          </w:tcPr>
          <w:p w14:paraId="39F0C89E" w14:textId="77777777" w:rsidR="00312BC3" w:rsidRPr="00C26C40" w:rsidRDefault="00312BC3" w:rsidP="00870DFD">
            <w:pPr>
              <w:rPr>
                <w:lang w:val="en-GB"/>
              </w:rPr>
            </w:pPr>
            <w:r w:rsidRPr="00C26C40">
              <w:rPr>
                <w:lang w:val="en-GB"/>
              </w:rPr>
              <w:t>240.165</w:t>
            </w:r>
          </w:p>
        </w:tc>
        <w:tc>
          <w:tcPr>
            <w:tcW w:w="2814" w:type="dxa"/>
          </w:tcPr>
          <w:p w14:paraId="654D354E" w14:textId="77777777" w:rsidR="00312BC3" w:rsidRPr="00C26C40" w:rsidRDefault="00312BC3" w:rsidP="00870DFD">
            <w:pPr>
              <w:rPr>
                <w:lang w:val="en-GB"/>
              </w:rPr>
            </w:pPr>
            <w:r w:rsidRPr="00C26C40">
              <w:rPr>
                <w:lang w:val="en-GB"/>
              </w:rPr>
              <w:t>0.4777</w:t>
            </w:r>
          </w:p>
        </w:tc>
      </w:tr>
      <w:tr w:rsidR="00312BC3" w:rsidRPr="00C26C40" w14:paraId="5552A7E6" w14:textId="77777777" w:rsidTr="00CE0C28">
        <w:tc>
          <w:tcPr>
            <w:tcW w:w="2869" w:type="dxa"/>
          </w:tcPr>
          <w:p w14:paraId="2F192DEA" w14:textId="3F0EDB1B" w:rsidR="00312BC3" w:rsidRPr="00C26C40" w:rsidRDefault="0066574D" w:rsidP="00870DFD">
            <w:pPr>
              <w:rPr>
                <w:lang w:val="en-GB"/>
              </w:rPr>
            </w:pPr>
            <m:oMathPara>
              <m:oMath>
                <m:r>
                  <w:rPr>
                    <w:rFonts w:ascii="Cambria Math" w:hAnsi="Cambria Math"/>
                    <w:lang w:val="en-GB"/>
                  </w:rPr>
                  <m:t>Fe₃O₄</m:t>
                </m:r>
              </m:oMath>
            </m:oMathPara>
          </w:p>
        </w:tc>
        <w:tc>
          <w:tcPr>
            <w:tcW w:w="2811" w:type="dxa"/>
          </w:tcPr>
          <w:p w14:paraId="74033036" w14:textId="77777777" w:rsidR="00312BC3" w:rsidRPr="00C26C40" w:rsidRDefault="00312BC3" w:rsidP="00870DFD">
            <w:pPr>
              <w:rPr>
                <w:lang w:val="en-GB"/>
              </w:rPr>
            </w:pPr>
            <w:r w:rsidRPr="00C26C40">
              <w:rPr>
                <w:lang w:val="en-GB"/>
              </w:rPr>
              <w:t>0.508</w:t>
            </w:r>
          </w:p>
        </w:tc>
        <w:tc>
          <w:tcPr>
            <w:tcW w:w="2814" w:type="dxa"/>
          </w:tcPr>
          <w:p w14:paraId="395D8F63" w14:textId="77777777" w:rsidR="00312BC3" w:rsidRPr="00C26C40" w:rsidRDefault="00312BC3" w:rsidP="00870DFD">
            <w:pPr>
              <w:rPr>
                <w:lang w:val="en-GB"/>
              </w:rPr>
            </w:pPr>
            <w:r w:rsidRPr="00C26C40">
              <w:rPr>
                <w:lang w:val="en-GB"/>
              </w:rPr>
              <w:t>0.0010</w:t>
            </w:r>
          </w:p>
        </w:tc>
      </w:tr>
      <w:tr w:rsidR="00312BC3" w:rsidRPr="00C26C40" w14:paraId="5BC54FF8" w14:textId="77777777" w:rsidTr="00CE0C28">
        <w:tc>
          <w:tcPr>
            <w:tcW w:w="2869" w:type="dxa"/>
          </w:tcPr>
          <w:p w14:paraId="5F0001B6" w14:textId="51385AA2" w:rsidR="00312BC3" w:rsidRPr="00C26C40" w:rsidRDefault="0066574D" w:rsidP="00870DFD">
            <w:pPr>
              <w:rPr>
                <w:lang w:val="en-GB"/>
              </w:rPr>
            </w:pPr>
            <m:oMathPara>
              <m:oMath>
                <m:r>
                  <w:rPr>
                    <w:rFonts w:ascii="Cambria Math" w:hAnsi="Cambria Math"/>
                    <w:lang w:val="en-GB"/>
                  </w:rPr>
                  <m:t>Al₂O₃</m:t>
                </m:r>
              </m:oMath>
            </m:oMathPara>
          </w:p>
        </w:tc>
        <w:tc>
          <w:tcPr>
            <w:tcW w:w="2811" w:type="dxa"/>
          </w:tcPr>
          <w:p w14:paraId="1E4E972F" w14:textId="77777777" w:rsidR="00312BC3" w:rsidRPr="00C26C40" w:rsidRDefault="00312BC3" w:rsidP="00870DFD">
            <w:pPr>
              <w:rPr>
                <w:lang w:val="en-GB"/>
              </w:rPr>
            </w:pPr>
            <w:r w:rsidRPr="00C26C40">
              <w:rPr>
                <w:lang w:val="en-GB"/>
              </w:rPr>
              <w:t>261.502</w:t>
            </w:r>
          </w:p>
        </w:tc>
        <w:tc>
          <w:tcPr>
            <w:tcW w:w="2814" w:type="dxa"/>
          </w:tcPr>
          <w:p w14:paraId="480AA769" w14:textId="77777777" w:rsidR="00312BC3" w:rsidRPr="00C26C40" w:rsidRDefault="00312BC3" w:rsidP="00870DFD">
            <w:pPr>
              <w:rPr>
                <w:lang w:val="en-GB"/>
              </w:rPr>
            </w:pPr>
            <w:r w:rsidRPr="00C26C40">
              <w:rPr>
                <w:lang w:val="en-GB"/>
              </w:rPr>
              <w:t>0.5202</w:t>
            </w:r>
          </w:p>
        </w:tc>
      </w:tr>
      <w:tr w:rsidR="00312BC3" w:rsidRPr="00C26C40" w14:paraId="54AC023B" w14:textId="77777777" w:rsidTr="00CE0C28">
        <w:tc>
          <w:tcPr>
            <w:tcW w:w="2869" w:type="dxa"/>
          </w:tcPr>
          <w:p w14:paraId="3B99BB5B" w14:textId="77777777" w:rsidR="00312BC3" w:rsidRPr="00C26C40" w:rsidRDefault="00312BC3" w:rsidP="00870DFD">
            <w:pPr>
              <w:rPr>
                <w:lang w:val="en-GB"/>
              </w:rPr>
            </w:pPr>
            <w:r w:rsidRPr="00C26C40">
              <w:rPr>
                <w:b/>
                <w:lang w:val="en-GB"/>
              </w:rPr>
              <w:t>Total</w:t>
            </w:r>
          </w:p>
        </w:tc>
        <w:tc>
          <w:tcPr>
            <w:tcW w:w="2811" w:type="dxa"/>
          </w:tcPr>
          <w:p w14:paraId="13B558DE" w14:textId="77777777" w:rsidR="00312BC3" w:rsidRPr="00C26C40" w:rsidRDefault="00312BC3" w:rsidP="00870DFD">
            <w:pPr>
              <w:rPr>
                <w:lang w:val="en-GB"/>
              </w:rPr>
            </w:pPr>
            <w:r w:rsidRPr="00C26C40">
              <w:rPr>
                <w:b/>
                <w:lang w:val="en-GB"/>
              </w:rPr>
              <w:t>502.701</w:t>
            </w:r>
          </w:p>
        </w:tc>
        <w:tc>
          <w:tcPr>
            <w:tcW w:w="2814" w:type="dxa"/>
          </w:tcPr>
          <w:p w14:paraId="2F1F0914" w14:textId="77777777" w:rsidR="00312BC3" w:rsidRPr="00C26C40" w:rsidRDefault="00312BC3" w:rsidP="00870DFD">
            <w:pPr>
              <w:rPr>
                <w:lang w:val="en-GB"/>
              </w:rPr>
            </w:pPr>
            <w:r w:rsidRPr="00C26C40">
              <w:rPr>
                <w:b/>
                <w:lang w:val="en-GB"/>
              </w:rPr>
              <w:t>1.0000</w:t>
            </w:r>
          </w:p>
        </w:tc>
      </w:tr>
      <w:tr w:rsidR="00312BC3" w:rsidRPr="00C26C40" w14:paraId="381CCA7A" w14:textId="77777777" w:rsidTr="00CE0C28">
        <w:tc>
          <w:tcPr>
            <w:tcW w:w="2869" w:type="dxa"/>
          </w:tcPr>
          <w:p w14:paraId="65DE7396" w14:textId="77777777" w:rsidR="00312BC3" w:rsidRPr="00C26C40" w:rsidRDefault="00312BC3" w:rsidP="00870DFD">
            <w:pPr>
              <w:rPr>
                <w:lang w:val="en-GB"/>
              </w:rPr>
            </w:pPr>
            <w:r w:rsidRPr="00C26C40">
              <w:rPr>
                <w:b/>
                <w:lang w:val="en-GB"/>
              </w:rPr>
              <w:t>Temperature (°C)</w:t>
            </w:r>
          </w:p>
        </w:tc>
        <w:tc>
          <w:tcPr>
            <w:tcW w:w="2811" w:type="dxa"/>
          </w:tcPr>
          <w:p w14:paraId="22053FC0" w14:textId="77777777" w:rsidR="00312BC3" w:rsidRPr="00C26C40" w:rsidRDefault="00312BC3" w:rsidP="00870DFD">
            <w:pPr>
              <w:rPr>
                <w:lang w:val="en-GB"/>
              </w:rPr>
            </w:pPr>
            <w:r w:rsidRPr="00C26C40">
              <w:rPr>
                <w:b/>
                <w:lang w:val="en-GB"/>
              </w:rPr>
              <w:t>32.00</w:t>
            </w:r>
          </w:p>
        </w:tc>
        <w:tc>
          <w:tcPr>
            <w:tcW w:w="2814" w:type="dxa"/>
          </w:tcPr>
          <w:p w14:paraId="3E6B5EB3" w14:textId="77777777" w:rsidR="00312BC3" w:rsidRPr="00C26C40" w:rsidRDefault="00312BC3" w:rsidP="00870DFD">
            <w:pPr>
              <w:rPr>
                <w:lang w:val="en-GB"/>
              </w:rPr>
            </w:pPr>
          </w:p>
        </w:tc>
      </w:tr>
      <w:tr w:rsidR="00312BC3" w:rsidRPr="00C26C40" w14:paraId="3D158E9D" w14:textId="77777777" w:rsidTr="00CE0C28">
        <w:tc>
          <w:tcPr>
            <w:tcW w:w="2869" w:type="dxa"/>
          </w:tcPr>
          <w:p w14:paraId="43906ECE" w14:textId="77777777" w:rsidR="00312BC3" w:rsidRPr="00C26C40" w:rsidRDefault="00312BC3" w:rsidP="00870DFD">
            <w:pPr>
              <w:rPr>
                <w:lang w:val="en-GB"/>
              </w:rPr>
            </w:pPr>
            <w:r w:rsidRPr="00C26C40">
              <w:rPr>
                <w:b/>
                <w:lang w:val="en-GB"/>
              </w:rPr>
              <w:t>Pressure (atm)</w:t>
            </w:r>
          </w:p>
        </w:tc>
        <w:tc>
          <w:tcPr>
            <w:tcW w:w="2811" w:type="dxa"/>
          </w:tcPr>
          <w:p w14:paraId="16F7AF6D" w14:textId="77777777" w:rsidR="00312BC3" w:rsidRPr="00C26C40" w:rsidRDefault="00312BC3" w:rsidP="00870DFD">
            <w:pPr>
              <w:rPr>
                <w:lang w:val="en-GB"/>
              </w:rPr>
            </w:pPr>
            <w:r w:rsidRPr="00C26C40">
              <w:rPr>
                <w:b/>
                <w:lang w:val="en-GB"/>
              </w:rPr>
              <w:t>1.0000</w:t>
            </w:r>
          </w:p>
        </w:tc>
        <w:tc>
          <w:tcPr>
            <w:tcW w:w="2814" w:type="dxa"/>
          </w:tcPr>
          <w:p w14:paraId="3711B33A" w14:textId="77777777" w:rsidR="00312BC3" w:rsidRPr="00C26C40" w:rsidRDefault="00312BC3" w:rsidP="00870DFD">
            <w:pPr>
              <w:rPr>
                <w:lang w:val="en-GB"/>
              </w:rPr>
            </w:pPr>
          </w:p>
        </w:tc>
      </w:tr>
    </w:tbl>
    <w:p w14:paraId="33B8A1D7" w14:textId="77777777" w:rsidR="00CE0C28" w:rsidRPr="00C26C40" w:rsidRDefault="00CE0C28" w:rsidP="00312BC3">
      <w:pPr>
        <w:spacing w:before="160"/>
        <w:rPr>
          <w:b/>
        </w:rPr>
      </w:pPr>
    </w:p>
    <w:tbl>
      <w:tblPr>
        <w:tblStyle w:val="TableGrid"/>
        <w:tblW w:w="0" w:type="auto"/>
        <w:tblLook w:val="04A0" w:firstRow="1" w:lastRow="0" w:firstColumn="1" w:lastColumn="0" w:noHBand="0" w:noVBand="1"/>
      </w:tblPr>
      <w:tblGrid>
        <w:gridCol w:w="2872"/>
        <w:gridCol w:w="2804"/>
        <w:gridCol w:w="2818"/>
      </w:tblGrid>
      <w:tr w:rsidR="00CE0C28" w:rsidRPr="00C26C40" w14:paraId="7001B70A" w14:textId="77777777" w:rsidTr="00870DFD">
        <w:tc>
          <w:tcPr>
            <w:tcW w:w="3009" w:type="dxa"/>
          </w:tcPr>
          <w:p w14:paraId="2492EB63" w14:textId="77777777" w:rsidR="00CE0C28" w:rsidRPr="00C26C40" w:rsidRDefault="00CE0C28" w:rsidP="00870DFD">
            <w:pPr>
              <w:rPr>
                <w:lang w:val="en-GB"/>
              </w:rPr>
            </w:pPr>
            <w:r w:rsidRPr="00C26C40">
              <w:rPr>
                <w:b/>
                <w:sz w:val="22"/>
                <w:lang w:val="en-GB"/>
              </w:rPr>
              <w:t>Stream FE3O4</w:t>
            </w:r>
          </w:p>
        </w:tc>
        <w:tc>
          <w:tcPr>
            <w:tcW w:w="3009" w:type="dxa"/>
          </w:tcPr>
          <w:p w14:paraId="335CFB53" w14:textId="77777777" w:rsidR="00CE0C28" w:rsidRPr="00C26C40" w:rsidRDefault="00CE0C28" w:rsidP="00870DFD">
            <w:pPr>
              <w:rPr>
                <w:lang w:val="en-GB"/>
              </w:rPr>
            </w:pPr>
            <w:r w:rsidRPr="00C26C40">
              <w:rPr>
                <w:b/>
                <w:sz w:val="22"/>
                <w:lang w:val="en-GB"/>
              </w:rPr>
              <w:t>Mass Flow (kg/hr)</w:t>
            </w:r>
          </w:p>
        </w:tc>
        <w:tc>
          <w:tcPr>
            <w:tcW w:w="3009" w:type="dxa"/>
          </w:tcPr>
          <w:p w14:paraId="11226823" w14:textId="77777777" w:rsidR="00CE0C28" w:rsidRPr="00C26C40" w:rsidRDefault="00CE0C28" w:rsidP="00870DFD">
            <w:pPr>
              <w:rPr>
                <w:lang w:val="en-GB"/>
              </w:rPr>
            </w:pPr>
            <w:r w:rsidRPr="00C26C40">
              <w:rPr>
                <w:b/>
                <w:sz w:val="22"/>
                <w:lang w:val="en-GB"/>
              </w:rPr>
              <w:t>Mass Fraction</w:t>
            </w:r>
          </w:p>
        </w:tc>
      </w:tr>
      <w:tr w:rsidR="00CE0C28" w:rsidRPr="00C26C40" w14:paraId="23E3B235" w14:textId="77777777" w:rsidTr="00870DFD">
        <w:tc>
          <w:tcPr>
            <w:tcW w:w="3009" w:type="dxa"/>
          </w:tcPr>
          <w:p w14:paraId="0CD800E8" w14:textId="7F82D4DA" w:rsidR="00CE0C28" w:rsidRPr="00C26C40" w:rsidRDefault="0066574D" w:rsidP="00870DFD">
            <w:pPr>
              <w:rPr>
                <w:lang w:val="en-GB"/>
              </w:rPr>
            </w:pPr>
            <m:oMathPara>
              <m:oMath>
                <m:r>
                  <w:rPr>
                    <w:rFonts w:ascii="Cambria Math" w:hAnsi="Cambria Math"/>
                    <w:lang w:val="en-GB"/>
                  </w:rPr>
                  <m:t>Al(OH)₃</m:t>
                </m:r>
              </m:oMath>
            </m:oMathPara>
          </w:p>
        </w:tc>
        <w:tc>
          <w:tcPr>
            <w:tcW w:w="3009" w:type="dxa"/>
          </w:tcPr>
          <w:p w14:paraId="55A78AF0" w14:textId="77777777" w:rsidR="00CE0C28" w:rsidRPr="00C26C40" w:rsidRDefault="00CE0C28" w:rsidP="00870DFD">
            <w:pPr>
              <w:rPr>
                <w:lang w:val="en-GB"/>
              </w:rPr>
            </w:pPr>
            <w:r w:rsidRPr="00C26C40">
              <w:rPr>
                <w:lang w:val="en-GB"/>
              </w:rPr>
              <w:t>8.332</w:t>
            </w:r>
          </w:p>
        </w:tc>
        <w:tc>
          <w:tcPr>
            <w:tcW w:w="3009" w:type="dxa"/>
          </w:tcPr>
          <w:p w14:paraId="1789FE0B" w14:textId="77777777" w:rsidR="00CE0C28" w:rsidRPr="00C26C40" w:rsidRDefault="00CE0C28" w:rsidP="00870DFD">
            <w:pPr>
              <w:rPr>
                <w:lang w:val="en-GB"/>
              </w:rPr>
            </w:pPr>
            <w:r w:rsidRPr="00C26C40">
              <w:rPr>
                <w:lang w:val="en-GB"/>
              </w:rPr>
              <w:t>0.1563</w:t>
            </w:r>
          </w:p>
        </w:tc>
      </w:tr>
      <w:tr w:rsidR="00CE0C28" w:rsidRPr="00C26C40" w14:paraId="7F086199" w14:textId="77777777" w:rsidTr="00870DFD">
        <w:tc>
          <w:tcPr>
            <w:tcW w:w="3009" w:type="dxa"/>
          </w:tcPr>
          <w:p w14:paraId="7138564B" w14:textId="21C1F445" w:rsidR="00CE0C28" w:rsidRPr="00C26C40" w:rsidRDefault="0066574D" w:rsidP="00870DFD">
            <w:pPr>
              <w:rPr>
                <w:lang w:val="en-GB"/>
              </w:rPr>
            </w:pPr>
            <m:oMathPara>
              <m:oMath>
                <m:r>
                  <w:rPr>
                    <w:rFonts w:ascii="Cambria Math" w:hAnsi="Cambria Math"/>
                    <w:lang w:val="en-GB"/>
                  </w:rPr>
                  <m:t>Fe₂O₃</m:t>
                </m:r>
              </m:oMath>
            </m:oMathPara>
          </w:p>
        </w:tc>
        <w:tc>
          <w:tcPr>
            <w:tcW w:w="3009" w:type="dxa"/>
          </w:tcPr>
          <w:p w14:paraId="1953808C" w14:textId="77777777" w:rsidR="00CE0C28" w:rsidRPr="00C26C40" w:rsidRDefault="00CE0C28" w:rsidP="00870DFD">
            <w:pPr>
              <w:rPr>
                <w:lang w:val="en-GB"/>
              </w:rPr>
            </w:pPr>
            <w:r w:rsidRPr="00C26C40">
              <w:rPr>
                <w:lang w:val="en-GB"/>
              </w:rPr>
              <w:t>0.028</w:t>
            </w:r>
          </w:p>
        </w:tc>
        <w:tc>
          <w:tcPr>
            <w:tcW w:w="3009" w:type="dxa"/>
          </w:tcPr>
          <w:p w14:paraId="337733BB" w14:textId="77777777" w:rsidR="00CE0C28" w:rsidRPr="00C26C40" w:rsidRDefault="00CE0C28" w:rsidP="00870DFD">
            <w:pPr>
              <w:rPr>
                <w:lang w:val="en-GB"/>
              </w:rPr>
            </w:pPr>
            <w:r w:rsidRPr="00C26C40">
              <w:rPr>
                <w:lang w:val="en-GB"/>
              </w:rPr>
              <w:t>0.0005</w:t>
            </w:r>
          </w:p>
        </w:tc>
      </w:tr>
      <w:tr w:rsidR="00CE0C28" w:rsidRPr="00C26C40" w14:paraId="28391DA6" w14:textId="77777777" w:rsidTr="00870DFD">
        <w:tc>
          <w:tcPr>
            <w:tcW w:w="3009" w:type="dxa"/>
          </w:tcPr>
          <w:p w14:paraId="7F953485" w14:textId="1F851859" w:rsidR="00CE0C28" w:rsidRPr="00C26C40" w:rsidRDefault="0066574D" w:rsidP="00870DFD">
            <w:pPr>
              <w:rPr>
                <w:lang w:val="en-GB"/>
              </w:rPr>
            </w:pPr>
            <m:oMathPara>
              <m:oMath>
                <m:r>
                  <w:rPr>
                    <w:rFonts w:ascii="Cambria Math" w:hAnsi="Cambria Math"/>
                    <w:lang w:val="en-GB"/>
                  </w:rPr>
                  <m:t>SiO₂</m:t>
                </m:r>
              </m:oMath>
            </m:oMathPara>
          </w:p>
        </w:tc>
        <w:tc>
          <w:tcPr>
            <w:tcW w:w="3009" w:type="dxa"/>
          </w:tcPr>
          <w:p w14:paraId="1A0CE1F5" w14:textId="77777777" w:rsidR="00CE0C28" w:rsidRPr="00C26C40" w:rsidRDefault="00CE0C28" w:rsidP="00870DFD">
            <w:pPr>
              <w:rPr>
                <w:lang w:val="en-GB"/>
              </w:rPr>
            </w:pPr>
            <w:r w:rsidRPr="00C26C40">
              <w:rPr>
                <w:lang w:val="en-GB"/>
              </w:rPr>
              <w:t>4.901</w:t>
            </w:r>
          </w:p>
        </w:tc>
        <w:tc>
          <w:tcPr>
            <w:tcW w:w="3009" w:type="dxa"/>
          </w:tcPr>
          <w:p w14:paraId="7B452F6B" w14:textId="77777777" w:rsidR="00CE0C28" w:rsidRPr="00C26C40" w:rsidRDefault="00CE0C28" w:rsidP="00870DFD">
            <w:pPr>
              <w:rPr>
                <w:lang w:val="en-GB"/>
              </w:rPr>
            </w:pPr>
            <w:r w:rsidRPr="00C26C40">
              <w:rPr>
                <w:lang w:val="en-GB"/>
              </w:rPr>
              <w:t>0.0919</w:t>
            </w:r>
          </w:p>
        </w:tc>
      </w:tr>
      <w:tr w:rsidR="00CE0C28" w:rsidRPr="00C26C40" w14:paraId="50518A08" w14:textId="77777777" w:rsidTr="00870DFD">
        <w:tc>
          <w:tcPr>
            <w:tcW w:w="3009" w:type="dxa"/>
          </w:tcPr>
          <w:p w14:paraId="323333DC" w14:textId="3C85047B" w:rsidR="00CE0C28" w:rsidRPr="00C26C40" w:rsidRDefault="0066574D" w:rsidP="00870DFD">
            <w:pPr>
              <w:rPr>
                <w:lang w:val="en-GB"/>
              </w:rPr>
            </w:pPr>
            <m:oMathPara>
              <m:oMath>
                <m:r>
                  <w:rPr>
                    <w:rFonts w:ascii="Cambria Math" w:hAnsi="Cambria Math"/>
                    <w:lang w:val="en-GB"/>
                  </w:rPr>
                  <m:t>TiO₂</m:t>
                </m:r>
              </m:oMath>
            </m:oMathPara>
          </w:p>
        </w:tc>
        <w:tc>
          <w:tcPr>
            <w:tcW w:w="3009" w:type="dxa"/>
          </w:tcPr>
          <w:p w14:paraId="71594E7E" w14:textId="77777777" w:rsidR="00CE0C28" w:rsidRPr="00C26C40" w:rsidRDefault="00CE0C28" w:rsidP="00870DFD">
            <w:pPr>
              <w:rPr>
                <w:lang w:val="en-GB"/>
              </w:rPr>
            </w:pPr>
            <w:r w:rsidRPr="00C26C40">
              <w:rPr>
                <w:lang w:val="en-GB"/>
              </w:rPr>
              <w:t>19.968</w:t>
            </w:r>
          </w:p>
        </w:tc>
        <w:tc>
          <w:tcPr>
            <w:tcW w:w="3009" w:type="dxa"/>
          </w:tcPr>
          <w:p w14:paraId="0A25343C" w14:textId="77777777" w:rsidR="00CE0C28" w:rsidRPr="00C26C40" w:rsidRDefault="00CE0C28" w:rsidP="00870DFD">
            <w:pPr>
              <w:rPr>
                <w:lang w:val="en-GB"/>
              </w:rPr>
            </w:pPr>
            <w:r w:rsidRPr="00C26C40">
              <w:rPr>
                <w:lang w:val="en-GB"/>
              </w:rPr>
              <w:t>0.3746</w:t>
            </w:r>
          </w:p>
        </w:tc>
      </w:tr>
      <w:tr w:rsidR="00CE0C28" w:rsidRPr="00C26C40" w14:paraId="7F80257E" w14:textId="77777777" w:rsidTr="00870DFD">
        <w:tc>
          <w:tcPr>
            <w:tcW w:w="3009" w:type="dxa"/>
          </w:tcPr>
          <w:p w14:paraId="63294380" w14:textId="4FC004C6" w:rsidR="00CE0C28" w:rsidRPr="00C26C40" w:rsidRDefault="0066574D" w:rsidP="00870DFD">
            <w:pPr>
              <w:rPr>
                <w:lang w:val="en-GB"/>
              </w:rPr>
            </w:pPr>
            <m:oMathPara>
              <m:oMath>
                <m:r>
                  <w:rPr>
                    <w:rFonts w:ascii="Cambria Math" w:hAnsi="Cambria Math"/>
                    <w:lang w:val="en-GB"/>
                  </w:rPr>
                  <m:t>K₂O</m:t>
                </m:r>
              </m:oMath>
            </m:oMathPara>
          </w:p>
        </w:tc>
        <w:tc>
          <w:tcPr>
            <w:tcW w:w="3009" w:type="dxa"/>
          </w:tcPr>
          <w:p w14:paraId="410F633C" w14:textId="77777777" w:rsidR="00CE0C28" w:rsidRPr="00C26C40" w:rsidRDefault="00CE0C28" w:rsidP="00870DFD">
            <w:pPr>
              <w:rPr>
                <w:lang w:val="en-GB"/>
              </w:rPr>
            </w:pPr>
            <w:r w:rsidRPr="00C26C40">
              <w:rPr>
                <w:lang w:val="en-GB"/>
              </w:rPr>
              <w:t>3.721</w:t>
            </w:r>
          </w:p>
        </w:tc>
        <w:tc>
          <w:tcPr>
            <w:tcW w:w="3009" w:type="dxa"/>
          </w:tcPr>
          <w:p w14:paraId="065ED78E" w14:textId="77777777" w:rsidR="00CE0C28" w:rsidRPr="00C26C40" w:rsidRDefault="00CE0C28" w:rsidP="00870DFD">
            <w:pPr>
              <w:rPr>
                <w:lang w:val="en-GB"/>
              </w:rPr>
            </w:pPr>
            <w:r w:rsidRPr="00C26C40">
              <w:rPr>
                <w:lang w:val="en-GB"/>
              </w:rPr>
              <w:t>0.0698</w:t>
            </w:r>
          </w:p>
        </w:tc>
      </w:tr>
      <w:tr w:rsidR="00CE0C28" w:rsidRPr="00C26C40" w14:paraId="6036EFA4" w14:textId="77777777" w:rsidTr="00870DFD">
        <w:tc>
          <w:tcPr>
            <w:tcW w:w="3009" w:type="dxa"/>
          </w:tcPr>
          <w:p w14:paraId="722B5AD7" w14:textId="24657F83" w:rsidR="00CE0C28" w:rsidRPr="00C26C40" w:rsidRDefault="0066574D" w:rsidP="00870DFD">
            <w:pPr>
              <w:rPr>
                <w:lang w:val="en-GB"/>
              </w:rPr>
            </w:pPr>
            <m:oMathPara>
              <m:oMath>
                <m:r>
                  <w:rPr>
                    <w:rFonts w:ascii="Cambria Math" w:hAnsi="Cambria Math"/>
                    <w:lang w:val="en-GB"/>
                  </w:rPr>
                  <m:t>Na₂O</m:t>
                </m:r>
              </m:oMath>
            </m:oMathPara>
          </w:p>
        </w:tc>
        <w:tc>
          <w:tcPr>
            <w:tcW w:w="3009" w:type="dxa"/>
          </w:tcPr>
          <w:p w14:paraId="0448E4EB" w14:textId="77777777" w:rsidR="00CE0C28" w:rsidRPr="00C26C40" w:rsidRDefault="00CE0C28" w:rsidP="00870DFD">
            <w:pPr>
              <w:rPr>
                <w:lang w:val="en-GB"/>
              </w:rPr>
            </w:pPr>
            <w:r w:rsidRPr="00C26C40">
              <w:rPr>
                <w:lang w:val="en-GB"/>
              </w:rPr>
              <w:t>1.089</w:t>
            </w:r>
          </w:p>
        </w:tc>
        <w:tc>
          <w:tcPr>
            <w:tcW w:w="3009" w:type="dxa"/>
          </w:tcPr>
          <w:p w14:paraId="7B82B3C1" w14:textId="77777777" w:rsidR="00CE0C28" w:rsidRPr="00C26C40" w:rsidRDefault="00CE0C28" w:rsidP="00870DFD">
            <w:pPr>
              <w:rPr>
                <w:lang w:val="en-GB"/>
              </w:rPr>
            </w:pPr>
            <w:r w:rsidRPr="00C26C40">
              <w:rPr>
                <w:lang w:val="en-GB"/>
              </w:rPr>
              <w:t>0.0204</w:t>
            </w:r>
          </w:p>
        </w:tc>
      </w:tr>
      <w:tr w:rsidR="00CE0C28" w:rsidRPr="00C26C40" w14:paraId="3585F23A" w14:textId="77777777" w:rsidTr="00870DFD">
        <w:tc>
          <w:tcPr>
            <w:tcW w:w="3009" w:type="dxa"/>
          </w:tcPr>
          <w:p w14:paraId="36946296" w14:textId="05D7563D" w:rsidR="00CE0C28" w:rsidRPr="00C26C40" w:rsidRDefault="0066574D" w:rsidP="00870DFD">
            <w:pPr>
              <w:rPr>
                <w:lang w:val="en-GB"/>
              </w:rPr>
            </w:pPr>
            <m:oMathPara>
              <m:oMath>
                <m:r>
                  <w:rPr>
                    <w:rFonts w:ascii="Cambria Math" w:hAnsi="Cambria Math"/>
                    <w:lang w:val="en-GB"/>
                  </w:rPr>
                  <m:t>MgO</m:t>
                </m:r>
              </m:oMath>
            </m:oMathPara>
          </w:p>
        </w:tc>
        <w:tc>
          <w:tcPr>
            <w:tcW w:w="3009" w:type="dxa"/>
          </w:tcPr>
          <w:p w14:paraId="7596DF91" w14:textId="77777777" w:rsidR="00CE0C28" w:rsidRPr="00C26C40" w:rsidRDefault="00CE0C28" w:rsidP="00870DFD">
            <w:pPr>
              <w:rPr>
                <w:lang w:val="en-GB"/>
              </w:rPr>
            </w:pPr>
            <w:r w:rsidRPr="00C26C40">
              <w:rPr>
                <w:lang w:val="en-GB"/>
              </w:rPr>
              <w:t>0.272</w:t>
            </w:r>
          </w:p>
        </w:tc>
        <w:tc>
          <w:tcPr>
            <w:tcW w:w="3009" w:type="dxa"/>
          </w:tcPr>
          <w:p w14:paraId="380BBE07" w14:textId="77777777" w:rsidR="00CE0C28" w:rsidRPr="00C26C40" w:rsidRDefault="00CE0C28" w:rsidP="00870DFD">
            <w:pPr>
              <w:rPr>
                <w:lang w:val="en-GB"/>
              </w:rPr>
            </w:pPr>
            <w:r w:rsidRPr="00C26C40">
              <w:rPr>
                <w:lang w:val="en-GB"/>
              </w:rPr>
              <w:t>0.0051</w:t>
            </w:r>
          </w:p>
        </w:tc>
      </w:tr>
      <w:tr w:rsidR="00CE0C28" w:rsidRPr="00C26C40" w14:paraId="270A375C" w14:textId="77777777" w:rsidTr="00870DFD">
        <w:tc>
          <w:tcPr>
            <w:tcW w:w="3009" w:type="dxa"/>
          </w:tcPr>
          <w:p w14:paraId="6EAA732F" w14:textId="6C57EB52" w:rsidR="00CE0C28" w:rsidRPr="00C26C40" w:rsidRDefault="0066574D" w:rsidP="00870DFD">
            <w:pPr>
              <w:rPr>
                <w:lang w:val="en-GB"/>
              </w:rPr>
            </w:pPr>
            <m:oMathPara>
              <m:oMath>
                <m:r>
                  <w:rPr>
                    <w:rFonts w:ascii="Cambria Math" w:hAnsi="Cambria Math"/>
                    <w:lang w:val="en-GB"/>
                  </w:rPr>
                  <m:t>Fe₃O₄</m:t>
                </m:r>
              </m:oMath>
            </m:oMathPara>
          </w:p>
        </w:tc>
        <w:tc>
          <w:tcPr>
            <w:tcW w:w="3009" w:type="dxa"/>
          </w:tcPr>
          <w:p w14:paraId="1C11C34B" w14:textId="77777777" w:rsidR="00CE0C28" w:rsidRPr="00C26C40" w:rsidRDefault="00CE0C28" w:rsidP="00870DFD">
            <w:pPr>
              <w:rPr>
                <w:lang w:val="en-GB"/>
              </w:rPr>
            </w:pPr>
            <w:r w:rsidRPr="00C26C40">
              <w:rPr>
                <w:lang w:val="en-GB"/>
              </w:rPr>
              <w:t>9.660</w:t>
            </w:r>
          </w:p>
        </w:tc>
        <w:tc>
          <w:tcPr>
            <w:tcW w:w="3009" w:type="dxa"/>
          </w:tcPr>
          <w:p w14:paraId="707DD967" w14:textId="77777777" w:rsidR="00CE0C28" w:rsidRPr="00C26C40" w:rsidRDefault="00CE0C28" w:rsidP="00870DFD">
            <w:pPr>
              <w:rPr>
                <w:lang w:val="en-GB"/>
              </w:rPr>
            </w:pPr>
            <w:r w:rsidRPr="00C26C40">
              <w:rPr>
                <w:lang w:val="en-GB"/>
              </w:rPr>
              <w:t>0.1812</w:t>
            </w:r>
          </w:p>
        </w:tc>
      </w:tr>
      <w:tr w:rsidR="00CE0C28" w:rsidRPr="00C26C40" w14:paraId="5E160599" w14:textId="77777777" w:rsidTr="00870DFD">
        <w:tc>
          <w:tcPr>
            <w:tcW w:w="3009" w:type="dxa"/>
          </w:tcPr>
          <w:p w14:paraId="4DFA9079" w14:textId="0237D007" w:rsidR="00CE0C28" w:rsidRPr="00C26C40" w:rsidRDefault="0066574D" w:rsidP="00870DFD">
            <w:pPr>
              <w:rPr>
                <w:lang w:val="en-GB"/>
              </w:rPr>
            </w:pPr>
            <m:oMathPara>
              <m:oMath>
                <m:r>
                  <w:rPr>
                    <w:rFonts w:ascii="Cambria Math" w:hAnsi="Cambria Math"/>
                    <w:lang w:val="en-GB"/>
                  </w:rPr>
                  <m:t>Al₂O₃</m:t>
                </m:r>
              </m:oMath>
            </m:oMathPara>
          </w:p>
        </w:tc>
        <w:tc>
          <w:tcPr>
            <w:tcW w:w="3009" w:type="dxa"/>
          </w:tcPr>
          <w:p w14:paraId="208559CF" w14:textId="77777777" w:rsidR="00CE0C28" w:rsidRPr="00C26C40" w:rsidRDefault="00CE0C28" w:rsidP="00870DFD">
            <w:pPr>
              <w:rPr>
                <w:lang w:val="en-GB"/>
              </w:rPr>
            </w:pPr>
            <w:r w:rsidRPr="00C26C40">
              <w:rPr>
                <w:lang w:val="en-GB"/>
              </w:rPr>
              <w:t>5.337</w:t>
            </w:r>
          </w:p>
        </w:tc>
        <w:tc>
          <w:tcPr>
            <w:tcW w:w="3009" w:type="dxa"/>
          </w:tcPr>
          <w:p w14:paraId="36D32A99" w14:textId="77777777" w:rsidR="00CE0C28" w:rsidRPr="00C26C40" w:rsidRDefault="00CE0C28" w:rsidP="00870DFD">
            <w:pPr>
              <w:rPr>
                <w:lang w:val="en-GB"/>
              </w:rPr>
            </w:pPr>
            <w:r w:rsidRPr="00C26C40">
              <w:rPr>
                <w:lang w:val="en-GB"/>
              </w:rPr>
              <w:t>0.1001</w:t>
            </w:r>
          </w:p>
        </w:tc>
      </w:tr>
      <w:tr w:rsidR="00CE0C28" w:rsidRPr="00C26C40" w14:paraId="7F918C0C" w14:textId="77777777" w:rsidTr="00870DFD">
        <w:tc>
          <w:tcPr>
            <w:tcW w:w="3009" w:type="dxa"/>
          </w:tcPr>
          <w:p w14:paraId="0DE1AC81" w14:textId="77777777" w:rsidR="00CE0C28" w:rsidRPr="00C26C40" w:rsidRDefault="00CE0C28" w:rsidP="00870DFD">
            <w:pPr>
              <w:rPr>
                <w:lang w:val="en-GB"/>
              </w:rPr>
            </w:pPr>
            <w:r w:rsidRPr="00C26C40">
              <w:rPr>
                <w:b/>
                <w:lang w:val="en-GB"/>
              </w:rPr>
              <w:t>Total</w:t>
            </w:r>
          </w:p>
        </w:tc>
        <w:tc>
          <w:tcPr>
            <w:tcW w:w="3009" w:type="dxa"/>
          </w:tcPr>
          <w:p w14:paraId="25A39640" w14:textId="77777777" w:rsidR="00CE0C28" w:rsidRPr="00C26C40" w:rsidRDefault="00CE0C28" w:rsidP="00870DFD">
            <w:pPr>
              <w:rPr>
                <w:lang w:val="en-GB"/>
              </w:rPr>
            </w:pPr>
            <w:r w:rsidRPr="00C26C40">
              <w:rPr>
                <w:b/>
                <w:lang w:val="en-GB"/>
              </w:rPr>
              <w:t>53.309</w:t>
            </w:r>
          </w:p>
        </w:tc>
        <w:tc>
          <w:tcPr>
            <w:tcW w:w="3009" w:type="dxa"/>
          </w:tcPr>
          <w:p w14:paraId="0FC7D05F" w14:textId="77777777" w:rsidR="00CE0C28" w:rsidRPr="00C26C40" w:rsidRDefault="00CE0C28" w:rsidP="00870DFD">
            <w:pPr>
              <w:rPr>
                <w:lang w:val="en-GB"/>
              </w:rPr>
            </w:pPr>
            <w:r w:rsidRPr="00C26C40">
              <w:rPr>
                <w:b/>
                <w:lang w:val="en-GB"/>
              </w:rPr>
              <w:t>1.0000</w:t>
            </w:r>
          </w:p>
        </w:tc>
      </w:tr>
      <w:tr w:rsidR="00CE0C28" w:rsidRPr="00C26C40" w14:paraId="202A738D" w14:textId="77777777" w:rsidTr="00870DFD">
        <w:tc>
          <w:tcPr>
            <w:tcW w:w="3009" w:type="dxa"/>
          </w:tcPr>
          <w:p w14:paraId="0DB6A9C4" w14:textId="77777777" w:rsidR="00CE0C28" w:rsidRPr="00C26C40" w:rsidRDefault="00CE0C28" w:rsidP="00870DFD">
            <w:pPr>
              <w:rPr>
                <w:lang w:val="en-GB"/>
              </w:rPr>
            </w:pPr>
            <w:r w:rsidRPr="00C26C40">
              <w:rPr>
                <w:b/>
                <w:lang w:val="en-GB"/>
              </w:rPr>
              <w:t>Temperature (°C)</w:t>
            </w:r>
          </w:p>
        </w:tc>
        <w:tc>
          <w:tcPr>
            <w:tcW w:w="3009" w:type="dxa"/>
          </w:tcPr>
          <w:p w14:paraId="339B6BFE" w14:textId="77777777" w:rsidR="00CE0C28" w:rsidRPr="00C26C40" w:rsidRDefault="00CE0C28" w:rsidP="00870DFD">
            <w:pPr>
              <w:rPr>
                <w:lang w:val="en-GB"/>
              </w:rPr>
            </w:pPr>
            <w:r w:rsidRPr="00C26C40">
              <w:rPr>
                <w:b/>
                <w:lang w:val="en-GB"/>
              </w:rPr>
              <w:t>32.00</w:t>
            </w:r>
          </w:p>
        </w:tc>
        <w:tc>
          <w:tcPr>
            <w:tcW w:w="3009" w:type="dxa"/>
          </w:tcPr>
          <w:p w14:paraId="6C8AB40E" w14:textId="77777777" w:rsidR="00CE0C28" w:rsidRPr="00C26C40" w:rsidRDefault="00CE0C28" w:rsidP="00870DFD">
            <w:pPr>
              <w:rPr>
                <w:lang w:val="en-GB"/>
              </w:rPr>
            </w:pPr>
          </w:p>
        </w:tc>
      </w:tr>
      <w:tr w:rsidR="00CE0C28" w:rsidRPr="00C26C40" w14:paraId="5F4C5058" w14:textId="77777777" w:rsidTr="00870DFD">
        <w:tc>
          <w:tcPr>
            <w:tcW w:w="3009" w:type="dxa"/>
          </w:tcPr>
          <w:p w14:paraId="179FA272" w14:textId="77777777" w:rsidR="00CE0C28" w:rsidRPr="00C26C40" w:rsidRDefault="00CE0C28" w:rsidP="00870DFD">
            <w:pPr>
              <w:rPr>
                <w:lang w:val="en-GB"/>
              </w:rPr>
            </w:pPr>
            <w:r w:rsidRPr="00C26C40">
              <w:rPr>
                <w:b/>
                <w:lang w:val="en-GB"/>
              </w:rPr>
              <w:lastRenderedPageBreak/>
              <w:t>Pressure (atm)</w:t>
            </w:r>
          </w:p>
        </w:tc>
        <w:tc>
          <w:tcPr>
            <w:tcW w:w="3009" w:type="dxa"/>
          </w:tcPr>
          <w:p w14:paraId="6227A80F" w14:textId="77777777" w:rsidR="00CE0C28" w:rsidRPr="00C26C40" w:rsidRDefault="00CE0C28" w:rsidP="00870DFD">
            <w:pPr>
              <w:rPr>
                <w:lang w:val="en-GB"/>
              </w:rPr>
            </w:pPr>
            <w:r w:rsidRPr="00C26C40">
              <w:rPr>
                <w:b/>
                <w:lang w:val="en-GB"/>
              </w:rPr>
              <w:t>1.0000</w:t>
            </w:r>
          </w:p>
        </w:tc>
        <w:tc>
          <w:tcPr>
            <w:tcW w:w="3009" w:type="dxa"/>
          </w:tcPr>
          <w:p w14:paraId="26672D94" w14:textId="77777777" w:rsidR="00CE0C28" w:rsidRPr="00C26C40" w:rsidRDefault="00CE0C28" w:rsidP="00870DFD">
            <w:pPr>
              <w:rPr>
                <w:lang w:val="en-GB"/>
              </w:rPr>
            </w:pPr>
          </w:p>
        </w:tc>
      </w:tr>
    </w:tbl>
    <w:p w14:paraId="6B3C02AB" w14:textId="77777777" w:rsidR="00CE0C28" w:rsidRPr="00C26C40" w:rsidRDefault="00CE0C28" w:rsidP="00312BC3">
      <w:pPr>
        <w:spacing w:before="160"/>
        <w:rPr>
          <w:b/>
        </w:rPr>
      </w:pPr>
    </w:p>
    <w:p w14:paraId="1C8545CD" w14:textId="2EE6E716" w:rsidR="00312BC3" w:rsidRPr="00C26C40" w:rsidRDefault="00312BC3" w:rsidP="00CE0C28">
      <w:pPr>
        <w:pStyle w:val="Heading4"/>
      </w:pPr>
      <w:r w:rsidRPr="00C26C40">
        <w:t>P-501 — Process Water Feed Pump</w:t>
      </w:r>
    </w:p>
    <w:p w14:paraId="3286A442" w14:textId="6A282B5E" w:rsidR="00312BC3" w:rsidRPr="00C26C40" w:rsidRDefault="00312BC3" w:rsidP="00312BC3">
      <w:r w:rsidRPr="00C26C40">
        <w:t>Unit Type: Pump</w:t>
      </w:r>
      <w:r w:rsidR="00CE0C28" w:rsidRPr="00C26C40">
        <w:tab/>
      </w:r>
      <w:r w:rsidRPr="00C26C40">
        <w:t>Inlet streams: PW-1    Outlet streams: PW-2</w:t>
      </w:r>
    </w:p>
    <w:p w14:paraId="7258387D" w14:textId="77777777" w:rsidR="00312BC3" w:rsidRPr="00C26C40" w:rsidRDefault="00312BC3" w:rsidP="00312BC3">
      <w:r w:rsidRPr="00C26C40">
        <w:t>Fresh process water (PW-1), admitted at the plant boundary, is pressurised by the process water feed pump P-501 for delivery to the slurry conditioning tank TK-501. Composition and temperature are essentially unchanged across the pumping step; only the stream pressure is increased.</w:t>
      </w:r>
    </w:p>
    <w:p w14:paraId="588B47ED" w14:textId="77777777" w:rsidR="00312BC3" w:rsidRPr="00C26C40" w:rsidRDefault="00312BC3" w:rsidP="00312BC3">
      <w:r w:rsidRPr="00C26C40">
        <w:t>Inlet stream condition and composition:</w:t>
      </w:r>
    </w:p>
    <w:tbl>
      <w:tblPr>
        <w:tblStyle w:val="TableGrid"/>
        <w:tblW w:w="0" w:type="auto"/>
        <w:jc w:val="center"/>
        <w:tblLook w:val="04A0" w:firstRow="1" w:lastRow="0" w:firstColumn="1" w:lastColumn="0" w:noHBand="0" w:noVBand="1"/>
      </w:tblPr>
      <w:tblGrid>
        <w:gridCol w:w="2869"/>
        <w:gridCol w:w="2811"/>
        <w:gridCol w:w="2814"/>
      </w:tblGrid>
      <w:tr w:rsidR="00312BC3" w:rsidRPr="00C26C40" w14:paraId="251F0166" w14:textId="77777777" w:rsidTr="00870DFD">
        <w:trPr>
          <w:jc w:val="center"/>
        </w:trPr>
        <w:tc>
          <w:tcPr>
            <w:tcW w:w="3009" w:type="dxa"/>
            <w:shd w:val="clear" w:color="auto" w:fill="D9D9D9"/>
          </w:tcPr>
          <w:p w14:paraId="72533825" w14:textId="77777777" w:rsidR="00312BC3" w:rsidRPr="00C26C40" w:rsidRDefault="00312BC3" w:rsidP="00870DFD">
            <w:pPr>
              <w:rPr>
                <w:lang w:val="en-GB"/>
              </w:rPr>
            </w:pPr>
            <w:r w:rsidRPr="00C26C40">
              <w:rPr>
                <w:b/>
                <w:sz w:val="22"/>
                <w:lang w:val="en-GB"/>
              </w:rPr>
              <w:t>Stream PW-1</w:t>
            </w:r>
          </w:p>
        </w:tc>
        <w:tc>
          <w:tcPr>
            <w:tcW w:w="3009" w:type="dxa"/>
            <w:shd w:val="clear" w:color="auto" w:fill="D9D9D9"/>
          </w:tcPr>
          <w:p w14:paraId="7D9DD69A"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2B3ED931" w14:textId="77777777" w:rsidR="00312BC3" w:rsidRPr="00C26C40" w:rsidRDefault="00312BC3" w:rsidP="00870DFD">
            <w:pPr>
              <w:rPr>
                <w:lang w:val="en-GB"/>
              </w:rPr>
            </w:pPr>
            <w:r w:rsidRPr="00C26C40">
              <w:rPr>
                <w:b/>
                <w:sz w:val="22"/>
                <w:lang w:val="en-GB"/>
              </w:rPr>
              <w:t>Mass Fraction</w:t>
            </w:r>
          </w:p>
        </w:tc>
      </w:tr>
      <w:tr w:rsidR="00312BC3" w:rsidRPr="00C26C40" w14:paraId="20D9D2C3" w14:textId="77777777" w:rsidTr="00870DFD">
        <w:trPr>
          <w:jc w:val="center"/>
        </w:trPr>
        <w:tc>
          <w:tcPr>
            <w:tcW w:w="3009" w:type="dxa"/>
          </w:tcPr>
          <w:p w14:paraId="31855C4E" w14:textId="3C432745"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6432E34B" w14:textId="77777777" w:rsidR="00312BC3" w:rsidRPr="00C26C40" w:rsidRDefault="00312BC3" w:rsidP="00870DFD">
            <w:pPr>
              <w:rPr>
                <w:lang w:val="en-GB"/>
              </w:rPr>
            </w:pPr>
            <w:r w:rsidRPr="00C26C40">
              <w:rPr>
                <w:lang w:val="en-GB"/>
              </w:rPr>
              <w:t>833.333</w:t>
            </w:r>
          </w:p>
        </w:tc>
        <w:tc>
          <w:tcPr>
            <w:tcW w:w="3009" w:type="dxa"/>
          </w:tcPr>
          <w:p w14:paraId="0F468E9D" w14:textId="77777777" w:rsidR="00312BC3" w:rsidRPr="00C26C40" w:rsidRDefault="00312BC3" w:rsidP="00870DFD">
            <w:pPr>
              <w:rPr>
                <w:lang w:val="en-GB"/>
              </w:rPr>
            </w:pPr>
            <w:r w:rsidRPr="00C26C40">
              <w:rPr>
                <w:lang w:val="en-GB"/>
              </w:rPr>
              <w:t>1.0000</w:t>
            </w:r>
          </w:p>
        </w:tc>
      </w:tr>
      <w:tr w:rsidR="00312BC3" w:rsidRPr="00C26C40" w14:paraId="75C57BDD" w14:textId="77777777" w:rsidTr="00870DFD">
        <w:trPr>
          <w:jc w:val="center"/>
        </w:trPr>
        <w:tc>
          <w:tcPr>
            <w:tcW w:w="3009" w:type="dxa"/>
          </w:tcPr>
          <w:p w14:paraId="5F773F61" w14:textId="6296B590"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7CC76372" w14:textId="77777777" w:rsidR="00312BC3" w:rsidRPr="00C26C40" w:rsidRDefault="00312BC3" w:rsidP="00870DFD">
            <w:pPr>
              <w:rPr>
                <w:lang w:val="en-GB"/>
              </w:rPr>
            </w:pPr>
            <w:r w:rsidRPr="00C26C40">
              <w:rPr>
                <w:lang w:val="en-GB"/>
              </w:rPr>
              <w:t>0.000</w:t>
            </w:r>
          </w:p>
        </w:tc>
        <w:tc>
          <w:tcPr>
            <w:tcW w:w="3009" w:type="dxa"/>
          </w:tcPr>
          <w:p w14:paraId="083F0C3F" w14:textId="77777777" w:rsidR="00312BC3" w:rsidRPr="00C26C40" w:rsidRDefault="00312BC3" w:rsidP="00870DFD">
            <w:pPr>
              <w:rPr>
                <w:lang w:val="en-GB"/>
              </w:rPr>
            </w:pPr>
            <w:r w:rsidRPr="00C26C40">
              <w:rPr>
                <w:lang w:val="en-GB"/>
              </w:rPr>
              <w:t>0.0000</w:t>
            </w:r>
          </w:p>
        </w:tc>
      </w:tr>
      <w:tr w:rsidR="00312BC3" w:rsidRPr="00C26C40" w14:paraId="7E31DF43" w14:textId="77777777" w:rsidTr="00870DFD">
        <w:trPr>
          <w:jc w:val="center"/>
        </w:trPr>
        <w:tc>
          <w:tcPr>
            <w:tcW w:w="3009" w:type="dxa"/>
          </w:tcPr>
          <w:p w14:paraId="342DC938" w14:textId="4B0E6F22"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5B8D2D9A" w14:textId="77777777" w:rsidR="00312BC3" w:rsidRPr="00C26C40" w:rsidRDefault="00312BC3" w:rsidP="00870DFD">
            <w:pPr>
              <w:rPr>
                <w:lang w:val="en-GB"/>
              </w:rPr>
            </w:pPr>
            <w:r w:rsidRPr="00C26C40">
              <w:rPr>
                <w:lang w:val="en-GB"/>
              </w:rPr>
              <w:t>0.000</w:t>
            </w:r>
          </w:p>
        </w:tc>
        <w:tc>
          <w:tcPr>
            <w:tcW w:w="3009" w:type="dxa"/>
          </w:tcPr>
          <w:p w14:paraId="521B58FE" w14:textId="77777777" w:rsidR="00312BC3" w:rsidRPr="00C26C40" w:rsidRDefault="00312BC3" w:rsidP="00870DFD">
            <w:pPr>
              <w:rPr>
                <w:lang w:val="en-GB"/>
              </w:rPr>
            </w:pPr>
            <w:r w:rsidRPr="00C26C40">
              <w:rPr>
                <w:lang w:val="en-GB"/>
              </w:rPr>
              <w:t>0.0000</w:t>
            </w:r>
          </w:p>
        </w:tc>
      </w:tr>
      <w:tr w:rsidR="00312BC3" w:rsidRPr="00C26C40" w14:paraId="47479B5A" w14:textId="77777777" w:rsidTr="00870DFD">
        <w:trPr>
          <w:jc w:val="center"/>
        </w:trPr>
        <w:tc>
          <w:tcPr>
            <w:tcW w:w="3009" w:type="dxa"/>
          </w:tcPr>
          <w:p w14:paraId="5A4F091F" w14:textId="77777777" w:rsidR="00312BC3" w:rsidRPr="00C26C40" w:rsidRDefault="00312BC3" w:rsidP="00870DFD">
            <w:pPr>
              <w:rPr>
                <w:lang w:val="en-GB"/>
              </w:rPr>
            </w:pPr>
            <w:r w:rsidRPr="00C26C40">
              <w:rPr>
                <w:b/>
                <w:lang w:val="en-GB"/>
              </w:rPr>
              <w:t>Total</w:t>
            </w:r>
          </w:p>
        </w:tc>
        <w:tc>
          <w:tcPr>
            <w:tcW w:w="3009" w:type="dxa"/>
          </w:tcPr>
          <w:p w14:paraId="251DC6CD" w14:textId="77777777" w:rsidR="00312BC3" w:rsidRPr="00C26C40" w:rsidRDefault="00312BC3" w:rsidP="00870DFD">
            <w:pPr>
              <w:rPr>
                <w:lang w:val="en-GB"/>
              </w:rPr>
            </w:pPr>
            <w:r w:rsidRPr="00C26C40">
              <w:rPr>
                <w:b/>
                <w:lang w:val="en-GB"/>
              </w:rPr>
              <w:t>833.333</w:t>
            </w:r>
          </w:p>
        </w:tc>
        <w:tc>
          <w:tcPr>
            <w:tcW w:w="3009" w:type="dxa"/>
          </w:tcPr>
          <w:p w14:paraId="02606677" w14:textId="77777777" w:rsidR="00312BC3" w:rsidRPr="00C26C40" w:rsidRDefault="00312BC3" w:rsidP="00870DFD">
            <w:pPr>
              <w:rPr>
                <w:lang w:val="en-GB"/>
              </w:rPr>
            </w:pPr>
            <w:r w:rsidRPr="00C26C40">
              <w:rPr>
                <w:b/>
                <w:lang w:val="en-GB"/>
              </w:rPr>
              <w:t>1.0000</w:t>
            </w:r>
          </w:p>
        </w:tc>
      </w:tr>
      <w:tr w:rsidR="00312BC3" w:rsidRPr="00C26C40" w14:paraId="21EE50C8" w14:textId="77777777" w:rsidTr="00870DFD">
        <w:trPr>
          <w:jc w:val="center"/>
        </w:trPr>
        <w:tc>
          <w:tcPr>
            <w:tcW w:w="3009" w:type="dxa"/>
          </w:tcPr>
          <w:p w14:paraId="211FA769" w14:textId="77777777" w:rsidR="00312BC3" w:rsidRPr="00C26C40" w:rsidRDefault="00312BC3" w:rsidP="00870DFD">
            <w:pPr>
              <w:rPr>
                <w:lang w:val="en-GB"/>
              </w:rPr>
            </w:pPr>
            <w:r w:rsidRPr="00C26C40">
              <w:rPr>
                <w:b/>
                <w:lang w:val="en-GB"/>
              </w:rPr>
              <w:t>Temperature (°C)</w:t>
            </w:r>
          </w:p>
        </w:tc>
        <w:tc>
          <w:tcPr>
            <w:tcW w:w="3009" w:type="dxa"/>
          </w:tcPr>
          <w:p w14:paraId="56663E36" w14:textId="77777777" w:rsidR="00312BC3" w:rsidRPr="00C26C40" w:rsidRDefault="00312BC3" w:rsidP="00870DFD">
            <w:pPr>
              <w:rPr>
                <w:lang w:val="en-GB"/>
              </w:rPr>
            </w:pPr>
            <w:r w:rsidRPr="00C26C40">
              <w:rPr>
                <w:b/>
                <w:lang w:val="en-GB"/>
              </w:rPr>
              <w:t>32.00</w:t>
            </w:r>
          </w:p>
        </w:tc>
        <w:tc>
          <w:tcPr>
            <w:tcW w:w="3009" w:type="dxa"/>
          </w:tcPr>
          <w:p w14:paraId="2B6D7A01" w14:textId="77777777" w:rsidR="00312BC3" w:rsidRPr="00C26C40" w:rsidRDefault="00312BC3" w:rsidP="00870DFD">
            <w:pPr>
              <w:rPr>
                <w:lang w:val="en-GB"/>
              </w:rPr>
            </w:pPr>
          </w:p>
        </w:tc>
      </w:tr>
      <w:tr w:rsidR="00312BC3" w:rsidRPr="00C26C40" w14:paraId="79885B23" w14:textId="77777777" w:rsidTr="00870DFD">
        <w:trPr>
          <w:jc w:val="center"/>
        </w:trPr>
        <w:tc>
          <w:tcPr>
            <w:tcW w:w="3009" w:type="dxa"/>
          </w:tcPr>
          <w:p w14:paraId="4E9DC905" w14:textId="77777777" w:rsidR="00312BC3" w:rsidRPr="00C26C40" w:rsidRDefault="00312BC3" w:rsidP="00870DFD">
            <w:pPr>
              <w:rPr>
                <w:lang w:val="en-GB"/>
              </w:rPr>
            </w:pPr>
            <w:r w:rsidRPr="00C26C40">
              <w:rPr>
                <w:b/>
                <w:lang w:val="en-GB"/>
              </w:rPr>
              <w:t>Pressure (atm)</w:t>
            </w:r>
          </w:p>
        </w:tc>
        <w:tc>
          <w:tcPr>
            <w:tcW w:w="3009" w:type="dxa"/>
          </w:tcPr>
          <w:p w14:paraId="16359FC8" w14:textId="77777777" w:rsidR="00312BC3" w:rsidRPr="00C26C40" w:rsidRDefault="00312BC3" w:rsidP="00870DFD">
            <w:pPr>
              <w:rPr>
                <w:lang w:val="en-GB"/>
              </w:rPr>
            </w:pPr>
            <w:r w:rsidRPr="00C26C40">
              <w:rPr>
                <w:b/>
                <w:lang w:val="en-GB"/>
              </w:rPr>
              <w:t>1.0000</w:t>
            </w:r>
          </w:p>
        </w:tc>
        <w:tc>
          <w:tcPr>
            <w:tcW w:w="3009" w:type="dxa"/>
          </w:tcPr>
          <w:p w14:paraId="223F82C4" w14:textId="77777777" w:rsidR="00312BC3" w:rsidRPr="00C26C40" w:rsidRDefault="00312BC3" w:rsidP="00870DFD">
            <w:pPr>
              <w:rPr>
                <w:lang w:val="en-GB"/>
              </w:rPr>
            </w:pPr>
          </w:p>
        </w:tc>
      </w:tr>
    </w:tbl>
    <w:p w14:paraId="7F1D47EB" w14:textId="77777777" w:rsidR="00312BC3" w:rsidRPr="00C26C40" w:rsidRDefault="00312BC3" w:rsidP="00312BC3">
      <w:r w:rsidRPr="00C26C40">
        <w:t>Outlet stream condition and composition:</w:t>
      </w:r>
    </w:p>
    <w:tbl>
      <w:tblPr>
        <w:tblStyle w:val="TableGrid"/>
        <w:tblW w:w="0" w:type="auto"/>
        <w:jc w:val="center"/>
        <w:tblLook w:val="04A0" w:firstRow="1" w:lastRow="0" w:firstColumn="1" w:lastColumn="0" w:noHBand="0" w:noVBand="1"/>
      </w:tblPr>
      <w:tblGrid>
        <w:gridCol w:w="2869"/>
        <w:gridCol w:w="2811"/>
        <w:gridCol w:w="2814"/>
      </w:tblGrid>
      <w:tr w:rsidR="00312BC3" w:rsidRPr="00C26C40" w14:paraId="4BC9E520" w14:textId="77777777" w:rsidTr="00870DFD">
        <w:trPr>
          <w:jc w:val="center"/>
        </w:trPr>
        <w:tc>
          <w:tcPr>
            <w:tcW w:w="3009" w:type="dxa"/>
            <w:shd w:val="clear" w:color="auto" w:fill="D9D9D9"/>
          </w:tcPr>
          <w:p w14:paraId="215D0C77" w14:textId="77777777" w:rsidR="00312BC3" w:rsidRPr="00C26C40" w:rsidRDefault="00312BC3" w:rsidP="00870DFD">
            <w:pPr>
              <w:rPr>
                <w:lang w:val="en-GB"/>
              </w:rPr>
            </w:pPr>
            <w:r w:rsidRPr="00C26C40">
              <w:rPr>
                <w:b/>
                <w:sz w:val="22"/>
                <w:lang w:val="en-GB"/>
              </w:rPr>
              <w:t>Stream PW-2</w:t>
            </w:r>
          </w:p>
        </w:tc>
        <w:tc>
          <w:tcPr>
            <w:tcW w:w="3009" w:type="dxa"/>
            <w:shd w:val="clear" w:color="auto" w:fill="D9D9D9"/>
          </w:tcPr>
          <w:p w14:paraId="09B40215"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59C092BB" w14:textId="77777777" w:rsidR="00312BC3" w:rsidRPr="00C26C40" w:rsidRDefault="00312BC3" w:rsidP="00870DFD">
            <w:pPr>
              <w:rPr>
                <w:lang w:val="en-GB"/>
              </w:rPr>
            </w:pPr>
            <w:r w:rsidRPr="00C26C40">
              <w:rPr>
                <w:b/>
                <w:sz w:val="22"/>
                <w:lang w:val="en-GB"/>
              </w:rPr>
              <w:t>Mass Fraction</w:t>
            </w:r>
          </w:p>
        </w:tc>
      </w:tr>
      <w:tr w:rsidR="00312BC3" w:rsidRPr="00C26C40" w14:paraId="4E06AA9E" w14:textId="77777777" w:rsidTr="00870DFD">
        <w:trPr>
          <w:jc w:val="center"/>
        </w:trPr>
        <w:tc>
          <w:tcPr>
            <w:tcW w:w="3009" w:type="dxa"/>
          </w:tcPr>
          <w:p w14:paraId="1B67EA9F" w14:textId="78009F09"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7CA0A21C" w14:textId="77777777" w:rsidR="00312BC3" w:rsidRPr="00C26C40" w:rsidRDefault="00312BC3" w:rsidP="00870DFD">
            <w:pPr>
              <w:rPr>
                <w:lang w:val="en-GB"/>
              </w:rPr>
            </w:pPr>
            <w:r w:rsidRPr="00C26C40">
              <w:rPr>
                <w:lang w:val="en-GB"/>
              </w:rPr>
              <w:t>833.333</w:t>
            </w:r>
          </w:p>
        </w:tc>
        <w:tc>
          <w:tcPr>
            <w:tcW w:w="3009" w:type="dxa"/>
          </w:tcPr>
          <w:p w14:paraId="39780FE6" w14:textId="77777777" w:rsidR="00312BC3" w:rsidRPr="00C26C40" w:rsidRDefault="00312BC3" w:rsidP="00870DFD">
            <w:pPr>
              <w:rPr>
                <w:lang w:val="en-GB"/>
              </w:rPr>
            </w:pPr>
            <w:r w:rsidRPr="00C26C40">
              <w:rPr>
                <w:lang w:val="en-GB"/>
              </w:rPr>
              <w:t>1.0000</w:t>
            </w:r>
          </w:p>
        </w:tc>
      </w:tr>
      <w:tr w:rsidR="00312BC3" w:rsidRPr="00C26C40" w14:paraId="5BE0C117" w14:textId="77777777" w:rsidTr="00870DFD">
        <w:trPr>
          <w:jc w:val="center"/>
        </w:trPr>
        <w:tc>
          <w:tcPr>
            <w:tcW w:w="3009" w:type="dxa"/>
          </w:tcPr>
          <w:p w14:paraId="70CC54D9" w14:textId="5F8D9E26"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69E006C9" w14:textId="77777777" w:rsidR="00312BC3" w:rsidRPr="00C26C40" w:rsidRDefault="00312BC3" w:rsidP="00870DFD">
            <w:pPr>
              <w:rPr>
                <w:lang w:val="en-GB"/>
              </w:rPr>
            </w:pPr>
            <w:r w:rsidRPr="00C26C40">
              <w:rPr>
                <w:lang w:val="en-GB"/>
              </w:rPr>
              <w:t>0.000</w:t>
            </w:r>
          </w:p>
        </w:tc>
        <w:tc>
          <w:tcPr>
            <w:tcW w:w="3009" w:type="dxa"/>
          </w:tcPr>
          <w:p w14:paraId="527133E5" w14:textId="77777777" w:rsidR="00312BC3" w:rsidRPr="00C26C40" w:rsidRDefault="00312BC3" w:rsidP="00870DFD">
            <w:pPr>
              <w:rPr>
                <w:lang w:val="en-GB"/>
              </w:rPr>
            </w:pPr>
            <w:r w:rsidRPr="00C26C40">
              <w:rPr>
                <w:lang w:val="en-GB"/>
              </w:rPr>
              <w:t>0.0000</w:t>
            </w:r>
          </w:p>
        </w:tc>
      </w:tr>
      <w:tr w:rsidR="00312BC3" w:rsidRPr="00C26C40" w14:paraId="43AFF879" w14:textId="77777777" w:rsidTr="00870DFD">
        <w:trPr>
          <w:jc w:val="center"/>
        </w:trPr>
        <w:tc>
          <w:tcPr>
            <w:tcW w:w="3009" w:type="dxa"/>
          </w:tcPr>
          <w:p w14:paraId="585C7495" w14:textId="2C6B7E4A"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6DF1612D" w14:textId="77777777" w:rsidR="00312BC3" w:rsidRPr="00C26C40" w:rsidRDefault="00312BC3" w:rsidP="00870DFD">
            <w:pPr>
              <w:rPr>
                <w:lang w:val="en-GB"/>
              </w:rPr>
            </w:pPr>
            <w:r w:rsidRPr="00C26C40">
              <w:rPr>
                <w:lang w:val="en-GB"/>
              </w:rPr>
              <w:t>0.000</w:t>
            </w:r>
          </w:p>
        </w:tc>
        <w:tc>
          <w:tcPr>
            <w:tcW w:w="3009" w:type="dxa"/>
          </w:tcPr>
          <w:p w14:paraId="6029EE83" w14:textId="77777777" w:rsidR="00312BC3" w:rsidRPr="00C26C40" w:rsidRDefault="00312BC3" w:rsidP="00870DFD">
            <w:pPr>
              <w:rPr>
                <w:lang w:val="en-GB"/>
              </w:rPr>
            </w:pPr>
            <w:r w:rsidRPr="00C26C40">
              <w:rPr>
                <w:lang w:val="en-GB"/>
              </w:rPr>
              <w:t>0.0000</w:t>
            </w:r>
          </w:p>
        </w:tc>
      </w:tr>
      <w:tr w:rsidR="00312BC3" w:rsidRPr="00C26C40" w14:paraId="50EAC030" w14:textId="77777777" w:rsidTr="00870DFD">
        <w:trPr>
          <w:jc w:val="center"/>
        </w:trPr>
        <w:tc>
          <w:tcPr>
            <w:tcW w:w="3009" w:type="dxa"/>
          </w:tcPr>
          <w:p w14:paraId="50DC0E7A" w14:textId="77777777" w:rsidR="00312BC3" w:rsidRPr="00C26C40" w:rsidRDefault="00312BC3" w:rsidP="00870DFD">
            <w:pPr>
              <w:rPr>
                <w:lang w:val="en-GB"/>
              </w:rPr>
            </w:pPr>
            <w:r w:rsidRPr="00C26C40">
              <w:rPr>
                <w:b/>
                <w:lang w:val="en-GB"/>
              </w:rPr>
              <w:t>Total</w:t>
            </w:r>
          </w:p>
        </w:tc>
        <w:tc>
          <w:tcPr>
            <w:tcW w:w="3009" w:type="dxa"/>
          </w:tcPr>
          <w:p w14:paraId="252433F7" w14:textId="77777777" w:rsidR="00312BC3" w:rsidRPr="00C26C40" w:rsidRDefault="00312BC3" w:rsidP="00870DFD">
            <w:pPr>
              <w:rPr>
                <w:lang w:val="en-GB"/>
              </w:rPr>
            </w:pPr>
            <w:r w:rsidRPr="00C26C40">
              <w:rPr>
                <w:b/>
                <w:lang w:val="en-GB"/>
              </w:rPr>
              <w:t>833.333</w:t>
            </w:r>
          </w:p>
        </w:tc>
        <w:tc>
          <w:tcPr>
            <w:tcW w:w="3009" w:type="dxa"/>
          </w:tcPr>
          <w:p w14:paraId="78EA55CE" w14:textId="77777777" w:rsidR="00312BC3" w:rsidRPr="00C26C40" w:rsidRDefault="00312BC3" w:rsidP="00870DFD">
            <w:pPr>
              <w:rPr>
                <w:lang w:val="en-GB"/>
              </w:rPr>
            </w:pPr>
            <w:r w:rsidRPr="00C26C40">
              <w:rPr>
                <w:b/>
                <w:lang w:val="en-GB"/>
              </w:rPr>
              <w:t>1.0000</w:t>
            </w:r>
          </w:p>
        </w:tc>
      </w:tr>
      <w:tr w:rsidR="00312BC3" w:rsidRPr="00C26C40" w14:paraId="2A0D1BCE" w14:textId="77777777" w:rsidTr="00870DFD">
        <w:trPr>
          <w:jc w:val="center"/>
        </w:trPr>
        <w:tc>
          <w:tcPr>
            <w:tcW w:w="3009" w:type="dxa"/>
          </w:tcPr>
          <w:p w14:paraId="58DBD11F" w14:textId="77777777" w:rsidR="00312BC3" w:rsidRPr="00C26C40" w:rsidRDefault="00312BC3" w:rsidP="00870DFD">
            <w:pPr>
              <w:rPr>
                <w:lang w:val="en-GB"/>
              </w:rPr>
            </w:pPr>
            <w:r w:rsidRPr="00C26C40">
              <w:rPr>
                <w:b/>
                <w:lang w:val="en-GB"/>
              </w:rPr>
              <w:t>Temperature (°C)</w:t>
            </w:r>
          </w:p>
        </w:tc>
        <w:tc>
          <w:tcPr>
            <w:tcW w:w="3009" w:type="dxa"/>
          </w:tcPr>
          <w:p w14:paraId="03F26A62" w14:textId="77777777" w:rsidR="00312BC3" w:rsidRPr="00C26C40" w:rsidRDefault="00312BC3" w:rsidP="00870DFD">
            <w:pPr>
              <w:rPr>
                <w:lang w:val="en-GB"/>
              </w:rPr>
            </w:pPr>
            <w:r w:rsidRPr="00C26C40">
              <w:rPr>
                <w:b/>
                <w:lang w:val="en-GB"/>
              </w:rPr>
              <w:t>32.01</w:t>
            </w:r>
          </w:p>
        </w:tc>
        <w:tc>
          <w:tcPr>
            <w:tcW w:w="3009" w:type="dxa"/>
          </w:tcPr>
          <w:p w14:paraId="05E7D618" w14:textId="77777777" w:rsidR="00312BC3" w:rsidRPr="00C26C40" w:rsidRDefault="00312BC3" w:rsidP="00870DFD">
            <w:pPr>
              <w:rPr>
                <w:lang w:val="en-GB"/>
              </w:rPr>
            </w:pPr>
          </w:p>
        </w:tc>
      </w:tr>
      <w:tr w:rsidR="00312BC3" w:rsidRPr="00C26C40" w14:paraId="58F9733B" w14:textId="77777777" w:rsidTr="00870DFD">
        <w:trPr>
          <w:jc w:val="center"/>
        </w:trPr>
        <w:tc>
          <w:tcPr>
            <w:tcW w:w="3009" w:type="dxa"/>
          </w:tcPr>
          <w:p w14:paraId="53F07372" w14:textId="77777777" w:rsidR="00312BC3" w:rsidRPr="00C26C40" w:rsidRDefault="00312BC3" w:rsidP="00870DFD">
            <w:pPr>
              <w:rPr>
                <w:lang w:val="en-GB"/>
              </w:rPr>
            </w:pPr>
            <w:r w:rsidRPr="00C26C40">
              <w:rPr>
                <w:b/>
                <w:lang w:val="en-GB"/>
              </w:rPr>
              <w:t>Pressure (atm)</w:t>
            </w:r>
          </w:p>
        </w:tc>
        <w:tc>
          <w:tcPr>
            <w:tcW w:w="3009" w:type="dxa"/>
          </w:tcPr>
          <w:p w14:paraId="4A89AC70" w14:textId="77777777" w:rsidR="00312BC3" w:rsidRPr="00C26C40" w:rsidRDefault="00312BC3" w:rsidP="00870DFD">
            <w:pPr>
              <w:rPr>
                <w:lang w:val="en-GB"/>
              </w:rPr>
            </w:pPr>
            <w:r w:rsidRPr="00C26C40">
              <w:rPr>
                <w:b/>
                <w:lang w:val="en-GB"/>
              </w:rPr>
              <w:t>1.5000</w:t>
            </w:r>
          </w:p>
        </w:tc>
        <w:tc>
          <w:tcPr>
            <w:tcW w:w="3009" w:type="dxa"/>
          </w:tcPr>
          <w:p w14:paraId="1EA91E3B" w14:textId="77777777" w:rsidR="00312BC3" w:rsidRPr="00C26C40" w:rsidRDefault="00312BC3" w:rsidP="00870DFD">
            <w:pPr>
              <w:rPr>
                <w:lang w:val="en-GB"/>
              </w:rPr>
            </w:pPr>
          </w:p>
        </w:tc>
      </w:tr>
    </w:tbl>
    <w:p w14:paraId="4E4CE832" w14:textId="77777777" w:rsidR="0077422B" w:rsidRPr="00C26C40" w:rsidRDefault="0077422B" w:rsidP="00312BC3">
      <w:pPr>
        <w:spacing w:before="160"/>
        <w:rPr>
          <w:b/>
        </w:rPr>
      </w:pPr>
    </w:p>
    <w:p w14:paraId="74C6884E" w14:textId="35C7D541" w:rsidR="00312BC3" w:rsidRPr="00C26C40" w:rsidRDefault="00312BC3" w:rsidP="0077422B">
      <w:pPr>
        <w:pStyle w:val="Heading4"/>
      </w:pPr>
      <w:r w:rsidRPr="00C26C40">
        <w:t>TK-501 — Slurry Conditioning Tank</w:t>
      </w:r>
    </w:p>
    <w:p w14:paraId="558B2E70" w14:textId="6907BCAF" w:rsidR="00312BC3" w:rsidRPr="00C26C40" w:rsidRDefault="00312BC3" w:rsidP="00312BC3">
      <w:r w:rsidRPr="00C26C40">
        <w:t>Unit Type: Tank / Mixer</w:t>
      </w:r>
      <w:r w:rsidR="0077422B" w:rsidRPr="00C26C40">
        <w:tab/>
      </w:r>
      <w:r w:rsidRPr="00C26C40">
        <w:t>Inlet streams: 501, PW-2, 506B    Outlet streams: 502</w:t>
      </w:r>
    </w:p>
    <w:p w14:paraId="5781506F" w14:textId="77777777" w:rsidR="00312BC3" w:rsidRPr="00C26C40" w:rsidRDefault="00312BC3" w:rsidP="00312BC3">
      <w:r w:rsidRPr="00C26C40">
        <w:lastRenderedPageBreak/>
        <w:t>The mineral solids (501), fresh process water (PW-2), and the hydrocyclone underflow recycle (506B) are combined in the slurry conditioning tank TK-501 to form the conditioned mill-feed slurry, stream 502. The operation is a mixing step; the total mass and component inventory of stream 502 is the algebraic sum of the three inlet streams, and the resulting slurry temperature reflects the weighted thermal contribution of each feed.</w:t>
      </w:r>
    </w:p>
    <w:p w14:paraId="16F792AF" w14:textId="77777777" w:rsidR="00312BC3" w:rsidRPr="00C26C40" w:rsidRDefault="00312BC3" w:rsidP="00312BC3">
      <w:r w:rsidRPr="00C26C40">
        <w:t>The component identity of the process stream(s) is unchanged across the unit; only physical conditions (temperature, pressure, and/or phase distribution) or stream routing are altered.</w:t>
      </w:r>
    </w:p>
    <w:p w14:paraId="32C30DAE" w14:textId="77777777" w:rsidR="00312BC3" w:rsidRPr="00C26C40" w:rsidRDefault="00312BC3" w:rsidP="00312BC3">
      <w:r w:rsidRPr="00C26C40">
        <w:t>Inlet stream condition and composition:</w:t>
      </w:r>
    </w:p>
    <w:tbl>
      <w:tblPr>
        <w:tblStyle w:val="TableGrid"/>
        <w:tblW w:w="0" w:type="auto"/>
        <w:jc w:val="center"/>
        <w:tblLook w:val="04A0" w:firstRow="1" w:lastRow="0" w:firstColumn="1" w:lastColumn="0" w:noHBand="0" w:noVBand="1"/>
      </w:tblPr>
      <w:tblGrid>
        <w:gridCol w:w="2869"/>
        <w:gridCol w:w="2811"/>
        <w:gridCol w:w="2814"/>
      </w:tblGrid>
      <w:tr w:rsidR="00312BC3" w:rsidRPr="00C26C40" w14:paraId="74C72C9E" w14:textId="77777777" w:rsidTr="00870DFD">
        <w:trPr>
          <w:jc w:val="center"/>
        </w:trPr>
        <w:tc>
          <w:tcPr>
            <w:tcW w:w="3009" w:type="dxa"/>
            <w:shd w:val="clear" w:color="auto" w:fill="D9D9D9"/>
          </w:tcPr>
          <w:p w14:paraId="7FF09856" w14:textId="77777777" w:rsidR="00312BC3" w:rsidRPr="00C26C40" w:rsidRDefault="00312BC3" w:rsidP="00870DFD">
            <w:pPr>
              <w:rPr>
                <w:lang w:val="en-GB"/>
              </w:rPr>
            </w:pPr>
            <w:r w:rsidRPr="00C26C40">
              <w:rPr>
                <w:b/>
                <w:sz w:val="22"/>
                <w:lang w:val="en-GB"/>
              </w:rPr>
              <w:t>Stream 501</w:t>
            </w:r>
          </w:p>
        </w:tc>
        <w:tc>
          <w:tcPr>
            <w:tcW w:w="3009" w:type="dxa"/>
            <w:shd w:val="clear" w:color="auto" w:fill="D9D9D9"/>
          </w:tcPr>
          <w:p w14:paraId="4C110A10"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44BBD42A" w14:textId="77777777" w:rsidR="00312BC3" w:rsidRPr="00C26C40" w:rsidRDefault="00312BC3" w:rsidP="00870DFD">
            <w:pPr>
              <w:rPr>
                <w:lang w:val="en-GB"/>
              </w:rPr>
            </w:pPr>
            <w:r w:rsidRPr="00C26C40">
              <w:rPr>
                <w:b/>
                <w:sz w:val="22"/>
                <w:lang w:val="en-GB"/>
              </w:rPr>
              <w:t>Mass Fraction</w:t>
            </w:r>
          </w:p>
        </w:tc>
      </w:tr>
      <w:tr w:rsidR="00312BC3" w:rsidRPr="00C26C40" w14:paraId="45E3DF57" w14:textId="77777777" w:rsidTr="00870DFD">
        <w:trPr>
          <w:jc w:val="center"/>
        </w:trPr>
        <w:tc>
          <w:tcPr>
            <w:tcW w:w="3009" w:type="dxa"/>
          </w:tcPr>
          <w:p w14:paraId="18078FAE" w14:textId="0CF8FA7A"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751FB770" w14:textId="77777777" w:rsidR="00312BC3" w:rsidRPr="00C26C40" w:rsidRDefault="00312BC3" w:rsidP="00870DFD">
            <w:pPr>
              <w:rPr>
                <w:lang w:val="en-GB"/>
              </w:rPr>
            </w:pPr>
            <w:r w:rsidRPr="00C26C40">
              <w:rPr>
                <w:lang w:val="en-GB"/>
              </w:rPr>
              <w:t>0.526</w:t>
            </w:r>
          </w:p>
        </w:tc>
        <w:tc>
          <w:tcPr>
            <w:tcW w:w="3009" w:type="dxa"/>
          </w:tcPr>
          <w:p w14:paraId="5CCD2A7D" w14:textId="77777777" w:rsidR="00312BC3" w:rsidRPr="00C26C40" w:rsidRDefault="00312BC3" w:rsidP="00870DFD">
            <w:pPr>
              <w:rPr>
                <w:lang w:val="en-GB"/>
              </w:rPr>
            </w:pPr>
            <w:r w:rsidRPr="00C26C40">
              <w:rPr>
                <w:lang w:val="en-GB"/>
              </w:rPr>
              <w:t>0.0010</w:t>
            </w:r>
          </w:p>
        </w:tc>
      </w:tr>
      <w:tr w:rsidR="00312BC3" w:rsidRPr="00C26C40" w14:paraId="2ECCA5CD" w14:textId="77777777" w:rsidTr="00870DFD">
        <w:trPr>
          <w:jc w:val="center"/>
        </w:trPr>
        <w:tc>
          <w:tcPr>
            <w:tcW w:w="3009" w:type="dxa"/>
          </w:tcPr>
          <w:p w14:paraId="51FBF5F4" w14:textId="166369C6"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4A177A51" w14:textId="77777777" w:rsidR="00312BC3" w:rsidRPr="00C26C40" w:rsidRDefault="00312BC3" w:rsidP="00870DFD">
            <w:pPr>
              <w:rPr>
                <w:lang w:val="en-GB"/>
              </w:rPr>
            </w:pPr>
            <w:r w:rsidRPr="00C26C40">
              <w:rPr>
                <w:lang w:val="en-GB"/>
              </w:rPr>
              <w:t>240.165</w:t>
            </w:r>
          </w:p>
        </w:tc>
        <w:tc>
          <w:tcPr>
            <w:tcW w:w="3009" w:type="dxa"/>
          </w:tcPr>
          <w:p w14:paraId="01BC45C1" w14:textId="77777777" w:rsidR="00312BC3" w:rsidRPr="00C26C40" w:rsidRDefault="00312BC3" w:rsidP="00870DFD">
            <w:pPr>
              <w:rPr>
                <w:lang w:val="en-GB"/>
              </w:rPr>
            </w:pPr>
            <w:r w:rsidRPr="00C26C40">
              <w:rPr>
                <w:lang w:val="en-GB"/>
              </w:rPr>
              <w:t>0.4777</w:t>
            </w:r>
          </w:p>
        </w:tc>
      </w:tr>
      <w:tr w:rsidR="00312BC3" w:rsidRPr="00C26C40" w14:paraId="3AD51246" w14:textId="77777777" w:rsidTr="00870DFD">
        <w:trPr>
          <w:jc w:val="center"/>
        </w:trPr>
        <w:tc>
          <w:tcPr>
            <w:tcW w:w="3009" w:type="dxa"/>
          </w:tcPr>
          <w:p w14:paraId="7C017526" w14:textId="144FAE65"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5EF8352E" w14:textId="77777777" w:rsidR="00312BC3" w:rsidRPr="00C26C40" w:rsidRDefault="00312BC3" w:rsidP="00870DFD">
            <w:pPr>
              <w:rPr>
                <w:lang w:val="en-GB"/>
              </w:rPr>
            </w:pPr>
            <w:r w:rsidRPr="00C26C40">
              <w:rPr>
                <w:lang w:val="en-GB"/>
              </w:rPr>
              <w:t>0.508</w:t>
            </w:r>
          </w:p>
        </w:tc>
        <w:tc>
          <w:tcPr>
            <w:tcW w:w="3009" w:type="dxa"/>
          </w:tcPr>
          <w:p w14:paraId="731D01A5" w14:textId="77777777" w:rsidR="00312BC3" w:rsidRPr="00C26C40" w:rsidRDefault="00312BC3" w:rsidP="00870DFD">
            <w:pPr>
              <w:rPr>
                <w:lang w:val="en-GB"/>
              </w:rPr>
            </w:pPr>
            <w:r w:rsidRPr="00C26C40">
              <w:rPr>
                <w:lang w:val="en-GB"/>
              </w:rPr>
              <w:t>0.0010</w:t>
            </w:r>
          </w:p>
        </w:tc>
      </w:tr>
      <w:tr w:rsidR="00312BC3" w:rsidRPr="00C26C40" w14:paraId="2B7E0854" w14:textId="77777777" w:rsidTr="00870DFD">
        <w:trPr>
          <w:jc w:val="center"/>
        </w:trPr>
        <w:tc>
          <w:tcPr>
            <w:tcW w:w="3009" w:type="dxa"/>
          </w:tcPr>
          <w:p w14:paraId="1B2AE0AC" w14:textId="2EC895FC"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56F9E6C6" w14:textId="77777777" w:rsidR="00312BC3" w:rsidRPr="00C26C40" w:rsidRDefault="00312BC3" w:rsidP="00870DFD">
            <w:pPr>
              <w:rPr>
                <w:lang w:val="en-GB"/>
              </w:rPr>
            </w:pPr>
            <w:r w:rsidRPr="00C26C40">
              <w:rPr>
                <w:lang w:val="en-GB"/>
              </w:rPr>
              <w:t>261.502</w:t>
            </w:r>
          </w:p>
        </w:tc>
        <w:tc>
          <w:tcPr>
            <w:tcW w:w="3009" w:type="dxa"/>
          </w:tcPr>
          <w:p w14:paraId="4C170DED" w14:textId="77777777" w:rsidR="00312BC3" w:rsidRPr="00C26C40" w:rsidRDefault="00312BC3" w:rsidP="00870DFD">
            <w:pPr>
              <w:rPr>
                <w:lang w:val="en-GB"/>
              </w:rPr>
            </w:pPr>
            <w:r w:rsidRPr="00C26C40">
              <w:rPr>
                <w:lang w:val="en-GB"/>
              </w:rPr>
              <w:t>0.5202</w:t>
            </w:r>
          </w:p>
        </w:tc>
      </w:tr>
      <w:tr w:rsidR="00312BC3" w:rsidRPr="00C26C40" w14:paraId="26FB8BAF" w14:textId="77777777" w:rsidTr="00870DFD">
        <w:trPr>
          <w:jc w:val="center"/>
        </w:trPr>
        <w:tc>
          <w:tcPr>
            <w:tcW w:w="3009" w:type="dxa"/>
          </w:tcPr>
          <w:p w14:paraId="1D124015" w14:textId="77777777" w:rsidR="00312BC3" w:rsidRPr="00C26C40" w:rsidRDefault="00312BC3" w:rsidP="00870DFD">
            <w:pPr>
              <w:rPr>
                <w:lang w:val="en-GB"/>
              </w:rPr>
            </w:pPr>
            <w:r w:rsidRPr="00C26C40">
              <w:rPr>
                <w:b/>
                <w:lang w:val="en-GB"/>
              </w:rPr>
              <w:t>Total</w:t>
            </w:r>
          </w:p>
        </w:tc>
        <w:tc>
          <w:tcPr>
            <w:tcW w:w="3009" w:type="dxa"/>
          </w:tcPr>
          <w:p w14:paraId="603116A1" w14:textId="77777777" w:rsidR="00312BC3" w:rsidRPr="00C26C40" w:rsidRDefault="00312BC3" w:rsidP="00870DFD">
            <w:pPr>
              <w:rPr>
                <w:lang w:val="en-GB"/>
              </w:rPr>
            </w:pPr>
            <w:r w:rsidRPr="00C26C40">
              <w:rPr>
                <w:b/>
                <w:lang w:val="en-GB"/>
              </w:rPr>
              <w:t>502.701</w:t>
            </w:r>
          </w:p>
        </w:tc>
        <w:tc>
          <w:tcPr>
            <w:tcW w:w="3009" w:type="dxa"/>
          </w:tcPr>
          <w:p w14:paraId="563E16BF" w14:textId="77777777" w:rsidR="00312BC3" w:rsidRPr="00C26C40" w:rsidRDefault="00312BC3" w:rsidP="00870DFD">
            <w:pPr>
              <w:rPr>
                <w:lang w:val="en-GB"/>
              </w:rPr>
            </w:pPr>
            <w:r w:rsidRPr="00C26C40">
              <w:rPr>
                <w:b/>
                <w:lang w:val="en-GB"/>
              </w:rPr>
              <w:t>1.0000</w:t>
            </w:r>
          </w:p>
        </w:tc>
      </w:tr>
      <w:tr w:rsidR="00312BC3" w:rsidRPr="00C26C40" w14:paraId="265EA6C9" w14:textId="77777777" w:rsidTr="00870DFD">
        <w:trPr>
          <w:jc w:val="center"/>
        </w:trPr>
        <w:tc>
          <w:tcPr>
            <w:tcW w:w="3009" w:type="dxa"/>
          </w:tcPr>
          <w:p w14:paraId="1B2A7A70" w14:textId="77777777" w:rsidR="00312BC3" w:rsidRPr="00C26C40" w:rsidRDefault="00312BC3" w:rsidP="00870DFD">
            <w:pPr>
              <w:rPr>
                <w:lang w:val="en-GB"/>
              </w:rPr>
            </w:pPr>
            <w:r w:rsidRPr="00C26C40">
              <w:rPr>
                <w:b/>
                <w:lang w:val="en-GB"/>
              </w:rPr>
              <w:t>Temperature (°C)</w:t>
            </w:r>
          </w:p>
        </w:tc>
        <w:tc>
          <w:tcPr>
            <w:tcW w:w="3009" w:type="dxa"/>
          </w:tcPr>
          <w:p w14:paraId="47A7E790" w14:textId="77777777" w:rsidR="00312BC3" w:rsidRPr="00C26C40" w:rsidRDefault="00312BC3" w:rsidP="00870DFD">
            <w:pPr>
              <w:rPr>
                <w:lang w:val="en-GB"/>
              </w:rPr>
            </w:pPr>
            <w:r w:rsidRPr="00C26C40">
              <w:rPr>
                <w:b/>
                <w:lang w:val="en-GB"/>
              </w:rPr>
              <w:t>32.00</w:t>
            </w:r>
          </w:p>
        </w:tc>
        <w:tc>
          <w:tcPr>
            <w:tcW w:w="3009" w:type="dxa"/>
          </w:tcPr>
          <w:p w14:paraId="0F6B6717" w14:textId="77777777" w:rsidR="00312BC3" w:rsidRPr="00C26C40" w:rsidRDefault="00312BC3" w:rsidP="00870DFD">
            <w:pPr>
              <w:rPr>
                <w:lang w:val="en-GB"/>
              </w:rPr>
            </w:pPr>
          </w:p>
        </w:tc>
      </w:tr>
      <w:tr w:rsidR="00312BC3" w:rsidRPr="00C26C40" w14:paraId="1304BEB6" w14:textId="77777777" w:rsidTr="00870DFD">
        <w:trPr>
          <w:jc w:val="center"/>
        </w:trPr>
        <w:tc>
          <w:tcPr>
            <w:tcW w:w="3009" w:type="dxa"/>
          </w:tcPr>
          <w:p w14:paraId="18314729" w14:textId="77777777" w:rsidR="00312BC3" w:rsidRPr="00C26C40" w:rsidRDefault="00312BC3" w:rsidP="00870DFD">
            <w:pPr>
              <w:rPr>
                <w:lang w:val="en-GB"/>
              </w:rPr>
            </w:pPr>
            <w:r w:rsidRPr="00C26C40">
              <w:rPr>
                <w:b/>
                <w:lang w:val="en-GB"/>
              </w:rPr>
              <w:t>Pressure (atm)</w:t>
            </w:r>
          </w:p>
        </w:tc>
        <w:tc>
          <w:tcPr>
            <w:tcW w:w="3009" w:type="dxa"/>
          </w:tcPr>
          <w:p w14:paraId="3583B714" w14:textId="77777777" w:rsidR="00312BC3" w:rsidRPr="00C26C40" w:rsidRDefault="00312BC3" w:rsidP="00870DFD">
            <w:pPr>
              <w:rPr>
                <w:lang w:val="en-GB"/>
              </w:rPr>
            </w:pPr>
            <w:r w:rsidRPr="00C26C40">
              <w:rPr>
                <w:b/>
                <w:lang w:val="en-GB"/>
              </w:rPr>
              <w:t>1.0000</w:t>
            </w:r>
          </w:p>
        </w:tc>
        <w:tc>
          <w:tcPr>
            <w:tcW w:w="3009" w:type="dxa"/>
          </w:tcPr>
          <w:p w14:paraId="1913432C" w14:textId="77777777" w:rsidR="00312BC3" w:rsidRPr="00C26C40" w:rsidRDefault="00312BC3" w:rsidP="00870DFD">
            <w:pPr>
              <w:rPr>
                <w:lang w:val="en-GB"/>
              </w:rPr>
            </w:pPr>
          </w:p>
        </w:tc>
      </w:tr>
      <w:tr w:rsidR="00312BC3" w:rsidRPr="00C26C40" w14:paraId="61179525" w14:textId="77777777" w:rsidTr="00870DFD">
        <w:trPr>
          <w:jc w:val="center"/>
        </w:trPr>
        <w:tc>
          <w:tcPr>
            <w:tcW w:w="3009" w:type="dxa"/>
            <w:shd w:val="clear" w:color="auto" w:fill="D9D9D9"/>
          </w:tcPr>
          <w:p w14:paraId="381509C9" w14:textId="77777777" w:rsidR="00312BC3" w:rsidRPr="00C26C40" w:rsidRDefault="00312BC3" w:rsidP="00870DFD">
            <w:pPr>
              <w:rPr>
                <w:lang w:val="en-GB"/>
              </w:rPr>
            </w:pPr>
            <w:r w:rsidRPr="00C26C40">
              <w:rPr>
                <w:b/>
                <w:sz w:val="22"/>
                <w:lang w:val="en-GB"/>
              </w:rPr>
              <w:t>Stream PW-2</w:t>
            </w:r>
          </w:p>
        </w:tc>
        <w:tc>
          <w:tcPr>
            <w:tcW w:w="3009" w:type="dxa"/>
            <w:shd w:val="clear" w:color="auto" w:fill="D9D9D9"/>
          </w:tcPr>
          <w:p w14:paraId="1A252A4E"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1ED4B45A" w14:textId="77777777" w:rsidR="00312BC3" w:rsidRPr="00C26C40" w:rsidRDefault="00312BC3" w:rsidP="00870DFD">
            <w:pPr>
              <w:rPr>
                <w:lang w:val="en-GB"/>
              </w:rPr>
            </w:pPr>
            <w:r w:rsidRPr="00C26C40">
              <w:rPr>
                <w:b/>
                <w:sz w:val="22"/>
                <w:lang w:val="en-GB"/>
              </w:rPr>
              <w:t>Mass Fraction</w:t>
            </w:r>
          </w:p>
        </w:tc>
      </w:tr>
      <w:tr w:rsidR="00312BC3" w:rsidRPr="00C26C40" w14:paraId="72DCEA7D" w14:textId="77777777" w:rsidTr="00870DFD">
        <w:trPr>
          <w:jc w:val="center"/>
        </w:trPr>
        <w:tc>
          <w:tcPr>
            <w:tcW w:w="3009" w:type="dxa"/>
          </w:tcPr>
          <w:p w14:paraId="60C18BF9" w14:textId="73FD7119"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7C23BFFF" w14:textId="77777777" w:rsidR="00312BC3" w:rsidRPr="00C26C40" w:rsidRDefault="00312BC3" w:rsidP="00870DFD">
            <w:pPr>
              <w:rPr>
                <w:lang w:val="en-GB"/>
              </w:rPr>
            </w:pPr>
            <w:r w:rsidRPr="00C26C40">
              <w:rPr>
                <w:lang w:val="en-GB"/>
              </w:rPr>
              <w:t>833.333</w:t>
            </w:r>
          </w:p>
        </w:tc>
        <w:tc>
          <w:tcPr>
            <w:tcW w:w="3009" w:type="dxa"/>
          </w:tcPr>
          <w:p w14:paraId="02899319" w14:textId="77777777" w:rsidR="00312BC3" w:rsidRPr="00C26C40" w:rsidRDefault="00312BC3" w:rsidP="00870DFD">
            <w:pPr>
              <w:rPr>
                <w:lang w:val="en-GB"/>
              </w:rPr>
            </w:pPr>
            <w:r w:rsidRPr="00C26C40">
              <w:rPr>
                <w:lang w:val="en-GB"/>
              </w:rPr>
              <w:t>1.0000</w:t>
            </w:r>
          </w:p>
        </w:tc>
      </w:tr>
      <w:tr w:rsidR="00312BC3" w:rsidRPr="00C26C40" w14:paraId="2A3FFD2A" w14:textId="77777777" w:rsidTr="00870DFD">
        <w:trPr>
          <w:jc w:val="center"/>
        </w:trPr>
        <w:tc>
          <w:tcPr>
            <w:tcW w:w="3009" w:type="dxa"/>
          </w:tcPr>
          <w:p w14:paraId="201CB766" w14:textId="65D8AD8B"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08B48386" w14:textId="77777777" w:rsidR="00312BC3" w:rsidRPr="00C26C40" w:rsidRDefault="00312BC3" w:rsidP="00870DFD">
            <w:pPr>
              <w:rPr>
                <w:lang w:val="en-GB"/>
              </w:rPr>
            </w:pPr>
            <w:r w:rsidRPr="00C26C40">
              <w:rPr>
                <w:lang w:val="en-GB"/>
              </w:rPr>
              <w:t>0.000</w:t>
            </w:r>
          </w:p>
        </w:tc>
        <w:tc>
          <w:tcPr>
            <w:tcW w:w="3009" w:type="dxa"/>
          </w:tcPr>
          <w:p w14:paraId="10265964" w14:textId="77777777" w:rsidR="00312BC3" w:rsidRPr="00C26C40" w:rsidRDefault="00312BC3" w:rsidP="00870DFD">
            <w:pPr>
              <w:rPr>
                <w:lang w:val="en-GB"/>
              </w:rPr>
            </w:pPr>
            <w:r w:rsidRPr="00C26C40">
              <w:rPr>
                <w:lang w:val="en-GB"/>
              </w:rPr>
              <w:t>0.0000</w:t>
            </w:r>
          </w:p>
        </w:tc>
      </w:tr>
      <w:tr w:rsidR="00312BC3" w:rsidRPr="00C26C40" w14:paraId="0D342D30" w14:textId="77777777" w:rsidTr="00870DFD">
        <w:trPr>
          <w:jc w:val="center"/>
        </w:trPr>
        <w:tc>
          <w:tcPr>
            <w:tcW w:w="3009" w:type="dxa"/>
          </w:tcPr>
          <w:p w14:paraId="73DFF1B2" w14:textId="7B3BBACB"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714837C4" w14:textId="77777777" w:rsidR="00312BC3" w:rsidRPr="00C26C40" w:rsidRDefault="00312BC3" w:rsidP="00870DFD">
            <w:pPr>
              <w:rPr>
                <w:lang w:val="en-GB"/>
              </w:rPr>
            </w:pPr>
            <w:r w:rsidRPr="00C26C40">
              <w:rPr>
                <w:lang w:val="en-GB"/>
              </w:rPr>
              <w:t>0.000</w:t>
            </w:r>
          </w:p>
        </w:tc>
        <w:tc>
          <w:tcPr>
            <w:tcW w:w="3009" w:type="dxa"/>
          </w:tcPr>
          <w:p w14:paraId="7A904F03" w14:textId="77777777" w:rsidR="00312BC3" w:rsidRPr="00C26C40" w:rsidRDefault="00312BC3" w:rsidP="00870DFD">
            <w:pPr>
              <w:rPr>
                <w:lang w:val="en-GB"/>
              </w:rPr>
            </w:pPr>
            <w:r w:rsidRPr="00C26C40">
              <w:rPr>
                <w:lang w:val="en-GB"/>
              </w:rPr>
              <w:t>0.0000</w:t>
            </w:r>
          </w:p>
        </w:tc>
      </w:tr>
      <w:tr w:rsidR="00312BC3" w:rsidRPr="00C26C40" w14:paraId="3F497514" w14:textId="77777777" w:rsidTr="00870DFD">
        <w:trPr>
          <w:jc w:val="center"/>
        </w:trPr>
        <w:tc>
          <w:tcPr>
            <w:tcW w:w="3009" w:type="dxa"/>
          </w:tcPr>
          <w:p w14:paraId="25B65119" w14:textId="77777777" w:rsidR="00312BC3" w:rsidRPr="00C26C40" w:rsidRDefault="00312BC3" w:rsidP="00870DFD">
            <w:pPr>
              <w:rPr>
                <w:lang w:val="en-GB"/>
              </w:rPr>
            </w:pPr>
            <w:r w:rsidRPr="00C26C40">
              <w:rPr>
                <w:b/>
                <w:lang w:val="en-GB"/>
              </w:rPr>
              <w:t>Total</w:t>
            </w:r>
          </w:p>
        </w:tc>
        <w:tc>
          <w:tcPr>
            <w:tcW w:w="3009" w:type="dxa"/>
          </w:tcPr>
          <w:p w14:paraId="5E51EA92" w14:textId="77777777" w:rsidR="00312BC3" w:rsidRPr="00C26C40" w:rsidRDefault="00312BC3" w:rsidP="00870DFD">
            <w:pPr>
              <w:rPr>
                <w:lang w:val="en-GB"/>
              </w:rPr>
            </w:pPr>
            <w:r w:rsidRPr="00C26C40">
              <w:rPr>
                <w:b/>
                <w:lang w:val="en-GB"/>
              </w:rPr>
              <w:t>833.333</w:t>
            </w:r>
          </w:p>
        </w:tc>
        <w:tc>
          <w:tcPr>
            <w:tcW w:w="3009" w:type="dxa"/>
          </w:tcPr>
          <w:p w14:paraId="07A0CF9D" w14:textId="77777777" w:rsidR="00312BC3" w:rsidRPr="00C26C40" w:rsidRDefault="00312BC3" w:rsidP="00870DFD">
            <w:pPr>
              <w:rPr>
                <w:lang w:val="en-GB"/>
              </w:rPr>
            </w:pPr>
            <w:r w:rsidRPr="00C26C40">
              <w:rPr>
                <w:b/>
                <w:lang w:val="en-GB"/>
              </w:rPr>
              <w:t>1.0000</w:t>
            </w:r>
          </w:p>
        </w:tc>
      </w:tr>
      <w:tr w:rsidR="00312BC3" w:rsidRPr="00C26C40" w14:paraId="2DAB724B" w14:textId="77777777" w:rsidTr="00870DFD">
        <w:trPr>
          <w:jc w:val="center"/>
        </w:trPr>
        <w:tc>
          <w:tcPr>
            <w:tcW w:w="3009" w:type="dxa"/>
          </w:tcPr>
          <w:p w14:paraId="001D5F34" w14:textId="77777777" w:rsidR="00312BC3" w:rsidRPr="00C26C40" w:rsidRDefault="00312BC3" w:rsidP="00870DFD">
            <w:pPr>
              <w:rPr>
                <w:lang w:val="en-GB"/>
              </w:rPr>
            </w:pPr>
            <w:r w:rsidRPr="00C26C40">
              <w:rPr>
                <w:b/>
                <w:lang w:val="en-GB"/>
              </w:rPr>
              <w:t>Temperature (°C)</w:t>
            </w:r>
          </w:p>
        </w:tc>
        <w:tc>
          <w:tcPr>
            <w:tcW w:w="3009" w:type="dxa"/>
          </w:tcPr>
          <w:p w14:paraId="01DA06B1" w14:textId="77777777" w:rsidR="00312BC3" w:rsidRPr="00C26C40" w:rsidRDefault="00312BC3" w:rsidP="00870DFD">
            <w:pPr>
              <w:rPr>
                <w:lang w:val="en-GB"/>
              </w:rPr>
            </w:pPr>
            <w:r w:rsidRPr="00C26C40">
              <w:rPr>
                <w:b/>
                <w:lang w:val="en-GB"/>
              </w:rPr>
              <w:t>32.01</w:t>
            </w:r>
          </w:p>
        </w:tc>
        <w:tc>
          <w:tcPr>
            <w:tcW w:w="3009" w:type="dxa"/>
          </w:tcPr>
          <w:p w14:paraId="243F5BA4" w14:textId="77777777" w:rsidR="00312BC3" w:rsidRPr="00C26C40" w:rsidRDefault="00312BC3" w:rsidP="00870DFD">
            <w:pPr>
              <w:rPr>
                <w:lang w:val="en-GB"/>
              </w:rPr>
            </w:pPr>
          </w:p>
        </w:tc>
      </w:tr>
      <w:tr w:rsidR="00312BC3" w:rsidRPr="00C26C40" w14:paraId="2F839D35" w14:textId="77777777" w:rsidTr="00870DFD">
        <w:trPr>
          <w:jc w:val="center"/>
        </w:trPr>
        <w:tc>
          <w:tcPr>
            <w:tcW w:w="3009" w:type="dxa"/>
          </w:tcPr>
          <w:p w14:paraId="254C6507" w14:textId="77777777" w:rsidR="00312BC3" w:rsidRPr="00C26C40" w:rsidRDefault="00312BC3" w:rsidP="00870DFD">
            <w:pPr>
              <w:rPr>
                <w:lang w:val="en-GB"/>
              </w:rPr>
            </w:pPr>
            <w:r w:rsidRPr="00C26C40">
              <w:rPr>
                <w:b/>
                <w:lang w:val="en-GB"/>
              </w:rPr>
              <w:t>Pressure (atm)</w:t>
            </w:r>
          </w:p>
        </w:tc>
        <w:tc>
          <w:tcPr>
            <w:tcW w:w="3009" w:type="dxa"/>
          </w:tcPr>
          <w:p w14:paraId="7ECC7B18" w14:textId="77777777" w:rsidR="00312BC3" w:rsidRPr="00C26C40" w:rsidRDefault="00312BC3" w:rsidP="00870DFD">
            <w:pPr>
              <w:rPr>
                <w:lang w:val="en-GB"/>
              </w:rPr>
            </w:pPr>
            <w:r w:rsidRPr="00C26C40">
              <w:rPr>
                <w:b/>
                <w:lang w:val="en-GB"/>
              </w:rPr>
              <w:t>1.5000</w:t>
            </w:r>
          </w:p>
        </w:tc>
        <w:tc>
          <w:tcPr>
            <w:tcW w:w="3009" w:type="dxa"/>
          </w:tcPr>
          <w:p w14:paraId="059B3D19" w14:textId="77777777" w:rsidR="00312BC3" w:rsidRPr="00C26C40" w:rsidRDefault="00312BC3" w:rsidP="00870DFD">
            <w:pPr>
              <w:rPr>
                <w:lang w:val="en-GB"/>
              </w:rPr>
            </w:pPr>
          </w:p>
        </w:tc>
      </w:tr>
      <w:tr w:rsidR="00312BC3" w:rsidRPr="00C26C40" w14:paraId="118F5991" w14:textId="77777777" w:rsidTr="00870DFD">
        <w:trPr>
          <w:jc w:val="center"/>
        </w:trPr>
        <w:tc>
          <w:tcPr>
            <w:tcW w:w="3009" w:type="dxa"/>
            <w:shd w:val="clear" w:color="auto" w:fill="D9D9D9"/>
          </w:tcPr>
          <w:p w14:paraId="6732CBC6" w14:textId="77777777" w:rsidR="00312BC3" w:rsidRPr="00C26C40" w:rsidRDefault="00312BC3" w:rsidP="00870DFD">
            <w:pPr>
              <w:rPr>
                <w:lang w:val="en-GB"/>
              </w:rPr>
            </w:pPr>
            <w:r w:rsidRPr="00C26C40">
              <w:rPr>
                <w:b/>
                <w:sz w:val="22"/>
                <w:lang w:val="en-GB"/>
              </w:rPr>
              <w:t>Stream 506B</w:t>
            </w:r>
          </w:p>
        </w:tc>
        <w:tc>
          <w:tcPr>
            <w:tcW w:w="3009" w:type="dxa"/>
            <w:shd w:val="clear" w:color="auto" w:fill="D9D9D9"/>
          </w:tcPr>
          <w:p w14:paraId="22C05CBF"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48B2E1DB" w14:textId="77777777" w:rsidR="00312BC3" w:rsidRPr="00C26C40" w:rsidRDefault="00312BC3" w:rsidP="00870DFD">
            <w:pPr>
              <w:rPr>
                <w:lang w:val="en-GB"/>
              </w:rPr>
            </w:pPr>
            <w:r w:rsidRPr="00C26C40">
              <w:rPr>
                <w:b/>
                <w:sz w:val="22"/>
                <w:lang w:val="en-GB"/>
              </w:rPr>
              <w:t>Mass Fraction</w:t>
            </w:r>
          </w:p>
        </w:tc>
      </w:tr>
      <w:tr w:rsidR="00312BC3" w:rsidRPr="00C26C40" w14:paraId="58C300E9" w14:textId="77777777" w:rsidTr="00870DFD">
        <w:trPr>
          <w:jc w:val="center"/>
        </w:trPr>
        <w:tc>
          <w:tcPr>
            <w:tcW w:w="3009" w:type="dxa"/>
          </w:tcPr>
          <w:p w14:paraId="436BBC55" w14:textId="35D8416D"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1724EC9C" w14:textId="77777777" w:rsidR="00312BC3" w:rsidRPr="00C26C40" w:rsidRDefault="00312BC3" w:rsidP="00870DFD">
            <w:pPr>
              <w:rPr>
                <w:lang w:val="en-GB"/>
              </w:rPr>
            </w:pPr>
            <w:r w:rsidRPr="00C26C40">
              <w:rPr>
                <w:lang w:val="en-GB"/>
              </w:rPr>
              <w:t>427.298</w:t>
            </w:r>
          </w:p>
        </w:tc>
        <w:tc>
          <w:tcPr>
            <w:tcW w:w="3009" w:type="dxa"/>
          </w:tcPr>
          <w:p w14:paraId="7E95ED71" w14:textId="77777777" w:rsidR="00312BC3" w:rsidRPr="00C26C40" w:rsidRDefault="00312BC3" w:rsidP="00870DFD">
            <w:pPr>
              <w:rPr>
                <w:lang w:val="en-GB"/>
              </w:rPr>
            </w:pPr>
            <w:r w:rsidRPr="00C26C40">
              <w:rPr>
                <w:lang w:val="en-GB"/>
              </w:rPr>
              <w:t>0.6235</w:t>
            </w:r>
          </w:p>
        </w:tc>
      </w:tr>
      <w:tr w:rsidR="00312BC3" w:rsidRPr="00C26C40" w14:paraId="4A3A10CE" w14:textId="77777777" w:rsidTr="00870DFD">
        <w:trPr>
          <w:jc w:val="center"/>
        </w:trPr>
        <w:tc>
          <w:tcPr>
            <w:tcW w:w="3009" w:type="dxa"/>
          </w:tcPr>
          <w:p w14:paraId="4C06C409" w14:textId="35C4E105"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3A9B5B7F" w14:textId="77777777" w:rsidR="00312BC3" w:rsidRPr="00C26C40" w:rsidRDefault="00312BC3" w:rsidP="00870DFD">
            <w:pPr>
              <w:rPr>
                <w:lang w:val="en-GB"/>
              </w:rPr>
            </w:pPr>
            <w:r w:rsidRPr="00C26C40">
              <w:rPr>
                <w:lang w:val="en-GB"/>
              </w:rPr>
              <w:t>0.270</w:t>
            </w:r>
          </w:p>
        </w:tc>
        <w:tc>
          <w:tcPr>
            <w:tcW w:w="3009" w:type="dxa"/>
          </w:tcPr>
          <w:p w14:paraId="7511E2E3" w14:textId="77777777" w:rsidR="00312BC3" w:rsidRPr="00C26C40" w:rsidRDefault="00312BC3" w:rsidP="00870DFD">
            <w:pPr>
              <w:rPr>
                <w:lang w:val="en-GB"/>
              </w:rPr>
            </w:pPr>
            <w:r w:rsidRPr="00C26C40">
              <w:rPr>
                <w:lang w:val="en-GB"/>
              </w:rPr>
              <w:t>0.0004</w:t>
            </w:r>
          </w:p>
        </w:tc>
      </w:tr>
      <w:tr w:rsidR="00312BC3" w:rsidRPr="00C26C40" w14:paraId="0B5B2273" w14:textId="77777777" w:rsidTr="00870DFD">
        <w:trPr>
          <w:jc w:val="center"/>
        </w:trPr>
        <w:tc>
          <w:tcPr>
            <w:tcW w:w="3009" w:type="dxa"/>
          </w:tcPr>
          <w:p w14:paraId="30A38FDF" w14:textId="64F41766" w:rsidR="00312BC3" w:rsidRPr="00C26C40" w:rsidRDefault="0066574D" w:rsidP="00870DFD">
            <w:pPr>
              <w:rPr>
                <w:lang w:val="en-GB"/>
              </w:rPr>
            </w:pPr>
            <m:oMathPara>
              <m:oMath>
                <m:r>
                  <w:rPr>
                    <w:rFonts w:ascii="Cambria Math" w:hAnsi="Cambria Math"/>
                    <w:lang w:val="en-GB"/>
                  </w:rPr>
                  <w:lastRenderedPageBreak/>
                  <m:t>SiO₂</m:t>
                </m:r>
              </m:oMath>
            </m:oMathPara>
          </w:p>
        </w:tc>
        <w:tc>
          <w:tcPr>
            <w:tcW w:w="3009" w:type="dxa"/>
          </w:tcPr>
          <w:p w14:paraId="0DD31A1C" w14:textId="77777777" w:rsidR="00312BC3" w:rsidRPr="00C26C40" w:rsidRDefault="00312BC3" w:rsidP="00870DFD">
            <w:pPr>
              <w:rPr>
                <w:lang w:val="en-GB"/>
              </w:rPr>
            </w:pPr>
            <w:r w:rsidRPr="00C26C40">
              <w:rPr>
                <w:lang w:val="en-GB"/>
              </w:rPr>
              <w:t>123.284</w:t>
            </w:r>
          </w:p>
        </w:tc>
        <w:tc>
          <w:tcPr>
            <w:tcW w:w="3009" w:type="dxa"/>
          </w:tcPr>
          <w:p w14:paraId="769D4B35" w14:textId="77777777" w:rsidR="00312BC3" w:rsidRPr="00C26C40" w:rsidRDefault="00312BC3" w:rsidP="00870DFD">
            <w:pPr>
              <w:rPr>
                <w:lang w:val="en-GB"/>
              </w:rPr>
            </w:pPr>
            <w:r w:rsidRPr="00C26C40">
              <w:rPr>
                <w:lang w:val="en-GB"/>
              </w:rPr>
              <w:t>0.1799</w:t>
            </w:r>
          </w:p>
        </w:tc>
      </w:tr>
      <w:tr w:rsidR="00312BC3" w:rsidRPr="00C26C40" w14:paraId="7FE89F49" w14:textId="77777777" w:rsidTr="00870DFD">
        <w:trPr>
          <w:jc w:val="center"/>
        </w:trPr>
        <w:tc>
          <w:tcPr>
            <w:tcW w:w="3009" w:type="dxa"/>
          </w:tcPr>
          <w:p w14:paraId="4245425C" w14:textId="46700532"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760FA02E" w14:textId="77777777" w:rsidR="00312BC3" w:rsidRPr="00C26C40" w:rsidRDefault="00312BC3" w:rsidP="00870DFD">
            <w:pPr>
              <w:rPr>
                <w:lang w:val="en-GB"/>
              </w:rPr>
            </w:pPr>
            <w:r w:rsidRPr="00C26C40">
              <w:rPr>
                <w:lang w:val="en-GB"/>
              </w:rPr>
              <w:t>0.000</w:t>
            </w:r>
          </w:p>
        </w:tc>
        <w:tc>
          <w:tcPr>
            <w:tcW w:w="3009" w:type="dxa"/>
          </w:tcPr>
          <w:p w14:paraId="5080FFF8" w14:textId="77777777" w:rsidR="00312BC3" w:rsidRPr="00C26C40" w:rsidRDefault="00312BC3" w:rsidP="00870DFD">
            <w:pPr>
              <w:rPr>
                <w:lang w:val="en-GB"/>
              </w:rPr>
            </w:pPr>
            <w:r w:rsidRPr="00C26C40">
              <w:rPr>
                <w:lang w:val="en-GB"/>
              </w:rPr>
              <w:t>0.0000</w:t>
            </w:r>
          </w:p>
        </w:tc>
      </w:tr>
      <w:tr w:rsidR="00312BC3" w:rsidRPr="00C26C40" w14:paraId="41B8F12E" w14:textId="77777777" w:rsidTr="00870DFD">
        <w:trPr>
          <w:jc w:val="center"/>
        </w:trPr>
        <w:tc>
          <w:tcPr>
            <w:tcW w:w="3009" w:type="dxa"/>
          </w:tcPr>
          <w:p w14:paraId="1A33BDB1" w14:textId="32655CB4"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4E00E0AE" w14:textId="77777777" w:rsidR="00312BC3" w:rsidRPr="00C26C40" w:rsidRDefault="00312BC3" w:rsidP="00870DFD">
            <w:pPr>
              <w:rPr>
                <w:lang w:val="en-GB"/>
              </w:rPr>
            </w:pPr>
            <w:r w:rsidRPr="00C26C40">
              <w:rPr>
                <w:lang w:val="en-GB"/>
              </w:rPr>
              <w:t>0.000</w:t>
            </w:r>
          </w:p>
        </w:tc>
        <w:tc>
          <w:tcPr>
            <w:tcW w:w="3009" w:type="dxa"/>
          </w:tcPr>
          <w:p w14:paraId="12B84197" w14:textId="77777777" w:rsidR="00312BC3" w:rsidRPr="00C26C40" w:rsidRDefault="00312BC3" w:rsidP="00870DFD">
            <w:pPr>
              <w:rPr>
                <w:lang w:val="en-GB"/>
              </w:rPr>
            </w:pPr>
            <w:r w:rsidRPr="00C26C40">
              <w:rPr>
                <w:lang w:val="en-GB"/>
              </w:rPr>
              <w:t>0.0000</w:t>
            </w:r>
          </w:p>
        </w:tc>
      </w:tr>
      <w:tr w:rsidR="00312BC3" w:rsidRPr="00C26C40" w14:paraId="714BB939" w14:textId="77777777" w:rsidTr="00870DFD">
        <w:trPr>
          <w:jc w:val="center"/>
        </w:trPr>
        <w:tc>
          <w:tcPr>
            <w:tcW w:w="3009" w:type="dxa"/>
          </w:tcPr>
          <w:p w14:paraId="6F095BCF" w14:textId="6C15CF77"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5513F5D4" w14:textId="77777777" w:rsidR="00312BC3" w:rsidRPr="00C26C40" w:rsidRDefault="00312BC3" w:rsidP="00870DFD">
            <w:pPr>
              <w:rPr>
                <w:lang w:val="en-GB"/>
              </w:rPr>
            </w:pPr>
            <w:r w:rsidRPr="00C26C40">
              <w:rPr>
                <w:lang w:val="en-GB"/>
              </w:rPr>
              <w:t>0.261</w:t>
            </w:r>
          </w:p>
        </w:tc>
        <w:tc>
          <w:tcPr>
            <w:tcW w:w="3009" w:type="dxa"/>
          </w:tcPr>
          <w:p w14:paraId="79CAB9ED" w14:textId="77777777" w:rsidR="00312BC3" w:rsidRPr="00C26C40" w:rsidRDefault="00312BC3" w:rsidP="00870DFD">
            <w:pPr>
              <w:rPr>
                <w:lang w:val="en-GB"/>
              </w:rPr>
            </w:pPr>
            <w:r w:rsidRPr="00C26C40">
              <w:rPr>
                <w:lang w:val="en-GB"/>
              </w:rPr>
              <w:t>0.0004</w:t>
            </w:r>
          </w:p>
        </w:tc>
      </w:tr>
      <w:tr w:rsidR="00312BC3" w:rsidRPr="00C26C40" w14:paraId="0D12CFFD" w14:textId="77777777" w:rsidTr="00870DFD">
        <w:trPr>
          <w:jc w:val="center"/>
        </w:trPr>
        <w:tc>
          <w:tcPr>
            <w:tcW w:w="3009" w:type="dxa"/>
          </w:tcPr>
          <w:p w14:paraId="010DB0EE" w14:textId="6F9F6A8E"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05493943" w14:textId="77777777" w:rsidR="00312BC3" w:rsidRPr="00C26C40" w:rsidRDefault="00312BC3" w:rsidP="00870DFD">
            <w:pPr>
              <w:rPr>
                <w:lang w:val="en-GB"/>
              </w:rPr>
            </w:pPr>
            <w:r w:rsidRPr="00C26C40">
              <w:rPr>
                <w:lang w:val="en-GB"/>
              </w:rPr>
              <w:t>134.237</w:t>
            </w:r>
          </w:p>
        </w:tc>
        <w:tc>
          <w:tcPr>
            <w:tcW w:w="3009" w:type="dxa"/>
          </w:tcPr>
          <w:p w14:paraId="6526658D" w14:textId="77777777" w:rsidR="00312BC3" w:rsidRPr="00C26C40" w:rsidRDefault="00312BC3" w:rsidP="00870DFD">
            <w:pPr>
              <w:rPr>
                <w:lang w:val="en-GB"/>
              </w:rPr>
            </w:pPr>
            <w:r w:rsidRPr="00C26C40">
              <w:rPr>
                <w:lang w:val="en-GB"/>
              </w:rPr>
              <w:t>0.1959</w:t>
            </w:r>
          </w:p>
        </w:tc>
      </w:tr>
      <w:tr w:rsidR="00312BC3" w:rsidRPr="00C26C40" w14:paraId="1CAE68CD" w14:textId="77777777" w:rsidTr="00870DFD">
        <w:trPr>
          <w:jc w:val="center"/>
        </w:trPr>
        <w:tc>
          <w:tcPr>
            <w:tcW w:w="3009" w:type="dxa"/>
          </w:tcPr>
          <w:p w14:paraId="25C1D782" w14:textId="77777777" w:rsidR="00312BC3" w:rsidRPr="00C26C40" w:rsidRDefault="00312BC3" w:rsidP="00870DFD">
            <w:pPr>
              <w:rPr>
                <w:lang w:val="en-GB"/>
              </w:rPr>
            </w:pPr>
            <w:r w:rsidRPr="00C26C40">
              <w:rPr>
                <w:b/>
                <w:lang w:val="en-GB"/>
              </w:rPr>
              <w:t>Total</w:t>
            </w:r>
          </w:p>
        </w:tc>
        <w:tc>
          <w:tcPr>
            <w:tcW w:w="3009" w:type="dxa"/>
          </w:tcPr>
          <w:p w14:paraId="18754B5A" w14:textId="77777777" w:rsidR="00312BC3" w:rsidRPr="00C26C40" w:rsidRDefault="00312BC3" w:rsidP="00870DFD">
            <w:pPr>
              <w:rPr>
                <w:lang w:val="en-GB"/>
              </w:rPr>
            </w:pPr>
            <w:r w:rsidRPr="00C26C40">
              <w:rPr>
                <w:b/>
                <w:lang w:val="en-GB"/>
              </w:rPr>
              <w:t>685.351</w:t>
            </w:r>
          </w:p>
        </w:tc>
        <w:tc>
          <w:tcPr>
            <w:tcW w:w="3009" w:type="dxa"/>
          </w:tcPr>
          <w:p w14:paraId="66D88D37" w14:textId="77777777" w:rsidR="00312BC3" w:rsidRPr="00C26C40" w:rsidRDefault="00312BC3" w:rsidP="00870DFD">
            <w:pPr>
              <w:rPr>
                <w:lang w:val="en-GB"/>
              </w:rPr>
            </w:pPr>
            <w:r w:rsidRPr="00C26C40">
              <w:rPr>
                <w:b/>
                <w:lang w:val="en-GB"/>
              </w:rPr>
              <w:t>1.0000</w:t>
            </w:r>
          </w:p>
        </w:tc>
      </w:tr>
      <w:tr w:rsidR="00312BC3" w:rsidRPr="00C26C40" w14:paraId="2975FE39" w14:textId="77777777" w:rsidTr="00870DFD">
        <w:trPr>
          <w:jc w:val="center"/>
        </w:trPr>
        <w:tc>
          <w:tcPr>
            <w:tcW w:w="3009" w:type="dxa"/>
          </w:tcPr>
          <w:p w14:paraId="69F73093" w14:textId="77777777" w:rsidR="00312BC3" w:rsidRPr="00C26C40" w:rsidRDefault="00312BC3" w:rsidP="00870DFD">
            <w:pPr>
              <w:rPr>
                <w:lang w:val="en-GB"/>
              </w:rPr>
            </w:pPr>
            <w:r w:rsidRPr="00C26C40">
              <w:rPr>
                <w:b/>
                <w:lang w:val="en-GB"/>
              </w:rPr>
              <w:t>Temperature (°C)</w:t>
            </w:r>
          </w:p>
        </w:tc>
        <w:tc>
          <w:tcPr>
            <w:tcW w:w="3009" w:type="dxa"/>
          </w:tcPr>
          <w:p w14:paraId="4B0F68C5" w14:textId="77777777" w:rsidR="00312BC3" w:rsidRPr="00C26C40" w:rsidRDefault="00312BC3" w:rsidP="00870DFD">
            <w:pPr>
              <w:rPr>
                <w:lang w:val="en-GB"/>
              </w:rPr>
            </w:pPr>
            <w:r w:rsidRPr="00C26C40">
              <w:rPr>
                <w:b/>
                <w:lang w:val="en-GB"/>
              </w:rPr>
              <w:t>32.30</w:t>
            </w:r>
          </w:p>
        </w:tc>
        <w:tc>
          <w:tcPr>
            <w:tcW w:w="3009" w:type="dxa"/>
          </w:tcPr>
          <w:p w14:paraId="29332097" w14:textId="77777777" w:rsidR="00312BC3" w:rsidRPr="00C26C40" w:rsidRDefault="00312BC3" w:rsidP="00870DFD">
            <w:pPr>
              <w:rPr>
                <w:lang w:val="en-GB"/>
              </w:rPr>
            </w:pPr>
          </w:p>
        </w:tc>
      </w:tr>
      <w:tr w:rsidR="00312BC3" w:rsidRPr="00C26C40" w14:paraId="06FE07CE" w14:textId="77777777" w:rsidTr="00870DFD">
        <w:trPr>
          <w:jc w:val="center"/>
        </w:trPr>
        <w:tc>
          <w:tcPr>
            <w:tcW w:w="3009" w:type="dxa"/>
          </w:tcPr>
          <w:p w14:paraId="2EA6A17B" w14:textId="77777777" w:rsidR="00312BC3" w:rsidRPr="00C26C40" w:rsidRDefault="00312BC3" w:rsidP="00870DFD">
            <w:pPr>
              <w:rPr>
                <w:lang w:val="en-GB"/>
              </w:rPr>
            </w:pPr>
            <w:r w:rsidRPr="00C26C40">
              <w:rPr>
                <w:b/>
                <w:lang w:val="en-GB"/>
              </w:rPr>
              <w:t>Pressure (atm)</w:t>
            </w:r>
          </w:p>
        </w:tc>
        <w:tc>
          <w:tcPr>
            <w:tcW w:w="3009" w:type="dxa"/>
          </w:tcPr>
          <w:p w14:paraId="498DBE2E" w14:textId="77777777" w:rsidR="00312BC3" w:rsidRPr="00C26C40" w:rsidRDefault="00312BC3" w:rsidP="00870DFD">
            <w:pPr>
              <w:rPr>
                <w:lang w:val="en-GB"/>
              </w:rPr>
            </w:pPr>
            <w:r w:rsidRPr="00C26C40">
              <w:rPr>
                <w:b/>
                <w:lang w:val="en-GB"/>
              </w:rPr>
              <w:t>1.9738</w:t>
            </w:r>
          </w:p>
        </w:tc>
        <w:tc>
          <w:tcPr>
            <w:tcW w:w="3009" w:type="dxa"/>
          </w:tcPr>
          <w:p w14:paraId="5DC5C406" w14:textId="77777777" w:rsidR="00312BC3" w:rsidRPr="00C26C40" w:rsidRDefault="00312BC3" w:rsidP="00870DFD">
            <w:pPr>
              <w:rPr>
                <w:lang w:val="en-GB"/>
              </w:rPr>
            </w:pPr>
          </w:p>
        </w:tc>
      </w:tr>
    </w:tbl>
    <w:p w14:paraId="5A7E1358" w14:textId="77777777" w:rsidR="00312BC3" w:rsidRPr="00C26C40" w:rsidRDefault="00312BC3" w:rsidP="00312BC3">
      <w:r w:rsidRPr="00C26C40">
        <w:t>Outlet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1F8588F0" w14:textId="77777777" w:rsidTr="00870DFD">
        <w:trPr>
          <w:jc w:val="center"/>
        </w:trPr>
        <w:tc>
          <w:tcPr>
            <w:tcW w:w="3009" w:type="dxa"/>
            <w:shd w:val="clear" w:color="auto" w:fill="D9D9D9"/>
          </w:tcPr>
          <w:p w14:paraId="31B908F0" w14:textId="77777777" w:rsidR="00312BC3" w:rsidRPr="00C26C40" w:rsidRDefault="00312BC3" w:rsidP="00870DFD">
            <w:pPr>
              <w:rPr>
                <w:lang w:val="en-GB"/>
              </w:rPr>
            </w:pPr>
            <w:r w:rsidRPr="00C26C40">
              <w:rPr>
                <w:b/>
                <w:sz w:val="22"/>
                <w:lang w:val="en-GB"/>
              </w:rPr>
              <w:t>Stream 502</w:t>
            </w:r>
          </w:p>
        </w:tc>
        <w:tc>
          <w:tcPr>
            <w:tcW w:w="3009" w:type="dxa"/>
            <w:shd w:val="clear" w:color="auto" w:fill="D9D9D9"/>
          </w:tcPr>
          <w:p w14:paraId="22989D3B"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53D4A332" w14:textId="77777777" w:rsidR="00312BC3" w:rsidRPr="00C26C40" w:rsidRDefault="00312BC3" w:rsidP="00870DFD">
            <w:pPr>
              <w:rPr>
                <w:lang w:val="en-GB"/>
              </w:rPr>
            </w:pPr>
            <w:r w:rsidRPr="00C26C40">
              <w:rPr>
                <w:b/>
                <w:sz w:val="22"/>
                <w:lang w:val="en-GB"/>
              </w:rPr>
              <w:t>Mass Fraction</w:t>
            </w:r>
          </w:p>
        </w:tc>
      </w:tr>
      <w:tr w:rsidR="00312BC3" w:rsidRPr="00C26C40" w14:paraId="78A350A0" w14:textId="77777777" w:rsidTr="00870DFD">
        <w:trPr>
          <w:jc w:val="center"/>
        </w:trPr>
        <w:tc>
          <w:tcPr>
            <w:tcW w:w="3009" w:type="dxa"/>
          </w:tcPr>
          <w:p w14:paraId="60E31582" w14:textId="66652121"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02BD1085" w14:textId="77777777" w:rsidR="00312BC3" w:rsidRPr="00C26C40" w:rsidRDefault="00312BC3" w:rsidP="00870DFD">
            <w:pPr>
              <w:rPr>
                <w:lang w:val="en-GB"/>
              </w:rPr>
            </w:pPr>
            <w:r w:rsidRPr="00C26C40">
              <w:rPr>
                <w:lang w:val="en-GB"/>
              </w:rPr>
              <w:t>1,260.632</w:t>
            </w:r>
          </w:p>
        </w:tc>
        <w:tc>
          <w:tcPr>
            <w:tcW w:w="3009" w:type="dxa"/>
          </w:tcPr>
          <w:p w14:paraId="2A2F6E32" w14:textId="77777777" w:rsidR="00312BC3" w:rsidRPr="00C26C40" w:rsidRDefault="00312BC3" w:rsidP="00870DFD">
            <w:pPr>
              <w:rPr>
                <w:lang w:val="en-GB"/>
              </w:rPr>
            </w:pPr>
            <w:r w:rsidRPr="00C26C40">
              <w:rPr>
                <w:lang w:val="en-GB"/>
              </w:rPr>
              <w:t>0.6236</w:t>
            </w:r>
          </w:p>
        </w:tc>
      </w:tr>
      <w:tr w:rsidR="00312BC3" w:rsidRPr="00C26C40" w14:paraId="072B04D5" w14:textId="77777777" w:rsidTr="00870DFD">
        <w:trPr>
          <w:jc w:val="center"/>
        </w:trPr>
        <w:tc>
          <w:tcPr>
            <w:tcW w:w="3009" w:type="dxa"/>
          </w:tcPr>
          <w:p w14:paraId="2C590083" w14:textId="42D9BB11"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6D757B20" w14:textId="77777777" w:rsidR="00312BC3" w:rsidRPr="00C26C40" w:rsidRDefault="00312BC3" w:rsidP="00870DFD">
            <w:pPr>
              <w:rPr>
                <w:lang w:val="en-GB"/>
              </w:rPr>
            </w:pPr>
            <w:r w:rsidRPr="00C26C40">
              <w:rPr>
                <w:lang w:val="en-GB"/>
              </w:rPr>
              <w:t>0.796</w:t>
            </w:r>
          </w:p>
        </w:tc>
        <w:tc>
          <w:tcPr>
            <w:tcW w:w="3009" w:type="dxa"/>
          </w:tcPr>
          <w:p w14:paraId="4F017D26" w14:textId="77777777" w:rsidR="00312BC3" w:rsidRPr="00C26C40" w:rsidRDefault="00312BC3" w:rsidP="00870DFD">
            <w:pPr>
              <w:rPr>
                <w:lang w:val="en-GB"/>
              </w:rPr>
            </w:pPr>
            <w:r w:rsidRPr="00C26C40">
              <w:rPr>
                <w:lang w:val="en-GB"/>
              </w:rPr>
              <w:t>0.0004</w:t>
            </w:r>
          </w:p>
        </w:tc>
      </w:tr>
      <w:tr w:rsidR="00312BC3" w:rsidRPr="00C26C40" w14:paraId="39AA241C" w14:textId="77777777" w:rsidTr="00870DFD">
        <w:trPr>
          <w:jc w:val="center"/>
        </w:trPr>
        <w:tc>
          <w:tcPr>
            <w:tcW w:w="3009" w:type="dxa"/>
          </w:tcPr>
          <w:p w14:paraId="186513AE" w14:textId="79AF8D6A"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78B0CBCE" w14:textId="77777777" w:rsidR="00312BC3" w:rsidRPr="00C26C40" w:rsidRDefault="00312BC3" w:rsidP="00870DFD">
            <w:pPr>
              <w:rPr>
                <w:lang w:val="en-GB"/>
              </w:rPr>
            </w:pPr>
            <w:r w:rsidRPr="00C26C40">
              <w:rPr>
                <w:lang w:val="en-GB"/>
              </w:rPr>
              <w:t>363.449</w:t>
            </w:r>
          </w:p>
        </w:tc>
        <w:tc>
          <w:tcPr>
            <w:tcW w:w="3009" w:type="dxa"/>
          </w:tcPr>
          <w:p w14:paraId="3187969F" w14:textId="77777777" w:rsidR="00312BC3" w:rsidRPr="00C26C40" w:rsidRDefault="00312BC3" w:rsidP="00870DFD">
            <w:pPr>
              <w:rPr>
                <w:lang w:val="en-GB"/>
              </w:rPr>
            </w:pPr>
            <w:r w:rsidRPr="00C26C40">
              <w:rPr>
                <w:lang w:val="en-GB"/>
              </w:rPr>
              <w:t>0.1798</w:t>
            </w:r>
          </w:p>
        </w:tc>
      </w:tr>
      <w:tr w:rsidR="00312BC3" w:rsidRPr="00C26C40" w14:paraId="4538BC86" w14:textId="77777777" w:rsidTr="00870DFD">
        <w:trPr>
          <w:jc w:val="center"/>
        </w:trPr>
        <w:tc>
          <w:tcPr>
            <w:tcW w:w="3009" w:type="dxa"/>
          </w:tcPr>
          <w:p w14:paraId="4F38118D" w14:textId="177CE2BA"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35061DB9" w14:textId="77777777" w:rsidR="00312BC3" w:rsidRPr="00C26C40" w:rsidRDefault="00312BC3" w:rsidP="00870DFD">
            <w:pPr>
              <w:rPr>
                <w:lang w:val="en-GB"/>
              </w:rPr>
            </w:pPr>
            <w:r w:rsidRPr="00C26C40">
              <w:rPr>
                <w:lang w:val="en-GB"/>
              </w:rPr>
              <w:t>0.000</w:t>
            </w:r>
          </w:p>
        </w:tc>
        <w:tc>
          <w:tcPr>
            <w:tcW w:w="3009" w:type="dxa"/>
          </w:tcPr>
          <w:p w14:paraId="46AF1155" w14:textId="77777777" w:rsidR="00312BC3" w:rsidRPr="00C26C40" w:rsidRDefault="00312BC3" w:rsidP="00870DFD">
            <w:pPr>
              <w:rPr>
                <w:lang w:val="en-GB"/>
              </w:rPr>
            </w:pPr>
            <w:r w:rsidRPr="00C26C40">
              <w:rPr>
                <w:lang w:val="en-GB"/>
              </w:rPr>
              <w:t>0.0000</w:t>
            </w:r>
          </w:p>
        </w:tc>
      </w:tr>
      <w:tr w:rsidR="00312BC3" w:rsidRPr="00C26C40" w14:paraId="111A5C7F" w14:textId="77777777" w:rsidTr="00870DFD">
        <w:trPr>
          <w:jc w:val="center"/>
        </w:trPr>
        <w:tc>
          <w:tcPr>
            <w:tcW w:w="3009" w:type="dxa"/>
          </w:tcPr>
          <w:p w14:paraId="2CA547EF" w14:textId="44BB6689"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5BC55AD6" w14:textId="77777777" w:rsidR="00312BC3" w:rsidRPr="00C26C40" w:rsidRDefault="00312BC3" w:rsidP="00870DFD">
            <w:pPr>
              <w:rPr>
                <w:lang w:val="en-GB"/>
              </w:rPr>
            </w:pPr>
            <w:r w:rsidRPr="00C26C40">
              <w:rPr>
                <w:lang w:val="en-GB"/>
              </w:rPr>
              <w:t>0.000</w:t>
            </w:r>
          </w:p>
        </w:tc>
        <w:tc>
          <w:tcPr>
            <w:tcW w:w="3009" w:type="dxa"/>
          </w:tcPr>
          <w:p w14:paraId="3D3ABABB" w14:textId="77777777" w:rsidR="00312BC3" w:rsidRPr="00C26C40" w:rsidRDefault="00312BC3" w:rsidP="00870DFD">
            <w:pPr>
              <w:rPr>
                <w:lang w:val="en-GB"/>
              </w:rPr>
            </w:pPr>
            <w:r w:rsidRPr="00C26C40">
              <w:rPr>
                <w:lang w:val="en-GB"/>
              </w:rPr>
              <w:t>0.0000</w:t>
            </w:r>
          </w:p>
        </w:tc>
      </w:tr>
      <w:tr w:rsidR="00312BC3" w:rsidRPr="00C26C40" w14:paraId="0C02EE8E" w14:textId="77777777" w:rsidTr="00870DFD">
        <w:trPr>
          <w:jc w:val="center"/>
        </w:trPr>
        <w:tc>
          <w:tcPr>
            <w:tcW w:w="3009" w:type="dxa"/>
          </w:tcPr>
          <w:p w14:paraId="3B5B2F55" w14:textId="546978DF"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34339663" w14:textId="77777777" w:rsidR="00312BC3" w:rsidRPr="00C26C40" w:rsidRDefault="00312BC3" w:rsidP="00870DFD">
            <w:pPr>
              <w:rPr>
                <w:lang w:val="en-GB"/>
              </w:rPr>
            </w:pPr>
            <w:r w:rsidRPr="00C26C40">
              <w:rPr>
                <w:lang w:val="en-GB"/>
              </w:rPr>
              <w:t>0.769</w:t>
            </w:r>
          </w:p>
        </w:tc>
        <w:tc>
          <w:tcPr>
            <w:tcW w:w="3009" w:type="dxa"/>
          </w:tcPr>
          <w:p w14:paraId="3A1D2AE2" w14:textId="77777777" w:rsidR="00312BC3" w:rsidRPr="00C26C40" w:rsidRDefault="00312BC3" w:rsidP="00870DFD">
            <w:pPr>
              <w:rPr>
                <w:lang w:val="en-GB"/>
              </w:rPr>
            </w:pPr>
            <w:r w:rsidRPr="00C26C40">
              <w:rPr>
                <w:lang w:val="en-GB"/>
              </w:rPr>
              <w:t>0.0004</w:t>
            </w:r>
          </w:p>
        </w:tc>
      </w:tr>
      <w:tr w:rsidR="00312BC3" w:rsidRPr="00C26C40" w14:paraId="0072735E" w14:textId="77777777" w:rsidTr="00870DFD">
        <w:trPr>
          <w:jc w:val="center"/>
        </w:trPr>
        <w:tc>
          <w:tcPr>
            <w:tcW w:w="3009" w:type="dxa"/>
          </w:tcPr>
          <w:p w14:paraId="678677E1" w14:textId="06AEFB08"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2CB1D8B8" w14:textId="77777777" w:rsidR="00312BC3" w:rsidRPr="00C26C40" w:rsidRDefault="00312BC3" w:rsidP="00870DFD">
            <w:pPr>
              <w:rPr>
                <w:lang w:val="en-GB"/>
              </w:rPr>
            </w:pPr>
            <w:r w:rsidRPr="00C26C40">
              <w:rPr>
                <w:lang w:val="en-GB"/>
              </w:rPr>
              <w:t>395.739</w:t>
            </w:r>
          </w:p>
        </w:tc>
        <w:tc>
          <w:tcPr>
            <w:tcW w:w="3009" w:type="dxa"/>
          </w:tcPr>
          <w:p w14:paraId="3DD3C67D" w14:textId="77777777" w:rsidR="00312BC3" w:rsidRPr="00C26C40" w:rsidRDefault="00312BC3" w:rsidP="00870DFD">
            <w:pPr>
              <w:rPr>
                <w:lang w:val="en-GB"/>
              </w:rPr>
            </w:pPr>
            <w:r w:rsidRPr="00C26C40">
              <w:rPr>
                <w:lang w:val="en-GB"/>
              </w:rPr>
              <w:t>0.1958</w:t>
            </w:r>
          </w:p>
        </w:tc>
      </w:tr>
      <w:tr w:rsidR="00312BC3" w:rsidRPr="00C26C40" w14:paraId="1D25A7F0" w14:textId="77777777" w:rsidTr="00870DFD">
        <w:trPr>
          <w:jc w:val="center"/>
        </w:trPr>
        <w:tc>
          <w:tcPr>
            <w:tcW w:w="3009" w:type="dxa"/>
          </w:tcPr>
          <w:p w14:paraId="41C09B57" w14:textId="77777777" w:rsidR="00312BC3" w:rsidRPr="00C26C40" w:rsidRDefault="00312BC3" w:rsidP="00870DFD">
            <w:pPr>
              <w:rPr>
                <w:lang w:val="en-GB"/>
              </w:rPr>
            </w:pPr>
            <w:r w:rsidRPr="00C26C40">
              <w:rPr>
                <w:b/>
                <w:lang w:val="en-GB"/>
              </w:rPr>
              <w:t>Total</w:t>
            </w:r>
          </w:p>
        </w:tc>
        <w:tc>
          <w:tcPr>
            <w:tcW w:w="3009" w:type="dxa"/>
          </w:tcPr>
          <w:p w14:paraId="1514294F" w14:textId="77777777" w:rsidR="00312BC3" w:rsidRPr="00C26C40" w:rsidRDefault="00312BC3" w:rsidP="00870DFD">
            <w:pPr>
              <w:rPr>
                <w:lang w:val="en-GB"/>
              </w:rPr>
            </w:pPr>
            <w:r w:rsidRPr="00C26C40">
              <w:rPr>
                <w:b/>
                <w:lang w:val="en-GB"/>
              </w:rPr>
              <w:t>2,021.385</w:t>
            </w:r>
          </w:p>
        </w:tc>
        <w:tc>
          <w:tcPr>
            <w:tcW w:w="3009" w:type="dxa"/>
          </w:tcPr>
          <w:p w14:paraId="41816C54" w14:textId="77777777" w:rsidR="00312BC3" w:rsidRPr="00C26C40" w:rsidRDefault="00312BC3" w:rsidP="00870DFD">
            <w:pPr>
              <w:rPr>
                <w:lang w:val="en-GB"/>
              </w:rPr>
            </w:pPr>
            <w:r w:rsidRPr="00C26C40">
              <w:rPr>
                <w:b/>
                <w:lang w:val="en-GB"/>
              </w:rPr>
              <w:t>1.0000</w:t>
            </w:r>
          </w:p>
        </w:tc>
      </w:tr>
      <w:tr w:rsidR="00312BC3" w:rsidRPr="00C26C40" w14:paraId="4E3CFF4B" w14:textId="77777777" w:rsidTr="00870DFD">
        <w:trPr>
          <w:jc w:val="center"/>
        </w:trPr>
        <w:tc>
          <w:tcPr>
            <w:tcW w:w="3009" w:type="dxa"/>
          </w:tcPr>
          <w:p w14:paraId="48A8585C" w14:textId="77777777" w:rsidR="00312BC3" w:rsidRPr="00C26C40" w:rsidRDefault="00312BC3" w:rsidP="00870DFD">
            <w:pPr>
              <w:rPr>
                <w:lang w:val="en-GB"/>
              </w:rPr>
            </w:pPr>
            <w:r w:rsidRPr="00C26C40">
              <w:rPr>
                <w:b/>
                <w:lang w:val="en-GB"/>
              </w:rPr>
              <w:t>Temperature (°C)</w:t>
            </w:r>
          </w:p>
        </w:tc>
        <w:tc>
          <w:tcPr>
            <w:tcW w:w="3009" w:type="dxa"/>
          </w:tcPr>
          <w:p w14:paraId="7D52A7C5" w14:textId="77777777" w:rsidR="00312BC3" w:rsidRPr="00C26C40" w:rsidRDefault="00312BC3" w:rsidP="00870DFD">
            <w:pPr>
              <w:rPr>
                <w:lang w:val="en-GB"/>
              </w:rPr>
            </w:pPr>
            <w:r w:rsidRPr="00C26C40">
              <w:rPr>
                <w:b/>
                <w:lang w:val="en-GB"/>
              </w:rPr>
              <w:t>32.12</w:t>
            </w:r>
          </w:p>
        </w:tc>
        <w:tc>
          <w:tcPr>
            <w:tcW w:w="3009" w:type="dxa"/>
          </w:tcPr>
          <w:p w14:paraId="66FB356A" w14:textId="77777777" w:rsidR="00312BC3" w:rsidRPr="00C26C40" w:rsidRDefault="00312BC3" w:rsidP="00870DFD">
            <w:pPr>
              <w:rPr>
                <w:lang w:val="en-GB"/>
              </w:rPr>
            </w:pPr>
          </w:p>
        </w:tc>
      </w:tr>
      <w:tr w:rsidR="00312BC3" w:rsidRPr="00C26C40" w14:paraId="6603D2F3" w14:textId="77777777" w:rsidTr="00870DFD">
        <w:trPr>
          <w:jc w:val="center"/>
        </w:trPr>
        <w:tc>
          <w:tcPr>
            <w:tcW w:w="3009" w:type="dxa"/>
          </w:tcPr>
          <w:p w14:paraId="151ACDA5" w14:textId="77777777" w:rsidR="00312BC3" w:rsidRPr="00C26C40" w:rsidRDefault="00312BC3" w:rsidP="00870DFD">
            <w:pPr>
              <w:rPr>
                <w:lang w:val="en-GB"/>
              </w:rPr>
            </w:pPr>
            <w:r w:rsidRPr="00C26C40">
              <w:rPr>
                <w:b/>
                <w:lang w:val="en-GB"/>
              </w:rPr>
              <w:t>Pressure (atm)</w:t>
            </w:r>
          </w:p>
        </w:tc>
        <w:tc>
          <w:tcPr>
            <w:tcW w:w="3009" w:type="dxa"/>
          </w:tcPr>
          <w:p w14:paraId="404FEDE9" w14:textId="77777777" w:rsidR="00312BC3" w:rsidRPr="00C26C40" w:rsidRDefault="00312BC3" w:rsidP="00870DFD">
            <w:pPr>
              <w:rPr>
                <w:lang w:val="en-GB"/>
              </w:rPr>
            </w:pPr>
            <w:r w:rsidRPr="00C26C40">
              <w:rPr>
                <w:b/>
                <w:lang w:val="en-GB"/>
              </w:rPr>
              <w:t>1.0000</w:t>
            </w:r>
          </w:p>
        </w:tc>
        <w:tc>
          <w:tcPr>
            <w:tcW w:w="3009" w:type="dxa"/>
          </w:tcPr>
          <w:p w14:paraId="5566DB9C" w14:textId="77777777" w:rsidR="00312BC3" w:rsidRPr="00C26C40" w:rsidRDefault="00312BC3" w:rsidP="00870DFD">
            <w:pPr>
              <w:rPr>
                <w:lang w:val="en-GB"/>
              </w:rPr>
            </w:pPr>
          </w:p>
        </w:tc>
      </w:tr>
    </w:tbl>
    <w:p w14:paraId="4A37987C" w14:textId="77777777" w:rsidR="0077422B" w:rsidRPr="00C26C40" w:rsidRDefault="0077422B" w:rsidP="00312BC3">
      <w:pPr>
        <w:spacing w:before="160"/>
        <w:rPr>
          <w:b/>
        </w:rPr>
      </w:pPr>
    </w:p>
    <w:p w14:paraId="3BC0A7F8" w14:textId="6852C40A" w:rsidR="00312BC3" w:rsidRPr="00C26C40" w:rsidRDefault="00312BC3" w:rsidP="0077422B">
      <w:pPr>
        <w:pStyle w:val="Heading4"/>
      </w:pPr>
      <w:r w:rsidRPr="00C26C40">
        <w:t>P-502 — Slurry Feed Pump</w:t>
      </w:r>
    </w:p>
    <w:p w14:paraId="2436FCB6" w14:textId="7B0DBB65" w:rsidR="00312BC3" w:rsidRPr="00C26C40" w:rsidRDefault="00312BC3" w:rsidP="00312BC3">
      <w:r w:rsidRPr="00C26C40">
        <w:t>Unit Type: Pump</w:t>
      </w:r>
      <w:r w:rsidR="0077422B" w:rsidRPr="00C26C40">
        <w:tab/>
      </w:r>
      <w:r w:rsidRPr="00C26C40">
        <w:t>Inlet streams: 502    Outlet streams: 503</w:t>
      </w:r>
    </w:p>
    <w:p w14:paraId="6C898823" w14:textId="77777777" w:rsidR="00312BC3" w:rsidRPr="00C26C40" w:rsidRDefault="00312BC3" w:rsidP="00312BC3">
      <w:r w:rsidRPr="00C26C40">
        <w:t>The conditioned slurry (502) is pumped from TK-501 to the ball mill by the slurry feed pump P-502. Composition and temperature are essentially unchanged across this pumping step; only the stream pressure is increased to overcome the mill circuit head.</w:t>
      </w:r>
    </w:p>
    <w:p w14:paraId="7338A57E" w14:textId="77777777" w:rsidR="00312BC3" w:rsidRPr="00C26C40" w:rsidRDefault="00312BC3" w:rsidP="00312BC3">
      <w:r w:rsidRPr="00C26C40">
        <w:lastRenderedPageBreak/>
        <w:t>The component identity of the process stream(s) is unchanged across the unit; only physical conditions (temperature, pressure, and/or phase distribution) or stream routing are altered.</w:t>
      </w:r>
    </w:p>
    <w:p w14:paraId="5F31B980" w14:textId="77777777" w:rsidR="00312BC3" w:rsidRPr="00C26C40" w:rsidRDefault="00312BC3" w:rsidP="00312BC3">
      <w:r w:rsidRPr="00C26C40">
        <w:t>Inlet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65D2698B" w14:textId="77777777" w:rsidTr="00870DFD">
        <w:trPr>
          <w:jc w:val="center"/>
        </w:trPr>
        <w:tc>
          <w:tcPr>
            <w:tcW w:w="3009" w:type="dxa"/>
            <w:shd w:val="clear" w:color="auto" w:fill="D9D9D9"/>
          </w:tcPr>
          <w:p w14:paraId="11A63E8B" w14:textId="77777777" w:rsidR="00312BC3" w:rsidRPr="00C26C40" w:rsidRDefault="00312BC3" w:rsidP="00870DFD">
            <w:pPr>
              <w:rPr>
                <w:lang w:val="en-GB"/>
              </w:rPr>
            </w:pPr>
            <w:r w:rsidRPr="00C26C40">
              <w:rPr>
                <w:b/>
                <w:sz w:val="22"/>
                <w:lang w:val="en-GB"/>
              </w:rPr>
              <w:t>Stream 502</w:t>
            </w:r>
          </w:p>
        </w:tc>
        <w:tc>
          <w:tcPr>
            <w:tcW w:w="3009" w:type="dxa"/>
            <w:shd w:val="clear" w:color="auto" w:fill="D9D9D9"/>
          </w:tcPr>
          <w:p w14:paraId="31BA0236"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47F38F6F" w14:textId="77777777" w:rsidR="00312BC3" w:rsidRPr="00C26C40" w:rsidRDefault="00312BC3" w:rsidP="00870DFD">
            <w:pPr>
              <w:rPr>
                <w:lang w:val="en-GB"/>
              </w:rPr>
            </w:pPr>
            <w:r w:rsidRPr="00C26C40">
              <w:rPr>
                <w:b/>
                <w:sz w:val="22"/>
                <w:lang w:val="en-GB"/>
              </w:rPr>
              <w:t>Mass Fraction</w:t>
            </w:r>
          </w:p>
        </w:tc>
      </w:tr>
      <w:tr w:rsidR="00312BC3" w:rsidRPr="00C26C40" w14:paraId="64FBDD4F" w14:textId="77777777" w:rsidTr="00870DFD">
        <w:trPr>
          <w:jc w:val="center"/>
        </w:trPr>
        <w:tc>
          <w:tcPr>
            <w:tcW w:w="3009" w:type="dxa"/>
          </w:tcPr>
          <w:p w14:paraId="5427D9A1" w14:textId="69C85B6F"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17D4D10E" w14:textId="77777777" w:rsidR="00312BC3" w:rsidRPr="00C26C40" w:rsidRDefault="00312BC3" w:rsidP="00870DFD">
            <w:pPr>
              <w:rPr>
                <w:lang w:val="en-GB"/>
              </w:rPr>
            </w:pPr>
            <w:r w:rsidRPr="00C26C40">
              <w:rPr>
                <w:lang w:val="en-GB"/>
              </w:rPr>
              <w:t>1,260.632</w:t>
            </w:r>
          </w:p>
        </w:tc>
        <w:tc>
          <w:tcPr>
            <w:tcW w:w="3009" w:type="dxa"/>
          </w:tcPr>
          <w:p w14:paraId="5A64B836" w14:textId="77777777" w:rsidR="00312BC3" w:rsidRPr="00C26C40" w:rsidRDefault="00312BC3" w:rsidP="00870DFD">
            <w:pPr>
              <w:rPr>
                <w:lang w:val="en-GB"/>
              </w:rPr>
            </w:pPr>
            <w:r w:rsidRPr="00C26C40">
              <w:rPr>
                <w:lang w:val="en-GB"/>
              </w:rPr>
              <w:t>0.6236</w:t>
            </w:r>
          </w:p>
        </w:tc>
      </w:tr>
      <w:tr w:rsidR="00312BC3" w:rsidRPr="00C26C40" w14:paraId="1D90CB01" w14:textId="77777777" w:rsidTr="00870DFD">
        <w:trPr>
          <w:jc w:val="center"/>
        </w:trPr>
        <w:tc>
          <w:tcPr>
            <w:tcW w:w="3009" w:type="dxa"/>
          </w:tcPr>
          <w:p w14:paraId="2D661CE8" w14:textId="3949FB66"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416FB7C3" w14:textId="77777777" w:rsidR="00312BC3" w:rsidRPr="00C26C40" w:rsidRDefault="00312BC3" w:rsidP="00870DFD">
            <w:pPr>
              <w:rPr>
                <w:lang w:val="en-GB"/>
              </w:rPr>
            </w:pPr>
            <w:r w:rsidRPr="00C26C40">
              <w:rPr>
                <w:lang w:val="en-GB"/>
              </w:rPr>
              <w:t>0.796</w:t>
            </w:r>
          </w:p>
        </w:tc>
        <w:tc>
          <w:tcPr>
            <w:tcW w:w="3009" w:type="dxa"/>
          </w:tcPr>
          <w:p w14:paraId="75E9989E" w14:textId="77777777" w:rsidR="00312BC3" w:rsidRPr="00C26C40" w:rsidRDefault="00312BC3" w:rsidP="00870DFD">
            <w:pPr>
              <w:rPr>
                <w:lang w:val="en-GB"/>
              </w:rPr>
            </w:pPr>
            <w:r w:rsidRPr="00C26C40">
              <w:rPr>
                <w:lang w:val="en-GB"/>
              </w:rPr>
              <w:t>0.0004</w:t>
            </w:r>
          </w:p>
        </w:tc>
      </w:tr>
      <w:tr w:rsidR="00312BC3" w:rsidRPr="00C26C40" w14:paraId="4F360F6E" w14:textId="77777777" w:rsidTr="00870DFD">
        <w:trPr>
          <w:jc w:val="center"/>
        </w:trPr>
        <w:tc>
          <w:tcPr>
            <w:tcW w:w="3009" w:type="dxa"/>
          </w:tcPr>
          <w:p w14:paraId="56C8A487" w14:textId="7C4F1899"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6A5CAD9A" w14:textId="77777777" w:rsidR="00312BC3" w:rsidRPr="00C26C40" w:rsidRDefault="00312BC3" w:rsidP="00870DFD">
            <w:pPr>
              <w:rPr>
                <w:lang w:val="en-GB"/>
              </w:rPr>
            </w:pPr>
            <w:r w:rsidRPr="00C26C40">
              <w:rPr>
                <w:lang w:val="en-GB"/>
              </w:rPr>
              <w:t>363.449</w:t>
            </w:r>
          </w:p>
        </w:tc>
        <w:tc>
          <w:tcPr>
            <w:tcW w:w="3009" w:type="dxa"/>
          </w:tcPr>
          <w:p w14:paraId="007CCFA1" w14:textId="77777777" w:rsidR="00312BC3" w:rsidRPr="00C26C40" w:rsidRDefault="00312BC3" w:rsidP="00870DFD">
            <w:pPr>
              <w:rPr>
                <w:lang w:val="en-GB"/>
              </w:rPr>
            </w:pPr>
            <w:r w:rsidRPr="00C26C40">
              <w:rPr>
                <w:lang w:val="en-GB"/>
              </w:rPr>
              <w:t>0.1798</w:t>
            </w:r>
          </w:p>
        </w:tc>
      </w:tr>
      <w:tr w:rsidR="00312BC3" w:rsidRPr="00C26C40" w14:paraId="5FB1B951" w14:textId="77777777" w:rsidTr="00870DFD">
        <w:trPr>
          <w:jc w:val="center"/>
        </w:trPr>
        <w:tc>
          <w:tcPr>
            <w:tcW w:w="3009" w:type="dxa"/>
          </w:tcPr>
          <w:p w14:paraId="67FAD4CA" w14:textId="32380D5A"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1CC228EB" w14:textId="77777777" w:rsidR="00312BC3" w:rsidRPr="00C26C40" w:rsidRDefault="00312BC3" w:rsidP="00870DFD">
            <w:pPr>
              <w:rPr>
                <w:lang w:val="en-GB"/>
              </w:rPr>
            </w:pPr>
            <w:r w:rsidRPr="00C26C40">
              <w:rPr>
                <w:lang w:val="en-GB"/>
              </w:rPr>
              <w:t>0.000</w:t>
            </w:r>
          </w:p>
        </w:tc>
        <w:tc>
          <w:tcPr>
            <w:tcW w:w="3009" w:type="dxa"/>
          </w:tcPr>
          <w:p w14:paraId="5FA8898C" w14:textId="77777777" w:rsidR="00312BC3" w:rsidRPr="00C26C40" w:rsidRDefault="00312BC3" w:rsidP="00870DFD">
            <w:pPr>
              <w:rPr>
                <w:lang w:val="en-GB"/>
              </w:rPr>
            </w:pPr>
            <w:r w:rsidRPr="00C26C40">
              <w:rPr>
                <w:lang w:val="en-GB"/>
              </w:rPr>
              <w:t>0.0000</w:t>
            </w:r>
          </w:p>
        </w:tc>
      </w:tr>
      <w:tr w:rsidR="00312BC3" w:rsidRPr="00C26C40" w14:paraId="7A2CD48C" w14:textId="77777777" w:rsidTr="00870DFD">
        <w:trPr>
          <w:jc w:val="center"/>
        </w:trPr>
        <w:tc>
          <w:tcPr>
            <w:tcW w:w="3009" w:type="dxa"/>
          </w:tcPr>
          <w:p w14:paraId="401F4320" w14:textId="5E907DC3"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0A5EEF48" w14:textId="77777777" w:rsidR="00312BC3" w:rsidRPr="00C26C40" w:rsidRDefault="00312BC3" w:rsidP="00870DFD">
            <w:pPr>
              <w:rPr>
                <w:lang w:val="en-GB"/>
              </w:rPr>
            </w:pPr>
            <w:r w:rsidRPr="00C26C40">
              <w:rPr>
                <w:lang w:val="en-GB"/>
              </w:rPr>
              <w:t>0.000</w:t>
            </w:r>
          </w:p>
        </w:tc>
        <w:tc>
          <w:tcPr>
            <w:tcW w:w="3009" w:type="dxa"/>
          </w:tcPr>
          <w:p w14:paraId="770E49A9" w14:textId="77777777" w:rsidR="00312BC3" w:rsidRPr="00C26C40" w:rsidRDefault="00312BC3" w:rsidP="00870DFD">
            <w:pPr>
              <w:rPr>
                <w:lang w:val="en-GB"/>
              </w:rPr>
            </w:pPr>
            <w:r w:rsidRPr="00C26C40">
              <w:rPr>
                <w:lang w:val="en-GB"/>
              </w:rPr>
              <w:t>0.0000</w:t>
            </w:r>
          </w:p>
        </w:tc>
      </w:tr>
      <w:tr w:rsidR="00312BC3" w:rsidRPr="00C26C40" w14:paraId="2D5BFEC7" w14:textId="77777777" w:rsidTr="00870DFD">
        <w:trPr>
          <w:jc w:val="center"/>
        </w:trPr>
        <w:tc>
          <w:tcPr>
            <w:tcW w:w="3009" w:type="dxa"/>
          </w:tcPr>
          <w:p w14:paraId="24E2FE50" w14:textId="6802F654"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33431BDB" w14:textId="77777777" w:rsidR="00312BC3" w:rsidRPr="00C26C40" w:rsidRDefault="00312BC3" w:rsidP="00870DFD">
            <w:pPr>
              <w:rPr>
                <w:lang w:val="en-GB"/>
              </w:rPr>
            </w:pPr>
            <w:r w:rsidRPr="00C26C40">
              <w:rPr>
                <w:lang w:val="en-GB"/>
              </w:rPr>
              <w:t>0.769</w:t>
            </w:r>
          </w:p>
        </w:tc>
        <w:tc>
          <w:tcPr>
            <w:tcW w:w="3009" w:type="dxa"/>
          </w:tcPr>
          <w:p w14:paraId="30905D67" w14:textId="77777777" w:rsidR="00312BC3" w:rsidRPr="00C26C40" w:rsidRDefault="00312BC3" w:rsidP="00870DFD">
            <w:pPr>
              <w:rPr>
                <w:lang w:val="en-GB"/>
              </w:rPr>
            </w:pPr>
            <w:r w:rsidRPr="00C26C40">
              <w:rPr>
                <w:lang w:val="en-GB"/>
              </w:rPr>
              <w:t>0.0004</w:t>
            </w:r>
          </w:p>
        </w:tc>
      </w:tr>
      <w:tr w:rsidR="00312BC3" w:rsidRPr="00C26C40" w14:paraId="11BD08A5" w14:textId="77777777" w:rsidTr="00870DFD">
        <w:trPr>
          <w:jc w:val="center"/>
        </w:trPr>
        <w:tc>
          <w:tcPr>
            <w:tcW w:w="3009" w:type="dxa"/>
          </w:tcPr>
          <w:p w14:paraId="3D49E146" w14:textId="21C61E3F"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5654111F" w14:textId="77777777" w:rsidR="00312BC3" w:rsidRPr="00C26C40" w:rsidRDefault="00312BC3" w:rsidP="00870DFD">
            <w:pPr>
              <w:rPr>
                <w:lang w:val="en-GB"/>
              </w:rPr>
            </w:pPr>
            <w:r w:rsidRPr="00C26C40">
              <w:rPr>
                <w:lang w:val="en-GB"/>
              </w:rPr>
              <w:t>395.739</w:t>
            </w:r>
          </w:p>
        </w:tc>
        <w:tc>
          <w:tcPr>
            <w:tcW w:w="3009" w:type="dxa"/>
          </w:tcPr>
          <w:p w14:paraId="7221B22B" w14:textId="77777777" w:rsidR="00312BC3" w:rsidRPr="00C26C40" w:rsidRDefault="00312BC3" w:rsidP="00870DFD">
            <w:pPr>
              <w:rPr>
                <w:lang w:val="en-GB"/>
              </w:rPr>
            </w:pPr>
            <w:r w:rsidRPr="00C26C40">
              <w:rPr>
                <w:lang w:val="en-GB"/>
              </w:rPr>
              <w:t>0.1958</w:t>
            </w:r>
          </w:p>
        </w:tc>
      </w:tr>
      <w:tr w:rsidR="00312BC3" w:rsidRPr="00C26C40" w14:paraId="403EDCC6" w14:textId="77777777" w:rsidTr="00870DFD">
        <w:trPr>
          <w:jc w:val="center"/>
        </w:trPr>
        <w:tc>
          <w:tcPr>
            <w:tcW w:w="3009" w:type="dxa"/>
          </w:tcPr>
          <w:p w14:paraId="1C016082" w14:textId="77777777" w:rsidR="00312BC3" w:rsidRPr="00C26C40" w:rsidRDefault="00312BC3" w:rsidP="00870DFD">
            <w:pPr>
              <w:rPr>
                <w:lang w:val="en-GB"/>
              </w:rPr>
            </w:pPr>
            <w:r w:rsidRPr="00C26C40">
              <w:rPr>
                <w:b/>
                <w:lang w:val="en-GB"/>
              </w:rPr>
              <w:t>Total</w:t>
            </w:r>
          </w:p>
        </w:tc>
        <w:tc>
          <w:tcPr>
            <w:tcW w:w="3009" w:type="dxa"/>
          </w:tcPr>
          <w:p w14:paraId="7BE02866" w14:textId="77777777" w:rsidR="00312BC3" w:rsidRPr="00C26C40" w:rsidRDefault="00312BC3" w:rsidP="00870DFD">
            <w:pPr>
              <w:rPr>
                <w:lang w:val="en-GB"/>
              </w:rPr>
            </w:pPr>
            <w:r w:rsidRPr="00C26C40">
              <w:rPr>
                <w:b/>
                <w:lang w:val="en-GB"/>
              </w:rPr>
              <w:t>2,021.385</w:t>
            </w:r>
          </w:p>
        </w:tc>
        <w:tc>
          <w:tcPr>
            <w:tcW w:w="3009" w:type="dxa"/>
          </w:tcPr>
          <w:p w14:paraId="617AD4B4" w14:textId="77777777" w:rsidR="00312BC3" w:rsidRPr="00C26C40" w:rsidRDefault="00312BC3" w:rsidP="00870DFD">
            <w:pPr>
              <w:rPr>
                <w:lang w:val="en-GB"/>
              </w:rPr>
            </w:pPr>
            <w:r w:rsidRPr="00C26C40">
              <w:rPr>
                <w:b/>
                <w:lang w:val="en-GB"/>
              </w:rPr>
              <w:t>1.0000</w:t>
            </w:r>
          </w:p>
        </w:tc>
      </w:tr>
      <w:tr w:rsidR="00312BC3" w:rsidRPr="00C26C40" w14:paraId="5399042C" w14:textId="77777777" w:rsidTr="00870DFD">
        <w:trPr>
          <w:jc w:val="center"/>
        </w:trPr>
        <w:tc>
          <w:tcPr>
            <w:tcW w:w="3009" w:type="dxa"/>
          </w:tcPr>
          <w:p w14:paraId="46A87A89" w14:textId="77777777" w:rsidR="00312BC3" w:rsidRPr="00C26C40" w:rsidRDefault="00312BC3" w:rsidP="00870DFD">
            <w:pPr>
              <w:rPr>
                <w:lang w:val="en-GB"/>
              </w:rPr>
            </w:pPr>
            <w:r w:rsidRPr="00C26C40">
              <w:rPr>
                <w:b/>
                <w:lang w:val="en-GB"/>
              </w:rPr>
              <w:t>Temperature (°C)</w:t>
            </w:r>
          </w:p>
        </w:tc>
        <w:tc>
          <w:tcPr>
            <w:tcW w:w="3009" w:type="dxa"/>
          </w:tcPr>
          <w:p w14:paraId="4871B51B" w14:textId="77777777" w:rsidR="00312BC3" w:rsidRPr="00C26C40" w:rsidRDefault="00312BC3" w:rsidP="00870DFD">
            <w:pPr>
              <w:rPr>
                <w:lang w:val="en-GB"/>
              </w:rPr>
            </w:pPr>
            <w:r w:rsidRPr="00C26C40">
              <w:rPr>
                <w:b/>
                <w:lang w:val="en-GB"/>
              </w:rPr>
              <w:t>32.12</w:t>
            </w:r>
          </w:p>
        </w:tc>
        <w:tc>
          <w:tcPr>
            <w:tcW w:w="3009" w:type="dxa"/>
          </w:tcPr>
          <w:p w14:paraId="4D3DB6C2" w14:textId="77777777" w:rsidR="00312BC3" w:rsidRPr="00C26C40" w:rsidRDefault="00312BC3" w:rsidP="00870DFD">
            <w:pPr>
              <w:rPr>
                <w:lang w:val="en-GB"/>
              </w:rPr>
            </w:pPr>
          </w:p>
        </w:tc>
      </w:tr>
      <w:tr w:rsidR="00312BC3" w:rsidRPr="00C26C40" w14:paraId="5E875591" w14:textId="77777777" w:rsidTr="00870DFD">
        <w:trPr>
          <w:jc w:val="center"/>
        </w:trPr>
        <w:tc>
          <w:tcPr>
            <w:tcW w:w="3009" w:type="dxa"/>
          </w:tcPr>
          <w:p w14:paraId="3041E1B4" w14:textId="77777777" w:rsidR="00312BC3" w:rsidRPr="00C26C40" w:rsidRDefault="00312BC3" w:rsidP="00870DFD">
            <w:pPr>
              <w:rPr>
                <w:lang w:val="en-GB"/>
              </w:rPr>
            </w:pPr>
            <w:r w:rsidRPr="00C26C40">
              <w:rPr>
                <w:b/>
                <w:lang w:val="en-GB"/>
              </w:rPr>
              <w:t>Pressure (atm)</w:t>
            </w:r>
          </w:p>
        </w:tc>
        <w:tc>
          <w:tcPr>
            <w:tcW w:w="3009" w:type="dxa"/>
          </w:tcPr>
          <w:p w14:paraId="6A7C886F" w14:textId="77777777" w:rsidR="00312BC3" w:rsidRPr="00C26C40" w:rsidRDefault="00312BC3" w:rsidP="00870DFD">
            <w:pPr>
              <w:rPr>
                <w:lang w:val="en-GB"/>
              </w:rPr>
            </w:pPr>
            <w:r w:rsidRPr="00C26C40">
              <w:rPr>
                <w:b/>
                <w:lang w:val="en-GB"/>
              </w:rPr>
              <w:t>1.0000</w:t>
            </w:r>
          </w:p>
        </w:tc>
        <w:tc>
          <w:tcPr>
            <w:tcW w:w="3009" w:type="dxa"/>
          </w:tcPr>
          <w:p w14:paraId="468B068E" w14:textId="77777777" w:rsidR="00312BC3" w:rsidRPr="00C26C40" w:rsidRDefault="00312BC3" w:rsidP="00870DFD">
            <w:pPr>
              <w:rPr>
                <w:lang w:val="en-GB"/>
              </w:rPr>
            </w:pPr>
          </w:p>
        </w:tc>
      </w:tr>
    </w:tbl>
    <w:p w14:paraId="625C4B1A" w14:textId="77777777" w:rsidR="0077422B" w:rsidRPr="00C26C40" w:rsidRDefault="0077422B" w:rsidP="00312BC3"/>
    <w:p w14:paraId="08EA8FAB" w14:textId="6FA6857F" w:rsidR="00312BC3" w:rsidRPr="00C26C40" w:rsidRDefault="00312BC3" w:rsidP="00312BC3">
      <w:r w:rsidRPr="00C26C40">
        <w:t>Outlet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18CBF73F" w14:textId="77777777" w:rsidTr="00870DFD">
        <w:trPr>
          <w:jc w:val="center"/>
        </w:trPr>
        <w:tc>
          <w:tcPr>
            <w:tcW w:w="3009" w:type="dxa"/>
            <w:shd w:val="clear" w:color="auto" w:fill="D9D9D9"/>
          </w:tcPr>
          <w:p w14:paraId="29964D7E" w14:textId="77777777" w:rsidR="00312BC3" w:rsidRPr="00C26C40" w:rsidRDefault="00312BC3" w:rsidP="00870DFD">
            <w:pPr>
              <w:rPr>
                <w:lang w:val="en-GB"/>
              </w:rPr>
            </w:pPr>
            <w:r w:rsidRPr="00C26C40">
              <w:rPr>
                <w:b/>
                <w:sz w:val="22"/>
                <w:lang w:val="en-GB"/>
              </w:rPr>
              <w:t>Stream 503</w:t>
            </w:r>
          </w:p>
        </w:tc>
        <w:tc>
          <w:tcPr>
            <w:tcW w:w="3009" w:type="dxa"/>
            <w:shd w:val="clear" w:color="auto" w:fill="D9D9D9"/>
          </w:tcPr>
          <w:p w14:paraId="0627A15C"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3965FDF2" w14:textId="77777777" w:rsidR="00312BC3" w:rsidRPr="00C26C40" w:rsidRDefault="00312BC3" w:rsidP="00870DFD">
            <w:pPr>
              <w:rPr>
                <w:lang w:val="en-GB"/>
              </w:rPr>
            </w:pPr>
            <w:r w:rsidRPr="00C26C40">
              <w:rPr>
                <w:b/>
                <w:sz w:val="22"/>
                <w:lang w:val="en-GB"/>
              </w:rPr>
              <w:t>Mass Fraction</w:t>
            </w:r>
          </w:p>
        </w:tc>
      </w:tr>
      <w:tr w:rsidR="00312BC3" w:rsidRPr="00C26C40" w14:paraId="6A2F53E1" w14:textId="77777777" w:rsidTr="00870DFD">
        <w:trPr>
          <w:jc w:val="center"/>
        </w:trPr>
        <w:tc>
          <w:tcPr>
            <w:tcW w:w="3009" w:type="dxa"/>
          </w:tcPr>
          <w:p w14:paraId="63D8E68E" w14:textId="06218CD3"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1311B80B" w14:textId="77777777" w:rsidR="00312BC3" w:rsidRPr="00C26C40" w:rsidRDefault="00312BC3" w:rsidP="00870DFD">
            <w:pPr>
              <w:rPr>
                <w:lang w:val="en-GB"/>
              </w:rPr>
            </w:pPr>
            <w:r w:rsidRPr="00C26C40">
              <w:rPr>
                <w:lang w:val="en-GB"/>
              </w:rPr>
              <w:t>1,260.632</w:t>
            </w:r>
          </w:p>
        </w:tc>
        <w:tc>
          <w:tcPr>
            <w:tcW w:w="3009" w:type="dxa"/>
          </w:tcPr>
          <w:p w14:paraId="29CE4B66" w14:textId="77777777" w:rsidR="00312BC3" w:rsidRPr="00C26C40" w:rsidRDefault="00312BC3" w:rsidP="00870DFD">
            <w:pPr>
              <w:rPr>
                <w:lang w:val="en-GB"/>
              </w:rPr>
            </w:pPr>
            <w:r w:rsidRPr="00C26C40">
              <w:rPr>
                <w:lang w:val="en-GB"/>
              </w:rPr>
              <w:t>0.6236</w:t>
            </w:r>
          </w:p>
        </w:tc>
      </w:tr>
      <w:tr w:rsidR="00312BC3" w:rsidRPr="00C26C40" w14:paraId="31090BA7" w14:textId="77777777" w:rsidTr="00870DFD">
        <w:trPr>
          <w:jc w:val="center"/>
        </w:trPr>
        <w:tc>
          <w:tcPr>
            <w:tcW w:w="3009" w:type="dxa"/>
          </w:tcPr>
          <w:p w14:paraId="34B1D80C" w14:textId="163B82F9"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25BA211F" w14:textId="77777777" w:rsidR="00312BC3" w:rsidRPr="00C26C40" w:rsidRDefault="00312BC3" w:rsidP="00870DFD">
            <w:pPr>
              <w:rPr>
                <w:lang w:val="en-GB"/>
              </w:rPr>
            </w:pPr>
            <w:r w:rsidRPr="00C26C40">
              <w:rPr>
                <w:lang w:val="en-GB"/>
              </w:rPr>
              <w:t>0.796</w:t>
            </w:r>
          </w:p>
        </w:tc>
        <w:tc>
          <w:tcPr>
            <w:tcW w:w="3009" w:type="dxa"/>
          </w:tcPr>
          <w:p w14:paraId="70957727" w14:textId="77777777" w:rsidR="00312BC3" w:rsidRPr="00C26C40" w:rsidRDefault="00312BC3" w:rsidP="00870DFD">
            <w:pPr>
              <w:rPr>
                <w:lang w:val="en-GB"/>
              </w:rPr>
            </w:pPr>
            <w:r w:rsidRPr="00C26C40">
              <w:rPr>
                <w:lang w:val="en-GB"/>
              </w:rPr>
              <w:t>0.0004</w:t>
            </w:r>
          </w:p>
        </w:tc>
      </w:tr>
      <w:tr w:rsidR="00312BC3" w:rsidRPr="00C26C40" w14:paraId="2831B154" w14:textId="77777777" w:rsidTr="00870DFD">
        <w:trPr>
          <w:jc w:val="center"/>
        </w:trPr>
        <w:tc>
          <w:tcPr>
            <w:tcW w:w="3009" w:type="dxa"/>
          </w:tcPr>
          <w:p w14:paraId="4310E281" w14:textId="4EA85BA5"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79CE4AB9" w14:textId="77777777" w:rsidR="00312BC3" w:rsidRPr="00C26C40" w:rsidRDefault="00312BC3" w:rsidP="00870DFD">
            <w:pPr>
              <w:rPr>
                <w:lang w:val="en-GB"/>
              </w:rPr>
            </w:pPr>
            <w:r w:rsidRPr="00C26C40">
              <w:rPr>
                <w:lang w:val="en-GB"/>
              </w:rPr>
              <w:t>363.449</w:t>
            </w:r>
          </w:p>
        </w:tc>
        <w:tc>
          <w:tcPr>
            <w:tcW w:w="3009" w:type="dxa"/>
          </w:tcPr>
          <w:p w14:paraId="7A158F91" w14:textId="77777777" w:rsidR="00312BC3" w:rsidRPr="00C26C40" w:rsidRDefault="00312BC3" w:rsidP="00870DFD">
            <w:pPr>
              <w:rPr>
                <w:lang w:val="en-GB"/>
              </w:rPr>
            </w:pPr>
            <w:r w:rsidRPr="00C26C40">
              <w:rPr>
                <w:lang w:val="en-GB"/>
              </w:rPr>
              <w:t>0.1798</w:t>
            </w:r>
          </w:p>
        </w:tc>
      </w:tr>
      <w:tr w:rsidR="00312BC3" w:rsidRPr="00C26C40" w14:paraId="66ABCD91" w14:textId="77777777" w:rsidTr="00870DFD">
        <w:trPr>
          <w:jc w:val="center"/>
        </w:trPr>
        <w:tc>
          <w:tcPr>
            <w:tcW w:w="3009" w:type="dxa"/>
          </w:tcPr>
          <w:p w14:paraId="156C9C8A" w14:textId="7F66144A"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02BE1661" w14:textId="77777777" w:rsidR="00312BC3" w:rsidRPr="00C26C40" w:rsidRDefault="00312BC3" w:rsidP="00870DFD">
            <w:pPr>
              <w:rPr>
                <w:lang w:val="en-GB"/>
              </w:rPr>
            </w:pPr>
            <w:r w:rsidRPr="00C26C40">
              <w:rPr>
                <w:lang w:val="en-GB"/>
              </w:rPr>
              <w:t>0.000</w:t>
            </w:r>
          </w:p>
        </w:tc>
        <w:tc>
          <w:tcPr>
            <w:tcW w:w="3009" w:type="dxa"/>
          </w:tcPr>
          <w:p w14:paraId="516D3C36" w14:textId="77777777" w:rsidR="00312BC3" w:rsidRPr="00C26C40" w:rsidRDefault="00312BC3" w:rsidP="00870DFD">
            <w:pPr>
              <w:rPr>
                <w:lang w:val="en-GB"/>
              </w:rPr>
            </w:pPr>
            <w:r w:rsidRPr="00C26C40">
              <w:rPr>
                <w:lang w:val="en-GB"/>
              </w:rPr>
              <w:t>0.0000</w:t>
            </w:r>
          </w:p>
        </w:tc>
      </w:tr>
      <w:tr w:rsidR="00312BC3" w:rsidRPr="00C26C40" w14:paraId="727D1CCD" w14:textId="77777777" w:rsidTr="00870DFD">
        <w:trPr>
          <w:jc w:val="center"/>
        </w:trPr>
        <w:tc>
          <w:tcPr>
            <w:tcW w:w="3009" w:type="dxa"/>
          </w:tcPr>
          <w:p w14:paraId="67FA1E5F" w14:textId="543B82B9"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016C1588" w14:textId="77777777" w:rsidR="00312BC3" w:rsidRPr="00C26C40" w:rsidRDefault="00312BC3" w:rsidP="00870DFD">
            <w:pPr>
              <w:rPr>
                <w:lang w:val="en-GB"/>
              </w:rPr>
            </w:pPr>
            <w:r w:rsidRPr="00C26C40">
              <w:rPr>
                <w:lang w:val="en-GB"/>
              </w:rPr>
              <w:t>0.000</w:t>
            </w:r>
          </w:p>
        </w:tc>
        <w:tc>
          <w:tcPr>
            <w:tcW w:w="3009" w:type="dxa"/>
          </w:tcPr>
          <w:p w14:paraId="2A82AEEA" w14:textId="77777777" w:rsidR="00312BC3" w:rsidRPr="00C26C40" w:rsidRDefault="00312BC3" w:rsidP="00870DFD">
            <w:pPr>
              <w:rPr>
                <w:lang w:val="en-GB"/>
              </w:rPr>
            </w:pPr>
            <w:r w:rsidRPr="00C26C40">
              <w:rPr>
                <w:lang w:val="en-GB"/>
              </w:rPr>
              <w:t>0.0000</w:t>
            </w:r>
          </w:p>
        </w:tc>
      </w:tr>
      <w:tr w:rsidR="00312BC3" w:rsidRPr="00C26C40" w14:paraId="5BCB4D00" w14:textId="77777777" w:rsidTr="00870DFD">
        <w:trPr>
          <w:jc w:val="center"/>
        </w:trPr>
        <w:tc>
          <w:tcPr>
            <w:tcW w:w="3009" w:type="dxa"/>
          </w:tcPr>
          <w:p w14:paraId="44C6C8FD" w14:textId="10CC5A74"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19197258" w14:textId="77777777" w:rsidR="00312BC3" w:rsidRPr="00C26C40" w:rsidRDefault="00312BC3" w:rsidP="00870DFD">
            <w:pPr>
              <w:rPr>
                <w:lang w:val="en-GB"/>
              </w:rPr>
            </w:pPr>
            <w:r w:rsidRPr="00C26C40">
              <w:rPr>
                <w:lang w:val="en-GB"/>
              </w:rPr>
              <w:t>0.769</w:t>
            </w:r>
          </w:p>
        </w:tc>
        <w:tc>
          <w:tcPr>
            <w:tcW w:w="3009" w:type="dxa"/>
          </w:tcPr>
          <w:p w14:paraId="00446B0C" w14:textId="77777777" w:rsidR="00312BC3" w:rsidRPr="00C26C40" w:rsidRDefault="00312BC3" w:rsidP="00870DFD">
            <w:pPr>
              <w:rPr>
                <w:lang w:val="en-GB"/>
              </w:rPr>
            </w:pPr>
            <w:r w:rsidRPr="00C26C40">
              <w:rPr>
                <w:lang w:val="en-GB"/>
              </w:rPr>
              <w:t>0.0004</w:t>
            </w:r>
          </w:p>
        </w:tc>
      </w:tr>
      <w:tr w:rsidR="00312BC3" w:rsidRPr="00C26C40" w14:paraId="458C06BF" w14:textId="77777777" w:rsidTr="00870DFD">
        <w:trPr>
          <w:jc w:val="center"/>
        </w:trPr>
        <w:tc>
          <w:tcPr>
            <w:tcW w:w="3009" w:type="dxa"/>
          </w:tcPr>
          <w:p w14:paraId="2155E832" w14:textId="2281D9A6"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77B99D4D" w14:textId="77777777" w:rsidR="00312BC3" w:rsidRPr="00C26C40" w:rsidRDefault="00312BC3" w:rsidP="00870DFD">
            <w:pPr>
              <w:rPr>
                <w:lang w:val="en-GB"/>
              </w:rPr>
            </w:pPr>
            <w:r w:rsidRPr="00C26C40">
              <w:rPr>
                <w:lang w:val="en-GB"/>
              </w:rPr>
              <w:t>395.739</w:t>
            </w:r>
          </w:p>
        </w:tc>
        <w:tc>
          <w:tcPr>
            <w:tcW w:w="3009" w:type="dxa"/>
          </w:tcPr>
          <w:p w14:paraId="26D49CB1" w14:textId="77777777" w:rsidR="00312BC3" w:rsidRPr="00C26C40" w:rsidRDefault="00312BC3" w:rsidP="00870DFD">
            <w:pPr>
              <w:rPr>
                <w:lang w:val="en-GB"/>
              </w:rPr>
            </w:pPr>
            <w:r w:rsidRPr="00C26C40">
              <w:rPr>
                <w:lang w:val="en-GB"/>
              </w:rPr>
              <w:t>0.1958</w:t>
            </w:r>
          </w:p>
        </w:tc>
      </w:tr>
      <w:tr w:rsidR="00312BC3" w:rsidRPr="00C26C40" w14:paraId="59D02185" w14:textId="77777777" w:rsidTr="00870DFD">
        <w:trPr>
          <w:jc w:val="center"/>
        </w:trPr>
        <w:tc>
          <w:tcPr>
            <w:tcW w:w="3009" w:type="dxa"/>
          </w:tcPr>
          <w:p w14:paraId="27EB9C10" w14:textId="77777777" w:rsidR="00312BC3" w:rsidRPr="00C26C40" w:rsidRDefault="00312BC3" w:rsidP="00870DFD">
            <w:pPr>
              <w:rPr>
                <w:lang w:val="en-GB"/>
              </w:rPr>
            </w:pPr>
            <w:r w:rsidRPr="00C26C40">
              <w:rPr>
                <w:b/>
                <w:lang w:val="en-GB"/>
              </w:rPr>
              <w:t>Total</w:t>
            </w:r>
          </w:p>
        </w:tc>
        <w:tc>
          <w:tcPr>
            <w:tcW w:w="3009" w:type="dxa"/>
          </w:tcPr>
          <w:p w14:paraId="14CEE104" w14:textId="77777777" w:rsidR="00312BC3" w:rsidRPr="00C26C40" w:rsidRDefault="00312BC3" w:rsidP="00870DFD">
            <w:pPr>
              <w:rPr>
                <w:lang w:val="en-GB"/>
              </w:rPr>
            </w:pPr>
            <w:r w:rsidRPr="00C26C40">
              <w:rPr>
                <w:b/>
                <w:lang w:val="en-GB"/>
              </w:rPr>
              <w:t>2,021.385</w:t>
            </w:r>
          </w:p>
        </w:tc>
        <w:tc>
          <w:tcPr>
            <w:tcW w:w="3009" w:type="dxa"/>
          </w:tcPr>
          <w:p w14:paraId="5F9B09B4" w14:textId="77777777" w:rsidR="00312BC3" w:rsidRPr="00C26C40" w:rsidRDefault="00312BC3" w:rsidP="00870DFD">
            <w:pPr>
              <w:rPr>
                <w:lang w:val="en-GB"/>
              </w:rPr>
            </w:pPr>
            <w:r w:rsidRPr="00C26C40">
              <w:rPr>
                <w:b/>
                <w:lang w:val="en-GB"/>
              </w:rPr>
              <w:t>1.0000</w:t>
            </w:r>
          </w:p>
        </w:tc>
      </w:tr>
      <w:tr w:rsidR="00312BC3" w:rsidRPr="00C26C40" w14:paraId="0FC025A0" w14:textId="77777777" w:rsidTr="00870DFD">
        <w:trPr>
          <w:jc w:val="center"/>
        </w:trPr>
        <w:tc>
          <w:tcPr>
            <w:tcW w:w="3009" w:type="dxa"/>
          </w:tcPr>
          <w:p w14:paraId="20A2D112" w14:textId="77777777" w:rsidR="00312BC3" w:rsidRPr="00C26C40" w:rsidRDefault="00312BC3" w:rsidP="00870DFD">
            <w:pPr>
              <w:rPr>
                <w:lang w:val="en-GB"/>
              </w:rPr>
            </w:pPr>
            <w:r w:rsidRPr="00C26C40">
              <w:rPr>
                <w:b/>
                <w:lang w:val="en-GB"/>
              </w:rPr>
              <w:t>Temperature (°C)</w:t>
            </w:r>
          </w:p>
        </w:tc>
        <w:tc>
          <w:tcPr>
            <w:tcW w:w="3009" w:type="dxa"/>
          </w:tcPr>
          <w:p w14:paraId="213B6CA4" w14:textId="77777777" w:rsidR="00312BC3" w:rsidRPr="00C26C40" w:rsidRDefault="00312BC3" w:rsidP="00870DFD">
            <w:pPr>
              <w:rPr>
                <w:lang w:val="en-GB"/>
              </w:rPr>
            </w:pPr>
            <w:r w:rsidRPr="00C26C40">
              <w:rPr>
                <w:b/>
                <w:lang w:val="en-GB"/>
              </w:rPr>
              <w:t>32.12</w:t>
            </w:r>
          </w:p>
        </w:tc>
        <w:tc>
          <w:tcPr>
            <w:tcW w:w="3009" w:type="dxa"/>
          </w:tcPr>
          <w:p w14:paraId="7FC3A5E4" w14:textId="77777777" w:rsidR="00312BC3" w:rsidRPr="00C26C40" w:rsidRDefault="00312BC3" w:rsidP="00870DFD">
            <w:pPr>
              <w:rPr>
                <w:lang w:val="en-GB"/>
              </w:rPr>
            </w:pPr>
          </w:p>
        </w:tc>
      </w:tr>
      <w:tr w:rsidR="00312BC3" w:rsidRPr="00C26C40" w14:paraId="602A68A9" w14:textId="77777777" w:rsidTr="00870DFD">
        <w:trPr>
          <w:jc w:val="center"/>
        </w:trPr>
        <w:tc>
          <w:tcPr>
            <w:tcW w:w="3009" w:type="dxa"/>
          </w:tcPr>
          <w:p w14:paraId="59702019" w14:textId="77777777" w:rsidR="00312BC3" w:rsidRPr="00C26C40" w:rsidRDefault="00312BC3" w:rsidP="00870DFD">
            <w:pPr>
              <w:rPr>
                <w:lang w:val="en-GB"/>
              </w:rPr>
            </w:pPr>
            <w:r w:rsidRPr="00C26C40">
              <w:rPr>
                <w:b/>
                <w:lang w:val="en-GB"/>
              </w:rPr>
              <w:t>Pressure (atm)</w:t>
            </w:r>
          </w:p>
        </w:tc>
        <w:tc>
          <w:tcPr>
            <w:tcW w:w="3009" w:type="dxa"/>
          </w:tcPr>
          <w:p w14:paraId="3D8C4908" w14:textId="77777777" w:rsidR="00312BC3" w:rsidRPr="00C26C40" w:rsidRDefault="00312BC3" w:rsidP="00870DFD">
            <w:pPr>
              <w:rPr>
                <w:lang w:val="en-GB"/>
              </w:rPr>
            </w:pPr>
            <w:r w:rsidRPr="00C26C40">
              <w:rPr>
                <w:b/>
                <w:lang w:val="en-GB"/>
              </w:rPr>
              <w:t>1.1000</w:t>
            </w:r>
          </w:p>
        </w:tc>
        <w:tc>
          <w:tcPr>
            <w:tcW w:w="3009" w:type="dxa"/>
          </w:tcPr>
          <w:p w14:paraId="49DA8B9A" w14:textId="77777777" w:rsidR="00312BC3" w:rsidRPr="00C26C40" w:rsidRDefault="00312BC3" w:rsidP="00870DFD">
            <w:pPr>
              <w:rPr>
                <w:lang w:val="en-GB"/>
              </w:rPr>
            </w:pPr>
          </w:p>
        </w:tc>
      </w:tr>
    </w:tbl>
    <w:p w14:paraId="1A1ED5AB" w14:textId="77777777" w:rsidR="0077422B" w:rsidRPr="00C26C40" w:rsidRDefault="0077422B" w:rsidP="00312BC3">
      <w:pPr>
        <w:spacing w:before="160"/>
        <w:rPr>
          <w:b/>
        </w:rPr>
      </w:pPr>
    </w:p>
    <w:p w14:paraId="55FE13CE" w14:textId="40F535D4" w:rsidR="00312BC3" w:rsidRPr="00C26C40" w:rsidRDefault="00312BC3" w:rsidP="0077422B">
      <w:pPr>
        <w:pStyle w:val="Heading4"/>
      </w:pPr>
      <w:r w:rsidRPr="00C26C40">
        <w:lastRenderedPageBreak/>
        <w:t>ML--501 — Ball Mill</w:t>
      </w:r>
    </w:p>
    <w:p w14:paraId="3C442860" w14:textId="79745F35" w:rsidR="00312BC3" w:rsidRPr="00C26C40" w:rsidRDefault="00312BC3" w:rsidP="00312BC3">
      <w:r w:rsidRPr="00C26C40">
        <w:t>Unit Type: Mechanical Size-Reduction Unit</w:t>
      </w:r>
      <w:r w:rsidR="0077422B" w:rsidRPr="00C26C40">
        <w:tab/>
        <w:t xml:space="preserve">    </w:t>
      </w:r>
      <w:r w:rsidRPr="00C26C40">
        <w:t>Inlet streams: 503    Outlet streams: 504</w:t>
      </w:r>
    </w:p>
    <w:p w14:paraId="1DCDB881" w14:textId="77777777" w:rsidR="00312BC3" w:rsidRPr="00C26C40" w:rsidRDefault="00312BC3" w:rsidP="00312BC3">
      <w:r w:rsidRPr="00C26C40">
        <w:t>The slurry (503) undergoes wet grinding in the ball mill ML--501 to achieve the particle-size distribution required for efficient downstream leaching. Grinding is a physical size-reduction operation; the mass composition of the mill discharge (504) is identical to that of the mill feed, with only a marginal temperature rise reflecting mechanical energy dissipation.</w:t>
      </w:r>
    </w:p>
    <w:p w14:paraId="4752AF61" w14:textId="77777777" w:rsidR="00312BC3" w:rsidRPr="00C26C40" w:rsidRDefault="00312BC3" w:rsidP="00312BC3">
      <w:r w:rsidRPr="00C26C40">
        <w:t>Inlet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74353558" w14:textId="77777777" w:rsidTr="00870DFD">
        <w:trPr>
          <w:jc w:val="center"/>
        </w:trPr>
        <w:tc>
          <w:tcPr>
            <w:tcW w:w="3009" w:type="dxa"/>
            <w:shd w:val="clear" w:color="auto" w:fill="D9D9D9"/>
          </w:tcPr>
          <w:p w14:paraId="4A1EFA46" w14:textId="77777777" w:rsidR="00312BC3" w:rsidRPr="00C26C40" w:rsidRDefault="00312BC3" w:rsidP="00870DFD">
            <w:pPr>
              <w:rPr>
                <w:lang w:val="en-GB"/>
              </w:rPr>
            </w:pPr>
            <w:r w:rsidRPr="00C26C40">
              <w:rPr>
                <w:b/>
                <w:sz w:val="22"/>
                <w:lang w:val="en-GB"/>
              </w:rPr>
              <w:t>Stream 503</w:t>
            </w:r>
          </w:p>
        </w:tc>
        <w:tc>
          <w:tcPr>
            <w:tcW w:w="3009" w:type="dxa"/>
            <w:shd w:val="clear" w:color="auto" w:fill="D9D9D9"/>
          </w:tcPr>
          <w:p w14:paraId="217427B3"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0023B075" w14:textId="77777777" w:rsidR="00312BC3" w:rsidRPr="00C26C40" w:rsidRDefault="00312BC3" w:rsidP="00870DFD">
            <w:pPr>
              <w:rPr>
                <w:lang w:val="en-GB"/>
              </w:rPr>
            </w:pPr>
            <w:r w:rsidRPr="00C26C40">
              <w:rPr>
                <w:b/>
                <w:sz w:val="22"/>
                <w:lang w:val="en-GB"/>
              </w:rPr>
              <w:t>Mass Fraction</w:t>
            </w:r>
          </w:p>
        </w:tc>
      </w:tr>
      <w:tr w:rsidR="00312BC3" w:rsidRPr="00C26C40" w14:paraId="48EE31A3" w14:textId="77777777" w:rsidTr="00870DFD">
        <w:trPr>
          <w:jc w:val="center"/>
        </w:trPr>
        <w:tc>
          <w:tcPr>
            <w:tcW w:w="3009" w:type="dxa"/>
          </w:tcPr>
          <w:p w14:paraId="384C5DB1" w14:textId="20B64724"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64B326BD" w14:textId="77777777" w:rsidR="00312BC3" w:rsidRPr="00C26C40" w:rsidRDefault="00312BC3" w:rsidP="00870DFD">
            <w:pPr>
              <w:rPr>
                <w:lang w:val="en-GB"/>
              </w:rPr>
            </w:pPr>
            <w:r w:rsidRPr="00C26C40">
              <w:rPr>
                <w:lang w:val="en-GB"/>
              </w:rPr>
              <w:t>1,260.632</w:t>
            </w:r>
          </w:p>
        </w:tc>
        <w:tc>
          <w:tcPr>
            <w:tcW w:w="3009" w:type="dxa"/>
          </w:tcPr>
          <w:p w14:paraId="47E21FE3" w14:textId="77777777" w:rsidR="00312BC3" w:rsidRPr="00C26C40" w:rsidRDefault="00312BC3" w:rsidP="00870DFD">
            <w:pPr>
              <w:rPr>
                <w:lang w:val="en-GB"/>
              </w:rPr>
            </w:pPr>
            <w:r w:rsidRPr="00C26C40">
              <w:rPr>
                <w:lang w:val="en-GB"/>
              </w:rPr>
              <w:t>0.6236</w:t>
            </w:r>
          </w:p>
        </w:tc>
      </w:tr>
      <w:tr w:rsidR="00312BC3" w:rsidRPr="00C26C40" w14:paraId="3FDE27B1" w14:textId="77777777" w:rsidTr="00870DFD">
        <w:trPr>
          <w:jc w:val="center"/>
        </w:trPr>
        <w:tc>
          <w:tcPr>
            <w:tcW w:w="3009" w:type="dxa"/>
          </w:tcPr>
          <w:p w14:paraId="74F322D0" w14:textId="5DB8EEA2"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2E8B7548" w14:textId="77777777" w:rsidR="00312BC3" w:rsidRPr="00C26C40" w:rsidRDefault="00312BC3" w:rsidP="00870DFD">
            <w:pPr>
              <w:rPr>
                <w:lang w:val="en-GB"/>
              </w:rPr>
            </w:pPr>
            <w:r w:rsidRPr="00C26C40">
              <w:rPr>
                <w:lang w:val="en-GB"/>
              </w:rPr>
              <w:t>0.796</w:t>
            </w:r>
          </w:p>
        </w:tc>
        <w:tc>
          <w:tcPr>
            <w:tcW w:w="3009" w:type="dxa"/>
          </w:tcPr>
          <w:p w14:paraId="371F1E67" w14:textId="77777777" w:rsidR="00312BC3" w:rsidRPr="00C26C40" w:rsidRDefault="00312BC3" w:rsidP="00870DFD">
            <w:pPr>
              <w:rPr>
                <w:lang w:val="en-GB"/>
              </w:rPr>
            </w:pPr>
            <w:r w:rsidRPr="00C26C40">
              <w:rPr>
                <w:lang w:val="en-GB"/>
              </w:rPr>
              <w:t>0.0004</w:t>
            </w:r>
          </w:p>
        </w:tc>
      </w:tr>
      <w:tr w:rsidR="00312BC3" w:rsidRPr="00C26C40" w14:paraId="45877950" w14:textId="77777777" w:rsidTr="00870DFD">
        <w:trPr>
          <w:jc w:val="center"/>
        </w:trPr>
        <w:tc>
          <w:tcPr>
            <w:tcW w:w="3009" w:type="dxa"/>
          </w:tcPr>
          <w:p w14:paraId="48A575B6" w14:textId="2AA31218"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0EA19ABE" w14:textId="77777777" w:rsidR="00312BC3" w:rsidRPr="00C26C40" w:rsidRDefault="00312BC3" w:rsidP="00870DFD">
            <w:pPr>
              <w:rPr>
                <w:lang w:val="en-GB"/>
              </w:rPr>
            </w:pPr>
            <w:r w:rsidRPr="00C26C40">
              <w:rPr>
                <w:lang w:val="en-GB"/>
              </w:rPr>
              <w:t>363.449</w:t>
            </w:r>
          </w:p>
        </w:tc>
        <w:tc>
          <w:tcPr>
            <w:tcW w:w="3009" w:type="dxa"/>
          </w:tcPr>
          <w:p w14:paraId="68BA1368" w14:textId="77777777" w:rsidR="00312BC3" w:rsidRPr="00C26C40" w:rsidRDefault="00312BC3" w:rsidP="00870DFD">
            <w:pPr>
              <w:rPr>
                <w:lang w:val="en-GB"/>
              </w:rPr>
            </w:pPr>
            <w:r w:rsidRPr="00C26C40">
              <w:rPr>
                <w:lang w:val="en-GB"/>
              </w:rPr>
              <w:t>0.1798</w:t>
            </w:r>
          </w:p>
        </w:tc>
      </w:tr>
      <w:tr w:rsidR="00312BC3" w:rsidRPr="00C26C40" w14:paraId="5FF1835A" w14:textId="77777777" w:rsidTr="00870DFD">
        <w:trPr>
          <w:jc w:val="center"/>
        </w:trPr>
        <w:tc>
          <w:tcPr>
            <w:tcW w:w="3009" w:type="dxa"/>
          </w:tcPr>
          <w:p w14:paraId="7945C78D" w14:textId="2C01DB24"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05057618" w14:textId="77777777" w:rsidR="00312BC3" w:rsidRPr="00C26C40" w:rsidRDefault="00312BC3" w:rsidP="00870DFD">
            <w:pPr>
              <w:rPr>
                <w:lang w:val="en-GB"/>
              </w:rPr>
            </w:pPr>
            <w:r w:rsidRPr="00C26C40">
              <w:rPr>
                <w:lang w:val="en-GB"/>
              </w:rPr>
              <w:t>0.000</w:t>
            </w:r>
          </w:p>
        </w:tc>
        <w:tc>
          <w:tcPr>
            <w:tcW w:w="3009" w:type="dxa"/>
          </w:tcPr>
          <w:p w14:paraId="3D903296" w14:textId="77777777" w:rsidR="00312BC3" w:rsidRPr="00C26C40" w:rsidRDefault="00312BC3" w:rsidP="00870DFD">
            <w:pPr>
              <w:rPr>
                <w:lang w:val="en-GB"/>
              </w:rPr>
            </w:pPr>
            <w:r w:rsidRPr="00C26C40">
              <w:rPr>
                <w:lang w:val="en-GB"/>
              </w:rPr>
              <w:t>0.0000</w:t>
            </w:r>
          </w:p>
        </w:tc>
      </w:tr>
      <w:tr w:rsidR="00312BC3" w:rsidRPr="00C26C40" w14:paraId="478902D1" w14:textId="77777777" w:rsidTr="00870DFD">
        <w:trPr>
          <w:jc w:val="center"/>
        </w:trPr>
        <w:tc>
          <w:tcPr>
            <w:tcW w:w="3009" w:type="dxa"/>
          </w:tcPr>
          <w:p w14:paraId="4F48EBE3" w14:textId="76764A0F"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3B8E354A" w14:textId="77777777" w:rsidR="00312BC3" w:rsidRPr="00C26C40" w:rsidRDefault="00312BC3" w:rsidP="00870DFD">
            <w:pPr>
              <w:rPr>
                <w:lang w:val="en-GB"/>
              </w:rPr>
            </w:pPr>
            <w:r w:rsidRPr="00C26C40">
              <w:rPr>
                <w:lang w:val="en-GB"/>
              </w:rPr>
              <w:t>0.000</w:t>
            </w:r>
          </w:p>
        </w:tc>
        <w:tc>
          <w:tcPr>
            <w:tcW w:w="3009" w:type="dxa"/>
          </w:tcPr>
          <w:p w14:paraId="599F18D8" w14:textId="77777777" w:rsidR="00312BC3" w:rsidRPr="00C26C40" w:rsidRDefault="00312BC3" w:rsidP="00870DFD">
            <w:pPr>
              <w:rPr>
                <w:lang w:val="en-GB"/>
              </w:rPr>
            </w:pPr>
            <w:r w:rsidRPr="00C26C40">
              <w:rPr>
                <w:lang w:val="en-GB"/>
              </w:rPr>
              <w:t>0.0000</w:t>
            </w:r>
          </w:p>
        </w:tc>
      </w:tr>
      <w:tr w:rsidR="00312BC3" w:rsidRPr="00C26C40" w14:paraId="1E601457" w14:textId="77777777" w:rsidTr="00870DFD">
        <w:trPr>
          <w:jc w:val="center"/>
        </w:trPr>
        <w:tc>
          <w:tcPr>
            <w:tcW w:w="3009" w:type="dxa"/>
          </w:tcPr>
          <w:p w14:paraId="6E3DD86D" w14:textId="3E866CB2"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55A4B8E5" w14:textId="77777777" w:rsidR="00312BC3" w:rsidRPr="00C26C40" w:rsidRDefault="00312BC3" w:rsidP="00870DFD">
            <w:pPr>
              <w:rPr>
                <w:lang w:val="en-GB"/>
              </w:rPr>
            </w:pPr>
            <w:r w:rsidRPr="00C26C40">
              <w:rPr>
                <w:lang w:val="en-GB"/>
              </w:rPr>
              <w:t>0.769</w:t>
            </w:r>
          </w:p>
        </w:tc>
        <w:tc>
          <w:tcPr>
            <w:tcW w:w="3009" w:type="dxa"/>
          </w:tcPr>
          <w:p w14:paraId="2B56073A" w14:textId="77777777" w:rsidR="00312BC3" w:rsidRPr="00C26C40" w:rsidRDefault="00312BC3" w:rsidP="00870DFD">
            <w:pPr>
              <w:rPr>
                <w:lang w:val="en-GB"/>
              </w:rPr>
            </w:pPr>
            <w:r w:rsidRPr="00C26C40">
              <w:rPr>
                <w:lang w:val="en-GB"/>
              </w:rPr>
              <w:t>0.0004</w:t>
            </w:r>
          </w:p>
        </w:tc>
      </w:tr>
      <w:tr w:rsidR="00312BC3" w:rsidRPr="00C26C40" w14:paraId="14054640" w14:textId="77777777" w:rsidTr="00870DFD">
        <w:trPr>
          <w:jc w:val="center"/>
        </w:trPr>
        <w:tc>
          <w:tcPr>
            <w:tcW w:w="3009" w:type="dxa"/>
          </w:tcPr>
          <w:p w14:paraId="66F90008" w14:textId="3CCF6141"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7983161C" w14:textId="77777777" w:rsidR="00312BC3" w:rsidRPr="00C26C40" w:rsidRDefault="00312BC3" w:rsidP="00870DFD">
            <w:pPr>
              <w:rPr>
                <w:lang w:val="en-GB"/>
              </w:rPr>
            </w:pPr>
            <w:r w:rsidRPr="00C26C40">
              <w:rPr>
                <w:lang w:val="en-GB"/>
              </w:rPr>
              <w:t>395.739</w:t>
            </w:r>
          </w:p>
        </w:tc>
        <w:tc>
          <w:tcPr>
            <w:tcW w:w="3009" w:type="dxa"/>
          </w:tcPr>
          <w:p w14:paraId="34F41CE5" w14:textId="77777777" w:rsidR="00312BC3" w:rsidRPr="00C26C40" w:rsidRDefault="00312BC3" w:rsidP="00870DFD">
            <w:pPr>
              <w:rPr>
                <w:lang w:val="en-GB"/>
              </w:rPr>
            </w:pPr>
            <w:r w:rsidRPr="00C26C40">
              <w:rPr>
                <w:lang w:val="en-GB"/>
              </w:rPr>
              <w:t>0.1958</w:t>
            </w:r>
          </w:p>
        </w:tc>
      </w:tr>
      <w:tr w:rsidR="00312BC3" w:rsidRPr="00C26C40" w14:paraId="76F82192" w14:textId="77777777" w:rsidTr="00870DFD">
        <w:trPr>
          <w:jc w:val="center"/>
        </w:trPr>
        <w:tc>
          <w:tcPr>
            <w:tcW w:w="3009" w:type="dxa"/>
          </w:tcPr>
          <w:p w14:paraId="2964BC8C" w14:textId="77777777" w:rsidR="00312BC3" w:rsidRPr="00C26C40" w:rsidRDefault="00312BC3" w:rsidP="00870DFD">
            <w:pPr>
              <w:rPr>
                <w:lang w:val="en-GB"/>
              </w:rPr>
            </w:pPr>
            <w:r w:rsidRPr="00C26C40">
              <w:rPr>
                <w:b/>
                <w:lang w:val="en-GB"/>
              </w:rPr>
              <w:t>Total</w:t>
            </w:r>
          </w:p>
        </w:tc>
        <w:tc>
          <w:tcPr>
            <w:tcW w:w="3009" w:type="dxa"/>
          </w:tcPr>
          <w:p w14:paraId="18A222A6" w14:textId="77777777" w:rsidR="00312BC3" w:rsidRPr="00C26C40" w:rsidRDefault="00312BC3" w:rsidP="00870DFD">
            <w:pPr>
              <w:rPr>
                <w:lang w:val="en-GB"/>
              </w:rPr>
            </w:pPr>
            <w:r w:rsidRPr="00C26C40">
              <w:rPr>
                <w:b/>
                <w:lang w:val="en-GB"/>
              </w:rPr>
              <w:t>2,021.385</w:t>
            </w:r>
          </w:p>
        </w:tc>
        <w:tc>
          <w:tcPr>
            <w:tcW w:w="3009" w:type="dxa"/>
          </w:tcPr>
          <w:p w14:paraId="1F180157" w14:textId="77777777" w:rsidR="00312BC3" w:rsidRPr="00C26C40" w:rsidRDefault="00312BC3" w:rsidP="00870DFD">
            <w:pPr>
              <w:rPr>
                <w:lang w:val="en-GB"/>
              </w:rPr>
            </w:pPr>
            <w:r w:rsidRPr="00C26C40">
              <w:rPr>
                <w:b/>
                <w:lang w:val="en-GB"/>
              </w:rPr>
              <w:t>1.0000</w:t>
            </w:r>
          </w:p>
        </w:tc>
      </w:tr>
      <w:tr w:rsidR="00312BC3" w:rsidRPr="00C26C40" w14:paraId="4BE10186" w14:textId="77777777" w:rsidTr="00870DFD">
        <w:trPr>
          <w:jc w:val="center"/>
        </w:trPr>
        <w:tc>
          <w:tcPr>
            <w:tcW w:w="3009" w:type="dxa"/>
          </w:tcPr>
          <w:p w14:paraId="282CDC5F" w14:textId="77777777" w:rsidR="00312BC3" w:rsidRPr="00C26C40" w:rsidRDefault="00312BC3" w:rsidP="00870DFD">
            <w:pPr>
              <w:rPr>
                <w:lang w:val="en-GB"/>
              </w:rPr>
            </w:pPr>
            <w:r w:rsidRPr="00C26C40">
              <w:rPr>
                <w:b/>
                <w:lang w:val="en-GB"/>
              </w:rPr>
              <w:t>Temperature (°C)</w:t>
            </w:r>
          </w:p>
        </w:tc>
        <w:tc>
          <w:tcPr>
            <w:tcW w:w="3009" w:type="dxa"/>
          </w:tcPr>
          <w:p w14:paraId="5C0EE594" w14:textId="77777777" w:rsidR="00312BC3" w:rsidRPr="00C26C40" w:rsidRDefault="00312BC3" w:rsidP="00870DFD">
            <w:pPr>
              <w:rPr>
                <w:lang w:val="en-GB"/>
              </w:rPr>
            </w:pPr>
            <w:r w:rsidRPr="00C26C40">
              <w:rPr>
                <w:b/>
                <w:lang w:val="en-GB"/>
              </w:rPr>
              <w:t>32.12</w:t>
            </w:r>
          </w:p>
        </w:tc>
        <w:tc>
          <w:tcPr>
            <w:tcW w:w="3009" w:type="dxa"/>
          </w:tcPr>
          <w:p w14:paraId="428A3A07" w14:textId="77777777" w:rsidR="00312BC3" w:rsidRPr="00C26C40" w:rsidRDefault="00312BC3" w:rsidP="00870DFD">
            <w:pPr>
              <w:rPr>
                <w:lang w:val="en-GB"/>
              </w:rPr>
            </w:pPr>
          </w:p>
        </w:tc>
      </w:tr>
      <w:tr w:rsidR="00312BC3" w:rsidRPr="00C26C40" w14:paraId="2CD527B9" w14:textId="77777777" w:rsidTr="00870DFD">
        <w:trPr>
          <w:jc w:val="center"/>
        </w:trPr>
        <w:tc>
          <w:tcPr>
            <w:tcW w:w="3009" w:type="dxa"/>
          </w:tcPr>
          <w:p w14:paraId="12044980" w14:textId="77777777" w:rsidR="00312BC3" w:rsidRPr="00C26C40" w:rsidRDefault="00312BC3" w:rsidP="00870DFD">
            <w:pPr>
              <w:rPr>
                <w:lang w:val="en-GB"/>
              </w:rPr>
            </w:pPr>
            <w:r w:rsidRPr="00C26C40">
              <w:rPr>
                <w:b/>
                <w:lang w:val="en-GB"/>
              </w:rPr>
              <w:t>Pressure (atm)</w:t>
            </w:r>
          </w:p>
        </w:tc>
        <w:tc>
          <w:tcPr>
            <w:tcW w:w="3009" w:type="dxa"/>
          </w:tcPr>
          <w:p w14:paraId="4984627B" w14:textId="77777777" w:rsidR="00312BC3" w:rsidRPr="00C26C40" w:rsidRDefault="00312BC3" w:rsidP="00870DFD">
            <w:pPr>
              <w:rPr>
                <w:lang w:val="en-GB"/>
              </w:rPr>
            </w:pPr>
            <w:r w:rsidRPr="00C26C40">
              <w:rPr>
                <w:b/>
                <w:lang w:val="en-GB"/>
              </w:rPr>
              <w:t>1.1000</w:t>
            </w:r>
          </w:p>
        </w:tc>
        <w:tc>
          <w:tcPr>
            <w:tcW w:w="3009" w:type="dxa"/>
          </w:tcPr>
          <w:p w14:paraId="76C2DE40" w14:textId="77777777" w:rsidR="00312BC3" w:rsidRPr="00C26C40" w:rsidRDefault="00312BC3" w:rsidP="00870DFD">
            <w:pPr>
              <w:rPr>
                <w:lang w:val="en-GB"/>
              </w:rPr>
            </w:pPr>
          </w:p>
        </w:tc>
      </w:tr>
    </w:tbl>
    <w:p w14:paraId="5FF375BD" w14:textId="77777777" w:rsidR="0077422B" w:rsidRPr="00C26C40" w:rsidRDefault="0077422B" w:rsidP="00312BC3"/>
    <w:p w14:paraId="0861C265" w14:textId="7B9D6332" w:rsidR="00312BC3" w:rsidRPr="00C26C40" w:rsidRDefault="00312BC3" w:rsidP="00312BC3">
      <w:r w:rsidRPr="00C26C40">
        <w:t>Outlet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338815E6" w14:textId="77777777" w:rsidTr="00870DFD">
        <w:trPr>
          <w:jc w:val="center"/>
        </w:trPr>
        <w:tc>
          <w:tcPr>
            <w:tcW w:w="3009" w:type="dxa"/>
            <w:shd w:val="clear" w:color="auto" w:fill="D9D9D9"/>
          </w:tcPr>
          <w:p w14:paraId="296B5C88" w14:textId="77777777" w:rsidR="00312BC3" w:rsidRPr="00C26C40" w:rsidRDefault="00312BC3" w:rsidP="00870DFD">
            <w:pPr>
              <w:rPr>
                <w:lang w:val="en-GB"/>
              </w:rPr>
            </w:pPr>
            <w:r w:rsidRPr="00C26C40">
              <w:rPr>
                <w:b/>
                <w:sz w:val="22"/>
                <w:lang w:val="en-GB"/>
              </w:rPr>
              <w:t>Stream 504</w:t>
            </w:r>
          </w:p>
        </w:tc>
        <w:tc>
          <w:tcPr>
            <w:tcW w:w="3009" w:type="dxa"/>
            <w:shd w:val="clear" w:color="auto" w:fill="D9D9D9"/>
          </w:tcPr>
          <w:p w14:paraId="16C99DF5"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4FBD7D98" w14:textId="77777777" w:rsidR="00312BC3" w:rsidRPr="00C26C40" w:rsidRDefault="00312BC3" w:rsidP="00870DFD">
            <w:pPr>
              <w:rPr>
                <w:lang w:val="en-GB"/>
              </w:rPr>
            </w:pPr>
            <w:r w:rsidRPr="00C26C40">
              <w:rPr>
                <w:b/>
                <w:sz w:val="22"/>
                <w:lang w:val="en-GB"/>
              </w:rPr>
              <w:t>Mass Fraction</w:t>
            </w:r>
          </w:p>
        </w:tc>
      </w:tr>
      <w:tr w:rsidR="00312BC3" w:rsidRPr="00C26C40" w14:paraId="37157A3F" w14:textId="77777777" w:rsidTr="00870DFD">
        <w:trPr>
          <w:jc w:val="center"/>
        </w:trPr>
        <w:tc>
          <w:tcPr>
            <w:tcW w:w="3009" w:type="dxa"/>
          </w:tcPr>
          <w:p w14:paraId="06BCDEB1" w14:textId="0D106040"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16B7E061" w14:textId="77777777" w:rsidR="00312BC3" w:rsidRPr="00C26C40" w:rsidRDefault="00312BC3" w:rsidP="00870DFD">
            <w:pPr>
              <w:rPr>
                <w:lang w:val="en-GB"/>
              </w:rPr>
            </w:pPr>
            <w:r w:rsidRPr="00C26C40">
              <w:rPr>
                <w:lang w:val="en-GB"/>
              </w:rPr>
              <w:t>1,260.632</w:t>
            </w:r>
          </w:p>
        </w:tc>
        <w:tc>
          <w:tcPr>
            <w:tcW w:w="3009" w:type="dxa"/>
          </w:tcPr>
          <w:p w14:paraId="2727A5EF" w14:textId="77777777" w:rsidR="00312BC3" w:rsidRPr="00C26C40" w:rsidRDefault="00312BC3" w:rsidP="00870DFD">
            <w:pPr>
              <w:rPr>
                <w:lang w:val="en-GB"/>
              </w:rPr>
            </w:pPr>
            <w:r w:rsidRPr="00C26C40">
              <w:rPr>
                <w:lang w:val="en-GB"/>
              </w:rPr>
              <w:t>0.6236</w:t>
            </w:r>
          </w:p>
        </w:tc>
      </w:tr>
      <w:tr w:rsidR="00312BC3" w:rsidRPr="00C26C40" w14:paraId="78A293E9" w14:textId="77777777" w:rsidTr="00870DFD">
        <w:trPr>
          <w:jc w:val="center"/>
        </w:trPr>
        <w:tc>
          <w:tcPr>
            <w:tcW w:w="3009" w:type="dxa"/>
          </w:tcPr>
          <w:p w14:paraId="4DFF941C" w14:textId="3CE7317D"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60E1CC1D" w14:textId="77777777" w:rsidR="00312BC3" w:rsidRPr="00C26C40" w:rsidRDefault="00312BC3" w:rsidP="00870DFD">
            <w:pPr>
              <w:rPr>
                <w:lang w:val="en-GB"/>
              </w:rPr>
            </w:pPr>
            <w:r w:rsidRPr="00C26C40">
              <w:rPr>
                <w:lang w:val="en-GB"/>
              </w:rPr>
              <w:t>0.796</w:t>
            </w:r>
          </w:p>
        </w:tc>
        <w:tc>
          <w:tcPr>
            <w:tcW w:w="3009" w:type="dxa"/>
          </w:tcPr>
          <w:p w14:paraId="51605B7C" w14:textId="77777777" w:rsidR="00312BC3" w:rsidRPr="00C26C40" w:rsidRDefault="00312BC3" w:rsidP="00870DFD">
            <w:pPr>
              <w:rPr>
                <w:lang w:val="en-GB"/>
              </w:rPr>
            </w:pPr>
            <w:r w:rsidRPr="00C26C40">
              <w:rPr>
                <w:lang w:val="en-GB"/>
              </w:rPr>
              <w:t>0.0004</w:t>
            </w:r>
          </w:p>
        </w:tc>
      </w:tr>
      <w:tr w:rsidR="00312BC3" w:rsidRPr="00C26C40" w14:paraId="103AC083" w14:textId="77777777" w:rsidTr="00870DFD">
        <w:trPr>
          <w:jc w:val="center"/>
        </w:trPr>
        <w:tc>
          <w:tcPr>
            <w:tcW w:w="3009" w:type="dxa"/>
          </w:tcPr>
          <w:p w14:paraId="1011591E" w14:textId="35182628"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049496F7" w14:textId="77777777" w:rsidR="00312BC3" w:rsidRPr="00C26C40" w:rsidRDefault="00312BC3" w:rsidP="00870DFD">
            <w:pPr>
              <w:rPr>
                <w:lang w:val="en-GB"/>
              </w:rPr>
            </w:pPr>
            <w:r w:rsidRPr="00C26C40">
              <w:rPr>
                <w:lang w:val="en-GB"/>
              </w:rPr>
              <w:t>363.449</w:t>
            </w:r>
          </w:p>
        </w:tc>
        <w:tc>
          <w:tcPr>
            <w:tcW w:w="3009" w:type="dxa"/>
          </w:tcPr>
          <w:p w14:paraId="537024A5" w14:textId="77777777" w:rsidR="00312BC3" w:rsidRPr="00C26C40" w:rsidRDefault="00312BC3" w:rsidP="00870DFD">
            <w:pPr>
              <w:rPr>
                <w:lang w:val="en-GB"/>
              </w:rPr>
            </w:pPr>
            <w:r w:rsidRPr="00C26C40">
              <w:rPr>
                <w:lang w:val="en-GB"/>
              </w:rPr>
              <w:t>0.1798</w:t>
            </w:r>
          </w:p>
        </w:tc>
      </w:tr>
      <w:tr w:rsidR="00312BC3" w:rsidRPr="00C26C40" w14:paraId="220E60C0" w14:textId="77777777" w:rsidTr="00870DFD">
        <w:trPr>
          <w:jc w:val="center"/>
        </w:trPr>
        <w:tc>
          <w:tcPr>
            <w:tcW w:w="3009" w:type="dxa"/>
          </w:tcPr>
          <w:p w14:paraId="38F80AA7" w14:textId="192751C9"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1EBD70D4" w14:textId="77777777" w:rsidR="00312BC3" w:rsidRPr="00C26C40" w:rsidRDefault="00312BC3" w:rsidP="00870DFD">
            <w:pPr>
              <w:rPr>
                <w:lang w:val="en-GB"/>
              </w:rPr>
            </w:pPr>
            <w:r w:rsidRPr="00C26C40">
              <w:rPr>
                <w:lang w:val="en-GB"/>
              </w:rPr>
              <w:t>0.000</w:t>
            </w:r>
          </w:p>
        </w:tc>
        <w:tc>
          <w:tcPr>
            <w:tcW w:w="3009" w:type="dxa"/>
          </w:tcPr>
          <w:p w14:paraId="649E256B" w14:textId="77777777" w:rsidR="00312BC3" w:rsidRPr="00C26C40" w:rsidRDefault="00312BC3" w:rsidP="00870DFD">
            <w:pPr>
              <w:rPr>
                <w:lang w:val="en-GB"/>
              </w:rPr>
            </w:pPr>
            <w:r w:rsidRPr="00C26C40">
              <w:rPr>
                <w:lang w:val="en-GB"/>
              </w:rPr>
              <w:t>0.0000</w:t>
            </w:r>
          </w:p>
        </w:tc>
      </w:tr>
      <w:tr w:rsidR="00312BC3" w:rsidRPr="00C26C40" w14:paraId="14C7427E" w14:textId="77777777" w:rsidTr="00870DFD">
        <w:trPr>
          <w:jc w:val="center"/>
        </w:trPr>
        <w:tc>
          <w:tcPr>
            <w:tcW w:w="3009" w:type="dxa"/>
          </w:tcPr>
          <w:p w14:paraId="1CA2684A" w14:textId="0A1E4178"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1D879DC0" w14:textId="77777777" w:rsidR="00312BC3" w:rsidRPr="00C26C40" w:rsidRDefault="00312BC3" w:rsidP="00870DFD">
            <w:pPr>
              <w:rPr>
                <w:lang w:val="en-GB"/>
              </w:rPr>
            </w:pPr>
            <w:r w:rsidRPr="00C26C40">
              <w:rPr>
                <w:lang w:val="en-GB"/>
              </w:rPr>
              <w:t>0.000</w:t>
            </w:r>
          </w:p>
        </w:tc>
        <w:tc>
          <w:tcPr>
            <w:tcW w:w="3009" w:type="dxa"/>
          </w:tcPr>
          <w:p w14:paraId="76BB916F" w14:textId="77777777" w:rsidR="00312BC3" w:rsidRPr="00C26C40" w:rsidRDefault="00312BC3" w:rsidP="00870DFD">
            <w:pPr>
              <w:rPr>
                <w:lang w:val="en-GB"/>
              </w:rPr>
            </w:pPr>
            <w:r w:rsidRPr="00C26C40">
              <w:rPr>
                <w:lang w:val="en-GB"/>
              </w:rPr>
              <w:t>0.0000</w:t>
            </w:r>
          </w:p>
        </w:tc>
      </w:tr>
      <w:tr w:rsidR="00312BC3" w:rsidRPr="00C26C40" w14:paraId="26657AE9" w14:textId="77777777" w:rsidTr="00870DFD">
        <w:trPr>
          <w:jc w:val="center"/>
        </w:trPr>
        <w:tc>
          <w:tcPr>
            <w:tcW w:w="3009" w:type="dxa"/>
          </w:tcPr>
          <w:p w14:paraId="3B4E964B" w14:textId="491869C8"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50E88FC4" w14:textId="77777777" w:rsidR="00312BC3" w:rsidRPr="00C26C40" w:rsidRDefault="00312BC3" w:rsidP="00870DFD">
            <w:pPr>
              <w:rPr>
                <w:lang w:val="en-GB"/>
              </w:rPr>
            </w:pPr>
            <w:r w:rsidRPr="00C26C40">
              <w:rPr>
                <w:lang w:val="en-GB"/>
              </w:rPr>
              <w:t>0.769</w:t>
            </w:r>
          </w:p>
        </w:tc>
        <w:tc>
          <w:tcPr>
            <w:tcW w:w="3009" w:type="dxa"/>
          </w:tcPr>
          <w:p w14:paraId="04E027DA" w14:textId="77777777" w:rsidR="00312BC3" w:rsidRPr="00C26C40" w:rsidRDefault="00312BC3" w:rsidP="00870DFD">
            <w:pPr>
              <w:rPr>
                <w:lang w:val="en-GB"/>
              </w:rPr>
            </w:pPr>
            <w:r w:rsidRPr="00C26C40">
              <w:rPr>
                <w:lang w:val="en-GB"/>
              </w:rPr>
              <w:t>0.0004</w:t>
            </w:r>
          </w:p>
        </w:tc>
      </w:tr>
      <w:tr w:rsidR="00312BC3" w:rsidRPr="00C26C40" w14:paraId="65582C6D" w14:textId="77777777" w:rsidTr="00870DFD">
        <w:trPr>
          <w:jc w:val="center"/>
        </w:trPr>
        <w:tc>
          <w:tcPr>
            <w:tcW w:w="3009" w:type="dxa"/>
          </w:tcPr>
          <w:p w14:paraId="1E2916A3" w14:textId="152D98F3" w:rsidR="00312BC3" w:rsidRPr="00C26C40" w:rsidRDefault="0066574D" w:rsidP="00870DFD">
            <w:pPr>
              <w:rPr>
                <w:lang w:val="en-GB"/>
              </w:rPr>
            </w:pPr>
            <m:oMathPara>
              <m:oMath>
                <m:r>
                  <w:rPr>
                    <w:rFonts w:ascii="Cambria Math" w:hAnsi="Cambria Math"/>
                    <w:lang w:val="en-GB"/>
                  </w:rPr>
                  <w:lastRenderedPageBreak/>
                  <m:t>Al₂O₃</m:t>
                </m:r>
              </m:oMath>
            </m:oMathPara>
          </w:p>
        </w:tc>
        <w:tc>
          <w:tcPr>
            <w:tcW w:w="3009" w:type="dxa"/>
          </w:tcPr>
          <w:p w14:paraId="29562476" w14:textId="77777777" w:rsidR="00312BC3" w:rsidRPr="00C26C40" w:rsidRDefault="00312BC3" w:rsidP="00870DFD">
            <w:pPr>
              <w:rPr>
                <w:lang w:val="en-GB"/>
              </w:rPr>
            </w:pPr>
            <w:r w:rsidRPr="00C26C40">
              <w:rPr>
                <w:lang w:val="en-GB"/>
              </w:rPr>
              <w:t>395.739</w:t>
            </w:r>
          </w:p>
        </w:tc>
        <w:tc>
          <w:tcPr>
            <w:tcW w:w="3009" w:type="dxa"/>
          </w:tcPr>
          <w:p w14:paraId="68C19403" w14:textId="77777777" w:rsidR="00312BC3" w:rsidRPr="00C26C40" w:rsidRDefault="00312BC3" w:rsidP="00870DFD">
            <w:pPr>
              <w:rPr>
                <w:lang w:val="en-GB"/>
              </w:rPr>
            </w:pPr>
            <w:r w:rsidRPr="00C26C40">
              <w:rPr>
                <w:lang w:val="en-GB"/>
              </w:rPr>
              <w:t>0.1958</w:t>
            </w:r>
          </w:p>
        </w:tc>
      </w:tr>
      <w:tr w:rsidR="00312BC3" w:rsidRPr="00C26C40" w14:paraId="315EBA6E" w14:textId="77777777" w:rsidTr="00870DFD">
        <w:trPr>
          <w:jc w:val="center"/>
        </w:trPr>
        <w:tc>
          <w:tcPr>
            <w:tcW w:w="3009" w:type="dxa"/>
          </w:tcPr>
          <w:p w14:paraId="02AD3CAD" w14:textId="77777777" w:rsidR="00312BC3" w:rsidRPr="00C26C40" w:rsidRDefault="00312BC3" w:rsidP="00870DFD">
            <w:pPr>
              <w:rPr>
                <w:lang w:val="en-GB"/>
              </w:rPr>
            </w:pPr>
            <w:r w:rsidRPr="00C26C40">
              <w:rPr>
                <w:b/>
                <w:lang w:val="en-GB"/>
              </w:rPr>
              <w:t>Total</w:t>
            </w:r>
          </w:p>
        </w:tc>
        <w:tc>
          <w:tcPr>
            <w:tcW w:w="3009" w:type="dxa"/>
          </w:tcPr>
          <w:p w14:paraId="4AFD5B9D" w14:textId="77777777" w:rsidR="00312BC3" w:rsidRPr="00C26C40" w:rsidRDefault="00312BC3" w:rsidP="00870DFD">
            <w:pPr>
              <w:rPr>
                <w:lang w:val="en-GB"/>
              </w:rPr>
            </w:pPr>
            <w:r w:rsidRPr="00C26C40">
              <w:rPr>
                <w:b/>
                <w:lang w:val="en-GB"/>
              </w:rPr>
              <w:t>2,021.385</w:t>
            </w:r>
          </w:p>
        </w:tc>
        <w:tc>
          <w:tcPr>
            <w:tcW w:w="3009" w:type="dxa"/>
          </w:tcPr>
          <w:p w14:paraId="74B07AAA" w14:textId="77777777" w:rsidR="00312BC3" w:rsidRPr="00C26C40" w:rsidRDefault="00312BC3" w:rsidP="00870DFD">
            <w:pPr>
              <w:rPr>
                <w:lang w:val="en-GB"/>
              </w:rPr>
            </w:pPr>
            <w:r w:rsidRPr="00C26C40">
              <w:rPr>
                <w:b/>
                <w:lang w:val="en-GB"/>
              </w:rPr>
              <w:t>1.0000</w:t>
            </w:r>
          </w:p>
        </w:tc>
      </w:tr>
      <w:tr w:rsidR="00312BC3" w:rsidRPr="00C26C40" w14:paraId="10D04065" w14:textId="77777777" w:rsidTr="00870DFD">
        <w:trPr>
          <w:jc w:val="center"/>
        </w:trPr>
        <w:tc>
          <w:tcPr>
            <w:tcW w:w="3009" w:type="dxa"/>
          </w:tcPr>
          <w:p w14:paraId="1A22CC61" w14:textId="77777777" w:rsidR="00312BC3" w:rsidRPr="00C26C40" w:rsidRDefault="00312BC3" w:rsidP="00870DFD">
            <w:pPr>
              <w:rPr>
                <w:lang w:val="en-GB"/>
              </w:rPr>
            </w:pPr>
            <w:r w:rsidRPr="00C26C40">
              <w:rPr>
                <w:b/>
                <w:lang w:val="en-GB"/>
              </w:rPr>
              <w:t>Temperature (°C)</w:t>
            </w:r>
          </w:p>
        </w:tc>
        <w:tc>
          <w:tcPr>
            <w:tcW w:w="3009" w:type="dxa"/>
          </w:tcPr>
          <w:p w14:paraId="4407647A" w14:textId="77777777" w:rsidR="00312BC3" w:rsidRPr="00C26C40" w:rsidRDefault="00312BC3" w:rsidP="00870DFD">
            <w:pPr>
              <w:rPr>
                <w:lang w:val="en-GB"/>
              </w:rPr>
            </w:pPr>
            <w:r w:rsidRPr="00C26C40">
              <w:rPr>
                <w:b/>
                <w:lang w:val="en-GB"/>
              </w:rPr>
              <w:t>32.28</w:t>
            </w:r>
          </w:p>
        </w:tc>
        <w:tc>
          <w:tcPr>
            <w:tcW w:w="3009" w:type="dxa"/>
          </w:tcPr>
          <w:p w14:paraId="6AA681D9" w14:textId="77777777" w:rsidR="00312BC3" w:rsidRPr="00C26C40" w:rsidRDefault="00312BC3" w:rsidP="00870DFD">
            <w:pPr>
              <w:rPr>
                <w:lang w:val="en-GB"/>
              </w:rPr>
            </w:pPr>
          </w:p>
        </w:tc>
      </w:tr>
      <w:tr w:rsidR="00312BC3" w:rsidRPr="00C26C40" w14:paraId="2F6C3A5E" w14:textId="77777777" w:rsidTr="00870DFD">
        <w:trPr>
          <w:jc w:val="center"/>
        </w:trPr>
        <w:tc>
          <w:tcPr>
            <w:tcW w:w="3009" w:type="dxa"/>
          </w:tcPr>
          <w:p w14:paraId="20431F03" w14:textId="77777777" w:rsidR="00312BC3" w:rsidRPr="00C26C40" w:rsidRDefault="00312BC3" w:rsidP="00870DFD">
            <w:pPr>
              <w:rPr>
                <w:lang w:val="en-GB"/>
              </w:rPr>
            </w:pPr>
            <w:r w:rsidRPr="00C26C40">
              <w:rPr>
                <w:b/>
                <w:lang w:val="en-GB"/>
              </w:rPr>
              <w:t>Pressure (atm)</w:t>
            </w:r>
          </w:p>
        </w:tc>
        <w:tc>
          <w:tcPr>
            <w:tcW w:w="3009" w:type="dxa"/>
          </w:tcPr>
          <w:p w14:paraId="4A097208" w14:textId="77777777" w:rsidR="00312BC3" w:rsidRPr="00C26C40" w:rsidRDefault="00312BC3" w:rsidP="00870DFD">
            <w:pPr>
              <w:rPr>
                <w:lang w:val="en-GB"/>
              </w:rPr>
            </w:pPr>
            <w:r w:rsidRPr="00C26C40">
              <w:rPr>
                <w:b/>
                <w:lang w:val="en-GB"/>
              </w:rPr>
              <w:t>1.1000</w:t>
            </w:r>
          </w:p>
        </w:tc>
        <w:tc>
          <w:tcPr>
            <w:tcW w:w="3009" w:type="dxa"/>
          </w:tcPr>
          <w:p w14:paraId="676882BB" w14:textId="77777777" w:rsidR="00312BC3" w:rsidRPr="00C26C40" w:rsidRDefault="00312BC3" w:rsidP="00870DFD">
            <w:pPr>
              <w:rPr>
                <w:lang w:val="en-GB"/>
              </w:rPr>
            </w:pPr>
          </w:p>
        </w:tc>
      </w:tr>
    </w:tbl>
    <w:p w14:paraId="1E978774" w14:textId="77777777" w:rsidR="0077422B" w:rsidRPr="00C26C40" w:rsidRDefault="0077422B" w:rsidP="00312BC3">
      <w:pPr>
        <w:spacing w:before="160"/>
        <w:rPr>
          <w:b/>
        </w:rPr>
      </w:pPr>
    </w:p>
    <w:p w14:paraId="6607FA58" w14:textId="78242B21" w:rsidR="00312BC3" w:rsidRPr="00C26C40" w:rsidRDefault="00312BC3" w:rsidP="0077422B">
      <w:pPr>
        <w:pStyle w:val="Heading4"/>
      </w:pPr>
      <w:r w:rsidRPr="00C26C40">
        <w:t>P-503 — Mill Discharge Pump</w:t>
      </w:r>
    </w:p>
    <w:p w14:paraId="584AB4AB" w14:textId="4CCB5885" w:rsidR="00312BC3" w:rsidRPr="00C26C40" w:rsidRDefault="00312BC3" w:rsidP="00312BC3">
      <w:r w:rsidRPr="00C26C40">
        <w:t>Unit Type: Pump</w:t>
      </w:r>
      <w:r w:rsidR="0077422B" w:rsidRPr="00C26C40">
        <w:tab/>
      </w:r>
      <w:r w:rsidRPr="00C26C40">
        <w:t>Inlet streams: 504    Outlet streams: 505</w:t>
      </w:r>
    </w:p>
    <w:p w14:paraId="4501F8DC" w14:textId="77777777" w:rsidR="00312BC3" w:rsidRPr="00C26C40" w:rsidRDefault="00312BC3" w:rsidP="00312BC3">
      <w:r w:rsidRPr="00C26C40">
        <w:t>The ground slurry (504) is transferred from the ball mill to the hydrocyclone classifier by the mill discharge pump P-503. Composition and temperature are essentially unchanged across this pumping step.</w:t>
      </w:r>
    </w:p>
    <w:p w14:paraId="7272EFC5" w14:textId="77777777" w:rsidR="00312BC3" w:rsidRPr="00C26C40" w:rsidRDefault="00312BC3" w:rsidP="00312BC3">
      <w:r w:rsidRPr="00C26C40">
        <w:t>Inlet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4E87769C" w14:textId="77777777" w:rsidTr="00870DFD">
        <w:trPr>
          <w:jc w:val="center"/>
        </w:trPr>
        <w:tc>
          <w:tcPr>
            <w:tcW w:w="3009" w:type="dxa"/>
            <w:shd w:val="clear" w:color="auto" w:fill="D9D9D9"/>
          </w:tcPr>
          <w:p w14:paraId="3E653A33" w14:textId="77777777" w:rsidR="00312BC3" w:rsidRPr="00C26C40" w:rsidRDefault="00312BC3" w:rsidP="00870DFD">
            <w:pPr>
              <w:rPr>
                <w:lang w:val="en-GB"/>
              </w:rPr>
            </w:pPr>
            <w:r w:rsidRPr="00C26C40">
              <w:rPr>
                <w:b/>
                <w:sz w:val="22"/>
                <w:lang w:val="en-GB"/>
              </w:rPr>
              <w:t>Stream 504</w:t>
            </w:r>
          </w:p>
        </w:tc>
        <w:tc>
          <w:tcPr>
            <w:tcW w:w="3009" w:type="dxa"/>
            <w:shd w:val="clear" w:color="auto" w:fill="D9D9D9"/>
          </w:tcPr>
          <w:p w14:paraId="4C768414"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79B5CD07" w14:textId="77777777" w:rsidR="00312BC3" w:rsidRPr="00C26C40" w:rsidRDefault="00312BC3" w:rsidP="00870DFD">
            <w:pPr>
              <w:rPr>
                <w:lang w:val="en-GB"/>
              </w:rPr>
            </w:pPr>
            <w:r w:rsidRPr="00C26C40">
              <w:rPr>
                <w:b/>
                <w:sz w:val="22"/>
                <w:lang w:val="en-GB"/>
              </w:rPr>
              <w:t>Mass Fraction</w:t>
            </w:r>
          </w:p>
        </w:tc>
      </w:tr>
      <w:tr w:rsidR="00312BC3" w:rsidRPr="00C26C40" w14:paraId="0B8AB84D" w14:textId="77777777" w:rsidTr="00870DFD">
        <w:trPr>
          <w:jc w:val="center"/>
        </w:trPr>
        <w:tc>
          <w:tcPr>
            <w:tcW w:w="3009" w:type="dxa"/>
          </w:tcPr>
          <w:p w14:paraId="3DDE1C42" w14:textId="2963ACB1"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0CEEE4CD" w14:textId="77777777" w:rsidR="00312BC3" w:rsidRPr="00C26C40" w:rsidRDefault="00312BC3" w:rsidP="00870DFD">
            <w:pPr>
              <w:rPr>
                <w:lang w:val="en-GB"/>
              </w:rPr>
            </w:pPr>
            <w:r w:rsidRPr="00C26C40">
              <w:rPr>
                <w:lang w:val="en-GB"/>
              </w:rPr>
              <w:t>1,260.632</w:t>
            </w:r>
          </w:p>
        </w:tc>
        <w:tc>
          <w:tcPr>
            <w:tcW w:w="3009" w:type="dxa"/>
          </w:tcPr>
          <w:p w14:paraId="43CC3143" w14:textId="77777777" w:rsidR="00312BC3" w:rsidRPr="00C26C40" w:rsidRDefault="00312BC3" w:rsidP="00870DFD">
            <w:pPr>
              <w:rPr>
                <w:lang w:val="en-GB"/>
              </w:rPr>
            </w:pPr>
            <w:r w:rsidRPr="00C26C40">
              <w:rPr>
                <w:lang w:val="en-GB"/>
              </w:rPr>
              <w:t>0.6236</w:t>
            </w:r>
          </w:p>
        </w:tc>
      </w:tr>
      <w:tr w:rsidR="00312BC3" w:rsidRPr="00C26C40" w14:paraId="5C48634E" w14:textId="77777777" w:rsidTr="00870DFD">
        <w:trPr>
          <w:jc w:val="center"/>
        </w:trPr>
        <w:tc>
          <w:tcPr>
            <w:tcW w:w="3009" w:type="dxa"/>
          </w:tcPr>
          <w:p w14:paraId="63CD1718" w14:textId="35211954"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4DFBEB9A" w14:textId="77777777" w:rsidR="00312BC3" w:rsidRPr="00C26C40" w:rsidRDefault="00312BC3" w:rsidP="00870DFD">
            <w:pPr>
              <w:rPr>
                <w:lang w:val="en-GB"/>
              </w:rPr>
            </w:pPr>
            <w:r w:rsidRPr="00C26C40">
              <w:rPr>
                <w:lang w:val="en-GB"/>
              </w:rPr>
              <w:t>0.796</w:t>
            </w:r>
          </w:p>
        </w:tc>
        <w:tc>
          <w:tcPr>
            <w:tcW w:w="3009" w:type="dxa"/>
          </w:tcPr>
          <w:p w14:paraId="548A64C3" w14:textId="77777777" w:rsidR="00312BC3" w:rsidRPr="00C26C40" w:rsidRDefault="00312BC3" w:rsidP="00870DFD">
            <w:pPr>
              <w:rPr>
                <w:lang w:val="en-GB"/>
              </w:rPr>
            </w:pPr>
            <w:r w:rsidRPr="00C26C40">
              <w:rPr>
                <w:lang w:val="en-GB"/>
              </w:rPr>
              <w:t>0.0004</w:t>
            </w:r>
          </w:p>
        </w:tc>
      </w:tr>
      <w:tr w:rsidR="00312BC3" w:rsidRPr="00C26C40" w14:paraId="6B3A4925" w14:textId="77777777" w:rsidTr="00870DFD">
        <w:trPr>
          <w:jc w:val="center"/>
        </w:trPr>
        <w:tc>
          <w:tcPr>
            <w:tcW w:w="3009" w:type="dxa"/>
          </w:tcPr>
          <w:p w14:paraId="601698B3" w14:textId="038172BD"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5DED0469" w14:textId="77777777" w:rsidR="00312BC3" w:rsidRPr="00C26C40" w:rsidRDefault="00312BC3" w:rsidP="00870DFD">
            <w:pPr>
              <w:rPr>
                <w:lang w:val="en-GB"/>
              </w:rPr>
            </w:pPr>
            <w:r w:rsidRPr="00C26C40">
              <w:rPr>
                <w:lang w:val="en-GB"/>
              </w:rPr>
              <w:t>363.449</w:t>
            </w:r>
          </w:p>
        </w:tc>
        <w:tc>
          <w:tcPr>
            <w:tcW w:w="3009" w:type="dxa"/>
          </w:tcPr>
          <w:p w14:paraId="68CF13DF" w14:textId="77777777" w:rsidR="00312BC3" w:rsidRPr="00C26C40" w:rsidRDefault="00312BC3" w:rsidP="00870DFD">
            <w:pPr>
              <w:rPr>
                <w:lang w:val="en-GB"/>
              </w:rPr>
            </w:pPr>
            <w:r w:rsidRPr="00C26C40">
              <w:rPr>
                <w:lang w:val="en-GB"/>
              </w:rPr>
              <w:t>0.1798</w:t>
            </w:r>
          </w:p>
        </w:tc>
      </w:tr>
      <w:tr w:rsidR="00312BC3" w:rsidRPr="00C26C40" w14:paraId="78A62CD7" w14:textId="77777777" w:rsidTr="00870DFD">
        <w:trPr>
          <w:jc w:val="center"/>
        </w:trPr>
        <w:tc>
          <w:tcPr>
            <w:tcW w:w="3009" w:type="dxa"/>
          </w:tcPr>
          <w:p w14:paraId="3615094D" w14:textId="71CBE7D0"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6012A85C" w14:textId="77777777" w:rsidR="00312BC3" w:rsidRPr="00C26C40" w:rsidRDefault="00312BC3" w:rsidP="00870DFD">
            <w:pPr>
              <w:rPr>
                <w:lang w:val="en-GB"/>
              </w:rPr>
            </w:pPr>
            <w:r w:rsidRPr="00C26C40">
              <w:rPr>
                <w:lang w:val="en-GB"/>
              </w:rPr>
              <w:t>0.000</w:t>
            </w:r>
          </w:p>
        </w:tc>
        <w:tc>
          <w:tcPr>
            <w:tcW w:w="3009" w:type="dxa"/>
          </w:tcPr>
          <w:p w14:paraId="46D1C603" w14:textId="77777777" w:rsidR="00312BC3" w:rsidRPr="00C26C40" w:rsidRDefault="00312BC3" w:rsidP="00870DFD">
            <w:pPr>
              <w:rPr>
                <w:lang w:val="en-GB"/>
              </w:rPr>
            </w:pPr>
            <w:r w:rsidRPr="00C26C40">
              <w:rPr>
                <w:lang w:val="en-GB"/>
              </w:rPr>
              <w:t>0.0000</w:t>
            </w:r>
          </w:p>
        </w:tc>
      </w:tr>
      <w:tr w:rsidR="00312BC3" w:rsidRPr="00C26C40" w14:paraId="24EED791" w14:textId="77777777" w:rsidTr="00870DFD">
        <w:trPr>
          <w:jc w:val="center"/>
        </w:trPr>
        <w:tc>
          <w:tcPr>
            <w:tcW w:w="3009" w:type="dxa"/>
          </w:tcPr>
          <w:p w14:paraId="1A132673" w14:textId="41CE4AE2"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6BB6C472" w14:textId="77777777" w:rsidR="00312BC3" w:rsidRPr="00C26C40" w:rsidRDefault="00312BC3" w:rsidP="00870DFD">
            <w:pPr>
              <w:rPr>
                <w:lang w:val="en-GB"/>
              </w:rPr>
            </w:pPr>
            <w:r w:rsidRPr="00C26C40">
              <w:rPr>
                <w:lang w:val="en-GB"/>
              </w:rPr>
              <w:t>0.000</w:t>
            </w:r>
          </w:p>
        </w:tc>
        <w:tc>
          <w:tcPr>
            <w:tcW w:w="3009" w:type="dxa"/>
          </w:tcPr>
          <w:p w14:paraId="5D9B2BDE" w14:textId="77777777" w:rsidR="00312BC3" w:rsidRPr="00C26C40" w:rsidRDefault="00312BC3" w:rsidP="00870DFD">
            <w:pPr>
              <w:rPr>
                <w:lang w:val="en-GB"/>
              </w:rPr>
            </w:pPr>
            <w:r w:rsidRPr="00C26C40">
              <w:rPr>
                <w:lang w:val="en-GB"/>
              </w:rPr>
              <w:t>0.0000</w:t>
            </w:r>
          </w:p>
        </w:tc>
      </w:tr>
      <w:tr w:rsidR="00312BC3" w:rsidRPr="00C26C40" w14:paraId="7E41F107" w14:textId="77777777" w:rsidTr="00870DFD">
        <w:trPr>
          <w:jc w:val="center"/>
        </w:trPr>
        <w:tc>
          <w:tcPr>
            <w:tcW w:w="3009" w:type="dxa"/>
          </w:tcPr>
          <w:p w14:paraId="79D08913" w14:textId="1A128B86"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50278EF8" w14:textId="77777777" w:rsidR="00312BC3" w:rsidRPr="00C26C40" w:rsidRDefault="00312BC3" w:rsidP="00870DFD">
            <w:pPr>
              <w:rPr>
                <w:lang w:val="en-GB"/>
              </w:rPr>
            </w:pPr>
            <w:r w:rsidRPr="00C26C40">
              <w:rPr>
                <w:lang w:val="en-GB"/>
              </w:rPr>
              <w:t>0.769</w:t>
            </w:r>
          </w:p>
        </w:tc>
        <w:tc>
          <w:tcPr>
            <w:tcW w:w="3009" w:type="dxa"/>
          </w:tcPr>
          <w:p w14:paraId="18A49DAF" w14:textId="77777777" w:rsidR="00312BC3" w:rsidRPr="00C26C40" w:rsidRDefault="00312BC3" w:rsidP="00870DFD">
            <w:pPr>
              <w:rPr>
                <w:lang w:val="en-GB"/>
              </w:rPr>
            </w:pPr>
            <w:r w:rsidRPr="00C26C40">
              <w:rPr>
                <w:lang w:val="en-GB"/>
              </w:rPr>
              <w:t>0.0004</w:t>
            </w:r>
          </w:p>
        </w:tc>
      </w:tr>
      <w:tr w:rsidR="00312BC3" w:rsidRPr="00C26C40" w14:paraId="707B767A" w14:textId="77777777" w:rsidTr="00870DFD">
        <w:trPr>
          <w:jc w:val="center"/>
        </w:trPr>
        <w:tc>
          <w:tcPr>
            <w:tcW w:w="3009" w:type="dxa"/>
          </w:tcPr>
          <w:p w14:paraId="42C88B0F" w14:textId="348E5C09"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228B9F7C" w14:textId="77777777" w:rsidR="00312BC3" w:rsidRPr="00C26C40" w:rsidRDefault="00312BC3" w:rsidP="00870DFD">
            <w:pPr>
              <w:rPr>
                <w:lang w:val="en-GB"/>
              </w:rPr>
            </w:pPr>
            <w:r w:rsidRPr="00C26C40">
              <w:rPr>
                <w:lang w:val="en-GB"/>
              </w:rPr>
              <w:t>395.739</w:t>
            </w:r>
          </w:p>
        </w:tc>
        <w:tc>
          <w:tcPr>
            <w:tcW w:w="3009" w:type="dxa"/>
          </w:tcPr>
          <w:p w14:paraId="61721423" w14:textId="77777777" w:rsidR="00312BC3" w:rsidRPr="00C26C40" w:rsidRDefault="00312BC3" w:rsidP="00870DFD">
            <w:pPr>
              <w:rPr>
                <w:lang w:val="en-GB"/>
              </w:rPr>
            </w:pPr>
            <w:r w:rsidRPr="00C26C40">
              <w:rPr>
                <w:lang w:val="en-GB"/>
              </w:rPr>
              <w:t>0.1958</w:t>
            </w:r>
          </w:p>
        </w:tc>
      </w:tr>
      <w:tr w:rsidR="00312BC3" w:rsidRPr="00C26C40" w14:paraId="356B164D" w14:textId="77777777" w:rsidTr="00870DFD">
        <w:trPr>
          <w:jc w:val="center"/>
        </w:trPr>
        <w:tc>
          <w:tcPr>
            <w:tcW w:w="3009" w:type="dxa"/>
          </w:tcPr>
          <w:p w14:paraId="4B7D1883" w14:textId="77777777" w:rsidR="00312BC3" w:rsidRPr="00C26C40" w:rsidRDefault="00312BC3" w:rsidP="00870DFD">
            <w:pPr>
              <w:rPr>
                <w:lang w:val="en-GB"/>
              </w:rPr>
            </w:pPr>
            <w:r w:rsidRPr="00C26C40">
              <w:rPr>
                <w:b/>
                <w:lang w:val="en-GB"/>
              </w:rPr>
              <w:t>Total</w:t>
            </w:r>
          </w:p>
        </w:tc>
        <w:tc>
          <w:tcPr>
            <w:tcW w:w="3009" w:type="dxa"/>
          </w:tcPr>
          <w:p w14:paraId="19222C8A" w14:textId="77777777" w:rsidR="00312BC3" w:rsidRPr="00C26C40" w:rsidRDefault="00312BC3" w:rsidP="00870DFD">
            <w:pPr>
              <w:rPr>
                <w:lang w:val="en-GB"/>
              </w:rPr>
            </w:pPr>
            <w:r w:rsidRPr="00C26C40">
              <w:rPr>
                <w:b/>
                <w:lang w:val="en-GB"/>
              </w:rPr>
              <w:t>2,021.385</w:t>
            </w:r>
          </w:p>
        </w:tc>
        <w:tc>
          <w:tcPr>
            <w:tcW w:w="3009" w:type="dxa"/>
          </w:tcPr>
          <w:p w14:paraId="4F136088" w14:textId="77777777" w:rsidR="00312BC3" w:rsidRPr="00C26C40" w:rsidRDefault="00312BC3" w:rsidP="00870DFD">
            <w:pPr>
              <w:rPr>
                <w:lang w:val="en-GB"/>
              </w:rPr>
            </w:pPr>
            <w:r w:rsidRPr="00C26C40">
              <w:rPr>
                <w:b/>
                <w:lang w:val="en-GB"/>
              </w:rPr>
              <w:t>1.0000</w:t>
            </w:r>
          </w:p>
        </w:tc>
      </w:tr>
      <w:tr w:rsidR="00312BC3" w:rsidRPr="00C26C40" w14:paraId="0EA45FEE" w14:textId="77777777" w:rsidTr="00870DFD">
        <w:trPr>
          <w:jc w:val="center"/>
        </w:trPr>
        <w:tc>
          <w:tcPr>
            <w:tcW w:w="3009" w:type="dxa"/>
          </w:tcPr>
          <w:p w14:paraId="68435A18" w14:textId="77777777" w:rsidR="00312BC3" w:rsidRPr="00C26C40" w:rsidRDefault="00312BC3" w:rsidP="00870DFD">
            <w:pPr>
              <w:rPr>
                <w:lang w:val="en-GB"/>
              </w:rPr>
            </w:pPr>
            <w:r w:rsidRPr="00C26C40">
              <w:rPr>
                <w:b/>
                <w:lang w:val="en-GB"/>
              </w:rPr>
              <w:t>Temperature (°C)</w:t>
            </w:r>
          </w:p>
        </w:tc>
        <w:tc>
          <w:tcPr>
            <w:tcW w:w="3009" w:type="dxa"/>
          </w:tcPr>
          <w:p w14:paraId="7AE4278D" w14:textId="77777777" w:rsidR="00312BC3" w:rsidRPr="00C26C40" w:rsidRDefault="00312BC3" w:rsidP="00870DFD">
            <w:pPr>
              <w:rPr>
                <w:lang w:val="en-GB"/>
              </w:rPr>
            </w:pPr>
            <w:r w:rsidRPr="00C26C40">
              <w:rPr>
                <w:b/>
                <w:lang w:val="en-GB"/>
              </w:rPr>
              <w:t>32.28</w:t>
            </w:r>
          </w:p>
        </w:tc>
        <w:tc>
          <w:tcPr>
            <w:tcW w:w="3009" w:type="dxa"/>
          </w:tcPr>
          <w:p w14:paraId="1DCE4E73" w14:textId="77777777" w:rsidR="00312BC3" w:rsidRPr="00C26C40" w:rsidRDefault="00312BC3" w:rsidP="00870DFD">
            <w:pPr>
              <w:rPr>
                <w:lang w:val="en-GB"/>
              </w:rPr>
            </w:pPr>
          </w:p>
        </w:tc>
      </w:tr>
      <w:tr w:rsidR="00312BC3" w:rsidRPr="00C26C40" w14:paraId="44997F20" w14:textId="77777777" w:rsidTr="00870DFD">
        <w:trPr>
          <w:jc w:val="center"/>
        </w:trPr>
        <w:tc>
          <w:tcPr>
            <w:tcW w:w="3009" w:type="dxa"/>
          </w:tcPr>
          <w:p w14:paraId="5300F23F" w14:textId="77777777" w:rsidR="00312BC3" w:rsidRPr="00C26C40" w:rsidRDefault="00312BC3" w:rsidP="00870DFD">
            <w:pPr>
              <w:rPr>
                <w:lang w:val="en-GB"/>
              </w:rPr>
            </w:pPr>
            <w:r w:rsidRPr="00C26C40">
              <w:rPr>
                <w:b/>
                <w:lang w:val="en-GB"/>
              </w:rPr>
              <w:t>Pressure (atm)</w:t>
            </w:r>
          </w:p>
        </w:tc>
        <w:tc>
          <w:tcPr>
            <w:tcW w:w="3009" w:type="dxa"/>
          </w:tcPr>
          <w:p w14:paraId="665A2AFC" w14:textId="77777777" w:rsidR="00312BC3" w:rsidRPr="00C26C40" w:rsidRDefault="00312BC3" w:rsidP="00870DFD">
            <w:pPr>
              <w:rPr>
                <w:lang w:val="en-GB"/>
              </w:rPr>
            </w:pPr>
            <w:r w:rsidRPr="00C26C40">
              <w:rPr>
                <w:b/>
                <w:lang w:val="en-GB"/>
              </w:rPr>
              <w:t>1.1000</w:t>
            </w:r>
          </w:p>
        </w:tc>
        <w:tc>
          <w:tcPr>
            <w:tcW w:w="3009" w:type="dxa"/>
          </w:tcPr>
          <w:p w14:paraId="2C2FE60E" w14:textId="77777777" w:rsidR="00312BC3" w:rsidRPr="00C26C40" w:rsidRDefault="00312BC3" w:rsidP="00870DFD">
            <w:pPr>
              <w:rPr>
                <w:lang w:val="en-GB"/>
              </w:rPr>
            </w:pPr>
          </w:p>
        </w:tc>
      </w:tr>
    </w:tbl>
    <w:p w14:paraId="4268991C" w14:textId="77777777" w:rsidR="0077422B" w:rsidRPr="00C26C40" w:rsidRDefault="0077422B" w:rsidP="00312BC3"/>
    <w:p w14:paraId="4FAED8DF" w14:textId="6E8A1586" w:rsidR="00312BC3" w:rsidRPr="00C26C40" w:rsidRDefault="00312BC3" w:rsidP="00312BC3">
      <w:r w:rsidRPr="00C26C40">
        <w:t>Outlet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1EA62DAA" w14:textId="77777777" w:rsidTr="00870DFD">
        <w:trPr>
          <w:jc w:val="center"/>
        </w:trPr>
        <w:tc>
          <w:tcPr>
            <w:tcW w:w="3009" w:type="dxa"/>
            <w:shd w:val="clear" w:color="auto" w:fill="D9D9D9"/>
          </w:tcPr>
          <w:p w14:paraId="01C2D296" w14:textId="77777777" w:rsidR="00312BC3" w:rsidRPr="00C26C40" w:rsidRDefault="00312BC3" w:rsidP="00870DFD">
            <w:pPr>
              <w:rPr>
                <w:lang w:val="en-GB"/>
              </w:rPr>
            </w:pPr>
            <w:r w:rsidRPr="00C26C40">
              <w:rPr>
                <w:b/>
                <w:sz w:val="22"/>
                <w:lang w:val="en-GB"/>
              </w:rPr>
              <w:t>Stream 505</w:t>
            </w:r>
          </w:p>
        </w:tc>
        <w:tc>
          <w:tcPr>
            <w:tcW w:w="3009" w:type="dxa"/>
            <w:shd w:val="clear" w:color="auto" w:fill="D9D9D9"/>
          </w:tcPr>
          <w:p w14:paraId="2A15635D"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1191BA56" w14:textId="77777777" w:rsidR="00312BC3" w:rsidRPr="00C26C40" w:rsidRDefault="00312BC3" w:rsidP="00870DFD">
            <w:pPr>
              <w:rPr>
                <w:lang w:val="en-GB"/>
              </w:rPr>
            </w:pPr>
            <w:r w:rsidRPr="00C26C40">
              <w:rPr>
                <w:b/>
                <w:sz w:val="22"/>
                <w:lang w:val="en-GB"/>
              </w:rPr>
              <w:t>Mass Fraction</w:t>
            </w:r>
          </w:p>
        </w:tc>
      </w:tr>
      <w:tr w:rsidR="00312BC3" w:rsidRPr="00C26C40" w14:paraId="68D51B6B" w14:textId="77777777" w:rsidTr="00870DFD">
        <w:trPr>
          <w:jc w:val="center"/>
        </w:trPr>
        <w:tc>
          <w:tcPr>
            <w:tcW w:w="3009" w:type="dxa"/>
          </w:tcPr>
          <w:p w14:paraId="6832A3FA" w14:textId="3065DABB"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79C9AA20" w14:textId="77777777" w:rsidR="00312BC3" w:rsidRPr="00C26C40" w:rsidRDefault="00312BC3" w:rsidP="00870DFD">
            <w:pPr>
              <w:rPr>
                <w:lang w:val="en-GB"/>
              </w:rPr>
            </w:pPr>
            <w:r w:rsidRPr="00C26C40">
              <w:rPr>
                <w:lang w:val="en-GB"/>
              </w:rPr>
              <w:t>1,260.632</w:t>
            </w:r>
          </w:p>
        </w:tc>
        <w:tc>
          <w:tcPr>
            <w:tcW w:w="3009" w:type="dxa"/>
          </w:tcPr>
          <w:p w14:paraId="48907494" w14:textId="77777777" w:rsidR="00312BC3" w:rsidRPr="00C26C40" w:rsidRDefault="00312BC3" w:rsidP="00870DFD">
            <w:pPr>
              <w:rPr>
                <w:lang w:val="en-GB"/>
              </w:rPr>
            </w:pPr>
            <w:r w:rsidRPr="00C26C40">
              <w:rPr>
                <w:lang w:val="en-GB"/>
              </w:rPr>
              <w:t>0.6236</w:t>
            </w:r>
          </w:p>
        </w:tc>
      </w:tr>
      <w:tr w:rsidR="00312BC3" w:rsidRPr="00C26C40" w14:paraId="2C128D8A" w14:textId="77777777" w:rsidTr="00870DFD">
        <w:trPr>
          <w:jc w:val="center"/>
        </w:trPr>
        <w:tc>
          <w:tcPr>
            <w:tcW w:w="3009" w:type="dxa"/>
          </w:tcPr>
          <w:p w14:paraId="5289C6EA" w14:textId="5EFCADA6"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0AA0E032" w14:textId="77777777" w:rsidR="00312BC3" w:rsidRPr="00C26C40" w:rsidRDefault="00312BC3" w:rsidP="00870DFD">
            <w:pPr>
              <w:rPr>
                <w:lang w:val="en-GB"/>
              </w:rPr>
            </w:pPr>
            <w:r w:rsidRPr="00C26C40">
              <w:rPr>
                <w:lang w:val="en-GB"/>
              </w:rPr>
              <w:t>0.796</w:t>
            </w:r>
          </w:p>
        </w:tc>
        <w:tc>
          <w:tcPr>
            <w:tcW w:w="3009" w:type="dxa"/>
          </w:tcPr>
          <w:p w14:paraId="58C581D4" w14:textId="77777777" w:rsidR="00312BC3" w:rsidRPr="00C26C40" w:rsidRDefault="00312BC3" w:rsidP="00870DFD">
            <w:pPr>
              <w:rPr>
                <w:lang w:val="en-GB"/>
              </w:rPr>
            </w:pPr>
            <w:r w:rsidRPr="00C26C40">
              <w:rPr>
                <w:lang w:val="en-GB"/>
              </w:rPr>
              <w:t>0.0004</w:t>
            </w:r>
          </w:p>
        </w:tc>
      </w:tr>
      <w:tr w:rsidR="00312BC3" w:rsidRPr="00C26C40" w14:paraId="18671494" w14:textId="77777777" w:rsidTr="00870DFD">
        <w:trPr>
          <w:jc w:val="center"/>
        </w:trPr>
        <w:tc>
          <w:tcPr>
            <w:tcW w:w="3009" w:type="dxa"/>
          </w:tcPr>
          <w:p w14:paraId="5ECCB3B5" w14:textId="45125D85" w:rsidR="00312BC3" w:rsidRPr="00C26C40" w:rsidRDefault="0066574D" w:rsidP="00870DFD">
            <w:pPr>
              <w:rPr>
                <w:lang w:val="en-GB"/>
              </w:rPr>
            </w:pPr>
            <m:oMathPara>
              <m:oMath>
                <m:r>
                  <w:rPr>
                    <w:rFonts w:ascii="Cambria Math" w:hAnsi="Cambria Math"/>
                    <w:lang w:val="en-GB"/>
                  </w:rPr>
                  <w:lastRenderedPageBreak/>
                  <m:t>SiO₂</m:t>
                </m:r>
              </m:oMath>
            </m:oMathPara>
          </w:p>
        </w:tc>
        <w:tc>
          <w:tcPr>
            <w:tcW w:w="3009" w:type="dxa"/>
          </w:tcPr>
          <w:p w14:paraId="6E171904" w14:textId="77777777" w:rsidR="00312BC3" w:rsidRPr="00C26C40" w:rsidRDefault="00312BC3" w:rsidP="00870DFD">
            <w:pPr>
              <w:rPr>
                <w:lang w:val="en-GB"/>
              </w:rPr>
            </w:pPr>
            <w:r w:rsidRPr="00C26C40">
              <w:rPr>
                <w:lang w:val="en-GB"/>
              </w:rPr>
              <w:t>363.449</w:t>
            </w:r>
          </w:p>
        </w:tc>
        <w:tc>
          <w:tcPr>
            <w:tcW w:w="3009" w:type="dxa"/>
          </w:tcPr>
          <w:p w14:paraId="0727AEBC" w14:textId="77777777" w:rsidR="00312BC3" w:rsidRPr="00C26C40" w:rsidRDefault="00312BC3" w:rsidP="00870DFD">
            <w:pPr>
              <w:rPr>
                <w:lang w:val="en-GB"/>
              </w:rPr>
            </w:pPr>
            <w:r w:rsidRPr="00C26C40">
              <w:rPr>
                <w:lang w:val="en-GB"/>
              </w:rPr>
              <w:t>0.1798</w:t>
            </w:r>
          </w:p>
        </w:tc>
      </w:tr>
      <w:tr w:rsidR="00312BC3" w:rsidRPr="00C26C40" w14:paraId="47F24971" w14:textId="77777777" w:rsidTr="00870DFD">
        <w:trPr>
          <w:jc w:val="center"/>
        </w:trPr>
        <w:tc>
          <w:tcPr>
            <w:tcW w:w="3009" w:type="dxa"/>
          </w:tcPr>
          <w:p w14:paraId="458D20AC" w14:textId="7DEDFDA9"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522B3515" w14:textId="77777777" w:rsidR="00312BC3" w:rsidRPr="00C26C40" w:rsidRDefault="00312BC3" w:rsidP="00870DFD">
            <w:pPr>
              <w:rPr>
                <w:lang w:val="en-GB"/>
              </w:rPr>
            </w:pPr>
            <w:r w:rsidRPr="00C26C40">
              <w:rPr>
                <w:lang w:val="en-GB"/>
              </w:rPr>
              <w:t>0.000</w:t>
            </w:r>
          </w:p>
        </w:tc>
        <w:tc>
          <w:tcPr>
            <w:tcW w:w="3009" w:type="dxa"/>
          </w:tcPr>
          <w:p w14:paraId="5EA05539" w14:textId="77777777" w:rsidR="00312BC3" w:rsidRPr="00C26C40" w:rsidRDefault="00312BC3" w:rsidP="00870DFD">
            <w:pPr>
              <w:rPr>
                <w:lang w:val="en-GB"/>
              </w:rPr>
            </w:pPr>
            <w:r w:rsidRPr="00C26C40">
              <w:rPr>
                <w:lang w:val="en-GB"/>
              </w:rPr>
              <w:t>0.0000</w:t>
            </w:r>
          </w:p>
        </w:tc>
      </w:tr>
      <w:tr w:rsidR="00312BC3" w:rsidRPr="00C26C40" w14:paraId="4746292F" w14:textId="77777777" w:rsidTr="00870DFD">
        <w:trPr>
          <w:jc w:val="center"/>
        </w:trPr>
        <w:tc>
          <w:tcPr>
            <w:tcW w:w="3009" w:type="dxa"/>
          </w:tcPr>
          <w:p w14:paraId="34F856CF" w14:textId="7EC18E6E"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3627061C" w14:textId="77777777" w:rsidR="00312BC3" w:rsidRPr="00C26C40" w:rsidRDefault="00312BC3" w:rsidP="00870DFD">
            <w:pPr>
              <w:rPr>
                <w:lang w:val="en-GB"/>
              </w:rPr>
            </w:pPr>
            <w:r w:rsidRPr="00C26C40">
              <w:rPr>
                <w:lang w:val="en-GB"/>
              </w:rPr>
              <w:t>0.000</w:t>
            </w:r>
          </w:p>
        </w:tc>
        <w:tc>
          <w:tcPr>
            <w:tcW w:w="3009" w:type="dxa"/>
          </w:tcPr>
          <w:p w14:paraId="122241E2" w14:textId="77777777" w:rsidR="00312BC3" w:rsidRPr="00C26C40" w:rsidRDefault="00312BC3" w:rsidP="00870DFD">
            <w:pPr>
              <w:rPr>
                <w:lang w:val="en-GB"/>
              </w:rPr>
            </w:pPr>
            <w:r w:rsidRPr="00C26C40">
              <w:rPr>
                <w:lang w:val="en-GB"/>
              </w:rPr>
              <w:t>0.0000</w:t>
            </w:r>
          </w:p>
        </w:tc>
      </w:tr>
      <w:tr w:rsidR="00312BC3" w:rsidRPr="00C26C40" w14:paraId="2CA14EF6" w14:textId="77777777" w:rsidTr="00870DFD">
        <w:trPr>
          <w:jc w:val="center"/>
        </w:trPr>
        <w:tc>
          <w:tcPr>
            <w:tcW w:w="3009" w:type="dxa"/>
          </w:tcPr>
          <w:p w14:paraId="69A6BEBF" w14:textId="318CD7C4"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3CF09AF3" w14:textId="77777777" w:rsidR="00312BC3" w:rsidRPr="00C26C40" w:rsidRDefault="00312BC3" w:rsidP="00870DFD">
            <w:pPr>
              <w:rPr>
                <w:lang w:val="en-GB"/>
              </w:rPr>
            </w:pPr>
            <w:r w:rsidRPr="00C26C40">
              <w:rPr>
                <w:lang w:val="en-GB"/>
              </w:rPr>
              <w:t>0.769</w:t>
            </w:r>
          </w:p>
        </w:tc>
        <w:tc>
          <w:tcPr>
            <w:tcW w:w="3009" w:type="dxa"/>
          </w:tcPr>
          <w:p w14:paraId="757535E3" w14:textId="77777777" w:rsidR="00312BC3" w:rsidRPr="00C26C40" w:rsidRDefault="00312BC3" w:rsidP="00870DFD">
            <w:pPr>
              <w:rPr>
                <w:lang w:val="en-GB"/>
              </w:rPr>
            </w:pPr>
            <w:r w:rsidRPr="00C26C40">
              <w:rPr>
                <w:lang w:val="en-GB"/>
              </w:rPr>
              <w:t>0.0004</w:t>
            </w:r>
          </w:p>
        </w:tc>
      </w:tr>
      <w:tr w:rsidR="00312BC3" w:rsidRPr="00C26C40" w14:paraId="3F1A9E43" w14:textId="77777777" w:rsidTr="00870DFD">
        <w:trPr>
          <w:jc w:val="center"/>
        </w:trPr>
        <w:tc>
          <w:tcPr>
            <w:tcW w:w="3009" w:type="dxa"/>
          </w:tcPr>
          <w:p w14:paraId="435EF2D5" w14:textId="049ED00D"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2C96A973" w14:textId="77777777" w:rsidR="00312BC3" w:rsidRPr="00C26C40" w:rsidRDefault="00312BC3" w:rsidP="00870DFD">
            <w:pPr>
              <w:rPr>
                <w:lang w:val="en-GB"/>
              </w:rPr>
            </w:pPr>
            <w:r w:rsidRPr="00C26C40">
              <w:rPr>
                <w:lang w:val="en-GB"/>
              </w:rPr>
              <w:t>395.739</w:t>
            </w:r>
          </w:p>
        </w:tc>
        <w:tc>
          <w:tcPr>
            <w:tcW w:w="3009" w:type="dxa"/>
          </w:tcPr>
          <w:p w14:paraId="2AEF72FA" w14:textId="77777777" w:rsidR="00312BC3" w:rsidRPr="00C26C40" w:rsidRDefault="00312BC3" w:rsidP="00870DFD">
            <w:pPr>
              <w:rPr>
                <w:lang w:val="en-GB"/>
              </w:rPr>
            </w:pPr>
            <w:r w:rsidRPr="00C26C40">
              <w:rPr>
                <w:lang w:val="en-GB"/>
              </w:rPr>
              <w:t>0.1958</w:t>
            </w:r>
          </w:p>
        </w:tc>
      </w:tr>
      <w:tr w:rsidR="00312BC3" w:rsidRPr="00C26C40" w14:paraId="17C798A4" w14:textId="77777777" w:rsidTr="00870DFD">
        <w:trPr>
          <w:jc w:val="center"/>
        </w:trPr>
        <w:tc>
          <w:tcPr>
            <w:tcW w:w="3009" w:type="dxa"/>
          </w:tcPr>
          <w:p w14:paraId="7B364814" w14:textId="77777777" w:rsidR="00312BC3" w:rsidRPr="00C26C40" w:rsidRDefault="00312BC3" w:rsidP="00870DFD">
            <w:pPr>
              <w:rPr>
                <w:lang w:val="en-GB"/>
              </w:rPr>
            </w:pPr>
            <w:r w:rsidRPr="00C26C40">
              <w:rPr>
                <w:b/>
                <w:lang w:val="en-GB"/>
              </w:rPr>
              <w:t>Total</w:t>
            </w:r>
          </w:p>
        </w:tc>
        <w:tc>
          <w:tcPr>
            <w:tcW w:w="3009" w:type="dxa"/>
          </w:tcPr>
          <w:p w14:paraId="6C781C00" w14:textId="77777777" w:rsidR="00312BC3" w:rsidRPr="00C26C40" w:rsidRDefault="00312BC3" w:rsidP="00870DFD">
            <w:pPr>
              <w:rPr>
                <w:lang w:val="en-GB"/>
              </w:rPr>
            </w:pPr>
            <w:r w:rsidRPr="00C26C40">
              <w:rPr>
                <w:b/>
                <w:lang w:val="en-GB"/>
              </w:rPr>
              <w:t>2,021.385</w:t>
            </w:r>
          </w:p>
        </w:tc>
        <w:tc>
          <w:tcPr>
            <w:tcW w:w="3009" w:type="dxa"/>
          </w:tcPr>
          <w:p w14:paraId="56D72C34" w14:textId="77777777" w:rsidR="00312BC3" w:rsidRPr="00C26C40" w:rsidRDefault="00312BC3" w:rsidP="00870DFD">
            <w:pPr>
              <w:rPr>
                <w:lang w:val="en-GB"/>
              </w:rPr>
            </w:pPr>
            <w:r w:rsidRPr="00C26C40">
              <w:rPr>
                <w:b/>
                <w:lang w:val="en-GB"/>
              </w:rPr>
              <w:t>1.0000</w:t>
            </w:r>
          </w:p>
        </w:tc>
      </w:tr>
      <w:tr w:rsidR="00312BC3" w:rsidRPr="00C26C40" w14:paraId="0CFEE885" w14:textId="77777777" w:rsidTr="00870DFD">
        <w:trPr>
          <w:jc w:val="center"/>
        </w:trPr>
        <w:tc>
          <w:tcPr>
            <w:tcW w:w="3009" w:type="dxa"/>
          </w:tcPr>
          <w:p w14:paraId="5F378592" w14:textId="77777777" w:rsidR="00312BC3" w:rsidRPr="00C26C40" w:rsidRDefault="00312BC3" w:rsidP="00870DFD">
            <w:pPr>
              <w:rPr>
                <w:lang w:val="en-GB"/>
              </w:rPr>
            </w:pPr>
            <w:r w:rsidRPr="00C26C40">
              <w:rPr>
                <w:b/>
                <w:lang w:val="en-GB"/>
              </w:rPr>
              <w:t>Temperature (°C)</w:t>
            </w:r>
          </w:p>
        </w:tc>
        <w:tc>
          <w:tcPr>
            <w:tcW w:w="3009" w:type="dxa"/>
          </w:tcPr>
          <w:p w14:paraId="700C2281" w14:textId="77777777" w:rsidR="00312BC3" w:rsidRPr="00C26C40" w:rsidRDefault="00312BC3" w:rsidP="00870DFD">
            <w:pPr>
              <w:rPr>
                <w:lang w:val="en-GB"/>
              </w:rPr>
            </w:pPr>
            <w:r w:rsidRPr="00C26C40">
              <w:rPr>
                <w:b/>
                <w:lang w:val="en-GB"/>
              </w:rPr>
              <w:t>32.30</w:t>
            </w:r>
          </w:p>
        </w:tc>
        <w:tc>
          <w:tcPr>
            <w:tcW w:w="3009" w:type="dxa"/>
          </w:tcPr>
          <w:p w14:paraId="1C94A15B" w14:textId="77777777" w:rsidR="00312BC3" w:rsidRPr="00C26C40" w:rsidRDefault="00312BC3" w:rsidP="00870DFD">
            <w:pPr>
              <w:rPr>
                <w:lang w:val="en-GB"/>
              </w:rPr>
            </w:pPr>
          </w:p>
        </w:tc>
      </w:tr>
      <w:tr w:rsidR="00312BC3" w:rsidRPr="00C26C40" w14:paraId="1106AFDE" w14:textId="77777777" w:rsidTr="00870DFD">
        <w:trPr>
          <w:jc w:val="center"/>
        </w:trPr>
        <w:tc>
          <w:tcPr>
            <w:tcW w:w="3009" w:type="dxa"/>
          </w:tcPr>
          <w:p w14:paraId="2A2ADC3B" w14:textId="77777777" w:rsidR="00312BC3" w:rsidRPr="00C26C40" w:rsidRDefault="00312BC3" w:rsidP="00870DFD">
            <w:pPr>
              <w:rPr>
                <w:lang w:val="en-GB"/>
              </w:rPr>
            </w:pPr>
            <w:r w:rsidRPr="00C26C40">
              <w:rPr>
                <w:b/>
                <w:lang w:val="en-GB"/>
              </w:rPr>
              <w:t>Pressure (atm)</w:t>
            </w:r>
          </w:p>
        </w:tc>
        <w:tc>
          <w:tcPr>
            <w:tcW w:w="3009" w:type="dxa"/>
          </w:tcPr>
          <w:p w14:paraId="494F99D3" w14:textId="77777777" w:rsidR="00312BC3" w:rsidRPr="00C26C40" w:rsidRDefault="00312BC3" w:rsidP="00870DFD">
            <w:pPr>
              <w:rPr>
                <w:lang w:val="en-GB"/>
              </w:rPr>
            </w:pPr>
            <w:r w:rsidRPr="00C26C40">
              <w:rPr>
                <w:b/>
                <w:lang w:val="en-GB"/>
              </w:rPr>
              <w:t>1.9738</w:t>
            </w:r>
          </w:p>
        </w:tc>
        <w:tc>
          <w:tcPr>
            <w:tcW w:w="3009" w:type="dxa"/>
          </w:tcPr>
          <w:p w14:paraId="0DCD1E0E" w14:textId="77777777" w:rsidR="00312BC3" w:rsidRPr="00C26C40" w:rsidRDefault="00312BC3" w:rsidP="00870DFD">
            <w:pPr>
              <w:rPr>
                <w:lang w:val="en-GB"/>
              </w:rPr>
            </w:pPr>
          </w:p>
        </w:tc>
      </w:tr>
    </w:tbl>
    <w:p w14:paraId="489594A4" w14:textId="77777777" w:rsidR="00312BC3" w:rsidRPr="00C26C40" w:rsidRDefault="00312BC3" w:rsidP="00312BC3">
      <w:pPr>
        <w:spacing w:before="160"/>
      </w:pPr>
      <w:r w:rsidRPr="00C26C40">
        <w:rPr>
          <w:b/>
        </w:rPr>
        <w:t>1.1.2.18 HC-101 — Hydrocyclone Classifier</w:t>
      </w:r>
    </w:p>
    <w:p w14:paraId="5CC3F11D" w14:textId="6847FCC9" w:rsidR="00312BC3" w:rsidRPr="00C26C40" w:rsidRDefault="00312BC3" w:rsidP="00312BC3">
      <w:r w:rsidRPr="00C26C40">
        <w:t>Unit Type: Classifier</w:t>
      </w:r>
      <w:r w:rsidR="0077422B" w:rsidRPr="00C26C40">
        <w:tab/>
      </w:r>
      <w:r w:rsidRPr="00C26C40">
        <w:t>Inlet streams: 505    Outlet streams: 506, 506B</w:t>
      </w:r>
    </w:p>
    <w:p w14:paraId="6405BCF9" w14:textId="77777777" w:rsidR="00312BC3" w:rsidRPr="00C26C40" w:rsidRDefault="00312BC3" w:rsidP="00312BC3">
      <w:r w:rsidRPr="00C26C40">
        <w:t>The milled slurry (505) is classified in the hydrocyclone HC-101. The fine-particle overflow (506), meeting the target size specification, proceeds to the leach feed tank TK-601, while the coarse underflow (506B) is recycled back to the slurry conditioning tank TK-501 for further grinding. Composition differs between the two product streams as a function of particle size, though both retain the parent slurry's component identities.</w:t>
      </w:r>
    </w:p>
    <w:p w14:paraId="7C7472BF" w14:textId="77777777" w:rsidR="00312BC3" w:rsidRPr="00C26C40" w:rsidRDefault="00312BC3" w:rsidP="00312BC3">
      <w:r w:rsidRPr="00C26C40">
        <w:t>Inlet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2628B3AE" w14:textId="77777777" w:rsidTr="00870DFD">
        <w:trPr>
          <w:jc w:val="center"/>
        </w:trPr>
        <w:tc>
          <w:tcPr>
            <w:tcW w:w="3009" w:type="dxa"/>
            <w:shd w:val="clear" w:color="auto" w:fill="D9D9D9"/>
          </w:tcPr>
          <w:p w14:paraId="1A62F1FD" w14:textId="77777777" w:rsidR="00312BC3" w:rsidRPr="00C26C40" w:rsidRDefault="00312BC3" w:rsidP="00870DFD">
            <w:pPr>
              <w:rPr>
                <w:lang w:val="en-GB"/>
              </w:rPr>
            </w:pPr>
            <w:r w:rsidRPr="00C26C40">
              <w:rPr>
                <w:b/>
                <w:sz w:val="22"/>
                <w:lang w:val="en-GB"/>
              </w:rPr>
              <w:t>Stream 505</w:t>
            </w:r>
          </w:p>
        </w:tc>
        <w:tc>
          <w:tcPr>
            <w:tcW w:w="3009" w:type="dxa"/>
            <w:shd w:val="clear" w:color="auto" w:fill="D9D9D9"/>
          </w:tcPr>
          <w:p w14:paraId="60EA4043"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15B043E0" w14:textId="77777777" w:rsidR="00312BC3" w:rsidRPr="00C26C40" w:rsidRDefault="00312BC3" w:rsidP="00870DFD">
            <w:pPr>
              <w:rPr>
                <w:lang w:val="en-GB"/>
              </w:rPr>
            </w:pPr>
            <w:r w:rsidRPr="00C26C40">
              <w:rPr>
                <w:b/>
                <w:sz w:val="22"/>
                <w:lang w:val="en-GB"/>
              </w:rPr>
              <w:t>Mass Fraction</w:t>
            </w:r>
          </w:p>
        </w:tc>
      </w:tr>
      <w:tr w:rsidR="00312BC3" w:rsidRPr="00C26C40" w14:paraId="323BE005" w14:textId="77777777" w:rsidTr="00870DFD">
        <w:trPr>
          <w:jc w:val="center"/>
        </w:trPr>
        <w:tc>
          <w:tcPr>
            <w:tcW w:w="3009" w:type="dxa"/>
          </w:tcPr>
          <w:p w14:paraId="0281E2BF" w14:textId="6D66B151"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4BE46645" w14:textId="77777777" w:rsidR="00312BC3" w:rsidRPr="00C26C40" w:rsidRDefault="00312BC3" w:rsidP="00870DFD">
            <w:pPr>
              <w:rPr>
                <w:lang w:val="en-GB"/>
              </w:rPr>
            </w:pPr>
            <w:r w:rsidRPr="00C26C40">
              <w:rPr>
                <w:lang w:val="en-GB"/>
              </w:rPr>
              <w:t>1,260.632</w:t>
            </w:r>
          </w:p>
        </w:tc>
        <w:tc>
          <w:tcPr>
            <w:tcW w:w="3009" w:type="dxa"/>
          </w:tcPr>
          <w:p w14:paraId="14343758" w14:textId="77777777" w:rsidR="00312BC3" w:rsidRPr="00C26C40" w:rsidRDefault="00312BC3" w:rsidP="00870DFD">
            <w:pPr>
              <w:rPr>
                <w:lang w:val="en-GB"/>
              </w:rPr>
            </w:pPr>
            <w:r w:rsidRPr="00C26C40">
              <w:rPr>
                <w:lang w:val="en-GB"/>
              </w:rPr>
              <w:t>0.6236</w:t>
            </w:r>
          </w:p>
        </w:tc>
      </w:tr>
      <w:tr w:rsidR="00312BC3" w:rsidRPr="00C26C40" w14:paraId="7C267284" w14:textId="77777777" w:rsidTr="00870DFD">
        <w:trPr>
          <w:jc w:val="center"/>
        </w:trPr>
        <w:tc>
          <w:tcPr>
            <w:tcW w:w="3009" w:type="dxa"/>
          </w:tcPr>
          <w:p w14:paraId="3E0DEA5F" w14:textId="6ED8BAEF"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36E50E16" w14:textId="77777777" w:rsidR="00312BC3" w:rsidRPr="00C26C40" w:rsidRDefault="00312BC3" w:rsidP="00870DFD">
            <w:pPr>
              <w:rPr>
                <w:lang w:val="en-GB"/>
              </w:rPr>
            </w:pPr>
            <w:r w:rsidRPr="00C26C40">
              <w:rPr>
                <w:lang w:val="en-GB"/>
              </w:rPr>
              <w:t>0.796</w:t>
            </w:r>
          </w:p>
        </w:tc>
        <w:tc>
          <w:tcPr>
            <w:tcW w:w="3009" w:type="dxa"/>
          </w:tcPr>
          <w:p w14:paraId="0C5A3817" w14:textId="77777777" w:rsidR="00312BC3" w:rsidRPr="00C26C40" w:rsidRDefault="00312BC3" w:rsidP="00870DFD">
            <w:pPr>
              <w:rPr>
                <w:lang w:val="en-GB"/>
              </w:rPr>
            </w:pPr>
            <w:r w:rsidRPr="00C26C40">
              <w:rPr>
                <w:lang w:val="en-GB"/>
              </w:rPr>
              <w:t>0.0004</w:t>
            </w:r>
          </w:p>
        </w:tc>
      </w:tr>
      <w:tr w:rsidR="00312BC3" w:rsidRPr="00C26C40" w14:paraId="1AE91DC4" w14:textId="77777777" w:rsidTr="00870DFD">
        <w:trPr>
          <w:jc w:val="center"/>
        </w:trPr>
        <w:tc>
          <w:tcPr>
            <w:tcW w:w="3009" w:type="dxa"/>
          </w:tcPr>
          <w:p w14:paraId="6A041994" w14:textId="0563ADE2"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3A5624B3" w14:textId="77777777" w:rsidR="00312BC3" w:rsidRPr="00C26C40" w:rsidRDefault="00312BC3" w:rsidP="00870DFD">
            <w:pPr>
              <w:rPr>
                <w:lang w:val="en-GB"/>
              </w:rPr>
            </w:pPr>
            <w:r w:rsidRPr="00C26C40">
              <w:rPr>
                <w:lang w:val="en-GB"/>
              </w:rPr>
              <w:t>363.449</w:t>
            </w:r>
          </w:p>
        </w:tc>
        <w:tc>
          <w:tcPr>
            <w:tcW w:w="3009" w:type="dxa"/>
          </w:tcPr>
          <w:p w14:paraId="15CAAA04" w14:textId="77777777" w:rsidR="00312BC3" w:rsidRPr="00C26C40" w:rsidRDefault="00312BC3" w:rsidP="00870DFD">
            <w:pPr>
              <w:rPr>
                <w:lang w:val="en-GB"/>
              </w:rPr>
            </w:pPr>
            <w:r w:rsidRPr="00C26C40">
              <w:rPr>
                <w:lang w:val="en-GB"/>
              </w:rPr>
              <w:t>0.1798</w:t>
            </w:r>
          </w:p>
        </w:tc>
      </w:tr>
      <w:tr w:rsidR="00312BC3" w:rsidRPr="00C26C40" w14:paraId="22C4B3F0" w14:textId="77777777" w:rsidTr="00870DFD">
        <w:trPr>
          <w:jc w:val="center"/>
        </w:trPr>
        <w:tc>
          <w:tcPr>
            <w:tcW w:w="3009" w:type="dxa"/>
          </w:tcPr>
          <w:p w14:paraId="7C27B886" w14:textId="4B418DE9"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1ADEE218" w14:textId="77777777" w:rsidR="00312BC3" w:rsidRPr="00C26C40" w:rsidRDefault="00312BC3" w:rsidP="00870DFD">
            <w:pPr>
              <w:rPr>
                <w:lang w:val="en-GB"/>
              </w:rPr>
            </w:pPr>
            <w:r w:rsidRPr="00C26C40">
              <w:rPr>
                <w:lang w:val="en-GB"/>
              </w:rPr>
              <w:t>0.000</w:t>
            </w:r>
          </w:p>
        </w:tc>
        <w:tc>
          <w:tcPr>
            <w:tcW w:w="3009" w:type="dxa"/>
          </w:tcPr>
          <w:p w14:paraId="73947E78" w14:textId="77777777" w:rsidR="00312BC3" w:rsidRPr="00C26C40" w:rsidRDefault="00312BC3" w:rsidP="00870DFD">
            <w:pPr>
              <w:rPr>
                <w:lang w:val="en-GB"/>
              </w:rPr>
            </w:pPr>
            <w:r w:rsidRPr="00C26C40">
              <w:rPr>
                <w:lang w:val="en-GB"/>
              </w:rPr>
              <w:t>0.0000</w:t>
            </w:r>
          </w:p>
        </w:tc>
      </w:tr>
      <w:tr w:rsidR="00312BC3" w:rsidRPr="00C26C40" w14:paraId="28D25721" w14:textId="77777777" w:rsidTr="00870DFD">
        <w:trPr>
          <w:jc w:val="center"/>
        </w:trPr>
        <w:tc>
          <w:tcPr>
            <w:tcW w:w="3009" w:type="dxa"/>
          </w:tcPr>
          <w:p w14:paraId="6F37B8DB" w14:textId="3FCC3F1C"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47BB8C04" w14:textId="77777777" w:rsidR="00312BC3" w:rsidRPr="00C26C40" w:rsidRDefault="00312BC3" w:rsidP="00870DFD">
            <w:pPr>
              <w:rPr>
                <w:lang w:val="en-GB"/>
              </w:rPr>
            </w:pPr>
            <w:r w:rsidRPr="00C26C40">
              <w:rPr>
                <w:lang w:val="en-GB"/>
              </w:rPr>
              <w:t>0.000</w:t>
            </w:r>
          </w:p>
        </w:tc>
        <w:tc>
          <w:tcPr>
            <w:tcW w:w="3009" w:type="dxa"/>
          </w:tcPr>
          <w:p w14:paraId="00F74302" w14:textId="77777777" w:rsidR="00312BC3" w:rsidRPr="00C26C40" w:rsidRDefault="00312BC3" w:rsidP="00870DFD">
            <w:pPr>
              <w:rPr>
                <w:lang w:val="en-GB"/>
              </w:rPr>
            </w:pPr>
            <w:r w:rsidRPr="00C26C40">
              <w:rPr>
                <w:lang w:val="en-GB"/>
              </w:rPr>
              <w:t>0.0000</w:t>
            </w:r>
          </w:p>
        </w:tc>
      </w:tr>
      <w:tr w:rsidR="00312BC3" w:rsidRPr="00C26C40" w14:paraId="0E3B130A" w14:textId="77777777" w:rsidTr="00870DFD">
        <w:trPr>
          <w:jc w:val="center"/>
        </w:trPr>
        <w:tc>
          <w:tcPr>
            <w:tcW w:w="3009" w:type="dxa"/>
          </w:tcPr>
          <w:p w14:paraId="286557B2" w14:textId="5996C6E4"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52E20A50" w14:textId="77777777" w:rsidR="00312BC3" w:rsidRPr="00C26C40" w:rsidRDefault="00312BC3" w:rsidP="00870DFD">
            <w:pPr>
              <w:rPr>
                <w:lang w:val="en-GB"/>
              </w:rPr>
            </w:pPr>
            <w:r w:rsidRPr="00C26C40">
              <w:rPr>
                <w:lang w:val="en-GB"/>
              </w:rPr>
              <w:t>0.769</w:t>
            </w:r>
          </w:p>
        </w:tc>
        <w:tc>
          <w:tcPr>
            <w:tcW w:w="3009" w:type="dxa"/>
          </w:tcPr>
          <w:p w14:paraId="44B27B90" w14:textId="77777777" w:rsidR="00312BC3" w:rsidRPr="00C26C40" w:rsidRDefault="00312BC3" w:rsidP="00870DFD">
            <w:pPr>
              <w:rPr>
                <w:lang w:val="en-GB"/>
              </w:rPr>
            </w:pPr>
            <w:r w:rsidRPr="00C26C40">
              <w:rPr>
                <w:lang w:val="en-GB"/>
              </w:rPr>
              <w:t>0.0004</w:t>
            </w:r>
          </w:p>
        </w:tc>
      </w:tr>
      <w:tr w:rsidR="00312BC3" w:rsidRPr="00C26C40" w14:paraId="68E039B9" w14:textId="77777777" w:rsidTr="00870DFD">
        <w:trPr>
          <w:jc w:val="center"/>
        </w:trPr>
        <w:tc>
          <w:tcPr>
            <w:tcW w:w="3009" w:type="dxa"/>
          </w:tcPr>
          <w:p w14:paraId="0B56244D" w14:textId="5A9596EF"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02BB6442" w14:textId="77777777" w:rsidR="00312BC3" w:rsidRPr="00C26C40" w:rsidRDefault="00312BC3" w:rsidP="00870DFD">
            <w:pPr>
              <w:rPr>
                <w:lang w:val="en-GB"/>
              </w:rPr>
            </w:pPr>
            <w:r w:rsidRPr="00C26C40">
              <w:rPr>
                <w:lang w:val="en-GB"/>
              </w:rPr>
              <w:t>395.739</w:t>
            </w:r>
          </w:p>
        </w:tc>
        <w:tc>
          <w:tcPr>
            <w:tcW w:w="3009" w:type="dxa"/>
          </w:tcPr>
          <w:p w14:paraId="6A01F9FC" w14:textId="77777777" w:rsidR="00312BC3" w:rsidRPr="00C26C40" w:rsidRDefault="00312BC3" w:rsidP="00870DFD">
            <w:pPr>
              <w:rPr>
                <w:lang w:val="en-GB"/>
              </w:rPr>
            </w:pPr>
            <w:r w:rsidRPr="00C26C40">
              <w:rPr>
                <w:lang w:val="en-GB"/>
              </w:rPr>
              <w:t>0.1958</w:t>
            </w:r>
          </w:p>
        </w:tc>
      </w:tr>
      <w:tr w:rsidR="00312BC3" w:rsidRPr="00C26C40" w14:paraId="38E9E171" w14:textId="77777777" w:rsidTr="00870DFD">
        <w:trPr>
          <w:jc w:val="center"/>
        </w:trPr>
        <w:tc>
          <w:tcPr>
            <w:tcW w:w="3009" w:type="dxa"/>
          </w:tcPr>
          <w:p w14:paraId="7D1364BD" w14:textId="77777777" w:rsidR="00312BC3" w:rsidRPr="00C26C40" w:rsidRDefault="00312BC3" w:rsidP="00870DFD">
            <w:pPr>
              <w:rPr>
                <w:lang w:val="en-GB"/>
              </w:rPr>
            </w:pPr>
            <w:r w:rsidRPr="00C26C40">
              <w:rPr>
                <w:b/>
                <w:lang w:val="en-GB"/>
              </w:rPr>
              <w:t>Total</w:t>
            </w:r>
          </w:p>
        </w:tc>
        <w:tc>
          <w:tcPr>
            <w:tcW w:w="3009" w:type="dxa"/>
          </w:tcPr>
          <w:p w14:paraId="6C0CB47F" w14:textId="77777777" w:rsidR="00312BC3" w:rsidRPr="00C26C40" w:rsidRDefault="00312BC3" w:rsidP="00870DFD">
            <w:pPr>
              <w:rPr>
                <w:lang w:val="en-GB"/>
              </w:rPr>
            </w:pPr>
            <w:r w:rsidRPr="00C26C40">
              <w:rPr>
                <w:b/>
                <w:lang w:val="en-GB"/>
              </w:rPr>
              <w:t>2,021.385</w:t>
            </w:r>
          </w:p>
        </w:tc>
        <w:tc>
          <w:tcPr>
            <w:tcW w:w="3009" w:type="dxa"/>
          </w:tcPr>
          <w:p w14:paraId="3E75667F" w14:textId="77777777" w:rsidR="00312BC3" w:rsidRPr="00C26C40" w:rsidRDefault="00312BC3" w:rsidP="00870DFD">
            <w:pPr>
              <w:rPr>
                <w:lang w:val="en-GB"/>
              </w:rPr>
            </w:pPr>
            <w:r w:rsidRPr="00C26C40">
              <w:rPr>
                <w:b/>
                <w:lang w:val="en-GB"/>
              </w:rPr>
              <w:t>1.0000</w:t>
            </w:r>
          </w:p>
        </w:tc>
      </w:tr>
      <w:tr w:rsidR="00312BC3" w:rsidRPr="00C26C40" w14:paraId="1D3E7A16" w14:textId="77777777" w:rsidTr="00870DFD">
        <w:trPr>
          <w:jc w:val="center"/>
        </w:trPr>
        <w:tc>
          <w:tcPr>
            <w:tcW w:w="3009" w:type="dxa"/>
          </w:tcPr>
          <w:p w14:paraId="7F7A7494" w14:textId="77777777" w:rsidR="00312BC3" w:rsidRPr="00C26C40" w:rsidRDefault="00312BC3" w:rsidP="00870DFD">
            <w:pPr>
              <w:rPr>
                <w:lang w:val="en-GB"/>
              </w:rPr>
            </w:pPr>
            <w:r w:rsidRPr="00C26C40">
              <w:rPr>
                <w:b/>
                <w:lang w:val="en-GB"/>
              </w:rPr>
              <w:t>Temperature (°C)</w:t>
            </w:r>
          </w:p>
        </w:tc>
        <w:tc>
          <w:tcPr>
            <w:tcW w:w="3009" w:type="dxa"/>
          </w:tcPr>
          <w:p w14:paraId="17D74B61" w14:textId="77777777" w:rsidR="00312BC3" w:rsidRPr="00C26C40" w:rsidRDefault="00312BC3" w:rsidP="00870DFD">
            <w:pPr>
              <w:rPr>
                <w:lang w:val="en-GB"/>
              </w:rPr>
            </w:pPr>
            <w:r w:rsidRPr="00C26C40">
              <w:rPr>
                <w:b/>
                <w:lang w:val="en-GB"/>
              </w:rPr>
              <w:t>32.30</w:t>
            </w:r>
          </w:p>
        </w:tc>
        <w:tc>
          <w:tcPr>
            <w:tcW w:w="3009" w:type="dxa"/>
          </w:tcPr>
          <w:p w14:paraId="39737439" w14:textId="77777777" w:rsidR="00312BC3" w:rsidRPr="00C26C40" w:rsidRDefault="00312BC3" w:rsidP="00870DFD">
            <w:pPr>
              <w:rPr>
                <w:lang w:val="en-GB"/>
              </w:rPr>
            </w:pPr>
          </w:p>
        </w:tc>
      </w:tr>
      <w:tr w:rsidR="00312BC3" w:rsidRPr="00C26C40" w14:paraId="218FCA65" w14:textId="77777777" w:rsidTr="00870DFD">
        <w:trPr>
          <w:jc w:val="center"/>
        </w:trPr>
        <w:tc>
          <w:tcPr>
            <w:tcW w:w="3009" w:type="dxa"/>
          </w:tcPr>
          <w:p w14:paraId="00DE6D7F" w14:textId="77777777" w:rsidR="00312BC3" w:rsidRPr="00C26C40" w:rsidRDefault="00312BC3" w:rsidP="00870DFD">
            <w:pPr>
              <w:rPr>
                <w:lang w:val="en-GB"/>
              </w:rPr>
            </w:pPr>
            <w:r w:rsidRPr="00C26C40">
              <w:rPr>
                <w:b/>
                <w:lang w:val="en-GB"/>
              </w:rPr>
              <w:t>Pressure (atm)</w:t>
            </w:r>
          </w:p>
        </w:tc>
        <w:tc>
          <w:tcPr>
            <w:tcW w:w="3009" w:type="dxa"/>
          </w:tcPr>
          <w:p w14:paraId="701B49E5" w14:textId="77777777" w:rsidR="00312BC3" w:rsidRPr="00C26C40" w:rsidRDefault="00312BC3" w:rsidP="00870DFD">
            <w:pPr>
              <w:rPr>
                <w:lang w:val="en-GB"/>
              </w:rPr>
            </w:pPr>
            <w:r w:rsidRPr="00C26C40">
              <w:rPr>
                <w:b/>
                <w:lang w:val="en-GB"/>
              </w:rPr>
              <w:t>1.9738</w:t>
            </w:r>
          </w:p>
        </w:tc>
        <w:tc>
          <w:tcPr>
            <w:tcW w:w="3009" w:type="dxa"/>
          </w:tcPr>
          <w:p w14:paraId="61EECF33" w14:textId="77777777" w:rsidR="00312BC3" w:rsidRPr="00C26C40" w:rsidRDefault="00312BC3" w:rsidP="00870DFD">
            <w:pPr>
              <w:rPr>
                <w:lang w:val="en-GB"/>
              </w:rPr>
            </w:pPr>
          </w:p>
        </w:tc>
      </w:tr>
    </w:tbl>
    <w:p w14:paraId="5ABA9CD5" w14:textId="77777777" w:rsidR="00E8227E" w:rsidRPr="00C26C40" w:rsidRDefault="00E8227E" w:rsidP="00312BC3"/>
    <w:p w14:paraId="245449A1" w14:textId="643184A5" w:rsidR="00312BC3" w:rsidRPr="00C26C40" w:rsidRDefault="00312BC3" w:rsidP="00312BC3">
      <w:r w:rsidRPr="00C26C40">
        <w:lastRenderedPageBreak/>
        <w:t>Outlet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56F37BC7" w14:textId="77777777" w:rsidTr="00870DFD">
        <w:trPr>
          <w:jc w:val="center"/>
        </w:trPr>
        <w:tc>
          <w:tcPr>
            <w:tcW w:w="3009" w:type="dxa"/>
            <w:shd w:val="clear" w:color="auto" w:fill="D9D9D9"/>
          </w:tcPr>
          <w:p w14:paraId="50995D29" w14:textId="77777777" w:rsidR="00312BC3" w:rsidRPr="00C26C40" w:rsidRDefault="00312BC3" w:rsidP="00870DFD">
            <w:pPr>
              <w:rPr>
                <w:lang w:val="en-GB"/>
              </w:rPr>
            </w:pPr>
            <w:r w:rsidRPr="00C26C40">
              <w:rPr>
                <w:b/>
                <w:sz w:val="22"/>
                <w:lang w:val="en-GB"/>
              </w:rPr>
              <w:t>Stream 506</w:t>
            </w:r>
          </w:p>
        </w:tc>
        <w:tc>
          <w:tcPr>
            <w:tcW w:w="3009" w:type="dxa"/>
            <w:shd w:val="clear" w:color="auto" w:fill="D9D9D9"/>
          </w:tcPr>
          <w:p w14:paraId="2697C629"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2799EBB0" w14:textId="77777777" w:rsidR="00312BC3" w:rsidRPr="00C26C40" w:rsidRDefault="00312BC3" w:rsidP="00870DFD">
            <w:pPr>
              <w:rPr>
                <w:lang w:val="en-GB"/>
              </w:rPr>
            </w:pPr>
            <w:r w:rsidRPr="00C26C40">
              <w:rPr>
                <w:b/>
                <w:sz w:val="22"/>
                <w:lang w:val="en-GB"/>
              </w:rPr>
              <w:t>Mass Fraction</w:t>
            </w:r>
          </w:p>
        </w:tc>
      </w:tr>
      <w:tr w:rsidR="00312BC3" w:rsidRPr="00C26C40" w14:paraId="3EE6865D" w14:textId="77777777" w:rsidTr="00870DFD">
        <w:trPr>
          <w:jc w:val="center"/>
        </w:trPr>
        <w:tc>
          <w:tcPr>
            <w:tcW w:w="3009" w:type="dxa"/>
          </w:tcPr>
          <w:p w14:paraId="55E06E03" w14:textId="662BC48F"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1DE95870" w14:textId="77777777" w:rsidR="00312BC3" w:rsidRPr="00C26C40" w:rsidRDefault="00312BC3" w:rsidP="00870DFD">
            <w:pPr>
              <w:rPr>
                <w:lang w:val="en-GB"/>
              </w:rPr>
            </w:pPr>
            <w:r w:rsidRPr="00C26C40">
              <w:rPr>
                <w:lang w:val="en-GB"/>
              </w:rPr>
              <w:t>833.324</w:t>
            </w:r>
          </w:p>
        </w:tc>
        <w:tc>
          <w:tcPr>
            <w:tcW w:w="3009" w:type="dxa"/>
          </w:tcPr>
          <w:p w14:paraId="1BF27105" w14:textId="77777777" w:rsidR="00312BC3" w:rsidRPr="00C26C40" w:rsidRDefault="00312BC3" w:rsidP="00870DFD">
            <w:pPr>
              <w:rPr>
                <w:lang w:val="en-GB"/>
              </w:rPr>
            </w:pPr>
            <w:r w:rsidRPr="00C26C40">
              <w:rPr>
                <w:lang w:val="en-GB"/>
              </w:rPr>
              <w:t>0.6237</w:t>
            </w:r>
          </w:p>
        </w:tc>
      </w:tr>
      <w:tr w:rsidR="00312BC3" w:rsidRPr="00C26C40" w14:paraId="07E55DE5" w14:textId="77777777" w:rsidTr="00870DFD">
        <w:trPr>
          <w:jc w:val="center"/>
        </w:trPr>
        <w:tc>
          <w:tcPr>
            <w:tcW w:w="3009" w:type="dxa"/>
          </w:tcPr>
          <w:p w14:paraId="2CBD6472" w14:textId="5486E008"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78C327E7" w14:textId="77777777" w:rsidR="00312BC3" w:rsidRPr="00C26C40" w:rsidRDefault="00312BC3" w:rsidP="00870DFD">
            <w:pPr>
              <w:rPr>
                <w:lang w:val="en-GB"/>
              </w:rPr>
            </w:pPr>
            <w:r w:rsidRPr="00C26C40">
              <w:rPr>
                <w:lang w:val="en-GB"/>
              </w:rPr>
              <w:t>0.526</w:t>
            </w:r>
          </w:p>
        </w:tc>
        <w:tc>
          <w:tcPr>
            <w:tcW w:w="3009" w:type="dxa"/>
          </w:tcPr>
          <w:p w14:paraId="71DEB57D" w14:textId="77777777" w:rsidR="00312BC3" w:rsidRPr="00C26C40" w:rsidRDefault="00312BC3" w:rsidP="00870DFD">
            <w:pPr>
              <w:rPr>
                <w:lang w:val="en-GB"/>
              </w:rPr>
            </w:pPr>
            <w:r w:rsidRPr="00C26C40">
              <w:rPr>
                <w:lang w:val="en-GB"/>
              </w:rPr>
              <w:t>0.0004</w:t>
            </w:r>
          </w:p>
        </w:tc>
      </w:tr>
      <w:tr w:rsidR="00312BC3" w:rsidRPr="00C26C40" w14:paraId="67A598C9" w14:textId="77777777" w:rsidTr="00870DFD">
        <w:trPr>
          <w:jc w:val="center"/>
        </w:trPr>
        <w:tc>
          <w:tcPr>
            <w:tcW w:w="3009" w:type="dxa"/>
          </w:tcPr>
          <w:p w14:paraId="054FD9CF" w14:textId="18A79229"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636395D7" w14:textId="77777777" w:rsidR="00312BC3" w:rsidRPr="00C26C40" w:rsidRDefault="00312BC3" w:rsidP="00870DFD">
            <w:pPr>
              <w:rPr>
                <w:lang w:val="en-GB"/>
              </w:rPr>
            </w:pPr>
            <w:r w:rsidRPr="00C26C40">
              <w:rPr>
                <w:lang w:val="en-GB"/>
              </w:rPr>
              <w:t>240.161</w:t>
            </w:r>
          </w:p>
        </w:tc>
        <w:tc>
          <w:tcPr>
            <w:tcW w:w="3009" w:type="dxa"/>
          </w:tcPr>
          <w:p w14:paraId="7E78496B" w14:textId="77777777" w:rsidR="00312BC3" w:rsidRPr="00C26C40" w:rsidRDefault="00312BC3" w:rsidP="00870DFD">
            <w:pPr>
              <w:rPr>
                <w:lang w:val="en-GB"/>
              </w:rPr>
            </w:pPr>
            <w:r w:rsidRPr="00C26C40">
              <w:rPr>
                <w:lang w:val="en-GB"/>
              </w:rPr>
              <w:t>0.1798</w:t>
            </w:r>
          </w:p>
        </w:tc>
      </w:tr>
      <w:tr w:rsidR="00312BC3" w:rsidRPr="00C26C40" w14:paraId="28F7DF62" w14:textId="77777777" w:rsidTr="00870DFD">
        <w:trPr>
          <w:jc w:val="center"/>
        </w:trPr>
        <w:tc>
          <w:tcPr>
            <w:tcW w:w="3009" w:type="dxa"/>
          </w:tcPr>
          <w:p w14:paraId="56E34E3B" w14:textId="4113BD82"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693D06E5" w14:textId="77777777" w:rsidR="00312BC3" w:rsidRPr="00C26C40" w:rsidRDefault="00312BC3" w:rsidP="00870DFD">
            <w:pPr>
              <w:rPr>
                <w:lang w:val="en-GB"/>
              </w:rPr>
            </w:pPr>
            <w:r w:rsidRPr="00C26C40">
              <w:rPr>
                <w:lang w:val="en-GB"/>
              </w:rPr>
              <w:t>0.000</w:t>
            </w:r>
          </w:p>
        </w:tc>
        <w:tc>
          <w:tcPr>
            <w:tcW w:w="3009" w:type="dxa"/>
          </w:tcPr>
          <w:p w14:paraId="653E7ABF" w14:textId="77777777" w:rsidR="00312BC3" w:rsidRPr="00C26C40" w:rsidRDefault="00312BC3" w:rsidP="00870DFD">
            <w:pPr>
              <w:rPr>
                <w:lang w:val="en-GB"/>
              </w:rPr>
            </w:pPr>
            <w:r w:rsidRPr="00C26C40">
              <w:rPr>
                <w:lang w:val="en-GB"/>
              </w:rPr>
              <w:t>0.0000</w:t>
            </w:r>
          </w:p>
        </w:tc>
      </w:tr>
      <w:tr w:rsidR="00312BC3" w:rsidRPr="00C26C40" w14:paraId="30A7DD4F" w14:textId="77777777" w:rsidTr="00870DFD">
        <w:trPr>
          <w:jc w:val="center"/>
        </w:trPr>
        <w:tc>
          <w:tcPr>
            <w:tcW w:w="3009" w:type="dxa"/>
          </w:tcPr>
          <w:p w14:paraId="48417EF4" w14:textId="6DCE425E"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13B03401" w14:textId="77777777" w:rsidR="00312BC3" w:rsidRPr="00C26C40" w:rsidRDefault="00312BC3" w:rsidP="00870DFD">
            <w:pPr>
              <w:rPr>
                <w:lang w:val="en-GB"/>
              </w:rPr>
            </w:pPr>
            <w:r w:rsidRPr="00C26C40">
              <w:rPr>
                <w:lang w:val="en-GB"/>
              </w:rPr>
              <w:t>0.000</w:t>
            </w:r>
          </w:p>
        </w:tc>
        <w:tc>
          <w:tcPr>
            <w:tcW w:w="3009" w:type="dxa"/>
          </w:tcPr>
          <w:p w14:paraId="69C7CA46" w14:textId="77777777" w:rsidR="00312BC3" w:rsidRPr="00C26C40" w:rsidRDefault="00312BC3" w:rsidP="00870DFD">
            <w:pPr>
              <w:rPr>
                <w:lang w:val="en-GB"/>
              </w:rPr>
            </w:pPr>
            <w:r w:rsidRPr="00C26C40">
              <w:rPr>
                <w:lang w:val="en-GB"/>
              </w:rPr>
              <w:t>0.0000</w:t>
            </w:r>
          </w:p>
        </w:tc>
      </w:tr>
      <w:tr w:rsidR="00312BC3" w:rsidRPr="00C26C40" w14:paraId="0C21FB85" w14:textId="77777777" w:rsidTr="00870DFD">
        <w:trPr>
          <w:jc w:val="center"/>
        </w:trPr>
        <w:tc>
          <w:tcPr>
            <w:tcW w:w="3009" w:type="dxa"/>
          </w:tcPr>
          <w:p w14:paraId="32E1FF89" w14:textId="31158A28"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2314EA76" w14:textId="77777777" w:rsidR="00312BC3" w:rsidRPr="00C26C40" w:rsidRDefault="00312BC3" w:rsidP="00870DFD">
            <w:pPr>
              <w:rPr>
                <w:lang w:val="en-GB"/>
              </w:rPr>
            </w:pPr>
            <w:r w:rsidRPr="00C26C40">
              <w:rPr>
                <w:lang w:val="en-GB"/>
              </w:rPr>
              <w:t>0.508</w:t>
            </w:r>
          </w:p>
        </w:tc>
        <w:tc>
          <w:tcPr>
            <w:tcW w:w="3009" w:type="dxa"/>
          </w:tcPr>
          <w:p w14:paraId="7473737A" w14:textId="77777777" w:rsidR="00312BC3" w:rsidRPr="00C26C40" w:rsidRDefault="00312BC3" w:rsidP="00870DFD">
            <w:pPr>
              <w:rPr>
                <w:lang w:val="en-GB"/>
              </w:rPr>
            </w:pPr>
            <w:r w:rsidRPr="00C26C40">
              <w:rPr>
                <w:lang w:val="en-GB"/>
              </w:rPr>
              <w:t>0.0004</w:t>
            </w:r>
          </w:p>
        </w:tc>
      </w:tr>
      <w:tr w:rsidR="00312BC3" w:rsidRPr="00C26C40" w14:paraId="16614594" w14:textId="77777777" w:rsidTr="00870DFD">
        <w:trPr>
          <w:jc w:val="center"/>
        </w:trPr>
        <w:tc>
          <w:tcPr>
            <w:tcW w:w="3009" w:type="dxa"/>
          </w:tcPr>
          <w:p w14:paraId="0EBADBE3" w14:textId="20CF62B7"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31923A47" w14:textId="77777777" w:rsidR="00312BC3" w:rsidRPr="00C26C40" w:rsidRDefault="00312BC3" w:rsidP="00870DFD">
            <w:pPr>
              <w:rPr>
                <w:lang w:val="en-GB"/>
              </w:rPr>
            </w:pPr>
            <w:r w:rsidRPr="00C26C40">
              <w:rPr>
                <w:lang w:val="en-GB"/>
              </w:rPr>
              <w:t>261.498</w:t>
            </w:r>
          </w:p>
        </w:tc>
        <w:tc>
          <w:tcPr>
            <w:tcW w:w="3009" w:type="dxa"/>
          </w:tcPr>
          <w:p w14:paraId="51D29314" w14:textId="77777777" w:rsidR="00312BC3" w:rsidRPr="00C26C40" w:rsidRDefault="00312BC3" w:rsidP="00870DFD">
            <w:pPr>
              <w:rPr>
                <w:lang w:val="en-GB"/>
              </w:rPr>
            </w:pPr>
            <w:r w:rsidRPr="00C26C40">
              <w:rPr>
                <w:lang w:val="en-GB"/>
              </w:rPr>
              <w:t>0.1957</w:t>
            </w:r>
          </w:p>
        </w:tc>
      </w:tr>
      <w:tr w:rsidR="00312BC3" w:rsidRPr="00C26C40" w14:paraId="0341EBAF" w14:textId="77777777" w:rsidTr="00870DFD">
        <w:trPr>
          <w:jc w:val="center"/>
        </w:trPr>
        <w:tc>
          <w:tcPr>
            <w:tcW w:w="3009" w:type="dxa"/>
          </w:tcPr>
          <w:p w14:paraId="2CB6F40B" w14:textId="77777777" w:rsidR="00312BC3" w:rsidRPr="00C26C40" w:rsidRDefault="00312BC3" w:rsidP="00870DFD">
            <w:pPr>
              <w:rPr>
                <w:lang w:val="en-GB"/>
              </w:rPr>
            </w:pPr>
            <w:r w:rsidRPr="00C26C40">
              <w:rPr>
                <w:b/>
                <w:lang w:val="en-GB"/>
              </w:rPr>
              <w:t>Total</w:t>
            </w:r>
          </w:p>
        </w:tc>
        <w:tc>
          <w:tcPr>
            <w:tcW w:w="3009" w:type="dxa"/>
          </w:tcPr>
          <w:p w14:paraId="01BD0318" w14:textId="77777777" w:rsidR="00312BC3" w:rsidRPr="00C26C40" w:rsidRDefault="00312BC3" w:rsidP="00870DFD">
            <w:pPr>
              <w:rPr>
                <w:lang w:val="en-GB"/>
              </w:rPr>
            </w:pPr>
            <w:r w:rsidRPr="00C26C40">
              <w:rPr>
                <w:b/>
                <w:lang w:val="en-GB"/>
              </w:rPr>
              <w:t>1,336.017</w:t>
            </w:r>
          </w:p>
        </w:tc>
        <w:tc>
          <w:tcPr>
            <w:tcW w:w="3009" w:type="dxa"/>
          </w:tcPr>
          <w:p w14:paraId="4B2C72EE" w14:textId="77777777" w:rsidR="00312BC3" w:rsidRPr="00C26C40" w:rsidRDefault="00312BC3" w:rsidP="00870DFD">
            <w:pPr>
              <w:rPr>
                <w:lang w:val="en-GB"/>
              </w:rPr>
            </w:pPr>
            <w:r w:rsidRPr="00C26C40">
              <w:rPr>
                <w:b/>
                <w:lang w:val="en-GB"/>
              </w:rPr>
              <w:t>1.0000</w:t>
            </w:r>
          </w:p>
        </w:tc>
      </w:tr>
      <w:tr w:rsidR="00312BC3" w:rsidRPr="00C26C40" w14:paraId="08220B32" w14:textId="77777777" w:rsidTr="00870DFD">
        <w:trPr>
          <w:jc w:val="center"/>
        </w:trPr>
        <w:tc>
          <w:tcPr>
            <w:tcW w:w="3009" w:type="dxa"/>
          </w:tcPr>
          <w:p w14:paraId="12FB4D2D" w14:textId="77777777" w:rsidR="00312BC3" w:rsidRPr="00C26C40" w:rsidRDefault="00312BC3" w:rsidP="00870DFD">
            <w:pPr>
              <w:rPr>
                <w:lang w:val="en-GB"/>
              </w:rPr>
            </w:pPr>
            <w:r w:rsidRPr="00C26C40">
              <w:rPr>
                <w:b/>
                <w:lang w:val="en-GB"/>
              </w:rPr>
              <w:t>Temperature (°C)</w:t>
            </w:r>
          </w:p>
        </w:tc>
        <w:tc>
          <w:tcPr>
            <w:tcW w:w="3009" w:type="dxa"/>
          </w:tcPr>
          <w:p w14:paraId="4DCC7E75" w14:textId="77777777" w:rsidR="00312BC3" w:rsidRPr="00C26C40" w:rsidRDefault="00312BC3" w:rsidP="00870DFD">
            <w:pPr>
              <w:rPr>
                <w:lang w:val="en-GB"/>
              </w:rPr>
            </w:pPr>
            <w:r w:rsidRPr="00C26C40">
              <w:rPr>
                <w:b/>
                <w:lang w:val="en-GB"/>
              </w:rPr>
              <w:t>32.30</w:t>
            </w:r>
          </w:p>
        </w:tc>
        <w:tc>
          <w:tcPr>
            <w:tcW w:w="3009" w:type="dxa"/>
          </w:tcPr>
          <w:p w14:paraId="391C2772" w14:textId="77777777" w:rsidR="00312BC3" w:rsidRPr="00C26C40" w:rsidRDefault="00312BC3" w:rsidP="00870DFD">
            <w:pPr>
              <w:rPr>
                <w:lang w:val="en-GB"/>
              </w:rPr>
            </w:pPr>
          </w:p>
        </w:tc>
      </w:tr>
      <w:tr w:rsidR="00312BC3" w:rsidRPr="00C26C40" w14:paraId="4912CB99" w14:textId="77777777" w:rsidTr="00870DFD">
        <w:trPr>
          <w:jc w:val="center"/>
        </w:trPr>
        <w:tc>
          <w:tcPr>
            <w:tcW w:w="3009" w:type="dxa"/>
          </w:tcPr>
          <w:p w14:paraId="1D143B48" w14:textId="77777777" w:rsidR="00312BC3" w:rsidRPr="00C26C40" w:rsidRDefault="00312BC3" w:rsidP="00870DFD">
            <w:pPr>
              <w:rPr>
                <w:lang w:val="en-GB"/>
              </w:rPr>
            </w:pPr>
            <w:r w:rsidRPr="00C26C40">
              <w:rPr>
                <w:b/>
                <w:lang w:val="en-GB"/>
              </w:rPr>
              <w:t>Pressure (atm)</w:t>
            </w:r>
          </w:p>
        </w:tc>
        <w:tc>
          <w:tcPr>
            <w:tcW w:w="3009" w:type="dxa"/>
          </w:tcPr>
          <w:p w14:paraId="2C3302E3" w14:textId="77777777" w:rsidR="00312BC3" w:rsidRPr="00C26C40" w:rsidRDefault="00312BC3" w:rsidP="00870DFD">
            <w:pPr>
              <w:rPr>
                <w:lang w:val="en-GB"/>
              </w:rPr>
            </w:pPr>
            <w:r w:rsidRPr="00C26C40">
              <w:rPr>
                <w:b/>
                <w:lang w:val="en-GB"/>
              </w:rPr>
              <w:t>1.9738</w:t>
            </w:r>
          </w:p>
        </w:tc>
        <w:tc>
          <w:tcPr>
            <w:tcW w:w="3009" w:type="dxa"/>
          </w:tcPr>
          <w:p w14:paraId="3C028E1D" w14:textId="77777777" w:rsidR="00312BC3" w:rsidRPr="00C26C40" w:rsidRDefault="00312BC3" w:rsidP="00870DFD">
            <w:pPr>
              <w:rPr>
                <w:lang w:val="en-GB"/>
              </w:rPr>
            </w:pPr>
          </w:p>
        </w:tc>
      </w:tr>
      <w:tr w:rsidR="00312BC3" w:rsidRPr="00C26C40" w14:paraId="304CB204" w14:textId="77777777" w:rsidTr="00870DFD">
        <w:trPr>
          <w:jc w:val="center"/>
        </w:trPr>
        <w:tc>
          <w:tcPr>
            <w:tcW w:w="3009" w:type="dxa"/>
            <w:shd w:val="clear" w:color="auto" w:fill="D9D9D9"/>
          </w:tcPr>
          <w:p w14:paraId="711976FC" w14:textId="77777777" w:rsidR="00312BC3" w:rsidRPr="00C26C40" w:rsidRDefault="00312BC3" w:rsidP="00870DFD">
            <w:pPr>
              <w:rPr>
                <w:lang w:val="en-GB"/>
              </w:rPr>
            </w:pPr>
            <w:r w:rsidRPr="00C26C40">
              <w:rPr>
                <w:b/>
                <w:sz w:val="22"/>
                <w:lang w:val="en-GB"/>
              </w:rPr>
              <w:t>Stream 506B</w:t>
            </w:r>
          </w:p>
        </w:tc>
        <w:tc>
          <w:tcPr>
            <w:tcW w:w="3009" w:type="dxa"/>
            <w:shd w:val="clear" w:color="auto" w:fill="D9D9D9"/>
          </w:tcPr>
          <w:p w14:paraId="78F6898B"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25079E32" w14:textId="77777777" w:rsidR="00312BC3" w:rsidRPr="00C26C40" w:rsidRDefault="00312BC3" w:rsidP="00870DFD">
            <w:pPr>
              <w:rPr>
                <w:lang w:val="en-GB"/>
              </w:rPr>
            </w:pPr>
            <w:r w:rsidRPr="00C26C40">
              <w:rPr>
                <w:b/>
                <w:sz w:val="22"/>
                <w:lang w:val="en-GB"/>
              </w:rPr>
              <w:t>Mass Fraction</w:t>
            </w:r>
          </w:p>
        </w:tc>
      </w:tr>
      <w:tr w:rsidR="00312BC3" w:rsidRPr="00C26C40" w14:paraId="2387397A" w14:textId="77777777" w:rsidTr="00870DFD">
        <w:trPr>
          <w:jc w:val="center"/>
        </w:trPr>
        <w:tc>
          <w:tcPr>
            <w:tcW w:w="3009" w:type="dxa"/>
          </w:tcPr>
          <w:p w14:paraId="095612BB" w14:textId="01E0E596"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46194A27" w14:textId="77777777" w:rsidR="00312BC3" w:rsidRPr="00C26C40" w:rsidRDefault="00312BC3" w:rsidP="00870DFD">
            <w:pPr>
              <w:rPr>
                <w:lang w:val="en-GB"/>
              </w:rPr>
            </w:pPr>
            <w:r w:rsidRPr="00C26C40">
              <w:rPr>
                <w:lang w:val="en-GB"/>
              </w:rPr>
              <w:t>427.298</w:t>
            </w:r>
          </w:p>
        </w:tc>
        <w:tc>
          <w:tcPr>
            <w:tcW w:w="3009" w:type="dxa"/>
          </w:tcPr>
          <w:p w14:paraId="533E992D" w14:textId="77777777" w:rsidR="00312BC3" w:rsidRPr="00C26C40" w:rsidRDefault="00312BC3" w:rsidP="00870DFD">
            <w:pPr>
              <w:rPr>
                <w:lang w:val="en-GB"/>
              </w:rPr>
            </w:pPr>
            <w:r w:rsidRPr="00C26C40">
              <w:rPr>
                <w:lang w:val="en-GB"/>
              </w:rPr>
              <w:t>0.6235</w:t>
            </w:r>
          </w:p>
        </w:tc>
      </w:tr>
      <w:tr w:rsidR="00312BC3" w:rsidRPr="00C26C40" w14:paraId="01E87B68" w14:textId="77777777" w:rsidTr="00870DFD">
        <w:trPr>
          <w:jc w:val="center"/>
        </w:trPr>
        <w:tc>
          <w:tcPr>
            <w:tcW w:w="3009" w:type="dxa"/>
          </w:tcPr>
          <w:p w14:paraId="15B4C6E7" w14:textId="0D8B5EED"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533F4DA1" w14:textId="77777777" w:rsidR="00312BC3" w:rsidRPr="00C26C40" w:rsidRDefault="00312BC3" w:rsidP="00870DFD">
            <w:pPr>
              <w:rPr>
                <w:lang w:val="en-GB"/>
              </w:rPr>
            </w:pPr>
            <w:r w:rsidRPr="00C26C40">
              <w:rPr>
                <w:lang w:val="en-GB"/>
              </w:rPr>
              <w:t>0.270</w:t>
            </w:r>
          </w:p>
        </w:tc>
        <w:tc>
          <w:tcPr>
            <w:tcW w:w="3009" w:type="dxa"/>
          </w:tcPr>
          <w:p w14:paraId="3E91FECB" w14:textId="77777777" w:rsidR="00312BC3" w:rsidRPr="00C26C40" w:rsidRDefault="00312BC3" w:rsidP="00870DFD">
            <w:pPr>
              <w:rPr>
                <w:lang w:val="en-GB"/>
              </w:rPr>
            </w:pPr>
            <w:r w:rsidRPr="00C26C40">
              <w:rPr>
                <w:lang w:val="en-GB"/>
              </w:rPr>
              <w:t>0.0004</w:t>
            </w:r>
          </w:p>
        </w:tc>
      </w:tr>
      <w:tr w:rsidR="00312BC3" w:rsidRPr="00C26C40" w14:paraId="78D45EC0" w14:textId="77777777" w:rsidTr="00870DFD">
        <w:trPr>
          <w:jc w:val="center"/>
        </w:trPr>
        <w:tc>
          <w:tcPr>
            <w:tcW w:w="3009" w:type="dxa"/>
          </w:tcPr>
          <w:p w14:paraId="4ED2E719" w14:textId="4DEE3334"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0BF88B45" w14:textId="77777777" w:rsidR="00312BC3" w:rsidRPr="00C26C40" w:rsidRDefault="00312BC3" w:rsidP="00870DFD">
            <w:pPr>
              <w:rPr>
                <w:lang w:val="en-GB"/>
              </w:rPr>
            </w:pPr>
            <w:r w:rsidRPr="00C26C40">
              <w:rPr>
                <w:lang w:val="en-GB"/>
              </w:rPr>
              <w:t>123.284</w:t>
            </w:r>
          </w:p>
        </w:tc>
        <w:tc>
          <w:tcPr>
            <w:tcW w:w="3009" w:type="dxa"/>
          </w:tcPr>
          <w:p w14:paraId="590390BC" w14:textId="77777777" w:rsidR="00312BC3" w:rsidRPr="00C26C40" w:rsidRDefault="00312BC3" w:rsidP="00870DFD">
            <w:pPr>
              <w:rPr>
                <w:lang w:val="en-GB"/>
              </w:rPr>
            </w:pPr>
            <w:r w:rsidRPr="00C26C40">
              <w:rPr>
                <w:lang w:val="en-GB"/>
              </w:rPr>
              <w:t>0.1799</w:t>
            </w:r>
          </w:p>
        </w:tc>
      </w:tr>
      <w:tr w:rsidR="00312BC3" w:rsidRPr="00C26C40" w14:paraId="3ABDDF99" w14:textId="77777777" w:rsidTr="00870DFD">
        <w:trPr>
          <w:jc w:val="center"/>
        </w:trPr>
        <w:tc>
          <w:tcPr>
            <w:tcW w:w="3009" w:type="dxa"/>
          </w:tcPr>
          <w:p w14:paraId="0643DF85" w14:textId="1893EECB"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74E296DA" w14:textId="77777777" w:rsidR="00312BC3" w:rsidRPr="00C26C40" w:rsidRDefault="00312BC3" w:rsidP="00870DFD">
            <w:pPr>
              <w:rPr>
                <w:lang w:val="en-GB"/>
              </w:rPr>
            </w:pPr>
            <w:r w:rsidRPr="00C26C40">
              <w:rPr>
                <w:lang w:val="en-GB"/>
              </w:rPr>
              <w:t>0.000</w:t>
            </w:r>
          </w:p>
        </w:tc>
        <w:tc>
          <w:tcPr>
            <w:tcW w:w="3009" w:type="dxa"/>
          </w:tcPr>
          <w:p w14:paraId="33C22979" w14:textId="77777777" w:rsidR="00312BC3" w:rsidRPr="00C26C40" w:rsidRDefault="00312BC3" w:rsidP="00870DFD">
            <w:pPr>
              <w:rPr>
                <w:lang w:val="en-GB"/>
              </w:rPr>
            </w:pPr>
            <w:r w:rsidRPr="00C26C40">
              <w:rPr>
                <w:lang w:val="en-GB"/>
              </w:rPr>
              <w:t>0.0000</w:t>
            </w:r>
          </w:p>
        </w:tc>
      </w:tr>
      <w:tr w:rsidR="00312BC3" w:rsidRPr="00C26C40" w14:paraId="303D7358" w14:textId="77777777" w:rsidTr="00870DFD">
        <w:trPr>
          <w:jc w:val="center"/>
        </w:trPr>
        <w:tc>
          <w:tcPr>
            <w:tcW w:w="3009" w:type="dxa"/>
          </w:tcPr>
          <w:p w14:paraId="2137C5DA" w14:textId="75A59855"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73AE0ACB" w14:textId="77777777" w:rsidR="00312BC3" w:rsidRPr="00C26C40" w:rsidRDefault="00312BC3" w:rsidP="00870DFD">
            <w:pPr>
              <w:rPr>
                <w:lang w:val="en-GB"/>
              </w:rPr>
            </w:pPr>
            <w:r w:rsidRPr="00C26C40">
              <w:rPr>
                <w:lang w:val="en-GB"/>
              </w:rPr>
              <w:t>0.000</w:t>
            </w:r>
          </w:p>
        </w:tc>
        <w:tc>
          <w:tcPr>
            <w:tcW w:w="3009" w:type="dxa"/>
          </w:tcPr>
          <w:p w14:paraId="76E0FC56" w14:textId="77777777" w:rsidR="00312BC3" w:rsidRPr="00C26C40" w:rsidRDefault="00312BC3" w:rsidP="00870DFD">
            <w:pPr>
              <w:rPr>
                <w:lang w:val="en-GB"/>
              </w:rPr>
            </w:pPr>
            <w:r w:rsidRPr="00C26C40">
              <w:rPr>
                <w:lang w:val="en-GB"/>
              </w:rPr>
              <w:t>0.0000</w:t>
            </w:r>
          </w:p>
        </w:tc>
      </w:tr>
      <w:tr w:rsidR="00312BC3" w:rsidRPr="00C26C40" w14:paraId="6D8B3828" w14:textId="77777777" w:rsidTr="00870DFD">
        <w:trPr>
          <w:jc w:val="center"/>
        </w:trPr>
        <w:tc>
          <w:tcPr>
            <w:tcW w:w="3009" w:type="dxa"/>
          </w:tcPr>
          <w:p w14:paraId="407EB370" w14:textId="4C8EC591"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57B69991" w14:textId="77777777" w:rsidR="00312BC3" w:rsidRPr="00C26C40" w:rsidRDefault="00312BC3" w:rsidP="00870DFD">
            <w:pPr>
              <w:rPr>
                <w:lang w:val="en-GB"/>
              </w:rPr>
            </w:pPr>
            <w:r w:rsidRPr="00C26C40">
              <w:rPr>
                <w:lang w:val="en-GB"/>
              </w:rPr>
              <w:t>0.261</w:t>
            </w:r>
          </w:p>
        </w:tc>
        <w:tc>
          <w:tcPr>
            <w:tcW w:w="3009" w:type="dxa"/>
          </w:tcPr>
          <w:p w14:paraId="132E2D44" w14:textId="77777777" w:rsidR="00312BC3" w:rsidRPr="00C26C40" w:rsidRDefault="00312BC3" w:rsidP="00870DFD">
            <w:pPr>
              <w:rPr>
                <w:lang w:val="en-GB"/>
              </w:rPr>
            </w:pPr>
            <w:r w:rsidRPr="00C26C40">
              <w:rPr>
                <w:lang w:val="en-GB"/>
              </w:rPr>
              <w:t>0.0004</w:t>
            </w:r>
          </w:p>
        </w:tc>
      </w:tr>
      <w:tr w:rsidR="00312BC3" w:rsidRPr="00C26C40" w14:paraId="538CCF6B" w14:textId="77777777" w:rsidTr="00870DFD">
        <w:trPr>
          <w:jc w:val="center"/>
        </w:trPr>
        <w:tc>
          <w:tcPr>
            <w:tcW w:w="3009" w:type="dxa"/>
          </w:tcPr>
          <w:p w14:paraId="10F6480D" w14:textId="17EFC218"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5336D564" w14:textId="77777777" w:rsidR="00312BC3" w:rsidRPr="00C26C40" w:rsidRDefault="00312BC3" w:rsidP="00870DFD">
            <w:pPr>
              <w:rPr>
                <w:lang w:val="en-GB"/>
              </w:rPr>
            </w:pPr>
            <w:r w:rsidRPr="00C26C40">
              <w:rPr>
                <w:lang w:val="en-GB"/>
              </w:rPr>
              <w:t>134.237</w:t>
            </w:r>
          </w:p>
        </w:tc>
        <w:tc>
          <w:tcPr>
            <w:tcW w:w="3009" w:type="dxa"/>
          </w:tcPr>
          <w:p w14:paraId="79A53FC8" w14:textId="77777777" w:rsidR="00312BC3" w:rsidRPr="00C26C40" w:rsidRDefault="00312BC3" w:rsidP="00870DFD">
            <w:pPr>
              <w:rPr>
                <w:lang w:val="en-GB"/>
              </w:rPr>
            </w:pPr>
            <w:r w:rsidRPr="00C26C40">
              <w:rPr>
                <w:lang w:val="en-GB"/>
              </w:rPr>
              <w:t>0.1959</w:t>
            </w:r>
          </w:p>
        </w:tc>
      </w:tr>
      <w:tr w:rsidR="00312BC3" w:rsidRPr="00C26C40" w14:paraId="4349FA42" w14:textId="77777777" w:rsidTr="00870DFD">
        <w:trPr>
          <w:jc w:val="center"/>
        </w:trPr>
        <w:tc>
          <w:tcPr>
            <w:tcW w:w="3009" w:type="dxa"/>
          </w:tcPr>
          <w:p w14:paraId="5BFE2E23" w14:textId="77777777" w:rsidR="00312BC3" w:rsidRPr="00C26C40" w:rsidRDefault="00312BC3" w:rsidP="00870DFD">
            <w:pPr>
              <w:rPr>
                <w:lang w:val="en-GB"/>
              </w:rPr>
            </w:pPr>
            <w:r w:rsidRPr="00C26C40">
              <w:rPr>
                <w:b/>
                <w:lang w:val="en-GB"/>
              </w:rPr>
              <w:t>Total</w:t>
            </w:r>
          </w:p>
        </w:tc>
        <w:tc>
          <w:tcPr>
            <w:tcW w:w="3009" w:type="dxa"/>
          </w:tcPr>
          <w:p w14:paraId="413CCEA1" w14:textId="77777777" w:rsidR="00312BC3" w:rsidRPr="00C26C40" w:rsidRDefault="00312BC3" w:rsidP="00870DFD">
            <w:pPr>
              <w:rPr>
                <w:lang w:val="en-GB"/>
              </w:rPr>
            </w:pPr>
            <w:r w:rsidRPr="00C26C40">
              <w:rPr>
                <w:b/>
                <w:lang w:val="en-GB"/>
              </w:rPr>
              <w:t>685.351</w:t>
            </w:r>
          </w:p>
        </w:tc>
        <w:tc>
          <w:tcPr>
            <w:tcW w:w="3009" w:type="dxa"/>
          </w:tcPr>
          <w:p w14:paraId="54CFCF21" w14:textId="77777777" w:rsidR="00312BC3" w:rsidRPr="00C26C40" w:rsidRDefault="00312BC3" w:rsidP="00870DFD">
            <w:pPr>
              <w:rPr>
                <w:lang w:val="en-GB"/>
              </w:rPr>
            </w:pPr>
            <w:r w:rsidRPr="00C26C40">
              <w:rPr>
                <w:b/>
                <w:lang w:val="en-GB"/>
              </w:rPr>
              <w:t>1.0000</w:t>
            </w:r>
          </w:p>
        </w:tc>
      </w:tr>
      <w:tr w:rsidR="00312BC3" w:rsidRPr="00C26C40" w14:paraId="65715444" w14:textId="77777777" w:rsidTr="00870DFD">
        <w:trPr>
          <w:jc w:val="center"/>
        </w:trPr>
        <w:tc>
          <w:tcPr>
            <w:tcW w:w="3009" w:type="dxa"/>
          </w:tcPr>
          <w:p w14:paraId="08128495" w14:textId="77777777" w:rsidR="00312BC3" w:rsidRPr="00C26C40" w:rsidRDefault="00312BC3" w:rsidP="00870DFD">
            <w:pPr>
              <w:rPr>
                <w:lang w:val="en-GB"/>
              </w:rPr>
            </w:pPr>
            <w:r w:rsidRPr="00C26C40">
              <w:rPr>
                <w:b/>
                <w:lang w:val="en-GB"/>
              </w:rPr>
              <w:t>Temperature (°C)</w:t>
            </w:r>
          </w:p>
        </w:tc>
        <w:tc>
          <w:tcPr>
            <w:tcW w:w="3009" w:type="dxa"/>
          </w:tcPr>
          <w:p w14:paraId="4974E9FF" w14:textId="77777777" w:rsidR="00312BC3" w:rsidRPr="00C26C40" w:rsidRDefault="00312BC3" w:rsidP="00870DFD">
            <w:pPr>
              <w:rPr>
                <w:lang w:val="en-GB"/>
              </w:rPr>
            </w:pPr>
            <w:r w:rsidRPr="00C26C40">
              <w:rPr>
                <w:b/>
                <w:lang w:val="en-GB"/>
              </w:rPr>
              <w:t>32.30</w:t>
            </w:r>
          </w:p>
        </w:tc>
        <w:tc>
          <w:tcPr>
            <w:tcW w:w="3009" w:type="dxa"/>
          </w:tcPr>
          <w:p w14:paraId="2541B960" w14:textId="77777777" w:rsidR="00312BC3" w:rsidRPr="00C26C40" w:rsidRDefault="00312BC3" w:rsidP="00870DFD">
            <w:pPr>
              <w:rPr>
                <w:lang w:val="en-GB"/>
              </w:rPr>
            </w:pPr>
          </w:p>
        </w:tc>
      </w:tr>
      <w:tr w:rsidR="00312BC3" w:rsidRPr="00C26C40" w14:paraId="24282616" w14:textId="77777777" w:rsidTr="00870DFD">
        <w:trPr>
          <w:jc w:val="center"/>
        </w:trPr>
        <w:tc>
          <w:tcPr>
            <w:tcW w:w="3009" w:type="dxa"/>
          </w:tcPr>
          <w:p w14:paraId="47BA9DFA" w14:textId="77777777" w:rsidR="00312BC3" w:rsidRPr="00C26C40" w:rsidRDefault="00312BC3" w:rsidP="00870DFD">
            <w:pPr>
              <w:rPr>
                <w:lang w:val="en-GB"/>
              </w:rPr>
            </w:pPr>
            <w:r w:rsidRPr="00C26C40">
              <w:rPr>
                <w:b/>
                <w:lang w:val="en-GB"/>
              </w:rPr>
              <w:t>Pressure (atm)</w:t>
            </w:r>
          </w:p>
        </w:tc>
        <w:tc>
          <w:tcPr>
            <w:tcW w:w="3009" w:type="dxa"/>
          </w:tcPr>
          <w:p w14:paraId="5D4B6186" w14:textId="77777777" w:rsidR="00312BC3" w:rsidRPr="00C26C40" w:rsidRDefault="00312BC3" w:rsidP="00870DFD">
            <w:pPr>
              <w:rPr>
                <w:lang w:val="en-GB"/>
              </w:rPr>
            </w:pPr>
            <w:r w:rsidRPr="00C26C40">
              <w:rPr>
                <w:b/>
                <w:lang w:val="en-GB"/>
              </w:rPr>
              <w:t>1.9738</w:t>
            </w:r>
          </w:p>
        </w:tc>
        <w:tc>
          <w:tcPr>
            <w:tcW w:w="3009" w:type="dxa"/>
          </w:tcPr>
          <w:p w14:paraId="2FE94C7D" w14:textId="77777777" w:rsidR="00312BC3" w:rsidRPr="00C26C40" w:rsidRDefault="00312BC3" w:rsidP="00870DFD">
            <w:pPr>
              <w:rPr>
                <w:lang w:val="en-GB"/>
              </w:rPr>
            </w:pPr>
          </w:p>
        </w:tc>
      </w:tr>
    </w:tbl>
    <w:p w14:paraId="3E822B7C" w14:textId="77777777" w:rsidR="00E8227E" w:rsidRPr="00C26C40" w:rsidRDefault="00E8227E" w:rsidP="00312BC3">
      <w:pPr>
        <w:spacing w:before="160"/>
        <w:rPr>
          <w:b/>
        </w:rPr>
      </w:pPr>
    </w:p>
    <w:p w14:paraId="3349E931" w14:textId="0A0A0C2F" w:rsidR="00312BC3" w:rsidRPr="00C26C40" w:rsidRDefault="00312BC3" w:rsidP="00E8227E">
      <w:pPr>
        <w:pStyle w:val="Heading4"/>
      </w:pPr>
      <w:r w:rsidRPr="00C26C40">
        <w:t>TK-601 — Leach Feed Tank</w:t>
      </w:r>
    </w:p>
    <w:p w14:paraId="1DC583A4" w14:textId="58C13F14" w:rsidR="00312BC3" w:rsidRPr="00C26C40" w:rsidRDefault="00312BC3" w:rsidP="00312BC3">
      <w:r w:rsidRPr="00C26C40">
        <w:t>Unit Type: Tank (Surge Vessel)</w:t>
      </w:r>
      <w:r w:rsidR="00E8227E" w:rsidRPr="00C26C40">
        <w:tab/>
      </w:r>
      <w:r w:rsidRPr="00C26C40">
        <w:t>Inlet streams: 506    Outlet streams: 601</w:t>
      </w:r>
    </w:p>
    <w:p w14:paraId="3D57E9F8" w14:textId="77777777" w:rsidR="00312BC3" w:rsidRPr="00C26C40" w:rsidRDefault="00312BC3" w:rsidP="00312BC3">
      <w:r w:rsidRPr="00C26C40">
        <w:t>The hydrocyclone overflow (506) is held in the leach feed tank TK-601, which provides surge capacity between the milling/classification circuit and the leaching section. Composition and temperature are unchanged across the tank.</w:t>
      </w:r>
    </w:p>
    <w:p w14:paraId="4EF0007B" w14:textId="77777777" w:rsidR="00312BC3" w:rsidRPr="00C26C40" w:rsidRDefault="00312BC3" w:rsidP="00312BC3">
      <w:r w:rsidRPr="00C26C40">
        <w:lastRenderedPageBreak/>
        <w:t>Inlet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04FC702D" w14:textId="77777777" w:rsidTr="00870DFD">
        <w:trPr>
          <w:jc w:val="center"/>
        </w:trPr>
        <w:tc>
          <w:tcPr>
            <w:tcW w:w="3009" w:type="dxa"/>
            <w:shd w:val="clear" w:color="auto" w:fill="D9D9D9"/>
          </w:tcPr>
          <w:p w14:paraId="684F521C" w14:textId="77777777" w:rsidR="00312BC3" w:rsidRPr="00C26C40" w:rsidRDefault="00312BC3" w:rsidP="00870DFD">
            <w:pPr>
              <w:rPr>
                <w:lang w:val="en-GB"/>
              </w:rPr>
            </w:pPr>
            <w:r w:rsidRPr="00C26C40">
              <w:rPr>
                <w:b/>
                <w:sz w:val="22"/>
                <w:lang w:val="en-GB"/>
              </w:rPr>
              <w:t>Stream 506</w:t>
            </w:r>
          </w:p>
        </w:tc>
        <w:tc>
          <w:tcPr>
            <w:tcW w:w="3009" w:type="dxa"/>
            <w:shd w:val="clear" w:color="auto" w:fill="D9D9D9"/>
          </w:tcPr>
          <w:p w14:paraId="460DFDCC"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21CE5E18" w14:textId="77777777" w:rsidR="00312BC3" w:rsidRPr="00C26C40" w:rsidRDefault="00312BC3" w:rsidP="00870DFD">
            <w:pPr>
              <w:rPr>
                <w:lang w:val="en-GB"/>
              </w:rPr>
            </w:pPr>
            <w:r w:rsidRPr="00C26C40">
              <w:rPr>
                <w:b/>
                <w:sz w:val="22"/>
                <w:lang w:val="en-GB"/>
              </w:rPr>
              <w:t>Mass Fraction</w:t>
            </w:r>
          </w:p>
        </w:tc>
      </w:tr>
      <w:tr w:rsidR="00312BC3" w:rsidRPr="00C26C40" w14:paraId="20A8F08F" w14:textId="77777777" w:rsidTr="00870DFD">
        <w:trPr>
          <w:jc w:val="center"/>
        </w:trPr>
        <w:tc>
          <w:tcPr>
            <w:tcW w:w="3009" w:type="dxa"/>
          </w:tcPr>
          <w:p w14:paraId="63681D53" w14:textId="782140BB"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2C39F516" w14:textId="77777777" w:rsidR="00312BC3" w:rsidRPr="00C26C40" w:rsidRDefault="00312BC3" w:rsidP="00870DFD">
            <w:pPr>
              <w:rPr>
                <w:lang w:val="en-GB"/>
              </w:rPr>
            </w:pPr>
            <w:r w:rsidRPr="00C26C40">
              <w:rPr>
                <w:lang w:val="en-GB"/>
              </w:rPr>
              <w:t>833.324</w:t>
            </w:r>
          </w:p>
        </w:tc>
        <w:tc>
          <w:tcPr>
            <w:tcW w:w="3009" w:type="dxa"/>
          </w:tcPr>
          <w:p w14:paraId="467C111A" w14:textId="77777777" w:rsidR="00312BC3" w:rsidRPr="00C26C40" w:rsidRDefault="00312BC3" w:rsidP="00870DFD">
            <w:pPr>
              <w:rPr>
                <w:lang w:val="en-GB"/>
              </w:rPr>
            </w:pPr>
            <w:r w:rsidRPr="00C26C40">
              <w:rPr>
                <w:lang w:val="en-GB"/>
              </w:rPr>
              <w:t>0.6237</w:t>
            </w:r>
          </w:p>
        </w:tc>
      </w:tr>
      <w:tr w:rsidR="00312BC3" w:rsidRPr="00C26C40" w14:paraId="40BE8967" w14:textId="77777777" w:rsidTr="00870DFD">
        <w:trPr>
          <w:jc w:val="center"/>
        </w:trPr>
        <w:tc>
          <w:tcPr>
            <w:tcW w:w="3009" w:type="dxa"/>
          </w:tcPr>
          <w:p w14:paraId="0C2156D3" w14:textId="2F803B42"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760C8AF4" w14:textId="77777777" w:rsidR="00312BC3" w:rsidRPr="00C26C40" w:rsidRDefault="00312BC3" w:rsidP="00870DFD">
            <w:pPr>
              <w:rPr>
                <w:lang w:val="en-GB"/>
              </w:rPr>
            </w:pPr>
            <w:r w:rsidRPr="00C26C40">
              <w:rPr>
                <w:lang w:val="en-GB"/>
              </w:rPr>
              <w:t>0.526</w:t>
            </w:r>
          </w:p>
        </w:tc>
        <w:tc>
          <w:tcPr>
            <w:tcW w:w="3009" w:type="dxa"/>
          </w:tcPr>
          <w:p w14:paraId="5A3BBC95" w14:textId="77777777" w:rsidR="00312BC3" w:rsidRPr="00C26C40" w:rsidRDefault="00312BC3" w:rsidP="00870DFD">
            <w:pPr>
              <w:rPr>
                <w:lang w:val="en-GB"/>
              </w:rPr>
            </w:pPr>
            <w:r w:rsidRPr="00C26C40">
              <w:rPr>
                <w:lang w:val="en-GB"/>
              </w:rPr>
              <w:t>0.0004</w:t>
            </w:r>
          </w:p>
        </w:tc>
      </w:tr>
      <w:tr w:rsidR="00312BC3" w:rsidRPr="00C26C40" w14:paraId="6F55F82D" w14:textId="77777777" w:rsidTr="00870DFD">
        <w:trPr>
          <w:jc w:val="center"/>
        </w:trPr>
        <w:tc>
          <w:tcPr>
            <w:tcW w:w="3009" w:type="dxa"/>
          </w:tcPr>
          <w:p w14:paraId="68AA161F" w14:textId="4E21C674"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601F9E11" w14:textId="77777777" w:rsidR="00312BC3" w:rsidRPr="00C26C40" w:rsidRDefault="00312BC3" w:rsidP="00870DFD">
            <w:pPr>
              <w:rPr>
                <w:lang w:val="en-GB"/>
              </w:rPr>
            </w:pPr>
            <w:r w:rsidRPr="00C26C40">
              <w:rPr>
                <w:lang w:val="en-GB"/>
              </w:rPr>
              <w:t>240.161</w:t>
            </w:r>
          </w:p>
        </w:tc>
        <w:tc>
          <w:tcPr>
            <w:tcW w:w="3009" w:type="dxa"/>
          </w:tcPr>
          <w:p w14:paraId="37FFE737" w14:textId="77777777" w:rsidR="00312BC3" w:rsidRPr="00C26C40" w:rsidRDefault="00312BC3" w:rsidP="00870DFD">
            <w:pPr>
              <w:rPr>
                <w:lang w:val="en-GB"/>
              </w:rPr>
            </w:pPr>
            <w:r w:rsidRPr="00C26C40">
              <w:rPr>
                <w:lang w:val="en-GB"/>
              </w:rPr>
              <w:t>0.1798</w:t>
            </w:r>
          </w:p>
        </w:tc>
      </w:tr>
      <w:tr w:rsidR="00312BC3" w:rsidRPr="00C26C40" w14:paraId="66B7A3BE" w14:textId="77777777" w:rsidTr="00870DFD">
        <w:trPr>
          <w:jc w:val="center"/>
        </w:trPr>
        <w:tc>
          <w:tcPr>
            <w:tcW w:w="3009" w:type="dxa"/>
          </w:tcPr>
          <w:p w14:paraId="501ED653" w14:textId="71CDC8EF"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4A111148" w14:textId="77777777" w:rsidR="00312BC3" w:rsidRPr="00C26C40" w:rsidRDefault="00312BC3" w:rsidP="00870DFD">
            <w:pPr>
              <w:rPr>
                <w:lang w:val="en-GB"/>
              </w:rPr>
            </w:pPr>
            <w:r w:rsidRPr="00C26C40">
              <w:rPr>
                <w:lang w:val="en-GB"/>
              </w:rPr>
              <w:t>0.000</w:t>
            </w:r>
          </w:p>
        </w:tc>
        <w:tc>
          <w:tcPr>
            <w:tcW w:w="3009" w:type="dxa"/>
          </w:tcPr>
          <w:p w14:paraId="0BD0DCEA" w14:textId="77777777" w:rsidR="00312BC3" w:rsidRPr="00C26C40" w:rsidRDefault="00312BC3" w:rsidP="00870DFD">
            <w:pPr>
              <w:rPr>
                <w:lang w:val="en-GB"/>
              </w:rPr>
            </w:pPr>
            <w:r w:rsidRPr="00C26C40">
              <w:rPr>
                <w:lang w:val="en-GB"/>
              </w:rPr>
              <w:t>0.0000</w:t>
            </w:r>
          </w:p>
        </w:tc>
      </w:tr>
      <w:tr w:rsidR="00312BC3" w:rsidRPr="00C26C40" w14:paraId="6AFE435A" w14:textId="77777777" w:rsidTr="00870DFD">
        <w:trPr>
          <w:jc w:val="center"/>
        </w:trPr>
        <w:tc>
          <w:tcPr>
            <w:tcW w:w="3009" w:type="dxa"/>
          </w:tcPr>
          <w:p w14:paraId="2E11ACB5" w14:textId="37271FFE"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771B58D1" w14:textId="77777777" w:rsidR="00312BC3" w:rsidRPr="00C26C40" w:rsidRDefault="00312BC3" w:rsidP="00870DFD">
            <w:pPr>
              <w:rPr>
                <w:lang w:val="en-GB"/>
              </w:rPr>
            </w:pPr>
            <w:r w:rsidRPr="00C26C40">
              <w:rPr>
                <w:lang w:val="en-GB"/>
              </w:rPr>
              <w:t>0.000</w:t>
            </w:r>
          </w:p>
        </w:tc>
        <w:tc>
          <w:tcPr>
            <w:tcW w:w="3009" w:type="dxa"/>
          </w:tcPr>
          <w:p w14:paraId="6F2B4B8D" w14:textId="77777777" w:rsidR="00312BC3" w:rsidRPr="00C26C40" w:rsidRDefault="00312BC3" w:rsidP="00870DFD">
            <w:pPr>
              <w:rPr>
                <w:lang w:val="en-GB"/>
              </w:rPr>
            </w:pPr>
            <w:r w:rsidRPr="00C26C40">
              <w:rPr>
                <w:lang w:val="en-GB"/>
              </w:rPr>
              <w:t>0.0000</w:t>
            </w:r>
          </w:p>
        </w:tc>
      </w:tr>
      <w:tr w:rsidR="00312BC3" w:rsidRPr="00C26C40" w14:paraId="34B9319C" w14:textId="77777777" w:rsidTr="00870DFD">
        <w:trPr>
          <w:jc w:val="center"/>
        </w:trPr>
        <w:tc>
          <w:tcPr>
            <w:tcW w:w="3009" w:type="dxa"/>
          </w:tcPr>
          <w:p w14:paraId="376AB986" w14:textId="596E1FA8"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145C1DD4" w14:textId="77777777" w:rsidR="00312BC3" w:rsidRPr="00C26C40" w:rsidRDefault="00312BC3" w:rsidP="00870DFD">
            <w:pPr>
              <w:rPr>
                <w:lang w:val="en-GB"/>
              </w:rPr>
            </w:pPr>
            <w:r w:rsidRPr="00C26C40">
              <w:rPr>
                <w:lang w:val="en-GB"/>
              </w:rPr>
              <w:t>0.508</w:t>
            </w:r>
          </w:p>
        </w:tc>
        <w:tc>
          <w:tcPr>
            <w:tcW w:w="3009" w:type="dxa"/>
          </w:tcPr>
          <w:p w14:paraId="2CF100D2" w14:textId="77777777" w:rsidR="00312BC3" w:rsidRPr="00C26C40" w:rsidRDefault="00312BC3" w:rsidP="00870DFD">
            <w:pPr>
              <w:rPr>
                <w:lang w:val="en-GB"/>
              </w:rPr>
            </w:pPr>
            <w:r w:rsidRPr="00C26C40">
              <w:rPr>
                <w:lang w:val="en-GB"/>
              </w:rPr>
              <w:t>0.0004</w:t>
            </w:r>
          </w:p>
        </w:tc>
      </w:tr>
      <w:tr w:rsidR="00312BC3" w:rsidRPr="00C26C40" w14:paraId="6B9E847E" w14:textId="77777777" w:rsidTr="00870DFD">
        <w:trPr>
          <w:jc w:val="center"/>
        </w:trPr>
        <w:tc>
          <w:tcPr>
            <w:tcW w:w="3009" w:type="dxa"/>
          </w:tcPr>
          <w:p w14:paraId="3FB105CA" w14:textId="45D3984D"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0537E13D" w14:textId="77777777" w:rsidR="00312BC3" w:rsidRPr="00C26C40" w:rsidRDefault="00312BC3" w:rsidP="00870DFD">
            <w:pPr>
              <w:rPr>
                <w:lang w:val="en-GB"/>
              </w:rPr>
            </w:pPr>
            <w:r w:rsidRPr="00C26C40">
              <w:rPr>
                <w:lang w:val="en-GB"/>
              </w:rPr>
              <w:t>261.498</w:t>
            </w:r>
          </w:p>
        </w:tc>
        <w:tc>
          <w:tcPr>
            <w:tcW w:w="3009" w:type="dxa"/>
          </w:tcPr>
          <w:p w14:paraId="4BC8A63E" w14:textId="77777777" w:rsidR="00312BC3" w:rsidRPr="00C26C40" w:rsidRDefault="00312BC3" w:rsidP="00870DFD">
            <w:pPr>
              <w:rPr>
                <w:lang w:val="en-GB"/>
              </w:rPr>
            </w:pPr>
            <w:r w:rsidRPr="00C26C40">
              <w:rPr>
                <w:lang w:val="en-GB"/>
              </w:rPr>
              <w:t>0.1957</w:t>
            </w:r>
          </w:p>
        </w:tc>
      </w:tr>
      <w:tr w:rsidR="00312BC3" w:rsidRPr="00C26C40" w14:paraId="32DEAEEC" w14:textId="77777777" w:rsidTr="00870DFD">
        <w:trPr>
          <w:jc w:val="center"/>
        </w:trPr>
        <w:tc>
          <w:tcPr>
            <w:tcW w:w="3009" w:type="dxa"/>
          </w:tcPr>
          <w:p w14:paraId="3B4DCC29" w14:textId="77777777" w:rsidR="00312BC3" w:rsidRPr="00C26C40" w:rsidRDefault="00312BC3" w:rsidP="00870DFD">
            <w:pPr>
              <w:rPr>
                <w:lang w:val="en-GB"/>
              </w:rPr>
            </w:pPr>
            <w:r w:rsidRPr="00C26C40">
              <w:rPr>
                <w:b/>
                <w:lang w:val="en-GB"/>
              </w:rPr>
              <w:t>Total</w:t>
            </w:r>
          </w:p>
        </w:tc>
        <w:tc>
          <w:tcPr>
            <w:tcW w:w="3009" w:type="dxa"/>
          </w:tcPr>
          <w:p w14:paraId="329E1A6F" w14:textId="77777777" w:rsidR="00312BC3" w:rsidRPr="00C26C40" w:rsidRDefault="00312BC3" w:rsidP="00870DFD">
            <w:pPr>
              <w:rPr>
                <w:lang w:val="en-GB"/>
              </w:rPr>
            </w:pPr>
            <w:r w:rsidRPr="00C26C40">
              <w:rPr>
                <w:b/>
                <w:lang w:val="en-GB"/>
              </w:rPr>
              <w:t>1,336.017</w:t>
            </w:r>
          </w:p>
        </w:tc>
        <w:tc>
          <w:tcPr>
            <w:tcW w:w="3009" w:type="dxa"/>
          </w:tcPr>
          <w:p w14:paraId="7668F07C" w14:textId="77777777" w:rsidR="00312BC3" w:rsidRPr="00C26C40" w:rsidRDefault="00312BC3" w:rsidP="00870DFD">
            <w:pPr>
              <w:rPr>
                <w:lang w:val="en-GB"/>
              </w:rPr>
            </w:pPr>
            <w:r w:rsidRPr="00C26C40">
              <w:rPr>
                <w:b/>
                <w:lang w:val="en-GB"/>
              </w:rPr>
              <w:t>1.0000</w:t>
            </w:r>
          </w:p>
        </w:tc>
      </w:tr>
      <w:tr w:rsidR="00312BC3" w:rsidRPr="00C26C40" w14:paraId="5DA1B430" w14:textId="77777777" w:rsidTr="00870DFD">
        <w:trPr>
          <w:jc w:val="center"/>
        </w:trPr>
        <w:tc>
          <w:tcPr>
            <w:tcW w:w="3009" w:type="dxa"/>
          </w:tcPr>
          <w:p w14:paraId="23E9608A" w14:textId="77777777" w:rsidR="00312BC3" w:rsidRPr="00C26C40" w:rsidRDefault="00312BC3" w:rsidP="00870DFD">
            <w:pPr>
              <w:rPr>
                <w:lang w:val="en-GB"/>
              </w:rPr>
            </w:pPr>
            <w:r w:rsidRPr="00C26C40">
              <w:rPr>
                <w:b/>
                <w:lang w:val="en-GB"/>
              </w:rPr>
              <w:t>Temperature (°C)</w:t>
            </w:r>
          </w:p>
        </w:tc>
        <w:tc>
          <w:tcPr>
            <w:tcW w:w="3009" w:type="dxa"/>
          </w:tcPr>
          <w:p w14:paraId="4B294894" w14:textId="77777777" w:rsidR="00312BC3" w:rsidRPr="00C26C40" w:rsidRDefault="00312BC3" w:rsidP="00870DFD">
            <w:pPr>
              <w:rPr>
                <w:lang w:val="en-GB"/>
              </w:rPr>
            </w:pPr>
            <w:r w:rsidRPr="00C26C40">
              <w:rPr>
                <w:b/>
                <w:lang w:val="en-GB"/>
              </w:rPr>
              <w:t>32.30</w:t>
            </w:r>
          </w:p>
        </w:tc>
        <w:tc>
          <w:tcPr>
            <w:tcW w:w="3009" w:type="dxa"/>
          </w:tcPr>
          <w:p w14:paraId="09D22352" w14:textId="77777777" w:rsidR="00312BC3" w:rsidRPr="00C26C40" w:rsidRDefault="00312BC3" w:rsidP="00870DFD">
            <w:pPr>
              <w:rPr>
                <w:lang w:val="en-GB"/>
              </w:rPr>
            </w:pPr>
          </w:p>
        </w:tc>
      </w:tr>
      <w:tr w:rsidR="00312BC3" w:rsidRPr="00C26C40" w14:paraId="24BEFED9" w14:textId="77777777" w:rsidTr="00870DFD">
        <w:trPr>
          <w:jc w:val="center"/>
        </w:trPr>
        <w:tc>
          <w:tcPr>
            <w:tcW w:w="3009" w:type="dxa"/>
          </w:tcPr>
          <w:p w14:paraId="1F8A8682" w14:textId="77777777" w:rsidR="00312BC3" w:rsidRPr="00C26C40" w:rsidRDefault="00312BC3" w:rsidP="00870DFD">
            <w:pPr>
              <w:rPr>
                <w:lang w:val="en-GB"/>
              </w:rPr>
            </w:pPr>
            <w:r w:rsidRPr="00C26C40">
              <w:rPr>
                <w:b/>
                <w:lang w:val="en-GB"/>
              </w:rPr>
              <w:t>Pressure (atm)</w:t>
            </w:r>
          </w:p>
        </w:tc>
        <w:tc>
          <w:tcPr>
            <w:tcW w:w="3009" w:type="dxa"/>
          </w:tcPr>
          <w:p w14:paraId="2056E060" w14:textId="77777777" w:rsidR="00312BC3" w:rsidRPr="00C26C40" w:rsidRDefault="00312BC3" w:rsidP="00870DFD">
            <w:pPr>
              <w:rPr>
                <w:lang w:val="en-GB"/>
              </w:rPr>
            </w:pPr>
            <w:r w:rsidRPr="00C26C40">
              <w:rPr>
                <w:b/>
                <w:lang w:val="en-GB"/>
              </w:rPr>
              <w:t>1.9738</w:t>
            </w:r>
          </w:p>
        </w:tc>
        <w:tc>
          <w:tcPr>
            <w:tcW w:w="3009" w:type="dxa"/>
          </w:tcPr>
          <w:p w14:paraId="3FEA90BA" w14:textId="77777777" w:rsidR="00312BC3" w:rsidRPr="00C26C40" w:rsidRDefault="00312BC3" w:rsidP="00870DFD">
            <w:pPr>
              <w:rPr>
                <w:lang w:val="en-GB"/>
              </w:rPr>
            </w:pPr>
          </w:p>
        </w:tc>
      </w:tr>
    </w:tbl>
    <w:p w14:paraId="4881BC12" w14:textId="77777777" w:rsidR="00E8227E" w:rsidRPr="00C26C40" w:rsidRDefault="00E8227E" w:rsidP="00312BC3"/>
    <w:p w14:paraId="4E43850D" w14:textId="4F31E742" w:rsidR="00312BC3" w:rsidRPr="00C26C40" w:rsidRDefault="00312BC3" w:rsidP="00312BC3">
      <w:r w:rsidRPr="00C26C40">
        <w:t>Outlet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5B2BED67" w14:textId="77777777" w:rsidTr="00870DFD">
        <w:trPr>
          <w:jc w:val="center"/>
        </w:trPr>
        <w:tc>
          <w:tcPr>
            <w:tcW w:w="3009" w:type="dxa"/>
            <w:shd w:val="clear" w:color="auto" w:fill="D9D9D9"/>
          </w:tcPr>
          <w:p w14:paraId="0F5422BC" w14:textId="77777777" w:rsidR="00312BC3" w:rsidRPr="00C26C40" w:rsidRDefault="00312BC3" w:rsidP="00870DFD">
            <w:pPr>
              <w:rPr>
                <w:lang w:val="en-GB"/>
              </w:rPr>
            </w:pPr>
            <w:r w:rsidRPr="00C26C40">
              <w:rPr>
                <w:b/>
                <w:sz w:val="22"/>
                <w:lang w:val="en-GB"/>
              </w:rPr>
              <w:t>Stream 601</w:t>
            </w:r>
          </w:p>
        </w:tc>
        <w:tc>
          <w:tcPr>
            <w:tcW w:w="3009" w:type="dxa"/>
            <w:shd w:val="clear" w:color="auto" w:fill="D9D9D9"/>
          </w:tcPr>
          <w:p w14:paraId="29C54610"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101D9D65" w14:textId="77777777" w:rsidR="00312BC3" w:rsidRPr="00C26C40" w:rsidRDefault="00312BC3" w:rsidP="00870DFD">
            <w:pPr>
              <w:rPr>
                <w:lang w:val="en-GB"/>
              </w:rPr>
            </w:pPr>
            <w:r w:rsidRPr="00C26C40">
              <w:rPr>
                <w:b/>
                <w:sz w:val="22"/>
                <w:lang w:val="en-GB"/>
              </w:rPr>
              <w:t>Mass Fraction</w:t>
            </w:r>
          </w:p>
        </w:tc>
      </w:tr>
      <w:tr w:rsidR="00312BC3" w:rsidRPr="00C26C40" w14:paraId="242FA610" w14:textId="77777777" w:rsidTr="00870DFD">
        <w:trPr>
          <w:jc w:val="center"/>
        </w:trPr>
        <w:tc>
          <w:tcPr>
            <w:tcW w:w="3009" w:type="dxa"/>
          </w:tcPr>
          <w:p w14:paraId="3F3F6DB9" w14:textId="1DEB6DA8"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7F611BDC" w14:textId="77777777" w:rsidR="00312BC3" w:rsidRPr="00C26C40" w:rsidRDefault="00312BC3" w:rsidP="00870DFD">
            <w:pPr>
              <w:rPr>
                <w:lang w:val="en-GB"/>
              </w:rPr>
            </w:pPr>
            <w:r w:rsidRPr="00C26C40">
              <w:rPr>
                <w:lang w:val="en-GB"/>
              </w:rPr>
              <w:t>833.324</w:t>
            </w:r>
          </w:p>
        </w:tc>
        <w:tc>
          <w:tcPr>
            <w:tcW w:w="3009" w:type="dxa"/>
          </w:tcPr>
          <w:p w14:paraId="4B76B5F7" w14:textId="77777777" w:rsidR="00312BC3" w:rsidRPr="00C26C40" w:rsidRDefault="00312BC3" w:rsidP="00870DFD">
            <w:pPr>
              <w:rPr>
                <w:lang w:val="en-GB"/>
              </w:rPr>
            </w:pPr>
            <w:r w:rsidRPr="00C26C40">
              <w:rPr>
                <w:lang w:val="en-GB"/>
              </w:rPr>
              <w:t>0.6237</w:t>
            </w:r>
          </w:p>
        </w:tc>
      </w:tr>
      <w:tr w:rsidR="00312BC3" w:rsidRPr="00C26C40" w14:paraId="3615A2CB" w14:textId="77777777" w:rsidTr="00870DFD">
        <w:trPr>
          <w:jc w:val="center"/>
        </w:trPr>
        <w:tc>
          <w:tcPr>
            <w:tcW w:w="3009" w:type="dxa"/>
          </w:tcPr>
          <w:p w14:paraId="53028BC7" w14:textId="398DC9B7"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23B93493" w14:textId="77777777" w:rsidR="00312BC3" w:rsidRPr="00C26C40" w:rsidRDefault="00312BC3" w:rsidP="00870DFD">
            <w:pPr>
              <w:rPr>
                <w:lang w:val="en-GB"/>
              </w:rPr>
            </w:pPr>
            <w:r w:rsidRPr="00C26C40">
              <w:rPr>
                <w:lang w:val="en-GB"/>
              </w:rPr>
              <w:t>0.526</w:t>
            </w:r>
          </w:p>
        </w:tc>
        <w:tc>
          <w:tcPr>
            <w:tcW w:w="3009" w:type="dxa"/>
          </w:tcPr>
          <w:p w14:paraId="1322B8BB" w14:textId="77777777" w:rsidR="00312BC3" w:rsidRPr="00C26C40" w:rsidRDefault="00312BC3" w:rsidP="00870DFD">
            <w:pPr>
              <w:rPr>
                <w:lang w:val="en-GB"/>
              </w:rPr>
            </w:pPr>
            <w:r w:rsidRPr="00C26C40">
              <w:rPr>
                <w:lang w:val="en-GB"/>
              </w:rPr>
              <w:t>0.0004</w:t>
            </w:r>
          </w:p>
        </w:tc>
      </w:tr>
      <w:tr w:rsidR="00312BC3" w:rsidRPr="00C26C40" w14:paraId="30D751E6" w14:textId="77777777" w:rsidTr="00870DFD">
        <w:trPr>
          <w:jc w:val="center"/>
        </w:trPr>
        <w:tc>
          <w:tcPr>
            <w:tcW w:w="3009" w:type="dxa"/>
          </w:tcPr>
          <w:p w14:paraId="77131CCF" w14:textId="4746A0ED"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334533F3" w14:textId="77777777" w:rsidR="00312BC3" w:rsidRPr="00C26C40" w:rsidRDefault="00312BC3" w:rsidP="00870DFD">
            <w:pPr>
              <w:rPr>
                <w:lang w:val="en-GB"/>
              </w:rPr>
            </w:pPr>
            <w:r w:rsidRPr="00C26C40">
              <w:rPr>
                <w:lang w:val="en-GB"/>
              </w:rPr>
              <w:t>240.161</w:t>
            </w:r>
          </w:p>
        </w:tc>
        <w:tc>
          <w:tcPr>
            <w:tcW w:w="3009" w:type="dxa"/>
          </w:tcPr>
          <w:p w14:paraId="00E6C9C6" w14:textId="77777777" w:rsidR="00312BC3" w:rsidRPr="00C26C40" w:rsidRDefault="00312BC3" w:rsidP="00870DFD">
            <w:pPr>
              <w:rPr>
                <w:lang w:val="en-GB"/>
              </w:rPr>
            </w:pPr>
            <w:r w:rsidRPr="00C26C40">
              <w:rPr>
                <w:lang w:val="en-GB"/>
              </w:rPr>
              <w:t>0.1798</w:t>
            </w:r>
          </w:p>
        </w:tc>
      </w:tr>
      <w:tr w:rsidR="00312BC3" w:rsidRPr="00C26C40" w14:paraId="649A61BE" w14:textId="77777777" w:rsidTr="00870DFD">
        <w:trPr>
          <w:jc w:val="center"/>
        </w:trPr>
        <w:tc>
          <w:tcPr>
            <w:tcW w:w="3009" w:type="dxa"/>
          </w:tcPr>
          <w:p w14:paraId="4F6DBB66" w14:textId="26351A11"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3FBB0B0A" w14:textId="77777777" w:rsidR="00312BC3" w:rsidRPr="00C26C40" w:rsidRDefault="00312BC3" w:rsidP="00870DFD">
            <w:pPr>
              <w:rPr>
                <w:lang w:val="en-GB"/>
              </w:rPr>
            </w:pPr>
            <w:r w:rsidRPr="00C26C40">
              <w:rPr>
                <w:lang w:val="en-GB"/>
              </w:rPr>
              <w:t>0.000</w:t>
            </w:r>
          </w:p>
        </w:tc>
        <w:tc>
          <w:tcPr>
            <w:tcW w:w="3009" w:type="dxa"/>
          </w:tcPr>
          <w:p w14:paraId="05A34BAA" w14:textId="77777777" w:rsidR="00312BC3" w:rsidRPr="00C26C40" w:rsidRDefault="00312BC3" w:rsidP="00870DFD">
            <w:pPr>
              <w:rPr>
                <w:lang w:val="en-GB"/>
              </w:rPr>
            </w:pPr>
            <w:r w:rsidRPr="00C26C40">
              <w:rPr>
                <w:lang w:val="en-GB"/>
              </w:rPr>
              <w:t>0.0000</w:t>
            </w:r>
          </w:p>
        </w:tc>
      </w:tr>
      <w:tr w:rsidR="00312BC3" w:rsidRPr="00C26C40" w14:paraId="097D0807" w14:textId="77777777" w:rsidTr="00870DFD">
        <w:trPr>
          <w:jc w:val="center"/>
        </w:trPr>
        <w:tc>
          <w:tcPr>
            <w:tcW w:w="3009" w:type="dxa"/>
          </w:tcPr>
          <w:p w14:paraId="11A49D94" w14:textId="4E3A9656"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733DEB4A" w14:textId="77777777" w:rsidR="00312BC3" w:rsidRPr="00C26C40" w:rsidRDefault="00312BC3" w:rsidP="00870DFD">
            <w:pPr>
              <w:rPr>
                <w:lang w:val="en-GB"/>
              </w:rPr>
            </w:pPr>
            <w:r w:rsidRPr="00C26C40">
              <w:rPr>
                <w:lang w:val="en-GB"/>
              </w:rPr>
              <w:t>0.000</w:t>
            </w:r>
          </w:p>
        </w:tc>
        <w:tc>
          <w:tcPr>
            <w:tcW w:w="3009" w:type="dxa"/>
          </w:tcPr>
          <w:p w14:paraId="29785C63" w14:textId="77777777" w:rsidR="00312BC3" w:rsidRPr="00C26C40" w:rsidRDefault="00312BC3" w:rsidP="00870DFD">
            <w:pPr>
              <w:rPr>
                <w:lang w:val="en-GB"/>
              </w:rPr>
            </w:pPr>
            <w:r w:rsidRPr="00C26C40">
              <w:rPr>
                <w:lang w:val="en-GB"/>
              </w:rPr>
              <w:t>0.0000</w:t>
            </w:r>
          </w:p>
        </w:tc>
      </w:tr>
      <w:tr w:rsidR="00312BC3" w:rsidRPr="00C26C40" w14:paraId="1089CA77" w14:textId="77777777" w:rsidTr="00870DFD">
        <w:trPr>
          <w:jc w:val="center"/>
        </w:trPr>
        <w:tc>
          <w:tcPr>
            <w:tcW w:w="3009" w:type="dxa"/>
          </w:tcPr>
          <w:p w14:paraId="1CA9A1A7" w14:textId="5F3D8362"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32AB447B" w14:textId="77777777" w:rsidR="00312BC3" w:rsidRPr="00C26C40" w:rsidRDefault="00312BC3" w:rsidP="00870DFD">
            <w:pPr>
              <w:rPr>
                <w:lang w:val="en-GB"/>
              </w:rPr>
            </w:pPr>
            <w:r w:rsidRPr="00C26C40">
              <w:rPr>
                <w:lang w:val="en-GB"/>
              </w:rPr>
              <w:t>0.508</w:t>
            </w:r>
          </w:p>
        </w:tc>
        <w:tc>
          <w:tcPr>
            <w:tcW w:w="3009" w:type="dxa"/>
          </w:tcPr>
          <w:p w14:paraId="6F6F0117" w14:textId="77777777" w:rsidR="00312BC3" w:rsidRPr="00C26C40" w:rsidRDefault="00312BC3" w:rsidP="00870DFD">
            <w:pPr>
              <w:rPr>
                <w:lang w:val="en-GB"/>
              </w:rPr>
            </w:pPr>
            <w:r w:rsidRPr="00C26C40">
              <w:rPr>
                <w:lang w:val="en-GB"/>
              </w:rPr>
              <w:t>0.0004</w:t>
            </w:r>
          </w:p>
        </w:tc>
      </w:tr>
      <w:tr w:rsidR="00312BC3" w:rsidRPr="00C26C40" w14:paraId="754C66A1" w14:textId="77777777" w:rsidTr="00870DFD">
        <w:trPr>
          <w:jc w:val="center"/>
        </w:trPr>
        <w:tc>
          <w:tcPr>
            <w:tcW w:w="3009" w:type="dxa"/>
          </w:tcPr>
          <w:p w14:paraId="1128FB7E" w14:textId="786061C1"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6C44D674" w14:textId="77777777" w:rsidR="00312BC3" w:rsidRPr="00C26C40" w:rsidRDefault="00312BC3" w:rsidP="00870DFD">
            <w:pPr>
              <w:rPr>
                <w:lang w:val="en-GB"/>
              </w:rPr>
            </w:pPr>
            <w:r w:rsidRPr="00C26C40">
              <w:rPr>
                <w:lang w:val="en-GB"/>
              </w:rPr>
              <w:t>261.498</w:t>
            </w:r>
          </w:p>
        </w:tc>
        <w:tc>
          <w:tcPr>
            <w:tcW w:w="3009" w:type="dxa"/>
          </w:tcPr>
          <w:p w14:paraId="27E41D7F" w14:textId="77777777" w:rsidR="00312BC3" w:rsidRPr="00C26C40" w:rsidRDefault="00312BC3" w:rsidP="00870DFD">
            <w:pPr>
              <w:rPr>
                <w:lang w:val="en-GB"/>
              </w:rPr>
            </w:pPr>
            <w:r w:rsidRPr="00C26C40">
              <w:rPr>
                <w:lang w:val="en-GB"/>
              </w:rPr>
              <w:t>0.1957</w:t>
            </w:r>
          </w:p>
        </w:tc>
      </w:tr>
      <w:tr w:rsidR="00312BC3" w:rsidRPr="00C26C40" w14:paraId="6E916F65" w14:textId="77777777" w:rsidTr="00870DFD">
        <w:trPr>
          <w:jc w:val="center"/>
        </w:trPr>
        <w:tc>
          <w:tcPr>
            <w:tcW w:w="3009" w:type="dxa"/>
          </w:tcPr>
          <w:p w14:paraId="0F0A11FF" w14:textId="77777777" w:rsidR="00312BC3" w:rsidRPr="00C26C40" w:rsidRDefault="00312BC3" w:rsidP="00870DFD">
            <w:pPr>
              <w:rPr>
                <w:lang w:val="en-GB"/>
              </w:rPr>
            </w:pPr>
            <w:r w:rsidRPr="00C26C40">
              <w:rPr>
                <w:b/>
                <w:lang w:val="en-GB"/>
              </w:rPr>
              <w:t>Total</w:t>
            </w:r>
          </w:p>
        </w:tc>
        <w:tc>
          <w:tcPr>
            <w:tcW w:w="3009" w:type="dxa"/>
          </w:tcPr>
          <w:p w14:paraId="10611F82" w14:textId="77777777" w:rsidR="00312BC3" w:rsidRPr="00C26C40" w:rsidRDefault="00312BC3" w:rsidP="00870DFD">
            <w:pPr>
              <w:rPr>
                <w:lang w:val="en-GB"/>
              </w:rPr>
            </w:pPr>
            <w:r w:rsidRPr="00C26C40">
              <w:rPr>
                <w:b/>
                <w:lang w:val="en-GB"/>
              </w:rPr>
              <w:t>1,336.017</w:t>
            </w:r>
          </w:p>
        </w:tc>
        <w:tc>
          <w:tcPr>
            <w:tcW w:w="3009" w:type="dxa"/>
          </w:tcPr>
          <w:p w14:paraId="790276B8" w14:textId="77777777" w:rsidR="00312BC3" w:rsidRPr="00C26C40" w:rsidRDefault="00312BC3" w:rsidP="00870DFD">
            <w:pPr>
              <w:rPr>
                <w:lang w:val="en-GB"/>
              </w:rPr>
            </w:pPr>
            <w:r w:rsidRPr="00C26C40">
              <w:rPr>
                <w:b/>
                <w:lang w:val="en-GB"/>
              </w:rPr>
              <w:t>1.0000</w:t>
            </w:r>
          </w:p>
        </w:tc>
      </w:tr>
      <w:tr w:rsidR="00312BC3" w:rsidRPr="00C26C40" w14:paraId="10CDA579" w14:textId="77777777" w:rsidTr="00870DFD">
        <w:trPr>
          <w:jc w:val="center"/>
        </w:trPr>
        <w:tc>
          <w:tcPr>
            <w:tcW w:w="3009" w:type="dxa"/>
          </w:tcPr>
          <w:p w14:paraId="5C6B6DF3" w14:textId="77777777" w:rsidR="00312BC3" w:rsidRPr="00C26C40" w:rsidRDefault="00312BC3" w:rsidP="00870DFD">
            <w:pPr>
              <w:rPr>
                <w:lang w:val="en-GB"/>
              </w:rPr>
            </w:pPr>
            <w:r w:rsidRPr="00C26C40">
              <w:rPr>
                <w:b/>
                <w:lang w:val="en-GB"/>
              </w:rPr>
              <w:t>Temperature (°C)</w:t>
            </w:r>
          </w:p>
        </w:tc>
        <w:tc>
          <w:tcPr>
            <w:tcW w:w="3009" w:type="dxa"/>
          </w:tcPr>
          <w:p w14:paraId="2065F1A6" w14:textId="77777777" w:rsidR="00312BC3" w:rsidRPr="00C26C40" w:rsidRDefault="00312BC3" w:rsidP="00870DFD">
            <w:pPr>
              <w:rPr>
                <w:lang w:val="en-GB"/>
              </w:rPr>
            </w:pPr>
            <w:r w:rsidRPr="00C26C40">
              <w:rPr>
                <w:b/>
                <w:lang w:val="en-GB"/>
              </w:rPr>
              <w:t>32.30</w:t>
            </w:r>
          </w:p>
        </w:tc>
        <w:tc>
          <w:tcPr>
            <w:tcW w:w="3009" w:type="dxa"/>
          </w:tcPr>
          <w:p w14:paraId="01F43624" w14:textId="77777777" w:rsidR="00312BC3" w:rsidRPr="00C26C40" w:rsidRDefault="00312BC3" w:rsidP="00870DFD">
            <w:pPr>
              <w:rPr>
                <w:lang w:val="en-GB"/>
              </w:rPr>
            </w:pPr>
          </w:p>
        </w:tc>
      </w:tr>
      <w:tr w:rsidR="00312BC3" w:rsidRPr="00C26C40" w14:paraId="5CAAA6EE" w14:textId="77777777" w:rsidTr="00870DFD">
        <w:trPr>
          <w:jc w:val="center"/>
        </w:trPr>
        <w:tc>
          <w:tcPr>
            <w:tcW w:w="3009" w:type="dxa"/>
          </w:tcPr>
          <w:p w14:paraId="3C51D4BF" w14:textId="77777777" w:rsidR="00312BC3" w:rsidRPr="00C26C40" w:rsidRDefault="00312BC3" w:rsidP="00870DFD">
            <w:pPr>
              <w:rPr>
                <w:lang w:val="en-GB"/>
              </w:rPr>
            </w:pPr>
            <w:r w:rsidRPr="00C26C40">
              <w:rPr>
                <w:b/>
                <w:lang w:val="en-GB"/>
              </w:rPr>
              <w:t>Pressure (atm)</w:t>
            </w:r>
          </w:p>
        </w:tc>
        <w:tc>
          <w:tcPr>
            <w:tcW w:w="3009" w:type="dxa"/>
          </w:tcPr>
          <w:p w14:paraId="2A5B804D" w14:textId="77777777" w:rsidR="00312BC3" w:rsidRPr="00C26C40" w:rsidRDefault="00312BC3" w:rsidP="00870DFD">
            <w:pPr>
              <w:rPr>
                <w:lang w:val="en-GB"/>
              </w:rPr>
            </w:pPr>
            <w:r w:rsidRPr="00C26C40">
              <w:rPr>
                <w:b/>
                <w:lang w:val="en-GB"/>
              </w:rPr>
              <w:t>1.9738</w:t>
            </w:r>
          </w:p>
        </w:tc>
        <w:tc>
          <w:tcPr>
            <w:tcW w:w="3009" w:type="dxa"/>
          </w:tcPr>
          <w:p w14:paraId="1355C671" w14:textId="77777777" w:rsidR="00312BC3" w:rsidRPr="00C26C40" w:rsidRDefault="00312BC3" w:rsidP="00870DFD">
            <w:pPr>
              <w:rPr>
                <w:lang w:val="en-GB"/>
              </w:rPr>
            </w:pPr>
          </w:p>
        </w:tc>
      </w:tr>
    </w:tbl>
    <w:p w14:paraId="4C7853CB" w14:textId="77777777" w:rsidR="00E8227E" w:rsidRPr="00C26C40" w:rsidRDefault="00E8227E" w:rsidP="00312BC3">
      <w:pPr>
        <w:spacing w:before="160"/>
        <w:rPr>
          <w:b/>
        </w:rPr>
      </w:pPr>
    </w:p>
    <w:p w14:paraId="19D2D60D" w14:textId="3AE3B3DF" w:rsidR="00312BC3" w:rsidRPr="00C26C40" w:rsidRDefault="00312BC3" w:rsidP="00E8227E">
      <w:pPr>
        <w:pStyle w:val="Heading4"/>
      </w:pPr>
      <w:r w:rsidRPr="00C26C40">
        <w:t>P-601 — HCl Acid Feed Pump</w:t>
      </w:r>
    </w:p>
    <w:p w14:paraId="33D232DD" w14:textId="32D856C7" w:rsidR="00312BC3" w:rsidRPr="00C26C40" w:rsidRDefault="00312BC3" w:rsidP="00312BC3">
      <w:r w:rsidRPr="00C26C40">
        <w:t>Unit Type: Pump</w:t>
      </w:r>
      <w:r w:rsidR="00E8227E" w:rsidRPr="00C26C40">
        <w:tab/>
      </w:r>
      <w:r w:rsidRPr="00C26C40">
        <w:t>Inlet streams: HCL-1    Outlet streams: HCL-2</w:t>
      </w:r>
    </w:p>
    <w:p w14:paraId="21F6293F" w14:textId="77777777" w:rsidR="00312BC3" w:rsidRPr="00C26C40" w:rsidRDefault="00312BC3" w:rsidP="00312BC3">
      <w:r w:rsidRPr="00C26C40">
        <w:lastRenderedPageBreak/>
        <w:t>Concentrated hydrochloric acid feed (HCL-1), admitted at the plant boundary, is pressurised by the HCl acid feed pump P-601 for delivery to the acid leach reactor R-601. Composition and temperature are essentially unchanged across the pumping step.</w:t>
      </w:r>
    </w:p>
    <w:p w14:paraId="7B990B02" w14:textId="77777777" w:rsidR="00312BC3" w:rsidRPr="00C26C40" w:rsidRDefault="00312BC3" w:rsidP="00312BC3">
      <w:r w:rsidRPr="00C26C40">
        <w:t>The component identity of the process stream(s) is unchanged across the unit; only physical conditions (temperature, pressure, and/or phase distribution) or stream routing are altered.</w:t>
      </w:r>
    </w:p>
    <w:p w14:paraId="3948439D" w14:textId="77777777" w:rsidR="00312BC3" w:rsidRPr="00C26C40" w:rsidRDefault="00312BC3" w:rsidP="00312BC3">
      <w:r w:rsidRPr="00C26C40">
        <w:t>Inlet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5FE9AC0B" w14:textId="77777777" w:rsidTr="00870DFD">
        <w:trPr>
          <w:jc w:val="center"/>
        </w:trPr>
        <w:tc>
          <w:tcPr>
            <w:tcW w:w="3009" w:type="dxa"/>
            <w:shd w:val="clear" w:color="auto" w:fill="D9D9D9"/>
          </w:tcPr>
          <w:p w14:paraId="2456A97D" w14:textId="77777777" w:rsidR="00312BC3" w:rsidRPr="00C26C40" w:rsidRDefault="00312BC3" w:rsidP="00870DFD">
            <w:pPr>
              <w:rPr>
                <w:lang w:val="en-GB"/>
              </w:rPr>
            </w:pPr>
            <w:r w:rsidRPr="00C26C40">
              <w:rPr>
                <w:b/>
                <w:sz w:val="22"/>
                <w:lang w:val="en-GB"/>
              </w:rPr>
              <w:t>Stream HCL-1</w:t>
            </w:r>
          </w:p>
        </w:tc>
        <w:tc>
          <w:tcPr>
            <w:tcW w:w="3009" w:type="dxa"/>
            <w:shd w:val="clear" w:color="auto" w:fill="D9D9D9"/>
          </w:tcPr>
          <w:p w14:paraId="2BB0F6E1"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3EFBE0BE" w14:textId="77777777" w:rsidR="00312BC3" w:rsidRPr="00C26C40" w:rsidRDefault="00312BC3" w:rsidP="00870DFD">
            <w:pPr>
              <w:rPr>
                <w:lang w:val="en-GB"/>
              </w:rPr>
            </w:pPr>
            <w:r w:rsidRPr="00C26C40">
              <w:rPr>
                <w:b/>
                <w:sz w:val="22"/>
                <w:lang w:val="en-GB"/>
              </w:rPr>
              <w:t>Mass Fraction</w:t>
            </w:r>
          </w:p>
        </w:tc>
      </w:tr>
      <w:tr w:rsidR="00312BC3" w:rsidRPr="00C26C40" w14:paraId="1C09B18C" w14:textId="77777777" w:rsidTr="00870DFD">
        <w:trPr>
          <w:jc w:val="center"/>
        </w:trPr>
        <w:tc>
          <w:tcPr>
            <w:tcW w:w="3009" w:type="dxa"/>
          </w:tcPr>
          <w:p w14:paraId="227A05BA" w14:textId="13AE2583"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3E3A8158" w14:textId="77777777" w:rsidR="00312BC3" w:rsidRPr="00C26C40" w:rsidRDefault="00312BC3" w:rsidP="00870DFD">
            <w:pPr>
              <w:rPr>
                <w:lang w:val="en-GB"/>
              </w:rPr>
            </w:pPr>
            <w:r w:rsidRPr="00C26C40">
              <w:rPr>
                <w:lang w:val="en-GB"/>
              </w:rPr>
              <w:t>939.397</w:t>
            </w:r>
          </w:p>
        </w:tc>
        <w:tc>
          <w:tcPr>
            <w:tcW w:w="3009" w:type="dxa"/>
          </w:tcPr>
          <w:p w14:paraId="6580DF76" w14:textId="77777777" w:rsidR="00312BC3" w:rsidRPr="00C26C40" w:rsidRDefault="00312BC3" w:rsidP="00870DFD">
            <w:pPr>
              <w:rPr>
                <w:lang w:val="en-GB"/>
              </w:rPr>
            </w:pPr>
            <w:r w:rsidRPr="00C26C40">
              <w:rPr>
                <w:lang w:val="en-GB"/>
              </w:rPr>
              <w:t>0.5219</w:t>
            </w:r>
          </w:p>
        </w:tc>
      </w:tr>
      <w:tr w:rsidR="00312BC3" w:rsidRPr="00C26C40" w14:paraId="37BE09D0" w14:textId="77777777" w:rsidTr="00870DFD">
        <w:trPr>
          <w:jc w:val="center"/>
        </w:trPr>
        <w:tc>
          <w:tcPr>
            <w:tcW w:w="3009" w:type="dxa"/>
          </w:tcPr>
          <w:p w14:paraId="3AED0F1E" w14:textId="658EC848" w:rsidR="00312BC3" w:rsidRPr="00C26C40" w:rsidRDefault="0066574D" w:rsidP="00870DFD">
            <w:pPr>
              <w:rPr>
                <w:lang w:val="en-GB"/>
              </w:rPr>
            </w:pPr>
            <m:oMathPara>
              <m:oMath>
                <m:r>
                  <w:rPr>
                    <w:rFonts w:ascii="Cambria Math" w:hAnsi="Cambria Math"/>
                    <w:lang w:val="en-GB"/>
                  </w:rPr>
                  <m:t>HCl</m:t>
                </m:r>
              </m:oMath>
            </m:oMathPara>
          </w:p>
        </w:tc>
        <w:tc>
          <w:tcPr>
            <w:tcW w:w="3009" w:type="dxa"/>
          </w:tcPr>
          <w:p w14:paraId="3369C1C6" w14:textId="77777777" w:rsidR="00312BC3" w:rsidRPr="00C26C40" w:rsidRDefault="00312BC3" w:rsidP="00870DFD">
            <w:pPr>
              <w:rPr>
                <w:lang w:val="en-GB"/>
              </w:rPr>
            </w:pPr>
            <w:r w:rsidRPr="00C26C40">
              <w:rPr>
                <w:lang w:val="en-GB"/>
              </w:rPr>
              <w:t>0.000</w:t>
            </w:r>
          </w:p>
        </w:tc>
        <w:tc>
          <w:tcPr>
            <w:tcW w:w="3009" w:type="dxa"/>
          </w:tcPr>
          <w:p w14:paraId="7B3B9487" w14:textId="77777777" w:rsidR="00312BC3" w:rsidRPr="00C26C40" w:rsidRDefault="00312BC3" w:rsidP="00870DFD">
            <w:pPr>
              <w:rPr>
                <w:lang w:val="en-GB"/>
              </w:rPr>
            </w:pPr>
            <w:r w:rsidRPr="00C26C40">
              <w:rPr>
                <w:lang w:val="en-GB"/>
              </w:rPr>
              <w:t>0.0000</w:t>
            </w:r>
          </w:p>
        </w:tc>
      </w:tr>
      <w:tr w:rsidR="00312BC3" w:rsidRPr="00C26C40" w14:paraId="2A1AA929" w14:textId="77777777" w:rsidTr="00870DFD">
        <w:trPr>
          <w:jc w:val="center"/>
        </w:trPr>
        <w:tc>
          <w:tcPr>
            <w:tcW w:w="3009" w:type="dxa"/>
          </w:tcPr>
          <w:p w14:paraId="108B3354" w14:textId="565089B1"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473CCAEC" w14:textId="77777777" w:rsidR="00312BC3" w:rsidRPr="00C26C40" w:rsidRDefault="00312BC3" w:rsidP="00870DFD">
            <w:pPr>
              <w:rPr>
                <w:lang w:val="en-GB"/>
              </w:rPr>
            </w:pPr>
            <w:r w:rsidRPr="00C26C40">
              <w:rPr>
                <w:lang w:val="en-GB"/>
              </w:rPr>
              <w:t>300.517</w:t>
            </w:r>
          </w:p>
        </w:tc>
        <w:tc>
          <w:tcPr>
            <w:tcW w:w="3009" w:type="dxa"/>
          </w:tcPr>
          <w:p w14:paraId="02419C6D" w14:textId="77777777" w:rsidR="00312BC3" w:rsidRPr="00C26C40" w:rsidRDefault="00312BC3" w:rsidP="00870DFD">
            <w:pPr>
              <w:rPr>
                <w:lang w:val="en-GB"/>
              </w:rPr>
            </w:pPr>
            <w:r w:rsidRPr="00C26C40">
              <w:rPr>
                <w:lang w:val="en-GB"/>
              </w:rPr>
              <w:t>0.1670</w:t>
            </w:r>
          </w:p>
        </w:tc>
      </w:tr>
      <w:tr w:rsidR="00312BC3" w:rsidRPr="00C26C40" w14:paraId="536800F9" w14:textId="77777777" w:rsidTr="00870DFD">
        <w:trPr>
          <w:jc w:val="center"/>
        </w:trPr>
        <w:tc>
          <w:tcPr>
            <w:tcW w:w="3009" w:type="dxa"/>
          </w:tcPr>
          <w:p w14:paraId="5BD86023" w14:textId="443CAE04" w:rsidR="00312BC3" w:rsidRPr="00C26C40" w:rsidRDefault="0066574D" w:rsidP="00870DFD">
            <w:pPr>
              <w:rPr>
                <w:lang w:val="en-GB"/>
              </w:rPr>
            </w:pPr>
            <m:oMathPara>
              <m:oMath>
                <m:r>
                  <w:rPr>
                    <w:rFonts w:ascii="Cambria Math" w:hAnsi="Cambria Math"/>
                    <w:lang w:val="en-GB"/>
                  </w:rPr>
                  <m:t>Cl⁻</m:t>
                </m:r>
              </m:oMath>
            </m:oMathPara>
          </w:p>
        </w:tc>
        <w:tc>
          <w:tcPr>
            <w:tcW w:w="3009" w:type="dxa"/>
          </w:tcPr>
          <w:p w14:paraId="16ED122F" w14:textId="77777777" w:rsidR="00312BC3" w:rsidRPr="00C26C40" w:rsidRDefault="00312BC3" w:rsidP="00870DFD">
            <w:pPr>
              <w:rPr>
                <w:lang w:val="en-GB"/>
              </w:rPr>
            </w:pPr>
            <w:r w:rsidRPr="00C26C40">
              <w:rPr>
                <w:lang w:val="en-GB"/>
              </w:rPr>
              <w:t>560.085</w:t>
            </w:r>
          </w:p>
        </w:tc>
        <w:tc>
          <w:tcPr>
            <w:tcW w:w="3009" w:type="dxa"/>
          </w:tcPr>
          <w:p w14:paraId="1FDF4508" w14:textId="77777777" w:rsidR="00312BC3" w:rsidRPr="00C26C40" w:rsidRDefault="00312BC3" w:rsidP="00870DFD">
            <w:pPr>
              <w:rPr>
                <w:lang w:val="en-GB"/>
              </w:rPr>
            </w:pPr>
            <w:r w:rsidRPr="00C26C40">
              <w:rPr>
                <w:lang w:val="en-GB"/>
              </w:rPr>
              <w:t>0.3112</w:t>
            </w:r>
          </w:p>
        </w:tc>
      </w:tr>
      <w:tr w:rsidR="00312BC3" w:rsidRPr="00C26C40" w14:paraId="2A6962F0" w14:textId="77777777" w:rsidTr="00870DFD">
        <w:trPr>
          <w:jc w:val="center"/>
        </w:trPr>
        <w:tc>
          <w:tcPr>
            <w:tcW w:w="3009" w:type="dxa"/>
          </w:tcPr>
          <w:p w14:paraId="57FA2BB8" w14:textId="77777777" w:rsidR="00312BC3" w:rsidRPr="00C26C40" w:rsidRDefault="00312BC3" w:rsidP="00870DFD">
            <w:pPr>
              <w:rPr>
                <w:lang w:val="en-GB"/>
              </w:rPr>
            </w:pPr>
            <w:r w:rsidRPr="00C26C40">
              <w:rPr>
                <w:b/>
                <w:lang w:val="en-GB"/>
              </w:rPr>
              <w:t>Total</w:t>
            </w:r>
          </w:p>
        </w:tc>
        <w:tc>
          <w:tcPr>
            <w:tcW w:w="3009" w:type="dxa"/>
          </w:tcPr>
          <w:p w14:paraId="336C14D3" w14:textId="77777777" w:rsidR="00312BC3" w:rsidRPr="00C26C40" w:rsidRDefault="00312BC3" w:rsidP="00870DFD">
            <w:pPr>
              <w:rPr>
                <w:lang w:val="en-GB"/>
              </w:rPr>
            </w:pPr>
            <w:r w:rsidRPr="00C26C40">
              <w:rPr>
                <w:b/>
                <w:lang w:val="en-GB"/>
              </w:rPr>
              <w:t>1,800.000</w:t>
            </w:r>
          </w:p>
        </w:tc>
        <w:tc>
          <w:tcPr>
            <w:tcW w:w="3009" w:type="dxa"/>
          </w:tcPr>
          <w:p w14:paraId="5467BA78" w14:textId="77777777" w:rsidR="00312BC3" w:rsidRPr="00C26C40" w:rsidRDefault="00312BC3" w:rsidP="00870DFD">
            <w:pPr>
              <w:rPr>
                <w:lang w:val="en-GB"/>
              </w:rPr>
            </w:pPr>
            <w:r w:rsidRPr="00C26C40">
              <w:rPr>
                <w:b/>
                <w:lang w:val="en-GB"/>
              </w:rPr>
              <w:t>1.0000</w:t>
            </w:r>
          </w:p>
        </w:tc>
      </w:tr>
      <w:tr w:rsidR="00312BC3" w:rsidRPr="00C26C40" w14:paraId="28ACEF2E" w14:textId="77777777" w:rsidTr="00870DFD">
        <w:trPr>
          <w:jc w:val="center"/>
        </w:trPr>
        <w:tc>
          <w:tcPr>
            <w:tcW w:w="3009" w:type="dxa"/>
          </w:tcPr>
          <w:p w14:paraId="280566C2" w14:textId="77777777" w:rsidR="00312BC3" w:rsidRPr="00C26C40" w:rsidRDefault="00312BC3" w:rsidP="00870DFD">
            <w:pPr>
              <w:rPr>
                <w:lang w:val="en-GB"/>
              </w:rPr>
            </w:pPr>
            <w:r w:rsidRPr="00C26C40">
              <w:rPr>
                <w:b/>
                <w:lang w:val="en-GB"/>
              </w:rPr>
              <w:t>Temperature (°C)</w:t>
            </w:r>
          </w:p>
        </w:tc>
        <w:tc>
          <w:tcPr>
            <w:tcW w:w="3009" w:type="dxa"/>
          </w:tcPr>
          <w:p w14:paraId="7243E495" w14:textId="77777777" w:rsidR="00312BC3" w:rsidRPr="00C26C40" w:rsidRDefault="00312BC3" w:rsidP="00870DFD">
            <w:pPr>
              <w:rPr>
                <w:lang w:val="en-GB"/>
              </w:rPr>
            </w:pPr>
            <w:r w:rsidRPr="00C26C40">
              <w:rPr>
                <w:b/>
                <w:lang w:val="en-GB"/>
              </w:rPr>
              <w:t>32.00</w:t>
            </w:r>
          </w:p>
        </w:tc>
        <w:tc>
          <w:tcPr>
            <w:tcW w:w="3009" w:type="dxa"/>
          </w:tcPr>
          <w:p w14:paraId="31A52C9A" w14:textId="77777777" w:rsidR="00312BC3" w:rsidRPr="00C26C40" w:rsidRDefault="00312BC3" w:rsidP="00870DFD">
            <w:pPr>
              <w:rPr>
                <w:lang w:val="en-GB"/>
              </w:rPr>
            </w:pPr>
          </w:p>
        </w:tc>
      </w:tr>
      <w:tr w:rsidR="00312BC3" w:rsidRPr="00C26C40" w14:paraId="3A6B9D5D" w14:textId="77777777" w:rsidTr="00870DFD">
        <w:trPr>
          <w:jc w:val="center"/>
        </w:trPr>
        <w:tc>
          <w:tcPr>
            <w:tcW w:w="3009" w:type="dxa"/>
          </w:tcPr>
          <w:p w14:paraId="0D608C62" w14:textId="77777777" w:rsidR="00312BC3" w:rsidRPr="00C26C40" w:rsidRDefault="00312BC3" w:rsidP="00870DFD">
            <w:pPr>
              <w:rPr>
                <w:lang w:val="en-GB"/>
              </w:rPr>
            </w:pPr>
            <w:r w:rsidRPr="00C26C40">
              <w:rPr>
                <w:b/>
                <w:lang w:val="en-GB"/>
              </w:rPr>
              <w:t>Pressure (atm)</w:t>
            </w:r>
          </w:p>
        </w:tc>
        <w:tc>
          <w:tcPr>
            <w:tcW w:w="3009" w:type="dxa"/>
          </w:tcPr>
          <w:p w14:paraId="4BF648D1" w14:textId="77777777" w:rsidR="00312BC3" w:rsidRPr="00C26C40" w:rsidRDefault="00312BC3" w:rsidP="00870DFD">
            <w:pPr>
              <w:rPr>
                <w:lang w:val="en-GB"/>
              </w:rPr>
            </w:pPr>
            <w:r w:rsidRPr="00C26C40">
              <w:rPr>
                <w:b/>
                <w:lang w:val="en-GB"/>
              </w:rPr>
              <w:t>2.9608</w:t>
            </w:r>
          </w:p>
        </w:tc>
        <w:tc>
          <w:tcPr>
            <w:tcW w:w="3009" w:type="dxa"/>
          </w:tcPr>
          <w:p w14:paraId="42546320" w14:textId="77777777" w:rsidR="00312BC3" w:rsidRPr="00C26C40" w:rsidRDefault="00312BC3" w:rsidP="00870DFD">
            <w:pPr>
              <w:rPr>
                <w:lang w:val="en-GB"/>
              </w:rPr>
            </w:pPr>
          </w:p>
        </w:tc>
      </w:tr>
    </w:tbl>
    <w:p w14:paraId="1A9C8CBD" w14:textId="77777777" w:rsidR="00E8227E" w:rsidRPr="00C26C40" w:rsidRDefault="00E8227E" w:rsidP="00312BC3"/>
    <w:p w14:paraId="4D80D15A" w14:textId="3085DDD9" w:rsidR="00312BC3" w:rsidRPr="00C26C40" w:rsidRDefault="00312BC3" w:rsidP="00312BC3">
      <w:r w:rsidRPr="00C26C40">
        <w:t>Outlet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6E90560C" w14:textId="77777777" w:rsidTr="00870DFD">
        <w:trPr>
          <w:jc w:val="center"/>
        </w:trPr>
        <w:tc>
          <w:tcPr>
            <w:tcW w:w="3009" w:type="dxa"/>
            <w:shd w:val="clear" w:color="auto" w:fill="D9D9D9"/>
          </w:tcPr>
          <w:p w14:paraId="61EC37FE" w14:textId="77777777" w:rsidR="00312BC3" w:rsidRPr="00C26C40" w:rsidRDefault="00312BC3" w:rsidP="00870DFD">
            <w:pPr>
              <w:rPr>
                <w:lang w:val="en-GB"/>
              </w:rPr>
            </w:pPr>
            <w:r w:rsidRPr="00C26C40">
              <w:rPr>
                <w:b/>
                <w:sz w:val="22"/>
                <w:lang w:val="en-GB"/>
              </w:rPr>
              <w:t>Stream HCL-2</w:t>
            </w:r>
          </w:p>
        </w:tc>
        <w:tc>
          <w:tcPr>
            <w:tcW w:w="3009" w:type="dxa"/>
            <w:shd w:val="clear" w:color="auto" w:fill="D9D9D9"/>
          </w:tcPr>
          <w:p w14:paraId="3E2D045C"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600D0547" w14:textId="77777777" w:rsidR="00312BC3" w:rsidRPr="00C26C40" w:rsidRDefault="00312BC3" w:rsidP="00870DFD">
            <w:pPr>
              <w:rPr>
                <w:lang w:val="en-GB"/>
              </w:rPr>
            </w:pPr>
            <w:r w:rsidRPr="00C26C40">
              <w:rPr>
                <w:b/>
                <w:sz w:val="22"/>
                <w:lang w:val="en-GB"/>
              </w:rPr>
              <w:t>Mass Fraction</w:t>
            </w:r>
          </w:p>
        </w:tc>
      </w:tr>
      <w:tr w:rsidR="00312BC3" w:rsidRPr="00C26C40" w14:paraId="47816260" w14:textId="77777777" w:rsidTr="00870DFD">
        <w:trPr>
          <w:jc w:val="center"/>
        </w:trPr>
        <w:tc>
          <w:tcPr>
            <w:tcW w:w="3009" w:type="dxa"/>
          </w:tcPr>
          <w:p w14:paraId="324201B9" w14:textId="450A7FEA"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2948D752" w14:textId="77777777" w:rsidR="00312BC3" w:rsidRPr="00C26C40" w:rsidRDefault="00312BC3" w:rsidP="00870DFD">
            <w:pPr>
              <w:rPr>
                <w:lang w:val="en-GB"/>
              </w:rPr>
            </w:pPr>
            <w:r w:rsidRPr="00C26C40">
              <w:rPr>
                <w:lang w:val="en-GB"/>
              </w:rPr>
              <w:t>939.397</w:t>
            </w:r>
          </w:p>
        </w:tc>
        <w:tc>
          <w:tcPr>
            <w:tcW w:w="3009" w:type="dxa"/>
          </w:tcPr>
          <w:p w14:paraId="6A7938B5" w14:textId="77777777" w:rsidR="00312BC3" w:rsidRPr="00C26C40" w:rsidRDefault="00312BC3" w:rsidP="00870DFD">
            <w:pPr>
              <w:rPr>
                <w:lang w:val="en-GB"/>
              </w:rPr>
            </w:pPr>
            <w:r w:rsidRPr="00C26C40">
              <w:rPr>
                <w:lang w:val="en-GB"/>
              </w:rPr>
              <w:t>0.5219</w:t>
            </w:r>
          </w:p>
        </w:tc>
      </w:tr>
      <w:tr w:rsidR="00312BC3" w:rsidRPr="00C26C40" w14:paraId="14788673" w14:textId="77777777" w:rsidTr="00870DFD">
        <w:trPr>
          <w:jc w:val="center"/>
        </w:trPr>
        <w:tc>
          <w:tcPr>
            <w:tcW w:w="3009" w:type="dxa"/>
          </w:tcPr>
          <w:p w14:paraId="49A7E8EC" w14:textId="4E26F171" w:rsidR="00312BC3" w:rsidRPr="00C26C40" w:rsidRDefault="0066574D" w:rsidP="00870DFD">
            <w:pPr>
              <w:rPr>
                <w:lang w:val="en-GB"/>
              </w:rPr>
            </w:pPr>
            <m:oMathPara>
              <m:oMath>
                <m:r>
                  <w:rPr>
                    <w:rFonts w:ascii="Cambria Math" w:hAnsi="Cambria Math"/>
                    <w:lang w:val="en-GB"/>
                  </w:rPr>
                  <m:t>HCl</m:t>
                </m:r>
              </m:oMath>
            </m:oMathPara>
          </w:p>
        </w:tc>
        <w:tc>
          <w:tcPr>
            <w:tcW w:w="3009" w:type="dxa"/>
          </w:tcPr>
          <w:p w14:paraId="499F7CBA" w14:textId="77777777" w:rsidR="00312BC3" w:rsidRPr="00C26C40" w:rsidRDefault="00312BC3" w:rsidP="00870DFD">
            <w:pPr>
              <w:rPr>
                <w:lang w:val="en-GB"/>
              </w:rPr>
            </w:pPr>
            <w:r w:rsidRPr="00C26C40">
              <w:rPr>
                <w:lang w:val="en-GB"/>
              </w:rPr>
              <w:t>0.000</w:t>
            </w:r>
          </w:p>
        </w:tc>
        <w:tc>
          <w:tcPr>
            <w:tcW w:w="3009" w:type="dxa"/>
          </w:tcPr>
          <w:p w14:paraId="0680C0FE" w14:textId="77777777" w:rsidR="00312BC3" w:rsidRPr="00C26C40" w:rsidRDefault="00312BC3" w:rsidP="00870DFD">
            <w:pPr>
              <w:rPr>
                <w:lang w:val="en-GB"/>
              </w:rPr>
            </w:pPr>
            <w:r w:rsidRPr="00C26C40">
              <w:rPr>
                <w:lang w:val="en-GB"/>
              </w:rPr>
              <w:t>0.0000</w:t>
            </w:r>
          </w:p>
        </w:tc>
      </w:tr>
      <w:tr w:rsidR="00312BC3" w:rsidRPr="00C26C40" w14:paraId="1A5B47AE" w14:textId="77777777" w:rsidTr="00870DFD">
        <w:trPr>
          <w:jc w:val="center"/>
        </w:trPr>
        <w:tc>
          <w:tcPr>
            <w:tcW w:w="3009" w:type="dxa"/>
          </w:tcPr>
          <w:p w14:paraId="6ECAA9C3" w14:textId="4FA355CC"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6FDFA2AF" w14:textId="77777777" w:rsidR="00312BC3" w:rsidRPr="00C26C40" w:rsidRDefault="00312BC3" w:rsidP="00870DFD">
            <w:pPr>
              <w:rPr>
                <w:lang w:val="en-GB"/>
              </w:rPr>
            </w:pPr>
            <w:r w:rsidRPr="00C26C40">
              <w:rPr>
                <w:lang w:val="en-GB"/>
              </w:rPr>
              <w:t>300.517</w:t>
            </w:r>
          </w:p>
        </w:tc>
        <w:tc>
          <w:tcPr>
            <w:tcW w:w="3009" w:type="dxa"/>
          </w:tcPr>
          <w:p w14:paraId="717115B9" w14:textId="77777777" w:rsidR="00312BC3" w:rsidRPr="00C26C40" w:rsidRDefault="00312BC3" w:rsidP="00870DFD">
            <w:pPr>
              <w:rPr>
                <w:lang w:val="en-GB"/>
              </w:rPr>
            </w:pPr>
            <w:r w:rsidRPr="00C26C40">
              <w:rPr>
                <w:lang w:val="en-GB"/>
              </w:rPr>
              <w:t>0.1670</w:t>
            </w:r>
          </w:p>
        </w:tc>
      </w:tr>
      <w:tr w:rsidR="00312BC3" w:rsidRPr="00C26C40" w14:paraId="4A235B60" w14:textId="77777777" w:rsidTr="00870DFD">
        <w:trPr>
          <w:jc w:val="center"/>
        </w:trPr>
        <w:tc>
          <w:tcPr>
            <w:tcW w:w="3009" w:type="dxa"/>
          </w:tcPr>
          <w:p w14:paraId="3AD9A039" w14:textId="73E6374D" w:rsidR="00312BC3" w:rsidRPr="00C26C40" w:rsidRDefault="0066574D" w:rsidP="00870DFD">
            <w:pPr>
              <w:rPr>
                <w:lang w:val="en-GB"/>
              </w:rPr>
            </w:pPr>
            <m:oMathPara>
              <m:oMath>
                <m:r>
                  <w:rPr>
                    <w:rFonts w:ascii="Cambria Math" w:hAnsi="Cambria Math"/>
                    <w:lang w:val="en-GB"/>
                  </w:rPr>
                  <m:t>Cl⁻</m:t>
                </m:r>
              </m:oMath>
            </m:oMathPara>
          </w:p>
        </w:tc>
        <w:tc>
          <w:tcPr>
            <w:tcW w:w="3009" w:type="dxa"/>
          </w:tcPr>
          <w:p w14:paraId="49E48585" w14:textId="77777777" w:rsidR="00312BC3" w:rsidRPr="00C26C40" w:rsidRDefault="00312BC3" w:rsidP="00870DFD">
            <w:pPr>
              <w:rPr>
                <w:lang w:val="en-GB"/>
              </w:rPr>
            </w:pPr>
            <w:r w:rsidRPr="00C26C40">
              <w:rPr>
                <w:lang w:val="en-GB"/>
              </w:rPr>
              <w:t>560.085</w:t>
            </w:r>
          </w:p>
        </w:tc>
        <w:tc>
          <w:tcPr>
            <w:tcW w:w="3009" w:type="dxa"/>
          </w:tcPr>
          <w:p w14:paraId="5EE31ED9" w14:textId="77777777" w:rsidR="00312BC3" w:rsidRPr="00C26C40" w:rsidRDefault="00312BC3" w:rsidP="00870DFD">
            <w:pPr>
              <w:rPr>
                <w:lang w:val="en-GB"/>
              </w:rPr>
            </w:pPr>
            <w:r w:rsidRPr="00C26C40">
              <w:rPr>
                <w:lang w:val="en-GB"/>
              </w:rPr>
              <w:t>0.3112</w:t>
            </w:r>
          </w:p>
        </w:tc>
      </w:tr>
      <w:tr w:rsidR="00312BC3" w:rsidRPr="00C26C40" w14:paraId="3B9F7BED" w14:textId="77777777" w:rsidTr="00870DFD">
        <w:trPr>
          <w:jc w:val="center"/>
        </w:trPr>
        <w:tc>
          <w:tcPr>
            <w:tcW w:w="3009" w:type="dxa"/>
          </w:tcPr>
          <w:p w14:paraId="497544F8" w14:textId="77777777" w:rsidR="00312BC3" w:rsidRPr="00C26C40" w:rsidRDefault="00312BC3" w:rsidP="00870DFD">
            <w:pPr>
              <w:rPr>
                <w:lang w:val="en-GB"/>
              </w:rPr>
            </w:pPr>
            <w:r w:rsidRPr="00C26C40">
              <w:rPr>
                <w:b/>
                <w:lang w:val="en-GB"/>
              </w:rPr>
              <w:t>Total</w:t>
            </w:r>
          </w:p>
        </w:tc>
        <w:tc>
          <w:tcPr>
            <w:tcW w:w="3009" w:type="dxa"/>
          </w:tcPr>
          <w:p w14:paraId="32E3C8CB" w14:textId="77777777" w:rsidR="00312BC3" w:rsidRPr="00C26C40" w:rsidRDefault="00312BC3" w:rsidP="00870DFD">
            <w:pPr>
              <w:rPr>
                <w:lang w:val="en-GB"/>
              </w:rPr>
            </w:pPr>
            <w:r w:rsidRPr="00C26C40">
              <w:rPr>
                <w:b/>
                <w:lang w:val="en-GB"/>
              </w:rPr>
              <w:t>1,800.000</w:t>
            </w:r>
          </w:p>
        </w:tc>
        <w:tc>
          <w:tcPr>
            <w:tcW w:w="3009" w:type="dxa"/>
          </w:tcPr>
          <w:p w14:paraId="679AE065" w14:textId="77777777" w:rsidR="00312BC3" w:rsidRPr="00C26C40" w:rsidRDefault="00312BC3" w:rsidP="00870DFD">
            <w:pPr>
              <w:rPr>
                <w:lang w:val="en-GB"/>
              </w:rPr>
            </w:pPr>
            <w:r w:rsidRPr="00C26C40">
              <w:rPr>
                <w:b/>
                <w:lang w:val="en-GB"/>
              </w:rPr>
              <w:t>1.0000</w:t>
            </w:r>
          </w:p>
        </w:tc>
      </w:tr>
      <w:tr w:rsidR="00312BC3" w:rsidRPr="00C26C40" w14:paraId="59EA1169" w14:textId="77777777" w:rsidTr="00870DFD">
        <w:trPr>
          <w:jc w:val="center"/>
        </w:trPr>
        <w:tc>
          <w:tcPr>
            <w:tcW w:w="3009" w:type="dxa"/>
          </w:tcPr>
          <w:p w14:paraId="706208E3" w14:textId="77777777" w:rsidR="00312BC3" w:rsidRPr="00C26C40" w:rsidRDefault="00312BC3" w:rsidP="00870DFD">
            <w:pPr>
              <w:rPr>
                <w:lang w:val="en-GB"/>
              </w:rPr>
            </w:pPr>
            <w:r w:rsidRPr="00C26C40">
              <w:rPr>
                <w:b/>
                <w:lang w:val="en-GB"/>
              </w:rPr>
              <w:t>Temperature (°C)</w:t>
            </w:r>
          </w:p>
        </w:tc>
        <w:tc>
          <w:tcPr>
            <w:tcW w:w="3009" w:type="dxa"/>
          </w:tcPr>
          <w:p w14:paraId="7BFBEBD7" w14:textId="77777777" w:rsidR="00312BC3" w:rsidRPr="00C26C40" w:rsidRDefault="00312BC3" w:rsidP="00870DFD">
            <w:pPr>
              <w:rPr>
                <w:lang w:val="en-GB"/>
              </w:rPr>
            </w:pPr>
            <w:r w:rsidRPr="00C26C40">
              <w:rPr>
                <w:b/>
                <w:lang w:val="en-GB"/>
              </w:rPr>
              <w:t>32.01</w:t>
            </w:r>
          </w:p>
        </w:tc>
        <w:tc>
          <w:tcPr>
            <w:tcW w:w="3009" w:type="dxa"/>
          </w:tcPr>
          <w:p w14:paraId="0A938F38" w14:textId="77777777" w:rsidR="00312BC3" w:rsidRPr="00C26C40" w:rsidRDefault="00312BC3" w:rsidP="00870DFD">
            <w:pPr>
              <w:rPr>
                <w:lang w:val="en-GB"/>
              </w:rPr>
            </w:pPr>
          </w:p>
        </w:tc>
      </w:tr>
      <w:tr w:rsidR="00312BC3" w:rsidRPr="00C26C40" w14:paraId="6D4BAA9D" w14:textId="77777777" w:rsidTr="00870DFD">
        <w:trPr>
          <w:jc w:val="center"/>
        </w:trPr>
        <w:tc>
          <w:tcPr>
            <w:tcW w:w="3009" w:type="dxa"/>
          </w:tcPr>
          <w:p w14:paraId="03AAE096" w14:textId="77777777" w:rsidR="00312BC3" w:rsidRPr="00C26C40" w:rsidRDefault="00312BC3" w:rsidP="00870DFD">
            <w:pPr>
              <w:rPr>
                <w:lang w:val="en-GB"/>
              </w:rPr>
            </w:pPr>
            <w:r w:rsidRPr="00C26C40">
              <w:rPr>
                <w:b/>
                <w:lang w:val="en-GB"/>
              </w:rPr>
              <w:t>Pressure (atm)</w:t>
            </w:r>
          </w:p>
        </w:tc>
        <w:tc>
          <w:tcPr>
            <w:tcW w:w="3009" w:type="dxa"/>
          </w:tcPr>
          <w:p w14:paraId="4D767C22" w14:textId="77777777" w:rsidR="00312BC3" w:rsidRPr="00C26C40" w:rsidRDefault="00312BC3" w:rsidP="00870DFD">
            <w:pPr>
              <w:rPr>
                <w:lang w:val="en-GB"/>
              </w:rPr>
            </w:pPr>
            <w:r w:rsidRPr="00C26C40">
              <w:rPr>
                <w:b/>
                <w:lang w:val="en-GB"/>
              </w:rPr>
              <w:t>3.4542</w:t>
            </w:r>
          </w:p>
        </w:tc>
        <w:tc>
          <w:tcPr>
            <w:tcW w:w="3009" w:type="dxa"/>
          </w:tcPr>
          <w:p w14:paraId="5585138B" w14:textId="77777777" w:rsidR="00312BC3" w:rsidRPr="00C26C40" w:rsidRDefault="00312BC3" w:rsidP="00870DFD">
            <w:pPr>
              <w:rPr>
                <w:lang w:val="en-GB"/>
              </w:rPr>
            </w:pPr>
          </w:p>
        </w:tc>
      </w:tr>
    </w:tbl>
    <w:p w14:paraId="1F544112" w14:textId="77777777" w:rsidR="00E8227E" w:rsidRPr="00C26C40" w:rsidRDefault="00E8227E" w:rsidP="00312BC3">
      <w:pPr>
        <w:spacing w:before="160"/>
        <w:rPr>
          <w:b/>
        </w:rPr>
      </w:pPr>
    </w:p>
    <w:p w14:paraId="0ADD3130" w14:textId="7C107B39" w:rsidR="00312BC3" w:rsidRPr="00C26C40" w:rsidRDefault="00312BC3" w:rsidP="00E8227E">
      <w:pPr>
        <w:pStyle w:val="Heading4"/>
      </w:pPr>
      <w:r w:rsidRPr="00C26C40">
        <w:lastRenderedPageBreak/>
        <w:t>R-601 — Acid Leach Reactor</w:t>
      </w:r>
    </w:p>
    <w:p w14:paraId="4BE30F9B" w14:textId="724D7DD6" w:rsidR="00312BC3" w:rsidRPr="00C26C40" w:rsidRDefault="00312BC3" w:rsidP="00312BC3">
      <w:r w:rsidRPr="00C26C40">
        <w:t>Unit Type: Reactor (Kinetic)</w:t>
      </w:r>
      <w:r w:rsidR="00E8227E" w:rsidRPr="00C26C40">
        <w:tab/>
      </w:r>
      <w:r w:rsidRPr="00C26C40">
        <w:t>Inlet streams: 601, HCL-2    Outlet streams: 602</w:t>
      </w:r>
    </w:p>
    <w:p w14:paraId="60DA947C" w14:textId="14276EA3" w:rsidR="00312BC3" w:rsidRPr="00C26C40" w:rsidRDefault="00312BC3" w:rsidP="00312BC3">
      <w:r w:rsidRPr="00C26C40">
        <w:t>The leach feed slurry (601) and the concentrated HCl acid feed (HCL-2) are combined in the acid leach reactor R-601, where alumina, Al₂O₃, dissolves in hydrochloric acid to yield dissolved aluminium species (Al³⁺ and associated hydrolysis products) in solution.</w:t>
      </w:r>
    </w:p>
    <w:p w14:paraId="777F583F" w14:textId="77777777" w:rsidR="00312BC3" w:rsidRPr="00C26C40" w:rsidRDefault="00312BC3" w:rsidP="00312BC3">
      <w:r w:rsidRPr="00C26C40">
        <w:t>Inlet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1EB46A1B" w14:textId="77777777" w:rsidTr="00870DFD">
        <w:trPr>
          <w:jc w:val="center"/>
        </w:trPr>
        <w:tc>
          <w:tcPr>
            <w:tcW w:w="3009" w:type="dxa"/>
            <w:shd w:val="clear" w:color="auto" w:fill="D9D9D9"/>
          </w:tcPr>
          <w:p w14:paraId="6B69536F" w14:textId="77777777" w:rsidR="00312BC3" w:rsidRPr="00C26C40" w:rsidRDefault="00312BC3" w:rsidP="00870DFD">
            <w:pPr>
              <w:rPr>
                <w:lang w:val="en-GB"/>
              </w:rPr>
            </w:pPr>
            <w:r w:rsidRPr="00C26C40">
              <w:rPr>
                <w:b/>
                <w:sz w:val="22"/>
                <w:lang w:val="en-GB"/>
              </w:rPr>
              <w:t>Stream 601</w:t>
            </w:r>
          </w:p>
        </w:tc>
        <w:tc>
          <w:tcPr>
            <w:tcW w:w="3009" w:type="dxa"/>
            <w:shd w:val="clear" w:color="auto" w:fill="D9D9D9"/>
          </w:tcPr>
          <w:p w14:paraId="42B2AE8D"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5BDF4058" w14:textId="77777777" w:rsidR="00312BC3" w:rsidRPr="00C26C40" w:rsidRDefault="00312BC3" w:rsidP="00870DFD">
            <w:pPr>
              <w:rPr>
                <w:lang w:val="en-GB"/>
              </w:rPr>
            </w:pPr>
            <w:r w:rsidRPr="00C26C40">
              <w:rPr>
                <w:b/>
                <w:sz w:val="22"/>
                <w:lang w:val="en-GB"/>
              </w:rPr>
              <w:t>Mass Fraction</w:t>
            </w:r>
          </w:p>
        </w:tc>
      </w:tr>
      <w:tr w:rsidR="00312BC3" w:rsidRPr="00C26C40" w14:paraId="6D6171BB" w14:textId="77777777" w:rsidTr="00870DFD">
        <w:trPr>
          <w:jc w:val="center"/>
        </w:trPr>
        <w:tc>
          <w:tcPr>
            <w:tcW w:w="3009" w:type="dxa"/>
          </w:tcPr>
          <w:p w14:paraId="0A574423" w14:textId="24012F25"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50DD9A47" w14:textId="77777777" w:rsidR="00312BC3" w:rsidRPr="00C26C40" w:rsidRDefault="00312BC3" w:rsidP="00870DFD">
            <w:pPr>
              <w:rPr>
                <w:lang w:val="en-GB"/>
              </w:rPr>
            </w:pPr>
            <w:r w:rsidRPr="00C26C40">
              <w:rPr>
                <w:lang w:val="en-GB"/>
              </w:rPr>
              <w:t>833.324</w:t>
            </w:r>
          </w:p>
        </w:tc>
        <w:tc>
          <w:tcPr>
            <w:tcW w:w="3009" w:type="dxa"/>
          </w:tcPr>
          <w:p w14:paraId="60746C09" w14:textId="77777777" w:rsidR="00312BC3" w:rsidRPr="00C26C40" w:rsidRDefault="00312BC3" w:rsidP="00870DFD">
            <w:pPr>
              <w:rPr>
                <w:lang w:val="en-GB"/>
              </w:rPr>
            </w:pPr>
            <w:r w:rsidRPr="00C26C40">
              <w:rPr>
                <w:lang w:val="en-GB"/>
              </w:rPr>
              <w:t>0.6237</w:t>
            </w:r>
          </w:p>
        </w:tc>
      </w:tr>
      <w:tr w:rsidR="00312BC3" w:rsidRPr="00C26C40" w14:paraId="0858245E" w14:textId="77777777" w:rsidTr="00870DFD">
        <w:trPr>
          <w:jc w:val="center"/>
        </w:trPr>
        <w:tc>
          <w:tcPr>
            <w:tcW w:w="3009" w:type="dxa"/>
          </w:tcPr>
          <w:p w14:paraId="4E54F251" w14:textId="5BD373F9"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2BE0F01C" w14:textId="77777777" w:rsidR="00312BC3" w:rsidRPr="00C26C40" w:rsidRDefault="00312BC3" w:rsidP="00870DFD">
            <w:pPr>
              <w:rPr>
                <w:lang w:val="en-GB"/>
              </w:rPr>
            </w:pPr>
            <w:r w:rsidRPr="00C26C40">
              <w:rPr>
                <w:lang w:val="en-GB"/>
              </w:rPr>
              <w:t>0.526</w:t>
            </w:r>
          </w:p>
        </w:tc>
        <w:tc>
          <w:tcPr>
            <w:tcW w:w="3009" w:type="dxa"/>
          </w:tcPr>
          <w:p w14:paraId="6F681E1D" w14:textId="77777777" w:rsidR="00312BC3" w:rsidRPr="00C26C40" w:rsidRDefault="00312BC3" w:rsidP="00870DFD">
            <w:pPr>
              <w:rPr>
                <w:lang w:val="en-GB"/>
              </w:rPr>
            </w:pPr>
            <w:r w:rsidRPr="00C26C40">
              <w:rPr>
                <w:lang w:val="en-GB"/>
              </w:rPr>
              <w:t>0.0004</w:t>
            </w:r>
          </w:p>
        </w:tc>
      </w:tr>
      <w:tr w:rsidR="00312BC3" w:rsidRPr="00C26C40" w14:paraId="45E1C051" w14:textId="77777777" w:rsidTr="00870DFD">
        <w:trPr>
          <w:jc w:val="center"/>
        </w:trPr>
        <w:tc>
          <w:tcPr>
            <w:tcW w:w="3009" w:type="dxa"/>
          </w:tcPr>
          <w:p w14:paraId="3877D7EE" w14:textId="7206706E"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68A39EA0" w14:textId="77777777" w:rsidR="00312BC3" w:rsidRPr="00C26C40" w:rsidRDefault="00312BC3" w:rsidP="00870DFD">
            <w:pPr>
              <w:rPr>
                <w:lang w:val="en-GB"/>
              </w:rPr>
            </w:pPr>
            <w:r w:rsidRPr="00C26C40">
              <w:rPr>
                <w:lang w:val="en-GB"/>
              </w:rPr>
              <w:t>240.161</w:t>
            </w:r>
          </w:p>
        </w:tc>
        <w:tc>
          <w:tcPr>
            <w:tcW w:w="3009" w:type="dxa"/>
          </w:tcPr>
          <w:p w14:paraId="68093FCE" w14:textId="77777777" w:rsidR="00312BC3" w:rsidRPr="00C26C40" w:rsidRDefault="00312BC3" w:rsidP="00870DFD">
            <w:pPr>
              <w:rPr>
                <w:lang w:val="en-GB"/>
              </w:rPr>
            </w:pPr>
            <w:r w:rsidRPr="00C26C40">
              <w:rPr>
                <w:lang w:val="en-GB"/>
              </w:rPr>
              <w:t>0.1798</w:t>
            </w:r>
          </w:p>
        </w:tc>
      </w:tr>
      <w:tr w:rsidR="00312BC3" w:rsidRPr="00C26C40" w14:paraId="208270FE" w14:textId="77777777" w:rsidTr="00870DFD">
        <w:trPr>
          <w:jc w:val="center"/>
        </w:trPr>
        <w:tc>
          <w:tcPr>
            <w:tcW w:w="3009" w:type="dxa"/>
          </w:tcPr>
          <w:p w14:paraId="009BAE49" w14:textId="2DE08E25"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6F79C53D" w14:textId="77777777" w:rsidR="00312BC3" w:rsidRPr="00C26C40" w:rsidRDefault="00312BC3" w:rsidP="00870DFD">
            <w:pPr>
              <w:rPr>
                <w:lang w:val="en-GB"/>
              </w:rPr>
            </w:pPr>
            <w:r w:rsidRPr="00C26C40">
              <w:rPr>
                <w:lang w:val="en-GB"/>
              </w:rPr>
              <w:t>0.000</w:t>
            </w:r>
          </w:p>
        </w:tc>
        <w:tc>
          <w:tcPr>
            <w:tcW w:w="3009" w:type="dxa"/>
          </w:tcPr>
          <w:p w14:paraId="2D90A122" w14:textId="77777777" w:rsidR="00312BC3" w:rsidRPr="00C26C40" w:rsidRDefault="00312BC3" w:rsidP="00870DFD">
            <w:pPr>
              <w:rPr>
                <w:lang w:val="en-GB"/>
              </w:rPr>
            </w:pPr>
            <w:r w:rsidRPr="00C26C40">
              <w:rPr>
                <w:lang w:val="en-GB"/>
              </w:rPr>
              <w:t>0.0000</w:t>
            </w:r>
          </w:p>
        </w:tc>
      </w:tr>
      <w:tr w:rsidR="00312BC3" w:rsidRPr="00C26C40" w14:paraId="5B41FD8E" w14:textId="77777777" w:rsidTr="00870DFD">
        <w:trPr>
          <w:jc w:val="center"/>
        </w:trPr>
        <w:tc>
          <w:tcPr>
            <w:tcW w:w="3009" w:type="dxa"/>
          </w:tcPr>
          <w:p w14:paraId="4735795E" w14:textId="67048336"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697DF4B8" w14:textId="77777777" w:rsidR="00312BC3" w:rsidRPr="00C26C40" w:rsidRDefault="00312BC3" w:rsidP="00870DFD">
            <w:pPr>
              <w:rPr>
                <w:lang w:val="en-GB"/>
              </w:rPr>
            </w:pPr>
            <w:r w:rsidRPr="00C26C40">
              <w:rPr>
                <w:lang w:val="en-GB"/>
              </w:rPr>
              <w:t>0.000</w:t>
            </w:r>
          </w:p>
        </w:tc>
        <w:tc>
          <w:tcPr>
            <w:tcW w:w="3009" w:type="dxa"/>
          </w:tcPr>
          <w:p w14:paraId="2022346D" w14:textId="77777777" w:rsidR="00312BC3" w:rsidRPr="00C26C40" w:rsidRDefault="00312BC3" w:rsidP="00870DFD">
            <w:pPr>
              <w:rPr>
                <w:lang w:val="en-GB"/>
              </w:rPr>
            </w:pPr>
            <w:r w:rsidRPr="00C26C40">
              <w:rPr>
                <w:lang w:val="en-GB"/>
              </w:rPr>
              <w:t>0.0000</w:t>
            </w:r>
          </w:p>
        </w:tc>
      </w:tr>
      <w:tr w:rsidR="00312BC3" w:rsidRPr="00C26C40" w14:paraId="4DA29563" w14:textId="77777777" w:rsidTr="00870DFD">
        <w:trPr>
          <w:jc w:val="center"/>
        </w:trPr>
        <w:tc>
          <w:tcPr>
            <w:tcW w:w="3009" w:type="dxa"/>
          </w:tcPr>
          <w:p w14:paraId="0DA92720" w14:textId="067ECB9B"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2D4EB7BD" w14:textId="77777777" w:rsidR="00312BC3" w:rsidRPr="00C26C40" w:rsidRDefault="00312BC3" w:rsidP="00870DFD">
            <w:pPr>
              <w:rPr>
                <w:lang w:val="en-GB"/>
              </w:rPr>
            </w:pPr>
            <w:r w:rsidRPr="00C26C40">
              <w:rPr>
                <w:lang w:val="en-GB"/>
              </w:rPr>
              <w:t>0.508</w:t>
            </w:r>
          </w:p>
        </w:tc>
        <w:tc>
          <w:tcPr>
            <w:tcW w:w="3009" w:type="dxa"/>
          </w:tcPr>
          <w:p w14:paraId="3FEBA195" w14:textId="77777777" w:rsidR="00312BC3" w:rsidRPr="00C26C40" w:rsidRDefault="00312BC3" w:rsidP="00870DFD">
            <w:pPr>
              <w:rPr>
                <w:lang w:val="en-GB"/>
              </w:rPr>
            </w:pPr>
            <w:r w:rsidRPr="00C26C40">
              <w:rPr>
                <w:lang w:val="en-GB"/>
              </w:rPr>
              <w:t>0.0004</w:t>
            </w:r>
          </w:p>
        </w:tc>
      </w:tr>
      <w:tr w:rsidR="00312BC3" w:rsidRPr="00C26C40" w14:paraId="1AFC40C5" w14:textId="77777777" w:rsidTr="00870DFD">
        <w:trPr>
          <w:jc w:val="center"/>
        </w:trPr>
        <w:tc>
          <w:tcPr>
            <w:tcW w:w="3009" w:type="dxa"/>
          </w:tcPr>
          <w:p w14:paraId="7149E302" w14:textId="74D88373"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3A96C115" w14:textId="77777777" w:rsidR="00312BC3" w:rsidRPr="00C26C40" w:rsidRDefault="00312BC3" w:rsidP="00870DFD">
            <w:pPr>
              <w:rPr>
                <w:lang w:val="en-GB"/>
              </w:rPr>
            </w:pPr>
            <w:r w:rsidRPr="00C26C40">
              <w:rPr>
                <w:lang w:val="en-GB"/>
              </w:rPr>
              <w:t>261.498</w:t>
            </w:r>
          </w:p>
        </w:tc>
        <w:tc>
          <w:tcPr>
            <w:tcW w:w="3009" w:type="dxa"/>
          </w:tcPr>
          <w:p w14:paraId="447A181F" w14:textId="77777777" w:rsidR="00312BC3" w:rsidRPr="00C26C40" w:rsidRDefault="00312BC3" w:rsidP="00870DFD">
            <w:pPr>
              <w:rPr>
                <w:lang w:val="en-GB"/>
              </w:rPr>
            </w:pPr>
            <w:r w:rsidRPr="00C26C40">
              <w:rPr>
                <w:lang w:val="en-GB"/>
              </w:rPr>
              <w:t>0.1957</w:t>
            </w:r>
          </w:p>
        </w:tc>
      </w:tr>
      <w:tr w:rsidR="00312BC3" w:rsidRPr="00C26C40" w14:paraId="59B54786" w14:textId="77777777" w:rsidTr="00870DFD">
        <w:trPr>
          <w:jc w:val="center"/>
        </w:trPr>
        <w:tc>
          <w:tcPr>
            <w:tcW w:w="3009" w:type="dxa"/>
          </w:tcPr>
          <w:p w14:paraId="5A4D816F" w14:textId="77777777" w:rsidR="00312BC3" w:rsidRPr="00C26C40" w:rsidRDefault="00312BC3" w:rsidP="00870DFD">
            <w:pPr>
              <w:rPr>
                <w:lang w:val="en-GB"/>
              </w:rPr>
            </w:pPr>
            <w:r w:rsidRPr="00C26C40">
              <w:rPr>
                <w:b/>
                <w:lang w:val="en-GB"/>
              </w:rPr>
              <w:t>Total</w:t>
            </w:r>
          </w:p>
        </w:tc>
        <w:tc>
          <w:tcPr>
            <w:tcW w:w="3009" w:type="dxa"/>
          </w:tcPr>
          <w:p w14:paraId="6A6B5E2E" w14:textId="77777777" w:rsidR="00312BC3" w:rsidRPr="00C26C40" w:rsidRDefault="00312BC3" w:rsidP="00870DFD">
            <w:pPr>
              <w:rPr>
                <w:lang w:val="en-GB"/>
              </w:rPr>
            </w:pPr>
            <w:r w:rsidRPr="00C26C40">
              <w:rPr>
                <w:b/>
                <w:lang w:val="en-GB"/>
              </w:rPr>
              <w:t>1,336.017</w:t>
            </w:r>
          </w:p>
        </w:tc>
        <w:tc>
          <w:tcPr>
            <w:tcW w:w="3009" w:type="dxa"/>
          </w:tcPr>
          <w:p w14:paraId="34090944" w14:textId="77777777" w:rsidR="00312BC3" w:rsidRPr="00C26C40" w:rsidRDefault="00312BC3" w:rsidP="00870DFD">
            <w:pPr>
              <w:rPr>
                <w:lang w:val="en-GB"/>
              </w:rPr>
            </w:pPr>
            <w:r w:rsidRPr="00C26C40">
              <w:rPr>
                <w:b/>
                <w:lang w:val="en-GB"/>
              </w:rPr>
              <w:t>1.0000</w:t>
            </w:r>
          </w:p>
        </w:tc>
      </w:tr>
      <w:tr w:rsidR="00312BC3" w:rsidRPr="00C26C40" w14:paraId="4A0127B2" w14:textId="77777777" w:rsidTr="00870DFD">
        <w:trPr>
          <w:jc w:val="center"/>
        </w:trPr>
        <w:tc>
          <w:tcPr>
            <w:tcW w:w="3009" w:type="dxa"/>
          </w:tcPr>
          <w:p w14:paraId="1A85C702" w14:textId="77777777" w:rsidR="00312BC3" w:rsidRPr="00C26C40" w:rsidRDefault="00312BC3" w:rsidP="00870DFD">
            <w:pPr>
              <w:rPr>
                <w:lang w:val="en-GB"/>
              </w:rPr>
            </w:pPr>
            <w:r w:rsidRPr="00C26C40">
              <w:rPr>
                <w:b/>
                <w:lang w:val="en-GB"/>
              </w:rPr>
              <w:t>Temperature (°C)</w:t>
            </w:r>
          </w:p>
        </w:tc>
        <w:tc>
          <w:tcPr>
            <w:tcW w:w="3009" w:type="dxa"/>
          </w:tcPr>
          <w:p w14:paraId="19305DB6" w14:textId="77777777" w:rsidR="00312BC3" w:rsidRPr="00C26C40" w:rsidRDefault="00312BC3" w:rsidP="00870DFD">
            <w:pPr>
              <w:rPr>
                <w:lang w:val="en-GB"/>
              </w:rPr>
            </w:pPr>
            <w:r w:rsidRPr="00C26C40">
              <w:rPr>
                <w:b/>
                <w:lang w:val="en-GB"/>
              </w:rPr>
              <w:t>32.30</w:t>
            </w:r>
          </w:p>
        </w:tc>
        <w:tc>
          <w:tcPr>
            <w:tcW w:w="3009" w:type="dxa"/>
          </w:tcPr>
          <w:p w14:paraId="6F87DB9E" w14:textId="77777777" w:rsidR="00312BC3" w:rsidRPr="00C26C40" w:rsidRDefault="00312BC3" w:rsidP="00870DFD">
            <w:pPr>
              <w:rPr>
                <w:lang w:val="en-GB"/>
              </w:rPr>
            </w:pPr>
          </w:p>
        </w:tc>
      </w:tr>
      <w:tr w:rsidR="00312BC3" w:rsidRPr="00C26C40" w14:paraId="21AE067A" w14:textId="77777777" w:rsidTr="00870DFD">
        <w:trPr>
          <w:jc w:val="center"/>
        </w:trPr>
        <w:tc>
          <w:tcPr>
            <w:tcW w:w="3009" w:type="dxa"/>
          </w:tcPr>
          <w:p w14:paraId="295CB5B3" w14:textId="77777777" w:rsidR="00312BC3" w:rsidRPr="00C26C40" w:rsidRDefault="00312BC3" w:rsidP="00870DFD">
            <w:pPr>
              <w:rPr>
                <w:lang w:val="en-GB"/>
              </w:rPr>
            </w:pPr>
            <w:r w:rsidRPr="00C26C40">
              <w:rPr>
                <w:b/>
                <w:lang w:val="en-GB"/>
              </w:rPr>
              <w:t>Pressure (atm)</w:t>
            </w:r>
          </w:p>
        </w:tc>
        <w:tc>
          <w:tcPr>
            <w:tcW w:w="3009" w:type="dxa"/>
          </w:tcPr>
          <w:p w14:paraId="64B36C4A" w14:textId="77777777" w:rsidR="00312BC3" w:rsidRPr="00C26C40" w:rsidRDefault="00312BC3" w:rsidP="00870DFD">
            <w:pPr>
              <w:rPr>
                <w:lang w:val="en-GB"/>
              </w:rPr>
            </w:pPr>
            <w:r w:rsidRPr="00C26C40">
              <w:rPr>
                <w:b/>
                <w:lang w:val="en-GB"/>
              </w:rPr>
              <w:t>1.9738</w:t>
            </w:r>
          </w:p>
        </w:tc>
        <w:tc>
          <w:tcPr>
            <w:tcW w:w="3009" w:type="dxa"/>
          </w:tcPr>
          <w:p w14:paraId="524E5209" w14:textId="77777777" w:rsidR="00312BC3" w:rsidRPr="00C26C40" w:rsidRDefault="00312BC3" w:rsidP="00870DFD">
            <w:pPr>
              <w:rPr>
                <w:lang w:val="en-GB"/>
              </w:rPr>
            </w:pPr>
          </w:p>
        </w:tc>
      </w:tr>
      <w:tr w:rsidR="00312BC3" w:rsidRPr="00C26C40" w14:paraId="2E3F5FC2" w14:textId="77777777" w:rsidTr="00870DFD">
        <w:trPr>
          <w:jc w:val="center"/>
        </w:trPr>
        <w:tc>
          <w:tcPr>
            <w:tcW w:w="3009" w:type="dxa"/>
            <w:shd w:val="clear" w:color="auto" w:fill="D9D9D9"/>
          </w:tcPr>
          <w:p w14:paraId="2C3B3CAE" w14:textId="77777777" w:rsidR="00312BC3" w:rsidRPr="00C26C40" w:rsidRDefault="00312BC3" w:rsidP="00870DFD">
            <w:pPr>
              <w:rPr>
                <w:lang w:val="en-GB"/>
              </w:rPr>
            </w:pPr>
            <w:r w:rsidRPr="00C26C40">
              <w:rPr>
                <w:b/>
                <w:sz w:val="22"/>
                <w:lang w:val="en-GB"/>
              </w:rPr>
              <w:t>Stream HCL-2</w:t>
            </w:r>
          </w:p>
        </w:tc>
        <w:tc>
          <w:tcPr>
            <w:tcW w:w="3009" w:type="dxa"/>
            <w:shd w:val="clear" w:color="auto" w:fill="D9D9D9"/>
          </w:tcPr>
          <w:p w14:paraId="7793A830"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76A8367D" w14:textId="77777777" w:rsidR="00312BC3" w:rsidRPr="00C26C40" w:rsidRDefault="00312BC3" w:rsidP="00870DFD">
            <w:pPr>
              <w:rPr>
                <w:lang w:val="en-GB"/>
              </w:rPr>
            </w:pPr>
            <w:r w:rsidRPr="00C26C40">
              <w:rPr>
                <w:b/>
                <w:sz w:val="22"/>
                <w:lang w:val="en-GB"/>
              </w:rPr>
              <w:t>Mass Fraction</w:t>
            </w:r>
          </w:p>
        </w:tc>
      </w:tr>
      <w:tr w:rsidR="00312BC3" w:rsidRPr="00C26C40" w14:paraId="3C0BEF56" w14:textId="77777777" w:rsidTr="00870DFD">
        <w:trPr>
          <w:jc w:val="center"/>
        </w:trPr>
        <w:tc>
          <w:tcPr>
            <w:tcW w:w="3009" w:type="dxa"/>
          </w:tcPr>
          <w:p w14:paraId="5049632D" w14:textId="16030013"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2A6E9D0D" w14:textId="77777777" w:rsidR="00312BC3" w:rsidRPr="00C26C40" w:rsidRDefault="00312BC3" w:rsidP="00870DFD">
            <w:pPr>
              <w:rPr>
                <w:lang w:val="en-GB"/>
              </w:rPr>
            </w:pPr>
            <w:r w:rsidRPr="00C26C40">
              <w:rPr>
                <w:lang w:val="en-GB"/>
              </w:rPr>
              <w:t>939.397</w:t>
            </w:r>
          </w:p>
        </w:tc>
        <w:tc>
          <w:tcPr>
            <w:tcW w:w="3009" w:type="dxa"/>
          </w:tcPr>
          <w:p w14:paraId="708BBE2E" w14:textId="77777777" w:rsidR="00312BC3" w:rsidRPr="00C26C40" w:rsidRDefault="00312BC3" w:rsidP="00870DFD">
            <w:pPr>
              <w:rPr>
                <w:lang w:val="en-GB"/>
              </w:rPr>
            </w:pPr>
            <w:r w:rsidRPr="00C26C40">
              <w:rPr>
                <w:lang w:val="en-GB"/>
              </w:rPr>
              <w:t>0.5219</w:t>
            </w:r>
          </w:p>
        </w:tc>
      </w:tr>
      <w:tr w:rsidR="00312BC3" w:rsidRPr="00C26C40" w14:paraId="417D80EA" w14:textId="77777777" w:rsidTr="00870DFD">
        <w:trPr>
          <w:jc w:val="center"/>
        </w:trPr>
        <w:tc>
          <w:tcPr>
            <w:tcW w:w="3009" w:type="dxa"/>
          </w:tcPr>
          <w:p w14:paraId="30E97D33" w14:textId="41930C7E" w:rsidR="00312BC3" w:rsidRPr="00C26C40" w:rsidRDefault="0066574D" w:rsidP="00870DFD">
            <w:pPr>
              <w:rPr>
                <w:lang w:val="en-GB"/>
              </w:rPr>
            </w:pPr>
            <m:oMathPara>
              <m:oMath>
                <m:r>
                  <w:rPr>
                    <w:rFonts w:ascii="Cambria Math" w:hAnsi="Cambria Math"/>
                    <w:lang w:val="en-GB"/>
                  </w:rPr>
                  <m:t>HCl</m:t>
                </m:r>
              </m:oMath>
            </m:oMathPara>
          </w:p>
        </w:tc>
        <w:tc>
          <w:tcPr>
            <w:tcW w:w="3009" w:type="dxa"/>
          </w:tcPr>
          <w:p w14:paraId="0874E7E5" w14:textId="77777777" w:rsidR="00312BC3" w:rsidRPr="00C26C40" w:rsidRDefault="00312BC3" w:rsidP="00870DFD">
            <w:pPr>
              <w:rPr>
                <w:lang w:val="en-GB"/>
              </w:rPr>
            </w:pPr>
            <w:r w:rsidRPr="00C26C40">
              <w:rPr>
                <w:lang w:val="en-GB"/>
              </w:rPr>
              <w:t>0.000</w:t>
            </w:r>
          </w:p>
        </w:tc>
        <w:tc>
          <w:tcPr>
            <w:tcW w:w="3009" w:type="dxa"/>
          </w:tcPr>
          <w:p w14:paraId="07F0F1EB" w14:textId="77777777" w:rsidR="00312BC3" w:rsidRPr="00C26C40" w:rsidRDefault="00312BC3" w:rsidP="00870DFD">
            <w:pPr>
              <w:rPr>
                <w:lang w:val="en-GB"/>
              </w:rPr>
            </w:pPr>
            <w:r w:rsidRPr="00C26C40">
              <w:rPr>
                <w:lang w:val="en-GB"/>
              </w:rPr>
              <w:t>0.0000</w:t>
            </w:r>
          </w:p>
        </w:tc>
      </w:tr>
      <w:tr w:rsidR="00312BC3" w:rsidRPr="00C26C40" w14:paraId="74A14181" w14:textId="77777777" w:rsidTr="00870DFD">
        <w:trPr>
          <w:jc w:val="center"/>
        </w:trPr>
        <w:tc>
          <w:tcPr>
            <w:tcW w:w="3009" w:type="dxa"/>
          </w:tcPr>
          <w:p w14:paraId="06C761DC" w14:textId="2A538401"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2A01E806" w14:textId="77777777" w:rsidR="00312BC3" w:rsidRPr="00C26C40" w:rsidRDefault="00312BC3" w:rsidP="00870DFD">
            <w:pPr>
              <w:rPr>
                <w:lang w:val="en-GB"/>
              </w:rPr>
            </w:pPr>
            <w:r w:rsidRPr="00C26C40">
              <w:rPr>
                <w:lang w:val="en-GB"/>
              </w:rPr>
              <w:t>300.517</w:t>
            </w:r>
          </w:p>
        </w:tc>
        <w:tc>
          <w:tcPr>
            <w:tcW w:w="3009" w:type="dxa"/>
          </w:tcPr>
          <w:p w14:paraId="262F0360" w14:textId="77777777" w:rsidR="00312BC3" w:rsidRPr="00C26C40" w:rsidRDefault="00312BC3" w:rsidP="00870DFD">
            <w:pPr>
              <w:rPr>
                <w:lang w:val="en-GB"/>
              </w:rPr>
            </w:pPr>
            <w:r w:rsidRPr="00C26C40">
              <w:rPr>
                <w:lang w:val="en-GB"/>
              </w:rPr>
              <w:t>0.1670</w:t>
            </w:r>
          </w:p>
        </w:tc>
      </w:tr>
      <w:tr w:rsidR="00312BC3" w:rsidRPr="00C26C40" w14:paraId="5EB24353" w14:textId="77777777" w:rsidTr="00870DFD">
        <w:trPr>
          <w:jc w:val="center"/>
        </w:trPr>
        <w:tc>
          <w:tcPr>
            <w:tcW w:w="3009" w:type="dxa"/>
          </w:tcPr>
          <w:p w14:paraId="695AE494" w14:textId="3A16E01E" w:rsidR="00312BC3" w:rsidRPr="00C26C40" w:rsidRDefault="0066574D" w:rsidP="00870DFD">
            <w:pPr>
              <w:rPr>
                <w:lang w:val="en-GB"/>
              </w:rPr>
            </w:pPr>
            <m:oMathPara>
              <m:oMath>
                <m:r>
                  <w:rPr>
                    <w:rFonts w:ascii="Cambria Math" w:hAnsi="Cambria Math"/>
                    <w:lang w:val="en-GB"/>
                  </w:rPr>
                  <m:t>Cl⁻</m:t>
                </m:r>
              </m:oMath>
            </m:oMathPara>
          </w:p>
        </w:tc>
        <w:tc>
          <w:tcPr>
            <w:tcW w:w="3009" w:type="dxa"/>
          </w:tcPr>
          <w:p w14:paraId="5EFFDF33" w14:textId="77777777" w:rsidR="00312BC3" w:rsidRPr="00C26C40" w:rsidRDefault="00312BC3" w:rsidP="00870DFD">
            <w:pPr>
              <w:rPr>
                <w:lang w:val="en-GB"/>
              </w:rPr>
            </w:pPr>
            <w:r w:rsidRPr="00C26C40">
              <w:rPr>
                <w:lang w:val="en-GB"/>
              </w:rPr>
              <w:t>560.085</w:t>
            </w:r>
          </w:p>
        </w:tc>
        <w:tc>
          <w:tcPr>
            <w:tcW w:w="3009" w:type="dxa"/>
          </w:tcPr>
          <w:p w14:paraId="192294C7" w14:textId="77777777" w:rsidR="00312BC3" w:rsidRPr="00C26C40" w:rsidRDefault="00312BC3" w:rsidP="00870DFD">
            <w:pPr>
              <w:rPr>
                <w:lang w:val="en-GB"/>
              </w:rPr>
            </w:pPr>
            <w:r w:rsidRPr="00C26C40">
              <w:rPr>
                <w:lang w:val="en-GB"/>
              </w:rPr>
              <w:t>0.3112</w:t>
            </w:r>
          </w:p>
        </w:tc>
      </w:tr>
      <w:tr w:rsidR="00312BC3" w:rsidRPr="00C26C40" w14:paraId="04AB51AC" w14:textId="77777777" w:rsidTr="00870DFD">
        <w:trPr>
          <w:jc w:val="center"/>
        </w:trPr>
        <w:tc>
          <w:tcPr>
            <w:tcW w:w="3009" w:type="dxa"/>
          </w:tcPr>
          <w:p w14:paraId="77CDA75B" w14:textId="77777777" w:rsidR="00312BC3" w:rsidRPr="00C26C40" w:rsidRDefault="00312BC3" w:rsidP="00870DFD">
            <w:pPr>
              <w:rPr>
                <w:lang w:val="en-GB"/>
              </w:rPr>
            </w:pPr>
            <w:r w:rsidRPr="00C26C40">
              <w:rPr>
                <w:b/>
                <w:lang w:val="en-GB"/>
              </w:rPr>
              <w:t>Total</w:t>
            </w:r>
          </w:p>
        </w:tc>
        <w:tc>
          <w:tcPr>
            <w:tcW w:w="3009" w:type="dxa"/>
          </w:tcPr>
          <w:p w14:paraId="279A56F4" w14:textId="6DF4F23E" w:rsidR="00312BC3" w:rsidRPr="00C26C40" w:rsidRDefault="00312BC3" w:rsidP="00870DFD">
            <w:pPr>
              <w:rPr>
                <w:lang w:val="en-GB"/>
              </w:rPr>
            </w:pPr>
            <w:r w:rsidRPr="00C26C40">
              <w:rPr>
                <w:b/>
                <w:lang w:val="en-GB"/>
              </w:rPr>
              <w:t>1,800.00</w:t>
            </w:r>
          </w:p>
        </w:tc>
        <w:tc>
          <w:tcPr>
            <w:tcW w:w="3009" w:type="dxa"/>
          </w:tcPr>
          <w:p w14:paraId="6706A315" w14:textId="77777777" w:rsidR="00312BC3" w:rsidRPr="00C26C40" w:rsidRDefault="00312BC3" w:rsidP="00870DFD">
            <w:pPr>
              <w:rPr>
                <w:lang w:val="en-GB"/>
              </w:rPr>
            </w:pPr>
            <w:r w:rsidRPr="00C26C40">
              <w:rPr>
                <w:b/>
                <w:lang w:val="en-GB"/>
              </w:rPr>
              <w:t>1.0000</w:t>
            </w:r>
          </w:p>
        </w:tc>
      </w:tr>
      <w:tr w:rsidR="00312BC3" w:rsidRPr="00C26C40" w14:paraId="0417719E" w14:textId="77777777" w:rsidTr="00870DFD">
        <w:trPr>
          <w:jc w:val="center"/>
        </w:trPr>
        <w:tc>
          <w:tcPr>
            <w:tcW w:w="3009" w:type="dxa"/>
          </w:tcPr>
          <w:p w14:paraId="3B68DC52" w14:textId="77777777" w:rsidR="00312BC3" w:rsidRPr="00C26C40" w:rsidRDefault="00312BC3" w:rsidP="00870DFD">
            <w:pPr>
              <w:rPr>
                <w:lang w:val="en-GB"/>
              </w:rPr>
            </w:pPr>
            <w:r w:rsidRPr="00C26C40">
              <w:rPr>
                <w:b/>
                <w:lang w:val="en-GB"/>
              </w:rPr>
              <w:t>Temperature (°C)</w:t>
            </w:r>
          </w:p>
        </w:tc>
        <w:tc>
          <w:tcPr>
            <w:tcW w:w="3009" w:type="dxa"/>
          </w:tcPr>
          <w:p w14:paraId="40D90F67" w14:textId="77777777" w:rsidR="00312BC3" w:rsidRPr="00C26C40" w:rsidRDefault="00312BC3" w:rsidP="00870DFD">
            <w:pPr>
              <w:rPr>
                <w:lang w:val="en-GB"/>
              </w:rPr>
            </w:pPr>
            <w:r w:rsidRPr="00C26C40">
              <w:rPr>
                <w:b/>
                <w:lang w:val="en-GB"/>
              </w:rPr>
              <w:t>32.01</w:t>
            </w:r>
          </w:p>
        </w:tc>
        <w:tc>
          <w:tcPr>
            <w:tcW w:w="3009" w:type="dxa"/>
          </w:tcPr>
          <w:p w14:paraId="6230C58C" w14:textId="77777777" w:rsidR="00312BC3" w:rsidRPr="00C26C40" w:rsidRDefault="00312BC3" w:rsidP="00870DFD">
            <w:pPr>
              <w:rPr>
                <w:lang w:val="en-GB"/>
              </w:rPr>
            </w:pPr>
          </w:p>
        </w:tc>
      </w:tr>
      <w:tr w:rsidR="00312BC3" w:rsidRPr="00C26C40" w14:paraId="571F1E81" w14:textId="77777777" w:rsidTr="00870DFD">
        <w:trPr>
          <w:jc w:val="center"/>
        </w:trPr>
        <w:tc>
          <w:tcPr>
            <w:tcW w:w="3009" w:type="dxa"/>
          </w:tcPr>
          <w:p w14:paraId="126E6124" w14:textId="77777777" w:rsidR="00312BC3" w:rsidRPr="00C26C40" w:rsidRDefault="00312BC3" w:rsidP="00870DFD">
            <w:pPr>
              <w:rPr>
                <w:lang w:val="en-GB"/>
              </w:rPr>
            </w:pPr>
            <w:r w:rsidRPr="00C26C40">
              <w:rPr>
                <w:b/>
                <w:lang w:val="en-GB"/>
              </w:rPr>
              <w:t>Pressure (atm)</w:t>
            </w:r>
          </w:p>
        </w:tc>
        <w:tc>
          <w:tcPr>
            <w:tcW w:w="3009" w:type="dxa"/>
          </w:tcPr>
          <w:p w14:paraId="2F915209" w14:textId="77777777" w:rsidR="00312BC3" w:rsidRPr="00C26C40" w:rsidRDefault="00312BC3" w:rsidP="00870DFD">
            <w:pPr>
              <w:rPr>
                <w:lang w:val="en-GB"/>
              </w:rPr>
            </w:pPr>
            <w:r w:rsidRPr="00C26C40">
              <w:rPr>
                <w:b/>
                <w:lang w:val="en-GB"/>
              </w:rPr>
              <w:t>3.4542</w:t>
            </w:r>
          </w:p>
        </w:tc>
        <w:tc>
          <w:tcPr>
            <w:tcW w:w="3009" w:type="dxa"/>
          </w:tcPr>
          <w:p w14:paraId="7504E055" w14:textId="77777777" w:rsidR="00312BC3" w:rsidRPr="00C26C40" w:rsidRDefault="00312BC3" w:rsidP="00870DFD">
            <w:pPr>
              <w:rPr>
                <w:lang w:val="en-GB"/>
              </w:rPr>
            </w:pPr>
          </w:p>
        </w:tc>
      </w:tr>
    </w:tbl>
    <w:p w14:paraId="7A9B00F6" w14:textId="77777777" w:rsidR="00434437" w:rsidRPr="00C26C40" w:rsidRDefault="00434437" w:rsidP="00312BC3"/>
    <w:p w14:paraId="5FE21DFE" w14:textId="47CC1052" w:rsidR="00312BC3" w:rsidRPr="00C26C40" w:rsidRDefault="00312BC3" w:rsidP="00312BC3">
      <w:r w:rsidRPr="00C26C40">
        <w:t>Outlet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64A3FEDE" w14:textId="77777777" w:rsidTr="00870DFD">
        <w:trPr>
          <w:jc w:val="center"/>
        </w:trPr>
        <w:tc>
          <w:tcPr>
            <w:tcW w:w="3009" w:type="dxa"/>
            <w:shd w:val="clear" w:color="auto" w:fill="D9D9D9"/>
          </w:tcPr>
          <w:p w14:paraId="00A57F08" w14:textId="77777777" w:rsidR="00312BC3" w:rsidRPr="00C26C40" w:rsidRDefault="00312BC3" w:rsidP="00870DFD">
            <w:pPr>
              <w:rPr>
                <w:lang w:val="en-GB"/>
              </w:rPr>
            </w:pPr>
            <w:r w:rsidRPr="00C26C40">
              <w:rPr>
                <w:b/>
                <w:sz w:val="22"/>
                <w:lang w:val="en-GB"/>
              </w:rPr>
              <w:t>Stream 602</w:t>
            </w:r>
          </w:p>
        </w:tc>
        <w:tc>
          <w:tcPr>
            <w:tcW w:w="3009" w:type="dxa"/>
            <w:shd w:val="clear" w:color="auto" w:fill="D9D9D9"/>
          </w:tcPr>
          <w:p w14:paraId="6806FCA4"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6F171C42" w14:textId="77777777" w:rsidR="00312BC3" w:rsidRPr="00C26C40" w:rsidRDefault="00312BC3" w:rsidP="00870DFD">
            <w:pPr>
              <w:rPr>
                <w:lang w:val="en-GB"/>
              </w:rPr>
            </w:pPr>
            <w:r w:rsidRPr="00C26C40">
              <w:rPr>
                <w:b/>
                <w:sz w:val="22"/>
                <w:lang w:val="en-GB"/>
              </w:rPr>
              <w:t>Mass Fraction</w:t>
            </w:r>
          </w:p>
        </w:tc>
      </w:tr>
      <w:tr w:rsidR="00312BC3" w:rsidRPr="00C26C40" w14:paraId="3E65C705" w14:textId="77777777" w:rsidTr="00870DFD">
        <w:trPr>
          <w:jc w:val="center"/>
        </w:trPr>
        <w:tc>
          <w:tcPr>
            <w:tcW w:w="3009" w:type="dxa"/>
          </w:tcPr>
          <w:p w14:paraId="02758443" w14:textId="20E7D43B" w:rsidR="00312BC3" w:rsidRPr="00C26C40" w:rsidRDefault="0066574D" w:rsidP="00870DFD">
            <w:pPr>
              <w:rPr>
                <w:lang w:val="en-GB"/>
              </w:rPr>
            </w:pPr>
            <m:oMathPara>
              <m:oMath>
                <m:r>
                  <w:rPr>
                    <w:rFonts w:ascii="Cambria Math" w:hAnsi="Cambria Math"/>
                    <w:lang w:val="en-GB"/>
                  </w:rPr>
                  <w:lastRenderedPageBreak/>
                  <m:t>H₂O</m:t>
                </m:r>
              </m:oMath>
            </m:oMathPara>
          </w:p>
        </w:tc>
        <w:tc>
          <w:tcPr>
            <w:tcW w:w="3009" w:type="dxa"/>
          </w:tcPr>
          <w:p w14:paraId="715FAA3F" w14:textId="77777777" w:rsidR="00312BC3" w:rsidRPr="00C26C40" w:rsidRDefault="00312BC3" w:rsidP="00870DFD">
            <w:pPr>
              <w:rPr>
                <w:lang w:val="en-GB"/>
              </w:rPr>
            </w:pPr>
            <w:r w:rsidRPr="00C26C40">
              <w:rPr>
                <w:lang w:val="en-GB"/>
              </w:rPr>
              <w:t>2,185.458</w:t>
            </w:r>
          </w:p>
        </w:tc>
        <w:tc>
          <w:tcPr>
            <w:tcW w:w="3009" w:type="dxa"/>
          </w:tcPr>
          <w:p w14:paraId="7E131DA9" w14:textId="77777777" w:rsidR="00312BC3" w:rsidRPr="00C26C40" w:rsidRDefault="00312BC3" w:rsidP="00870DFD">
            <w:pPr>
              <w:rPr>
                <w:lang w:val="en-GB"/>
              </w:rPr>
            </w:pPr>
            <w:r w:rsidRPr="00C26C40">
              <w:rPr>
                <w:lang w:val="en-GB"/>
              </w:rPr>
              <w:t>0.6969</w:t>
            </w:r>
          </w:p>
        </w:tc>
      </w:tr>
      <w:tr w:rsidR="00312BC3" w:rsidRPr="00C26C40" w14:paraId="5338FC8A" w14:textId="77777777" w:rsidTr="00870DFD">
        <w:trPr>
          <w:jc w:val="center"/>
        </w:trPr>
        <w:tc>
          <w:tcPr>
            <w:tcW w:w="3009" w:type="dxa"/>
          </w:tcPr>
          <w:p w14:paraId="6190D093" w14:textId="4E924C1C"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0B9E755E" w14:textId="77777777" w:rsidR="00312BC3" w:rsidRPr="00C26C40" w:rsidRDefault="00312BC3" w:rsidP="00870DFD">
            <w:pPr>
              <w:rPr>
                <w:lang w:val="en-GB"/>
              </w:rPr>
            </w:pPr>
            <w:r w:rsidRPr="00C26C40">
              <w:rPr>
                <w:lang w:val="en-GB"/>
              </w:rPr>
              <w:t>0.039</w:t>
            </w:r>
          </w:p>
        </w:tc>
        <w:tc>
          <w:tcPr>
            <w:tcW w:w="3009" w:type="dxa"/>
          </w:tcPr>
          <w:p w14:paraId="59094215" w14:textId="77777777" w:rsidR="00312BC3" w:rsidRPr="00C26C40" w:rsidRDefault="00312BC3" w:rsidP="00870DFD">
            <w:pPr>
              <w:rPr>
                <w:lang w:val="en-GB"/>
              </w:rPr>
            </w:pPr>
            <w:r w:rsidRPr="00C26C40">
              <w:rPr>
                <w:lang w:val="en-GB"/>
              </w:rPr>
              <w:t>0.0000</w:t>
            </w:r>
          </w:p>
        </w:tc>
      </w:tr>
      <w:tr w:rsidR="00312BC3" w:rsidRPr="00C26C40" w14:paraId="38F9BFCC" w14:textId="77777777" w:rsidTr="00870DFD">
        <w:trPr>
          <w:jc w:val="center"/>
        </w:trPr>
        <w:tc>
          <w:tcPr>
            <w:tcW w:w="3009" w:type="dxa"/>
          </w:tcPr>
          <w:p w14:paraId="4C3D1CF6" w14:textId="5E0ED7A0"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5F8CF99C" w14:textId="77777777" w:rsidR="00312BC3" w:rsidRPr="00C26C40" w:rsidRDefault="00312BC3" w:rsidP="00870DFD">
            <w:pPr>
              <w:rPr>
                <w:lang w:val="en-GB"/>
              </w:rPr>
            </w:pPr>
            <w:r w:rsidRPr="00C26C40">
              <w:rPr>
                <w:lang w:val="en-GB"/>
              </w:rPr>
              <w:t>240.161</w:t>
            </w:r>
          </w:p>
        </w:tc>
        <w:tc>
          <w:tcPr>
            <w:tcW w:w="3009" w:type="dxa"/>
          </w:tcPr>
          <w:p w14:paraId="3E50B342" w14:textId="77777777" w:rsidR="00312BC3" w:rsidRPr="00C26C40" w:rsidRDefault="00312BC3" w:rsidP="00870DFD">
            <w:pPr>
              <w:rPr>
                <w:lang w:val="en-GB"/>
              </w:rPr>
            </w:pPr>
            <w:r w:rsidRPr="00C26C40">
              <w:rPr>
                <w:lang w:val="en-GB"/>
              </w:rPr>
              <w:t>0.0766</w:t>
            </w:r>
          </w:p>
        </w:tc>
      </w:tr>
      <w:tr w:rsidR="00312BC3" w:rsidRPr="00C26C40" w14:paraId="00F5B69C" w14:textId="77777777" w:rsidTr="00870DFD">
        <w:trPr>
          <w:jc w:val="center"/>
        </w:trPr>
        <w:tc>
          <w:tcPr>
            <w:tcW w:w="3009" w:type="dxa"/>
          </w:tcPr>
          <w:p w14:paraId="603FC043" w14:textId="26578AA1"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08BFAB4D" w14:textId="77777777" w:rsidR="00312BC3" w:rsidRPr="00C26C40" w:rsidRDefault="00312BC3" w:rsidP="00870DFD">
            <w:pPr>
              <w:rPr>
                <w:lang w:val="en-GB"/>
              </w:rPr>
            </w:pPr>
            <w:r w:rsidRPr="00C26C40">
              <w:rPr>
                <w:lang w:val="en-GB"/>
              </w:rPr>
              <w:t>9.973</w:t>
            </w:r>
          </w:p>
        </w:tc>
        <w:tc>
          <w:tcPr>
            <w:tcW w:w="3009" w:type="dxa"/>
          </w:tcPr>
          <w:p w14:paraId="3C1B5E19" w14:textId="77777777" w:rsidR="00312BC3" w:rsidRPr="00C26C40" w:rsidRDefault="00312BC3" w:rsidP="00870DFD">
            <w:pPr>
              <w:rPr>
                <w:lang w:val="en-GB"/>
              </w:rPr>
            </w:pPr>
            <w:r w:rsidRPr="00C26C40">
              <w:rPr>
                <w:lang w:val="en-GB"/>
              </w:rPr>
              <w:t>0.0032</w:t>
            </w:r>
          </w:p>
        </w:tc>
      </w:tr>
      <w:tr w:rsidR="00312BC3" w:rsidRPr="00C26C40" w14:paraId="5E436B7E" w14:textId="77777777" w:rsidTr="00870DFD">
        <w:trPr>
          <w:jc w:val="center"/>
        </w:trPr>
        <w:tc>
          <w:tcPr>
            <w:tcW w:w="3009" w:type="dxa"/>
          </w:tcPr>
          <w:p w14:paraId="6D6B23C2" w14:textId="227BBFA5" w:rsidR="00312BC3" w:rsidRPr="00C26C40" w:rsidRDefault="0066574D" w:rsidP="00870DFD">
            <w:pPr>
              <w:rPr>
                <w:lang w:val="en-GB"/>
              </w:rPr>
            </w:pPr>
            <m:oMathPara>
              <m:oMath>
                <m:r>
                  <w:rPr>
                    <w:rFonts w:ascii="Cambria Math" w:hAnsi="Cambria Math"/>
                    <w:lang w:val="en-GB"/>
                  </w:rPr>
                  <m:t>Cl⁻</m:t>
                </m:r>
              </m:oMath>
            </m:oMathPara>
          </w:p>
        </w:tc>
        <w:tc>
          <w:tcPr>
            <w:tcW w:w="3009" w:type="dxa"/>
          </w:tcPr>
          <w:p w14:paraId="4247C64F" w14:textId="77777777" w:rsidR="00312BC3" w:rsidRPr="00C26C40" w:rsidRDefault="00312BC3" w:rsidP="00870DFD">
            <w:pPr>
              <w:rPr>
                <w:lang w:val="en-GB"/>
              </w:rPr>
            </w:pPr>
            <w:r w:rsidRPr="00C26C40">
              <w:rPr>
                <w:lang w:val="en-GB"/>
              </w:rPr>
              <w:t>560.085</w:t>
            </w:r>
          </w:p>
        </w:tc>
        <w:tc>
          <w:tcPr>
            <w:tcW w:w="3009" w:type="dxa"/>
          </w:tcPr>
          <w:p w14:paraId="568F9B3E" w14:textId="77777777" w:rsidR="00312BC3" w:rsidRPr="00C26C40" w:rsidRDefault="00312BC3" w:rsidP="00870DFD">
            <w:pPr>
              <w:rPr>
                <w:lang w:val="en-GB"/>
              </w:rPr>
            </w:pPr>
            <w:r w:rsidRPr="00C26C40">
              <w:rPr>
                <w:lang w:val="en-GB"/>
              </w:rPr>
              <w:t>0.1786</w:t>
            </w:r>
          </w:p>
        </w:tc>
      </w:tr>
      <w:tr w:rsidR="00312BC3" w:rsidRPr="00C26C40" w14:paraId="52F792E1" w14:textId="77777777" w:rsidTr="00870DFD">
        <w:trPr>
          <w:jc w:val="center"/>
        </w:trPr>
        <w:tc>
          <w:tcPr>
            <w:tcW w:w="3009" w:type="dxa"/>
          </w:tcPr>
          <w:p w14:paraId="5B7FB609" w14:textId="7688251C" w:rsidR="00312BC3" w:rsidRPr="00C26C40" w:rsidRDefault="0066574D" w:rsidP="00870DFD">
            <w:pPr>
              <w:rPr>
                <w:lang w:val="en-GB"/>
              </w:rPr>
            </w:pPr>
            <m:oMathPara>
              <m:oMath>
                <m:r>
                  <w:rPr>
                    <w:rFonts w:ascii="Cambria Math" w:hAnsi="Cambria Math"/>
                    <w:lang w:val="en-GB"/>
                  </w:rPr>
                  <m:t>Al³⁺</m:t>
                </m:r>
              </m:oMath>
            </m:oMathPara>
          </w:p>
        </w:tc>
        <w:tc>
          <w:tcPr>
            <w:tcW w:w="3009" w:type="dxa"/>
          </w:tcPr>
          <w:p w14:paraId="4D775B60" w14:textId="77777777" w:rsidR="00312BC3" w:rsidRPr="00C26C40" w:rsidRDefault="00312BC3" w:rsidP="00870DFD">
            <w:pPr>
              <w:rPr>
                <w:lang w:val="en-GB"/>
              </w:rPr>
            </w:pPr>
            <w:r w:rsidRPr="00C26C40">
              <w:rPr>
                <w:lang w:val="en-GB"/>
              </w:rPr>
              <w:t>137.195</w:t>
            </w:r>
          </w:p>
        </w:tc>
        <w:tc>
          <w:tcPr>
            <w:tcW w:w="3009" w:type="dxa"/>
          </w:tcPr>
          <w:p w14:paraId="76F93F1F" w14:textId="77777777" w:rsidR="00312BC3" w:rsidRPr="00C26C40" w:rsidRDefault="00312BC3" w:rsidP="00870DFD">
            <w:pPr>
              <w:rPr>
                <w:lang w:val="en-GB"/>
              </w:rPr>
            </w:pPr>
            <w:r w:rsidRPr="00C26C40">
              <w:rPr>
                <w:lang w:val="en-GB"/>
              </w:rPr>
              <w:t>0.0437</w:t>
            </w:r>
          </w:p>
        </w:tc>
      </w:tr>
      <w:tr w:rsidR="00312BC3" w:rsidRPr="00C26C40" w14:paraId="06A5E94B" w14:textId="77777777" w:rsidTr="00870DFD">
        <w:trPr>
          <w:jc w:val="center"/>
        </w:trPr>
        <w:tc>
          <w:tcPr>
            <w:tcW w:w="3009" w:type="dxa"/>
          </w:tcPr>
          <w:p w14:paraId="7ECA9D13" w14:textId="29FA19D2" w:rsidR="00312BC3" w:rsidRPr="00C26C40" w:rsidRDefault="0066574D" w:rsidP="00870DFD">
            <w:pPr>
              <w:rPr>
                <w:lang w:val="en-GB"/>
              </w:rPr>
            </w:pPr>
            <m:oMathPara>
              <m:oMath>
                <m:r>
                  <w:rPr>
                    <w:rFonts w:ascii="Cambria Math" w:hAnsi="Cambria Math"/>
                    <w:lang w:val="en-GB"/>
                  </w:rPr>
                  <m:t>Fe₂(OH)₂</m:t>
                </m:r>
              </m:oMath>
            </m:oMathPara>
          </w:p>
        </w:tc>
        <w:tc>
          <w:tcPr>
            <w:tcW w:w="3009" w:type="dxa"/>
          </w:tcPr>
          <w:p w14:paraId="3DF8CBDA" w14:textId="77777777" w:rsidR="00312BC3" w:rsidRPr="00C26C40" w:rsidRDefault="00312BC3" w:rsidP="00870DFD">
            <w:pPr>
              <w:rPr>
                <w:lang w:val="en-GB"/>
              </w:rPr>
            </w:pPr>
            <w:r w:rsidRPr="00C26C40">
              <w:rPr>
                <w:lang w:val="en-GB"/>
              </w:rPr>
              <w:t>0.000</w:t>
            </w:r>
          </w:p>
        </w:tc>
        <w:tc>
          <w:tcPr>
            <w:tcW w:w="3009" w:type="dxa"/>
          </w:tcPr>
          <w:p w14:paraId="0CB13E0B" w14:textId="77777777" w:rsidR="00312BC3" w:rsidRPr="00C26C40" w:rsidRDefault="00312BC3" w:rsidP="00870DFD">
            <w:pPr>
              <w:rPr>
                <w:lang w:val="en-GB"/>
              </w:rPr>
            </w:pPr>
            <w:r w:rsidRPr="00C26C40">
              <w:rPr>
                <w:lang w:val="en-GB"/>
              </w:rPr>
              <w:t>0.0000</w:t>
            </w:r>
          </w:p>
        </w:tc>
      </w:tr>
      <w:tr w:rsidR="00312BC3" w:rsidRPr="00C26C40" w14:paraId="3297A4D3" w14:textId="77777777" w:rsidTr="00870DFD">
        <w:trPr>
          <w:jc w:val="center"/>
        </w:trPr>
        <w:tc>
          <w:tcPr>
            <w:tcW w:w="3009" w:type="dxa"/>
          </w:tcPr>
          <w:p w14:paraId="25F385B0" w14:textId="4EC59330" w:rsidR="00312BC3" w:rsidRPr="00C26C40" w:rsidRDefault="0066574D" w:rsidP="00870DFD">
            <w:pPr>
              <w:rPr>
                <w:lang w:val="en-GB"/>
              </w:rPr>
            </w:pPr>
            <m:oMathPara>
              <m:oMath>
                <m:r>
                  <w:rPr>
                    <w:rFonts w:ascii="Cambria Math" w:hAnsi="Cambria Math"/>
                    <w:lang w:val="en-GB"/>
                  </w:rPr>
                  <m:t>Fe³⁺</m:t>
                </m:r>
              </m:oMath>
            </m:oMathPara>
          </w:p>
        </w:tc>
        <w:tc>
          <w:tcPr>
            <w:tcW w:w="3009" w:type="dxa"/>
          </w:tcPr>
          <w:p w14:paraId="0A5C878F" w14:textId="77777777" w:rsidR="00312BC3" w:rsidRPr="00C26C40" w:rsidRDefault="00312BC3" w:rsidP="00870DFD">
            <w:pPr>
              <w:rPr>
                <w:lang w:val="en-GB"/>
              </w:rPr>
            </w:pPr>
            <w:r w:rsidRPr="00C26C40">
              <w:rPr>
                <w:lang w:val="en-GB"/>
              </w:rPr>
              <w:t>0.341</w:t>
            </w:r>
          </w:p>
        </w:tc>
        <w:tc>
          <w:tcPr>
            <w:tcW w:w="3009" w:type="dxa"/>
          </w:tcPr>
          <w:p w14:paraId="1AC92B87" w14:textId="77777777" w:rsidR="00312BC3" w:rsidRPr="00C26C40" w:rsidRDefault="00312BC3" w:rsidP="00870DFD">
            <w:pPr>
              <w:rPr>
                <w:lang w:val="en-GB"/>
              </w:rPr>
            </w:pPr>
            <w:r w:rsidRPr="00C26C40">
              <w:rPr>
                <w:lang w:val="en-GB"/>
              </w:rPr>
              <w:t>0.0001</w:t>
            </w:r>
          </w:p>
        </w:tc>
      </w:tr>
      <w:tr w:rsidR="00312BC3" w:rsidRPr="00C26C40" w14:paraId="6084FF09" w14:textId="77777777" w:rsidTr="00870DFD">
        <w:trPr>
          <w:jc w:val="center"/>
        </w:trPr>
        <w:tc>
          <w:tcPr>
            <w:tcW w:w="3009" w:type="dxa"/>
          </w:tcPr>
          <w:p w14:paraId="7E9AF0C4" w14:textId="4D38F005" w:rsidR="00312BC3" w:rsidRPr="00C26C40" w:rsidRDefault="0066574D" w:rsidP="00870DFD">
            <w:pPr>
              <w:rPr>
                <w:lang w:val="en-GB"/>
              </w:rPr>
            </w:pPr>
            <m:oMathPara>
              <m:oMath>
                <m:r>
                  <w:rPr>
                    <w:rFonts w:ascii="Cambria Math" w:hAnsi="Cambria Math"/>
                    <w:lang w:val="en-GB"/>
                  </w:rPr>
                  <m:t>FeOH²⁺</m:t>
                </m:r>
              </m:oMath>
            </m:oMathPara>
          </w:p>
        </w:tc>
        <w:tc>
          <w:tcPr>
            <w:tcW w:w="3009" w:type="dxa"/>
          </w:tcPr>
          <w:p w14:paraId="19137F4C" w14:textId="77777777" w:rsidR="00312BC3" w:rsidRPr="00C26C40" w:rsidRDefault="00312BC3" w:rsidP="00870DFD">
            <w:pPr>
              <w:rPr>
                <w:lang w:val="en-GB"/>
              </w:rPr>
            </w:pPr>
            <w:r w:rsidRPr="00C26C40">
              <w:rPr>
                <w:lang w:val="en-GB"/>
              </w:rPr>
              <w:t>0.000</w:t>
            </w:r>
          </w:p>
        </w:tc>
        <w:tc>
          <w:tcPr>
            <w:tcW w:w="3009" w:type="dxa"/>
          </w:tcPr>
          <w:p w14:paraId="1C075643" w14:textId="77777777" w:rsidR="00312BC3" w:rsidRPr="00C26C40" w:rsidRDefault="00312BC3" w:rsidP="00870DFD">
            <w:pPr>
              <w:rPr>
                <w:lang w:val="en-GB"/>
              </w:rPr>
            </w:pPr>
            <w:r w:rsidRPr="00C26C40">
              <w:rPr>
                <w:lang w:val="en-GB"/>
              </w:rPr>
              <w:t>0.0000</w:t>
            </w:r>
          </w:p>
        </w:tc>
      </w:tr>
      <w:tr w:rsidR="00312BC3" w:rsidRPr="00C26C40" w14:paraId="05DB2833" w14:textId="77777777" w:rsidTr="00870DFD">
        <w:trPr>
          <w:jc w:val="center"/>
        </w:trPr>
        <w:tc>
          <w:tcPr>
            <w:tcW w:w="3009" w:type="dxa"/>
          </w:tcPr>
          <w:p w14:paraId="6938ED09" w14:textId="2D2FD509"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47EA5A45" w14:textId="77777777" w:rsidR="00312BC3" w:rsidRPr="00C26C40" w:rsidRDefault="00312BC3" w:rsidP="00870DFD">
            <w:pPr>
              <w:rPr>
                <w:lang w:val="en-GB"/>
              </w:rPr>
            </w:pPr>
            <w:r w:rsidRPr="00C26C40">
              <w:rPr>
                <w:lang w:val="en-GB"/>
              </w:rPr>
              <w:t>0.508</w:t>
            </w:r>
          </w:p>
        </w:tc>
        <w:tc>
          <w:tcPr>
            <w:tcW w:w="3009" w:type="dxa"/>
          </w:tcPr>
          <w:p w14:paraId="0495E768" w14:textId="77777777" w:rsidR="00312BC3" w:rsidRPr="00C26C40" w:rsidRDefault="00312BC3" w:rsidP="00870DFD">
            <w:pPr>
              <w:rPr>
                <w:lang w:val="en-GB"/>
              </w:rPr>
            </w:pPr>
            <w:r w:rsidRPr="00C26C40">
              <w:rPr>
                <w:lang w:val="en-GB"/>
              </w:rPr>
              <w:t>0.0002</w:t>
            </w:r>
          </w:p>
        </w:tc>
      </w:tr>
      <w:tr w:rsidR="00312BC3" w:rsidRPr="00C26C40" w14:paraId="4869142C" w14:textId="77777777" w:rsidTr="00870DFD">
        <w:trPr>
          <w:jc w:val="center"/>
        </w:trPr>
        <w:tc>
          <w:tcPr>
            <w:tcW w:w="3009" w:type="dxa"/>
          </w:tcPr>
          <w:p w14:paraId="43A1CE78" w14:textId="3D0E70B6"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317AB64C" w14:textId="77777777" w:rsidR="00312BC3" w:rsidRPr="00C26C40" w:rsidRDefault="00312BC3" w:rsidP="00870DFD">
            <w:pPr>
              <w:rPr>
                <w:lang w:val="en-GB"/>
              </w:rPr>
            </w:pPr>
            <w:r w:rsidRPr="00C26C40">
              <w:rPr>
                <w:lang w:val="en-GB"/>
              </w:rPr>
              <w:t>2.257</w:t>
            </w:r>
          </w:p>
        </w:tc>
        <w:tc>
          <w:tcPr>
            <w:tcW w:w="3009" w:type="dxa"/>
          </w:tcPr>
          <w:p w14:paraId="4BB0603E" w14:textId="77777777" w:rsidR="00312BC3" w:rsidRPr="00C26C40" w:rsidRDefault="00312BC3" w:rsidP="00870DFD">
            <w:pPr>
              <w:rPr>
                <w:lang w:val="en-GB"/>
              </w:rPr>
            </w:pPr>
            <w:r w:rsidRPr="00C26C40">
              <w:rPr>
                <w:lang w:val="en-GB"/>
              </w:rPr>
              <w:t>0.0007</w:t>
            </w:r>
          </w:p>
        </w:tc>
      </w:tr>
      <w:tr w:rsidR="00312BC3" w:rsidRPr="00C26C40" w14:paraId="6783E37C" w14:textId="77777777" w:rsidTr="00870DFD">
        <w:trPr>
          <w:jc w:val="center"/>
        </w:trPr>
        <w:tc>
          <w:tcPr>
            <w:tcW w:w="3009" w:type="dxa"/>
          </w:tcPr>
          <w:p w14:paraId="0237BA2C" w14:textId="77777777" w:rsidR="00312BC3" w:rsidRPr="00C26C40" w:rsidRDefault="00312BC3" w:rsidP="00870DFD">
            <w:pPr>
              <w:rPr>
                <w:lang w:val="en-GB"/>
              </w:rPr>
            </w:pPr>
            <w:r w:rsidRPr="00C26C40">
              <w:rPr>
                <w:b/>
                <w:lang w:val="en-GB"/>
              </w:rPr>
              <w:t>Total</w:t>
            </w:r>
          </w:p>
        </w:tc>
        <w:tc>
          <w:tcPr>
            <w:tcW w:w="3009" w:type="dxa"/>
          </w:tcPr>
          <w:p w14:paraId="2EEDE9D3" w14:textId="77777777" w:rsidR="00312BC3" w:rsidRPr="00C26C40" w:rsidRDefault="00312BC3" w:rsidP="00870DFD">
            <w:pPr>
              <w:rPr>
                <w:lang w:val="en-GB"/>
              </w:rPr>
            </w:pPr>
            <w:r w:rsidRPr="00C26C40">
              <w:rPr>
                <w:b/>
                <w:lang w:val="en-GB"/>
              </w:rPr>
              <w:t>3,136.017</w:t>
            </w:r>
          </w:p>
        </w:tc>
        <w:tc>
          <w:tcPr>
            <w:tcW w:w="3009" w:type="dxa"/>
          </w:tcPr>
          <w:p w14:paraId="78301433" w14:textId="77777777" w:rsidR="00312BC3" w:rsidRPr="00C26C40" w:rsidRDefault="00312BC3" w:rsidP="00870DFD">
            <w:pPr>
              <w:rPr>
                <w:lang w:val="en-GB"/>
              </w:rPr>
            </w:pPr>
            <w:r w:rsidRPr="00C26C40">
              <w:rPr>
                <w:b/>
                <w:lang w:val="en-GB"/>
              </w:rPr>
              <w:t>1.0000</w:t>
            </w:r>
          </w:p>
        </w:tc>
      </w:tr>
      <w:tr w:rsidR="00312BC3" w:rsidRPr="00C26C40" w14:paraId="65D9F8BD" w14:textId="77777777" w:rsidTr="00870DFD">
        <w:trPr>
          <w:jc w:val="center"/>
        </w:trPr>
        <w:tc>
          <w:tcPr>
            <w:tcW w:w="3009" w:type="dxa"/>
          </w:tcPr>
          <w:p w14:paraId="49BAE8BC" w14:textId="77777777" w:rsidR="00312BC3" w:rsidRPr="00C26C40" w:rsidRDefault="00312BC3" w:rsidP="00870DFD">
            <w:pPr>
              <w:rPr>
                <w:lang w:val="en-GB"/>
              </w:rPr>
            </w:pPr>
            <w:r w:rsidRPr="00C26C40">
              <w:rPr>
                <w:b/>
                <w:lang w:val="en-GB"/>
              </w:rPr>
              <w:t>Temperature (°C)</w:t>
            </w:r>
          </w:p>
        </w:tc>
        <w:tc>
          <w:tcPr>
            <w:tcW w:w="3009" w:type="dxa"/>
          </w:tcPr>
          <w:p w14:paraId="227F4239" w14:textId="77777777" w:rsidR="00312BC3" w:rsidRPr="00C26C40" w:rsidRDefault="00312BC3" w:rsidP="00870DFD">
            <w:pPr>
              <w:rPr>
                <w:lang w:val="en-GB"/>
              </w:rPr>
            </w:pPr>
            <w:r w:rsidRPr="00C26C40">
              <w:rPr>
                <w:b/>
                <w:lang w:val="en-GB"/>
              </w:rPr>
              <w:t>120.00</w:t>
            </w:r>
          </w:p>
        </w:tc>
        <w:tc>
          <w:tcPr>
            <w:tcW w:w="3009" w:type="dxa"/>
          </w:tcPr>
          <w:p w14:paraId="071C5AF4" w14:textId="77777777" w:rsidR="00312BC3" w:rsidRPr="00C26C40" w:rsidRDefault="00312BC3" w:rsidP="00870DFD">
            <w:pPr>
              <w:rPr>
                <w:lang w:val="en-GB"/>
              </w:rPr>
            </w:pPr>
          </w:p>
        </w:tc>
      </w:tr>
      <w:tr w:rsidR="00312BC3" w:rsidRPr="00C26C40" w14:paraId="0409C11C" w14:textId="77777777" w:rsidTr="00870DFD">
        <w:trPr>
          <w:jc w:val="center"/>
        </w:trPr>
        <w:tc>
          <w:tcPr>
            <w:tcW w:w="3009" w:type="dxa"/>
          </w:tcPr>
          <w:p w14:paraId="76284A0A" w14:textId="77777777" w:rsidR="00312BC3" w:rsidRPr="00C26C40" w:rsidRDefault="00312BC3" w:rsidP="00870DFD">
            <w:pPr>
              <w:rPr>
                <w:lang w:val="en-GB"/>
              </w:rPr>
            </w:pPr>
            <w:r w:rsidRPr="00C26C40">
              <w:rPr>
                <w:b/>
                <w:lang w:val="en-GB"/>
              </w:rPr>
              <w:t>Pressure (atm)</w:t>
            </w:r>
          </w:p>
        </w:tc>
        <w:tc>
          <w:tcPr>
            <w:tcW w:w="3009" w:type="dxa"/>
          </w:tcPr>
          <w:p w14:paraId="02AD6A9B" w14:textId="77777777" w:rsidR="00312BC3" w:rsidRPr="00C26C40" w:rsidRDefault="00312BC3" w:rsidP="00870DFD">
            <w:pPr>
              <w:rPr>
                <w:lang w:val="en-GB"/>
              </w:rPr>
            </w:pPr>
            <w:r w:rsidRPr="00C26C40">
              <w:rPr>
                <w:b/>
                <w:lang w:val="en-GB"/>
              </w:rPr>
              <w:t>2.9608</w:t>
            </w:r>
          </w:p>
        </w:tc>
        <w:tc>
          <w:tcPr>
            <w:tcW w:w="3009" w:type="dxa"/>
          </w:tcPr>
          <w:p w14:paraId="51DF7148" w14:textId="77777777" w:rsidR="00312BC3" w:rsidRPr="00C26C40" w:rsidRDefault="00312BC3" w:rsidP="00870DFD">
            <w:pPr>
              <w:rPr>
                <w:lang w:val="en-GB"/>
              </w:rPr>
            </w:pPr>
          </w:p>
        </w:tc>
      </w:tr>
    </w:tbl>
    <w:p w14:paraId="6E4C89D6" w14:textId="77777777" w:rsidR="00434437" w:rsidRPr="00C26C40" w:rsidRDefault="00434437" w:rsidP="00312BC3">
      <w:pPr>
        <w:spacing w:before="160"/>
        <w:rPr>
          <w:b/>
        </w:rPr>
      </w:pPr>
    </w:p>
    <w:p w14:paraId="05421383" w14:textId="167053D3" w:rsidR="00312BC3" w:rsidRPr="00C26C40" w:rsidRDefault="00312BC3" w:rsidP="00434437">
      <w:pPr>
        <w:pStyle w:val="Heading4"/>
      </w:pPr>
      <w:r w:rsidRPr="00C26C40">
        <w:t>FP-601 — Filter Press / Thickener</w:t>
      </w:r>
    </w:p>
    <w:p w14:paraId="565A409C" w14:textId="3DE335C0" w:rsidR="00312BC3" w:rsidRPr="00C26C40" w:rsidRDefault="00312BC3" w:rsidP="00312BC3">
      <w:r w:rsidRPr="00C26C40">
        <w:t>Unit Type: Solid-Liquid Separator</w:t>
      </w:r>
      <w:r w:rsidR="00434437" w:rsidRPr="00C26C40">
        <w:tab/>
      </w:r>
      <w:r w:rsidRPr="00C26C40">
        <w:t>Inlet streams: 602    Outlet streams: 603, SIO2</w:t>
      </w:r>
    </w:p>
    <w:p w14:paraId="5D8900DC" w14:textId="77777777" w:rsidR="00434437" w:rsidRPr="00C26C40" w:rsidRDefault="00312BC3" w:rsidP="00434437">
      <w:r w:rsidRPr="00C26C40">
        <w:t>The leach liquor (602) from R-601 is dewatered in the filter press/thickener FP-601, which separates the chemically inert, undissolved silica residue (withdrawn as the waste stream SIO2, at the plant boundary) from the aluminium- and iron-bearing leachate (603), which proceeds to the precipitation stage.</w:t>
      </w:r>
    </w:p>
    <w:p w14:paraId="4A1F1EA2" w14:textId="4DAF6A2C" w:rsidR="00312BC3" w:rsidRPr="00C26C40" w:rsidRDefault="00312BC3" w:rsidP="00434437">
      <w:r w:rsidRPr="00C26C40">
        <w:t>Inlet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04BCE6B4" w14:textId="77777777" w:rsidTr="00870DFD">
        <w:trPr>
          <w:jc w:val="center"/>
        </w:trPr>
        <w:tc>
          <w:tcPr>
            <w:tcW w:w="3009" w:type="dxa"/>
            <w:shd w:val="clear" w:color="auto" w:fill="D9D9D9"/>
          </w:tcPr>
          <w:p w14:paraId="26E70D36" w14:textId="77777777" w:rsidR="00312BC3" w:rsidRPr="00C26C40" w:rsidRDefault="00312BC3" w:rsidP="00870DFD">
            <w:pPr>
              <w:rPr>
                <w:lang w:val="en-GB"/>
              </w:rPr>
            </w:pPr>
            <w:r w:rsidRPr="00C26C40">
              <w:rPr>
                <w:b/>
                <w:sz w:val="22"/>
                <w:lang w:val="en-GB"/>
              </w:rPr>
              <w:t>Stream 602</w:t>
            </w:r>
          </w:p>
        </w:tc>
        <w:tc>
          <w:tcPr>
            <w:tcW w:w="3009" w:type="dxa"/>
            <w:shd w:val="clear" w:color="auto" w:fill="D9D9D9"/>
          </w:tcPr>
          <w:p w14:paraId="08F29ABA"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5E267755" w14:textId="77777777" w:rsidR="00312BC3" w:rsidRPr="00C26C40" w:rsidRDefault="00312BC3" w:rsidP="00870DFD">
            <w:pPr>
              <w:rPr>
                <w:lang w:val="en-GB"/>
              </w:rPr>
            </w:pPr>
            <w:r w:rsidRPr="00C26C40">
              <w:rPr>
                <w:b/>
                <w:sz w:val="22"/>
                <w:lang w:val="en-GB"/>
              </w:rPr>
              <w:t>Mass Fraction</w:t>
            </w:r>
          </w:p>
        </w:tc>
      </w:tr>
      <w:tr w:rsidR="00312BC3" w:rsidRPr="00C26C40" w14:paraId="09C81D3D" w14:textId="77777777" w:rsidTr="00870DFD">
        <w:trPr>
          <w:jc w:val="center"/>
        </w:trPr>
        <w:tc>
          <w:tcPr>
            <w:tcW w:w="3009" w:type="dxa"/>
          </w:tcPr>
          <w:p w14:paraId="5DEB2D4E" w14:textId="3A998E25"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2235DFBB" w14:textId="77777777" w:rsidR="00312BC3" w:rsidRPr="00C26C40" w:rsidRDefault="00312BC3" w:rsidP="00870DFD">
            <w:pPr>
              <w:rPr>
                <w:lang w:val="en-GB"/>
              </w:rPr>
            </w:pPr>
            <w:r w:rsidRPr="00C26C40">
              <w:rPr>
                <w:lang w:val="en-GB"/>
              </w:rPr>
              <w:t>2,185.458</w:t>
            </w:r>
          </w:p>
        </w:tc>
        <w:tc>
          <w:tcPr>
            <w:tcW w:w="3009" w:type="dxa"/>
          </w:tcPr>
          <w:p w14:paraId="07D4CCF9" w14:textId="77777777" w:rsidR="00312BC3" w:rsidRPr="00C26C40" w:rsidRDefault="00312BC3" w:rsidP="00870DFD">
            <w:pPr>
              <w:rPr>
                <w:lang w:val="en-GB"/>
              </w:rPr>
            </w:pPr>
            <w:r w:rsidRPr="00C26C40">
              <w:rPr>
                <w:lang w:val="en-GB"/>
              </w:rPr>
              <w:t>0.6969</w:t>
            </w:r>
          </w:p>
        </w:tc>
      </w:tr>
      <w:tr w:rsidR="00312BC3" w:rsidRPr="00C26C40" w14:paraId="1051408A" w14:textId="77777777" w:rsidTr="00870DFD">
        <w:trPr>
          <w:jc w:val="center"/>
        </w:trPr>
        <w:tc>
          <w:tcPr>
            <w:tcW w:w="3009" w:type="dxa"/>
          </w:tcPr>
          <w:p w14:paraId="5D166A26" w14:textId="7CAF5BE5"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3FF32E76" w14:textId="77777777" w:rsidR="00312BC3" w:rsidRPr="00C26C40" w:rsidRDefault="00312BC3" w:rsidP="00870DFD">
            <w:pPr>
              <w:rPr>
                <w:lang w:val="en-GB"/>
              </w:rPr>
            </w:pPr>
            <w:r w:rsidRPr="00C26C40">
              <w:rPr>
                <w:lang w:val="en-GB"/>
              </w:rPr>
              <w:t>0.039</w:t>
            </w:r>
          </w:p>
        </w:tc>
        <w:tc>
          <w:tcPr>
            <w:tcW w:w="3009" w:type="dxa"/>
          </w:tcPr>
          <w:p w14:paraId="6F4A4BF7" w14:textId="77777777" w:rsidR="00312BC3" w:rsidRPr="00C26C40" w:rsidRDefault="00312BC3" w:rsidP="00870DFD">
            <w:pPr>
              <w:rPr>
                <w:lang w:val="en-GB"/>
              </w:rPr>
            </w:pPr>
            <w:r w:rsidRPr="00C26C40">
              <w:rPr>
                <w:lang w:val="en-GB"/>
              </w:rPr>
              <w:t>0.0000</w:t>
            </w:r>
          </w:p>
        </w:tc>
      </w:tr>
      <w:tr w:rsidR="00312BC3" w:rsidRPr="00C26C40" w14:paraId="112B814B" w14:textId="77777777" w:rsidTr="00870DFD">
        <w:trPr>
          <w:jc w:val="center"/>
        </w:trPr>
        <w:tc>
          <w:tcPr>
            <w:tcW w:w="3009" w:type="dxa"/>
          </w:tcPr>
          <w:p w14:paraId="1825A0B6" w14:textId="43270951"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769330E5" w14:textId="77777777" w:rsidR="00312BC3" w:rsidRPr="00C26C40" w:rsidRDefault="00312BC3" w:rsidP="00870DFD">
            <w:pPr>
              <w:rPr>
                <w:lang w:val="en-GB"/>
              </w:rPr>
            </w:pPr>
            <w:r w:rsidRPr="00C26C40">
              <w:rPr>
                <w:lang w:val="en-GB"/>
              </w:rPr>
              <w:t>240.161</w:t>
            </w:r>
          </w:p>
        </w:tc>
        <w:tc>
          <w:tcPr>
            <w:tcW w:w="3009" w:type="dxa"/>
          </w:tcPr>
          <w:p w14:paraId="07C7A5AD" w14:textId="77777777" w:rsidR="00312BC3" w:rsidRPr="00C26C40" w:rsidRDefault="00312BC3" w:rsidP="00870DFD">
            <w:pPr>
              <w:rPr>
                <w:lang w:val="en-GB"/>
              </w:rPr>
            </w:pPr>
            <w:r w:rsidRPr="00C26C40">
              <w:rPr>
                <w:lang w:val="en-GB"/>
              </w:rPr>
              <w:t>0.0766</w:t>
            </w:r>
          </w:p>
        </w:tc>
      </w:tr>
      <w:tr w:rsidR="00312BC3" w:rsidRPr="00C26C40" w14:paraId="3DCA4F7F" w14:textId="77777777" w:rsidTr="00870DFD">
        <w:trPr>
          <w:jc w:val="center"/>
        </w:trPr>
        <w:tc>
          <w:tcPr>
            <w:tcW w:w="3009" w:type="dxa"/>
          </w:tcPr>
          <w:p w14:paraId="4D0BCA80" w14:textId="6AA240C5"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58646970" w14:textId="77777777" w:rsidR="00312BC3" w:rsidRPr="00C26C40" w:rsidRDefault="00312BC3" w:rsidP="00870DFD">
            <w:pPr>
              <w:rPr>
                <w:lang w:val="en-GB"/>
              </w:rPr>
            </w:pPr>
            <w:r w:rsidRPr="00C26C40">
              <w:rPr>
                <w:lang w:val="en-GB"/>
              </w:rPr>
              <w:t>9.973</w:t>
            </w:r>
          </w:p>
        </w:tc>
        <w:tc>
          <w:tcPr>
            <w:tcW w:w="3009" w:type="dxa"/>
          </w:tcPr>
          <w:p w14:paraId="1F2DDED5" w14:textId="77777777" w:rsidR="00312BC3" w:rsidRPr="00C26C40" w:rsidRDefault="00312BC3" w:rsidP="00870DFD">
            <w:pPr>
              <w:rPr>
                <w:lang w:val="en-GB"/>
              </w:rPr>
            </w:pPr>
            <w:r w:rsidRPr="00C26C40">
              <w:rPr>
                <w:lang w:val="en-GB"/>
              </w:rPr>
              <w:t>0.0032</w:t>
            </w:r>
          </w:p>
        </w:tc>
      </w:tr>
      <w:tr w:rsidR="00312BC3" w:rsidRPr="00C26C40" w14:paraId="3242190A" w14:textId="77777777" w:rsidTr="00870DFD">
        <w:trPr>
          <w:jc w:val="center"/>
        </w:trPr>
        <w:tc>
          <w:tcPr>
            <w:tcW w:w="3009" w:type="dxa"/>
          </w:tcPr>
          <w:p w14:paraId="155884DE" w14:textId="09EE000A" w:rsidR="00312BC3" w:rsidRPr="00C26C40" w:rsidRDefault="0066574D" w:rsidP="00870DFD">
            <w:pPr>
              <w:rPr>
                <w:lang w:val="en-GB"/>
              </w:rPr>
            </w:pPr>
            <m:oMathPara>
              <m:oMath>
                <m:r>
                  <w:rPr>
                    <w:rFonts w:ascii="Cambria Math" w:hAnsi="Cambria Math"/>
                    <w:lang w:val="en-GB"/>
                  </w:rPr>
                  <m:t>Cl⁻</m:t>
                </m:r>
              </m:oMath>
            </m:oMathPara>
          </w:p>
        </w:tc>
        <w:tc>
          <w:tcPr>
            <w:tcW w:w="3009" w:type="dxa"/>
          </w:tcPr>
          <w:p w14:paraId="7FEE084B" w14:textId="77777777" w:rsidR="00312BC3" w:rsidRPr="00C26C40" w:rsidRDefault="00312BC3" w:rsidP="00870DFD">
            <w:pPr>
              <w:rPr>
                <w:lang w:val="en-GB"/>
              </w:rPr>
            </w:pPr>
            <w:r w:rsidRPr="00C26C40">
              <w:rPr>
                <w:lang w:val="en-GB"/>
              </w:rPr>
              <w:t>560.085</w:t>
            </w:r>
          </w:p>
        </w:tc>
        <w:tc>
          <w:tcPr>
            <w:tcW w:w="3009" w:type="dxa"/>
          </w:tcPr>
          <w:p w14:paraId="69C128AB" w14:textId="77777777" w:rsidR="00312BC3" w:rsidRPr="00C26C40" w:rsidRDefault="00312BC3" w:rsidP="00870DFD">
            <w:pPr>
              <w:rPr>
                <w:lang w:val="en-GB"/>
              </w:rPr>
            </w:pPr>
            <w:r w:rsidRPr="00C26C40">
              <w:rPr>
                <w:lang w:val="en-GB"/>
              </w:rPr>
              <w:t>0.1786</w:t>
            </w:r>
          </w:p>
        </w:tc>
      </w:tr>
      <w:tr w:rsidR="00312BC3" w:rsidRPr="00C26C40" w14:paraId="7A45002E" w14:textId="77777777" w:rsidTr="00870DFD">
        <w:trPr>
          <w:jc w:val="center"/>
        </w:trPr>
        <w:tc>
          <w:tcPr>
            <w:tcW w:w="3009" w:type="dxa"/>
          </w:tcPr>
          <w:p w14:paraId="2CC76435" w14:textId="0B451AE2" w:rsidR="00312BC3" w:rsidRPr="00C26C40" w:rsidRDefault="0066574D" w:rsidP="00870DFD">
            <w:pPr>
              <w:rPr>
                <w:lang w:val="en-GB"/>
              </w:rPr>
            </w:pPr>
            <m:oMathPara>
              <m:oMath>
                <m:r>
                  <w:rPr>
                    <w:rFonts w:ascii="Cambria Math" w:hAnsi="Cambria Math"/>
                    <w:lang w:val="en-GB"/>
                  </w:rPr>
                  <w:lastRenderedPageBreak/>
                  <m:t>Al³⁺</m:t>
                </m:r>
              </m:oMath>
            </m:oMathPara>
          </w:p>
        </w:tc>
        <w:tc>
          <w:tcPr>
            <w:tcW w:w="3009" w:type="dxa"/>
          </w:tcPr>
          <w:p w14:paraId="785C1B58" w14:textId="77777777" w:rsidR="00312BC3" w:rsidRPr="00C26C40" w:rsidRDefault="00312BC3" w:rsidP="00870DFD">
            <w:pPr>
              <w:rPr>
                <w:lang w:val="en-GB"/>
              </w:rPr>
            </w:pPr>
            <w:r w:rsidRPr="00C26C40">
              <w:rPr>
                <w:lang w:val="en-GB"/>
              </w:rPr>
              <w:t>137.195</w:t>
            </w:r>
          </w:p>
        </w:tc>
        <w:tc>
          <w:tcPr>
            <w:tcW w:w="3009" w:type="dxa"/>
          </w:tcPr>
          <w:p w14:paraId="0091F3DC" w14:textId="77777777" w:rsidR="00312BC3" w:rsidRPr="00C26C40" w:rsidRDefault="00312BC3" w:rsidP="00870DFD">
            <w:pPr>
              <w:rPr>
                <w:lang w:val="en-GB"/>
              </w:rPr>
            </w:pPr>
            <w:r w:rsidRPr="00C26C40">
              <w:rPr>
                <w:lang w:val="en-GB"/>
              </w:rPr>
              <w:t>0.0437</w:t>
            </w:r>
          </w:p>
        </w:tc>
      </w:tr>
      <w:tr w:rsidR="00312BC3" w:rsidRPr="00C26C40" w14:paraId="59DBBD07" w14:textId="77777777" w:rsidTr="00870DFD">
        <w:trPr>
          <w:jc w:val="center"/>
        </w:trPr>
        <w:tc>
          <w:tcPr>
            <w:tcW w:w="3009" w:type="dxa"/>
          </w:tcPr>
          <w:p w14:paraId="4424ECEF" w14:textId="29CD4201" w:rsidR="00312BC3" w:rsidRPr="00C26C40" w:rsidRDefault="0066574D" w:rsidP="00870DFD">
            <w:pPr>
              <w:rPr>
                <w:lang w:val="en-GB"/>
              </w:rPr>
            </w:pPr>
            <m:oMathPara>
              <m:oMath>
                <m:r>
                  <w:rPr>
                    <w:rFonts w:ascii="Cambria Math" w:hAnsi="Cambria Math"/>
                    <w:lang w:val="en-GB"/>
                  </w:rPr>
                  <m:t>Fe₂(OH)₂</m:t>
                </m:r>
              </m:oMath>
            </m:oMathPara>
          </w:p>
        </w:tc>
        <w:tc>
          <w:tcPr>
            <w:tcW w:w="3009" w:type="dxa"/>
          </w:tcPr>
          <w:p w14:paraId="57A25461" w14:textId="77777777" w:rsidR="00312BC3" w:rsidRPr="00C26C40" w:rsidRDefault="00312BC3" w:rsidP="00870DFD">
            <w:pPr>
              <w:rPr>
                <w:lang w:val="en-GB"/>
              </w:rPr>
            </w:pPr>
            <w:r w:rsidRPr="00C26C40">
              <w:rPr>
                <w:lang w:val="en-GB"/>
              </w:rPr>
              <w:t>0.000</w:t>
            </w:r>
          </w:p>
        </w:tc>
        <w:tc>
          <w:tcPr>
            <w:tcW w:w="3009" w:type="dxa"/>
          </w:tcPr>
          <w:p w14:paraId="098BF8FD" w14:textId="77777777" w:rsidR="00312BC3" w:rsidRPr="00C26C40" w:rsidRDefault="00312BC3" w:rsidP="00870DFD">
            <w:pPr>
              <w:rPr>
                <w:lang w:val="en-GB"/>
              </w:rPr>
            </w:pPr>
            <w:r w:rsidRPr="00C26C40">
              <w:rPr>
                <w:lang w:val="en-GB"/>
              </w:rPr>
              <w:t>0.0000</w:t>
            </w:r>
          </w:p>
        </w:tc>
      </w:tr>
      <w:tr w:rsidR="00312BC3" w:rsidRPr="00C26C40" w14:paraId="2CA40929" w14:textId="77777777" w:rsidTr="00870DFD">
        <w:trPr>
          <w:jc w:val="center"/>
        </w:trPr>
        <w:tc>
          <w:tcPr>
            <w:tcW w:w="3009" w:type="dxa"/>
          </w:tcPr>
          <w:p w14:paraId="5DEF9B72" w14:textId="76C76D86" w:rsidR="00312BC3" w:rsidRPr="00C26C40" w:rsidRDefault="0066574D" w:rsidP="00870DFD">
            <w:pPr>
              <w:rPr>
                <w:lang w:val="en-GB"/>
              </w:rPr>
            </w:pPr>
            <m:oMathPara>
              <m:oMath>
                <m:r>
                  <w:rPr>
                    <w:rFonts w:ascii="Cambria Math" w:hAnsi="Cambria Math"/>
                    <w:lang w:val="en-GB"/>
                  </w:rPr>
                  <m:t>Fe³⁺</m:t>
                </m:r>
              </m:oMath>
            </m:oMathPara>
          </w:p>
        </w:tc>
        <w:tc>
          <w:tcPr>
            <w:tcW w:w="3009" w:type="dxa"/>
          </w:tcPr>
          <w:p w14:paraId="4C2B3F74" w14:textId="77777777" w:rsidR="00312BC3" w:rsidRPr="00C26C40" w:rsidRDefault="00312BC3" w:rsidP="00870DFD">
            <w:pPr>
              <w:rPr>
                <w:lang w:val="en-GB"/>
              </w:rPr>
            </w:pPr>
            <w:r w:rsidRPr="00C26C40">
              <w:rPr>
                <w:lang w:val="en-GB"/>
              </w:rPr>
              <w:t>0.341</w:t>
            </w:r>
          </w:p>
        </w:tc>
        <w:tc>
          <w:tcPr>
            <w:tcW w:w="3009" w:type="dxa"/>
          </w:tcPr>
          <w:p w14:paraId="322E1338" w14:textId="77777777" w:rsidR="00312BC3" w:rsidRPr="00C26C40" w:rsidRDefault="00312BC3" w:rsidP="00870DFD">
            <w:pPr>
              <w:rPr>
                <w:lang w:val="en-GB"/>
              </w:rPr>
            </w:pPr>
            <w:r w:rsidRPr="00C26C40">
              <w:rPr>
                <w:lang w:val="en-GB"/>
              </w:rPr>
              <w:t>0.0001</w:t>
            </w:r>
          </w:p>
        </w:tc>
      </w:tr>
      <w:tr w:rsidR="00312BC3" w:rsidRPr="00C26C40" w14:paraId="13B1EF11" w14:textId="77777777" w:rsidTr="00870DFD">
        <w:trPr>
          <w:jc w:val="center"/>
        </w:trPr>
        <w:tc>
          <w:tcPr>
            <w:tcW w:w="3009" w:type="dxa"/>
          </w:tcPr>
          <w:p w14:paraId="2C003E1E" w14:textId="30F64050" w:rsidR="00312BC3" w:rsidRPr="00C26C40" w:rsidRDefault="0066574D" w:rsidP="00870DFD">
            <w:pPr>
              <w:rPr>
                <w:lang w:val="en-GB"/>
              </w:rPr>
            </w:pPr>
            <m:oMathPara>
              <m:oMath>
                <m:r>
                  <w:rPr>
                    <w:rFonts w:ascii="Cambria Math" w:hAnsi="Cambria Math"/>
                    <w:lang w:val="en-GB"/>
                  </w:rPr>
                  <m:t>FeOH²⁺</m:t>
                </m:r>
              </m:oMath>
            </m:oMathPara>
          </w:p>
        </w:tc>
        <w:tc>
          <w:tcPr>
            <w:tcW w:w="3009" w:type="dxa"/>
          </w:tcPr>
          <w:p w14:paraId="205BBEAC" w14:textId="77777777" w:rsidR="00312BC3" w:rsidRPr="00C26C40" w:rsidRDefault="00312BC3" w:rsidP="00870DFD">
            <w:pPr>
              <w:rPr>
                <w:lang w:val="en-GB"/>
              </w:rPr>
            </w:pPr>
            <w:r w:rsidRPr="00C26C40">
              <w:rPr>
                <w:lang w:val="en-GB"/>
              </w:rPr>
              <w:t>0.000</w:t>
            </w:r>
          </w:p>
        </w:tc>
        <w:tc>
          <w:tcPr>
            <w:tcW w:w="3009" w:type="dxa"/>
          </w:tcPr>
          <w:p w14:paraId="7AAE81AE" w14:textId="77777777" w:rsidR="00312BC3" w:rsidRPr="00C26C40" w:rsidRDefault="00312BC3" w:rsidP="00870DFD">
            <w:pPr>
              <w:rPr>
                <w:lang w:val="en-GB"/>
              </w:rPr>
            </w:pPr>
            <w:r w:rsidRPr="00C26C40">
              <w:rPr>
                <w:lang w:val="en-GB"/>
              </w:rPr>
              <w:t>0.0000</w:t>
            </w:r>
          </w:p>
        </w:tc>
      </w:tr>
      <w:tr w:rsidR="00312BC3" w:rsidRPr="00C26C40" w14:paraId="0A9166CD" w14:textId="77777777" w:rsidTr="00870DFD">
        <w:trPr>
          <w:jc w:val="center"/>
        </w:trPr>
        <w:tc>
          <w:tcPr>
            <w:tcW w:w="3009" w:type="dxa"/>
          </w:tcPr>
          <w:p w14:paraId="2C2D2695" w14:textId="2207484A"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5B2DFFF0" w14:textId="77777777" w:rsidR="00312BC3" w:rsidRPr="00C26C40" w:rsidRDefault="00312BC3" w:rsidP="00870DFD">
            <w:pPr>
              <w:rPr>
                <w:lang w:val="en-GB"/>
              </w:rPr>
            </w:pPr>
            <w:r w:rsidRPr="00C26C40">
              <w:rPr>
                <w:lang w:val="en-GB"/>
              </w:rPr>
              <w:t>0.508</w:t>
            </w:r>
          </w:p>
        </w:tc>
        <w:tc>
          <w:tcPr>
            <w:tcW w:w="3009" w:type="dxa"/>
          </w:tcPr>
          <w:p w14:paraId="0EC083EA" w14:textId="77777777" w:rsidR="00312BC3" w:rsidRPr="00C26C40" w:rsidRDefault="00312BC3" w:rsidP="00870DFD">
            <w:pPr>
              <w:rPr>
                <w:lang w:val="en-GB"/>
              </w:rPr>
            </w:pPr>
            <w:r w:rsidRPr="00C26C40">
              <w:rPr>
                <w:lang w:val="en-GB"/>
              </w:rPr>
              <w:t>0.0002</w:t>
            </w:r>
          </w:p>
        </w:tc>
      </w:tr>
      <w:tr w:rsidR="00312BC3" w:rsidRPr="00C26C40" w14:paraId="732DEBA6" w14:textId="77777777" w:rsidTr="00870DFD">
        <w:trPr>
          <w:jc w:val="center"/>
        </w:trPr>
        <w:tc>
          <w:tcPr>
            <w:tcW w:w="3009" w:type="dxa"/>
          </w:tcPr>
          <w:p w14:paraId="07218232" w14:textId="4DF8DE4C"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2B8C62BA" w14:textId="77777777" w:rsidR="00312BC3" w:rsidRPr="00C26C40" w:rsidRDefault="00312BC3" w:rsidP="00870DFD">
            <w:pPr>
              <w:rPr>
                <w:lang w:val="en-GB"/>
              </w:rPr>
            </w:pPr>
            <w:r w:rsidRPr="00C26C40">
              <w:rPr>
                <w:lang w:val="en-GB"/>
              </w:rPr>
              <w:t>2.257</w:t>
            </w:r>
          </w:p>
        </w:tc>
        <w:tc>
          <w:tcPr>
            <w:tcW w:w="3009" w:type="dxa"/>
          </w:tcPr>
          <w:p w14:paraId="43B433A4" w14:textId="77777777" w:rsidR="00312BC3" w:rsidRPr="00C26C40" w:rsidRDefault="00312BC3" w:rsidP="00870DFD">
            <w:pPr>
              <w:rPr>
                <w:lang w:val="en-GB"/>
              </w:rPr>
            </w:pPr>
            <w:r w:rsidRPr="00C26C40">
              <w:rPr>
                <w:lang w:val="en-GB"/>
              </w:rPr>
              <w:t>0.0007</w:t>
            </w:r>
          </w:p>
        </w:tc>
      </w:tr>
      <w:tr w:rsidR="00312BC3" w:rsidRPr="00C26C40" w14:paraId="57D3E2C5" w14:textId="77777777" w:rsidTr="00870DFD">
        <w:trPr>
          <w:jc w:val="center"/>
        </w:trPr>
        <w:tc>
          <w:tcPr>
            <w:tcW w:w="3009" w:type="dxa"/>
          </w:tcPr>
          <w:p w14:paraId="43B62DAD" w14:textId="77777777" w:rsidR="00312BC3" w:rsidRPr="00C26C40" w:rsidRDefault="00312BC3" w:rsidP="00870DFD">
            <w:pPr>
              <w:rPr>
                <w:lang w:val="en-GB"/>
              </w:rPr>
            </w:pPr>
            <w:r w:rsidRPr="00C26C40">
              <w:rPr>
                <w:b/>
                <w:lang w:val="en-GB"/>
              </w:rPr>
              <w:t>Total</w:t>
            </w:r>
          </w:p>
        </w:tc>
        <w:tc>
          <w:tcPr>
            <w:tcW w:w="3009" w:type="dxa"/>
          </w:tcPr>
          <w:p w14:paraId="3F030EC1" w14:textId="77777777" w:rsidR="00312BC3" w:rsidRPr="00C26C40" w:rsidRDefault="00312BC3" w:rsidP="00870DFD">
            <w:pPr>
              <w:rPr>
                <w:lang w:val="en-GB"/>
              </w:rPr>
            </w:pPr>
            <w:r w:rsidRPr="00C26C40">
              <w:rPr>
                <w:b/>
                <w:lang w:val="en-GB"/>
              </w:rPr>
              <w:t>3,136.017</w:t>
            </w:r>
          </w:p>
        </w:tc>
        <w:tc>
          <w:tcPr>
            <w:tcW w:w="3009" w:type="dxa"/>
          </w:tcPr>
          <w:p w14:paraId="7359D1D6" w14:textId="77777777" w:rsidR="00312BC3" w:rsidRPr="00C26C40" w:rsidRDefault="00312BC3" w:rsidP="00870DFD">
            <w:pPr>
              <w:rPr>
                <w:lang w:val="en-GB"/>
              </w:rPr>
            </w:pPr>
            <w:r w:rsidRPr="00C26C40">
              <w:rPr>
                <w:b/>
                <w:lang w:val="en-GB"/>
              </w:rPr>
              <w:t>1.0000</w:t>
            </w:r>
          </w:p>
        </w:tc>
      </w:tr>
      <w:tr w:rsidR="00312BC3" w:rsidRPr="00C26C40" w14:paraId="6E508D78" w14:textId="77777777" w:rsidTr="00870DFD">
        <w:trPr>
          <w:jc w:val="center"/>
        </w:trPr>
        <w:tc>
          <w:tcPr>
            <w:tcW w:w="3009" w:type="dxa"/>
          </w:tcPr>
          <w:p w14:paraId="76AF8C49" w14:textId="77777777" w:rsidR="00312BC3" w:rsidRPr="00C26C40" w:rsidRDefault="00312BC3" w:rsidP="00870DFD">
            <w:pPr>
              <w:rPr>
                <w:lang w:val="en-GB"/>
              </w:rPr>
            </w:pPr>
            <w:r w:rsidRPr="00C26C40">
              <w:rPr>
                <w:b/>
                <w:lang w:val="en-GB"/>
              </w:rPr>
              <w:t>Temperature (°C)</w:t>
            </w:r>
          </w:p>
        </w:tc>
        <w:tc>
          <w:tcPr>
            <w:tcW w:w="3009" w:type="dxa"/>
          </w:tcPr>
          <w:p w14:paraId="47A5BBDD" w14:textId="77777777" w:rsidR="00312BC3" w:rsidRPr="00C26C40" w:rsidRDefault="00312BC3" w:rsidP="00870DFD">
            <w:pPr>
              <w:rPr>
                <w:lang w:val="en-GB"/>
              </w:rPr>
            </w:pPr>
            <w:r w:rsidRPr="00C26C40">
              <w:rPr>
                <w:b/>
                <w:lang w:val="en-GB"/>
              </w:rPr>
              <w:t>120.00</w:t>
            </w:r>
          </w:p>
        </w:tc>
        <w:tc>
          <w:tcPr>
            <w:tcW w:w="3009" w:type="dxa"/>
          </w:tcPr>
          <w:p w14:paraId="3C24E421" w14:textId="77777777" w:rsidR="00312BC3" w:rsidRPr="00C26C40" w:rsidRDefault="00312BC3" w:rsidP="00870DFD">
            <w:pPr>
              <w:rPr>
                <w:lang w:val="en-GB"/>
              </w:rPr>
            </w:pPr>
          </w:p>
        </w:tc>
      </w:tr>
      <w:tr w:rsidR="00312BC3" w:rsidRPr="00C26C40" w14:paraId="7B4D6342" w14:textId="77777777" w:rsidTr="00870DFD">
        <w:trPr>
          <w:jc w:val="center"/>
        </w:trPr>
        <w:tc>
          <w:tcPr>
            <w:tcW w:w="3009" w:type="dxa"/>
          </w:tcPr>
          <w:p w14:paraId="23501960" w14:textId="77777777" w:rsidR="00312BC3" w:rsidRPr="00C26C40" w:rsidRDefault="00312BC3" w:rsidP="00870DFD">
            <w:pPr>
              <w:rPr>
                <w:lang w:val="en-GB"/>
              </w:rPr>
            </w:pPr>
            <w:r w:rsidRPr="00C26C40">
              <w:rPr>
                <w:b/>
                <w:lang w:val="en-GB"/>
              </w:rPr>
              <w:t>Pressure (atm)</w:t>
            </w:r>
          </w:p>
        </w:tc>
        <w:tc>
          <w:tcPr>
            <w:tcW w:w="3009" w:type="dxa"/>
          </w:tcPr>
          <w:p w14:paraId="52EA3730" w14:textId="77777777" w:rsidR="00312BC3" w:rsidRPr="00C26C40" w:rsidRDefault="00312BC3" w:rsidP="00870DFD">
            <w:pPr>
              <w:rPr>
                <w:lang w:val="en-GB"/>
              </w:rPr>
            </w:pPr>
            <w:r w:rsidRPr="00C26C40">
              <w:rPr>
                <w:b/>
                <w:lang w:val="en-GB"/>
              </w:rPr>
              <w:t>2.9608</w:t>
            </w:r>
          </w:p>
        </w:tc>
        <w:tc>
          <w:tcPr>
            <w:tcW w:w="3009" w:type="dxa"/>
          </w:tcPr>
          <w:p w14:paraId="7E5418EE" w14:textId="77777777" w:rsidR="00312BC3" w:rsidRPr="00C26C40" w:rsidRDefault="00312BC3" w:rsidP="00870DFD">
            <w:pPr>
              <w:rPr>
                <w:lang w:val="en-GB"/>
              </w:rPr>
            </w:pPr>
          </w:p>
        </w:tc>
      </w:tr>
    </w:tbl>
    <w:p w14:paraId="5FA7BD84" w14:textId="77777777" w:rsidR="00434437" w:rsidRPr="00C26C40" w:rsidRDefault="00434437" w:rsidP="00312BC3"/>
    <w:p w14:paraId="62E5E478" w14:textId="6BF2E0D2" w:rsidR="00312BC3" w:rsidRPr="00C26C40" w:rsidRDefault="00312BC3" w:rsidP="00312BC3">
      <w:r w:rsidRPr="00C26C40">
        <w:t>Outlet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5F206336" w14:textId="77777777" w:rsidTr="00870DFD">
        <w:trPr>
          <w:jc w:val="center"/>
        </w:trPr>
        <w:tc>
          <w:tcPr>
            <w:tcW w:w="3009" w:type="dxa"/>
            <w:shd w:val="clear" w:color="auto" w:fill="D9D9D9"/>
          </w:tcPr>
          <w:p w14:paraId="287AB56C" w14:textId="77777777" w:rsidR="00312BC3" w:rsidRPr="00C26C40" w:rsidRDefault="00312BC3" w:rsidP="00870DFD">
            <w:pPr>
              <w:rPr>
                <w:lang w:val="en-GB"/>
              </w:rPr>
            </w:pPr>
            <w:r w:rsidRPr="00C26C40">
              <w:rPr>
                <w:b/>
                <w:sz w:val="22"/>
                <w:lang w:val="en-GB"/>
              </w:rPr>
              <w:t>Stream 603</w:t>
            </w:r>
          </w:p>
        </w:tc>
        <w:tc>
          <w:tcPr>
            <w:tcW w:w="3009" w:type="dxa"/>
            <w:shd w:val="clear" w:color="auto" w:fill="D9D9D9"/>
          </w:tcPr>
          <w:p w14:paraId="068EC44F"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2E0DB689" w14:textId="77777777" w:rsidR="00312BC3" w:rsidRPr="00C26C40" w:rsidRDefault="00312BC3" w:rsidP="00870DFD">
            <w:pPr>
              <w:rPr>
                <w:lang w:val="en-GB"/>
              </w:rPr>
            </w:pPr>
            <w:r w:rsidRPr="00C26C40">
              <w:rPr>
                <w:b/>
                <w:sz w:val="22"/>
                <w:lang w:val="en-GB"/>
              </w:rPr>
              <w:t>Mass Fraction</w:t>
            </w:r>
          </w:p>
        </w:tc>
      </w:tr>
      <w:tr w:rsidR="00312BC3" w:rsidRPr="00C26C40" w14:paraId="6E9B27F2" w14:textId="77777777" w:rsidTr="00870DFD">
        <w:trPr>
          <w:jc w:val="center"/>
        </w:trPr>
        <w:tc>
          <w:tcPr>
            <w:tcW w:w="3009" w:type="dxa"/>
          </w:tcPr>
          <w:p w14:paraId="788AE65B" w14:textId="2C106A35"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03B425CD" w14:textId="77777777" w:rsidR="00312BC3" w:rsidRPr="00C26C40" w:rsidRDefault="00312BC3" w:rsidP="00870DFD">
            <w:pPr>
              <w:rPr>
                <w:lang w:val="en-GB"/>
              </w:rPr>
            </w:pPr>
            <w:r w:rsidRPr="00C26C40">
              <w:rPr>
                <w:lang w:val="en-GB"/>
              </w:rPr>
              <w:t>2,185.458</w:t>
            </w:r>
          </w:p>
        </w:tc>
        <w:tc>
          <w:tcPr>
            <w:tcW w:w="3009" w:type="dxa"/>
          </w:tcPr>
          <w:p w14:paraId="311ADCF3" w14:textId="77777777" w:rsidR="00312BC3" w:rsidRPr="00C26C40" w:rsidRDefault="00312BC3" w:rsidP="00870DFD">
            <w:pPr>
              <w:rPr>
                <w:lang w:val="en-GB"/>
              </w:rPr>
            </w:pPr>
            <w:r w:rsidRPr="00C26C40">
              <w:rPr>
                <w:lang w:val="en-GB"/>
              </w:rPr>
              <w:t>0.7554</w:t>
            </w:r>
          </w:p>
        </w:tc>
      </w:tr>
      <w:tr w:rsidR="00312BC3" w:rsidRPr="00C26C40" w14:paraId="5BED5FDC" w14:textId="77777777" w:rsidTr="00870DFD">
        <w:trPr>
          <w:jc w:val="center"/>
        </w:trPr>
        <w:tc>
          <w:tcPr>
            <w:tcW w:w="3009" w:type="dxa"/>
          </w:tcPr>
          <w:p w14:paraId="51586EAB" w14:textId="51B7E7FD"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489A646C" w14:textId="77777777" w:rsidR="00312BC3" w:rsidRPr="00C26C40" w:rsidRDefault="00312BC3" w:rsidP="00870DFD">
            <w:pPr>
              <w:rPr>
                <w:lang w:val="en-GB"/>
              </w:rPr>
            </w:pPr>
            <w:r w:rsidRPr="00C26C40">
              <w:rPr>
                <w:lang w:val="en-GB"/>
              </w:rPr>
              <w:t>9.973</w:t>
            </w:r>
          </w:p>
        </w:tc>
        <w:tc>
          <w:tcPr>
            <w:tcW w:w="3009" w:type="dxa"/>
          </w:tcPr>
          <w:p w14:paraId="660B55F4" w14:textId="77777777" w:rsidR="00312BC3" w:rsidRPr="00C26C40" w:rsidRDefault="00312BC3" w:rsidP="00870DFD">
            <w:pPr>
              <w:rPr>
                <w:lang w:val="en-GB"/>
              </w:rPr>
            </w:pPr>
            <w:r w:rsidRPr="00C26C40">
              <w:rPr>
                <w:lang w:val="en-GB"/>
              </w:rPr>
              <w:t>0.0034</w:t>
            </w:r>
          </w:p>
        </w:tc>
      </w:tr>
      <w:tr w:rsidR="00312BC3" w:rsidRPr="00C26C40" w14:paraId="66323F7B" w14:textId="77777777" w:rsidTr="00870DFD">
        <w:trPr>
          <w:jc w:val="center"/>
        </w:trPr>
        <w:tc>
          <w:tcPr>
            <w:tcW w:w="3009" w:type="dxa"/>
          </w:tcPr>
          <w:p w14:paraId="3C835C2E" w14:textId="4FB7D3AF" w:rsidR="00312BC3" w:rsidRPr="00C26C40" w:rsidRDefault="0066574D" w:rsidP="00870DFD">
            <w:pPr>
              <w:rPr>
                <w:lang w:val="en-GB"/>
              </w:rPr>
            </w:pPr>
            <m:oMathPara>
              <m:oMath>
                <m:r>
                  <w:rPr>
                    <w:rFonts w:ascii="Cambria Math" w:hAnsi="Cambria Math"/>
                    <w:lang w:val="en-GB"/>
                  </w:rPr>
                  <m:t>Cl⁻</m:t>
                </m:r>
              </m:oMath>
            </m:oMathPara>
          </w:p>
        </w:tc>
        <w:tc>
          <w:tcPr>
            <w:tcW w:w="3009" w:type="dxa"/>
          </w:tcPr>
          <w:p w14:paraId="167421B6" w14:textId="77777777" w:rsidR="00312BC3" w:rsidRPr="00C26C40" w:rsidRDefault="00312BC3" w:rsidP="00870DFD">
            <w:pPr>
              <w:rPr>
                <w:lang w:val="en-GB"/>
              </w:rPr>
            </w:pPr>
            <w:r w:rsidRPr="00C26C40">
              <w:rPr>
                <w:lang w:val="en-GB"/>
              </w:rPr>
              <w:t>560.085</w:t>
            </w:r>
          </w:p>
        </w:tc>
        <w:tc>
          <w:tcPr>
            <w:tcW w:w="3009" w:type="dxa"/>
          </w:tcPr>
          <w:p w14:paraId="003E0429" w14:textId="77777777" w:rsidR="00312BC3" w:rsidRPr="00C26C40" w:rsidRDefault="00312BC3" w:rsidP="00870DFD">
            <w:pPr>
              <w:rPr>
                <w:lang w:val="en-GB"/>
              </w:rPr>
            </w:pPr>
            <w:r w:rsidRPr="00C26C40">
              <w:rPr>
                <w:lang w:val="en-GB"/>
              </w:rPr>
              <w:t>0.1936</w:t>
            </w:r>
          </w:p>
        </w:tc>
      </w:tr>
      <w:tr w:rsidR="00312BC3" w:rsidRPr="00C26C40" w14:paraId="303D98CC" w14:textId="77777777" w:rsidTr="00870DFD">
        <w:trPr>
          <w:jc w:val="center"/>
        </w:trPr>
        <w:tc>
          <w:tcPr>
            <w:tcW w:w="3009" w:type="dxa"/>
          </w:tcPr>
          <w:p w14:paraId="30BA406E" w14:textId="03BFFDB4" w:rsidR="00312BC3" w:rsidRPr="00C26C40" w:rsidRDefault="0066574D" w:rsidP="00870DFD">
            <w:pPr>
              <w:rPr>
                <w:lang w:val="en-GB"/>
              </w:rPr>
            </w:pPr>
            <m:oMathPara>
              <m:oMath>
                <m:r>
                  <w:rPr>
                    <w:rFonts w:ascii="Cambria Math" w:hAnsi="Cambria Math"/>
                    <w:lang w:val="en-GB"/>
                  </w:rPr>
                  <m:t>Al³⁺</m:t>
                </m:r>
              </m:oMath>
            </m:oMathPara>
          </w:p>
        </w:tc>
        <w:tc>
          <w:tcPr>
            <w:tcW w:w="3009" w:type="dxa"/>
          </w:tcPr>
          <w:p w14:paraId="74468FA7" w14:textId="77777777" w:rsidR="00312BC3" w:rsidRPr="00C26C40" w:rsidRDefault="00312BC3" w:rsidP="00870DFD">
            <w:pPr>
              <w:rPr>
                <w:lang w:val="en-GB"/>
              </w:rPr>
            </w:pPr>
            <w:r w:rsidRPr="00C26C40">
              <w:rPr>
                <w:lang w:val="en-GB"/>
              </w:rPr>
              <w:t>137.195</w:t>
            </w:r>
          </w:p>
        </w:tc>
        <w:tc>
          <w:tcPr>
            <w:tcW w:w="3009" w:type="dxa"/>
          </w:tcPr>
          <w:p w14:paraId="5201F5C0" w14:textId="77777777" w:rsidR="00312BC3" w:rsidRPr="00C26C40" w:rsidRDefault="00312BC3" w:rsidP="00870DFD">
            <w:pPr>
              <w:rPr>
                <w:lang w:val="en-GB"/>
              </w:rPr>
            </w:pPr>
            <w:r w:rsidRPr="00C26C40">
              <w:rPr>
                <w:lang w:val="en-GB"/>
              </w:rPr>
              <w:t>0.0474</w:t>
            </w:r>
          </w:p>
        </w:tc>
      </w:tr>
      <w:tr w:rsidR="00312BC3" w:rsidRPr="00C26C40" w14:paraId="2349AC9A" w14:textId="77777777" w:rsidTr="00870DFD">
        <w:trPr>
          <w:jc w:val="center"/>
        </w:trPr>
        <w:tc>
          <w:tcPr>
            <w:tcW w:w="3009" w:type="dxa"/>
          </w:tcPr>
          <w:p w14:paraId="461B9FFA" w14:textId="50BFBF23" w:rsidR="00312BC3" w:rsidRPr="00C26C40" w:rsidRDefault="0066574D" w:rsidP="00870DFD">
            <w:pPr>
              <w:rPr>
                <w:lang w:val="en-GB"/>
              </w:rPr>
            </w:pPr>
            <m:oMathPara>
              <m:oMath>
                <m:r>
                  <w:rPr>
                    <w:rFonts w:ascii="Cambria Math" w:hAnsi="Cambria Math"/>
                    <w:lang w:val="en-GB"/>
                  </w:rPr>
                  <m:t>Fe₂(OH)₂</m:t>
                </m:r>
              </m:oMath>
            </m:oMathPara>
          </w:p>
        </w:tc>
        <w:tc>
          <w:tcPr>
            <w:tcW w:w="3009" w:type="dxa"/>
          </w:tcPr>
          <w:p w14:paraId="2CD519CE" w14:textId="77777777" w:rsidR="00312BC3" w:rsidRPr="00C26C40" w:rsidRDefault="00312BC3" w:rsidP="00870DFD">
            <w:pPr>
              <w:rPr>
                <w:lang w:val="en-GB"/>
              </w:rPr>
            </w:pPr>
            <w:r w:rsidRPr="00C26C40">
              <w:rPr>
                <w:lang w:val="en-GB"/>
              </w:rPr>
              <w:t>0.000</w:t>
            </w:r>
          </w:p>
        </w:tc>
        <w:tc>
          <w:tcPr>
            <w:tcW w:w="3009" w:type="dxa"/>
          </w:tcPr>
          <w:p w14:paraId="064BC177" w14:textId="77777777" w:rsidR="00312BC3" w:rsidRPr="00C26C40" w:rsidRDefault="00312BC3" w:rsidP="00870DFD">
            <w:pPr>
              <w:rPr>
                <w:lang w:val="en-GB"/>
              </w:rPr>
            </w:pPr>
            <w:r w:rsidRPr="00C26C40">
              <w:rPr>
                <w:lang w:val="en-GB"/>
              </w:rPr>
              <w:t>0.0000</w:t>
            </w:r>
          </w:p>
        </w:tc>
      </w:tr>
      <w:tr w:rsidR="00312BC3" w:rsidRPr="00C26C40" w14:paraId="7C0DD069" w14:textId="77777777" w:rsidTr="00870DFD">
        <w:trPr>
          <w:jc w:val="center"/>
        </w:trPr>
        <w:tc>
          <w:tcPr>
            <w:tcW w:w="3009" w:type="dxa"/>
          </w:tcPr>
          <w:p w14:paraId="5C6F5687" w14:textId="17450EBA" w:rsidR="00312BC3" w:rsidRPr="00C26C40" w:rsidRDefault="0066574D" w:rsidP="00870DFD">
            <w:pPr>
              <w:rPr>
                <w:lang w:val="en-GB"/>
              </w:rPr>
            </w:pPr>
            <m:oMathPara>
              <m:oMath>
                <m:r>
                  <w:rPr>
                    <w:rFonts w:ascii="Cambria Math" w:hAnsi="Cambria Math"/>
                    <w:lang w:val="en-GB"/>
                  </w:rPr>
                  <m:t>Fe³⁺</m:t>
                </m:r>
              </m:oMath>
            </m:oMathPara>
          </w:p>
        </w:tc>
        <w:tc>
          <w:tcPr>
            <w:tcW w:w="3009" w:type="dxa"/>
          </w:tcPr>
          <w:p w14:paraId="365756EE" w14:textId="77777777" w:rsidR="00312BC3" w:rsidRPr="00C26C40" w:rsidRDefault="00312BC3" w:rsidP="00870DFD">
            <w:pPr>
              <w:rPr>
                <w:lang w:val="en-GB"/>
              </w:rPr>
            </w:pPr>
            <w:r w:rsidRPr="00C26C40">
              <w:rPr>
                <w:lang w:val="en-GB"/>
              </w:rPr>
              <w:t>0.341</w:t>
            </w:r>
          </w:p>
        </w:tc>
        <w:tc>
          <w:tcPr>
            <w:tcW w:w="3009" w:type="dxa"/>
          </w:tcPr>
          <w:p w14:paraId="4FAEB2CA" w14:textId="77777777" w:rsidR="00312BC3" w:rsidRPr="00C26C40" w:rsidRDefault="00312BC3" w:rsidP="00870DFD">
            <w:pPr>
              <w:rPr>
                <w:lang w:val="en-GB"/>
              </w:rPr>
            </w:pPr>
            <w:r w:rsidRPr="00C26C40">
              <w:rPr>
                <w:lang w:val="en-GB"/>
              </w:rPr>
              <w:t>0.0001</w:t>
            </w:r>
          </w:p>
        </w:tc>
      </w:tr>
      <w:tr w:rsidR="00312BC3" w:rsidRPr="00C26C40" w14:paraId="68091C70" w14:textId="77777777" w:rsidTr="00870DFD">
        <w:trPr>
          <w:jc w:val="center"/>
        </w:trPr>
        <w:tc>
          <w:tcPr>
            <w:tcW w:w="3009" w:type="dxa"/>
          </w:tcPr>
          <w:p w14:paraId="390154F7" w14:textId="333CEB3D" w:rsidR="00312BC3" w:rsidRPr="00C26C40" w:rsidRDefault="0066574D" w:rsidP="00870DFD">
            <w:pPr>
              <w:rPr>
                <w:lang w:val="en-GB"/>
              </w:rPr>
            </w:pPr>
            <m:oMathPara>
              <m:oMath>
                <m:r>
                  <w:rPr>
                    <w:rFonts w:ascii="Cambria Math" w:hAnsi="Cambria Math"/>
                    <w:lang w:val="en-GB"/>
                  </w:rPr>
                  <m:t>FeOH²⁺</m:t>
                </m:r>
              </m:oMath>
            </m:oMathPara>
          </w:p>
        </w:tc>
        <w:tc>
          <w:tcPr>
            <w:tcW w:w="3009" w:type="dxa"/>
          </w:tcPr>
          <w:p w14:paraId="03255549" w14:textId="77777777" w:rsidR="00312BC3" w:rsidRPr="00C26C40" w:rsidRDefault="00312BC3" w:rsidP="00870DFD">
            <w:pPr>
              <w:rPr>
                <w:lang w:val="en-GB"/>
              </w:rPr>
            </w:pPr>
            <w:r w:rsidRPr="00C26C40">
              <w:rPr>
                <w:lang w:val="en-GB"/>
              </w:rPr>
              <w:t>0.000</w:t>
            </w:r>
          </w:p>
        </w:tc>
        <w:tc>
          <w:tcPr>
            <w:tcW w:w="3009" w:type="dxa"/>
          </w:tcPr>
          <w:p w14:paraId="4A4584EC" w14:textId="77777777" w:rsidR="00312BC3" w:rsidRPr="00C26C40" w:rsidRDefault="00312BC3" w:rsidP="00870DFD">
            <w:pPr>
              <w:rPr>
                <w:lang w:val="en-GB"/>
              </w:rPr>
            </w:pPr>
            <w:r w:rsidRPr="00C26C40">
              <w:rPr>
                <w:lang w:val="en-GB"/>
              </w:rPr>
              <w:t>0.0000</w:t>
            </w:r>
          </w:p>
        </w:tc>
      </w:tr>
      <w:tr w:rsidR="00312BC3" w:rsidRPr="00C26C40" w14:paraId="7DD3446B" w14:textId="77777777" w:rsidTr="00870DFD">
        <w:trPr>
          <w:jc w:val="center"/>
        </w:trPr>
        <w:tc>
          <w:tcPr>
            <w:tcW w:w="3009" w:type="dxa"/>
          </w:tcPr>
          <w:p w14:paraId="4094E934" w14:textId="77777777" w:rsidR="00312BC3" w:rsidRPr="00C26C40" w:rsidRDefault="00312BC3" w:rsidP="00870DFD">
            <w:pPr>
              <w:rPr>
                <w:lang w:val="en-GB"/>
              </w:rPr>
            </w:pPr>
            <w:r w:rsidRPr="00C26C40">
              <w:rPr>
                <w:b/>
                <w:lang w:val="en-GB"/>
              </w:rPr>
              <w:t>Total</w:t>
            </w:r>
          </w:p>
        </w:tc>
        <w:tc>
          <w:tcPr>
            <w:tcW w:w="3009" w:type="dxa"/>
          </w:tcPr>
          <w:p w14:paraId="2BC334AD" w14:textId="77777777" w:rsidR="00312BC3" w:rsidRPr="00C26C40" w:rsidRDefault="00312BC3" w:rsidP="00870DFD">
            <w:pPr>
              <w:rPr>
                <w:lang w:val="en-GB"/>
              </w:rPr>
            </w:pPr>
            <w:r w:rsidRPr="00C26C40">
              <w:rPr>
                <w:b/>
                <w:lang w:val="en-GB"/>
              </w:rPr>
              <w:t>2,893.053</w:t>
            </w:r>
          </w:p>
        </w:tc>
        <w:tc>
          <w:tcPr>
            <w:tcW w:w="3009" w:type="dxa"/>
          </w:tcPr>
          <w:p w14:paraId="7AC8A0F1" w14:textId="77777777" w:rsidR="00312BC3" w:rsidRPr="00C26C40" w:rsidRDefault="00312BC3" w:rsidP="00870DFD">
            <w:pPr>
              <w:rPr>
                <w:lang w:val="en-GB"/>
              </w:rPr>
            </w:pPr>
            <w:r w:rsidRPr="00C26C40">
              <w:rPr>
                <w:b/>
                <w:lang w:val="en-GB"/>
              </w:rPr>
              <w:t>1.0000</w:t>
            </w:r>
          </w:p>
        </w:tc>
      </w:tr>
      <w:tr w:rsidR="00312BC3" w:rsidRPr="00C26C40" w14:paraId="4473A9FF" w14:textId="77777777" w:rsidTr="00870DFD">
        <w:trPr>
          <w:jc w:val="center"/>
        </w:trPr>
        <w:tc>
          <w:tcPr>
            <w:tcW w:w="3009" w:type="dxa"/>
          </w:tcPr>
          <w:p w14:paraId="2CF4BB47" w14:textId="77777777" w:rsidR="00312BC3" w:rsidRPr="00C26C40" w:rsidRDefault="00312BC3" w:rsidP="00870DFD">
            <w:pPr>
              <w:rPr>
                <w:lang w:val="en-GB"/>
              </w:rPr>
            </w:pPr>
            <w:r w:rsidRPr="00C26C40">
              <w:rPr>
                <w:b/>
                <w:lang w:val="en-GB"/>
              </w:rPr>
              <w:t>Temperature (°C)</w:t>
            </w:r>
          </w:p>
        </w:tc>
        <w:tc>
          <w:tcPr>
            <w:tcW w:w="3009" w:type="dxa"/>
          </w:tcPr>
          <w:p w14:paraId="43C156C1" w14:textId="77777777" w:rsidR="00312BC3" w:rsidRPr="00C26C40" w:rsidRDefault="00312BC3" w:rsidP="00870DFD">
            <w:pPr>
              <w:rPr>
                <w:lang w:val="en-GB"/>
              </w:rPr>
            </w:pPr>
            <w:r w:rsidRPr="00C26C40">
              <w:rPr>
                <w:b/>
                <w:lang w:val="en-GB"/>
              </w:rPr>
              <w:t>120.00</w:t>
            </w:r>
          </w:p>
        </w:tc>
        <w:tc>
          <w:tcPr>
            <w:tcW w:w="3009" w:type="dxa"/>
          </w:tcPr>
          <w:p w14:paraId="6B29FA49" w14:textId="77777777" w:rsidR="00312BC3" w:rsidRPr="00C26C40" w:rsidRDefault="00312BC3" w:rsidP="00870DFD">
            <w:pPr>
              <w:rPr>
                <w:lang w:val="en-GB"/>
              </w:rPr>
            </w:pPr>
          </w:p>
        </w:tc>
      </w:tr>
      <w:tr w:rsidR="00312BC3" w:rsidRPr="00C26C40" w14:paraId="19C5672B" w14:textId="77777777" w:rsidTr="00870DFD">
        <w:trPr>
          <w:jc w:val="center"/>
        </w:trPr>
        <w:tc>
          <w:tcPr>
            <w:tcW w:w="3009" w:type="dxa"/>
          </w:tcPr>
          <w:p w14:paraId="244D6FA2" w14:textId="77777777" w:rsidR="00312BC3" w:rsidRPr="00C26C40" w:rsidRDefault="00312BC3" w:rsidP="00870DFD">
            <w:pPr>
              <w:rPr>
                <w:lang w:val="en-GB"/>
              </w:rPr>
            </w:pPr>
            <w:r w:rsidRPr="00C26C40">
              <w:rPr>
                <w:b/>
                <w:lang w:val="en-GB"/>
              </w:rPr>
              <w:t>Pressure (atm)</w:t>
            </w:r>
          </w:p>
        </w:tc>
        <w:tc>
          <w:tcPr>
            <w:tcW w:w="3009" w:type="dxa"/>
          </w:tcPr>
          <w:p w14:paraId="49C06514" w14:textId="77777777" w:rsidR="00312BC3" w:rsidRPr="00C26C40" w:rsidRDefault="00312BC3" w:rsidP="00870DFD">
            <w:pPr>
              <w:rPr>
                <w:lang w:val="en-GB"/>
              </w:rPr>
            </w:pPr>
            <w:r w:rsidRPr="00C26C40">
              <w:rPr>
                <w:b/>
                <w:lang w:val="en-GB"/>
              </w:rPr>
              <w:t>2.9608</w:t>
            </w:r>
          </w:p>
        </w:tc>
        <w:tc>
          <w:tcPr>
            <w:tcW w:w="3009" w:type="dxa"/>
          </w:tcPr>
          <w:p w14:paraId="74F29830" w14:textId="77777777" w:rsidR="00312BC3" w:rsidRPr="00C26C40" w:rsidRDefault="00312BC3" w:rsidP="00870DFD">
            <w:pPr>
              <w:rPr>
                <w:lang w:val="en-GB"/>
              </w:rPr>
            </w:pPr>
          </w:p>
        </w:tc>
      </w:tr>
      <w:tr w:rsidR="00312BC3" w:rsidRPr="00C26C40" w14:paraId="2A5D66D2" w14:textId="77777777" w:rsidTr="00870DFD">
        <w:trPr>
          <w:jc w:val="center"/>
        </w:trPr>
        <w:tc>
          <w:tcPr>
            <w:tcW w:w="3009" w:type="dxa"/>
            <w:shd w:val="clear" w:color="auto" w:fill="D9D9D9"/>
          </w:tcPr>
          <w:p w14:paraId="4513AEAB" w14:textId="77777777" w:rsidR="00312BC3" w:rsidRPr="00C26C40" w:rsidRDefault="00312BC3" w:rsidP="00870DFD">
            <w:pPr>
              <w:rPr>
                <w:lang w:val="en-GB"/>
              </w:rPr>
            </w:pPr>
            <w:r w:rsidRPr="00C26C40">
              <w:rPr>
                <w:b/>
                <w:sz w:val="22"/>
                <w:lang w:val="en-GB"/>
              </w:rPr>
              <w:t>Stream SIO2</w:t>
            </w:r>
          </w:p>
        </w:tc>
        <w:tc>
          <w:tcPr>
            <w:tcW w:w="3009" w:type="dxa"/>
            <w:shd w:val="clear" w:color="auto" w:fill="D9D9D9"/>
          </w:tcPr>
          <w:p w14:paraId="1F20ABFE"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4372E8E5" w14:textId="77777777" w:rsidR="00312BC3" w:rsidRPr="00C26C40" w:rsidRDefault="00312BC3" w:rsidP="00870DFD">
            <w:pPr>
              <w:rPr>
                <w:lang w:val="en-GB"/>
              </w:rPr>
            </w:pPr>
            <w:r w:rsidRPr="00C26C40">
              <w:rPr>
                <w:b/>
                <w:sz w:val="22"/>
                <w:lang w:val="en-GB"/>
              </w:rPr>
              <w:t>Mass Fraction</w:t>
            </w:r>
          </w:p>
        </w:tc>
      </w:tr>
      <w:tr w:rsidR="00312BC3" w:rsidRPr="00C26C40" w14:paraId="3C7E4F15" w14:textId="77777777" w:rsidTr="00870DFD">
        <w:trPr>
          <w:jc w:val="center"/>
        </w:trPr>
        <w:tc>
          <w:tcPr>
            <w:tcW w:w="3009" w:type="dxa"/>
          </w:tcPr>
          <w:p w14:paraId="5C3E40A8" w14:textId="772CD3EF" w:rsidR="00312BC3" w:rsidRPr="00C26C40" w:rsidRDefault="0066574D" w:rsidP="00870DFD">
            <w:pPr>
              <w:rPr>
                <w:lang w:val="en-GB"/>
              </w:rPr>
            </w:pPr>
            <m:oMathPara>
              <m:oMath>
                <m:r>
                  <w:rPr>
                    <w:rFonts w:ascii="Cambria Math" w:hAnsi="Cambria Math"/>
                    <w:lang w:val="en-GB"/>
                  </w:rPr>
                  <m:t>Fe₂O₃</m:t>
                </m:r>
              </m:oMath>
            </m:oMathPara>
          </w:p>
        </w:tc>
        <w:tc>
          <w:tcPr>
            <w:tcW w:w="3009" w:type="dxa"/>
          </w:tcPr>
          <w:p w14:paraId="5B4359FA" w14:textId="77777777" w:rsidR="00312BC3" w:rsidRPr="00C26C40" w:rsidRDefault="00312BC3" w:rsidP="00870DFD">
            <w:pPr>
              <w:rPr>
                <w:lang w:val="en-GB"/>
              </w:rPr>
            </w:pPr>
            <w:r w:rsidRPr="00C26C40">
              <w:rPr>
                <w:lang w:val="en-GB"/>
              </w:rPr>
              <w:t>0.039</w:t>
            </w:r>
          </w:p>
        </w:tc>
        <w:tc>
          <w:tcPr>
            <w:tcW w:w="3009" w:type="dxa"/>
          </w:tcPr>
          <w:p w14:paraId="41DFA9B5" w14:textId="77777777" w:rsidR="00312BC3" w:rsidRPr="00C26C40" w:rsidRDefault="00312BC3" w:rsidP="00870DFD">
            <w:pPr>
              <w:rPr>
                <w:lang w:val="en-GB"/>
              </w:rPr>
            </w:pPr>
            <w:r w:rsidRPr="00C26C40">
              <w:rPr>
                <w:lang w:val="en-GB"/>
              </w:rPr>
              <w:t>0.0002</w:t>
            </w:r>
          </w:p>
        </w:tc>
      </w:tr>
      <w:tr w:rsidR="00312BC3" w:rsidRPr="00C26C40" w14:paraId="5E808B69" w14:textId="77777777" w:rsidTr="00870DFD">
        <w:trPr>
          <w:jc w:val="center"/>
        </w:trPr>
        <w:tc>
          <w:tcPr>
            <w:tcW w:w="3009" w:type="dxa"/>
          </w:tcPr>
          <w:p w14:paraId="54ACB9A9" w14:textId="4EFF965D" w:rsidR="00312BC3" w:rsidRPr="00C26C40" w:rsidRDefault="0066574D" w:rsidP="00870DFD">
            <w:pPr>
              <w:rPr>
                <w:lang w:val="en-GB"/>
              </w:rPr>
            </w:pPr>
            <m:oMathPara>
              <m:oMath>
                <m:r>
                  <w:rPr>
                    <w:rFonts w:ascii="Cambria Math" w:hAnsi="Cambria Math"/>
                    <w:lang w:val="en-GB"/>
                  </w:rPr>
                  <m:t>SiO₂</m:t>
                </m:r>
              </m:oMath>
            </m:oMathPara>
          </w:p>
        </w:tc>
        <w:tc>
          <w:tcPr>
            <w:tcW w:w="3009" w:type="dxa"/>
          </w:tcPr>
          <w:p w14:paraId="015B6ADB" w14:textId="77777777" w:rsidR="00312BC3" w:rsidRPr="00C26C40" w:rsidRDefault="00312BC3" w:rsidP="00870DFD">
            <w:pPr>
              <w:rPr>
                <w:lang w:val="en-GB"/>
              </w:rPr>
            </w:pPr>
            <w:r w:rsidRPr="00C26C40">
              <w:rPr>
                <w:lang w:val="en-GB"/>
              </w:rPr>
              <w:t>240.161</w:t>
            </w:r>
          </w:p>
        </w:tc>
        <w:tc>
          <w:tcPr>
            <w:tcW w:w="3009" w:type="dxa"/>
          </w:tcPr>
          <w:p w14:paraId="2B1EFA99" w14:textId="77777777" w:rsidR="00312BC3" w:rsidRPr="00C26C40" w:rsidRDefault="00312BC3" w:rsidP="00870DFD">
            <w:pPr>
              <w:rPr>
                <w:lang w:val="en-GB"/>
              </w:rPr>
            </w:pPr>
            <w:r w:rsidRPr="00C26C40">
              <w:rPr>
                <w:lang w:val="en-GB"/>
              </w:rPr>
              <w:t>0.9885</w:t>
            </w:r>
          </w:p>
        </w:tc>
      </w:tr>
      <w:tr w:rsidR="00312BC3" w:rsidRPr="00C26C40" w14:paraId="2273FDF1" w14:textId="77777777" w:rsidTr="00870DFD">
        <w:trPr>
          <w:jc w:val="center"/>
        </w:trPr>
        <w:tc>
          <w:tcPr>
            <w:tcW w:w="3009" w:type="dxa"/>
          </w:tcPr>
          <w:p w14:paraId="04711998" w14:textId="0F09C358" w:rsidR="00312BC3" w:rsidRPr="00C26C40" w:rsidRDefault="0066574D" w:rsidP="00870DFD">
            <w:pPr>
              <w:rPr>
                <w:lang w:val="en-GB"/>
              </w:rPr>
            </w:pPr>
            <m:oMathPara>
              <m:oMath>
                <m:r>
                  <w:rPr>
                    <w:rFonts w:ascii="Cambria Math" w:hAnsi="Cambria Math"/>
                    <w:lang w:val="en-GB"/>
                  </w:rPr>
                  <m:t>Fe₃O₄</m:t>
                </m:r>
              </m:oMath>
            </m:oMathPara>
          </w:p>
        </w:tc>
        <w:tc>
          <w:tcPr>
            <w:tcW w:w="3009" w:type="dxa"/>
          </w:tcPr>
          <w:p w14:paraId="01EFA14F" w14:textId="77777777" w:rsidR="00312BC3" w:rsidRPr="00C26C40" w:rsidRDefault="00312BC3" w:rsidP="00870DFD">
            <w:pPr>
              <w:rPr>
                <w:lang w:val="en-GB"/>
              </w:rPr>
            </w:pPr>
            <w:r w:rsidRPr="00C26C40">
              <w:rPr>
                <w:lang w:val="en-GB"/>
              </w:rPr>
              <w:t>0.508</w:t>
            </w:r>
          </w:p>
        </w:tc>
        <w:tc>
          <w:tcPr>
            <w:tcW w:w="3009" w:type="dxa"/>
          </w:tcPr>
          <w:p w14:paraId="610BF2F1" w14:textId="77777777" w:rsidR="00312BC3" w:rsidRPr="00C26C40" w:rsidRDefault="00312BC3" w:rsidP="00870DFD">
            <w:pPr>
              <w:rPr>
                <w:lang w:val="en-GB"/>
              </w:rPr>
            </w:pPr>
            <w:r w:rsidRPr="00C26C40">
              <w:rPr>
                <w:lang w:val="en-GB"/>
              </w:rPr>
              <w:t>0.0021</w:t>
            </w:r>
          </w:p>
        </w:tc>
      </w:tr>
      <w:tr w:rsidR="00312BC3" w:rsidRPr="00C26C40" w14:paraId="7103432C" w14:textId="77777777" w:rsidTr="00870DFD">
        <w:trPr>
          <w:jc w:val="center"/>
        </w:trPr>
        <w:tc>
          <w:tcPr>
            <w:tcW w:w="3009" w:type="dxa"/>
          </w:tcPr>
          <w:p w14:paraId="56E1D0BB" w14:textId="4E313E0E" w:rsidR="00312BC3" w:rsidRPr="00C26C40" w:rsidRDefault="0066574D" w:rsidP="00870DFD">
            <w:pPr>
              <w:rPr>
                <w:lang w:val="en-GB"/>
              </w:rPr>
            </w:pPr>
            <m:oMathPara>
              <m:oMath>
                <m:r>
                  <w:rPr>
                    <w:rFonts w:ascii="Cambria Math" w:hAnsi="Cambria Math"/>
                    <w:lang w:val="en-GB"/>
                  </w:rPr>
                  <m:t>Al₂O₃</m:t>
                </m:r>
              </m:oMath>
            </m:oMathPara>
          </w:p>
        </w:tc>
        <w:tc>
          <w:tcPr>
            <w:tcW w:w="3009" w:type="dxa"/>
          </w:tcPr>
          <w:p w14:paraId="30116908" w14:textId="77777777" w:rsidR="00312BC3" w:rsidRPr="00C26C40" w:rsidRDefault="00312BC3" w:rsidP="00870DFD">
            <w:pPr>
              <w:rPr>
                <w:lang w:val="en-GB"/>
              </w:rPr>
            </w:pPr>
            <w:r w:rsidRPr="00C26C40">
              <w:rPr>
                <w:lang w:val="en-GB"/>
              </w:rPr>
              <w:t>2.257</w:t>
            </w:r>
          </w:p>
        </w:tc>
        <w:tc>
          <w:tcPr>
            <w:tcW w:w="3009" w:type="dxa"/>
          </w:tcPr>
          <w:p w14:paraId="26F71C3E" w14:textId="77777777" w:rsidR="00312BC3" w:rsidRPr="00C26C40" w:rsidRDefault="00312BC3" w:rsidP="00870DFD">
            <w:pPr>
              <w:rPr>
                <w:lang w:val="en-GB"/>
              </w:rPr>
            </w:pPr>
            <w:r w:rsidRPr="00C26C40">
              <w:rPr>
                <w:lang w:val="en-GB"/>
              </w:rPr>
              <w:t>0.0093</w:t>
            </w:r>
          </w:p>
        </w:tc>
      </w:tr>
      <w:tr w:rsidR="00312BC3" w:rsidRPr="00C26C40" w14:paraId="7977189C" w14:textId="77777777" w:rsidTr="00870DFD">
        <w:trPr>
          <w:jc w:val="center"/>
        </w:trPr>
        <w:tc>
          <w:tcPr>
            <w:tcW w:w="3009" w:type="dxa"/>
          </w:tcPr>
          <w:p w14:paraId="2534E838" w14:textId="77777777" w:rsidR="00312BC3" w:rsidRPr="00C26C40" w:rsidRDefault="00312BC3" w:rsidP="00870DFD">
            <w:pPr>
              <w:rPr>
                <w:lang w:val="en-GB"/>
              </w:rPr>
            </w:pPr>
            <w:r w:rsidRPr="00C26C40">
              <w:rPr>
                <w:b/>
                <w:lang w:val="en-GB"/>
              </w:rPr>
              <w:t>Total</w:t>
            </w:r>
          </w:p>
        </w:tc>
        <w:tc>
          <w:tcPr>
            <w:tcW w:w="3009" w:type="dxa"/>
          </w:tcPr>
          <w:p w14:paraId="79BD8249" w14:textId="77777777" w:rsidR="00312BC3" w:rsidRPr="00C26C40" w:rsidRDefault="00312BC3" w:rsidP="00870DFD">
            <w:pPr>
              <w:rPr>
                <w:lang w:val="en-GB"/>
              </w:rPr>
            </w:pPr>
            <w:r w:rsidRPr="00C26C40">
              <w:rPr>
                <w:b/>
                <w:lang w:val="en-GB"/>
              </w:rPr>
              <w:t>242.964</w:t>
            </w:r>
          </w:p>
        </w:tc>
        <w:tc>
          <w:tcPr>
            <w:tcW w:w="3009" w:type="dxa"/>
          </w:tcPr>
          <w:p w14:paraId="763C1178" w14:textId="77777777" w:rsidR="00312BC3" w:rsidRPr="00C26C40" w:rsidRDefault="00312BC3" w:rsidP="00870DFD">
            <w:pPr>
              <w:rPr>
                <w:lang w:val="en-GB"/>
              </w:rPr>
            </w:pPr>
            <w:r w:rsidRPr="00C26C40">
              <w:rPr>
                <w:b/>
                <w:lang w:val="en-GB"/>
              </w:rPr>
              <w:t>1.0000</w:t>
            </w:r>
          </w:p>
        </w:tc>
      </w:tr>
      <w:tr w:rsidR="00312BC3" w:rsidRPr="00C26C40" w14:paraId="3563B3A3" w14:textId="77777777" w:rsidTr="00870DFD">
        <w:trPr>
          <w:jc w:val="center"/>
        </w:trPr>
        <w:tc>
          <w:tcPr>
            <w:tcW w:w="3009" w:type="dxa"/>
          </w:tcPr>
          <w:p w14:paraId="68F807CA" w14:textId="77777777" w:rsidR="00312BC3" w:rsidRPr="00C26C40" w:rsidRDefault="00312BC3" w:rsidP="00870DFD">
            <w:pPr>
              <w:rPr>
                <w:lang w:val="en-GB"/>
              </w:rPr>
            </w:pPr>
            <w:r w:rsidRPr="00C26C40">
              <w:rPr>
                <w:b/>
                <w:lang w:val="en-GB"/>
              </w:rPr>
              <w:t>Temperature (°C)</w:t>
            </w:r>
          </w:p>
        </w:tc>
        <w:tc>
          <w:tcPr>
            <w:tcW w:w="3009" w:type="dxa"/>
          </w:tcPr>
          <w:p w14:paraId="0E4FB89D" w14:textId="77777777" w:rsidR="00312BC3" w:rsidRPr="00C26C40" w:rsidRDefault="00312BC3" w:rsidP="00870DFD">
            <w:pPr>
              <w:rPr>
                <w:lang w:val="en-GB"/>
              </w:rPr>
            </w:pPr>
            <w:r w:rsidRPr="00C26C40">
              <w:rPr>
                <w:b/>
                <w:lang w:val="en-GB"/>
              </w:rPr>
              <w:t>120.00</w:t>
            </w:r>
          </w:p>
        </w:tc>
        <w:tc>
          <w:tcPr>
            <w:tcW w:w="3009" w:type="dxa"/>
          </w:tcPr>
          <w:p w14:paraId="236A058D" w14:textId="77777777" w:rsidR="00312BC3" w:rsidRPr="00C26C40" w:rsidRDefault="00312BC3" w:rsidP="00870DFD">
            <w:pPr>
              <w:rPr>
                <w:lang w:val="en-GB"/>
              </w:rPr>
            </w:pPr>
          </w:p>
        </w:tc>
      </w:tr>
      <w:tr w:rsidR="00312BC3" w:rsidRPr="00C26C40" w14:paraId="77161577" w14:textId="77777777" w:rsidTr="00870DFD">
        <w:trPr>
          <w:jc w:val="center"/>
        </w:trPr>
        <w:tc>
          <w:tcPr>
            <w:tcW w:w="3009" w:type="dxa"/>
          </w:tcPr>
          <w:p w14:paraId="4CEF3DA5" w14:textId="77777777" w:rsidR="00312BC3" w:rsidRPr="00C26C40" w:rsidRDefault="00312BC3" w:rsidP="00870DFD">
            <w:pPr>
              <w:rPr>
                <w:lang w:val="en-GB"/>
              </w:rPr>
            </w:pPr>
            <w:r w:rsidRPr="00C26C40">
              <w:rPr>
                <w:b/>
                <w:lang w:val="en-GB"/>
              </w:rPr>
              <w:t>Pressure (atm)</w:t>
            </w:r>
          </w:p>
        </w:tc>
        <w:tc>
          <w:tcPr>
            <w:tcW w:w="3009" w:type="dxa"/>
          </w:tcPr>
          <w:p w14:paraId="111CBD15" w14:textId="77777777" w:rsidR="00312BC3" w:rsidRPr="00C26C40" w:rsidRDefault="00312BC3" w:rsidP="00870DFD">
            <w:pPr>
              <w:rPr>
                <w:lang w:val="en-GB"/>
              </w:rPr>
            </w:pPr>
            <w:r w:rsidRPr="00C26C40">
              <w:rPr>
                <w:b/>
                <w:lang w:val="en-GB"/>
              </w:rPr>
              <w:t>2.9608</w:t>
            </w:r>
          </w:p>
        </w:tc>
        <w:tc>
          <w:tcPr>
            <w:tcW w:w="3009" w:type="dxa"/>
          </w:tcPr>
          <w:p w14:paraId="168E95D0" w14:textId="77777777" w:rsidR="00312BC3" w:rsidRPr="00C26C40" w:rsidRDefault="00312BC3" w:rsidP="00870DFD">
            <w:pPr>
              <w:rPr>
                <w:lang w:val="en-GB"/>
              </w:rPr>
            </w:pPr>
          </w:p>
        </w:tc>
      </w:tr>
    </w:tbl>
    <w:p w14:paraId="3326B535" w14:textId="77777777" w:rsidR="00FE6B98" w:rsidRPr="00C26C40" w:rsidRDefault="00FE6B98" w:rsidP="00312BC3">
      <w:pPr>
        <w:spacing w:before="160"/>
        <w:rPr>
          <w:b/>
        </w:rPr>
      </w:pPr>
    </w:p>
    <w:p w14:paraId="25426C52" w14:textId="45679E0A" w:rsidR="00312BC3" w:rsidRPr="00C26C40" w:rsidRDefault="00312BC3" w:rsidP="00FE6B98">
      <w:pPr>
        <w:pStyle w:val="Heading4"/>
      </w:pPr>
      <w:r w:rsidRPr="00C26C40">
        <w:lastRenderedPageBreak/>
        <w:t>H-701 — CaAl₂O₄ Reagent Hopper</w:t>
      </w:r>
    </w:p>
    <w:p w14:paraId="0922A5CA" w14:textId="5E2FD11D" w:rsidR="00312BC3" w:rsidRPr="00C26C40" w:rsidRDefault="00312BC3" w:rsidP="00312BC3">
      <w:r w:rsidRPr="00C26C40">
        <w:t>Unit Type: Dosing Hopper</w:t>
      </w:r>
      <w:r w:rsidR="00FE6B98" w:rsidRPr="00C26C40">
        <w:tab/>
      </w:r>
      <w:r w:rsidRPr="00C26C40">
        <w:t>Inlet streams: CAAL2O4    Outlet streams: CAAL2O4B</w:t>
      </w:r>
    </w:p>
    <w:p w14:paraId="113EF866" w14:textId="77777777" w:rsidR="00312BC3" w:rsidRPr="00C26C40" w:rsidRDefault="00312BC3" w:rsidP="00312BC3">
      <w:r w:rsidRPr="00C26C40">
        <w:t>Solid calcium aluminate, CaAl₂O₄, admitted at the plant boundary as the precipitating reagent, is metered from the reagent hopper H-701 to the precipitation reactor R-701 at a controlled dosing rate. Composition and temperature are unchanged across the hopper.</w:t>
      </w:r>
    </w:p>
    <w:p w14:paraId="2D896098" w14:textId="77777777" w:rsidR="00312BC3" w:rsidRPr="00C26C40" w:rsidRDefault="00312BC3" w:rsidP="00312BC3">
      <w:r w:rsidRPr="00C26C40">
        <w:t>Inlet stream condition and composition:</w:t>
      </w:r>
    </w:p>
    <w:tbl>
      <w:tblPr>
        <w:tblStyle w:val="TableGrid"/>
        <w:tblW w:w="0" w:type="auto"/>
        <w:jc w:val="center"/>
        <w:tblLook w:val="04A0" w:firstRow="1" w:lastRow="0" w:firstColumn="1" w:lastColumn="0" w:noHBand="0" w:noVBand="1"/>
      </w:tblPr>
      <w:tblGrid>
        <w:gridCol w:w="2869"/>
        <w:gridCol w:w="2811"/>
        <w:gridCol w:w="2814"/>
      </w:tblGrid>
      <w:tr w:rsidR="00312BC3" w:rsidRPr="00C26C40" w14:paraId="50D39530" w14:textId="77777777" w:rsidTr="00870DFD">
        <w:trPr>
          <w:jc w:val="center"/>
        </w:trPr>
        <w:tc>
          <w:tcPr>
            <w:tcW w:w="3009" w:type="dxa"/>
            <w:shd w:val="clear" w:color="auto" w:fill="D9D9D9"/>
          </w:tcPr>
          <w:p w14:paraId="0A4B6DF4" w14:textId="77777777" w:rsidR="00312BC3" w:rsidRPr="00C26C40" w:rsidRDefault="00312BC3" w:rsidP="00870DFD">
            <w:pPr>
              <w:rPr>
                <w:lang w:val="en-GB"/>
              </w:rPr>
            </w:pPr>
            <w:r w:rsidRPr="00C26C40">
              <w:rPr>
                <w:b/>
                <w:sz w:val="22"/>
                <w:lang w:val="en-GB"/>
              </w:rPr>
              <w:t>Stream CAAL2O4</w:t>
            </w:r>
          </w:p>
        </w:tc>
        <w:tc>
          <w:tcPr>
            <w:tcW w:w="3009" w:type="dxa"/>
            <w:shd w:val="clear" w:color="auto" w:fill="D9D9D9"/>
          </w:tcPr>
          <w:p w14:paraId="0AC5EF1A"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66727A88" w14:textId="77777777" w:rsidR="00312BC3" w:rsidRPr="00C26C40" w:rsidRDefault="00312BC3" w:rsidP="00870DFD">
            <w:pPr>
              <w:rPr>
                <w:lang w:val="en-GB"/>
              </w:rPr>
            </w:pPr>
            <w:r w:rsidRPr="00C26C40">
              <w:rPr>
                <w:b/>
                <w:sz w:val="22"/>
                <w:lang w:val="en-GB"/>
              </w:rPr>
              <w:t>Mass Fraction</w:t>
            </w:r>
          </w:p>
        </w:tc>
      </w:tr>
      <w:tr w:rsidR="00312BC3" w:rsidRPr="00C26C40" w14:paraId="28D8253F" w14:textId="77777777" w:rsidTr="00870DFD">
        <w:trPr>
          <w:jc w:val="center"/>
        </w:trPr>
        <w:tc>
          <w:tcPr>
            <w:tcW w:w="3009" w:type="dxa"/>
          </w:tcPr>
          <w:p w14:paraId="600F2DD9" w14:textId="160FEAC4" w:rsidR="00312BC3" w:rsidRPr="00C26C40" w:rsidRDefault="00C45669" w:rsidP="00870DFD">
            <w:pPr>
              <w:rPr>
                <w:lang w:val="en-GB"/>
              </w:rPr>
            </w:pPr>
            <m:oMathPara>
              <m:oMath>
                <m:r>
                  <w:rPr>
                    <w:rFonts w:ascii="Cambria Math" w:hAnsi="Cambria Math"/>
                    <w:lang w:val="en-GB"/>
                  </w:rPr>
                  <m:t>CaAl₂O₄</m:t>
                </m:r>
              </m:oMath>
            </m:oMathPara>
          </w:p>
        </w:tc>
        <w:tc>
          <w:tcPr>
            <w:tcW w:w="3009" w:type="dxa"/>
          </w:tcPr>
          <w:p w14:paraId="415ECEC0" w14:textId="77777777" w:rsidR="00312BC3" w:rsidRPr="00C26C40" w:rsidRDefault="00312BC3" w:rsidP="00870DFD">
            <w:pPr>
              <w:rPr>
                <w:lang w:val="en-GB"/>
              </w:rPr>
            </w:pPr>
            <w:r w:rsidRPr="00C26C40">
              <w:rPr>
                <w:lang w:val="en-GB"/>
              </w:rPr>
              <w:t>687.215</w:t>
            </w:r>
          </w:p>
        </w:tc>
        <w:tc>
          <w:tcPr>
            <w:tcW w:w="3009" w:type="dxa"/>
          </w:tcPr>
          <w:p w14:paraId="6D2E6B52" w14:textId="77777777" w:rsidR="00312BC3" w:rsidRPr="00C26C40" w:rsidRDefault="00312BC3" w:rsidP="00870DFD">
            <w:pPr>
              <w:rPr>
                <w:lang w:val="en-GB"/>
              </w:rPr>
            </w:pPr>
            <w:r w:rsidRPr="00C26C40">
              <w:rPr>
                <w:lang w:val="en-GB"/>
              </w:rPr>
              <w:t>1.0000</w:t>
            </w:r>
          </w:p>
        </w:tc>
      </w:tr>
      <w:tr w:rsidR="00312BC3" w:rsidRPr="00C26C40" w14:paraId="17EE37E5" w14:textId="77777777" w:rsidTr="00870DFD">
        <w:trPr>
          <w:jc w:val="center"/>
        </w:trPr>
        <w:tc>
          <w:tcPr>
            <w:tcW w:w="3009" w:type="dxa"/>
          </w:tcPr>
          <w:p w14:paraId="0719B07E" w14:textId="77777777" w:rsidR="00312BC3" w:rsidRPr="00C26C40" w:rsidRDefault="00312BC3" w:rsidP="00870DFD">
            <w:pPr>
              <w:rPr>
                <w:lang w:val="en-GB"/>
              </w:rPr>
            </w:pPr>
            <w:r w:rsidRPr="00C26C40">
              <w:rPr>
                <w:b/>
                <w:lang w:val="en-GB"/>
              </w:rPr>
              <w:t>Total</w:t>
            </w:r>
          </w:p>
        </w:tc>
        <w:tc>
          <w:tcPr>
            <w:tcW w:w="3009" w:type="dxa"/>
          </w:tcPr>
          <w:p w14:paraId="7F9473A3" w14:textId="77777777" w:rsidR="00312BC3" w:rsidRPr="00C26C40" w:rsidRDefault="00312BC3" w:rsidP="00870DFD">
            <w:pPr>
              <w:rPr>
                <w:lang w:val="en-GB"/>
              </w:rPr>
            </w:pPr>
            <w:r w:rsidRPr="00C26C40">
              <w:rPr>
                <w:b/>
                <w:lang w:val="en-GB"/>
              </w:rPr>
              <w:t>687.215</w:t>
            </w:r>
          </w:p>
        </w:tc>
        <w:tc>
          <w:tcPr>
            <w:tcW w:w="3009" w:type="dxa"/>
          </w:tcPr>
          <w:p w14:paraId="7D25384F" w14:textId="77777777" w:rsidR="00312BC3" w:rsidRPr="00C26C40" w:rsidRDefault="00312BC3" w:rsidP="00870DFD">
            <w:pPr>
              <w:rPr>
                <w:lang w:val="en-GB"/>
              </w:rPr>
            </w:pPr>
            <w:r w:rsidRPr="00C26C40">
              <w:rPr>
                <w:b/>
                <w:lang w:val="en-GB"/>
              </w:rPr>
              <w:t>1.0000</w:t>
            </w:r>
          </w:p>
        </w:tc>
      </w:tr>
      <w:tr w:rsidR="00312BC3" w:rsidRPr="00C26C40" w14:paraId="15B8CEC6" w14:textId="77777777" w:rsidTr="00870DFD">
        <w:trPr>
          <w:jc w:val="center"/>
        </w:trPr>
        <w:tc>
          <w:tcPr>
            <w:tcW w:w="3009" w:type="dxa"/>
          </w:tcPr>
          <w:p w14:paraId="28E31626" w14:textId="77777777" w:rsidR="00312BC3" w:rsidRPr="00C26C40" w:rsidRDefault="00312BC3" w:rsidP="00870DFD">
            <w:pPr>
              <w:rPr>
                <w:lang w:val="en-GB"/>
              </w:rPr>
            </w:pPr>
            <w:r w:rsidRPr="00C26C40">
              <w:rPr>
                <w:b/>
                <w:lang w:val="en-GB"/>
              </w:rPr>
              <w:t>Temperature (°C)</w:t>
            </w:r>
          </w:p>
        </w:tc>
        <w:tc>
          <w:tcPr>
            <w:tcW w:w="3009" w:type="dxa"/>
          </w:tcPr>
          <w:p w14:paraId="2AD56DFF" w14:textId="77777777" w:rsidR="00312BC3" w:rsidRPr="00C26C40" w:rsidRDefault="00312BC3" w:rsidP="00870DFD">
            <w:pPr>
              <w:rPr>
                <w:lang w:val="en-GB"/>
              </w:rPr>
            </w:pPr>
            <w:r w:rsidRPr="00C26C40">
              <w:rPr>
                <w:b/>
                <w:lang w:val="en-GB"/>
              </w:rPr>
              <w:t>32.00</w:t>
            </w:r>
          </w:p>
        </w:tc>
        <w:tc>
          <w:tcPr>
            <w:tcW w:w="3009" w:type="dxa"/>
          </w:tcPr>
          <w:p w14:paraId="58E9A055" w14:textId="77777777" w:rsidR="00312BC3" w:rsidRPr="00C26C40" w:rsidRDefault="00312BC3" w:rsidP="00870DFD">
            <w:pPr>
              <w:rPr>
                <w:lang w:val="en-GB"/>
              </w:rPr>
            </w:pPr>
          </w:p>
        </w:tc>
      </w:tr>
      <w:tr w:rsidR="00312BC3" w:rsidRPr="00C26C40" w14:paraId="7059502E" w14:textId="77777777" w:rsidTr="00870DFD">
        <w:trPr>
          <w:jc w:val="center"/>
        </w:trPr>
        <w:tc>
          <w:tcPr>
            <w:tcW w:w="3009" w:type="dxa"/>
          </w:tcPr>
          <w:p w14:paraId="6DE13900" w14:textId="77777777" w:rsidR="00312BC3" w:rsidRPr="00C26C40" w:rsidRDefault="00312BC3" w:rsidP="00870DFD">
            <w:pPr>
              <w:rPr>
                <w:lang w:val="en-GB"/>
              </w:rPr>
            </w:pPr>
            <w:r w:rsidRPr="00C26C40">
              <w:rPr>
                <w:b/>
                <w:lang w:val="en-GB"/>
              </w:rPr>
              <w:t>Pressure (atm)</w:t>
            </w:r>
          </w:p>
        </w:tc>
        <w:tc>
          <w:tcPr>
            <w:tcW w:w="3009" w:type="dxa"/>
          </w:tcPr>
          <w:p w14:paraId="7454A23E" w14:textId="77777777" w:rsidR="00312BC3" w:rsidRPr="00C26C40" w:rsidRDefault="00312BC3" w:rsidP="00870DFD">
            <w:pPr>
              <w:rPr>
                <w:lang w:val="en-GB"/>
              </w:rPr>
            </w:pPr>
            <w:r w:rsidRPr="00C26C40">
              <w:rPr>
                <w:b/>
                <w:lang w:val="en-GB"/>
              </w:rPr>
              <w:t>1.0000</w:t>
            </w:r>
          </w:p>
        </w:tc>
        <w:tc>
          <w:tcPr>
            <w:tcW w:w="3009" w:type="dxa"/>
          </w:tcPr>
          <w:p w14:paraId="6DE11E6E" w14:textId="77777777" w:rsidR="00312BC3" w:rsidRPr="00C26C40" w:rsidRDefault="00312BC3" w:rsidP="00870DFD">
            <w:pPr>
              <w:rPr>
                <w:lang w:val="en-GB"/>
              </w:rPr>
            </w:pPr>
          </w:p>
        </w:tc>
      </w:tr>
    </w:tbl>
    <w:p w14:paraId="2B7ED07A" w14:textId="77777777" w:rsidR="00FE6B98" w:rsidRPr="00C26C40" w:rsidRDefault="00FE6B98" w:rsidP="00312BC3"/>
    <w:p w14:paraId="2D65D60B" w14:textId="26BC93CC" w:rsidR="00312BC3" w:rsidRPr="00C26C40" w:rsidRDefault="00312BC3" w:rsidP="00312BC3">
      <w:r w:rsidRPr="00C26C40">
        <w:t>Outlet stream condition and composition:</w:t>
      </w:r>
    </w:p>
    <w:tbl>
      <w:tblPr>
        <w:tblStyle w:val="TableGrid"/>
        <w:tblW w:w="0" w:type="auto"/>
        <w:jc w:val="center"/>
        <w:tblLook w:val="04A0" w:firstRow="1" w:lastRow="0" w:firstColumn="1" w:lastColumn="0" w:noHBand="0" w:noVBand="1"/>
      </w:tblPr>
      <w:tblGrid>
        <w:gridCol w:w="2869"/>
        <w:gridCol w:w="2811"/>
        <w:gridCol w:w="2814"/>
      </w:tblGrid>
      <w:tr w:rsidR="00312BC3" w:rsidRPr="00C26C40" w14:paraId="10CD1BEB" w14:textId="77777777" w:rsidTr="00870DFD">
        <w:trPr>
          <w:jc w:val="center"/>
        </w:trPr>
        <w:tc>
          <w:tcPr>
            <w:tcW w:w="3009" w:type="dxa"/>
            <w:shd w:val="clear" w:color="auto" w:fill="D9D9D9"/>
          </w:tcPr>
          <w:p w14:paraId="36D13C0A" w14:textId="77777777" w:rsidR="00312BC3" w:rsidRPr="00C26C40" w:rsidRDefault="00312BC3" w:rsidP="00870DFD">
            <w:pPr>
              <w:rPr>
                <w:lang w:val="en-GB"/>
              </w:rPr>
            </w:pPr>
            <w:r w:rsidRPr="00C26C40">
              <w:rPr>
                <w:b/>
                <w:sz w:val="22"/>
                <w:lang w:val="en-GB"/>
              </w:rPr>
              <w:t>Stream CAAL2O4B</w:t>
            </w:r>
          </w:p>
        </w:tc>
        <w:tc>
          <w:tcPr>
            <w:tcW w:w="3009" w:type="dxa"/>
            <w:shd w:val="clear" w:color="auto" w:fill="D9D9D9"/>
          </w:tcPr>
          <w:p w14:paraId="13F90F85"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54D52A85" w14:textId="77777777" w:rsidR="00312BC3" w:rsidRPr="00C26C40" w:rsidRDefault="00312BC3" w:rsidP="00870DFD">
            <w:pPr>
              <w:rPr>
                <w:lang w:val="en-GB"/>
              </w:rPr>
            </w:pPr>
            <w:r w:rsidRPr="00C26C40">
              <w:rPr>
                <w:b/>
                <w:sz w:val="22"/>
                <w:lang w:val="en-GB"/>
              </w:rPr>
              <w:t>Mass Fraction</w:t>
            </w:r>
          </w:p>
        </w:tc>
      </w:tr>
      <w:tr w:rsidR="00312BC3" w:rsidRPr="00C26C40" w14:paraId="12B713CF" w14:textId="77777777" w:rsidTr="00870DFD">
        <w:trPr>
          <w:jc w:val="center"/>
        </w:trPr>
        <w:tc>
          <w:tcPr>
            <w:tcW w:w="3009" w:type="dxa"/>
          </w:tcPr>
          <w:p w14:paraId="27B4B38E" w14:textId="2D8E01DA" w:rsidR="00312BC3" w:rsidRPr="00C26C40" w:rsidRDefault="00C45669" w:rsidP="00870DFD">
            <w:pPr>
              <w:rPr>
                <w:lang w:val="en-GB"/>
              </w:rPr>
            </w:pPr>
            <m:oMathPara>
              <m:oMath>
                <m:r>
                  <w:rPr>
                    <w:rFonts w:ascii="Cambria Math" w:hAnsi="Cambria Math"/>
                    <w:lang w:val="en-GB"/>
                  </w:rPr>
                  <m:t>CaAl₂O₄</m:t>
                </m:r>
              </m:oMath>
            </m:oMathPara>
          </w:p>
        </w:tc>
        <w:tc>
          <w:tcPr>
            <w:tcW w:w="3009" w:type="dxa"/>
          </w:tcPr>
          <w:p w14:paraId="5A59165E" w14:textId="77777777" w:rsidR="00312BC3" w:rsidRPr="00C26C40" w:rsidRDefault="00312BC3" w:rsidP="00870DFD">
            <w:pPr>
              <w:rPr>
                <w:lang w:val="en-GB"/>
              </w:rPr>
            </w:pPr>
            <w:r w:rsidRPr="00C26C40">
              <w:rPr>
                <w:lang w:val="en-GB"/>
              </w:rPr>
              <w:t>687.215</w:t>
            </w:r>
          </w:p>
        </w:tc>
        <w:tc>
          <w:tcPr>
            <w:tcW w:w="3009" w:type="dxa"/>
          </w:tcPr>
          <w:p w14:paraId="26BBEE70" w14:textId="77777777" w:rsidR="00312BC3" w:rsidRPr="00C26C40" w:rsidRDefault="00312BC3" w:rsidP="00870DFD">
            <w:pPr>
              <w:rPr>
                <w:lang w:val="en-GB"/>
              </w:rPr>
            </w:pPr>
            <w:r w:rsidRPr="00C26C40">
              <w:rPr>
                <w:lang w:val="en-GB"/>
              </w:rPr>
              <w:t>1.0000</w:t>
            </w:r>
          </w:p>
        </w:tc>
      </w:tr>
      <w:tr w:rsidR="00312BC3" w:rsidRPr="00C26C40" w14:paraId="6D78A5AA" w14:textId="77777777" w:rsidTr="00870DFD">
        <w:trPr>
          <w:jc w:val="center"/>
        </w:trPr>
        <w:tc>
          <w:tcPr>
            <w:tcW w:w="3009" w:type="dxa"/>
          </w:tcPr>
          <w:p w14:paraId="147FACDE" w14:textId="77777777" w:rsidR="00312BC3" w:rsidRPr="00C26C40" w:rsidRDefault="00312BC3" w:rsidP="00870DFD">
            <w:pPr>
              <w:rPr>
                <w:lang w:val="en-GB"/>
              </w:rPr>
            </w:pPr>
            <w:r w:rsidRPr="00C26C40">
              <w:rPr>
                <w:b/>
                <w:lang w:val="en-GB"/>
              </w:rPr>
              <w:t>Total</w:t>
            </w:r>
          </w:p>
        </w:tc>
        <w:tc>
          <w:tcPr>
            <w:tcW w:w="3009" w:type="dxa"/>
          </w:tcPr>
          <w:p w14:paraId="01176AC3" w14:textId="77777777" w:rsidR="00312BC3" w:rsidRPr="00C26C40" w:rsidRDefault="00312BC3" w:rsidP="00870DFD">
            <w:pPr>
              <w:rPr>
                <w:lang w:val="en-GB"/>
              </w:rPr>
            </w:pPr>
            <w:r w:rsidRPr="00C26C40">
              <w:rPr>
                <w:b/>
                <w:lang w:val="en-GB"/>
              </w:rPr>
              <w:t>687.215</w:t>
            </w:r>
          </w:p>
        </w:tc>
        <w:tc>
          <w:tcPr>
            <w:tcW w:w="3009" w:type="dxa"/>
          </w:tcPr>
          <w:p w14:paraId="7A677176" w14:textId="77777777" w:rsidR="00312BC3" w:rsidRPr="00C26C40" w:rsidRDefault="00312BC3" w:rsidP="00870DFD">
            <w:pPr>
              <w:rPr>
                <w:lang w:val="en-GB"/>
              </w:rPr>
            </w:pPr>
            <w:r w:rsidRPr="00C26C40">
              <w:rPr>
                <w:b/>
                <w:lang w:val="en-GB"/>
              </w:rPr>
              <w:t>1.0000</w:t>
            </w:r>
          </w:p>
        </w:tc>
      </w:tr>
      <w:tr w:rsidR="00312BC3" w:rsidRPr="00C26C40" w14:paraId="7B24352D" w14:textId="77777777" w:rsidTr="00870DFD">
        <w:trPr>
          <w:jc w:val="center"/>
        </w:trPr>
        <w:tc>
          <w:tcPr>
            <w:tcW w:w="3009" w:type="dxa"/>
          </w:tcPr>
          <w:p w14:paraId="4878626B" w14:textId="77777777" w:rsidR="00312BC3" w:rsidRPr="00C26C40" w:rsidRDefault="00312BC3" w:rsidP="00870DFD">
            <w:pPr>
              <w:rPr>
                <w:lang w:val="en-GB"/>
              </w:rPr>
            </w:pPr>
            <w:r w:rsidRPr="00C26C40">
              <w:rPr>
                <w:b/>
                <w:lang w:val="en-GB"/>
              </w:rPr>
              <w:t>Temperature (°C)</w:t>
            </w:r>
          </w:p>
        </w:tc>
        <w:tc>
          <w:tcPr>
            <w:tcW w:w="3009" w:type="dxa"/>
          </w:tcPr>
          <w:p w14:paraId="4D647FDB" w14:textId="77777777" w:rsidR="00312BC3" w:rsidRPr="00C26C40" w:rsidRDefault="00312BC3" w:rsidP="00870DFD">
            <w:pPr>
              <w:rPr>
                <w:lang w:val="en-GB"/>
              </w:rPr>
            </w:pPr>
            <w:r w:rsidRPr="00C26C40">
              <w:rPr>
                <w:b/>
                <w:lang w:val="en-GB"/>
              </w:rPr>
              <w:t>32.00</w:t>
            </w:r>
          </w:p>
        </w:tc>
        <w:tc>
          <w:tcPr>
            <w:tcW w:w="3009" w:type="dxa"/>
          </w:tcPr>
          <w:p w14:paraId="2389DE5C" w14:textId="77777777" w:rsidR="00312BC3" w:rsidRPr="00C26C40" w:rsidRDefault="00312BC3" w:rsidP="00870DFD">
            <w:pPr>
              <w:rPr>
                <w:lang w:val="en-GB"/>
              </w:rPr>
            </w:pPr>
          </w:p>
        </w:tc>
      </w:tr>
      <w:tr w:rsidR="00312BC3" w:rsidRPr="00C26C40" w14:paraId="4079704A" w14:textId="77777777" w:rsidTr="00870DFD">
        <w:trPr>
          <w:jc w:val="center"/>
        </w:trPr>
        <w:tc>
          <w:tcPr>
            <w:tcW w:w="3009" w:type="dxa"/>
          </w:tcPr>
          <w:p w14:paraId="371903AC" w14:textId="77777777" w:rsidR="00312BC3" w:rsidRPr="00C26C40" w:rsidRDefault="00312BC3" w:rsidP="00870DFD">
            <w:pPr>
              <w:rPr>
                <w:lang w:val="en-GB"/>
              </w:rPr>
            </w:pPr>
            <w:r w:rsidRPr="00C26C40">
              <w:rPr>
                <w:b/>
                <w:lang w:val="en-GB"/>
              </w:rPr>
              <w:t>Pressure (atm)</w:t>
            </w:r>
          </w:p>
        </w:tc>
        <w:tc>
          <w:tcPr>
            <w:tcW w:w="3009" w:type="dxa"/>
          </w:tcPr>
          <w:p w14:paraId="55AEAEEE" w14:textId="77777777" w:rsidR="00312BC3" w:rsidRPr="00C26C40" w:rsidRDefault="00312BC3" w:rsidP="00870DFD">
            <w:pPr>
              <w:rPr>
                <w:lang w:val="en-GB"/>
              </w:rPr>
            </w:pPr>
            <w:r w:rsidRPr="00C26C40">
              <w:rPr>
                <w:b/>
                <w:lang w:val="en-GB"/>
              </w:rPr>
              <w:t>1.0000</w:t>
            </w:r>
          </w:p>
        </w:tc>
        <w:tc>
          <w:tcPr>
            <w:tcW w:w="3009" w:type="dxa"/>
          </w:tcPr>
          <w:p w14:paraId="2979CB4F" w14:textId="77777777" w:rsidR="00312BC3" w:rsidRPr="00C26C40" w:rsidRDefault="00312BC3" w:rsidP="00870DFD">
            <w:pPr>
              <w:rPr>
                <w:lang w:val="en-GB"/>
              </w:rPr>
            </w:pPr>
          </w:p>
        </w:tc>
      </w:tr>
    </w:tbl>
    <w:p w14:paraId="19E7DBA8" w14:textId="77777777" w:rsidR="00FE6B98" w:rsidRPr="00C26C40" w:rsidRDefault="00FE6B98" w:rsidP="00312BC3">
      <w:pPr>
        <w:spacing w:before="160"/>
        <w:rPr>
          <w:b/>
        </w:rPr>
      </w:pPr>
    </w:p>
    <w:p w14:paraId="0DD59184" w14:textId="095EEE47" w:rsidR="00312BC3" w:rsidRPr="00C26C40" w:rsidRDefault="00312BC3" w:rsidP="00FE6B98">
      <w:pPr>
        <w:pStyle w:val="Heading4"/>
      </w:pPr>
      <w:r w:rsidRPr="00C26C40">
        <w:t>R-701 — Precipitation Reactor</w:t>
      </w:r>
    </w:p>
    <w:p w14:paraId="7F695B52" w14:textId="4304108A" w:rsidR="00312BC3" w:rsidRPr="00C26C40" w:rsidRDefault="00312BC3" w:rsidP="00312BC3">
      <w:r w:rsidRPr="00C26C40">
        <w:t>Unit Type: Reactor</w:t>
      </w:r>
      <w:r w:rsidR="00FE6B98" w:rsidRPr="00C26C40">
        <w:tab/>
      </w:r>
      <w:r w:rsidRPr="00C26C40">
        <w:t>Inlet streams: 603, CAAL2O4B    Outlet streams: 701</w:t>
      </w:r>
    </w:p>
    <w:p w14:paraId="009D18C0" w14:textId="77777777" w:rsidR="00C45669" w:rsidRPr="00C26C40" w:rsidRDefault="00312BC3" w:rsidP="00C45669">
      <w:r w:rsidRPr="00C26C40">
        <w:t>The clarified leachate (603) and the metered calcium aluminate reagent (CAAL2O4B) are combined in the precipitation reactor R-701.</w:t>
      </w:r>
    </w:p>
    <w:p w14:paraId="5BD36E23" w14:textId="08E97E40" w:rsidR="00312BC3" w:rsidRPr="00C26C40" w:rsidRDefault="00312BC3" w:rsidP="00C45669">
      <w:r w:rsidRPr="00C26C40">
        <w:t>Inlet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43A9C568" w14:textId="77777777" w:rsidTr="00870DFD">
        <w:trPr>
          <w:jc w:val="center"/>
        </w:trPr>
        <w:tc>
          <w:tcPr>
            <w:tcW w:w="3009" w:type="dxa"/>
            <w:shd w:val="clear" w:color="auto" w:fill="D9D9D9"/>
          </w:tcPr>
          <w:p w14:paraId="593514D9" w14:textId="77777777" w:rsidR="00312BC3" w:rsidRPr="00C26C40" w:rsidRDefault="00312BC3" w:rsidP="00870DFD">
            <w:pPr>
              <w:rPr>
                <w:lang w:val="en-GB"/>
              </w:rPr>
            </w:pPr>
            <w:r w:rsidRPr="00C26C40">
              <w:rPr>
                <w:b/>
                <w:sz w:val="22"/>
                <w:lang w:val="en-GB"/>
              </w:rPr>
              <w:t>Stream 603</w:t>
            </w:r>
          </w:p>
        </w:tc>
        <w:tc>
          <w:tcPr>
            <w:tcW w:w="3009" w:type="dxa"/>
            <w:shd w:val="clear" w:color="auto" w:fill="D9D9D9"/>
          </w:tcPr>
          <w:p w14:paraId="646DA464"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5D488F2E" w14:textId="77777777" w:rsidR="00312BC3" w:rsidRPr="00C26C40" w:rsidRDefault="00312BC3" w:rsidP="00870DFD">
            <w:pPr>
              <w:rPr>
                <w:lang w:val="en-GB"/>
              </w:rPr>
            </w:pPr>
            <w:r w:rsidRPr="00C26C40">
              <w:rPr>
                <w:b/>
                <w:sz w:val="22"/>
                <w:lang w:val="en-GB"/>
              </w:rPr>
              <w:t>Mass Fraction</w:t>
            </w:r>
          </w:p>
        </w:tc>
      </w:tr>
      <w:tr w:rsidR="00312BC3" w:rsidRPr="00C26C40" w14:paraId="30ECEE99" w14:textId="77777777" w:rsidTr="00870DFD">
        <w:trPr>
          <w:jc w:val="center"/>
        </w:trPr>
        <w:tc>
          <w:tcPr>
            <w:tcW w:w="3009" w:type="dxa"/>
          </w:tcPr>
          <w:p w14:paraId="6306FD9F" w14:textId="2CA28928" w:rsidR="00312BC3" w:rsidRPr="00C26C40" w:rsidRDefault="00C45669" w:rsidP="00870DFD">
            <w:pPr>
              <w:rPr>
                <w:lang w:val="en-GB"/>
              </w:rPr>
            </w:pPr>
            <m:oMathPara>
              <m:oMath>
                <m:r>
                  <w:rPr>
                    <w:rFonts w:ascii="Cambria Math" w:hAnsi="Cambria Math"/>
                    <w:lang w:val="en-GB"/>
                  </w:rPr>
                  <w:lastRenderedPageBreak/>
                  <m:t>H₂O</m:t>
                </m:r>
              </m:oMath>
            </m:oMathPara>
          </w:p>
        </w:tc>
        <w:tc>
          <w:tcPr>
            <w:tcW w:w="3009" w:type="dxa"/>
          </w:tcPr>
          <w:p w14:paraId="1E3CAA9C" w14:textId="77777777" w:rsidR="00312BC3" w:rsidRPr="00C26C40" w:rsidRDefault="00312BC3" w:rsidP="00870DFD">
            <w:pPr>
              <w:rPr>
                <w:lang w:val="en-GB"/>
              </w:rPr>
            </w:pPr>
            <w:r w:rsidRPr="00C26C40">
              <w:rPr>
                <w:lang w:val="en-GB"/>
              </w:rPr>
              <w:t>2,185.458</w:t>
            </w:r>
          </w:p>
        </w:tc>
        <w:tc>
          <w:tcPr>
            <w:tcW w:w="3009" w:type="dxa"/>
          </w:tcPr>
          <w:p w14:paraId="1869E117" w14:textId="77777777" w:rsidR="00312BC3" w:rsidRPr="00C26C40" w:rsidRDefault="00312BC3" w:rsidP="00870DFD">
            <w:pPr>
              <w:rPr>
                <w:lang w:val="en-GB"/>
              </w:rPr>
            </w:pPr>
            <w:r w:rsidRPr="00C26C40">
              <w:rPr>
                <w:lang w:val="en-GB"/>
              </w:rPr>
              <w:t>0.7554</w:t>
            </w:r>
          </w:p>
        </w:tc>
      </w:tr>
      <w:tr w:rsidR="00312BC3" w:rsidRPr="00C26C40" w14:paraId="2EC14687" w14:textId="77777777" w:rsidTr="00870DFD">
        <w:trPr>
          <w:jc w:val="center"/>
        </w:trPr>
        <w:tc>
          <w:tcPr>
            <w:tcW w:w="3009" w:type="dxa"/>
          </w:tcPr>
          <w:p w14:paraId="0C8A22C0" w14:textId="7F10D3D1" w:rsidR="00312BC3" w:rsidRPr="00C26C40" w:rsidRDefault="00C45669" w:rsidP="00870DFD">
            <w:pPr>
              <w:rPr>
                <w:lang w:val="en-GB"/>
              </w:rPr>
            </w:pPr>
            <m:oMathPara>
              <m:oMath>
                <m:r>
                  <w:rPr>
                    <w:rFonts w:ascii="Cambria Math" w:hAnsi="Cambria Math"/>
                    <w:lang w:val="en-GB"/>
                  </w:rPr>
                  <m:t>H₃O⁺</m:t>
                </m:r>
              </m:oMath>
            </m:oMathPara>
          </w:p>
        </w:tc>
        <w:tc>
          <w:tcPr>
            <w:tcW w:w="3009" w:type="dxa"/>
          </w:tcPr>
          <w:p w14:paraId="2A63D7F3" w14:textId="77777777" w:rsidR="00312BC3" w:rsidRPr="00C26C40" w:rsidRDefault="00312BC3" w:rsidP="00870DFD">
            <w:pPr>
              <w:rPr>
                <w:lang w:val="en-GB"/>
              </w:rPr>
            </w:pPr>
            <w:r w:rsidRPr="00C26C40">
              <w:rPr>
                <w:lang w:val="en-GB"/>
              </w:rPr>
              <w:t>9.973</w:t>
            </w:r>
          </w:p>
        </w:tc>
        <w:tc>
          <w:tcPr>
            <w:tcW w:w="3009" w:type="dxa"/>
          </w:tcPr>
          <w:p w14:paraId="53604198" w14:textId="77777777" w:rsidR="00312BC3" w:rsidRPr="00C26C40" w:rsidRDefault="00312BC3" w:rsidP="00870DFD">
            <w:pPr>
              <w:rPr>
                <w:lang w:val="en-GB"/>
              </w:rPr>
            </w:pPr>
            <w:r w:rsidRPr="00C26C40">
              <w:rPr>
                <w:lang w:val="en-GB"/>
              </w:rPr>
              <w:t>0.0034</w:t>
            </w:r>
          </w:p>
        </w:tc>
      </w:tr>
      <w:tr w:rsidR="00312BC3" w:rsidRPr="00C26C40" w14:paraId="2A6F12B8" w14:textId="77777777" w:rsidTr="00870DFD">
        <w:trPr>
          <w:jc w:val="center"/>
        </w:trPr>
        <w:tc>
          <w:tcPr>
            <w:tcW w:w="3009" w:type="dxa"/>
          </w:tcPr>
          <w:p w14:paraId="47BB6882" w14:textId="2C73ABCE" w:rsidR="00312BC3" w:rsidRPr="00C26C40" w:rsidRDefault="00C45669" w:rsidP="00870DFD">
            <w:pPr>
              <w:rPr>
                <w:lang w:val="en-GB"/>
              </w:rPr>
            </w:pPr>
            <m:oMathPara>
              <m:oMath>
                <m:r>
                  <w:rPr>
                    <w:rFonts w:ascii="Cambria Math" w:hAnsi="Cambria Math"/>
                    <w:lang w:val="en-GB"/>
                  </w:rPr>
                  <m:t>Cl⁻</m:t>
                </m:r>
              </m:oMath>
            </m:oMathPara>
          </w:p>
        </w:tc>
        <w:tc>
          <w:tcPr>
            <w:tcW w:w="3009" w:type="dxa"/>
          </w:tcPr>
          <w:p w14:paraId="7BA5174B" w14:textId="77777777" w:rsidR="00312BC3" w:rsidRPr="00C26C40" w:rsidRDefault="00312BC3" w:rsidP="00870DFD">
            <w:pPr>
              <w:rPr>
                <w:lang w:val="en-GB"/>
              </w:rPr>
            </w:pPr>
            <w:r w:rsidRPr="00C26C40">
              <w:rPr>
                <w:lang w:val="en-GB"/>
              </w:rPr>
              <w:t>560.085</w:t>
            </w:r>
          </w:p>
        </w:tc>
        <w:tc>
          <w:tcPr>
            <w:tcW w:w="3009" w:type="dxa"/>
          </w:tcPr>
          <w:p w14:paraId="077B90CF" w14:textId="77777777" w:rsidR="00312BC3" w:rsidRPr="00C26C40" w:rsidRDefault="00312BC3" w:rsidP="00870DFD">
            <w:pPr>
              <w:rPr>
                <w:lang w:val="en-GB"/>
              </w:rPr>
            </w:pPr>
            <w:r w:rsidRPr="00C26C40">
              <w:rPr>
                <w:lang w:val="en-GB"/>
              </w:rPr>
              <w:t>0.1936</w:t>
            </w:r>
          </w:p>
        </w:tc>
      </w:tr>
      <w:tr w:rsidR="00312BC3" w:rsidRPr="00C26C40" w14:paraId="0DC8D163" w14:textId="77777777" w:rsidTr="00870DFD">
        <w:trPr>
          <w:jc w:val="center"/>
        </w:trPr>
        <w:tc>
          <w:tcPr>
            <w:tcW w:w="3009" w:type="dxa"/>
          </w:tcPr>
          <w:p w14:paraId="022DD532" w14:textId="551E9F69" w:rsidR="00312BC3" w:rsidRPr="00C26C40" w:rsidRDefault="00C45669" w:rsidP="00870DFD">
            <w:pPr>
              <w:rPr>
                <w:lang w:val="en-GB"/>
              </w:rPr>
            </w:pPr>
            <m:oMathPara>
              <m:oMath>
                <m:r>
                  <w:rPr>
                    <w:rFonts w:ascii="Cambria Math" w:hAnsi="Cambria Math"/>
                    <w:lang w:val="en-GB"/>
                  </w:rPr>
                  <m:t>Al³⁺</m:t>
                </m:r>
              </m:oMath>
            </m:oMathPara>
          </w:p>
        </w:tc>
        <w:tc>
          <w:tcPr>
            <w:tcW w:w="3009" w:type="dxa"/>
          </w:tcPr>
          <w:p w14:paraId="3358830E" w14:textId="77777777" w:rsidR="00312BC3" w:rsidRPr="00C26C40" w:rsidRDefault="00312BC3" w:rsidP="00870DFD">
            <w:pPr>
              <w:rPr>
                <w:lang w:val="en-GB"/>
              </w:rPr>
            </w:pPr>
            <w:r w:rsidRPr="00C26C40">
              <w:rPr>
                <w:lang w:val="en-GB"/>
              </w:rPr>
              <w:t>137.195</w:t>
            </w:r>
          </w:p>
        </w:tc>
        <w:tc>
          <w:tcPr>
            <w:tcW w:w="3009" w:type="dxa"/>
          </w:tcPr>
          <w:p w14:paraId="65A88A26" w14:textId="77777777" w:rsidR="00312BC3" w:rsidRPr="00C26C40" w:rsidRDefault="00312BC3" w:rsidP="00870DFD">
            <w:pPr>
              <w:rPr>
                <w:lang w:val="en-GB"/>
              </w:rPr>
            </w:pPr>
            <w:r w:rsidRPr="00C26C40">
              <w:rPr>
                <w:lang w:val="en-GB"/>
              </w:rPr>
              <w:t>0.0474</w:t>
            </w:r>
          </w:p>
        </w:tc>
      </w:tr>
      <w:tr w:rsidR="00312BC3" w:rsidRPr="00C26C40" w14:paraId="77DE8027" w14:textId="77777777" w:rsidTr="00870DFD">
        <w:trPr>
          <w:jc w:val="center"/>
        </w:trPr>
        <w:tc>
          <w:tcPr>
            <w:tcW w:w="3009" w:type="dxa"/>
          </w:tcPr>
          <w:p w14:paraId="6C1586EC" w14:textId="46CCAE70" w:rsidR="00312BC3" w:rsidRPr="00C26C40" w:rsidRDefault="00C45669" w:rsidP="00870DFD">
            <w:pPr>
              <w:rPr>
                <w:lang w:val="en-GB"/>
              </w:rPr>
            </w:pPr>
            <m:oMathPara>
              <m:oMath>
                <m:r>
                  <w:rPr>
                    <w:rFonts w:ascii="Cambria Math" w:hAnsi="Cambria Math"/>
                    <w:lang w:val="en-GB"/>
                  </w:rPr>
                  <m:t>Fe₂(OH)₂</m:t>
                </m:r>
              </m:oMath>
            </m:oMathPara>
          </w:p>
        </w:tc>
        <w:tc>
          <w:tcPr>
            <w:tcW w:w="3009" w:type="dxa"/>
          </w:tcPr>
          <w:p w14:paraId="10E60246" w14:textId="77777777" w:rsidR="00312BC3" w:rsidRPr="00C26C40" w:rsidRDefault="00312BC3" w:rsidP="00870DFD">
            <w:pPr>
              <w:rPr>
                <w:lang w:val="en-GB"/>
              </w:rPr>
            </w:pPr>
            <w:r w:rsidRPr="00C26C40">
              <w:rPr>
                <w:lang w:val="en-GB"/>
              </w:rPr>
              <w:t>0.000</w:t>
            </w:r>
          </w:p>
        </w:tc>
        <w:tc>
          <w:tcPr>
            <w:tcW w:w="3009" w:type="dxa"/>
          </w:tcPr>
          <w:p w14:paraId="62F1F8B1" w14:textId="77777777" w:rsidR="00312BC3" w:rsidRPr="00C26C40" w:rsidRDefault="00312BC3" w:rsidP="00870DFD">
            <w:pPr>
              <w:rPr>
                <w:lang w:val="en-GB"/>
              </w:rPr>
            </w:pPr>
            <w:r w:rsidRPr="00C26C40">
              <w:rPr>
                <w:lang w:val="en-GB"/>
              </w:rPr>
              <w:t>0.0000</w:t>
            </w:r>
          </w:p>
        </w:tc>
      </w:tr>
      <w:tr w:rsidR="00312BC3" w:rsidRPr="00C26C40" w14:paraId="294B4E77" w14:textId="77777777" w:rsidTr="00870DFD">
        <w:trPr>
          <w:jc w:val="center"/>
        </w:trPr>
        <w:tc>
          <w:tcPr>
            <w:tcW w:w="3009" w:type="dxa"/>
          </w:tcPr>
          <w:p w14:paraId="2DE760EA" w14:textId="628868C7" w:rsidR="00312BC3" w:rsidRPr="00C26C40" w:rsidRDefault="00C45669" w:rsidP="00870DFD">
            <w:pPr>
              <w:rPr>
                <w:lang w:val="en-GB"/>
              </w:rPr>
            </w:pPr>
            <m:oMathPara>
              <m:oMath>
                <m:r>
                  <w:rPr>
                    <w:rFonts w:ascii="Cambria Math" w:hAnsi="Cambria Math"/>
                    <w:lang w:val="en-GB"/>
                  </w:rPr>
                  <m:t>Fe³⁺</m:t>
                </m:r>
              </m:oMath>
            </m:oMathPara>
          </w:p>
        </w:tc>
        <w:tc>
          <w:tcPr>
            <w:tcW w:w="3009" w:type="dxa"/>
          </w:tcPr>
          <w:p w14:paraId="207DB785" w14:textId="77777777" w:rsidR="00312BC3" w:rsidRPr="00C26C40" w:rsidRDefault="00312BC3" w:rsidP="00870DFD">
            <w:pPr>
              <w:rPr>
                <w:lang w:val="en-GB"/>
              </w:rPr>
            </w:pPr>
            <w:r w:rsidRPr="00C26C40">
              <w:rPr>
                <w:lang w:val="en-GB"/>
              </w:rPr>
              <w:t>0.341</w:t>
            </w:r>
          </w:p>
        </w:tc>
        <w:tc>
          <w:tcPr>
            <w:tcW w:w="3009" w:type="dxa"/>
          </w:tcPr>
          <w:p w14:paraId="11F619E0" w14:textId="77777777" w:rsidR="00312BC3" w:rsidRPr="00C26C40" w:rsidRDefault="00312BC3" w:rsidP="00870DFD">
            <w:pPr>
              <w:rPr>
                <w:lang w:val="en-GB"/>
              </w:rPr>
            </w:pPr>
            <w:r w:rsidRPr="00C26C40">
              <w:rPr>
                <w:lang w:val="en-GB"/>
              </w:rPr>
              <w:t>0.0001</w:t>
            </w:r>
          </w:p>
        </w:tc>
      </w:tr>
      <w:tr w:rsidR="00312BC3" w:rsidRPr="00C26C40" w14:paraId="50BF7F96" w14:textId="77777777" w:rsidTr="00870DFD">
        <w:trPr>
          <w:jc w:val="center"/>
        </w:trPr>
        <w:tc>
          <w:tcPr>
            <w:tcW w:w="3009" w:type="dxa"/>
          </w:tcPr>
          <w:p w14:paraId="490DE586" w14:textId="7D7F9A08" w:rsidR="00312BC3" w:rsidRPr="00C26C40" w:rsidRDefault="00C45669" w:rsidP="00870DFD">
            <w:pPr>
              <w:rPr>
                <w:lang w:val="en-GB"/>
              </w:rPr>
            </w:pPr>
            <m:oMathPara>
              <m:oMath>
                <m:r>
                  <w:rPr>
                    <w:rFonts w:ascii="Cambria Math" w:hAnsi="Cambria Math"/>
                    <w:lang w:val="en-GB"/>
                  </w:rPr>
                  <m:t>FeOH²⁺</m:t>
                </m:r>
              </m:oMath>
            </m:oMathPara>
          </w:p>
        </w:tc>
        <w:tc>
          <w:tcPr>
            <w:tcW w:w="3009" w:type="dxa"/>
          </w:tcPr>
          <w:p w14:paraId="352B2BA8" w14:textId="77777777" w:rsidR="00312BC3" w:rsidRPr="00C26C40" w:rsidRDefault="00312BC3" w:rsidP="00870DFD">
            <w:pPr>
              <w:rPr>
                <w:lang w:val="en-GB"/>
              </w:rPr>
            </w:pPr>
            <w:r w:rsidRPr="00C26C40">
              <w:rPr>
                <w:lang w:val="en-GB"/>
              </w:rPr>
              <w:t>0.000</w:t>
            </w:r>
          </w:p>
        </w:tc>
        <w:tc>
          <w:tcPr>
            <w:tcW w:w="3009" w:type="dxa"/>
          </w:tcPr>
          <w:p w14:paraId="5436AE09" w14:textId="77777777" w:rsidR="00312BC3" w:rsidRPr="00C26C40" w:rsidRDefault="00312BC3" w:rsidP="00870DFD">
            <w:pPr>
              <w:rPr>
                <w:lang w:val="en-GB"/>
              </w:rPr>
            </w:pPr>
            <w:r w:rsidRPr="00C26C40">
              <w:rPr>
                <w:lang w:val="en-GB"/>
              </w:rPr>
              <w:t>0.0000</w:t>
            </w:r>
          </w:p>
        </w:tc>
      </w:tr>
      <w:tr w:rsidR="00312BC3" w:rsidRPr="00C26C40" w14:paraId="25DFC542" w14:textId="77777777" w:rsidTr="00870DFD">
        <w:trPr>
          <w:jc w:val="center"/>
        </w:trPr>
        <w:tc>
          <w:tcPr>
            <w:tcW w:w="3009" w:type="dxa"/>
          </w:tcPr>
          <w:p w14:paraId="5D8E820B" w14:textId="77777777" w:rsidR="00312BC3" w:rsidRPr="00C26C40" w:rsidRDefault="00312BC3" w:rsidP="00870DFD">
            <w:pPr>
              <w:rPr>
                <w:lang w:val="en-GB"/>
              </w:rPr>
            </w:pPr>
            <w:r w:rsidRPr="00C26C40">
              <w:rPr>
                <w:b/>
                <w:lang w:val="en-GB"/>
              </w:rPr>
              <w:t>Total</w:t>
            </w:r>
          </w:p>
        </w:tc>
        <w:tc>
          <w:tcPr>
            <w:tcW w:w="3009" w:type="dxa"/>
          </w:tcPr>
          <w:p w14:paraId="3F1FD70F" w14:textId="77777777" w:rsidR="00312BC3" w:rsidRPr="00C26C40" w:rsidRDefault="00312BC3" w:rsidP="00870DFD">
            <w:pPr>
              <w:rPr>
                <w:lang w:val="en-GB"/>
              </w:rPr>
            </w:pPr>
            <w:r w:rsidRPr="00C26C40">
              <w:rPr>
                <w:b/>
                <w:lang w:val="en-GB"/>
              </w:rPr>
              <w:t>2,893.053</w:t>
            </w:r>
          </w:p>
        </w:tc>
        <w:tc>
          <w:tcPr>
            <w:tcW w:w="3009" w:type="dxa"/>
          </w:tcPr>
          <w:p w14:paraId="438A25FA" w14:textId="77777777" w:rsidR="00312BC3" w:rsidRPr="00C26C40" w:rsidRDefault="00312BC3" w:rsidP="00870DFD">
            <w:pPr>
              <w:rPr>
                <w:lang w:val="en-GB"/>
              </w:rPr>
            </w:pPr>
            <w:r w:rsidRPr="00C26C40">
              <w:rPr>
                <w:b/>
                <w:lang w:val="en-GB"/>
              </w:rPr>
              <w:t>1.0000</w:t>
            </w:r>
          </w:p>
        </w:tc>
      </w:tr>
      <w:tr w:rsidR="00312BC3" w:rsidRPr="00C26C40" w14:paraId="32B4CA62" w14:textId="77777777" w:rsidTr="00870DFD">
        <w:trPr>
          <w:jc w:val="center"/>
        </w:trPr>
        <w:tc>
          <w:tcPr>
            <w:tcW w:w="3009" w:type="dxa"/>
          </w:tcPr>
          <w:p w14:paraId="149F3BDD" w14:textId="77777777" w:rsidR="00312BC3" w:rsidRPr="00C26C40" w:rsidRDefault="00312BC3" w:rsidP="00870DFD">
            <w:pPr>
              <w:rPr>
                <w:lang w:val="en-GB"/>
              </w:rPr>
            </w:pPr>
            <w:r w:rsidRPr="00C26C40">
              <w:rPr>
                <w:b/>
                <w:lang w:val="en-GB"/>
              </w:rPr>
              <w:t>Temperature (°C)</w:t>
            </w:r>
          </w:p>
        </w:tc>
        <w:tc>
          <w:tcPr>
            <w:tcW w:w="3009" w:type="dxa"/>
          </w:tcPr>
          <w:p w14:paraId="3BC83A51" w14:textId="77777777" w:rsidR="00312BC3" w:rsidRPr="00C26C40" w:rsidRDefault="00312BC3" w:rsidP="00870DFD">
            <w:pPr>
              <w:rPr>
                <w:lang w:val="en-GB"/>
              </w:rPr>
            </w:pPr>
            <w:r w:rsidRPr="00C26C40">
              <w:rPr>
                <w:b/>
                <w:lang w:val="en-GB"/>
              </w:rPr>
              <w:t>120.00</w:t>
            </w:r>
          </w:p>
        </w:tc>
        <w:tc>
          <w:tcPr>
            <w:tcW w:w="3009" w:type="dxa"/>
          </w:tcPr>
          <w:p w14:paraId="0B7215A3" w14:textId="77777777" w:rsidR="00312BC3" w:rsidRPr="00C26C40" w:rsidRDefault="00312BC3" w:rsidP="00870DFD">
            <w:pPr>
              <w:rPr>
                <w:lang w:val="en-GB"/>
              </w:rPr>
            </w:pPr>
          </w:p>
        </w:tc>
      </w:tr>
      <w:tr w:rsidR="00312BC3" w:rsidRPr="00C26C40" w14:paraId="67563E01" w14:textId="77777777" w:rsidTr="00870DFD">
        <w:trPr>
          <w:jc w:val="center"/>
        </w:trPr>
        <w:tc>
          <w:tcPr>
            <w:tcW w:w="3009" w:type="dxa"/>
          </w:tcPr>
          <w:p w14:paraId="5CC4E5F8" w14:textId="77777777" w:rsidR="00312BC3" w:rsidRPr="00C26C40" w:rsidRDefault="00312BC3" w:rsidP="00870DFD">
            <w:pPr>
              <w:rPr>
                <w:lang w:val="en-GB"/>
              </w:rPr>
            </w:pPr>
            <w:r w:rsidRPr="00C26C40">
              <w:rPr>
                <w:b/>
                <w:lang w:val="en-GB"/>
              </w:rPr>
              <w:t>Pressure (atm)</w:t>
            </w:r>
          </w:p>
        </w:tc>
        <w:tc>
          <w:tcPr>
            <w:tcW w:w="3009" w:type="dxa"/>
          </w:tcPr>
          <w:p w14:paraId="08B7492B" w14:textId="77777777" w:rsidR="00312BC3" w:rsidRPr="00C26C40" w:rsidRDefault="00312BC3" w:rsidP="00870DFD">
            <w:pPr>
              <w:rPr>
                <w:lang w:val="en-GB"/>
              </w:rPr>
            </w:pPr>
            <w:r w:rsidRPr="00C26C40">
              <w:rPr>
                <w:b/>
                <w:lang w:val="en-GB"/>
              </w:rPr>
              <w:t>2.9608</w:t>
            </w:r>
          </w:p>
        </w:tc>
        <w:tc>
          <w:tcPr>
            <w:tcW w:w="3009" w:type="dxa"/>
          </w:tcPr>
          <w:p w14:paraId="7A7EA393" w14:textId="77777777" w:rsidR="00312BC3" w:rsidRPr="00C26C40" w:rsidRDefault="00312BC3" w:rsidP="00870DFD">
            <w:pPr>
              <w:rPr>
                <w:lang w:val="en-GB"/>
              </w:rPr>
            </w:pPr>
          </w:p>
        </w:tc>
      </w:tr>
      <w:tr w:rsidR="00312BC3" w:rsidRPr="00C26C40" w14:paraId="28191D4F" w14:textId="77777777" w:rsidTr="00870DFD">
        <w:trPr>
          <w:jc w:val="center"/>
        </w:trPr>
        <w:tc>
          <w:tcPr>
            <w:tcW w:w="3009" w:type="dxa"/>
            <w:shd w:val="clear" w:color="auto" w:fill="D9D9D9"/>
          </w:tcPr>
          <w:p w14:paraId="72959316" w14:textId="77777777" w:rsidR="00312BC3" w:rsidRPr="00C26C40" w:rsidRDefault="00312BC3" w:rsidP="00870DFD">
            <w:pPr>
              <w:rPr>
                <w:lang w:val="en-GB"/>
              </w:rPr>
            </w:pPr>
            <w:r w:rsidRPr="00C26C40">
              <w:rPr>
                <w:b/>
                <w:sz w:val="22"/>
                <w:lang w:val="en-GB"/>
              </w:rPr>
              <w:t>Stream CAAL2O4B</w:t>
            </w:r>
          </w:p>
        </w:tc>
        <w:tc>
          <w:tcPr>
            <w:tcW w:w="3009" w:type="dxa"/>
            <w:shd w:val="clear" w:color="auto" w:fill="D9D9D9"/>
          </w:tcPr>
          <w:p w14:paraId="6F38B451"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6D6A750B" w14:textId="77777777" w:rsidR="00312BC3" w:rsidRPr="00C26C40" w:rsidRDefault="00312BC3" w:rsidP="00870DFD">
            <w:pPr>
              <w:rPr>
                <w:lang w:val="en-GB"/>
              </w:rPr>
            </w:pPr>
            <w:r w:rsidRPr="00C26C40">
              <w:rPr>
                <w:b/>
                <w:sz w:val="22"/>
                <w:lang w:val="en-GB"/>
              </w:rPr>
              <w:t>Mass Fraction</w:t>
            </w:r>
          </w:p>
        </w:tc>
      </w:tr>
      <w:tr w:rsidR="00312BC3" w:rsidRPr="00C26C40" w14:paraId="5BE017D4" w14:textId="77777777" w:rsidTr="00870DFD">
        <w:trPr>
          <w:jc w:val="center"/>
        </w:trPr>
        <w:tc>
          <w:tcPr>
            <w:tcW w:w="3009" w:type="dxa"/>
          </w:tcPr>
          <w:p w14:paraId="66863258" w14:textId="023EFDD7" w:rsidR="00312BC3" w:rsidRPr="00C26C40" w:rsidRDefault="00C45669" w:rsidP="00870DFD">
            <w:pPr>
              <w:rPr>
                <w:lang w:val="en-GB"/>
              </w:rPr>
            </w:pPr>
            <m:oMathPara>
              <m:oMath>
                <m:r>
                  <w:rPr>
                    <w:rFonts w:ascii="Cambria Math" w:hAnsi="Cambria Math"/>
                    <w:lang w:val="en-GB"/>
                  </w:rPr>
                  <m:t>CaAl₂O₄</m:t>
                </m:r>
              </m:oMath>
            </m:oMathPara>
          </w:p>
        </w:tc>
        <w:tc>
          <w:tcPr>
            <w:tcW w:w="3009" w:type="dxa"/>
          </w:tcPr>
          <w:p w14:paraId="45464138" w14:textId="77777777" w:rsidR="00312BC3" w:rsidRPr="00C26C40" w:rsidRDefault="00312BC3" w:rsidP="00870DFD">
            <w:pPr>
              <w:rPr>
                <w:lang w:val="en-GB"/>
              </w:rPr>
            </w:pPr>
            <w:r w:rsidRPr="00C26C40">
              <w:rPr>
                <w:lang w:val="en-GB"/>
              </w:rPr>
              <w:t>687.215</w:t>
            </w:r>
          </w:p>
        </w:tc>
        <w:tc>
          <w:tcPr>
            <w:tcW w:w="3009" w:type="dxa"/>
          </w:tcPr>
          <w:p w14:paraId="3340E6B9" w14:textId="77777777" w:rsidR="00312BC3" w:rsidRPr="00C26C40" w:rsidRDefault="00312BC3" w:rsidP="00870DFD">
            <w:pPr>
              <w:rPr>
                <w:lang w:val="en-GB"/>
              </w:rPr>
            </w:pPr>
            <w:r w:rsidRPr="00C26C40">
              <w:rPr>
                <w:lang w:val="en-GB"/>
              </w:rPr>
              <w:t>1.0000</w:t>
            </w:r>
          </w:p>
        </w:tc>
      </w:tr>
      <w:tr w:rsidR="00312BC3" w:rsidRPr="00C26C40" w14:paraId="67D3A31B" w14:textId="77777777" w:rsidTr="00870DFD">
        <w:trPr>
          <w:jc w:val="center"/>
        </w:trPr>
        <w:tc>
          <w:tcPr>
            <w:tcW w:w="3009" w:type="dxa"/>
          </w:tcPr>
          <w:p w14:paraId="3EFF0AF0" w14:textId="77777777" w:rsidR="00312BC3" w:rsidRPr="00C26C40" w:rsidRDefault="00312BC3" w:rsidP="00870DFD">
            <w:pPr>
              <w:rPr>
                <w:lang w:val="en-GB"/>
              </w:rPr>
            </w:pPr>
            <w:r w:rsidRPr="00C26C40">
              <w:rPr>
                <w:b/>
                <w:lang w:val="en-GB"/>
              </w:rPr>
              <w:t>Total</w:t>
            </w:r>
          </w:p>
        </w:tc>
        <w:tc>
          <w:tcPr>
            <w:tcW w:w="3009" w:type="dxa"/>
          </w:tcPr>
          <w:p w14:paraId="59537ABE" w14:textId="77777777" w:rsidR="00312BC3" w:rsidRPr="00C26C40" w:rsidRDefault="00312BC3" w:rsidP="00870DFD">
            <w:pPr>
              <w:rPr>
                <w:lang w:val="en-GB"/>
              </w:rPr>
            </w:pPr>
            <w:r w:rsidRPr="00C26C40">
              <w:rPr>
                <w:b/>
                <w:lang w:val="en-GB"/>
              </w:rPr>
              <w:t>687.215</w:t>
            </w:r>
          </w:p>
        </w:tc>
        <w:tc>
          <w:tcPr>
            <w:tcW w:w="3009" w:type="dxa"/>
          </w:tcPr>
          <w:p w14:paraId="7298B7E4" w14:textId="77777777" w:rsidR="00312BC3" w:rsidRPr="00C26C40" w:rsidRDefault="00312BC3" w:rsidP="00870DFD">
            <w:pPr>
              <w:rPr>
                <w:lang w:val="en-GB"/>
              </w:rPr>
            </w:pPr>
            <w:r w:rsidRPr="00C26C40">
              <w:rPr>
                <w:b/>
                <w:lang w:val="en-GB"/>
              </w:rPr>
              <w:t>1.0000</w:t>
            </w:r>
          </w:p>
        </w:tc>
      </w:tr>
      <w:tr w:rsidR="00312BC3" w:rsidRPr="00C26C40" w14:paraId="0E6B43D7" w14:textId="77777777" w:rsidTr="00870DFD">
        <w:trPr>
          <w:jc w:val="center"/>
        </w:trPr>
        <w:tc>
          <w:tcPr>
            <w:tcW w:w="3009" w:type="dxa"/>
          </w:tcPr>
          <w:p w14:paraId="3D25379F" w14:textId="77777777" w:rsidR="00312BC3" w:rsidRPr="00C26C40" w:rsidRDefault="00312BC3" w:rsidP="00870DFD">
            <w:pPr>
              <w:rPr>
                <w:lang w:val="en-GB"/>
              </w:rPr>
            </w:pPr>
            <w:r w:rsidRPr="00C26C40">
              <w:rPr>
                <w:b/>
                <w:lang w:val="en-GB"/>
              </w:rPr>
              <w:t>Temperature (°C)</w:t>
            </w:r>
          </w:p>
        </w:tc>
        <w:tc>
          <w:tcPr>
            <w:tcW w:w="3009" w:type="dxa"/>
          </w:tcPr>
          <w:p w14:paraId="57D3AF6B" w14:textId="77777777" w:rsidR="00312BC3" w:rsidRPr="00C26C40" w:rsidRDefault="00312BC3" w:rsidP="00870DFD">
            <w:pPr>
              <w:rPr>
                <w:lang w:val="en-GB"/>
              </w:rPr>
            </w:pPr>
            <w:r w:rsidRPr="00C26C40">
              <w:rPr>
                <w:b/>
                <w:lang w:val="en-GB"/>
              </w:rPr>
              <w:t>32.00</w:t>
            </w:r>
          </w:p>
        </w:tc>
        <w:tc>
          <w:tcPr>
            <w:tcW w:w="3009" w:type="dxa"/>
          </w:tcPr>
          <w:p w14:paraId="6EFD81D9" w14:textId="77777777" w:rsidR="00312BC3" w:rsidRPr="00C26C40" w:rsidRDefault="00312BC3" w:rsidP="00870DFD">
            <w:pPr>
              <w:rPr>
                <w:lang w:val="en-GB"/>
              </w:rPr>
            </w:pPr>
          </w:p>
        </w:tc>
      </w:tr>
      <w:tr w:rsidR="00312BC3" w:rsidRPr="00C26C40" w14:paraId="48DDED57" w14:textId="77777777" w:rsidTr="00870DFD">
        <w:trPr>
          <w:jc w:val="center"/>
        </w:trPr>
        <w:tc>
          <w:tcPr>
            <w:tcW w:w="3009" w:type="dxa"/>
          </w:tcPr>
          <w:p w14:paraId="4416590F" w14:textId="77777777" w:rsidR="00312BC3" w:rsidRPr="00C26C40" w:rsidRDefault="00312BC3" w:rsidP="00870DFD">
            <w:pPr>
              <w:rPr>
                <w:lang w:val="en-GB"/>
              </w:rPr>
            </w:pPr>
            <w:r w:rsidRPr="00C26C40">
              <w:rPr>
                <w:b/>
                <w:lang w:val="en-GB"/>
              </w:rPr>
              <w:t>Pressure (atm)</w:t>
            </w:r>
          </w:p>
        </w:tc>
        <w:tc>
          <w:tcPr>
            <w:tcW w:w="3009" w:type="dxa"/>
          </w:tcPr>
          <w:p w14:paraId="28637901" w14:textId="77777777" w:rsidR="00312BC3" w:rsidRPr="00C26C40" w:rsidRDefault="00312BC3" w:rsidP="00870DFD">
            <w:pPr>
              <w:rPr>
                <w:lang w:val="en-GB"/>
              </w:rPr>
            </w:pPr>
            <w:r w:rsidRPr="00C26C40">
              <w:rPr>
                <w:b/>
                <w:lang w:val="en-GB"/>
              </w:rPr>
              <w:t>1.0000</w:t>
            </w:r>
          </w:p>
        </w:tc>
        <w:tc>
          <w:tcPr>
            <w:tcW w:w="3009" w:type="dxa"/>
          </w:tcPr>
          <w:p w14:paraId="0B25EC11" w14:textId="77777777" w:rsidR="00312BC3" w:rsidRPr="00C26C40" w:rsidRDefault="00312BC3" w:rsidP="00870DFD">
            <w:pPr>
              <w:rPr>
                <w:lang w:val="en-GB"/>
              </w:rPr>
            </w:pPr>
          </w:p>
        </w:tc>
      </w:tr>
    </w:tbl>
    <w:p w14:paraId="7C6D7F5C" w14:textId="77777777" w:rsidR="00C45669" w:rsidRPr="00C26C40" w:rsidRDefault="00C45669" w:rsidP="00312BC3"/>
    <w:p w14:paraId="04E7000C" w14:textId="25CB1EE8" w:rsidR="00312BC3" w:rsidRPr="00C26C40" w:rsidRDefault="00312BC3" w:rsidP="00312BC3">
      <w:r w:rsidRPr="00C26C40">
        <w:t>Outlet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45E2A77B" w14:textId="77777777" w:rsidTr="00870DFD">
        <w:trPr>
          <w:jc w:val="center"/>
        </w:trPr>
        <w:tc>
          <w:tcPr>
            <w:tcW w:w="3009" w:type="dxa"/>
            <w:shd w:val="clear" w:color="auto" w:fill="D9D9D9"/>
          </w:tcPr>
          <w:p w14:paraId="2CF96CE1" w14:textId="77777777" w:rsidR="00312BC3" w:rsidRPr="00C26C40" w:rsidRDefault="00312BC3" w:rsidP="00870DFD">
            <w:pPr>
              <w:rPr>
                <w:lang w:val="en-GB"/>
              </w:rPr>
            </w:pPr>
            <w:r w:rsidRPr="00C26C40">
              <w:rPr>
                <w:b/>
                <w:sz w:val="22"/>
                <w:lang w:val="en-GB"/>
              </w:rPr>
              <w:t>Stream 701</w:t>
            </w:r>
          </w:p>
        </w:tc>
        <w:tc>
          <w:tcPr>
            <w:tcW w:w="3009" w:type="dxa"/>
            <w:shd w:val="clear" w:color="auto" w:fill="D9D9D9"/>
          </w:tcPr>
          <w:p w14:paraId="77D2C721"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6C2E438F" w14:textId="77777777" w:rsidR="00312BC3" w:rsidRPr="00C26C40" w:rsidRDefault="00312BC3" w:rsidP="00870DFD">
            <w:pPr>
              <w:rPr>
                <w:lang w:val="en-GB"/>
              </w:rPr>
            </w:pPr>
            <w:r w:rsidRPr="00C26C40">
              <w:rPr>
                <w:b/>
                <w:sz w:val="22"/>
                <w:lang w:val="en-GB"/>
              </w:rPr>
              <w:t>Mass Fraction</w:t>
            </w:r>
          </w:p>
        </w:tc>
      </w:tr>
      <w:tr w:rsidR="00312BC3" w:rsidRPr="00C26C40" w14:paraId="0EA91E9F" w14:textId="77777777" w:rsidTr="00870DFD">
        <w:trPr>
          <w:jc w:val="center"/>
        </w:trPr>
        <w:tc>
          <w:tcPr>
            <w:tcW w:w="3009" w:type="dxa"/>
          </w:tcPr>
          <w:p w14:paraId="233FEE21" w14:textId="37BF2475" w:rsidR="00312BC3" w:rsidRPr="00C26C40" w:rsidRDefault="00C45669" w:rsidP="00870DFD">
            <w:pPr>
              <w:rPr>
                <w:lang w:val="en-GB"/>
              </w:rPr>
            </w:pPr>
            <m:oMathPara>
              <m:oMath>
                <m:r>
                  <w:rPr>
                    <w:rFonts w:ascii="Cambria Math" w:hAnsi="Cambria Math"/>
                    <w:lang w:val="en-GB"/>
                  </w:rPr>
                  <m:t>H₂O</m:t>
                </m:r>
              </m:oMath>
            </m:oMathPara>
          </w:p>
        </w:tc>
        <w:tc>
          <w:tcPr>
            <w:tcW w:w="3009" w:type="dxa"/>
          </w:tcPr>
          <w:p w14:paraId="669F36A9" w14:textId="77777777" w:rsidR="00312BC3" w:rsidRPr="00C26C40" w:rsidRDefault="00312BC3" w:rsidP="00870DFD">
            <w:pPr>
              <w:rPr>
                <w:lang w:val="en-GB"/>
              </w:rPr>
            </w:pPr>
            <w:r w:rsidRPr="00C26C40">
              <w:rPr>
                <w:lang w:val="en-GB"/>
              </w:rPr>
              <w:t>1,924.138</w:t>
            </w:r>
          </w:p>
        </w:tc>
        <w:tc>
          <w:tcPr>
            <w:tcW w:w="3009" w:type="dxa"/>
          </w:tcPr>
          <w:p w14:paraId="0500E6F6" w14:textId="77777777" w:rsidR="00312BC3" w:rsidRPr="00C26C40" w:rsidRDefault="00312BC3" w:rsidP="00870DFD">
            <w:pPr>
              <w:rPr>
                <w:lang w:val="en-GB"/>
              </w:rPr>
            </w:pPr>
            <w:r w:rsidRPr="00C26C40">
              <w:rPr>
                <w:lang w:val="en-GB"/>
              </w:rPr>
              <w:t>0.5374</w:t>
            </w:r>
          </w:p>
        </w:tc>
      </w:tr>
      <w:tr w:rsidR="00312BC3" w:rsidRPr="00C26C40" w14:paraId="16ECDEF0" w14:textId="77777777" w:rsidTr="00870DFD">
        <w:trPr>
          <w:jc w:val="center"/>
        </w:trPr>
        <w:tc>
          <w:tcPr>
            <w:tcW w:w="3009" w:type="dxa"/>
          </w:tcPr>
          <w:p w14:paraId="09087688" w14:textId="332F23FB" w:rsidR="00312BC3" w:rsidRPr="00C26C40" w:rsidRDefault="00C45669" w:rsidP="00870DFD">
            <w:pPr>
              <w:rPr>
                <w:lang w:val="en-GB"/>
              </w:rPr>
            </w:pPr>
            <m:oMathPara>
              <m:oMath>
                <m:r>
                  <w:rPr>
                    <w:rFonts w:ascii="Cambria Math" w:hAnsi="Cambria Math"/>
                    <w:lang w:val="en-GB"/>
                  </w:rPr>
                  <m:t>Al(OH)₃</m:t>
                </m:r>
              </m:oMath>
            </m:oMathPara>
          </w:p>
        </w:tc>
        <w:tc>
          <w:tcPr>
            <w:tcW w:w="3009" w:type="dxa"/>
          </w:tcPr>
          <w:p w14:paraId="24B7FECC" w14:textId="77777777" w:rsidR="00312BC3" w:rsidRPr="00C26C40" w:rsidRDefault="00312BC3" w:rsidP="00870DFD">
            <w:pPr>
              <w:rPr>
                <w:lang w:val="en-GB"/>
              </w:rPr>
            </w:pPr>
            <w:r w:rsidRPr="00C26C40">
              <w:rPr>
                <w:lang w:val="en-GB"/>
              </w:rPr>
              <w:t>794.738</w:t>
            </w:r>
          </w:p>
        </w:tc>
        <w:tc>
          <w:tcPr>
            <w:tcW w:w="3009" w:type="dxa"/>
          </w:tcPr>
          <w:p w14:paraId="41B6A536" w14:textId="77777777" w:rsidR="00312BC3" w:rsidRPr="00C26C40" w:rsidRDefault="00312BC3" w:rsidP="00870DFD">
            <w:pPr>
              <w:rPr>
                <w:lang w:val="en-GB"/>
              </w:rPr>
            </w:pPr>
            <w:r w:rsidRPr="00C26C40">
              <w:rPr>
                <w:lang w:val="en-GB"/>
              </w:rPr>
              <w:t>0.2220</w:t>
            </w:r>
          </w:p>
        </w:tc>
      </w:tr>
      <w:tr w:rsidR="00312BC3" w:rsidRPr="00C26C40" w14:paraId="706EB8DF" w14:textId="77777777" w:rsidTr="00870DFD">
        <w:trPr>
          <w:jc w:val="center"/>
        </w:trPr>
        <w:tc>
          <w:tcPr>
            <w:tcW w:w="3009" w:type="dxa"/>
          </w:tcPr>
          <w:p w14:paraId="18315A42" w14:textId="14E64258" w:rsidR="00312BC3" w:rsidRPr="00C26C40" w:rsidRDefault="00C45669" w:rsidP="00870DFD">
            <w:pPr>
              <w:rPr>
                <w:lang w:val="en-GB"/>
              </w:rPr>
            </w:pPr>
            <m:oMathPara>
              <m:oMath>
                <m:r>
                  <w:rPr>
                    <w:rFonts w:ascii="Cambria Math" w:hAnsi="Cambria Math"/>
                    <w:lang w:val="en-GB"/>
                  </w:rPr>
                  <m:t>H₃O⁺</m:t>
                </m:r>
              </m:oMath>
            </m:oMathPara>
          </w:p>
        </w:tc>
        <w:tc>
          <w:tcPr>
            <w:tcW w:w="3009" w:type="dxa"/>
          </w:tcPr>
          <w:p w14:paraId="38604AE0" w14:textId="77777777" w:rsidR="00312BC3" w:rsidRPr="00C26C40" w:rsidRDefault="00312BC3" w:rsidP="00870DFD">
            <w:pPr>
              <w:rPr>
                <w:lang w:val="en-GB"/>
              </w:rPr>
            </w:pPr>
            <w:r w:rsidRPr="00C26C40">
              <w:rPr>
                <w:lang w:val="en-GB"/>
              </w:rPr>
              <w:t>0.000</w:t>
            </w:r>
          </w:p>
        </w:tc>
        <w:tc>
          <w:tcPr>
            <w:tcW w:w="3009" w:type="dxa"/>
          </w:tcPr>
          <w:p w14:paraId="6125565B" w14:textId="77777777" w:rsidR="00312BC3" w:rsidRPr="00C26C40" w:rsidRDefault="00312BC3" w:rsidP="00870DFD">
            <w:pPr>
              <w:rPr>
                <w:lang w:val="en-GB"/>
              </w:rPr>
            </w:pPr>
            <w:r w:rsidRPr="00C26C40">
              <w:rPr>
                <w:lang w:val="en-GB"/>
              </w:rPr>
              <w:t>0.0000</w:t>
            </w:r>
          </w:p>
        </w:tc>
      </w:tr>
      <w:tr w:rsidR="00312BC3" w:rsidRPr="00C26C40" w14:paraId="12FD2167" w14:textId="77777777" w:rsidTr="00870DFD">
        <w:trPr>
          <w:jc w:val="center"/>
        </w:trPr>
        <w:tc>
          <w:tcPr>
            <w:tcW w:w="3009" w:type="dxa"/>
          </w:tcPr>
          <w:p w14:paraId="62B73EB7" w14:textId="7330B3C3" w:rsidR="00312BC3" w:rsidRPr="00C26C40" w:rsidRDefault="00C45669" w:rsidP="00870DFD">
            <w:pPr>
              <w:rPr>
                <w:lang w:val="en-GB"/>
              </w:rPr>
            </w:pPr>
            <m:oMathPara>
              <m:oMath>
                <m:r>
                  <w:rPr>
                    <w:rFonts w:ascii="Cambria Math" w:hAnsi="Cambria Math"/>
                    <w:lang w:val="en-GB"/>
                  </w:rPr>
                  <m:t>OH⁻</m:t>
                </m:r>
              </m:oMath>
            </m:oMathPara>
          </w:p>
        </w:tc>
        <w:tc>
          <w:tcPr>
            <w:tcW w:w="3009" w:type="dxa"/>
          </w:tcPr>
          <w:p w14:paraId="2AEDEE7D" w14:textId="77777777" w:rsidR="00312BC3" w:rsidRPr="00C26C40" w:rsidRDefault="00312BC3" w:rsidP="00870DFD">
            <w:pPr>
              <w:rPr>
                <w:lang w:val="en-GB"/>
              </w:rPr>
            </w:pPr>
            <w:r w:rsidRPr="00C26C40">
              <w:rPr>
                <w:lang w:val="en-GB"/>
              </w:rPr>
              <w:t>0.000</w:t>
            </w:r>
          </w:p>
        </w:tc>
        <w:tc>
          <w:tcPr>
            <w:tcW w:w="3009" w:type="dxa"/>
          </w:tcPr>
          <w:p w14:paraId="04E2FC7E" w14:textId="77777777" w:rsidR="00312BC3" w:rsidRPr="00C26C40" w:rsidRDefault="00312BC3" w:rsidP="00870DFD">
            <w:pPr>
              <w:rPr>
                <w:lang w:val="en-GB"/>
              </w:rPr>
            </w:pPr>
            <w:r w:rsidRPr="00C26C40">
              <w:rPr>
                <w:lang w:val="en-GB"/>
              </w:rPr>
              <w:t>0.0000</w:t>
            </w:r>
          </w:p>
        </w:tc>
      </w:tr>
      <w:tr w:rsidR="00312BC3" w:rsidRPr="00C26C40" w14:paraId="4E9EE2AF" w14:textId="77777777" w:rsidTr="00870DFD">
        <w:trPr>
          <w:jc w:val="center"/>
        </w:trPr>
        <w:tc>
          <w:tcPr>
            <w:tcW w:w="3009" w:type="dxa"/>
          </w:tcPr>
          <w:p w14:paraId="13F725AB" w14:textId="2D283B3C" w:rsidR="00312BC3" w:rsidRPr="00C26C40" w:rsidRDefault="00C45669" w:rsidP="00870DFD">
            <w:pPr>
              <w:rPr>
                <w:lang w:val="en-GB"/>
              </w:rPr>
            </w:pPr>
            <m:oMathPara>
              <m:oMath>
                <m:r>
                  <w:rPr>
                    <w:rFonts w:ascii="Cambria Math" w:hAnsi="Cambria Math"/>
                    <w:lang w:val="en-GB"/>
                  </w:rPr>
                  <m:t>Cl⁻</m:t>
                </m:r>
              </m:oMath>
            </m:oMathPara>
          </w:p>
        </w:tc>
        <w:tc>
          <w:tcPr>
            <w:tcW w:w="3009" w:type="dxa"/>
          </w:tcPr>
          <w:p w14:paraId="0B6CBBE9" w14:textId="77777777" w:rsidR="00312BC3" w:rsidRPr="00C26C40" w:rsidRDefault="00312BC3" w:rsidP="00870DFD">
            <w:pPr>
              <w:rPr>
                <w:lang w:val="en-GB"/>
              </w:rPr>
            </w:pPr>
            <w:r w:rsidRPr="00C26C40">
              <w:rPr>
                <w:lang w:val="en-GB"/>
              </w:rPr>
              <w:t>560.085</w:t>
            </w:r>
          </w:p>
        </w:tc>
        <w:tc>
          <w:tcPr>
            <w:tcW w:w="3009" w:type="dxa"/>
          </w:tcPr>
          <w:p w14:paraId="65718241" w14:textId="77777777" w:rsidR="00312BC3" w:rsidRPr="00C26C40" w:rsidRDefault="00312BC3" w:rsidP="00870DFD">
            <w:pPr>
              <w:rPr>
                <w:lang w:val="en-GB"/>
              </w:rPr>
            </w:pPr>
            <w:r w:rsidRPr="00C26C40">
              <w:rPr>
                <w:lang w:val="en-GB"/>
              </w:rPr>
              <w:t>0.1564</w:t>
            </w:r>
          </w:p>
        </w:tc>
      </w:tr>
      <w:tr w:rsidR="00312BC3" w:rsidRPr="00C26C40" w14:paraId="7344796B" w14:textId="77777777" w:rsidTr="00870DFD">
        <w:trPr>
          <w:jc w:val="center"/>
        </w:trPr>
        <w:tc>
          <w:tcPr>
            <w:tcW w:w="3009" w:type="dxa"/>
          </w:tcPr>
          <w:p w14:paraId="406B4311" w14:textId="5A6EEC0E" w:rsidR="00312BC3" w:rsidRPr="00C26C40" w:rsidRDefault="00C45669" w:rsidP="00870DFD">
            <w:pPr>
              <w:rPr>
                <w:lang w:val="en-GB"/>
              </w:rPr>
            </w:pPr>
            <m:oMathPara>
              <m:oMath>
                <m:r>
                  <w:rPr>
                    <w:rFonts w:ascii="Cambria Math" w:hAnsi="Cambria Math"/>
                    <w:lang w:val="en-GB"/>
                  </w:rPr>
                  <m:t>Al³⁺</m:t>
                </m:r>
              </m:oMath>
            </m:oMathPara>
          </w:p>
        </w:tc>
        <w:tc>
          <w:tcPr>
            <w:tcW w:w="3009" w:type="dxa"/>
          </w:tcPr>
          <w:p w14:paraId="6DF8C7CD" w14:textId="77777777" w:rsidR="00312BC3" w:rsidRPr="00C26C40" w:rsidRDefault="00312BC3" w:rsidP="00870DFD">
            <w:pPr>
              <w:rPr>
                <w:lang w:val="en-GB"/>
              </w:rPr>
            </w:pPr>
            <w:r w:rsidRPr="00C26C40">
              <w:rPr>
                <w:lang w:val="en-GB"/>
              </w:rPr>
              <w:t>72.134</w:t>
            </w:r>
          </w:p>
        </w:tc>
        <w:tc>
          <w:tcPr>
            <w:tcW w:w="3009" w:type="dxa"/>
          </w:tcPr>
          <w:p w14:paraId="7C160180" w14:textId="77777777" w:rsidR="00312BC3" w:rsidRPr="00C26C40" w:rsidRDefault="00312BC3" w:rsidP="00870DFD">
            <w:pPr>
              <w:rPr>
                <w:lang w:val="en-GB"/>
              </w:rPr>
            </w:pPr>
            <w:r w:rsidRPr="00C26C40">
              <w:rPr>
                <w:lang w:val="en-GB"/>
              </w:rPr>
              <w:t>0.0201</w:t>
            </w:r>
          </w:p>
        </w:tc>
      </w:tr>
      <w:tr w:rsidR="00312BC3" w:rsidRPr="00C26C40" w14:paraId="20453CB6" w14:textId="77777777" w:rsidTr="00870DFD">
        <w:trPr>
          <w:jc w:val="center"/>
        </w:trPr>
        <w:tc>
          <w:tcPr>
            <w:tcW w:w="3009" w:type="dxa"/>
          </w:tcPr>
          <w:p w14:paraId="24F2E9B2" w14:textId="202B53CA" w:rsidR="00312BC3" w:rsidRPr="00C26C40" w:rsidRDefault="00C45669" w:rsidP="00870DFD">
            <w:pPr>
              <w:rPr>
                <w:lang w:val="en-GB"/>
              </w:rPr>
            </w:pPr>
            <m:oMathPara>
              <m:oMath>
                <m:r>
                  <w:rPr>
                    <w:rFonts w:ascii="Cambria Math" w:hAnsi="Cambria Math"/>
                    <w:lang w:val="en-GB"/>
                  </w:rPr>
                  <m:t>Fe₂(OH)₂</m:t>
                </m:r>
              </m:oMath>
            </m:oMathPara>
          </w:p>
        </w:tc>
        <w:tc>
          <w:tcPr>
            <w:tcW w:w="3009" w:type="dxa"/>
          </w:tcPr>
          <w:p w14:paraId="15FC13D4" w14:textId="77777777" w:rsidR="00312BC3" w:rsidRPr="00C26C40" w:rsidRDefault="00312BC3" w:rsidP="00870DFD">
            <w:pPr>
              <w:rPr>
                <w:lang w:val="en-GB"/>
              </w:rPr>
            </w:pPr>
            <w:r w:rsidRPr="00C26C40">
              <w:rPr>
                <w:lang w:val="en-GB"/>
              </w:rPr>
              <w:t>0.000</w:t>
            </w:r>
          </w:p>
        </w:tc>
        <w:tc>
          <w:tcPr>
            <w:tcW w:w="3009" w:type="dxa"/>
          </w:tcPr>
          <w:p w14:paraId="02916E68" w14:textId="77777777" w:rsidR="00312BC3" w:rsidRPr="00C26C40" w:rsidRDefault="00312BC3" w:rsidP="00870DFD">
            <w:pPr>
              <w:rPr>
                <w:lang w:val="en-GB"/>
              </w:rPr>
            </w:pPr>
            <w:r w:rsidRPr="00C26C40">
              <w:rPr>
                <w:lang w:val="en-GB"/>
              </w:rPr>
              <w:t>0.0000</w:t>
            </w:r>
          </w:p>
        </w:tc>
      </w:tr>
      <w:tr w:rsidR="00312BC3" w:rsidRPr="00C26C40" w14:paraId="6BA4E377" w14:textId="77777777" w:rsidTr="00870DFD">
        <w:trPr>
          <w:jc w:val="center"/>
        </w:trPr>
        <w:tc>
          <w:tcPr>
            <w:tcW w:w="3009" w:type="dxa"/>
          </w:tcPr>
          <w:p w14:paraId="1B36DD0D" w14:textId="099F61A9" w:rsidR="00312BC3" w:rsidRPr="00C26C40" w:rsidRDefault="00C45669" w:rsidP="00870DFD">
            <w:pPr>
              <w:rPr>
                <w:lang w:val="en-GB"/>
              </w:rPr>
            </w:pPr>
            <m:oMathPara>
              <m:oMath>
                <m:r>
                  <w:rPr>
                    <w:rFonts w:ascii="Cambria Math" w:hAnsi="Cambria Math"/>
                    <w:lang w:val="en-GB"/>
                  </w:rPr>
                  <m:t>Fe³⁺</m:t>
                </m:r>
              </m:oMath>
            </m:oMathPara>
          </w:p>
        </w:tc>
        <w:tc>
          <w:tcPr>
            <w:tcW w:w="3009" w:type="dxa"/>
          </w:tcPr>
          <w:p w14:paraId="22CAF86B" w14:textId="77777777" w:rsidR="00312BC3" w:rsidRPr="00C26C40" w:rsidRDefault="00312BC3" w:rsidP="00870DFD">
            <w:pPr>
              <w:rPr>
                <w:lang w:val="en-GB"/>
              </w:rPr>
            </w:pPr>
            <w:r w:rsidRPr="00C26C40">
              <w:rPr>
                <w:lang w:val="en-GB"/>
              </w:rPr>
              <w:t>0.000</w:t>
            </w:r>
          </w:p>
        </w:tc>
        <w:tc>
          <w:tcPr>
            <w:tcW w:w="3009" w:type="dxa"/>
          </w:tcPr>
          <w:p w14:paraId="5FA8D94A" w14:textId="77777777" w:rsidR="00312BC3" w:rsidRPr="00C26C40" w:rsidRDefault="00312BC3" w:rsidP="00870DFD">
            <w:pPr>
              <w:rPr>
                <w:lang w:val="en-GB"/>
              </w:rPr>
            </w:pPr>
            <w:r w:rsidRPr="00C26C40">
              <w:rPr>
                <w:lang w:val="en-GB"/>
              </w:rPr>
              <w:t>0.0000</w:t>
            </w:r>
          </w:p>
        </w:tc>
      </w:tr>
      <w:tr w:rsidR="00312BC3" w:rsidRPr="00C26C40" w14:paraId="6EBB911D" w14:textId="77777777" w:rsidTr="00870DFD">
        <w:trPr>
          <w:jc w:val="center"/>
        </w:trPr>
        <w:tc>
          <w:tcPr>
            <w:tcW w:w="3009" w:type="dxa"/>
          </w:tcPr>
          <w:p w14:paraId="2FB7488A" w14:textId="367FBE37" w:rsidR="00312BC3" w:rsidRPr="00C26C40" w:rsidRDefault="00C45669" w:rsidP="00870DFD">
            <w:pPr>
              <w:rPr>
                <w:lang w:val="en-GB"/>
              </w:rPr>
            </w:pPr>
            <m:oMathPara>
              <m:oMath>
                <m:r>
                  <w:rPr>
                    <w:rFonts w:ascii="Cambria Math" w:hAnsi="Cambria Math"/>
                    <w:lang w:val="en-GB"/>
                  </w:rPr>
                  <m:t>FeOH²⁺</m:t>
                </m:r>
              </m:oMath>
            </m:oMathPara>
          </w:p>
        </w:tc>
        <w:tc>
          <w:tcPr>
            <w:tcW w:w="3009" w:type="dxa"/>
          </w:tcPr>
          <w:p w14:paraId="256696CC" w14:textId="77777777" w:rsidR="00312BC3" w:rsidRPr="00C26C40" w:rsidRDefault="00312BC3" w:rsidP="00870DFD">
            <w:pPr>
              <w:rPr>
                <w:lang w:val="en-GB"/>
              </w:rPr>
            </w:pPr>
            <w:r w:rsidRPr="00C26C40">
              <w:rPr>
                <w:lang w:val="en-GB"/>
              </w:rPr>
              <w:t>0.000</w:t>
            </w:r>
          </w:p>
        </w:tc>
        <w:tc>
          <w:tcPr>
            <w:tcW w:w="3009" w:type="dxa"/>
          </w:tcPr>
          <w:p w14:paraId="6BB3E094" w14:textId="77777777" w:rsidR="00312BC3" w:rsidRPr="00C26C40" w:rsidRDefault="00312BC3" w:rsidP="00870DFD">
            <w:pPr>
              <w:rPr>
                <w:lang w:val="en-GB"/>
              </w:rPr>
            </w:pPr>
            <w:r w:rsidRPr="00C26C40">
              <w:rPr>
                <w:lang w:val="en-GB"/>
              </w:rPr>
              <w:t>0.0000</w:t>
            </w:r>
          </w:p>
        </w:tc>
      </w:tr>
      <w:tr w:rsidR="00312BC3" w:rsidRPr="00C26C40" w14:paraId="00880DC3" w14:textId="77777777" w:rsidTr="00870DFD">
        <w:trPr>
          <w:jc w:val="center"/>
        </w:trPr>
        <w:tc>
          <w:tcPr>
            <w:tcW w:w="3009" w:type="dxa"/>
          </w:tcPr>
          <w:p w14:paraId="2CBAEF69" w14:textId="6FB7C89D" w:rsidR="00312BC3" w:rsidRPr="00C26C40" w:rsidRDefault="00C45669" w:rsidP="00870DFD">
            <w:pPr>
              <w:rPr>
                <w:lang w:val="en-GB"/>
              </w:rPr>
            </w:pPr>
            <m:oMathPara>
              <m:oMath>
                <m:r>
                  <w:rPr>
                    <w:rFonts w:ascii="Cambria Math" w:hAnsi="Cambria Math"/>
                    <w:lang w:val="en-GB"/>
                  </w:rPr>
                  <m:t>Fe(OH)₂⁺</m:t>
                </m:r>
              </m:oMath>
            </m:oMathPara>
          </w:p>
        </w:tc>
        <w:tc>
          <w:tcPr>
            <w:tcW w:w="3009" w:type="dxa"/>
          </w:tcPr>
          <w:p w14:paraId="1A7F5BF3" w14:textId="77777777" w:rsidR="00312BC3" w:rsidRPr="00C26C40" w:rsidRDefault="00312BC3" w:rsidP="00870DFD">
            <w:pPr>
              <w:rPr>
                <w:lang w:val="en-GB"/>
              </w:rPr>
            </w:pPr>
            <w:r w:rsidRPr="00C26C40">
              <w:rPr>
                <w:lang w:val="en-GB"/>
              </w:rPr>
              <w:t>0.000</w:t>
            </w:r>
          </w:p>
        </w:tc>
        <w:tc>
          <w:tcPr>
            <w:tcW w:w="3009" w:type="dxa"/>
          </w:tcPr>
          <w:p w14:paraId="22F733B9" w14:textId="77777777" w:rsidR="00312BC3" w:rsidRPr="00C26C40" w:rsidRDefault="00312BC3" w:rsidP="00870DFD">
            <w:pPr>
              <w:rPr>
                <w:lang w:val="en-GB"/>
              </w:rPr>
            </w:pPr>
            <w:r w:rsidRPr="00C26C40">
              <w:rPr>
                <w:lang w:val="en-GB"/>
              </w:rPr>
              <w:t>0.0000</w:t>
            </w:r>
          </w:p>
        </w:tc>
      </w:tr>
      <w:tr w:rsidR="00312BC3" w:rsidRPr="00C26C40" w14:paraId="7C1FF9EE" w14:textId="77777777" w:rsidTr="00870DFD">
        <w:trPr>
          <w:jc w:val="center"/>
        </w:trPr>
        <w:tc>
          <w:tcPr>
            <w:tcW w:w="3009" w:type="dxa"/>
          </w:tcPr>
          <w:p w14:paraId="7E84A53D" w14:textId="7DDDF0FF" w:rsidR="00312BC3" w:rsidRPr="00C26C40" w:rsidRDefault="00C45669" w:rsidP="00870DFD">
            <w:pPr>
              <w:rPr>
                <w:lang w:val="en-GB"/>
              </w:rPr>
            </w:pPr>
            <m:oMathPara>
              <m:oMath>
                <m:r>
                  <w:rPr>
                    <w:rFonts w:ascii="Cambria Math" w:hAnsi="Cambria Math"/>
                    <w:lang w:val="en-GB"/>
                  </w:rPr>
                  <m:t>Ca²⁺</m:t>
                </m:r>
              </m:oMath>
            </m:oMathPara>
          </w:p>
        </w:tc>
        <w:tc>
          <w:tcPr>
            <w:tcW w:w="3009" w:type="dxa"/>
          </w:tcPr>
          <w:p w14:paraId="41C4063A" w14:textId="77777777" w:rsidR="00312BC3" w:rsidRPr="00C26C40" w:rsidRDefault="00312BC3" w:rsidP="00870DFD">
            <w:pPr>
              <w:rPr>
                <w:lang w:val="en-GB"/>
              </w:rPr>
            </w:pPr>
            <w:r w:rsidRPr="00C26C40">
              <w:rPr>
                <w:lang w:val="en-GB"/>
              </w:rPr>
              <w:t>155.839</w:t>
            </w:r>
          </w:p>
        </w:tc>
        <w:tc>
          <w:tcPr>
            <w:tcW w:w="3009" w:type="dxa"/>
          </w:tcPr>
          <w:p w14:paraId="182FC833" w14:textId="77777777" w:rsidR="00312BC3" w:rsidRPr="00C26C40" w:rsidRDefault="00312BC3" w:rsidP="00870DFD">
            <w:pPr>
              <w:rPr>
                <w:lang w:val="en-GB"/>
              </w:rPr>
            </w:pPr>
            <w:r w:rsidRPr="00C26C40">
              <w:rPr>
                <w:lang w:val="en-GB"/>
              </w:rPr>
              <w:t>0.0435</w:t>
            </w:r>
          </w:p>
        </w:tc>
      </w:tr>
      <w:tr w:rsidR="00312BC3" w:rsidRPr="00C26C40" w14:paraId="4479DB63" w14:textId="77777777" w:rsidTr="00870DFD">
        <w:trPr>
          <w:jc w:val="center"/>
        </w:trPr>
        <w:tc>
          <w:tcPr>
            <w:tcW w:w="3009" w:type="dxa"/>
          </w:tcPr>
          <w:p w14:paraId="71C42282" w14:textId="5134FAC5" w:rsidR="00312BC3" w:rsidRPr="00C26C40" w:rsidRDefault="00C45669" w:rsidP="00870DFD">
            <w:pPr>
              <w:rPr>
                <w:lang w:val="en-GB"/>
              </w:rPr>
            </w:pPr>
            <m:oMathPara>
              <m:oMath>
                <m:r>
                  <w:rPr>
                    <w:rFonts w:ascii="Cambria Math" w:hAnsi="Cambria Math"/>
                    <w:lang w:val="en-GB"/>
                  </w:rPr>
                  <m:t>CaAl₂O₄</m:t>
                </m:r>
              </m:oMath>
            </m:oMathPara>
          </w:p>
        </w:tc>
        <w:tc>
          <w:tcPr>
            <w:tcW w:w="3009" w:type="dxa"/>
          </w:tcPr>
          <w:p w14:paraId="0C6CC998" w14:textId="77777777" w:rsidR="00312BC3" w:rsidRPr="00C26C40" w:rsidRDefault="00312BC3" w:rsidP="00870DFD">
            <w:pPr>
              <w:rPr>
                <w:lang w:val="en-GB"/>
              </w:rPr>
            </w:pPr>
            <w:r w:rsidRPr="00C26C40">
              <w:rPr>
                <w:lang w:val="en-GB"/>
              </w:rPr>
              <w:t>72.681</w:t>
            </w:r>
          </w:p>
        </w:tc>
        <w:tc>
          <w:tcPr>
            <w:tcW w:w="3009" w:type="dxa"/>
          </w:tcPr>
          <w:p w14:paraId="447E8324" w14:textId="77777777" w:rsidR="00312BC3" w:rsidRPr="00C26C40" w:rsidRDefault="00312BC3" w:rsidP="00870DFD">
            <w:pPr>
              <w:rPr>
                <w:lang w:val="en-GB"/>
              </w:rPr>
            </w:pPr>
            <w:r w:rsidRPr="00C26C40">
              <w:rPr>
                <w:lang w:val="en-GB"/>
              </w:rPr>
              <w:t>0.0203</w:t>
            </w:r>
          </w:p>
        </w:tc>
      </w:tr>
      <w:tr w:rsidR="00312BC3" w:rsidRPr="00C26C40" w14:paraId="2B9AEA7E" w14:textId="77777777" w:rsidTr="00870DFD">
        <w:trPr>
          <w:jc w:val="center"/>
        </w:trPr>
        <w:tc>
          <w:tcPr>
            <w:tcW w:w="3009" w:type="dxa"/>
          </w:tcPr>
          <w:p w14:paraId="11E2409B" w14:textId="29C508F2" w:rsidR="00312BC3" w:rsidRPr="00C26C40" w:rsidRDefault="00C45669" w:rsidP="00870DFD">
            <w:pPr>
              <w:rPr>
                <w:lang w:val="en-GB"/>
              </w:rPr>
            </w:pPr>
            <m:oMathPara>
              <m:oMath>
                <m:r>
                  <w:rPr>
                    <w:rFonts w:ascii="Cambria Math" w:hAnsi="Cambria Math"/>
                    <w:lang w:val="en-GB"/>
                  </w:rPr>
                  <w:lastRenderedPageBreak/>
                  <m:t>CaOH⁺</m:t>
                </m:r>
              </m:oMath>
            </m:oMathPara>
          </w:p>
        </w:tc>
        <w:tc>
          <w:tcPr>
            <w:tcW w:w="3009" w:type="dxa"/>
          </w:tcPr>
          <w:p w14:paraId="2FD53368" w14:textId="77777777" w:rsidR="00312BC3" w:rsidRPr="00C26C40" w:rsidRDefault="00312BC3" w:rsidP="00870DFD">
            <w:pPr>
              <w:rPr>
                <w:lang w:val="en-GB"/>
              </w:rPr>
            </w:pPr>
            <w:r w:rsidRPr="00C26C40">
              <w:rPr>
                <w:lang w:val="en-GB"/>
              </w:rPr>
              <w:t>0.000</w:t>
            </w:r>
          </w:p>
        </w:tc>
        <w:tc>
          <w:tcPr>
            <w:tcW w:w="3009" w:type="dxa"/>
          </w:tcPr>
          <w:p w14:paraId="2121DFFE" w14:textId="77777777" w:rsidR="00312BC3" w:rsidRPr="00C26C40" w:rsidRDefault="00312BC3" w:rsidP="00870DFD">
            <w:pPr>
              <w:rPr>
                <w:lang w:val="en-GB"/>
              </w:rPr>
            </w:pPr>
            <w:r w:rsidRPr="00C26C40">
              <w:rPr>
                <w:lang w:val="en-GB"/>
              </w:rPr>
              <w:t>0.0000</w:t>
            </w:r>
          </w:p>
        </w:tc>
      </w:tr>
      <w:tr w:rsidR="00312BC3" w:rsidRPr="00C26C40" w14:paraId="115EDC34" w14:textId="77777777" w:rsidTr="00870DFD">
        <w:trPr>
          <w:jc w:val="center"/>
        </w:trPr>
        <w:tc>
          <w:tcPr>
            <w:tcW w:w="3009" w:type="dxa"/>
          </w:tcPr>
          <w:p w14:paraId="7122A7BB" w14:textId="7DA3348B" w:rsidR="00312BC3" w:rsidRPr="00C26C40" w:rsidRDefault="00C45669" w:rsidP="00870DFD">
            <w:pPr>
              <w:rPr>
                <w:lang w:val="en-GB"/>
              </w:rPr>
            </w:pPr>
            <m:oMathPara>
              <m:oMath>
                <m:r>
                  <w:rPr>
                    <w:rFonts w:ascii="Cambria Math" w:hAnsi="Cambria Math"/>
                    <w:lang w:val="en-GB"/>
                  </w:rPr>
                  <m:t>Iron-(s)</m:t>
                </m:r>
              </m:oMath>
            </m:oMathPara>
          </w:p>
        </w:tc>
        <w:tc>
          <w:tcPr>
            <w:tcW w:w="3009" w:type="dxa"/>
          </w:tcPr>
          <w:p w14:paraId="5989A778" w14:textId="77777777" w:rsidR="00312BC3" w:rsidRPr="00C26C40" w:rsidRDefault="00312BC3" w:rsidP="00870DFD">
            <w:pPr>
              <w:rPr>
                <w:lang w:val="en-GB"/>
              </w:rPr>
            </w:pPr>
            <w:r w:rsidRPr="00C26C40">
              <w:rPr>
                <w:lang w:val="en-GB"/>
              </w:rPr>
              <w:t>0.000</w:t>
            </w:r>
          </w:p>
        </w:tc>
        <w:tc>
          <w:tcPr>
            <w:tcW w:w="3009" w:type="dxa"/>
          </w:tcPr>
          <w:p w14:paraId="10EA8E39" w14:textId="77777777" w:rsidR="00312BC3" w:rsidRPr="00C26C40" w:rsidRDefault="00312BC3" w:rsidP="00870DFD">
            <w:pPr>
              <w:rPr>
                <w:lang w:val="en-GB"/>
              </w:rPr>
            </w:pPr>
            <w:r w:rsidRPr="00C26C40">
              <w:rPr>
                <w:lang w:val="en-GB"/>
              </w:rPr>
              <w:t>0.0000</w:t>
            </w:r>
          </w:p>
        </w:tc>
      </w:tr>
      <w:tr w:rsidR="00312BC3" w:rsidRPr="00C26C40" w14:paraId="40B8768D" w14:textId="77777777" w:rsidTr="00870DFD">
        <w:trPr>
          <w:jc w:val="center"/>
        </w:trPr>
        <w:tc>
          <w:tcPr>
            <w:tcW w:w="3009" w:type="dxa"/>
          </w:tcPr>
          <w:p w14:paraId="7F3272E8" w14:textId="6C7CA53C" w:rsidR="00312BC3" w:rsidRPr="00C26C40" w:rsidRDefault="00C45669" w:rsidP="00870DFD">
            <w:pPr>
              <w:rPr>
                <w:lang w:val="en-GB"/>
              </w:rPr>
            </w:pPr>
            <m:oMathPara>
              <m:oMath>
                <m:r>
                  <w:rPr>
                    <w:rFonts w:ascii="Cambria Math" w:hAnsi="Cambria Math"/>
                    <w:lang w:val="en-GB"/>
                  </w:rPr>
                  <m:t>Fe(OH)₃</m:t>
                </m:r>
              </m:oMath>
            </m:oMathPara>
          </w:p>
        </w:tc>
        <w:tc>
          <w:tcPr>
            <w:tcW w:w="3009" w:type="dxa"/>
          </w:tcPr>
          <w:p w14:paraId="4D6F1B14" w14:textId="77777777" w:rsidR="00312BC3" w:rsidRPr="00C26C40" w:rsidRDefault="00312BC3" w:rsidP="00870DFD">
            <w:pPr>
              <w:rPr>
                <w:lang w:val="en-GB"/>
              </w:rPr>
            </w:pPr>
            <w:r w:rsidRPr="00C26C40">
              <w:rPr>
                <w:lang w:val="en-GB"/>
              </w:rPr>
              <w:t>0.652</w:t>
            </w:r>
          </w:p>
        </w:tc>
        <w:tc>
          <w:tcPr>
            <w:tcW w:w="3009" w:type="dxa"/>
          </w:tcPr>
          <w:p w14:paraId="3A6E9E37" w14:textId="77777777" w:rsidR="00312BC3" w:rsidRPr="00C26C40" w:rsidRDefault="00312BC3" w:rsidP="00870DFD">
            <w:pPr>
              <w:rPr>
                <w:lang w:val="en-GB"/>
              </w:rPr>
            </w:pPr>
            <w:r w:rsidRPr="00C26C40">
              <w:rPr>
                <w:lang w:val="en-GB"/>
              </w:rPr>
              <w:t>0.0002</w:t>
            </w:r>
          </w:p>
        </w:tc>
      </w:tr>
      <w:tr w:rsidR="00312BC3" w:rsidRPr="00C26C40" w14:paraId="01E0EA5B" w14:textId="77777777" w:rsidTr="00870DFD">
        <w:trPr>
          <w:jc w:val="center"/>
        </w:trPr>
        <w:tc>
          <w:tcPr>
            <w:tcW w:w="3009" w:type="dxa"/>
          </w:tcPr>
          <w:p w14:paraId="7FA8DF80" w14:textId="77777777" w:rsidR="00312BC3" w:rsidRPr="00C26C40" w:rsidRDefault="00312BC3" w:rsidP="00870DFD">
            <w:pPr>
              <w:rPr>
                <w:lang w:val="en-GB"/>
              </w:rPr>
            </w:pPr>
            <w:r w:rsidRPr="00C26C40">
              <w:rPr>
                <w:b/>
                <w:lang w:val="en-GB"/>
              </w:rPr>
              <w:t>Total</w:t>
            </w:r>
          </w:p>
        </w:tc>
        <w:tc>
          <w:tcPr>
            <w:tcW w:w="3009" w:type="dxa"/>
          </w:tcPr>
          <w:p w14:paraId="0C93415E" w14:textId="77777777" w:rsidR="00312BC3" w:rsidRPr="00C26C40" w:rsidRDefault="00312BC3" w:rsidP="00870DFD">
            <w:pPr>
              <w:rPr>
                <w:lang w:val="en-GB"/>
              </w:rPr>
            </w:pPr>
            <w:r w:rsidRPr="00C26C40">
              <w:rPr>
                <w:b/>
                <w:lang w:val="en-GB"/>
              </w:rPr>
              <w:t>3,580.268</w:t>
            </w:r>
          </w:p>
        </w:tc>
        <w:tc>
          <w:tcPr>
            <w:tcW w:w="3009" w:type="dxa"/>
          </w:tcPr>
          <w:p w14:paraId="083F5D09" w14:textId="77777777" w:rsidR="00312BC3" w:rsidRPr="00C26C40" w:rsidRDefault="00312BC3" w:rsidP="00870DFD">
            <w:pPr>
              <w:rPr>
                <w:lang w:val="en-GB"/>
              </w:rPr>
            </w:pPr>
            <w:r w:rsidRPr="00C26C40">
              <w:rPr>
                <w:b/>
                <w:lang w:val="en-GB"/>
              </w:rPr>
              <w:t>1.0000</w:t>
            </w:r>
          </w:p>
        </w:tc>
      </w:tr>
      <w:tr w:rsidR="00312BC3" w:rsidRPr="00C26C40" w14:paraId="407C7B8D" w14:textId="77777777" w:rsidTr="00870DFD">
        <w:trPr>
          <w:jc w:val="center"/>
        </w:trPr>
        <w:tc>
          <w:tcPr>
            <w:tcW w:w="3009" w:type="dxa"/>
          </w:tcPr>
          <w:p w14:paraId="2C8B4E7F" w14:textId="77777777" w:rsidR="00312BC3" w:rsidRPr="00C26C40" w:rsidRDefault="00312BC3" w:rsidP="00870DFD">
            <w:pPr>
              <w:rPr>
                <w:lang w:val="en-GB"/>
              </w:rPr>
            </w:pPr>
            <w:r w:rsidRPr="00C26C40">
              <w:rPr>
                <w:b/>
                <w:lang w:val="en-GB"/>
              </w:rPr>
              <w:t>Temperature (°C)</w:t>
            </w:r>
          </w:p>
        </w:tc>
        <w:tc>
          <w:tcPr>
            <w:tcW w:w="3009" w:type="dxa"/>
          </w:tcPr>
          <w:p w14:paraId="774F22C5" w14:textId="77777777" w:rsidR="00312BC3" w:rsidRPr="00C26C40" w:rsidRDefault="00312BC3" w:rsidP="00870DFD">
            <w:pPr>
              <w:rPr>
                <w:lang w:val="en-GB"/>
              </w:rPr>
            </w:pPr>
            <w:r w:rsidRPr="00C26C40">
              <w:rPr>
                <w:b/>
                <w:lang w:val="en-GB"/>
              </w:rPr>
              <w:t>70.00</w:t>
            </w:r>
          </w:p>
        </w:tc>
        <w:tc>
          <w:tcPr>
            <w:tcW w:w="3009" w:type="dxa"/>
          </w:tcPr>
          <w:p w14:paraId="31F5DF18" w14:textId="77777777" w:rsidR="00312BC3" w:rsidRPr="00C26C40" w:rsidRDefault="00312BC3" w:rsidP="00870DFD">
            <w:pPr>
              <w:rPr>
                <w:lang w:val="en-GB"/>
              </w:rPr>
            </w:pPr>
          </w:p>
        </w:tc>
      </w:tr>
      <w:tr w:rsidR="00312BC3" w:rsidRPr="00C26C40" w14:paraId="4CE035F7" w14:textId="77777777" w:rsidTr="00870DFD">
        <w:trPr>
          <w:jc w:val="center"/>
        </w:trPr>
        <w:tc>
          <w:tcPr>
            <w:tcW w:w="3009" w:type="dxa"/>
          </w:tcPr>
          <w:p w14:paraId="029CB647" w14:textId="77777777" w:rsidR="00312BC3" w:rsidRPr="00C26C40" w:rsidRDefault="00312BC3" w:rsidP="00870DFD">
            <w:pPr>
              <w:rPr>
                <w:lang w:val="en-GB"/>
              </w:rPr>
            </w:pPr>
            <w:r w:rsidRPr="00C26C40">
              <w:rPr>
                <w:b/>
                <w:lang w:val="en-GB"/>
              </w:rPr>
              <w:t>Pressure (atm)</w:t>
            </w:r>
          </w:p>
        </w:tc>
        <w:tc>
          <w:tcPr>
            <w:tcW w:w="3009" w:type="dxa"/>
          </w:tcPr>
          <w:p w14:paraId="51098467" w14:textId="77777777" w:rsidR="00312BC3" w:rsidRPr="00C26C40" w:rsidRDefault="00312BC3" w:rsidP="00870DFD">
            <w:pPr>
              <w:rPr>
                <w:lang w:val="en-GB"/>
              </w:rPr>
            </w:pPr>
            <w:r w:rsidRPr="00C26C40">
              <w:rPr>
                <w:b/>
                <w:lang w:val="en-GB"/>
              </w:rPr>
              <w:t>1.0000</w:t>
            </w:r>
          </w:p>
        </w:tc>
        <w:tc>
          <w:tcPr>
            <w:tcW w:w="3009" w:type="dxa"/>
          </w:tcPr>
          <w:p w14:paraId="75294F9D" w14:textId="77777777" w:rsidR="00312BC3" w:rsidRPr="00C26C40" w:rsidRDefault="00312BC3" w:rsidP="00870DFD">
            <w:pPr>
              <w:rPr>
                <w:lang w:val="en-GB"/>
              </w:rPr>
            </w:pPr>
          </w:p>
        </w:tc>
      </w:tr>
    </w:tbl>
    <w:p w14:paraId="49E5003C" w14:textId="77777777" w:rsidR="0066574D" w:rsidRPr="00C26C40" w:rsidRDefault="0066574D" w:rsidP="00312BC3">
      <w:pPr>
        <w:spacing w:before="160"/>
        <w:rPr>
          <w:b/>
        </w:rPr>
      </w:pPr>
    </w:p>
    <w:p w14:paraId="50832F5A" w14:textId="3A6B8548" w:rsidR="00312BC3" w:rsidRPr="00C26C40" w:rsidRDefault="00312BC3" w:rsidP="0066574D">
      <w:pPr>
        <w:pStyle w:val="Heading4"/>
      </w:pPr>
      <w:r w:rsidRPr="00C26C40">
        <w:t>R-702 — PAC Polymerisation Reactor</w:t>
      </w:r>
    </w:p>
    <w:p w14:paraId="00E3FF05" w14:textId="6C69145A" w:rsidR="00312BC3" w:rsidRPr="00C26C40" w:rsidRDefault="00312BC3" w:rsidP="00312BC3">
      <w:r w:rsidRPr="00C26C40">
        <w:t>Unit Type: Reactor</w:t>
      </w:r>
      <w:r w:rsidR="0066574D" w:rsidRPr="00C26C40">
        <w:tab/>
      </w:r>
      <w:r w:rsidRPr="00C26C40">
        <w:t>Inlet streams: 701    Outlet streams: PRODUCT</w:t>
      </w:r>
    </w:p>
    <w:p w14:paraId="45BB11DF" w14:textId="77777777" w:rsidR="00312BC3" w:rsidRPr="00C26C40" w:rsidRDefault="00312BC3" w:rsidP="00312BC3">
      <w:r w:rsidRPr="00C26C40">
        <w:t>The precipitation-reactor effluent (701) is fed to the PAC polymerisation reactor R-702, where Al(OH)₃ and residual dissolved aluminium species condense and polymerise under controlled conditions to form the target poly-aluminium chloride product, modelled as the hydrated Al₁₃ Keggin-ion species. Chloride is incorporated into the polymer structure, so the free Cl⁻ concentration decreases across the unit while the PAC component appears in the product stream, PRODUCT, which reports at the plant boundary together with residual water and minor ionic species.</w:t>
      </w:r>
    </w:p>
    <w:p w14:paraId="34A9748D" w14:textId="77777777" w:rsidR="00312BC3" w:rsidRPr="00C26C40" w:rsidRDefault="00312BC3" w:rsidP="00312BC3">
      <w:r w:rsidRPr="00C26C40">
        <w:t>Composition changes across the unit; components gained across the unit: PAC.</w:t>
      </w:r>
    </w:p>
    <w:p w14:paraId="63E910AC" w14:textId="77777777" w:rsidR="00312BC3" w:rsidRPr="00C26C40" w:rsidRDefault="00312BC3" w:rsidP="00312BC3">
      <w:r w:rsidRPr="00C26C40">
        <w:t>Inlet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6E8773C8" w14:textId="77777777" w:rsidTr="00870DFD">
        <w:trPr>
          <w:jc w:val="center"/>
        </w:trPr>
        <w:tc>
          <w:tcPr>
            <w:tcW w:w="3009" w:type="dxa"/>
            <w:shd w:val="clear" w:color="auto" w:fill="D9D9D9"/>
          </w:tcPr>
          <w:p w14:paraId="7F319350" w14:textId="77777777" w:rsidR="00312BC3" w:rsidRPr="00C26C40" w:rsidRDefault="00312BC3" w:rsidP="00870DFD">
            <w:pPr>
              <w:rPr>
                <w:lang w:val="en-GB"/>
              </w:rPr>
            </w:pPr>
            <w:r w:rsidRPr="00C26C40">
              <w:rPr>
                <w:b/>
                <w:sz w:val="22"/>
                <w:lang w:val="en-GB"/>
              </w:rPr>
              <w:t>Stream 701</w:t>
            </w:r>
          </w:p>
        </w:tc>
        <w:tc>
          <w:tcPr>
            <w:tcW w:w="3009" w:type="dxa"/>
            <w:shd w:val="clear" w:color="auto" w:fill="D9D9D9"/>
          </w:tcPr>
          <w:p w14:paraId="2BED556E"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4AF3300E" w14:textId="77777777" w:rsidR="00312BC3" w:rsidRPr="00C26C40" w:rsidRDefault="00312BC3" w:rsidP="00870DFD">
            <w:pPr>
              <w:rPr>
                <w:lang w:val="en-GB"/>
              </w:rPr>
            </w:pPr>
            <w:r w:rsidRPr="00C26C40">
              <w:rPr>
                <w:b/>
                <w:sz w:val="22"/>
                <w:lang w:val="en-GB"/>
              </w:rPr>
              <w:t>Mass Fraction</w:t>
            </w:r>
          </w:p>
        </w:tc>
      </w:tr>
      <w:tr w:rsidR="00312BC3" w:rsidRPr="00C26C40" w14:paraId="236D2141" w14:textId="77777777" w:rsidTr="00870DFD">
        <w:trPr>
          <w:jc w:val="center"/>
        </w:trPr>
        <w:tc>
          <w:tcPr>
            <w:tcW w:w="3009" w:type="dxa"/>
          </w:tcPr>
          <w:p w14:paraId="5D71B2AB" w14:textId="7BACC0A6"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6DE0436D" w14:textId="77777777" w:rsidR="00312BC3" w:rsidRPr="00C26C40" w:rsidRDefault="00312BC3" w:rsidP="00870DFD">
            <w:pPr>
              <w:rPr>
                <w:lang w:val="en-GB"/>
              </w:rPr>
            </w:pPr>
            <w:r w:rsidRPr="00C26C40">
              <w:rPr>
                <w:lang w:val="en-GB"/>
              </w:rPr>
              <w:t>1,924.138</w:t>
            </w:r>
          </w:p>
        </w:tc>
        <w:tc>
          <w:tcPr>
            <w:tcW w:w="3009" w:type="dxa"/>
          </w:tcPr>
          <w:p w14:paraId="4F87AFB9" w14:textId="77777777" w:rsidR="00312BC3" w:rsidRPr="00C26C40" w:rsidRDefault="00312BC3" w:rsidP="00870DFD">
            <w:pPr>
              <w:rPr>
                <w:lang w:val="en-GB"/>
              </w:rPr>
            </w:pPr>
            <w:r w:rsidRPr="00C26C40">
              <w:rPr>
                <w:lang w:val="en-GB"/>
              </w:rPr>
              <w:t>0.5374</w:t>
            </w:r>
          </w:p>
        </w:tc>
      </w:tr>
      <w:tr w:rsidR="00312BC3" w:rsidRPr="00C26C40" w14:paraId="36095AE1" w14:textId="77777777" w:rsidTr="00870DFD">
        <w:trPr>
          <w:jc w:val="center"/>
        </w:trPr>
        <w:tc>
          <w:tcPr>
            <w:tcW w:w="3009" w:type="dxa"/>
          </w:tcPr>
          <w:p w14:paraId="2CA1744F" w14:textId="7C5D0358" w:rsidR="00312BC3" w:rsidRPr="00C26C40" w:rsidRDefault="0066574D" w:rsidP="00870DFD">
            <w:pPr>
              <w:rPr>
                <w:lang w:val="en-GB"/>
              </w:rPr>
            </w:pPr>
            <m:oMathPara>
              <m:oMath>
                <m:r>
                  <w:rPr>
                    <w:rFonts w:ascii="Cambria Math" w:hAnsi="Cambria Math"/>
                    <w:lang w:val="en-GB"/>
                  </w:rPr>
                  <m:t>Al(OH)₃</m:t>
                </m:r>
              </m:oMath>
            </m:oMathPara>
          </w:p>
        </w:tc>
        <w:tc>
          <w:tcPr>
            <w:tcW w:w="3009" w:type="dxa"/>
          </w:tcPr>
          <w:p w14:paraId="48F7CF4B" w14:textId="77777777" w:rsidR="00312BC3" w:rsidRPr="00C26C40" w:rsidRDefault="00312BC3" w:rsidP="00870DFD">
            <w:pPr>
              <w:rPr>
                <w:lang w:val="en-GB"/>
              </w:rPr>
            </w:pPr>
            <w:r w:rsidRPr="00C26C40">
              <w:rPr>
                <w:lang w:val="en-GB"/>
              </w:rPr>
              <w:t>794.738</w:t>
            </w:r>
          </w:p>
        </w:tc>
        <w:tc>
          <w:tcPr>
            <w:tcW w:w="3009" w:type="dxa"/>
          </w:tcPr>
          <w:p w14:paraId="65D84CDB" w14:textId="77777777" w:rsidR="00312BC3" w:rsidRPr="00C26C40" w:rsidRDefault="00312BC3" w:rsidP="00870DFD">
            <w:pPr>
              <w:rPr>
                <w:lang w:val="en-GB"/>
              </w:rPr>
            </w:pPr>
            <w:r w:rsidRPr="00C26C40">
              <w:rPr>
                <w:lang w:val="en-GB"/>
              </w:rPr>
              <w:t>0.2220</w:t>
            </w:r>
          </w:p>
        </w:tc>
      </w:tr>
      <w:tr w:rsidR="00312BC3" w:rsidRPr="00C26C40" w14:paraId="64BC5EE9" w14:textId="77777777" w:rsidTr="00870DFD">
        <w:trPr>
          <w:jc w:val="center"/>
        </w:trPr>
        <w:tc>
          <w:tcPr>
            <w:tcW w:w="3009" w:type="dxa"/>
          </w:tcPr>
          <w:p w14:paraId="1FF0441B" w14:textId="65A74147"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5F717588" w14:textId="77777777" w:rsidR="00312BC3" w:rsidRPr="00C26C40" w:rsidRDefault="00312BC3" w:rsidP="00870DFD">
            <w:pPr>
              <w:rPr>
                <w:lang w:val="en-GB"/>
              </w:rPr>
            </w:pPr>
            <w:r w:rsidRPr="00C26C40">
              <w:rPr>
                <w:lang w:val="en-GB"/>
              </w:rPr>
              <w:t>0.000</w:t>
            </w:r>
          </w:p>
        </w:tc>
        <w:tc>
          <w:tcPr>
            <w:tcW w:w="3009" w:type="dxa"/>
          </w:tcPr>
          <w:p w14:paraId="1EB6C550" w14:textId="77777777" w:rsidR="00312BC3" w:rsidRPr="00C26C40" w:rsidRDefault="00312BC3" w:rsidP="00870DFD">
            <w:pPr>
              <w:rPr>
                <w:lang w:val="en-GB"/>
              </w:rPr>
            </w:pPr>
            <w:r w:rsidRPr="00C26C40">
              <w:rPr>
                <w:lang w:val="en-GB"/>
              </w:rPr>
              <w:t>0.0000</w:t>
            </w:r>
          </w:p>
        </w:tc>
      </w:tr>
      <w:tr w:rsidR="00312BC3" w:rsidRPr="00C26C40" w14:paraId="28EE1F03" w14:textId="77777777" w:rsidTr="00870DFD">
        <w:trPr>
          <w:jc w:val="center"/>
        </w:trPr>
        <w:tc>
          <w:tcPr>
            <w:tcW w:w="3009" w:type="dxa"/>
          </w:tcPr>
          <w:p w14:paraId="2991EA1C" w14:textId="3A4B21DC"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5DCF095D" w14:textId="77777777" w:rsidR="00312BC3" w:rsidRPr="00C26C40" w:rsidRDefault="00312BC3" w:rsidP="00870DFD">
            <w:pPr>
              <w:rPr>
                <w:lang w:val="en-GB"/>
              </w:rPr>
            </w:pPr>
            <w:r w:rsidRPr="00C26C40">
              <w:rPr>
                <w:lang w:val="en-GB"/>
              </w:rPr>
              <w:t>0.000</w:t>
            </w:r>
          </w:p>
        </w:tc>
        <w:tc>
          <w:tcPr>
            <w:tcW w:w="3009" w:type="dxa"/>
          </w:tcPr>
          <w:p w14:paraId="6AA722C7" w14:textId="77777777" w:rsidR="00312BC3" w:rsidRPr="00C26C40" w:rsidRDefault="00312BC3" w:rsidP="00870DFD">
            <w:pPr>
              <w:rPr>
                <w:lang w:val="en-GB"/>
              </w:rPr>
            </w:pPr>
            <w:r w:rsidRPr="00C26C40">
              <w:rPr>
                <w:lang w:val="en-GB"/>
              </w:rPr>
              <w:t>0.0000</w:t>
            </w:r>
          </w:p>
        </w:tc>
      </w:tr>
      <w:tr w:rsidR="00312BC3" w:rsidRPr="00C26C40" w14:paraId="6CF64CF6" w14:textId="77777777" w:rsidTr="00870DFD">
        <w:trPr>
          <w:jc w:val="center"/>
        </w:trPr>
        <w:tc>
          <w:tcPr>
            <w:tcW w:w="3009" w:type="dxa"/>
          </w:tcPr>
          <w:p w14:paraId="52286D16" w14:textId="21FB4E5A" w:rsidR="00312BC3" w:rsidRPr="00C26C40" w:rsidRDefault="0066574D" w:rsidP="00870DFD">
            <w:pPr>
              <w:rPr>
                <w:lang w:val="en-GB"/>
              </w:rPr>
            </w:pPr>
            <m:oMathPara>
              <m:oMath>
                <m:r>
                  <w:rPr>
                    <w:rFonts w:ascii="Cambria Math" w:hAnsi="Cambria Math"/>
                    <w:lang w:val="en-GB"/>
                  </w:rPr>
                  <m:t>Cl⁻</m:t>
                </m:r>
              </m:oMath>
            </m:oMathPara>
          </w:p>
        </w:tc>
        <w:tc>
          <w:tcPr>
            <w:tcW w:w="3009" w:type="dxa"/>
          </w:tcPr>
          <w:p w14:paraId="73EDCB44" w14:textId="77777777" w:rsidR="00312BC3" w:rsidRPr="00C26C40" w:rsidRDefault="00312BC3" w:rsidP="00870DFD">
            <w:pPr>
              <w:rPr>
                <w:lang w:val="en-GB"/>
              </w:rPr>
            </w:pPr>
            <w:r w:rsidRPr="00C26C40">
              <w:rPr>
                <w:lang w:val="en-GB"/>
              </w:rPr>
              <w:t>560.085</w:t>
            </w:r>
          </w:p>
        </w:tc>
        <w:tc>
          <w:tcPr>
            <w:tcW w:w="3009" w:type="dxa"/>
          </w:tcPr>
          <w:p w14:paraId="049BED96" w14:textId="77777777" w:rsidR="00312BC3" w:rsidRPr="00C26C40" w:rsidRDefault="00312BC3" w:rsidP="00870DFD">
            <w:pPr>
              <w:rPr>
                <w:lang w:val="en-GB"/>
              </w:rPr>
            </w:pPr>
            <w:r w:rsidRPr="00C26C40">
              <w:rPr>
                <w:lang w:val="en-GB"/>
              </w:rPr>
              <w:t>0.1564</w:t>
            </w:r>
          </w:p>
        </w:tc>
      </w:tr>
      <w:tr w:rsidR="00312BC3" w:rsidRPr="00C26C40" w14:paraId="35C2289E" w14:textId="77777777" w:rsidTr="00870DFD">
        <w:trPr>
          <w:jc w:val="center"/>
        </w:trPr>
        <w:tc>
          <w:tcPr>
            <w:tcW w:w="3009" w:type="dxa"/>
          </w:tcPr>
          <w:p w14:paraId="3FF35F6B" w14:textId="4265F795" w:rsidR="00312BC3" w:rsidRPr="00C26C40" w:rsidRDefault="0066574D" w:rsidP="00870DFD">
            <w:pPr>
              <w:rPr>
                <w:lang w:val="en-GB"/>
              </w:rPr>
            </w:pPr>
            <m:oMathPara>
              <m:oMath>
                <m:r>
                  <w:rPr>
                    <w:rFonts w:ascii="Cambria Math" w:hAnsi="Cambria Math"/>
                    <w:lang w:val="en-GB"/>
                  </w:rPr>
                  <m:t>Al³⁺</m:t>
                </m:r>
              </m:oMath>
            </m:oMathPara>
          </w:p>
        </w:tc>
        <w:tc>
          <w:tcPr>
            <w:tcW w:w="3009" w:type="dxa"/>
          </w:tcPr>
          <w:p w14:paraId="76A074FE" w14:textId="77777777" w:rsidR="00312BC3" w:rsidRPr="00C26C40" w:rsidRDefault="00312BC3" w:rsidP="00870DFD">
            <w:pPr>
              <w:rPr>
                <w:lang w:val="en-GB"/>
              </w:rPr>
            </w:pPr>
            <w:r w:rsidRPr="00C26C40">
              <w:rPr>
                <w:lang w:val="en-GB"/>
              </w:rPr>
              <w:t>72.134</w:t>
            </w:r>
          </w:p>
        </w:tc>
        <w:tc>
          <w:tcPr>
            <w:tcW w:w="3009" w:type="dxa"/>
          </w:tcPr>
          <w:p w14:paraId="04B52E69" w14:textId="77777777" w:rsidR="00312BC3" w:rsidRPr="00C26C40" w:rsidRDefault="00312BC3" w:rsidP="00870DFD">
            <w:pPr>
              <w:rPr>
                <w:lang w:val="en-GB"/>
              </w:rPr>
            </w:pPr>
            <w:r w:rsidRPr="00C26C40">
              <w:rPr>
                <w:lang w:val="en-GB"/>
              </w:rPr>
              <w:t>0.0201</w:t>
            </w:r>
          </w:p>
        </w:tc>
      </w:tr>
      <w:tr w:rsidR="00312BC3" w:rsidRPr="00C26C40" w14:paraId="157C8524" w14:textId="77777777" w:rsidTr="00870DFD">
        <w:trPr>
          <w:jc w:val="center"/>
        </w:trPr>
        <w:tc>
          <w:tcPr>
            <w:tcW w:w="3009" w:type="dxa"/>
          </w:tcPr>
          <w:p w14:paraId="749D1142" w14:textId="6410ECBE" w:rsidR="00312BC3" w:rsidRPr="00C26C40" w:rsidRDefault="0066574D" w:rsidP="00870DFD">
            <w:pPr>
              <w:rPr>
                <w:lang w:val="en-GB"/>
              </w:rPr>
            </w:pPr>
            <m:oMathPara>
              <m:oMath>
                <m:r>
                  <w:rPr>
                    <w:rFonts w:ascii="Cambria Math" w:hAnsi="Cambria Math"/>
                    <w:lang w:val="en-GB"/>
                  </w:rPr>
                  <m:t>Fe₂(OH)₂</m:t>
                </m:r>
              </m:oMath>
            </m:oMathPara>
          </w:p>
        </w:tc>
        <w:tc>
          <w:tcPr>
            <w:tcW w:w="3009" w:type="dxa"/>
          </w:tcPr>
          <w:p w14:paraId="48AC0557" w14:textId="77777777" w:rsidR="00312BC3" w:rsidRPr="00C26C40" w:rsidRDefault="00312BC3" w:rsidP="00870DFD">
            <w:pPr>
              <w:rPr>
                <w:lang w:val="en-GB"/>
              </w:rPr>
            </w:pPr>
            <w:r w:rsidRPr="00C26C40">
              <w:rPr>
                <w:lang w:val="en-GB"/>
              </w:rPr>
              <w:t>0.000</w:t>
            </w:r>
          </w:p>
        </w:tc>
        <w:tc>
          <w:tcPr>
            <w:tcW w:w="3009" w:type="dxa"/>
          </w:tcPr>
          <w:p w14:paraId="0A55B7E5" w14:textId="77777777" w:rsidR="00312BC3" w:rsidRPr="00C26C40" w:rsidRDefault="00312BC3" w:rsidP="00870DFD">
            <w:pPr>
              <w:rPr>
                <w:lang w:val="en-GB"/>
              </w:rPr>
            </w:pPr>
            <w:r w:rsidRPr="00C26C40">
              <w:rPr>
                <w:lang w:val="en-GB"/>
              </w:rPr>
              <w:t>0.0000</w:t>
            </w:r>
          </w:p>
        </w:tc>
      </w:tr>
      <w:tr w:rsidR="00312BC3" w:rsidRPr="00C26C40" w14:paraId="7913C03D" w14:textId="77777777" w:rsidTr="00870DFD">
        <w:trPr>
          <w:jc w:val="center"/>
        </w:trPr>
        <w:tc>
          <w:tcPr>
            <w:tcW w:w="3009" w:type="dxa"/>
          </w:tcPr>
          <w:p w14:paraId="650C6B5A" w14:textId="43DE4C89" w:rsidR="00312BC3" w:rsidRPr="00C26C40" w:rsidRDefault="0066574D" w:rsidP="00870DFD">
            <w:pPr>
              <w:rPr>
                <w:lang w:val="en-GB"/>
              </w:rPr>
            </w:pPr>
            <m:oMathPara>
              <m:oMath>
                <m:r>
                  <w:rPr>
                    <w:rFonts w:ascii="Cambria Math" w:hAnsi="Cambria Math"/>
                    <w:lang w:val="en-GB"/>
                  </w:rPr>
                  <m:t>Fe³⁺</m:t>
                </m:r>
              </m:oMath>
            </m:oMathPara>
          </w:p>
        </w:tc>
        <w:tc>
          <w:tcPr>
            <w:tcW w:w="3009" w:type="dxa"/>
          </w:tcPr>
          <w:p w14:paraId="287F3B28" w14:textId="77777777" w:rsidR="00312BC3" w:rsidRPr="00C26C40" w:rsidRDefault="00312BC3" w:rsidP="00870DFD">
            <w:pPr>
              <w:rPr>
                <w:lang w:val="en-GB"/>
              </w:rPr>
            </w:pPr>
            <w:r w:rsidRPr="00C26C40">
              <w:rPr>
                <w:lang w:val="en-GB"/>
              </w:rPr>
              <w:t>0.000</w:t>
            </w:r>
          </w:p>
        </w:tc>
        <w:tc>
          <w:tcPr>
            <w:tcW w:w="3009" w:type="dxa"/>
          </w:tcPr>
          <w:p w14:paraId="340D30BE" w14:textId="77777777" w:rsidR="00312BC3" w:rsidRPr="00C26C40" w:rsidRDefault="00312BC3" w:rsidP="00870DFD">
            <w:pPr>
              <w:rPr>
                <w:lang w:val="en-GB"/>
              </w:rPr>
            </w:pPr>
            <w:r w:rsidRPr="00C26C40">
              <w:rPr>
                <w:lang w:val="en-GB"/>
              </w:rPr>
              <w:t>0.0000</w:t>
            </w:r>
          </w:p>
        </w:tc>
      </w:tr>
      <w:tr w:rsidR="00312BC3" w:rsidRPr="00C26C40" w14:paraId="75464819" w14:textId="77777777" w:rsidTr="00870DFD">
        <w:trPr>
          <w:jc w:val="center"/>
        </w:trPr>
        <w:tc>
          <w:tcPr>
            <w:tcW w:w="3009" w:type="dxa"/>
          </w:tcPr>
          <w:p w14:paraId="05C2CE7D" w14:textId="080507B1" w:rsidR="00312BC3" w:rsidRPr="00C26C40" w:rsidRDefault="0066574D" w:rsidP="00870DFD">
            <w:pPr>
              <w:rPr>
                <w:lang w:val="en-GB"/>
              </w:rPr>
            </w:pPr>
            <m:oMathPara>
              <m:oMath>
                <m:r>
                  <w:rPr>
                    <w:rFonts w:ascii="Cambria Math" w:hAnsi="Cambria Math"/>
                    <w:lang w:val="en-GB"/>
                  </w:rPr>
                  <w:lastRenderedPageBreak/>
                  <m:t>FeOH²⁺</m:t>
                </m:r>
              </m:oMath>
            </m:oMathPara>
          </w:p>
        </w:tc>
        <w:tc>
          <w:tcPr>
            <w:tcW w:w="3009" w:type="dxa"/>
          </w:tcPr>
          <w:p w14:paraId="1D783B4C" w14:textId="77777777" w:rsidR="00312BC3" w:rsidRPr="00C26C40" w:rsidRDefault="00312BC3" w:rsidP="00870DFD">
            <w:pPr>
              <w:rPr>
                <w:lang w:val="en-GB"/>
              </w:rPr>
            </w:pPr>
            <w:r w:rsidRPr="00C26C40">
              <w:rPr>
                <w:lang w:val="en-GB"/>
              </w:rPr>
              <w:t>0.000</w:t>
            </w:r>
          </w:p>
        </w:tc>
        <w:tc>
          <w:tcPr>
            <w:tcW w:w="3009" w:type="dxa"/>
          </w:tcPr>
          <w:p w14:paraId="28879AB1" w14:textId="77777777" w:rsidR="00312BC3" w:rsidRPr="00C26C40" w:rsidRDefault="00312BC3" w:rsidP="00870DFD">
            <w:pPr>
              <w:rPr>
                <w:lang w:val="en-GB"/>
              </w:rPr>
            </w:pPr>
            <w:r w:rsidRPr="00C26C40">
              <w:rPr>
                <w:lang w:val="en-GB"/>
              </w:rPr>
              <w:t>0.0000</w:t>
            </w:r>
          </w:p>
        </w:tc>
      </w:tr>
      <w:tr w:rsidR="00312BC3" w:rsidRPr="00C26C40" w14:paraId="68191EA4" w14:textId="77777777" w:rsidTr="00870DFD">
        <w:trPr>
          <w:jc w:val="center"/>
        </w:trPr>
        <w:tc>
          <w:tcPr>
            <w:tcW w:w="3009" w:type="dxa"/>
          </w:tcPr>
          <w:p w14:paraId="2448D215" w14:textId="0409AE79" w:rsidR="00312BC3" w:rsidRPr="00C26C40" w:rsidRDefault="0066574D" w:rsidP="00870DFD">
            <w:pPr>
              <w:rPr>
                <w:lang w:val="en-GB"/>
              </w:rPr>
            </w:pPr>
            <m:oMathPara>
              <m:oMath>
                <m:r>
                  <w:rPr>
                    <w:rFonts w:ascii="Cambria Math" w:hAnsi="Cambria Math"/>
                    <w:lang w:val="en-GB"/>
                  </w:rPr>
                  <m:t>Fe(OH)₂⁺</m:t>
                </m:r>
              </m:oMath>
            </m:oMathPara>
          </w:p>
        </w:tc>
        <w:tc>
          <w:tcPr>
            <w:tcW w:w="3009" w:type="dxa"/>
          </w:tcPr>
          <w:p w14:paraId="18B031CB" w14:textId="77777777" w:rsidR="00312BC3" w:rsidRPr="00C26C40" w:rsidRDefault="00312BC3" w:rsidP="00870DFD">
            <w:pPr>
              <w:rPr>
                <w:lang w:val="en-GB"/>
              </w:rPr>
            </w:pPr>
            <w:r w:rsidRPr="00C26C40">
              <w:rPr>
                <w:lang w:val="en-GB"/>
              </w:rPr>
              <w:t>0.000</w:t>
            </w:r>
          </w:p>
        </w:tc>
        <w:tc>
          <w:tcPr>
            <w:tcW w:w="3009" w:type="dxa"/>
          </w:tcPr>
          <w:p w14:paraId="3A72FB22" w14:textId="77777777" w:rsidR="00312BC3" w:rsidRPr="00C26C40" w:rsidRDefault="00312BC3" w:rsidP="00870DFD">
            <w:pPr>
              <w:rPr>
                <w:lang w:val="en-GB"/>
              </w:rPr>
            </w:pPr>
            <w:r w:rsidRPr="00C26C40">
              <w:rPr>
                <w:lang w:val="en-GB"/>
              </w:rPr>
              <w:t>0.0000</w:t>
            </w:r>
          </w:p>
        </w:tc>
      </w:tr>
      <w:tr w:rsidR="00312BC3" w:rsidRPr="00C26C40" w14:paraId="2E768428" w14:textId="77777777" w:rsidTr="00870DFD">
        <w:trPr>
          <w:jc w:val="center"/>
        </w:trPr>
        <w:tc>
          <w:tcPr>
            <w:tcW w:w="3009" w:type="dxa"/>
          </w:tcPr>
          <w:p w14:paraId="26B96ADF" w14:textId="2A270835" w:rsidR="00312BC3" w:rsidRPr="00C26C40" w:rsidRDefault="0066574D" w:rsidP="00870DFD">
            <w:pPr>
              <w:rPr>
                <w:lang w:val="en-GB"/>
              </w:rPr>
            </w:pPr>
            <m:oMathPara>
              <m:oMath>
                <m:r>
                  <w:rPr>
                    <w:rFonts w:ascii="Cambria Math" w:hAnsi="Cambria Math"/>
                    <w:lang w:val="en-GB"/>
                  </w:rPr>
                  <m:t>Ca²⁺</m:t>
                </m:r>
              </m:oMath>
            </m:oMathPara>
          </w:p>
        </w:tc>
        <w:tc>
          <w:tcPr>
            <w:tcW w:w="3009" w:type="dxa"/>
          </w:tcPr>
          <w:p w14:paraId="3245B911" w14:textId="77777777" w:rsidR="00312BC3" w:rsidRPr="00C26C40" w:rsidRDefault="00312BC3" w:rsidP="00870DFD">
            <w:pPr>
              <w:rPr>
                <w:lang w:val="en-GB"/>
              </w:rPr>
            </w:pPr>
            <w:r w:rsidRPr="00C26C40">
              <w:rPr>
                <w:lang w:val="en-GB"/>
              </w:rPr>
              <w:t>155.839</w:t>
            </w:r>
          </w:p>
        </w:tc>
        <w:tc>
          <w:tcPr>
            <w:tcW w:w="3009" w:type="dxa"/>
          </w:tcPr>
          <w:p w14:paraId="37D982AA" w14:textId="77777777" w:rsidR="00312BC3" w:rsidRPr="00C26C40" w:rsidRDefault="00312BC3" w:rsidP="00870DFD">
            <w:pPr>
              <w:rPr>
                <w:lang w:val="en-GB"/>
              </w:rPr>
            </w:pPr>
            <w:r w:rsidRPr="00C26C40">
              <w:rPr>
                <w:lang w:val="en-GB"/>
              </w:rPr>
              <w:t>0.0435</w:t>
            </w:r>
          </w:p>
        </w:tc>
      </w:tr>
      <w:tr w:rsidR="00312BC3" w:rsidRPr="00C26C40" w14:paraId="568C771D" w14:textId="77777777" w:rsidTr="00870DFD">
        <w:trPr>
          <w:jc w:val="center"/>
        </w:trPr>
        <w:tc>
          <w:tcPr>
            <w:tcW w:w="3009" w:type="dxa"/>
          </w:tcPr>
          <w:p w14:paraId="13B8C88D" w14:textId="6708E284" w:rsidR="00312BC3" w:rsidRPr="00C26C40" w:rsidRDefault="0066574D" w:rsidP="00870DFD">
            <w:pPr>
              <w:rPr>
                <w:lang w:val="en-GB"/>
              </w:rPr>
            </w:pPr>
            <m:oMathPara>
              <m:oMath>
                <m:r>
                  <w:rPr>
                    <w:rFonts w:ascii="Cambria Math" w:hAnsi="Cambria Math"/>
                    <w:lang w:val="en-GB"/>
                  </w:rPr>
                  <m:t>CaAl₂O₄</m:t>
                </m:r>
              </m:oMath>
            </m:oMathPara>
          </w:p>
        </w:tc>
        <w:tc>
          <w:tcPr>
            <w:tcW w:w="3009" w:type="dxa"/>
          </w:tcPr>
          <w:p w14:paraId="32F290C8" w14:textId="77777777" w:rsidR="00312BC3" w:rsidRPr="00C26C40" w:rsidRDefault="00312BC3" w:rsidP="00870DFD">
            <w:pPr>
              <w:rPr>
                <w:lang w:val="en-GB"/>
              </w:rPr>
            </w:pPr>
            <w:r w:rsidRPr="00C26C40">
              <w:rPr>
                <w:lang w:val="en-GB"/>
              </w:rPr>
              <w:t>72.681</w:t>
            </w:r>
          </w:p>
        </w:tc>
        <w:tc>
          <w:tcPr>
            <w:tcW w:w="3009" w:type="dxa"/>
          </w:tcPr>
          <w:p w14:paraId="1EA90E0B" w14:textId="77777777" w:rsidR="00312BC3" w:rsidRPr="00C26C40" w:rsidRDefault="00312BC3" w:rsidP="00870DFD">
            <w:pPr>
              <w:rPr>
                <w:lang w:val="en-GB"/>
              </w:rPr>
            </w:pPr>
            <w:r w:rsidRPr="00C26C40">
              <w:rPr>
                <w:lang w:val="en-GB"/>
              </w:rPr>
              <w:t>0.0203</w:t>
            </w:r>
          </w:p>
        </w:tc>
      </w:tr>
      <w:tr w:rsidR="00312BC3" w:rsidRPr="00C26C40" w14:paraId="718ACF45" w14:textId="77777777" w:rsidTr="00870DFD">
        <w:trPr>
          <w:jc w:val="center"/>
        </w:trPr>
        <w:tc>
          <w:tcPr>
            <w:tcW w:w="3009" w:type="dxa"/>
          </w:tcPr>
          <w:p w14:paraId="65C27970" w14:textId="63572E8B" w:rsidR="00312BC3" w:rsidRPr="00C26C40" w:rsidRDefault="0066574D" w:rsidP="00870DFD">
            <w:pPr>
              <w:rPr>
                <w:lang w:val="en-GB"/>
              </w:rPr>
            </w:pPr>
            <m:oMathPara>
              <m:oMath>
                <m:r>
                  <w:rPr>
                    <w:rFonts w:ascii="Cambria Math" w:hAnsi="Cambria Math"/>
                    <w:lang w:val="en-GB"/>
                  </w:rPr>
                  <m:t>CaOH⁺</m:t>
                </m:r>
              </m:oMath>
            </m:oMathPara>
          </w:p>
        </w:tc>
        <w:tc>
          <w:tcPr>
            <w:tcW w:w="3009" w:type="dxa"/>
          </w:tcPr>
          <w:p w14:paraId="70B998B9" w14:textId="77777777" w:rsidR="00312BC3" w:rsidRPr="00C26C40" w:rsidRDefault="00312BC3" w:rsidP="00870DFD">
            <w:pPr>
              <w:rPr>
                <w:lang w:val="en-GB"/>
              </w:rPr>
            </w:pPr>
            <w:r w:rsidRPr="00C26C40">
              <w:rPr>
                <w:lang w:val="en-GB"/>
              </w:rPr>
              <w:t>0.000</w:t>
            </w:r>
          </w:p>
        </w:tc>
        <w:tc>
          <w:tcPr>
            <w:tcW w:w="3009" w:type="dxa"/>
          </w:tcPr>
          <w:p w14:paraId="1B24E5A6" w14:textId="77777777" w:rsidR="00312BC3" w:rsidRPr="00C26C40" w:rsidRDefault="00312BC3" w:rsidP="00870DFD">
            <w:pPr>
              <w:rPr>
                <w:lang w:val="en-GB"/>
              </w:rPr>
            </w:pPr>
            <w:r w:rsidRPr="00C26C40">
              <w:rPr>
                <w:lang w:val="en-GB"/>
              </w:rPr>
              <w:t>0.0000</w:t>
            </w:r>
          </w:p>
        </w:tc>
      </w:tr>
      <w:tr w:rsidR="00312BC3" w:rsidRPr="00C26C40" w14:paraId="6150E95D" w14:textId="77777777" w:rsidTr="00870DFD">
        <w:trPr>
          <w:jc w:val="center"/>
        </w:trPr>
        <w:tc>
          <w:tcPr>
            <w:tcW w:w="3009" w:type="dxa"/>
          </w:tcPr>
          <w:p w14:paraId="753E6C38" w14:textId="2592DD68" w:rsidR="00312BC3" w:rsidRPr="00C26C40" w:rsidRDefault="0066574D" w:rsidP="00870DFD">
            <w:pPr>
              <w:rPr>
                <w:lang w:val="en-GB"/>
              </w:rPr>
            </w:pPr>
            <m:oMathPara>
              <m:oMath>
                <m:r>
                  <w:rPr>
                    <w:rFonts w:ascii="Cambria Math" w:hAnsi="Cambria Math"/>
                    <w:lang w:val="en-GB"/>
                  </w:rPr>
                  <m:t>Iron-(s)</m:t>
                </m:r>
              </m:oMath>
            </m:oMathPara>
          </w:p>
        </w:tc>
        <w:tc>
          <w:tcPr>
            <w:tcW w:w="3009" w:type="dxa"/>
          </w:tcPr>
          <w:p w14:paraId="76CA9EBF" w14:textId="77777777" w:rsidR="00312BC3" w:rsidRPr="00C26C40" w:rsidRDefault="00312BC3" w:rsidP="00870DFD">
            <w:pPr>
              <w:rPr>
                <w:lang w:val="en-GB"/>
              </w:rPr>
            </w:pPr>
            <w:r w:rsidRPr="00C26C40">
              <w:rPr>
                <w:lang w:val="en-GB"/>
              </w:rPr>
              <w:t>0.000</w:t>
            </w:r>
          </w:p>
        </w:tc>
        <w:tc>
          <w:tcPr>
            <w:tcW w:w="3009" w:type="dxa"/>
          </w:tcPr>
          <w:p w14:paraId="5638EFB5" w14:textId="77777777" w:rsidR="00312BC3" w:rsidRPr="00C26C40" w:rsidRDefault="00312BC3" w:rsidP="00870DFD">
            <w:pPr>
              <w:rPr>
                <w:lang w:val="en-GB"/>
              </w:rPr>
            </w:pPr>
            <w:r w:rsidRPr="00C26C40">
              <w:rPr>
                <w:lang w:val="en-GB"/>
              </w:rPr>
              <w:t>0.0000</w:t>
            </w:r>
          </w:p>
        </w:tc>
      </w:tr>
      <w:tr w:rsidR="00312BC3" w:rsidRPr="00C26C40" w14:paraId="25E26C6F" w14:textId="77777777" w:rsidTr="00870DFD">
        <w:trPr>
          <w:jc w:val="center"/>
        </w:trPr>
        <w:tc>
          <w:tcPr>
            <w:tcW w:w="3009" w:type="dxa"/>
          </w:tcPr>
          <w:p w14:paraId="7815833A" w14:textId="7A214353" w:rsidR="00312BC3" w:rsidRPr="00C26C40" w:rsidRDefault="0066574D" w:rsidP="00870DFD">
            <w:pPr>
              <w:rPr>
                <w:lang w:val="en-GB"/>
              </w:rPr>
            </w:pPr>
            <m:oMathPara>
              <m:oMath>
                <m:r>
                  <w:rPr>
                    <w:rFonts w:ascii="Cambria Math" w:hAnsi="Cambria Math"/>
                    <w:lang w:val="en-GB"/>
                  </w:rPr>
                  <m:t>Fe(OH)₃</m:t>
                </m:r>
              </m:oMath>
            </m:oMathPara>
          </w:p>
        </w:tc>
        <w:tc>
          <w:tcPr>
            <w:tcW w:w="3009" w:type="dxa"/>
          </w:tcPr>
          <w:p w14:paraId="6C583E3B" w14:textId="77777777" w:rsidR="00312BC3" w:rsidRPr="00C26C40" w:rsidRDefault="00312BC3" w:rsidP="00870DFD">
            <w:pPr>
              <w:rPr>
                <w:lang w:val="en-GB"/>
              </w:rPr>
            </w:pPr>
            <w:r w:rsidRPr="00C26C40">
              <w:rPr>
                <w:lang w:val="en-GB"/>
              </w:rPr>
              <w:t>0.652</w:t>
            </w:r>
          </w:p>
        </w:tc>
        <w:tc>
          <w:tcPr>
            <w:tcW w:w="3009" w:type="dxa"/>
          </w:tcPr>
          <w:p w14:paraId="10584882" w14:textId="77777777" w:rsidR="00312BC3" w:rsidRPr="00C26C40" w:rsidRDefault="00312BC3" w:rsidP="00870DFD">
            <w:pPr>
              <w:rPr>
                <w:lang w:val="en-GB"/>
              </w:rPr>
            </w:pPr>
            <w:r w:rsidRPr="00C26C40">
              <w:rPr>
                <w:lang w:val="en-GB"/>
              </w:rPr>
              <w:t>0.0002</w:t>
            </w:r>
          </w:p>
        </w:tc>
      </w:tr>
      <w:tr w:rsidR="00312BC3" w:rsidRPr="00C26C40" w14:paraId="31B65C88" w14:textId="77777777" w:rsidTr="00870DFD">
        <w:trPr>
          <w:jc w:val="center"/>
        </w:trPr>
        <w:tc>
          <w:tcPr>
            <w:tcW w:w="3009" w:type="dxa"/>
          </w:tcPr>
          <w:p w14:paraId="7A66A38E" w14:textId="77777777" w:rsidR="00312BC3" w:rsidRPr="00C26C40" w:rsidRDefault="00312BC3" w:rsidP="00870DFD">
            <w:pPr>
              <w:rPr>
                <w:lang w:val="en-GB"/>
              </w:rPr>
            </w:pPr>
            <w:r w:rsidRPr="00C26C40">
              <w:rPr>
                <w:b/>
                <w:lang w:val="en-GB"/>
              </w:rPr>
              <w:t>Total</w:t>
            </w:r>
          </w:p>
        </w:tc>
        <w:tc>
          <w:tcPr>
            <w:tcW w:w="3009" w:type="dxa"/>
          </w:tcPr>
          <w:p w14:paraId="4E9D787E" w14:textId="77777777" w:rsidR="00312BC3" w:rsidRPr="00C26C40" w:rsidRDefault="00312BC3" w:rsidP="00870DFD">
            <w:pPr>
              <w:rPr>
                <w:lang w:val="en-GB"/>
              </w:rPr>
            </w:pPr>
            <w:r w:rsidRPr="00C26C40">
              <w:rPr>
                <w:b/>
                <w:lang w:val="en-GB"/>
              </w:rPr>
              <w:t>3,580.268</w:t>
            </w:r>
          </w:p>
        </w:tc>
        <w:tc>
          <w:tcPr>
            <w:tcW w:w="3009" w:type="dxa"/>
          </w:tcPr>
          <w:p w14:paraId="0A2467FF" w14:textId="77777777" w:rsidR="00312BC3" w:rsidRPr="00C26C40" w:rsidRDefault="00312BC3" w:rsidP="00870DFD">
            <w:pPr>
              <w:rPr>
                <w:lang w:val="en-GB"/>
              </w:rPr>
            </w:pPr>
            <w:r w:rsidRPr="00C26C40">
              <w:rPr>
                <w:b/>
                <w:lang w:val="en-GB"/>
              </w:rPr>
              <w:t>1.0000</w:t>
            </w:r>
          </w:p>
        </w:tc>
      </w:tr>
      <w:tr w:rsidR="00312BC3" w:rsidRPr="00C26C40" w14:paraId="0CC1BFE8" w14:textId="77777777" w:rsidTr="00870DFD">
        <w:trPr>
          <w:jc w:val="center"/>
        </w:trPr>
        <w:tc>
          <w:tcPr>
            <w:tcW w:w="3009" w:type="dxa"/>
          </w:tcPr>
          <w:p w14:paraId="3C089E68" w14:textId="77777777" w:rsidR="00312BC3" w:rsidRPr="00C26C40" w:rsidRDefault="00312BC3" w:rsidP="00870DFD">
            <w:pPr>
              <w:rPr>
                <w:lang w:val="en-GB"/>
              </w:rPr>
            </w:pPr>
            <w:r w:rsidRPr="00C26C40">
              <w:rPr>
                <w:b/>
                <w:lang w:val="en-GB"/>
              </w:rPr>
              <w:t>Temperature (°C)</w:t>
            </w:r>
          </w:p>
        </w:tc>
        <w:tc>
          <w:tcPr>
            <w:tcW w:w="3009" w:type="dxa"/>
          </w:tcPr>
          <w:p w14:paraId="31B1BCD2" w14:textId="77777777" w:rsidR="00312BC3" w:rsidRPr="00C26C40" w:rsidRDefault="00312BC3" w:rsidP="00870DFD">
            <w:pPr>
              <w:rPr>
                <w:lang w:val="en-GB"/>
              </w:rPr>
            </w:pPr>
            <w:r w:rsidRPr="00C26C40">
              <w:rPr>
                <w:b/>
                <w:lang w:val="en-GB"/>
              </w:rPr>
              <w:t>70.00</w:t>
            </w:r>
          </w:p>
        </w:tc>
        <w:tc>
          <w:tcPr>
            <w:tcW w:w="3009" w:type="dxa"/>
          </w:tcPr>
          <w:p w14:paraId="0AA5913E" w14:textId="77777777" w:rsidR="00312BC3" w:rsidRPr="00C26C40" w:rsidRDefault="00312BC3" w:rsidP="00870DFD">
            <w:pPr>
              <w:rPr>
                <w:lang w:val="en-GB"/>
              </w:rPr>
            </w:pPr>
          </w:p>
        </w:tc>
      </w:tr>
      <w:tr w:rsidR="00312BC3" w:rsidRPr="00C26C40" w14:paraId="0F88A1A7" w14:textId="77777777" w:rsidTr="00870DFD">
        <w:trPr>
          <w:jc w:val="center"/>
        </w:trPr>
        <w:tc>
          <w:tcPr>
            <w:tcW w:w="3009" w:type="dxa"/>
          </w:tcPr>
          <w:p w14:paraId="7FEBEC96" w14:textId="77777777" w:rsidR="00312BC3" w:rsidRPr="00C26C40" w:rsidRDefault="00312BC3" w:rsidP="00870DFD">
            <w:pPr>
              <w:rPr>
                <w:lang w:val="en-GB"/>
              </w:rPr>
            </w:pPr>
            <w:r w:rsidRPr="00C26C40">
              <w:rPr>
                <w:b/>
                <w:lang w:val="en-GB"/>
              </w:rPr>
              <w:t>Pressure (atm)</w:t>
            </w:r>
          </w:p>
        </w:tc>
        <w:tc>
          <w:tcPr>
            <w:tcW w:w="3009" w:type="dxa"/>
          </w:tcPr>
          <w:p w14:paraId="18E0375F" w14:textId="77777777" w:rsidR="00312BC3" w:rsidRPr="00C26C40" w:rsidRDefault="00312BC3" w:rsidP="00870DFD">
            <w:pPr>
              <w:rPr>
                <w:lang w:val="en-GB"/>
              </w:rPr>
            </w:pPr>
            <w:r w:rsidRPr="00C26C40">
              <w:rPr>
                <w:b/>
                <w:lang w:val="en-GB"/>
              </w:rPr>
              <w:t>1.0000</w:t>
            </w:r>
          </w:p>
        </w:tc>
        <w:tc>
          <w:tcPr>
            <w:tcW w:w="3009" w:type="dxa"/>
          </w:tcPr>
          <w:p w14:paraId="6CB8FB2B" w14:textId="77777777" w:rsidR="00312BC3" w:rsidRPr="00C26C40" w:rsidRDefault="00312BC3" w:rsidP="00870DFD">
            <w:pPr>
              <w:rPr>
                <w:lang w:val="en-GB"/>
              </w:rPr>
            </w:pPr>
          </w:p>
        </w:tc>
      </w:tr>
    </w:tbl>
    <w:p w14:paraId="07AE2F0E" w14:textId="77777777" w:rsidR="00312BC3" w:rsidRPr="00C26C40" w:rsidRDefault="00312BC3" w:rsidP="00312BC3">
      <w:r w:rsidRPr="00C26C40">
        <w:t>Outlet stream condition and composition:</w:t>
      </w:r>
    </w:p>
    <w:tbl>
      <w:tblPr>
        <w:tblStyle w:val="TableGrid"/>
        <w:tblW w:w="0" w:type="auto"/>
        <w:jc w:val="center"/>
        <w:tblLook w:val="04A0" w:firstRow="1" w:lastRow="0" w:firstColumn="1" w:lastColumn="0" w:noHBand="0" w:noVBand="1"/>
      </w:tblPr>
      <w:tblGrid>
        <w:gridCol w:w="2864"/>
        <w:gridCol w:w="2823"/>
        <w:gridCol w:w="2807"/>
      </w:tblGrid>
      <w:tr w:rsidR="00312BC3" w:rsidRPr="00C26C40" w14:paraId="21045B0E" w14:textId="77777777" w:rsidTr="00870DFD">
        <w:trPr>
          <w:jc w:val="center"/>
        </w:trPr>
        <w:tc>
          <w:tcPr>
            <w:tcW w:w="3009" w:type="dxa"/>
            <w:shd w:val="clear" w:color="auto" w:fill="D9D9D9"/>
          </w:tcPr>
          <w:p w14:paraId="404FE615" w14:textId="77777777" w:rsidR="00312BC3" w:rsidRPr="00C26C40" w:rsidRDefault="00312BC3" w:rsidP="00870DFD">
            <w:pPr>
              <w:rPr>
                <w:lang w:val="en-GB"/>
              </w:rPr>
            </w:pPr>
            <w:r w:rsidRPr="00C26C40">
              <w:rPr>
                <w:b/>
                <w:sz w:val="22"/>
                <w:lang w:val="en-GB"/>
              </w:rPr>
              <w:t>Stream PRODUCT</w:t>
            </w:r>
          </w:p>
        </w:tc>
        <w:tc>
          <w:tcPr>
            <w:tcW w:w="3009" w:type="dxa"/>
            <w:shd w:val="clear" w:color="auto" w:fill="D9D9D9"/>
          </w:tcPr>
          <w:p w14:paraId="543A7DBB" w14:textId="77777777" w:rsidR="00312BC3" w:rsidRPr="00C26C40" w:rsidRDefault="00312BC3" w:rsidP="00870DFD">
            <w:pPr>
              <w:rPr>
                <w:lang w:val="en-GB"/>
              </w:rPr>
            </w:pPr>
            <w:r w:rsidRPr="00C26C40">
              <w:rPr>
                <w:b/>
                <w:sz w:val="22"/>
                <w:lang w:val="en-GB"/>
              </w:rPr>
              <w:t>Mass Flow (kg/hr)</w:t>
            </w:r>
          </w:p>
        </w:tc>
        <w:tc>
          <w:tcPr>
            <w:tcW w:w="3009" w:type="dxa"/>
            <w:shd w:val="clear" w:color="auto" w:fill="D9D9D9"/>
          </w:tcPr>
          <w:p w14:paraId="62F6616C" w14:textId="77777777" w:rsidR="00312BC3" w:rsidRPr="00C26C40" w:rsidRDefault="00312BC3" w:rsidP="00870DFD">
            <w:pPr>
              <w:rPr>
                <w:lang w:val="en-GB"/>
              </w:rPr>
            </w:pPr>
            <w:r w:rsidRPr="00C26C40">
              <w:rPr>
                <w:b/>
                <w:sz w:val="22"/>
                <w:lang w:val="en-GB"/>
              </w:rPr>
              <w:t>Mass Fraction</w:t>
            </w:r>
          </w:p>
        </w:tc>
      </w:tr>
      <w:tr w:rsidR="00312BC3" w:rsidRPr="00C26C40" w14:paraId="20CEB888" w14:textId="77777777" w:rsidTr="00870DFD">
        <w:trPr>
          <w:jc w:val="center"/>
        </w:trPr>
        <w:tc>
          <w:tcPr>
            <w:tcW w:w="3009" w:type="dxa"/>
          </w:tcPr>
          <w:p w14:paraId="3F25F45D" w14:textId="2676434C" w:rsidR="00312BC3" w:rsidRPr="00C26C40" w:rsidRDefault="0066574D" w:rsidP="00870DFD">
            <w:pPr>
              <w:rPr>
                <w:lang w:val="en-GB"/>
              </w:rPr>
            </w:pPr>
            <m:oMathPara>
              <m:oMath>
                <m:r>
                  <w:rPr>
                    <w:rFonts w:ascii="Cambria Math" w:hAnsi="Cambria Math"/>
                    <w:lang w:val="en-GB"/>
                  </w:rPr>
                  <m:t>H₂O</m:t>
                </m:r>
              </m:oMath>
            </m:oMathPara>
          </w:p>
        </w:tc>
        <w:tc>
          <w:tcPr>
            <w:tcW w:w="3009" w:type="dxa"/>
          </w:tcPr>
          <w:p w14:paraId="2E1C6A2E" w14:textId="77777777" w:rsidR="00312BC3" w:rsidRPr="00C26C40" w:rsidRDefault="00312BC3" w:rsidP="00870DFD">
            <w:pPr>
              <w:rPr>
                <w:lang w:val="en-GB"/>
              </w:rPr>
            </w:pPr>
            <w:r w:rsidRPr="00C26C40">
              <w:rPr>
                <w:lang w:val="en-GB"/>
              </w:rPr>
              <w:t>1,786.477</w:t>
            </w:r>
          </w:p>
        </w:tc>
        <w:tc>
          <w:tcPr>
            <w:tcW w:w="3009" w:type="dxa"/>
          </w:tcPr>
          <w:p w14:paraId="13222AC0" w14:textId="77777777" w:rsidR="00312BC3" w:rsidRPr="00C26C40" w:rsidRDefault="00312BC3" w:rsidP="00870DFD">
            <w:pPr>
              <w:rPr>
                <w:lang w:val="en-GB"/>
              </w:rPr>
            </w:pPr>
            <w:r w:rsidRPr="00C26C40">
              <w:rPr>
                <w:lang w:val="en-GB"/>
              </w:rPr>
              <w:t>0.4990</w:t>
            </w:r>
          </w:p>
        </w:tc>
      </w:tr>
      <w:tr w:rsidR="00312BC3" w:rsidRPr="00C26C40" w14:paraId="1C1135C5" w14:textId="77777777" w:rsidTr="00870DFD">
        <w:trPr>
          <w:jc w:val="center"/>
        </w:trPr>
        <w:tc>
          <w:tcPr>
            <w:tcW w:w="3009" w:type="dxa"/>
          </w:tcPr>
          <w:p w14:paraId="3589F666" w14:textId="0897109F" w:rsidR="00312BC3" w:rsidRPr="00C26C40" w:rsidRDefault="0066574D" w:rsidP="00870DFD">
            <w:pPr>
              <w:rPr>
                <w:lang w:val="en-GB"/>
              </w:rPr>
            </w:pPr>
            <m:oMathPara>
              <m:oMath>
                <m:r>
                  <w:rPr>
                    <w:rFonts w:ascii="Cambria Math" w:hAnsi="Cambria Math"/>
                    <w:lang w:val="en-GB"/>
                  </w:rPr>
                  <m:t>Al(OH)₃</m:t>
                </m:r>
              </m:oMath>
            </m:oMathPara>
          </w:p>
        </w:tc>
        <w:tc>
          <w:tcPr>
            <w:tcW w:w="3009" w:type="dxa"/>
          </w:tcPr>
          <w:p w14:paraId="08BE7B5A" w14:textId="77777777" w:rsidR="00312BC3" w:rsidRPr="00C26C40" w:rsidRDefault="00312BC3" w:rsidP="00870DFD">
            <w:pPr>
              <w:rPr>
                <w:lang w:val="en-GB"/>
              </w:rPr>
            </w:pPr>
            <w:r w:rsidRPr="00C26C40">
              <w:rPr>
                <w:lang w:val="en-GB"/>
              </w:rPr>
              <w:t>0.000</w:t>
            </w:r>
          </w:p>
        </w:tc>
        <w:tc>
          <w:tcPr>
            <w:tcW w:w="3009" w:type="dxa"/>
          </w:tcPr>
          <w:p w14:paraId="0E8EEC70" w14:textId="77777777" w:rsidR="00312BC3" w:rsidRPr="00C26C40" w:rsidRDefault="00312BC3" w:rsidP="00870DFD">
            <w:pPr>
              <w:rPr>
                <w:lang w:val="en-GB"/>
              </w:rPr>
            </w:pPr>
            <w:r w:rsidRPr="00C26C40">
              <w:rPr>
                <w:lang w:val="en-GB"/>
              </w:rPr>
              <w:t>0.0000</w:t>
            </w:r>
          </w:p>
        </w:tc>
      </w:tr>
      <w:tr w:rsidR="00312BC3" w:rsidRPr="00C26C40" w14:paraId="2E21232E" w14:textId="77777777" w:rsidTr="00870DFD">
        <w:trPr>
          <w:jc w:val="center"/>
        </w:trPr>
        <w:tc>
          <w:tcPr>
            <w:tcW w:w="3009" w:type="dxa"/>
          </w:tcPr>
          <w:p w14:paraId="5B487911" w14:textId="181B78FB" w:rsidR="00312BC3" w:rsidRPr="00C26C40" w:rsidRDefault="0066574D" w:rsidP="00870DFD">
            <w:pPr>
              <w:rPr>
                <w:lang w:val="en-GB"/>
              </w:rPr>
            </w:pPr>
            <m:oMathPara>
              <m:oMath>
                <m:r>
                  <w:rPr>
                    <w:rFonts w:ascii="Cambria Math" w:hAnsi="Cambria Math"/>
                    <w:lang w:val="en-GB"/>
                  </w:rPr>
                  <m:t>PAC</m:t>
                </m:r>
              </m:oMath>
            </m:oMathPara>
          </w:p>
        </w:tc>
        <w:tc>
          <w:tcPr>
            <w:tcW w:w="3009" w:type="dxa"/>
          </w:tcPr>
          <w:p w14:paraId="06596B5A" w14:textId="77777777" w:rsidR="00312BC3" w:rsidRPr="00C26C40" w:rsidRDefault="00312BC3" w:rsidP="00870DFD">
            <w:pPr>
              <w:rPr>
                <w:lang w:val="en-GB"/>
              </w:rPr>
            </w:pPr>
            <w:r w:rsidRPr="00C26C40">
              <w:rPr>
                <w:lang w:val="en-GB"/>
              </w:rPr>
              <w:t>1,229.578</w:t>
            </w:r>
          </w:p>
        </w:tc>
        <w:tc>
          <w:tcPr>
            <w:tcW w:w="3009" w:type="dxa"/>
          </w:tcPr>
          <w:p w14:paraId="2F781DEF" w14:textId="77777777" w:rsidR="00312BC3" w:rsidRPr="00C26C40" w:rsidRDefault="00312BC3" w:rsidP="00870DFD">
            <w:pPr>
              <w:rPr>
                <w:lang w:val="en-GB"/>
              </w:rPr>
            </w:pPr>
            <w:r w:rsidRPr="00C26C40">
              <w:rPr>
                <w:lang w:val="en-GB"/>
              </w:rPr>
              <w:t>0.3434</w:t>
            </w:r>
          </w:p>
        </w:tc>
      </w:tr>
      <w:tr w:rsidR="00312BC3" w:rsidRPr="00C26C40" w14:paraId="2D3FCD4F" w14:textId="77777777" w:rsidTr="00870DFD">
        <w:trPr>
          <w:jc w:val="center"/>
        </w:trPr>
        <w:tc>
          <w:tcPr>
            <w:tcW w:w="3009" w:type="dxa"/>
          </w:tcPr>
          <w:p w14:paraId="484F6EE2" w14:textId="35CEDB05" w:rsidR="00312BC3" w:rsidRPr="00C26C40" w:rsidRDefault="0066574D" w:rsidP="00870DFD">
            <w:pPr>
              <w:rPr>
                <w:lang w:val="en-GB"/>
              </w:rPr>
            </w:pPr>
            <m:oMathPara>
              <m:oMath>
                <m:r>
                  <w:rPr>
                    <w:rFonts w:ascii="Cambria Math" w:hAnsi="Cambria Math"/>
                    <w:lang w:val="en-GB"/>
                  </w:rPr>
                  <m:t>H₃O⁺</m:t>
                </m:r>
              </m:oMath>
            </m:oMathPara>
          </w:p>
        </w:tc>
        <w:tc>
          <w:tcPr>
            <w:tcW w:w="3009" w:type="dxa"/>
          </w:tcPr>
          <w:p w14:paraId="2A5D9F68" w14:textId="77777777" w:rsidR="00312BC3" w:rsidRPr="00C26C40" w:rsidRDefault="00312BC3" w:rsidP="00870DFD">
            <w:pPr>
              <w:rPr>
                <w:lang w:val="en-GB"/>
              </w:rPr>
            </w:pPr>
            <w:r w:rsidRPr="00C26C40">
              <w:rPr>
                <w:lang w:val="en-GB"/>
              </w:rPr>
              <w:t>0.000</w:t>
            </w:r>
          </w:p>
        </w:tc>
        <w:tc>
          <w:tcPr>
            <w:tcW w:w="3009" w:type="dxa"/>
          </w:tcPr>
          <w:p w14:paraId="64B9214F" w14:textId="77777777" w:rsidR="00312BC3" w:rsidRPr="00C26C40" w:rsidRDefault="00312BC3" w:rsidP="00870DFD">
            <w:pPr>
              <w:rPr>
                <w:lang w:val="en-GB"/>
              </w:rPr>
            </w:pPr>
            <w:r w:rsidRPr="00C26C40">
              <w:rPr>
                <w:lang w:val="en-GB"/>
              </w:rPr>
              <w:t>0.0000</w:t>
            </w:r>
          </w:p>
        </w:tc>
      </w:tr>
      <w:tr w:rsidR="00312BC3" w:rsidRPr="00C26C40" w14:paraId="10C836D2" w14:textId="77777777" w:rsidTr="00870DFD">
        <w:trPr>
          <w:jc w:val="center"/>
        </w:trPr>
        <w:tc>
          <w:tcPr>
            <w:tcW w:w="3009" w:type="dxa"/>
          </w:tcPr>
          <w:p w14:paraId="03B421F9" w14:textId="4C8CED3E" w:rsidR="00312BC3" w:rsidRPr="00C26C40" w:rsidRDefault="0066574D" w:rsidP="00870DFD">
            <w:pPr>
              <w:rPr>
                <w:lang w:val="en-GB"/>
              </w:rPr>
            </w:pPr>
            <m:oMathPara>
              <m:oMath>
                <m:r>
                  <w:rPr>
                    <w:rFonts w:ascii="Cambria Math" w:hAnsi="Cambria Math"/>
                    <w:lang w:val="en-GB"/>
                  </w:rPr>
                  <m:t>OH⁻</m:t>
                </m:r>
              </m:oMath>
            </m:oMathPara>
          </w:p>
        </w:tc>
        <w:tc>
          <w:tcPr>
            <w:tcW w:w="3009" w:type="dxa"/>
          </w:tcPr>
          <w:p w14:paraId="308811DE" w14:textId="77777777" w:rsidR="00312BC3" w:rsidRPr="00C26C40" w:rsidRDefault="00312BC3" w:rsidP="00870DFD">
            <w:pPr>
              <w:rPr>
                <w:lang w:val="en-GB"/>
              </w:rPr>
            </w:pPr>
            <w:r w:rsidRPr="00C26C40">
              <w:rPr>
                <w:lang w:val="en-GB"/>
              </w:rPr>
              <w:t>0.000</w:t>
            </w:r>
          </w:p>
        </w:tc>
        <w:tc>
          <w:tcPr>
            <w:tcW w:w="3009" w:type="dxa"/>
          </w:tcPr>
          <w:p w14:paraId="6F224544" w14:textId="77777777" w:rsidR="00312BC3" w:rsidRPr="00C26C40" w:rsidRDefault="00312BC3" w:rsidP="00870DFD">
            <w:pPr>
              <w:rPr>
                <w:lang w:val="en-GB"/>
              </w:rPr>
            </w:pPr>
            <w:r w:rsidRPr="00C26C40">
              <w:rPr>
                <w:lang w:val="en-GB"/>
              </w:rPr>
              <w:t>0.0000</w:t>
            </w:r>
          </w:p>
        </w:tc>
      </w:tr>
      <w:tr w:rsidR="00312BC3" w:rsidRPr="00C26C40" w14:paraId="05AC0271" w14:textId="77777777" w:rsidTr="00870DFD">
        <w:trPr>
          <w:jc w:val="center"/>
        </w:trPr>
        <w:tc>
          <w:tcPr>
            <w:tcW w:w="3009" w:type="dxa"/>
          </w:tcPr>
          <w:p w14:paraId="6BEBC62A" w14:textId="341CEA75" w:rsidR="00312BC3" w:rsidRPr="00C26C40" w:rsidRDefault="0066574D" w:rsidP="00870DFD">
            <w:pPr>
              <w:rPr>
                <w:lang w:val="en-GB"/>
              </w:rPr>
            </w:pPr>
            <m:oMathPara>
              <m:oMath>
                <m:r>
                  <w:rPr>
                    <w:rFonts w:ascii="Cambria Math" w:hAnsi="Cambria Math"/>
                    <w:lang w:val="en-GB"/>
                  </w:rPr>
                  <m:t>Cl⁻</m:t>
                </m:r>
              </m:oMath>
            </m:oMathPara>
          </w:p>
        </w:tc>
        <w:tc>
          <w:tcPr>
            <w:tcW w:w="3009" w:type="dxa"/>
          </w:tcPr>
          <w:p w14:paraId="4F1E3C15" w14:textId="77777777" w:rsidR="00312BC3" w:rsidRPr="00C26C40" w:rsidRDefault="00312BC3" w:rsidP="00870DFD">
            <w:pPr>
              <w:rPr>
                <w:lang w:val="en-GB"/>
              </w:rPr>
            </w:pPr>
            <w:r w:rsidRPr="00C26C40">
              <w:rPr>
                <w:lang w:val="en-GB"/>
              </w:rPr>
              <w:t>323.038</w:t>
            </w:r>
          </w:p>
        </w:tc>
        <w:tc>
          <w:tcPr>
            <w:tcW w:w="3009" w:type="dxa"/>
          </w:tcPr>
          <w:p w14:paraId="55F3D129" w14:textId="77777777" w:rsidR="00312BC3" w:rsidRPr="00C26C40" w:rsidRDefault="00312BC3" w:rsidP="00870DFD">
            <w:pPr>
              <w:rPr>
                <w:lang w:val="en-GB"/>
              </w:rPr>
            </w:pPr>
            <w:r w:rsidRPr="00C26C40">
              <w:rPr>
                <w:lang w:val="en-GB"/>
              </w:rPr>
              <w:t>0.0902</w:t>
            </w:r>
          </w:p>
        </w:tc>
      </w:tr>
      <w:tr w:rsidR="00312BC3" w:rsidRPr="00C26C40" w14:paraId="3B674FFD" w14:textId="77777777" w:rsidTr="00870DFD">
        <w:trPr>
          <w:jc w:val="center"/>
        </w:trPr>
        <w:tc>
          <w:tcPr>
            <w:tcW w:w="3009" w:type="dxa"/>
          </w:tcPr>
          <w:p w14:paraId="32E655C9" w14:textId="5114166A" w:rsidR="00312BC3" w:rsidRPr="00C26C40" w:rsidRDefault="0066574D" w:rsidP="00870DFD">
            <w:pPr>
              <w:rPr>
                <w:lang w:val="en-GB"/>
              </w:rPr>
            </w:pPr>
            <m:oMathPara>
              <m:oMath>
                <m:r>
                  <w:rPr>
                    <w:rFonts w:ascii="Cambria Math" w:hAnsi="Cambria Math"/>
                    <w:lang w:val="en-GB"/>
                  </w:rPr>
                  <m:t>Al³⁺</m:t>
                </m:r>
              </m:oMath>
            </m:oMathPara>
          </w:p>
        </w:tc>
        <w:tc>
          <w:tcPr>
            <w:tcW w:w="3009" w:type="dxa"/>
          </w:tcPr>
          <w:p w14:paraId="4975C45B" w14:textId="77777777" w:rsidR="00312BC3" w:rsidRPr="00C26C40" w:rsidRDefault="00312BC3" w:rsidP="00870DFD">
            <w:pPr>
              <w:rPr>
                <w:lang w:val="en-GB"/>
              </w:rPr>
            </w:pPr>
            <w:r w:rsidRPr="00C26C40">
              <w:rPr>
                <w:lang w:val="en-GB"/>
              </w:rPr>
              <w:t>12.003</w:t>
            </w:r>
          </w:p>
        </w:tc>
        <w:tc>
          <w:tcPr>
            <w:tcW w:w="3009" w:type="dxa"/>
          </w:tcPr>
          <w:p w14:paraId="45FAA3B6" w14:textId="77777777" w:rsidR="00312BC3" w:rsidRPr="00C26C40" w:rsidRDefault="00312BC3" w:rsidP="00870DFD">
            <w:pPr>
              <w:rPr>
                <w:lang w:val="en-GB"/>
              </w:rPr>
            </w:pPr>
            <w:r w:rsidRPr="00C26C40">
              <w:rPr>
                <w:lang w:val="en-GB"/>
              </w:rPr>
              <w:t>0.0034</w:t>
            </w:r>
          </w:p>
        </w:tc>
      </w:tr>
      <w:tr w:rsidR="00312BC3" w:rsidRPr="00C26C40" w14:paraId="1C60A267" w14:textId="77777777" w:rsidTr="00870DFD">
        <w:trPr>
          <w:jc w:val="center"/>
        </w:trPr>
        <w:tc>
          <w:tcPr>
            <w:tcW w:w="3009" w:type="dxa"/>
          </w:tcPr>
          <w:p w14:paraId="057472B5" w14:textId="2319101B" w:rsidR="00312BC3" w:rsidRPr="00C26C40" w:rsidRDefault="0066574D" w:rsidP="00870DFD">
            <w:pPr>
              <w:rPr>
                <w:lang w:val="en-GB"/>
              </w:rPr>
            </w:pPr>
            <m:oMathPara>
              <m:oMath>
                <m:r>
                  <w:rPr>
                    <w:rFonts w:ascii="Cambria Math" w:hAnsi="Cambria Math"/>
                    <w:lang w:val="en-GB"/>
                  </w:rPr>
                  <m:t>Fe₂(OH)₂</m:t>
                </m:r>
              </m:oMath>
            </m:oMathPara>
          </w:p>
        </w:tc>
        <w:tc>
          <w:tcPr>
            <w:tcW w:w="3009" w:type="dxa"/>
          </w:tcPr>
          <w:p w14:paraId="5F613C67" w14:textId="77777777" w:rsidR="00312BC3" w:rsidRPr="00C26C40" w:rsidRDefault="00312BC3" w:rsidP="00870DFD">
            <w:pPr>
              <w:rPr>
                <w:lang w:val="en-GB"/>
              </w:rPr>
            </w:pPr>
            <w:r w:rsidRPr="00C26C40">
              <w:rPr>
                <w:lang w:val="en-GB"/>
              </w:rPr>
              <w:t>0.000</w:t>
            </w:r>
          </w:p>
        </w:tc>
        <w:tc>
          <w:tcPr>
            <w:tcW w:w="3009" w:type="dxa"/>
          </w:tcPr>
          <w:p w14:paraId="30573388" w14:textId="77777777" w:rsidR="00312BC3" w:rsidRPr="00C26C40" w:rsidRDefault="00312BC3" w:rsidP="00870DFD">
            <w:pPr>
              <w:rPr>
                <w:lang w:val="en-GB"/>
              </w:rPr>
            </w:pPr>
            <w:r w:rsidRPr="00C26C40">
              <w:rPr>
                <w:lang w:val="en-GB"/>
              </w:rPr>
              <w:t>0.0000</w:t>
            </w:r>
          </w:p>
        </w:tc>
      </w:tr>
      <w:tr w:rsidR="00312BC3" w:rsidRPr="00C26C40" w14:paraId="07D4B150" w14:textId="77777777" w:rsidTr="00870DFD">
        <w:trPr>
          <w:jc w:val="center"/>
        </w:trPr>
        <w:tc>
          <w:tcPr>
            <w:tcW w:w="3009" w:type="dxa"/>
          </w:tcPr>
          <w:p w14:paraId="42431386" w14:textId="6D12E908" w:rsidR="00312BC3" w:rsidRPr="00C26C40" w:rsidRDefault="0066574D" w:rsidP="00870DFD">
            <w:pPr>
              <w:rPr>
                <w:lang w:val="en-GB"/>
              </w:rPr>
            </w:pPr>
            <m:oMathPara>
              <m:oMath>
                <m:r>
                  <w:rPr>
                    <w:rFonts w:ascii="Cambria Math" w:hAnsi="Cambria Math"/>
                    <w:lang w:val="en-GB"/>
                  </w:rPr>
                  <m:t>Fe³⁺</m:t>
                </m:r>
              </m:oMath>
            </m:oMathPara>
          </w:p>
        </w:tc>
        <w:tc>
          <w:tcPr>
            <w:tcW w:w="3009" w:type="dxa"/>
          </w:tcPr>
          <w:p w14:paraId="2250C7CF" w14:textId="77777777" w:rsidR="00312BC3" w:rsidRPr="00C26C40" w:rsidRDefault="00312BC3" w:rsidP="00870DFD">
            <w:pPr>
              <w:rPr>
                <w:lang w:val="en-GB"/>
              </w:rPr>
            </w:pPr>
            <w:r w:rsidRPr="00C26C40">
              <w:rPr>
                <w:lang w:val="en-GB"/>
              </w:rPr>
              <w:t>0.000</w:t>
            </w:r>
          </w:p>
        </w:tc>
        <w:tc>
          <w:tcPr>
            <w:tcW w:w="3009" w:type="dxa"/>
          </w:tcPr>
          <w:p w14:paraId="100E18A8" w14:textId="77777777" w:rsidR="00312BC3" w:rsidRPr="00C26C40" w:rsidRDefault="00312BC3" w:rsidP="00870DFD">
            <w:pPr>
              <w:rPr>
                <w:lang w:val="en-GB"/>
              </w:rPr>
            </w:pPr>
            <w:r w:rsidRPr="00C26C40">
              <w:rPr>
                <w:lang w:val="en-GB"/>
              </w:rPr>
              <w:t>0.0000</w:t>
            </w:r>
          </w:p>
        </w:tc>
      </w:tr>
      <w:tr w:rsidR="00312BC3" w:rsidRPr="00C26C40" w14:paraId="217795F8" w14:textId="77777777" w:rsidTr="00870DFD">
        <w:trPr>
          <w:jc w:val="center"/>
        </w:trPr>
        <w:tc>
          <w:tcPr>
            <w:tcW w:w="3009" w:type="dxa"/>
          </w:tcPr>
          <w:p w14:paraId="05A2FA18" w14:textId="7B088328" w:rsidR="00312BC3" w:rsidRPr="00C26C40" w:rsidRDefault="0066574D" w:rsidP="00870DFD">
            <w:pPr>
              <w:rPr>
                <w:lang w:val="en-GB"/>
              </w:rPr>
            </w:pPr>
            <m:oMathPara>
              <m:oMath>
                <m:r>
                  <w:rPr>
                    <w:rFonts w:ascii="Cambria Math" w:hAnsi="Cambria Math"/>
                    <w:lang w:val="en-GB"/>
                  </w:rPr>
                  <m:t>FeOH²⁺</m:t>
                </m:r>
              </m:oMath>
            </m:oMathPara>
          </w:p>
        </w:tc>
        <w:tc>
          <w:tcPr>
            <w:tcW w:w="3009" w:type="dxa"/>
          </w:tcPr>
          <w:p w14:paraId="58612EC1" w14:textId="77777777" w:rsidR="00312BC3" w:rsidRPr="00C26C40" w:rsidRDefault="00312BC3" w:rsidP="00870DFD">
            <w:pPr>
              <w:rPr>
                <w:lang w:val="en-GB"/>
              </w:rPr>
            </w:pPr>
            <w:r w:rsidRPr="00C26C40">
              <w:rPr>
                <w:lang w:val="en-GB"/>
              </w:rPr>
              <w:t>0.000</w:t>
            </w:r>
          </w:p>
        </w:tc>
        <w:tc>
          <w:tcPr>
            <w:tcW w:w="3009" w:type="dxa"/>
          </w:tcPr>
          <w:p w14:paraId="234B7942" w14:textId="77777777" w:rsidR="00312BC3" w:rsidRPr="00C26C40" w:rsidRDefault="00312BC3" w:rsidP="00870DFD">
            <w:pPr>
              <w:rPr>
                <w:lang w:val="en-GB"/>
              </w:rPr>
            </w:pPr>
            <w:r w:rsidRPr="00C26C40">
              <w:rPr>
                <w:lang w:val="en-GB"/>
              </w:rPr>
              <w:t>0.0000</w:t>
            </w:r>
          </w:p>
        </w:tc>
      </w:tr>
      <w:tr w:rsidR="00312BC3" w:rsidRPr="00C26C40" w14:paraId="7EBB7D43" w14:textId="77777777" w:rsidTr="00870DFD">
        <w:trPr>
          <w:jc w:val="center"/>
        </w:trPr>
        <w:tc>
          <w:tcPr>
            <w:tcW w:w="3009" w:type="dxa"/>
          </w:tcPr>
          <w:p w14:paraId="03C11F64" w14:textId="633A32D5" w:rsidR="00312BC3" w:rsidRPr="00C26C40" w:rsidRDefault="0066574D" w:rsidP="00870DFD">
            <w:pPr>
              <w:rPr>
                <w:lang w:val="en-GB"/>
              </w:rPr>
            </w:pPr>
            <m:oMathPara>
              <m:oMath>
                <m:r>
                  <w:rPr>
                    <w:rFonts w:ascii="Cambria Math" w:hAnsi="Cambria Math"/>
                    <w:lang w:val="en-GB"/>
                  </w:rPr>
                  <m:t>Fe(OH)₂⁺</m:t>
                </m:r>
              </m:oMath>
            </m:oMathPara>
          </w:p>
        </w:tc>
        <w:tc>
          <w:tcPr>
            <w:tcW w:w="3009" w:type="dxa"/>
          </w:tcPr>
          <w:p w14:paraId="22DE0011" w14:textId="77777777" w:rsidR="00312BC3" w:rsidRPr="00C26C40" w:rsidRDefault="00312BC3" w:rsidP="00870DFD">
            <w:pPr>
              <w:rPr>
                <w:lang w:val="en-GB"/>
              </w:rPr>
            </w:pPr>
            <w:r w:rsidRPr="00C26C40">
              <w:rPr>
                <w:lang w:val="en-GB"/>
              </w:rPr>
              <w:t>0.000</w:t>
            </w:r>
          </w:p>
        </w:tc>
        <w:tc>
          <w:tcPr>
            <w:tcW w:w="3009" w:type="dxa"/>
          </w:tcPr>
          <w:p w14:paraId="39B5639E" w14:textId="77777777" w:rsidR="00312BC3" w:rsidRPr="00C26C40" w:rsidRDefault="00312BC3" w:rsidP="00870DFD">
            <w:pPr>
              <w:rPr>
                <w:lang w:val="en-GB"/>
              </w:rPr>
            </w:pPr>
            <w:r w:rsidRPr="00C26C40">
              <w:rPr>
                <w:lang w:val="en-GB"/>
              </w:rPr>
              <w:t>0.0000</w:t>
            </w:r>
          </w:p>
        </w:tc>
      </w:tr>
      <w:tr w:rsidR="00312BC3" w:rsidRPr="00C26C40" w14:paraId="3D6F4377" w14:textId="77777777" w:rsidTr="00870DFD">
        <w:trPr>
          <w:jc w:val="center"/>
        </w:trPr>
        <w:tc>
          <w:tcPr>
            <w:tcW w:w="3009" w:type="dxa"/>
          </w:tcPr>
          <w:p w14:paraId="79C15D83" w14:textId="4E099F51" w:rsidR="00312BC3" w:rsidRPr="00C26C40" w:rsidRDefault="0066574D" w:rsidP="00870DFD">
            <w:pPr>
              <w:rPr>
                <w:lang w:val="en-GB"/>
              </w:rPr>
            </w:pPr>
            <m:oMathPara>
              <m:oMath>
                <m:r>
                  <w:rPr>
                    <w:rFonts w:ascii="Cambria Math" w:hAnsi="Cambria Math"/>
                    <w:lang w:val="en-GB"/>
                  </w:rPr>
                  <m:t>Ca²⁺</m:t>
                </m:r>
              </m:oMath>
            </m:oMathPara>
          </w:p>
        </w:tc>
        <w:tc>
          <w:tcPr>
            <w:tcW w:w="3009" w:type="dxa"/>
          </w:tcPr>
          <w:p w14:paraId="0A2D5345" w14:textId="77777777" w:rsidR="00312BC3" w:rsidRPr="00C26C40" w:rsidRDefault="00312BC3" w:rsidP="00870DFD">
            <w:pPr>
              <w:rPr>
                <w:lang w:val="en-GB"/>
              </w:rPr>
            </w:pPr>
            <w:r w:rsidRPr="00C26C40">
              <w:rPr>
                <w:lang w:val="en-GB"/>
              </w:rPr>
              <w:t>155.839</w:t>
            </w:r>
          </w:p>
        </w:tc>
        <w:tc>
          <w:tcPr>
            <w:tcW w:w="3009" w:type="dxa"/>
          </w:tcPr>
          <w:p w14:paraId="07E0281B" w14:textId="77777777" w:rsidR="00312BC3" w:rsidRPr="00C26C40" w:rsidRDefault="00312BC3" w:rsidP="00870DFD">
            <w:pPr>
              <w:rPr>
                <w:lang w:val="en-GB"/>
              </w:rPr>
            </w:pPr>
            <w:r w:rsidRPr="00C26C40">
              <w:rPr>
                <w:lang w:val="en-GB"/>
              </w:rPr>
              <w:t>0.0435</w:t>
            </w:r>
          </w:p>
        </w:tc>
      </w:tr>
      <w:tr w:rsidR="00312BC3" w:rsidRPr="00C26C40" w14:paraId="2176B838" w14:textId="77777777" w:rsidTr="00870DFD">
        <w:trPr>
          <w:jc w:val="center"/>
        </w:trPr>
        <w:tc>
          <w:tcPr>
            <w:tcW w:w="3009" w:type="dxa"/>
          </w:tcPr>
          <w:p w14:paraId="707BF3C9" w14:textId="294526E7" w:rsidR="00312BC3" w:rsidRPr="00C26C40" w:rsidRDefault="0066574D" w:rsidP="00870DFD">
            <w:pPr>
              <w:rPr>
                <w:lang w:val="en-GB"/>
              </w:rPr>
            </w:pPr>
            <m:oMathPara>
              <m:oMath>
                <m:r>
                  <w:rPr>
                    <w:rFonts w:ascii="Cambria Math" w:hAnsi="Cambria Math"/>
                    <w:lang w:val="en-GB"/>
                  </w:rPr>
                  <m:t>CaAl₂O₄</m:t>
                </m:r>
              </m:oMath>
            </m:oMathPara>
          </w:p>
        </w:tc>
        <w:tc>
          <w:tcPr>
            <w:tcW w:w="3009" w:type="dxa"/>
          </w:tcPr>
          <w:p w14:paraId="5E4451C4" w14:textId="77777777" w:rsidR="00312BC3" w:rsidRPr="00C26C40" w:rsidRDefault="00312BC3" w:rsidP="00870DFD">
            <w:pPr>
              <w:rPr>
                <w:lang w:val="en-GB"/>
              </w:rPr>
            </w:pPr>
            <w:r w:rsidRPr="00C26C40">
              <w:rPr>
                <w:lang w:val="en-GB"/>
              </w:rPr>
              <w:t>72.681</w:t>
            </w:r>
          </w:p>
        </w:tc>
        <w:tc>
          <w:tcPr>
            <w:tcW w:w="3009" w:type="dxa"/>
          </w:tcPr>
          <w:p w14:paraId="7E01ADD5" w14:textId="77777777" w:rsidR="00312BC3" w:rsidRPr="00C26C40" w:rsidRDefault="00312BC3" w:rsidP="00870DFD">
            <w:pPr>
              <w:rPr>
                <w:lang w:val="en-GB"/>
              </w:rPr>
            </w:pPr>
            <w:r w:rsidRPr="00C26C40">
              <w:rPr>
                <w:lang w:val="en-GB"/>
              </w:rPr>
              <w:t>0.0203</w:t>
            </w:r>
          </w:p>
        </w:tc>
      </w:tr>
      <w:tr w:rsidR="00312BC3" w:rsidRPr="00C26C40" w14:paraId="51708FDD" w14:textId="77777777" w:rsidTr="00870DFD">
        <w:trPr>
          <w:jc w:val="center"/>
        </w:trPr>
        <w:tc>
          <w:tcPr>
            <w:tcW w:w="3009" w:type="dxa"/>
          </w:tcPr>
          <w:p w14:paraId="62860F4A" w14:textId="53F825D5" w:rsidR="00312BC3" w:rsidRPr="00C26C40" w:rsidRDefault="0066574D" w:rsidP="00870DFD">
            <w:pPr>
              <w:rPr>
                <w:lang w:val="en-GB"/>
              </w:rPr>
            </w:pPr>
            <m:oMathPara>
              <m:oMath>
                <m:r>
                  <w:rPr>
                    <w:rFonts w:ascii="Cambria Math" w:hAnsi="Cambria Math"/>
                    <w:lang w:val="en-GB"/>
                  </w:rPr>
                  <m:t>CaOH⁺</m:t>
                </m:r>
              </m:oMath>
            </m:oMathPara>
          </w:p>
        </w:tc>
        <w:tc>
          <w:tcPr>
            <w:tcW w:w="3009" w:type="dxa"/>
          </w:tcPr>
          <w:p w14:paraId="4C0566A5" w14:textId="77777777" w:rsidR="00312BC3" w:rsidRPr="00C26C40" w:rsidRDefault="00312BC3" w:rsidP="00870DFD">
            <w:pPr>
              <w:rPr>
                <w:lang w:val="en-GB"/>
              </w:rPr>
            </w:pPr>
            <w:r w:rsidRPr="00C26C40">
              <w:rPr>
                <w:lang w:val="en-GB"/>
              </w:rPr>
              <w:t>0.000</w:t>
            </w:r>
          </w:p>
        </w:tc>
        <w:tc>
          <w:tcPr>
            <w:tcW w:w="3009" w:type="dxa"/>
          </w:tcPr>
          <w:p w14:paraId="063F9CD7" w14:textId="77777777" w:rsidR="00312BC3" w:rsidRPr="00C26C40" w:rsidRDefault="00312BC3" w:rsidP="00870DFD">
            <w:pPr>
              <w:rPr>
                <w:lang w:val="en-GB"/>
              </w:rPr>
            </w:pPr>
            <w:r w:rsidRPr="00C26C40">
              <w:rPr>
                <w:lang w:val="en-GB"/>
              </w:rPr>
              <w:t>0.0000</w:t>
            </w:r>
          </w:p>
        </w:tc>
      </w:tr>
      <w:tr w:rsidR="00312BC3" w:rsidRPr="00C26C40" w14:paraId="74A65B55" w14:textId="77777777" w:rsidTr="00870DFD">
        <w:trPr>
          <w:jc w:val="center"/>
        </w:trPr>
        <w:tc>
          <w:tcPr>
            <w:tcW w:w="3009" w:type="dxa"/>
          </w:tcPr>
          <w:p w14:paraId="664BEE1F" w14:textId="5AD9BE3B" w:rsidR="00312BC3" w:rsidRPr="00C26C40" w:rsidRDefault="0066574D" w:rsidP="00870DFD">
            <w:pPr>
              <w:rPr>
                <w:lang w:val="en-GB"/>
              </w:rPr>
            </w:pPr>
            <m:oMathPara>
              <m:oMath>
                <m:r>
                  <w:rPr>
                    <w:rFonts w:ascii="Cambria Math" w:hAnsi="Cambria Math"/>
                    <w:lang w:val="en-GB"/>
                  </w:rPr>
                  <m:t>Iron-(s)</m:t>
                </m:r>
              </m:oMath>
            </m:oMathPara>
          </w:p>
        </w:tc>
        <w:tc>
          <w:tcPr>
            <w:tcW w:w="3009" w:type="dxa"/>
          </w:tcPr>
          <w:p w14:paraId="09FAF721" w14:textId="77777777" w:rsidR="00312BC3" w:rsidRPr="00C26C40" w:rsidRDefault="00312BC3" w:rsidP="00870DFD">
            <w:pPr>
              <w:rPr>
                <w:lang w:val="en-GB"/>
              </w:rPr>
            </w:pPr>
            <w:r w:rsidRPr="00C26C40">
              <w:rPr>
                <w:lang w:val="en-GB"/>
              </w:rPr>
              <w:t>0.000</w:t>
            </w:r>
          </w:p>
        </w:tc>
        <w:tc>
          <w:tcPr>
            <w:tcW w:w="3009" w:type="dxa"/>
          </w:tcPr>
          <w:p w14:paraId="7BE7549F" w14:textId="77777777" w:rsidR="00312BC3" w:rsidRPr="00C26C40" w:rsidRDefault="00312BC3" w:rsidP="00870DFD">
            <w:pPr>
              <w:rPr>
                <w:lang w:val="en-GB"/>
              </w:rPr>
            </w:pPr>
            <w:r w:rsidRPr="00C26C40">
              <w:rPr>
                <w:lang w:val="en-GB"/>
              </w:rPr>
              <w:t>0.0000</w:t>
            </w:r>
          </w:p>
        </w:tc>
      </w:tr>
      <w:tr w:rsidR="00312BC3" w:rsidRPr="00C26C40" w14:paraId="0472C5D9" w14:textId="77777777" w:rsidTr="00870DFD">
        <w:trPr>
          <w:jc w:val="center"/>
        </w:trPr>
        <w:tc>
          <w:tcPr>
            <w:tcW w:w="3009" w:type="dxa"/>
          </w:tcPr>
          <w:p w14:paraId="2D0ACA96" w14:textId="05382A8D" w:rsidR="00312BC3" w:rsidRPr="00C26C40" w:rsidRDefault="0066574D" w:rsidP="00870DFD">
            <w:pPr>
              <w:rPr>
                <w:lang w:val="en-GB"/>
              </w:rPr>
            </w:pPr>
            <m:oMathPara>
              <m:oMath>
                <m:r>
                  <w:rPr>
                    <w:rFonts w:ascii="Cambria Math" w:hAnsi="Cambria Math"/>
                    <w:lang w:val="en-GB"/>
                  </w:rPr>
                  <m:t>Fe(OH)₃</m:t>
                </m:r>
              </m:oMath>
            </m:oMathPara>
          </w:p>
        </w:tc>
        <w:tc>
          <w:tcPr>
            <w:tcW w:w="3009" w:type="dxa"/>
          </w:tcPr>
          <w:p w14:paraId="120A95F7" w14:textId="77777777" w:rsidR="00312BC3" w:rsidRPr="00C26C40" w:rsidRDefault="00312BC3" w:rsidP="00870DFD">
            <w:pPr>
              <w:rPr>
                <w:lang w:val="en-GB"/>
              </w:rPr>
            </w:pPr>
            <w:r w:rsidRPr="00C26C40">
              <w:rPr>
                <w:lang w:val="en-GB"/>
              </w:rPr>
              <w:t>0.652</w:t>
            </w:r>
          </w:p>
        </w:tc>
        <w:tc>
          <w:tcPr>
            <w:tcW w:w="3009" w:type="dxa"/>
          </w:tcPr>
          <w:p w14:paraId="3B27E46C" w14:textId="77777777" w:rsidR="00312BC3" w:rsidRPr="00C26C40" w:rsidRDefault="00312BC3" w:rsidP="00870DFD">
            <w:pPr>
              <w:rPr>
                <w:lang w:val="en-GB"/>
              </w:rPr>
            </w:pPr>
            <w:r w:rsidRPr="00C26C40">
              <w:rPr>
                <w:lang w:val="en-GB"/>
              </w:rPr>
              <w:t>0.0002</w:t>
            </w:r>
          </w:p>
        </w:tc>
      </w:tr>
      <w:tr w:rsidR="00312BC3" w:rsidRPr="00C26C40" w14:paraId="6628A3D2" w14:textId="77777777" w:rsidTr="00870DFD">
        <w:trPr>
          <w:jc w:val="center"/>
        </w:trPr>
        <w:tc>
          <w:tcPr>
            <w:tcW w:w="3009" w:type="dxa"/>
          </w:tcPr>
          <w:p w14:paraId="421CDBAA" w14:textId="77777777" w:rsidR="00312BC3" w:rsidRPr="00C26C40" w:rsidRDefault="00312BC3" w:rsidP="00870DFD">
            <w:pPr>
              <w:rPr>
                <w:lang w:val="en-GB"/>
              </w:rPr>
            </w:pPr>
            <w:r w:rsidRPr="00C26C40">
              <w:rPr>
                <w:b/>
                <w:lang w:val="en-GB"/>
              </w:rPr>
              <w:t>Total</w:t>
            </w:r>
          </w:p>
        </w:tc>
        <w:tc>
          <w:tcPr>
            <w:tcW w:w="3009" w:type="dxa"/>
          </w:tcPr>
          <w:p w14:paraId="6823EDAF" w14:textId="77777777" w:rsidR="00312BC3" w:rsidRPr="00C26C40" w:rsidRDefault="00312BC3" w:rsidP="00870DFD">
            <w:pPr>
              <w:rPr>
                <w:lang w:val="en-GB"/>
              </w:rPr>
            </w:pPr>
            <w:r w:rsidRPr="00C26C40">
              <w:rPr>
                <w:b/>
                <w:lang w:val="en-GB"/>
              </w:rPr>
              <w:t>3,580.268</w:t>
            </w:r>
          </w:p>
        </w:tc>
        <w:tc>
          <w:tcPr>
            <w:tcW w:w="3009" w:type="dxa"/>
          </w:tcPr>
          <w:p w14:paraId="4562461D" w14:textId="77777777" w:rsidR="00312BC3" w:rsidRPr="00C26C40" w:rsidRDefault="00312BC3" w:rsidP="00870DFD">
            <w:pPr>
              <w:rPr>
                <w:lang w:val="en-GB"/>
              </w:rPr>
            </w:pPr>
            <w:r w:rsidRPr="00C26C40">
              <w:rPr>
                <w:b/>
                <w:lang w:val="en-GB"/>
              </w:rPr>
              <w:t>1.0000</w:t>
            </w:r>
          </w:p>
        </w:tc>
      </w:tr>
      <w:tr w:rsidR="00312BC3" w:rsidRPr="00C26C40" w14:paraId="4CEC900C" w14:textId="77777777" w:rsidTr="00870DFD">
        <w:trPr>
          <w:jc w:val="center"/>
        </w:trPr>
        <w:tc>
          <w:tcPr>
            <w:tcW w:w="3009" w:type="dxa"/>
          </w:tcPr>
          <w:p w14:paraId="40218E99" w14:textId="77777777" w:rsidR="00312BC3" w:rsidRPr="00C26C40" w:rsidRDefault="00312BC3" w:rsidP="00870DFD">
            <w:pPr>
              <w:rPr>
                <w:lang w:val="en-GB"/>
              </w:rPr>
            </w:pPr>
            <w:r w:rsidRPr="00C26C40">
              <w:rPr>
                <w:b/>
                <w:lang w:val="en-GB"/>
              </w:rPr>
              <w:t>Temperature (°C)</w:t>
            </w:r>
          </w:p>
        </w:tc>
        <w:tc>
          <w:tcPr>
            <w:tcW w:w="3009" w:type="dxa"/>
          </w:tcPr>
          <w:p w14:paraId="62685F38" w14:textId="77777777" w:rsidR="00312BC3" w:rsidRPr="00C26C40" w:rsidRDefault="00312BC3" w:rsidP="00870DFD">
            <w:pPr>
              <w:rPr>
                <w:lang w:val="en-GB"/>
              </w:rPr>
            </w:pPr>
            <w:r w:rsidRPr="00C26C40">
              <w:rPr>
                <w:b/>
                <w:lang w:val="en-GB"/>
              </w:rPr>
              <w:t>75.00</w:t>
            </w:r>
          </w:p>
        </w:tc>
        <w:tc>
          <w:tcPr>
            <w:tcW w:w="3009" w:type="dxa"/>
          </w:tcPr>
          <w:p w14:paraId="5919C6CD" w14:textId="77777777" w:rsidR="00312BC3" w:rsidRPr="00C26C40" w:rsidRDefault="00312BC3" w:rsidP="00870DFD">
            <w:pPr>
              <w:rPr>
                <w:lang w:val="en-GB"/>
              </w:rPr>
            </w:pPr>
          </w:p>
        </w:tc>
      </w:tr>
      <w:tr w:rsidR="00312BC3" w:rsidRPr="00C26C40" w14:paraId="36F9EB80" w14:textId="77777777" w:rsidTr="00870DFD">
        <w:trPr>
          <w:jc w:val="center"/>
        </w:trPr>
        <w:tc>
          <w:tcPr>
            <w:tcW w:w="3009" w:type="dxa"/>
          </w:tcPr>
          <w:p w14:paraId="2A5EF394" w14:textId="77777777" w:rsidR="00312BC3" w:rsidRPr="00C26C40" w:rsidRDefault="00312BC3" w:rsidP="00870DFD">
            <w:pPr>
              <w:rPr>
                <w:lang w:val="en-GB"/>
              </w:rPr>
            </w:pPr>
            <w:r w:rsidRPr="00C26C40">
              <w:rPr>
                <w:b/>
                <w:lang w:val="en-GB"/>
              </w:rPr>
              <w:t>Pressure (atm)</w:t>
            </w:r>
          </w:p>
        </w:tc>
        <w:tc>
          <w:tcPr>
            <w:tcW w:w="3009" w:type="dxa"/>
          </w:tcPr>
          <w:p w14:paraId="17B338BA" w14:textId="77777777" w:rsidR="00312BC3" w:rsidRPr="00C26C40" w:rsidRDefault="00312BC3" w:rsidP="00870DFD">
            <w:pPr>
              <w:rPr>
                <w:lang w:val="en-GB"/>
              </w:rPr>
            </w:pPr>
            <w:r w:rsidRPr="00C26C40">
              <w:rPr>
                <w:b/>
                <w:lang w:val="en-GB"/>
              </w:rPr>
              <w:t>1.0000</w:t>
            </w:r>
          </w:p>
        </w:tc>
        <w:tc>
          <w:tcPr>
            <w:tcW w:w="3009" w:type="dxa"/>
          </w:tcPr>
          <w:p w14:paraId="519407BE" w14:textId="77777777" w:rsidR="00312BC3" w:rsidRPr="00C26C40" w:rsidRDefault="00312BC3" w:rsidP="00870DFD">
            <w:pPr>
              <w:rPr>
                <w:lang w:val="en-GB"/>
              </w:rPr>
            </w:pPr>
          </w:p>
        </w:tc>
      </w:tr>
    </w:tbl>
    <w:p w14:paraId="6F3927C4" w14:textId="77777777" w:rsidR="00936023" w:rsidRPr="00C26C40" w:rsidRDefault="00936023" w:rsidP="00312BC3">
      <w:pPr>
        <w:spacing w:before="160"/>
        <w:rPr>
          <w:b/>
        </w:rPr>
        <w:sectPr w:rsidR="00936023" w:rsidRPr="00C26C40" w:rsidSect="00AE03BF">
          <w:pgSz w:w="11906" w:h="16838"/>
          <w:pgMar w:top="1134" w:right="1134" w:bottom="1134" w:left="2268" w:header="709" w:footer="709" w:gutter="0"/>
          <w:pgNumType w:start="1"/>
          <w:cols w:space="708"/>
          <w:docGrid w:linePitch="360"/>
        </w:sectPr>
      </w:pPr>
    </w:p>
    <w:p w14:paraId="2CCC616C" w14:textId="60C2B12F" w:rsidR="00312BC3" w:rsidRPr="00C26C40" w:rsidRDefault="00312BC3" w:rsidP="00134FFF">
      <w:pPr>
        <w:pStyle w:val="Heading3"/>
      </w:pPr>
      <w:bookmarkStart w:id="132" w:name="_Toc237244936"/>
      <w:r w:rsidRPr="00C26C40">
        <w:lastRenderedPageBreak/>
        <w:t>Overall Material Balance Table</w:t>
      </w:r>
      <w:bookmarkEnd w:id="132"/>
    </w:p>
    <w:tbl>
      <w:tblPr>
        <w:tblStyle w:val="TableGrid"/>
        <w:tblW w:w="14054" w:type="dxa"/>
        <w:jc w:val="center"/>
        <w:tblLook w:val="04A0" w:firstRow="1" w:lastRow="0" w:firstColumn="1" w:lastColumn="0" w:noHBand="0" w:noVBand="1"/>
      </w:tblPr>
      <w:tblGrid>
        <w:gridCol w:w="1442"/>
        <w:gridCol w:w="1836"/>
        <w:gridCol w:w="1836"/>
        <w:gridCol w:w="1836"/>
        <w:gridCol w:w="1836"/>
        <w:gridCol w:w="1716"/>
        <w:gridCol w:w="1716"/>
        <w:gridCol w:w="1836"/>
      </w:tblGrid>
      <w:tr w:rsidR="00312BC3" w:rsidRPr="00C26C40" w14:paraId="479B9E99" w14:textId="77777777" w:rsidTr="006A311E">
        <w:trPr>
          <w:jc w:val="center"/>
        </w:trPr>
        <w:tc>
          <w:tcPr>
            <w:tcW w:w="1442" w:type="dxa"/>
            <w:shd w:val="clear" w:color="auto" w:fill="D9D9D9"/>
          </w:tcPr>
          <w:p w14:paraId="230F7848" w14:textId="77777777" w:rsidR="00312BC3" w:rsidRPr="00C26C40" w:rsidRDefault="00312BC3" w:rsidP="00870DFD">
            <w:pPr>
              <w:rPr>
                <w:lang w:val="en-GB"/>
              </w:rPr>
            </w:pPr>
            <w:r w:rsidRPr="00C26C40">
              <w:rPr>
                <w:b/>
                <w:sz w:val="22"/>
                <w:lang w:val="en-GB"/>
              </w:rPr>
              <w:t>Parameter</w:t>
            </w:r>
          </w:p>
        </w:tc>
        <w:tc>
          <w:tcPr>
            <w:tcW w:w="1836" w:type="dxa"/>
            <w:shd w:val="clear" w:color="auto" w:fill="D9D9D9"/>
          </w:tcPr>
          <w:p w14:paraId="23863794" w14:textId="77777777" w:rsidR="00312BC3" w:rsidRPr="00C26C40" w:rsidRDefault="00312BC3" w:rsidP="00870DFD">
            <w:pPr>
              <w:rPr>
                <w:lang w:val="en-GB"/>
              </w:rPr>
            </w:pPr>
            <w:r w:rsidRPr="00C26C40">
              <w:rPr>
                <w:b/>
                <w:sz w:val="22"/>
                <w:lang w:val="en-GB"/>
              </w:rPr>
              <w:t>101</w:t>
            </w:r>
          </w:p>
        </w:tc>
        <w:tc>
          <w:tcPr>
            <w:tcW w:w="1836" w:type="dxa"/>
            <w:shd w:val="clear" w:color="auto" w:fill="D9D9D9"/>
          </w:tcPr>
          <w:p w14:paraId="6F0EDEF0" w14:textId="77777777" w:rsidR="00312BC3" w:rsidRPr="00C26C40" w:rsidRDefault="00312BC3" w:rsidP="00870DFD">
            <w:pPr>
              <w:rPr>
                <w:lang w:val="en-GB"/>
              </w:rPr>
            </w:pPr>
            <w:r w:rsidRPr="00C26C40">
              <w:rPr>
                <w:b/>
                <w:sz w:val="22"/>
                <w:lang w:val="en-GB"/>
              </w:rPr>
              <w:t>102</w:t>
            </w:r>
          </w:p>
        </w:tc>
        <w:tc>
          <w:tcPr>
            <w:tcW w:w="1836" w:type="dxa"/>
            <w:shd w:val="clear" w:color="auto" w:fill="D9D9D9"/>
          </w:tcPr>
          <w:p w14:paraId="288B838B" w14:textId="77777777" w:rsidR="00312BC3" w:rsidRPr="00C26C40" w:rsidRDefault="00312BC3" w:rsidP="00870DFD">
            <w:pPr>
              <w:rPr>
                <w:lang w:val="en-GB"/>
              </w:rPr>
            </w:pPr>
            <w:r w:rsidRPr="00C26C40">
              <w:rPr>
                <w:b/>
                <w:sz w:val="22"/>
                <w:lang w:val="en-GB"/>
              </w:rPr>
              <w:t>103</w:t>
            </w:r>
          </w:p>
        </w:tc>
        <w:tc>
          <w:tcPr>
            <w:tcW w:w="1836" w:type="dxa"/>
            <w:shd w:val="clear" w:color="auto" w:fill="D9D9D9"/>
          </w:tcPr>
          <w:p w14:paraId="0B4223C5" w14:textId="77777777" w:rsidR="00312BC3" w:rsidRPr="00C26C40" w:rsidRDefault="00312BC3" w:rsidP="00870DFD">
            <w:pPr>
              <w:rPr>
                <w:lang w:val="en-GB"/>
              </w:rPr>
            </w:pPr>
            <w:r w:rsidRPr="00C26C40">
              <w:rPr>
                <w:b/>
                <w:sz w:val="22"/>
                <w:lang w:val="en-GB"/>
              </w:rPr>
              <w:t>104</w:t>
            </w:r>
          </w:p>
        </w:tc>
        <w:tc>
          <w:tcPr>
            <w:tcW w:w="1716" w:type="dxa"/>
            <w:shd w:val="clear" w:color="auto" w:fill="D9D9D9"/>
          </w:tcPr>
          <w:p w14:paraId="0362FFDB" w14:textId="77777777" w:rsidR="00312BC3" w:rsidRPr="00C26C40" w:rsidRDefault="00312BC3" w:rsidP="00870DFD">
            <w:pPr>
              <w:rPr>
                <w:lang w:val="en-GB"/>
              </w:rPr>
            </w:pPr>
            <w:r w:rsidRPr="00C26C40">
              <w:rPr>
                <w:b/>
                <w:sz w:val="22"/>
                <w:lang w:val="en-GB"/>
              </w:rPr>
              <w:t>201</w:t>
            </w:r>
          </w:p>
        </w:tc>
        <w:tc>
          <w:tcPr>
            <w:tcW w:w="1716" w:type="dxa"/>
            <w:shd w:val="clear" w:color="auto" w:fill="D9D9D9"/>
          </w:tcPr>
          <w:p w14:paraId="07FE2C62" w14:textId="77777777" w:rsidR="00312BC3" w:rsidRPr="00C26C40" w:rsidRDefault="00312BC3" w:rsidP="00870DFD">
            <w:pPr>
              <w:rPr>
                <w:lang w:val="en-GB"/>
              </w:rPr>
            </w:pPr>
            <w:r w:rsidRPr="00C26C40">
              <w:rPr>
                <w:b/>
                <w:sz w:val="22"/>
                <w:lang w:val="en-GB"/>
              </w:rPr>
              <w:t>202</w:t>
            </w:r>
          </w:p>
        </w:tc>
        <w:tc>
          <w:tcPr>
            <w:tcW w:w="1836" w:type="dxa"/>
            <w:shd w:val="clear" w:color="auto" w:fill="D9D9D9"/>
          </w:tcPr>
          <w:p w14:paraId="3CF96B71" w14:textId="77777777" w:rsidR="00312BC3" w:rsidRPr="00C26C40" w:rsidRDefault="00312BC3" w:rsidP="00870DFD">
            <w:pPr>
              <w:rPr>
                <w:lang w:val="en-GB"/>
              </w:rPr>
            </w:pPr>
            <w:r w:rsidRPr="00C26C40">
              <w:rPr>
                <w:b/>
                <w:sz w:val="22"/>
                <w:lang w:val="en-GB"/>
              </w:rPr>
              <w:t>203</w:t>
            </w:r>
          </w:p>
        </w:tc>
      </w:tr>
      <w:tr w:rsidR="00312BC3" w:rsidRPr="00C26C40" w14:paraId="1823A40E" w14:textId="77777777" w:rsidTr="006A311E">
        <w:trPr>
          <w:jc w:val="center"/>
        </w:trPr>
        <w:tc>
          <w:tcPr>
            <w:tcW w:w="1442" w:type="dxa"/>
          </w:tcPr>
          <w:p w14:paraId="3820378A" w14:textId="77777777" w:rsidR="00312BC3" w:rsidRPr="00C26C40" w:rsidRDefault="00312BC3" w:rsidP="00870DFD">
            <w:pPr>
              <w:rPr>
                <w:lang w:val="en-GB"/>
              </w:rPr>
            </w:pPr>
            <w:r w:rsidRPr="00C26C40">
              <w:rPr>
                <w:lang w:val="en-GB"/>
              </w:rPr>
              <w:t>Stream Name</w:t>
            </w:r>
          </w:p>
        </w:tc>
        <w:tc>
          <w:tcPr>
            <w:tcW w:w="1836" w:type="dxa"/>
          </w:tcPr>
          <w:p w14:paraId="46FF6872" w14:textId="77777777" w:rsidR="00312BC3" w:rsidRPr="00C26C40" w:rsidRDefault="00312BC3" w:rsidP="00870DFD">
            <w:pPr>
              <w:rPr>
                <w:lang w:val="en-GB"/>
              </w:rPr>
            </w:pPr>
            <w:r w:rsidRPr="00C26C40">
              <w:rPr>
                <w:lang w:val="en-GB"/>
              </w:rPr>
              <w:t>101</w:t>
            </w:r>
          </w:p>
        </w:tc>
        <w:tc>
          <w:tcPr>
            <w:tcW w:w="1836" w:type="dxa"/>
          </w:tcPr>
          <w:p w14:paraId="4F56C9E9" w14:textId="77777777" w:rsidR="00312BC3" w:rsidRPr="00C26C40" w:rsidRDefault="00312BC3" w:rsidP="00870DFD">
            <w:pPr>
              <w:rPr>
                <w:lang w:val="en-GB"/>
              </w:rPr>
            </w:pPr>
            <w:r w:rsidRPr="00C26C40">
              <w:rPr>
                <w:lang w:val="en-GB"/>
              </w:rPr>
              <w:t>102</w:t>
            </w:r>
          </w:p>
        </w:tc>
        <w:tc>
          <w:tcPr>
            <w:tcW w:w="1836" w:type="dxa"/>
          </w:tcPr>
          <w:p w14:paraId="4F8CCA15" w14:textId="77777777" w:rsidR="00312BC3" w:rsidRPr="00C26C40" w:rsidRDefault="00312BC3" w:rsidP="00870DFD">
            <w:pPr>
              <w:rPr>
                <w:lang w:val="en-GB"/>
              </w:rPr>
            </w:pPr>
            <w:r w:rsidRPr="00C26C40">
              <w:rPr>
                <w:lang w:val="en-GB"/>
              </w:rPr>
              <w:t>103</w:t>
            </w:r>
          </w:p>
        </w:tc>
        <w:tc>
          <w:tcPr>
            <w:tcW w:w="1836" w:type="dxa"/>
          </w:tcPr>
          <w:p w14:paraId="67316AAF" w14:textId="77777777" w:rsidR="00312BC3" w:rsidRPr="00C26C40" w:rsidRDefault="00312BC3" w:rsidP="00870DFD">
            <w:pPr>
              <w:rPr>
                <w:lang w:val="en-GB"/>
              </w:rPr>
            </w:pPr>
            <w:r w:rsidRPr="00C26C40">
              <w:rPr>
                <w:lang w:val="en-GB"/>
              </w:rPr>
              <w:t>104</w:t>
            </w:r>
          </w:p>
        </w:tc>
        <w:tc>
          <w:tcPr>
            <w:tcW w:w="1716" w:type="dxa"/>
          </w:tcPr>
          <w:p w14:paraId="6DD69A5B" w14:textId="77777777" w:rsidR="00312BC3" w:rsidRPr="00C26C40" w:rsidRDefault="00312BC3" w:rsidP="00870DFD">
            <w:pPr>
              <w:rPr>
                <w:lang w:val="en-GB"/>
              </w:rPr>
            </w:pPr>
            <w:r w:rsidRPr="00C26C40">
              <w:rPr>
                <w:lang w:val="en-GB"/>
              </w:rPr>
              <w:t>201</w:t>
            </w:r>
          </w:p>
        </w:tc>
        <w:tc>
          <w:tcPr>
            <w:tcW w:w="1716" w:type="dxa"/>
          </w:tcPr>
          <w:p w14:paraId="5CEC8CA5" w14:textId="77777777" w:rsidR="00312BC3" w:rsidRPr="00C26C40" w:rsidRDefault="00312BC3" w:rsidP="00870DFD">
            <w:pPr>
              <w:rPr>
                <w:lang w:val="en-GB"/>
              </w:rPr>
            </w:pPr>
            <w:r w:rsidRPr="00C26C40">
              <w:rPr>
                <w:lang w:val="en-GB"/>
              </w:rPr>
              <w:t>202</w:t>
            </w:r>
          </w:p>
        </w:tc>
        <w:tc>
          <w:tcPr>
            <w:tcW w:w="1836" w:type="dxa"/>
          </w:tcPr>
          <w:p w14:paraId="79DC6BE2" w14:textId="77777777" w:rsidR="00312BC3" w:rsidRPr="00C26C40" w:rsidRDefault="00312BC3" w:rsidP="00870DFD">
            <w:pPr>
              <w:rPr>
                <w:lang w:val="en-GB"/>
              </w:rPr>
            </w:pPr>
            <w:r w:rsidRPr="00C26C40">
              <w:rPr>
                <w:lang w:val="en-GB"/>
              </w:rPr>
              <w:t>203</w:t>
            </w:r>
          </w:p>
        </w:tc>
      </w:tr>
      <w:tr w:rsidR="00312BC3" w:rsidRPr="00C26C40" w14:paraId="2733B325" w14:textId="77777777" w:rsidTr="006A311E">
        <w:trPr>
          <w:jc w:val="center"/>
        </w:trPr>
        <w:tc>
          <w:tcPr>
            <w:tcW w:w="1442" w:type="dxa"/>
          </w:tcPr>
          <w:p w14:paraId="2A5976BE" w14:textId="77777777" w:rsidR="00312BC3" w:rsidRPr="00C26C40" w:rsidRDefault="00312BC3" w:rsidP="00870DFD">
            <w:pPr>
              <w:rPr>
                <w:lang w:val="en-GB"/>
              </w:rPr>
            </w:pPr>
            <w:r w:rsidRPr="00C26C40">
              <w:rPr>
                <w:lang w:val="en-GB"/>
              </w:rPr>
              <w:t>From (unit)</w:t>
            </w:r>
          </w:p>
        </w:tc>
        <w:tc>
          <w:tcPr>
            <w:tcW w:w="1836" w:type="dxa"/>
          </w:tcPr>
          <w:p w14:paraId="452D1FB4" w14:textId="77777777" w:rsidR="00312BC3" w:rsidRPr="00C26C40" w:rsidRDefault="00312BC3" w:rsidP="00870DFD">
            <w:pPr>
              <w:rPr>
                <w:lang w:val="en-GB"/>
              </w:rPr>
            </w:pPr>
            <w:r w:rsidRPr="00C26C40">
              <w:rPr>
                <w:lang w:val="en-GB"/>
              </w:rPr>
              <w:t>— (plant boundary)</w:t>
            </w:r>
          </w:p>
        </w:tc>
        <w:tc>
          <w:tcPr>
            <w:tcW w:w="1836" w:type="dxa"/>
          </w:tcPr>
          <w:p w14:paraId="6F261D92" w14:textId="77777777" w:rsidR="00312BC3" w:rsidRPr="00C26C40" w:rsidRDefault="00312BC3" w:rsidP="00870DFD">
            <w:pPr>
              <w:rPr>
                <w:lang w:val="en-GB"/>
              </w:rPr>
            </w:pPr>
            <w:r w:rsidRPr="00C26C40">
              <w:rPr>
                <w:lang w:val="en-GB"/>
              </w:rPr>
              <w:t>FD-101</w:t>
            </w:r>
          </w:p>
        </w:tc>
        <w:tc>
          <w:tcPr>
            <w:tcW w:w="1836" w:type="dxa"/>
          </w:tcPr>
          <w:p w14:paraId="24495A6F" w14:textId="31AB0071" w:rsidR="00312BC3" w:rsidRPr="00C26C40" w:rsidRDefault="00312BC3" w:rsidP="00870DFD">
            <w:pPr>
              <w:rPr>
                <w:lang w:val="en-GB"/>
              </w:rPr>
            </w:pPr>
            <w:r w:rsidRPr="00C26C40">
              <w:rPr>
                <w:lang w:val="en-GB"/>
              </w:rPr>
              <w:t>C</w:t>
            </w:r>
            <w:r w:rsidR="00036624" w:rsidRPr="00C26C40">
              <w:rPr>
                <w:lang w:val="en-GB"/>
              </w:rPr>
              <w:t>RK-201</w:t>
            </w:r>
          </w:p>
        </w:tc>
        <w:tc>
          <w:tcPr>
            <w:tcW w:w="1836" w:type="dxa"/>
          </w:tcPr>
          <w:p w14:paraId="2D1F197C" w14:textId="77777777" w:rsidR="00312BC3" w:rsidRPr="00C26C40" w:rsidRDefault="00312BC3" w:rsidP="00870DFD">
            <w:pPr>
              <w:rPr>
                <w:lang w:val="en-GB"/>
              </w:rPr>
            </w:pPr>
            <w:r w:rsidRPr="00C26C40">
              <w:rPr>
                <w:lang w:val="en-GB"/>
              </w:rPr>
              <w:t>BN-101</w:t>
            </w:r>
          </w:p>
        </w:tc>
        <w:tc>
          <w:tcPr>
            <w:tcW w:w="1716" w:type="dxa"/>
          </w:tcPr>
          <w:p w14:paraId="1D2176A0" w14:textId="77777777" w:rsidR="00312BC3" w:rsidRPr="00C26C40" w:rsidRDefault="00312BC3" w:rsidP="00870DFD">
            <w:pPr>
              <w:rPr>
                <w:lang w:val="en-GB"/>
              </w:rPr>
            </w:pPr>
            <w:r w:rsidRPr="00C26C40">
              <w:rPr>
                <w:lang w:val="en-GB"/>
              </w:rPr>
              <w:t>— (plant boundary)</w:t>
            </w:r>
          </w:p>
        </w:tc>
        <w:tc>
          <w:tcPr>
            <w:tcW w:w="1716" w:type="dxa"/>
          </w:tcPr>
          <w:p w14:paraId="27D0A407" w14:textId="77777777" w:rsidR="00312BC3" w:rsidRPr="00C26C40" w:rsidRDefault="00312BC3" w:rsidP="00870DFD">
            <w:pPr>
              <w:rPr>
                <w:lang w:val="en-GB"/>
              </w:rPr>
            </w:pPr>
            <w:r w:rsidRPr="00C26C40">
              <w:rPr>
                <w:lang w:val="en-GB"/>
              </w:rPr>
              <w:t>E,BR-201</w:t>
            </w:r>
          </w:p>
        </w:tc>
        <w:tc>
          <w:tcPr>
            <w:tcW w:w="1836" w:type="dxa"/>
          </w:tcPr>
          <w:p w14:paraId="0A317A76" w14:textId="77777777" w:rsidR="00312BC3" w:rsidRPr="00C26C40" w:rsidRDefault="00312BC3" w:rsidP="00870DFD">
            <w:pPr>
              <w:rPr>
                <w:lang w:val="en-GB"/>
              </w:rPr>
            </w:pPr>
            <w:r w:rsidRPr="00C26C40">
              <w:rPr>
                <w:lang w:val="en-GB"/>
              </w:rPr>
              <w:t>RK-201</w:t>
            </w:r>
          </w:p>
        </w:tc>
      </w:tr>
      <w:tr w:rsidR="00312BC3" w:rsidRPr="00C26C40" w14:paraId="68157C71" w14:textId="77777777" w:rsidTr="006A311E">
        <w:trPr>
          <w:jc w:val="center"/>
        </w:trPr>
        <w:tc>
          <w:tcPr>
            <w:tcW w:w="1442" w:type="dxa"/>
          </w:tcPr>
          <w:p w14:paraId="056C67B7" w14:textId="77777777" w:rsidR="00312BC3" w:rsidRPr="00C26C40" w:rsidRDefault="00312BC3" w:rsidP="00870DFD">
            <w:pPr>
              <w:rPr>
                <w:lang w:val="en-GB"/>
              </w:rPr>
            </w:pPr>
            <w:r w:rsidRPr="00C26C40">
              <w:rPr>
                <w:lang w:val="en-GB"/>
              </w:rPr>
              <w:t>To (unit)</w:t>
            </w:r>
          </w:p>
        </w:tc>
        <w:tc>
          <w:tcPr>
            <w:tcW w:w="1836" w:type="dxa"/>
          </w:tcPr>
          <w:p w14:paraId="2AD37FB8" w14:textId="77777777" w:rsidR="00312BC3" w:rsidRPr="00C26C40" w:rsidRDefault="00312BC3" w:rsidP="00870DFD">
            <w:pPr>
              <w:rPr>
                <w:lang w:val="en-GB"/>
              </w:rPr>
            </w:pPr>
            <w:r w:rsidRPr="00C26C40">
              <w:rPr>
                <w:lang w:val="en-GB"/>
              </w:rPr>
              <w:t>FD-101</w:t>
            </w:r>
          </w:p>
        </w:tc>
        <w:tc>
          <w:tcPr>
            <w:tcW w:w="1836" w:type="dxa"/>
          </w:tcPr>
          <w:p w14:paraId="0ED77E14" w14:textId="1C44A369" w:rsidR="00312BC3" w:rsidRPr="00C26C40" w:rsidRDefault="00312BC3" w:rsidP="00870DFD">
            <w:pPr>
              <w:rPr>
                <w:lang w:val="en-GB"/>
              </w:rPr>
            </w:pPr>
            <w:r w:rsidRPr="00C26C40">
              <w:rPr>
                <w:lang w:val="en-GB"/>
              </w:rPr>
              <w:t>C</w:t>
            </w:r>
            <w:r w:rsidR="00036624" w:rsidRPr="00C26C40">
              <w:rPr>
                <w:lang w:val="en-GB"/>
              </w:rPr>
              <w:t>RK-201</w:t>
            </w:r>
          </w:p>
        </w:tc>
        <w:tc>
          <w:tcPr>
            <w:tcW w:w="1836" w:type="dxa"/>
          </w:tcPr>
          <w:p w14:paraId="7C0C7CA2" w14:textId="77777777" w:rsidR="00312BC3" w:rsidRPr="00C26C40" w:rsidRDefault="00312BC3" w:rsidP="00870DFD">
            <w:pPr>
              <w:rPr>
                <w:lang w:val="en-GB"/>
              </w:rPr>
            </w:pPr>
            <w:r w:rsidRPr="00C26C40">
              <w:rPr>
                <w:lang w:val="en-GB"/>
              </w:rPr>
              <w:t>BN-101</w:t>
            </w:r>
          </w:p>
        </w:tc>
        <w:tc>
          <w:tcPr>
            <w:tcW w:w="1836" w:type="dxa"/>
          </w:tcPr>
          <w:p w14:paraId="06165BF9" w14:textId="77777777" w:rsidR="00312BC3" w:rsidRPr="00C26C40" w:rsidRDefault="00312BC3" w:rsidP="00870DFD">
            <w:pPr>
              <w:rPr>
                <w:lang w:val="en-GB"/>
              </w:rPr>
            </w:pPr>
            <w:r w:rsidRPr="00C26C40">
              <w:rPr>
                <w:lang w:val="en-GB"/>
              </w:rPr>
              <w:t>RK-201</w:t>
            </w:r>
          </w:p>
        </w:tc>
        <w:tc>
          <w:tcPr>
            <w:tcW w:w="1716" w:type="dxa"/>
          </w:tcPr>
          <w:p w14:paraId="22D32285" w14:textId="77777777" w:rsidR="00312BC3" w:rsidRPr="00C26C40" w:rsidRDefault="00312BC3" w:rsidP="00870DFD">
            <w:pPr>
              <w:rPr>
                <w:lang w:val="en-GB"/>
              </w:rPr>
            </w:pPr>
            <w:r w:rsidRPr="00C26C40">
              <w:rPr>
                <w:lang w:val="en-GB"/>
              </w:rPr>
              <w:t>E,BR-201</w:t>
            </w:r>
          </w:p>
        </w:tc>
        <w:tc>
          <w:tcPr>
            <w:tcW w:w="1716" w:type="dxa"/>
          </w:tcPr>
          <w:p w14:paraId="18E01199" w14:textId="77777777" w:rsidR="00312BC3" w:rsidRPr="00C26C40" w:rsidRDefault="00312BC3" w:rsidP="00870DFD">
            <w:pPr>
              <w:rPr>
                <w:lang w:val="en-GB"/>
              </w:rPr>
            </w:pPr>
            <w:r w:rsidRPr="00C26C40">
              <w:rPr>
                <w:lang w:val="en-GB"/>
              </w:rPr>
              <w:t>RK-201</w:t>
            </w:r>
          </w:p>
        </w:tc>
        <w:tc>
          <w:tcPr>
            <w:tcW w:w="1836" w:type="dxa"/>
          </w:tcPr>
          <w:p w14:paraId="670FE6C8" w14:textId="77777777" w:rsidR="00312BC3" w:rsidRPr="00C26C40" w:rsidRDefault="00312BC3" w:rsidP="00870DFD">
            <w:pPr>
              <w:rPr>
                <w:lang w:val="en-GB"/>
              </w:rPr>
            </w:pPr>
            <w:r w:rsidRPr="00C26C40">
              <w:rPr>
                <w:lang w:val="en-GB"/>
              </w:rPr>
              <w:t>CL-201</w:t>
            </w:r>
          </w:p>
        </w:tc>
      </w:tr>
      <w:tr w:rsidR="00312BC3" w:rsidRPr="00C26C40" w14:paraId="05360B00" w14:textId="77777777" w:rsidTr="006A311E">
        <w:trPr>
          <w:jc w:val="center"/>
        </w:trPr>
        <w:tc>
          <w:tcPr>
            <w:tcW w:w="1442" w:type="dxa"/>
          </w:tcPr>
          <w:p w14:paraId="1B53E993" w14:textId="77777777" w:rsidR="00312BC3" w:rsidRPr="00C26C40" w:rsidRDefault="00312BC3" w:rsidP="00870DFD">
            <w:pPr>
              <w:rPr>
                <w:lang w:val="en-GB"/>
              </w:rPr>
            </w:pPr>
            <w:r w:rsidRPr="00C26C40">
              <w:rPr>
                <w:lang w:val="en-GB"/>
              </w:rPr>
              <w:t>Temperature (°C)</w:t>
            </w:r>
          </w:p>
        </w:tc>
        <w:tc>
          <w:tcPr>
            <w:tcW w:w="1836" w:type="dxa"/>
          </w:tcPr>
          <w:p w14:paraId="7D345CCD" w14:textId="77777777" w:rsidR="00312BC3" w:rsidRPr="00C26C40" w:rsidRDefault="00312BC3" w:rsidP="00870DFD">
            <w:pPr>
              <w:rPr>
                <w:lang w:val="en-GB"/>
              </w:rPr>
            </w:pPr>
            <w:r w:rsidRPr="00C26C40">
              <w:rPr>
                <w:lang w:val="en-GB"/>
              </w:rPr>
              <w:t>32.00</w:t>
            </w:r>
          </w:p>
        </w:tc>
        <w:tc>
          <w:tcPr>
            <w:tcW w:w="1836" w:type="dxa"/>
          </w:tcPr>
          <w:p w14:paraId="5CD931B6" w14:textId="77777777" w:rsidR="00312BC3" w:rsidRPr="00C26C40" w:rsidRDefault="00312BC3" w:rsidP="00870DFD">
            <w:pPr>
              <w:rPr>
                <w:lang w:val="en-GB"/>
              </w:rPr>
            </w:pPr>
            <w:r w:rsidRPr="00C26C40">
              <w:rPr>
                <w:lang w:val="en-GB"/>
              </w:rPr>
              <w:t>32.00</w:t>
            </w:r>
          </w:p>
        </w:tc>
        <w:tc>
          <w:tcPr>
            <w:tcW w:w="1836" w:type="dxa"/>
          </w:tcPr>
          <w:p w14:paraId="1354FC18" w14:textId="77777777" w:rsidR="00312BC3" w:rsidRPr="00C26C40" w:rsidRDefault="00312BC3" w:rsidP="00870DFD">
            <w:pPr>
              <w:rPr>
                <w:lang w:val="en-GB"/>
              </w:rPr>
            </w:pPr>
            <w:r w:rsidRPr="00C26C40">
              <w:rPr>
                <w:lang w:val="en-GB"/>
              </w:rPr>
              <w:t>32.20</w:t>
            </w:r>
          </w:p>
        </w:tc>
        <w:tc>
          <w:tcPr>
            <w:tcW w:w="1836" w:type="dxa"/>
          </w:tcPr>
          <w:p w14:paraId="3E57EA8D" w14:textId="77777777" w:rsidR="00312BC3" w:rsidRPr="00C26C40" w:rsidRDefault="00312BC3" w:rsidP="00870DFD">
            <w:pPr>
              <w:rPr>
                <w:lang w:val="en-GB"/>
              </w:rPr>
            </w:pPr>
            <w:r w:rsidRPr="00C26C40">
              <w:rPr>
                <w:lang w:val="en-GB"/>
              </w:rPr>
              <w:t>32.20</w:t>
            </w:r>
          </w:p>
        </w:tc>
        <w:tc>
          <w:tcPr>
            <w:tcW w:w="1716" w:type="dxa"/>
          </w:tcPr>
          <w:p w14:paraId="4DCE0827" w14:textId="77777777" w:rsidR="00312BC3" w:rsidRPr="00C26C40" w:rsidRDefault="00312BC3" w:rsidP="00870DFD">
            <w:pPr>
              <w:rPr>
                <w:lang w:val="en-GB"/>
              </w:rPr>
            </w:pPr>
            <w:r w:rsidRPr="00C26C40">
              <w:rPr>
                <w:lang w:val="en-GB"/>
              </w:rPr>
              <w:t>32.00</w:t>
            </w:r>
          </w:p>
        </w:tc>
        <w:tc>
          <w:tcPr>
            <w:tcW w:w="1716" w:type="dxa"/>
          </w:tcPr>
          <w:p w14:paraId="741B8D57" w14:textId="77777777" w:rsidR="00312BC3" w:rsidRPr="00C26C40" w:rsidRDefault="00312BC3" w:rsidP="00870DFD">
            <w:pPr>
              <w:rPr>
                <w:lang w:val="en-GB"/>
              </w:rPr>
            </w:pPr>
            <w:r w:rsidRPr="00C26C40">
              <w:rPr>
                <w:lang w:val="en-GB"/>
              </w:rPr>
              <w:t>700.00</w:t>
            </w:r>
          </w:p>
        </w:tc>
        <w:tc>
          <w:tcPr>
            <w:tcW w:w="1836" w:type="dxa"/>
          </w:tcPr>
          <w:p w14:paraId="600A4641" w14:textId="77777777" w:rsidR="00312BC3" w:rsidRPr="00C26C40" w:rsidRDefault="00312BC3" w:rsidP="00870DFD">
            <w:pPr>
              <w:rPr>
                <w:lang w:val="en-GB"/>
              </w:rPr>
            </w:pPr>
            <w:r w:rsidRPr="00C26C40">
              <w:rPr>
                <w:lang w:val="en-GB"/>
              </w:rPr>
              <w:t>870.00</w:t>
            </w:r>
          </w:p>
        </w:tc>
      </w:tr>
      <w:tr w:rsidR="00312BC3" w:rsidRPr="00C26C40" w14:paraId="3F8A4355" w14:textId="77777777" w:rsidTr="006A311E">
        <w:trPr>
          <w:jc w:val="center"/>
        </w:trPr>
        <w:tc>
          <w:tcPr>
            <w:tcW w:w="1442" w:type="dxa"/>
          </w:tcPr>
          <w:p w14:paraId="0550BB3F" w14:textId="77777777" w:rsidR="00312BC3" w:rsidRPr="00C26C40" w:rsidRDefault="00312BC3" w:rsidP="00870DFD">
            <w:pPr>
              <w:rPr>
                <w:lang w:val="en-GB"/>
              </w:rPr>
            </w:pPr>
            <w:r w:rsidRPr="00C26C40">
              <w:rPr>
                <w:lang w:val="en-GB"/>
              </w:rPr>
              <w:t>Pressure (atm)</w:t>
            </w:r>
          </w:p>
        </w:tc>
        <w:tc>
          <w:tcPr>
            <w:tcW w:w="1836" w:type="dxa"/>
          </w:tcPr>
          <w:p w14:paraId="052C14DD" w14:textId="77777777" w:rsidR="00312BC3" w:rsidRPr="00C26C40" w:rsidRDefault="00312BC3" w:rsidP="00870DFD">
            <w:pPr>
              <w:rPr>
                <w:lang w:val="en-GB"/>
              </w:rPr>
            </w:pPr>
            <w:r w:rsidRPr="00C26C40">
              <w:rPr>
                <w:lang w:val="en-GB"/>
              </w:rPr>
              <w:t>1.0000</w:t>
            </w:r>
          </w:p>
        </w:tc>
        <w:tc>
          <w:tcPr>
            <w:tcW w:w="1836" w:type="dxa"/>
          </w:tcPr>
          <w:p w14:paraId="072925E0" w14:textId="77777777" w:rsidR="00312BC3" w:rsidRPr="00C26C40" w:rsidRDefault="00312BC3" w:rsidP="00870DFD">
            <w:pPr>
              <w:rPr>
                <w:lang w:val="en-GB"/>
              </w:rPr>
            </w:pPr>
            <w:r w:rsidRPr="00C26C40">
              <w:rPr>
                <w:lang w:val="en-GB"/>
              </w:rPr>
              <w:t>1.0000</w:t>
            </w:r>
          </w:p>
        </w:tc>
        <w:tc>
          <w:tcPr>
            <w:tcW w:w="1836" w:type="dxa"/>
          </w:tcPr>
          <w:p w14:paraId="509EAFB5" w14:textId="77777777" w:rsidR="00312BC3" w:rsidRPr="00C26C40" w:rsidRDefault="00312BC3" w:rsidP="00870DFD">
            <w:pPr>
              <w:rPr>
                <w:lang w:val="en-GB"/>
              </w:rPr>
            </w:pPr>
            <w:r w:rsidRPr="00C26C40">
              <w:rPr>
                <w:lang w:val="en-GB"/>
              </w:rPr>
              <w:t>1.0000</w:t>
            </w:r>
          </w:p>
        </w:tc>
        <w:tc>
          <w:tcPr>
            <w:tcW w:w="1836" w:type="dxa"/>
          </w:tcPr>
          <w:p w14:paraId="72C78878" w14:textId="77777777" w:rsidR="00312BC3" w:rsidRPr="00C26C40" w:rsidRDefault="00312BC3" w:rsidP="00870DFD">
            <w:pPr>
              <w:rPr>
                <w:lang w:val="en-GB"/>
              </w:rPr>
            </w:pPr>
            <w:r w:rsidRPr="00C26C40">
              <w:rPr>
                <w:lang w:val="en-GB"/>
              </w:rPr>
              <w:t>1.0000</w:t>
            </w:r>
          </w:p>
        </w:tc>
        <w:tc>
          <w:tcPr>
            <w:tcW w:w="1716" w:type="dxa"/>
          </w:tcPr>
          <w:p w14:paraId="6BCB5C00" w14:textId="77777777" w:rsidR="00312BC3" w:rsidRPr="00C26C40" w:rsidRDefault="00312BC3" w:rsidP="00870DFD">
            <w:pPr>
              <w:rPr>
                <w:lang w:val="en-GB"/>
              </w:rPr>
            </w:pPr>
            <w:r w:rsidRPr="00C26C40">
              <w:rPr>
                <w:lang w:val="en-GB"/>
              </w:rPr>
              <w:t>1.0000</w:t>
            </w:r>
          </w:p>
        </w:tc>
        <w:tc>
          <w:tcPr>
            <w:tcW w:w="1716" w:type="dxa"/>
          </w:tcPr>
          <w:p w14:paraId="7395684E" w14:textId="77777777" w:rsidR="00312BC3" w:rsidRPr="00C26C40" w:rsidRDefault="00312BC3" w:rsidP="00870DFD">
            <w:pPr>
              <w:rPr>
                <w:lang w:val="en-GB"/>
              </w:rPr>
            </w:pPr>
            <w:r w:rsidRPr="00C26C40">
              <w:rPr>
                <w:lang w:val="en-GB"/>
              </w:rPr>
              <w:t>1.1000</w:t>
            </w:r>
          </w:p>
        </w:tc>
        <w:tc>
          <w:tcPr>
            <w:tcW w:w="1836" w:type="dxa"/>
          </w:tcPr>
          <w:p w14:paraId="45CF5F5D" w14:textId="77777777" w:rsidR="00312BC3" w:rsidRPr="00C26C40" w:rsidRDefault="00312BC3" w:rsidP="00870DFD">
            <w:pPr>
              <w:rPr>
                <w:lang w:val="en-GB"/>
              </w:rPr>
            </w:pPr>
            <w:r w:rsidRPr="00C26C40">
              <w:rPr>
                <w:lang w:val="en-GB"/>
              </w:rPr>
              <w:t>1.0000</w:t>
            </w:r>
          </w:p>
        </w:tc>
      </w:tr>
      <w:tr w:rsidR="00312BC3" w:rsidRPr="00C26C40" w14:paraId="568DB3D9" w14:textId="77777777" w:rsidTr="006A311E">
        <w:trPr>
          <w:jc w:val="center"/>
        </w:trPr>
        <w:tc>
          <w:tcPr>
            <w:tcW w:w="1442" w:type="dxa"/>
          </w:tcPr>
          <w:p w14:paraId="3645F7D6" w14:textId="77777777" w:rsidR="00312BC3" w:rsidRPr="00C26C40" w:rsidRDefault="00312BC3" w:rsidP="00870DFD">
            <w:pPr>
              <w:rPr>
                <w:lang w:val="en-GB"/>
              </w:rPr>
            </w:pPr>
            <w:r w:rsidRPr="00C26C40">
              <w:rPr>
                <w:lang w:val="en-GB"/>
              </w:rPr>
              <w:t>Mass Vapour Fraction</w:t>
            </w:r>
          </w:p>
        </w:tc>
        <w:tc>
          <w:tcPr>
            <w:tcW w:w="1836" w:type="dxa"/>
          </w:tcPr>
          <w:p w14:paraId="35418C0F" w14:textId="77777777" w:rsidR="00312BC3" w:rsidRPr="00C26C40" w:rsidRDefault="00312BC3" w:rsidP="00870DFD">
            <w:pPr>
              <w:rPr>
                <w:lang w:val="en-GB"/>
              </w:rPr>
            </w:pPr>
            <w:r w:rsidRPr="00C26C40">
              <w:rPr>
                <w:lang w:val="en-GB"/>
              </w:rPr>
              <w:t>0.0000</w:t>
            </w:r>
          </w:p>
        </w:tc>
        <w:tc>
          <w:tcPr>
            <w:tcW w:w="1836" w:type="dxa"/>
          </w:tcPr>
          <w:p w14:paraId="2EA6E195" w14:textId="77777777" w:rsidR="00312BC3" w:rsidRPr="00C26C40" w:rsidRDefault="00312BC3" w:rsidP="00870DFD">
            <w:pPr>
              <w:rPr>
                <w:lang w:val="en-GB"/>
              </w:rPr>
            </w:pPr>
            <w:r w:rsidRPr="00C26C40">
              <w:rPr>
                <w:lang w:val="en-GB"/>
              </w:rPr>
              <w:t>0.0000</w:t>
            </w:r>
          </w:p>
        </w:tc>
        <w:tc>
          <w:tcPr>
            <w:tcW w:w="1836" w:type="dxa"/>
          </w:tcPr>
          <w:p w14:paraId="5328EB91" w14:textId="77777777" w:rsidR="00312BC3" w:rsidRPr="00C26C40" w:rsidRDefault="00312BC3" w:rsidP="00870DFD">
            <w:pPr>
              <w:rPr>
                <w:lang w:val="en-GB"/>
              </w:rPr>
            </w:pPr>
            <w:r w:rsidRPr="00C26C40">
              <w:rPr>
                <w:lang w:val="en-GB"/>
              </w:rPr>
              <w:t>0.0000</w:t>
            </w:r>
          </w:p>
        </w:tc>
        <w:tc>
          <w:tcPr>
            <w:tcW w:w="1836" w:type="dxa"/>
          </w:tcPr>
          <w:p w14:paraId="63E1FCBB" w14:textId="77777777" w:rsidR="00312BC3" w:rsidRPr="00C26C40" w:rsidRDefault="00312BC3" w:rsidP="00870DFD">
            <w:pPr>
              <w:rPr>
                <w:lang w:val="en-GB"/>
              </w:rPr>
            </w:pPr>
            <w:r w:rsidRPr="00C26C40">
              <w:rPr>
                <w:lang w:val="en-GB"/>
              </w:rPr>
              <w:t>0.0000</w:t>
            </w:r>
          </w:p>
        </w:tc>
        <w:tc>
          <w:tcPr>
            <w:tcW w:w="1716" w:type="dxa"/>
          </w:tcPr>
          <w:p w14:paraId="6FA970B7" w14:textId="77777777" w:rsidR="00312BC3" w:rsidRPr="00C26C40" w:rsidRDefault="00312BC3" w:rsidP="00870DFD">
            <w:pPr>
              <w:rPr>
                <w:lang w:val="en-GB"/>
              </w:rPr>
            </w:pPr>
            <w:r w:rsidRPr="00C26C40">
              <w:rPr>
                <w:lang w:val="en-GB"/>
              </w:rPr>
              <w:t>1.0000</w:t>
            </w:r>
          </w:p>
        </w:tc>
        <w:tc>
          <w:tcPr>
            <w:tcW w:w="1716" w:type="dxa"/>
          </w:tcPr>
          <w:p w14:paraId="52561411" w14:textId="77777777" w:rsidR="00312BC3" w:rsidRPr="00C26C40" w:rsidRDefault="00312BC3" w:rsidP="00870DFD">
            <w:pPr>
              <w:rPr>
                <w:lang w:val="en-GB"/>
              </w:rPr>
            </w:pPr>
            <w:r w:rsidRPr="00C26C40">
              <w:rPr>
                <w:lang w:val="en-GB"/>
              </w:rPr>
              <w:t>1.0000</w:t>
            </w:r>
          </w:p>
        </w:tc>
        <w:tc>
          <w:tcPr>
            <w:tcW w:w="1836" w:type="dxa"/>
          </w:tcPr>
          <w:p w14:paraId="4B4CA61E" w14:textId="77777777" w:rsidR="00312BC3" w:rsidRPr="00C26C40" w:rsidRDefault="00312BC3" w:rsidP="00870DFD">
            <w:pPr>
              <w:rPr>
                <w:lang w:val="en-GB"/>
              </w:rPr>
            </w:pPr>
            <w:r w:rsidRPr="00C26C40">
              <w:rPr>
                <w:lang w:val="en-GB"/>
              </w:rPr>
              <w:t>0.0000</w:t>
            </w:r>
          </w:p>
        </w:tc>
      </w:tr>
      <w:tr w:rsidR="00312BC3" w:rsidRPr="00C26C40" w14:paraId="5C68BE28" w14:textId="77777777" w:rsidTr="006A311E">
        <w:trPr>
          <w:jc w:val="center"/>
        </w:trPr>
        <w:tc>
          <w:tcPr>
            <w:tcW w:w="1442" w:type="dxa"/>
          </w:tcPr>
          <w:p w14:paraId="15397BB4" w14:textId="77777777" w:rsidR="00312BC3" w:rsidRPr="00C26C40" w:rsidRDefault="00312BC3" w:rsidP="00870DFD">
            <w:pPr>
              <w:rPr>
                <w:lang w:val="en-GB"/>
              </w:rPr>
            </w:pPr>
            <w:r w:rsidRPr="00C26C40">
              <w:rPr>
                <w:lang w:val="en-GB"/>
              </w:rPr>
              <w:t>Mass Liquid Fraction</w:t>
            </w:r>
          </w:p>
        </w:tc>
        <w:tc>
          <w:tcPr>
            <w:tcW w:w="1836" w:type="dxa"/>
          </w:tcPr>
          <w:p w14:paraId="594B6322" w14:textId="77777777" w:rsidR="00312BC3" w:rsidRPr="00C26C40" w:rsidRDefault="00312BC3" w:rsidP="00870DFD">
            <w:pPr>
              <w:rPr>
                <w:lang w:val="en-GB"/>
              </w:rPr>
            </w:pPr>
            <w:r w:rsidRPr="00C26C40">
              <w:rPr>
                <w:lang w:val="en-GB"/>
              </w:rPr>
              <w:t>0.0000</w:t>
            </w:r>
          </w:p>
        </w:tc>
        <w:tc>
          <w:tcPr>
            <w:tcW w:w="1836" w:type="dxa"/>
          </w:tcPr>
          <w:p w14:paraId="3C26F8C7" w14:textId="77777777" w:rsidR="00312BC3" w:rsidRPr="00C26C40" w:rsidRDefault="00312BC3" w:rsidP="00870DFD">
            <w:pPr>
              <w:rPr>
                <w:lang w:val="en-GB"/>
              </w:rPr>
            </w:pPr>
            <w:r w:rsidRPr="00C26C40">
              <w:rPr>
                <w:lang w:val="en-GB"/>
              </w:rPr>
              <w:t>0.0000</w:t>
            </w:r>
          </w:p>
        </w:tc>
        <w:tc>
          <w:tcPr>
            <w:tcW w:w="1836" w:type="dxa"/>
          </w:tcPr>
          <w:p w14:paraId="3E22B393" w14:textId="77777777" w:rsidR="00312BC3" w:rsidRPr="00C26C40" w:rsidRDefault="00312BC3" w:rsidP="00870DFD">
            <w:pPr>
              <w:rPr>
                <w:lang w:val="en-GB"/>
              </w:rPr>
            </w:pPr>
            <w:r w:rsidRPr="00C26C40">
              <w:rPr>
                <w:lang w:val="en-GB"/>
              </w:rPr>
              <w:t>0.0000</w:t>
            </w:r>
          </w:p>
        </w:tc>
        <w:tc>
          <w:tcPr>
            <w:tcW w:w="1836" w:type="dxa"/>
          </w:tcPr>
          <w:p w14:paraId="544FDA9A" w14:textId="77777777" w:rsidR="00312BC3" w:rsidRPr="00C26C40" w:rsidRDefault="00312BC3" w:rsidP="00870DFD">
            <w:pPr>
              <w:rPr>
                <w:lang w:val="en-GB"/>
              </w:rPr>
            </w:pPr>
            <w:r w:rsidRPr="00C26C40">
              <w:rPr>
                <w:lang w:val="en-GB"/>
              </w:rPr>
              <w:t>0.0000</w:t>
            </w:r>
          </w:p>
        </w:tc>
        <w:tc>
          <w:tcPr>
            <w:tcW w:w="1716" w:type="dxa"/>
          </w:tcPr>
          <w:p w14:paraId="16823BBC" w14:textId="77777777" w:rsidR="00312BC3" w:rsidRPr="00C26C40" w:rsidRDefault="00312BC3" w:rsidP="00870DFD">
            <w:pPr>
              <w:rPr>
                <w:lang w:val="en-GB"/>
              </w:rPr>
            </w:pPr>
            <w:r w:rsidRPr="00C26C40">
              <w:rPr>
                <w:lang w:val="en-GB"/>
              </w:rPr>
              <w:t>0.0000</w:t>
            </w:r>
          </w:p>
        </w:tc>
        <w:tc>
          <w:tcPr>
            <w:tcW w:w="1716" w:type="dxa"/>
          </w:tcPr>
          <w:p w14:paraId="1D3A6375" w14:textId="77777777" w:rsidR="00312BC3" w:rsidRPr="00C26C40" w:rsidRDefault="00312BC3" w:rsidP="00870DFD">
            <w:pPr>
              <w:rPr>
                <w:lang w:val="en-GB"/>
              </w:rPr>
            </w:pPr>
            <w:r w:rsidRPr="00C26C40">
              <w:rPr>
                <w:lang w:val="en-GB"/>
              </w:rPr>
              <w:t>0.0000</w:t>
            </w:r>
          </w:p>
        </w:tc>
        <w:tc>
          <w:tcPr>
            <w:tcW w:w="1836" w:type="dxa"/>
          </w:tcPr>
          <w:p w14:paraId="64062FE8" w14:textId="77777777" w:rsidR="00312BC3" w:rsidRPr="00C26C40" w:rsidRDefault="00312BC3" w:rsidP="00870DFD">
            <w:pPr>
              <w:rPr>
                <w:lang w:val="en-GB"/>
              </w:rPr>
            </w:pPr>
            <w:r w:rsidRPr="00C26C40">
              <w:rPr>
                <w:lang w:val="en-GB"/>
              </w:rPr>
              <w:t>0.0000</w:t>
            </w:r>
          </w:p>
        </w:tc>
      </w:tr>
      <w:tr w:rsidR="00312BC3" w:rsidRPr="00C26C40" w14:paraId="30613389" w14:textId="77777777" w:rsidTr="006A311E">
        <w:trPr>
          <w:jc w:val="center"/>
        </w:trPr>
        <w:tc>
          <w:tcPr>
            <w:tcW w:w="1442" w:type="dxa"/>
          </w:tcPr>
          <w:p w14:paraId="3953ED6E" w14:textId="77777777" w:rsidR="00312BC3" w:rsidRPr="00C26C40" w:rsidRDefault="00312BC3" w:rsidP="00870DFD">
            <w:pPr>
              <w:rPr>
                <w:lang w:val="en-GB"/>
              </w:rPr>
            </w:pPr>
            <w:r w:rsidRPr="00C26C40">
              <w:rPr>
                <w:lang w:val="en-GB"/>
              </w:rPr>
              <w:t>Mass Solid Fraction</w:t>
            </w:r>
          </w:p>
        </w:tc>
        <w:tc>
          <w:tcPr>
            <w:tcW w:w="1836" w:type="dxa"/>
          </w:tcPr>
          <w:p w14:paraId="63C87A30" w14:textId="77777777" w:rsidR="00312BC3" w:rsidRPr="00C26C40" w:rsidRDefault="00312BC3" w:rsidP="00870DFD">
            <w:pPr>
              <w:rPr>
                <w:lang w:val="en-GB"/>
              </w:rPr>
            </w:pPr>
            <w:r w:rsidRPr="00C26C40">
              <w:rPr>
                <w:lang w:val="en-GB"/>
              </w:rPr>
              <w:t>1.0000</w:t>
            </w:r>
          </w:p>
        </w:tc>
        <w:tc>
          <w:tcPr>
            <w:tcW w:w="1836" w:type="dxa"/>
          </w:tcPr>
          <w:p w14:paraId="1D046C7D" w14:textId="77777777" w:rsidR="00312BC3" w:rsidRPr="00C26C40" w:rsidRDefault="00312BC3" w:rsidP="00870DFD">
            <w:pPr>
              <w:rPr>
                <w:lang w:val="en-GB"/>
              </w:rPr>
            </w:pPr>
            <w:r w:rsidRPr="00C26C40">
              <w:rPr>
                <w:lang w:val="en-GB"/>
              </w:rPr>
              <w:t>1.0000</w:t>
            </w:r>
          </w:p>
        </w:tc>
        <w:tc>
          <w:tcPr>
            <w:tcW w:w="1836" w:type="dxa"/>
          </w:tcPr>
          <w:p w14:paraId="4DC2C436" w14:textId="77777777" w:rsidR="00312BC3" w:rsidRPr="00C26C40" w:rsidRDefault="00312BC3" w:rsidP="00870DFD">
            <w:pPr>
              <w:rPr>
                <w:lang w:val="en-GB"/>
              </w:rPr>
            </w:pPr>
            <w:r w:rsidRPr="00C26C40">
              <w:rPr>
                <w:lang w:val="en-GB"/>
              </w:rPr>
              <w:t>1.0000</w:t>
            </w:r>
          </w:p>
        </w:tc>
        <w:tc>
          <w:tcPr>
            <w:tcW w:w="1836" w:type="dxa"/>
          </w:tcPr>
          <w:p w14:paraId="43EE2C6D" w14:textId="77777777" w:rsidR="00312BC3" w:rsidRPr="00C26C40" w:rsidRDefault="00312BC3" w:rsidP="00870DFD">
            <w:pPr>
              <w:rPr>
                <w:lang w:val="en-GB"/>
              </w:rPr>
            </w:pPr>
            <w:r w:rsidRPr="00C26C40">
              <w:rPr>
                <w:lang w:val="en-GB"/>
              </w:rPr>
              <w:t>1.0000</w:t>
            </w:r>
          </w:p>
        </w:tc>
        <w:tc>
          <w:tcPr>
            <w:tcW w:w="1716" w:type="dxa"/>
          </w:tcPr>
          <w:p w14:paraId="232B1F27" w14:textId="77777777" w:rsidR="00312BC3" w:rsidRPr="00C26C40" w:rsidRDefault="00312BC3" w:rsidP="00870DFD">
            <w:pPr>
              <w:rPr>
                <w:lang w:val="en-GB"/>
              </w:rPr>
            </w:pPr>
            <w:r w:rsidRPr="00C26C40">
              <w:rPr>
                <w:lang w:val="en-GB"/>
              </w:rPr>
              <w:t>0.0000</w:t>
            </w:r>
          </w:p>
        </w:tc>
        <w:tc>
          <w:tcPr>
            <w:tcW w:w="1716" w:type="dxa"/>
          </w:tcPr>
          <w:p w14:paraId="4856CE92" w14:textId="77777777" w:rsidR="00312BC3" w:rsidRPr="00C26C40" w:rsidRDefault="00312BC3" w:rsidP="00870DFD">
            <w:pPr>
              <w:rPr>
                <w:lang w:val="en-GB"/>
              </w:rPr>
            </w:pPr>
            <w:r w:rsidRPr="00C26C40">
              <w:rPr>
                <w:lang w:val="en-GB"/>
              </w:rPr>
              <w:t>0.0000</w:t>
            </w:r>
          </w:p>
        </w:tc>
        <w:tc>
          <w:tcPr>
            <w:tcW w:w="1836" w:type="dxa"/>
          </w:tcPr>
          <w:p w14:paraId="453F81BE" w14:textId="77777777" w:rsidR="00312BC3" w:rsidRPr="00C26C40" w:rsidRDefault="00312BC3" w:rsidP="00870DFD">
            <w:pPr>
              <w:rPr>
                <w:lang w:val="en-GB"/>
              </w:rPr>
            </w:pPr>
            <w:r w:rsidRPr="00C26C40">
              <w:rPr>
                <w:lang w:val="en-GB"/>
              </w:rPr>
              <w:t>1.0000</w:t>
            </w:r>
          </w:p>
        </w:tc>
      </w:tr>
      <w:tr w:rsidR="00312BC3" w:rsidRPr="00C26C40" w14:paraId="084F0EE3" w14:textId="77777777" w:rsidTr="006A311E">
        <w:trPr>
          <w:jc w:val="center"/>
        </w:trPr>
        <w:tc>
          <w:tcPr>
            <w:tcW w:w="1442" w:type="dxa"/>
          </w:tcPr>
          <w:p w14:paraId="1C02DC9F" w14:textId="77777777" w:rsidR="00312BC3" w:rsidRPr="00C26C40" w:rsidRDefault="00312BC3" w:rsidP="00870DFD">
            <w:pPr>
              <w:rPr>
                <w:lang w:val="en-GB"/>
              </w:rPr>
            </w:pPr>
            <w:r w:rsidRPr="00C26C40">
              <w:rPr>
                <w:lang w:val="en-GB"/>
              </w:rPr>
              <w:t>Total Mass Flow (kg/hr)</w:t>
            </w:r>
          </w:p>
        </w:tc>
        <w:tc>
          <w:tcPr>
            <w:tcW w:w="1836" w:type="dxa"/>
          </w:tcPr>
          <w:p w14:paraId="34D68F09" w14:textId="77777777" w:rsidR="00312BC3" w:rsidRPr="00C26C40" w:rsidRDefault="00312BC3" w:rsidP="00870DFD">
            <w:pPr>
              <w:rPr>
                <w:lang w:val="en-GB"/>
              </w:rPr>
            </w:pPr>
            <w:r w:rsidRPr="00C26C40">
              <w:rPr>
                <w:lang w:val="en-GB"/>
              </w:rPr>
              <w:t>755.987</w:t>
            </w:r>
          </w:p>
        </w:tc>
        <w:tc>
          <w:tcPr>
            <w:tcW w:w="1836" w:type="dxa"/>
          </w:tcPr>
          <w:p w14:paraId="263A2CDB" w14:textId="77777777" w:rsidR="00312BC3" w:rsidRPr="00C26C40" w:rsidRDefault="00312BC3" w:rsidP="00870DFD">
            <w:pPr>
              <w:rPr>
                <w:lang w:val="en-GB"/>
              </w:rPr>
            </w:pPr>
            <w:r w:rsidRPr="00C26C40">
              <w:rPr>
                <w:lang w:val="en-GB"/>
              </w:rPr>
              <w:t>755.987</w:t>
            </w:r>
          </w:p>
        </w:tc>
        <w:tc>
          <w:tcPr>
            <w:tcW w:w="1836" w:type="dxa"/>
          </w:tcPr>
          <w:p w14:paraId="5C882A5E" w14:textId="77777777" w:rsidR="00312BC3" w:rsidRDefault="00312BC3" w:rsidP="00870DFD">
            <w:pPr>
              <w:rPr>
                <w:lang w:val="en-GB"/>
              </w:rPr>
            </w:pPr>
            <w:r w:rsidRPr="00C26C40">
              <w:rPr>
                <w:lang w:val="en-GB"/>
              </w:rPr>
              <w:t>755.987</w:t>
            </w:r>
          </w:p>
          <w:p w14:paraId="6D4BDDFA" w14:textId="77777777" w:rsidR="00A754B5" w:rsidRDefault="00A754B5" w:rsidP="00A754B5">
            <w:pPr>
              <w:rPr>
                <w:lang w:val="en-GB"/>
              </w:rPr>
            </w:pPr>
          </w:p>
          <w:p w14:paraId="20D78635" w14:textId="128FBAA2" w:rsidR="00A754B5" w:rsidRPr="00A754B5" w:rsidRDefault="00A754B5" w:rsidP="00A754B5">
            <w:pPr>
              <w:tabs>
                <w:tab w:val="left" w:pos="1557"/>
              </w:tabs>
              <w:rPr>
                <w:lang w:val="en-GB"/>
              </w:rPr>
            </w:pPr>
            <w:r>
              <w:rPr>
                <w:lang w:val="en-GB"/>
              </w:rPr>
              <w:tab/>
            </w:r>
          </w:p>
        </w:tc>
        <w:tc>
          <w:tcPr>
            <w:tcW w:w="1836" w:type="dxa"/>
          </w:tcPr>
          <w:p w14:paraId="07445F06" w14:textId="77777777" w:rsidR="00312BC3" w:rsidRPr="00C26C40" w:rsidRDefault="00312BC3" w:rsidP="00870DFD">
            <w:pPr>
              <w:rPr>
                <w:lang w:val="en-GB"/>
              </w:rPr>
            </w:pPr>
            <w:r w:rsidRPr="00C26C40">
              <w:rPr>
                <w:lang w:val="en-GB"/>
              </w:rPr>
              <w:t>755.987</w:t>
            </w:r>
          </w:p>
        </w:tc>
        <w:tc>
          <w:tcPr>
            <w:tcW w:w="1716" w:type="dxa"/>
          </w:tcPr>
          <w:p w14:paraId="64FE0C65" w14:textId="77777777" w:rsidR="00312BC3" w:rsidRPr="00C26C40" w:rsidRDefault="00312BC3" w:rsidP="00870DFD">
            <w:pPr>
              <w:rPr>
                <w:lang w:val="en-GB"/>
              </w:rPr>
            </w:pPr>
            <w:r w:rsidRPr="00C26C40">
              <w:rPr>
                <w:lang w:val="en-GB"/>
              </w:rPr>
              <w:t>978.400</w:t>
            </w:r>
          </w:p>
        </w:tc>
        <w:tc>
          <w:tcPr>
            <w:tcW w:w="1716" w:type="dxa"/>
          </w:tcPr>
          <w:p w14:paraId="012E66C5" w14:textId="77777777" w:rsidR="00312BC3" w:rsidRPr="00C26C40" w:rsidRDefault="00312BC3" w:rsidP="00870DFD">
            <w:pPr>
              <w:rPr>
                <w:lang w:val="en-GB"/>
              </w:rPr>
            </w:pPr>
            <w:r w:rsidRPr="00C26C40">
              <w:rPr>
                <w:lang w:val="en-GB"/>
              </w:rPr>
              <w:t>978.400</w:t>
            </w:r>
          </w:p>
        </w:tc>
        <w:tc>
          <w:tcPr>
            <w:tcW w:w="1836" w:type="dxa"/>
          </w:tcPr>
          <w:p w14:paraId="6C295281" w14:textId="77777777" w:rsidR="00312BC3" w:rsidRPr="00C26C40" w:rsidRDefault="00312BC3" w:rsidP="00870DFD">
            <w:pPr>
              <w:rPr>
                <w:lang w:val="en-GB"/>
              </w:rPr>
            </w:pPr>
            <w:r w:rsidRPr="00C26C40">
              <w:rPr>
                <w:lang w:val="en-GB"/>
              </w:rPr>
              <w:t>556.010</w:t>
            </w:r>
          </w:p>
        </w:tc>
      </w:tr>
      <w:tr w:rsidR="00312BC3" w:rsidRPr="00C26C40" w14:paraId="217B13D3" w14:textId="77777777" w:rsidTr="006A311E">
        <w:trPr>
          <w:jc w:val="center"/>
        </w:trPr>
        <w:tc>
          <w:tcPr>
            <w:tcW w:w="1442" w:type="dxa"/>
          </w:tcPr>
          <w:p w14:paraId="5BFAC865" w14:textId="77777777" w:rsidR="00312BC3" w:rsidRPr="00C26C40" w:rsidRDefault="00312BC3" w:rsidP="00870DFD">
            <w:pPr>
              <w:rPr>
                <w:lang w:val="en-GB"/>
              </w:rPr>
            </w:pPr>
            <w:r w:rsidRPr="00C26C40">
              <w:rPr>
                <w:lang w:val="en-GB"/>
              </w:rPr>
              <w:lastRenderedPageBreak/>
              <w:t>Mass Enthalpy (J/kg)</w:t>
            </w:r>
          </w:p>
        </w:tc>
        <w:tc>
          <w:tcPr>
            <w:tcW w:w="1836" w:type="dxa"/>
          </w:tcPr>
          <w:p w14:paraId="3EE6B1CB" w14:textId="77777777" w:rsidR="00312BC3" w:rsidRPr="00C26C40" w:rsidRDefault="00312BC3" w:rsidP="00870DFD">
            <w:pPr>
              <w:rPr>
                <w:lang w:val="en-GB"/>
              </w:rPr>
            </w:pPr>
            <w:r w:rsidRPr="00C26C40">
              <w:rPr>
                <w:lang w:val="en-GB"/>
              </w:rPr>
              <w:t>-15,580,575.7003</w:t>
            </w:r>
          </w:p>
        </w:tc>
        <w:tc>
          <w:tcPr>
            <w:tcW w:w="1836" w:type="dxa"/>
          </w:tcPr>
          <w:p w14:paraId="333F9030" w14:textId="77777777" w:rsidR="00312BC3" w:rsidRPr="00C26C40" w:rsidRDefault="00312BC3" w:rsidP="00870DFD">
            <w:pPr>
              <w:rPr>
                <w:lang w:val="en-GB"/>
              </w:rPr>
            </w:pPr>
            <w:r w:rsidRPr="00C26C40">
              <w:rPr>
                <w:lang w:val="en-GB"/>
              </w:rPr>
              <w:t>-15,580,575.7003</w:t>
            </w:r>
          </w:p>
        </w:tc>
        <w:tc>
          <w:tcPr>
            <w:tcW w:w="1836" w:type="dxa"/>
          </w:tcPr>
          <w:p w14:paraId="288B5A4E" w14:textId="77777777" w:rsidR="00312BC3" w:rsidRPr="00C26C40" w:rsidRDefault="00312BC3" w:rsidP="00870DFD">
            <w:pPr>
              <w:rPr>
                <w:lang w:val="en-GB"/>
              </w:rPr>
            </w:pPr>
            <w:r w:rsidRPr="00C26C40">
              <w:rPr>
                <w:lang w:val="en-GB"/>
              </w:rPr>
              <w:t>-15,580,375.7001</w:t>
            </w:r>
          </w:p>
        </w:tc>
        <w:tc>
          <w:tcPr>
            <w:tcW w:w="1836" w:type="dxa"/>
          </w:tcPr>
          <w:p w14:paraId="05142626" w14:textId="77777777" w:rsidR="00312BC3" w:rsidRPr="00C26C40" w:rsidRDefault="00312BC3" w:rsidP="00870DFD">
            <w:pPr>
              <w:rPr>
                <w:lang w:val="en-GB"/>
              </w:rPr>
            </w:pPr>
            <w:r w:rsidRPr="00C26C40">
              <w:rPr>
                <w:lang w:val="en-GB"/>
              </w:rPr>
              <w:t>-15,580,375.7001</w:t>
            </w:r>
          </w:p>
        </w:tc>
        <w:tc>
          <w:tcPr>
            <w:tcW w:w="1716" w:type="dxa"/>
          </w:tcPr>
          <w:p w14:paraId="7108420A" w14:textId="77777777" w:rsidR="00312BC3" w:rsidRPr="00C26C40" w:rsidRDefault="00312BC3" w:rsidP="00870DFD">
            <w:pPr>
              <w:rPr>
                <w:lang w:val="en-GB"/>
              </w:rPr>
            </w:pPr>
            <w:r w:rsidRPr="00C26C40">
              <w:rPr>
                <w:lang w:val="en-GB"/>
              </w:rPr>
              <w:t>-2,787,626.5933</w:t>
            </w:r>
          </w:p>
        </w:tc>
        <w:tc>
          <w:tcPr>
            <w:tcW w:w="1716" w:type="dxa"/>
          </w:tcPr>
          <w:p w14:paraId="64DA6959" w14:textId="77777777" w:rsidR="00312BC3" w:rsidRPr="00C26C40" w:rsidRDefault="00312BC3" w:rsidP="00870DFD">
            <w:pPr>
              <w:rPr>
                <w:lang w:val="en-GB"/>
              </w:rPr>
            </w:pPr>
            <w:r w:rsidRPr="00C26C40">
              <w:rPr>
                <w:lang w:val="en-GB"/>
              </w:rPr>
              <w:t>-2,065,274.9466</w:t>
            </w:r>
          </w:p>
        </w:tc>
        <w:tc>
          <w:tcPr>
            <w:tcW w:w="1836" w:type="dxa"/>
          </w:tcPr>
          <w:p w14:paraId="2A0874F1" w14:textId="77777777" w:rsidR="00312BC3" w:rsidRPr="00C26C40" w:rsidRDefault="00312BC3" w:rsidP="00870DFD">
            <w:pPr>
              <w:rPr>
                <w:lang w:val="en-GB"/>
              </w:rPr>
            </w:pPr>
            <w:r w:rsidRPr="00C26C40">
              <w:rPr>
                <w:lang w:val="en-GB"/>
              </w:rPr>
              <w:t>-14,436,077.0685</w:t>
            </w:r>
          </w:p>
        </w:tc>
      </w:tr>
      <w:tr w:rsidR="00312BC3" w:rsidRPr="00C26C40" w14:paraId="7612687C" w14:textId="77777777" w:rsidTr="006A311E">
        <w:trPr>
          <w:jc w:val="center"/>
        </w:trPr>
        <w:tc>
          <w:tcPr>
            <w:tcW w:w="1442" w:type="dxa"/>
          </w:tcPr>
          <w:p w14:paraId="09B44A11" w14:textId="77777777" w:rsidR="00312BC3" w:rsidRPr="00C26C40" w:rsidRDefault="00312BC3" w:rsidP="00870DFD">
            <w:pPr>
              <w:rPr>
                <w:lang w:val="en-GB"/>
              </w:rPr>
            </w:pPr>
            <w:r w:rsidRPr="00C26C40">
              <w:rPr>
                <w:lang w:val="en-GB"/>
              </w:rPr>
              <w:t>Enthalpy Flow (W)</w:t>
            </w:r>
          </w:p>
        </w:tc>
        <w:tc>
          <w:tcPr>
            <w:tcW w:w="1836" w:type="dxa"/>
          </w:tcPr>
          <w:p w14:paraId="648A1B6E" w14:textId="77777777" w:rsidR="00312BC3" w:rsidRPr="00C26C40" w:rsidRDefault="00312BC3" w:rsidP="00870DFD">
            <w:pPr>
              <w:rPr>
                <w:lang w:val="en-GB"/>
              </w:rPr>
            </w:pPr>
            <w:r w:rsidRPr="00C26C40">
              <w:rPr>
                <w:lang w:val="en-GB"/>
              </w:rPr>
              <w:t>-3,271,865.8587</w:t>
            </w:r>
          </w:p>
        </w:tc>
        <w:tc>
          <w:tcPr>
            <w:tcW w:w="1836" w:type="dxa"/>
          </w:tcPr>
          <w:p w14:paraId="214B4013" w14:textId="77777777" w:rsidR="00312BC3" w:rsidRPr="00C26C40" w:rsidRDefault="00312BC3" w:rsidP="00870DFD">
            <w:pPr>
              <w:rPr>
                <w:lang w:val="en-GB"/>
              </w:rPr>
            </w:pPr>
            <w:r w:rsidRPr="00C26C40">
              <w:rPr>
                <w:lang w:val="en-GB"/>
              </w:rPr>
              <w:t>-3,271,865.8587</w:t>
            </w:r>
          </w:p>
        </w:tc>
        <w:tc>
          <w:tcPr>
            <w:tcW w:w="1836" w:type="dxa"/>
          </w:tcPr>
          <w:p w14:paraId="5EE5EF11" w14:textId="77777777" w:rsidR="00312BC3" w:rsidRPr="00C26C40" w:rsidRDefault="00312BC3" w:rsidP="00870DFD">
            <w:pPr>
              <w:rPr>
                <w:lang w:val="en-GB"/>
              </w:rPr>
            </w:pPr>
            <w:r w:rsidRPr="00C26C40">
              <w:rPr>
                <w:lang w:val="en-GB"/>
              </w:rPr>
              <w:t>-3,271,820.8997</w:t>
            </w:r>
          </w:p>
        </w:tc>
        <w:tc>
          <w:tcPr>
            <w:tcW w:w="1836" w:type="dxa"/>
          </w:tcPr>
          <w:p w14:paraId="36115B08" w14:textId="77777777" w:rsidR="00312BC3" w:rsidRPr="00C26C40" w:rsidRDefault="00312BC3" w:rsidP="00870DFD">
            <w:pPr>
              <w:rPr>
                <w:lang w:val="en-GB"/>
              </w:rPr>
            </w:pPr>
            <w:r w:rsidRPr="00C26C40">
              <w:rPr>
                <w:lang w:val="en-GB"/>
              </w:rPr>
              <w:t>-3,271,820.8997</w:t>
            </w:r>
          </w:p>
        </w:tc>
        <w:tc>
          <w:tcPr>
            <w:tcW w:w="1716" w:type="dxa"/>
          </w:tcPr>
          <w:p w14:paraId="52DE2569" w14:textId="77777777" w:rsidR="00312BC3" w:rsidRPr="00C26C40" w:rsidRDefault="00312BC3" w:rsidP="00870DFD">
            <w:pPr>
              <w:rPr>
                <w:lang w:val="en-GB"/>
              </w:rPr>
            </w:pPr>
            <w:r w:rsidRPr="00C26C40">
              <w:rPr>
                <w:lang w:val="en-GB"/>
              </w:rPr>
              <w:t>-757,614.9608</w:t>
            </w:r>
          </w:p>
        </w:tc>
        <w:tc>
          <w:tcPr>
            <w:tcW w:w="1716" w:type="dxa"/>
          </w:tcPr>
          <w:p w14:paraId="2F4E0F60" w14:textId="77777777" w:rsidR="00312BC3" w:rsidRPr="00C26C40" w:rsidRDefault="00312BC3" w:rsidP="00870DFD">
            <w:pPr>
              <w:rPr>
                <w:lang w:val="en-GB"/>
              </w:rPr>
            </w:pPr>
            <w:r w:rsidRPr="00C26C40">
              <w:rPr>
                <w:lang w:val="en-GB"/>
              </w:rPr>
              <w:t>-561,295.8355</w:t>
            </w:r>
          </w:p>
        </w:tc>
        <w:tc>
          <w:tcPr>
            <w:tcW w:w="1836" w:type="dxa"/>
          </w:tcPr>
          <w:p w14:paraId="60B0B4BC" w14:textId="77777777" w:rsidR="00312BC3" w:rsidRPr="00C26C40" w:rsidRDefault="00312BC3" w:rsidP="00870DFD">
            <w:pPr>
              <w:rPr>
                <w:lang w:val="en-GB"/>
              </w:rPr>
            </w:pPr>
            <w:r w:rsidRPr="00C26C40">
              <w:rPr>
                <w:lang w:val="en-GB"/>
              </w:rPr>
              <w:t>-2,229,611.9525</w:t>
            </w:r>
          </w:p>
        </w:tc>
      </w:tr>
      <w:tr w:rsidR="00312BC3" w:rsidRPr="00C26C40" w14:paraId="2626448E" w14:textId="77777777" w:rsidTr="006A311E">
        <w:trPr>
          <w:jc w:val="center"/>
        </w:trPr>
        <w:tc>
          <w:tcPr>
            <w:tcW w:w="1442" w:type="dxa"/>
          </w:tcPr>
          <w:p w14:paraId="3B3F553C" w14:textId="77777777" w:rsidR="00312BC3" w:rsidRPr="00C26C40" w:rsidRDefault="00312BC3" w:rsidP="00870DFD">
            <w:pPr>
              <w:rPr>
                <w:lang w:val="en-GB"/>
              </w:rPr>
            </w:pPr>
            <w:r w:rsidRPr="00C26C40">
              <w:rPr>
                <w:lang w:val="en-GB"/>
              </w:rPr>
              <w:t>Mass Density (kg/m³)</w:t>
            </w:r>
          </w:p>
        </w:tc>
        <w:tc>
          <w:tcPr>
            <w:tcW w:w="1836" w:type="dxa"/>
          </w:tcPr>
          <w:p w14:paraId="07B59FC3" w14:textId="77777777" w:rsidR="00312BC3" w:rsidRPr="00C26C40" w:rsidRDefault="00312BC3" w:rsidP="00870DFD">
            <w:pPr>
              <w:rPr>
                <w:lang w:val="en-GB"/>
              </w:rPr>
            </w:pPr>
            <w:r w:rsidRPr="00C26C40">
              <w:rPr>
                <w:lang w:val="en-GB"/>
              </w:rPr>
              <w:t>2,564.1066</w:t>
            </w:r>
          </w:p>
        </w:tc>
        <w:tc>
          <w:tcPr>
            <w:tcW w:w="1836" w:type="dxa"/>
          </w:tcPr>
          <w:p w14:paraId="5DBEC1D2" w14:textId="77777777" w:rsidR="00312BC3" w:rsidRPr="00C26C40" w:rsidRDefault="00312BC3" w:rsidP="00870DFD">
            <w:pPr>
              <w:rPr>
                <w:lang w:val="en-GB"/>
              </w:rPr>
            </w:pPr>
            <w:r w:rsidRPr="00C26C40">
              <w:rPr>
                <w:lang w:val="en-GB"/>
              </w:rPr>
              <w:t>2,564.1066</w:t>
            </w:r>
          </w:p>
        </w:tc>
        <w:tc>
          <w:tcPr>
            <w:tcW w:w="1836" w:type="dxa"/>
          </w:tcPr>
          <w:p w14:paraId="7A1E8827" w14:textId="77777777" w:rsidR="00312BC3" w:rsidRPr="00C26C40" w:rsidRDefault="00312BC3" w:rsidP="00870DFD">
            <w:pPr>
              <w:rPr>
                <w:lang w:val="en-GB"/>
              </w:rPr>
            </w:pPr>
            <w:r w:rsidRPr="00C26C40">
              <w:rPr>
                <w:lang w:val="en-GB"/>
              </w:rPr>
              <w:t>2,564.1066</w:t>
            </w:r>
          </w:p>
        </w:tc>
        <w:tc>
          <w:tcPr>
            <w:tcW w:w="1836" w:type="dxa"/>
          </w:tcPr>
          <w:p w14:paraId="005A2B78" w14:textId="77777777" w:rsidR="00312BC3" w:rsidRPr="00C26C40" w:rsidRDefault="00312BC3" w:rsidP="00870DFD">
            <w:pPr>
              <w:rPr>
                <w:lang w:val="en-GB"/>
              </w:rPr>
            </w:pPr>
            <w:r w:rsidRPr="00C26C40">
              <w:rPr>
                <w:lang w:val="en-GB"/>
              </w:rPr>
              <w:t>2,564.1066</w:t>
            </w:r>
          </w:p>
        </w:tc>
        <w:tc>
          <w:tcPr>
            <w:tcW w:w="1716" w:type="dxa"/>
          </w:tcPr>
          <w:p w14:paraId="1E425245" w14:textId="77777777" w:rsidR="00312BC3" w:rsidRPr="00C26C40" w:rsidRDefault="00312BC3" w:rsidP="00870DFD">
            <w:pPr>
              <w:rPr>
                <w:lang w:val="en-GB"/>
              </w:rPr>
            </w:pPr>
            <w:r w:rsidRPr="00C26C40">
              <w:rPr>
                <w:lang w:val="en-GB"/>
              </w:rPr>
              <w:t>1.2193</w:t>
            </w:r>
          </w:p>
        </w:tc>
        <w:tc>
          <w:tcPr>
            <w:tcW w:w="1716" w:type="dxa"/>
          </w:tcPr>
          <w:p w14:paraId="715AD2F8" w14:textId="77777777" w:rsidR="00312BC3" w:rsidRPr="00C26C40" w:rsidRDefault="00312BC3" w:rsidP="00870DFD">
            <w:pPr>
              <w:rPr>
                <w:lang w:val="en-GB"/>
              </w:rPr>
            </w:pPr>
            <w:r w:rsidRPr="00C26C40">
              <w:rPr>
                <w:lang w:val="en-GB"/>
              </w:rPr>
              <w:t>0.4201</w:t>
            </w:r>
          </w:p>
        </w:tc>
        <w:tc>
          <w:tcPr>
            <w:tcW w:w="1836" w:type="dxa"/>
          </w:tcPr>
          <w:p w14:paraId="445C5B45" w14:textId="77777777" w:rsidR="00312BC3" w:rsidRPr="00C26C40" w:rsidRDefault="00312BC3" w:rsidP="00870DFD">
            <w:pPr>
              <w:rPr>
                <w:lang w:val="en-GB"/>
              </w:rPr>
            </w:pPr>
            <w:r w:rsidRPr="00C26C40">
              <w:rPr>
                <w:lang w:val="en-GB"/>
              </w:rPr>
              <w:t>3,236.8808</w:t>
            </w:r>
          </w:p>
        </w:tc>
      </w:tr>
      <w:tr w:rsidR="00312BC3" w:rsidRPr="00C26C40" w14:paraId="2055F4A7" w14:textId="77777777" w:rsidTr="006A311E">
        <w:trPr>
          <w:jc w:val="center"/>
        </w:trPr>
        <w:tc>
          <w:tcPr>
            <w:tcW w:w="1442" w:type="dxa"/>
          </w:tcPr>
          <w:p w14:paraId="2520B0F0" w14:textId="77777777" w:rsidR="00312BC3" w:rsidRPr="00C26C40" w:rsidRDefault="00312BC3" w:rsidP="00870DFD">
            <w:pPr>
              <w:rPr>
                <w:lang w:val="en-GB"/>
              </w:rPr>
            </w:pPr>
            <w:r w:rsidRPr="00C26C40">
              <w:rPr>
                <w:lang w:val="en-GB"/>
              </w:rPr>
              <w:t>Average MW</w:t>
            </w:r>
          </w:p>
        </w:tc>
        <w:tc>
          <w:tcPr>
            <w:tcW w:w="1836" w:type="dxa"/>
          </w:tcPr>
          <w:p w14:paraId="7230A740" w14:textId="77777777" w:rsidR="00312BC3" w:rsidRPr="00C26C40" w:rsidRDefault="00312BC3" w:rsidP="00870DFD">
            <w:pPr>
              <w:rPr>
                <w:lang w:val="en-GB"/>
              </w:rPr>
            </w:pPr>
            <w:r w:rsidRPr="00C26C40">
              <w:rPr>
                <w:lang w:val="en-GB"/>
              </w:rPr>
              <w:t>71.1840</w:t>
            </w:r>
          </w:p>
        </w:tc>
        <w:tc>
          <w:tcPr>
            <w:tcW w:w="1836" w:type="dxa"/>
          </w:tcPr>
          <w:p w14:paraId="4F8D27B4" w14:textId="77777777" w:rsidR="00312BC3" w:rsidRPr="00C26C40" w:rsidRDefault="00312BC3" w:rsidP="00870DFD">
            <w:pPr>
              <w:rPr>
                <w:lang w:val="en-GB"/>
              </w:rPr>
            </w:pPr>
            <w:r w:rsidRPr="00C26C40">
              <w:rPr>
                <w:lang w:val="en-GB"/>
              </w:rPr>
              <w:t>71.1840</w:t>
            </w:r>
          </w:p>
        </w:tc>
        <w:tc>
          <w:tcPr>
            <w:tcW w:w="1836" w:type="dxa"/>
          </w:tcPr>
          <w:p w14:paraId="7538FC21" w14:textId="77777777" w:rsidR="00312BC3" w:rsidRPr="00C26C40" w:rsidRDefault="00312BC3" w:rsidP="00870DFD">
            <w:pPr>
              <w:rPr>
                <w:lang w:val="en-GB"/>
              </w:rPr>
            </w:pPr>
            <w:r w:rsidRPr="00C26C40">
              <w:rPr>
                <w:lang w:val="en-GB"/>
              </w:rPr>
              <w:t>71.1840</w:t>
            </w:r>
          </w:p>
        </w:tc>
        <w:tc>
          <w:tcPr>
            <w:tcW w:w="1836" w:type="dxa"/>
          </w:tcPr>
          <w:p w14:paraId="262D72BA" w14:textId="77777777" w:rsidR="00312BC3" w:rsidRPr="00C26C40" w:rsidRDefault="00312BC3" w:rsidP="00870DFD">
            <w:pPr>
              <w:rPr>
                <w:lang w:val="en-GB"/>
              </w:rPr>
            </w:pPr>
            <w:r w:rsidRPr="00C26C40">
              <w:rPr>
                <w:lang w:val="en-GB"/>
              </w:rPr>
              <w:t>71.1840</w:t>
            </w:r>
          </w:p>
        </w:tc>
        <w:tc>
          <w:tcPr>
            <w:tcW w:w="1716" w:type="dxa"/>
          </w:tcPr>
          <w:p w14:paraId="38972369" w14:textId="77777777" w:rsidR="00312BC3" w:rsidRPr="00C26C40" w:rsidRDefault="00312BC3" w:rsidP="00870DFD">
            <w:pPr>
              <w:rPr>
                <w:lang w:val="en-GB"/>
              </w:rPr>
            </w:pPr>
            <w:r w:rsidRPr="00C26C40">
              <w:rPr>
                <w:lang w:val="en-GB"/>
              </w:rPr>
              <w:t>30.5063</w:t>
            </w:r>
          </w:p>
        </w:tc>
        <w:tc>
          <w:tcPr>
            <w:tcW w:w="1716" w:type="dxa"/>
          </w:tcPr>
          <w:p w14:paraId="193644D2" w14:textId="77777777" w:rsidR="00312BC3" w:rsidRPr="00C26C40" w:rsidRDefault="00312BC3" w:rsidP="00870DFD">
            <w:pPr>
              <w:rPr>
                <w:lang w:val="en-GB"/>
              </w:rPr>
            </w:pPr>
            <w:r w:rsidRPr="00C26C40">
              <w:rPr>
                <w:lang w:val="en-GB"/>
              </w:rPr>
              <w:t>30.5063</w:t>
            </w:r>
          </w:p>
        </w:tc>
        <w:tc>
          <w:tcPr>
            <w:tcW w:w="1836" w:type="dxa"/>
          </w:tcPr>
          <w:p w14:paraId="51FADF51" w14:textId="77777777" w:rsidR="00312BC3" w:rsidRPr="00C26C40" w:rsidRDefault="00312BC3" w:rsidP="00870DFD">
            <w:pPr>
              <w:rPr>
                <w:lang w:val="en-GB"/>
              </w:rPr>
            </w:pPr>
            <w:r w:rsidRPr="00C26C40">
              <w:rPr>
                <w:lang w:val="en-GB"/>
              </w:rPr>
              <w:t>77.6140</w:t>
            </w:r>
          </w:p>
        </w:tc>
      </w:tr>
      <w:tr w:rsidR="00312BC3" w:rsidRPr="00C26C40" w14:paraId="74880AD6" w14:textId="77777777" w:rsidTr="006A311E">
        <w:trPr>
          <w:jc w:val="center"/>
        </w:trPr>
        <w:tc>
          <w:tcPr>
            <w:tcW w:w="1442" w:type="dxa"/>
          </w:tcPr>
          <w:p w14:paraId="1C97766C" w14:textId="77777777" w:rsidR="00312BC3" w:rsidRPr="00C26C40" w:rsidRDefault="00312BC3" w:rsidP="00870DFD">
            <w:pPr>
              <w:rPr>
                <w:lang w:val="en-GB"/>
              </w:rPr>
            </w:pPr>
            <w:r w:rsidRPr="00C26C40">
              <w:rPr>
                <w:lang w:val="en-GB"/>
              </w:rPr>
              <w:t>H₂O — Mass Flow (kg/hr)</w:t>
            </w:r>
          </w:p>
        </w:tc>
        <w:tc>
          <w:tcPr>
            <w:tcW w:w="1836" w:type="dxa"/>
          </w:tcPr>
          <w:p w14:paraId="79A6D935" w14:textId="77777777" w:rsidR="00312BC3" w:rsidRPr="00C26C40" w:rsidRDefault="00312BC3" w:rsidP="00870DFD">
            <w:pPr>
              <w:rPr>
                <w:lang w:val="en-GB"/>
              </w:rPr>
            </w:pPr>
            <w:r w:rsidRPr="00C26C40">
              <w:rPr>
                <w:lang w:val="en-GB"/>
              </w:rPr>
              <w:t>0.000</w:t>
            </w:r>
          </w:p>
        </w:tc>
        <w:tc>
          <w:tcPr>
            <w:tcW w:w="1836" w:type="dxa"/>
          </w:tcPr>
          <w:p w14:paraId="10E7CD81" w14:textId="77777777" w:rsidR="00312BC3" w:rsidRPr="00C26C40" w:rsidRDefault="00312BC3" w:rsidP="00870DFD">
            <w:pPr>
              <w:rPr>
                <w:lang w:val="en-GB"/>
              </w:rPr>
            </w:pPr>
            <w:r w:rsidRPr="00C26C40">
              <w:rPr>
                <w:lang w:val="en-GB"/>
              </w:rPr>
              <w:t>0.000</w:t>
            </w:r>
          </w:p>
        </w:tc>
        <w:tc>
          <w:tcPr>
            <w:tcW w:w="1836" w:type="dxa"/>
          </w:tcPr>
          <w:p w14:paraId="27C37C19" w14:textId="77777777" w:rsidR="00312BC3" w:rsidRPr="00C26C40" w:rsidRDefault="00312BC3" w:rsidP="00870DFD">
            <w:pPr>
              <w:rPr>
                <w:lang w:val="en-GB"/>
              </w:rPr>
            </w:pPr>
            <w:r w:rsidRPr="00C26C40">
              <w:rPr>
                <w:lang w:val="en-GB"/>
              </w:rPr>
              <w:t>0.000</w:t>
            </w:r>
          </w:p>
        </w:tc>
        <w:tc>
          <w:tcPr>
            <w:tcW w:w="1836" w:type="dxa"/>
          </w:tcPr>
          <w:p w14:paraId="117C8155" w14:textId="77777777" w:rsidR="00312BC3" w:rsidRPr="00C26C40" w:rsidRDefault="00312BC3" w:rsidP="00870DFD">
            <w:pPr>
              <w:rPr>
                <w:lang w:val="en-GB"/>
              </w:rPr>
            </w:pPr>
            <w:r w:rsidRPr="00C26C40">
              <w:rPr>
                <w:lang w:val="en-GB"/>
              </w:rPr>
              <w:t>0.000</w:t>
            </w:r>
          </w:p>
        </w:tc>
        <w:tc>
          <w:tcPr>
            <w:tcW w:w="1716" w:type="dxa"/>
          </w:tcPr>
          <w:p w14:paraId="707A60D5" w14:textId="77777777" w:rsidR="00312BC3" w:rsidRPr="00C26C40" w:rsidRDefault="00312BC3" w:rsidP="00870DFD">
            <w:pPr>
              <w:rPr>
                <w:lang w:val="en-GB"/>
              </w:rPr>
            </w:pPr>
            <w:r w:rsidRPr="00C26C40">
              <w:rPr>
                <w:lang w:val="en-GB"/>
              </w:rPr>
              <w:t>0.000</w:t>
            </w:r>
          </w:p>
        </w:tc>
        <w:tc>
          <w:tcPr>
            <w:tcW w:w="1716" w:type="dxa"/>
          </w:tcPr>
          <w:p w14:paraId="21E1CC1C" w14:textId="77777777" w:rsidR="00312BC3" w:rsidRPr="00C26C40" w:rsidRDefault="00312BC3" w:rsidP="00870DFD">
            <w:pPr>
              <w:rPr>
                <w:lang w:val="en-GB"/>
              </w:rPr>
            </w:pPr>
            <w:r w:rsidRPr="00C26C40">
              <w:rPr>
                <w:lang w:val="en-GB"/>
              </w:rPr>
              <w:t>0.000</w:t>
            </w:r>
          </w:p>
        </w:tc>
        <w:tc>
          <w:tcPr>
            <w:tcW w:w="1836" w:type="dxa"/>
          </w:tcPr>
          <w:p w14:paraId="6E60040B" w14:textId="77777777" w:rsidR="00312BC3" w:rsidRPr="00C26C40" w:rsidRDefault="00312BC3" w:rsidP="00870DFD">
            <w:pPr>
              <w:rPr>
                <w:lang w:val="en-GB"/>
              </w:rPr>
            </w:pPr>
            <w:r w:rsidRPr="00C26C40">
              <w:rPr>
                <w:lang w:val="en-GB"/>
              </w:rPr>
              <w:t>0.000</w:t>
            </w:r>
          </w:p>
        </w:tc>
      </w:tr>
      <w:tr w:rsidR="00312BC3" w:rsidRPr="00C26C40" w14:paraId="4A5922A3" w14:textId="77777777" w:rsidTr="006A311E">
        <w:trPr>
          <w:jc w:val="center"/>
        </w:trPr>
        <w:tc>
          <w:tcPr>
            <w:tcW w:w="1442" w:type="dxa"/>
          </w:tcPr>
          <w:p w14:paraId="2214A2DD" w14:textId="77777777" w:rsidR="00312BC3" w:rsidRPr="00C26C40" w:rsidRDefault="00312BC3" w:rsidP="00870DFD">
            <w:pPr>
              <w:rPr>
                <w:lang w:val="en-GB"/>
              </w:rPr>
            </w:pPr>
            <w:r w:rsidRPr="00C26C40">
              <w:rPr>
                <w:lang w:val="en-GB"/>
              </w:rPr>
              <w:t>HCl — Mass Flow (kg/hr)</w:t>
            </w:r>
          </w:p>
        </w:tc>
        <w:tc>
          <w:tcPr>
            <w:tcW w:w="1836" w:type="dxa"/>
          </w:tcPr>
          <w:p w14:paraId="0CB8BA27" w14:textId="77777777" w:rsidR="00312BC3" w:rsidRPr="00C26C40" w:rsidRDefault="00312BC3" w:rsidP="00870DFD">
            <w:pPr>
              <w:rPr>
                <w:lang w:val="en-GB"/>
              </w:rPr>
            </w:pPr>
            <w:r w:rsidRPr="00C26C40">
              <w:rPr>
                <w:lang w:val="en-GB"/>
              </w:rPr>
              <w:t>0.000</w:t>
            </w:r>
          </w:p>
        </w:tc>
        <w:tc>
          <w:tcPr>
            <w:tcW w:w="1836" w:type="dxa"/>
          </w:tcPr>
          <w:p w14:paraId="25CA10AF" w14:textId="77777777" w:rsidR="00312BC3" w:rsidRPr="00C26C40" w:rsidRDefault="00312BC3" w:rsidP="00870DFD">
            <w:pPr>
              <w:rPr>
                <w:lang w:val="en-GB"/>
              </w:rPr>
            </w:pPr>
            <w:r w:rsidRPr="00C26C40">
              <w:rPr>
                <w:lang w:val="en-GB"/>
              </w:rPr>
              <w:t>0.000</w:t>
            </w:r>
          </w:p>
        </w:tc>
        <w:tc>
          <w:tcPr>
            <w:tcW w:w="1836" w:type="dxa"/>
          </w:tcPr>
          <w:p w14:paraId="53EECAFC" w14:textId="77777777" w:rsidR="00312BC3" w:rsidRPr="00C26C40" w:rsidRDefault="00312BC3" w:rsidP="00870DFD">
            <w:pPr>
              <w:rPr>
                <w:lang w:val="en-GB"/>
              </w:rPr>
            </w:pPr>
            <w:r w:rsidRPr="00C26C40">
              <w:rPr>
                <w:lang w:val="en-GB"/>
              </w:rPr>
              <w:t>0.000</w:t>
            </w:r>
          </w:p>
        </w:tc>
        <w:tc>
          <w:tcPr>
            <w:tcW w:w="1836" w:type="dxa"/>
          </w:tcPr>
          <w:p w14:paraId="0AEE1558" w14:textId="77777777" w:rsidR="00312BC3" w:rsidRPr="00C26C40" w:rsidRDefault="00312BC3" w:rsidP="00870DFD">
            <w:pPr>
              <w:rPr>
                <w:lang w:val="en-GB"/>
              </w:rPr>
            </w:pPr>
            <w:r w:rsidRPr="00C26C40">
              <w:rPr>
                <w:lang w:val="en-GB"/>
              </w:rPr>
              <w:t>0.000</w:t>
            </w:r>
          </w:p>
        </w:tc>
        <w:tc>
          <w:tcPr>
            <w:tcW w:w="1716" w:type="dxa"/>
          </w:tcPr>
          <w:p w14:paraId="6AB584BE" w14:textId="77777777" w:rsidR="00312BC3" w:rsidRPr="00C26C40" w:rsidRDefault="00312BC3" w:rsidP="00870DFD">
            <w:pPr>
              <w:rPr>
                <w:lang w:val="en-GB"/>
              </w:rPr>
            </w:pPr>
            <w:r w:rsidRPr="00C26C40">
              <w:rPr>
                <w:lang w:val="en-GB"/>
              </w:rPr>
              <w:t>0.000</w:t>
            </w:r>
          </w:p>
        </w:tc>
        <w:tc>
          <w:tcPr>
            <w:tcW w:w="1716" w:type="dxa"/>
          </w:tcPr>
          <w:p w14:paraId="50B25A91" w14:textId="77777777" w:rsidR="00312BC3" w:rsidRPr="00C26C40" w:rsidRDefault="00312BC3" w:rsidP="00870DFD">
            <w:pPr>
              <w:rPr>
                <w:lang w:val="en-GB"/>
              </w:rPr>
            </w:pPr>
            <w:r w:rsidRPr="00C26C40">
              <w:rPr>
                <w:lang w:val="en-GB"/>
              </w:rPr>
              <w:t>0.000</w:t>
            </w:r>
          </w:p>
        </w:tc>
        <w:tc>
          <w:tcPr>
            <w:tcW w:w="1836" w:type="dxa"/>
          </w:tcPr>
          <w:p w14:paraId="65495BF1" w14:textId="77777777" w:rsidR="00312BC3" w:rsidRPr="00C26C40" w:rsidRDefault="00312BC3" w:rsidP="00870DFD">
            <w:pPr>
              <w:rPr>
                <w:lang w:val="en-GB"/>
              </w:rPr>
            </w:pPr>
            <w:r w:rsidRPr="00C26C40">
              <w:rPr>
                <w:lang w:val="en-GB"/>
              </w:rPr>
              <w:t>0.000</w:t>
            </w:r>
          </w:p>
        </w:tc>
      </w:tr>
      <w:tr w:rsidR="00312BC3" w:rsidRPr="00C26C40" w14:paraId="57EAC684" w14:textId="77777777" w:rsidTr="006A311E">
        <w:trPr>
          <w:jc w:val="center"/>
        </w:trPr>
        <w:tc>
          <w:tcPr>
            <w:tcW w:w="1442" w:type="dxa"/>
          </w:tcPr>
          <w:p w14:paraId="5892AB3E" w14:textId="77777777" w:rsidR="00312BC3" w:rsidRPr="00C26C40" w:rsidRDefault="00312BC3" w:rsidP="00870DFD">
            <w:pPr>
              <w:rPr>
                <w:lang w:val="en-GB"/>
              </w:rPr>
            </w:pPr>
            <w:r w:rsidRPr="00C26C40">
              <w:rPr>
                <w:lang w:val="en-GB"/>
              </w:rPr>
              <w:t>CO₂ — Mass Flow (kg/hr)</w:t>
            </w:r>
          </w:p>
        </w:tc>
        <w:tc>
          <w:tcPr>
            <w:tcW w:w="1836" w:type="dxa"/>
          </w:tcPr>
          <w:p w14:paraId="0DC0562C" w14:textId="77777777" w:rsidR="00312BC3" w:rsidRPr="00C26C40" w:rsidRDefault="00312BC3" w:rsidP="00870DFD">
            <w:pPr>
              <w:rPr>
                <w:lang w:val="en-GB"/>
              </w:rPr>
            </w:pPr>
            <w:r w:rsidRPr="00C26C40">
              <w:rPr>
                <w:lang w:val="en-GB"/>
              </w:rPr>
              <w:t>0.000</w:t>
            </w:r>
          </w:p>
        </w:tc>
        <w:tc>
          <w:tcPr>
            <w:tcW w:w="1836" w:type="dxa"/>
          </w:tcPr>
          <w:p w14:paraId="26B69800" w14:textId="77777777" w:rsidR="00312BC3" w:rsidRPr="00C26C40" w:rsidRDefault="00312BC3" w:rsidP="00870DFD">
            <w:pPr>
              <w:rPr>
                <w:lang w:val="en-GB"/>
              </w:rPr>
            </w:pPr>
            <w:r w:rsidRPr="00C26C40">
              <w:rPr>
                <w:lang w:val="en-GB"/>
              </w:rPr>
              <w:t>0.000</w:t>
            </w:r>
          </w:p>
        </w:tc>
        <w:tc>
          <w:tcPr>
            <w:tcW w:w="1836" w:type="dxa"/>
          </w:tcPr>
          <w:p w14:paraId="45F1EC73" w14:textId="77777777" w:rsidR="00312BC3" w:rsidRPr="00C26C40" w:rsidRDefault="00312BC3" w:rsidP="00870DFD">
            <w:pPr>
              <w:rPr>
                <w:lang w:val="en-GB"/>
              </w:rPr>
            </w:pPr>
            <w:r w:rsidRPr="00C26C40">
              <w:rPr>
                <w:lang w:val="en-GB"/>
              </w:rPr>
              <w:t>0.000</w:t>
            </w:r>
          </w:p>
        </w:tc>
        <w:tc>
          <w:tcPr>
            <w:tcW w:w="1836" w:type="dxa"/>
          </w:tcPr>
          <w:p w14:paraId="6D08D74F" w14:textId="77777777" w:rsidR="00312BC3" w:rsidRPr="00C26C40" w:rsidRDefault="00312BC3" w:rsidP="00870DFD">
            <w:pPr>
              <w:rPr>
                <w:lang w:val="en-GB"/>
              </w:rPr>
            </w:pPr>
            <w:r w:rsidRPr="00C26C40">
              <w:rPr>
                <w:lang w:val="en-GB"/>
              </w:rPr>
              <w:t>0.000</w:t>
            </w:r>
          </w:p>
        </w:tc>
        <w:tc>
          <w:tcPr>
            <w:tcW w:w="1716" w:type="dxa"/>
          </w:tcPr>
          <w:p w14:paraId="0738E23F" w14:textId="77777777" w:rsidR="00312BC3" w:rsidRPr="00C26C40" w:rsidRDefault="00312BC3" w:rsidP="00870DFD">
            <w:pPr>
              <w:rPr>
                <w:lang w:val="en-GB"/>
              </w:rPr>
            </w:pPr>
            <w:r w:rsidRPr="00C26C40">
              <w:rPr>
                <w:lang w:val="en-GB"/>
              </w:rPr>
              <w:t>174.267</w:t>
            </w:r>
          </w:p>
        </w:tc>
        <w:tc>
          <w:tcPr>
            <w:tcW w:w="1716" w:type="dxa"/>
          </w:tcPr>
          <w:p w14:paraId="2C4C37C5" w14:textId="77777777" w:rsidR="00312BC3" w:rsidRPr="00C26C40" w:rsidRDefault="00312BC3" w:rsidP="00870DFD">
            <w:pPr>
              <w:rPr>
                <w:lang w:val="en-GB"/>
              </w:rPr>
            </w:pPr>
            <w:r w:rsidRPr="00C26C40">
              <w:rPr>
                <w:lang w:val="en-GB"/>
              </w:rPr>
              <w:t>174.267</w:t>
            </w:r>
          </w:p>
        </w:tc>
        <w:tc>
          <w:tcPr>
            <w:tcW w:w="1836" w:type="dxa"/>
          </w:tcPr>
          <w:p w14:paraId="030452D7" w14:textId="77777777" w:rsidR="00312BC3" w:rsidRPr="00C26C40" w:rsidRDefault="00312BC3" w:rsidP="00870DFD">
            <w:pPr>
              <w:rPr>
                <w:lang w:val="en-GB"/>
              </w:rPr>
            </w:pPr>
            <w:r w:rsidRPr="00C26C40">
              <w:rPr>
                <w:lang w:val="en-GB"/>
              </w:rPr>
              <w:t>0.000</w:t>
            </w:r>
          </w:p>
        </w:tc>
      </w:tr>
      <w:tr w:rsidR="00312BC3" w:rsidRPr="00C26C40" w14:paraId="4D875944" w14:textId="77777777" w:rsidTr="006A311E">
        <w:trPr>
          <w:jc w:val="center"/>
        </w:trPr>
        <w:tc>
          <w:tcPr>
            <w:tcW w:w="1442" w:type="dxa"/>
          </w:tcPr>
          <w:p w14:paraId="64CE8993" w14:textId="77777777" w:rsidR="00312BC3" w:rsidRPr="00C26C40" w:rsidRDefault="00312BC3" w:rsidP="00870DFD">
            <w:pPr>
              <w:rPr>
                <w:lang w:val="en-GB"/>
              </w:rPr>
            </w:pPr>
            <w:r w:rsidRPr="00C26C40">
              <w:rPr>
                <w:lang w:val="en-GB"/>
              </w:rPr>
              <w:t>Al(OH)₃ — Mass Flow (kg/hr)</w:t>
            </w:r>
          </w:p>
        </w:tc>
        <w:tc>
          <w:tcPr>
            <w:tcW w:w="1836" w:type="dxa"/>
          </w:tcPr>
          <w:p w14:paraId="6280B227" w14:textId="77777777" w:rsidR="00312BC3" w:rsidRPr="00C26C40" w:rsidRDefault="00312BC3" w:rsidP="00870DFD">
            <w:pPr>
              <w:rPr>
                <w:lang w:val="en-GB"/>
              </w:rPr>
            </w:pPr>
            <w:r w:rsidRPr="00C26C40">
              <w:rPr>
                <w:lang w:val="en-GB"/>
              </w:rPr>
              <w:t>451.350</w:t>
            </w:r>
          </w:p>
        </w:tc>
        <w:tc>
          <w:tcPr>
            <w:tcW w:w="1836" w:type="dxa"/>
          </w:tcPr>
          <w:p w14:paraId="7E3F75A1" w14:textId="77777777" w:rsidR="00312BC3" w:rsidRPr="00C26C40" w:rsidRDefault="00312BC3" w:rsidP="00870DFD">
            <w:pPr>
              <w:rPr>
                <w:lang w:val="en-GB"/>
              </w:rPr>
            </w:pPr>
            <w:r w:rsidRPr="00C26C40">
              <w:rPr>
                <w:lang w:val="en-GB"/>
              </w:rPr>
              <w:t>451.350</w:t>
            </w:r>
          </w:p>
        </w:tc>
        <w:tc>
          <w:tcPr>
            <w:tcW w:w="1836" w:type="dxa"/>
          </w:tcPr>
          <w:p w14:paraId="63909E2B" w14:textId="77777777" w:rsidR="00312BC3" w:rsidRPr="00C26C40" w:rsidRDefault="00312BC3" w:rsidP="00870DFD">
            <w:pPr>
              <w:rPr>
                <w:lang w:val="en-GB"/>
              </w:rPr>
            </w:pPr>
            <w:r w:rsidRPr="00C26C40">
              <w:rPr>
                <w:lang w:val="en-GB"/>
              </w:rPr>
              <w:t>451.350</w:t>
            </w:r>
          </w:p>
        </w:tc>
        <w:tc>
          <w:tcPr>
            <w:tcW w:w="1836" w:type="dxa"/>
          </w:tcPr>
          <w:p w14:paraId="3E10BB0D" w14:textId="77777777" w:rsidR="00312BC3" w:rsidRPr="00C26C40" w:rsidRDefault="00312BC3" w:rsidP="00870DFD">
            <w:pPr>
              <w:rPr>
                <w:lang w:val="en-GB"/>
              </w:rPr>
            </w:pPr>
            <w:r w:rsidRPr="00C26C40">
              <w:rPr>
                <w:lang w:val="en-GB"/>
              </w:rPr>
              <w:t>451.350</w:t>
            </w:r>
          </w:p>
        </w:tc>
        <w:tc>
          <w:tcPr>
            <w:tcW w:w="1716" w:type="dxa"/>
          </w:tcPr>
          <w:p w14:paraId="22E4BCFD" w14:textId="77777777" w:rsidR="00312BC3" w:rsidRPr="00C26C40" w:rsidRDefault="00312BC3" w:rsidP="00870DFD">
            <w:pPr>
              <w:rPr>
                <w:lang w:val="en-GB"/>
              </w:rPr>
            </w:pPr>
            <w:r w:rsidRPr="00C26C40">
              <w:rPr>
                <w:lang w:val="en-GB"/>
              </w:rPr>
              <w:t>0.000</w:t>
            </w:r>
          </w:p>
        </w:tc>
        <w:tc>
          <w:tcPr>
            <w:tcW w:w="1716" w:type="dxa"/>
          </w:tcPr>
          <w:p w14:paraId="3C32F287" w14:textId="77777777" w:rsidR="00312BC3" w:rsidRPr="00C26C40" w:rsidRDefault="00312BC3" w:rsidP="00870DFD">
            <w:pPr>
              <w:rPr>
                <w:lang w:val="en-GB"/>
              </w:rPr>
            </w:pPr>
            <w:r w:rsidRPr="00C26C40">
              <w:rPr>
                <w:lang w:val="en-GB"/>
              </w:rPr>
              <w:t>0.000</w:t>
            </w:r>
          </w:p>
        </w:tc>
        <w:tc>
          <w:tcPr>
            <w:tcW w:w="1836" w:type="dxa"/>
          </w:tcPr>
          <w:p w14:paraId="098EFCDD" w14:textId="77777777" w:rsidR="00312BC3" w:rsidRPr="00C26C40" w:rsidRDefault="00312BC3" w:rsidP="00870DFD">
            <w:pPr>
              <w:rPr>
                <w:lang w:val="en-GB"/>
              </w:rPr>
            </w:pPr>
            <w:r w:rsidRPr="00C26C40">
              <w:rPr>
                <w:lang w:val="en-GB"/>
              </w:rPr>
              <w:t>8.332</w:t>
            </w:r>
          </w:p>
        </w:tc>
      </w:tr>
      <w:tr w:rsidR="00312BC3" w:rsidRPr="00C26C40" w14:paraId="45FFF85E" w14:textId="77777777" w:rsidTr="006A311E">
        <w:trPr>
          <w:jc w:val="center"/>
        </w:trPr>
        <w:tc>
          <w:tcPr>
            <w:tcW w:w="1442" w:type="dxa"/>
          </w:tcPr>
          <w:p w14:paraId="5C785B45" w14:textId="77777777" w:rsidR="00312BC3" w:rsidRPr="00C26C40" w:rsidRDefault="00312BC3" w:rsidP="00870DFD">
            <w:pPr>
              <w:rPr>
                <w:lang w:val="en-GB"/>
              </w:rPr>
            </w:pPr>
            <w:r w:rsidRPr="00C26C40">
              <w:rPr>
                <w:lang w:val="en-GB"/>
              </w:rPr>
              <w:lastRenderedPageBreak/>
              <w:t>Fe₂O₃ — Mass Flow (kg/hr)</w:t>
            </w:r>
          </w:p>
        </w:tc>
        <w:tc>
          <w:tcPr>
            <w:tcW w:w="1836" w:type="dxa"/>
          </w:tcPr>
          <w:p w14:paraId="1052508B" w14:textId="77777777" w:rsidR="00312BC3" w:rsidRPr="00C26C40" w:rsidRDefault="00312BC3" w:rsidP="00870DFD">
            <w:pPr>
              <w:rPr>
                <w:lang w:val="en-GB"/>
              </w:rPr>
            </w:pPr>
            <w:r w:rsidRPr="00C26C40">
              <w:rPr>
                <w:lang w:val="en-GB"/>
              </w:rPr>
              <w:t>11.997</w:t>
            </w:r>
          </w:p>
        </w:tc>
        <w:tc>
          <w:tcPr>
            <w:tcW w:w="1836" w:type="dxa"/>
          </w:tcPr>
          <w:p w14:paraId="40E89C3E" w14:textId="77777777" w:rsidR="00312BC3" w:rsidRPr="00C26C40" w:rsidRDefault="00312BC3" w:rsidP="00870DFD">
            <w:pPr>
              <w:rPr>
                <w:lang w:val="en-GB"/>
              </w:rPr>
            </w:pPr>
            <w:r w:rsidRPr="00C26C40">
              <w:rPr>
                <w:lang w:val="en-GB"/>
              </w:rPr>
              <w:t>11.997</w:t>
            </w:r>
          </w:p>
        </w:tc>
        <w:tc>
          <w:tcPr>
            <w:tcW w:w="1836" w:type="dxa"/>
          </w:tcPr>
          <w:p w14:paraId="36BED5C2" w14:textId="77777777" w:rsidR="00312BC3" w:rsidRPr="00C26C40" w:rsidRDefault="00312BC3" w:rsidP="00870DFD">
            <w:pPr>
              <w:rPr>
                <w:lang w:val="en-GB"/>
              </w:rPr>
            </w:pPr>
            <w:r w:rsidRPr="00C26C40">
              <w:rPr>
                <w:lang w:val="en-GB"/>
              </w:rPr>
              <w:t>11.997</w:t>
            </w:r>
          </w:p>
        </w:tc>
        <w:tc>
          <w:tcPr>
            <w:tcW w:w="1836" w:type="dxa"/>
          </w:tcPr>
          <w:p w14:paraId="521B4825" w14:textId="77777777" w:rsidR="00312BC3" w:rsidRPr="00C26C40" w:rsidRDefault="00312BC3" w:rsidP="00870DFD">
            <w:pPr>
              <w:rPr>
                <w:lang w:val="en-GB"/>
              </w:rPr>
            </w:pPr>
            <w:r w:rsidRPr="00C26C40">
              <w:rPr>
                <w:lang w:val="en-GB"/>
              </w:rPr>
              <w:t>11.997</w:t>
            </w:r>
          </w:p>
        </w:tc>
        <w:tc>
          <w:tcPr>
            <w:tcW w:w="1716" w:type="dxa"/>
          </w:tcPr>
          <w:p w14:paraId="7BAB9705" w14:textId="77777777" w:rsidR="00312BC3" w:rsidRPr="00C26C40" w:rsidRDefault="00312BC3" w:rsidP="00870DFD">
            <w:pPr>
              <w:rPr>
                <w:lang w:val="en-GB"/>
              </w:rPr>
            </w:pPr>
            <w:r w:rsidRPr="00C26C40">
              <w:rPr>
                <w:lang w:val="en-GB"/>
              </w:rPr>
              <w:t>0.000</w:t>
            </w:r>
          </w:p>
        </w:tc>
        <w:tc>
          <w:tcPr>
            <w:tcW w:w="1716" w:type="dxa"/>
          </w:tcPr>
          <w:p w14:paraId="00CD8405" w14:textId="77777777" w:rsidR="00312BC3" w:rsidRPr="00C26C40" w:rsidRDefault="00312BC3" w:rsidP="00870DFD">
            <w:pPr>
              <w:rPr>
                <w:lang w:val="en-GB"/>
              </w:rPr>
            </w:pPr>
            <w:r w:rsidRPr="00C26C40">
              <w:rPr>
                <w:lang w:val="en-GB"/>
              </w:rPr>
              <w:t>0.000</w:t>
            </w:r>
          </w:p>
        </w:tc>
        <w:tc>
          <w:tcPr>
            <w:tcW w:w="1836" w:type="dxa"/>
          </w:tcPr>
          <w:p w14:paraId="674E6830" w14:textId="77777777" w:rsidR="00312BC3" w:rsidRPr="00C26C40" w:rsidRDefault="00312BC3" w:rsidP="00870DFD">
            <w:pPr>
              <w:rPr>
                <w:lang w:val="en-GB"/>
              </w:rPr>
            </w:pPr>
            <w:r w:rsidRPr="00C26C40">
              <w:rPr>
                <w:lang w:val="en-GB"/>
              </w:rPr>
              <w:t>0.554</w:t>
            </w:r>
          </w:p>
        </w:tc>
      </w:tr>
      <w:tr w:rsidR="00312BC3" w:rsidRPr="00C26C40" w14:paraId="7F4D5CBC" w14:textId="77777777" w:rsidTr="006A311E">
        <w:trPr>
          <w:jc w:val="center"/>
        </w:trPr>
        <w:tc>
          <w:tcPr>
            <w:tcW w:w="1442" w:type="dxa"/>
          </w:tcPr>
          <w:p w14:paraId="07E807EB" w14:textId="77777777" w:rsidR="00312BC3" w:rsidRPr="00C26C40" w:rsidRDefault="00312BC3" w:rsidP="00870DFD">
            <w:pPr>
              <w:rPr>
                <w:lang w:val="en-GB"/>
              </w:rPr>
            </w:pPr>
            <w:r w:rsidRPr="00C26C40">
              <w:rPr>
                <w:lang w:val="en-GB"/>
              </w:rPr>
              <w:t>SiO₂ — Mass Flow (kg/hr)</w:t>
            </w:r>
          </w:p>
        </w:tc>
        <w:tc>
          <w:tcPr>
            <w:tcW w:w="1836" w:type="dxa"/>
          </w:tcPr>
          <w:p w14:paraId="6B8466B6" w14:textId="77777777" w:rsidR="00312BC3" w:rsidRPr="00C26C40" w:rsidRDefault="00312BC3" w:rsidP="00870DFD">
            <w:pPr>
              <w:rPr>
                <w:lang w:val="en-GB"/>
              </w:rPr>
            </w:pPr>
            <w:r w:rsidRPr="00C26C40">
              <w:rPr>
                <w:lang w:val="en-GB"/>
              </w:rPr>
              <w:t>265.500</w:t>
            </w:r>
          </w:p>
        </w:tc>
        <w:tc>
          <w:tcPr>
            <w:tcW w:w="1836" w:type="dxa"/>
          </w:tcPr>
          <w:p w14:paraId="516531A1" w14:textId="77777777" w:rsidR="00312BC3" w:rsidRPr="00C26C40" w:rsidRDefault="00312BC3" w:rsidP="00870DFD">
            <w:pPr>
              <w:rPr>
                <w:lang w:val="en-GB"/>
              </w:rPr>
            </w:pPr>
            <w:r w:rsidRPr="00C26C40">
              <w:rPr>
                <w:lang w:val="en-GB"/>
              </w:rPr>
              <w:t>265.500</w:t>
            </w:r>
          </w:p>
        </w:tc>
        <w:tc>
          <w:tcPr>
            <w:tcW w:w="1836" w:type="dxa"/>
          </w:tcPr>
          <w:p w14:paraId="322DBB57" w14:textId="77777777" w:rsidR="00312BC3" w:rsidRPr="00C26C40" w:rsidRDefault="00312BC3" w:rsidP="00870DFD">
            <w:pPr>
              <w:rPr>
                <w:lang w:val="en-GB"/>
              </w:rPr>
            </w:pPr>
            <w:r w:rsidRPr="00C26C40">
              <w:rPr>
                <w:lang w:val="en-GB"/>
              </w:rPr>
              <w:t>265.500</w:t>
            </w:r>
          </w:p>
        </w:tc>
        <w:tc>
          <w:tcPr>
            <w:tcW w:w="1836" w:type="dxa"/>
          </w:tcPr>
          <w:p w14:paraId="1F78C7E2" w14:textId="77777777" w:rsidR="00312BC3" w:rsidRPr="00C26C40" w:rsidRDefault="00312BC3" w:rsidP="00870DFD">
            <w:pPr>
              <w:rPr>
                <w:lang w:val="en-GB"/>
              </w:rPr>
            </w:pPr>
            <w:r w:rsidRPr="00C26C40">
              <w:rPr>
                <w:lang w:val="en-GB"/>
              </w:rPr>
              <w:t>265.500</w:t>
            </w:r>
          </w:p>
        </w:tc>
        <w:tc>
          <w:tcPr>
            <w:tcW w:w="1716" w:type="dxa"/>
          </w:tcPr>
          <w:p w14:paraId="7798E351" w14:textId="77777777" w:rsidR="00312BC3" w:rsidRPr="00C26C40" w:rsidRDefault="00312BC3" w:rsidP="00870DFD">
            <w:pPr>
              <w:rPr>
                <w:lang w:val="en-GB"/>
              </w:rPr>
            </w:pPr>
            <w:r w:rsidRPr="00C26C40">
              <w:rPr>
                <w:lang w:val="en-GB"/>
              </w:rPr>
              <w:t>0.000</w:t>
            </w:r>
          </w:p>
        </w:tc>
        <w:tc>
          <w:tcPr>
            <w:tcW w:w="1716" w:type="dxa"/>
          </w:tcPr>
          <w:p w14:paraId="3F559FCC" w14:textId="77777777" w:rsidR="00312BC3" w:rsidRPr="00C26C40" w:rsidRDefault="00312BC3" w:rsidP="00870DFD">
            <w:pPr>
              <w:rPr>
                <w:lang w:val="en-GB"/>
              </w:rPr>
            </w:pPr>
            <w:r w:rsidRPr="00C26C40">
              <w:rPr>
                <w:lang w:val="en-GB"/>
              </w:rPr>
              <w:t>0.000</w:t>
            </w:r>
          </w:p>
        </w:tc>
        <w:tc>
          <w:tcPr>
            <w:tcW w:w="1836" w:type="dxa"/>
          </w:tcPr>
          <w:p w14:paraId="52E03B3C" w14:textId="77777777" w:rsidR="00312BC3" w:rsidRPr="00C26C40" w:rsidRDefault="00312BC3" w:rsidP="00870DFD">
            <w:pPr>
              <w:rPr>
                <w:lang w:val="en-GB"/>
              </w:rPr>
            </w:pPr>
            <w:r w:rsidRPr="00C26C40">
              <w:rPr>
                <w:lang w:val="en-GB"/>
              </w:rPr>
              <w:t>245.066</w:t>
            </w:r>
          </w:p>
        </w:tc>
      </w:tr>
      <w:tr w:rsidR="00312BC3" w:rsidRPr="00C26C40" w14:paraId="2463E770" w14:textId="77777777" w:rsidTr="006A311E">
        <w:trPr>
          <w:jc w:val="center"/>
        </w:trPr>
        <w:tc>
          <w:tcPr>
            <w:tcW w:w="1442" w:type="dxa"/>
          </w:tcPr>
          <w:p w14:paraId="55EBA6BC" w14:textId="77777777" w:rsidR="00312BC3" w:rsidRPr="00C26C40" w:rsidRDefault="00312BC3" w:rsidP="00870DFD">
            <w:pPr>
              <w:rPr>
                <w:lang w:val="en-GB"/>
              </w:rPr>
            </w:pPr>
            <w:r w:rsidRPr="00C26C40">
              <w:rPr>
                <w:lang w:val="en-GB"/>
              </w:rPr>
              <w:t>TiO₂ — Mass Flow (kg/hr)</w:t>
            </w:r>
          </w:p>
        </w:tc>
        <w:tc>
          <w:tcPr>
            <w:tcW w:w="1836" w:type="dxa"/>
          </w:tcPr>
          <w:p w14:paraId="4C685FAD" w14:textId="77777777" w:rsidR="00312BC3" w:rsidRPr="00C26C40" w:rsidRDefault="00312BC3" w:rsidP="00870DFD">
            <w:pPr>
              <w:rPr>
                <w:lang w:val="en-GB"/>
              </w:rPr>
            </w:pPr>
            <w:r w:rsidRPr="00C26C40">
              <w:rPr>
                <w:lang w:val="en-GB"/>
              </w:rPr>
              <w:t>21.633</w:t>
            </w:r>
          </w:p>
        </w:tc>
        <w:tc>
          <w:tcPr>
            <w:tcW w:w="1836" w:type="dxa"/>
          </w:tcPr>
          <w:p w14:paraId="5B2B4078" w14:textId="77777777" w:rsidR="00312BC3" w:rsidRPr="00C26C40" w:rsidRDefault="00312BC3" w:rsidP="00870DFD">
            <w:pPr>
              <w:rPr>
                <w:lang w:val="en-GB"/>
              </w:rPr>
            </w:pPr>
            <w:r w:rsidRPr="00C26C40">
              <w:rPr>
                <w:lang w:val="en-GB"/>
              </w:rPr>
              <w:t>21.633</w:t>
            </w:r>
          </w:p>
        </w:tc>
        <w:tc>
          <w:tcPr>
            <w:tcW w:w="1836" w:type="dxa"/>
          </w:tcPr>
          <w:p w14:paraId="25552685" w14:textId="77777777" w:rsidR="00312BC3" w:rsidRPr="00C26C40" w:rsidRDefault="00312BC3" w:rsidP="00870DFD">
            <w:pPr>
              <w:rPr>
                <w:lang w:val="en-GB"/>
              </w:rPr>
            </w:pPr>
            <w:r w:rsidRPr="00C26C40">
              <w:rPr>
                <w:lang w:val="en-GB"/>
              </w:rPr>
              <w:t>21.633</w:t>
            </w:r>
          </w:p>
        </w:tc>
        <w:tc>
          <w:tcPr>
            <w:tcW w:w="1836" w:type="dxa"/>
          </w:tcPr>
          <w:p w14:paraId="4EB37782" w14:textId="77777777" w:rsidR="00312BC3" w:rsidRPr="00C26C40" w:rsidRDefault="00312BC3" w:rsidP="00870DFD">
            <w:pPr>
              <w:rPr>
                <w:lang w:val="en-GB"/>
              </w:rPr>
            </w:pPr>
            <w:r w:rsidRPr="00C26C40">
              <w:rPr>
                <w:lang w:val="en-GB"/>
              </w:rPr>
              <w:t>21.633</w:t>
            </w:r>
          </w:p>
        </w:tc>
        <w:tc>
          <w:tcPr>
            <w:tcW w:w="1716" w:type="dxa"/>
          </w:tcPr>
          <w:p w14:paraId="55FCA319" w14:textId="77777777" w:rsidR="00312BC3" w:rsidRPr="00C26C40" w:rsidRDefault="00312BC3" w:rsidP="00870DFD">
            <w:pPr>
              <w:rPr>
                <w:lang w:val="en-GB"/>
              </w:rPr>
            </w:pPr>
            <w:r w:rsidRPr="00C26C40">
              <w:rPr>
                <w:lang w:val="en-GB"/>
              </w:rPr>
              <w:t>0.000</w:t>
            </w:r>
          </w:p>
        </w:tc>
        <w:tc>
          <w:tcPr>
            <w:tcW w:w="1716" w:type="dxa"/>
          </w:tcPr>
          <w:p w14:paraId="5809CCFF" w14:textId="77777777" w:rsidR="00312BC3" w:rsidRPr="00C26C40" w:rsidRDefault="00312BC3" w:rsidP="00870DFD">
            <w:pPr>
              <w:rPr>
                <w:lang w:val="en-GB"/>
              </w:rPr>
            </w:pPr>
            <w:r w:rsidRPr="00C26C40">
              <w:rPr>
                <w:lang w:val="en-GB"/>
              </w:rPr>
              <w:t>0.000</w:t>
            </w:r>
          </w:p>
        </w:tc>
        <w:tc>
          <w:tcPr>
            <w:tcW w:w="1836" w:type="dxa"/>
          </w:tcPr>
          <w:p w14:paraId="0B0A4774" w14:textId="77777777" w:rsidR="00312BC3" w:rsidRPr="00C26C40" w:rsidRDefault="00312BC3" w:rsidP="00870DFD">
            <w:pPr>
              <w:rPr>
                <w:lang w:val="en-GB"/>
              </w:rPr>
            </w:pPr>
            <w:r w:rsidRPr="00C26C40">
              <w:rPr>
                <w:lang w:val="en-GB"/>
              </w:rPr>
              <w:t>19.968</w:t>
            </w:r>
          </w:p>
        </w:tc>
      </w:tr>
      <w:tr w:rsidR="00312BC3" w:rsidRPr="00C26C40" w14:paraId="4AAC813C" w14:textId="77777777" w:rsidTr="006A311E">
        <w:trPr>
          <w:jc w:val="center"/>
        </w:trPr>
        <w:tc>
          <w:tcPr>
            <w:tcW w:w="1442" w:type="dxa"/>
          </w:tcPr>
          <w:p w14:paraId="27B2734E" w14:textId="77777777" w:rsidR="00312BC3" w:rsidRPr="00C26C40" w:rsidRDefault="00312BC3" w:rsidP="00870DFD">
            <w:pPr>
              <w:rPr>
                <w:lang w:val="en-GB"/>
              </w:rPr>
            </w:pPr>
            <w:r w:rsidRPr="00C26C40">
              <w:rPr>
                <w:lang w:val="en-GB"/>
              </w:rPr>
              <w:t>PAC — Mass Flow (kg/hr)</w:t>
            </w:r>
          </w:p>
        </w:tc>
        <w:tc>
          <w:tcPr>
            <w:tcW w:w="1836" w:type="dxa"/>
          </w:tcPr>
          <w:p w14:paraId="03FE32FC" w14:textId="77777777" w:rsidR="00312BC3" w:rsidRPr="00C26C40" w:rsidRDefault="00312BC3" w:rsidP="00870DFD">
            <w:pPr>
              <w:rPr>
                <w:lang w:val="en-GB"/>
              </w:rPr>
            </w:pPr>
            <w:r w:rsidRPr="00C26C40">
              <w:rPr>
                <w:lang w:val="en-GB"/>
              </w:rPr>
              <w:t>0.000</w:t>
            </w:r>
          </w:p>
        </w:tc>
        <w:tc>
          <w:tcPr>
            <w:tcW w:w="1836" w:type="dxa"/>
          </w:tcPr>
          <w:p w14:paraId="49F69123" w14:textId="77777777" w:rsidR="00312BC3" w:rsidRPr="00C26C40" w:rsidRDefault="00312BC3" w:rsidP="00870DFD">
            <w:pPr>
              <w:rPr>
                <w:lang w:val="en-GB"/>
              </w:rPr>
            </w:pPr>
            <w:r w:rsidRPr="00C26C40">
              <w:rPr>
                <w:lang w:val="en-GB"/>
              </w:rPr>
              <w:t>0.000</w:t>
            </w:r>
          </w:p>
        </w:tc>
        <w:tc>
          <w:tcPr>
            <w:tcW w:w="1836" w:type="dxa"/>
          </w:tcPr>
          <w:p w14:paraId="132AD046" w14:textId="77777777" w:rsidR="00312BC3" w:rsidRPr="00C26C40" w:rsidRDefault="00312BC3" w:rsidP="00870DFD">
            <w:pPr>
              <w:rPr>
                <w:lang w:val="en-GB"/>
              </w:rPr>
            </w:pPr>
            <w:r w:rsidRPr="00C26C40">
              <w:rPr>
                <w:lang w:val="en-GB"/>
              </w:rPr>
              <w:t>0.000</w:t>
            </w:r>
          </w:p>
        </w:tc>
        <w:tc>
          <w:tcPr>
            <w:tcW w:w="1836" w:type="dxa"/>
          </w:tcPr>
          <w:p w14:paraId="6C84B7C3" w14:textId="77777777" w:rsidR="00312BC3" w:rsidRPr="00C26C40" w:rsidRDefault="00312BC3" w:rsidP="00870DFD">
            <w:pPr>
              <w:rPr>
                <w:lang w:val="en-GB"/>
              </w:rPr>
            </w:pPr>
            <w:r w:rsidRPr="00C26C40">
              <w:rPr>
                <w:lang w:val="en-GB"/>
              </w:rPr>
              <w:t>0.000</w:t>
            </w:r>
          </w:p>
        </w:tc>
        <w:tc>
          <w:tcPr>
            <w:tcW w:w="1716" w:type="dxa"/>
          </w:tcPr>
          <w:p w14:paraId="3A8AA5BB" w14:textId="77777777" w:rsidR="00312BC3" w:rsidRPr="00C26C40" w:rsidRDefault="00312BC3" w:rsidP="00870DFD">
            <w:pPr>
              <w:rPr>
                <w:lang w:val="en-GB"/>
              </w:rPr>
            </w:pPr>
            <w:r w:rsidRPr="00C26C40">
              <w:rPr>
                <w:lang w:val="en-GB"/>
              </w:rPr>
              <w:t>0.000</w:t>
            </w:r>
          </w:p>
        </w:tc>
        <w:tc>
          <w:tcPr>
            <w:tcW w:w="1716" w:type="dxa"/>
          </w:tcPr>
          <w:p w14:paraId="7404D45E" w14:textId="77777777" w:rsidR="00312BC3" w:rsidRPr="00C26C40" w:rsidRDefault="00312BC3" w:rsidP="00870DFD">
            <w:pPr>
              <w:rPr>
                <w:lang w:val="en-GB"/>
              </w:rPr>
            </w:pPr>
            <w:r w:rsidRPr="00C26C40">
              <w:rPr>
                <w:lang w:val="en-GB"/>
              </w:rPr>
              <w:t>0.000</w:t>
            </w:r>
          </w:p>
        </w:tc>
        <w:tc>
          <w:tcPr>
            <w:tcW w:w="1836" w:type="dxa"/>
          </w:tcPr>
          <w:p w14:paraId="78540764" w14:textId="77777777" w:rsidR="00312BC3" w:rsidRPr="00C26C40" w:rsidRDefault="00312BC3" w:rsidP="00870DFD">
            <w:pPr>
              <w:rPr>
                <w:lang w:val="en-GB"/>
              </w:rPr>
            </w:pPr>
            <w:r w:rsidRPr="00C26C40">
              <w:rPr>
                <w:lang w:val="en-GB"/>
              </w:rPr>
              <w:t>0.000</w:t>
            </w:r>
          </w:p>
        </w:tc>
      </w:tr>
      <w:tr w:rsidR="00312BC3" w:rsidRPr="00C26C40" w14:paraId="725152D9" w14:textId="77777777" w:rsidTr="006A311E">
        <w:trPr>
          <w:jc w:val="center"/>
        </w:trPr>
        <w:tc>
          <w:tcPr>
            <w:tcW w:w="1442" w:type="dxa"/>
          </w:tcPr>
          <w:p w14:paraId="56E6C904" w14:textId="77777777" w:rsidR="00312BC3" w:rsidRPr="00C26C40" w:rsidRDefault="00312BC3" w:rsidP="00870DFD">
            <w:pPr>
              <w:rPr>
                <w:lang w:val="en-GB"/>
              </w:rPr>
            </w:pPr>
            <w:r w:rsidRPr="00C26C40">
              <w:rPr>
                <w:lang w:val="en-GB"/>
              </w:rPr>
              <w:t>K₂O — Mass Flow (kg/hr)</w:t>
            </w:r>
          </w:p>
        </w:tc>
        <w:tc>
          <w:tcPr>
            <w:tcW w:w="1836" w:type="dxa"/>
          </w:tcPr>
          <w:p w14:paraId="6EBA7FB5" w14:textId="77777777" w:rsidR="00312BC3" w:rsidRPr="00C26C40" w:rsidRDefault="00312BC3" w:rsidP="00870DFD">
            <w:pPr>
              <w:rPr>
                <w:lang w:val="en-GB"/>
              </w:rPr>
            </w:pPr>
            <w:r w:rsidRPr="00C26C40">
              <w:rPr>
                <w:lang w:val="en-GB"/>
              </w:rPr>
              <w:t>4.032</w:t>
            </w:r>
          </w:p>
        </w:tc>
        <w:tc>
          <w:tcPr>
            <w:tcW w:w="1836" w:type="dxa"/>
          </w:tcPr>
          <w:p w14:paraId="03C23A1E" w14:textId="77777777" w:rsidR="00312BC3" w:rsidRPr="00C26C40" w:rsidRDefault="00312BC3" w:rsidP="00870DFD">
            <w:pPr>
              <w:rPr>
                <w:lang w:val="en-GB"/>
              </w:rPr>
            </w:pPr>
            <w:r w:rsidRPr="00C26C40">
              <w:rPr>
                <w:lang w:val="en-GB"/>
              </w:rPr>
              <w:t>4.032</w:t>
            </w:r>
          </w:p>
        </w:tc>
        <w:tc>
          <w:tcPr>
            <w:tcW w:w="1836" w:type="dxa"/>
          </w:tcPr>
          <w:p w14:paraId="4D3C5203" w14:textId="77777777" w:rsidR="00312BC3" w:rsidRPr="00C26C40" w:rsidRDefault="00312BC3" w:rsidP="00870DFD">
            <w:pPr>
              <w:rPr>
                <w:lang w:val="en-GB"/>
              </w:rPr>
            </w:pPr>
            <w:r w:rsidRPr="00C26C40">
              <w:rPr>
                <w:lang w:val="en-GB"/>
              </w:rPr>
              <w:t>4.032</w:t>
            </w:r>
          </w:p>
        </w:tc>
        <w:tc>
          <w:tcPr>
            <w:tcW w:w="1836" w:type="dxa"/>
          </w:tcPr>
          <w:p w14:paraId="1E231103" w14:textId="77777777" w:rsidR="00312BC3" w:rsidRPr="00C26C40" w:rsidRDefault="00312BC3" w:rsidP="00870DFD">
            <w:pPr>
              <w:rPr>
                <w:lang w:val="en-GB"/>
              </w:rPr>
            </w:pPr>
            <w:r w:rsidRPr="00C26C40">
              <w:rPr>
                <w:lang w:val="en-GB"/>
              </w:rPr>
              <w:t>4.032</w:t>
            </w:r>
          </w:p>
        </w:tc>
        <w:tc>
          <w:tcPr>
            <w:tcW w:w="1716" w:type="dxa"/>
          </w:tcPr>
          <w:p w14:paraId="4250645A" w14:textId="77777777" w:rsidR="00312BC3" w:rsidRPr="00C26C40" w:rsidRDefault="00312BC3" w:rsidP="00870DFD">
            <w:pPr>
              <w:rPr>
                <w:lang w:val="en-GB"/>
              </w:rPr>
            </w:pPr>
            <w:r w:rsidRPr="00C26C40">
              <w:rPr>
                <w:lang w:val="en-GB"/>
              </w:rPr>
              <w:t>0.000</w:t>
            </w:r>
          </w:p>
        </w:tc>
        <w:tc>
          <w:tcPr>
            <w:tcW w:w="1716" w:type="dxa"/>
          </w:tcPr>
          <w:p w14:paraId="21269661" w14:textId="77777777" w:rsidR="00312BC3" w:rsidRPr="00C26C40" w:rsidRDefault="00312BC3" w:rsidP="00870DFD">
            <w:pPr>
              <w:rPr>
                <w:lang w:val="en-GB"/>
              </w:rPr>
            </w:pPr>
            <w:r w:rsidRPr="00C26C40">
              <w:rPr>
                <w:lang w:val="en-GB"/>
              </w:rPr>
              <w:t>0.000</w:t>
            </w:r>
          </w:p>
        </w:tc>
        <w:tc>
          <w:tcPr>
            <w:tcW w:w="1836" w:type="dxa"/>
          </w:tcPr>
          <w:p w14:paraId="6063DE3A" w14:textId="77777777" w:rsidR="00312BC3" w:rsidRPr="00C26C40" w:rsidRDefault="00312BC3" w:rsidP="00870DFD">
            <w:pPr>
              <w:rPr>
                <w:lang w:val="en-GB"/>
              </w:rPr>
            </w:pPr>
            <w:r w:rsidRPr="00C26C40">
              <w:rPr>
                <w:lang w:val="en-GB"/>
              </w:rPr>
              <w:t>3.721</w:t>
            </w:r>
          </w:p>
        </w:tc>
      </w:tr>
      <w:tr w:rsidR="00312BC3" w:rsidRPr="00C26C40" w14:paraId="1D910EBB" w14:textId="77777777" w:rsidTr="006A311E">
        <w:trPr>
          <w:jc w:val="center"/>
        </w:trPr>
        <w:tc>
          <w:tcPr>
            <w:tcW w:w="1442" w:type="dxa"/>
          </w:tcPr>
          <w:p w14:paraId="34E451BC" w14:textId="77777777" w:rsidR="00312BC3" w:rsidRPr="00C26C40" w:rsidRDefault="00312BC3" w:rsidP="00870DFD">
            <w:pPr>
              <w:rPr>
                <w:lang w:val="en-GB"/>
              </w:rPr>
            </w:pPr>
            <w:r w:rsidRPr="00C26C40">
              <w:rPr>
                <w:lang w:val="en-GB"/>
              </w:rPr>
              <w:t>Na₂O — Mass Flow (kg/hr)</w:t>
            </w:r>
          </w:p>
        </w:tc>
        <w:tc>
          <w:tcPr>
            <w:tcW w:w="1836" w:type="dxa"/>
          </w:tcPr>
          <w:p w14:paraId="3620595D" w14:textId="77777777" w:rsidR="00312BC3" w:rsidRPr="00C26C40" w:rsidRDefault="00312BC3" w:rsidP="00870DFD">
            <w:pPr>
              <w:rPr>
                <w:lang w:val="en-GB"/>
              </w:rPr>
            </w:pPr>
            <w:r w:rsidRPr="00C26C40">
              <w:rPr>
                <w:lang w:val="en-GB"/>
              </w:rPr>
              <w:t>1.180</w:t>
            </w:r>
          </w:p>
        </w:tc>
        <w:tc>
          <w:tcPr>
            <w:tcW w:w="1836" w:type="dxa"/>
          </w:tcPr>
          <w:p w14:paraId="121103E1" w14:textId="77777777" w:rsidR="00312BC3" w:rsidRPr="00C26C40" w:rsidRDefault="00312BC3" w:rsidP="00870DFD">
            <w:pPr>
              <w:rPr>
                <w:lang w:val="en-GB"/>
              </w:rPr>
            </w:pPr>
            <w:r w:rsidRPr="00C26C40">
              <w:rPr>
                <w:lang w:val="en-GB"/>
              </w:rPr>
              <w:t>1.180</w:t>
            </w:r>
          </w:p>
        </w:tc>
        <w:tc>
          <w:tcPr>
            <w:tcW w:w="1836" w:type="dxa"/>
          </w:tcPr>
          <w:p w14:paraId="31CE7FF8" w14:textId="77777777" w:rsidR="00312BC3" w:rsidRPr="00C26C40" w:rsidRDefault="00312BC3" w:rsidP="00870DFD">
            <w:pPr>
              <w:rPr>
                <w:lang w:val="en-GB"/>
              </w:rPr>
            </w:pPr>
            <w:r w:rsidRPr="00C26C40">
              <w:rPr>
                <w:lang w:val="en-GB"/>
              </w:rPr>
              <w:t>1.180</w:t>
            </w:r>
          </w:p>
        </w:tc>
        <w:tc>
          <w:tcPr>
            <w:tcW w:w="1836" w:type="dxa"/>
          </w:tcPr>
          <w:p w14:paraId="5A100D88" w14:textId="77777777" w:rsidR="00312BC3" w:rsidRPr="00C26C40" w:rsidRDefault="00312BC3" w:rsidP="00870DFD">
            <w:pPr>
              <w:rPr>
                <w:lang w:val="en-GB"/>
              </w:rPr>
            </w:pPr>
            <w:r w:rsidRPr="00C26C40">
              <w:rPr>
                <w:lang w:val="en-GB"/>
              </w:rPr>
              <w:t>1.180</w:t>
            </w:r>
          </w:p>
        </w:tc>
        <w:tc>
          <w:tcPr>
            <w:tcW w:w="1716" w:type="dxa"/>
          </w:tcPr>
          <w:p w14:paraId="34E3FC57" w14:textId="77777777" w:rsidR="00312BC3" w:rsidRPr="00C26C40" w:rsidRDefault="00312BC3" w:rsidP="00870DFD">
            <w:pPr>
              <w:rPr>
                <w:lang w:val="en-GB"/>
              </w:rPr>
            </w:pPr>
            <w:r w:rsidRPr="00C26C40">
              <w:rPr>
                <w:lang w:val="en-GB"/>
              </w:rPr>
              <w:t>0.000</w:t>
            </w:r>
          </w:p>
        </w:tc>
        <w:tc>
          <w:tcPr>
            <w:tcW w:w="1716" w:type="dxa"/>
          </w:tcPr>
          <w:p w14:paraId="29545898" w14:textId="77777777" w:rsidR="00312BC3" w:rsidRPr="00C26C40" w:rsidRDefault="00312BC3" w:rsidP="00870DFD">
            <w:pPr>
              <w:rPr>
                <w:lang w:val="en-GB"/>
              </w:rPr>
            </w:pPr>
            <w:r w:rsidRPr="00C26C40">
              <w:rPr>
                <w:lang w:val="en-GB"/>
              </w:rPr>
              <w:t>0.000</w:t>
            </w:r>
          </w:p>
        </w:tc>
        <w:tc>
          <w:tcPr>
            <w:tcW w:w="1836" w:type="dxa"/>
          </w:tcPr>
          <w:p w14:paraId="23D78188" w14:textId="77777777" w:rsidR="00312BC3" w:rsidRPr="00C26C40" w:rsidRDefault="00312BC3" w:rsidP="00870DFD">
            <w:pPr>
              <w:rPr>
                <w:lang w:val="en-GB"/>
              </w:rPr>
            </w:pPr>
            <w:r w:rsidRPr="00C26C40">
              <w:rPr>
                <w:lang w:val="en-GB"/>
              </w:rPr>
              <w:t>1.089</w:t>
            </w:r>
          </w:p>
        </w:tc>
      </w:tr>
      <w:tr w:rsidR="00312BC3" w:rsidRPr="00C26C40" w14:paraId="3B472310" w14:textId="77777777" w:rsidTr="006A311E">
        <w:trPr>
          <w:jc w:val="center"/>
        </w:trPr>
        <w:tc>
          <w:tcPr>
            <w:tcW w:w="1442" w:type="dxa"/>
          </w:tcPr>
          <w:p w14:paraId="60EEEAFB" w14:textId="77777777" w:rsidR="00312BC3" w:rsidRPr="00C26C40" w:rsidRDefault="00312BC3" w:rsidP="00870DFD">
            <w:pPr>
              <w:rPr>
                <w:lang w:val="en-GB"/>
              </w:rPr>
            </w:pPr>
            <w:r w:rsidRPr="00C26C40">
              <w:rPr>
                <w:lang w:val="en-GB"/>
              </w:rPr>
              <w:t>MgO — Mass Flow (kg/hr)</w:t>
            </w:r>
          </w:p>
        </w:tc>
        <w:tc>
          <w:tcPr>
            <w:tcW w:w="1836" w:type="dxa"/>
          </w:tcPr>
          <w:p w14:paraId="48B99139" w14:textId="77777777" w:rsidR="00312BC3" w:rsidRPr="00C26C40" w:rsidRDefault="00312BC3" w:rsidP="00870DFD">
            <w:pPr>
              <w:rPr>
                <w:lang w:val="en-GB"/>
              </w:rPr>
            </w:pPr>
            <w:r w:rsidRPr="00C26C40">
              <w:rPr>
                <w:lang w:val="en-GB"/>
              </w:rPr>
              <w:t>0.295</w:t>
            </w:r>
          </w:p>
        </w:tc>
        <w:tc>
          <w:tcPr>
            <w:tcW w:w="1836" w:type="dxa"/>
          </w:tcPr>
          <w:p w14:paraId="12052315" w14:textId="77777777" w:rsidR="00312BC3" w:rsidRPr="00C26C40" w:rsidRDefault="00312BC3" w:rsidP="00870DFD">
            <w:pPr>
              <w:rPr>
                <w:lang w:val="en-GB"/>
              </w:rPr>
            </w:pPr>
            <w:r w:rsidRPr="00C26C40">
              <w:rPr>
                <w:lang w:val="en-GB"/>
              </w:rPr>
              <w:t>0.295</w:t>
            </w:r>
          </w:p>
        </w:tc>
        <w:tc>
          <w:tcPr>
            <w:tcW w:w="1836" w:type="dxa"/>
          </w:tcPr>
          <w:p w14:paraId="6A1F9B44" w14:textId="77777777" w:rsidR="00312BC3" w:rsidRPr="00C26C40" w:rsidRDefault="00312BC3" w:rsidP="00870DFD">
            <w:pPr>
              <w:rPr>
                <w:lang w:val="en-GB"/>
              </w:rPr>
            </w:pPr>
            <w:r w:rsidRPr="00C26C40">
              <w:rPr>
                <w:lang w:val="en-GB"/>
              </w:rPr>
              <w:t>0.295</w:t>
            </w:r>
          </w:p>
        </w:tc>
        <w:tc>
          <w:tcPr>
            <w:tcW w:w="1836" w:type="dxa"/>
          </w:tcPr>
          <w:p w14:paraId="59947A36" w14:textId="77777777" w:rsidR="00312BC3" w:rsidRPr="00C26C40" w:rsidRDefault="00312BC3" w:rsidP="00870DFD">
            <w:pPr>
              <w:rPr>
                <w:lang w:val="en-GB"/>
              </w:rPr>
            </w:pPr>
            <w:r w:rsidRPr="00C26C40">
              <w:rPr>
                <w:lang w:val="en-GB"/>
              </w:rPr>
              <w:t>0.295</w:t>
            </w:r>
          </w:p>
        </w:tc>
        <w:tc>
          <w:tcPr>
            <w:tcW w:w="1716" w:type="dxa"/>
          </w:tcPr>
          <w:p w14:paraId="302142C8" w14:textId="77777777" w:rsidR="00312BC3" w:rsidRPr="00C26C40" w:rsidRDefault="00312BC3" w:rsidP="00870DFD">
            <w:pPr>
              <w:rPr>
                <w:lang w:val="en-GB"/>
              </w:rPr>
            </w:pPr>
            <w:r w:rsidRPr="00C26C40">
              <w:rPr>
                <w:lang w:val="en-GB"/>
              </w:rPr>
              <w:t>0.000</w:t>
            </w:r>
          </w:p>
        </w:tc>
        <w:tc>
          <w:tcPr>
            <w:tcW w:w="1716" w:type="dxa"/>
          </w:tcPr>
          <w:p w14:paraId="070BD258" w14:textId="77777777" w:rsidR="00312BC3" w:rsidRPr="00C26C40" w:rsidRDefault="00312BC3" w:rsidP="00870DFD">
            <w:pPr>
              <w:rPr>
                <w:lang w:val="en-GB"/>
              </w:rPr>
            </w:pPr>
            <w:r w:rsidRPr="00C26C40">
              <w:rPr>
                <w:lang w:val="en-GB"/>
              </w:rPr>
              <w:t>0.000</w:t>
            </w:r>
          </w:p>
        </w:tc>
        <w:tc>
          <w:tcPr>
            <w:tcW w:w="1836" w:type="dxa"/>
          </w:tcPr>
          <w:p w14:paraId="6B912BB8" w14:textId="77777777" w:rsidR="00312BC3" w:rsidRPr="00C26C40" w:rsidRDefault="00312BC3" w:rsidP="00870DFD">
            <w:pPr>
              <w:rPr>
                <w:lang w:val="en-GB"/>
              </w:rPr>
            </w:pPr>
            <w:r w:rsidRPr="00C26C40">
              <w:rPr>
                <w:lang w:val="en-GB"/>
              </w:rPr>
              <w:t>0.272</w:t>
            </w:r>
          </w:p>
        </w:tc>
      </w:tr>
      <w:tr w:rsidR="00312BC3" w:rsidRPr="00C26C40" w14:paraId="55C4EB32" w14:textId="77777777" w:rsidTr="006A311E">
        <w:trPr>
          <w:jc w:val="center"/>
        </w:trPr>
        <w:tc>
          <w:tcPr>
            <w:tcW w:w="1442" w:type="dxa"/>
          </w:tcPr>
          <w:p w14:paraId="3318E1F9" w14:textId="77777777" w:rsidR="00312BC3" w:rsidRPr="00C26C40" w:rsidRDefault="00312BC3" w:rsidP="00870DFD">
            <w:pPr>
              <w:rPr>
                <w:lang w:val="en-GB"/>
              </w:rPr>
            </w:pPr>
            <w:r w:rsidRPr="00C26C40">
              <w:rPr>
                <w:lang w:val="en-GB"/>
              </w:rPr>
              <w:t>H₃O⁺ — Mass Flow (kg/hr)</w:t>
            </w:r>
          </w:p>
        </w:tc>
        <w:tc>
          <w:tcPr>
            <w:tcW w:w="1836" w:type="dxa"/>
          </w:tcPr>
          <w:p w14:paraId="5CA1DA08" w14:textId="77777777" w:rsidR="00312BC3" w:rsidRPr="00C26C40" w:rsidRDefault="00312BC3" w:rsidP="00870DFD">
            <w:pPr>
              <w:rPr>
                <w:lang w:val="en-GB"/>
              </w:rPr>
            </w:pPr>
            <w:r w:rsidRPr="00C26C40">
              <w:rPr>
                <w:lang w:val="en-GB"/>
              </w:rPr>
              <w:t>0.000</w:t>
            </w:r>
          </w:p>
        </w:tc>
        <w:tc>
          <w:tcPr>
            <w:tcW w:w="1836" w:type="dxa"/>
          </w:tcPr>
          <w:p w14:paraId="4836572C" w14:textId="77777777" w:rsidR="00312BC3" w:rsidRPr="00C26C40" w:rsidRDefault="00312BC3" w:rsidP="00870DFD">
            <w:pPr>
              <w:rPr>
                <w:lang w:val="en-GB"/>
              </w:rPr>
            </w:pPr>
            <w:r w:rsidRPr="00C26C40">
              <w:rPr>
                <w:lang w:val="en-GB"/>
              </w:rPr>
              <w:t>0.000</w:t>
            </w:r>
          </w:p>
        </w:tc>
        <w:tc>
          <w:tcPr>
            <w:tcW w:w="1836" w:type="dxa"/>
          </w:tcPr>
          <w:p w14:paraId="67BB0CE5" w14:textId="77777777" w:rsidR="00312BC3" w:rsidRPr="00C26C40" w:rsidRDefault="00312BC3" w:rsidP="00870DFD">
            <w:pPr>
              <w:rPr>
                <w:lang w:val="en-GB"/>
              </w:rPr>
            </w:pPr>
            <w:r w:rsidRPr="00C26C40">
              <w:rPr>
                <w:lang w:val="en-GB"/>
              </w:rPr>
              <w:t>0.000</w:t>
            </w:r>
          </w:p>
        </w:tc>
        <w:tc>
          <w:tcPr>
            <w:tcW w:w="1836" w:type="dxa"/>
          </w:tcPr>
          <w:p w14:paraId="0DEAAC33" w14:textId="77777777" w:rsidR="00312BC3" w:rsidRPr="00C26C40" w:rsidRDefault="00312BC3" w:rsidP="00870DFD">
            <w:pPr>
              <w:rPr>
                <w:lang w:val="en-GB"/>
              </w:rPr>
            </w:pPr>
            <w:r w:rsidRPr="00C26C40">
              <w:rPr>
                <w:lang w:val="en-GB"/>
              </w:rPr>
              <w:t>0.000</w:t>
            </w:r>
          </w:p>
        </w:tc>
        <w:tc>
          <w:tcPr>
            <w:tcW w:w="1716" w:type="dxa"/>
          </w:tcPr>
          <w:p w14:paraId="7EDCCF6E" w14:textId="77777777" w:rsidR="00312BC3" w:rsidRPr="00C26C40" w:rsidRDefault="00312BC3" w:rsidP="00870DFD">
            <w:pPr>
              <w:rPr>
                <w:lang w:val="en-GB"/>
              </w:rPr>
            </w:pPr>
            <w:r w:rsidRPr="00C26C40">
              <w:rPr>
                <w:lang w:val="en-GB"/>
              </w:rPr>
              <w:t>0.000</w:t>
            </w:r>
          </w:p>
        </w:tc>
        <w:tc>
          <w:tcPr>
            <w:tcW w:w="1716" w:type="dxa"/>
          </w:tcPr>
          <w:p w14:paraId="780EA3EC" w14:textId="77777777" w:rsidR="00312BC3" w:rsidRPr="00C26C40" w:rsidRDefault="00312BC3" w:rsidP="00870DFD">
            <w:pPr>
              <w:rPr>
                <w:lang w:val="en-GB"/>
              </w:rPr>
            </w:pPr>
            <w:r w:rsidRPr="00C26C40">
              <w:rPr>
                <w:lang w:val="en-GB"/>
              </w:rPr>
              <w:t>0.000</w:t>
            </w:r>
          </w:p>
        </w:tc>
        <w:tc>
          <w:tcPr>
            <w:tcW w:w="1836" w:type="dxa"/>
          </w:tcPr>
          <w:p w14:paraId="64B38367" w14:textId="77777777" w:rsidR="00312BC3" w:rsidRPr="00C26C40" w:rsidRDefault="00312BC3" w:rsidP="00870DFD">
            <w:pPr>
              <w:rPr>
                <w:lang w:val="en-GB"/>
              </w:rPr>
            </w:pPr>
            <w:r w:rsidRPr="00C26C40">
              <w:rPr>
                <w:lang w:val="en-GB"/>
              </w:rPr>
              <w:t>0.000</w:t>
            </w:r>
          </w:p>
        </w:tc>
      </w:tr>
      <w:tr w:rsidR="00312BC3" w:rsidRPr="00C26C40" w14:paraId="6C78B2AB" w14:textId="77777777" w:rsidTr="006A311E">
        <w:trPr>
          <w:jc w:val="center"/>
        </w:trPr>
        <w:tc>
          <w:tcPr>
            <w:tcW w:w="1442" w:type="dxa"/>
          </w:tcPr>
          <w:p w14:paraId="7E7FC2C3" w14:textId="77777777" w:rsidR="00312BC3" w:rsidRPr="00C26C40" w:rsidRDefault="00312BC3" w:rsidP="00870DFD">
            <w:pPr>
              <w:rPr>
                <w:lang w:val="en-GB"/>
              </w:rPr>
            </w:pPr>
            <w:r w:rsidRPr="00C26C40">
              <w:rPr>
                <w:lang w:val="en-GB"/>
              </w:rPr>
              <w:lastRenderedPageBreak/>
              <w:t>OH⁻ — Mass Flow (kg/hr)</w:t>
            </w:r>
          </w:p>
        </w:tc>
        <w:tc>
          <w:tcPr>
            <w:tcW w:w="1836" w:type="dxa"/>
          </w:tcPr>
          <w:p w14:paraId="065FBEBC" w14:textId="77777777" w:rsidR="00312BC3" w:rsidRPr="00C26C40" w:rsidRDefault="00312BC3" w:rsidP="00870DFD">
            <w:pPr>
              <w:rPr>
                <w:lang w:val="en-GB"/>
              </w:rPr>
            </w:pPr>
            <w:r w:rsidRPr="00C26C40">
              <w:rPr>
                <w:lang w:val="en-GB"/>
              </w:rPr>
              <w:t>0.000</w:t>
            </w:r>
          </w:p>
        </w:tc>
        <w:tc>
          <w:tcPr>
            <w:tcW w:w="1836" w:type="dxa"/>
          </w:tcPr>
          <w:p w14:paraId="2224EA92" w14:textId="77777777" w:rsidR="00312BC3" w:rsidRPr="00C26C40" w:rsidRDefault="00312BC3" w:rsidP="00870DFD">
            <w:pPr>
              <w:rPr>
                <w:lang w:val="en-GB"/>
              </w:rPr>
            </w:pPr>
            <w:r w:rsidRPr="00C26C40">
              <w:rPr>
                <w:lang w:val="en-GB"/>
              </w:rPr>
              <w:t>0.000</w:t>
            </w:r>
          </w:p>
        </w:tc>
        <w:tc>
          <w:tcPr>
            <w:tcW w:w="1836" w:type="dxa"/>
          </w:tcPr>
          <w:p w14:paraId="7D47A652" w14:textId="77777777" w:rsidR="00312BC3" w:rsidRPr="00C26C40" w:rsidRDefault="00312BC3" w:rsidP="00870DFD">
            <w:pPr>
              <w:rPr>
                <w:lang w:val="en-GB"/>
              </w:rPr>
            </w:pPr>
            <w:r w:rsidRPr="00C26C40">
              <w:rPr>
                <w:lang w:val="en-GB"/>
              </w:rPr>
              <w:t>0.000</w:t>
            </w:r>
          </w:p>
        </w:tc>
        <w:tc>
          <w:tcPr>
            <w:tcW w:w="1836" w:type="dxa"/>
          </w:tcPr>
          <w:p w14:paraId="40C49C56" w14:textId="77777777" w:rsidR="00312BC3" w:rsidRPr="00C26C40" w:rsidRDefault="00312BC3" w:rsidP="00870DFD">
            <w:pPr>
              <w:rPr>
                <w:lang w:val="en-GB"/>
              </w:rPr>
            </w:pPr>
            <w:r w:rsidRPr="00C26C40">
              <w:rPr>
                <w:lang w:val="en-GB"/>
              </w:rPr>
              <w:t>0.000</w:t>
            </w:r>
          </w:p>
        </w:tc>
        <w:tc>
          <w:tcPr>
            <w:tcW w:w="1716" w:type="dxa"/>
          </w:tcPr>
          <w:p w14:paraId="51AE7585" w14:textId="77777777" w:rsidR="00312BC3" w:rsidRPr="00C26C40" w:rsidRDefault="00312BC3" w:rsidP="00870DFD">
            <w:pPr>
              <w:rPr>
                <w:lang w:val="en-GB"/>
              </w:rPr>
            </w:pPr>
            <w:r w:rsidRPr="00C26C40">
              <w:rPr>
                <w:lang w:val="en-GB"/>
              </w:rPr>
              <w:t>0.000</w:t>
            </w:r>
          </w:p>
        </w:tc>
        <w:tc>
          <w:tcPr>
            <w:tcW w:w="1716" w:type="dxa"/>
          </w:tcPr>
          <w:p w14:paraId="2CDF46D6" w14:textId="77777777" w:rsidR="00312BC3" w:rsidRPr="00C26C40" w:rsidRDefault="00312BC3" w:rsidP="00870DFD">
            <w:pPr>
              <w:rPr>
                <w:lang w:val="en-GB"/>
              </w:rPr>
            </w:pPr>
            <w:r w:rsidRPr="00C26C40">
              <w:rPr>
                <w:lang w:val="en-GB"/>
              </w:rPr>
              <w:t>0.000</w:t>
            </w:r>
          </w:p>
        </w:tc>
        <w:tc>
          <w:tcPr>
            <w:tcW w:w="1836" w:type="dxa"/>
          </w:tcPr>
          <w:p w14:paraId="0CAD3937" w14:textId="77777777" w:rsidR="00312BC3" w:rsidRPr="00C26C40" w:rsidRDefault="00312BC3" w:rsidP="00870DFD">
            <w:pPr>
              <w:rPr>
                <w:lang w:val="en-GB"/>
              </w:rPr>
            </w:pPr>
            <w:r w:rsidRPr="00C26C40">
              <w:rPr>
                <w:lang w:val="en-GB"/>
              </w:rPr>
              <w:t>0.000</w:t>
            </w:r>
          </w:p>
        </w:tc>
      </w:tr>
      <w:tr w:rsidR="00312BC3" w:rsidRPr="00C26C40" w14:paraId="6EBBB25F" w14:textId="77777777" w:rsidTr="006A311E">
        <w:trPr>
          <w:jc w:val="center"/>
        </w:trPr>
        <w:tc>
          <w:tcPr>
            <w:tcW w:w="1442" w:type="dxa"/>
          </w:tcPr>
          <w:p w14:paraId="6D6B3318" w14:textId="77777777" w:rsidR="00312BC3" w:rsidRPr="00C26C40" w:rsidRDefault="00312BC3" w:rsidP="00870DFD">
            <w:pPr>
              <w:rPr>
                <w:lang w:val="en-GB"/>
              </w:rPr>
            </w:pPr>
            <w:r w:rsidRPr="00C26C40">
              <w:rPr>
                <w:lang w:val="en-GB"/>
              </w:rPr>
              <w:t>Cl⁻ — Mass Flow (kg/hr)</w:t>
            </w:r>
          </w:p>
        </w:tc>
        <w:tc>
          <w:tcPr>
            <w:tcW w:w="1836" w:type="dxa"/>
          </w:tcPr>
          <w:p w14:paraId="44940BFD" w14:textId="77777777" w:rsidR="00312BC3" w:rsidRPr="00C26C40" w:rsidRDefault="00312BC3" w:rsidP="00870DFD">
            <w:pPr>
              <w:rPr>
                <w:lang w:val="en-GB"/>
              </w:rPr>
            </w:pPr>
            <w:r w:rsidRPr="00C26C40">
              <w:rPr>
                <w:lang w:val="en-GB"/>
              </w:rPr>
              <w:t>0.000</w:t>
            </w:r>
          </w:p>
        </w:tc>
        <w:tc>
          <w:tcPr>
            <w:tcW w:w="1836" w:type="dxa"/>
          </w:tcPr>
          <w:p w14:paraId="7E9CD4E1" w14:textId="77777777" w:rsidR="00312BC3" w:rsidRPr="00C26C40" w:rsidRDefault="00312BC3" w:rsidP="00870DFD">
            <w:pPr>
              <w:rPr>
                <w:lang w:val="en-GB"/>
              </w:rPr>
            </w:pPr>
            <w:r w:rsidRPr="00C26C40">
              <w:rPr>
                <w:lang w:val="en-GB"/>
              </w:rPr>
              <w:t>0.000</w:t>
            </w:r>
          </w:p>
        </w:tc>
        <w:tc>
          <w:tcPr>
            <w:tcW w:w="1836" w:type="dxa"/>
          </w:tcPr>
          <w:p w14:paraId="619FB220" w14:textId="77777777" w:rsidR="00312BC3" w:rsidRPr="00C26C40" w:rsidRDefault="00312BC3" w:rsidP="00870DFD">
            <w:pPr>
              <w:rPr>
                <w:lang w:val="en-GB"/>
              </w:rPr>
            </w:pPr>
            <w:r w:rsidRPr="00C26C40">
              <w:rPr>
                <w:lang w:val="en-GB"/>
              </w:rPr>
              <w:t>0.000</w:t>
            </w:r>
          </w:p>
        </w:tc>
        <w:tc>
          <w:tcPr>
            <w:tcW w:w="1836" w:type="dxa"/>
          </w:tcPr>
          <w:p w14:paraId="46814F2A" w14:textId="77777777" w:rsidR="00312BC3" w:rsidRPr="00C26C40" w:rsidRDefault="00312BC3" w:rsidP="00870DFD">
            <w:pPr>
              <w:rPr>
                <w:lang w:val="en-GB"/>
              </w:rPr>
            </w:pPr>
            <w:r w:rsidRPr="00C26C40">
              <w:rPr>
                <w:lang w:val="en-GB"/>
              </w:rPr>
              <w:t>0.000</w:t>
            </w:r>
          </w:p>
        </w:tc>
        <w:tc>
          <w:tcPr>
            <w:tcW w:w="1716" w:type="dxa"/>
          </w:tcPr>
          <w:p w14:paraId="69C6DA6B" w14:textId="77777777" w:rsidR="00312BC3" w:rsidRPr="00C26C40" w:rsidRDefault="00312BC3" w:rsidP="00870DFD">
            <w:pPr>
              <w:rPr>
                <w:lang w:val="en-GB"/>
              </w:rPr>
            </w:pPr>
            <w:r w:rsidRPr="00C26C40">
              <w:rPr>
                <w:lang w:val="en-GB"/>
              </w:rPr>
              <w:t>0.000</w:t>
            </w:r>
          </w:p>
        </w:tc>
        <w:tc>
          <w:tcPr>
            <w:tcW w:w="1716" w:type="dxa"/>
          </w:tcPr>
          <w:p w14:paraId="0CB624C0" w14:textId="77777777" w:rsidR="00312BC3" w:rsidRPr="00C26C40" w:rsidRDefault="00312BC3" w:rsidP="00870DFD">
            <w:pPr>
              <w:rPr>
                <w:lang w:val="en-GB"/>
              </w:rPr>
            </w:pPr>
            <w:r w:rsidRPr="00C26C40">
              <w:rPr>
                <w:lang w:val="en-GB"/>
              </w:rPr>
              <w:t>0.000</w:t>
            </w:r>
          </w:p>
        </w:tc>
        <w:tc>
          <w:tcPr>
            <w:tcW w:w="1836" w:type="dxa"/>
          </w:tcPr>
          <w:p w14:paraId="42AC801D" w14:textId="77777777" w:rsidR="00312BC3" w:rsidRPr="00C26C40" w:rsidRDefault="00312BC3" w:rsidP="00870DFD">
            <w:pPr>
              <w:rPr>
                <w:lang w:val="en-GB"/>
              </w:rPr>
            </w:pPr>
            <w:r w:rsidRPr="00C26C40">
              <w:rPr>
                <w:lang w:val="en-GB"/>
              </w:rPr>
              <w:t>0.000</w:t>
            </w:r>
          </w:p>
        </w:tc>
      </w:tr>
      <w:tr w:rsidR="00312BC3" w:rsidRPr="00C26C40" w14:paraId="19ECC779" w14:textId="77777777" w:rsidTr="006A311E">
        <w:trPr>
          <w:jc w:val="center"/>
        </w:trPr>
        <w:tc>
          <w:tcPr>
            <w:tcW w:w="1442" w:type="dxa"/>
          </w:tcPr>
          <w:p w14:paraId="31B6DE8C" w14:textId="77777777" w:rsidR="00312BC3" w:rsidRPr="00C26C40" w:rsidRDefault="00312BC3" w:rsidP="00870DFD">
            <w:pPr>
              <w:rPr>
                <w:lang w:val="en-GB"/>
              </w:rPr>
            </w:pPr>
            <w:r w:rsidRPr="00C26C40">
              <w:rPr>
                <w:lang w:val="en-GB"/>
              </w:rPr>
              <w:t>Al³⁺ — Mass Flow (kg/hr)</w:t>
            </w:r>
          </w:p>
        </w:tc>
        <w:tc>
          <w:tcPr>
            <w:tcW w:w="1836" w:type="dxa"/>
          </w:tcPr>
          <w:p w14:paraId="4F847A66" w14:textId="77777777" w:rsidR="00312BC3" w:rsidRPr="00C26C40" w:rsidRDefault="00312BC3" w:rsidP="00870DFD">
            <w:pPr>
              <w:rPr>
                <w:lang w:val="en-GB"/>
              </w:rPr>
            </w:pPr>
            <w:r w:rsidRPr="00C26C40">
              <w:rPr>
                <w:lang w:val="en-GB"/>
              </w:rPr>
              <w:t>0.000</w:t>
            </w:r>
          </w:p>
        </w:tc>
        <w:tc>
          <w:tcPr>
            <w:tcW w:w="1836" w:type="dxa"/>
          </w:tcPr>
          <w:p w14:paraId="28587738" w14:textId="77777777" w:rsidR="00312BC3" w:rsidRPr="00C26C40" w:rsidRDefault="00312BC3" w:rsidP="00870DFD">
            <w:pPr>
              <w:rPr>
                <w:lang w:val="en-GB"/>
              </w:rPr>
            </w:pPr>
            <w:r w:rsidRPr="00C26C40">
              <w:rPr>
                <w:lang w:val="en-GB"/>
              </w:rPr>
              <w:t>0.000</w:t>
            </w:r>
          </w:p>
        </w:tc>
        <w:tc>
          <w:tcPr>
            <w:tcW w:w="1836" w:type="dxa"/>
          </w:tcPr>
          <w:p w14:paraId="64E262DA" w14:textId="77777777" w:rsidR="00312BC3" w:rsidRPr="00C26C40" w:rsidRDefault="00312BC3" w:rsidP="00870DFD">
            <w:pPr>
              <w:rPr>
                <w:lang w:val="en-GB"/>
              </w:rPr>
            </w:pPr>
            <w:r w:rsidRPr="00C26C40">
              <w:rPr>
                <w:lang w:val="en-GB"/>
              </w:rPr>
              <w:t>0.000</w:t>
            </w:r>
          </w:p>
        </w:tc>
        <w:tc>
          <w:tcPr>
            <w:tcW w:w="1836" w:type="dxa"/>
          </w:tcPr>
          <w:p w14:paraId="5BF73849" w14:textId="77777777" w:rsidR="00312BC3" w:rsidRPr="00C26C40" w:rsidRDefault="00312BC3" w:rsidP="00870DFD">
            <w:pPr>
              <w:rPr>
                <w:lang w:val="en-GB"/>
              </w:rPr>
            </w:pPr>
            <w:r w:rsidRPr="00C26C40">
              <w:rPr>
                <w:lang w:val="en-GB"/>
              </w:rPr>
              <w:t>0.000</w:t>
            </w:r>
          </w:p>
        </w:tc>
        <w:tc>
          <w:tcPr>
            <w:tcW w:w="1716" w:type="dxa"/>
          </w:tcPr>
          <w:p w14:paraId="3637225C" w14:textId="77777777" w:rsidR="00312BC3" w:rsidRPr="00C26C40" w:rsidRDefault="00312BC3" w:rsidP="00870DFD">
            <w:pPr>
              <w:rPr>
                <w:lang w:val="en-GB"/>
              </w:rPr>
            </w:pPr>
            <w:r w:rsidRPr="00C26C40">
              <w:rPr>
                <w:lang w:val="en-GB"/>
              </w:rPr>
              <w:t>0.000</w:t>
            </w:r>
          </w:p>
        </w:tc>
        <w:tc>
          <w:tcPr>
            <w:tcW w:w="1716" w:type="dxa"/>
          </w:tcPr>
          <w:p w14:paraId="7C2DF517" w14:textId="77777777" w:rsidR="00312BC3" w:rsidRPr="00C26C40" w:rsidRDefault="00312BC3" w:rsidP="00870DFD">
            <w:pPr>
              <w:rPr>
                <w:lang w:val="en-GB"/>
              </w:rPr>
            </w:pPr>
            <w:r w:rsidRPr="00C26C40">
              <w:rPr>
                <w:lang w:val="en-GB"/>
              </w:rPr>
              <w:t>0.000</w:t>
            </w:r>
          </w:p>
        </w:tc>
        <w:tc>
          <w:tcPr>
            <w:tcW w:w="1836" w:type="dxa"/>
          </w:tcPr>
          <w:p w14:paraId="0A20731D" w14:textId="77777777" w:rsidR="00312BC3" w:rsidRPr="00C26C40" w:rsidRDefault="00312BC3" w:rsidP="00870DFD">
            <w:pPr>
              <w:rPr>
                <w:lang w:val="en-GB"/>
              </w:rPr>
            </w:pPr>
            <w:r w:rsidRPr="00C26C40">
              <w:rPr>
                <w:lang w:val="en-GB"/>
              </w:rPr>
              <w:t>0.000</w:t>
            </w:r>
          </w:p>
        </w:tc>
      </w:tr>
      <w:tr w:rsidR="00312BC3" w:rsidRPr="00C26C40" w14:paraId="66D3FB4B" w14:textId="77777777" w:rsidTr="006A311E">
        <w:trPr>
          <w:jc w:val="center"/>
        </w:trPr>
        <w:tc>
          <w:tcPr>
            <w:tcW w:w="1442" w:type="dxa"/>
          </w:tcPr>
          <w:p w14:paraId="2BAD3FAE" w14:textId="77777777" w:rsidR="00312BC3" w:rsidRPr="00C26C40" w:rsidRDefault="00312BC3" w:rsidP="00870DFD">
            <w:pPr>
              <w:rPr>
                <w:lang w:val="en-GB"/>
              </w:rPr>
            </w:pPr>
            <w:r w:rsidRPr="00C26C40">
              <w:rPr>
                <w:lang w:val="en-GB"/>
              </w:rPr>
              <w:t>Fe₂(OH)₂ — Mass Flow (kg/hr)</w:t>
            </w:r>
          </w:p>
        </w:tc>
        <w:tc>
          <w:tcPr>
            <w:tcW w:w="1836" w:type="dxa"/>
          </w:tcPr>
          <w:p w14:paraId="3070BE12" w14:textId="77777777" w:rsidR="00312BC3" w:rsidRPr="00C26C40" w:rsidRDefault="00312BC3" w:rsidP="00870DFD">
            <w:pPr>
              <w:rPr>
                <w:lang w:val="en-GB"/>
              </w:rPr>
            </w:pPr>
            <w:r w:rsidRPr="00C26C40">
              <w:rPr>
                <w:lang w:val="en-GB"/>
              </w:rPr>
              <w:t>0.000</w:t>
            </w:r>
          </w:p>
        </w:tc>
        <w:tc>
          <w:tcPr>
            <w:tcW w:w="1836" w:type="dxa"/>
          </w:tcPr>
          <w:p w14:paraId="7038736E" w14:textId="77777777" w:rsidR="00312BC3" w:rsidRPr="00C26C40" w:rsidRDefault="00312BC3" w:rsidP="00870DFD">
            <w:pPr>
              <w:rPr>
                <w:lang w:val="en-GB"/>
              </w:rPr>
            </w:pPr>
            <w:r w:rsidRPr="00C26C40">
              <w:rPr>
                <w:lang w:val="en-GB"/>
              </w:rPr>
              <w:t>0.000</w:t>
            </w:r>
          </w:p>
        </w:tc>
        <w:tc>
          <w:tcPr>
            <w:tcW w:w="1836" w:type="dxa"/>
          </w:tcPr>
          <w:p w14:paraId="40B13A52" w14:textId="77777777" w:rsidR="00312BC3" w:rsidRPr="00C26C40" w:rsidRDefault="00312BC3" w:rsidP="00870DFD">
            <w:pPr>
              <w:rPr>
                <w:lang w:val="en-GB"/>
              </w:rPr>
            </w:pPr>
            <w:r w:rsidRPr="00C26C40">
              <w:rPr>
                <w:lang w:val="en-GB"/>
              </w:rPr>
              <w:t>0.000</w:t>
            </w:r>
          </w:p>
        </w:tc>
        <w:tc>
          <w:tcPr>
            <w:tcW w:w="1836" w:type="dxa"/>
          </w:tcPr>
          <w:p w14:paraId="6A174343" w14:textId="77777777" w:rsidR="00312BC3" w:rsidRPr="00C26C40" w:rsidRDefault="00312BC3" w:rsidP="00870DFD">
            <w:pPr>
              <w:rPr>
                <w:lang w:val="en-GB"/>
              </w:rPr>
            </w:pPr>
            <w:r w:rsidRPr="00C26C40">
              <w:rPr>
                <w:lang w:val="en-GB"/>
              </w:rPr>
              <w:t>0.000</w:t>
            </w:r>
          </w:p>
        </w:tc>
        <w:tc>
          <w:tcPr>
            <w:tcW w:w="1716" w:type="dxa"/>
          </w:tcPr>
          <w:p w14:paraId="197C5BA0" w14:textId="77777777" w:rsidR="00312BC3" w:rsidRPr="00C26C40" w:rsidRDefault="00312BC3" w:rsidP="00870DFD">
            <w:pPr>
              <w:rPr>
                <w:lang w:val="en-GB"/>
              </w:rPr>
            </w:pPr>
            <w:r w:rsidRPr="00C26C40">
              <w:rPr>
                <w:lang w:val="en-GB"/>
              </w:rPr>
              <w:t>0.000</w:t>
            </w:r>
          </w:p>
        </w:tc>
        <w:tc>
          <w:tcPr>
            <w:tcW w:w="1716" w:type="dxa"/>
          </w:tcPr>
          <w:p w14:paraId="52D3CD62" w14:textId="77777777" w:rsidR="00312BC3" w:rsidRPr="00C26C40" w:rsidRDefault="00312BC3" w:rsidP="00870DFD">
            <w:pPr>
              <w:rPr>
                <w:lang w:val="en-GB"/>
              </w:rPr>
            </w:pPr>
            <w:r w:rsidRPr="00C26C40">
              <w:rPr>
                <w:lang w:val="en-GB"/>
              </w:rPr>
              <w:t>0.000</w:t>
            </w:r>
          </w:p>
        </w:tc>
        <w:tc>
          <w:tcPr>
            <w:tcW w:w="1836" w:type="dxa"/>
          </w:tcPr>
          <w:p w14:paraId="227B14A6" w14:textId="77777777" w:rsidR="00312BC3" w:rsidRPr="00C26C40" w:rsidRDefault="00312BC3" w:rsidP="00870DFD">
            <w:pPr>
              <w:rPr>
                <w:lang w:val="en-GB"/>
              </w:rPr>
            </w:pPr>
            <w:r w:rsidRPr="00C26C40">
              <w:rPr>
                <w:lang w:val="en-GB"/>
              </w:rPr>
              <w:t>0.000</w:t>
            </w:r>
          </w:p>
        </w:tc>
      </w:tr>
      <w:tr w:rsidR="00312BC3" w:rsidRPr="00C26C40" w14:paraId="2F52CAD5" w14:textId="77777777" w:rsidTr="006A311E">
        <w:trPr>
          <w:jc w:val="center"/>
        </w:trPr>
        <w:tc>
          <w:tcPr>
            <w:tcW w:w="1442" w:type="dxa"/>
          </w:tcPr>
          <w:p w14:paraId="6D5C6806" w14:textId="77777777" w:rsidR="00312BC3" w:rsidRPr="00C26C40" w:rsidRDefault="00312BC3" w:rsidP="00870DFD">
            <w:pPr>
              <w:rPr>
                <w:lang w:val="en-GB"/>
              </w:rPr>
            </w:pPr>
            <w:r w:rsidRPr="00C26C40">
              <w:rPr>
                <w:lang w:val="en-GB"/>
              </w:rPr>
              <w:t>Fe³⁺ — Mass Flow (kg/hr)</w:t>
            </w:r>
          </w:p>
        </w:tc>
        <w:tc>
          <w:tcPr>
            <w:tcW w:w="1836" w:type="dxa"/>
          </w:tcPr>
          <w:p w14:paraId="0D0FB115" w14:textId="77777777" w:rsidR="00312BC3" w:rsidRPr="00C26C40" w:rsidRDefault="00312BC3" w:rsidP="00870DFD">
            <w:pPr>
              <w:rPr>
                <w:lang w:val="en-GB"/>
              </w:rPr>
            </w:pPr>
            <w:r w:rsidRPr="00C26C40">
              <w:rPr>
                <w:lang w:val="en-GB"/>
              </w:rPr>
              <w:t>0.000</w:t>
            </w:r>
          </w:p>
        </w:tc>
        <w:tc>
          <w:tcPr>
            <w:tcW w:w="1836" w:type="dxa"/>
          </w:tcPr>
          <w:p w14:paraId="2E0932B2" w14:textId="77777777" w:rsidR="00312BC3" w:rsidRPr="00C26C40" w:rsidRDefault="00312BC3" w:rsidP="00870DFD">
            <w:pPr>
              <w:rPr>
                <w:lang w:val="en-GB"/>
              </w:rPr>
            </w:pPr>
            <w:r w:rsidRPr="00C26C40">
              <w:rPr>
                <w:lang w:val="en-GB"/>
              </w:rPr>
              <w:t>0.000</w:t>
            </w:r>
          </w:p>
        </w:tc>
        <w:tc>
          <w:tcPr>
            <w:tcW w:w="1836" w:type="dxa"/>
          </w:tcPr>
          <w:p w14:paraId="31EA95C1" w14:textId="77777777" w:rsidR="00312BC3" w:rsidRPr="00C26C40" w:rsidRDefault="00312BC3" w:rsidP="00870DFD">
            <w:pPr>
              <w:rPr>
                <w:lang w:val="en-GB"/>
              </w:rPr>
            </w:pPr>
            <w:r w:rsidRPr="00C26C40">
              <w:rPr>
                <w:lang w:val="en-GB"/>
              </w:rPr>
              <w:t>0.000</w:t>
            </w:r>
          </w:p>
        </w:tc>
        <w:tc>
          <w:tcPr>
            <w:tcW w:w="1836" w:type="dxa"/>
          </w:tcPr>
          <w:p w14:paraId="0F7FE4B5" w14:textId="77777777" w:rsidR="00312BC3" w:rsidRPr="00C26C40" w:rsidRDefault="00312BC3" w:rsidP="00870DFD">
            <w:pPr>
              <w:rPr>
                <w:lang w:val="en-GB"/>
              </w:rPr>
            </w:pPr>
            <w:r w:rsidRPr="00C26C40">
              <w:rPr>
                <w:lang w:val="en-GB"/>
              </w:rPr>
              <w:t>0.000</w:t>
            </w:r>
          </w:p>
        </w:tc>
        <w:tc>
          <w:tcPr>
            <w:tcW w:w="1716" w:type="dxa"/>
          </w:tcPr>
          <w:p w14:paraId="3875B431" w14:textId="77777777" w:rsidR="00312BC3" w:rsidRPr="00C26C40" w:rsidRDefault="00312BC3" w:rsidP="00870DFD">
            <w:pPr>
              <w:rPr>
                <w:lang w:val="en-GB"/>
              </w:rPr>
            </w:pPr>
            <w:r w:rsidRPr="00C26C40">
              <w:rPr>
                <w:lang w:val="en-GB"/>
              </w:rPr>
              <w:t>0.000</w:t>
            </w:r>
          </w:p>
        </w:tc>
        <w:tc>
          <w:tcPr>
            <w:tcW w:w="1716" w:type="dxa"/>
          </w:tcPr>
          <w:p w14:paraId="168E9DBC" w14:textId="77777777" w:rsidR="00312BC3" w:rsidRPr="00C26C40" w:rsidRDefault="00312BC3" w:rsidP="00870DFD">
            <w:pPr>
              <w:rPr>
                <w:lang w:val="en-GB"/>
              </w:rPr>
            </w:pPr>
            <w:r w:rsidRPr="00C26C40">
              <w:rPr>
                <w:lang w:val="en-GB"/>
              </w:rPr>
              <w:t>0.000</w:t>
            </w:r>
          </w:p>
        </w:tc>
        <w:tc>
          <w:tcPr>
            <w:tcW w:w="1836" w:type="dxa"/>
          </w:tcPr>
          <w:p w14:paraId="7845F848" w14:textId="77777777" w:rsidR="00312BC3" w:rsidRPr="00C26C40" w:rsidRDefault="00312BC3" w:rsidP="00870DFD">
            <w:pPr>
              <w:rPr>
                <w:lang w:val="en-GB"/>
              </w:rPr>
            </w:pPr>
            <w:r w:rsidRPr="00C26C40">
              <w:rPr>
                <w:lang w:val="en-GB"/>
              </w:rPr>
              <w:t>0.000</w:t>
            </w:r>
          </w:p>
        </w:tc>
      </w:tr>
      <w:tr w:rsidR="00312BC3" w:rsidRPr="00C26C40" w14:paraId="17B5941F" w14:textId="77777777" w:rsidTr="006A311E">
        <w:trPr>
          <w:jc w:val="center"/>
        </w:trPr>
        <w:tc>
          <w:tcPr>
            <w:tcW w:w="1442" w:type="dxa"/>
          </w:tcPr>
          <w:p w14:paraId="163C1DC8" w14:textId="77777777" w:rsidR="00312BC3" w:rsidRPr="00C26C40" w:rsidRDefault="00312BC3" w:rsidP="00870DFD">
            <w:pPr>
              <w:rPr>
                <w:lang w:val="en-GB"/>
              </w:rPr>
            </w:pPr>
            <w:r w:rsidRPr="00C26C40">
              <w:rPr>
                <w:lang w:val="en-GB"/>
              </w:rPr>
              <w:t>FeOH²⁺ — Mass Flow (kg/hr)</w:t>
            </w:r>
          </w:p>
        </w:tc>
        <w:tc>
          <w:tcPr>
            <w:tcW w:w="1836" w:type="dxa"/>
          </w:tcPr>
          <w:p w14:paraId="1B4F3150" w14:textId="77777777" w:rsidR="00312BC3" w:rsidRPr="00C26C40" w:rsidRDefault="00312BC3" w:rsidP="00870DFD">
            <w:pPr>
              <w:rPr>
                <w:lang w:val="en-GB"/>
              </w:rPr>
            </w:pPr>
            <w:r w:rsidRPr="00C26C40">
              <w:rPr>
                <w:lang w:val="en-GB"/>
              </w:rPr>
              <w:t>0.000</w:t>
            </w:r>
          </w:p>
        </w:tc>
        <w:tc>
          <w:tcPr>
            <w:tcW w:w="1836" w:type="dxa"/>
          </w:tcPr>
          <w:p w14:paraId="4823919E" w14:textId="77777777" w:rsidR="00312BC3" w:rsidRPr="00C26C40" w:rsidRDefault="00312BC3" w:rsidP="00870DFD">
            <w:pPr>
              <w:rPr>
                <w:lang w:val="en-GB"/>
              </w:rPr>
            </w:pPr>
            <w:r w:rsidRPr="00C26C40">
              <w:rPr>
                <w:lang w:val="en-GB"/>
              </w:rPr>
              <w:t>0.000</w:t>
            </w:r>
          </w:p>
        </w:tc>
        <w:tc>
          <w:tcPr>
            <w:tcW w:w="1836" w:type="dxa"/>
          </w:tcPr>
          <w:p w14:paraId="17964626" w14:textId="77777777" w:rsidR="00312BC3" w:rsidRPr="00C26C40" w:rsidRDefault="00312BC3" w:rsidP="00870DFD">
            <w:pPr>
              <w:rPr>
                <w:lang w:val="en-GB"/>
              </w:rPr>
            </w:pPr>
            <w:r w:rsidRPr="00C26C40">
              <w:rPr>
                <w:lang w:val="en-GB"/>
              </w:rPr>
              <w:t>0.000</w:t>
            </w:r>
          </w:p>
        </w:tc>
        <w:tc>
          <w:tcPr>
            <w:tcW w:w="1836" w:type="dxa"/>
          </w:tcPr>
          <w:p w14:paraId="7B0DDAEB" w14:textId="77777777" w:rsidR="00312BC3" w:rsidRPr="00C26C40" w:rsidRDefault="00312BC3" w:rsidP="00870DFD">
            <w:pPr>
              <w:rPr>
                <w:lang w:val="en-GB"/>
              </w:rPr>
            </w:pPr>
            <w:r w:rsidRPr="00C26C40">
              <w:rPr>
                <w:lang w:val="en-GB"/>
              </w:rPr>
              <w:t>0.000</w:t>
            </w:r>
          </w:p>
        </w:tc>
        <w:tc>
          <w:tcPr>
            <w:tcW w:w="1716" w:type="dxa"/>
          </w:tcPr>
          <w:p w14:paraId="5D9475A3" w14:textId="77777777" w:rsidR="00312BC3" w:rsidRPr="00C26C40" w:rsidRDefault="00312BC3" w:rsidP="00870DFD">
            <w:pPr>
              <w:rPr>
                <w:lang w:val="en-GB"/>
              </w:rPr>
            </w:pPr>
            <w:r w:rsidRPr="00C26C40">
              <w:rPr>
                <w:lang w:val="en-GB"/>
              </w:rPr>
              <w:t>0.000</w:t>
            </w:r>
          </w:p>
        </w:tc>
        <w:tc>
          <w:tcPr>
            <w:tcW w:w="1716" w:type="dxa"/>
          </w:tcPr>
          <w:p w14:paraId="2371C941" w14:textId="77777777" w:rsidR="00312BC3" w:rsidRPr="00C26C40" w:rsidRDefault="00312BC3" w:rsidP="00870DFD">
            <w:pPr>
              <w:rPr>
                <w:lang w:val="en-GB"/>
              </w:rPr>
            </w:pPr>
            <w:r w:rsidRPr="00C26C40">
              <w:rPr>
                <w:lang w:val="en-GB"/>
              </w:rPr>
              <w:t>0.000</w:t>
            </w:r>
          </w:p>
        </w:tc>
        <w:tc>
          <w:tcPr>
            <w:tcW w:w="1836" w:type="dxa"/>
          </w:tcPr>
          <w:p w14:paraId="5F4290B0" w14:textId="77777777" w:rsidR="00312BC3" w:rsidRPr="00C26C40" w:rsidRDefault="00312BC3" w:rsidP="00870DFD">
            <w:pPr>
              <w:rPr>
                <w:lang w:val="en-GB"/>
              </w:rPr>
            </w:pPr>
            <w:r w:rsidRPr="00C26C40">
              <w:rPr>
                <w:lang w:val="en-GB"/>
              </w:rPr>
              <w:t>0.000</w:t>
            </w:r>
          </w:p>
        </w:tc>
      </w:tr>
      <w:tr w:rsidR="00312BC3" w:rsidRPr="00C26C40" w14:paraId="6FDFBC30" w14:textId="77777777" w:rsidTr="006A311E">
        <w:trPr>
          <w:jc w:val="center"/>
        </w:trPr>
        <w:tc>
          <w:tcPr>
            <w:tcW w:w="1442" w:type="dxa"/>
          </w:tcPr>
          <w:p w14:paraId="2C00171F" w14:textId="77777777" w:rsidR="00312BC3" w:rsidRPr="00C26C40" w:rsidRDefault="00312BC3" w:rsidP="00870DFD">
            <w:pPr>
              <w:rPr>
                <w:lang w:val="en-GB"/>
              </w:rPr>
            </w:pPr>
            <w:r w:rsidRPr="00C26C40">
              <w:rPr>
                <w:lang w:val="en-GB"/>
              </w:rPr>
              <w:t>Fe(OH)₂⁺ — Mass Flow (kg/hr)</w:t>
            </w:r>
          </w:p>
        </w:tc>
        <w:tc>
          <w:tcPr>
            <w:tcW w:w="1836" w:type="dxa"/>
          </w:tcPr>
          <w:p w14:paraId="1A83BA09" w14:textId="77777777" w:rsidR="00312BC3" w:rsidRPr="00C26C40" w:rsidRDefault="00312BC3" w:rsidP="00870DFD">
            <w:pPr>
              <w:rPr>
                <w:lang w:val="en-GB"/>
              </w:rPr>
            </w:pPr>
            <w:r w:rsidRPr="00C26C40">
              <w:rPr>
                <w:lang w:val="en-GB"/>
              </w:rPr>
              <w:t>0.000</w:t>
            </w:r>
          </w:p>
        </w:tc>
        <w:tc>
          <w:tcPr>
            <w:tcW w:w="1836" w:type="dxa"/>
          </w:tcPr>
          <w:p w14:paraId="4A84A078" w14:textId="77777777" w:rsidR="00312BC3" w:rsidRPr="00C26C40" w:rsidRDefault="00312BC3" w:rsidP="00870DFD">
            <w:pPr>
              <w:rPr>
                <w:lang w:val="en-GB"/>
              </w:rPr>
            </w:pPr>
            <w:r w:rsidRPr="00C26C40">
              <w:rPr>
                <w:lang w:val="en-GB"/>
              </w:rPr>
              <w:t>0.000</w:t>
            </w:r>
          </w:p>
        </w:tc>
        <w:tc>
          <w:tcPr>
            <w:tcW w:w="1836" w:type="dxa"/>
          </w:tcPr>
          <w:p w14:paraId="5D0CF415" w14:textId="77777777" w:rsidR="00312BC3" w:rsidRPr="00C26C40" w:rsidRDefault="00312BC3" w:rsidP="00870DFD">
            <w:pPr>
              <w:rPr>
                <w:lang w:val="en-GB"/>
              </w:rPr>
            </w:pPr>
            <w:r w:rsidRPr="00C26C40">
              <w:rPr>
                <w:lang w:val="en-GB"/>
              </w:rPr>
              <w:t>0.000</w:t>
            </w:r>
          </w:p>
        </w:tc>
        <w:tc>
          <w:tcPr>
            <w:tcW w:w="1836" w:type="dxa"/>
          </w:tcPr>
          <w:p w14:paraId="54FCB753" w14:textId="77777777" w:rsidR="00312BC3" w:rsidRPr="00C26C40" w:rsidRDefault="00312BC3" w:rsidP="00870DFD">
            <w:pPr>
              <w:rPr>
                <w:lang w:val="en-GB"/>
              </w:rPr>
            </w:pPr>
            <w:r w:rsidRPr="00C26C40">
              <w:rPr>
                <w:lang w:val="en-GB"/>
              </w:rPr>
              <w:t>0.000</w:t>
            </w:r>
          </w:p>
        </w:tc>
        <w:tc>
          <w:tcPr>
            <w:tcW w:w="1716" w:type="dxa"/>
          </w:tcPr>
          <w:p w14:paraId="7E11C1FE" w14:textId="77777777" w:rsidR="00312BC3" w:rsidRPr="00C26C40" w:rsidRDefault="00312BC3" w:rsidP="00870DFD">
            <w:pPr>
              <w:rPr>
                <w:lang w:val="en-GB"/>
              </w:rPr>
            </w:pPr>
            <w:r w:rsidRPr="00C26C40">
              <w:rPr>
                <w:lang w:val="en-GB"/>
              </w:rPr>
              <w:t>0.000</w:t>
            </w:r>
          </w:p>
        </w:tc>
        <w:tc>
          <w:tcPr>
            <w:tcW w:w="1716" w:type="dxa"/>
          </w:tcPr>
          <w:p w14:paraId="0A4C1B1F" w14:textId="77777777" w:rsidR="00312BC3" w:rsidRPr="00C26C40" w:rsidRDefault="00312BC3" w:rsidP="00870DFD">
            <w:pPr>
              <w:rPr>
                <w:lang w:val="en-GB"/>
              </w:rPr>
            </w:pPr>
            <w:r w:rsidRPr="00C26C40">
              <w:rPr>
                <w:lang w:val="en-GB"/>
              </w:rPr>
              <w:t>0.000</w:t>
            </w:r>
          </w:p>
        </w:tc>
        <w:tc>
          <w:tcPr>
            <w:tcW w:w="1836" w:type="dxa"/>
          </w:tcPr>
          <w:p w14:paraId="24B932D4" w14:textId="77777777" w:rsidR="00312BC3" w:rsidRPr="00C26C40" w:rsidRDefault="00312BC3" w:rsidP="00870DFD">
            <w:pPr>
              <w:rPr>
                <w:lang w:val="en-GB"/>
              </w:rPr>
            </w:pPr>
            <w:r w:rsidRPr="00C26C40">
              <w:rPr>
                <w:lang w:val="en-GB"/>
              </w:rPr>
              <w:t>0.000</w:t>
            </w:r>
          </w:p>
        </w:tc>
      </w:tr>
      <w:tr w:rsidR="00312BC3" w:rsidRPr="00C26C40" w14:paraId="5058E058" w14:textId="77777777" w:rsidTr="006A311E">
        <w:trPr>
          <w:jc w:val="center"/>
        </w:trPr>
        <w:tc>
          <w:tcPr>
            <w:tcW w:w="1442" w:type="dxa"/>
          </w:tcPr>
          <w:p w14:paraId="75438115" w14:textId="77777777" w:rsidR="00312BC3" w:rsidRPr="00C26C40" w:rsidRDefault="00312BC3" w:rsidP="00870DFD">
            <w:pPr>
              <w:rPr>
                <w:lang w:val="en-GB"/>
              </w:rPr>
            </w:pPr>
            <w:r w:rsidRPr="00C26C40">
              <w:rPr>
                <w:lang w:val="en-GB"/>
              </w:rPr>
              <w:t>Ca²⁺ — Mass Flow (kg/hr)</w:t>
            </w:r>
          </w:p>
        </w:tc>
        <w:tc>
          <w:tcPr>
            <w:tcW w:w="1836" w:type="dxa"/>
          </w:tcPr>
          <w:p w14:paraId="39BC0860" w14:textId="77777777" w:rsidR="00312BC3" w:rsidRPr="00C26C40" w:rsidRDefault="00312BC3" w:rsidP="00870DFD">
            <w:pPr>
              <w:rPr>
                <w:lang w:val="en-GB"/>
              </w:rPr>
            </w:pPr>
            <w:r w:rsidRPr="00C26C40">
              <w:rPr>
                <w:lang w:val="en-GB"/>
              </w:rPr>
              <w:t>0.000</w:t>
            </w:r>
          </w:p>
        </w:tc>
        <w:tc>
          <w:tcPr>
            <w:tcW w:w="1836" w:type="dxa"/>
          </w:tcPr>
          <w:p w14:paraId="7D9A2D8D" w14:textId="77777777" w:rsidR="00312BC3" w:rsidRPr="00C26C40" w:rsidRDefault="00312BC3" w:rsidP="00870DFD">
            <w:pPr>
              <w:rPr>
                <w:lang w:val="en-GB"/>
              </w:rPr>
            </w:pPr>
            <w:r w:rsidRPr="00C26C40">
              <w:rPr>
                <w:lang w:val="en-GB"/>
              </w:rPr>
              <w:t>0.000</w:t>
            </w:r>
          </w:p>
        </w:tc>
        <w:tc>
          <w:tcPr>
            <w:tcW w:w="1836" w:type="dxa"/>
          </w:tcPr>
          <w:p w14:paraId="1ED282E5" w14:textId="77777777" w:rsidR="00312BC3" w:rsidRPr="00C26C40" w:rsidRDefault="00312BC3" w:rsidP="00870DFD">
            <w:pPr>
              <w:rPr>
                <w:lang w:val="en-GB"/>
              </w:rPr>
            </w:pPr>
            <w:r w:rsidRPr="00C26C40">
              <w:rPr>
                <w:lang w:val="en-GB"/>
              </w:rPr>
              <w:t>0.000</w:t>
            </w:r>
          </w:p>
        </w:tc>
        <w:tc>
          <w:tcPr>
            <w:tcW w:w="1836" w:type="dxa"/>
          </w:tcPr>
          <w:p w14:paraId="0CF44AA9" w14:textId="77777777" w:rsidR="00312BC3" w:rsidRPr="00C26C40" w:rsidRDefault="00312BC3" w:rsidP="00870DFD">
            <w:pPr>
              <w:rPr>
                <w:lang w:val="en-GB"/>
              </w:rPr>
            </w:pPr>
            <w:r w:rsidRPr="00C26C40">
              <w:rPr>
                <w:lang w:val="en-GB"/>
              </w:rPr>
              <w:t>0.000</w:t>
            </w:r>
          </w:p>
        </w:tc>
        <w:tc>
          <w:tcPr>
            <w:tcW w:w="1716" w:type="dxa"/>
          </w:tcPr>
          <w:p w14:paraId="12E0E31B" w14:textId="77777777" w:rsidR="00312BC3" w:rsidRPr="00C26C40" w:rsidRDefault="00312BC3" w:rsidP="00870DFD">
            <w:pPr>
              <w:rPr>
                <w:lang w:val="en-GB"/>
              </w:rPr>
            </w:pPr>
            <w:r w:rsidRPr="00C26C40">
              <w:rPr>
                <w:lang w:val="en-GB"/>
              </w:rPr>
              <w:t>0.000</w:t>
            </w:r>
          </w:p>
        </w:tc>
        <w:tc>
          <w:tcPr>
            <w:tcW w:w="1716" w:type="dxa"/>
          </w:tcPr>
          <w:p w14:paraId="58752EA4" w14:textId="77777777" w:rsidR="00312BC3" w:rsidRPr="00C26C40" w:rsidRDefault="00312BC3" w:rsidP="00870DFD">
            <w:pPr>
              <w:rPr>
                <w:lang w:val="en-GB"/>
              </w:rPr>
            </w:pPr>
            <w:r w:rsidRPr="00C26C40">
              <w:rPr>
                <w:lang w:val="en-GB"/>
              </w:rPr>
              <w:t>0.000</w:t>
            </w:r>
          </w:p>
        </w:tc>
        <w:tc>
          <w:tcPr>
            <w:tcW w:w="1836" w:type="dxa"/>
          </w:tcPr>
          <w:p w14:paraId="228B2D62" w14:textId="77777777" w:rsidR="00312BC3" w:rsidRPr="00C26C40" w:rsidRDefault="00312BC3" w:rsidP="00870DFD">
            <w:pPr>
              <w:rPr>
                <w:lang w:val="en-GB"/>
              </w:rPr>
            </w:pPr>
            <w:r w:rsidRPr="00C26C40">
              <w:rPr>
                <w:lang w:val="en-GB"/>
              </w:rPr>
              <w:t>0.000</w:t>
            </w:r>
          </w:p>
        </w:tc>
      </w:tr>
      <w:tr w:rsidR="00312BC3" w:rsidRPr="00C26C40" w14:paraId="77A04090" w14:textId="77777777" w:rsidTr="006A311E">
        <w:trPr>
          <w:jc w:val="center"/>
        </w:trPr>
        <w:tc>
          <w:tcPr>
            <w:tcW w:w="1442" w:type="dxa"/>
          </w:tcPr>
          <w:p w14:paraId="7CA35E57" w14:textId="77777777" w:rsidR="00312BC3" w:rsidRPr="00C26C40" w:rsidRDefault="00312BC3" w:rsidP="00870DFD">
            <w:pPr>
              <w:rPr>
                <w:lang w:val="en-GB"/>
              </w:rPr>
            </w:pPr>
            <w:r w:rsidRPr="00C26C40">
              <w:rPr>
                <w:lang w:val="en-GB"/>
              </w:rPr>
              <w:lastRenderedPageBreak/>
              <w:t>CO — Mass Flow (kg/hr)</w:t>
            </w:r>
          </w:p>
        </w:tc>
        <w:tc>
          <w:tcPr>
            <w:tcW w:w="1836" w:type="dxa"/>
          </w:tcPr>
          <w:p w14:paraId="22672FA9" w14:textId="77777777" w:rsidR="00312BC3" w:rsidRPr="00C26C40" w:rsidRDefault="00312BC3" w:rsidP="00870DFD">
            <w:pPr>
              <w:rPr>
                <w:lang w:val="en-GB"/>
              </w:rPr>
            </w:pPr>
            <w:r w:rsidRPr="00C26C40">
              <w:rPr>
                <w:lang w:val="en-GB"/>
              </w:rPr>
              <w:t>0.000</w:t>
            </w:r>
          </w:p>
        </w:tc>
        <w:tc>
          <w:tcPr>
            <w:tcW w:w="1836" w:type="dxa"/>
          </w:tcPr>
          <w:p w14:paraId="6B9C2A34" w14:textId="77777777" w:rsidR="00312BC3" w:rsidRPr="00C26C40" w:rsidRDefault="00312BC3" w:rsidP="00870DFD">
            <w:pPr>
              <w:rPr>
                <w:lang w:val="en-GB"/>
              </w:rPr>
            </w:pPr>
            <w:r w:rsidRPr="00C26C40">
              <w:rPr>
                <w:lang w:val="en-GB"/>
              </w:rPr>
              <w:t>0.000</w:t>
            </w:r>
          </w:p>
        </w:tc>
        <w:tc>
          <w:tcPr>
            <w:tcW w:w="1836" w:type="dxa"/>
          </w:tcPr>
          <w:p w14:paraId="610BF57D" w14:textId="77777777" w:rsidR="00312BC3" w:rsidRPr="00C26C40" w:rsidRDefault="00312BC3" w:rsidP="00870DFD">
            <w:pPr>
              <w:rPr>
                <w:lang w:val="en-GB"/>
              </w:rPr>
            </w:pPr>
            <w:r w:rsidRPr="00C26C40">
              <w:rPr>
                <w:lang w:val="en-GB"/>
              </w:rPr>
              <w:t>0.000</w:t>
            </w:r>
          </w:p>
        </w:tc>
        <w:tc>
          <w:tcPr>
            <w:tcW w:w="1836" w:type="dxa"/>
          </w:tcPr>
          <w:p w14:paraId="22D5AC21" w14:textId="77777777" w:rsidR="00312BC3" w:rsidRPr="00C26C40" w:rsidRDefault="00312BC3" w:rsidP="00870DFD">
            <w:pPr>
              <w:rPr>
                <w:lang w:val="en-GB"/>
              </w:rPr>
            </w:pPr>
            <w:r w:rsidRPr="00C26C40">
              <w:rPr>
                <w:lang w:val="en-GB"/>
              </w:rPr>
              <w:t>0.000</w:t>
            </w:r>
          </w:p>
        </w:tc>
        <w:tc>
          <w:tcPr>
            <w:tcW w:w="1716" w:type="dxa"/>
          </w:tcPr>
          <w:p w14:paraId="7A394128" w14:textId="77777777" w:rsidR="00312BC3" w:rsidRPr="00C26C40" w:rsidRDefault="00312BC3" w:rsidP="00870DFD">
            <w:pPr>
              <w:rPr>
                <w:lang w:val="en-GB"/>
              </w:rPr>
            </w:pPr>
            <w:r w:rsidRPr="00C26C40">
              <w:rPr>
                <w:lang w:val="en-GB"/>
              </w:rPr>
              <w:t>297.447</w:t>
            </w:r>
          </w:p>
        </w:tc>
        <w:tc>
          <w:tcPr>
            <w:tcW w:w="1716" w:type="dxa"/>
          </w:tcPr>
          <w:p w14:paraId="01858D34" w14:textId="77777777" w:rsidR="00312BC3" w:rsidRPr="00C26C40" w:rsidRDefault="00312BC3" w:rsidP="00870DFD">
            <w:pPr>
              <w:rPr>
                <w:lang w:val="en-GB"/>
              </w:rPr>
            </w:pPr>
            <w:r w:rsidRPr="00C26C40">
              <w:rPr>
                <w:lang w:val="en-GB"/>
              </w:rPr>
              <w:t>297.447</w:t>
            </w:r>
          </w:p>
        </w:tc>
        <w:tc>
          <w:tcPr>
            <w:tcW w:w="1836" w:type="dxa"/>
          </w:tcPr>
          <w:p w14:paraId="7B86A621" w14:textId="77777777" w:rsidR="00312BC3" w:rsidRPr="00C26C40" w:rsidRDefault="00312BC3" w:rsidP="00870DFD">
            <w:pPr>
              <w:rPr>
                <w:lang w:val="en-GB"/>
              </w:rPr>
            </w:pPr>
            <w:r w:rsidRPr="00C26C40">
              <w:rPr>
                <w:lang w:val="en-GB"/>
              </w:rPr>
              <w:t>0.000</w:t>
            </w:r>
          </w:p>
        </w:tc>
      </w:tr>
      <w:tr w:rsidR="00312BC3" w:rsidRPr="00C26C40" w14:paraId="3A366402" w14:textId="77777777" w:rsidTr="006A311E">
        <w:trPr>
          <w:jc w:val="center"/>
        </w:trPr>
        <w:tc>
          <w:tcPr>
            <w:tcW w:w="1442" w:type="dxa"/>
          </w:tcPr>
          <w:p w14:paraId="59D9D45D" w14:textId="77777777" w:rsidR="00312BC3" w:rsidRPr="00C26C40" w:rsidRDefault="00312BC3" w:rsidP="00870DFD">
            <w:pPr>
              <w:rPr>
                <w:lang w:val="en-GB"/>
              </w:rPr>
            </w:pPr>
            <w:r w:rsidRPr="00C26C40">
              <w:rPr>
                <w:lang w:val="en-GB"/>
              </w:rPr>
              <w:t>Fe₃O₄ — Mass Flow (kg/hr)</w:t>
            </w:r>
          </w:p>
        </w:tc>
        <w:tc>
          <w:tcPr>
            <w:tcW w:w="1836" w:type="dxa"/>
          </w:tcPr>
          <w:p w14:paraId="14B4DDF6" w14:textId="77777777" w:rsidR="00312BC3" w:rsidRPr="00C26C40" w:rsidRDefault="00312BC3" w:rsidP="00870DFD">
            <w:pPr>
              <w:rPr>
                <w:lang w:val="en-GB"/>
              </w:rPr>
            </w:pPr>
            <w:r w:rsidRPr="00C26C40">
              <w:rPr>
                <w:lang w:val="en-GB"/>
              </w:rPr>
              <w:t>0.000</w:t>
            </w:r>
          </w:p>
        </w:tc>
        <w:tc>
          <w:tcPr>
            <w:tcW w:w="1836" w:type="dxa"/>
          </w:tcPr>
          <w:p w14:paraId="79B3E89A" w14:textId="77777777" w:rsidR="00312BC3" w:rsidRPr="00C26C40" w:rsidRDefault="00312BC3" w:rsidP="00870DFD">
            <w:pPr>
              <w:rPr>
                <w:lang w:val="en-GB"/>
              </w:rPr>
            </w:pPr>
            <w:r w:rsidRPr="00C26C40">
              <w:rPr>
                <w:lang w:val="en-GB"/>
              </w:rPr>
              <w:t>0.000</w:t>
            </w:r>
          </w:p>
        </w:tc>
        <w:tc>
          <w:tcPr>
            <w:tcW w:w="1836" w:type="dxa"/>
          </w:tcPr>
          <w:p w14:paraId="05EF4BAB" w14:textId="77777777" w:rsidR="00312BC3" w:rsidRPr="00C26C40" w:rsidRDefault="00312BC3" w:rsidP="00870DFD">
            <w:pPr>
              <w:rPr>
                <w:lang w:val="en-GB"/>
              </w:rPr>
            </w:pPr>
            <w:r w:rsidRPr="00C26C40">
              <w:rPr>
                <w:lang w:val="en-GB"/>
              </w:rPr>
              <w:t>0.000</w:t>
            </w:r>
          </w:p>
        </w:tc>
        <w:tc>
          <w:tcPr>
            <w:tcW w:w="1836" w:type="dxa"/>
          </w:tcPr>
          <w:p w14:paraId="48368C01" w14:textId="77777777" w:rsidR="00312BC3" w:rsidRPr="00C26C40" w:rsidRDefault="00312BC3" w:rsidP="00870DFD">
            <w:pPr>
              <w:rPr>
                <w:lang w:val="en-GB"/>
              </w:rPr>
            </w:pPr>
            <w:r w:rsidRPr="00C26C40">
              <w:rPr>
                <w:lang w:val="en-GB"/>
              </w:rPr>
              <w:t>0.000</w:t>
            </w:r>
          </w:p>
        </w:tc>
        <w:tc>
          <w:tcPr>
            <w:tcW w:w="1716" w:type="dxa"/>
          </w:tcPr>
          <w:p w14:paraId="6FA5D4A2" w14:textId="77777777" w:rsidR="00312BC3" w:rsidRPr="00C26C40" w:rsidRDefault="00312BC3" w:rsidP="00870DFD">
            <w:pPr>
              <w:rPr>
                <w:lang w:val="en-GB"/>
              </w:rPr>
            </w:pPr>
            <w:r w:rsidRPr="00C26C40">
              <w:rPr>
                <w:lang w:val="en-GB"/>
              </w:rPr>
              <w:t>0.000</w:t>
            </w:r>
          </w:p>
        </w:tc>
        <w:tc>
          <w:tcPr>
            <w:tcW w:w="1716" w:type="dxa"/>
          </w:tcPr>
          <w:p w14:paraId="47DB35A0" w14:textId="77777777" w:rsidR="00312BC3" w:rsidRPr="00C26C40" w:rsidRDefault="00312BC3" w:rsidP="00870DFD">
            <w:pPr>
              <w:rPr>
                <w:lang w:val="en-GB"/>
              </w:rPr>
            </w:pPr>
            <w:r w:rsidRPr="00C26C40">
              <w:rPr>
                <w:lang w:val="en-GB"/>
              </w:rPr>
              <w:t>0.000</w:t>
            </w:r>
          </w:p>
        </w:tc>
        <w:tc>
          <w:tcPr>
            <w:tcW w:w="1836" w:type="dxa"/>
          </w:tcPr>
          <w:p w14:paraId="3FA50ED2" w14:textId="77777777" w:rsidR="00312BC3" w:rsidRPr="00C26C40" w:rsidRDefault="00312BC3" w:rsidP="00870DFD">
            <w:pPr>
              <w:rPr>
                <w:lang w:val="en-GB"/>
              </w:rPr>
            </w:pPr>
            <w:r w:rsidRPr="00C26C40">
              <w:rPr>
                <w:lang w:val="en-GB"/>
              </w:rPr>
              <w:t>10.168</w:t>
            </w:r>
          </w:p>
        </w:tc>
      </w:tr>
      <w:tr w:rsidR="00312BC3" w:rsidRPr="00C26C40" w14:paraId="1F74D6A5" w14:textId="77777777" w:rsidTr="006A311E">
        <w:trPr>
          <w:jc w:val="center"/>
        </w:trPr>
        <w:tc>
          <w:tcPr>
            <w:tcW w:w="1442" w:type="dxa"/>
          </w:tcPr>
          <w:p w14:paraId="53A772C6" w14:textId="77777777" w:rsidR="00312BC3" w:rsidRPr="00C26C40" w:rsidRDefault="00312BC3" w:rsidP="00870DFD">
            <w:pPr>
              <w:rPr>
                <w:lang w:val="en-GB"/>
              </w:rPr>
            </w:pPr>
            <w:r w:rsidRPr="00C26C40">
              <w:rPr>
                <w:lang w:val="en-GB"/>
              </w:rPr>
              <w:t>Al₂O₃ — Mass Flow (kg/hr)</w:t>
            </w:r>
          </w:p>
        </w:tc>
        <w:tc>
          <w:tcPr>
            <w:tcW w:w="1836" w:type="dxa"/>
          </w:tcPr>
          <w:p w14:paraId="59EAEBCC" w14:textId="77777777" w:rsidR="00312BC3" w:rsidRPr="00C26C40" w:rsidRDefault="00312BC3" w:rsidP="00870DFD">
            <w:pPr>
              <w:rPr>
                <w:lang w:val="en-GB"/>
              </w:rPr>
            </w:pPr>
            <w:r w:rsidRPr="00C26C40">
              <w:rPr>
                <w:lang w:val="en-GB"/>
              </w:rPr>
              <w:t>0.000</w:t>
            </w:r>
          </w:p>
        </w:tc>
        <w:tc>
          <w:tcPr>
            <w:tcW w:w="1836" w:type="dxa"/>
          </w:tcPr>
          <w:p w14:paraId="2464D118" w14:textId="77777777" w:rsidR="00312BC3" w:rsidRPr="00C26C40" w:rsidRDefault="00312BC3" w:rsidP="00870DFD">
            <w:pPr>
              <w:rPr>
                <w:lang w:val="en-GB"/>
              </w:rPr>
            </w:pPr>
            <w:r w:rsidRPr="00C26C40">
              <w:rPr>
                <w:lang w:val="en-GB"/>
              </w:rPr>
              <w:t>0.000</w:t>
            </w:r>
          </w:p>
        </w:tc>
        <w:tc>
          <w:tcPr>
            <w:tcW w:w="1836" w:type="dxa"/>
          </w:tcPr>
          <w:p w14:paraId="4AB65358" w14:textId="77777777" w:rsidR="00312BC3" w:rsidRPr="00C26C40" w:rsidRDefault="00312BC3" w:rsidP="00870DFD">
            <w:pPr>
              <w:rPr>
                <w:lang w:val="en-GB"/>
              </w:rPr>
            </w:pPr>
            <w:r w:rsidRPr="00C26C40">
              <w:rPr>
                <w:lang w:val="en-GB"/>
              </w:rPr>
              <w:t>0.000</w:t>
            </w:r>
          </w:p>
        </w:tc>
        <w:tc>
          <w:tcPr>
            <w:tcW w:w="1836" w:type="dxa"/>
          </w:tcPr>
          <w:p w14:paraId="4FA837B3" w14:textId="77777777" w:rsidR="00312BC3" w:rsidRPr="00C26C40" w:rsidRDefault="00312BC3" w:rsidP="00870DFD">
            <w:pPr>
              <w:rPr>
                <w:lang w:val="en-GB"/>
              </w:rPr>
            </w:pPr>
            <w:r w:rsidRPr="00C26C40">
              <w:rPr>
                <w:lang w:val="en-GB"/>
              </w:rPr>
              <w:t>0.000</w:t>
            </w:r>
          </w:p>
        </w:tc>
        <w:tc>
          <w:tcPr>
            <w:tcW w:w="1716" w:type="dxa"/>
          </w:tcPr>
          <w:p w14:paraId="036DBAFA" w14:textId="77777777" w:rsidR="00312BC3" w:rsidRPr="00C26C40" w:rsidRDefault="00312BC3" w:rsidP="00870DFD">
            <w:pPr>
              <w:rPr>
                <w:lang w:val="en-GB"/>
              </w:rPr>
            </w:pPr>
            <w:r w:rsidRPr="00C26C40">
              <w:rPr>
                <w:lang w:val="en-GB"/>
              </w:rPr>
              <w:t>0.000</w:t>
            </w:r>
          </w:p>
        </w:tc>
        <w:tc>
          <w:tcPr>
            <w:tcW w:w="1716" w:type="dxa"/>
          </w:tcPr>
          <w:p w14:paraId="23AAC058" w14:textId="77777777" w:rsidR="00312BC3" w:rsidRPr="00C26C40" w:rsidRDefault="00312BC3" w:rsidP="00870DFD">
            <w:pPr>
              <w:rPr>
                <w:lang w:val="en-GB"/>
              </w:rPr>
            </w:pPr>
            <w:r w:rsidRPr="00C26C40">
              <w:rPr>
                <w:lang w:val="en-GB"/>
              </w:rPr>
              <w:t>0.000</w:t>
            </w:r>
          </w:p>
        </w:tc>
        <w:tc>
          <w:tcPr>
            <w:tcW w:w="1836" w:type="dxa"/>
          </w:tcPr>
          <w:p w14:paraId="68A1BA4C" w14:textId="77777777" w:rsidR="00312BC3" w:rsidRPr="00C26C40" w:rsidRDefault="00312BC3" w:rsidP="00870DFD">
            <w:pPr>
              <w:rPr>
                <w:lang w:val="en-GB"/>
              </w:rPr>
            </w:pPr>
            <w:r w:rsidRPr="00C26C40">
              <w:rPr>
                <w:lang w:val="en-GB"/>
              </w:rPr>
              <w:t>266.839</w:t>
            </w:r>
          </w:p>
        </w:tc>
      </w:tr>
      <w:tr w:rsidR="00312BC3" w:rsidRPr="00C26C40" w14:paraId="72F19577" w14:textId="77777777" w:rsidTr="006A311E">
        <w:trPr>
          <w:jc w:val="center"/>
        </w:trPr>
        <w:tc>
          <w:tcPr>
            <w:tcW w:w="1442" w:type="dxa"/>
          </w:tcPr>
          <w:p w14:paraId="605B3408" w14:textId="77777777" w:rsidR="00312BC3" w:rsidRPr="00C26C40" w:rsidRDefault="00312BC3" w:rsidP="00870DFD">
            <w:pPr>
              <w:rPr>
                <w:lang w:val="en-GB"/>
              </w:rPr>
            </w:pPr>
            <w:r w:rsidRPr="00C26C40">
              <w:rPr>
                <w:lang w:val="en-GB"/>
              </w:rPr>
              <w:t>O₂ — Mass Flow (kg/hr)</w:t>
            </w:r>
          </w:p>
        </w:tc>
        <w:tc>
          <w:tcPr>
            <w:tcW w:w="1836" w:type="dxa"/>
          </w:tcPr>
          <w:p w14:paraId="25E80AAC" w14:textId="77777777" w:rsidR="00312BC3" w:rsidRPr="00C26C40" w:rsidRDefault="00312BC3" w:rsidP="00870DFD">
            <w:pPr>
              <w:rPr>
                <w:lang w:val="en-GB"/>
              </w:rPr>
            </w:pPr>
            <w:r w:rsidRPr="00C26C40">
              <w:rPr>
                <w:lang w:val="en-GB"/>
              </w:rPr>
              <w:t>0.000</w:t>
            </w:r>
          </w:p>
        </w:tc>
        <w:tc>
          <w:tcPr>
            <w:tcW w:w="1836" w:type="dxa"/>
          </w:tcPr>
          <w:p w14:paraId="51EE3450" w14:textId="77777777" w:rsidR="00312BC3" w:rsidRPr="00C26C40" w:rsidRDefault="00312BC3" w:rsidP="00870DFD">
            <w:pPr>
              <w:rPr>
                <w:lang w:val="en-GB"/>
              </w:rPr>
            </w:pPr>
            <w:r w:rsidRPr="00C26C40">
              <w:rPr>
                <w:lang w:val="en-GB"/>
              </w:rPr>
              <w:t>0.000</w:t>
            </w:r>
          </w:p>
        </w:tc>
        <w:tc>
          <w:tcPr>
            <w:tcW w:w="1836" w:type="dxa"/>
          </w:tcPr>
          <w:p w14:paraId="3A59B402" w14:textId="77777777" w:rsidR="00312BC3" w:rsidRPr="00C26C40" w:rsidRDefault="00312BC3" w:rsidP="00870DFD">
            <w:pPr>
              <w:rPr>
                <w:lang w:val="en-GB"/>
              </w:rPr>
            </w:pPr>
            <w:r w:rsidRPr="00C26C40">
              <w:rPr>
                <w:lang w:val="en-GB"/>
              </w:rPr>
              <w:t>0.000</w:t>
            </w:r>
          </w:p>
        </w:tc>
        <w:tc>
          <w:tcPr>
            <w:tcW w:w="1836" w:type="dxa"/>
          </w:tcPr>
          <w:p w14:paraId="1E5B8D7D" w14:textId="77777777" w:rsidR="00312BC3" w:rsidRPr="00C26C40" w:rsidRDefault="00312BC3" w:rsidP="00870DFD">
            <w:pPr>
              <w:rPr>
                <w:lang w:val="en-GB"/>
              </w:rPr>
            </w:pPr>
            <w:r w:rsidRPr="00C26C40">
              <w:rPr>
                <w:lang w:val="en-GB"/>
              </w:rPr>
              <w:t>0.000</w:t>
            </w:r>
          </w:p>
        </w:tc>
        <w:tc>
          <w:tcPr>
            <w:tcW w:w="1716" w:type="dxa"/>
          </w:tcPr>
          <w:p w14:paraId="394FC94E" w14:textId="77777777" w:rsidR="00312BC3" w:rsidRPr="00C26C40" w:rsidRDefault="00312BC3" w:rsidP="00870DFD">
            <w:pPr>
              <w:rPr>
                <w:lang w:val="en-GB"/>
              </w:rPr>
            </w:pPr>
            <w:r w:rsidRPr="00C26C40">
              <w:rPr>
                <w:lang w:val="en-GB"/>
              </w:rPr>
              <w:t>133.620</w:t>
            </w:r>
          </w:p>
        </w:tc>
        <w:tc>
          <w:tcPr>
            <w:tcW w:w="1716" w:type="dxa"/>
          </w:tcPr>
          <w:p w14:paraId="44EA8775" w14:textId="77777777" w:rsidR="00312BC3" w:rsidRPr="00C26C40" w:rsidRDefault="00312BC3" w:rsidP="00870DFD">
            <w:pPr>
              <w:rPr>
                <w:lang w:val="en-GB"/>
              </w:rPr>
            </w:pPr>
            <w:r w:rsidRPr="00C26C40">
              <w:rPr>
                <w:lang w:val="en-GB"/>
              </w:rPr>
              <w:t>133.620</w:t>
            </w:r>
          </w:p>
        </w:tc>
        <w:tc>
          <w:tcPr>
            <w:tcW w:w="1836" w:type="dxa"/>
          </w:tcPr>
          <w:p w14:paraId="745B7056" w14:textId="77777777" w:rsidR="00312BC3" w:rsidRPr="00C26C40" w:rsidRDefault="00312BC3" w:rsidP="00870DFD">
            <w:pPr>
              <w:rPr>
                <w:lang w:val="en-GB"/>
              </w:rPr>
            </w:pPr>
            <w:r w:rsidRPr="00C26C40">
              <w:rPr>
                <w:lang w:val="en-GB"/>
              </w:rPr>
              <w:t>0.000</w:t>
            </w:r>
          </w:p>
        </w:tc>
      </w:tr>
      <w:tr w:rsidR="00312BC3" w:rsidRPr="00C26C40" w14:paraId="4EFD0CC5" w14:textId="77777777" w:rsidTr="006A311E">
        <w:trPr>
          <w:jc w:val="center"/>
        </w:trPr>
        <w:tc>
          <w:tcPr>
            <w:tcW w:w="1442" w:type="dxa"/>
          </w:tcPr>
          <w:p w14:paraId="38FFEABF" w14:textId="77777777" w:rsidR="00312BC3" w:rsidRPr="00C26C40" w:rsidRDefault="00312BC3" w:rsidP="00870DFD">
            <w:pPr>
              <w:rPr>
                <w:lang w:val="en-GB"/>
              </w:rPr>
            </w:pPr>
            <w:r w:rsidRPr="00C26C40">
              <w:rPr>
                <w:lang w:val="en-GB"/>
              </w:rPr>
              <w:t>CaAl₂O₄ — Mass Flow (kg/hr)</w:t>
            </w:r>
          </w:p>
        </w:tc>
        <w:tc>
          <w:tcPr>
            <w:tcW w:w="1836" w:type="dxa"/>
          </w:tcPr>
          <w:p w14:paraId="4CDD663F" w14:textId="77777777" w:rsidR="00312BC3" w:rsidRPr="00C26C40" w:rsidRDefault="00312BC3" w:rsidP="00870DFD">
            <w:pPr>
              <w:rPr>
                <w:lang w:val="en-GB"/>
              </w:rPr>
            </w:pPr>
            <w:r w:rsidRPr="00C26C40">
              <w:rPr>
                <w:lang w:val="en-GB"/>
              </w:rPr>
              <w:t>0.000</w:t>
            </w:r>
          </w:p>
        </w:tc>
        <w:tc>
          <w:tcPr>
            <w:tcW w:w="1836" w:type="dxa"/>
          </w:tcPr>
          <w:p w14:paraId="64A855F4" w14:textId="77777777" w:rsidR="00312BC3" w:rsidRPr="00C26C40" w:rsidRDefault="00312BC3" w:rsidP="00870DFD">
            <w:pPr>
              <w:rPr>
                <w:lang w:val="en-GB"/>
              </w:rPr>
            </w:pPr>
            <w:r w:rsidRPr="00C26C40">
              <w:rPr>
                <w:lang w:val="en-GB"/>
              </w:rPr>
              <w:t>0.000</w:t>
            </w:r>
          </w:p>
        </w:tc>
        <w:tc>
          <w:tcPr>
            <w:tcW w:w="1836" w:type="dxa"/>
          </w:tcPr>
          <w:p w14:paraId="28F64E07" w14:textId="77777777" w:rsidR="00312BC3" w:rsidRPr="00C26C40" w:rsidRDefault="00312BC3" w:rsidP="00870DFD">
            <w:pPr>
              <w:rPr>
                <w:lang w:val="en-GB"/>
              </w:rPr>
            </w:pPr>
            <w:r w:rsidRPr="00C26C40">
              <w:rPr>
                <w:lang w:val="en-GB"/>
              </w:rPr>
              <w:t>0.000</w:t>
            </w:r>
          </w:p>
        </w:tc>
        <w:tc>
          <w:tcPr>
            <w:tcW w:w="1836" w:type="dxa"/>
          </w:tcPr>
          <w:p w14:paraId="0C1C3AF6" w14:textId="77777777" w:rsidR="00312BC3" w:rsidRPr="00C26C40" w:rsidRDefault="00312BC3" w:rsidP="00870DFD">
            <w:pPr>
              <w:rPr>
                <w:lang w:val="en-GB"/>
              </w:rPr>
            </w:pPr>
            <w:r w:rsidRPr="00C26C40">
              <w:rPr>
                <w:lang w:val="en-GB"/>
              </w:rPr>
              <w:t>0.000</w:t>
            </w:r>
          </w:p>
        </w:tc>
        <w:tc>
          <w:tcPr>
            <w:tcW w:w="1716" w:type="dxa"/>
          </w:tcPr>
          <w:p w14:paraId="320EAFBB" w14:textId="77777777" w:rsidR="00312BC3" w:rsidRPr="00C26C40" w:rsidRDefault="00312BC3" w:rsidP="00870DFD">
            <w:pPr>
              <w:rPr>
                <w:lang w:val="en-GB"/>
              </w:rPr>
            </w:pPr>
            <w:r w:rsidRPr="00C26C40">
              <w:rPr>
                <w:lang w:val="en-GB"/>
              </w:rPr>
              <w:t>0.000</w:t>
            </w:r>
          </w:p>
        </w:tc>
        <w:tc>
          <w:tcPr>
            <w:tcW w:w="1716" w:type="dxa"/>
          </w:tcPr>
          <w:p w14:paraId="787873E5" w14:textId="77777777" w:rsidR="00312BC3" w:rsidRPr="00C26C40" w:rsidRDefault="00312BC3" w:rsidP="00870DFD">
            <w:pPr>
              <w:rPr>
                <w:lang w:val="en-GB"/>
              </w:rPr>
            </w:pPr>
            <w:r w:rsidRPr="00C26C40">
              <w:rPr>
                <w:lang w:val="en-GB"/>
              </w:rPr>
              <w:t>0.000</w:t>
            </w:r>
          </w:p>
        </w:tc>
        <w:tc>
          <w:tcPr>
            <w:tcW w:w="1836" w:type="dxa"/>
          </w:tcPr>
          <w:p w14:paraId="400305A9" w14:textId="77777777" w:rsidR="00312BC3" w:rsidRPr="00C26C40" w:rsidRDefault="00312BC3" w:rsidP="00870DFD">
            <w:pPr>
              <w:rPr>
                <w:lang w:val="en-GB"/>
              </w:rPr>
            </w:pPr>
            <w:r w:rsidRPr="00C26C40">
              <w:rPr>
                <w:lang w:val="en-GB"/>
              </w:rPr>
              <w:t>0.000</w:t>
            </w:r>
          </w:p>
        </w:tc>
      </w:tr>
      <w:tr w:rsidR="00312BC3" w:rsidRPr="00C26C40" w14:paraId="18BF0C35" w14:textId="77777777" w:rsidTr="006A311E">
        <w:trPr>
          <w:jc w:val="center"/>
        </w:trPr>
        <w:tc>
          <w:tcPr>
            <w:tcW w:w="1442" w:type="dxa"/>
          </w:tcPr>
          <w:p w14:paraId="5CDFBC61" w14:textId="77777777" w:rsidR="00312BC3" w:rsidRPr="00C26C40" w:rsidRDefault="00312BC3" w:rsidP="00870DFD">
            <w:pPr>
              <w:rPr>
                <w:lang w:val="en-GB"/>
              </w:rPr>
            </w:pPr>
            <w:r w:rsidRPr="00C26C40">
              <w:rPr>
                <w:lang w:val="en-GB"/>
              </w:rPr>
              <w:t>CaOH⁺ — Mass Flow (kg/hr)</w:t>
            </w:r>
          </w:p>
        </w:tc>
        <w:tc>
          <w:tcPr>
            <w:tcW w:w="1836" w:type="dxa"/>
          </w:tcPr>
          <w:p w14:paraId="0E4AB4C6" w14:textId="77777777" w:rsidR="00312BC3" w:rsidRPr="00C26C40" w:rsidRDefault="00312BC3" w:rsidP="00870DFD">
            <w:pPr>
              <w:rPr>
                <w:lang w:val="en-GB"/>
              </w:rPr>
            </w:pPr>
            <w:r w:rsidRPr="00C26C40">
              <w:rPr>
                <w:lang w:val="en-GB"/>
              </w:rPr>
              <w:t>0.000</w:t>
            </w:r>
          </w:p>
        </w:tc>
        <w:tc>
          <w:tcPr>
            <w:tcW w:w="1836" w:type="dxa"/>
          </w:tcPr>
          <w:p w14:paraId="6305DA1B" w14:textId="77777777" w:rsidR="00312BC3" w:rsidRPr="00C26C40" w:rsidRDefault="00312BC3" w:rsidP="00870DFD">
            <w:pPr>
              <w:rPr>
                <w:lang w:val="en-GB"/>
              </w:rPr>
            </w:pPr>
            <w:r w:rsidRPr="00C26C40">
              <w:rPr>
                <w:lang w:val="en-GB"/>
              </w:rPr>
              <w:t>0.000</w:t>
            </w:r>
          </w:p>
        </w:tc>
        <w:tc>
          <w:tcPr>
            <w:tcW w:w="1836" w:type="dxa"/>
          </w:tcPr>
          <w:p w14:paraId="728D3744" w14:textId="77777777" w:rsidR="00312BC3" w:rsidRPr="00C26C40" w:rsidRDefault="00312BC3" w:rsidP="00870DFD">
            <w:pPr>
              <w:rPr>
                <w:lang w:val="en-GB"/>
              </w:rPr>
            </w:pPr>
            <w:r w:rsidRPr="00C26C40">
              <w:rPr>
                <w:lang w:val="en-GB"/>
              </w:rPr>
              <w:t>0.000</w:t>
            </w:r>
          </w:p>
        </w:tc>
        <w:tc>
          <w:tcPr>
            <w:tcW w:w="1836" w:type="dxa"/>
          </w:tcPr>
          <w:p w14:paraId="2E8E1667" w14:textId="77777777" w:rsidR="00312BC3" w:rsidRPr="00C26C40" w:rsidRDefault="00312BC3" w:rsidP="00870DFD">
            <w:pPr>
              <w:rPr>
                <w:lang w:val="en-GB"/>
              </w:rPr>
            </w:pPr>
            <w:r w:rsidRPr="00C26C40">
              <w:rPr>
                <w:lang w:val="en-GB"/>
              </w:rPr>
              <w:t>0.000</w:t>
            </w:r>
          </w:p>
        </w:tc>
        <w:tc>
          <w:tcPr>
            <w:tcW w:w="1716" w:type="dxa"/>
          </w:tcPr>
          <w:p w14:paraId="1BFE3A12" w14:textId="77777777" w:rsidR="00312BC3" w:rsidRPr="00C26C40" w:rsidRDefault="00312BC3" w:rsidP="00870DFD">
            <w:pPr>
              <w:rPr>
                <w:lang w:val="en-GB"/>
              </w:rPr>
            </w:pPr>
            <w:r w:rsidRPr="00C26C40">
              <w:rPr>
                <w:lang w:val="en-GB"/>
              </w:rPr>
              <w:t>0.000</w:t>
            </w:r>
          </w:p>
        </w:tc>
        <w:tc>
          <w:tcPr>
            <w:tcW w:w="1716" w:type="dxa"/>
          </w:tcPr>
          <w:p w14:paraId="0306976A" w14:textId="77777777" w:rsidR="00312BC3" w:rsidRPr="00C26C40" w:rsidRDefault="00312BC3" w:rsidP="00870DFD">
            <w:pPr>
              <w:rPr>
                <w:lang w:val="en-GB"/>
              </w:rPr>
            </w:pPr>
            <w:r w:rsidRPr="00C26C40">
              <w:rPr>
                <w:lang w:val="en-GB"/>
              </w:rPr>
              <w:t>0.000</w:t>
            </w:r>
          </w:p>
        </w:tc>
        <w:tc>
          <w:tcPr>
            <w:tcW w:w="1836" w:type="dxa"/>
          </w:tcPr>
          <w:p w14:paraId="2EEB6CF0" w14:textId="77777777" w:rsidR="00312BC3" w:rsidRPr="00C26C40" w:rsidRDefault="00312BC3" w:rsidP="00870DFD">
            <w:pPr>
              <w:rPr>
                <w:lang w:val="en-GB"/>
              </w:rPr>
            </w:pPr>
            <w:r w:rsidRPr="00C26C40">
              <w:rPr>
                <w:lang w:val="en-GB"/>
              </w:rPr>
              <w:t>0.000</w:t>
            </w:r>
          </w:p>
        </w:tc>
      </w:tr>
      <w:tr w:rsidR="00312BC3" w:rsidRPr="00C26C40" w14:paraId="756810BF" w14:textId="77777777" w:rsidTr="006A311E">
        <w:trPr>
          <w:jc w:val="center"/>
        </w:trPr>
        <w:tc>
          <w:tcPr>
            <w:tcW w:w="1442" w:type="dxa"/>
          </w:tcPr>
          <w:p w14:paraId="74440FA3" w14:textId="77777777" w:rsidR="00312BC3" w:rsidRPr="00C26C40" w:rsidRDefault="00312BC3" w:rsidP="00870DFD">
            <w:pPr>
              <w:rPr>
                <w:lang w:val="en-GB"/>
              </w:rPr>
            </w:pPr>
            <w:r w:rsidRPr="00C26C40">
              <w:rPr>
                <w:lang w:val="en-GB"/>
              </w:rPr>
              <w:t>Iron-(s) — Mass Flow (kg/hr)</w:t>
            </w:r>
          </w:p>
        </w:tc>
        <w:tc>
          <w:tcPr>
            <w:tcW w:w="1836" w:type="dxa"/>
          </w:tcPr>
          <w:p w14:paraId="7218DDDE" w14:textId="77777777" w:rsidR="00312BC3" w:rsidRPr="00C26C40" w:rsidRDefault="00312BC3" w:rsidP="00870DFD">
            <w:pPr>
              <w:rPr>
                <w:lang w:val="en-GB"/>
              </w:rPr>
            </w:pPr>
            <w:r w:rsidRPr="00C26C40">
              <w:rPr>
                <w:lang w:val="en-GB"/>
              </w:rPr>
              <w:t>0.000</w:t>
            </w:r>
          </w:p>
        </w:tc>
        <w:tc>
          <w:tcPr>
            <w:tcW w:w="1836" w:type="dxa"/>
          </w:tcPr>
          <w:p w14:paraId="3F047F04" w14:textId="77777777" w:rsidR="00312BC3" w:rsidRPr="00C26C40" w:rsidRDefault="00312BC3" w:rsidP="00870DFD">
            <w:pPr>
              <w:rPr>
                <w:lang w:val="en-GB"/>
              </w:rPr>
            </w:pPr>
            <w:r w:rsidRPr="00C26C40">
              <w:rPr>
                <w:lang w:val="en-GB"/>
              </w:rPr>
              <w:t>0.000</w:t>
            </w:r>
          </w:p>
        </w:tc>
        <w:tc>
          <w:tcPr>
            <w:tcW w:w="1836" w:type="dxa"/>
          </w:tcPr>
          <w:p w14:paraId="2A898F8D" w14:textId="77777777" w:rsidR="00312BC3" w:rsidRPr="00C26C40" w:rsidRDefault="00312BC3" w:rsidP="00870DFD">
            <w:pPr>
              <w:rPr>
                <w:lang w:val="en-GB"/>
              </w:rPr>
            </w:pPr>
            <w:r w:rsidRPr="00C26C40">
              <w:rPr>
                <w:lang w:val="en-GB"/>
              </w:rPr>
              <w:t>0.000</w:t>
            </w:r>
          </w:p>
        </w:tc>
        <w:tc>
          <w:tcPr>
            <w:tcW w:w="1836" w:type="dxa"/>
          </w:tcPr>
          <w:p w14:paraId="7A54D88E" w14:textId="77777777" w:rsidR="00312BC3" w:rsidRPr="00C26C40" w:rsidRDefault="00312BC3" w:rsidP="00870DFD">
            <w:pPr>
              <w:rPr>
                <w:lang w:val="en-GB"/>
              </w:rPr>
            </w:pPr>
            <w:r w:rsidRPr="00C26C40">
              <w:rPr>
                <w:lang w:val="en-GB"/>
              </w:rPr>
              <w:t>0.000</w:t>
            </w:r>
          </w:p>
        </w:tc>
        <w:tc>
          <w:tcPr>
            <w:tcW w:w="1716" w:type="dxa"/>
          </w:tcPr>
          <w:p w14:paraId="2404B29A" w14:textId="77777777" w:rsidR="00312BC3" w:rsidRPr="00C26C40" w:rsidRDefault="00312BC3" w:rsidP="00870DFD">
            <w:pPr>
              <w:rPr>
                <w:lang w:val="en-GB"/>
              </w:rPr>
            </w:pPr>
            <w:r w:rsidRPr="00C26C40">
              <w:rPr>
                <w:lang w:val="en-GB"/>
              </w:rPr>
              <w:t>0.000</w:t>
            </w:r>
          </w:p>
        </w:tc>
        <w:tc>
          <w:tcPr>
            <w:tcW w:w="1716" w:type="dxa"/>
          </w:tcPr>
          <w:p w14:paraId="634490E4" w14:textId="77777777" w:rsidR="00312BC3" w:rsidRPr="00C26C40" w:rsidRDefault="00312BC3" w:rsidP="00870DFD">
            <w:pPr>
              <w:rPr>
                <w:lang w:val="en-GB"/>
              </w:rPr>
            </w:pPr>
            <w:r w:rsidRPr="00C26C40">
              <w:rPr>
                <w:lang w:val="en-GB"/>
              </w:rPr>
              <w:t>0.000</w:t>
            </w:r>
          </w:p>
        </w:tc>
        <w:tc>
          <w:tcPr>
            <w:tcW w:w="1836" w:type="dxa"/>
          </w:tcPr>
          <w:p w14:paraId="58775797" w14:textId="77777777" w:rsidR="00312BC3" w:rsidRPr="00C26C40" w:rsidRDefault="00312BC3" w:rsidP="00870DFD">
            <w:pPr>
              <w:rPr>
                <w:lang w:val="en-GB"/>
              </w:rPr>
            </w:pPr>
            <w:r w:rsidRPr="00C26C40">
              <w:rPr>
                <w:lang w:val="en-GB"/>
              </w:rPr>
              <w:t>0.000</w:t>
            </w:r>
          </w:p>
        </w:tc>
      </w:tr>
      <w:tr w:rsidR="00312BC3" w:rsidRPr="00C26C40" w14:paraId="664DE536" w14:textId="77777777" w:rsidTr="006A311E">
        <w:trPr>
          <w:jc w:val="center"/>
        </w:trPr>
        <w:tc>
          <w:tcPr>
            <w:tcW w:w="1442" w:type="dxa"/>
          </w:tcPr>
          <w:p w14:paraId="345767DF" w14:textId="77777777" w:rsidR="00312BC3" w:rsidRPr="00C26C40" w:rsidRDefault="00312BC3" w:rsidP="00870DFD">
            <w:pPr>
              <w:rPr>
                <w:lang w:val="en-GB"/>
              </w:rPr>
            </w:pPr>
            <w:r w:rsidRPr="00C26C40">
              <w:rPr>
                <w:lang w:val="en-GB"/>
              </w:rPr>
              <w:t>HCO₃⁻ — Mass Flow (kg/hr)</w:t>
            </w:r>
          </w:p>
        </w:tc>
        <w:tc>
          <w:tcPr>
            <w:tcW w:w="1836" w:type="dxa"/>
          </w:tcPr>
          <w:p w14:paraId="1838B2DA" w14:textId="77777777" w:rsidR="00312BC3" w:rsidRPr="00C26C40" w:rsidRDefault="00312BC3" w:rsidP="00870DFD">
            <w:pPr>
              <w:rPr>
                <w:lang w:val="en-GB"/>
              </w:rPr>
            </w:pPr>
            <w:r w:rsidRPr="00C26C40">
              <w:rPr>
                <w:lang w:val="en-GB"/>
              </w:rPr>
              <w:t>0.000</w:t>
            </w:r>
          </w:p>
        </w:tc>
        <w:tc>
          <w:tcPr>
            <w:tcW w:w="1836" w:type="dxa"/>
          </w:tcPr>
          <w:p w14:paraId="52320AB1" w14:textId="77777777" w:rsidR="00312BC3" w:rsidRPr="00C26C40" w:rsidRDefault="00312BC3" w:rsidP="00870DFD">
            <w:pPr>
              <w:rPr>
                <w:lang w:val="en-GB"/>
              </w:rPr>
            </w:pPr>
            <w:r w:rsidRPr="00C26C40">
              <w:rPr>
                <w:lang w:val="en-GB"/>
              </w:rPr>
              <w:t>0.000</w:t>
            </w:r>
          </w:p>
        </w:tc>
        <w:tc>
          <w:tcPr>
            <w:tcW w:w="1836" w:type="dxa"/>
          </w:tcPr>
          <w:p w14:paraId="64D11CAA" w14:textId="77777777" w:rsidR="00312BC3" w:rsidRPr="00C26C40" w:rsidRDefault="00312BC3" w:rsidP="00870DFD">
            <w:pPr>
              <w:rPr>
                <w:lang w:val="en-GB"/>
              </w:rPr>
            </w:pPr>
            <w:r w:rsidRPr="00C26C40">
              <w:rPr>
                <w:lang w:val="en-GB"/>
              </w:rPr>
              <w:t>0.000</w:t>
            </w:r>
          </w:p>
        </w:tc>
        <w:tc>
          <w:tcPr>
            <w:tcW w:w="1836" w:type="dxa"/>
          </w:tcPr>
          <w:p w14:paraId="454582F8" w14:textId="77777777" w:rsidR="00312BC3" w:rsidRPr="00C26C40" w:rsidRDefault="00312BC3" w:rsidP="00870DFD">
            <w:pPr>
              <w:rPr>
                <w:lang w:val="en-GB"/>
              </w:rPr>
            </w:pPr>
            <w:r w:rsidRPr="00C26C40">
              <w:rPr>
                <w:lang w:val="en-GB"/>
              </w:rPr>
              <w:t>0.000</w:t>
            </w:r>
          </w:p>
        </w:tc>
        <w:tc>
          <w:tcPr>
            <w:tcW w:w="1716" w:type="dxa"/>
          </w:tcPr>
          <w:p w14:paraId="16BE3C70" w14:textId="77777777" w:rsidR="00312BC3" w:rsidRPr="00C26C40" w:rsidRDefault="00312BC3" w:rsidP="00870DFD">
            <w:pPr>
              <w:rPr>
                <w:lang w:val="en-GB"/>
              </w:rPr>
            </w:pPr>
            <w:r w:rsidRPr="00C26C40">
              <w:rPr>
                <w:lang w:val="en-GB"/>
              </w:rPr>
              <w:t>0.000</w:t>
            </w:r>
          </w:p>
        </w:tc>
        <w:tc>
          <w:tcPr>
            <w:tcW w:w="1716" w:type="dxa"/>
          </w:tcPr>
          <w:p w14:paraId="1B214E16" w14:textId="77777777" w:rsidR="00312BC3" w:rsidRPr="00C26C40" w:rsidRDefault="00312BC3" w:rsidP="00870DFD">
            <w:pPr>
              <w:rPr>
                <w:lang w:val="en-GB"/>
              </w:rPr>
            </w:pPr>
            <w:r w:rsidRPr="00C26C40">
              <w:rPr>
                <w:lang w:val="en-GB"/>
              </w:rPr>
              <w:t>0.000</w:t>
            </w:r>
          </w:p>
        </w:tc>
        <w:tc>
          <w:tcPr>
            <w:tcW w:w="1836" w:type="dxa"/>
          </w:tcPr>
          <w:p w14:paraId="67BD5AB6" w14:textId="77777777" w:rsidR="00312BC3" w:rsidRPr="00C26C40" w:rsidRDefault="00312BC3" w:rsidP="00870DFD">
            <w:pPr>
              <w:rPr>
                <w:lang w:val="en-GB"/>
              </w:rPr>
            </w:pPr>
            <w:r w:rsidRPr="00C26C40">
              <w:rPr>
                <w:lang w:val="en-GB"/>
              </w:rPr>
              <w:t>0.000</w:t>
            </w:r>
          </w:p>
        </w:tc>
      </w:tr>
      <w:tr w:rsidR="00312BC3" w:rsidRPr="00C26C40" w14:paraId="60B6977C" w14:textId="77777777" w:rsidTr="006A311E">
        <w:trPr>
          <w:jc w:val="center"/>
        </w:trPr>
        <w:tc>
          <w:tcPr>
            <w:tcW w:w="1442" w:type="dxa"/>
          </w:tcPr>
          <w:p w14:paraId="555F3470" w14:textId="77777777" w:rsidR="00312BC3" w:rsidRPr="00C26C40" w:rsidRDefault="00312BC3" w:rsidP="00870DFD">
            <w:pPr>
              <w:rPr>
                <w:lang w:val="en-GB"/>
              </w:rPr>
            </w:pPr>
            <w:r w:rsidRPr="00C26C40">
              <w:rPr>
                <w:lang w:val="en-GB"/>
              </w:rPr>
              <w:lastRenderedPageBreak/>
              <w:t>CO₃²⁻ — Mass Flow (kg/hr)</w:t>
            </w:r>
          </w:p>
        </w:tc>
        <w:tc>
          <w:tcPr>
            <w:tcW w:w="1836" w:type="dxa"/>
          </w:tcPr>
          <w:p w14:paraId="406B9523" w14:textId="77777777" w:rsidR="00312BC3" w:rsidRPr="00C26C40" w:rsidRDefault="00312BC3" w:rsidP="00870DFD">
            <w:pPr>
              <w:rPr>
                <w:lang w:val="en-GB"/>
              </w:rPr>
            </w:pPr>
            <w:r w:rsidRPr="00C26C40">
              <w:rPr>
                <w:lang w:val="en-GB"/>
              </w:rPr>
              <w:t>0.000</w:t>
            </w:r>
          </w:p>
        </w:tc>
        <w:tc>
          <w:tcPr>
            <w:tcW w:w="1836" w:type="dxa"/>
          </w:tcPr>
          <w:p w14:paraId="7A45417E" w14:textId="77777777" w:rsidR="00312BC3" w:rsidRPr="00C26C40" w:rsidRDefault="00312BC3" w:rsidP="00870DFD">
            <w:pPr>
              <w:rPr>
                <w:lang w:val="en-GB"/>
              </w:rPr>
            </w:pPr>
            <w:r w:rsidRPr="00C26C40">
              <w:rPr>
                <w:lang w:val="en-GB"/>
              </w:rPr>
              <w:t>0.000</w:t>
            </w:r>
          </w:p>
        </w:tc>
        <w:tc>
          <w:tcPr>
            <w:tcW w:w="1836" w:type="dxa"/>
          </w:tcPr>
          <w:p w14:paraId="4DEE808C" w14:textId="77777777" w:rsidR="00312BC3" w:rsidRPr="00C26C40" w:rsidRDefault="00312BC3" w:rsidP="00870DFD">
            <w:pPr>
              <w:rPr>
                <w:lang w:val="en-GB"/>
              </w:rPr>
            </w:pPr>
            <w:r w:rsidRPr="00C26C40">
              <w:rPr>
                <w:lang w:val="en-GB"/>
              </w:rPr>
              <w:t>0.000</w:t>
            </w:r>
          </w:p>
        </w:tc>
        <w:tc>
          <w:tcPr>
            <w:tcW w:w="1836" w:type="dxa"/>
          </w:tcPr>
          <w:p w14:paraId="51C66BC7" w14:textId="77777777" w:rsidR="00312BC3" w:rsidRPr="00C26C40" w:rsidRDefault="00312BC3" w:rsidP="00870DFD">
            <w:pPr>
              <w:rPr>
                <w:lang w:val="en-GB"/>
              </w:rPr>
            </w:pPr>
            <w:r w:rsidRPr="00C26C40">
              <w:rPr>
                <w:lang w:val="en-GB"/>
              </w:rPr>
              <w:t>0.000</w:t>
            </w:r>
          </w:p>
        </w:tc>
        <w:tc>
          <w:tcPr>
            <w:tcW w:w="1716" w:type="dxa"/>
          </w:tcPr>
          <w:p w14:paraId="442180DE" w14:textId="77777777" w:rsidR="00312BC3" w:rsidRPr="00C26C40" w:rsidRDefault="00312BC3" w:rsidP="00870DFD">
            <w:pPr>
              <w:rPr>
                <w:lang w:val="en-GB"/>
              </w:rPr>
            </w:pPr>
            <w:r w:rsidRPr="00C26C40">
              <w:rPr>
                <w:lang w:val="en-GB"/>
              </w:rPr>
              <w:t>0.000</w:t>
            </w:r>
          </w:p>
        </w:tc>
        <w:tc>
          <w:tcPr>
            <w:tcW w:w="1716" w:type="dxa"/>
          </w:tcPr>
          <w:p w14:paraId="54599ABD" w14:textId="77777777" w:rsidR="00312BC3" w:rsidRPr="00C26C40" w:rsidRDefault="00312BC3" w:rsidP="00870DFD">
            <w:pPr>
              <w:rPr>
                <w:lang w:val="en-GB"/>
              </w:rPr>
            </w:pPr>
            <w:r w:rsidRPr="00C26C40">
              <w:rPr>
                <w:lang w:val="en-GB"/>
              </w:rPr>
              <w:t>0.000</w:t>
            </w:r>
          </w:p>
        </w:tc>
        <w:tc>
          <w:tcPr>
            <w:tcW w:w="1836" w:type="dxa"/>
          </w:tcPr>
          <w:p w14:paraId="0C92398D" w14:textId="77777777" w:rsidR="00312BC3" w:rsidRPr="00C26C40" w:rsidRDefault="00312BC3" w:rsidP="00870DFD">
            <w:pPr>
              <w:rPr>
                <w:lang w:val="en-GB"/>
              </w:rPr>
            </w:pPr>
            <w:r w:rsidRPr="00C26C40">
              <w:rPr>
                <w:lang w:val="en-GB"/>
              </w:rPr>
              <w:t>0.000</w:t>
            </w:r>
          </w:p>
        </w:tc>
      </w:tr>
      <w:tr w:rsidR="00312BC3" w:rsidRPr="00C26C40" w14:paraId="1AEDD08E" w14:textId="77777777" w:rsidTr="006A311E">
        <w:trPr>
          <w:jc w:val="center"/>
        </w:trPr>
        <w:tc>
          <w:tcPr>
            <w:tcW w:w="1442" w:type="dxa"/>
          </w:tcPr>
          <w:p w14:paraId="57DE51E7" w14:textId="77777777" w:rsidR="00312BC3" w:rsidRPr="00C26C40" w:rsidRDefault="00312BC3" w:rsidP="00870DFD">
            <w:pPr>
              <w:rPr>
                <w:lang w:val="en-GB"/>
              </w:rPr>
            </w:pPr>
            <w:r w:rsidRPr="00C26C40">
              <w:rPr>
                <w:lang w:val="en-GB"/>
              </w:rPr>
              <w:t>N₂ — Mass Flow (kg/hr)</w:t>
            </w:r>
          </w:p>
        </w:tc>
        <w:tc>
          <w:tcPr>
            <w:tcW w:w="1836" w:type="dxa"/>
          </w:tcPr>
          <w:p w14:paraId="06F8ED4D" w14:textId="77777777" w:rsidR="00312BC3" w:rsidRPr="00C26C40" w:rsidRDefault="00312BC3" w:rsidP="00870DFD">
            <w:pPr>
              <w:rPr>
                <w:lang w:val="en-GB"/>
              </w:rPr>
            </w:pPr>
            <w:r w:rsidRPr="00C26C40">
              <w:rPr>
                <w:lang w:val="en-GB"/>
              </w:rPr>
              <w:t>0.000</w:t>
            </w:r>
          </w:p>
        </w:tc>
        <w:tc>
          <w:tcPr>
            <w:tcW w:w="1836" w:type="dxa"/>
          </w:tcPr>
          <w:p w14:paraId="16B46968" w14:textId="77777777" w:rsidR="00312BC3" w:rsidRPr="00C26C40" w:rsidRDefault="00312BC3" w:rsidP="00870DFD">
            <w:pPr>
              <w:rPr>
                <w:lang w:val="en-GB"/>
              </w:rPr>
            </w:pPr>
            <w:r w:rsidRPr="00C26C40">
              <w:rPr>
                <w:lang w:val="en-GB"/>
              </w:rPr>
              <w:t>0.000</w:t>
            </w:r>
          </w:p>
        </w:tc>
        <w:tc>
          <w:tcPr>
            <w:tcW w:w="1836" w:type="dxa"/>
          </w:tcPr>
          <w:p w14:paraId="223C8ABB" w14:textId="77777777" w:rsidR="00312BC3" w:rsidRPr="00C26C40" w:rsidRDefault="00312BC3" w:rsidP="00870DFD">
            <w:pPr>
              <w:rPr>
                <w:lang w:val="en-GB"/>
              </w:rPr>
            </w:pPr>
            <w:r w:rsidRPr="00C26C40">
              <w:rPr>
                <w:lang w:val="en-GB"/>
              </w:rPr>
              <w:t>0.000</w:t>
            </w:r>
          </w:p>
        </w:tc>
        <w:tc>
          <w:tcPr>
            <w:tcW w:w="1836" w:type="dxa"/>
          </w:tcPr>
          <w:p w14:paraId="07A2FA82" w14:textId="77777777" w:rsidR="00312BC3" w:rsidRPr="00C26C40" w:rsidRDefault="00312BC3" w:rsidP="00870DFD">
            <w:pPr>
              <w:rPr>
                <w:lang w:val="en-GB"/>
              </w:rPr>
            </w:pPr>
            <w:r w:rsidRPr="00C26C40">
              <w:rPr>
                <w:lang w:val="en-GB"/>
              </w:rPr>
              <w:t>0.000</w:t>
            </w:r>
          </w:p>
        </w:tc>
        <w:tc>
          <w:tcPr>
            <w:tcW w:w="1716" w:type="dxa"/>
          </w:tcPr>
          <w:p w14:paraId="12710726" w14:textId="77777777" w:rsidR="00312BC3" w:rsidRPr="00C26C40" w:rsidRDefault="00312BC3" w:rsidP="00870DFD">
            <w:pPr>
              <w:rPr>
                <w:lang w:val="en-GB"/>
              </w:rPr>
            </w:pPr>
            <w:r w:rsidRPr="00C26C40">
              <w:rPr>
                <w:lang w:val="en-GB"/>
              </w:rPr>
              <w:t>373.066</w:t>
            </w:r>
          </w:p>
        </w:tc>
        <w:tc>
          <w:tcPr>
            <w:tcW w:w="1716" w:type="dxa"/>
          </w:tcPr>
          <w:p w14:paraId="152BFFF2" w14:textId="77777777" w:rsidR="00312BC3" w:rsidRPr="00C26C40" w:rsidRDefault="00312BC3" w:rsidP="00870DFD">
            <w:pPr>
              <w:rPr>
                <w:lang w:val="en-GB"/>
              </w:rPr>
            </w:pPr>
            <w:r w:rsidRPr="00C26C40">
              <w:rPr>
                <w:lang w:val="en-GB"/>
              </w:rPr>
              <w:t>373.066</w:t>
            </w:r>
          </w:p>
        </w:tc>
        <w:tc>
          <w:tcPr>
            <w:tcW w:w="1836" w:type="dxa"/>
          </w:tcPr>
          <w:p w14:paraId="540690CC" w14:textId="77777777" w:rsidR="00312BC3" w:rsidRPr="00C26C40" w:rsidRDefault="00312BC3" w:rsidP="00870DFD">
            <w:pPr>
              <w:rPr>
                <w:lang w:val="en-GB"/>
              </w:rPr>
            </w:pPr>
            <w:r w:rsidRPr="00C26C40">
              <w:rPr>
                <w:lang w:val="en-GB"/>
              </w:rPr>
              <w:t>0.000</w:t>
            </w:r>
          </w:p>
        </w:tc>
      </w:tr>
      <w:tr w:rsidR="00312BC3" w:rsidRPr="00C26C40" w14:paraId="74A02357" w14:textId="77777777" w:rsidTr="006A311E">
        <w:trPr>
          <w:jc w:val="center"/>
        </w:trPr>
        <w:tc>
          <w:tcPr>
            <w:tcW w:w="1442" w:type="dxa"/>
          </w:tcPr>
          <w:p w14:paraId="3066A763" w14:textId="77777777" w:rsidR="00312BC3" w:rsidRPr="00C26C40" w:rsidRDefault="00312BC3" w:rsidP="00870DFD">
            <w:pPr>
              <w:rPr>
                <w:lang w:val="en-GB"/>
              </w:rPr>
            </w:pPr>
            <w:r w:rsidRPr="00C26C40">
              <w:rPr>
                <w:lang w:val="en-GB"/>
              </w:rPr>
              <w:t>Fe(OH)₃ — Mass Flow (kg/hr)</w:t>
            </w:r>
          </w:p>
        </w:tc>
        <w:tc>
          <w:tcPr>
            <w:tcW w:w="1836" w:type="dxa"/>
          </w:tcPr>
          <w:p w14:paraId="6D304599" w14:textId="77777777" w:rsidR="00312BC3" w:rsidRPr="00C26C40" w:rsidRDefault="00312BC3" w:rsidP="00870DFD">
            <w:pPr>
              <w:rPr>
                <w:lang w:val="en-GB"/>
              </w:rPr>
            </w:pPr>
            <w:r w:rsidRPr="00C26C40">
              <w:rPr>
                <w:lang w:val="en-GB"/>
              </w:rPr>
              <w:t>0.000</w:t>
            </w:r>
          </w:p>
        </w:tc>
        <w:tc>
          <w:tcPr>
            <w:tcW w:w="1836" w:type="dxa"/>
          </w:tcPr>
          <w:p w14:paraId="6FEAE71B" w14:textId="77777777" w:rsidR="00312BC3" w:rsidRPr="00C26C40" w:rsidRDefault="00312BC3" w:rsidP="00870DFD">
            <w:pPr>
              <w:rPr>
                <w:lang w:val="en-GB"/>
              </w:rPr>
            </w:pPr>
            <w:r w:rsidRPr="00C26C40">
              <w:rPr>
                <w:lang w:val="en-GB"/>
              </w:rPr>
              <w:t>0.000</w:t>
            </w:r>
          </w:p>
        </w:tc>
        <w:tc>
          <w:tcPr>
            <w:tcW w:w="1836" w:type="dxa"/>
          </w:tcPr>
          <w:p w14:paraId="21B0DFA3" w14:textId="77777777" w:rsidR="00312BC3" w:rsidRPr="00C26C40" w:rsidRDefault="00312BC3" w:rsidP="00870DFD">
            <w:pPr>
              <w:rPr>
                <w:lang w:val="en-GB"/>
              </w:rPr>
            </w:pPr>
            <w:r w:rsidRPr="00C26C40">
              <w:rPr>
                <w:lang w:val="en-GB"/>
              </w:rPr>
              <w:t>0.000</w:t>
            </w:r>
          </w:p>
        </w:tc>
        <w:tc>
          <w:tcPr>
            <w:tcW w:w="1836" w:type="dxa"/>
          </w:tcPr>
          <w:p w14:paraId="19802830" w14:textId="77777777" w:rsidR="00312BC3" w:rsidRPr="00C26C40" w:rsidRDefault="00312BC3" w:rsidP="00870DFD">
            <w:pPr>
              <w:rPr>
                <w:lang w:val="en-GB"/>
              </w:rPr>
            </w:pPr>
            <w:r w:rsidRPr="00C26C40">
              <w:rPr>
                <w:lang w:val="en-GB"/>
              </w:rPr>
              <w:t>0.000</w:t>
            </w:r>
          </w:p>
        </w:tc>
        <w:tc>
          <w:tcPr>
            <w:tcW w:w="1716" w:type="dxa"/>
          </w:tcPr>
          <w:p w14:paraId="64928736" w14:textId="77777777" w:rsidR="00312BC3" w:rsidRPr="00C26C40" w:rsidRDefault="00312BC3" w:rsidP="00870DFD">
            <w:pPr>
              <w:rPr>
                <w:lang w:val="en-GB"/>
              </w:rPr>
            </w:pPr>
            <w:r w:rsidRPr="00C26C40">
              <w:rPr>
                <w:lang w:val="en-GB"/>
              </w:rPr>
              <w:t>0.000</w:t>
            </w:r>
          </w:p>
        </w:tc>
        <w:tc>
          <w:tcPr>
            <w:tcW w:w="1716" w:type="dxa"/>
          </w:tcPr>
          <w:p w14:paraId="645A1149" w14:textId="77777777" w:rsidR="00312BC3" w:rsidRPr="00C26C40" w:rsidRDefault="00312BC3" w:rsidP="00870DFD">
            <w:pPr>
              <w:rPr>
                <w:lang w:val="en-GB"/>
              </w:rPr>
            </w:pPr>
            <w:r w:rsidRPr="00C26C40">
              <w:rPr>
                <w:lang w:val="en-GB"/>
              </w:rPr>
              <w:t>0.000</w:t>
            </w:r>
          </w:p>
        </w:tc>
        <w:tc>
          <w:tcPr>
            <w:tcW w:w="1836" w:type="dxa"/>
          </w:tcPr>
          <w:p w14:paraId="6E560238" w14:textId="77777777" w:rsidR="00312BC3" w:rsidRPr="00C26C40" w:rsidRDefault="00312BC3" w:rsidP="00870DFD">
            <w:pPr>
              <w:rPr>
                <w:lang w:val="en-GB"/>
              </w:rPr>
            </w:pPr>
            <w:r w:rsidRPr="00C26C40">
              <w:rPr>
                <w:lang w:val="en-GB"/>
              </w:rPr>
              <w:t>0.000</w:t>
            </w:r>
          </w:p>
        </w:tc>
      </w:tr>
      <w:tr w:rsidR="00312BC3" w:rsidRPr="00C26C40" w14:paraId="71D4102E" w14:textId="77777777" w:rsidTr="006A311E">
        <w:trPr>
          <w:jc w:val="center"/>
        </w:trPr>
        <w:tc>
          <w:tcPr>
            <w:tcW w:w="1442" w:type="dxa"/>
          </w:tcPr>
          <w:p w14:paraId="3E78AA54" w14:textId="77777777" w:rsidR="00312BC3" w:rsidRPr="00C26C40" w:rsidRDefault="00312BC3" w:rsidP="00870DFD">
            <w:pPr>
              <w:rPr>
                <w:lang w:val="en-GB"/>
              </w:rPr>
            </w:pPr>
            <w:r w:rsidRPr="00C26C40">
              <w:rPr>
                <w:lang w:val="en-GB"/>
              </w:rPr>
              <w:t>H₂O — Mass Fraction</w:t>
            </w:r>
          </w:p>
        </w:tc>
        <w:tc>
          <w:tcPr>
            <w:tcW w:w="1836" w:type="dxa"/>
          </w:tcPr>
          <w:p w14:paraId="362B3DBF" w14:textId="77777777" w:rsidR="00312BC3" w:rsidRPr="00C26C40" w:rsidRDefault="00312BC3" w:rsidP="00870DFD">
            <w:pPr>
              <w:rPr>
                <w:lang w:val="en-GB"/>
              </w:rPr>
            </w:pPr>
            <w:r w:rsidRPr="00C26C40">
              <w:rPr>
                <w:lang w:val="en-GB"/>
              </w:rPr>
              <w:t>0.0000</w:t>
            </w:r>
          </w:p>
        </w:tc>
        <w:tc>
          <w:tcPr>
            <w:tcW w:w="1836" w:type="dxa"/>
          </w:tcPr>
          <w:p w14:paraId="33EC8B13" w14:textId="77777777" w:rsidR="00312BC3" w:rsidRPr="00C26C40" w:rsidRDefault="00312BC3" w:rsidP="00870DFD">
            <w:pPr>
              <w:rPr>
                <w:lang w:val="en-GB"/>
              </w:rPr>
            </w:pPr>
            <w:r w:rsidRPr="00C26C40">
              <w:rPr>
                <w:lang w:val="en-GB"/>
              </w:rPr>
              <w:t>0.0000</w:t>
            </w:r>
          </w:p>
        </w:tc>
        <w:tc>
          <w:tcPr>
            <w:tcW w:w="1836" w:type="dxa"/>
          </w:tcPr>
          <w:p w14:paraId="14A024B5" w14:textId="77777777" w:rsidR="00312BC3" w:rsidRPr="00C26C40" w:rsidRDefault="00312BC3" w:rsidP="00870DFD">
            <w:pPr>
              <w:rPr>
                <w:lang w:val="en-GB"/>
              </w:rPr>
            </w:pPr>
            <w:r w:rsidRPr="00C26C40">
              <w:rPr>
                <w:lang w:val="en-GB"/>
              </w:rPr>
              <w:t>0.0000</w:t>
            </w:r>
          </w:p>
        </w:tc>
        <w:tc>
          <w:tcPr>
            <w:tcW w:w="1836" w:type="dxa"/>
          </w:tcPr>
          <w:p w14:paraId="5EACEE32" w14:textId="77777777" w:rsidR="00312BC3" w:rsidRPr="00C26C40" w:rsidRDefault="00312BC3" w:rsidP="00870DFD">
            <w:pPr>
              <w:rPr>
                <w:lang w:val="en-GB"/>
              </w:rPr>
            </w:pPr>
            <w:r w:rsidRPr="00C26C40">
              <w:rPr>
                <w:lang w:val="en-GB"/>
              </w:rPr>
              <w:t>0.0000</w:t>
            </w:r>
          </w:p>
        </w:tc>
        <w:tc>
          <w:tcPr>
            <w:tcW w:w="1716" w:type="dxa"/>
          </w:tcPr>
          <w:p w14:paraId="2B3AE814" w14:textId="77777777" w:rsidR="00312BC3" w:rsidRPr="00C26C40" w:rsidRDefault="00312BC3" w:rsidP="00870DFD">
            <w:pPr>
              <w:rPr>
                <w:lang w:val="en-GB"/>
              </w:rPr>
            </w:pPr>
            <w:r w:rsidRPr="00C26C40">
              <w:rPr>
                <w:lang w:val="en-GB"/>
              </w:rPr>
              <w:t>0.0000</w:t>
            </w:r>
          </w:p>
        </w:tc>
        <w:tc>
          <w:tcPr>
            <w:tcW w:w="1716" w:type="dxa"/>
          </w:tcPr>
          <w:p w14:paraId="0DE62108" w14:textId="77777777" w:rsidR="00312BC3" w:rsidRPr="00C26C40" w:rsidRDefault="00312BC3" w:rsidP="00870DFD">
            <w:pPr>
              <w:rPr>
                <w:lang w:val="en-GB"/>
              </w:rPr>
            </w:pPr>
            <w:r w:rsidRPr="00C26C40">
              <w:rPr>
                <w:lang w:val="en-GB"/>
              </w:rPr>
              <w:t>0.0000</w:t>
            </w:r>
          </w:p>
        </w:tc>
        <w:tc>
          <w:tcPr>
            <w:tcW w:w="1836" w:type="dxa"/>
          </w:tcPr>
          <w:p w14:paraId="508DFA9C" w14:textId="77777777" w:rsidR="00312BC3" w:rsidRPr="00C26C40" w:rsidRDefault="00312BC3" w:rsidP="00870DFD">
            <w:pPr>
              <w:rPr>
                <w:lang w:val="en-GB"/>
              </w:rPr>
            </w:pPr>
            <w:r w:rsidRPr="00C26C40">
              <w:rPr>
                <w:lang w:val="en-GB"/>
              </w:rPr>
              <w:t>0.0000</w:t>
            </w:r>
          </w:p>
        </w:tc>
      </w:tr>
      <w:tr w:rsidR="00312BC3" w:rsidRPr="00C26C40" w14:paraId="642DC903" w14:textId="77777777" w:rsidTr="006A311E">
        <w:trPr>
          <w:jc w:val="center"/>
        </w:trPr>
        <w:tc>
          <w:tcPr>
            <w:tcW w:w="1442" w:type="dxa"/>
          </w:tcPr>
          <w:p w14:paraId="6F7DA8EC" w14:textId="77777777" w:rsidR="00312BC3" w:rsidRPr="00C26C40" w:rsidRDefault="00312BC3" w:rsidP="00870DFD">
            <w:pPr>
              <w:rPr>
                <w:lang w:val="en-GB"/>
              </w:rPr>
            </w:pPr>
            <w:r w:rsidRPr="00C26C40">
              <w:rPr>
                <w:lang w:val="en-GB"/>
              </w:rPr>
              <w:t>HCl — Mass Fraction</w:t>
            </w:r>
          </w:p>
        </w:tc>
        <w:tc>
          <w:tcPr>
            <w:tcW w:w="1836" w:type="dxa"/>
          </w:tcPr>
          <w:p w14:paraId="42C65B72" w14:textId="77777777" w:rsidR="00312BC3" w:rsidRPr="00C26C40" w:rsidRDefault="00312BC3" w:rsidP="00870DFD">
            <w:pPr>
              <w:rPr>
                <w:lang w:val="en-GB"/>
              </w:rPr>
            </w:pPr>
            <w:r w:rsidRPr="00C26C40">
              <w:rPr>
                <w:lang w:val="en-GB"/>
              </w:rPr>
              <w:t>0.0000</w:t>
            </w:r>
          </w:p>
        </w:tc>
        <w:tc>
          <w:tcPr>
            <w:tcW w:w="1836" w:type="dxa"/>
          </w:tcPr>
          <w:p w14:paraId="4EAF0C0A" w14:textId="77777777" w:rsidR="00312BC3" w:rsidRPr="00C26C40" w:rsidRDefault="00312BC3" w:rsidP="00870DFD">
            <w:pPr>
              <w:rPr>
                <w:lang w:val="en-GB"/>
              </w:rPr>
            </w:pPr>
            <w:r w:rsidRPr="00C26C40">
              <w:rPr>
                <w:lang w:val="en-GB"/>
              </w:rPr>
              <w:t>0.0000</w:t>
            </w:r>
          </w:p>
        </w:tc>
        <w:tc>
          <w:tcPr>
            <w:tcW w:w="1836" w:type="dxa"/>
          </w:tcPr>
          <w:p w14:paraId="2C6DBD7E" w14:textId="77777777" w:rsidR="00312BC3" w:rsidRPr="00C26C40" w:rsidRDefault="00312BC3" w:rsidP="00870DFD">
            <w:pPr>
              <w:rPr>
                <w:lang w:val="en-GB"/>
              </w:rPr>
            </w:pPr>
            <w:r w:rsidRPr="00C26C40">
              <w:rPr>
                <w:lang w:val="en-GB"/>
              </w:rPr>
              <w:t>0.0000</w:t>
            </w:r>
          </w:p>
        </w:tc>
        <w:tc>
          <w:tcPr>
            <w:tcW w:w="1836" w:type="dxa"/>
          </w:tcPr>
          <w:p w14:paraId="090B46CB" w14:textId="77777777" w:rsidR="00312BC3" w:rsidRPr="00C26C40" w:rsidRDefault="00312BC3" w:rsidP="00870DFD">
            <w:pPr>
              <w:rPr>
                <w:lang w:val="en-GB"/>
              </w:rPr>
            </w:pPr>
            <w:r w:rsidRPr="00C26C40">
              <w:rPr>
                <w:lang w:val="en-GB"/>
              </w:rPr>
              <w:t>0.0000</w:t>
            </w:r>
          </w:p>
        </w:tc>
        <w:tc>
          <w:tcPr>
            <w:tcW w:w="1716" w:type="dxa"/>
          </w:tcPr>
          <w:p w14:paraId="10A7A02F" w14:textId="77777777" w:rsidR="00312BC3" w:rsidRPr="00C26C40" w:rsidRDefault="00312BC3" w:rsidP="00870DFD">
            <w:pPr>
              <w:rPr>
                <w:lang w:val="en-GB"/>
              </w:rPr>
            </w:pPr>
            <w:r w:rsidRPr="00C26C40">
              <w:rPr>
                <w:lang w:val="en-GB"/>
              </w:rPr>
              <w:t>0.0000</w:t>
            </w:r>
          </w:p>
        </w:tc>
        <w:tc>
          <w:tcPr>
            <w:tcW w:w="1716" w:type="dxa"/>
          </w:tcPr>
          <w:p w14:paraId="09B8D4AA" w14:textId="77777777" w:rsidR="00312BC3" w:rsidRPr="00C26C40" w:rsidRDefault="00312BC3" w:rsidP="00870DFD">
            <w:pPr>
              <w:rPr>
                <w:lang w:val="en-GB"/>
              </w:rPr>
            </w:pPr>
            <w:r w:rsidRPr="00C26C40">
              <w:rPr>
                <w:lang w:val="en-GB"/>
              </w:rPr>
              <w:t>0.0000</w:t>
            </w:r>
          </w:p>
        </w:tc>
        <w:tc>
          <w:tcPr>
            <w:tcW w:w="1836" w:type="dxa"/>
          </w:tcPr>
          <w:p w14:paraId="12C329F8" w14:textId="77777777" w:rsidR="00312BC3" w:rsidRPr="00C26C40" w:rsidRDefault="00312BC3" w:rsidP="00870DFD">
            <w:pPr>
              <w:rPr>
                <w:lang w:val="en-GB"/>
              </w:rPr>
            </w:pPr>
            <w:r w:rsidRPr="00C26C40">
              <w:rPr>
                <w:lang w:val="en-GB"/>
              </w:rPr>
              <w:t>0.0000</w:t>
            </w:r>
          </w:p>
        </w:tc>
      </w:tr>
      <w:tr w:rsidR="00312BC3" w:rsidRPr="00C26C40" w14:paraId="1B99B6DA" w14:textId="77777777" w:rsidTr="006A311E">
        <w:trPr>
          <w:jc w:val="center"/>
        </w:trPr>
        <w:tc>
          <w:tcPr>
            <w:tcW w:w="1442" w:type="dxa"/>
          </w:tcPr>
          <w:p w14:paraId="4B856197" w14:textId="77777777" w:rsidR="00312BC3" w:rsidRPr="00C26C40" w:rsidRDefault="00312BC3" w:rsidP="00870DFD">
            <w:pPr>
              <w:rPr>
                <w:lang w:val="en-GB"/>
              </w:rPr>
            </w:pPr>
            <w:r w:rsidRPr="00C26C40">
              <w:rPr>
                <w:lang w:val="en-GB"/>
              </w:rPr>
              <w:t>CO₂ — Mass Fraction</w:t>
            </w:r>
          </w:p>
        </w:tc>
        <w:tc>
          <w:tcPr>
            <w:tcW w:w="1836" w:type="dxa"/>
          </w:tcPr>
          <w:p w14:paraId="56FDAE1A" w14:textId="77777777" w:rsidR="00312BC3" w:rsidRPr="00C26C40" w:rsidRDefault="00312BC3" w:rsidP="00870DFD">
            <w:pPr>
              <w:rPr>
                <w:lang w:val="en-GB"/>
              </w:rPr>
            </w:pPr>
            <w:r w:rsidRPr="00C26C40">
              <w:rPr>
                <w:lang w:val="en-GB"/>
              </w:rPr>
              <w:t>0.0000</w:t>
            </w:r>
          </w:p>
        </w:tc>
        <w:tc>
          <w:tcPr>
            <w:tcW w:w="1836" w:type="dxa"/>
          </w:tcPr>
          <w:p w14:paraId="5D0D09E3" w14:textId="77777777" w:rsidR="00312BC3" w:rsidRPr="00C26C40" w:rsidRDefault="00312BC3" w:rsidP="00870DFD">
            <w:pPr>
              <w:rPr>
                <w:lang w:val="en-GB"/>
              </w:rPr>
            </w:pPr>
            <w:r w:rsidRPr="00C26C40">
              <w:rPr>
                <w:lang w:val="en-GB"/>
              </w:rPr>
              <w:t>0.0000</w:t>
            </w:r>
          </w:p>
        </w:tc>
        <w:tc>
          <w:tcPr>
            <w:tcW w:w="1836" w:type="dxa"/>
          </w:tcPr>
          <w:p w14:paraId="58413FA0" w14:textId="77777777" w:rsidR="00312BC3" w:rsidRPr="00C26C40" w:rsidRDefault="00312BC3" w:rsidP="00870DFD">
            <w:pPr>
              <w:rPr>
                <w:lang w:val="en-GB"/>
              </w:rPr>
            </w:pPr>
            <w:r w:rsidRPr="00C26C40">
              <w:rPr>
                <w:lang w:val="en-GB"/>
              </w:rPr>
              <w:t>0.0000</w:t>
            </w:r>
          </w:p>
        </w:tc>
        <w:tc>
          <w:tcPr>
            <w:tcW w:w="1836" w:type="dxa"/>
          </w:tcPr>
          <w:p w14:paraId="5A32C81F" w14:textId="77777777" w:rsidR="00312BC3" w:rsidRPr="00C26C40" w:rsidRDefault="00312BC3" w:rsidP="00870DFD">
            <w:pPr>
              <w:rPr>
                <w:lang w:val="en-GB"/>
              </w:rPr>
            </w:pPr>
            <w:r w:rsidRPr="00C26C40">
              <w:rPr>
                <w:lang w:val="en-GB"/>
              </w:rPr>
              <w:t>0.0000</w:t>
            </w:r>
          </w:p>
        </w:tc>
        <w:tc>
          <w:tcPr>
            <w:tcW w:w="1716" w:type="dxa"/>
          </w:tcPr>
          <w:p w14:paraId="693435C9" w14:textId="77777777" w:rsidR="00312BC3" w:rsidRPr="00C26C40" w:rsidRDefault="00312BC3" w:rsidP="00870DFD">
            <w:pPr>
              <w:rPr>
                <w:lang w:val="en-GB"/>
              </w:rPr>
            </w:pPr>
            <w:r w:rsidRPr="00C26C40">
              <w:rPr>
                <w:lang w:val="en-GB"/>
              </w:rPr>
              <w:t>0.1781</w:t>
            </w:r>
          </w:p>
        </w:tc>
        <w:tc>
          <w:tcPr>
            <w:tcW w:w="1716" w:type="dxa"/>
          </w:tcPr>
          <w:p w14:paraId="130048C6" w14:textId="77777777" w:rsidR="00312BC3" w:rsidRPr="00C26C40" w:rsidRDefault="00312BC3" w:rsidP="00870DFD">
            <w:pPr>
              <w:rPr>
                <w:lang w:val="en-GB"/>
              </w:rPr>
            </w:pPr>
            <w:r w:rsidRPr="00C26C40">
              <w:rPr>
                <w:lang w:val="en-GB"/>
              </w:rPr>
              <w:t>0.1781</w:t>
            </w:r>
          </w:p>
        </w:tc>
        <w:tc>
          <w:tcPr>
            <w:tcW w:w="1836" w:type="dxa"/>
          </w:tcPr>
          <w:p w14:paraId="0CF484DC" w14:textId="77777777" w:rsidR="00312BC3" w:rsidRPr="00C26C40" w:rsidRDefault="00312BC3" w:rsidP="00870DFD">
            <w:pPr>
              <w:rPr>
                <w:lang w:val="en-GB"/>
              </w:rPr>
            </w:pPr>
            <w:r w:rsidRPr="00C26C40">
              <w:rPr>
                <w:lang w:val="en-GB"/>
              </w:rPr>
              <w:t>0.0000</w:t>
            </w:r>
          </w:p>
        </w:tc>
      </w:tr>
      <w:tr w:rsidR="00312BC3" w:rsidRPr="00C26C40" w14:paraId="488E3A98" w14:textId="77777777" w:rsidTr="006A311E">
        <w:trPr>
          <w:jc w:val="center"/>
        </w:trPr>
        <w:tc>
          <w:tcPr>
            <w:tcW w:w="1442" w:type="dxa"/>
          </w:tcPr>
          <w:p w14:paraId="7308953F" w14:textId="77777777" w:rsidR="00312BC3" w:rsidRPr="00C26C40" w:rsidRDefault="00312BC3" w:rsidP="00870DFD">
            <w:pPr>
              <w:rPr>
                <w:lang w:val="en-GB"/>
              </w:rPr>
            </w:pPr>
            <w:r w:rsidRPr="00C26C40">
              <w:rPr>
                <w:lang w:val="en-GB"/>
              </w:rPr>
              <w:t>Al(OH)₃ — Mass Fraction</w:t>
            </w:r>
          </w:p>
        </w:tc>
        <w:tc>
          <w:tcPr>
            <w:tcW w:w="1836" w:type="dxa"/>
          </w:tcPr>
          <w:p w14:paraId="2B5279BD" w14:textId="77777777" w:rsidR="00312BC3" w:rsidRPr="00C26C40" w:rsidRDefault="00312BC3" w:rsidP="00870DFD">
            <w:pPr>
              <w:rPr>
                <w:lang w:val="en-GB"/>
              </w:rPr>
            </w:pPr>
            <w:r w:rsidRPr="00C26C40">
              <w:rPr>
                <w:lang w:val="en-GB"/>
              </w:rPr>
              <w:t>0.5970</w:t>
            </w:r>
          </w:p>
        </w:tc>
        <w:tc>
          <w:tcPr>
            <w:tcW w:w="1836" w:type="dxa"/>
          </w:tcPr>
          <w:p w14:paraId="16151836" w14:textId="77777777" w:rsidR="00312BC3" w:rsidRPr="00C26C40" w:rsidRDefault="00312BC3" w:rsidP="00870DFD">
            <w:pPr>
              <w:rPr>
                <w:lang w:val="en-GB"/>
              </w:rPr>
            </w:pPr>
            <w:r w:rsidRPr="00C26C40">
              <w:rPr>
                <w:lang w:val="en-GB"/>
              </w:rPr>
              <w:t>0.5970</w:t>
            </w:r>
          </w:p>
        </w:tc>
        <w:tc>
          <w:tcPr>
            <w:tcW w:w="1836" w:type="dxa"/>
          </w:tcPr>
          <w:p w14:paraId="424E8D35" w14:textId="77777777" w:rsidR="00312BC3" w:rsidRPr="00C26C40" w:rsidRDefault="00312BC3" w:rsidP="00870DFD">
            <w:pPr>
              <w:rPr>
                <w:lang w:val="en-GB"/>
              </w:rPr>
            </w:pPr>
            <w:r w:rsidRPr="00C26C40">
              <w:rPr>
                <w:lang w:val="en-GB"/>
              </w:rPr>
              <w:t>0.5970</w:t>
            </w:r>
          </w:p>
        </w:tc>
        <w:tc>
          <w:tcPr>
            <w:tcW w:w="1836" w:type="dxa"/>
          </w:tcPr>
          <w:p w14:paraId="5A8C0FEE" w14:textId="77777777" w:rsidR="00312BC3" w:rsidRPr="00C26C40" w:rsidRDefault="00312BC3" w:rsidP="00870DFD">
            <w:pPr>
              <w:rPr>
                <w:lang w:val="en-GB"/>
              </w:rPr>
            </w:pPr>
            <w:r w:rsidRPr="00C26C40">
              <w:rPr>
                <w:lang w:val="en-GB"/>
              </w:rPr>
              <w:t>0.5970</w:t>
            </w:r>
          </w:p>
        </w:tc>
        <w:tc>
          <w:tcPr>
            <w:tcW w:w="1716" w:type="dxa"/>
          </w:tcPr>
          <w:p w14:paraId="4A4C09F5" w14:textId="77777777" w:rsidR="00312BC3" w:rsidRPr="00C26C40" w:rsidRDefault="00312BC3" w:rsidP="00870DFD">
            <w:pPr>
              <w:rPr>
                <w:lang w:val="en-GB"/>
              </w:rPr>
            </w:pPr>
            <w:r w:rsidRPr="00C26C40">
              <w:rPr>
                <w:lang w:val="en-GB"/>
              </w:rPr>
              <w:t>0.0000</w:t>
            </w:r>
          </w:p>
        </w:tc>
        <w:tc>
          <w:tcPr>
            <w:tcW w:w="1716" w:type="dxa"/>
          </w:tcPr>
          <w:p w14:paraId="6226D671" w14:textId="77777777" w:rsidR="00312BC3" w:rsidRPr="00C26C40" w:rsidRDefault="00312BC3" w:rsidP="00870DFD">
            <w:pPr>
              <w:rPr>
                <w:lang w:val="en-GB"/>
              </w:rPr>
            </w:pPr>
            <w:r w:rsidRPr="00C26C40">
              <w:rPr>
                <w:lang w:val="en-GB"/>
              </w:rPr>
              <w:t>0.0000</w:t>
            </w:r>
          </w:p>
        </w:tc>
        <w:tc>
          <w:tcPr>
            <w:tcW w:w="1836" w:type="dxa"/>
          </w:tcPr>
          <w:p w14:paraId="06FD901C" w14:textId="77777777" w:rsidR="00312BC3" w:rsidRPr="00C26C40" w:rsidRDefault="00312BC3" w:rsidP="00870DFD">
            <w:pPr>
              <w:rPr>
                <w:lang w:val="en-GB"/>
              </w:rPr>
            </w:pPr>
            <w:r w:rsidRPr="00C26C40">
              <w:rPr>
                <w:lang w:val="en-GB"/>
              </w:rPr>
              <w:t>0.0150</w:t>
            </w:r>
          </w:p>
        </w:tc>
      </w:tr>
      <w:tr w:rsidR="00312BC3" w:rsidRPr="00C26C40" w14:paraId="5B8253FE" w14:textId="77777777" w:rsidTr="006A311E">
        <w:trPr>
          <w:jc w:val="center"/>
        </w:trPr>
        <w:tc>
          <w:tcPr>
            <w:tcW w:w="1442" w:type="dxa"/>
          </w:tcPr>
          <w:p w14:paraId="136AAA72" w14:textId="77777777" w:rsidR="00312BC3" w:rsidRPr="00C26C40" w:rsidRDefault="00312BC3" w:rsidP="00870DFD">
            <w:pPr>
              <w:rPr>
                <w:lang w:val="en-GB"/>
              </w:rPr>
            </w:pPr>
            <w:r w:rsidRPr="00C26C40">
              <w:rPr>
                <w:lang w:val="en-GB"/>
              </w:rPr>
              <w:t>Fe₂O₃ — Mass Fraction</w:t>
            </w:r>
          </w:p>
        </w:tc>
        <w:tc>
          <w:tcPr>
            <w:tcW w:w="1836" w:type="dxa"/>
          </w:tcPr>
          <w:p w14:paraId="7E1986FD" w14:textId="77777777" w:rsidR="00312BC3" w:rsidRPr="00C26C40" w:rsidRDefault="00312BC3" w:rsidP="00870DFD">
            <w:pPr>
              <w:rPr>
                <w:lang w:val="en-GB"/>
              </w:rPr>
            </w:pPr>
            <w:r w:rsidRPr="00C26C40">
              <w:rPr>
                <w:lang w:val="en-GB"/>
              </w:rPr>
              <w:t>0.0159</w:t>
            </w:r>
          </w:p>
        </w:tc>
        <w:tc>
          <w:tcPr>
            <w:tcW w:w="1836" w:type="dxa"/>
          </w:tcPr>
          <w:p w14:paraId="345CA53A" w14:textId="77777777" w:rsidR="00312BC3" w:rsidRPr="00C26C40" w:rsidRDefault="00312BC3" w:rsidP="00870DFD">
            <w:pPr>
              <w:rPr>
                <w:lang w:val="en-GB"/>
              </w:rPr>
            </w:pPr>
            <w:r w:rsidRPr="00C26C40">
              <w:rPr>
                <w:lang w:val="en-GB"/>
              </w:rPr>
              <w:t>0.0159</w:t>
            </w:r>
          </w:p>
        </w:tc>
        <w:tc>
          <w:tcPr>
            <w:tcW w:w="1836" w:type="dxa"/>
          </w:tcPr>
          <w:p w14:paraId="613B6BB9" w14:textId="77777777" w:rsidR="00312BC3" w:rsidRPr="00C26C40" w:rsidRDefault="00312BC3" w:rsidP="00870DFD">
            <w:pPr>
              <w:rPr>
                <w:lang w:val="en-GB"/>
              </w:rPr>
            </w:pPr>
            <w:r w:rsidRPr="00C26C40">
              <w:rPr>
                <w:lang w:val="en-GB"/>
              </w:rPr>
              <w:t>0.0159</w:t>
            </w:r>
          </w:p>
        </w:tc>
        <w:tc>
          <w:tcPr>
            <w:tcW w:w="1836" w:type="dxa"/>
          </w:tcPr>
          <w:p w14:paraId="3FA08740" w14:textId="77777777" w:rsidR="00312BC3" w:rsidRPr="00C26C40" w:rsidRDefault="00312BC3" w:rsidP="00870DFD">
            <w:pPr>
              <w:rPr>
                <w:lang w:val="en-GB"/>
              </w:rPr>
            </w:pPr>
            <w:r w:rsidRPr="00C26C40">
              <w:rPr>
                <w:lang w:val="en-GB"/>
              </w:rPr>
              <w:t>0.0159</w:t>
            </w:r>
          </w:p>
        </w:tc>
        <w:tc>
          <w:tcPr>
            <w:tcW w:w="1716" w:type="dxa"/>
          </w:tcPr>
          <w:p w14:paraId="0C71836F" w14:textId="77777777" w:rsidR="00312BC3" w:rsidRPr="00C26C40" w:rsidRDefault="00312BC3" w:rsidP="00870DFD">
            <w:pPr>
              <w:rPr>
                <w:lang w:val="en-GB"/>
              </w:rPr>
            </w:pPr>
            <w:r w:rsidRPr="00C26C40">
              <w:rPr>
                <w:lang w:val="en-GB"/>
              </w:rPr>
              <w:t>0.0000</w:t>
            </w:r>
          </w:p>
        </w:tc>
        <w:tc>
          <w:tcPr>
            <w:tcW w:w="1716" w:type="dxa"/>
          </w:tcPr>
          <w:p w14:paraId="79CC035A" w14:textId="77777777" w:rsidR="00312BC3" w:rsidRPr="00C26C40" w:rsidRDefault="00312BC3" w:rsidP="00870DFD">
            <w:pPr>
              <w:rPr>
                <w:lang w:val="en-GB"/>
              </w:rPr>
            </w:pPr>
            <w:r w:rsidRPr="00C26C40">
              <w:rPr>
                <w:lang w:val="en-GB"/>
              </w:rPr>
              <w:t>0.0000</w:t>
            </w:r>
          </w:p>
        </w:tc>
        <w:tc>
          <w:tcPr>
            <w:tcW w:w="1836" w:type="dxa"/>
          </w:tcPr>
          <w:p w14:paraId="22A97F38" w14:textId="77777777" w:rsidR="00312BC3" w:rsidRPr="00C26C40" w:rsidRDefault="00312BC3" w:rsidP="00870DFD">
            <w:pPr>
              <w:rPr>
                <w:lang w:val="en-GB"/>
              </w:rPr>
            </w:pPr>
            <w:r w:rsidRPr="00C26C40">
              <w:rPr>
                <w:lang w:val="en-GB"/>
              </w:rPr>
              <w:t>0.0010</w:t>
            </w:r>
          </w:p>
        </w:tc>
      </w:tr>
      <w:tr w:rsidR="00312BC3" w:rsidRPr="00C26C40" w14:paraId="26A41CF4" w14:textId="77777777" w:rsidTr="006A311E">
        <w:trPr>
          <w:jc w:val="center"/>
        </w:trPr>
        <w:tc>
          <w:tcPr>
            <w:tcW w:w="1442" w:type="dxa"/>
          </w:tcPr>
          <w:p w14:paraId="31DD3082" w14:textId="77777777" w:rsidR="00312BC3" w:rsidRPr="00C26C40" w:rsidRDefault="00312BC3" w:rsidP="00870DFD">
            <w:pPr>
              <w:rPr>
                <w:lang w:val="en-GB"/>
              </w:rPr>
            </w:pPr>
            <w:r w:rsidRPr="00C26C40">
              <w:rPr>
                <w:lang w:val="en-GB"/>
              </w:rPr>
              <w:lastRenderedPageBreak/>
              <w:t>SiO₂ — Mass Fraction</w:t>
            </w:r>
          </w:p>
        </w:tc>
        <w:tc>
          <w:tcPr>
            <w:tcW w:w="1836" w:type="dxa"/>
          </w:tcPr>
          <w:p w14:paraId="0D9AC106" w14:textId="77777777" w:rsidR="00312BC3" w:rsidRPr="00C26C40" w:rsidRDefault="00312BC3" w:rsidP="00870DFD">
            <w:pPr>
              <w:rPr>
                <w:lang w:val="en-GB"/>
              </w:rPr>
            </w:pPr>
            <w:r w:rsidRPr="00C26C40">
              <w:rPr>
                <w:lang w:val="en-GB"/>
              </w:rPr>
              <w:t>0.3512</w:t>
            </w:r>
          </w:p>
        </w:tc>
        <w:tc>
          <w:tcPr>
            <w:tcW w:w="1836" w:type="dxa"/>
          </w:tcPr>
          <w:p w14:paraId="04EBB5D6" w14:textId="77777777" w:rsidR="00312BC3" w:rsidRPr="00C26C40" w:rsidRDefault="00312BC3" w:rsidP="00870DFD">
            <w:pPr>
              <w:rPr>
                <w:lang w:val="en-GB"/>
              </w:rPr>
            </w:pPr>
            <w:r w:rsidRPr="00C26C40">
              <w:rPr>
                <w:lang w:val="en-GB"/>
              </w:rPr>
              <w:t>0.3512</w:t>
            </w:r>
          </w:p>
        </w:tc>
        <w:tc>
          <w:tcPr>
            <w:tcW w:w="1836" w:type="dxa"/>
          </w:tcPr>
          <w:p w14:paraId="61AB7E20" w14:textId="77777777" w:rsidR="00312BC3" w:rsidRPr="00C26C40" w:rsidRDefault="00312BC3" w:rsidP="00870DFD">
            <w:pPr>
              <w:rPr>
                <w:lang w:val="en-GB"/>
              </w:rPr>
            </w:pPr>
            <w:r w:rsidRPr="00C26C40">
              <w:rPr>
                <w:lang w:val="en-GB"/>
              </w:rPr>
              <w:t>0.3512</w:t>
            </w:r>
          </w:p>
        </w:tc>
        <w:tc>
          <w:tcPr>
            <w:tcW w:w="1836" w:type="dxa"/>
          </w:tcPr>
          <w:p w14:paraId="0B1271FD" w14:textId="77777777" w:rsidR="00312BC3" w:rsidRPr="00C26C40" w:rsidRDefault="00312BC3" w:rsidP="00870DFD">
            <w:pPr>
              <w:rPr>
                <w:lang w:val="en-GB"/>
              </w:rPr>
            </w:pPr>
            <w:r w:rsidRPr="00C26C40">
              <w:rPr>
                <w:lang w:val="en-GB"/>
              </w:rPr>
              <w:t>0.3512</w:t>
            </w:r>
          </w:p>
        </w:tc>
        <w:tc>
          <w:tcPr>
            <w:tcW w:w="1716" w:type="dxa"/>
          </w:tcPr>
          <w:p w14:paraId="5DAB9AA6" w14:textId="77777777" w:rsidR="00312BC3" w:rsidRPr="00C26C40" w:rsidRDefault="00312BC3" w:rsidP="00870DFD">
            <w:pPr>
              <w:rPr>
                <w:lang w:val="en-GB"/>
              </w:rPr>
            </w:pPr>
            <w:r w:rsidRPr="00C26C40">
              <w:rPr>
                <w:lang w:val="en-GB"/>
              </w:rPr>
              <w:t>0.0000</w:t>
            </w:r>
          </w:p>
        </w:tc>
        <w:tc>
          <w:tcPr>
            <w:tcW w:w="1716" w:type="dxa"/>
          </w:tcPr>
          <w:p w14:paraId="1B58C4CC" w14:textId="77777777" w:rsidR="00312BC3" w:rsidRPr="00C26C40" w:rsidRDefault="00312BC3" w:rsidP="00870DFD">
            <w:pPr>
              <w:rPr>
                <w:lang w:val="en-GB"/>
              </w:rPr>
            </w:pPr>
            <w:r w:rsidRPr="00C26C40">
              <w:rPr>
                <w:lang w:val="en-GB"/>
              </w:rPr>
              <w:t>0.0000</w:t>
            </w:r>
          </w:p>
        </w:tc>
        <w:tc>
          <w:tcPr>
            <w:tcW w:w="1836" w:type="dxa"/>
          </w:tcPr>
          <w:p w14:paraId="37828E91" w14:textId="77777777" w:rsidR="00312BC3" w:rsidRPr="00C26C40" w:rsidRDefault="00312BC3" w:rsidP="00870DFD">
            <w:pPr>
              <w:rPr>
                <w:lang w:val="en-GB"/>
              </w:rPr>
            </w:pPr>
            <w:r w:rsidRPr="00C26C40">
              <w:rPr>
                <w:lang w:val="en-GB"/>
              </w:rPr>
              <w:t>0.4408</w:t>
            </w:r>
          </w:p>
        </w:tc>
      </w:tr>
      <w:tr w:rsidR="00312BC3" w:rsidRPr="00C26C40" w14:paraId="1A11016D" w14:textId="77777777" w:rsidTr="006A311E">
        <w:trPr>
          <w:jc w:val="center"/>
        </w:trPr>
        <w:tc>
          <w:tcPr>
            <w:tcW w:w="1442" w:type="dxa"/>
          </w:tcPr>
          <w:p w14:paraId="00F7930A" w14:textId="77777777" w:rsidR="00312BC3" w:rsidRPr="00C26C40" w:rsidRDefault="00312BC3" w:rsidP="00870DFD">
            <w:pPr>
              <w:rPr>
                <w:lang w:val="en-GB"/>
              </w:rPr>
            </w:pPr>
            <w:r w:rsidRPr="00C26C40">
              <w:rPr>
                <w:lang w:val="en-GB"/>
              </w:rPr>
              <w:t>TiO₂ — Mass Fraction</w:t>
            </w:r>
          </w:p>
        </w:tc>
        <w:tc>
          <w:tcPr>
            <w:tcW w:w="1836" w:type="dxa"/>
          </w:tcPr>
          <w:p w14:paraId="34D0844E" w14:textId="77777777" w:rsidR="00312BC3" w:rsidRPr="00C26C40" w:rsidRDefault="00312BC3" w:rsidP="00870DFD">
            <w:pPr>
              <w:rPr>
                <w:lang w:val="en-GB"/>
              </w:rPr>
            </w:pPr>
            <w:r w:rsidRPr="00C26C40">
              <w:rPr>
                <w:lang w:val="en-GB"/>
              </w:rPr>
              <w:t>0.0286</w:t>
            </w:r>
          </w:p>
        </w:tc>
        <w:tc>
          <w:tcPr>
            <w:tcW w:w="1836" w:type="dxa"/>
          </w:tcPr>
          <w:p w14:paraId="3E707B7B" w14:textId="77777777" w:rsidR="00312BC3" w:rsidRPr="00C26C40" w:rsidRDefault="00312BC3" w:rsidP="00870DFD">
            <w:pPr>
              <w:rPr>
                <w:lang w:val="en-GB"/>
              </w:rPr>
            </w:pPr>
            <w:r w:rsidRPr="00C26C40">
              <w:rPr>
                <w:lang w:val="en-GB"/>
              </w:rPr>
              <w:t>0.0286</w:t>
            </w:r>
          </w:p>
        </w:tc>
        <w:tc>
          <w:tcPr>
            <w:tcW w:w="1836" w:type="dxa"/>
          </w:tcPr>
          <w:p w14:paraId="7C3DE62C" w14:textId="77777777" w:rsidR="00312BC3" w:rsidRPr="00C26C40" w:rsidRDefault="00312BC3" w:rsidP="00870DFD">
            <w:pPr>
              <w:rPr>
                <w:lang w:val="en-GB"/>
              </w:rPr>
            </w:pPr>
            <w:r w:rsidRPr="00C26C40">
              <w:rPr>
                <w:lang w:val="en-GB"/>
              </w:rPr>
              <w:t>0.0286</w:t>
            </w:r>
          </w:p>
        </w:tc>
        <w:tc>
          <w:tcPr>
            <w:tcW w:w="1836" w:type="dxa"/>
          </w:tcPr>
          <w:p w14:paraId="6DB42F40" w14:textId="77777777" w:rsidR="00312BC3" w:rsidRPr="00C26C40" w:rsidRDefault="00312BC3" w:rsidP="00870DFD">
            <w:pPr>
              <w:rPr>
                <w:lang w:val="en-GB"/>
              </w:rPr>
            </w:pPr>
            <w:r w:rsidRPr="00C26C40">
              <w:rPr>
                <w:lang w:val="en-GB"/>
              </w:rPr>
              <w:t>0.0286</w:t>
            </w:r>
          </w:p>
        </w:tc>
        <w:tc>
          <w:tcPr>
            <w:tcW w:w="1716" w:type="dxa"/>
          </w:tcPr>
          <w:p w14:paraId="3485A176" w14:textId="77777777" w:rsidR="00312BC3" w:rsidRPr="00C26C40" w:rsidRDefault="00312BC3" w:rsidP="00870DFD">
            <w:pPr>
              <w:rPr>
                <w:lang w:val="en-GB"/>
              </w:rPr>
            </w:pPr>
            <w:r w:rsidRPr="00C26C40">
              <w:rPr>
                <w:lang w:val="en-GB"/>
              </w:rPr>
              <w:t>0.0000</w:t>
            </w:r>
          </w:p>
        </w:tc>
        <w:tc>
          <w:tcPr>
            <w:tcW w:w="1716" w:type="dxa"/>
          </w:tcPr>
          <w:p w14:paraId="05900569" w14:textId="77777777" w:rsidR="00312BC3" w:rsidRPr="00C26C40" w:rsidRDefault="00312BC3" w:rsidP="00870DFD">
            <w:pPr>
              <w:rPr>
                <w:lang w:val="en-GB"/>
              </w:rPr>
            </w:pPr>
            <w:r w:rsidRPr="00C26C40">
              <w:rPr>
                <w:lang w:val="en-GB"/>
              </w:rPr>
              <w:t>0.0000</w:t>
            </w:r>
          </w:p>
        </w:tc>
        <w:tc>
          <w:tcPr>
            <w:tcW w:w="1836" w:type="dxa"/>
          </w:tcPr>
          <w:p w14:paraId="012C42F2" w14:textId="77777777" w:rsidR="00312BC3" w:rsidRPr="00C26C40" w:rsidRDefault="00312BC3" w:rsidP="00870DFD">
            <w:pPr>
              <w:rPr>
                <w:lang w:val="en-GB"/>
              </w:rPr>
            </w:pPr>
            <w:r w:rsidRPr="00C26C40">
              <w:rPr>
                <w:lang w:val="en-GB"/>
              </w:rPr>
              <w:t>0.0359</w:t>
            </w:r>
          </w:p>
        </w:tc>
      </w:tr>
      <w:tr w:rsidR="00312BC3" w:rsidRPr="00C26C40" w14:paraId="6B9AD2DC" w14:textId="77777777" w:rsidTr="006A311E">
        <w:trPr>
          <w:jc w:val="center"/>
        </w:trPr>
        <w:tc>
          <w:tcPr>
            <w:tcW w:w="1442" w:type="dxa"/>
          </w:tcPr>
          <w:p w14:paraId="19707F54" w14:textId="77777777" w:rsidR="00312BC3" w:rsidRPr="00C26C40" w:rsidRDefault="00312BC3" w:rsidP="00870DFD">
            <w:pPr>
              <w:rPr>
                <w:lang w:val="en-GB"/>
              </w:rPr>
            </w:pPr>
            <w:r w:rsidRPr="00C26C40">
              <w:rPr>
                <w:lang w:val="en-GB"/>
              </w:rPr>
              <w:t>PAC — Mass Fraction</w:t>
            </w:r>
          </w:p>
        </w:tc>
        <w:tc>
          <w:tcPr>
            <w:tcW w:w="1836" w:type="dxa"/>
          </w:tcPr>
          <w:p w14:paraId="0BD1787F" w14:textId="77777777" w:rsidR="00312BC3" w:rsidRPr="00C26C40" w:rsidRDefault="00312BC3" w:rsidP="00870DFD">
            <w:pPr>
              <w:rPr>
                <w:lang w:val="en-GB"/>
              </w:rPr>
            </w:pPr>
            <w:r w:rsidRPr="00C26C40">
              <w:rPr>
                <w:lang w:val="en-GB"/>
              </w:rPr>
              <w:t>0.0000</w:t>
            </w:r>
          </w:p>
        </w:tc>
        <w:tc>
          <w:tcPr>
            <w:tcW w:w="1836" w:type="dxa"/>
          </w:tcPr>
          <w:p w14:paraId="7E085A17" w14:textId="77777777" w:rsidR="00312BC3" w:rsidRPr="00C26C40" w:rsidRDefault="00312BC3" w:rsidP="00870DFD">
            <w:pPr>
              <w:rPr>
                <w:lang w:val="en-GB"/>
              </w:rPr>
            </w:pPr>
            <w:r w:rsidRPr="00C26C40">
              <w:rPr>
                <w:lang w:val="en-GB"/>
              </w:rPr>
              <w:t>0.0000</w:t>
            </w:r>
          </w:p>
        </w:tc>
        <w:tc>
          <w:tcPr>
            <w:tcW w:w="1836" w:type="dxa"/>
          </w:tcPr>
          <w:p w14:paraId="21752486" w14:textId="77777777" w:rsidR="00312BC3" w:rsidRPr="00C26C40" w:rsidRDefault="00312BC3" w:rsidP="00870DFD">
            <w:pPr>
              <w:rPr>
                <w:lang w:val="en-GB"/>
              </w:rPr>
            </w:pPr>
            <w:r w:rsidRPr="00C26C40">
              <w:rPr>
                <w:lang w:val="en-GB"/>
              </w:rPr>
              <w:t>0.0000</w:t>
            </w:r>
          </w:p>
        </w:tc>
        <w:tc>
          <w:tcPr>
            <w:tcW w:w="1836" w:type="dxa"/>
          </w:tcPr>
          <w:p w14:paraId="2606E3CD" w14:textId="77777777" w:rsidR="00312BC3" w:rsidRPr="00C26C40" w:rsidRDefault="00312BC3" w:rsidP="00870DFD">
            <w:pPr>
              <w:rPr>
                <w:lang w:val="en-GB"/>
              </w:rPr>
            </w:pPr>
            <w:r w:rsidRPr="00C26C40">
              <w:rPr>
                <w:lang w:val="en-GB"/>
              </w:rPr>
              <w:t>0.0000</w:t>
            </w:r>
          </w:p>
        </w:tc>
        <w:tc>
          <w:tcPr>
            <w:tcW w:w="1716" w:type="dxa"/>
          </w:tcPr>
          <w:p w14:paraId="715DEF02" w14:textId="77777777" w:rsidR="00312BC3" w:rsidRPr="00C26C40" w:rsidRDefault="00312BC3" w:rsidP="00870DFD">
            <w:pPr>
              <w:rPr>
                <w:lang w:val="en-GB"/>
              </w:rPr>
            </w:pPr>
            <w:r w:rsidRPr="00C26C40">
              <w:rPr>
                <w:lang w:val="en-GB"/>
              </w:rPr>
              <w:t>0.0000</w:t>
            </w:r>
          </w:p>
        </w:tc>
        <w:tc>
          <w:tcPr>
            <w:tcW w:w="1716" w:type="dxa"/>
          </w:tcPr>
          <w:p w14:paraId="3BA72121" w14:textId="77777777" w:rsidR="00312BC3" w:rsidRPr="00C26C40" w:rsidRDefault="00312BC3" w:rsidP="00870DFD">
            <w:pPr>
              <w:rPr>
                <w:lang w:val="en-GB"/>
              </w:rPr>
            </w:pPr>
            <w:r w:rsidRPr="00C26C40">
              <w:rPr>
                <w:lang w:val="en-GB"/>
              </w:rPr>
              <w:t>0.0000</w:t>
            </w:r>
          </w:p>
        </w:tc>
        <w:tc>
          <w:tcPr>
            <w:tcW w:w="1836" w:type="dxa"/>
          </w:tcPr>
          <w:p w14:paraId="15AEBD24" w14:textId="77777777" w:rsidR="00312BC3" w:rsidRPr="00C26C40" w:rsidRDefault="00312BC3" w:rsidP="00870DFD">
            <w:pPr>
              <w:rPr>
                <w:lang w:val="en-GB"/>
              </w:rPr>
            </w:pPr>
            <w:r w:rsidRPr="00C26C40">
              <w:rPr>
                <w:lang w:val="en-GB"/>
              </w:rPr>
              <w:t>0.0000</w:t>
            </w:r>
          </w:p>
        </w:tc>
      </w:tr>
      <w:tr w:rsidR="00312BC3" w:rsidRPr="00C26C40" w14:paraId="5782950E" w14:textId="77777777" w:rsidTr="006A311E">
        <w:trPr>
          <w:jc w:val="center"/>
        </w:trPr>
        <w:tc>
          <w:tcPr>
            <w:tcW w:w="1442" w:type="dxa"/>
          </w:tcPr>
          <w:p w14:paraId="2D983863" w14:textId="77777777" w:rsidR="00312BC3" w:rsidRPr="00C26C40" w:rsidRDefault="00312BC3" w:rsidP="00870DFD">
            <w:pPr>
              <w:rPr>
                <w:lang w:val="en-GB"/>
              </w:rPr>
            </w:pPr>
            <w:r w:rsidRPr="00C26C40">
              <w:rPr>
                <w:lang w:val="en-GB"/>
              </w:rPr>
              <w:t>K₂O — Mass Fraction</w:t>
            </w:r>
          </w:p>
        </w:tc>
        <w:tc>
          <w:tcPr>
            <w:tcW w:w="1836" w:type="dxa"/>
          </w:tcPr>
          <w:p w14:paraId="43B7E82F" w14:textId="77777777" w:rsidR="00312BC3" w:rsidRPr="00C26C40" w:rsidRDefault="00312BC3" w:rsidP="00870DFD">
            <w:pPr>
              <w:rPr>
                <w:lang w:val="en-GB"/>
              </w:rPr>
            </w:pPr>
            <w:r w:rsidRPr="00C26C40">
              <w:rPr>
                <w:lang w:val="en-GB"/>
              </w:rPr>
              <w:t>0.0053</w:t>
            </w:r>
          </w:p>
        </w:tc>
        <w:tc>
          <w:tcPr>
            <w:tcW w:w="1836" w:type="dxa"/>
          </w:tcPr>
          <w:p w14:paraId="01533216" w14:textId="77777777" w:rsidR="00312BC3" w:rsidRPr="00C26C40" w:rsidRDefault="00312BC3" w:rsidP="00870DFD">
            <w:pPr>
              <w:rPr>
                <w:lang w:val="en-GB"/>
              </w:rPr>
            </w:pPr>
            <w:r w:rsidRPr="00C26C40">
              <w:rPr>
                <w:lang w:val="en-GB"/>
              </w:rPr>
              <w:t>0.0053</w:t>
            </w:r>
          </w:p>
        </w:tc>
        <w:tc>
          <w:tcPr>
            <w:tcW w:w="1836" w:type="dxa"/>
          </w:tcPr>
          <w:p w14:paraId="6FB535C1" w14:textId="77777777" w:rsidR="00312BC3" w:rsidRPr="00C26C40" w:rsidRDefault="00312BC3" w:rsidP="00870DFD">
            <w:pPr>
              <w:rPr>
                <w:lang w:val="en-GB"/>
              </w:rPr>
            </w:pPr>
            <w:r w:rsidRPr="00C26C40">
              <w:rPr>
                <w:lang w:val="en-GB"/>
              </w:rPr>
              <w:t>0.0053</w:t>
            </w:r>
          </w:p>
        </w:tc>
        <w:tc>
          <w:tcPr>
            <w:tcW w:w="1836" w:type="dxa"/>
          </w:tcPr>
          <w:p w14:paraId="15DC1D0F" w14:textId="77777777" w:rsidR="00312BC3" w:rsidRPr="00C26C40" w:rsidRDefault="00312BC3" w:rsidP="00870DFD">
            <w:pPr>
              <w:rPr>
                <w:lang w:val="en-GB"/>
              </w:rPr>
            </w:pPr>
            <w:r w:rsidRPr="00C26C40">
              <w:rPr>
                <w:lang w:val="en-GB"/>
              </w:rPr>
              <w:t>0.0053</w:t>
            </w:r>
          </w:p>
        </w:tc>
        <w:tc>
          <w:tcPr>
            <w:tcW w:w="1716" w:type="dxa"/>
          </w:tcPr>
          <w:p w14:paraId="385395B3" w14:textId="77777777" w:rsidR="00312BC3" w:rsidRPr="00C26C40" w:rsidRDefault="00312BC3" w:rsidP="00870DFD">
            <w:pPr>
              <w:rPr>
                <w:lang w:val="en-GB"/>
              </w:rPr>
            </w:pPr>
            <w:r w:rsidRPr="00C26C40">
              <w:rPr>
                <w:lang w:val="en-GB"/>
              </w:rPr>
              <w:t>0.0000</w:t>
            </w:r>
          </w:p>
        </w:tc>
        <w:tc>
          <w:tcPr>
            <w:tcW w:w="1716" w:type="dxa"/>
          </w:tcPr>
          <w:p w14:paraId="79A2D847" w14:textId="77777777" w:rsidR="00312BC3" w:rsidRPr="00C26C40" w:rsidRDefault="00312BC3" w:rsidP="00870DFD">
            <w:pPr>
              <w:rPr>
                <w:lang w:val="en-GB"/>
              </w:rPr>
            </w:pPr>
            <w:r w:rsidRPr="00C26C40">
              <w:rPr>
                <w:lang w:val="en-GB"/>
              </w:rPr>
              <w:t>0.0000</w:t>
            </w:r>
          </w:p>
        </w:tc>
        <w:tc>
          <w:tcPr>
            <w:tcW w:w="1836" w:type="dxa"/>
          </w:tcPr>
          <w:p w14:paraId="77501D57" w14:textId="77777777" w:rsidR="00312BC3" w:rsidRPr="00C26C40" w:rsidRDefault="00312BC3" w:rsidP="00870DFD">
            <w:pPr>
              <w:rPr>
                <w:lang w:val="en-GB"/>
              </w:rPr>
            </w:pPr>
            <w:r w:rsidRPr="00C26C40">
              <w:rPr>
                <w:lang w:val="en-GB"/>
              </w:rPr>
              <w:t>0.0067</w:t>
            </w:r>
          </w:p>
        </w:tc>
      </w:tr>
      <w:tr w:rsidR="00312BC3" w:rsidRPr="00C26C40" w14:paraId="05B50AB8" w14:textId="77777777" w:rsidTr="006A311E">
        <w:trPr>
          <w:jc w:val="center"/>
        </w:trPr>
        <w:tc>
          <w:tcPr>
            <w:tcW w:w="1442" w:type="dxa"/>
          </w:tcPr>
          <w:p w14:paraId="479D1D11" w14:textId="77777777" w:rsidR="00312BC3" w:rsidRPr="00C26C40" w:rsidRDefault="00312BC3" w:rsidP="00870DFD">
            <w:pPr>
              <w:rPr>
                <w:lang w:val="en-GB"/>
              </w:rPr>
            </w:pPr>
            <w:r w:rsidRPr="00C26C40">
              <w:rPr>
                <w:lang w:val="en-GB"/>
              </w:rPr>
              <w:t>Na₂O — Mass Fraction</w:t>
            </w:r>
          </w:p>
        </w:tc>
        <w:tc>
          <w:tcPr>
            <w:tcW w:w="1836" w:type="dxa"/>
          </w:tcPr>
          <w:p w14:paraId="7170ECFD" w14:textId="77777777" w:rsidR="00312BC3" w:rsidRPr="00C26C40" w:rsidRDefault="00312BC3" w:rsidP="00870DFD">
            <w:pPr>
              <w:rPr>
                <w:lang w:val="en-GB"/>
              </w:rPr>
            </w:pPr>
            <w:r w:rsidRPr="00C26C40">
              <w:rPr>
                <w:lang w:val="en-GB"/>
              </w:rPr>
              <w:t>0.0016</w:t>
            </w:r>
          </w:p>
        </w:tc>
        <w:tc>
          <w:tcPr>
            <w:tcW w:w="1836" w:type="dxa"/>
          </w:tcPr>
          <w:p w14:paraId="1440A19F" w14:textId="77777777" w:rsidR="00312BC3" w:rsidRPr="00C26C40" w:rsidRDefault="00312BC3" w:rsidP="00870DFD">
            <w:pPr>
              <w:rPr>
                <w:lang w:val="en-GB"/>
              </w:rPr>
            </w:pPr>
            <w:r w:rsidRPr="00C26C40">
              <w:rPr>
                <w:lang w:val="en-GB"/>
              </w:rPr>
              <w:t>0.0016</w:t>
            </w:r>
          </w:p>
        </w:tc>
        <w:tc>
          <w:tcPr>
            <w:tcW w:w="1836" w:type="dxa"/>
          </w:tcPr>
          <w:p w14:paraId="0E85000B" w14:textId="77777777" w:rsidR="00312BC3" w:rsidRPr="00C26C40" w:rsidRDefault="00312BC3" w:rsidP="00870DFD">
            <w:pPr>
              <w:rPr>
                <w:lang w:val="en-GB"/>
              </w:rPr>
            </w:pPr>
            <w:r w:rsidRPr="00C26C40">
              <w:rPr>
                <w:lang w:val="en-GB"/>
              </w:rPr>
              <w:t>0.0016</w:t>
            </w:r>
          </w:p>
        </w:tc>
        <w:tc>
          <w:tcPr>
            <w:tcW w:w="1836" w:type="dxa"/>
          </w:tcPr>
          <w:p w14:paraId="1F5F7114" w14:textId="77777777" w:rsidR="00312BC3" w:rsidRPr="00C26C40" w:rsidRDefault="00312BC3" w:rsidP="00870DFD">
            <w:pPr>
              <w:rPr>
                <w:lang w:val="en-GB"/>
              </w:rPr>
            </w:pPr>
            <w:r w:rsidRPr="00C26C40">
              <w:rPr>
                <w:lang w:val="en-GB"/>
              </w:rPr>
              <w:t>0.0016</w:t>
            </w:r>
          </w:p>
        </w:tc>
        <w:tc>
          <w:tcPr>
            <w:tcW w:w="1716" w:type="dxa"/>
          </w:tcPr>
          <w:p w14:paraId="2B81BFE5" w14:textId="77777777" w:rsidR="00312BC3" w:rsidRPr="00C26C40" w:rsidRDefault="00312BC3" w:rsidP="00870DFD">
            <w:pPr>
              <w:rPr>
                <w:lang w:val="en-GB"/>
              </w:rPr>
            </w:pPr>
            <w:r w:rsidRPr="00C26C40">
              <w:rPr>
                <w:lang w:val="en-GB"/>
              </w:rPr>
              <w:t>0.0000</w:t>
            </w:r>
          </w:p>
        </w:tc>
        <w:tc>
          <w:tcPr>
            <w:tcW w:w="1716" w:type="dxa"/>
          </w:tcPr>
          <w:p w14:paraId="2BAB6D70" w14:textId="77777777" w:rsidR="00312BC3" w:rsidRPr="00C26C40" w:rsidRDefault="00312BC3" w:rsidP="00870DFD">
            <w:pPr>
              <w:rPr>
                <w:lang w:val="en-GB"/>
              </w:rPr>
            </w:pPr>
            <w:r w:rsidRPr="00C26C40">
              <w:rPr>
                <w:lang w:val="en-GB"/>
              </w:rPr>
              <w:t>0.0000</w:t>
            </w:r>
          </w:p>
        </w:tc>
        <w:tc>
          <w:tcPr>
            <w:tcW w:w="1836" w:type="dxa"/>
          </w:tcPr>
          <w:p w14:paraId="6A9232D5" w14:textId="77777777" w:rsidR="00312BC3" w:rsidRPr="00C26C40" w:rsidRDefault="00312BC3" w:rsidP="00870DFD">
            <w:pPr>
              <w:rPr>
                <w:lang w:val="en-GB"/>
              </w:rPr>
            </w:pPr>
            <w:r w:rsidRPr="00C26C40">
              <w:rPr>
                <w:lang w:val="en-GB"/>
              </w:rPr>
              <w:t>0.0020</w:t>
            </w:r>
          </w:p>
        </w:tc>
      </w:tr>
      <w:tr w:rsidR="00312BC3" w:rsidRPr="00C26C40" w14:paraId="7702857E" w14:textId="77777777" w:rsidTr="006A311E">
        <w:trPr>
          <w:jc w:val="center"/>
        </w:trPr>
        <w:tc>
          <w:tcPr>
            <w:tcW w:w="1442" w:type="dxa"/>
          </w:tcPr>
          <w:p w14:paraId="0D68F98E" w14:textId="77777777" w:rsidR="00312BC3" w:rsidRPr="00C26C40" w:rsidRDefault="00312BC3" w:rsidP="00870DFD">
            <w:pPr>
              <w:rPr>
                <w:lang w:val="en-GB"/>
              </w:rPr>
            </w:pPr>
            <w:r w:rsidRPr="00C26C40">
              <w:rPr>
                <w:lang w:val="en-GB"/>
              </w:rPr>
              <w:t>MgO — Mass Fraction</w:t>
            </w:r>
          </w:p>
        </w:tc>
        <w:tc>
          <w:tcPr>
            <w:tcW w:w="1836" w:type="dxa"/>
          </w:tcPr>
          <w:p w14:paraId="0F3A85B8" w14:textId="77777777" w:rsidR="00312BC3" w:rsidRPr="00C26C40" w:rsidRDefault="00312BC3" w:rsidP="00870DFD">
            <w:pPr>
              <w:rPr>
                <w:lang w:val="en-GB"/>
              </w:rPr>
            </w:pPr>
            <w:r w:rsidRPr="00C26C40">
              <w:rPr>
                <w:lang w:val="en-GB"/>
              </w:rPr>
              <w:t>0.0004</w:t>
            </w:r>
          </w:p>
        </w:tc>
        <w:tc>
          <w:tcPr>
            <w:tcW w:w="1836" w:type="dxa"/>
          </w:tcPr>
          <w:p w14:paraId="5328A21C" w14:textId="77777777" w:rsidR="00312BC3" w:rsidRPr="00C26C40" w:rsidRDefault="00312BC3" w:rsidP="00870DFD">
            <w:pPr>
              <w:rPr>
                <w:lang w:val="en-GB"/>
              </w:rPr>
            </w:pPr>
            <w:r w:rsidRPr="00C26C40">
              <w:rPr>
                <w:lang w:val="en-GB"/>
              </w:rPr>
              <w:t>0.0004</w:t>
            </w:r>
          </w:p>
        </w:tc>
        <w:tc>
          <w:tcPr>
            <w:tcW w:w="1836" w:type="dxa"/>
          </w:tcPr>
          <w:p w14:paraId="58DFE3D6" w14:textId="77777777" w:rsidR="00312BC3" w:rsidRPr="00C26C40" w:rsidRDefault="00312BC3" w:rsidP="00870DFD">
            <w:pPr>
              <w:rPr>
                <w:lang w:val="en-GB"/>
              </w:rPr>
            </w:pPr>
            <w:r w:rsidRPr="00C26C40">
              <w:rPr>
                <w:lang w:val="en-GB"/>
              </w:rPr>
              <w:t>0.0004</w:t>
            </w:r>
          </w:p>
        </w:tc>
        <w:tc>
          <w:tcPr>
            <w:tcW w:w="1836" w:type="dxa"/>
          </w:tcPr>
          <w:p w14:paraId="20347684" w14:textId="77777777" w:rsidR="00312BC3" w:rsidRPr="00C26C40" w:rsidRDefault="00312BC3" w:rsidP="00870DFD">
            <w:pPr>
              <w:rPr>
                <w:lang w:val="en-GB"/>
              </w:rPr>
            </w:pPr>
            <w:r w:rsidRPr="00C26C40">
              <w:rPr>
                <w:lang w:val="en-GB"/>
              </w:rPr>
              <w:t>0.0004</w:t>
            </w:r>
          </w:p>
        </w:tc>
        <w:tc>
          <w:tcPr>
            <w:tcW w:w="1716" w:type="dxa"/>
          </w:tcPr>
          <w:p w14:paraId="17B35D67" w14:textId="77777777" w:rsidR="00312BC3" w:rsidRPr="00C26C40" w:rsidRDefault="00312BC3" w:rsidP="00870DFD">
            <w:pPr>
              <w:rPr>
                <w:lang w:val="en-GB"/>
              </w:rPr>
            </w:pPr>
            <w:r w:rsidRPr="00C26C40">
              <w:rPr>
                <w:lang w:val="en-GB"/>
              </w:rPr>
              <w:t>0.0000</w:t>
            </w:r>
          </w:p>
        </w:tc>
        <w:tc>
          <w:tcPr>
            <w:tcW w:w="1716" w:type="dxa"/>
          </w:tcPr>
          <w:p w14:paraId="5712FBC7" w14:textId="77777777" w:rsidR="00312BC3" w:rsidRPr="00C26C40" w:rsidRDefault="00312BC3" w:rsidP="00870DFD">
            <w:pPr>
              <w:rPr>
                <w:lang w:val="en-GB"/>
              </w:rPr>
            </w:pPr>
            <w:r w:rsidRPr="00C26C40">
              <w:rPr>
                <w:lang w:val="en-GB"/>
              </w:rPr>
              <w:t>0.0000</w:t>
            </w:r>
          </w:p>
        </w:tc>
        <w:tc>
          <w:tcPr>
            <w:tcW w:w="1836" w:type="dxa"/>
          </w:tcPr>
          <w:p w14:paraId="0E51E673" w14:textId="77777777" w:rsidR="00312BC3" w:rsidRPr="00C26C40" w:rsidRDefault="00312BC3" w:rsidP="00870DFD">
            <w:pPr>
              <w:rPr>
                <w:lang w:val="en-GB"/>
              </w:rPr>
            </w:pPr>
            <w:r w:rsidRPr="00C26C40">
              <w:rPr>
                <w:lang w:val="en-GB"/>
              </w:rPr>
              <w:t>0.0005</w:t>
            </w:r>
          </w:p>
        </w:tc>
      </w:tr>
      <w:tr w:rsidR="00312BC3" w:rsidRPr="00C26C40" w14:paraId="78B0F1B5" w14:textId="77777777" w:rsidTr="006A311E">
        <w:trPr>
          <w:jc w:val="center"/>
        </w:trPr>
        <w:tc>
          <w:tcPr>
            <w:tcW w:w="1442" w:type="dxa"/>
          </w:tcPr>
          <w:p w14:paraId="36C82A0F" w14:textId="77777777" w:rsidR="00312BC3" w:rsidRPr="00C26C40" w:rsidRDefault="00312BC3" w:rsidP="00870DFD">
            <w:pPr>
              <w:rPr>
                <w:lang w:val="en-GB"/>
              </w:rPr>
            </w:pPr>
            <w:r w:rsidRPr="00C26C40">
              <w:rPr>
                <w:lang w:val="en-GB"/>
              </w:rPr>
              <w:t>H₃O⁺ — Mass Fraction</w:t>
            </w:r>
          </w:p>
        </w:tc>
        <w:tc>
          <w:tcPr>
            <w:tcW w:w="1836" w:type="dxa"/>
          </w:tcPr>
          <w:p w14:paraId="380261E2" w14:textId="77777777" w:rsidR="00312BC3" w:rsidRPr="00C26C40" w:rsidRDefault="00312BC3" w:rsidP="00870DFD">
            <w:pPr>
              <w:rPr>
                <w:lang w:val="en-GB"/>
              </w:rPr>
            </w:pPr>
            <w:r w:rsidRPr="00C26C40">
              <w:rPr>
                <w:lang w:val="en-GB"/>
              </w:rPr>
              <w:t>0.0000</w:t>
            </w:r>
          </w:p>
        </w:tc>
        <w:tc>
          <w:tcPr>
            <w:tcW w:w="1836" w:type="dxa"/>
          </w:tcPr>
          <w:p w14:paraId="4E71EC2C" w14:textId="77777777" w:rsidR="00312BC3" w:rsidRPr="00C26C40" w:rsidRDefault="00312BC3" w:rsidP="00870DFD">
            <w:pPr>
              <w:rPr>
                <w:lang w:val="en-GB"/>
              </w:rPr>
            </w:pPr>
            <w:r w:rsidRPr="00C26C40">
              <w:rPr>
                <w:lang w:val="en-GB"/>
              </w:rPr>
              <w:t>0.0000</w:t>
            </w:r>
          </w:p>
        </w:tc>
        <w:tc>
          <w:tcPr>
            <w:tcW w:w="1836" w:type="dxa"/>
          </w:tcPr>
          <w:p w14:paraId="037E425C" w14:textId="77777777" w:rsidR="00312BC3" w:rsidRPr="00C26C40" w:rsidRDefault="00312BC3" w:rsidP="00870DFD">
            <w:pPr>
              <w:rPr>
                <w:lang w:val="en-GB"/>
              </w:rPr>
            </w:pPr>
            <w:r w:rsidRPr="00C26C40">
              <w:rPr>
                <w:lang w:val="en-GB"/>
              </w:rPr>
              <w:t>0.0000</w:t>
            </w:r>
          </w:p>
        </w:tc>
        <w:tc>
          <w:tcPr>
            <w:tcW w:w="1836" w:type="dxa"/>
          </w:tcPr>
          <w:p w14:paraId="1DC465E4" w14:textId="77777777" w:rsidR="00312BC3" w:rsidRPr="00C26C40" w:rsidRDefault="00312BC3" w:rsidP="00870DFD">
            <w:pPr>
              <w:rPr>
                <w:lang w:val="en-GB"/>
              </w:rPr>
            </w:pPr>
            <w:r w:rsidRPr="00C26C40">
              <w:rPr>
                <w:lang w:val="en-GB"/>
              </w:rPr>
              <w:t>0.0000</w:t>
            </w:r>
          </w:p>
        </w:tc>
        <w:tc>
          <w:tcPr>
            <w:tcW w:w="1716" w:type="dxa"/>
          </w:tcPr>
          <w:p w14:paraId="1285A496" w14:textId="77777777" w:rsidR="00312BC3" w:rsidRPr="00C26C40" w:rsidRDefault="00312BC3" w:rsidP="00870DFD">
            <w:pPr>
              <w:rPr>
                <w:lang w:val="en-GB"/>
              </w:rPr>
            </w:pPr>
            <w:r w:rsidRPr="00C26C40">
              <w:rPr>
                <w:lang w:val="en-GB"/>
              </w:rPr>
              <w:t>0.0000</w:t>
            </w:r>
          </w:p>
        </w:tc>
        <w:tc>
          <w:tcPr>
            <w:tcW w:w="1716" w:type="dxa"/>
          </w:tcPr>
          <w:p w14:paraId="2C07D048" w14:textId="77777777" w:rsidR="00312BC3" w:rsidRPr="00C26C40" w:rsidRDefault="00312BC3" w:rsidP="00870DFD">
            <w:pPr>
              <w:rPr>
                <w:lang w:val="en-GB"/>
              </w:rPr>
            </w:pPr>
            <w:r w:rsidRPr="00C26C40">
              <w:rPr>
                <w:lang w:val="en-GB"/>
              </w:rPr>
              <w:t>0.0000</w:t>
            </w:r>
          </w:p>
        </w:tc>
        <w:tc>
          <w:tcPr>
            <w:tcW w:w="1836" w:type="dxa"/>
          </w:tcPr>
          <w:p w14:paraId="42CE2011" w14:textId="77777777" w:rsidR="00312BC3" w:rsidRPr="00C26C40" w:rsidRDefault="00312BC3" w:rsidP="00870DFD">
            <w:pPr>
              <w:rPr>
                <w:lang w:val="en-GB"/>
              </w:rPr>
            </w:pPr>
            <w:r w:rsidRPr="00C26C40">
              <w:rPr>
                <w:lang w:val="en-GB"/>
              </w:rPr>
              <w:t>0.0000</w:t>
            </w:r>
          </w:p>
        </w:tc>
      </w:tr>
      <w:tr w:rsidR="00312BC3" w:rsidRPr="00C26C40" w14:paraId="36AEDCB7" w14:textId="77777777" w:rsidTr="006A311E">
        <w:trPr>
          <w:jc w:val="center"/>
        </w:trPr>
        <w:tc>
          <w:tcPr>
            <w:tcW w:w="1442" w:type="dxa"/>
          </w:tcPr>
          <w:p w14:paraId="37359C2C" w14:textId="77777777" w:rsidR="00312BC3" w:rsidRPr="00C26C40" w:rsidRDefault="00312BC3" w:rsidP="00870DFD">
            <w:pPr>
              <w:rPr>
                <w:lang w:val="en-GB"/>
              </w:rPr>
            </w:pPr>
            <w:r w:rsidRPr="00C26C40">
              <w:rPr>
                <w:lang w:val="en-GB"/>
              </w:rPr>
              <w:t>OH⁻ — Mass Fraction</w:t>
            </w:r>
          </w:p>
        </w:tc>
        <w:tc>
          <w:tcPr>
            <w:tcW w:w="1836" w:type="dxa"/>
          </w:tcPr>
          <w:p w14:paraId="1EB521B9" w14:textId="77777777" w:rsidR="00312BC3" w:rsidRPr="00C26C40" w:rsidRDefault="00312BC3" w:rsidP="00870DFD">
            <w:pPr>
              <w:rPr>
                <w:lang w:val="en-GB"/>
              </w:rPr>
            </w:pPr>
            <w:r w:rsidRPr="00C26C40">
              <w:rPr>
                <w:lang w:val="en-GB"/>
              </w:rPr>
              <w:t>0.0000</w:t>
            </w:r>
          </w:p>
        </w:tc>
        <w:tc>
          <w:tcPr>
            <w:tcW w:w="1836" w:type="dxa"/>
          </w:tcPr>
          <w:p w14:paraId="25DB729A" w14:textId="77777777" w:rsidR="00312BC3" w:rsidRPr="00C26C40" w:rsidRDefault="00312BC3" w:rsidP="00870DFD">
            <w:pPr>
              <w:rPr>
                <w:lang w:val="en-GB"/>
              </w:rPr>
            </w:pPr>
            <w:r w:rsidRPr="00C26C40">
              <w:rPr>
                <w:lang w:val="en-GB"/>
              </w:rPr>
              <w:t>0.0000</w:t>
            </w:r>
          </w:p>
        </w:tc>
        <w:tc>
          <w:tcPr>
            <w:tcW w:w="1836" w:type="dxa"/>
          </w:tcPr>
          <w:p w14:paraId="6EC840DB" w14:textId="77777777" w:rsidR="00312BC3" w:rsidRPr="00C26C40" w:rsidRDefault="00312BC3" w:rsidP="00870DFD">
            <w:pPr>
              <w:rPr>
                <w:lang w:val="en-GB"/>
              </w:rPr>
            </w:pPr>
            <w:r w:rsidRPr="00C26C40">
              <w:rPr>
                <w:lang w:val="en-GB"/>
              </w:rPr>
              <w:t>0.0000</w:t>
            </w:r>
          </w:p>
        </w:tc>
        <w:tc>
          <w:tcPr>
            <w:tcW w:w="1836" w:type="dxa"/>
          </w:tcPr>
          <w:p w14:paraId="136CF345" w14:textId="77777777" w:rsidR="00312BC3" w:rsidRPr="00C26C40" w:rsidRDefault="00312BC3" w:rsidP="00870DFD">
            <w:pPr>
              <w:rPr>
                <w:lang w:val="en-GB"/>
              </w:rPr>
            </w:pPr>
            <w:r w:rsidRPr="00C26C40">
              <w:rPr>
                <w:lang w:val="en-GB"/>
              </w:rPr>
              <w:t>0.0000</w:t>
            </w:r>
          </w:p>
        </w:tc>
        <w:tc>
          <w:tcPr>
            <w:tcW w:w="1716" w:type="dxa"/>
          </w:tcPr>
          <w:p w14:paraId="55BD4C25" w14:textId="77777777" w:rsidR="00312BC3" w:rsidRPr="00C26C40" w:rsidRDefault="00312BC3" w:rsidP="00870DFD">
            <w:pPr>
              <w:rPr>
                <w:lang w:val="en-GB"/>
              </w:rPr>
            </w:pPr>
            <w:r w:rsidRPr="00C26C40">
              <w:rPr>
                <w:lang w:val="en-GB"/>
              </w:rPr>
              <w:t>0.0000</w:t>
            </w:r>
          </w:p>
        </w:tc>
        <w:tc>
          <w:tcPr>
            <w:tcW w:w="1716" w:type="dxa"/>
          </w:tcPr>
          <w:p w14:paraId="5A1F1C7A" w14:textId="77777777" w:rsidR="00312BC3" w:rsidRPr="00C26C40" w:rsidRDefault="00312BC3" w:rsidP="00870DFD">
            <w:pPr>
              <w:rPr>
                <w:lang w:val="en-GB"/>
              </w:rPr>
            </w:pPr>
            <w:r w:rsidRPr="00C26C40">
              <w:rPr>
                <w:lang w:val="en-GB"/>
              </w:rPr>
              <w:t>0.0000</w:t>
            </w:r>
          </w:p>
        </w:tc>
        <w:tc>
          <w:tcPr>
            <w:tcW w:w="1836" w:type="dxa"/>
          </w:tcPr>
          <w:p w14:paraId="769469E1" w14:textId="77777777" w:rsidR="00312BC3" w:rsidRPr="00C26C40" w:rsidRDefault="00312BC3" w:rsidP="00870DFD">
            <w:pPr>
              <w:rPr>
                <w:lang w:val="en-GB"/>
              </w:rPr>
            </w:pPr>
            <w:r w:rsidRPr="00C26C40">
              <w:rPr>
                <w:lang w:val="en-GB"/>
              </w:rPr>
              <w:t>0.0000</w:t>
            </w:r>
          </w:p>
        </w:tc>
      </w:tr>
      <w:tr w:rsidR="00312BC3" w:rsidRPr="00C26C40" w14:paraId="1B6074BD" w14:textId="77777777" w:rsidTr="006A311E">
        <w:trPr>
          <w:jc w:val="center"/>
        </w:trPr>
        <w:tc>
          <w:tcPr>
            <w:tcW w:w="1442" w:type="dxa"/>
          </w:tcPr>
          <w:p w14:paraId="6D563B9C" w14:textId="77777777" w:rsidR="00312BC3" w:rsidRPr="00C26C40" w:rsidRDefault="00312BC3" w:rsidP="00870DFD">
            <w:pPr>
              <w:rPr>
                <w:lang w:val="en-GB"/>
              </w:rPr>
            </w:pPr>
            <w:r w:rsidRPr="00C26C40">
              <w:rPr>
                <w:lang w:val="en-GB"/>
              </w:rPr>
              <w:lastRenderedPageBreak/>
              <w:t>Cl⁻ — Mass Fraction</w:t>
            </w:r>
          </w:p>
        </w:tc>
        <w:tc>
          <w:tcPr>
            <w:tcW w:w="1836" w:type="dxa"/>
          </w:tcPr>
          <w:p w14:paraId="2039B56D" w14:textId="77777777" w:rsidR="00312BC3" w:rsidRPr="00C26C40" w:rsidRDefault="00312BC3" w:rsidP="00870DFD">
            <w:pPr>
              <w:rPr>
                <w:lang w:val="en-GB"/>
              </w:rPr>
            </w:pPr>
            <w:r w:rsidRPr="00C26C40">
              <w:rPr>
                <w:lang w:val="en-GB"/>
              </w:rPr>
              <w:t>0.0000</w:t>
            </w:r>
          </w:p>
        </w:tc>
        <w:tc>
          <w:tcPr>
            <w:tcW w:w="1836" w:type="dxa"/>
          </w:tcPr>
          <w:p w14:paraId="60F1E3D9" w14:textId="77777777" w:rsidR="00312BC3" w:rsidRPr="00C26C40" w:rsidRDefault="00312BC3" w:rsidP="00870DFD">
            <w:pPr>
              <w:rPr>
                <w:lang w:val="en-GB"/>
              </w:rPr>
            </w:pPr>
            <w:r w:rsidRPr="00C26C40">
              <w:rPr>
                <w:lang w:val="en-GB"/>
              </w:rPr>
              <w:t>0.0000</w:t>
            </w:r>
          </w:p>
        </w:tc>
        <w:tc>
          <w:tcPr>
            <w:tcW w:w="1836" w:type="dxa"/>
          </w:tcPr>
          <w:p w14:paraId="3ABEE016" w14:textId="77777777" w:rsidR="00312BC3" w:rsidRPr="00C26C40" w:rsidRDefault="00312BC3" w:rsidP="00870DFD">
            <w:pPr>
              <w:rPr>
                <w:lang w:val="en-GB"/>
              </w:rPr>
            </w:pPr>
            <w:r w:rsidRPr="00C26C40">
              <w:rPr>
                <w:lang w:val="en-GB"/>
              </w:rPr>
              <w:t>0.0000</w:t>
            </w:r>
          </w:p>
        </w:tc>
        <w:tc>
          <w:tcPr>
            <w:tcW w:w="1836" w:type="dxa"/>
          </w:tcPr>
          <w:p w14:paraId="47A7872E" w14:textId="77777777" w:rsidR="00312BC3" w:rsidRPr="00C26C40" w:rsidRDefault="00312BC3" w:rsidP="00870DFD">
            <w:pPr>
              <w:rPr>
                <w:lang w:val="en-GB"/>
              </w:rPr>
            </w:pPr>
            <w:r w:rsidRPr="00C26C40">
              <w:rPr>
                <w:lang w:val="en-GB"/>
              </w:rPr>
              <w:t>0.0000</w:t>
            </w:r>
          </w:p>
        </w:tc>
        <w:tc>
          <w:tcPr>
            <w:tcW w:w="1716" w:type="dxa"/>
          </w:tcPr>
          <w:p w14:paraId="00F9CBBA" w14:textId="77777777" w:rsidR="00312BC3" w:rsidRPr="00C26C40" w:rsidRDefault="00312BC3" w:rsidP="00870DFD">
            <w:pPr>
              <w:rPr>
                <w:lang w:val="en-GB"/>
              </w:rPr>
            </w:pPr>
            <w:r w:rsidRPr="00C26C40">
              <w:rPr>
                <w:lang w:val="en-GB"/>
              </w:rPr>
              <w:t>0.0000</w:t>
            </w:r>
          </w:p>
        </w:tc>
        <w:tc>
          <w:tcPr>
            <w:tcW w:w="1716" w:type="dxa"/>
          </w:tcPr>
          <w:p w14:paraId="0A095426" w14:textId="77777777" w:rsidR="00312BC3" w:rsidRPr="00C26C40" w:rsidRDefault="00312BC3" w:rsidP="00870DFD">
            <w:pPr>
              <w:rPr>
                <w:lang w:val="en-GB"/>
              </w:rPr>
            </w:pPr>
            <w:r w:rsidRPr="00C26C40">
              <w:rPr>
                <w:lang w:val="en-GB"/>
              </w:rPr>
              <w:t>0.0000</w:t>
            </w:r>
          </w:p>
        </w:tc>
        <w:tc>
          <w:tcPr>
            <w:tcW w:w="1836" w:type="dxa"/>
          </w:tcPr>
          <w:p w14:paraId="22EDE46A" w14:textId="77777777" w:rsidR="00312BC3" w:rsidRPr="00C26C40" w:rsidRDefault="00312BC3" w:rsidP="00870DFD">
            <w:pPr>
              <w:rPr>
                <w:lang w:val="en-GB"/>
              </w:rPr>
            </w:pPr>
            <w:r w:rsidRPr="00C26C40">
              <w:rPr>
                <w:lang w:val="en-GB"/>
              </w:rPr>
              <w:t>0.0000</w:t>
            </w:r>
          </w:p>
        </w:tc>
      </w:tr>
      <w:tr w:rsidR="00312BC3" w:rsidRPr="00C26C40" w14:paraId="0FD40A8B" w14:textId="77777777" w:rsidTr="006A311E">
        <w:trPr>
          <w:jc w:val="center"/>
        </w:trPr>
        <w:tc>
          <w:tcPr>
            <w:tcW w:w="1442" w:type="dxa"/>
          </w:tcPr>
          <w:p w14:paraId="5E6B37A9" w14:textId="77777777" w:rsidR="00312BC3" w:rsidRPr="00C26C40" w:rsidRDefault="00312BC3" w:rsidP="00870DFD">
            <w:pPr>
              <w:rPr>
                <w:lang w:val="en-GB"/>
              </w:rPr>
            </w:pPr>
            <w:r w:rsidRPr="00C26C40">
              <w:rPr>
                <w:lang w:val="en-GB"/>
              </w:rPr>
              <w:t>Al³⁺ — Mass Fraction</w:t>
            </w:r>
          </w:p>
        </w:tc>
        <w:tc>
          <w:tcPr>
            <w:tcW w:w="1836" w:type="dxa"/>
          </w:tcPr>
          <w:p w14:paraId="52432B0B" w14:textId="77777777" w:rsidR="00312BC3" w:rsidRPr="00C26C40" w:rsidRDefault="00312BC3" w:rsidP="00870DFD">
            <w:pPr>
              <w:rPr>
                <w:lang w:val="en-GB"/>
              </w:rPr>
            </w:pPr>
            <w:r w:rsidRPr="00C26C40">
              <w:rPr>
                <w:lang w:val="en-GB"/>
              </w:rPr>
              <w:t>0.0000</w:t>
            </w:r>
          </w:p>
        </w:tc>
        <w:tc>
          <w:tcPr>
            <w:tcW w:w="1836" w:type="dxa"/>
          </w:tcPr>
          <w:p w14:paraId="75D722A7" w14:textId="77777777" w:rsidR="00312BC3" w:rsidRPr="00C26C40" w:rsidRDefault="00312BC3" w:rsidP="00870DFD">
            <w:pPr>
              <w:rPr>
                <w:lang w:val="en-GB"/>
              </w:rPr>
            </w:pPr>
            <w:r w:rsidRPr="00C26C40">
              <w:rPr>
                <w:lang w:val="en-GB"/>
              </w:rPr>
              <w:t>0.0000</w:t>
            </w:r>
          </w:p>
        </w:tc>
        <w:tc>
          <w:tcPr>
            <w:tcW w:w="1836" w:type="dxa"/>
          </w:tcPr>
          <w:p w14:paraId="595962D1" w14:textId="77777777" w:rsidR="00312BC3" w:rsidRPr="00C26C40" w:rsidRDefault="00312BC3" w:rsidP="00870DFD">
            <w:pPr>
              <w:rPr>
                <w:lang w:val="en-GB"/>
              </w:rPr>
            </w:pPr>
            <w:r w:rsidRPr="00C26C40">
              <w:rPr>
                <w:lang w:val="en-GB"/>
              </w:rPr>
              <w:t>0.0000</w:t>
            </w:r>
          </w:p>
        </w:tc>
        <w:tc>
          <w:tcPr>
            <w:tcW w:w="1836" w:type="dxa"/>
          </w:tcPr>
          <w:p w14:paraId="5530D965" w14:textId="77777777" w:rsidR="00312BC3" w:rsidRPr="00C26C40" w:rsidRDefault="00312BC3" w:rsidP="00870DFD">
            <w:pPr>
              <w:rPr>
                <w:lang w:val="en-GB"/>
              </w:rPr>
            </w:pPr>
            <w:r w:rsidRPr="00C26C40">
              <w:rPr>
                <w:lang w:val="en-GB"/>
              </w:rPr>
              <w:t>0.0000</w:t>
            </w:r>
          </w:p>
        </w:tc>
        <w:tc>
          <w:tcPr>
            <w:tcW w:w="1716" w:type="dxa"/>
          </w:tcPr>
          <w:p w14:paraId="4E10DFFE" w14:textId="77777777" w:rsidR="00312BC3" w:rsidRPr="00C26C40" w:rsidRDefault="00312BC3" w:rsidP="00870DFD">
            <w:pPr>
              <w:rPr>
                <w:lang w:val="en-GB"/>
              </w:rPr>
            </w:pPr>
            <w:r w:rsidRPr="00C26C40">
              <w:rPr>
                <w:lang w:val="en-GB"/>
              </w:rPr>
              <w:t>0.0000</w:t>
            </w:r>
          </w:p>
        </w:tc>
        <w:tc>
          <w:tcPr>
            <w:tcW w:w="1716" w:type="dxa"/>
          </w:tcPr>
          <w:p w14:paraId="786DE71D" w14:textId="77777777" w:rsidR="00312BC3" w:rsidRPr="00C26C40" w:rsidRDefault="00312BC3" w:rsidP="00870DFD">
            <w:pPr>
              <w:rPr>
                <w:lang w:val="en-GB"/>
              </w:rPr>
            </w:pPr>
            <w:r w:rsidRPr="00C26C40">
              <w:rPr>
                <w:lang w:val="en-GB"/>
              </w:rPr>
              <w:t>0.0000</w:t>
            </w:r>
          </w:p>
        </w:tc>
        <w:tc>
          <w:tcPr>
            <w:tcW w:w="1836" w:type="dxa"/>
          </w:tcPr>
          <w:p w14:paraId="2B484D8E" w14:textId="77777777" w:rsidR="00312BC3" w:rsidRPr="00C26C40" w:rsidRDefault="00312BC3" w:rsidP="00870DFD">
            <w:pPr>
              <w:rPr>
                <w:lang w:val="en-GB"/>
              </w:rPr>
            </w:pPr>
            <w:r w:rsidRPr="00C26C40">
              <w:rPr>
                <w:lang w:val="en-GB"/>
              </w:rPr>
              <w:t>0.0000</w:t>
            </w:r>
          </w:p>
        </w:tc>
      </w:tr>
      <w:tr w:rsidR="00312BC3" w:rsidRPr="00C26C40" w14:paraId="544DCD5C" w14:textId="77777777" w:rsidTr="006A311E">
        <w:trPr>
          <w:jc w:val="center"/>
        </w:trPr>
        <w:tc>
          <w:tcPr>
            <w:tcW w:w="1442" w:type="dxa"/>
          </w:tcPr>
          <w:p w14:paraId="54A534B0" w14:textId="77777777" w:rsidR="00312BC3" w:rsidRPr="00C26C40" w:rsidRDefault="00312BC3" w:rsidP="00870DFD">
            <w:pPr>
              <w:rPr>
                <w:lang w:val="en-GB"/>
              </w:rPr>
            </w:pPr>
            <w:r w:rsidRPr="00C26C40">
              <w:rPr>
                <w:lang w:val="en-GB"/>
              </w:rPr>
              <w:t>Fe₂(OH)₂ — Mass Fraction</w:t>
            </w:r>
          </w:p>
        </w:tc>
        <w:tc>
          <w:tcPr>
            <w:tcW w:w="1836" w:type="dxa"/>
          </w:tcPr>
          <w:p w14:paraId="60E314A2" w14:textId="77777777" w:rsidR="00312BC3" w:rsidRPr="00C26C40" w:rsidRDefault="00312BC3" w:rsidP="00870DFD">
            <w:pPr>
              <w:rPr>
                <w:lang w:val="en-GB"/>
              </w:rPr>
            </w:pPr>
            <w:r w:rsidRPr="00C26C40">
              <w:rPr>
                <w:lang w:val="en-GB"/>
              </w:rPr>
              <w:t>0.0000</w:t>
            </w:r>
          </w:p>
        </w:tc>
        <w:tc>
          <w:tcPr>
            <w:tcW w:w="1836" w:type="dxa"/>
          </w:tcPr>
          <w:p w14:paraId="029B7CBF" w14:textId="77777777" w:rsidR="00312BC3" w:rsidRPr="00C26C40" w:rsidRDefault="00312BC3" w:rsidP="00870DFD">
            <w:pPr>
              <w:rPr>
                <w:lang w:val="en-GB"/>
              </w:rPr>
            </w:pPr>
            <w:r w:rsidRPr="00C26C40">
              <w:rPr>
                <w:lang w:val="en-GB"/>
              </w:rPr>
              <w:t>0.0000</w:t>
            </w:r>
          </w:p>
        </w:tc>
        <w:tc>
          <w:tcPr>
            <w:tcW w:w="1836" w:type="dxa"/>
          </w:tcPr>
          <w:p w14:paraId="220D6276" w14:textId="77777777" w:rsidR="00312BC3" w:rsidRPr="00C26C40" w:rsidRDefault="00312BC3" w:rsidP="00870DFD">
            <w:pPr>
              <w:rPr>
                <w:lang w:val="en-GB"/>
              </w:rPr>
            </w:pPr>
            <w:r w:rsidRPr="00C26C40">
              <w:rPr>
                <w:lang w:val="en-GB"/>
              </w:rPr>
              <w:t>0.0000</w:t>
            </w:r>
          </w:p>
        </w:tc>
        <w:tc>
          <w:tcPr>
            <w:tcW w:w="1836" w:type="dxa"/>
          </w:tcPr>
          <w:p w14:paraId="76870FC0" w14:textId="77777777" w:rsidR="00312BC3" w:rsidRPr="00C26C40" w:rsidRDefault="00312BC3" w:rsidP="00870DFD">
            <w:pPr>
              <w:rPr>
                <w:lang w:val="en-GB"/>
              </w:rPr>
            </w:pPr>
            <w:r w:rsidRPr="00C26C40">
              <w:rPr>
                <w:lang w:val="en-GB"/>
              </w:rPr>
              <w:t>0.0000</w:t>
            </w:r>
          </w:p>
        </w:tc>
        <w:tc>
          <w:tcPr>
            <w:tcW w:w="1716" w:type="dxa"/>
          </w:tcPr>
          <w:p w14:paraId="36742326" w14:textId="77777777" w:rsidR="00312BC3" w:rsidRPr="00C26C40" w:rsidRDefault="00312BC3" w:rsidP="00870DFD">
            <w:pPr>
              <w:rPr>
                <w:lang w:val="en-GB"/>
              </w:rPr>
            </w:pPr>
            <w:r w:rsidRPr="00C26C40">
              <w:rPr>
                <w:lang w:val="en-GB"/>
              </w:rPr>
              <w:t>0.0000</w:t>
            </w:r>
          </w:p>
        </w:tc>
        <w:tc>
          <w:tcPr>
            <w:tcW w:w="1716" w:type="dxa"/>
          </w:tcPr>
          <w:p w14:paraId="20753FF3" w14:textId="77777777" w:rsidR="00312BC3" w:rsidRPr="00C26C40" w:rsidRDefault="00312BC3" w:rsidP="00870DFD">
            <w:pPr>
              <w:rPr>
                <w:lang w:val="en-GB"/>
              </w:rPr>
            </w:pPr>
            <w:r w:rsidRPr="00C26C40">
              <w:rPr>
                <w:lang w:val="en-GB"/>
              </w:rPr>
              <w:t>0.0000</w:t>
            </w:r>
          </w:p>
        </w:tc>
        <w:tc>
          <w:tcPr>
            <w:tcW w:w="1836" w:type="dxa"/>
          </w:tcPr>
          <w:p w14:paraId="4D230A45" w14:textId="77777777" w:rsidR="00312BC3" w:rsidRPr="00C26C40" w:rsidRDefault="00312BC3" w:rsidP="00870DFD">
            <w:pPr>
              <w:rPr>
                <w:lang w:val="en-GB"/>
              </w:rPr>
            </w:pPr>
            <w:r w:rsidRPr="00C26C40">
              <w:rPr>
                <w:lang w:val="en-GB"/>
              </w:rPr>
              <w:t>0.0000</w:t>
            </w:r>
          </w:p>
        </w:tc>
      </w:tr>
      <w:tr w:rsidR="00312BC3" w:rsidRPr="00C26C40" w14:paraId="26937A97" w14:textId="77777777" w:rsidTr="006A311E">
        <w:trPr>
          <w:jc w:val="center"/>
        </w:trPr>
        <w:tc>
          <w:tcPr>
            <w:tcW w:w="1442" w:type="dxa"/>
          </w:tcPr>
          <w:p w14:paraId="47CC2986" w14:textId="77777777" w:rsidR="00312BC3" w:rsidRPr="00C26C40" w:rsidRDefault="00312BC3" w:rsidP="00870DFD">
            <w:pPr>
              <w:rPr>
                <w:lang w:val="en-GB"/>
              </w:rPr>
            </w:pPr>
            <w:r w:rsidRPr="00C26C40">
              <w:rPr>
                <w:lang w:val="en-GB"/>
              </w:rPr>
              <w:t>Fe³⁺ — Mass Fraction</w:t>
            </w:r>
          </w:p>
        </w:tc>
        <w:tc>
          <w:tcPr>
            <w:tcW w:w="1836" w:type="dxa"/>
          </w:tcPr>
          <w:p w14:paraId="7E61D11E" w14:textId="77777777" w:rsidR="00312BC3" w:rsidRPr="00C26C40" w:rsidRDefault="00312BC3" w:rsidP="00870DFD">
            <w:pPr>
              <w:rPr>
                <w:lang w:val="en-GB"/>
              </w:rPr>
            </w:pPr>
            <w:r w:rsidRPr="00C26C40">
              <w:rPr>
                <w:lang w:val="en-GB"/>
              </w:rPr>
              <w:t>0.0000</w:t>
            </w:r>
          </w:p>
        </w:tc>
        <w:tc>
          <w:tcPr>
            <w:tcW w:w="1836" w:type="dxa"/>
          </w:tcPr>
          <w:p w14:paraId="09A06B21" w14:textId="77777777" w:rsidR="00312BC3" w:rsidRPr="00C26C40" w:rsidRDefault="00312BC3" w:rsidP="00870DFD">
            <w:pPr>
              <w:rPr>
                <w:lang w:val="en-GB"/>
              </w:rPr>
            </w:pPr>
            <w:r w:rsidRPr="00C26C40">
              <w:rPr>
                <w:lang w:val="en-GB"/>
              </w:rPr>
              <w:t>0.0000</w:t>
            </w:r>
          </w:p>
        </w:tc>
        <w:tc>
          <w:tcPr>
            <w:tcW w:w="1836" w:type="dxa"/>
          </w:tcPr>
          <w:p w14:paraId="6A3A94F2" w14:textId="77777777" w:rsidR="00312BC3" w:rsidRPr="00C26C40" w:rsidRDefault="00312BC3" w:rsidP="00870DFD">
            <w:pPr>
              <w:rPr>
                <w:lang w:val="en-GB"/>
              </w:rPr>
            </w:pPr>
            <w:r w:rsidRPr="00C26C40">
              <w:rPr>
                <w:lang w:val="en-GB"/>
              </w:rPr>
              <w:t>0.0000</w:t>
            </w:r>
          </w:p>
        </w:tc>
        <w:tc>
          <w:tcPr>
            <w:tcW w:w="1836" w:type="dxa"/>
          </w:tcPr>
          <w:p w14:paraId="6470FE73" w14:textId="77777777" w:rsidR="00312BC3" w:rsidRPr="00C26C40" w:rsidRDefault="00312BC3" w:rsidP="00870DFD">
            <w:pPr>
              <w:rPr>
                <w:lang w:val="en-GB"/>
              </w:rPr>
            </w:pPr>
            <w:r w:rsidRPr="00C26C40">
              <w:rPr>
                <w:lang w:val="en-GB"/>
              </w:rPr>
              <w:t>0.0000</w:t>
            </w:r>
          </w:p>
        </w:tc>
        <w:tc>
          <w:tcPr>
            <w:tcW w:w="1716" w:type="dxa"/>
          </w:tcPr>
          <w:p w14:paraId="5DDE6940" w14:textId="77777777" w:rsidR="00312BC3" w:rsidRPr="00C26C40" w:rsidRDefault="00312BC3" w:rsidP="00870DFD">
            <w:pPr>
              <w:rPr>
                <w:lang w:val="en-GB"/>
              </w:rPr>
            </w:pPr>
            <w:r w:rsidRPr="00C26C40">
              <w:rPr>
                <w:lang w:val="en-GB"/>
              </w:rPr>
              <w:t>0.0000</w:t>
            </w:r>
          </w:p>
        </w:tc>
        <w:tc>
          <w:tcPr>
            <w:tcW w:w="1716" w:type="dxa"/>
          </w:tcPr>
          <w:p w14:paraId="3878B689" w14:textId="77777777" w:rsidR="00312BC3" w:rsidRPr="00C26C40" w:rsidRDefault="00312BC3" w:rsidP="00870DFD">
            <w:pPr>
              <w:rPr>
                <w:lang w:val="en-GB"/>
              </w:rPr>
            </w:pPr>
            <w:r w:rsidRPr="00C26C40">
              <w:rPr>
                <w:lang w:val="en-GB"/>
              </w:rPr>
              <w:t>0.0000</w:t>
            </w:r>
          </w:p>
        </w:tc>
        <w:tc>
          <w:tcPr>
            <w:tcW w:w="1836" w:type="dxa"/>
          </w:tcPr>
          <w:p w14:paraId="09FF6A08" w14:textId="77777777" w:rsidR="00312BC3" w:rsidRPr="00C26C40" w:rsidRDefault="00312BC3" w:rsidP="00870DFD">
            <w:pPr>
              <w:rPr>
                <w:lang w:val="en-GB"/>
              </w:rPr>
            </w:pPr>
            <w:r w:rsidRPr="00C26C40">
              <w:rPr>
                <w:lang w:val="en-GB"/>
              </w:rPr>
              <w:t>0.0000</w:t>
            </w:r>
          </w:p>
        </w:tc>
      </w:tr>
      <w:tr w:rsidR="00312BC3" w:rsidRPr="00C26C40" w14:paraId="7291FE93" w14:textId="77777777" w:rsidTr="006A311E">
        <w:trPr>
          <w:jc w:val="center"/>
        </w:trPr>
        <w:tc>
          <w:tcPr>
            <w:tcW w:w="1442" w:type="dxa"/>
          </w:tcPr>
          <w:p w14:paraId="02D2C9DA" w14:textId="77777777" w:rsidR="00312BC3" w:rsidRPr="00C26C40" w:rsidRDefault="00312BC3" w:rsidP="00870DFD">
            <w:pPr>
              <w:rPr>
                <w:lang w:val="en-GB"/>
              </w:rPr>
            </w:pPr>
            <w:r w:rsidRPr="00C26C40">
              <w:rPr>
                <w:lang w:val="en-GB"/>
              </w:rPr>
              <w:t>FeOH²⁺ — Mass Fraction</w:t>
            </w:r>
          </w:p>
        </w:tc>
        <w:tc>
          <w:tcPr>
            <w:tcW w:w="1836" w:type="dxa"/>
          </w:tcPr>
          <w:p w14:paraId="6B965F3F" w14:textId="77777777" w:rsidR="00312BC3" w:rsidRPr="00C26C40" w:rsidRDefault="00312BC3" w:rsidP="00870DFD">
            <w:pPr>
              <w:rPr>
                <w:lang w:val="en-GB"/>
              </w:rPr>
            </w:pPr>
            <w:r w:rsidRPr="00C26C40">
              <w:rPr>
                <w:lang w:val="en-GB"/>
              </w:rPr>
              <w:t>0.0000</w:t>
            </w:r>
          </w:p>
        </w:tc>
        <w:tc>
          <w:tcPr>
            <w:tcW w:w="1836" w:type="dxa"/>
          </w:tcPr>
          <w:p w14:paraId="02D0F6CB" w14:textId="77777777" w:rsidR="00312BC3" w:rsidRPr="00C26C40" w:rsidRDefault="00312BC3" w:rsidP="00870DFD">
            <w:pPr>
              <w:rPr>
                <w:lang w:val="en-GB"/>
              </w:rPr>
            </w:pPr>
            <w:r w:rsidRPr="00C26C40">
              <w:rPr>
                <w:lang w:val="en-GB"/>
              </w:rPr>
              <w:t>0.0000</w:t>
            </w:r>
          </w:p>
        </w:tc>
        <w:tc>
          <w:tcPr>
            <w:tcW w:w="1836" w:type="dxa"/>
          </w:tcPr>
          <w:p w14:paraId="25987A60" w14:textId="77777777" w:rsidR="00312BC3" w:rsidRPr="00C26C40" w:rsidRDefault="00312BC3" w:rsidP="00870DFD">
            <w:pPr>
              <w:rPr>
                <w:lang w:val="en-GB"/>
              </w:rPr>
            </w:pPr>
            <w:r w:rsidRPr="00C26C40">
              <w:rPr>
                <w:lang w:val="en-GB"/>
              </w:rPr>
              <w:t>0.0000</w:t>
            </w:r>
          </w:p>
        </w:tc>
        <w:tc>
          <w:tcPr>
            <w:tcW w:w="1836" w:type="dxa"/>
          </w:tcPr>
          <w:p w14:paraId="659B8A4B" w14:textId="77777777" w:rsidR="00312BC3" w:rsidRPr="00C26C40" w:rsidRDefault="00312BC3" w:rsidP="00870DFD">
            <w:pPr>
              <w:rPr>
                <w:lang w:val="en-GB"/>
              </w:rPr>
            </w:pPr>
            <w:r w:rsidRPr="00C26C40">
              <w:rPr>
                <w:lang w:val="en-GB"/>
              </w:rPr>
              <w:t>0.0000</w:t>
            </w:r>
          </w:p>
        </w:tc>
        <w:tc>
          <w:tcPr>
            <w:tcW w:w="1716" w:type="dxa"/>
          </w:tcPr>
          <w:p w14:paraId="1B1552CA" w14:textId="77777777" w:rsidR="00312BC3" w:rsidRPr="00C26C40" w:rsidRDefault="00312BC3" w:rsidP="00870DFD">
            <w:pPr>
              <w:rPr>
                <w:lang w:val="en-GB"/>
              </w:rPr>
            </w:pPr>
            <w:r w:rsidRPr="00C26C40">
              <w:rPr>
                <w:lang w:val="en-GB"/>
              </w:rPr>
              <w:t>0.0000</w:t>
            </w:r>
          </w:p>
        </w:tc>
        <w:tc>
          <w:tcPr>
            <w:tcW w:w="1716" w:type="dxa"/>
          </w:tcPr>
          <w:p w14:paraId="1C15C64F" w14:textId="77777777" w:rsidR="00312BC3" w:rsidRPr="00C26C40" w:rsidRDefault="00312BC3" w:rsidP="00870DFD">
            <w:pPr>
              <w:rPr>
                <w:lang w:val="en-GB"/>
              </w:rPr>
            </w:pPr>
            <w:r w:rsidRPr="00C26C40">
              <w:rPr>
                <w:lang w:val="en-GB"/>
              </w:rPr>
              <w:t>0.0000</w:t>
            </w:r>
          </w:p>
        </w:tc>
        <w:tc>
          <w:tcPr>
            <w:tcW w:w="1836" w:type="dxa"/>
          </w:tcPr>
          <w:p w14:paraId="0A657DA6" w14:textId="77777777" w:rsidR="00312BC3" w:rsidRPr="00C26C40" w:rsidRDefault="00312BC3" w:rsidP="00870DFD">
            <w:pPr>
              <w:rPr>
                <w:lang w:val="en-GB"/>
              </w:rPr>
            </w:pPr>
            <w:r w:rsidRPr="00C26C40">
              <w:rPr>
                <w:lang w:val="en-GB"/>
              </w:rPr>
              <w:t>0.0000</w:t>
            </w:r>
          </w:p>
        </w:tc>
      </w:tr>
      <w:tr w:rsidR="00312BC3" w:rsidRPr="00C26C40" w14:paraId="3AD00797" w14:textId="77777777" w:rsidTr="006A311E">
        <w:trPr>
          <w:jc w:val="center"/>
        </w:trPr>
        <w:tc>
          <w:tcPr>
            <w:tcW w:w="1442" w:type="dxa"/>
          </w:tcPr>
          <w:p w14:paraId="65E05339" w14:textId="77777777" w:rsidR="00312BC3" w:rsidRPr="00C26C40" w:rsidRDefault="00312BC3" w:rsidP="00870DFD">
            <w:pPr>
              <w:rPr>
                <w:lang w:val="en-GB"/>
              </w:rPr>
            </w:pPr>
            <w:r w:rsidRPr="00C26C40">
              <w:rPr>
                <w:lang w:val="en-GB"/>
              </w:rPr>
              <w:t>Fe(OH)₂⁺ — Mass Fraction</w:t>
            </w:r>
          </w:p>
        </w:tc>
        <w:tc>
          <w:tcPr>
            <w:tcW w:w="1836" w:type="dxa"/>
          </w:tcPr>
          <w:p w14:paraId="69E59B6E" w14:textId="77777777" w:rsidR="00312BC3" w:rsidRPr="00C26C40" w:rsidRDefault="00312BC3" w:rsidP="00870DFD">
            <w:pPr>
              <w:rPr>
                <w:lang w:val="en-GB"/>
              </w:rPr>
            </w:pPr>
            <w:r w:rsidRPr="00C26C40">
              <w:rPr>
                <w:lang w:val="en-GB"/>
              </w:rPr>
              <w:t>0.0000</w:t>
            </w:r>
          </w:p>
        </w:tc>
        <w:tc>
          <w:tcPr>
            <w:tcW w:w="1836" w:type="dxa"/>
          </w:tcPr>
          <w:p w14:paraId="2888B01E" w14:textId="77777777" w:rsidR="00312BC3" w:rsidRPr="00C26C40" w:rsidRDefault="00312BC3" w:rsidP="00870DFD">
            <w:pPr>
              <w:rPr>
                <w:lang w:val="en-GB"/>
              </w:rPr>
            </w:pPr>
            <w:r w:rsidRPr="00C26C40">
              <w:rPr>
                <w:lang w:val="en-GB"/>
              </w:rPr>
              <w:t>0.0000</w:t>
            </w:r>
          </w:p>
        </w:tc>
        <w:tc>
          <w:tcPr>
            <w:tcW w:w="1836" w:type="dxa"/>
          </w:tcPr>
          <w:p w14:paraId="1ED92A9E" w14:textId="77777777" w:rsidR="00312BC3" w:rsidRPr="00C26C40" w:rsidRDefault="00312BC3" w:rsidP="00870DFD">
            <w:pPr>
              <w:rPr>
                <w:lang w:val="en-GB"/>
              </w:rPr>
            </w:pPr>
            <w:r w:rsidRPr="00C26C40">
              <w:rPr>
                <w:lang w:val="en-GB"/>
              </w:rPr>
              <w:t>0.0000</w:t>
            </w:r>
          </w:p>
        </w:tc>
        <w:tc>
          <w:tcPr>
            <w:tcW w:w="1836" w:type="dxa"/>
          </w:tcPr>
          <w:p w14:paraId="0C44C053" w14:textId="77777777" w:rsidR="00312BC3" w:rsidRPr="00C26C40" w:rsidRDefault="00312BC3" w:rsidP="00870DFD">
            <w:pPr>
              <w:rPr>
                <w:lang w:val="en-GB"/>
              </w:rPr>
            </w:pPr>
            <w:r w:rsidRPr="00C26C40">
              <w:rPr>
                <w:lang w:val="en-GB"/>
              </w:rPr>
              <w:t>0.0000</w:t>
            </w:r>
          </w:p>
        </w:tc>
        <w:tc>
          <w:tcPr>
            <w:tcW w:w="1716" w:type="dxa"/>
          </w:tcPr>
          <w:p w14:paraId="4492EA39" w14:textId="77777777" w:rsidR="00312BC3" w:rsidRPr="00C26C40" w:rsidRDefault="00312BC3" w:rsidP="00870DFD">
            <w:pPr>
              <w:rPr>
                <w:lang w:val="en-GB"/>
              </w:rPr>
            </w:pPr>
            <w:r w:rsidRPr="00C26C40">
              <w:rPr>
                <w:lang w:val="en-GB"/>
              </w:rPr>
              <w:t>0.0000</w:t>
            </w:r>
          </w:p>
        </w:tc>
        <w:tc>
          <w:tcPr>
            <w:tcW w:w="1716" w:type="dxa"/>
          </w:tcPr>
          <w:p w14:paraId="53305DC7" w14:textId="77777777" w:rsidR="00312BC3" w:rsidRPr="00C26C40" w:rsidRDefault="00312BC3" w:rsidP="00870DFD">
            <w:pPr>
              <w:rPr>
                <w:lang w:val="en-GB"/>
              </w:rPr>
            </w:pPr>
            <w:r w:rsidRPr="00C26C40">
              <w:rPr>
                <w:lang w:val="en-GB"/>
              </w:rPr>
              <w:t>0.0000</w:t>
            </w:r>
          </w:p>
        </w:tc>
        <w:tc>
          <w:tcPr>
            <w:tcW w:w="1836" w:type="dxa"/>
          </w:tcPr>
          <w:p w14:paraId="018A89AB" w14:textId="77777777" w:rsidR="00312BC3" w:rsidRPr="00C26C40" w:rsidRDefault="00312BC3" w:rsidP="00870DFD">
            <w:pPr>
              <w:rPr>
                <w:lang w:val="en-GB"/>
              </w:rPr>
            </w:pPr>
            <w:r w:rsidRPr="00C26C40">
              <w:rPr>
                <w:lang w:val="en-GB"/>
              </w:rPr>
              <w:t>0.0000</w:t>
            </w:r>
          </w:p>
        </w:tc>
      </w:tr>
      <w:tr w:rsidR="00312BC3" w:rsidRPr="00C26C40" w14:paraId="0566A298" w14:textId="77777777" w:rsidTr="006A311E">
        <w:trPr>
          <w:jc w:val="center"/>
        </w:trPr>
        <w:tc>
          <w:tcPr>
            <w:tcW w:w="1442" w:type="dxa"/>
          </w:tcPr>
          <w:p w14:paraId="59BFF49C" w14:textId="77777777" w:rsidR="00312BC3" w:rsidRPr="00C26C40" w:rsidRDefault="00312BC3" w:rsidP="00870DFD">
            <w:pPr>
              <w:rPr>
                <w:lang w:val="en-GB"/>
              </w:rPr>
            </w:pPr>
            <w:r w:rsidRPr="00C26C40">
              <w:rPr>
                <w:lang w:val="en-GB"/>
              </w:rPr>
              <w:t>Ca²⁺ — Mass Fraction</w:t>
            </w:r>
          </w:p>
        </w:tc>
        <w:tc>
          <w:tcPr>
            <w:tcW w:w="1836" w:type="dxa"/>
          </w:tcPr>
          <w:p w14:paraId="3417F84A" w14:textId="77777777" w:rsidR="00312BC3" w:rsidRPr="00C26C40" w:rsidRDefault="00312BC3" w:rsidP="00870DFD">
            <w:pPr>
              <w:rPr>
                <w:lang w:val="en-GB"/>
              </w:rPr>
            </w:pPr>
            <w:r w:rsidRPr="00C26C40">
              <w:rPr>
                <w:lang w:val="en-GB"/>
              </w:rPr>
              <w:t>0.0000</w:t>
            </w:r>
          </w:p>
        </w:tc>
        <w:tc>
          <w:tcPr>
            <w:tcW w:w="1836" w:type="dxa"/>
          </w:tcPr>
          <w:p w14:paraId="169CECC7" w14:textId="77777777" w:rsidR="00312BC3" w:rsidRPr="00C26C40" w:rsidRDefault="00312BC3" w:rsidP="00870DFD">
            <w:pPr>
              <w:rPr>
                <w:lang w:val="en-GB"/>
              </w:rPr>
            </w:pPr>
            <w:r w:rsidRPr="00C26C40">
              <w:rPr>
                <w:lang w:val="en-GB"/>
              </w:rPr>
              <w:t>0.0000</w:t>
            </w:r>
          </w:p>
        </w:tc>
        <w:tc>
          <w:tcPr>
            <w:tcW w:w="1836" w:type="dxa"/>
          </w:tcPr>
          <w:p w14:paraId="1D34431F" w14:textId="77777777" w:rsidR="00312BC3" w:rsidRPr="00C26C40" w:rsidRDefault="00312BC3" w:rsidP="00870DFD">
            <w:pPr>
              <w:rPr>
                <w:lang w:val="en-GB"/>
              </w:rPr>
            </w:pPr>
            <w:r w:rsidRPr="00C26C40">
              <w:rPr>
                <w:lang w:val="en-GB"/>
              </w:rPr>
              <w:t>0.0000</w:t>
            </w:r>
          </w:p>
        </w:tc>
        <w:tc>
          <w:tcPr>
            <w:tcW w:w="1836" w:type="dxa"/>
          </w:tcPr>
          <w:p w14:paraId="78FFB1E8" w14:textId="77777777" w:rsidR="00312BC3" w:rsidRPr="00C26C40" w:rsidRDefault="00312BC3" w:rsidP="00870DFD">
            <w:pPr>
              <w:rPr>
                <w:lang w:val="en-GB"/>
              </w:rPr>
            </w:pPr>
            <w:r w:rsidRPr="00C26C40">
              <w:rPr>
                <w:lang w:val="en-GB"/>
              </w:rPr>
              <w:t>0.0000</w:t>
            </w:r>
          </w:p>
        </w:tc>
        <w:tc>
          <w:tcPr>
            <w:tcW w:w="1716" w:type="dxa"/>
          </w:tcPr>
          <w:p w14:paraId="04591396" w14:textId="77777777" w:rsidR="00312BC3" w:rsidRPr="00C26C40" w:rsidRDefault="00312BC3" w:rsidP="00870DFD">
            <w:pPr>
              <w:rPr>
                <w:lang w:val="en-GB"/>
              </w:rPr>
            </w:pPr>
            <w:r w:rsidRPr="00C26C40">
              <w:rPr>
                <w:lang w:val="en-GB"/>
              </w:rPr>
              <w:t>0.0000</w:t>
            </w:r>
          </w:p>
        </w:tc>
        <w:tc>
          <w:tcPr>
            <w:tcW w:w="1716" w:type="dxa"/>
          </w:tcPr>
          <w:p w14:paraId="6851102C" w14:textId="77777777" w:rsidR="00312BC3" w:rsidRPr="00C26C40" w:rsidRDefault="00312BC3" w:rsidP="00870DFD">
            <w:pPr>
              <w:rPr>
                <w:lang w:val="en-GB"/>
              </w:rPr>
            </w:pPr>
            <w:r w:rsidRPr="00C26C40">
              <w:rPr>
                <w:lang w:val="en-GB"/>
              </w:rPr>
              <w:t>0.0000</w:t>
            </w:r>
          </w:p>
        </w:tc>
        <w:tc>
          <w:tcPr>
            <w:tcW w:w="1836" w:type="dxa"/>
          </w:tcPr>
          <w:p w14:paraId="08E6480C" w14:textId="77777777" w:rsidR="00312BC3" w:rsidRPr="00C26C40" w:rsidRDefault="00312BC3" w:rsidP="00870DFD">
            <w:pPr>
              <w:rPr>
                <w:lang w:val="en-GB"/>
              </w:rPr>
            </w:pPr>
            <w:r w:rsidRPr="00C26C40">
              <w:rPr>
                <w:lang w:val="en-GB"/>
              </w:rPr>
              <w:t>0.0000</w:t>
            </w:r>
          </w:p>
        </w:tc>
      </w:tr>
      <w:tr w:rsidR="00312BC3" w:rsidRPr="00C26C40" w14:paraId="337D6EE4" w14:textId="77777777" w:rsidTr="006A311E">
        <w:trPr>
          <w:jc w:val="center"/>
        </w:trPr>
        <w:tc>
          <w:tcPr>
            <w:tcW w:w="1442" w:type="dxa"/>
          </w:tcPr>
          <w:p w14:paraId="4D785777" w14:textId="77777777" w:rsidR="00312BC3" w:rsidRPr="00C26C40" w:rsidRDefault="00312BC3" w:rsidP="00870DFD">
            <w:pPr>
              <w:rPr>
                <w:lang w:val="en-GB"/>
              </w:rPr>
            </w:pPr>
            <w:r w:rsidRPr="00C26C40">
              <w:rPr>
                <w:lang w:val="en-GB"/>
              </w:rPr>
              <w:t>CO — Mass Fraction</w:t>
            </w:r>
          </w:p>
        </w:tc>
        <w:tc>
          <w:tcPr>
            <w:tcW w:w="1836" w:type="dxa"/>
          </w:tcPr>
          <w:p w14:paraId="1CC05D8E" w14:textId="77777777" w:rsidR="00312BC3" w:rsidRPr="00C26C40" w:rsidRDefault="00312BC3" w:rsidP="00870DFD">
            <w:pPr>
              <w:rPr>
                <w:lang w:val="en-GB"/>
              </w:rPr>
            </w:pPr>
            <w:r w:rsidRPr="00C26C40">
              <w:rPr>
                <w:lang w:val="en-GB"/>
              </w:rPr>
              <w:t>0.0000</w:t>
            </w:r>
          </w:p>
        </w:tc>
        <w:tc>
          <w:tcPr>
            <w:tcW w:w="1836" w:type="dxa"/>
          </w:tcPr>
          <w:p w14:paraId="1AD1C497" w14:textId="77777777" w:rsidR="00312BC3" w:rsidRPr="00C26C40" w:rsidRDefault="00312BC3" w:rsidP="00870DFD">
            <w:pPr>
              <w:rPr>
                <w:lang w:val="en-GB"/>
              </w:rPr>
            </w:pPr>
            <w:r w:rsidRPr="00C26C40">
              <w:rPr>
                <w:lang w:val="en-GB"/>
              </w:rPr>
              <w:t>0.0000</w:t>
            </w:r>
          </w:p>
        </w:tc>
        <w:tc>
          <w:tcPr>
            <w:tcW w:w="1836" w:type="dxa"/>
          </w:tcPr>
          <w:p w14:paraId="7C6F8A93" w14:textId="77777777" w:rsidR="00312BC3" w:rsidRPr="00C26C40" w:rsidRDefault="00312BC3" w:rsidP="00870DFD">
            <w:pPr>
              <w:rPr>
                <w:lang w:val="en-GB"/>
              </w:rPr>
            </w:pPr>
            <w:r w:rsidRPr="00C26C40">
              <w:rPr>
                <w:lang w:val="en-GB"/>
              </w:rPr>
              <w:t>0.0000</w:t>
            </w:r>
          </w:p>
        </w:tc>
        <w:tc>
          <w:tcPr>
            <w:tcW w:w="1836" w:type="dxa"/>
          </w:tcPr>
          <w:p w14:paraId="5E2432AB" w14:textId="77777777" w:rsidR="00312BC3" w:rsidRPr="00C26C40" w:rsidRDefault="00312BC3" w:rsidP="00870DFD">
            <w:pPr>
              <w:rPr>
                <w:lang w:val="en-GB"/>
              </w:rPr>
            </w:pPr>
            <w:r w:rsidRPr="00C26C40">
              <w:rPr>
                <w:lang w:val="en-GB"/>
              </w:rPr>
              <w:t>0.0000</w:t>
            </w:r>
          </w:p>
        </w:tc>
        <w:tc>
          <w:tcPr>
            <w:tcW w:w="1716" w:type="dxa"/>
          </w:tcPr>
          <w:p w14:paraId="2DB8C155" w14:textId="77777777" w:rsidR="00312BC3" w:rsidRPr="00C26C40" w:rsidRDefault="00312BC3" w:rsidP="00870DFD">
            <w:pPr>
              <w:rPr>
                <w:lang w:val="en-GB"/>
              </w:rPr>
            </w:pPr>
            <w:r w:rsidRPr="00C26C40">
              <w:rPr>
                <w:lang w:val="en-GB"/>
              </w:rPr>
              <w:t>0.3040</w:t>
            </w:r>
          </w:p>
        </w:tc>
        <w:tc>
          <w:tcPr>
            <w:tcW w:w="1716" w:type="dxa"/>
          </w:tcPr>
          <w:p w14:paraId="23DDB358" w14:textId="77777777" w:rsidR="00312BC3" w:rsidRPr="00C26C40" w:rsidRDefault="00312BC3" w:rsidP="00870DFD">
            <w:pPr>
              <w:rPr>
                <w:lang w:val="en-GB"/>
              </w:rPr>
            </w:pPr>
            <w:r w:rsidRPr="00C26C40">
              <w:rPr>
                <w:lang w:val="en-GB"/>
              </w:rPr>
              <w:t>0.3040</w:t>
            </w:r>
          </w:p>
        </w:tc>
        <w:tc>
          <w:tcPr>
            <w:tcW w:w="1836" w:type="dxa"/>
          </w:tcPr>
          <w:p w14:paraId="0B360C2A" w14:textId="77777777" w:rsidR="00312BC3" w:rsidRPr="00C26C40" w:rsidRDefault="00312BC3" w:rsidP="00870DFD">
            <w:pPr>
              <w:rPr>
                <w:lang w:val="en-GB"/>
              </w:rPr>
            </w:pPr>
            <w:r w:rsidRPr="00C26C40">
              <w:rPr>
                <w:lang w:val="en-GB"/>
              </w:rPr>
              <w:t>0.0000</w:t>
            </w:r>
          </w:p>
        </w:tc>
      </w:tr>
      <w:tr w:rsidR="00312BC3" w:rsidRPr="00C26C40" w14:paraId="33669EAB" w14:textId="77777777" w:rsidTr="006A311E">
        <w:trPr>
          <w:jc w:val="center"/>
        </w:trPr>
        <w:tc>
          <w:tcPr>
            <w:tcW w:w="1442" w:type="dxa"/>
          </w:tcPr>
          <w:p w14:paraId="6E13ED2D" w14:textId="77777777" w:rsidR="00312BC3" w:rsidRPr="00C26C40" w:rsidRDefault="00312BC3" w:rsidP="00870DFD">
            <w:pPr>
              <w:rPr>
                <w:lang w:val="en-GB"/>
              </w:rPr>
            </w:pPr>
            <w:r w:rsidRPr="00C26C40">
              <w:rPr>
                <w:lang w:val="en-GB"/>
              </w:rPr>
              <w:lastRenderedPageBreak/>
              <w:t>Fe₃O₄ — Mass Fraction</w:t>
            </w:r>
          </w:p>
        </w:tc>
        <w:tc>
          <w:tcPr>
            <w:tcW w:w="1836" w:type="dxa"/>
          </w:tcPr>
          <w:p w14:paraId="0D7EDB13" w14:textId="77777777" w:rsidR="00312BC3" w:rsidRPr="00C26C40" w:rsidRDefault="00312BC3" w:rsidP="00870DFD">
            <w:pPr>
              <w:rPr>
                <w:lang w:val="en-GB"/>
              </w:rPr>
            </w:pPr>
            <w:r w:rsidRPr="00C26C40">
              <w:rPr>
                <w:lang w:val="en-GB"/>
              </w:rPr>
              <w:t>0.0000</w:t>
            </w:r>
          </w:p>
        </w:tc>
        <w:tc>
          <w:tcPr>
            <w:tcW w:w="1836" w:type="dxa"/>
          </w:tcPr>
          <w:p w14:paraId="56A727F7" w14:textId="77777777" w:rsidR="00312BC3" w:rsidRPr="00C26C40" w:rsidRDefault="00312BC3" w:rsidP="00870DFD">
            <w:pPr>
              <w:rPr>
                <w:lang w:val="en-GB"/>
              </w:rPr>
            </w:pPr>
            <w:r w:rsidRPr="00C26C40">
              <w:rPr>
                <w:lang w:val="en-GB"/>
              </w:rPr>
              <w:t>0.0000</w:t>
            </w:r>
          </w:p>
        </w:tc>
        <w:tc>
          <w:tcPr>
            <w:tcW w:w="1836" w:type="dxa"/>
          </w:tcPr>
          <w:p w14:paraId="65B5142E" w14:textId="77777777" w:rsidR="00312BC3" w:rsidRPr="00C26C40" w:rsidRDefault="00312BC3" w:rsidP="00870DFD">
            <w:pPr>
              <w:rPr>
                <w:lang w:val="en-GB"/>
              </w:rPr>
            </w:pPr>
            <w:r w:rsidRPr="00C26C40">
              <w:rPr>
                <w:lang w:val="en-GB"/>
              </w:rPr>
              <w:t>0.0000</w:t>
            </w:r>
          </w:p>
        </w:tc>
        <w:tc>
          <w:tcPr>
            <w:tcW w:w="1836" w:type="dxa"/>
          </w:tcPr>
          <w:p w14:paraId="6ED426AA" w14:textId="77777777" w:rsidR="00312BC3" w:rsidRPr="00C26C40" w:rsidRDefault="00312BC3" w:rsidP="00870DFD">
            <w:pPr>
              <w:rPr>
                <w:lang w:val="en-GB"/>
              </w:rPr>
            </w:pPr>
            <w:r w:rsidRPr="00C26C40">
              <w:rPr>
                <w:lang w:val="en-GB"/>
              </w:rPr>
              <w:t>0.0000</w:t>
            </w:r>
          </w:p>
        </w:tc>
        <w:tc>
          <w:tcPr>
            <w:tcW w:w="1716" w:type="dxa"/>
          </w:tcPr>
          <w:p w14:paraId="5BDC2E8F" w14:textId="77777777" w:rsidR="00312BC3" w:rsidRPr="00C26C40" w:rsidRDefault="00312BC3" w:rsidP="00870DFD">
            <w:pPr>
              <w:rPr>
                <w:lang w:val="en-GB"/>
              </w:rPr>
            </w:pPr>
            <w:r w:rsidRPr="00C26C40">
              <w:rPr>
                <w:lang w:val="en-GB"/>
              </w:rPr>
              <w:t>0.0000</w:t>
            </w:r>
          </w:p>
        </w:tc>
        <w:tc>
          <w:tcPr>
            <w:tcW w:w="1716" w:type="dxa"/>
          </w:tcPr>
          <w:p w14:paraId="28F305E2" w14:textId="77777777" w:rsidR="00312BC3" w:rsidRPr="00C26C40" w:rsidRDefault="00312BC3" w:rsidP="00870DFD">
            <w:pPr>
              <w:rPr>
                <w:lang w:val="en-GB"/>
              </w:rPr>
            </w:pPr>
            <w:r w:rsidRPr="00C26C40">
              <w:rPr>
                <w:lang w:val="en-GB"/>
              </w:rPr>
              <w:t>0.0000</w:t>
            </w:r>
          </w:p>
        </w:tc>
        <w:tc>
          <w:tcPr>
            <w:tcW w:w="1836" w:type="dxa"/>
          </w:tcPr>
          <w:p w14:paraId="0E357217" w14:textId="77777777" w:rsidR="00312BC3" w:rsidRPr="00C26C40" w:rsidRDefault="00312BC3" w:rsidP="00870DFD">
            <w:pPr>
              <w:rPr>
                <w:lang w:val="en-GB"/>
              </w:rPr>
            </w:pPr>
            <w:r w:rsidRPr="00C26C40">
              <w:rPr>
                <w:lang w:val="en-GB"/>
              </w:rPr>
              <w:t>0.0183</w:t>
            </w:r>
          </w:p>
        </w:tc>
      </w:tr>
      <w:tr w:rsidR="00312BC3" w:rsidRPr="00C26C40" w14:paraId="362549F6" w14:textId="77777777" w:rsidTr="006A311E">
        <w:trPr>
          <w:jc w:val="center"/>
        </w:trPr>
        <w:tc>
          <w:tcPr>
            <w:tcW w:w="1442" w:type="dxa"/>
          </w:tcPr>
          <w:p w14:paraId="02E1D673" w14:textId="77777777" w:rsidR="00312BC3" w:rsidRPr="00C26C40" w:rsidRDefault="00312BC3" w:rsidP="00870DFD">
            <w:pPr>
              <w:rPr>
                <w:lang w:val="en-GB"/>
              </w:rPr>
            </w:pPr>
            <w:r w:rsidRPr="00C26C40">
              <w:rPr>
                <w:lang w:val="en-GB"/>
              </w:rPr>
              <w:t>Al₂O₃ — Mass Fraction</w:t>
            </w:r>
          </w:p>
        </w:tc>
        <w:tc>
          <w:tcPr>
            <w:tcW w:w="1836" w:type="dxa"/>
          </w:tcPr>
          <w:p w14:paraId="2CECA277" w14:textId="77777777" w:rsidR="00312BC3" w:rsidRPr="00C26C40" w:rsidRDefault="00312BC3" w:rsidP="00870DFD">
            <w:pPr>
              <w:rPr>
                <w:lang w:val="en-GB"/>
              </w:rPr>
            </w:pPr>
            <w:r w:rsidRPr="00C26C40">
              <w:rPr>
                <w:lang w:val="en-GB"/>
              </w:rPr>
              <w:t>0.0000</w:t>
            </w:r>
          </w:p>
        </w:tc>
        <w:tc>
          <w:tcPr>
            <w:tcW w:w="1836" w:type="dxa"/>
          </w:tcPr>
          <w:p w14:paraId="0D217AEA" w14:textId="77777777" w:rsidR="00312BC3" w:rsidRPr="00C26C40" w:rsidRDefault="00312BC3" w:rsidP="00870DFD">
            <w:pPr>
              <w:rPr>
                <w:lang w:val="en-GB"/>
              </w:rPr>
            </w:pPr>
            <w:r w:rsidRPr="00C26C40">
              <w:rPr>
                <w:lang w:val="en-GB"/>
              </w:rPr>
              <w:t>0.0000</w:t>
            </w:r>
          </w:p>
        </w:tc>
        <w:tc>
          <w:tcPr>
            <w:tcW w:w="1836" w:type="dxa"/>
          </w:tcPr>
          <w:p w14:paraId="587518A8" w14:textId="77777777" w:rsidR="00312BC3" w:rsidRPr="00C26C40" w:rsidRDefault="00312BC3" w:rsidP="00870DFD">
            <w:pPr>
              <w:rPr>
                <w:lang w:val="en-GB"/>
              </w:rPr>
            </w:pPr>
            <w:r w:rsidRPr="00C26C40">
              <w:rPr>
                <w:lang w:val="en-GB"/>
              </w:rPr>
              <w:t>0.0000</w:t>
            </w:r>
          </w:p>
        </w:tc>
        <w:tc>
          <w:tcPr>
            <w:tcW w:w="1836" w:type="dxa"/>
          </w:tcPr>
          <w:p w14:paraId="1F3FC0F8" w14:textId="77777777" w:rsidR="00312BC3" w:rsidRPr="00C26C40" w:rsidRDefault="00312BC3" w:rsidP="00870DFD">
            <w:pPr>
              <w:rPr>
                <w:lang w:val="en-GB"/>
              </w:rPr>
            </w:pPr>
            <w:r w:rsidRPr="00C26C40">
              <w:rPr>
                <w:lang w:val="en-GB"/>
              </w:rPr>
              <w:t>0.0000</w:t>
            </w:r>
          </w:p>
        </w:tc>
        <w:tc>
          <w:tcPr>
            <w:tcW w:w="1716" w:type="dxa"/>
          </w:tcPr>
          <w:p w14:paraId="6BDABF0F" w14:textId="77777777" w:rsidR="00312BC3" w:rsidRPr="00C26C40" w:rsidRDefault="00312BC3" w:rsidP="00870DFD">
            <w:pPr>
              <w:rPr>
                <w:lang w:val="en-GB"/>
              </w:rPr>
            </w:pPr>
            <w:r w:rsidRPr="00C26C40">
              <w:rPr>
                <w:lang w:val="en-GB"/>
              </w:rPr>
              <w:t>0.0000</w:t>
            </w:r>
          </w:p>
        </w:tc>
        <w:tc>
          <w:tcPr>
            <w:tcW w:w="1716" w:type="dxa"/>
          </w:tcPr>
          <w:p w14:paraId="41E0A1E7" w14:textId="77777777" w:rsidR="00312BC3" w:rsidRPr="00C26C40" w:rsidRDefault="00312BC3" w:rsidP="00870DFD">
            <w:pPr>
              <w:rPr>
                <w:lang w:val="en-GB"/>
              </w:rPr>
            </w:pPr>
            <w:r w:rsidRPr="00C26C40">
              <w:rPr>
                <w:lang w:val="en-GB"/>
              </w:rPr>
              <w:t>0.0000</w:t>
            </w:r>
          </w:p>
        </w:tc>
        <w:tc>
          <w:tcPr>
            <w:tcW w:w="1836" w:type="dxa"/>
          </w:tcPr>
          <w:p w14:paraId="61AFF3B5" w14:textId="77777777" w:rsidR="00312BC3" w:rsidRPr="00C26C40" w:rsidRDefault="00312BC3" w:rsidP="00870DFD">
            <w:pPr>
              <w:rPr>
                <w:lang w:val="en-GB"/>
              </w:rPr>
            </w:pPr>
            <w:r w:rsidRPr="00C26C40">
              <w:rPr>
                <w:lang w:val="en-GB"/>
              </w:rPr>
              <w:t>0.4799</w:t>
            </w:r>
          </w:p>
        </w:tc>
      </w:tr>
      <w:tr w:rsidR="00312BC3" w:rsidRPr="00C26C40" w14:paraId="4F840D53" w14:textId="77777777" w:rsidTr="006A311E">
        <w:trPr>
          <w:jc w:val="center"/>
        </w:trPr>
        <w:tc>
          <w:tcPr>
            <w:tcW w:w="1442" w:type="dxa"/>
          </w:tcPr>
          <w:p w14:paraId="4F9328B9" w14:textId="77777777" w:rsidR="00312BC3" w:rsidRPr="00C26C40" w:rsidRDefault="00312BC3" w:rsidP="00870DFD">
            <w:pPr>
              <w:rPr>
                <w:lang w:val="en-GB"/>
              </w:rPr>
            </w:pPr>
            <w:r w:rsidRPr="00C26C40">
              <w:rPr>
                <w:lang w:val="en-GB"/>
              </w:rPr>
              <w:t>O₂ — Mass Fraction</w:t>
            </w:r>
          </w:p>
        </w:tc>
        <w:tc>
          <w:tcPr>
            <w:tcW w:w="1836" w:type="dxa"/>
          </w:tcPr>
          <w:p w14:paraId="5B8E308D" w14:textId="77777777" w:rsidR="00312BC3" w:rsidRPr="00C26C40" w:rsidRDefault="00312BC3" w:rsidP="00870DFD">
            <w:pPr>
              <w:rPr>
                <w:lang w:val="en-GB"/>
              </w:rPr>
            </w:pPr>
            <w:r w:rsidRPr="00C26C40">
              <w:rPr>
                <w:lang w:val="en-GB"/>
              </w:rPr>
              <w:t>0.0000</w:t>
            </w:r>
          </w:p>
        </w:tc>
        <w:tc>
          <w:tcPr>
            <w:tcW w:w="1836" w:type="dxa"/>
          </w:tcPr>
          <w:p w14:paraId="78E967E9" w14:textId="77777777" w:rsidR="00312BC3" w:rsidRPr="00C26C40" w:rsidRDefault="00312BC3" w:rsidP="00870DFD">
            <w:pPr>
              <w:rPr>
                <w:lang w:val="en-GB"/>
              </w:rPr>
            </w:pPr>
            <w:r w:rsidRPr="00C26C40">
              <w:rPr>
                <w:lang w:val="en-GB"/>
              </w:rPr>
              <w:t>0.0000</w:t>
            </w:r>
          </w:p>
        </w:tc>
        <w:tc>
          <w:tcPr>
            <w:tcW w:w="1836" w:type="dxa"/>
          </w:tcPr>
          <w:p w14:paraId="2D445BEB" w14:textId="77777777" w:rsidR="00312BC3" w:rsidRPr="00C26C40" w:rsidRDefault="00312BC3" w:rsidP="00870DFD">
            <w:pPr>
              <w:rPr>
                <w:lang w:val="en-GB"/>
              </w:rPr>
            </w:pPr>
            <w:r w:rsidRPr="00C26C40">
              <w:rPr>
                <w:lang w:val="en-GB"/>
              </w:rPr>
              <w:t>0.0000</w:t>
            </w:r>
          </w:p>
        </w:tc>
        <w:tc>
          <w:tcPr>
            <w:tcW w:w="1836" w:type="dxa"/>
          </w:tcPr>
          <w:p w14:paraId="32870D08" w14:textId="77777777" w:rsidR="00312BC3" w:rsidRPr="00C26C40" w:rsidRDefault="00312BC3" w:rsidP="00870DFD">
            <w:pPr>
              <w:rPr>
                <w:lang w:val="en-GB"/>
              </w:rPr>
            </w:pPr>
            <w:r w:rsidRPr="00C26C40">
              <w:rPr>
                <w:lang w:val="en-GB"/>
              </w:rPr>
              <w:t>0.0000</w:t>
            </w:r>
          </w:p>
        </w:tc>
        <w:tc>
          <w:tcPr>
            <w:tcW w:w="1716" w:type="dxa"/>
          </w:tcPr>
          <w:p w14:paraId="020BAA67" w14:textId="77777777" w:rsidR="00312BC3" w:rsidRPr="00C26C40" w:rsidRDefault="00312BC3" w:rsidP="00870DFD">
            <w:pPr>
              <w:rPr>
                <w:lang w:val="en-GB"/>
              </w:rPr>
            </w:pPr>
            <w:r w:rsidRPr="00C26C40">
              <w:rPr>
                <w:lang w:val="en-GB"/>
              </w:rPr>
              <w:t>0.1366</w:t>
            </w:r>
          </w:p>
        </w:tc>
        <w:tc>
          <w:tcPr>
            <w:tcW w:w="1716" w:type="dxa"/>
          </w:tcPr>
          <w:p w14:paraId="1494D144" w14:textId="77777777" w:rsidR="00312BC3" w:rsidRPr="00C26C40" w:rsidRDefault="00312BC3" w:rsidP="00870DFD">
            <w:pPr>
              <w:rPr>
                <w:lang w:val="en-GB"/>
              </w:rPr>
            </w:pPr>
            <w:r w:rsidRPr="00C26C40">
              <w:rPr>
                <w:lang w:val="en-GB"/>
              </w:rPr>
              <w:t>0.1366</w:t>
            </w:r>
          </w:p>
        </w:tc>
        <w:tc>
          <w:tcPr>
            <w:tcW w:w="1836" w:type="dxa"/>
          </w:tcPr>
          <w:p w14:paraId="2C2CD8C0" w14:textId="77777777" w:rsidR="00312BC3" w:rsidRPr="00C26C40" w:rsidRDefault="00312BC3" w:rsidP="00870DFD">
            <w:pPr>
              <w:rPr>
                <w:lang w:val="en-GB"/>
              </w:rPr>
            </w:pPr>
            <w:r w:rsidRPr="00C26C40">
              <w:rPr>
                <w:lang w:val="en-GB"/>
              </w:rPr>
              <w:t>0.0000</w:t>
            </w:r>
          </w:p>
        </w:tc>
      </w:tr>
      <w:tr w:rsidR="00312BC3" w:rsidRPr="00C26C40" w14:paraId="12BEF439" w14:textId="77777777" w:rsidTr="006A311E">
        <w:trPr>
          <w:jc w:val="center"/>
        </w:trPr>
        <w:tc>
          <w:tcPr>
            <w:tcW w:w="1442" w:type="dxa"/>
          </w:tcPr>
          <w:p w14:paraId="17FFFF3F" w14:textId="77777777" w:rsidR="00312BC3" w:rsidRPr="00C26C40" w:rsidRDefault="00312BC3" w:rsidP="00870DFD">
            <w:pPr>
              <w:rPr>
                <w:lang w:val="en-GB"/>
              </w:rPr>
            </w:pPr>
            <w:r w:rsidRPr="00C26C40">
              <w:rPr>
                <w:lang w:val="en-GB"/>
              </w:rPr>
              <w:t>CaAl₂O₄ — Mass Fraction</w:t>
            </w:r>
          </w:p>
        </w:tc>
        <w:tc>
          <w:tcPr>
            <w:tcW w:w="1836" w:type="dxa"/>
          </w:tcPr>
          <w:p w14:paraId="52EFE269" w14:textId="77777777" w:rsidR="00312BC3" w:rsidRPr="00C26C40" w:rsidRDefault="00312BC3" w:rsidP="00870DFD">
            <w:pPr>
              <w:rPr>
                <w:lang w:val="en-GB"/>
              </w:rPr>
            </w:pPr>
            <w:r w:rsidRPr="00C26C40">
              <w:rPr>
                <w:lang w:val="en-GB"/>
              </w:rPr>
              <w:t>0.0000</w:t>
            </w:r>
          </w:p>
        </w:tc>
        <w:tc>
          <w:tcPr>
            <w:tcW w:w="1836" w:type="dxa"/>
          </w:tcPr>
          <w:p w14:paraId="57CDBDC5" w14:textId="77777777" w:rsidR="00312BC3" w:rsidRPr="00C26C40" w:rsidRDefault="00312BC3" w:rsidP="00870DFD">
            <w:pPr>
              <w:rPr>
                <w:lang w:val="en-GB"/>
              </w:rPr>
            </w:pPr>
            <w:r w:rsidRPr="00C26C40">
              <w:rPr>
                <w:lang w:val="en-GB"/>
              </w:rPr>
              <w:t>0.0000</w:t>
            </w:r>
          </w:p>
        </w:tc>
        <w:tc>
          <w:tcPr>
            <w:tcW w:w="1836" w:type="dxa"/>
          </w:tcPr>
          <w:p w14:paraId="0AF6106D" w14:textId="77777777" w:rsidR="00312BC3" w:rsidRPr="00C26C40" w:rsidRDefault="00312BC3" w:rsidP="00870DFD">
            <w:pPr>
              <w:rPr>
                <w:lang w:val="en-GB"/>
              </w:rPr>
            </w:pPr>
            <w:r w:rsidRPr="00C26C40">
              <w:rPr>
                <w:lang w:val="en-GB"/>
              </w:rPr>
              <w:t>0.0000</w:t>
            </w:r>
          </w:p>
        </w:tc>
        <w:tc>
          <w:tcPr>
            <w:tcW w:w="1836" w:type="dxa"/>
          </w:tcPr>
          <w:p w14:paraId="1CE0E19E" w14:textId="77777777" w:rsidR="00312BC3" w:rsidRPr="00C26C40" w:rsidRDefault="00312BC3" w:rsidP="00870DFD">
            <w:pPr>
              <w:rPr>
                <w:lang w:val="en-GB"/>
              </w:rPr>
            </w:pPr>
            <w:r w:rsidRPr="00C26C40">
              <w:rPr>
                <w:lang w:val="en-GB"/>
              </w:rPr>
              <w:t>0.0000</w:t>
            </w:r>
          </w:p>
        </w:tc>
        <w:tc>
          <w:tcPr>
            <w:tcW w:w="1716" w:type="dxa"/>
          </w:tcPr>
          <w:p w14:paraId="7A3C30D4" w14:textId="77777777" w:rsidR="00312BC3" w:rsidRPr="00C26C40" w:rsidRDefault="00312BC3" w:rsidP="00870DFD">
            <w:pPr>
              <w:rPr>
                <w:lang w:val="en-GB"/>
              </w:rPr>
            </w:pPr>
            <w:r w:rsidRPr="00C26C40">
              <w:rPr>
                <w:lang w:val="en-GB"/>
              </w:rPr>
              <w:t>0.0000</w:t>
            </w:r>
          </w:p>
        </w:tc>
        <w:tc>
          <w:tcPr>
            <w:tcW w:w="1716" w:type="dxa"/>
          </w:tcPr>
          <w:p w14:paraId="722A2B53" w14:textId="77777777" w:rsidR="00312BC3" w:rsidRPr="00C26C40" w:rsidRDefault="00312BC3" w:rsidP="00870DFD">
            <w:pPr>
              <w:rPr>
                <w:lang w:val="en-GB"/>
              </w:rPr>
            </w:pPr>
            <w:r w:rsidRPr="00C26C40">
              <w:rPr>
                <w:lang w:val="en-GB"/>
              </w:rPr>
              <w:t>0.0000</w:t>
            </w:r>
          </w:p>
        </w:tc>
        <w:tc>
          <w:tcPr>
            <w:tcW w:w="1836" w:type="dxa"/>
          </w:tcPr>
          <w:p w14:paraId="56CD0829" w14:textId="77777777" w:rsidR="00312BC3" w:rsidRPr="00C26C40" w:rsidRDefault="00312BC3" w:rsidP="00870DFD">
            <w:pPr>
              <w:rPr>
                <w:lang w:val="en-GB"/>
              </w:rPr>
            </w:pPr>
            <w:r w:rsidRPr="00C26C40">
              <w:rPr>
                <w:lang w:val="en-GB"/>
              </w:rPr>
              <w:t>0.0000</w:t>
            </w:r>
          </w:p>
        </w:tc>
      </w:tr>
      <w:tr w:rsidR="00312BC3" w:rsidRPr="00C26C40" w14:paraId="37F4640C" w14:textId="77777777" w:rsidTr="006A311E">
        <w:trPr>
          <w:jc w:val="center"/>
        </w:trPr>
        <w:tc>
          <w:tcPr>
            <w:tcW w:w="1442" w:type="dxa"/>
          </w:tcPr>
          <w:p w14:paraId="42ABF4B1" w14:textId="77777777" w:rsidR="00312BC3" w:rsidRPr="00C26C40" w:rsidRDefault="00312BC3" w:rsidP="00870DFD">
            <w:pPr>
              <w:rPr>
                <w:lang w:val="en-GB"/>
              </w:rPr>
            </w:pPr>
            <w:r w:rsidRPr="00C26C40">
              <w:rPr>
                <w:lang w:val="en-GB"/>
              </w:rPr>
              <w:t>CaOH⁺ — Mass Fraction</w:t>
            </w:r>
          </w:p>
        </w:tc>
        <w:tc>
          <w:tcPr>
            <w:tcW w:w="1836" w:type="dxa"/>
          </w:tcPr>
          <w:p w14:paraId="59D6F6CD" w14:textId="77777777" w:rsidR="00312BC3" w:rsidRPr="00C26C40" w:rsidRDefault="00312BC3" w:rsidP="00870DFD">
            <w:pPr>
              <w:rPr>
                <w:lang w:val="en-GB"/>
              </w:rPr>
            </w:pPr>
            <w:r w:rsidRPr="00C26C40">
              <w:rPr>
                <w:lang w:val="en-GB"/>
              </w:rPr>
              <w:t>0.0000</w:t>
            </w:r>
          </w:p>
        </w:tc>
        <w:tc>
          <w:tcPr>
            <w:tcW w:w="1836" w:type="dxa"/>
          </w:tcPr>
          <w:p w14:paraId="26C701C6" w14:textId="77777777" w:rsidR="00312BC3" w:rsidRPr="00C26C40" w:rsidRDefault="00312BC3" w:rsidP="00870DFD">
            <w:pPr>
              <w:rPr>
                <w:lang w:val="en-GB"/>
              </w:rPr>
            </w:pPr>
            <w:r w:rsidRPr="00C26C40">
              <w:rPr>
                <w:lang w:val="en-GB"/>
              </w:rPr>
              <w:t>0.0000</w:t>
            </w:r>
          </w:p>
        </w:tc>
        <w:tc>
          <w:tcPr>
            <w:tcW w:w="1836" w:type="dxa"/>
          </w:tcPr>
          <w:p w14:paraId="3B9BC09A" w14:textId="77777777" w:rsidR="00312BC3" w:rsidRPr="00C26C40" w:rsidRDefault="00312BC3" w:rsidP="00870DFD">
            <w:pPr>
              <w:rPr>
                <w:lang w:val="en-GB"/>
              </w:rPr>
            </w:pPr>
            <w:r w:rsidRPr="00C26C40">
              <w:rPr>
                <w:lang w:val="en-GB"/>
              </w:rPr>
              <w:t>0.0000</w:t>
            </w:r>
          </w:p>
        </w:tc>
        <w:tc>
          <w:tcPr>
            <w:tcW w:w="1836" w:type="dxa"/>
          </w:tcPr>
          <w:p w14:paraId="6138AC36" w14:textId="77777777" w:rsidR="00312BC3" w:rsidRPr="00C26C40" w:rsidRDefault="00312BC3" w:rsidP="00870DFD">
            <w:pPr>
              <w:rPr>
                <w:lang w:val="en-GB"/>
              </w:rPr>
            </w:pPr>
            <w:r w:rsidRPr="00C26C40">
              <w:rPr>
                <w:lang w:val="en-GB"/>
              </w:rPr>
              <w:t>0.0000</w:t>
            </w:r>
          </w:p>
        </w:tc>
        <w:tc>
          <w:tcPr>
            <w:tcW w:w="1716" w:type="dxa"/>
          </w:tcPr>
          <w:p w14:paraId="56336C68" w14:textId="77777777" w:rsidR="00312BC3" w:rsidRPr="00C26C40" w:rsidRDefault="00312BC3" w:rsidP="00870DFD">
            <w:pPr>
              <w:rPr>
                <w:lang w:val="en-GB"/>
              </w:rPr>
            </w:pPr>
            <w:r w:rsidRPr="00C26C40">
              <w:rPr>
                <w:lang w:val="en-GB"/>
              </w:rPr>
              <w:t>0.0000</w:t>
            </w:r>
          </w:p>
        </w:tc>
        <w:tc>
          <w:tcPr>
            <w:tcW w:w="1716" w:type="dxa"/>
          </w:tcPr>
          <w:p w14:paraId="0DD2B4FD" w14:textId="77777777" w:rsidR="00312BC3" w:rsidRPr="00C26C40" w:rsidRDefault="00312BC3" w:rsidP="00870DFD">
            <w:pPr>
              <w:rPr>
                <w:lang w:val="en-GB"/>
              </w:rPr>
            </w:pPr>
            <w:r w:rsidRPr="00C26C40">
              <w:rPr>
                <w:lang w:val="en-GB"/>
              </w:rPr>
              <w:t>0.0000</w:t>
            </w:r>
          </w:p>
        </w:tc>
        <w:tc>
          <w:tcPr>
            <w:tcW w:w="1836" w:type="dxa"/>
          </w:tcPr>
          <w:p w14:paraId="67761444" w14:textId="77777777" w:rsidR="00312BC3" w:rsidRPr="00C26C40" w:rsidRDefault="00312BC3" w:rsidP="00870DFD">
            <w:pPr>
              <w:rPr>
                <w:lang w:val="en-GB"/>
              </w:rPr>
            </w:pPr>
            <w:r w:rsidRPr="00C26C40">
              <w:rPr>
                <w:lang w:val="en-GB"/>
              </w:rPr>
              <w:t>0.0000</w:t>
            </w:r>
          </w:p>
        </w:tc>
      </w:tr>
      <w:tr w:rsidR="00312BC3" w:rsidRPr="00C26C40" w14:paraId="7DAE72FC" w14:textId="77777777" w:rsidTr="006A311E">
        <w:trPr>
          <w:jc w:val="center"/>
        </w:trPr>
        <w:tc>
          <w:tcPr>
            <w:tcW w:w="1442" w:type="dxa"/>
          </w:tcPr>
          <w:p w14:paraId="35AEF70D" w14:textId="77777777" w:rsidR="00312BC3" w:rsidRPr="00C26C40" w:rsidRDefault="00312BC3" w:rsidP="00870DFD">
            <w:pPr>
              <w:rPr>
                <w:lang w:val="en-GB"/>
              </w:rPr>
            </w:pPr>
            <w:r w:rsidRPr="00C26C40">
              <w:rPr>
                <w:lang w:val="en-GB"/>
              </w:rPr>
              <w:t>Iron-(s) — Mass Fraction</w:t>
            </w:r>
          </w:p>
        </w:tc>
        <w:tc>
          <w:tcPr>
            <w:tcW w:w="1836" w:type="dxa"/>
          </w:tcPr>
          <w:p w14:paraId="14488DA2" w14:textId="77777777" w:rsidR="00312BC3" w:rsidRPr="00C26C40" w:rsidRDefault="00312BC3" w:rsidP="00870DFD">
            <w:pPr>
              <w:rPr>
                <w:lang w:val="en-GB"/>
              </w:rPr>
            </w:pPr>
            <w:r w:rsidRPr="00C26C40">
              <w:rPr>
                <w:lang w:val="en-GB"/>
              </w:rPr>
              <w:t>0.0000</w:t>
            </w:r>
          </w:p>
        </w:tc>
        <w:tc>
          <w:tcPr>
            <w:tcW w:w="1836" w:type="dxa"/>
          </w:tcPr>
          <w:p w14:paraId="3E6E4682" w14:textId="77777777" w:rsidR="00312BC3" w:rsidRPr="00C26C40" w:rsidRDefault="00312BC3" w:rsidP="00870DFD">
            <w:pPr>
              <w:rPr>
                <w:lang w:val="en-GB"/>
              </w:rPr>
            </w:pPr>
            <w:r w:rsidRPr="00C26C40">
              <w:rPr>
                <w:lang w:val="en-GB"/>
              </w:rPr>
              <w:t>0.0000</w:t>
            </w:r>
          </w:p>
        </w:tc>
        <w:tc>
          <w:tcPr>
            <w:tcW w:w="1836" w:type="dxa"/>
          </w:tcPr>
          <w:p w14:paraId="2793CE15" w14:textId="77777777" w:rsidR="00312BC3" w:rsidRPr="00C26C40" w:rsidRDefault="00312BC3" w:rsidP="00870DFD">
            <w:pPr>
              <w:rPr>
                <w:lang w:val="en-GB"/>
              </w:rPr>
            </w:pPr>
            <w:r w:rsidRPr="00C26C40">
              <w:rPr>
                <w:lang w:val="en-GB"/>
              </w:rPr>
              <w:t>0.0000</w:t>
            </w:r>
          </w:p>
        </w:tc>
        <w:tc>
          <w:tcPr>
            <w:tcW w:w="1836" w:type="dxa"/>
          </w:tcPr>
          <w:p w14:paraId="6C55C1D6" w14:textId="77777777" w:rsidR="00312BC3" w:rsidRPr="00C26C40" w:rsidRDefault="00312BC3" w:rsidP="00870DFD">
            <w:pPr>
              <w:rPr>
                <w:lang w:val="en-GB"/>
              </w:rPr>
            </w:pPr>
            <w:r w:rsidRPr="00C26C40">
              <w:rPr>
                <w:lang w:val="en-GB"/>
              </w:rPr>
              <w:t>0.0000</w:t>
            </w:r>
          </w:p>
        </w:tc>
        <w:tc>
          <w:tcPr>
            <w:tcW w:w="1716" w:type="dxa"/>
          </w:tcPr>
          <w:p w14:paraId="30FA1026" w14:textId="77777777" w:rsidR="00312BC3" w:rsidRPr="00C26C40" w:rsidRDefault="00312BC3" w:rsidP="00870DFD">
            <w:pPr>
              <w:rPr>
                <w:lang w:val="en-GB"/>
              </w:rPr>
            </w:pPr>
            <w:r w:rsidRPr="00C26C40">
              <w:rPr>
                <w:lang w:val="en-GB"/>
              </w:rPr>
              <w:t>0.0000</w:t>
            </w:r>
          </w:p>
        </w:tc>
        <w:tc>
          <w:tcPr>
            <w:tcW w:w="1716" w:type="dxa"/>
          </w:tcPr>
          <w:p w14:paraId="044A60BE" w14:textId="77777777" w:rsidR="00312BC3" w:rsidRPr="00C26C40" w:rsidRDefault="00312BC3" w:rsidP="00870DFD">
            <w:pPr>
              <w:rPr>
                <w:lang w:val="en-GB"/>
              </w:rPr>
            </w:pPr>
            <w:r w:rsidRPr="00C26C40">
              <w:rPr>
                <w:lang w:val="en-GB"/>
              </w:rPr>
              <w:t>0.0000</w:t>
            </w:r>
          </w:p>
        </w:tc>
        <w:tc>
          <w:tcPr>
            <w:tcW w:w="1836" w:type="dxa"/>
          </w:tcPr>
          <w:p w14:paraId="346E11D2" w14:textId="77777777" w:rsidR="00312BC3" w:rsidRPr="00C26C40" w:rsidRDefault="00312BC3" w:rsidP="00870DFD">
            <w:pPr>
              <w:rPr>
                <w:lang w:val="en-GB"/>
              </w:rPr>
            </w:pPr>
            <w:r w:rsidRPr="00C26C40">
              <w:rPr>
                <w:lang w:val="en-GB"/>
              </w:rPr>
              <w:t>0.0000</w:t>
            </w:r>
          </w:p>
        </w:tc>
      </w:tr>
      <w:tr w:rsidR="00312BC3" w:rsidRPr="00C26C40" w14:paraId="1EE19AC6" w14:textId="77777777" w:rsidTr="006A311E">
        <w:trPr>
          <w:jc w:val="center"/>
        </w:trPr>
        <w:tc>
          <w:tcPr>
            <w:tcW w:w="1442" w:type="dxa"/>
          </w:tcPr>
          <w:p w14:paraId="287E3B9D" w14:textId="77777777" w:rsidR="00312BC3" w:rsidRPr="00C26C40" w:rsidRDefault="00312BC3" w:rsidP="00870DFD">
            <w:pPr>
              <w:rPr>
                <w:lang w:val="en-GB"/>
              </w:rPr>
            </w:pPr>
            <w:r w:rsidRPr="00C26C40">
              <w:rPr>
                <w:lang w:val="en-GB"/>
              </w:rPr>
              <w:t>HCO₃⁻ — Mass Fraction</w:t>
            </w:r>
          </w:p>
        </w:tc>
        <w:tc>
          <w:tcPr>
            <w:tcW w:w="1836" w:type="dxa"/>
          </w:tcPr>
          <w:p w14:paraId="0DC1B880" w14:textId="77777777" w:rsidR="00312BC3" w:rsidRPr="00C26C40" w:rsidRDefault="00312BC3" w:rsidP="00870DFD">
            <w:pPr>
              <w:rPr>
                <w:lang w:val="en-GB"/>
              </w:rPr>
            </w:pPr>
            <w:r w:rsidRPr="00C26C40">
              <w:rPr>
                <w:lang w:val="en-GB"/>
              </w:rPr>
              <w:t>0.0000</w:t>
            </w:r>
          </w:p>
        </w:tc>
        <w:tc>
          <w:tcPr>
            <w:tcW w:w="1836" w:type="dxa"/>
          </w:tcPr>
          <w:p w14:paraId="5BCFBE65" w14:textId="77777777" w:rsidR="00312BC3" w:rsidRPr="00C26C40" w:rsidRDefault="00312BC3" w:rsidP="00870DFD">
            <w:pPr>
              <w:rPr>
                <w:lang w:val="en-GB"/>
              </w:rPr>
            </w:pPr>
            <w:r w:rsidRPr="00C26C40">
              <w:rPr>
                <w:lang w:val="en-GB"/>
              </w:rPr>
              <w:t>0.0000</w:t>
            </w:r>
          </w:p>
        </w:tc>
        <w:tc>
          <w:tcPr>
            <w:tcW w:w="1836" w:type="dxa"/>
          </w:tcPr>
          <w:p w14:paraId="4BC815DD" w14:textId="77777777" w:rsidR="00312BC3" w:rsidRPr="00C26C40" w:rsidRDefault="00312BC3" w:rsidP="00870DFD">
            <w:pPr>
              <w:rPr>
                <w:lang w:val="en-GB"/>
              </w:rPr>
            </w:pPr>
            <w:r w:rsidRPr="00C26C40">
              <w:rPr>
                <w:lang w:val="en-GB"/>
              </w:rPr>
              <w:t>0.0000</w:t>
            </w:r>
          </w:p>
        </w:tc>
        <w:tc>
          <w:tcPr>
            <w:tcW w:w="1836" w:type="dxa"/>
          </w:tcPr>
          <w:p w14:paraId="55FB8BB6" w14:textId="77777777" w:rsidR="00312BC3" w:rsidRPr="00C26C40" w:rsidRDefault="00312BC3" w:rsidP="00870DFD">
            <w:pPr>
              <w:rPr>
                <w:lang w:val="en-GB"/>
              </w:rPr>
            </w:pPr>
            <w:r w:rsidRPr="00C26C40">
              <w:rPr>
                <w:lang w:val="en-GB"/>
              </w:rPr>
              <w:t>0.0000</w:t>
            </w:r>
          </w:p>
        </w:tc>
        <w:tc>
          <w:tcPr>
            <w:tcW w:w="1716" w:type="dxa"/>
          </w:tcPr>
          <w:p w14:paraId="2E2BA973" w14:textId="77777777" w:rsidR="00312BC3" w:rsidRPr="00C26C40" w:rsidRDefault="00312BC3" w:rsidP="00870DFD">
            <w:pPr>
              <w:rPr>
                <w:lang w:val="en-GB"/>
              </w:rPr>
            </w:pPr>
            <w:r w:rsidRPr="00C26C40">
              <w:rPr>
                <w:lang w:val="en-GB"/>
              </w:rPr>
              <w:t>0.0000</w:t>
            </w:r>
          </w:p>
        </w:tc>
        <w:tc>
          <w:tcPr>
            <w:tcW w:w="1716" w:type="dxa"/>
          </w:tcPr>
          <w:p w14:paraId="5C105C92" w14:textId="77777777" w:rsidR="00312BC3" w:rsidRPr="00C26C40" w:rsidRDefault="00312BC3" w:rsidP="00870DFD">
            <w:pPr>
              <w:rPr>
                <w:lang w:val="en-GB"/>
              </w:rPr>
            </w:pPr>
            <w:r w:rsidRPr="00C26C40">
              <w:rPr>
                <w:lang w:val="en-GB"/>
              </w:rPr>
              <w:t>0.0000</w:t>
            </w:r>
          </w:p>
        </w:tc>
        <w:tc>
          <w:tcPr>
            <w:tcW w:w="1836" w:type="dxa"/>
          </w:tcPr>
          <w:p w14:paraId="7ABC24ED" w14:textId="77777777" w:rsidR="00312BC3" w:rsidRPr="00C26C40" w:rsidRDefault="00312BC3" w:rsidP="00870DFD">
            <w:pPr>
              <w:rPr>
                <w:lang w:val="en-GB"/>
              </w:rPr>
            </w:pPr>
            <w:r w:rsidRPr="00C26C40">
              <w:rPr>
                <w:lang w:val="en-GB"/>
              </w:rPr>
              <w:t>0.0000</w:t>
            </w:r>
          </w:p>
        </w:tc>
      </w:tr>
      <w:tr w:rsidR="00312BC3" w:rsidRPr="00C26C40" w14:paraId="067E08DF" w14:textId="77777777" w:rsidTr="006A311E">
        <w:trPr>
          <w:jc w:val="center"/>
        </w:trPr>
        <w:tc>
          <w:tcPr>
            <w:tcW w:w="1442" w:type="dxa"/>
          </w:tcPr>
          <w:p w14:paraId="4FFB6F60" w14:textId="77777777" w:rsidR="00312BC3" w:rsidRPr="00C26C40" w:rsidRDefault="00312BC3" w:rsidP="00870DFD">
            <w:pPr>
              <w:rPr>
                <w:lang w:val="en-GB"/>
              </w:rPr>
            </w:pPr>
            <w:r w:rsidRPr="00C26C40">
              <w:rPr>
                <w:lang w:val="en-GB"/>
              </w:rPr>
              <w:t>CO₃²⁻ — Mass Fraction</w:t>
            </w:r>
          </w:p>
        </w:tc>
        <w:tc>
          <w:tcPr>
            <w:tcW w:w="1836" w:type="dxa"/>
          </w:tcPr>
          <w:p w14:paraId="7BECA0B8" w14:textId="77777777" w:rsidR="00312BC3" w:rsidRPr="00C26C40" w:rsidRDefault="00312BC3" w:rsidP="00870DFD">
            <w:pPr>
              <w:rPr>
                <w:lang w:val="en-GB"/>
              </w:rPr>
            </w:pPr>
            <w:r w:rsidRPr="00C26C40">
              <w:rPr>
                <w:lang w:val="en-GB"/>
              </w:rPr>
              <w:t>0.0000</w:t>
            </w:r>
          </w:p>
        </w:tc>
        <w:tc>
          <w:tcPr>
            <w:tcW w:w="1836" w:type="dxa"/>
          </w:tcPr>
          <w:p w14:paraId="3FDEB3CC" w14:textId="77777777" w:rsidR="00312BC3" w:rsidRPr="00C26C40" w:rsidRDefault="00312BC3" w:rsidP="00870DFD">
            <w:pPr>
              <w:rPr>
                <w:lang w:val="en-GB"/>
              </w:rPr>
            </w:pPr>
            <w:r w:rsidRPr="00C26C40">
              <w:rPr>
                <w:lang w:val="en-GB"/>
              </w:rPr>
              <w:t>0.0000</w:t>
            </w:r>
          </w:p>
        </w:tc>
        <w:tc>
          <w:tcPr>
            <w:tcW w:w="1836" w:type="dxa"/>
          </w:tcPr>
          <w:p w14:paraId="5DA463D0" w14:textId="77777777" w:rsidR="00312BC3" w:rsidRPr="00C26C40" w:rsidRDefault="00312BC3" w:rsidP="00870DFD">
            <w:pPr>
              <w:rPr>
                <w:lang w:val="en-GB"/>
              </w:rPr>
            </w:pPr>
            <w:r w:rsidRPr="00C26C40">
              <w:rPr>
                <w:lang w:val="en-GB"/>
              </w:rPr>
              <w:t>0.0000</w:t>
            </w:r>
          </w:p>
        </w:tc>
        <w:tc>
          <w:tcPr>
            <w:tcW w:w="1836" w:type="dxa"/>
          </w:tcPr>
          <w:p w14:paraId="06960014" w14:textId="77777777" w:rsidR="00312BC3" w:rsidRPr="00C26C40" w:rsidRDefault="00312BC3" w:rsidP="00870DFD">
            <w:pPr>
              <w:rPr>
                <w:lang w:val="en-GB"/>
              </w:rPr>
            </w:pPr>
            <w:r w:rsidRPr="00C26C40">
              <w:rPr>
                <w:lang w:val="en-GB"/>
              </w:rPr>
              <w:t>0.0000</w:t>
            </w:r>
          </w:p>
        </w:tc>
        <w:tc>
          <w:tcPr>
            <w:tcW w:w="1716" w:type="dxa"/>
          </w:tcPr>
          <w:p w14:paraId="438DA6C1" w14:textId="77777777" w:rsidR="00312BC3" w:rsidRPr="00C26C40" w:rsidRDefault="00312BC3" w:rsidP="00870DFD">
            <w:pPr>
              <w:rPr>
                <w:lang w:val="en-GB"/>
              </w:rPr>
            </w:pPr>
            <w:r w:rsidRPr="00C26C40">
              <w:rPr>
                <w:lang w:val="en-GB"/>
              </w:rPr>
              <w:t>0.0000</w:t>
            </w:r>
          </w:p>
        </w:tc>
        <w:tc>
          <w:tcPr>
            <w:tcW w:w="1716" w:type="dxa"/>
          </w:tcPr>
          <w:p w14:paraId="2C430964" w14:textId="77777777" w:rsidR="00312BC3" w:rsidRPr="00C26C40" w:rsidRDefault="00312BC3" w:rsidP="00870DFD">
            <w:pPr>
              <w:rPr>
                <w:lang w:val="en-GB"/>
              </w:rPr>
            </w:pPr>
            <w:r w:rsidRPr="00C26C40">
              <w:rPr>
                <w:lang w:val="en-GB"/>
              </w:rPr>
              <w:t>0.0000</w:t>
            </w:r>
          </w:p>
        </w:tc>
        <w:tc>
          <w:tcPr>
            <w:tcW w:w="1836" w:type="dxa"/>
          </w:tcPr>
          <w:p w14:paraId="22CBFB8D" w14:textId="77777777" w:rsidR="00312BC3" w:rsidRPr="00C26C40" w:rsidRDefault="00312BC3" w:rsidP="00870DFD">
            <w:pPr>
              <w:rPr>
                <w:lang w:val="en-GB"/>
              </w:rPr>
            </w:pPr>
            <w:r w:rsidRPr="00C26C40">
              <w:rPr>
                <w:lang w:val="en-GB"/>
              </w:rPr>
              <w:t>0.0000</w:t>
            </w:r>
          </w:p>
        </w:tc>
      </w:tr>
      <w:tr w:rsidR="00312BC3" w:rsidRPr="00C26C40" w14:paraId="26DEC739" w14:textId="77777777" w:rsidTr="006A311E">
        <w:trPr>
          <w:jc w:val="center"/>
        </w:trPr>
        <w:tc>
          <w:tcPr>
            <w:tcW w:w="1442" w:type="dxa"/>
          </w:tcPr>
          <w:p w14:paraId="2C2712C7" w14:textId="77777777" w:rsidR="00312BC3" w:rsidRPr="00C26C40" w:rsidRDefault="00312BC3" w:rsidP="00870DFD">
            <w:pPr>
              <w:rPr>
                <w:lang w:val="en-GB"/>
              </w:rPr>
            </w:pPr>
            <w:r w:rsidRPr="00C26C40">
              <w:rPr>
                <w:lang w:val="en-GB"/>
              </w:rPr>
              <w:lastRenderedPageBreak/>
              <w:t>N₂ — Mass Fraction</w:t>
            </w:r>
          </w:p>
        </w:tc>
        <w:tc>
          <w:tcPr>
            <w:tcW w:w="1836" w:type="dxa"/>
          </w:tcPr>
          <w:p w14:paraId="720825DF" w14:textId="77777777" w:rsidR="00312BC3" w:rsidRPr="00C26C40" w:rsidRDefault="00312BC3" w:rsidP="00870DFD">
            <w:pPr>
              <w:rPr>
                <w:lang w:val="en-GB"/>
              </w:rPr>
            </w:pPr>
            <w:r w:rsidRPr="00C26C40">
              <w:rPr>
                <w:lang w:val="en-GB"/>
              </w:rPr>
              <w:t>0.0000</w:t>
            </w:r>
          </w:p>
        </w:tc>
        <w:tc>
          <w:tcPr>
            <w:tcW w:w="1836" w:type="dxa"/>
          </w:tcPr>
          <w:p w14:paraId="3DA1C416" w14:textId="77777777" w:rsidR="00312BC3" w:rsidRPr="00C26C40" w:rsidRDefault="00312BC3" w:rsidP="00870DFD">
            <w:pPr>
              <w:rPr>
                <w:lang w:val="en-GB"/>
              </w:rPr>
            </w:pPr>
            <w:r w:rsidRPr="00C26C40">
              <w:rPr>
                <w:lang w:val="en-GB"/>
              </w:rPr>
              <w:t>0.0000</w:t>
            </w:r>
          </w:p>
        </w:tc>
        <w:tc>
          <w:tcPr>
            <w:tcW w:w="1836" w:type="dxa"/>
          </w:tcPr>
          <w:p w14:paraId="01EC6560" w14:textId="77777777" w:rsidR="00312BC3" w:rsidRPr="00C26C40" w:rsidRDefault="00312BC3" w:rsidP="00870DFD">
            <w:pPr>
              <w:rPr>
                <w:lang w:val="en-GB"/>
              </w:rPr>
            </w:pPr>
            <w:r w:rsidRPr="00C26C40">
              <w:rPr>
                <w:lang w:val="en-GB"/>
              </w:rPr>
              <w:t>0.0000</w:t>
            </w:r>
          </w:p>
        </w:tc>
        <w:tc>
          <w:tcPr>
            <w:tcW w:w="1836" w:type="dxa"/>
          </w:tcPr>
          <w:p w14:paraId="64F9BE22" w14:textId="77777777" w:rsidR="00312BC3" w:rsidRPr="00C26C40" w:rsidRDefault="00312BC3" w:rsidP="00870DFD">
            <w:pPr>
              <w:rPr>
                <w:lang w:val="en-GB"/>
              </w:rPr>
            </w:pPr>
            <w:r w:rsidRPr="00C26C40">
              <w:rPr>
                <w:lang w:val="en-GB"/>
              </w:rPr>
              <w:t>0.0000</w:t>
            </w:r>
          </w:p>
        </w:tc>
        <w:tc>
          <w:tcPr>
            <w:tcW w:w="1716" w:type="dxa"/>
          </w:tcPr>
          <w:p w14:paraId="5C000946" w14:textId="77777777" w:rsidR="00312BC3" w:rsidRPr="00C26C40" w:rsidRDefault="00312BC3" w:rsidP="00870DFD">
            <w:pPr>
              <w:rPr>
                <w:lang w:val="en-GB"/>
              </w:rPr>
            </w:pPr>
            <w:r w:rsidRPr="00C26C40">
              <w:rPr>
                <w:lang w:val="en-GB"/>
              </w:rPr>
              <w:t>0.3813</w:t>
            </w:r>
          </w:p>
        </w:tc>
        <w:tc>
          <w:tcPr>
            <w:tcW w:w="1716" w:type="dxa"/>
          </w:tcPr>
          <w:p w14:paraId="0870BAFE" w14:textId="77777777" w:rsidR="00312BC3" w:rsidRPr="00C26C40" w:rsidRDefault="00312BC3" w:rsidP="00870DFD">
            <w:pPr>
              <w:rPr>
                <w:lang w:val="en-GB"/>
              </w:rPr>
            </w:pPr>
            <w:r w:rsidRPr="00C26C40">
              <w:rPr>
                <w:lang w:val="en-GB"/>
              </w:rPr>
              <w:t>0.3813</w:t>
            </w:r>
          </w:p>
        </w:tc>
        <w:tc>
          <w:tcPr>
            <w:tcW w:w="1836" w:type="dxa"/>
          </w:tcPr>
          <w:p w14:paraId="67C25FB6" w14:textId="77777777" w:rsidR="00312BC3" w:rsidRPr="00C26C40" w:rsidRDefault="00312BC3" w:rsidP="00870DFD">
            <w:pPr>
              <w:rPr>
                <w:lang w:val="en-GB"/>
              </w:rPr>
            </w:pPr>
            <w:r w:rsidRPr="00C26C40">
              <w:rPr>
                <w:lang w:val="en-GB"/>
              </w:rPr>
              <w:t>0.0000</w:t>
            </w:r>
          </w:p>
        </w:tc>
      </w:tr>
      <w:tr w:rsidR="00312BC3" w:rsidRPr="00C26C40" w14:paraId="6A6AF467" w14:textId="77777777" w:rsidTr="006A311E">
        <w:trPr>
          <w:jc w:val="center"/>
        </w:trPr>
        <w:tc>
          <w:tcPr>
            <w:tcW w:w="1442" w:type="dxa"/>
          </w:tcPr>
          <w:p w14:paraId="4B8DA415" w14:textId="77777777" w:rsidR="00312BC3" w:rsidRPr="00C26C40" w:rsidRDefault="00312BC3" w:rsidP="00870DFD">
            <w:pPr>
              <w:rPr>
                <w:lang w:val="en-GB"/>
              </w:rPr>
            </w:pPr>
            <w:r w:rsidRPr="00C26C40">
              <w:rPr>
                <w:lang w:val="en-GB"/>
              </w:rPr>
              <w:t>Fe(OH)₃ — Mass Fraction</w:t>
            </w:r>
          </w:p>
        </w:tc>
        <w:tc>
          <w:tcPr>
            <w:tcW w:w="1836" w:type="dxa"/>
          </w:tcPr>
          <w:p w14:paraId="13DC9352" w14:textId="77777777" w:rsidR="00312BC3" w:rsidRPr="00C26C40" w:rsidRDefault="00312BC3" w:rsidP="00870DFD">
            <w:pPr>
              <w:rPr>
                <w:lang w:val="en-GB"/>
              </w:rPr>
            </w:pPr>
            <w:r w:rsidRPr="00C26C40">
              <w:rPr>
                <w:lang w:val="en-GB"/>
              </w:rPr>
              <w:t>0.0000</w:t>
            </w:r>
          </w:p>
        </w:tc>
        <w:tc>
          <w:tcPr>
            <w:tcW w:w="1836" w:type="dxa"/>
          </w:tcPr>
          <w:p w14:paraId="100C7487" w14:textId="77777777" w:rsidR="00312BC3" w:rsidRPr="00C26C40" w:rsidRDefault="00312BC3" w:rsidP="00870DFD">
            <w:pPr>
              <w:rPr>
                <w:lang w:val="en-GB"/>
              </w:rPr>
            </w:pPr>
            <w:r w:rsidRPr="00C26C40">
              <w:rPr>
                <w:lang w:val="en-GB"/>
              </w:rPr>
              <w:t>0.0000</w:t>
            </w:r>
          </w:p>
        </w:tc>
        <w:tc>
          <w:tcPr>
            <w:tcW w:w="1836" w:type="dxa"/>
          </w:tcPr>
          <w:p w14:paraId="48DF1A50" w14:textId="77777777" w:rsidR="00312BC3" w:rsidRPr="00C26C40" w:rsidRDefault="00312BC3" w:rsidP="00870DFD">
            <w:pPr>
              <w:rPr>
                <w:lang w:val="en-GB"/>
              </w:rPr>
            </w:pPr>
            <w:r w:rsidRPr="00C26C40">
              <w:rPr>
                <w:lang w:val="en-GB"/>
              </w:rPr>
              <w:t>0.0000</w:t>
            </w:r>
          </w:p>
        </w:tc>
        <w:tc>
          <w:tcPr>
            <w:tcW w:w="1836" w:type="dxa"/>
          </w:tcPr>
          <w:p w14:paraId="32013C8A" w14:textId="77777777" w:rsidR="00312BC3" w:rsidRPr="00C26C40" w:rsidRDefault="00312BC3" w:rsidP="00870DFD">
            <w:pPr>
              <w:rPr>
                <w:lang w:val="en-GB"/>
              </w:rPr>
            </w:pPr>
            <w:r w:rsidRPr="00C26C40">
              <w:rPr>
                <w:lang w:val="en-GB"/>
              </w:rPr>
              <w:t>0.0000</w:t>
            </w:r>
          </w:p>
        </w:tc>
        <w:tc>
          <w:tcPr>
            <w:tcW w:w="1716" w:type="dxa"/>
          </w:tcPr>
          <w:p w14:paraId="747C4CED" w14:textId="77777777" w:rsidR="00312BC3" w:rsidRPr="00C26C40" w:rsidRDefault="00312BC3" w:rsidP="00870DFD">
            <w:pPr>
              <w:rPr>
                <w:lang w:val="en-GB"/>
              </w:rPr>
            </w:pPr>
            <w:r w:rsidRPr="00C26C40">
              <w:rPr>
                <w:lang w:val="en-GB"/>
              </w:rPr>
              <w:t>0.0000</w:t>
            </w:r>
          </w:p>
        </w:tc>
        <w:tc>
          <w:tcPr>
            <w:tcW w:w="1716" w:type="dxa"/>
          </w:tcPr>
          <w:p w14:paraId="5FA01549" w14:textId="77777777" w:rsidR="00312BC3" w:rsidRPr="00C26C40" w:rsidRDefault="00312BC3" w:rsidP="00870DFD">
            <w:pPr>
              <w:rPr>
                <w:lang w:val="en-GB"/>
              </w:rPr>
            </w:pPr>
            <w:r w:rsidRPr="00C26C40">
              <w:rPr>
                <w:lang w:val="en-GB"/>
              </w:rPr>
              <w:t>0.0000</w:t>
            </w:r>
          </w:p>
        </w:tc>
        <w:tc>
          <w:tcPr>
            <w:tcW w:w="1836" w:type="dxa"/>
          </w:tcPr>
          <w:p w14:paraId="1B5D6EA8" w14:textId="77777777" w:rsidR="00312BC3" w:rsidRPr="00C26C40" w:rsidRDefault="00312BC3" w:rsidP="006A311E">
            <w:pPr>
              <w:keepNext/>
              <w:rPr>
                <w:lang w:val="en-GB"/>
              </w:rPr>
            </w:pPr>
            <w:r w:rsidRPr="00C26C40">
              <w:rPr>
                <w:lang w:val="en-GB"/>
              </w:rPr>
              <w:t>0.0000</w:t>
            </w:r>
          </w:p>
        </w:tc>
      </w:tr>
    </w:tbl>
    <w:p w14:paraId="242EF74D" w14:textId="545D6B29" w:rsidR="00312BC3" w:rsidRPr="00C26C40" w:rsidRDefault="006A311E" w:rsidP="006A311E">
      <w:pPr>
        <w:pStyle w:val="Caption"/>
      </w:pPr>
      <w:bookmarkStart w:id="133" w:name="_Toc237220042"/>
      <w:r w:rsidRPr="00C26C40">
        <w:t xml:space="preserve">Figure </w:t>
      </w:r>
      <w:fldSimple w:instr=" STYLEREF 1 \s ">
        <w:r w:rsidR="006221B8">
          <w:rPr>
            <w:noProof/>
          </w:rPr>
          <w:t>4</w:t>
        </w:r>
      </w:fldSimple>
      <w:r w:rsidR="00E162A1">
        <w:noBreakHyphen/>
      </w:r>
      <w:fldSimple w:instr=" SEQ Figure \* ARABIC \s 1 ">
        <w:r w:rsidR="006221B8">
          <w:rPr>
            <w:noProof/>
          </w:rPr>
          <w:t>1</w:t>
        </w:r>
      </w:fldSimple>
      <w:r w:rsidRPr="00C26C40">
        <w:t xml:space="preserve"> Streams 101, 102, 103, 104, 201, 202, 203</w:t>
      </w:r>
      <w:bookmarkEnd w:id="133"/>
    </w:p>
    <w:p w14:paraId="38D1FD52" w14:textId="6A18E0C2" w:rsidR="00312BC3" w:rsidRPr="00C26C40" w:rsidRDefault="00312BC3" w:rsidP="00312BC3"/>
    <w:tbl>
      <w:tblPr>
        <w:tblStyle w:val="TableGrid"/>
        <w:tblW w:w="9209" w:type="dxa"/>
        <w:jc w:val="center"/>
        <w:tblLook w:val="04A0" w:firstRow="1" w:lastRow="0" w:firstColumn="1" w:lastColumn="0" w:noHBand="0" w:noVBand="1"/>
      </w:tblPr>
      <w:tblGrid>
        <w:gridCol w:w="1442"/>
        <w:gridCol w:w="1836"/>
        <w:gridCol w:w="1716"/>
        <w:gridCol w:w="1716"/>
        <w:gridCol w:w="1836"/>
        <w:gridCol w:w="1836"/>
        <w:gridCol w:w="1836"/>
        <w:gridCol w:w="1836"/>
      </w:tblGrid>
      <w:tr w:rsidR="00312BC3" w:rsidRPr="00C26C40" w14:paraId="3120DAB6" w14:textId="77777777" w:rsidTr="00936023">
        <w:trPr>
          <w:jc w:val="center"/>
        </w:trPr>
        <w:tc>
          <w:tcPr>
            <w:tcW w:w="890" w:type="dxa"/>
            <w:shd w:val="clear" w:color="auto" w:fill="D9D9D9"/>
          </w:tcPr>
          <w:p w14:paraId="6AEFFD0A" w14:textId="77777777" w:rsidR="00312BC3" w:rsidRPr="00C26C40" w:rsidRDefault="00312BC3" w:rsidP="00870DFD">
            <w:pPr>
              <w:rPr>
                <w:lang w:val="en-GB"/>
              </w:rPr>
            </w:pPr>
            <w:r w:rsidRPr="00C26C40">
              <w:rPr>
                <w:b/>
                <w:sz w:val="22"/>
                <w:lang w:val="en-GB"/>
              </w:rPr>
              <w:t>Parameter</w:t>
            </w:r>
          </w:p>
        </w:tc>
        <w:tc>
          <w:tcPr>
            <w:tcW w:w="1106" w:type="dxa"/>
            <w:shd w:val="clear" w:color="auto" w:fill="D9D9D9"/>
          </w:tcPr>
          <w:p w14:paraId="13CB6910" w14:textId="77777777" w:rsidR="00312BC3" w:rsidRPr="00C26C40" w:rsidRDefault="00312BC3" w:rsidP="00870DFD">
            <w:pPr>
              <w:rPr>
                <w:lang w:val="en-GB"/>
              </w:rPr>
            </w:pPr>
            <w:r w:rsidRPr="00C26C40">
              <w:rPr>
                <w:b/>
                <w:sz w:val="22"/>
                <w:lang w:val="en-GB"/>
              </w:rPr>
              <w:t>204</w:t>
            </w:r>
          </w:p>
        </w:tc>
        <w:tc>
          <w:tcPr>
            <w:tcW w:w="1039" w:type="dxa"/>
            <w:shd w:val="clear" w:color="auto" w:fill="D9D9D9"/>
          </w:tcPr>
          <w:p w14:paraId="7D8A4B2C" w14:textId="77777777" w:rsidR="00312BC3" w:rsidRPr="00C26C40" w:rsidRDefault="00312BC3" w:rsidP="00870DFD">
            <w:pPr>
              <w:rPr>
                <w:lang w:val="en-GB"/>
              </w:rPr>
            </w:pPr>
            <w:r w:rsidRPr="00C26C40">
              <w:rPr>
                <w:b/>
                <w:sz w:val="22"/>
                <w:lang w:val="en-GB"/>
              </w:rPr>
              <w:t>301</w:t>
            </w:r>
          </w:p>
        </w:tc>
        <w:tc>
          <w:tcPr>
            <w:tcW w:w="1039" w:type="dxa"/>
            <w:shd w:val="clear" w:color="auto" w:fill="D9D9D9"/>
          </w:tcPr>
          <w:p w14:paraId="3D72D850" w14:textId="77777777" w:rsidR="00312BC3" w:rsidRPr="00C26C40" w:rsidRDefault="00312BC3" w:rsidP="00870DFD">
            <w:pPr>
              <w:rPr>
                <w:lang w:val="en-GB"/>
              </w:rPr>
            </w:pPr>
            <w:r w:rsidRPr="00C26C40">
              <w:rPr>
                <w:b/>
                <w:sz w:val="22"/>
                <w:lang w:val="en-GB"/>
              </w:rPr>
              <w:t>303B</w:t>
            </w:r>
          </w:p>
        </w:tc>
        <w:tc>
          <w:tcPr>
            <w:tcW w:w="1105" w:type="dxa"/>
            <w:shd w:val="clear" w:color="auto" w:fill="D9D9D9"/>
          </w:tcPr>
          <w:p w14:paraId="79E13C51" w14:textId="77777777" w:rsidR="00312BC3" w:rsidRPr="00C26C40" w:rsidRDefault="00312BC3" w:rsidP="00870DFD">
            <w:pPr>
              <w:rPr>
                <w:lang w:val="en-GB"/>
              </w:rPr>
            </w:pPr>
            <w:r w:rsidRPr="00C26C40">
              <w:rPr>
                <w:b/>
                <w:sz w:val="22"/>
                <w:lang w:val="en-GB"/>
              </w:rPr>
              <w:t>304</w:t>
            </w:r>
          </w:p>
        </w:tc>
        <w:tc>
          <w:tcPr>
            <w:tcW w:w="1105" w:type="dxa"/>
            <w:shd w:val="clear" w:color="auto" w:fill="D9D9D9"/>
          </w:tcPr>
          <w:p w14:paraId="50D3E5A9" w14:textId="77777777" w:rsidR="00312BC3" w:rsidRPr="00C26C40" w:rsidRDefault="00312BC3" w:rsidP="00870DFD">
            <w:pPr>
              <w:rPr>
                <w:lang w:val="en-GB"/>
              </w:rPr>
            </w:pPr>
            <w:r w:rsidRPr="00C26C40">
              <w:rPr>
                <w:b/>
                <w:sz w:val="22"/>
                <w:lang w:val="en-GB"/>
              </w:rPr>
              <w:t>304B</w:t>
            </w:r>
          </w:p>
        </w:tc>
        <w:tc>
          <w:tcPr>
            <w:tcW w:w="1105" w:type="dxa"/>
            <w:shd w:val="clear" w:color="auto" w:fill="D9D9D9"/>
          </w:tcPr>
          <w:p w14:paraId="6C1E7682" w14:textId="77777777" w:rsidR="00312BC3" w:rsidRPr="00C26C40" w:rsidRDefault="00312BC3" w:rsidP="00870DFD">
            <w:pPr>
              <w:rPr>
                <w:lang w:val="en-GB"/>
              </w:rPr>
            </w:pPr>
            <w:r w:rsidRPr="00C26C40">
              <w:rPr>
                <w:b/>
                <w:sz w:val="22"/>
                <w:lang w:val="en-GB"/>
              </w:rPr>
              <w:t>401</w:t>
            </w:r>
          </w:p>
        </w:tc>
        <w:tc>
          <w:tcPr>
            <w:tcW w:w="1820" w:type="dxa"/>
            <w:shd w:val="clear" w:color="auto" w:fill="D9D9D9"/>
          </w:tcPr>
          <w:p w14:paraId="67B54B91" w14:textId="77777777" w:rsidR="00312BC3" w:rsidRPr="00C26C40" w:rsidRDefault="00312BC3" w:rsidP="00870DFD">
            <w:pPr>
              <w:rPr>
                <w:lang w:val="en-GB"/>
              </w:rPr>
            </w:pPr>
            <w:r w:rsidRPr="00C26C40">
              <w:rPr>
                <w:b/>
                <w:sz w:val="22"/>
                <w:lang w:val="en-GB"/>
              </w:rPr>
              <w:t>501</w:t>
            </w:r>
          </w:p>
        </w:tc>
      </w:tr>
      <w:tr w:rsidR="00312BC3" w:rsidRPr="00C26C40" w14:paraId="1EE3F1DF" w14:textId="77777777" w:rsidTr="00936023">
        <w:trPr>
          <w:jc w:val="center"/>
        </w:trPr>
        <w:tc>
          <w:tcPr>
            <w:tcW w:w="890" w:type="dxa"/>
          </w:tcPr>
          <w:p w14:paraId="54733435" w14:textId="77777777" w:rsidR="00312BC3" w:rsidRPr="00C26C40" w:rsidRDefault="00312BC3" w:rsidP="00870DFD">
            <w:pPr>
              <w:rPr>
                <w:lang w:val="en-GB"/>
              </w:rPr>
            </w:pPr>
            <w:r w:rsidRPr="00C26C40">
              <w:rPr>
                <w:lang w:val="en-GB"/>
              </w:rPr>
              <w:t>Stream Name</w:t>
            </w:r>
          </w:p>
        </w:tc>
        <w:tc>
          <w:tcPr>
            <w:tcW w:w="1106" w:type="dxa"/>
          </w:tcPr>
          <w:p w14:paraId="62A6C904" w14:textId="77777777" w:rsidR="00312BC3" w:rsidRPr="00C26C40" w:rsidRDefault="00312BC3" w:rsidP="00870DFD">
            <w:pPr>
              <w:rPr>
                <w:lang w:val="en-GB"/>
              </w:rPr>
            </w:pPr>
            <w:r w:rsidRPr="00C26C40">
              <w:rPr>
                <w:lang w:val="en-GB"/>
              </w:rPr>
              <w:t>204</w:t>
            </w:r>
          </w:p>
        </w:tc>
        <w:tc>
          <w:tcPr>
            <w:tcW w:w="1039" w:type="dxa"/>
          </w:tcPr>
          <w:p w14:paraId="337A90A5" w14:textId="77777777" w:rsidR="00312BC3" w:rsidRPr="00C26C40" w:rsidRDefault="00312BC3" w:rsidP="00870DFD">
            <w:pPr>
              <w:rPr>
                <w:lang w:val="en-GB"/>
              </w:rPr>
            </w:pPr>
            <w:r w:rsidRPr="00C26C40">
              <w:rPr>
                <w:lang w:val="en-GB"/>
              </w:rPr>
              <w:t>301</w:t>
            </w:r>
          </w:p>
        </w:tc>
        <w:tc>
          <w:tcPr>
            <w:tcW w:w="1039" w:type="dxa"/>
          </w:tcPr>
          <w:p w14:paraId="000BDCE4" w14:textId="77777777" w:rsidR="00312BC3" w:rsidRPr="00C26C40" w:rsidRDefault="00312BC3" w:rsidP="00870DFD">
            <w:pPr>
              <w:rPr>
                <w:lang w:val="en-GB"/>
              </w:rPr>
            </w:pPr>
            <w:r w:rsidRPr="00C26C40">
              <w:rPr>
                <w:lang w:val="en-GB"/>
              </w:rPr>
              <w:t>303B</w:t>
            </w:r>
          </w:p>
        </w:tc>
        <w:tc>
          <w:tcPr>
            <w:tcW w:w="1105" w:type="dxa"/>
          </w:tcPr>
          <w:p w14:paraId="6225CD39" w14:textId="77777777" w:rsidR="00312BC3" w:rsidRPr="00C26C40" w:rsidRDefault="00312BC3" w:rsidP="00870DFD">
            <w:pPr>
              <w:rPr>
                <w:lang w:val="en-GB"/>
              </w:rPr>
            </w:pPr>
            <w:r w:rsidRPr="00C26C40">
              <w:rPr>
                <w:lang w:val="en-GB"/>
              </w:rPr>
              <w:t>304</w:t>
            </w:r>
          </w:p>
        </w:tc>
        <w:tc>
          <w:tcPr>
            <w:tcW w:w="1105" w:type="dxa"/>
          </w:tcPr>
          <w:p w14:paraId="5F3EFEF7" w14:textId="77777777" w:rsidR="00312BC3" w:rsidRPr="00C26C40" w:rsidRDefault="00312BC3" w:rsidP="00870DFD">
            <w:pPr>
              <w:rPr>
                <w:lang w:val="en-GB"/>
              </w:rPr>
            </w:pPr>
            <w:r w:rsidRPr="00C26C40">
              <w:rPr>
                <w:lang w:val="en-GB"/>
              </w:rPr>
              <w:t>304B</w:t>
            </w:r>
          </w:p>
        </w:tc>
        <w:tc>
          <w:tcPr>
            <w:tcW w:w="1105" w:type="dxa"/>
          </w:tcPr>
          <w:p w14:paraId="0EC8297E" w14:textId="77777777" w:rsidR="00312BC3" w:rsidRPr="00C26C40" w:rsidRDefault="00312BC3" w:rsidP="00870DFD">
            <w:pPr>
              <w:rPr>
                <w:lang w:val="en-GB"/>
              </w:rPr>
            </w:pPr>
            <w:r w:rsidRPr="00C26C40">
              <w:rPr>
                <w:lang w:val="en-GB"/>
              </w:rPr>
              <w:t>401</w:t>
            </w:r>
          </w:p>
        </w:tc>
        <w:tc>
          <w:tcPr>
            <w:tcW w:w="1820" w:type="dxa"/>
          </w:tcPr>
          <w:p w14:paraId="2FEC7F7F" w14:textId="77777777" w:rsidR="00312BC3" w:rsidRPr="00C26C40" w:rsidRDefault="00312BC3" w:rsidP="00870DFD">
            <w:pPr>
              <w:rPr>
                <w:lang w:val="en-GB"/>
              </w:rPr>
            </w:pPr>
            <w:r w:rsidRPr="00C26C40">
              <w:rPr>
                <w:lang w:val="en-GB"/>
              </w:rPr>
              <w:t>501</w:t>
            </w:r>
          </w:p>
        </w:tc>
      </w:tr>
      <w:tr w:rsidR="00312BC3" w:rsidRPr="00C26C40" w14:paraId="0AB68586" w14:textId="77777777" w:rsidTr="00936023">
        <w:trPr>
          <w:jc w:val="center"/>
        </w:trPr>
        <w:tc>
          <w:tcPr>
            <w:tcW w:w="890" w:type="dxa"/>
          </w:tcPr>
          <w:p w14:paraId="29C2BD79" w14:textId="77777777" w:rsidR="00312BC3" w:rsidRPr="00C26C40" w:rsidRDefault="00312BC3" w:rsidP="00870DFD">
            <w:pPr>
              <w:rPr>
                <w:lang w:val="en-GB"/>
              </w:rPr>
            </w:pPr>
            <w:r w:rsidRPr="00C26C40">
              <w:rPr>
                <w:lang w:val="en-GB"/>
              </w:rPr>
              <w:t>From (unit)</w:t>
            </w:r>
          </w:p>
        </w:tc>
        <w:tc>
          <w:tcPr>
            <w:tcW w:w="1106" w:type="dxa"/>
          </w:tcPr>
          <w:p w14:paraId="2EEB8D0C" w14:textId="77777777" w:rsidR="00312BC3" w:rsidRPr="00C26C40" w:rsidRDefault="00312BC3" w:rsidP="00870DFD">
            <w:pPr>
              <w:rPr>
                <w:lang w:val="en-GB"/>
              </w:rPr>
            </w:pPr>
            <w:r w:rsidRPr="00C26C40">
              <w:rPr>
                <w:lang w:val="en-GB"/>
              </w:rPr>
              <w:t>CL-201</w:t>
            </w:r>
          </w:p>
        </w:tc>
        <w:tc>
          <w:tcPr>
            <w:tcW w:w="1039" w:type="dxa"/>
          </w:tcPr>
          <w:p w14:paraId="1D8EC0C8" w14:textId="77777777" w:rsidR="00312BC3" w:rsidRPr="00C26C40" w:rsidRDefault="00312BC3" w:rsidP="00870DFD">
            <w:pPr>
              <w:rPr>
                <w:lang w:val="en-GB"/>
              </w:rPr>
            </w:pPr>
            <w:r w:rsidRPr="00C26C40">
              <w:rPr>
                <w:lang w:val="en-GB"/>
              </w:rPr>
              <w:t>RK-201</w:t>
            </w:r>
          </w:p>
        </w:tc>
        <w:tc>
          <w:tcPr>
            <w:tcW w:w="1039" w:type="dxa"/>
          </w:tcPr>
          <w:p w14:paraId="08866DB6" w14:textId="77777777" w:rsidR="00312BC3" w:rsidRPr="00C26C40" w:rsidRDefault="00312BC3" w:rsidP="00870DFD">
            <w:pPr>
              <w:rPr>
                <w:lang w:val="en-GB"/>
              </w:rPr>
            </w:pPr>
            <w:r w:rsidRPr="00C26C40">
              <w:rPr>
                <w:lang w:val="en-GB"/>
              </w:rPr>
              <w:t>E,CL-301</w:t>
            </w:r>
          </w:p>
        </w:tc>
        <w:tc>
          <w:tcPr>
            <w:tcW w:w="1105" w:type="dxa"/>
          </w:tcPr>
          <w:p w14:paraId="282B834F" w14:textId="77777777" w:rsidR="00312BC3" w:rsidRPr="00C26C40" w:rsidRDefault="00312BC3" w:rsidP="00870DFD">
            <w:pPr>
              <w:rPr>
                <w:lang w:val="en-GB"/>
              </w:rPr>
            </w:pPr>
            <w:r w:rsidRPr="00C26C40">
              <w:rPr>
                <w:lang w:val="en-GB"/>
              </w:rPr>
              <w:t>CY-301</w:t>
            </w:r>
          </w:p>
        </w:tc>
        <w:tc>
          <w:tcPr>
            <w:tcW w:w="1105" w:type="dxa"/>
          </w:tcPr>
          <w:p w14:paraId="28593D46" w14:textId="77777777" w:rsidR="00312BC3" w:rsidRPr="00C26C40" w:rsidRDefault="00312BC3" w:rsidP="00870DFD">
            <w:pPr>
              <w:rPr>
                <w:lang w:val="en-GB"/>
              </w:rPr>
            </w:pPr>
            <w:r w:rsidRPr="00C26C40">
              <w:rPr>
                <w:lang w:val="en-GB"/>
              </w:rPr>
              <w:t>CP-301</w:t>
            </w:r>
          </w:p>
        </w:tc>
        <w:tc>
          <w:tcPr>
            <w:tcW w:w="1105" w:type="dxa"/>
          </w:tcPr>
          <w:p w14:paraId="02907C87" w14:textId="77777777" w:rsidR="00312BC3" w:rsidRPr="00C26C40" w:rsidRDefault="00312BC3" w:rsidP="00870DFD">
            <w:pPr>
              <w:rPr>
                <w:lang w:val="en-GB"/>
              </w:rPr>
            </w:pPr>
            <w:r w:rsidRPr="00C26C40">
              <w:rPr>
                <w:lang w:val="en-GB"/>
              </w:rPr>
              <w:t>MS-401</w:t>
            </w:r>
          </w:p>
        </w:tc>
        <w:tc>
          <w:tcPr>
            <w:tcW w:w="1820" w:type="dxa"/>
          </w:tcPr>
          <w:p w14:paraId="7C05EF34" w14:textId="77777777" w:rsidR="00312BC3" w:rsidRPr="00C26C40" w:rsidRDefault="00312BC3" w:rsidP="00870DFD">
            <w:pPr>
              <w:rPr>
                <w:lang w:val="en-GB"/>
              </w:rPr>
            </w:pPr>
            <w:r w:rsidRPr="00C26C40">
              <w:rPr>
                <w:lang w:val="en-GB"/>
              </w:rPr>
              <w:t>BN-501</w:t>
            </w:r>
          </w:p>
        </w:tc>
      </w:tr>
      <w:tr w:rsidR="00312BC3" w:rsidRPr="00C26C40" w14:paraId="51FC3E43" w14:textId="77777777" w:rsidTr="00936023">
        <w:trPr>
          <w:jc w:val="center"/>
        </w:trPr>
        <w:tc>
          <w:tcPr>
            <w:tcW w:w="890" w:type="dxa"/>
          </w:tcPr>
          <w:p w14:paraId="172D11D1" w14:textId="77777777" w:rsidR="00312BC3" w:rsidRPr="00C26C40" w:rsidRDefault="00312BC3" w:rsidP="00870DFD">
            <w:pPr>
              <w:rPr>
                <w:lang w:val="en-GB"/>
              </w:rPr>
            </w:pPr>
            <w:r w:rsidRPr="00C26C40">
              <w:rPr>
                <w:lang w:val="en-GB"/>
              </w:rPr>
              <w:t>To (unit)</w:t>
            </w:r>
          </w:p>
        </w:tc>
        <w:tc>
          <w:tcPr>
            <w:tcW w:w="1106" w:type="dxa"/>
          </w:tcPr>
          <w:p w14:paraId="371131E1" w14:textId="77777777" w:rsidR="00312BC3" w:rsidRPr="00C26C40" w:rsidRDefault="00312BC3" w:rsidP="00870DFD">
            <w:pPr>
              <w:rPr>
                <w:lang w:val="en-GB"/>
              </w:rPr>
            </w:pPr>
            <w:r w:rsidRPr="00C26C40">
              <w:rPr>
                <w:lang w:val="en-GB"/>
              </w:rPr>
              <w:t>MS-401</w:t>
            </w:r>
          </w:p>
        </w:tc>
        <w:tc>
          <w:tcPr>
            <w:tcW w:w="1039" w:type="dxa"/>
          </w:tcPr>
          <w:p w14:paraId="29B34BFF" w14:textId="77777777" w:rsidR="00312BC3" w:rsidRPr="00C26C40" w:rsidRDefault="00312BC3" w:rsidP="00870DFD">
            <w:pPr>
              <w:rPr>
                <w:lang w:val="en-GB"/>
              </w:rPr>
            </w:pPr>
            <w:r w:rsidRPr="00C26C40">
              <w:rPr>
                <w:lang w:val="en-GB"/>
              </w:rPr>
              <w:t>E,CL-301</w:t>
            </w:r>
          </w:p>
        </w:tc>
        <w:tc>
          <w:tcPr>
            <w:tcW w:w="1039" w:type="dxa"/>
          </w:tcPr>
          <w:p w14:paraId="5E774582" w14:textId="77777777" w:rsidR="00312BC3" w:rsidRPr="00C26C40" w:rsidRDefault="00312BC3" w:rsidP="00870DFD">
            <w:pPr>
              <w:rPr>
                <w:lang w:val="en-GB"/>
              </w:rPr>
            </w:pPr>
            <w:r w:rsidRPr="00C26C40">
              <w:rPr>
                <w:lang w:val="en-GB"/>
              </w:rPr>
              <w:t>CY-301</w:t>
            </w:r>
          </w:p>
        </w:tc>
        <w:tc>
          <w:tcPr>
            <w:tcW w:w="1105" w:type="dxa"/>
          </w:tcPr>
          <w:p w14:paraId="20B27E32" w14:textId="77777777" w:rsidR="00312BC3" w:rsidRPr="00C26C40" w:rsidRDefault="00312BC3" w:rsidP="00870DFD">
            <w:pPr>
              <w:rPr>
                <w:lang w:val="en-GB"/>
              </w:rPr>
            </w:pPr>
            <w:r w:rsidRPr="00C26C40">
              <w:rPr>
                <w:lang w:val="en-GB"/>
              </w:rPr>
              <w:t>CP-301</w:t>
            </w:r>
          </w:p>
        </w:tc>
        <w:tc>
          <w:tcPr>
            <w:tcW w:w="1105" w:type="dxa"/>
          </w:tcPr>
          <w:p w14:paraId="7AA00234" w14:textId="77777777" w:rsidR="00312BC3" w:rsidRPr="00C26C40" w:rsidRDefault="00312BC3" w:rsidP="00870DFD">
            <w:pPr>
              <w:rPr>
                <w:lang w:val="en-GB"/>
              </w:rPr>
            </w:pPr>
            <w:r w:rsidRPr="00C26C40">
              <w:rPr>
                <w:lang w:val="en-GB"/>
              </w:rPr>
              <w:t>BH-101</w:t>
            </w:r>
          </w:p>
        </w:tc>
        <w:tc>
          <w:tcPr>
            <w:tcW w:w="1105" w:type="dxa"/>
          </w:tcPr>
          <w:p w14:paraId="67816E03" w14:textId="77777777" w:rsidR="00312BC3" w:rsidRPr="00C26C40" w:rsidRDefault="00312BC3" w:rsidP="00870DFD">
            <w:pPr>
              <w:rPr>
                <w:lang w:val="en-GB"/>
              </w:rPr>
            </w:pPr>
            <w:r w:rsidRPr="00C26C40">
              <w:rPr>
                <w:lang w:val="en-GB"/>
              </w:rPr>
              <w:t>BN-501</w:t>
            </w:r>
          </w:p>
        </w:tc>
        <w:tc>
          <w:tcPr>
            <w:tcW w:w="1820" w:type="dxa"/>
          </w:tcPr>
          <w:p w14:paraId="6B66634C" w14:textId="77777777" w:rsidR="00312BC3" w:rsidRPr="00C26C40" w:rsidRDefault="00312BC3" w:rsidP="00870DFD">
            <w:pPr>
              <w:rPr>
                <w:lang w:val="en-GB"/>
              </w:rPr>
            </w:pPr>
            <w:r w:rsidRPr="00C26C40">
              <w:rPr>
                <w:lang w:val="en-GB"/>
              </w:rPr>
              <w:t>TK-501</w:t>
            </w:r>
          </w:p>
        </w:tc>
      </w:tr>
      <w:tr w:rsidR="00312BC3" w:rsidRPr="00C26C40" w14:paraId="5E840D06" w14:textId="77777777" w:rsidTr="00936023">
        <w:trPr>
          <w:jc w:val="center"/>
        </w:trPr>
        <w:tc>
          <w:tcPr>
            <w:tcW w:w="890" w:type="dxa"/>
          </w:tcPr>
          <w:p w14:paraId="54ED80A8" w14:textId="77777777" w:rsidR="00312BC3" w:rsidRPr="00C26C40" w:rsidRDefault="00312BC3" w:rsidP="00870DFD">
            <w:pPr>
              <w:rPr>
                <w:lang w:val="en-GB"/>
              </w:rPr>
            </w:pPr>
            <w:r w:rsidRPr="00C26C40">
              <w:rPr>
                <w:lang w:val="en-GB"/>
              </w:rPr>
              <w:t>Temperature (°C)</w:t>
            </w:r>
          </w:p>
        </w:tc>
        <w:tc>
          <w:tcPr>
            <w:tcW w:w="1106" w:type="dxa"/>
          </w:tcPr>
          <w:p w14:paraId="366D9196" w14:textId="77777777" w:rsidR="00312BC3" w:rsidRPr="00C26C40" w:rsidRDefault="00312BC3" w:rsidP="00870DFD">
            <w:pPr>
              <w:rPr>
                <w:lang w:val="en-GB"/>
              </w:rPr>
            </w:pPr>
            <w:r w:rsidRPr="00C26C40">
              <w:rPr>
                <w:lang w:val="en-GB"/>
              </w:rPr>
              <w:t>32.00</w:t>
            </w:r>
          </w:p>
        </w:tc>
        <w:tc>
          <w:tcPr>
            <w:tcW w:w="1039" w:type="dxa"/>
          </w:tcPr>
          <w:p w14:paraId="2476F831" w14:textId="77777777" w:rsidR="00312BC3" w:rsidRPr="00C26C40" w:rsidRDefault="00312BC3" w:rsidP="00870DFD">
            <w:pPr>
              <w:rPr>
                <w:lang w:val="en-GB"/>
              </w:rPr>
            </w:pPr>
            <w:r w:rsidRPr="00C26C40">
              <w:rPr>
                <w:lang w:val="en-GB"/>
              </w:rPr>
              <w:t>870.00</w:t>
            </w:r>
          </w:p>
        </w:tc>
        <w:tc>
          <w:tcPr>
            <w:tcW w:w="1039" w:type="dxa"/>
          </w:tcPr>
          <w:p w14:paraId="031C3B55" w14:textId="77777777" w:rsidR="00312BC3" w:rsidRPr="00C26C40" w:rsidRDefault="00312BC3" w:rsidP="00870DFD">
            <w:pPr>
              <w:rPr>
                <w:lang w:val="en-GB"/>
              </w:rPr>
            </w:pPr>
            <w:r w:rsidRPr="00C26C40">
              <w:rPr>
                <w:lang w:val="en-GB"/>
              </w:rPr>
              <w:t>30.00</w:t>
            </w:r>
          </w:p>
        </w:tc>
        <w:tc>
          <w:tcPr>
            <w:tcW w:w="1105" w:type="dxa"/>
          </w:tcPr>
          <w:p w14:paraId="6D1CE2F3" w14:textId="77777777" w:rsidR="00312BC3" w:rsidRPr="00C26C40" w:rsidRDefault="00312BC3" w:rsidP="00870DFD">
            <w:pPr>
              <w:rPr>
                <w:lang w:val="en-GB"/>
              </w:rPr>
            </w:pPr>
            <w:r w:rsidRPr="00C26C40">
              <w:rPr>
                <w:lang w:val="en-GB"/>
              </w:rPr>
              <w:t>30.00</w:t>
            </w:r>
          </w:p>
        </w:tc>
        <w:tc>
          <w:tcPr>
            <w:tcW w:w="1105" w:type="dxa"/>
          </w:tcPr>
          <w:p w14:paraId="083B7187" w14:textId="77777777" w:rsidR="00312BC3" w:rsidRPr="00C26C40" w:rsidRDefault="00312BC3" w:rsidP="00870DFD">
            <w:pPr>
              <w:rPr>
                <w:lang w:val="en-GB"/>
              </w:rPr>
            </w:pPr>
            <w:r w:rsidRPr="00C26C40">
              <w:rPr>
                <w:lang w:val="en-GB"/>
              </w:rPr>
              <w:t>117.52</w:t>
            </w:r>
          </w:p>
        </w:tc>
        <w:tc>
          <w:tcPr>
            <w:tcW w:w="1105" w:type="dxa"/>
          </w:tcPr>
          <w:p w14:paraId="6B7F0C27" w14:textId="77777777" w:rsidR="00312BC3" w:rsidRPr="00C26C40" w:rsidRDefault="00312BC3" w:rsidP="00870DFD">
            <w:pPr>
              <w:rPr>
                <w:lang w:val="en-GB"/>
              </w:rPr>
            </w:pPr>
            <w:r w:rsidRPr="00C26C40">
              <w:rPr>
                <w:lang w:val="en-GB"/>
              </w:rPr>
              <w:t>32.00</w:t>
            </w:r>
          </w:p>
        </w:tc>
        <w:tc>
          <w:tcPr>
            <w:tcW w:w="1820" w:type="dxa"/>
          </w:tcPr>
          <w:p w14:paraId="04021248" w14:textId="77777777" w:rsidR="00312BC3" w:rsidRPr="00C26C40" w:rsidRDefault="00312BC3" w:rsidP="00870DFD">
            <w:pPr>
              <w:rPr>
                <w:lang w:val="en-GB"/>
              </w:rPr>
            </w:pPr>
            <w:r w:rsidRPr="00C26C40">
              <w:rPr>
                <w:lang w:val="en-GB"/>
              </w:rPr>
              <w:t>32.00</w:t>
            </w:r>
          </w:p>
        </w:tc>
      </w:tr>
      <w:tr w:rsidR="00312BC3" w:rsidRPr="00C26C40" w14:paraId="71D8394D" w14:textId="77777777" w:rsidTr="00936023">
        <w:trPr>
          <w:jc w:val="center"/>
        </w:trPr>
        <w:tc>
          <w:tcPr>
            <w:tcW w:w="890" w:type="dxa"/>
          </w:tcPr>
          <w:p w14:paraId="0AF49A37" w14:textId="77777777" w:rsidR="00312BC3" w:rsidRPr="00C26C40" w:rsidRDefault="00312BC3" w:rsidP="00870DFD">
            <w:pPr>
              <w:rPr>
                <w:lang w:val="en-GB"/>
              </w:rPr>
            </w:pPr>
            <w:r w:rsidRPr="00C26C40">
              <w:rPr>
                <w:lang w:val="en-GB"/>
              </w:rPr>
              <w:t>Pressure (atm)</w:t>
            </w:r>
          </w:p>
        </w:tc>
        <w:tc>
          <w:tcPr>
            <w:tcW w:w="1106" w:type="dxa"/>
          </w:tcPr>
          <w:p w14:paraId="64CCED32" w14:textId="77777777" w:rsidR="00312BC3" w:rsidRPr="00C26C40" w:rsidRDefault="00312BC3" w:rsidP="00870DFD">
            <w:pPr>
              <w:rPr>
                <w:lang w:val="en-GB"/>
              </w:rPr>
            </w:pPr>
            <w:r w:rsidRPr="00C26C40">
              <w:rPr>
                <w:lang w:val="en-GB"/>
              </w:rPr>
              <w:t>1.0000</w:t>
            </w:r>
          </w:p>
        </w:tc>
        <w:tc>
          <w:tcPr>
            <w:tcW w:w="1039" w:type="dxa"/>
          </w:tcPr>
          <w:p w14:paraId="24B4805E" w14:textId="77777777" w:rsidR="00312BC3" w:rsidRPr="00C26C40" w:rsidRDefault="00312BC3" w:rsidP="00870DFD">
            <w:pPr>
              <w:rPr>
                <w:lang w:val="en-GB"/>
              </w:rPr>
            </w:pPr>
            <w:r w:rsidRPr="00C26C40">
              <w:rPr>
                <w:lang w:val="en-GB"/>
              </w:rPr>
              <w:t>1.0000</w:t>
            </w:r>
          </w:p>
        </w:tc>
        <w:tc>
          <w:tcPr>
            <w:tcW w:w="1039" w:type="dxa"/>
          </w:tcPr>
          <w:p w14:paraId="3BAD4A86" w14:textId="77777777" w:rsidR="00312BC3" w:rsidRPr="00C26C40" w:rsidRDefault="00312BC3" w:rsidP="00870DFD">
            <w:pPr>
              <w:rPr>
                <w:lang w:val="en-GB"/>
              </w:rPr>
            </w:pPr>
            <w:r w:rsidRPr="00C26C40">
              <w:rPr>
                <w:lang w:val="en-GB"/>
              </w:rPr>
              <w:t>1.0000</w:t>
            </w:r>
          </w:p>
        </w:tc>
        <w:tc>
          <w:tcPr>
            <w:tcW w:w="1105" w:type="dxa"/>
          </w:tcPr>
          <w:p w14:paraId="0210CF40" w14:textId="77777777" w:rsidR="00312BC3" w:rsidRPr="00C26C40" w:rsidRDefault="00312BC3" w:rsidP="00870DFD">
            <w:pPr>
              <w:rPr>
                <w:lang w:val="en-GB"/>
              </w:rPr>
            </w:pPr>
            <w:r w:rsidRPr="00C26C40">
              <w:rPr>
                <w:lang w:val="en-GB"/>
              </w:rPr>
              <w:t>1.2000</w:t>
            </w:r>
          </w:p>
        </w:tc>
        <w:tc>
          <w:tcPr>
            <w:tcW w:w="1105" w:type="dxa"/>
          </w:tcPr>
          <w:p w14:paraId="59EB722F" w14:textId="77777777" w:rsidR="00312BC3" w:rsidRPr="00C26C40" w:rsidRDefault="00312BC3" w:rsidP="00870DFD">
            <w:pPr>
              <w:rPr>
                <w:lang w:val="en-GB"/>
              </w:rPr>
            </w:pPr>
            <w:r w:rsidRPr="00C26C40">
              <w:rPr>
                <w:lang w:val="en-GB"/>
              </w:rPr>
              <w:t>5.0000</w:t>
            </w:r>
          </w:p>
        </w:tc>
        <w:tc>
          <w:tcPr>
            <w:tcW w:w="1105" w:type="dxa"/>
          </w:tcPr>
          <w:p w14:paraId="38886E29" w14:textId="77777777" w:rsidR="00312BC3" w:rsidRPr="00C26C40" w:rsidRDefault="00312BC3" w:rsidP="00870DFD">
            <w:pPr>
              <w:rPr>
                <w:lang w:val="en-GB"/>
              </w:rPr>
            </w:pPr>
            <w:r w:rsidRPr="00C26C40">
              <w:rPr>
                <w:lang w:val="en-GB"/>
              </w:rPr>
              <w:t>1.0000</w:t>
            </w:r>
          </w:p>
        </w:tc>
        <w:tc>
          <w:tcPr>
            <w:tcW w:w="1820" w:type="dxa"/>
          </w:tcPr>
          <w:p w14:paraId="64F6F9C0" w14:textId="77777777" w:rsidR="00312BC3" w:rsidRPr="00C26C40" w:rsidRDefault="00312BC3" w:rsidP="00870DFD">
            <w:pPr>
              <w:rPr>
                <w:lang w:val="en-GB"/>
              </w:rPr>
            </w:pPr>
            <w:r w:rsidRPr="00C26C40">
              <w:rPr>
                <w:lang w:val="en-GB"/>
              </w:rPr>
              <w:t>1.0000</w:t>
            </w:r>
          </w:p>
        </w:tc>
      </w:tr>
      <w:tr w:rsidR="00312BC3" w:rsidRPr="00C26C40" w14:paraId="26522B1A" w14:textId="77777777" w:rsidTr="00936023">
        <w:trPr>
          <w:jc w:val="center"/>
        </w:trPr>
        <w:tc>
          <w:tcPr>
            <w:tcW w:w="890" w:type="dxa"/>
          </w:tcPr>
          <w:p w14:paraId="0F1B3729" w14:textId="77777777" w:rsidR="00312BC3" w:rsidRPr="00C26C40" w:rsidRDefault="00312BC3" w:rsidP="00870DFD">
            <w:pPr>
              <w:rPr>
                <w:lang w:val="en-GB"/>
              </w:rPr>
            </w:pPr>
            <w:r w:rsidRPr="00C26C40">
              <w:rPr>
                <w:lang w:val="en-GB"/>
              </w:rPr>
              <w:t>Mass Vapour Fraction</w:t>
            </w:r>
          </w:p>
        </w:tc>
        <w:tc>
          <w:tcPr>
            <w:tcW w:w="1106" w:type="dxa"/>
          </w:tcPr>
          <w:p w14:paraId="221FE0DC" w14:textId="77777777" w:rsidR="00312BC3" w:rsidRPr="00C26C40" w:rsidRDefault="00312BC3" w:rsidP="00870DFD">
            <w:pPr>
              <w:rPr>
                <w:lang w:val="en-GB"/>
              </w:rPr>
            </w:pPr>
            <w:r w:rsidRPr="00C26C40">
              <w:rPr>
                <w:lang w:val="en-GB"/>
              </w:rPr>
              <w:t>0.0000</w:t>
            </w:r>
          </w:p>
        </w:tc>
        <w:tc>
          <w:tcPr>
            <w:tcW w:w="1039" w:type="dxa"/>
          </w:tcPr>
          <w:p w14:paraId="3C021DE8" w14:textId="77777777" w:rsidR="00312BC3" w:rsidRPr="00C26C40" w:rsidRDefault="00312BC3" w:rsidP="00870DFD">
            <w:pPr>
              <w:rPr>
                <w:lang w:val="en-GB"/>
              </w:rPr>
            </w:pPr>
            <w:r w:rsidRPr="00C26C40">
              <w:rPr>
                <w:lang w:val="en-GB"/>
              </w:rPr>
              <w:t>0.9607</w:t>
            </w:r>
          </w:p>
        </w:tc>
        <w:tc>
          <w:tcPr>
            <w:tcW w:w="1039" w:type="dxa"/>
          </w:tcPr>
          <w:p w14:paraId="384219C9" w14:textId="77777777" w:rsidR="00312BC3" w:rsidRPr="00C26C40" w:rsidRDefault="00312BC3" w:rsidP="00870DFD">
            <w:pPr>
              <w:rPr>
                <w:lang w:val="en-GB"/>
              </w:rPr>
            </w:pPr>
            <w:r w:rsidRPr="00C26C40">
              <w:rPr>
                <w:lang w:val="en-GB"/>
              </w:rPr>
              <w:t>0.9548</w:t>
            </w:r>
          </w:p>
        </w:tc>
        <w:tc>
          <w:tcPr>
            <w:tcW w:w="1105" w:type="dxa"/>
          </w:tcPr>
          <w:p w14:paraId="5AE3F8F4" w14:textId="77777777" w:rsidR="00312BC3" w:rsidRPr="00C26C40" w:rsidRDefault="00312BC3" w:rsidP="00870DFD">
            <w:pPr>
              <w:rPr>
                <w:lang w:val="en-GB"/>
              </w:rPr>
            </w:pPr>
            <w:r w:rsidRPr="00C26C40">
              <w:rPr>
                <w:lang w:val="en-GB"/>
              </w:rPr>
              <w:t>0.5000</w:t>
            </w:r>
          </w:p>
        </w:tc>
        <w:tc>
          <w:tcPr>
            <w:tcW w:w="1105" w:type="dxa"/>
          </w:tcPr>
          <w:p w14:paraId="76D286AC" w14:textId="77777777" w:rsidR="00312BC3" w:rsidRPr="00C26C40" w:rsidRDefault="00312BC3" w:rsidP="00870DFD">
            <w:pPr>
              <w:rPr>
                <w:lang w:val="en-GB"/>
              </w:rPr>
            </w:pPr>
            <w:r w:rsidRPr="00C26C40">
              <w:rPr>
                <w:lang w:val="en-GB"/>
              </w:rPr>
              <w:t>0.5000</w:t>
            </w:r>
          </w:p>
        </w:tc>
        <w:tc>
          <w:tcPr>
            <w:tcW w:w="1105" w:type="dxa"/>
          </w:tcPr>
          <w:p w14:paraId="0585731E" w14:textId="77777777" w:rsidR="00312BC3" w:rsidRPr="00C26C40" w:rsidRDefault="00312BC3" w:rsidP="00870DFD">
            <w:pPr>
              <w:rPr>
                <w:lang w:val="en-GB"/>
              </w:rPr>
            </w:pPr>
            <w:r w:rsidRPr="00C26C40">
              <w:rPr>
                <w:lang w:val="en-GB"/>
              </w:rPr>
              <w:t>0.0000</w:t>
            </w:r>
          </w:p>
        </w:tc>
        <w:tc>
          <w:tcPr>
            <w:tcW w:w="1820" w:type="dxa"/>
          </w:tcPr>
          <w:p w14:paraId="6B9DF879" w14:textId="77777777" w:rsidR="00312BC3" w:rsidRPr="00C26C40" w:rsidRDefault="00312BC3" w:rsidP="00870DFD">
            <w:pPr>
              <w:rPr>
                <w:lang w:val="en-GB"/>
              </w:rPr>
            </w:pPr>
            <w:r w:rsidRPr="00C26C40">
              <w:rPr>
                <w:lang w:val="en-GB"/>
              </w:rPr>
              <w:t>0.0000</w:t>
            </w:r>
          </w:p>
        </w:tc>
      </w:tr>
      <w:tr w:rsidR="00312BC3" w:rsidRPr="00C26C40" w14:paraId="3DE74F2B" w14:textId="77777777" w:rsidTr="00936023">
        <w:trPr>
          <w:jc w:val="center"/>
        </w:trPr>
        <w:tc>
          <w:tcPr>
            <w:tcW w:w="890" w:type="dxa"/>
          </w:tcPr>
          <w:p w14:paraId="394C42B6" w14:textId="77777777" w:rsidR="00312BC3" w:rsidRPr="00C26C40" w:rsidRDefault="00312BC3" w:rsidP="00870DFD">
            <w:pPr>
              <w:rPr>
                <w:lang w:val="en-GB"/>
              </w:rPr>
            </w:pPr>
            <w:r w:rsidRPr="00C26C40">
              <w:rPr>
                <w:lang w:val="en-GB"/>
              </w:rPr>
              <w:t>Mass Liquid Fraction</w:t>
            </w:r>
          </w:p>
        </w:tc>
        <w:tc>
          <w:tcPr>
            <w:tcW w:w="1106" w:type="dxa"/>
          </w:tcPr>
          <w:p w14:paraId="3DA817C9" w14:textId="77777777" w:rsidR="00312BC3" w:rsidRPr="00C26C40" w:rsidRDefault="00312BC3" w:rsidP="00870DFD">
            <w:pPr>
              <w:rPr>
                <w:lang w:val="en-GB"/>
              </w:rPr>
            </w:pPr>
            <w:r w:rsidRPr="00C26C40">
              <w:rPr>
                <w:lang w:val="en-GB"/>
              </w:rPr>
              <w:t>0.0000</w:t>
            </w:r>
          </w:p>
        </w:tc>
        <w:tc>
          <w:tcPr>
            <w:tcW w:w="1039" w:type="dxa"/>
          </w:tcPr>
          <w:p w14:paraId="74A5416C" w14:textId="77777777" w:rsidR="00312BC3" w:rsidRPr="00C26C40" w:rsidRDefault="00312BC3" w:rsidP="00870DFD">
            <w:pPr>
              <w:rPr>
                <w:lang w:val="en-GB"/>
              </w:rPr>
            </w:pPr>
            <w:r w:rsidRPr="00C26C40">
              <w:rPr>
                <w:lang w:val="en-GB"/>
              </w:rPr>
              <w:t>0.0000</w:t>
            </w:r>
          </w:p>
        </w:tc>
        <w:tc>
          <w:tcPr>
            <w:tcW w:w="1039" w:type="dxa"/>
          </w:tcPr>
          <w:p w14:paraId="02CBD069" w14:textId="77777777" w:rsidR="00312BC3" w:rsidRPr="00C26C40" w:rsidRDefault="00312BC3" w:rsidP="00870DFD">
            <w:pPr>
              <w:rPr>
                <w:lang w:val="en-GB"/>
              </w:rPr>
            </w:pPr>
            <w:r w:rsidRPr="00C26C40">
              <w:rPr>
                <w:lang w:val="en-GB"/>
              </w:rPr>
              <w:t>0.0000</w:t>
            </w:r>
          </w:p>
        </w:tc>
        <w:tc>
          <w:tcPr>
            <w:tcW w:w="1105" w:type="dxa"/>
          </w:tcPr>
          <w:p w14:paraId="60070F81" w14:textId="77777777" w:rsidR="00312BC3" w:rsidRPr="00C26C40" w:rsidRDefault="00312BC3" w:rsidP="00870DFD">
            <w:pPr>
              <w:rPr>
                <w:lang w:val="en-GB"/>
              </w:rPr>
            </w:pPr>
            <w:r w:rsidRPr="00C26C40">
              <w:rPr>
                <w:lang w:val="en-GB"/>
              </w:rPr>
              <w:t>0.0000</w:t>
            </w:r>
          </w:p>
        </w:tc>
        <w:tc>
          <w:tcPr>
            <w:tcW w:w="1105" w:type="dxa"/>
          </w:tcPr>
          <w:p w14:paraId="09EAAD06" w14:textId="77777777" w:rsidR="00312BC3" w:rsidRPr="00C26C40" w:rsidRDefault="00312BC3" w:rsidP="00870DFD">
            <w:pPr>
              <w:rPr>
                <w:lang w:val="en-GB"/>
              </w:rPr>
            </w:pPr>
            <w:r w:rsidRPr="00C26C40">
              <w:rPr>
                <w:lang w:val="en-GB"/>
              </w:rPr>
              <w:t>0.0000</w:t>
            </w:r>
          </w:p>
        </w:tc>
        <w:tc>
          <w:tcPr>
            <w:tcW w:w="1105" w:type="dxa"/>
          </w:tcPr>
          <w:p w14:paraId="0AFC6B8A" w14:textId="77777777" w:rsidR="00312BC3" w:rsidRPr="00C26C40" w:rsidRDefault="00312BC3" w:rsidP="00870DFD">
            <w:pPr>
              <w:rPr>
                <w:lang w:val="en-GB"/>
              </w:rPr>
            </w:pPr>
            <w:r w:rsidRPr="00C26C40">
              <w:rPr>
                <w:lang w:val="en-GB"/>
              </w:rPr>
              <w:t>0.0000</w:t>
            </w:r>
          </w:p>
        </w:tc>
        <w:tc>
          <w:tcPr>
            <w:tcW w:w="1820" w:type="dxa"/>
          </w:tcPr>
          <w:p w14:paraId="10B654FE" w14:textId="77777777" w:rsidR="00312BC3" w:rsidRPr="00C26C40" w:rsidRDefault="00312BC3" w:rsidP="00870DFD">
            <w:pPr>
              <w:rPr>
                <w:lang w:val="en-GB"/>
              </w:rPr>
            </w:pPr>
            <w:r w:rsidRPr="00C26C40">
              <w:rPr>
                <w:lang w:val="en-GB"/>
              </w:rPr>
              <w:t>0.0000</w:t>
            </w:r>
          </w:p>
        </w:tc>
      </w:tr>
      <w:tr w:rsidR="00312BC3" w:rsidRPr="00C26C40" w14:paraId="3DE67C08" w14:textId="77777777" w:rsidTr="00936023">
        <w:trPr>
          <w:jc w:val="center"/>
        </w:trPr>
        <w:tc>
          <w:tcPr>
            <w:tcW w:w="890" w:type="dxa"/>
          </w:tcPr>
          <w:p w14:paraId="6DD4F59E" w14:textId="77777777" w:rsidR="00312BC3" w:rsidRPr="00C26C40" w:rsidRDefault="00312BC3" w:rsidP="00870DFD">
            <w:pPr>
              <w:rPr>
                <w:lang w:val="en-GB"/>
              </w:rPr>
            </w:pPr>
            <w:r w:rsidRPr="00C26C40">
              <w:rPr>
                <w:lang w:val="en-GB"/>
              </w:rPr>
              <w:lastRenderedPageBreak/>
              <w:t>Mass Solid Fraction</w:t>
            </w:r>
          </w:p>
        </w:tc>
        <w:tc>
          <w:tcPr>
            <w:tcW w:w="1106" w:type="dxa"/>
          </w:tcPr>
          <w:p w14:paraId="1DDF95CD" w14:textId="77777777" w:rsidR="00312BC3" w:rsidRPr="00C26C40" w:rsidRDefault="00312BC3" w:rsidP="00870DFD">
            <w:pPr>
              <w:rPr>
                <w:lang w:val="en-GB"/>
              </w:rPr>
            </w:pPr>
            <w:r w:rsidRPr="00C26C40">
              <w:rPr>
                <w:lang w:val="en-GB"/>
              </w:rPr>
              <w:t>1.0000</w:t>
            </w:r>
          </w:p>
        </w:tc>
        <w:tc>
          <w:tcPr>
            <w:tcW w:w="1039" w:type="dxa"/>
          </w:tcPr>
          <w:p w14:paraId="2582A66D" w14:textId="77777777" w:rsidR="00312BC3" w:rsidRPr="00C26C40" w:rsidRDefault="00312BC3" w:rsidP="00870DFD">
            <w:pPr>
              <w:rPr>
                <w:lang w:val="en-GB"/>
              </w:rPr>
            </w:pPr>
            <w:r w:rsidRPr="00C26C40">
              <w:rPr>
                <w:lang w:val="en-GB"/>
              </w:rPr>
              <w:t>0.0393</w:t>
            </w:r>
          </w:p>
        </w:tc>
        <w:tc>
          <w:tcPr>
            <w:tcW w:w="1039" w:type="dxa"/>
          </w:tcPr>
          <w:p w14:paraId="20376BFB" w14:textId="77777777" w:rsidR="00312BC3" w:rsidRPr="00C26C40" w:rsidRDefault="00312BC3" w:rsidP="00870DFD">
            <w:pPr>
              <w:rPr>
                <w:lang w:val="en-GB"/>
              </w:rPr>
            </w:pPr>
            <w:r w:rsidRPr="00C26C40">
              <w:rPr>
                <w:lang w:val="en-GB"/>
              </w:rPr>
              <w:t>0.0452</w:t>
            </w:r>
          </w:p>
        </w:tc>
        <w:tc>
          <w:tcPr>
            <w:tcW w:w="1105" w:type="dxa"/>
          </w:tcPr>
          <w:p w14:paraId="0936417F" w14:textId="77777777" w:rsidR="00312BC3" w:rsidRPr="00C26C40" w:rsidRDefault="00312BC3" w:rsidP="00870DFD">
            <w:pPr>
              <w:rPr>
                <w:lang w:val="en-GB"/>
              </w:rPr>
            </w:pPr>
            <w:r w:rsidRPr="00C26C40">
              <w:rPr>
                <w:lang w:val="en-GB"/>
              </w:rPr>
              <w:t>0.5000</w:t>
            </w:r>
          </w:p>
        </w:tc>
        <w:tc>
          <w:tcPr>
            <w:tcW w:w="1105" w:type="dxa"/>
          </w:tcPr>
          <w:p w14:paraId="017B594A" w14:textId="77777777" w:rsidR="00312BC3" w:rsidRPr="00C26C40" w:rsidRDefault="00312BC3" w:rsidP="00870DFD">
            <w:pPr>
              <w:rPr>
                <w:lang w:val="en-GB"/>
              </w:rPr>
            </w:pPr>
            <w:r w:rsidRPr="00C26C40">
              <w:rPr>
                <w:lang w:val="en-GB"/>
              </w:rPr>
              <w:t>0.5000</w:t>
            </w:r>
          </w:p>
        </w:tc>
        <w:tc>
          <w:tcPr>
            <w:tcW w:w="1105" w:type="dxa"/>
          </w:tcPr>
          <w:p w14:paraId="741D2F8A" w14:textId="77777777" w:rsidR="00312BC3" w:rsidRPr="00C26C40" w:rsidRDefault="00312BC3" w:rsidP="00870DFD">
            <w:pPr>
              <w:rPr>
                <w:lang w:val="en-GB"/>
              </w:rPr>
            </w:pPr>
            <w:r w:rsidRPr="00C26C40">
              <w:rPr>
                <w:lang w:val="en-GB"/>
              </w:rPr>
              <w:t>1.0000</w:t>
            </w:r>
          </w:p>
        </w:tc>
        <w:tc>
          <w:tcPr>
            <w:tcW w:w="1820" w:type="dxa"/>
          </w:tcPr>
          <w:p w14:paraId="1EB5C22A" w14:textId="77777777" w:rsidR="00312BC3" w:rsidRPr="00C26C40" w:rsidRDefault="00312BC3" w:rsidP="00870DFD">
            <w:pPr>
              <w:rPr>
                <w:lang w:val="en-GB"/>
              </w:rPr>
            </w:pPr>
            <w:r w:rsidRPr="00C26C40">
              <w:rPr>
                <w:lang w:val="en-GB"/>
              </w:rPr>
              <w:t>1.0000</w:t>
            </w:r>
          </w:p>
        </w:tc>
      </w:tr>
      <w:tr w:rsidR="00312BC3" w:rsidRPr="00C26C40" w14:paraId="08D2E4C3" w14:textId="77777777" w:rsidTr="00936023">
        <w:trPr>
          <w:jc w:val="center"/>
        </w:trPr>
        <w:tc>
          <w:tcPr>
            <w:tcW w:w="890" w:type="dxa"/>
          </w:tcPr>
          <w:p w14:paraId="4E311047" w14:textId="77777777" w:rsidR="00312BC3" w:rsidRPr="00C26C40" w:rsidRDefault="00312BC3" w:rsidP="00870DFD">
            <w:pPr>
              <w:rPr>
                <w:lang w:val="en-GB"/>
              </w:rPr>
            </w:pPr>
            <w:r w:rsidRPr="00C26C40">
              <w:rPr>
                <w:lang w:val="en-GB"/>
              </w:rPr>
              <w:t>Total Mass Flow (kg/hr)</w:t>
            </w:r>
          </w:p>
        </w:tc>
        <w:tc>
          <w:tcPr>
            <w:tcW w:w="1106" w:type="dxa"/>
          </w:tcPr>
          <w:p w14:paraId="4B4A57AC" w14:textId="77777777" w:rsidR="00312BC3" w:rsidRPr="00C26C40" w:rsidRDefault="00312BC3" w:rsidP="00870DFD">
            <w:pPr>
              <w:rPr>
                <w:lang w:val="en-GB"/>
              </w:rPr>
            </w:pPr>
            <w:r w:rsidRPr="00C26C40">
              <w:rPr>
                <w:lang w:val="en-GB"/>
              </w:rPr>
              <w:t>556.010</w:t>
            </w:r>
          </w:p>
        </w:tc>
        <w:tc>
          <w:tcPr>
            <w:tcW w:w="1039" w:type="dxa"/>
          </w:tcPr>
          <w:p w14:paraId="7E124031" w14:textId="77777777" w:rsidR="00312BC3" w:rsidRPr="00C26C40" w:rsidRDefault="00312BC3" w:rsidP="00870DFD">
            <w:pPr>
              <w:rPr>
                <w:lang w:val="en-GB"/>
              </w:rPr>
            </w:pPr>
            <w:r w:rsidRPr="00C26C40">
              <w:rPr>
                <w:lang w:val="en-GB"/>
              </w:rPr>
              <w:t>1,178.377</w:t>
            </w:r>
          </w:p>
        </w:tc>
        <w:tc>
          <w:tcPr>
            <w:tcW w:w="1039" w:type="dxa"/>
          </w:tcPr>
          <w:p w14:paraId="1D35886C" w14:textId="77777777" w:rsidR="00312BC3" w:rsidRPr="00C26C40" w:rsidRDefault="00312BC3" w:rsidP="00870DFD">
            <w:pPr>
              <w:rPr>
                <w:lang w:val="en-GB"/>
              </w:rPr>
            </w:pPr>
            <w:r w:rsidRPr="00C26C40">
              <w:rPr>
                <w:lang w:val="en-GB"/>
              </w:rPr>
              <w:t>1,025.142</w:t>
            </w:r>
          </w:p>
        </w:tc>
        <w:tc>
          <w:tcPr>
            <w:tcW w:w="1105" w:type="dxa"/>
          </w:tcPr>
          <w:p w14:paraId="29BF4B03" w14:textId="77777777" w:rsidR="00312BC3" w:rsidRPr="00C26C40" w:rsidRDefault="00312BC3" w:rsidP="00870DFD">
            <w:pPr>
              <w:rPr>
                <w:lang w:val="en-GB"/>
              </w:rPr>
            </w:pPr>
            <w:r w:rsidRPr="00C26C40">
              <w:rPr>
                <w:lang w:val="en-GB"/>
              </w:rPr>
              <w:t>9.272</w:t>
            </w:r>
          </w:p>
        </w:tc>
        <w:tc>
          <w:tcPr>
            <w:tcW w:w="1105" w:type="dxa"/>
          </w:tcPr>
          <w:p w14:paraId="2AAD7946" w14:textId="77777777" w:rsidR="00312BC3" w:rsidRPr="00C26C40" w:rsidRDefault="00312BC3" w:rsidP="00870DFD">
            <w:pPr>
              <w:rPr>
                <w:lang w:val="en-GB"/>
              </w:rPr>
            </w:pPr>
            <w:r w:rsidRPr="00C26C40">
              <w:rPr>
                <w:lang w:val="en-GB"/>
              </w:rPr>
              <w:t>9.272</w:t>
            </w:r>
          </w:p>
        </w:tc>
        <w:tc>
          <w:tcPr>
            <w:tcW w:w="1105" w:type="dxa"/>
          </w:tcPr>
          <w:p w14:paraId="5C123B55" w14:textId="77777777" w:rsidR="00312BC3" w:rsidRPr="00C26C40" w:rsidRDefault="00312BC3" w:rsidP="00870DFD">
            <w:pPr>
              <w:rPr>
                <w:lang w:val="en-GB"/>
              </w:rPr>
            </w:pPr>
            <w:r w:rsidRPr="00C26C40">
              <w:rPr>
                <w:lang w:val="en-GB"/>
              </w:rPr>
              <w:t>502.701</w:t>
            </w:r>
          </w:p>
        </w:tc>
        <w:tc>
          <w:tcPr>
            <w:tcW w:w="1820" w:type="dxa"/>
          </w:tcPr>
          <w:p w14:paraId="427B21F7" w14:textId="77777777" w:rsidR="00312BC3" w:rsidRPr="00C26C40" w:rsidRDefault="00312BC3" w:rsidP="00870DFD">
            <w:pPr>
              <w:rPr>
                <w:lang w:val="en-GB"/>
              </w:rPr>
            </w:pPr>
            <w:r w:rsidRPr="00C26C40">
              <w:rPr>
                <w:lang w:val="en-GB"/>
              </w:rPr>
              <w:t>502.701</w:t>
            </w:r>
          </w:p>
        </w:tc>
      </w:tr>
      <w:tr w:rsidR="00312BC3" w:rsidRPr="00C26C40" w14:paraId="0797F016" w14:textId="77777777" w:rsidTr="00936023">
        <w:trPr>
          <w:jc w:val="center"/>
        </w:trPr>
        <w:tc>
          <w:tcPr>
            <w:tcW w:w="890" w:type="dxa"/>
          </w:tcPr>
          <w:p w14:paraId="1D9ED320" w14:textId="77777777" w:rsidR="00312BC3" w:rsidRPr="00C26C40" w:rsidRDefault="00312BC3" w:rsidP="00870DFD">
            <w:pPr>
              <w:rPr>
                <w:lang w:val="en-GB"/>
              </w:rPr>
            </w:pPr>
            <w:r w:rsidRPr="00C26C40">
              <w:rPr>
                <w:lang w:val="en-GB"/>
              </w:rPr>
              <w:t>Mass Enthalpy (J/kg)</w:t>
            </w:r>
          </w:p>
        </w:tc>
        <w:tc>
          <w:tcPr>
            <w:tcW w:w="1106" w:type="dxa"/>
          </w:tcPr>
          <w:p w14:paraId="711634A2" w14:textId="77777777" w:rsidR="00312BC3" w:rsidRPr="00C26C40" w:rsidRDefault="00312BC3" w:rsidP="00870DFD">
            <w:pPr>
              <w:rPr>
                <w:lang w:val="en-GB"/>
              </w:rPr>
            </w:pPr>
            <w:r w:rsidRPr="00C26C40">
              <w:rPr>
                <w:lang w:val="en-GB"/>
              </w:rPr>
              <w:t>-15,373,116.6625</w:t>
            </w:r>
          </w:p>
        </w:tc>
        <w:tc>
          <w:tcPr>
            <w:tcW w:w="1039" w:type="dxa"/>
          </w:tcPr>
          <w:p w14:paraId="7BEE2C06" w14:textId="77777777" w:rsidR="00312BC3" w:rsidRPr="00C26C40" w:rsidRDefault="00312BC3" w:rsidP="00870DFD">
            <w:pPr>
              <w:rPr>
                <w:lang w:val="en-GB"/>
              </w:rPr>
            </w:pPr>
            <w:r w:rsidRPr="00C26C40">
              <w:rPr>
                <w:lang w:val="en-GB"/>
              </w:rPr>
              <w:t>-5,636,805.0979</w:t>
            </w:r>
          </w:p>
        </w:tc>
        <w:tc>
          <w:tcPr>
            <w:tcW w:w="1039" w:type="dxa"/>
          </w:tcPr>
          <w:p w14:paraId="7B1BE813" w14:textId="77777777" w:rsidR="00312BC3" w:rsidRPr="00C26C40" w:rsidRDefault="00312BC3" w:rsidP="00870DFD">
            <w:pPr>
              <w:rPr>
                <w:lang w:val="en-GB"/>
              </w:rPr>
            </w:pPr>
            <w:r w:rsidRPr="00C26C40">
              <w:rPr>
                <w:lang w:val="en-GB"/>
              </w:rPr>
              <w:t>-5,671,460.3458</w:t>
            </w:r>
          </w:p>
        </w:tc>
        <w:tc>
          <w:tcPr>
            <w:tcW w:w="1105" w:type="dxa"/>
          </w:tcPr>
          <w:p w14:paraId="78A31184" w14:textId="77777777" w:rsidR="00312BC3" w:rsidRPr="00C26C40" w:rsidRDefault="00312BC3" w:rsidP="00870DFD">
            <w:pPr>
              <w:rPr>
                <w:lang w:val="en-GB"/>
              </w:rPr>
            </w:pPr>
            <w:r w:rsidRPr="00C26C40">
              <w:rPr>
                <w:lang w:val="en-GB"/>
              </w:rPr>
              <w:t>-10,293,303.2556</w:t>
            </w:r>
          </w:p>
        </w:tc>
        <w:tc>
          <w:tcPr>
            <w:tcW w:w="1105" w:type="dxa"/>
          </w:tcPr>
          <w:p w14:paraId="22E3F575" w14:textId="77777777" w:rsidR="00312BC3" w:rsidRPr="00C26C40" w:rsidRDefault="00312BC3" w:rsidP="00870DFD">
            <w:pPr>
              <w:rPr>
                <w:lang w:val="en-GB"/>
              </w:rPr>
            </w:pPr>
            <w:r w:rsidRPr="00C26C40">
              <w:rPr>
                <w:lang w:val="en-GB"/>
              </w:rPr>
              <w:t>-10,215,016.1714</w:t>
            </w:r>
          </w:p>
        </w:tc>
        <w:tc>
          <w:tcPr>
            <w:tcW w:w="1105" w:type="dxa"/>
          </w:tcPr>
          <w:p w14:paraId="1E4C50C3" w14:textId="77777777" w:rsidR="00312BC3" w:rsidRPr="00C26C40" w:rsidRDefault="00312BC3" w:rsidP="00870DFD">
            <w:pPr>
              <w:rPr>
                <w:lang w:val="en-GB"/>
              </w:rPr>
            </w:pPr>
            <w:r w:rsidRPr="00C26C40">
              <w:rPr>
                <w:lang w:val="en-GB"/>
              </w:rPr>
              <w:t>-15,795,399.9710</w:t>
            </w:r>
          </w:p>
        </w:tc>
        <w:tc>
          <w:tcPr>
            <w:tcW w:w="1820" w:type="dxa"/>
          </w:tcPr>
          <w:p w14:paraId="70C318B6" w14:textId="77777777" w:rsidR="00312BC3" w:rsidRPr="00C26C40" w:rsidRDefault="00312BC3" w:rsidP="00870DFD">
            <w:pPr>
              <w:rPr>
                <w:lang w:val="en-GB"/>
              </w:rPr>
            </w:pPr>
            <w:r w:rsidRPr="00C26C40">
              <w:rPr>
                <w:lang w:val="en-GB"/>
              </w:rPr>
              <w:t>-15,795,399.9710</w:t>
            </w:r>
          </w:p>
        </w:tc>
      </w:tr>
      <w:tr w:rsidR="00312BC3" w:rsidRPr="00C26C40" w14:paraId="0A975657" w14:textId="77777777" w:rsidTr="00936023">
        <w:trPr>
          <w:jc w:val="center"/>
        </w:trPr>
        <w:tc>
          <w:tcPr>
            <w:tcW w:w="890" w:type="dxa"/>
          </w:tcPr>
          <w:p w14:paraId="6AE23A1B" w14:textId="77777777" w:rsidR="00312BC3" w:rsidRPr="00C26C40" w:rsidRDefault="00312BC3" w:rsidP="00870DFD">
            <w:pPr>
              <w:rPr>
                <w:lang w:val="en-GB"/>
              </w:rPr>
            </w:pPr>
            <w:r w:rsidRPr="00C26C40">
              <w:rPr>
                <w:lang w:val="en-GB"/>
              </w:rPr>
              <w:t>Enthalpy Flow (W)</w:t>
            </w:r>
          </w:p>
        </w:tc>
        <w:tc>
          <w:tcPr>
            <w:tcW w:w="1106" w:type="dxa"/>
          </w:tcPr>
          <w:p w14:paraId="03DC0DE8" w14:textId="77777777" w:rsidR="00312BC3" w:rsidRPr="00C26C40" w:rsidRDefault="00312BC3" w:rsidP="00870DFD">
            <w:pPr>
              <w:rPr>
                <w:lang w:val="en-GB"/>
              </w:rPr>
            </w:pPr>
            <w:r w:rsidRPr="00C26C40">
              <w:rPr>
                <w:lang w:val="en-GB"/>
              </w:rPr>
              <w:t>-2,374,335.1116</w:t>
            </w:r>
          </w:p>
        </w:tc>
        <w:tc>
          <w:tcPr>
            <w:tcW w:w="1039" w:type="dxa"/>
          </w:tcPr>
          <w:p w14:paraId="2C0E2691" w14:textId="77777777" w:rsidR="00312BC3" w:rsidRPr="00C26C40" w:rsidRDefault="00312BC3" w:rsidP="00870DFD">
            <w:pPr>
              <w:rPr>
                <w:lang w:val="en-GB"/>
              </w:rPr>
            </w:pPr>
            <w:r w:rsidRPr="00C26C40">
              <w:rPr>
                <w:lang w:val="en-GB"/>
              </w:rPr>
              <w:t>-1,845,077.5812</w:t>
            </w:r>
          </w:p>
        </w:tc>
        <w:tc>
          <w:tcPr>
            <w:tcW w:w="1039" w:type="dxa"/>
          </w:tcPr>
          <w:p w14:paraId="35EA65BD" w14:textId="77777777" w:rsidR="00312BC3" w:rsidRPr="00C26C40" w:rsidRDefault="00312BC3" w:rsidP="00870DFD">
            <w:pPr>
              <w:rPr>
                <w:lang w:val="en-GB"/>
              </w:rPr>
            </w:pPr>
            <w:r w:rsidRPr="00C26C40">
              <w:rPr>
                <w:lang w:val="en-GB"/>
              </w:rPr>
              <w:t>-1,615,014.8221</w:t>
            </w:r>
          </w:p>
        </w:tc>
        <w:tc>
          <w:tcPr>
            <w:tcW w:w="1105" w:type="dxa"/>
          </w:tcPr>
          <w:p w14:paraId="7C4DCE10" w14:textId="77777777" w:rsidR="00312BC3" w:rsidRPr="00C26C40" w:rsidRDefault="00312BC3" w:rsidP="00870DFD">
            <w:pPr>
              <w:rPr>
                <w:lang w:val="en-GB"/>
              </w:rPr>
            </w:pPr>
            <w:r w:rsidRPr="00C26C40">
              <w:rPr>
                <w:lang w:val="en-GB"/>
              </w:rPr>
              <w:t>-26,511.3879</w:t>
            </w:r>
          </w:p>
        </w:tc>
        <w:tc>
          <w:tcPr>
            <w:tcW w:w="1105" w:type="dxa"/>
          </w:tcPr>
          <w:p w14:paraId="4FE723D0" w14:textId="77777777" w:rsidR="00312BC3" w:rsidRPr="00C26C40" w:rsidRDefault="00312BC3" w:rsidP="00870DFD">
            <w:pPr>
              <w:rPr>
                <w:lang w:val="en-GB"/>
              </w:rPr>
            </w:pPr>
            <w:r w:rsidRPr="00C26C40">
              <w:rPr>
                <w:lang w:val="en-GB"/>
              </w:rPr>
              <w:t>-26,309.7520</w:t>
            </w:r>
          </w:p>
        </w:tc>
        <w:tc>
          <w:tcPr>
            <w:tcW w:w="1105" w:type="dxa"/>
          </w:tcPr>
          <w:p w14:paraId="7155C0E5" w14:textId="77777777" w:rsidR="00312BC3" w:rsidRPr="00C26C40" w:rsidRDefault="00312BC3" w:rsidP="00870DFD">
            <w:pPr>
              <w:rPr>
                <w:lang w:val="en-GB"/>
              </w:rPr>
            </w:pPr>
            <w:r w:rsidRPr="00C26C40">
              <w:rPr>
                <w:lang w:val="en-GB"/>
              </w:rPr>
              <w:t>-2,205,655.8277</w:t>
            </w:r>
          </w:p>
        </w:tc>
        <w:tc>
          <w:tcPr>
            <w:tcW w:w="1820" w:type="dxa"/>
          </w:tcPr>
          <w:p w14:paraId="01D60556" w14:textId="77777777" w:rsidR="00312BC3" w:rsidRPr="00C26C40" w:rsidRDefault="00312BC3" w:rsidP="00870DFD">
            <w:pPr>
              <w:rPr>
                <w:lang w:val="en-GB"/>
              </w:rPr>
            </w:pPr>
            <w:r w:rsidRPr="00C26C40">
              <w:rPr>
                <w:lang w:val="en-GB"/>
              </w:rPr>
              <w:t>-2,205,655.8277</w:t>
            </w:r>
          </w:p>
        </w:tc>
      </w:tr>
      <w:tr w:rsidR="00312BC3" w:rsidRPr="00C26C40" w14:paraId="5C1777BB" w14:textId="77777777" w:rsidTr="00936023">
        <w:trPr>
          <w:jc w:val="center"/>
        </w:trPr>
        <w:tc>
          <w:tcPr>
            <w:tcW w:w="890" w:type="dxa"/>
          </w:tcPr>
          <w:p w14:paraId="6AD7ED85" w14:textId="77777777" w:rsidR="00312BC3" w:rsidRPr="00C26C40" w:rsidRDefault="00312BC3" w:rsidP="00870DFD">
            <w:pPr>
              <w:rPr>
                <w:lang w:val="en-GB"/>
              </w:rPr>
            </w:pPr>
            <w:r w:rsidRPr="00C26C40">
              <w:rPr>
                <w:lang w:val="en-GB"/>
              </w:rPr>
              <w:t>Mass Density (kg/m³)</w:t>
            </w:r>
          </w:p>
        </w:tc>
        <w:tc>
          <w:tcPr>
            <w:tcW w:w="1106" w:type="dxa"/>
          </w:tcPr>
          <w:p w14:paraId="78BFF4B3" w14:textId="77777777" w:rsidR="00312BC3" w:rsidRPr="00C26C40" w:rsidRDefault="00312BC3" w:rsidP="00870DFD">
            <w:pPr>
              <w:rPr>
                <w:lang w:val="en-GB"/>
              </w:rPr>
            </w:pPr>
            <w:r w:rsidRPr="00C26C40">
              <w:rPr>
                <w:lang w:val="en-GB"/>
              </w:rPr>
              <w:t>3,236.8808</w:t>
            </w:r>
          </w:p>
        </w:tc>
        <w:tc>
          <w:tcPr>
            <w:tcW w:w="1039" w:type="dxa"/>
          </w:tcPr>
          <w:p w14:paraId="771B6F95" w14:textId="77777777" w:rsidR="00312BC3" w:rsidRPr="00C26C40" w:rsidRDefault="00312BC3" w:rsidP="00870DFD">
            <w:pPr>
              <w:rPr>
                <w:lang w:val="en-GB"/>
              </w:rPr>
            </w:pPr>
            <w:r w:rsidRPr="00C26C40">
              <w:rPr>
                <w:lang w:val="en-GB"/>
              </w:rPr>
              <w:t>0.3450</w:t>
            </w:r>
          </w:p>
        </w:tc>
        <w:tc>
          <w:tcPr>
            <w:tcW w:w="1039" w:type="dxa"/>
          </w:tcPr>
          <w:p w14:paraId="7294B15E" w14:textId="77777777" w:rsidR="00312BC3" w:rsidRPr="00C26C40" w:rsidRDefault="00312BC3" w:rsidP="00870DFD">
            <w:pPr>
              <w:rPr>
                <w:lang w:val="en-GB"/>
              </w:rPr>
            </w:pPr>
            <w:r w:rsidRPr="00C26C40">
              <w:rPr>
                <w:lang w:val="en-GB"/>
              </w:rPr>
              <w:t>1.4801</w:t>
            </w:r>
          </w:p>
        </w:tc>
        <w:tc>
          <w:tcPr>
            <w:tcW w:w="1105" w:type="dxa"/>
          </w:tcPr>
          <w:p w14:paraId="4D65684C" w14:textId="77777777" w:rsidR="00312BC3" w:rsidRPr="00C26C40" w:rsidRDefault="00312BC3" w:rsidP="00870DFD">
            <w:pPr>
              <w:rPr>
                <w:lang w:val="en-GB"/>
              </w:rPr>
            </w:pPr>
            <w:r w:rsidRPr="00C26C40">
              <w:rPr>
                <w:lang w:val="en-GB"/>
              </w:rPr>
              <w:t>3.3919</w:t>
            </w:r>
          </w:p>
        </w:tc>
        <w:tc>
          <w:tcPr>
            <w:tcW w:w="1105" w:type="dxa"/>
          </w:tcPr>
          <w:p w14:paraId="465EFCE8" w14:textId="77777777" w:rsidR="00312BC3" w:rsidRPr="00C26C40" w:rsidRDefault="00312BC3" w:rsidP="00870DFD">
            <w:pPr>
              <w:rPr>
                <w:lang w:val="en-GB"/>
              </w:rPr>
            </w:pPr>
            <w:r w:rsidRPr="00C26C40">
              <w:rPr>
                <w:lang w:val="en-GB"/>
              </w:rPr>
              <w:t>10.9648</w:t>
            </w:r>
          </w:p>
        </w:tc>
        <w:tc>
          <w:tcPr>
            <w:tcW w:w="1105" w:type="dxa"/>
          </w:tcPr>
          <w:p w14:paraId="45192D31" w14:textId="77777777" w:rsidR="00312BC3" w:rsidRPr="00C26C40" w:rsidRDefault="00312BC3" w:rsidP="00870DFD">
            <w:pPr>
              <w:rPr>
                <w:lang w:val="en-GB"/>
              </w:rPr>
            </w:pPr>
            <w:r w:rsidRPr="00C26C40">
              <w:rPr>
                <w:lang w:val="en-GB"/>
              </w:rPr>
              <w:t>3,212.6193</w:t>
            </w:r>
          </w:p>
        </w:tc>
        <w:tc>
          <w:tcPr>
            <w:tcW w:w="1820" w:type="dxa"/>
          </w:tcPr>
          <w:p w14:paraId="71E793A1" w14:textId="77777777" w:rsidR="00312BC3" w:rsidRPr="00C26C40" w:rsidRDefault="00312BC3" w:rsidP="00870DFD">
            <w:pPr>
              <w:rPr>
                <w:lang w:val="en-GB"/>
              </w:rPr>
            </w:pPr>
            <w:r w:rsidRPr="00C26C40">
              <w:rPr>
                <w:lang w:val="en-GB"/>
              </w:rPr>
              <w:t>3,212.6193</w:t>
            </w:r>
          </w:p>
        </w:tc>
      </w:tr>
      <w:tr w:rsidR="00312BC3" w:rsidRPr="00C26C40" w14:paraId="43C69B57" w14:textId="77777777" w:rsidTr="00936023">
        <w:trPr>
          <w:jc w:val="center"/>
        </w:trPr>
        <w:tc>
          <w:tcPr>
            <w:tcW w:w="890" w:type="dxa"/>
          </w:tcPr>
          <w:p w14:paraId="0B591EAC" w14:textId="77777777" w:rsidR="00312BC3" w:rsidRPr="00C26C40" w:rsidRDefault="00312BC3" w:rsidP="00870DFD">
            <w:pPr>
              <w:rPr>
                <w:lang w:val="en-GB"/>
              </w:rPr>
            </w:pPr>
            <w:r w:rsidRPr="00C26C40">
              <w:rPr>
                <w:lang w:val="en-GB"/>
              </w:rPr>
              <w:t>Average MW</w:t>
            </w:r>
          </w:p>
        </w:tc>
        <w:tc>
          <w:tcPr>
            <w:tcW w:w="1106" w:type="dxa"/>
          </w:tcPr>
          <w:p w14:paraId="74FA68E0" w14:textId="77777777" w:rsidR="00312BC3" w:rsidRPr="00C26C40" w:rsidRDefault="00312BC3" w:rsidP="00870DFD">
            <w:pPr>
              <w:rPr>
                <w:lang w:val="en-GB"/>
              </w:rPr>
            </w:pPr>
            <w:r w:rsidRPr="00C26C40">
              <w:rPr>
                <w:lang w:val="en-GB"/>
              </w:rPr>
              <w:t>77.6140</w:t>
            </w:r>
          </w:p>
        </w:tc>
        <w:tc>
          <w:tcPr>
            <w:tcW w:w="1039" w:type="dxa"/>
          </w:tcPr>
          <w:p w14:paraId="459642A6" w14:textId="77777777" w:rsidR="00312BC3" w:rsidRPr="00C26C40" w:rsidRDefault="00312BC3" w:rsidP="00870DFD">
            <w:pPr>
              <w:rPr>
                <w:lang w:val="en-GB"/>
              </w:rPr>
            </w:pPr>
            <w:r w:rsidRPr="00C26C40">
              <w:rPr>
                <w:lang w:val="en-GB"/>
              </w:rPr>
              <w:t>31.8485</w:t>
            </w:r>
          </w:p>
        </w:tc>
        <w:tc>
          <w:tcPr>
            <w:tcW w:w="1039" w:type="dxa"/>
          </w:tcPr>
          <w:p w14:paraId="3087BC16" w14:textId="77777777" w:rsidR="00312BC3" w:rsidRPr="00C26C40" w:rsidRDefault="00312BC3" w:rsidP="00870DFD">
            <w:pPr>
              <w:rPr>
                <w:lang w:val="en-GB"/>
              </w:rPr>
            </w:pPr>
            <w:r w:rsidRPr="00C26C40">
              <w:rPr>
                <w:lang w:val="en-GB"/>
              </w:rPr>
              <w:t>35.9780</w:t>
            </w:r>
          </w:p>
        </w:tc>
        <w:tc>
          <w:tcPr>
            <w:tcW w:w="1105" w:type="dxa"/>
          </w:tcPr>
          <w:p w14:paraId="62477367" w14:textId="77777777" w:rsidR="00312BC3" w:rsidRPr="00C26C40" w:rsidRDefault="00312BC3" w:rsidP="00870DFD">
            <w:pPr>
              <w:rPr>
                <w:lang w:val="en-GB"/>
              </w:rPr>
            </w:pPr>
            <w:r w:rsidRPr="00C26C40">
              <w:rPr>
                <w:lang w:val="en-GB"/>
              </w:rPr>
              <w:t>48.3261</w:t>
            </w:r>
          </w:p>
        </w:tc>
        <w:tc>
          <w:tcPr>
            <w:tcW w:w="1105" w:type="dxa"/>
          </w:tcPr>
          <w:p w14:paraId="6A232755" w14:textId="77777777" w:rsidR="00312BC3" w:rsidRPr="00C26C40" w:rsidRDefault="00312BC3" w:rsidP="00870DFD">
            <w:pPr>
              <w:rPr>
                <w:lang w:val="en-GB"/>
              </w:rPr>
            </w:pPr>
            <w:r w:rsidRPr="00C26C40">
              <w:rPr>
                <w:lang w:val="en-GB"/>
              </w:rPr>
              <w:t>48.3261</w:t>
            </w:r>
          </w:p>
        </w:tc>
        <w:tc>
          <w:tcPr>
            <w:tcW w:w="1105" w:type="dxa"/>
          </w:tcPr>
          <w:p w14:paraId="61A8DDD0" w14:textId="77777777" w:rsidR="00312BC3" w:rsidRPr="00C26C40" w:rsidRDefault="00312BC3" w:rsidP="00870DFD">
            <w:pPr>
              <w:rPr>
                <w:lang w:val="en-GB"/>
              </w:rPr>
            </w:pPr>
            <w:r w:rsidRPr="00C26C40">
              <w:rPr>
                <w:lang w:val="en-GB"/>
              </w:rPr>
              <w:t>76.5457</w:t>
            </w:r>
          </w:p>
        </w:tc>
        <w:tc>
          <w:tcPr>
            <w:tcW w:w="1820" w:type="dxa"/>
          </w:tcPr>
          <w:p w14:paraId="26527105" w14:textId="77777777" w:rsidR="00312BC3" w:rsidRPr="00C26C40" w:rsidRDefault="00312BC3" w:rsidP="00870DFD">
            <w:pPr>
              <w:rPr>
                <w:lang w:val="en-GB"/>
              </w:rPr>
            </w:pPr>
            <w:r w:rsidRPr="00C26C40">
              <w:rPr>
                <w:lang w:val="en-GB"/>
              </w:rPr>
              <w:t>76.5457</w:t>
            </w:r>
          </w:p>
        </w:tc>
      </w:tr>
      <w:tr w:rsidR="00312BC3" w:rsidRPr="00C26C40" w14:paraId="21A3D8EC" w14:textId="77777777" w:rsidTr="00936023">
        <w:trPr>
          <w:jc w:val="center"/>
        </w:trPr>
        <w:tc>
          <w:tcPr>
            <w:tcW w:w="890" w:type="dxa"/>
          </w:tcPr>
          <w:p w14:paraId="3542403B" w14:textId="77777777" w:rsidR="00312BC3" w:rsidRPr="00C26C40" w:rsidRDefault="00312BC3" w:rsidP="00870DFD">
            <w:pPr>
              <w:rPr>
                <w:lang w:val="en-GB"/>
              </w:rPr>
            </w:pPr>
            <w:r w:rsidRPr="00C26C40">
              <w:rPr>
                <w:lang w:val="en-GB"/>
              </w:rPr>
              <w:t>H₂O — Mass Flow (kg/hr)</w:t>
            </w:r>
          </w:p>
        </w:tc>
        <w:tc>
          <w:tcPr>
            <w:tcW w:w="1106" w:type="dxa"/>
          </w:tcPr>
          <w:p w14:paraId="49A6F94A" w14:textId="77777777" w:rsidR="00312BC3" w:rsidRPr="00C26C40" w:rsidRDefault="00312BC3" w:rsidP="00870DFD">
            <w:pPr>
              <w:rPr>
                <w:lang w:val="en-GB"/>
              </w:rPr>
            </w:pPr>
            <w:r w:rsidRPr="00C26C40">
              <w:rPr>
                <w:lang w:val="en-GB"/>
              </w:rPr>
              <w:t>0.000</w:t>
            </w:r>
          </w:p>
        </w:tc>
        <w:tc>
          <w:tcPr>
            <w:tcW w:w="1039" w:type="dxa"/>
          </w:tcPr>
          <w:p w14:paraId="25B66E44" w14:textId="77777777" w:rsidR="00312BC3" w:rsidRPr="00C26C40" w:rsidRDefault="00312BC3" w:rsidP="00870DFD">
            <w:pPr>
              <w:rPr>
                <w:lang w:val="en-GB"/>
              </w:rPr>
            </w:pPr>
            <w:r w:rsidRPr="00C26C40">
              <w:rPr>
                <w:lang w:val="en-GB"/>
              </w:rPr>
              <w:t>153.235</w:t>
            </w:r>
          </w:p>
        </w:tc>
        <w:tc>
          <w:tcPr>
            <w:tcW w:w="1039" w:type="dxa"/>
          </w:tcPr>
          <w:p w14:paraId="62B0ED22" w14:textId="77777777" w:rsidR="00312BC3" w:rsidRPr="00C26C40" w:rsidRDefault="00312BC3" w:rsidP="00870DFD">
            <w:pPr>
              <w:rPr>
                <w:lang w:val="en-GB"/>
              </w:rPr>
            </w:pPr>
            <w:r w:rsidRPr="00C26C40">
              <w:rPr>
                <w:lang w:val="en-GB"/>
              </w:rPr>
              <w:t>0.000</w:t>
            </w:r>
          </w:p>
        </w:tc>
        <w:tc>
          <w:tcPr>
            <w:tcW w:w="1105" w:type="dxa"/>
          </w:tcPr>
          <w:p w14:paraId="388627AA" w14:textId="77777777" w:rsidR="00312BC3" w:rsidRPr="00C26C40" w:rsidRDefault="00312BC3" w:rsidP="00870DFD">
            <w:pPr>
              <w:rPr>
                <w:lang w:val="en-GB"/>
              </w:rPr>
            </w:pPr>
            <w:r w:rsidRPr="00C26C40">
              <w:rPr>
                <w:lang w:val="en-GB"/>
              </w:rPr>
              <w:t>0.000</w:t>
            </w:r>
          </w:p>
        </w:tc>
        <w:tc>
          <w:tcPr>
            <w:tcW w:w="1105" w:type="dxa"/>
          </w:tcPr>
          <w:p w14:paraId="0DAC7755" w14:textId="77777777" w:rsidR="00312BC3" w:rsidRPr="00C26C40" w:rsidRDefault="00312BC3" w:rsidP="00870DFD">
            <w:pPr>
              <w:rPr>
                <w:lang w:val="en-GB"/>
              </w:rPr>
            </w:pPr>
            <w:r w:rsidRPr="00C26C40">
              <w:rPr>
                <w:lang w:val="en-GB"/>
              </w:rPr>
              <w:t>0.000</w:t>
            </w:r>
          </w:p>
        </w:tc>
        <w:tc>
          <w:tcPr>
            <w:tcW w:w="1105" w:type="dxa"/>
          </w:tcPr>
          <w:p w14:paraId="2C6AB1CD" w14:textId="77777777" w:rsidR="00312BC3" w:rsidRPr="00C26C40" w:rsidRDefault="00312BC3" w:rsidP="00870DFD">
            <w:pPr>
              <w:rPr>
                <w:lang w:val="en-GB"/>
              </w:rPr>
            </w:pPr>
            <w:r w:rsidRPr="00C26C40">
              <w:rPr>
                <w:lang w:val="en-GB"/>
              </w:rPr>
              <w:t>0.000</w:t>
            </w:r>
          </w:p>
        </w:tc>
        <w:tc>
          <w:tcPr>
            <w:tcW w:w="1820" w:type="dxa"/>
          </w:tcPr>
          <w:p w14:paraId="1433C89D" w14:textId="77777777" w:rsidR="00312BC3" w:rsidRPr="00C26C40" w:rsidRDefault="00312BC3" w:rsidP="00870DFD">
            <w:pPr>
              <w:rPr>
                <w:lang w:val="en-GB"/>
              </w:rPr>
            </w:pPr>
            <w:r w:rsidRPr="00C26C40">
              <w:rPr>
                <w:lang w:val="en-GB"/>
              </w:rPr>
              <w:t>0.000</w:t>
            </w:r>
          </w:p>
        </w:tc>
      </w:tr>
      <w:tr w:rsidR="00312BC3" w:rsidRPr="00C26C40" w14:paraId="449C79CA" w14:textId="77777777" w:rsidTr="00936023">
        <w:trPr>
          <w:jc w:val="center"/>
        </w:trPr>
        <w:tc>
          <w:tcPr>
            <w:tcW w:w="890" w:type="dxa"/>
          </w:tcPr>
          <w:p w14:paraId="25C59DD1" w14:textId="77777777" w:rsidR="00312BC3" w:rsidRPr="00C26C40" w:rsidRDefault="00312BC3" w:rsidP="00870DFD">
            <w:pPr>
              <w:rPr>
                <w:lang w:val="en-GB"/>
              </w:rPr>
            </w:pPr>
            <w:r w:rsidRPr="00C26C40">
              <w:rPr>
                <w:lang w:val="en-GB"/>
              </w:rPr>
              <w:t>HCl — Mass Flow (kg/hr)</w:t>
            </w:r>
          </w:p>
        </w:tc>
        <w:tc>
          <w:tcPr>
            <w:tcW w:w="1106" w:type="dxa"/>
          </w:tcPr>
          <w:p w14:paraId="29442ABA" w14:textId="77777777" w:rsidR="00312BC3" w:rsidRPr="00C26C40" w:rsidRDefault="00312BC3" w:rsidP="00870DFD">
            <w:pPr>
              <w:rPr>
                <w:lang w:val="en-GB"/>
              </w:rPr>
            </w:pPr>
            <w:r w:rsidRPr="00C26C40">
              <w:rPr>
                <w:lang w:val="en-GB"/>
              </w:rPr>
              <w:t>0.000</w:t>
            </w:r>
          </w:p>
        </w:tc>
        <w:tc>
          <w:tcPr>
            <w:tcW w:w="1039" w:type="dxa"/>
          </w:tcPr>
          <w:p w14:paraId="3727E635" w14:textId="77777777" w:rsidR="00312BC3" w:rsidRPr="00C26C40" w:rsidRDefault="00312BC3" w:rsidP="00870DFD">
            <w:pPr>
              <w:rPr>
                <w:lang w:val="en-GB"/>
              </w:rPr>
            </w:pPr>
            <w:r w:rsidRPr="00C26C40">
              <w:rPr>
                <w:lang w:val="en-GB"/>
              </w:rPr>
              <w:t>0.000</w:t>
            </w:r>
          </w:p>
        </w:tc>
        <w:tc>
          <w:tcPr>
            <w:tcW w:w="1039" w:type="dxa"/>
          </w:tcPr>
          <w:p w14:paraId="10B7416B" w14:textId="77777777" w:rsidR="00312BC3" w:rsidRPr="00C26C40" w:rsidRDefault="00312BC3" w:rsidP="00870DFD">
            <w:pPr>
              <w:rPr>
                <w:lang w:val="en-GB"/>
              </w:rPr>
            </w:pPr>
            <w:r w:rsidRPr="00C26C40">
              <w:rPr>
                <w:lang w:val="en-GB"/>
              </w:rPr>
              <w:t>0.000</w:t>
            </w:r>
          </w:p>
        </w:tc>
        <w:tc>
          <w:tcPr>
            <w:tcW w:w="1105" w:type="dxa"/>
          </w:tcPr>
          <w:p w14:paraId="61556841" w14:textId="77777777" w:rsidR="00312BC3" w:rsidRPr="00C26C40" w:rsidRDefault="00312BC3" w:rsidP="00870DFD">
            <w:pPr>
              <w:rPr>
                <w:lang w:val="en-GB"/>
              </w:rPr>
            </w:pPr>
            <w:r w:rsidRPr="00C26C40">
              <w:rPr>
                <w:lang w:val="en-GB"/>
              </w:rPr>
              <w:t>0.000</w:t>
            </w:r>
          </w:p>
        </w:tc>
        <w:tc>
          <w:tcPr>
            <w:tcW w:w="1105" w:type="dxa"/>
          </w:tcPr>
          <w:p w14:paraId="248D8345" w14:textId="77777777" w:rsidR="00312BC3" w:rsidRPr="00C26C40" w:rsidRDefault="00312BC3" w:rsidP="00870DFD">
            <w:pPr>
              <w:rPr>
                <w:lang w:val="en-GB"/>
              </w:rPr>
            </w:pPr>
            <w:r w:rsidRPr="00C26C40">
              <w:rPr>
                <w:lang w:val="en-GB"/>
              </w:rPr>
              <w:t>0.000</w:t>
            </w:r>
          </w:p>
        </w:tc>
        <w:tc>
          <w:tcPr>
            <w:tcW w:w="1105" w:type="dxa"/>
          </w:tcPr>
          <w:p w14:paraId="63F1B8FE" w14:textId="77777777" w:rsidR="00312BC3" w:rsidRPr="00C26C40" w:rsidRDefault="00312BC3" w:rsidP="00870DFD">
            <w:pPr>
              <w:rPr>
                <w:lang w:val="en-GB"/>
              </w:rPr>
            </w:pPr>
            <w:r w:rsidRPr="00C26C40">
              <w:rPr>
                <w:lang w:val="en-GB"/>
              </w:rPr>
              <w:t>0.000</w:t>
            </w:r>
          </w:p>
        </w:tc>
        <w:tc>
          <w:tcPr>
            <w:tcW w:w="1820" w:type="dxa"/>
          </w:tcPr>
          <w:p w14:paraId="4B52DAB0" w14:textId="77777777" w:rsidR="00312BC3" w:rsidRPr="00C26C40" w:rsidRDefault="00312BC3" w:rsidP="00870DFD">
            <w:pPr>
              <w:rPr>
                <w:lang w:val="en-GB"/>
              </w:rPr>
            </w:pPr>
            <w:r w:rsidRPr="00C26C40">
              <w:rPr>
                <w:lang w:val="en-GB"/>
              </w:rPr>
              <w:t>0.000</w:t>
            </w:r>
          </w:p>
        </w:tc>
      </w:tr>
      <w:tr w:rsidR="00312BC3" w:rsidRPr="00C26C40" w14:paraId="04AFC274" w14:textId="77777777" w:rsidTr="00936023">
        <w:trPr>
          <w:jc w:val="center"/>
        </w:trPr>
        <w:tc>
          <w:tcPr>
            <w:tcW w:w="890" w:type="dxa"/>
          </w:tcPr>
          <w:p w14:paraId="41F90AC8" w14:textId="77777777" w:rsidR="00312BC3" w:rsidRPr="00C26C40" w:rsidRDefault="00312BC3" w:rsidP="00870DFD">
            <w:pPr>
              <w:rPr>
                <w:lang w:val="en-GB"/>
              </w:rPr>
            </w:pPr>
            <w:r w:rsidRPr="00C26C40">
              <w:rPr>
                <w:lang w:val="en-GB"/>
              </w:rPr>
              <w:t>CO₂ — Mass Flow (kg/hr)</w:t>
            </w:r>
          </w:p>
        </w:tc>
        <w:tc>
          <w:tcPr>
            <w:tcW w:w="1106" w:type="dxa"/>
          </w:tcPr>
          <w:p w14:paraId="0A1F70AD" w14:textId="77777777" w:rsidR="00312BC3" w:rsidRPr="00C26C40" w:rsidRDefault="00312BC3" w:rsidP="00870DFD">
            <w:pPr>
              <w:rPr>
                <w:lang w:val="en-GB"/>
              </w:rPr>
            </w:pPr>
            <w:r w:rsidRPr="00C26C40">
              <w:rPr>
                <w:lang w:val="en-GB"/>
              </w:rPr>
              <w:t>0.000</w:t>
            </w:r>
          </w:p>
        </w:tc>
        <w:tc>
          <w:tcPr>
            <w:tcW w:w="1039" w:type="dxa"/>
          </w:tcPr>
          <w:p w14:paraId="73326467" w14:textId="77777777" w:rsidR="00312BC3" w:rsidRPr="00C26C40" w:rsidRDefault="00312BC3" w:rsidP="00870DFD">
            <w:pPr>
              <w:rPr>
                <w:lang w:val="en-GB"/>
              </w:rPr>
            </w:pPr>
            <w:r w:rsidRPr="00C26C40">
              <w:rPr>
                <w:lang w:val="en-GB"/>
              </w:rPr>
              <w:t>542.865</w:t>
            </w:r>
          </w:p>
        </w:tc>
        <w:tc>
          <w:tcPr>
            <w:tcW w:w="1039" w:type="dxa"/>
          </w:tcPr>
          <w:p w14:paraId="6F42AF2A" w14:textId="77777777" w:rsidR="00312BC3" w:rsidRPr="00C26C40" w:rsidRDefault="00312BC3" w:rsidP="00870DFD">
            <w:pPr>
              <w:rPr>
                <w:lang w:val="en-GB"/>
              </w:rPr>
            </w:pPr>
            <w:r w:rsidRPr="00C26C40">
              <w:rPr>
                <w:lang w:val="en-GB"/>
              </w:rPr>
              <w:t>542.865</w:t>
            </w:r>
          </w:p>
        </w:tc>
        <w:tc>
          <w:tcPr>
            <w:tcW w:w="1105" w:type="dxa"/>
          </w:tcPr>
          <w:p w14:paraId="6C46BFE3" w14:textId="77777777" w:rsidR="00312BC3" w:rsidRPr="00C26C40" w:rsidRDefault="00312BC3" w:rsidP="00870DFD">
            <w:pPr>
              <w:rPr>
                <w:lang w:val="en-GB"/>
              </w:rPr>
            </w:pPr>
            <w:r w:rsidRPr="00C26C40">
              <w:rPr>
                <w:lang w:val="en-GB"/>
              </w:rPr>
              <w:t>2.571</w:t>
            </w:r>
          </w:p>
        </w:tc>
        <w:tc>
          <w:tcPr>
            <w:tcW w:w="1105" w:type="dxa"/>
          </w:tcPr>
          <w:p w14:paraId="713C5B60" w14:textId="77777777" w:rsidR="00312BC3" w:rsidRPr="00C26C40" w:rsidRDefault="00312BC3" w:rsidP="00870DFD">
            <w:pPr>
              <w:rPr>
                <w:lang w:val="en-GB"/>
              </w:rPr>
            </w:pPr>
            <w:r w:rsidRPr="00C26C40">
              <w:rPr>
                <w:lang w:val="en-GB"/>
              </w:rPr>
              <w:t>2.571</w:t>
            </w:r>
          </w:p>
        </w:tc>
        <w:tc>
          <w:tcPr>
            <w:tcW w:w="1105" w:type="dxa"/>
          </w:tcPr>
          <w:p w14:paraId="338A7214" w14:textId="77777777" w:rsidR="00312BC3" w:rsidRPr="00C26C40" w:rsidRDefault="00312BC3" w:rsidP="00870DFD">
            <w:pPr>
              <w:rPr>
                <w:lang w:val="en-GB"/>
              </w:rPr>
            </w:pPr>
            <w:r w:rsidRPr="00C26C40">
              <w:rPr>
                <w:lang w:val="en-GB"/>
              </w:rPr>
              <w:t>0.000</w:t>
            </w:r>
          </w:p>
        </w:tc>
        <w:tc>
          <w:tcPr>
            <w:tcW w:w="1820" w:type="dxa"/>
          </w:tcPr>
          <w:p w14:paraId="61473B03" w14:textId="77777777" w:rsidR="00312BC3" w:rsidRPr="00C26C40" w:rsidRDefault="00312BC3" w:rsidP="00870DFD">
            <w:pPr>
              <w:rPr>
                <w:lang w:val="en-GB"/>
              </w:rPr>
            </w:pPr>
            <w:r w:rsidRPr="00C26C40">
              <w:rPr>
                <w:lang w:val="en-GB"/>
              </w:rPr>
              <w:t>0.000</w:t>
            </w:r>
          </w:p>
        </w:tc>
      </w:tr>
      <w:tr w:rsidR="00312BC3" w:rsidRPr="00C26C40" w14:paraId="02EEE540" w14:textId="77777777" w:rsidTr="00936023">
        <w:trPr>
          <w:jc w:val="center"/>
        </w:trPr>
        <w:tc>
          <w:tcPr>
            <w:tcW w:w="890" w:type="dxa"/>
          </w:tcPr>
          <w:p w14:paraId="65C37FE1" w14:textId="77777777" w:rsidR="00312BC3" w:rsidRPr="00C26C40" w:rsidRDefault="00312BC3" w:rsidP="00870DFD">
            <w:pPr>
              <w:rPr>
                <w:lang w:val="en-GB"/>
              </w:rPr>
            </w:pPr>
            <w:r w:rsidRPr="00C26C40">
              <w:rPr>
                <w:lang w:val="en-GB"/>
              </w:rPr>
              <w:lastRenderedPageBreak/>
              <w:t>Al(OH)₃ — Mass Flow (kg/hr)</w:t>
            </w:r>
          </w:p>
        </w:tc>
        <w:tc>
          <w:tcPr>
            <w:tcW w:w="1106" w:type="dxa"/>
          </w:tcPr>
          <w:p w14:paraId="180DCD3B" w14:textId="77777777" w:rsidR="00312BC3" w:rsidRPr="00C26C40" w:rsidRDefault="00312BC3" w:rsidP="00870DFD">
            <w:pPr>
              <w:rPr>
                <w:lang w:val="en-GB"/>
              </w:rPr>
            </w:pPr>
            <w:r w:rsidRPr="00C26C40">
              <w:rPr>
                <w:lang w:val="en-GB"/>
              </w:rPr>
              <w:t>8.332</w:t>
            </w:r>
          </w:p>
        </w:tc>
        <w:tc>
          <w:tcPr>
            <w:tcW w:w="1039" w:type="dxa"/>
          </w:tcPr>
          <w:p w14:paraId="648718E3" w14:textId="77777777" w:rsidR="00312BC3" w:rsidRPr="00C26C40" w:rsidRDefault="00312BC3" w:rsidP="00870DFD">
            <w:pPr>
              <w:rPr>
                <w:lang w:val="en-GB"/>
              </w:rPr>
            </w:pPr>
            <w:r w:rsidRPr="00C26C40">
              <w:rPr>
                <w:lang w:val="en-GB"/>
              </w:rPr>
              <w:t>0.695</w:t>
            </w:r>
          </w:p>
        </w:tc>
        <w:tc>
          <w:tcPr>
            <w:tcW w:w="1039" w:type="dxa"/>
          </w:tcPr>
          <w:p w14:paraId="2DD2AF1B" w14:textId="77777777" w:rsidR="00312BC3" w:rsidRPr="00C26C40" w:rsidRDefault="00312BC3" w:rsidP="00870DFD">
            <w:pPr>
              <w:rPr>
                <w:lang w:val="en-GB"/>
              </w:rPr>
            </w:pPr>
            <w:r w:rsidRPr="00C26C40">
              <w:rPr>
                <w:lang w:val="en-GB"/>
              </w:rPr>
              <w:t>0.695</w:t>
            </w:r>
          </w:p>
        </w:tc>
        <w:tc>
          <w:tcPr>
            <w:tcW w:w="1105" w:type="dxa"/>
          </w:tcPr>
          <w:p w14:paraId="06947534" w14:textId="77777777" w:rsidR="00312BC3" w:rsidRPr="00C26C40" w:rsidRDefault="00312BC3" w:rsidP="00870DFD">
            <w:pPr>
              <w:rPr>
                <w:lang w:val="en-GB"/>
              </w:rPr>
            </w:pPr>
            <w:r w:rsidRPr="00C26C40">
              <w:rPr>
                <w:lang w:val="en-GB"/>
              </w:rPr>
              <w:t>0.069</w:t>
            </w:r>
          </w:p>
        </w:tc>
        <w:tc>
          <w:tcPr>
            <w:tcW w:w="1105" w:type="dxa"/>
          </w:tcPr>
          <w:p w14:paraId="08610FEE" w14:textId="77777777" w:rsidR="00312BC3" w:rsidRPr="00C26C40" w:rsidRDefault="00312BC3" w:rsidP="00870DFD">
            <w:pPr>
              <w:rPr>
                <w:lang w:val="en-GB"/>
              </w:rPr>
            </w:pPr>
            <w:r w:rsidRPr="00C26C40">
              <w:rPr>
                <w:lang w:val="en-GB"/>
              </w:rPr>
              <w:t>0.069</w:t>
            </w:r>
          </w:p>
        </w:tc>
        <w:tc>
          <w:tcPr>
            <w:tcW w:w="1105" w:type="dxa"/>
          </w:tcPr>
          <w:p w14:paraId="0EACCE3E" w14:textId="77777777" w:rsidR="00312BC3" w:rsidRPr="00C26C40" w:rsidRDefault="00312BC3" w:rsidP="00870DFD">
            <w:pPr>
              <w:rPr>
                <w:lang w:val="en-GB"/>
              </w:rPr>
            </w:pPr>
            <w:r w:rsidRPr="00C26C40">
              <w:rPr>
                <w:lang w:val="en-GB"/>
              </w:rPr>
              <w:t>0.000</w:t>
            </w:r>
          </w:p>
        </w:tc>
        <w:tc>
          <w:tcPr>
            <w:tcW w:w="1820" w:type="dxa"/>
          </w:tcPr>
          <w:p w14:paraId="1670DD85" w14:textId="77777777" w:rsidR="00312BC3" w:rsidRPr="00C26C40" w:rsidRDefault="00312BC3" w:rsidP="00870DFD">
            <w:pPr>
              <w:rPr>
                <w:lang w:val="en-GB"/>
              </w:rPr>
            </w:pPr>
            <w:r w:rsidRPr="00C26C40">
              <w:rPr>
                <w:lang w:val="en-GB"/>
              </w:rPr>
              <w:t>0.000</w:t>
            </w:r>
          </w:p>
        </w:tc>
      </w:tr>
      <w:tr w:rsidR="00312BC3" w:rsidRPr="00C26C40" w14:paraId="730EA9F7" w14:textId="77777777" w:rsidTr="00936023">
        <w:trPr>
          <w:jc w:val="center"/>
        </w:trPr>
        <w:tc>
          <w:tcPr>
            <w:tcW w:w="890" w:type="dxa"/>
          </w:tcPr>
          <w:p w14:paraId="21DD88FD" w14:textId="77777777" w:rsidR="00312BC3" w:rsidRPr="00C26C40" w:rsidRDefault="00312BC3" w:rsidP="00870DFD">
            <w:pPr>
              <w:rPr>
                <w:lang w:val="en-GB"/>
              </w:rPr>
            </w:pPr>
            <w:r w:rsidRPr="00C26C40">
              <w:rPr>
                <w:lang w:val="en-GB"/>
              </w:rPr>
              <w:t>Fe₂O₃ — Mass Flow (kg/hr)</w:t>
            </w:r>
          </w:p>
        </w:tc>
        <w:tc>
          <w:tcPr>
            <w:tcW w:w="1106" w:type="dxa"/>
          </w:tcPr>
          <w:p w14:paraId="4ADD295A" w14:textId="77777777" w:rsidR="00312BC3" w:rsidRPr="00C26C40" w:rsidRDefault="00312BC3" w:rsidP="00870DFD">
            <w:pPr>
              <w:rPr>
                <w:lang w:val="en-GB"/>
              </w:rPr>
            </w:pPr>
            <w:r w:rsidRPr="00C26C40">
              <w:rPr>
                <w:lang w:val="en-GB"/>
              </w:rPr>
              <w:t>0.554</w:t>
            </w:r>
          </w:p>
        </w:tc>
        <w:tc>
          <w:tcPr>
            <w:tcW w:w="1039" w:type="dxa"/>
          </w:tcPr>
          <w:p w14:paraId="21885191" w14:textId="77777777" w:rsidR="00312BC3" w:rsidRPr="00C26C40" w:rsidRDefault="00312BC3" w:rsidP="00870DFD">
            <w:pPr>
              <w:rPr>
                <w:lang w:val="en-GB"/>
              </w:rPr>
            </w:pPr>
            <w:r w:rsidRPr="00C26C40">
              <w:rPr>
                <w:lang w:val="en-GB"/>
              </w:rPr>
              <w:t>0.046</w:t>
            </w:r>
          </w:p>
        </w:tc>
        <w:tc>
          <w:tcPr>
            <w:tcW w:w="1039" w:type="dxa"/>
          </w:tcPr>
          <w:p w14:paraId="05ADE26C" w14:textId="77777777" w:rsidR="00312BC3" w:rsidRPr="00C26C40" w:rsidRDefault="00312BC3" w:rsidP="00870DFD">
            <w:pPr>
              <w:rPr>
                <w:lang w:val="en-GB"/>
              </w:rPr>
            </w:pPr>
            <w:r w:rsidRPr="00C26C40">
              <w:rPr>
                <w:lang w:val="en-GB"/>
              </w:rPr>
              <w:t>0.046</w:t>
            </w:r>
          </w:p>
        </w:tc>
        <w:tc>
          <w:tcPr>
            <w:tcW w:w="1105" w:type="dxa"/>
          </w:tcPr>
          <w:p w14:paraId="7AD40C4B" w14:textId="77777777" w:rsidR="00312BC3" w:rsidRPr="00C26C40" w:rsidRDefault="00312BC3" w:rsidP="00870DFD">
            <w:pPr>
              <w:rPr>
                <w:lang w:val="en-GB"/>
              </w:rPr>
            </w:pPr>
            <w:r w:rsidRPr="00C26C40">
              <w:rPr>
                <w:lang w:val="en-GB"/>
              </w:rPr>
              <w:t>0.005</w:t>
            </w:r>
          </w:p>
        </w:tc>
        <w:tc>
          <w:tcPr>
            <w:tcW w:w="1105" w:type="dxa"/>
          </w:tcPr>
          <w:p w14:paraId="33E888E4" w14:textId="77777777" w:rsidR="00312BC3" w:rsidRPr="00C26C40" w:rsidRDefault="00312BC3" w:rsidP="00870DFD">
            <w:pPr>
              <w:rPr>
                <w:lang w:val="en-GB"/>
              </w:rPr>
            </w:pPr>
            <w:r w:rsidRPr="00C26C40">
              <w:rPr>
                <w:lang w:val="en-GB"/>
              </w:rPr>
              <w:t>0.005</w:t>
            </w:r>
          </w:p>
        </w:tc>
        <w:tc>
          <w:tcPr>
            <w:tcW w:w="1105" w:type="dxa"/>
          </w:tcPr>
          <w:p w14:paraId="7AD85F2D" w14:textId="77777777" w:rsidR="00312BC3" w:rsidRPr="00C26C40" w:rsidRDefault="00312BC3" w:rsidP="00870DFD">
            <w:pPr>
              <w:rPr>
                <w:lang w:val="en-GB"/>
              </w:rPr>
            </w:pPr>
            <w:r w:rsidRPr="00C26C40">
              <w:rPr>
                <w:lang w:val="en-GB"/>
              </w:rPr>
              <w:t>0.526</w:t>
            </w:r>
          </w:p>
        </w:tc>
        <w:tc>
          <w:tcPr>
            <w:tcW w:w="1820" w:type="dxa"/>
          </w:tcPr>
          <w:p w14:paraId="59C84512" w14:textId="77777777" w:rsidR="00312BC3" w:rsidRPr="00C26C40" w:rsidRDefault="00312BC3" w:rsidP="00870DFD">
            <w:pPr>
              <w:rPr>
                <w:lang w:val="en-GB"/>
              </w:rPr>
            </w:pPr>
            <w:r w:rsidRPr="00C26C40">
              <w:rPr>
                <w:lang w:val="en-GB"/>
              </w:rPr>
              <w:t>0.526</w:t>
            </w:r>
          </w:p>
        </w:tc>
      </w:tr>
      <w:tr w:rsidR="00312BC3" w:rsidRPr="00C26C40" w14:paraId="139C2620" w14:textId="77777777" w:rsidTr="00936023">
        <w:trPr>
          <w:jc w:val="center"/>
        </w:trPr>
        <w:tc>
          <w:tcPr>
            <w:tcW w:w="890" w:type="dxa"/>
          </w:tcPr>
          <w:p w14:paraId="149B4E30" w14:textId="77777777" w:rsidR="00312BC3" w:rsidRPr="00C26C40" w:rsidRDefault="00312BC3" w:rsidP="00870DFD">
            <w:pPr>
              <w:rPr>
                <w:lang w:val="en-GB"/>
              </w:rPr>
            </w:pPr>
            <w:r w:rsidRPr="00C26C40">
              <w:rPr>
                <w:lang w:val="en-GB"/>
              </w:rPr>
              <w:t>SiO₂ — Mass Flow (kg/hr)</w:t>
            </w:r>
          </w:p>
        </w:tc>
        <w:tc>
          <w:tcPr>
            <w:tcW w:w="1106" w:type="dxa"/>
          </w:tcPr>
          <w:p w14:paraId="251338D1" w14:textId="77777777" w:rsidR="00312BC3" w:rsidRPr="00C26C40" w:rsidRDefault="00312BC3" w:rsidP="00870DFD">
            <w:pPr>
              <w:rPr>
                <w:lang w:val="en-GB"/>
              </w:rPr>
            </w:pPr>
            <w:r w:rsidRPr="00C26C40">
              <w:rPr>
                <w:lang w:val="en-GB"/>
              </w:rPr>
              <w:t>245.066</w:t>
            </w:r>
          </w:p>
        </w:tc>
        <w:tc>
          <w:tcPr>
            <w:tcW w:w="1039" w:type="dxa"/>
          </w:tcPr>
          <w:p w14:paraId="6D77784C" w14:textId="77777777" w:rsidR="00312BC3" w:rsidRPr="00C26C40" w:rsidRDefault="00312BC3" w:rsidP="00870DFD">
            <w:pPr>
              <w:rPr>
                <w:lang w:val="en-GB"/>
              </w:rPr>
            </w:pPr>
            <w:r w:rsidRPr="00C26C40">
              <w:rPr>
                <w:lang w:val="en-GB"/>
              </w:rPr>
              <w:t>20.434</w:t>
            </w:r>
          </w:p>
        </w:tc>
        <w:tc>
          <w:tcPr>
            <w:tcW w:w="1039" w:type="dxa"/>
          </w:tcPr>
          <w:p w14:paraId="1B4EFBAA" w14:textId="77777777" w:rsidR="00312BC3" w:rsidRPr="00C26C40" w:rsidRDefault="00312BC3" w:rsidP="00870DFD">
            <w:pPr>
              <w:rPr>
                <w:lang w:val="en-GB"/>
              </w:rPr>
            </w:pPr>
            <w:r w:rsidRPr="00C26C40">
              <w:rPr>
                <w:lang w:val="en-GB"/>
              </w:rPr>
              <w:t>20.434</w:t>
            </w:r>
          </w:p>
        </w:tc>
        <w:tc>
          <w:tcPr>
            <w:tcW w:w="1105" w:type="dxa"/>
          </w:tcPr>
          <w:p w14:paraId="40196C91" w14:textId="77777777" w:rsidR="00312BC3" w:rsidRPr="00C26C40" w:rsidRDefault="00312BC3" w:rsidP="00870DFD">
            <w:pPr>
              <w:rPr>
                <w:lang w:val="en-GB"/>
              </w:rPr>
            </w:pPr>
            <w:r w:rsidRPr="00C26C40">
              <w:rPr>
                <w:lang w:val="en-GB"/>
              </w:rPr>
              <w:t>2.043</w:t>
            </w:r>
          </w:p>
        </w:tc>
        <w:tc>
          <w:tcPr>
            <w:tcW w:w="1105" w:type="dxa"/>
          </w:tcPr>
          <w:p w14:paraId="2A66DF47" w14:textId="77777777" w:rsidR="00312BC3" w:rsidRPr="00C26C40" w:rsidRDefault="00312BC3" w:rsidP="00870DFD">
            <w:pPr>
              <w:rPr>
                <w:lang w:val="en-GB"/>
              </w:rPr>
            </w:pPr>
            <w:r w:rsidRPr="00C26C40">
              <w:rPr>
                <w:lang w:val="en-GB"/>
              </w:rPr>
              <w:t>2.043</w:t>
            </w:r>
          </w:p>
        </w:tc>
        <w:tc>
          <w:tcPr>
            <w:tcW w:w="1105" w:type="dxa"/>
          </w:tcPr>
          <w:p w14:paraId="47907026" w14:textId="77777777" w:rsidR="00312BC3" w:rsidRPr="00C26C40" w:rsidRDefault="00312BC3" w:rsidP="00870DFD">
            <w:pPr>
              <w:rPr>
                <w:lang w:val="en-GB"/>
              </w:rPr>
            </w:pPr>
            <w:r w:rsidRPr="00C26C40">
              <w:rPr>
                <w:lang w:val="en-GB"/>
              </w:rPr>
              <w:t>240.165</w:t>
            </w:r>
          </w:p>
        </w:tc>
        <w:tc>
          <w:tcPr>
            <w:tcW w:w="1820" w:type="dxa"/>
          </w:tcPr>
          <w:p w14:paraId="0B2B34FB" w14:textId="77777777" w:rsidR="00312BC3" w:rsidRPr="00C26C40" w:rsidRDefault="00312BC3" w:rsidP="00870DFD">
            <w:pPr>
              <w:rPr>
                <w:lang w:val="en-GB"/>
              </w:rPr>
            </w:pPr>
            <w:r w:rsidRPr="00C26C40">
              <w:rPr>
                <w:lang w:val="en-GB"/>
              </w:rPr>
              <w:t>240.165</w:t>
            </w:r>
          </w:p>
        </w:tc>
      </w:tr>
      <w:tr w:rsidR="00312BC3" w:rsidRPr="00C26C40" w14:paraId="371A6EF7" w14:textId="77777777" w:rsidTr="00936023">
        <w:trPr>
          <w:jc w:val="center"/>
        </w:trPr>
        <w:tc>
          <w:tcPr>
            <w:tcW w:w="890" w:type="dxa"/>
          </w:tcPr>
          <w:p w14:paraId="686F6227" w14:textId="77777777" w:rsidR="00312BC3" w:rsidRPr="00C26C40" w:rsidRDefault="00312BC3" w:rsidP="00870DFD">
            <w:pPr>
              <w:rPr>
                <w:lang w:val="en-GB"/>
              </w:rPr>
            </w:pPr>
            <w:r w:rsidRPr="00C26C40">
              <w:rPr>
                <w:lang w:val="en-GB"/>
              </w:rPr>
              <w:t>TiO₂ — Mass Flow (kg/hr)</w:t>
            </w:r>
          </w:p>
        </w:tc>
        <w:tc>
          <w:tcPr>
            <w:tcW w:w="1106" w:type="dxa"/>
          </w:tcPr>
          <w:p w14:paraId="14156BC8" w14:textId="77777777" w:rsidR="00312BC3" w:rsidRPr="00C26C40" w:rsidRDefault="00312BC3" w:rsidP="00870DFD">
            <w:pPr>
              <w:rPr>
                <w:lang w:val="en-GB"/>
              </w:rPr>
            </w:pPr>
            <w:r w:rsidRPr="00C26C40">
              <w:rPr>
                <w:lang w:val="en-GB"/>
              </w:rPr>
              <w:t>19.968</w:t>
            </w:r>
          </w:p>
        </w:tc>
        <w:tc>
          <w:tcPr>
            <w:tcW w:w="1039" w:type="dxa"/>
          </w:tcPr>
          <w:p w14:paraId="14D48391" w14:textId="77777777" w:rsidR="00312BC3" w:rsidRPr="00C26C40" w:rsidRDefault="00312BC3" w:rsidP="00870DFD">
            <w:pPr>
              <w:rPr>
                <w:lang w:val="en-GB"/>
              </w:rPr>
            </w:pPr>
            <w:r w:rsidRPr="00C26C40">
              <w:rPr>
                <w:lang w:val="en-GB"/>
              </w:rPr>
              <w:t>1.665</w:t>
            </w:r>
          </w:p>
        </w:tc>
        <w:tc>
          <w:tcPr>
            <w:tcW w:w="1039" w:type="dxa"/>
          </w:tcPr>
          <w:p w14:paraId="37C81616" w14:textId="77777777" w:rsidR="00312BC3" w:rsidRPr="00C26C40" w:rsidRDefault="00312BC3" w:rsidP="00870DFD">
            <w:pPr>
              <w:rPr>
                <w:lang w:val="en-GB"/>
              </w:rPr>
            </w:pPr>
            <w:r w:rsidRPr="00C26C40">
              <w:rPr>
                <w:lang w:val="en-GB"/>
              </w:rPr>
              <w:t>1.665</w:t>
            </w:r>
          </w:p>
        </w:tc>
        <w:tc>
          <w:tcPr>
            <w:tcW w:w="1105" w:type="dxa"/>
          </w:tcPr>
          <w:p w14:paraId="12041D9E" w14:textId="77777777" w:rsidR="00312BC3" w:rsidRPr="00C26C40" w:rsidRDefault="00312BC3" w:rsidP="00870DFD">
            <w:pPr>
              <w:rPr>
                <w:lang w:val="en-GB"/>
              </w:rPr>
            </w:pPr>
            <w:r w:rsidRPr="00C26C40">
              <w:rPr>
                <w:lang w:val="en-GB"/>
              </w:rPr>
              <w:t>0.166</w:t>
            </w:r>
          </w:p>
        </w:tc>
        <w:tc>
          <w:tcPr>
            <w:tcW w:w="1105" w:type="dxa"/>
          </w:tcPr>
          <w:p w14:paraId="42F0DEC9" w14:textId="77777777" w:rsidR="00312BC3" w:rsidRPr="00C26C40" w:rsidRDefault="00312BC3" w:rsidP="00870DFD">
            <w:pPr>
              <w:rPr>
                <w:lang w:val="en-GB"/>
              </w:rPr>
            </w:pPr>
            <w:r w:rsidRPr="00C26C40">
              <w:rPr>
                <w:lang w:val="en-GB"/>
              </w:rPr>
              <w:t>0.166</w:t>
            </w:r>
          </w:p>
        </w:tc>
        <w:tc>
          <w:tcPr>
            <w:tcW w:w="1105" w:type="dxa"/>
          </w:tcPr>
          <w:p w14:paraId="2D9F9B30" w14:textId="77777777" w:rsidR="00312BC3" w:rsidRPr="00C26C40" w:rsidRDefault="00312BC3" w:rsidP="00870DFD">
            <w:pPr>
              <w:rPr>
                <w:lang w:val="en-GB"/>
              </w:rPr>
            </w:pPr>
            <w:r w:rsidRPr="00C26C40">
              <w:rPr>
                <w:lang w:val="en-GB"/>
              </w:rPr>
              <w:t>0.000</w:t>
            </w:r>
          </w:p>
        </w:tc>
        <w:tc>
          <w:tcPr>
            <w:tcW w:w="1820" w:type="dxa"/>
          </w:tcPr>
          <w:p w14:paraId="5F1155EE" w14:textId="77777777" w:rsidR="00312BC3" w:rsidRPr="00C26C40" w:rsidRDefault="00312BC3" w:rsidP="00870DFD">
            <w:pPr>
              <w:rPr>
                <w:lang w:val="en-GB"/>
              </w:rPr>
            </w:pPr>
            <w:r w:rsidRPr="00C26C40">
              <w:rPr>
                <w:lang w:val="en-GB"/>
              </w:rPr>
              <w:t>0.000</w:t>
            </w:r>
          </w:p>
        </w:tc>
      </w:tr>
      <w:tr w:rsidR="00312BC3" w:rsidRPr="00C26C40" w14:paraId="4CF8A39B" w14:textId="77777777" w:rsidTr="00936023">
        <w:trPr>
          <w:jc w:val="center"/>
        </w:trPr>
        <w:tc>
          <w:tcPr>
            <w:tcW w:w="890" w:type="dxa"/>
          </w:tcPr>
          <w:p w14:paraId="0C1FDBF7" w14:textId="77777777" w:rsidR="00312BC3" w:rsidRPr="00C26C40" w:rsidRDefault="00312BC3" w:rsidP="00870DFD">
            <w:pPr>
              <w:rPr>
                <w:lang w:val="en-GB"/>
              </w:rPr>
            </w:pPr>
            <w:r w:rsidRPr="00C26C40">
              <w:rPr>
                <w:lang w:val="en-GB"/>
              </w:rPr>
              <w:t>PAC — Mass Flow (kg/hr)</w:t>
            </w:r>
          </w:p>
        </w:tc>
        <w:tc>
          <w:tcPr>
            <w:tcW w:w="1106" w:type="dxa"/>
          </w:tcPr>
          <w:p w14:paraId="3D464B3A" w14:textId="77777777" w:rsidR="00312BC3" w:rsidRPr="00C26C40" w:rsidRDefault="00312BC3" w:rsidP="00870DFD">
            <w:pPr>
              <w:rPr>
                <w:lang w:val="en-GB"/>
              </w:rPr>
            </w:pPr>
            <w:r w:rsidRPr="00C26C40">
              <w:rPr>
                <w:lang w:val="en-GB"/>
              </w:rPr>
              <w:t>0.000</w:t>
            </w:r>
          </w:p>
        </w:tc>
        <w:tc>
          <w:tcPr>
            <w:tcW w:w="1039" w:type="dxa"/>
          </w:tcPr>
          <w:p w14:paraId="4CC0C843" w14:textId="77777777" w:rsidR="00312BC3" w:rsidRPr="00C26C40" w:rsidRDefault="00312BC3" w:rsidP="00870DFD">
            <w:pPr>
              <w:rPr>
                <w:lang w:val="en-GB"/>
              </w:rPr>
            </w:pPr>
            <w:r w:rsidRPr="00C26C40">
              <w:rPr>
                <w:lang w:val="en-GB"/>
              </w:rPr>
              <w:t>0.000</w:t>
            </w:r>
          </w:p>
        </w:tc>
        <w:tc>
          <w:tcPr>
            <w:tcW w:w="1039" w:type="dxa"/>
          </w:tcPr>
          <w:p w14:paraId="1ACF842A" w14:textId="77777777" w:rsidR="00312BC3" w:rsidRPr="00C26C40" w:rsidRDefault="00312BC3" w:rsidP="00870DFD">
            <w:pPr>
              <w:rPr>
                <w:lang w:val="en-GB"/>
              </w:rPr>
            </w:pPr>
            <w:r w:rsidRPr="00C26C40">
              <w:rPr>
                <w:lang w:val="en-GB"/>
              </w:rPr>
              <w:t>0.000</w:t>
            </w:r>
          </w:p>
        </w:tc>
        <w:tc>
          <w:tcPr>
            <w:tcW w:w="1105" w:type="dxa"/>
          </w:tcPr>
          <w:p w14:paraId="260E0039" w14:textId="77777777" w:rsidR="00312BC3" w:rsidRPr="00C26C40" w:rsidRDefault="00312BC3" w:rsidP="00870DFD">
            <w:pPr>
              <w:rPr>
                <w:lang w:val="en-GB"/>
              </w:rPr>
            </w:pPr>
            <w:r w:rsidRPr="00C26C40">
              <w:rPr>
                <w:lang w:val="en-GB"/>
              </w:rPr>
              <w:t>0.000</w:t>
            </w:r>
          </w:p>
        </w:tc>
        <w:tc>
          <w:tcPr>
            <w:tcW w:w="1105" w:type="dxa"/>
          </w:tcPr>
          <w:p w14:paraId="022B50B2" w14:textId="77777777" w:rsidR="00312BC3" w:rsidRPr="00C26C40" w:rsidRDefault="00312BC3" w:rsidP="00870DFD">
            <w:pPr>
              <w:rPr>
                <w:lang w:val="en-GB"/>
              </w:rPr>
            </w:pPr>
            <w:r w:rsidRPr="00C26C40">
              <w:rPr>
                <w:lang w:val="en-GB"/>
              </w:rPr>
              <w:t>0.000</w:t>
            </w:r>
          </w:p>
        </w:tc>
        <w:tc>
          <w:tcPr>
            <w:tcW w:w="1105" w:type="dxa"/>
          </w:tcPr>
          <w:p w14:paraId="52C362CD" w14:textId="77777777" w:rsidR="00312BC3" w:rsidRPr="00C26C40" w:rsidRDefault="00312BC3" w:rsidP="00870DFD">
            <w:pPr>
              <w:rPr>
                <w:lang w:val="en-GB"/>
              </w:rPr>
            </w:pPr>
            <w:r w:rsidRPr="00C26C40">
              <w:rPr>
                <w:lang w:val="en-GB"/>
              </w:rPr>
              <w:t>0.000</w:t>
            </w:r>
          </w:p>
        </w:tc>
        <w:tc>
          <w:tcPr>
            <w:tcW w:w="1820" w:type="dxa"/>
          </w:tcPr>
          <w:p w14:paraId="2CB23DC6" w14:textId="77777777" w:rsidR="00312BC3" w:rsidRPr="00C26C40" w:rsidRDefault="00312BC3" w:rsidP="00870DFD">
            <w:pPr>
              <w:rPr>
                <w:lang w:val="en-GB"/>
              </w:rPr>
            </w:pPr>
            <w:r w:rsidRPr="00C26C40">
              <w:rPr>
                <w:lang w:val="en-GB"/>
              </w:rPr>
              <w:t>0.000</w:t>
            </w:r>
          </w:p>
        </w:tc>
      </w:tr>
      <w:tr w:rsidR="00312BC3" w:rsidRPr="00C26C40" w14:paraId="2B2D8E17" w14:textId="77777777" w:rsidTr="00936023">
        <w:trPr>
          <w:jc w:val="center"/>
        </w:trPr>
        <w:tc>
          <w:tcPr>
            <w:tcW w:w="890" w:type="dxa"/>
          </w:tcPr>
          <w:p w14:paraId="79A94081" w14:textId="77777777" w:rsidR="00312BC3" w:rsidRPr="00C26C40" w:rsidRDefault="00312BC3" w:rsidP="00870DFD">
            <w:pPr>
              <w:rPr>
                <w:lang w:val="en-GB"/>
              </w:rPr>
            </w:pPr>
            <w:r w:rsidRPr="00C26C40">
              <w:rPr>
                <w:lang w:val="en-GB"/>
              </w:rPr>
              <w:t>K₂O — Mass Flow (kg/hr)</w:t>
            </w:r>
          </w:p>
        </w:tc>
        <w:tc>
          <w:tcPr>
            <w:tcW w:w="1106" w:type="dxa"/>
          </w:tcPr>
          <w:p w14:paraId="6D1C94D7" w14:textId="77777777" w:rsidR="00312BC3" w:rsidRPr="00C26C40" w:rsidRDefault="00312BC3" w:rsidP="00870DFD">
            <w:pPr>
              <w:rPr>
                <w:lang w:val="en-GB"/>
              </w:rPr>
            </w:pPr>
            <w:r w:rsidRPr="00C26C40">
              <w:rPr>
                <w:lang w:val="en-GB"/>
              </w:rPr>
              <w:t>3.721</w:t>
            </w:r>
          </w:p>
        </w:tc>
        <w:tc>
          <w:tcPr>
            <w:tcW w:w="1039" w:type="dxa"/>
          </w:tcPr>
          <w:p w14:paraId="7C86DF3B" w14:textId="77777777" w:rsidR="00312BC3" w:rsidRPr="00C26C40" w:rsidRDefault="00312BC3" w:rsidP="00870DFD">
            <w:pPr>
              <w:rPr>
                <w:lang w:val="en-GB"/>
              </w:rPr>
            </w:pPr>
            <w:r w:rsidRPr="00C26C40">
              <w:rPr>
                <w:lang w:val="en-GB"/>
              </w:rPr>
              <w:t>0.310</w:t>
            </w:r>
          </w:p>
        </w:tc>
        <w:tc>
          <w:tcPr>
            <w:tcW w:w="1039" w:type="dxa"/>
          </w:tcPr>
          <w:p w14:paraId="5D2EE69F" w14:textId="77777777" w:rsidR="00312BC3" w:rsidRPr="00C26C40" w:rsidRDefault="00312BC3" w:rsidP="00870DFD">
            <w:pPr>
              <w:rPr>
                <w:lang w:val="en-GB"/>
              </w:rPr>
            </w:pPr>
            <w:r w:rsidRPr="00C26C40">
              <w:rPr>
                <w:lang w:val="en-GB"/>
              </w:rPr>
              <w:t>0.310</w:t>
            </w:r>
          </w:p>
        </w:tc>
        <w:tc>
          <w:tcPr>
            <w:tcW w:w="1105" w:type="dxa"/>
          </w:tcPr>
          <w:p w14:paraId="6B525C44" w14:textId="77777777" w:rsidR="00312BC3" w:rsidRPr="00C26C40" w:rsidRDefault="00312BC3" w:rsidP="00870DFD">
            <w:pPr>
              <w:rPr>
                <w:lang w:val="en-GB"/>
              </w:rPr>
            </w:pPr>
            <w:r w:rsidRPr="00C26C40">
              <w:rPr>
                <w:lang w:val="en-GB"/>
              </w:rPr>
              <w:t>0.031</w:t>
            </w:r>
          </w:p>
        </w:tc>
        <w:tc>
          <w:tcPr>
            <w:tcW w:w="1105" w:type="dxa"/>
          </w:tcPr>
          <w:p w14:paraId="51AA9C3B" w14:textId="77777777" w:rsidR="00312BC3" w:rsidRPr="00C26C40" w:rsidRDefault="00312BC3" w:rsidP="00870DFD">
            <w:pPr>
              <w:rPr>
                <w:lang w:val="en-GB"/>
              </w:rPr>
            </w:pPr>
            <w:r w:rsidRPr="00C26C40">
              <w:rPr>
                <w:lang w:val="en-GB"/>
              </w:rPr>
              <w:t>0.031</w:t>
            </w:r>
          </w:p>
        </w:tc>
        <w:tc>
          <w:tcPr>
            <w:tcW w:w="1105" w:type="dxa"/>
          </w:tcPr>
          <w:p w14:paraId="19386345" w14:textId="77777777" w:rsidR="00312BC3" w:rsidRPr="00C26C40" w:rsidRDefault="00312BC3" w:rsidP="00870DFD">
            <w:pPr>
              <w:rPr>
                <w:lang w:val="en-GB"/>
              </w:rPr>
            </w:pPr>
            <w:r w:rsidRPr="00C26C40">
              <w:rPr>
                <w:lang w:val="en-GB"/>
              </w:rPr>
              <w:t>0.000</w:t>
            </w:r>
          </w:p>
        </w:tc>
        <w:tc>
          <w:tcPr>
            <w:tcW w:w="1820" w:type="dxa"/>
          </w:tcPr>
          <w:p w14:paraId="23450DC2" w14:textId="77777777" w:rsidR="00312BC3" w:rsidRPr="00C26C40" w:rsidRDefault="00312BC3" w:rsidP="00870DFD">
            <w:pPr>
              <w:rPr>
                <w:lang w:val="en-GB"/>
              </w:rPr>
            </w:pPr>
            <w:r w:rsidRPr="00C26C40">
              <w:rPr>
                <w:lang w:val="en-GB"/>
              </w:rPr>
              <w:t>0.000</w:t>
            </w:r>
          </w:p>
        </w:tc>
      </w:tr>
      <w:tr w:rsidR="00312BC3" w:rsidRPr="00C26C40" w14:paraId="11A189DA" w14:textId="77777777" w:rsidTr="00936023">
        <w:trPr>
          <w:jc w:val="center"/>
        </w:trPr>
        <w:tc>
          <w:tcPr>
            <w:tcW w:w="890" w:type="dxa"/>
          </w:tcPr>
          <w:p w14:paraId="0DB0CE31" w14:textId="77777777" w:rsidR="00312BC3" w:rsidRPr="00C26C40" w:rsidRDefault="00312BC3" w:rsidP="00870DFD">
            <w:pPr>
              <w:rPr>
                <w:lang w:val="en-GB"/>
              </w:rPr>
            </w:pPr>
            <w:r w:rsidRPr="00C26C40">
              <w:rPr>
                <w:lang w:val="en-GB"/>
              </w:rPr>
              <w:t>Na₂O — Mass Flow (kg/hr)</w:t>
            </w:r>
          </w:p>
        </w:tc>
        <w:tc>
          <w:tcPr>
            <w:tcW w:w="1106" w:type="dxa"/>
          </w:tcPr>
          <w:p w14:paraId="52E2EC5D" w14:textId="77777777" w:rsidR="00312BC3" w:rsidRPr="00C26C40" w:rsidRDefault="00312BC3" w:rsidP="00870DFD">
            <w:pPr>
              <w:rPr>
                <w:lang w:val="en-GB"/>
              </w:rPr>
            </w:pPr>
            <w:r w:rsidRPr="00C26C40">
              <w:rPr>
                <w:lang w:val="en-GB"/>
              </w:rPr>
              <w:t>1.089</w:t>
            </w:r>
          </w:p>
        </w:tc>
        <w:tc>
          <w:tcPr>
            <w:tcW w:w="1039" w:type="dxa"/>
          </w:tcPr>
          <w:p w14:paraId="66929F53" w14:textId="77777777" w:rsidR="00312BC3" w:rsidRPr="00C26C40" w:rsidRDefault="00312BC3" w:rsidP="00870DFD">
            <w:pPr>
              <w:rPr>
                <w:lang w:val="en-GB"/>
              </w:rPr>
            </w:pPr>
            <w:r w:rsidRPr="00C26C40">
              <w:rPr>
                <w:lang w:val="en-GB"/>
              </w:rPr>
              <w:t>0.091</w:t>
            </w:r>
          </w:p>
        </w:tc>
        <w:tc>
          <w:tcPr>
            <w:tcW w:w="1039" w:type="dxa"/>
          </w:tcPr>
          <w:p w14:paraId="21F71071" w14:textId="77777777" w:rsidR="00312BC3" w:rsidRPr="00C26C40" w:rsidRDefault="00312BC3" w:rsidP="00870DFD">
            <w:pPr>
              <w:rPr>
                <w:lang w:val="en-GB"/>
              </w:rPr>
            </w:pPr>
            <w:r w:rsidRPr="00C26C40">
              <w:rPr>
                <w:lang w:val="en-GB"/>
              </w:rPr>
              <w:t>0.091</w:t>
            </w:r>
          </w:p>
        </w:tc>
        <w:tc>
          <w:tcPr>
            <w:tcW w:w="1105" w:type="dxa"/>
          </w:tcPr>
          <w:p w14:paraId="1E3E7800" w14:textId="77777777" w:rsidR="00312BC3" w:rsidRPr="00C26C40" w:rsidRDefault="00312BC3" w:rsidP="00870DFD">
            <w:pPr>
              <w:rPr>
                <w:lang w:val="en-GB"/>
              </w:rPr>
            </w:pPr>
            <w:r w:rsidRPr="00C26C40">
              <w:rPr>
                <w:lang w:val="en-GB"/>
              </w:rPr>
              <w:t>0.009</w:t>
            </w:r>
          </w:p>
        </w:tc>
        <w:tc>
          <w:tcPr>
            <w:tcW w:w="1105" w:type="dxa"/>
          </w:tcPr>
          <w:p w14:paraId="5D8E4D46" w14:textId="77777777" w:rsidR="00312BC3" w:rsidRPr="00C26C40" w:rsidRDefault="00312BC3" w:rsidP="00870DFD">
            <w:pPr>
              <w:rPr>
                <w:lang w:val="en-GB"/>
              </w:rPr>
            </w:pPr>
            <w:r w:rsidRPr="00C26C40">
              <w:rPr>
                <w:lang w:val="en-GB"/>
              </w:rPr>
              <w:t>0.009</w:t>
            </w:r>
          </w:p>
        </w:tc>
        <w:tc>
          <w:tcPr>
            <w:tcW w:w="1105" w:type="dxa"/>
          </w:tcPr>
          <w:p w14:paraId="373755E4" w14:textId="77777777" w:rsidR="00312BC3" w:rsidRPr="00C26C40" w:rsidRDefault="00312BC3" w:rsidP="00870DFD">
            <w:pPr>
              <w:rPr>
                <w:lang w:val="en-GB"/>
              </w:rPr>
            </w:pPr>
            <w:r w:rsidRPr="00C26C40">
              <w:rPr>
                <w:lang w:val="en-GB"/>
              </w:rPr>
              <w:t>0.000</w:t>
            </w:r>
          </w:p>
        </w:tc>
        <w:tc>
          <w:tcPr>
            <w:tcW w:w="1820" w:type="dxa"/>
          </w:tcPr>
          <w:p w14:paraId="60E6CF0A" w14:textId="77777777" w:rsidR="00312BC3" w:rsidRPr="00C26C40" w:rsidRDefault="00312BC3" w:rsidP="00870DFD">
            <w:pPr>
              <w:rPr>
                <w:lang w:val="en-GB"/>
              </w:rPr>
            </w:pPr>
            <w:r w:rsidRPr="00C26C40">
              <w:rPr>
                <w:lang w:val="en-GB"/>
              </w:rPr>
              <w:t>0.000</w:t>
            </w:r>
          </w:p>
        </w:tc>
      </w:tr>
      <w:tr w:rsidR="00312BC3" w:rsidRPr="00C26C40" w14:paraId="19774F6E" w14:textId="77777777" w:rsidTr="00936023">
        <w:trPr>
          <w:jc w:val="center"/>
        </w:trPr>
        <w:tc>
          <w:tcPr>
            <w:tcW w:w="890" w:type="dxa"/>
          </w:tcPr>
          <w:p w14:paraId="7D323427" w14:textId="77777777" w:rsidR="00312BC3" w:rsidRPr="00C26C40" w:rsidRDefault="00312BC3" w:rsidP="00870DFD">
            <w:pPr>
              <w:rPr>
                <w:lang w:val="en-GB"/>
              </w:rPr>
            </w:pPr>
            <w:r w:rsidRPr="00C26C40">
              <w:rPr>
                <w:lang w:val="en-GB"/>
              </w:rPr>
              <w:t>MgO — Mass Flow (kg/hr)</w:t>
            </w:r>
          </w:p>
        </w:tc>
        <w:tc>
          <w:tcPr>
            <w:tcW w:w="1106" w:type="dxa"/>
          </w:tcPr>
          <w:p w14:paraId="0A07B2B5" w14:textId="77777777" w:rsidR="00312BC3" w:rsidRPr="00C26C40" w:rsidRDefault="00312BC3" w:rsidP="00870DFD">
            <w:pPr>
              <w:rPr>
                <w:lang w:val="en-GB"/>
              </w:rPr>
            </w:pPr>
            <w:r w:rsidRPr="00C26C40">
              <w:rPr>
                <w:lang w:val="en-GB"/>
              </w:rPr>
              <w:t>0.272</w:t>
            </w:r>
          </w:p>
        </w:tc>
        <w:tc>
          <w:tcPr>
            <w:tcW w:w="1039" w:type="dxa"/>
          </w:tcPr>
          <w:p w14:paraId="645F8B04" w14:textId="77777777" w:rsidR="00312BC3" w:rsidRPr="00C26C40" w:rsidRDefault="00312BC3" w:rsidP="00870DFD">
            <w:pPr>
              <w:rPr>
                <w:lang w:val="en-GB"/>
              </w:rPr>
            </w:pPr>
            <w:r w:rsidRPr="00C26C40">
              <w:rPr>
                <w:lang w:val="en-GB"/>
              </w:rPr>
              <w:t>0.023</w:t>
            </w:r>
          </w:p>
        </w:tc>
        <w:tc>
          <w:tcPr>
            <w:tcW w:w="1039" w:type="dxa"/>
          </w:tcPr>
          <w:p w14:paraId="4064FA4F" w14:textId="77777777" w:rsidR="00312BC3" w:rsidRPr="00C26C40" w:rsidRDefault="00312BC3" w:rsidP="00870DFD">
            <w:pPr>
              <w:rPr>
                <w:lang w:val="en-GB"/>
              </w:rPr>
            </w:pPr>
            <w:r w:rsidRPr="00C26C40">
              <w:rPr>
                <w:lang w:val="en-GB"/>
              </w:rPr>
              <w:t>0.023</w:t>
            </w:r>
          </w:p>
        </w:tc>
        <w:tc>
          <w:tcPr>
            <w:tcW w:w="1105" w:type="dxa"/>
          </w:tcPr>
          <w:p w14:paraId="7CE38B14" w14:textId="77777777" w:rsidR="00312BC3" w:rsidRPr="00C26C40" w:rsidRDefault="00312BC3" w:rsidP="00870DFD">
            <w:pPr>
              <w:rPr>
                <w:lang w:val="en-GB"/>
              </w:rPr>
            </w:pPr>
            <w:r w:rsidRPr="00C26C40">
              <w:rPr>
                <w:lang w:val="en-GB"/>
              </w:rPr>
              <w:t>0.002</w:t>
            </w:r>
          </w:p>
        </w:tc>
        <w:tc>
          <w:tcPr>
            <w:tcW w:w="1105" w:type="dxa"/>
          </w:tcPr>
          <w:p w14:paraId="405B6B10" w14:textId="77777777" w:rsidR="00312BC3" w:rsidRPr="00C26C40" w:rsidRDefault="00312BC3" w:rsidP="00870DFD">
            <w:pPr>
              <w:rPr>
                <w:lang w:val="en-GB"/>
              </w:rPr>
            </w:pPr>
            <w:r w:rsidRPr="00C26C40">
              <w:rPr>
                <w:lang w:val="en-GB"/>
              </w:rPr>
              <w:t>0.002</w:t>
            </w:r>
          </w:p>
        </w:tc>
        <w:tc>
          <w:tcPr>
            <w:tcW w:w="1105" w:type="dxa"/>
          </w:tcPr>
          <w:p w14:paraId="0E2714C4" w14:textId="77777777" w:rsidR="00312BC3" w:rsidRPr="00C26C40" w:rsidRDefault="00312BC3" w:rsidP="00870DFD">
            <w:pPr>
              <w:rPr>
                <w:lang w:val="en-GB"/>
              </w:rPr>
            </w:pPr>
            <w:r w:rsidRPr="00C26C40">
              <w:rPr>
                <w:lang w:val="en-GB"/>
              </w:rPr>
              <w:t>0.000</w:t>
            </w:r>
          </w:p>
        </w:tc>
        <w:tc>
          <w:tcPr>
            <w:tcW w:w="1820" w:type="dxa"/>
          </w:tcPr>
          <w:p w14:paraId="0C544F6A" w14:textId="77777777" w:rsidR="00312BC3" w:rsidRPr="00C26C40" w:rsidRDefault="00312BC3" w:rsidP="00870DFD">
            <w:pPr>
              <w:rPr>
                <w:lang w:val="en-GB"/>
              </w:rPr>
            </w:pPr>
            <w:r w:rsidRPr="00C26C40">
              <w:rPr>
                <w:lang w:val="en-GB"/>
              </w:rPr>
              <w:t>0.000</w:t>
            </w:r>
          </w:p>
        </w:tc>
      </w:tr>
      <w:tr w:rsidR="00312BC3" w:rsidRPr="00C26C40" w14:paraId="66A3B27F" w14:textId="77777777" w:rsidTr="00936023">
        <w:trPr>
          <w:jc w:val="center"/>
        </w:trPr>
        <w:tc>
          <w:tcPr>
            <w:tcW w:w="890" w:type="dxa"/>
          </w:tcPr>
          <w:p w14:paraId="112EF21A" w14:textId="77777777" w:rsidR="00312BC3" w:rsidRPr="00C26C40" w:rsidRDefault="00312BC3" w:rsidP="00870DFD">
            <w:pPr>
              <w:rPr>
                <w:lang w:val="en-GB"/>
              </w:rPr>
            </w:pPr>
            <w:r w:rsidRPr="00C26C40">
              <w:rPr>
                <w:lang w:val="en-GB"/>
              </w:rPr>
              <w:lastRenderedPageBreak/>
              <w:t>H₃O⁺ — Mass Flow (kg/hr)</w:t>
            </w:r>
          </w:p>
        </w:tc>
        <w:tc>
          <w:tcPr>
            <w:tcW w:w="1106" w:type="dxa"/>
          </w:tcPr>
          <w:p w14:paraId="510A7954" w14:textId="77777777" w:rsidR="00312BC3" w:rsidRPr="00C26C40" w:rsidRDefault="00312BC3" w:rsidP="00870DFD">
            <w:pPr>
              <w:rPr>
                <w:lang w:val="en-GB"/>
              </w:rPr>
            </w:pPr>
            <w:r w:rsidRPr="00C26C40">
              <w:rPr>
                <w:lang w:val="en-GB"/>
              </w:rPr>
              <w:t>0.000</w:t>
            </w:r>
          </w:p>
        </w:tc>
        <w:tc>
          <w:tcPr>
            <w:tcW w:w="1039" w:type="dxa"/>
          </w:tcPr>
          <w:p w14:paraId="19DD79F6" w14:textId="77777777" w:rsidR="00312BC3" w:rsidRPr="00C26C40" w:rsidRDefault="00312BC3" w:rsidP="00870DFD">
            <w:pPr>
              <w:rPr>
                <w:lang w:val="en-GB"/>
              </w:rPr>
            </w:pPr>
            <w:r w:rsidRPr="00C26C40">
              <w:rPr>
                <w:lang w:val="en-GB"/>
              </w:rPr>
              <w:t>0.000</w:t>
            </w:r>
          </w:p>
        </w:tc>
        <w:tc>
          <w:tcPr>
            <w:tcW w:w="1039" w:type="dxa"/>
          </w:tcPr>
          <w:p w14:paraId="609CA22A" w14:textId="77777777" w:rsidR="00312BC3" w:rsidRPr="00C26C40" w:rsidRDefault="00312BC3" w:rsidP="00870DFD">
            <w:pPr>
              <w:rPr>
                <w:lang w:val="en-GB"/>
              </w:rPr>
            </w:pPr>
            <w:r w:rsidRPr="00C26C40">
              <w:rPr>
                <w:lang w:val="en-GB"/>
              </w:rPr>
              <w:t>0.000</w:t>
            </w:r>
          </w:p>
        </w:tc>
        <w:tc>
          <w:tcPr>
            <w:tcW w:w="1105" w:type="dxa"/>
          </w:tcPr>
          <w:p w14:paraId="74061041" w14:textId="77777777" w:rsidR="00312BC3" w:rsidRPr="00C26C40" w:rsidRDefault="00312BC3" w:rsidP="00870DFD">
            <w:pPr>
              <w:rPr>
                <w:lang w:val="en-GB"/>
              </w:rPr>
            </w:pPr>
            <w:r w:rsidRPr="00C26C40">
              <w:rPr>
                <w:lang w:val="en-GB"/>
              </w:rPr>
              <w:t>0.000</w:t>
            </w:r>
          </w:p>
        </w:tc>
        <w:tc>
          <w:tcPr>
            <w:tcW w:w="1105" w:type="dxa"/>
          </w:tcPr>
          <w:p w14:paraId="27AA7624" w14:textId="77777777" w:rsidR="00312BC3" w:rsidRPr="00C26C40" w:rsidRDefault="00312BC3" w:rsidP="00870DFD">
            <w:pPr>
              <w:rPr>
                <w:lang w:val="en-GB"/>
              </w:rPr>
            </w:pPr>
            <w:r w:rsidRPr="00C26C40">
              <w:rPr>
                <w:lang w:val="en-GB"/>
              </w:rPr>
              <w:t>0.000</w:t>
            </w:r>
          </w:p>
        </w:tc>
        <w:tc>
          <w:tcPr>
            <w:tcW w:w="1105" w:type="dxa"/>
          </w:tcPr>
          <w:p w14:paraId="5183058A" w14:textId="77777777" w:rsidR="00312BC3" w:rsidRPr="00C26C40" w:rsidRDefault="00312BC3" w:rsidP="00870DFD">
            <w:pPr>
              <w:rPr>
                <w:lang w:val="en-GB"/>
              </w:rPr>
            </w:pPr>
            <w:r w:rsidRPr="00C26C40">
              <w:rPr>
                <w:lang w:val="en-GB"/>
              </w:rPr>
              <w:t>0.000</w:t>
            </w:r>
          </w:p>
        </w:tc>
        <w:tc>
          <w:tcPr>
            <w:tcW w:w="1820" w:type="dxa"/>
          </w:tcPr>
          <w:p w14:paraId="2A785D65" w14:textId="77777777" w:rsidR="00312BC3" w:rsidRPr="00C26C40" w:rsidRDefault="00312BC3" w:rsidP="00870DFD">
            <w:pPr>
              <w:rPr>
                <w:lang w:val="en-GB"/>
              </w:rPr>
            </w:pPr>
            <w:r w:rsidRPr="00C26C40">
              <w:rPr>
                <w:lang w:val="en-GB"/>
              </w:rPr>
              <w:t>0.000</w:t>
            </w:r>
          </w:p>
        </w:tc>
      </w:tr>
      <w:tr w:rsidR="00312BC3" w:rsidRPr="00C26C40" w14:paraId="778C8D49" w14:textId="77777777" w:rsidTr="00936023">
        <w:trPr>
          <w:jc w:val="center"/>
        </w:trPr>
        <w:tc>
          <w:tcPr>
            <w:tcW w:w="890" w:type="dxa"/>
          </w:tcPr>
          <w:p w14:paraId="3103A4EE" w14:textId="77777777" w:rsidR="00312BC3" w:rsidRPr="00C26C40" w:rsidRDefault="00312BC3" w:rsidP="00870DFD">
            <w:pPr>
              <w:rPr>
                <w:lang w:val="en-GB"/>
              </w:rPr>
            </w:pPr>
            <w:r w:rsidRPr="00C26C40">
              <w:rPr>
                <w:lang w:val="en-GB"/>
              </w:rPr>
              <w:t>OH⁻ — Mass Flow (kg/hr)</w:t>
            </w:r>
          </w:p>
        </w:tc>
        <w:tc>
          <w:tcPr>
            <w:tcW w:w="1106" w:type="dxa"/>
          </w:tcPr>
          <w:p w14:paraId="73DAFC6C" w14:textId="77777777" w:rsidR="00312BC3" w:rsidRPr="00C26C40" w:rsidRDefault="00312BC3" w:rsidP="00870DFD">
            <w:pPr>
              <w:rPr>
                <w:lang w:val="en-GB"/>
              </w:rPr>
            </w:pPr>
            <w:r w:rsidRPr="00C26C40">
              <w:rPr>
                <w:lang w:val="en-GB"/>
              </w:rPr>
              <w:t>0.000</w:t>
            </w:r>
          </w:p>
        </w:tc>
        <w:tc>
          <w:tcPr>
            <w:tcW w:w="1039" w:type="dxa"/>
          </w:tcPr>
          <w:p w14:paraId="3312C3C1" w14:textId="77777777" w:rsidR="00312BC3" w:rsidRPr="00C26C40" w:rsidRDefault="00312BC3" w:rsidP="00870DFD">
            <w:pPr>
              <w:rPr>
                <w:lang w:val="en-GB"/>
              </w:rPr>
            </w:pPr>
            <w:r w:rsidRPr="00C26C40">
              <w:rPr>
                <w:lang w:val="en-GB"/>
              </w:rPr>
              <w:t>0.000</w:t>
            </w:r>
          </w:p>
        </w:tc>
        <w:tc>
          <w:tcPr>
            <w:tcW w:w="1039" w:type="dxa"/>
          </w:tcPr>
          <w:p w14:paraId="71EC9B27" w14:textId="77777777" w:rsidR="00312BC3" w:rsidRPr="00C26C40" w:rsidRDefault="00312BC3" w:rsidP="00870DFD">
            <w:pPr>
              <w:rPr>
                <w:lang w:val="en-GB"/>
              </w:rPr>
            </w:pPr>
            <w:r w:rsidRPr="00C26C40">
              <w:rPr>
                <w:lang w:val="en-GB"/>
              </w:rPr>
              <w:t>0.000</w:t>
            </w:r>
          </w:p>
        </w:tc>
        <w:tc>
          <w:tcPr>
            <w:tcW w:w="1105" w:type="dxa"/>
          </w:tcPr>
          <w:p w14:paraId="1D09116B" w14:textId="77777777" w:rsidR="00312BC3" w:rsidRPr="00C26C40" w:rsidRDefault="00312BC3" w:rsidP="00870DFD">
            <w:pPr>
              <w:rPr>
                <w:lang w:val="en-GB"/>
              </w:rPr>
            </w:pPr>
            <w:r w:rsidRPr="00C26C40">
              <w:rPr>
                <w:lang w:val="en-GB"/>
              </w:rPr>
              <w:t>0.000</w:t>
            </w:r>
          </w:p>
        </w:tc>
        <w:tc>
          <w:tcPr>
            <w:tcW w:w="1105" w:type="dxa"/>
          </w:tcPr>
          <w:p w14:paraId="7FEDFF39" w14:textId="77777777" w:rsidR="00312BC3" w:rsidRPr="00C26C40" w:rsidRDefault="00312BC3" w:rsidP="00870DFD">
            <w:pPr>
              <w:rPr>
                <w:lang w:val="en-GB"/>
              </w:rPr>
            </w:pPr>
            <w:r w:rsidRPr="00C26C40">
              <w:rPr>
                <w:lang w:val="en-GB"/>
              </w:rPr>
              <w:t>0.000</w:t>
            </w:r>
          </w:p>
        </w:tc>
        <w:tc>
          <w:tcPr>
            <w:tcW w:w="1105" w:type="dxa"/>
          </w:tcPr>
          <w:p w14:paraId="6865273D" w14:textId="77777777" w:rsidR="00312BC3" w:rsidRPr="00C26C40" w:rsidRDefault="00312BC3" w:rsidP="00870DFD">
            <w:pPr>
              <w:rPr>
                <w:lang w:val="en-GB"/>
              </w:rPr>
            </w:pPr>
            <w:r w:rsidRPr="00C26C40">
              <w:rPr>
                <w:lang w:val="en-GB"/>
              </w:rPr>
              <w:t>0.000</w:t>
            </w:r>
          </w:p>
        </w:tc>
        <w:tc>
          <w:tcPr>
            <w:tcW w:w="1820" w:type="dxa"/>
          </w:tcPr>
          <w:p w14:paraId="0B9F40FB" w14:textId="77777777" w:rsidR="00312BC3" w:rsidRPr="00C26C40" w:rsidRDefault="00312BC3" w:rsidP="00870DFD">
            <w:pPr>
              <w:rPr>
                <w:lang w:val="en-GB"/>
              </w:rPr>
            </w:pPr>
            <w:r w:rsidRPr="00C26C40">
              <w:rPr>
                <w:lang w:val="en-GB"/>
              </w:rPr>
              <w:t>0.000</w:t>
            </w:r>
          </w:p>
        </w:tc>
      </w:tr>
      <w:tr w:rsidR="00312BC3" w:rsidRPr="00C26C40" w14:paraId="58150AB9" w14:textId="77777777" w:rsidTr="00936023">
        <w:trPr>
          <w:jc w:val="center"/>
        </w:trPr>
        <w:tc>
          <w:tcPr>
            <w:tcW w:w="890" w:type="dxa"/>
          </w:tcPr>
          <w:p w14:paraId="66151AE2" w14:textId="77777777" w:rsidR="00312BC3" w:rsidRPr="00C26C40" w:rsidRDefault="00312BC3" w:rsidP="00870DFD">
            <w:pPr>
              <w:rPr>
                <w:lang w:val="en-GB"/>
              </w:rPr>
            </w:pPr>
            <w:r w:rsidRPr="00C26C40">
              <w:rPr>
                <w:lang w:val="en-GB"/>
              </w:rPr>
              <w:t>Cl⁻ — Mass Flow (kg/hr)</w:t>
            </w:r>
          </w:p>
        </w:tc>
        <w:tc>
          <w:tcPr>
            <w:tcW w:w="1106" w:type="dxa"/>
          </w:tcPr>
          <w:p w14:paraId="52B5498F" w14:textId="77777777" w:rsidR="00312BC3" w:rsidRPr="00C26C40" w:rsidRDefault="00312BC3" w:rsidP="00870DFD">
            <w:pPr>
              <w:rPr>
                <w:lang w:val="en-GB"/>
              </w:rPr>
            </w:pPr>
            <w:r w:rsidRPr="00C26C40">
              <w:rPr>
                <w:lang w:val="en-GB"/>
              </w:rPr>
              <w:t>0.000</w:t>
            </w:r>
          </w:p>
        </w:tc>
        <w:tc>
          <w:tcPr>
            <w:tcW w:w="1039" w:type="dxa"/>
          </w:tcPr>
          <w:p w14:paraId="0FD3DDA6" w14:textId="77777777" w:rsidR="00312BC3" w:rsidRPr="00C26C40" w:rsidRDefault="00312BC3" w:rsidP="00870DFD">
            <w:pPr>
              <w:rPr>
                <w:lang w:val="en-GB"/>
              </w:rPr>
            </w:pPr>
            <w:r w:rsidRPr="00C26C40">
              <w:rPr>
                <w:lang w:val="en-GB"/>
              </w:rPr>
              <w:t>0.000</w:t>
            </w:r>
          </w:p>
        </w:tc>
        <w:tc>
          <w:tcPr>
            <w:tcW w:w="1039" w:type="dxa"/>
          </w:tcPr>
          <w:p w14:paraId="4DEAF5F5" w14:textId="77777777" w:rsidR="00312BC3" w:rsidRPr="00C26C40" w:rsidRDefault="00312BC3" w:rsidP="00870DFD">
            <w:pPr>
              <w:rPr>
                <w:lang w:val="en-GB"/>
              </w:rPr>
            </w:pPr>
            <w:r w:rsidRPr="00C26C40">
              <w:rPr>
                <w:lang w:val="en-GB"/>
              </w:rPr>
              <w:t>0.000</w:t>
            </w:r>
          </w:p>
        </w:tc>
        <w:tc>
          <w:tcPr>
            <w:tcW w:w="1105" w:type="dxa"/>
          </w:tcPr>
          <w:p w14:paraId="49EA8AE0" w14:textId="77777777" w:rsidR="00312BC3" w:rsidRPr="00C26C40" w:rsidRDefault="00312BC3" w:rsidP="00870DFD">
            <w:pPr>
              <w:rPr>
                <w:lang w:val="en-GB"/>
              </w:rPr>
            </w:pPr>
            <w:r w:rsidRPr="00C26C40">
              <w:rPr>
                <w:lang w:val="en-GB"/>
              </w:rPr>
              <w:t>0.000</w:t>
            </w:r>
          </w:p>
        </w:tc>
        <w:tc>
          <w:tcPr>
            <w:tcW w:w="1105" w:type="dxa"/>
          </w:tcPr>
          <w:p w14:paraId="45DE892B" w14:textId="77777777" w:rsidR="00312BC3" w:rsidRPr="00C26C40" w:rsidRDefault="00312BC3" w:rsidP="00870DFD">
            <w:pPr>
              <w:rPr>
                <w:lang w:val="en-GB"/>
              </w:rPr>
            </w:pPr>
            <w:r w:rsidRPr="00C26C40">
              <w:rPr>
                <w:lang w:val="en-GB"/>
              </w:rPr>
              <w:t>0.000</w:t>
            </w:r>
          </w:p>
        </w:tc>
        <w:tc>
          <w:tcPr>
            <w:tcW w:w="1105" w:type="dxa"/>
          </w:tcPr>
          <w:p w14:paraId="05410FA4" w14:textId="77777777" w:rsidR="00312BC3" w:rsidRPr="00C26C40" w:rsidRDefault="00312BC3" w:rsidP="00870DFD">
            <w:pPr>
              <w:rPr>
                <w:lang w:val="en-GB"/>
              </w:rPr>
            </w:pPr>
            <w:r w:rsidRPr="00C26C40">
              <w:rPr>
                <w:lang w:val="en-GB"/>
              </w:rPr>
              <w:t>0.000</w:t>
            </w:r>
          </w:p>
        </w:tc>
        <w:tc>
          <w:tcPr>
            <w:tcW w:w="1820" w:type="dxa"/>
          </w:tcPr>
          <w:p w14:paraId="2C01B1F7" w14:textId="77777777" w:rsidR="00312BC3" w:rsidRPr="00C26C40" w:rsidRDefault="00312BC3" w:rsidP="00870DFD">
            <w:pPr>
              <w:rPr>
                <w:lang w:val="en-GB"/>
              </w:rPr>
            </w:pPr>
            <w:r w:rsidRPr="00C26C40">
              <w:rPr>
                <w:lang w:val="en-GB"/>
              </w:rPr>
              <w:t>0.000</w:t>
            </w:r>
          </w:p>
        </w:tc>
      </w:tr>
      <w:tr w:rsidR="00312BC3" w:rsidRPr="00C26C40" w14:paraId="7D9A57E9" w14:textId="77777777" w:rsidTr="00936023">
        <w:trPr>
          <w:jc w:val="center"/>
        </w:trPr>
        <w:tc>
          <w:tcPr>
            <w:tcW w:w="890" w:type="dxa"/>
          </w:tcPr>
          <w:p w14:paraId="3A494BAD" w14:textId="77777777" w:rsidR="00312BC3" w:rsidRPr="00C26C40" w:rsidRDefault="00312BC3" w:rsidP="00870DFD">
            <w:pPr>
              <w:rPr>
                <w:lang w:val="en-GB"/>
              </w:rPr>
            </w:pPr>
            <w:r w:rsidRPr="00C26C40">
              <w:rPr>
                <w:lang w:val="en-GB"/>
              </w:rPr>
              <w:t>Al³⁺ — Mass Flow (kg/hr)</w:t>
            </w:r>
          </w:p>
        </w:tc>
        <w:tc>
          <w:tcPr>
            <w:tcW w:w="1106" w:type="dxa"/>
          </w:tcPr>
          <w:p w14:paraId="28E8F7FA" w14:textId="77777777" w:rsidR="00312BC3" w:rsidRPr="00C26C40" w:rsidRDefault="00312BC3" w:rsidP="00870DFD">
            <w:pPr>
              <w:rPr>
                <w:lang w:val="en-GB"/>
              </w:rPr>
            </w:pPr>
            <w:r w:rsidRPr="00C26C40">
              <w:rPr>
                <w:lang w:val="en-GB"/>
              </w:rPr>
              <w:t>0.000</w:t>
            </w:r>
          </w:p>
        </w:tc>
        <w:tc>
          <w:tcPr>
            <w:tcW w:w="1039" w:type="dxa"/>
          </w:tcPr>
          <w:p w14:paraId="0C7DFA48" w14:textId="77777777" w:rsidR="00312BC3" w:rsidRPr="00C26C40" w:rsidRDefault="00312BC3" w:rsidP="00870DFD">
            <w:pPr>
              <w:rPr>
                <w:lang w:val="en-GB"/>
              </w:rPr>
            </w:pPr>
            <w:r w:rsidRPr="00C26C40">
              <w:rPr>
                <w:lang w:val="en-GB"/>
              </w:rPr>
              <w:t>0.000</w:t>
            </w:r>
          </w:p>
        </w:tc>
        <w:tc>
          <w:tcPr>
            <w:tcW w:w="1039" w:type="dxa"/>
          </w:tcPr>
          <w:p w14:paraId="57F74212" w14:textId="77777777" w:rsidR="00312BC3" w:rsidRPr="00C26C40" w:rsidRDefault="00312BC3" w:rsidP="00870DFD">
            <w:pPr>
              <w:rPr>
                <w:lang w:val="en-GB"/>
              </w:rPr>
            </w:pPr>
            <w:r w:rsidRPr="00C26C40">
              <w:rPr>
                <w:lang w:val="en-GB"/>
              </w:rPr>
              <w:t>0.000</w:t>
            </w:r>
          </w:p>
        </w:tc>
        <w:tc>
          <w:tcPr>
            <w:tcW w:w="1105" w:type="dxa"/>
          </w:tcPr>
          <w:p w14:paraId="43AE82EE" w14:textId="77777777" w:rsidR="00312BC3" w:rsidRPr="00C26C40" w:rsidRDefault="00312BC3" w:rsidP="00870DFD">
            <w:pPr>
              <w:rPr>
                <w:lang w:val="en-GB"/>
              </w:rPr>
            </w:pPr>
            <w:r w:rsidRPr="00C26C40">
              <w:rPr>
                <w:lang w:val="en-GB"/>
              </w:rPr>
              <w:t>0.000</w:t>
            </w:r>
          </w:p>
        </w:tc>
        <w:tc>
          <w:tcPr>
            <w:tcW w:w="1105" w:type="dxa"/>
          </w:tcPr>
          <w:p w14:paraId="18E1CEDD" w14:textId="77777777" w:rsidR="00312BC3" w:rsidRPr="00C26C40" w:rsidRDefault="00312BC3" w:rsidP="00870DFD">
            <w:pPr>
              <w:rPr>
                <w:lang w:val="en-GB"/>
              </w:rPr>
            </w:pPr>
            <w:r w:rsidRPr="00C26C40">
              <w:rPr>
                <w:lang w:val="en-GB"/>
              </w:rPr>
              <w:t>0.000</w:t>
            </w:r>
          </w:p>
        </w:tc>
        <w:tc>
          <w:tcPr>
            <w:tcW w:w="1105" w:type="dxa"/>
          </w:tcPr>
          <w:p w14:paraId="29C9A511" w14:textId="77777777" w:rsidR="00312BC3" w:rsidRPr="00C26C40" w:rsidRDefault="00312BC3" w:rsidP="00870DFD">
            <w:pPr>
              <w:rPr>
                <w:lang w:val="en-GB"/>
              </w:rPr>
            </w:pPr>
            <w:r w:rsidRPr="00C26C40">
              <w:rPr>
                <w:lang w:val="en-GB"/>
              </w:rPr>
              <w:t>0.000</w:t>
            </w:r>
          </w:p>
        </w:tc>
        <w:tc>
          <w:tcPr>
            <w:tcW w:w="1820" w:type="dxa"/>
          </w:tcPr>
          <w:p w14:paraId="37CE3A2B" w14:textId="77777777" w:rsidR="00312BC3" w:rsidRPr="00C26C40" w:rsidRDefault="00312BC3" w:rsidP="00870DFD">
            <w:pPr>
              <w:rPr>
                <w:lang w:val="en-GB"/>
              </w:rPr>
            </w:pPr>
            <w:r w:rsidRPr="00C26C40">
              <w:rPr>
                <w:lang w:val="en-GB"/>
              </w:rPr>
              <w:t>0.000</w:t>
            </w:r>
          </w:p>
        </w:tc>
      </w:tr>
      <w:tr w:rsidR="00312BC3" w:rsidRPr="00C26C40" w14:paraId="35A5C37C" w14:textId="77777777" w:rsidTr="00936023">
        <w:trPr>
          <w:jc w:val="center"/>
        </w:trPr>
        <w:tc>
          <w:tcPr>
            <w:tcW w:w="890" w:type="dxa"/>
          </w:tcPr>
          <w:p w14:paraId="252B931C" w14:textId="77777777" w:rsidR="00312BC3" w:rsidRPr="00C26C40" w:rsidRDefault="00312BC3" w:rsidP="00870DFD">
            <w:pPr>
              <w:rPr>
                <w:lang w:val="en-GB"/>
              </w:rPr>
            </w:pPr>
            <w:r w:rsidRPr="00C26C40">
              <w:rPr>
                <w:lang w:val="en-GB"/>
              </w:rPr>
              <w:t>Fe₂(OH)₂ — Mass Flow (kg/hr)</w:t>
            </w:r>
          </w:p>
        </w:tc>
        <w:tc>
          <w:tcPr>
            <w:tcW w:w="1106" w:type="dxa"/>
          </w:tcPr>
          <w:p w14:paraId="13B7709E" w14:textId="77777777" w:rsidR="00312BC3" w:rsidRPr="00C26C40" w:rsidRDefault="00312BC3" w:rsidP="00870DFD">
            <w:pPr>
              <w:rPr>
                <w:lang w:val="en-GB"/>
              </w:rPr>
            </w:pPr>
            <w:r w:rsidRPr="00C26C40">
              <w:rPr>
                <w:lang w:val="en-GB"/>
              </w:rPr>
              <w:t>0.000</w:t>
            </w:r>
          </w:p>
        </w:tc>
        <w:tc>
          <w:tcPr>
            <w:tcW w:w="1039" w:type="dxa"/>
          </w:tcPr>
          <w:p w14:paraId="7F680FE6" w14:textId="77777777" w:rsidR="00312BC3" w:rsidRPr="00C26C40" w:rsidRDefault="00312BC3" w:rsidP="00870DFD">
            <w:pPr>
              <w:rPr>
                <w:lang w:val="en-GB"/>
              </w:rPr>
            </w:pPr>
            <w:r w:rsidRPr="00C26C40">
              <w:rPr>
                <w:lang w:val="en-GB"/>
              </w:rPr>
              <w:t>0.000</w:t>
            </w:r>
          </w:p>
        </w:tc>
        <w:tc>
          <w:tcPr>
            <w:tcW w:w="1039" w:type="dxa"/>
          </w:tcPr>
          <w:p w14:paraId="5636D4BA" w14:textId="77777777" w:rsidR="00312BC3" w:rsidRPr="00C26C40" w:rsidRDefault="00312BC3" w:rsidP="00870DFD">
            <w:pPr>
              <w:rPr>
                <w:lang w:val="en-GB"/>
              </w:rPr>
            </w:pPr>
            <w:r w:rsidRPr="00C26C40">
              <w:rPr>
                <w:lang w:val="en-GB"/>
              </w:rPr>
              <w:t>0.000</w:t>
            </w:r>
          </w:p>
        </w:tc>
        <w:tc>
          <w:tcPr>
            <w:tcW w:w="1105" w:type="dxa"/>
          </w:tcPr>
          <w:p w14:paraId="108BCC40" w14:textId="77777777" w:rsidR="00312BC3" w:rsidRPr="00C26C40" w:rsidRDefault="00312BC3" w:rsidP="00870DFD">
            <w:pPr>
              <w:rPr>
                <w:lang w:val="en-GB"/>
              </w:rPr>
            </w:pPr>
            <w:r w:rsidRPr="00C26C40">
              <w:rPr>
                <w:lang w:val="en-GB"/>
              </w:rPr>
              <w:t>0.000</w:t>
            </w:r>
          </w:p>
        </w:tc>
        <w:tc>
          <w:tcPr>
            <w:tcW w:w="1105" w:type="dxa"/>
          </w:tcPr>
          <w:p w14:paraId="5E275D35" w14:textId="77777777" w:rsidR="00312BC3" w:rsidRPr="00C26C40" w:rsidRDefault="00312BC3" w:rsidP="00870DFD">
            <w:pPr>
              <w:rPr>
                <w:lang w:val="en-GB"/>
              </w:rPr>
            </w:pPr>
            <w:r w:rsidRPr="00C26C40">
              <w:rPr>
                <w:lang w:val="en-GB"/>
              </w:rPr>
              <w:t>0.000</w:t>
            </w:r>
          </w:p>
        </w:tc>
        <w:tc>
          <w:tcPr>
            <w:tcW w:w="1105" w:type="dxa"/>
          </w:tcPr>
          <w:p w14:paraId="272FAFAB" w14:textId="77777777" w:rsidR="00312BC3" w:rsidRPr="00C26C40" w:rsidRDefault="00312BC3" w:rsidP="00870DFD">
            <w:pPr>
              <w:rPr>
                <w:lang w:val="en-GB"/>
              </w:rPr>
            </w:pPr>
            <w:r w:rsidRPr="00C26C40">
              <w:rPr>
                <w:lang w:val="en-GB"/>
              </w:rPr>
              <w:t>0.000</w:t>
            </w:r>
          </w:p>
        </w:tc>
        <w:tc>
          <w:tcPr>
            <w:tcW w:w="1820" w:type="dxa"/>
          </w:tcPr>
          <w:p w14:paraId="6B72FECC" w14:textId="77777777" w:rsidR="00312BC3" w:rsidRPr="00C26C40" w:rsidRDefault="00312BC3" w:rsidP="00870DFD">
            <w:pPr>
              <w:rPr>
                <w:lang w:val="en-GB"/>
              </w:rPr>
            </w:pPr>
            <w:r w:rsidRPr="00C26C40">
              <w:rPr>
                <w:lang w:val="en-GB"/>
              </w:rPr>
              <w:t>0.000</w:t>
            </w:r>
          </w:p>
        </w:tc>
      </w:tr>
      <w:tr w:rsidR="00312BC3" w:rsidRPr="00C26C40" w14:paraId="57A54D5F" w14:textId="77777777" w:rsidTr="00936023">
        <w:trPr>
          <w:jc w:val="center"/>
        </w:trPr>
        <w:tc>
          <w:tcPr>
            <w:tcW w:w="890" w:type="dxa"/>
          </w:tcPr>
          <w:p w14:paraId="33492AC3" w14:textId="77777777" w:rsidR="00312BC3" w:rsidRPr="00C26C40" w:rsidRDefault="00312BC3" w:rsidP="00870DFD">
            <w:pPr>
              <w:rPr>
                <w:lang w:val="en-GB"/>
              </w:rPr>
            </w:pPr>
            <w:r w:rsidRPr="00C26C40">
              <w:rPr>
                <w:lang w:val="en-GB"/>
              </w:rPr>
              <w:t>Fe³⁺ — Mass Flow (kg/hr)</w:t>
            </w:r>
          </w:p>
        </w:tc>
        <w:tc>
          <w:tcPr>
            <w:tcW w:w="1106" w:type="dxa"/>
          </w:tcPr>
          <w:p w14:paraId="18FA55F5" w14:textId="77777777" w:rsidR="00312BC3" w:rsidRPr="00C26C40" w:rsidRDefault="00312BC3" w:rsidP="00870DFD">
            <w:pPr>
              <w:rPr>
                <w:lang w:val="en-GB"/>
              </w:rPr>
            </w:pPr>
            <w:r w:rsidRPr="00C26C40">
              <w:rPr>
                <w:lang w:val="en-GB"/>
              </w:rPr>
              <w:t>0.000</w:t>
            </w:r>
          </w:p>
        </w:tc>
        <w:tc>
          <w:tcPr>
            <w:tcW w:w="1039" w:type="dxa"/>
          </w:tcPr>
          <w:p w14:paraId="56C046AF" w14:textId="77777777" w:rsidR="00312BC3" w:rsidRPr="00C26C40" w:rsidRDefault="00312BC3" w:rsidP="00870DFD">
            <w:pPr>
              <w:rPr>
                <w:lang w:val="en-GB"/>
              </w:rPr>
            </w:pPr>
            <w:r w:rsidRPr="00C26C40">
              <w:rPr>
                <w:lang w:val="en-GB"/>
              </w:rPr>
              <w:t>0.000</w:t>
            </w:r>
          </w:p>
        </w:tc>
        <w:tc>
          <w:tcPr>
            <w:tcW w:w="1039" w:type="dxa"/>
          </w:tcPr>
          <w:p w14:paraId="296487A2" w14:textId="77777777" w:rsidR="00312BC3" w:rsidRPr="00C26C40" w:rsidRDefault="00312BC3" w:rsidP="00870DFD">
            <w:pPr>
              <w:rPr>
                <w:lang w:val="en-GB"/>
              </w:rPr>
            </w:pPr>
            <w:r w:rsidRPr="00C26C40">
              <w:rPr>
                <w:lang w:val="en-GB"/>
              </w:rPr>
              <w:t>0.000</w:t>
            </w:r>
          </w:p>
        </w:tc>
        <w:tc>
          <w:tcPr>
            <w:tcW w:w="1105" w:type="dxa"/>
          </w:tcPr>
          <w:p w14:paraId="10B42673" w14:textId="77777777" w:rsidR="00312BC3" w:rsidRPr="00C26C40" w:rsidRDefault="00312BC3" w:rsidP="00870DFD">
            <w:pPr>
              <w:rPr>
                <w:lang w:val="en-GB"/>
              </w:rPr>
            </w:pPr>
            <w:r w:rsidRPr="00C26C40">
              <w:rPr>
                <w:lang w:val="en-GB"/>
              </w:rPr>
              <w:t>0.000</w:t>
            </w:r>
          </w:p>
        </w:tc>
        <w:tc>
          <w:tcPr>
            <w:tcW w:w="1105" w:type="dxa"/>
          </w:tcPr>
          <w:p w14:paraId="6A33C006" w14:textId="77777777" w:rsidR="00312BC3" w:rsidRPr="00C26C40" w:rsidRDefault="00312BC3" w:rsidP="00870DFD">
            <w:pPr>
              <w:rPr>
                <w:lang w:val="en-GB"/>
              </w:rPr>
            </w:pPr>
            <w:r w:rsidRPr="00C26C40">
              <w:rPr>
                <w:lang w:val="en-GB"/>
              </w:rPr>
              <w:t>0.000</w:t>
            </w:r>
          </w:p>
        </w:tc>
        <w:tc>
          <w:tcPr>
            <w:tcW w:w="1105" w:type="dxa"/>
          </w:tcPr>
          <w:p w14:paraId="5E5A9380" w14:textId="77777777" w:rsidR="00312BC3" w:rsidRPr="00C26C40" w:rsidRDefault="00312BC3" w:rsidP="00870DFD">
            <w:pPr>
              <w:rPr>
                <w:lang w:val="en-GB"/>
              </w:rPr>
            </w:pPr>
            <w:r w:rsidRPr="00C26C40">
              <w:rPr>
                <w:lang w:val="en-GB"/>
              </w:rPr>
              <w:t>0.000</w:t>
            </w:r>
          </w:p>
        </w:tc>
        <w:tc>
          <w:tcPr>
            <w:tcW w:w="1820" w:type="dxa"/>
          </w:tcPr>
          <w:p w14:paraId="53D96FDD" w14:textId="77777777" w:rsidR="00312BC3" w:rsidRPr="00C26C40" w:rsidRDefault="00312BC3" w:rsidP="00870DFD">
            <w:pPr>
              <w:rPr>
                <w:lang w:val="en-GB"/>
              </w:rPr>
            </w:pPr>
            <w:r w:rsidRPr="00C26C40">
              <w:rPr>
                <w:lang w:val="en-GB"/>
              </w:rPr>
              <w:t>0.000</w:t>
            </w:r>
          </w:p>
        </w:tc>
      </w:tr>
      <w:tr w:rsidR="00312BC3" w:rsidRPr="00C26C40" w14:paraId="69771C2E" w14:textId="77777777" w:rsidTr="00936023">
        <w:trPr>
          <w:jc w:val="center"/>
        </w:trPr>
        <w:tc>
          <w:tcPr>
            <w:tcW w:w="890" w:type="dxa"/>
          </w:tcPr>
          <w:p w14:paraId="7B96186A" w14:textId="77777777" w:rsidR="00312BC3" w:rsidRPr="00C26C40" w:rsidRDefault="00312BC3" w:rsidP="00870DFD">
            <w:pPr>
              <w:rPr>
                <w:lang w:val="en-GB"/>
              </w:rPr>
            </w:pPr>
            <w:r w:rsidRPr="00C26C40">
              <w:rPr>
                <w:lang w:val="en-GB"/>
              </w:rPr>
              <w:t>FeOH²⁺ — Mass Flow (kg/hr)</w:t>
            </w:r>
          </w:p>
        </w:tc>
        <w:tc>
          <w:tcPr>
            <w:tcW w:w="1106" w:type="dxa"/>
          </w:tcPr>
          <w:p w14:paraId="483391B8" w14:textId="77777777" w:rsidR="00312BC3" w:rsidRPr="00C26C40" w:rsidRDefault="00312BC3" w:rsidP="00870DFD">
            <w:pPr>
              <w:rPr>
                <w:lang w:val="en-GB"/>
              </w:rPr>
            </w:pPr>
            <w:r w:rsidRPr="00C26C40">
              <w:rPr>
                <w:lang w:val="en-GB"/>
              </w:rPr>
              <w:t>0.000</w:t>
            </w:r>
          </w:p>
        </w:tc>
        <w:tc>
          <w:tcPr>
            <w:tcW w:w="1039" w:type="dxa"/>
          </w:tcPr>
          <w:p w14:paraId="7D6A1961" w14:textId="77777777" w:rsidR="00312BC3" w:rsidRPr="00C26C40" w:rsidRDefault="00312BC3" w:rsidP="00870DFD">
            <w:pPr>
              <w:rPr>
                <w:lang w:val="en-GB"/>
              </w:rPr>
            </w:pPr>
            <w:r w:rsidRPr="00C26C40">
              <w:rPr>
                <w:lang w:val="en-GB"/>
              </w:rPr>
              <w:t>0.000</w:t>
            </w:r>
          </w:p>
        </w:tc>
        <w:tc>
          <w:tcPr>
            <w:tcW w:w="1039" w:type="dxa"/>
          </w:tcPr>
          <w:p w14:paraId="6A5CA0C3" w14:textId="77777777" w:rsidR="00312BC3" w:rsidRPr="00C26C40" w:rsidRDefault="00312BC3" w:rsidP="00870DFD">
            <w:pPr>
              <w:rPr>
                <w:lang w:val="en-GB"/>
              </w:rPr>
            </w:pPr>
            <w:r w:rsidRPr="00C26C40">
              <w:rPr>
                <w:lang w:val="en-GB"/>
              </w:rPr>
              <w:t>0.000</w:t>
            </w:r>
          </w:p>
        </w:tc>
        <w:tc>
          <w:tcPr>
            <w:tcW w:w="1105" w:type="dxa"/>
          </w:tcPr>
          <w:p w14:paraId="7E9042DC" w14:textId="77777777" w:rsidR="00312BC3" w:rsidRPr="00C26C40" w:rsidRDefault="00312BC3" w:rsidP="00870DFD">
            <w:pPr>
              <w:rPr>
                <w:lang w:val="en-GB"/>
              </w:rPr>
            </w:pPr>
            <w:r w:rsidRPr="00C26C40">
              <w:rPr>
                <w:lang w:val="en-GB"/>
              </w:rPr>
              <w:t>0.000</w:t>
            </w:r>
          </w:p>
        </w:tc>
        <w:tc>
          <w:tcPr>
            <w:tcW w:w="1105" w:type="dxa"/>
          </w:tcPr>
          <w:p w14:paraId="7F61F2F2" w14:textId="77777777" w:rsidR="00312BC3" w:rsidRPr="00C26C40" w:rsidRDefault="00312BC3" w:rsidP="00870DFD">
            <w:pPr>
              <w:rPr>
                <w:lang w:val="en-GB"/>
              </w:rPr>
            </w:pPr>
            <w:r w:rsidRPr="00C26C40">
              <w:rPr>
                <w:lang w:val="en-GB"/>
              </w:rPr>
              <w:t>0.000</w:t>
            </w:r>
          </w:p>
        </w:tc>
        <w:tc>
          <w:tcPr>
            <w:tcW w:w="1105" w:type="dxa"/>
          </w:tcPr>
          <w:p w14:paraId="6BB22606" w14:textId="77777777" w:rsidR="00312BC3" w:rsidRPr="00C26C40" w:rsidRDefault="00312BC3" w:rsidP="00870DFD">
            <w:pPr>
              <w:rPr>
                <w:lang w:val="en-GB"/>
              </w:rPr>
            </w:pPr>
            <w:r w:rsidRPr="00C26C40">
              <w:rPr>
                <w:lang w:val="en-GB"/>
              </w:rPr>
              <w:t>0.000</w:t>
            </w:r>
          </w:p>
        </w:tc>
        <w:tc>
          <w:tcPr>
            <w:tcW w:w="1820" w:type="dxa"/>
          </w:tcPr>
          <w:p w14:paraId="2C69949D" w14:textId="77777777" w:rsidR="00312BC3" w:rsidRPr="00C26C40" w:rsidRDefault="00312BC3" w:rsidP="00870DFD">
            <w:pPr>
              <w:rPr>
                <w:lang w:val="en-GB"/>
              </w:rPr>
            </w:pPr>
            <w:r w:rsidRPr="00C26C40">
              <w:rPr>
                <w:lang w:val="en-GB"/>
              </w:rPr>
              <w:t>0.000</w:t>
            </w:r>
          </w:p>
        </w:tc>
      </w:tr>
      <w:tr w:rsidR="00312BC3" w:rsidRPr="00C26C40" w14:paraId="4937AEE7" w14:textId="77777777" w:rsidTr="00936023">
        <w:trPr>
          <w:jc w:val="center"/>
        </w:trPr>
        <w:tc>
          <w:tcPr>
            <w:tcW w:w="890" w:type="dxa"/>
          </w:tcPr>
          <w:p w14:paraId="1981060D" w14:textId="77777777" w:rsidR="00312BC3" w:rsidRPr="00C26C40" w:rsidRDefault="00312BC3" w:rsidP="00870DFD">
            <w:pPr>
              <w:rPr>
                <w:lang w:val="en-GB"/>
              </w:rPr>
            </w:pPr>
            <w:r w:rsidRPr="00C26C40">
              <w:rPr>
                <w:lang w:val="en-GB"/>
              </w:rPr>
              <w:t>Fe(OH)₂⁺ — Mass Flow (kg/hr)</w:t>
            </w:r>
          </w:p>
        </w:tc>
        <w:tc>
          <w:tcPr>
            <w:tcW w:w="1106" w:type="dxa"/>
          </w:tcPr>
          <w:p w14:paraId="05D1E570" w14:textId="77777777" w:rsidR="00312BC3" w:rsidRPr="00C26C40" w:rsidRDefault="00312BC3" w:rsidP="00870DFD">
            <w:pPr>
              <w:rPr>
                <w:lang w:val="en-GB"/>
              </w:rPr>
            </w:pPr>
            <w:r w:rsidRPr="00C26C40">
              <w:rPr>
                <w:lang w:val="en-GB"/>
              </w:rPr>
              <w:t>0.000</w:t>
            </w:r>
          </w:p>
        </w:tc>
        <w:tc>
          <w:tcPr>
            <w:tcW w:w="1039" w:type="dxa"/>
          </w:tcPr>
          <w:p w14:paraId="605B9C74" w14:textId="77777777" w:rsidR="00312BC3" w:rsidRPr="00C26C40" w:rsidRDefault="00312BC3" w:rsidP="00870DFD">
            <w:pPr>
              <w:rPr>
                <w:lang w:val="en-GB"/>
              </w:rPr>
            </w:pPr>
            <w:r w:rsidRPr="00C26C40">
              <w:rPr>
                <w:lang w:val="en-GB"/>
              </w:rPr>
              <w:t>0.000</w:t>
            </w:r>
          </w:p>
        </w:tc>
        <w:tc>
          <w:tcPr>
            <w:tcW w:w="1039" w:type="dxa"/>
          </w:tcPr>
          <w:p w14:paraId="358DF2C5" w14:textId="77777777" w:rsidR="00312BC3" w:rsidRPr="00C26C40" w:rsidRDefault="00312BC3" w:rsidP="00870DFD">
            <w:pPr>
              <w:rPr>
                <w:lang w:val="en-GB"/>
              </w:rPr>
            </w:pPr>
            <w:r w:rsidRPr="00C26C40">
              <w:rPr>
                <w:lang w:val="en-GB"/>
              </w:rPr>
              <w:t>0.000</w:t>
            </w:r>
          </w:p>
        </w:tc>
        <w:tc>
          <w:tcPr>
            <w:tcW w:w="1105" w:type="dxa"/>
          </w:tcPr>
          <w:p w14:paraId="21A7473C" w14:textId="77777777" w:rsidR="00312BC3" w:rsidRPr="00C26C40" w:rsidRDefault="00312BC3" w:rsidP="00870DFD">
            <w:pPr>
              <w:rPr>
                <w:lang w:val="en-GB"/>
              </w:rPr>
            </w:pPr>
            <w:r w:rsidRPr="00C26C40">
              <w:rPr>
                <w:lang w:val="en-GB"/>
              </w:rPr>
              <w:t>0.000</w:t>
            </w:r>
          </w:p>
        </w:tc>
        <w:tc>
          <w:tcPr>
            <w:tcW w:w="1105" w:type="dxa"/>
          </w:tcPr>
          <w:p w14:paraId="29649035" w14:textId="77777777" w:rsidR="00312BC3" w:rsidRPr="00C26C40" w:rsidRDefault="00312BC3" w:rsidP="00870DFD">
            <w:pPr>
              <w:rPr>
                <w:lang w:val="en-GB"/>
              </w:rPr>
            </w:pPr>
            <w:r w:rsidRPr="00C26C40">
              <w:rPr>
                <w:lang w:val="en-GB"/>
              </w:rPr>
              <w:t>0.000</w:t>
            </w:r>
          </w:p>
        </w:tc>
        <w:tc>
          <w:tcPr>
            <w:tcW w:w="1105" w:type="dxa"/>
          </w:tcPr>
          <w:p w14:paraId="11FCF8B4" w14:textId="77777777" w:rsidR="00312BC3" w:rsidRPr="00C26C40" w:rsidRDefault="00312BC3" w:rsidP="00870DFD">
            <w:pPr>
              <w:rPr>
                <w:lang w:val="en-GB"/>
              </w:rPr>
            </w:pPr>
            <w:r w:rsidRPr="00C26C40">
              <w:rPr>
                <w:lang w:val="en-GB"/>
              </w:rPr>
              <w:t>0.000</w:t>
            </w:r>
          </w:p>
        </w:tc>
        <w:tc>
          <w:tcPr>
            <w:tcW w:w="1820" w:type="dxa"/>
          </w:tcPr>
          <w:p w14:paraId="30DDD4C1" w14:textId="77777777" w:rsidR="00312BC3" w:rsidRPr="00C26C40" w:rsidRDefault="00312BC3" w:rsidP="00870DFD">
            <w:pPr>
              <w:rPr>
                <w:lang w:val="en-GB"/>
              </w:rPr>
            </w:pPr>
            <w:r w:rsidRPr="00C26C40">
              <w:rPr>
                <w:lang w:val="en-GB"/>
              </w:rPr>
              <w:t>0.000</w:t>
            </w:r>
          </w:p>
        </w:tc>
      </w:tr>
      <w:tr w:rsidR="00312BC3" w:rsidRPr="00C26C40" w14:paraId="3E33BC1A" w14:textId="77777777" w:rsidTr="00936023">
        <w:trPr>
          <w:jc w:val="center"/>
        </w:trPr>
        <w:tc>
          <w:tcPr>
            <w:tcW w:w="890" w:type="dxa"/>
          </w:tcPr>
          <w:p w14:paraId="783DB5FF" w14:textId="77777777" w:rsidR="00312BC3" w:rsidRPr="00C26C40" w:rsidRDefault="00312BC3" w:rsidP="00870DFD">
            <w:pPr>
              <w:rPr>
                <w:lang w:val="en-GB"/>
              </w:rPr>
            </w:pPr>
            <w:r w:rsidRPr="00C26C40">
              <w:rPr>
                <w:lang w:val="en-GB"/>
              </w:rPr>
              <w:lastRenderedPageBreak/>
              <w:t>Ca²⁺ — Mass Flow (kg/hr)</w:t>
            </w:r>
          </w:p>
        </w:tc>
        <w:tc>
          <w:tcPr>
            <w:tcW w:w="1106" w:type="dxa"/>
          </w:tcPr>
          <w:p w14:paraId="727BEEEB" w14:textId="77777777" w:rsidR="00312BC3" w:rsidRPr="00C26C40" w:rsidRDefault="00312BC3" w:rsidP="00870DFD">
            <w:pPr>
              <w:rPr>
                <w:lang w:val="en-GB"/>
              </w:rPr>
            </w:pPr>
            <w:r w:rsidRPr="00C26C40">
              <w:rPr>
                <w:lang w:val="en-GB"/>
              </w:rPr>
              <w:t>0.000</w:t>
            </w:r>
          </w:p>
        </w:tc>
        <w:tc>
          <w:tcPr>
            <w:tcW w:w="1039" w:type="dxa"/>
          </w:tcPr>
          <w:p w14:paraId="1789B42B" w14:textId="77777777" w:rsidR="00312BC3" w:rsidRPr="00C26C40" w:rsidRDefault="00312BC3" w:rsidP="00870DFD">
            <w:pPr>
              <w:rPr>
                <w:lang w:val="en-GB"/>
              </w:rPr>
            </w:pPr>
            <w:r w:rsidRPr="00C26C40">
              <w:rPr>
                <w:lang w:val="en-GB"/>
              </w:rPr>
              <w:t>0.000</w:t>
            </w:r>
          </w:p>
        </w:tc>
        <w:tc>
          <w:tcPr>
            <w:tcW w:w="1039" w:type="dxa"/>
          </w:tcPr>
          <w:p w14:paraId="18D1A6C5" w14:textId="77777777" w:rsidR="00312BC3" w:rsidRPr="00C26C40" w:rsidRDefault="00312BC3" w:rsidP="00870DFD">
            <w:pPr>
              <w:rPr>
                <w:lang w:val="en-GB"/>
              </w:rPr>
            </w:pPr>
            <w:r w:rsidRPr="00C26C40">
              <w:rPr>
                <w:lang w:val="en-GB"/>
              </w:rPr>
              <w:t>0.000</w:t>
            </w:r>
          </w:p>
        </w:tc>
        <w:tc>
          <w:tcPr>
            <w:tcW w:w="1105" w:type="dxa"/>
          </w:tcPr>
          <w:p w14:paraId="3DF7A28B" w14:textId="77777777" w:rsidR="00312BC3" w:rsidRPr="00C26C40" w:rsidRDefault="00312BC3" w:rsidP="00870DFD">
            <w:pPr>
              <w:rPr>
                <w:lang w:val="en-GB"/>
              </w:rPr>
            </w:pPr>
            <w:r w:rsidRPr="00C26C40">
              <w:rPr>
                <w:lang w:val="en-GB"/>
              </w:rPr>
              <w:t>0.000</w:t>
            </w:r>
          </w:p>
        </w:tc>
        <w:tc>
          <w:tcPr>
            <w:tcW w:w="1105" w:type="dxa"/>
          </w:tcPr>
          <w:p w14:paraId="60237334" w14:textId="77777777" w:rsidR="00312BC3" w:rsidRPr="00C26C40" w:rsidRDefault="00312BC3" w:rsidP="00870DFD">
            <w:pPr>
              <w:rPr>
                <w:lang w:val="en-GB"/>
              </w:rPr>
            </w:pPr>
            <w:r w:rsidRPr="00C26C40">
              <w:rPr>
                <w:lang w:val="en-GB"/>
              </w:rPr>
              <w:t>0.000</w:t>
            </w:r>
          </w:p>
        </w:tc>
        <w:tc>
          <w:tcPr>
            <w:tcW w:w="1105" w:type="dxa"/>
          </w:tcPr>
          <w:p w14:paraId="4B078162" w14:textId="77777777" w:rsidR="00312BC3" w:rsidRPr="00C26C40" w:rsidRDefault="00312BC3" w:rsidP="00870DFD">
            <w:pPr>
              <w:rPr>
                <w:lang w:val="en-GB"/>
              </w:rPr>
            </w:pPr>
            <w:r w:rsidRPr="00C26C40">
              <w:rPr>
                <w:lang w:val="en-GB"/>
              </w:rPr>
              <w:t>0.000</w:t>
            </w:r>
          </w:p>
        </w:tc>
        <w:tc>
          <w:tcPr>
            <w:tcW w:w="1820" w:type="dxa"/>
          </w:tcPr>
          <w:p w14:paraId="79FB713A" w14:textId="77777777" w:rsidR="00312BC3" w:rsidRPr="00C26C40" w:rsidRDefault="00312BC3" w:rsidP="00870DFD">
            <w:pPr>
              <w:rPr>
                <w:lang w:val="en-GB"/>
              </w:rPr>
            </w:pPr>
            <w:r w:rsidRPr="00C26C40">
              <w:rPr>
                <w:lang w:val="en-GB"/>
              </w:rPr>
              <w:t>0.000</w:t>
            </w:r>
          </w:p>
        </w:tc>
      </w:tr>
      <w:tr w:rsidR="00312BC3" w:rsidRPr="00C26C40" w14:paraId="61FDBEDE" w14:textId="77777777" w:rsidTr="00936023">
        <w:trPr>
          <w:jc w:val="center"/>
        </w:trPr>
        <w:tc>
          <w:tcPr>
            <w:tcW w:w="890" w:type="dxa"/>
          </w:tcPr>
          <w:p w14:paraId="61C3F900" w14:textId="77777777" w:rsidR="00312BC3" w:rsidRPr="00C26C40" w:rsidRDefault="00312BC3" w:rsidP="00870DFD">
            <w:pPr>
              <w:rPr>
                <w:lang w:val="en-GB"/>
              </w:rPr>
            </w:pPr>
            <w:r w:rsidRPr="00C26C40">
              <w:rPr>
                <w:lang w:val="en-GB"/>
              </w:rPr>
              <w:t>CO — Mass Flow (kg/hr)</w:t>
            </w:r>
          </w:p>
        </w:tc>
        <w:tc>
          <w:tcPr>
            <w:tcW w:w="1106" w:type="dxa"/>
          </w:tcPr>
          <w:p w14:paraId="363460BF" w14:textId="77777777" w:rsidR="00312BC3" w:rsidRPr="00C26C40" w:rsidRDefault="00312BC3" w:rsidP="00870DFD">
            <w:pPr>
              <w:rPr>
                <w:lang w:val="en-GB"/>
              </w:rPr>
            </w:pPr>
            <w:r w:rsidRPr="00C26C40">
              <w:rPr>
                <w:lang w:val="en-GB"/>
              </w:rPr>
              <w:t>0.000</w:t>
            </w:r>
          </w:p>
        </w:tc>
        <w:tc>
          <w:tcPr>
            <w:tcW w:w="1039" w:type="dxa"/>
          </w:tcPr>
          <w:p w14:paraId="127060DF" w14:textId="77777777" w:rsidR="00312BC3" w:rsidRPr="00C26C40" w:rsidRDefault="00312BC3" w:rsidP="00870DFD">
            <w:pPr>
              <w:rPr>
                <w:lang w:val="en-GB"/>
              </w:rPr>
            </w:pPr>
            <w:r w:rsidRPr="00C26C40">
              <w:rPr>
                <w:lang w:val="en-GB"/>
              </w:rPr>
              <w:t>62.849</w:t>
            </w:r>
          </w:p>
        </w:tc>
        <w:tc>
          <w:tcPr>
            <w:tcW w:w="1039" w:type="dxa"/>
          </w:tcPr>
          <w:p w14:paraId="7C410A8C" w14:textId="77777777" w:rsidR="00312BC3" w:rsidRPr="00C26C40" w:rsidRDefault="00312BC3" w:rsidP="00870DFD">
            <w:pPr>
              <w:rPr>
                <w:lang w:val="en-GB"/>
              </w:rPr>
            </w:pPr>
            <w:r w:rsidRPr="00C26C40">
              <w:rPr>
                <w:lang w:val="en-GB"/>
              </w:rPr>
              <w:t>62.849</w:t>
            </w:r>
          </w:p>
        </w:tc>
        <w:tc>
          <w:tcPr>
            <w:tcW w:w="1105" w:type="dxa"/>
          </w:tcPr>
          <w:p w14:paraId="663E9E42" w14:textId="77777777" w:rsidR="00312BC3" w:rsidRPr="00C26C40" w:rsidRDefault="00312BC3" w:rsidP="00870DFD">
            <w:pPr>
              <w:rPr>
                <w:lang w:val="en-GB"/>
              </w:rPr>
            </w:pPr>
            <w:r w:rsidRPr="00C26C40">
              <w:rPr>
                <w:lang w:val="en-GB"/>
              </w:rPr>
              <w:t>0.298</w:t>
            </w:r>
          </w:p>
        </w:tc>
        <w:tc>
          <w:tcPr>
            <w:tcW w:w="1105" w:type="dxa"/>
          </w:tcPr>
          <w:p w14:paraId="0B4A3E7E" w14:textId="77777777" w:rsidR="00312BC3" w:rsidRPr="00C26C40" w:rsidRDefault="00312BC3" w:rsidP="00870DFD">
            <w:pPr>
              <w:rPr>
                <w:lang w:val="en-GB"/>
              </w:rPr>
            </w:pPr>
            <w:r w:rsidRPr="00C26C40">
              <w:rPr>
                <w:lang w:val="en-GB"/>
              </w:rPr>
              <w:t>0.298</w:t>
            </w:r>
          </w:p>
        </w:tc>
        <w:tc>
          <w:tcPr>
            <w:tcW w:w="1105" w:type="dxa"/>
          </w:tcPr>
          <w:p w14:paraId="3A4C2C8F" w14:textId="77777777" w:rsidR="00312BC3" w:rsidRPr="00C26C40" w:rsidRDefault="00312BC3" w:rsidP="00870DFD">
            <w:pPr>
              <w:rPr>
                <w:lang w:val="en-GB"/>
              </w:rPr>
            </w:pPr>
            <w:r w:rsidRPr="00C26C40">
              <w:rPr>
                <w:lang w:val="en-GB"/>
              </w:rPr>
              <w:t>0.000</w:t>
            </w:r>
          </w:p>
        </w:tc>
        <w:tc>
          <w:tcPr>
            <w:tcW w:w="1820" w:type="dxa"/>
          </w:tcPr>
          <w:p w14:paraId="17563A0D" w14:textId="77777777" w:rsidR="00312BC3" w:rsidRPr="00C26C40" w:rsidRDefault="00312BC3" w:rsidP="00870DFD">
            <w:pPr>
              <w:rPr>
                <w:lang w:val="en-GB"/>
              </w:rPr>
            </w:pPr>
            <w:r w:rsidRPr="00C26C40">
              <w:rPr>
                <w:lang w:val="en-GB"/>
              </w:rPr>
              <w:t>0.000</w:t>
            </w:r>
          </w:p>
        </w:tc>
      </w:tr>
      <w:tr w:rsidR="00312BC3" w:rsidRPr="00C26C40" w14:paraId="1286F418" w14:textId="77777777" w:rsidTr="00936023">
        <w:trPr>
          <w:jc w:val="center"/>
        </w:trPr>
        <w:tc>
          <w:tcPr>
            <w:tcW w:w="890" w:type="dxa"/>
          </w:tcPr>
          <w:p w14:paraId="5E9022B0" w14:textId="77777777" w:rsidR="00312BC3" w:rsidRPr="00C26C40" w:rsidRDefault="00312BC3" w:rsidP="00870DFD">
            <w:pPr>
              <w:rPr>
                <w:lang w:val="en-GB"/>
              </w:rPr>
            </w:pPr>
            <w:r w:rsidRPr="00C26C40">
              <w:rPr>
                <w:lang w:val="en-GB"/>
              </w:rPr>
              <w:t>Fe₃O₄ — Mass Flow (kg/hr)</w:t>
            </w:r>
          </w:p>
        </w:tc>
        <w:tc>
          <w:tcPr>
            <w:tcW w:w="1106" w:type="dxa"/>
          </w:tcPr>
          <w:p w14:paraId="5A8FA42F" w14:textId="77777777" w:rsidR="00312BC3" w:rsidRPr="00C26C40" w:rsidRDefault="00312BC3" w:rsidP="00870DFD">
            <w:pPr>
              <w:rPr>
                <w:lang w:val="en-GB"/>
              </w:rPr>
            </w:pPr>
            <w:r w:rsidRPr="00C26C40">
              <w:rPr>
                <w:lang w:val="en-GB"/>
              </w:rPr>
              <w:t>10.168</w:t>
            </w:r>
          </w:p>
        </w:tc>
        <w:tc>
          <w:tcPr>
            <w:tcW w:w="1039" w:type="dxa"/>
          </w:tcPr>
          <w:p w14:paraId="539A8EA4" w14:textId="77777777" w:rsidR="00312BC3" w:rsidRPr="00C26C40" w:rsidRDefault="00312BC3" w:rsidP="00870DFD">
            <w:pPr>
              <w:rPr>
                <w:lang w:val="en-GB"/>
              </w:rPr>
            </w:pPr>
            <w:r w:rsidRPr="00C26C40">
              <w:rPr>
                <w:lang w:val="en-GB"/>
              </w:rPr>
              <w:t>0.848</w:t>
            </w:r>
          </w:p>
        </w:tc>
        <w:tc>
          <w:tcPr>
            <w:tcW w:w="1039" w:type="dxa"/>
          </w:tcPr>
          <w:p w14:paraId="6B5F152C" w14:textId="77777777" w:rsidR="00312BC3" w:rsidRPr="00C26C40" w:rsidRDefault="00312BC3" w:rsidP="00870DFD">
            <w:pPr>
              <w:rPr>
                <w:lang w:val="en-GB"/>
              </w:rPr>
            </w:pPr>
            <w:r w:rsidRPr="00C26C40">
              <w:rPr>
                <w:lang w:val="en-GB"/>
              </w:rPr>
              <w:t>0.848</w:t>
            </w:r>
          </w:p>
        </w:tc>
        <w:tc>
          <w:tcPr>
            <w:tcW w:w="1105" w:type="dxa"/>
          </w:tcPr>
          <w:p w14:paraId="39BC32E5" w14:textId="77777777" w:rsidR="00312BC3" w:rsidRPr="00C26C40" w:rsidRDefault="00312BC3" w:rsidP="00870DFD">
            <w:pPr>
              <w:rPr>
                <w:lang w:val="en-GB"/>
              </w:rPr>
            </w:pPr>
            <w:r w:rsidRPr="00C26C40">
              <w:rPr>
                <w:lang w:val="en-GB"/>
              </w:rPr>
              <w:t>0.085</w:t>
            </w:r>
          </w:p>
        </w:tc>
        <w:tc>
          <w:tcPr>
            <w:tcW w:w="1105" w:type="dxa"/>
          </w:tcPr>
          <w:p w14:paraId="03F9430D" w14:textId="77777777" w:rsidR="00312BC3" w:rsidRPr="00C26C40" w:rsidRDefault="00312BC3" w:rsidP="00870DFD">
            <w:pPr>
              <w:rPr>
                <w:lang w:val="en-GB"/>
              </w:rPr>
            </w:pPr>
            <w:r w:rsidRPr="00C26C40">
              <w:rPr>
                <w:lang w:val="en-GB"/>
              </w:rPr>
              <w:t>0.085</w:t>
            </w:r>
          </w:p>
        </w:tc>
        <w:tc>
          <w:tcPr>
            <w:tcW w:w="1105" w:type="dxa"/>
          </w:tcPr>
          <w:p w14:paraId="0C8E049F" w14:textId="77777777" w:rsidR="00312BC3" w:rsidRPr="00C26C40" w:rsidRDefault="00312BC3" w:rsidP="00870DFD">
            <w:pPr>
              <w:rPr>
                <w:lang w:val="en-GB"/>
              </w:rPr>
            </w:pPr>
            <w:r w:rsidRPr="00C26C40">
              <w:rPr>
                <w:lang w:val="en-GB"/>
              </w:rPr>
              <w:t>0.508</w:t>
            </w:r>
          </w:p>
        </w:tc>
        <w:tc>
          <w:tcPr>
            <w:tcW w:w="1820" w:type="dxa"/>
          </w:tcPr>
          <w:p w14:paraId="3F53F265" w14:textId="77777777" w:rsidR="00312BC3" w:rsidRPr="00C26C40" w:rsidRDefault="00312BC3" w:rsidP="00870DFD">
            <w:pPr>
              <w:rPr>
                <w:lang w:val="en-GB"/>
              </w:rPr>
            </w:pPr>
            <w:r w:rsidRPr="00C26C40">
              <w:rPr>
                <w:lang w:val="en-GB"/>
              </w:rPr>
              <w:t>0.508</w:t>
            </w:r>
          </w:p>
        </w:tc>
      </w:tr>
      <w:tr w:rsidR="00312BC3" w:rsidRPr="00C26C40" w14:paraId="1FAA0AEA" w14:textId="77777777" w:rsidTr="00936023">
        <w:trPr>
          <w:jc w:val="center"/>
        </w:trPr>
        <w:tc>
          <w:tcPr>
            <w:tcW w:w="890" w:type="dxa"/>
          </w:tcPr>
          <w:p w14:paraId="5E4F09AB" w14:textId="77777777" w:rsidR="00312BC3" w:rsidRPr="00C26C40" w:rsidRDefault="00312BC3" w:rsidP="00870DFD">
            <w:pPr>
              <w:rPr>
                <w:lang w:val="en-GB"/>
              </w:rPr>
            </w:pPr>
            <w:r w:rsidRPr="00C26C40">
              <w:rPr>
                <w:lang w:val="en-GB"/>
              </w:rPr>
              <w:t>Al₂O₃ — Mass Flow (kg/hr)</w:t>
            </w:r>
          </w:p>
        </w:tc>
        <w:tc>
          <w:tcPr>
            <w:tcW w:w="1106" w:type="dxa"/>
          </w:tcPr>
          <w:p w14:paraId="1932D3DE" w14:textId="77777777" w:rsidR="00312BC3" w:rsidRPr="00C26C40" w:rsidRDefault="00312BC3" w:rsidP="00870DFD">
            <w:pPr>
              <w:rPr>
                <w:lang w:val="en-GB"/>
              </w:rPr>
            </w:pPr>
            <w:r w:rsidRPr="00C26C40">
              <w:rPr>
                <w:lang w:val="en-GB"/>
              </w:rPr>
              <w:t>266.839</w:t>
            </w:r>
          </w:p>
        </w:tc>
        <w:tc>
          <w:tcPr>
            <w:tcW w:w="1039" w:type="dxa"/>
          </w:tcPr>
          <w:p w14:paraId="4DF6B0F5" w14:textId="77777777" w:rsidR="00312BC3" w:rsidRPr="00C26C40" w:rsidRDefault="00312BC3" w:rsidP="00870DFD">
            <w:pPr>
              <w:rPr>
                <w:lang w:val="en-GB"/>
              </w:rPr>
            </w:pPr>
            <w:r w:rsidRPr="00C26C40">
              <w:rPr>
                <w:lang w:val="en-GB"/>
              </w:rPr>
              <w:t>22.250</w:t>
            </w:r>
          </w:p>
        </w:tc>
        <w:tc>
          <w:tcPr>
            <w:tcW w:w="1039" w:type="dxa"/>
          </w:tcPr>
          <w:p w14:paraId="0BEF8185" w14:textId="77777777" w:rsidR="00312BC3" w:rsidRPr="00C26C40" w:rsidRDefault="00312BC3" w:rsidP="00870DFD">
            <w:pPr>
              <w:rPr>
                <w:lang w:val="en-GB"/>
              </w:rPr>
            </w:pPr>
            <w:r w:rsidRPr="00C26C40">
              <w:rPr>
                <w:lang w:val="en-GB"/>
              </w:rPr>
              <w:t>22.250</w:t>
            </w:r>
          </w:p>
        </w:tc>
        <w:tc>
          <w:tcPr>
            <w:tcW w:w="1105" w:type="dxa"/>
          </w:tcPr>
          <w:p w14:paraId="7E488EF9" w14:textId="77777777" w:rsidR="00312BC3" w:rsidRPr="00C26C40" w:rsidRDefault="00312BC3" w:rsidP="00870DFD">
            <w:pPr>
              <w:rPr>
                <w:lang w:val="en-GB"/>
              </w:rPr>
            </w:pPr>
            <w:r w:rsidRPr="00C26C40">
              <w:rPr>
                <w:lang w:val="en-GB"/>
              </w:rPr>
              <w:t>2.225</w:t>
            </w:r>
          </w:p>
        </w:tc>
        <w:tc>
          <w:tcPr>
            <w:tcW w:w="1105" w:type="dxa"/>
          </w:tcPr>
          <w:p w14:paraId="40A1E77C" w14:textId="77777777" w:rsidR="00312BC3" w:rsidRPr="00C26C40" w:rsidRDefault="00312BC3" w:rsidP="00870DFD">
            <w:pPr>
              <w:rPr>
                <w:lang w:val="en-GB"/>
              </w:rPr>
            </w:pPr>
            <w:r w:rsidRPr="00C26C40">
              <w:rPr>
                <w:lang w:val="en-GB"/>
              </w:rPr>
              <w:t>2.225</w:t>
            </w:r>
          </w:p>
        </w:tc>
        <w:tc>
          <w:tcPr>
            <w:tcW w:w="1105" w:type="dxa"/>
          </w:tcPr>
          <w:p w14:paraId="1E3A51CC" w14:textId="77777777" w:rsidR="00312BC3" w:rsidRPr="00C26C40" w:rsidRDefault="00312BC3" w:rsidP="00870DFD">
            <w:pPr>
              <w:rPr>
                <w:lang w:val="en-GB"/>
              </w:rPr>
            </w:pPr>
            <w:r w:rsidRPr="00C26C40">
              <w:rPr>
                <w:lang w:val="en-GB"/>
              </w:rPr>
              <w:t>261.502</w:t>
            </w:r>
          </w:p>
        </w:tc>
        <w:tc>
          <w:tcPr>
            <w:tcW w:w="1820" w:type="dxa"/>
          </w:tcPr>
          <w:p w14:paraId="3E60B91B" w14:textId="77777777" w:rsidR="00312BC3" w:rsidRPr="00C26C40" w:rsidRDefault="00312BC3" w:rsidP="00870DFD">
            <w:pPr>
              <w:rPr>
                <w:lang w:val="en-GB"/>
              </w:rPr>
            </w:pPr>
            <w:r w:rsidRPr="00C26C40">
              <w:rPr>
                <w:lang w:val="en-GB"/>
              </w:rPr>
              <w:t>261.502</w:t>
            </w:r>
          </w:p>
        </w:tc>
      </w:tr>
      <w:tr w:rsidR="00312BC3" w:rsidRPr="00C26C40" w14:paraId="5069FB78" w14:textId="77777777" w:rsidTr="00936023">
        <w:trPr>
          <w:jc w:val="center"/>
        </w:trPr>
        <w:tc>
          <w:tcPr>
            <w:tcW w:w="890" w:type="dxa"/>
          </w:tcPr>
          <w:p w14:paraId="59717F22" w14:textId="77777777" w:rsidR="00312BC3" w:rsidRPr="00C26C40" w:rsidRDefault="00312BC3" w:rsidP="00870DFD">
            <w:pPr>
              <w:rPr>
                <w:lang w:val="en-GB"/>
              </w:rPr>
            </w:pPr>
            <w:r w:rsidRPr="00C26C40">
              <w:rPr>
                <w:lang w:val="en-GB"/>
              </w:rPr>
              <w:t>O₂ — Mass Flow (kg/hr)</w:t>
            </w:r>
          </w:p>
        </w:tc>
        <w:tc>
          <w:tcPr>
            <w:tcW w:w="1106" w:type="dxa"/>
          </w:tcPr>
          <w:p w14:paraId="72272A2B" w14:textId="77777777" w:rsidR="00312BC3" w:rsidRPr="00C26C40" w:rsidRDefault="00312BC3" w:rsidP="00870DFD">
            <w:pPr>
              <w:rPr>
                <w:lang w:val="en-GB"/>
              </w:rPr>
            </w:pPr>
            <w:r w:rsidRPr="00C26C40">
              <w:rPr>
                <w:lang w:val="en-GB"/>
              </w:rPr>
              <w:t>0.000</w:t>
            </w:r>
          </w:p>
        </w:tc>
        <w:tc>
          <w:tcPr>
            <w:tcW w:w="1039" w:type="dxa"/>
          </w:tcPr>
          <w:p w14:paraId="6389A642" w14:textId="77777777" w:rsidR="00312BC3" w:rsidRPr="00C26C40" w:rsidRDefault="00312BC3" w:rsidP="00870DFD">
            <w:pPr>
              <w:rPr>
                <w:lang w:val="en-GB"/>
              </w:rPr>
            </w:pPr>
            <w:r w:rsidRPr="00C26C40">
              <w:rPr>
                <w:lang w:val="en-GB"/>
              </w:rPr>
              <w:t>0.000</w:t>
            </w:r>
          </w:p>
        </w:tc>
        <w:tc>
          <w:tcPr>
            <w:tcW w:w="1039" w:type="dxa"/>
          </w:tcPr>
          <w:p w14:paraId="32BC2EE2" w14:textId="77777777" w:rsidR="00312BC3" w:rsidRPr="00C26C40" w:rsidRDefault="00312BC3" w:rsidP="00870DFD">
            <w:pPr>
              <w:rPr>
                <w:lang w:val="en-GB"/>
              </w:rPr>
            </w:pPr>
            <w:r w:rsidRPr="00C26C40">
              <w:rPr>
                <w:lang w:val="en-GB"/>
              </w:rPr>
              <w:t>0.000</w:t>
            </w:r>
          </w:p>
        </w:tc>
        <w:tc>
          <w:tcPr>
            <w:tcW w:w="1105" w:type="dxa"/>
          </w:tcPr>
          <w:p w14:paraId="785F6612" w14:textId="77777777" w:rsidR="00312BC3" w:rsidRPr="00C26C40" w:rsidRDefault="00312BC3" w:rsidP="00870DFD">
            <w:pPr>
              <w:rPr>
                <w:lang w:val="en-GB"/>
              </w:rPr>
            </w:pPr>
            <w:r w:rsidRPr="00C26C40">
              <w:rPr>
                <w:lang w:val="en-GB"/>
              </w:rPr>
              <w:t>0.000</w:t>
            </w:r>
          </w:p>
        </w:tc>
        <w:tc>
          <w:tcPr>
            <w:tcW w:w="1105" w:type="dxa"/>
          </w:tcPr>
          <w:p w14:paraId="7EDBB5CC" w14:textId="77777777" w:rsidR="00312BC3" w:rsidRPr="00C26C40" w:rsidRDefault="00312BC3" w:rsidP="00870DFD">
            <w:pPr>
              <w:rPr>
                <w:lang w:val="en-GB"/>
              </w:rPr>
            </w:pPr>
            <w:r w:rsidRPr="00C26C40">
              <w:rPr>
                <w:lang w:val="en-GB"/>
              </w:rPr>
              <w:t>0.000</w:t>
            </w:r>
          </w:p>
        </w:tc>
        <w:tc>
          <w:tcPr>
            <w:tcW w:w="1105" w:type="dxa"/>
          </w:tcPr>
          <w:p w14:paraId="4DDA5DA7" w14:textId="77777777" w:rsidR="00312BC3" w:rsidRPr="00C26C40" w:rsidRDefault="00312BC3" w:rsidP="00870DFD">
            <w:pPr>
              <w:rPr>
                <w:lang w:val="en-GB"/>
              </w:rPr>
            </w:pPr>
            <w:r w:rsidRPr="00C26C40">
              <w:rPr>
                <w:lang w:val="en-GB"/>
              </w:rPr>
              <w:t>0.000</w:t>
            </w:r>
          </w:p>
        </w:tc>
        <w:tc>
          <w:tcPr>
            <w:tcW w:w="1820" w:type="dxa"/>
          </w:tcPr>
          <w:p w14:paraId="4D47A3F6" w14:textId="77777777" w:rsidR="00312BC3" w:rsidRPr="00C26C40" w:rsidRDefault="00312BC3" w:rsidP="00870DFD">
            <w:pPr>
              <w:rPr>
                <w:lang w:val="en-GB"/>
              </w:rPr>
            </w:pPr>
            <w:r w:rsidRPr="00C26C40">
              <w:rPr>
                <w:lang w:val="en-GB"/>
              </w:rPr>
              <w:t>0.000</w:t>
            </w:r>
          </w:p>
        </w:tc>
      </w:tr>
      <w:tr w:rsidR="00312BC3" w:rsidRPr="00C26C40" w14:paraId="53467CB4" w14:textId="77777777" w:rsidTr="00936023">
        <w:trPr>
          <w:jc w:val="center"/>
        </w:trPr>
        <w:tc>
          <w:tcPr>
            <w:tcW w:w="890" w:type="dxa"/>
          </w:tcPr>
          <w:p w14:paraId="0CE1020A" w14:textId="77777777" w:rsidR="00312BC3" w:rsidRPr="00C26C40" w:rsidRDefault="00312BC3" w:rsidP="00870DFD">
            <w:pPr>
              <w:rPr>
                <w:lang w:val="en-GB"/>
              </w:rPr>
            </w:pPr>
            <w:r w:rsidRPr="00C26C40">
              <w:rPr>
                <w:lang w:val="en-GB"/>
              </w:rPr>
              <w:t>CaAl₂O₄ — Mass Flow (kg/hr)</w:t>
            </w:r>
          </w:p>
        </w:tc>
        <w:tc>
          <w:tcPr>
            <w:tcW w:w="1106" w:type="dxa"/>
          </w:tcPr>
          <w:p w14:paraId="2F17EC23" w14:textId="77777777" w:rsidR="00312BC3" w:rsidRPr="00C26C40" w:rsidRDefault="00312BC3" w:rsidP="00870DFD">
            <w:pPr>
              <w:rPr>
                <w:lang w:val="en-GB"/>
              </w:rPr>
            </w:pPr>
            <w:r w:rsidRPr="00C26C40">
              <w:rPr>
                <w:lang w:val="en-GB"/>
              </w:rPr>
              <w:t>0.000</w:t>
            </w:r>
          </w:p>
        </w:tc>
        <w:tc>
          <w:tcPr>
            <w:tcW w:w="1039" w:type="dxa"/>
          </w:tcPr>
          <w:p w14:paraId="43CABE86" w14:textId="77777777" w:rsidR="00312BC3" w:rsidRPr="00C26C40" w:rsidRDefault="00312BC3" w:rsidP="00870DFD">
            <w:pPr>
              <w:rPr>
                <w:lang w:val="en-GB"/>
              </w:rPr>
            </w:pPr>
            <w:r w:rsidRPr="00C26C40">
              <w:rPr>
                <w:lang w:val="en-GB"/>
              </w:rPr>
              <w:t>0.000</w:t>
            </w:r>
          </w:p>
        </w:tc>
        <w:tc>
          <w:tcPr>
            <w:tcW w:w="1039" w:type="dxa"/>
          </w:tcPr>
          <w:p w14:paraId="53FC0347" w14:textId="77777777" w:rsidR="00312BC3" w:rsidRPr="00C26C40" w:rsidRDefault="00312BC3" w:rsidP="00870DFD">
            <w:pPr>
              <w:rPr>
                <w:lang w:val="en-GB"/>
              </w:rPr>
            </w:pPr>
            <w:r w:rsidRPr="00C26C40">
              <w:rPr>
                <w:lang w:val="en-GB"/>
              </w:rPr>
              <w:t>0.000</w:t>
            </w:r>
          </w:p>
        </w:tc>
        <w:tc>
          <w:tcPr>
            <w:tcW w:w="1105" w:type="dxa"/>
          </w:tcPr>
          <w:p w14:paraId="0616AA84" w14:textId="77777777" w:rsidR="00312BC3" w:rsidRPr="00C26C40" w:rsidRDefault="00312BC3" w:rsidP="00870DFD">
            <w:pPr>
              <w:rPr>
                <w:lang w:val="en-GB"/>
              </w:rPr>
            </w:pPr>
            <w:r w:rsidRPr="00C26C40">
              <w:rPr>
                <w:lang w:val="en-GB"/>
              </w:rPr>
              <w:t>0.000</w:t>
            </w:r>
          </w:p>
        </w:tc>
        <w:tc>
          <w:tcPr>
            <w:tcW w:w="1105" w:type="dxa"/>
          </w:tcPr>
          <w:p w14:paraId="2E9836C3" w14:textId="77777777" w:rsidR="00312BC3" w:rsidRPr="00C26C40" w:rsidRDefault="00312BC3" w:rsidP="00870DFD">
            <w:pPr>
              <w:rPr>
                <w:lang w:val="en-GB"/>
              </w:rPr>
            </w:pPr>
            <w:r w:rsidRPr="00C26C40">
              <w:rPr>
                <w:lang w:val="en-GB"/>
              </w:rPr>
              <w:t>0.000</w:t>
            </w:r>
          </w:p>
        </w:tc>
        <w:tc>
          <w:tcPr>
            <w:tcW w:w="1105" w:type="dxa"/>
          </w:tcPr>
          <w:p w14:paraId="2079A225" w14:textId="77777777" w:rsidR="00312BC3" w:rsidRPr="00C26C40" w:rsidRDefault="00312BC3" w:rsidP="00870DFD">
            <w:pPr>
              <w:rPr>
                <w:lang w:val="en-GB"/>
              </w:rPr>
            </w:pPr>
            <w:r w:rsidRPr="00C26C40">
              <w:rPr>
                <w:lang w:val="en-GB"/>
              </w:rPr>
              <w:t>0.000</w:t>
            </w:r>
          </w:p>
        </w:tc>
        <w:tc>
          <w:tcPr>
            <w:tcW w:w="1820" w:type="dxa"/>
          </w:tcPr>
          <w:p w14:paraId="754E2DF8" w14:textId="77777777" w:rsidR="00312BC3" w:rsidRPr="00C26C40" w:rsidRDefault="00312BC3" w:rsidP="00870DFD">
            <w:pPr>
              <w:rPr>
                <w:lang w:val="en-GB"/>
              </w:rPr>
            </w:pPr>
            <w:r w:rsidRPr="00C26C40">
              <w:rPr>
                <w:lang w:val="en-GB"/>
              </w:rPr>
              <w:t>0.000</w:t>
            </w:r>
          </w:p>
        </w:tc>
      </w:tr>
      <w:tr w:rsidR="00312BC3" w:rsidRPr="00C26C40" w14:paraId="602100AD" w14:textId="77777777" w:rsidTr="00936023">
        <w:trPr>
          <w:jc w:val="center"/>
        </w:trPr>
        <w:tc>
          <w:tcPr>
            <w:tcW w:w="890" w:type="dxa"/>
          </w:tcPr>
          <w:p w14:paraId="522AD7BC" w14:textId="77777777" w:rsidR="00312BC3" w:rsidRPr="00C26C40" w:rsidRDefault="00312BC3" w:rsidP="00870DFD">
            <w:pPr>
              <w:rPr>
                <w:lang w:val="en-GB"/>
              </w:rPr>
            </w:pPr>
            <w:r w:rsidRPr="00C26C40">
              <w:rPr>
                <w:lang w:val="en-GB"/>
              </w:rPr>
              <w:t>CaOH⁺ — Mass Flow (kg/hr)</w:t>
            </w:r>
          </w:p>
        </w:tc>
        <w:tc>
          <w:tcPr>
            <w:tcW w:w="1106" w:type="dxa"/>
          </w:tcPr>
          <w:p w14:paraId="50A3390A" w14:textId="77777777" w:rsidR="00312BC3" w:rsidRPr="00C26C40" w:rsidRDefault="00312BC3" w:rsidP="00870DFD">
            <w:pPr>
              <w:rPr>
                <w:lang w:val="en-GB"/>
              </w:rPr>
            </w:pPr>
            <w:r w:rsidRPr="00C26C40">
              <w:rPr>
                <w:lang w:val="en-GB"/>
              </w:rPr>
              <w:t>0.000</w:t>
            </w:r>
          </w:p>
        </w:tc>
        <w:tc>
          <w:tcPr>
            <w:tcW w:w="1039" w:type="dxa"/>
          </w:tcPr>
          <w:p w14:paraId="20D00422" w14:textId="77777777" w:rsidR="00312BC3" w:rsidRPr="00C26C40" w:rsidRDefault="00312BC3" w:rsidP="00870DFD">
            <w:pPr>
              <w:rPr>
                <w:lang w:val="en-GB"/>
              </w:rPr>
            </w:pPr>
            <w:r w:rsidRPr="00C26C40">
              <w:rPr>
                <w:lang w:val="en-GB"/>
              </w:rPr>
              <w:t>0.000</w:t>
            </w:r>
          </w:p>
        </w:tc>
        <w:tc>
          <w:tcPr>
            <w:tcW w:w="1039" w:type="dxa"/>
          </w:tcPr>
          <w:p w14:paraId="673B5B79" w14:textId="77777777" w:rsidR="00312BC3" w:rsidRPr="00C26C40" w:rsidRDefault="00312BC3" w:rsidP="00870DFD">
            <w:pPr>
              <w:rPr>
                <w:lang w:val="en-GB"/>
              </w:rPr>
            </w:pPr>
            <w:r w:rsidRPr="00C26C40">
              <w:rPr>
                <w:lang w:val="en-GB"/>
              </w:rPr>
              <w:t>0.000</w:t>
            </w:r>
          </w:p>
        </w:tc>
        <w:tc>
          <w:tcPr>
            <w:tcW w:w="1105" w:type="dxa"/>
          </w:tcPr>
          <w:p w14:paraId="6B3129F7" w14:textId="77777777" w:rsidR="00312BC3" w:rsidRPr="00C26C40" w:rsidRDefault="00312BC3" w:rsidP="00870DFD">
            <w:pPr>
              <w:rPr>
                <w:lang w:val="en-GB"/>
              </w:rPr>
            </w:pPr>
            <w:r w:rsidRPr="00C26C40">
              <w:rPr>
                <w:lang w:val="en-GB"/>
              </w:rPr>
              <w:t>0.000</w:t>
            </w:r>
          </w:p>
        </w:tc>
        <w:tc>
          <w:tcPr>
            <w:tcW w:w="1105" w:type="dxa"/>
          </w:tcPr>
          <w:p w14:paraId="5823CFFB" w14:textId="77777777" w:rsidR="00312BC3" w:rsidRPr="00C26C40" w:rsidRDefault="00312BC3" w:rsidP="00870DFD">
            <w:pPr>
              <w:rPr>
                <w:lang w:val="en-GB"/>
              </w:rPr>
            </w:pPr>
            <w:r w:rsidRPr="00C26C40">
              <w:rPr>
                <w:lang w:val="en-GB"/>
              </w:rPr>
              <w:t>0.000</w:t>
            </w:r>
          </w:p>
        </w:tc>
        <w:tc>
          <w:tcPr>
            <w:tcW w:w="1105" w:type="dxa"/>
          </w:tcPr>
          <w:p w14:paraId="70EEB5B5" w14:textId="77777777" w:rsidR="00312BC3" w:rsidRPr="00C26C40" w:rsidRDefault="00312BC3" w:rsidP="00870DFD">
            <w:pPr>
              <w:rPr>
                <w:lang w:val="en-GB"/>
              </w:rPr>
            </w:pPr>
            <w:r w:rsidRPr="00C26C40">
              <w:rPr>
                <w:lang w:val="en-GB"/>
              </w:rPr>
              <w:t>0.000</w:t>
            </w:r>
          </w:p>
        </w:tc>
        <w:tc>
          <w:tcPr>
            <w:tcW w:w="1820" w:type="dxa"/>
          </w:tcPr>
          <w:p w14:paraId="10BDE5AE" w14:textId="77777777" w:rsidR="00312BC3" w:rsidRPr="00C26C40" w:rsidRDefault="00312BC3" w:rsidP="00870DFD">
            <w:pPr>
              <w:rPr>
                <w:lang w:val="en-GB"/>
              </w:rPr>
            </w:pPr>
            <w:r w:rsidRPr="00C26C40">
              <w:rPr>
                <w:lang w:val="en-GB"/>
              </w:rPr>
              <w:t>0.000</w:t>
            </w:r>
          </w:p>
        </w:tc>
      </w:tr>
      <w:tr w:rsidR="00312BC3" w:rsidRPr="00C26C40" w14:paraId="70841277" w14:textId="77777777" w:rsidTr="00936023">
        <w:trPr>
          <w:jc w:val="center"/>
        </w:trPr>
        <w:tc>
          <w:tcPr>
            <w:tcW w:w="890" w:type="dxa"/>
          </w:tcPr>
          <w:p w14:paraId="6D23DD16" w14:textId="77777777" w:rsidR="00312BC3" w:rsidRPr="00C26C40" w:rsidRDefault="00312BC3" w:rsidP="00870DFD">
            <w:pPr>
              <w:rPr>
                <w:lang w:val="en-GB"/>
              </w:rPr>
            </w:pPr>
            <w:r w:rsidRPr="00C26C40">
              <w:rPr>
                <w:lang w:val="en-GB"/>
              </w:rPr>
              <w:t>Iron-(s) — Mass Flow (kg/hr)</w:t>
            </w:r>
          </w:p>
        </w:tc>
        <w:tc>
          <w:tcPr>
            <w:tcW w:w="1106" w:type="dxa"/>
          </w:tcPr>
          <w:p w14:paraId="13E598F2" w14:textId="77777777" w:rsidR="00312BC3" w:rsidRPr="00C26C40" w:rsidRDefault="00312BC3" w:rsidP="00870DFD">
            <w:pPr>
              <w:rPr>
                <w:lang w:val="en-GB"/>
              </w:rPr>
            </w:pPr>
            <w:r w:rsidRPr="00C26C40">
              <w:rPr>
                <w:lang w:val="en-GB"/>
              </w:rPr>
              <w:t>0.000</w:t>
            </w:r>
          </w:p>
        </w:tc>
        <w:tc>
          <w:tcPr>
            <w:tcW w:w="1039" w:type="dxa"/>
          </w:tcPr>
          <w:p w14:paraId="6A292A71" w14:textId="77777777" w:rsidR="00312BC3" w:rsidRPr="00C26C40" w:rsidRDefault="00312BC3" w:rsidP="00870DFD">
            <w:pPr>
              <w:rPr>
                <w:lang w:val="en-GB"/>
              </w:rPr>
            </w:pPr>
            <w:r w:rsidRPr="00C26C40">
              <w:rPr>
                <w:lang w:val="en-GB"/>
              </w:rPr>
              <w:t>0.000</w:t>
            </w:r>
          </w:p>
        </w:tc>
        <w:tc>
          <w:tcPr>
            <w:tcW w:w="1039" w:type="dxa"/>
          </w:tcPr>
          <w:p w14:paraId="484E2989" w14:textId="77777777" w:rsidR="00312BC3" w:rsidRPr="00C26C40" w:rsidRDefault="00312BC3" w:rsidP="00870DFD">
            <w:pPr>
              <w:rPr>
                <w:lang w:val="en-GB"/>
              </w:rPr>
            </w:pPr>
            <w:r w:rsidRPr="00C26C40">
              <w:rPr>
                <w:lang w:val="en-GB"/>
              </w:rPr>
              <w:t>0.000</w:t>
            </w:r>
          </w:p>
        </w:tc>
        <w:tc>
          <w:tcPr>
            <w:tcW w:w="1105" w:type="dxa"/>
          </w:tcPr>
          <w:p w14:paraId="799C499A" w14:textId="77777777" w:rsidR="00312BC3" w:rsidRPr="00C26C40" w:rsidRDefault="00312BC3" w:rsidP="00870DFD">
            <w:pPr>
              <w:rPr>
                <w:lang w:val="en-GB"/>
              </w:rPr>
            </w:pPr>
            <w:r w:rsidRPr="00C26C40">
              <w:rPr>
                <w:lang w:val="en-GB"/>
              </w:rPr>
              <w:t>0.000</w:t>
            </w:r>
          </w:p>
        </w:tc>
        <w:tc>
          <w:tcPr>
            <w:tcW w:w="1105" w:type="dxa"/>
          </w:tcPr>
          <w:p w14:paraId="7BC09B2B" w14:textId="77777777" w:rsidR="00312BC3" w:rsidRPr="00C26C40" w:rsidRDefault="00312BC3" w:rsidP="00870DFD">
            <w:pPr>
              <w:rPr>
                <w:lang w:val="en-GB"/>
              </w:rPr>
            </w:pPr>
            <w:r w:rsidRPr="00C26C40">
              <w:rPr>
                <w:lang w:val="en-GB"/>
              </w:rPr>
              <w:t>0.000</w:t>
            </w:r>
          </w:p>
        </w:tc>
        <w:tc>
          <w:tcPr>
            <w:tcW w:w="1105" w:type="dxa"/>
          </w:tcPr>
          <w:p w14:paraId="270DB523" w14:textId="77777777" w:rsidR="00312BC3" w:rsidRPr="00C26C40" w:rsidRDefault="00312BC3" w:rsidP="00870DFD">
            <w:pPr>
              <w:rPr>
                <w:lang w:val="en-GB"/>
              </w:rPr>
            </w:pPr>
            <w:r w:rsidRPr="00C26C40">
              <w:rPr>
                <w:lang w:val="en-GB"/>
              </w:rPr>
              <w:t>0.000</w:t>
            </w:r>
          </w:p>
        </w:tc>
        <w:tc>
          <w:tcPr>
            <w:tcW w:w="1820" w:type="dxa"/>
          </w:tcPr>
          <w:p w14:paraId="53EAC493" w14:textId="77777777" w:rsidR="00312BC3" w:rsidRPr="00C26C40" w:rsidRDefault="00312BC3" w:rsidP="00870DFD">
            <w:pPr>
              <w:rPr>
                <w:lang w:val="en-GB"/>
              </w:rPr>
            </w:pPr>
            <w:r w:rsidRPr="00C26C40">
              <w:rPr>
                <w:lang w:val="en-GB"/>
              </w:rPr>
              <w:t>0.000</w:t>
            </w:r>
          </w:p>
        </w:tc>
      </w:tr>
      <w:tr w:rsidR="00312BC3" w:rsidRPr="00C26C40" w14:paraId="4DAEA348" w14:textId="77777777" w:rsidTr="00936023">
        <w:trPr>
          <w:jc w:val="center"/>
        </w:trPr>
        <w:tc>
          <w:tcPr>
            <w:tcW w:w="890" w:type="dxa"/>
          </w:tcPr>
          <w:p w14:paraId="15C561FC" w14:textId="77777777" w:rsidR="00312BC3" w:rsidRPr="00C26C40" w:rsidRDefault="00312BC3" w:rsidP="00870DFD">
            <w:pPr>
              <w:rPr>
                <w:lang w:val="en-GB"/>
              </w:rPr>
            </w:pPr>
            <w:r w:rsidRPr="00C26C40">
              <w:rPr>
                <w:lang w:val="en-GB"/>
              </w:rPr>
              <w:lastRenderedPageBreak/>
              <w:t>HCO₃⁻ — Mass Flow (kg/hr)</w:t>
            </w:r>
          </w:p>
        </w:tc>
        <w:tc>
          <w:tcPr>
            <w:tcW w:w="1106" w:type="dxa"/>
          </w:tcPr>
          <w:p w14:paraId="504CB2AC" w14:textId="77777777" w:rsidR="00312BC3" w:rsidRPr="00C26C40" w:rsidRDefault="00312BC3" w:rsidP="00870DFD">
            <w:pPr>
              <w:rPr>
                <w:lang w:val="en-GB"/>
              </w:rPr>
            </w:pPr>
            <w:r w:rsidRPr="00C26C40">
              <w:rPr>
                <w:lang w:val="en-GB"/>
              </w:rPr>
              <w:t>0.000</w:t>
            </w:r>
          </w:p>
        </w:tc>
        <w:tc>
          <w:tcPr>
            <w:tcW w:w="1039" w:type="dxa"/>
          </w:tcPr>
          <w:p w14:paraId="296F5E2E" w14:textId="77777777" w:rsidR="00312BC3" w:rsidRPr="00C26C40" w:rsidRDefault="00312BC3" w:rsidP="00870DFD">
            <w:pPr>
              <w:rPr>
                <w:lang w:val="en-GB"/>
              </w:rPr>
            </w:pPr>
            <w:r w:rsidRPr="00C26C40">
              <w:rPr>
                <w:lang w:val="en-GB"/>
              </w:rPr>
              <w:t>0.000</w:t>
            </w:r>
          </w:p>
        </w:tc>
        <w:tc>
          <w:tcPr>
            <w:tcW w:w="1039" w:type="dxa"/>
          </w:tcPr>
          <w:p w14:paraId="307CE18E" w14:textId="77777777" w:rsidR="00312BC3" w:rsidRPr="00C26C40" w:rsidRDefault="00312BC3" w:rsidP="00870DFD">
            <w:pPr>
              <w:rPr>
                <w:lang w:val="en-GB"/>
              </w:rPr>
            </w:pPr>
            <w:r w:rsidRPr="00C26C40">
              <w:rPr>
                <w:lang w:val="en-GB"/>
              </w:rPr>
              <w:t>0.000</w:t>
            </w:r>
          </w:p>
        </w:tc>
        <w:tc>
          <w:tcPr>
            <w:tcW w:w="1105" w:type="dxa"/>
          </w:tcPr>
          <w:p w14:paraId="41E5CC11" w14:textId="77777777" w:rsidR="00312BC3" w:rsidRPr="00C26C40" w:rsidRDefault="00312BC3" w:rsidP="00870DFD">
            <w:pPr>
              <w:rPr>
                <w:lang w:val="en-GB"/>
              </w:rPr>
            </w:pPr>
            <w:r w:rsidRPr="00C26C40">
              <w:rPr>
                <w:lang w:val="en-GB"/>
              </w:rPr>
              <w:t>0.000</w:t>
            </w:r>
          </w:p>
        </w:tc>
        <w:tc>
          <w:tcPr>
            <w:tcW w:w="1105" w:type="dxa"/>
          </w:tcPr>
          <w:p w14:paraId="27D28CF5" w14:textId="77777777" w:rsidR="00312BC3" w:rsidRPr="00C26C40" w:rsidRDefault="00312BC3" w:rsidP="00870DFD">
            <w:pPr>
              <w:rPr>
                <w:lang w:val="en-GB"/>
              </w:rPr>
            </w:pPr>
            <w:r w:rsidRPr="00C26C40">
              <w:rPr>
                <w:lang w:val="en-GB"/>
              </w:rPr>
              <w:t>0.000</w:t>
            </w:r>
          </w:p>
        </w:tc>
        <w:tc>
          <w:tcPr>
            <w:tcW w:w="1105" w:type="dxa"/>
          </w:tcPr>
          <w:p w14:paraId="5376523E" w14:textId="77777777" w:rsidR="00312BC3" w:rsidRPr="00C26C40" w:rsidRDefault="00312BC3" w:rsidP="00870DFD">
            <w:pPr>
              <w:rPr>
                <w:lang w:val="en-GB"/>
              </w:rPr>
            </w:pPr>
            <w:r w:rsidRPr="00C26C40">
              <w:rPr>
                <w:lang w:val="en-GB"/>
              </w:rPr>
              <w:t>0.000</w:t>
            </w:r>
          </w:p>
        </w:tc>
        <w:tc>
          <w:tcPr>
            <w:tcW w:w="1820" w:type="dxa"/>
          </w:tcPr>
          <w:p w14:paraId="7D3DFA0C" w14:textId="77777777" w:rsidR="00312BC3" w:rsidRPr="00C26C40" w:rsidRDefault="00312BC3" w:rsidP="00870DFD">
            <w:pPr>
              <w:rPr>
                <w:lang w:val="en-GB"/>
              </w:rPr>
            </w:pPr>
            <w:r w:rsidRPr="00C26C40">
              <w:rPr>
                <w:lang w:val="en-GB"/>
              </w:rPr>
              <w:t>0.000</w:t>
            </w:r>
          </w:p>
        </w:tc>
      </w:tr>
      <w:tr w:rsidR="00312BC3" w:rsidRPr="00C26C40" w14:paraId="62EEA171" w14:textId="77777777" w:rsidTr="00936023">
        <w:trPr>
          <w:jc w:val="center"/>
        </w:trPr>
        <w:tc>
          <w:tcPr>
            <w:tcW w:w="890" w:type="dxa"/>
          </w:tcPr>
          <w:p w14:paraId="3FBAE3FD" w14:textId="77777777" w:rsidR="00312BC3" w:rsidRPr="00C26C40" w:rsidRDefault="00312BC3" w:rsidP="00870DFD">
            <w:pPr>
              <w:rPr>
                <w:lang w:val="en-GB"/>
              </w:rPr>
            </w:pPr>
            <w:r w:rsidRPr="00C26C40">
              <w:rPr>
                <w:lang w:val="en-GB"/>
              </w:rPr>
              <w:t>CO₃²⁻ — Mass Flow (kg/hr)</w:t>
            </w:r>
          </w:p>
        </w:tc>
        <w:tc>
          <w:tcPr>
            <w:tcW w:w="1106" w:type="dxa"/>
          </w:tcPr>
          <w:p w14:paraId="7FC92AC9" w14:textId="77777777" w:rsidR="00312BC3" w:rsidRPr="00C26C40" w:rsidRDefault="00312BC3" w:rsidP="00870DFD">
            <w:pPr>
              <w:rPr>
                <w:lang w:val="en-GB"/>
              </w:rPr>
            </w:pPr>
            <w:r w:rsidRPr="00C26C40">
              <w:rPr>
                <w:lang w:val="en-GB"/>
              </w:rPr>
              <w:t>0.000</w:t>
            </w:r>
          </w:p>
        </w:tc>
        <w:tc>
          <w:tcPr>
            <w:tcW w:w="1039" w:type="dxa"/>
          </w:tcPr>
          <w:p w14:paraId="637B64F7" w14:textId="77777777" w:rsidR="00312BC3" w:rsidRPr="00C26C40" w:rsidRDefault="00312BC3" w:rsidP="00870DFD">
            <w:pPr>
              <w:rPr>
                <w:lang w:val="en-GB"/>
              </w:rPr>
            </w:pPr>
            <w:r w:rsidRPr="00C26C40">
              <w:rPr>
                <w:lang w:val="en-GB"/>
              </w:rPr>
              <w:t>0.000</w:t>
            </w:r>
          </w:p>
        </w:tc>
        <w:tc>
          <w:tcPr>
            <w:tcW w:w="1039" w:type="dxa"/>
          </w:tcPr>
          <w:p w14:paraId="0FDD52FE" w14:textId="77777777" w:rsidR="00312BC3" w:rsidRPr="00C26C40" w:rsidRDefault="00312BC3" w:rsidP="00870DFD">
            <w:pPr>
              <w:rPr>
                <w:lang w:val="en-GB"/>
              </w:rPr>
            </w:pPr>
            <w:r w:rsidRPr="00C26C40">
              <w:rPr>
                <w:lang w:val="en-GB"/>
              </w:rPr>
              <w:t>0.000</w:t>
            </w:r>
          </w:p>
        </w:tc>
        <w:tc>
          <w:tcPr>
            <w:tcW w:w="1105" w:type="dxa"/>
          </w:tcPr>
          <w:p w14:paraId="38C58608" w14:textId="77777777" w:rsidR="00312BC3" w:rsidRPr="00C26C40" w:rsidRDefault="00312BC3" w:rsidP="00870DFD">
            <w:pPr>
              <w:rPr>
                <w:lang w:val="en-GB"/>
              </w:rPr>
            </w:pPr>
            <w:r w:rsidRPr="00C26C40">
              <w:rPr>
                <w:lang w:val="en-GB"/>
              </w:rPr>
              <w:t>0.000</w:t>
            </w:r>
          </w:p>
        </w:tc>
        <w:tc>
          <w:tcPr>
            <w:tcW w:w="1105" w:type="dxa"/>
          </w:tcPr>
          <w:p w14:paraId="0CB3BDBF" w14:textId="77777777" w:rsidR="00312BC3" w:rsidRPr="00C26C40" w:rsidRDefault="00312BC3" w:rsidP="00870DFD">
            <w:pPr>
              <w:rPr>
                <w:lang w:val="en-GB"/>
              </w:rPr>
            </w:pPr>
            <w:r w:rsidRPr="00C26C40">
              <w:rPr>
                <w:lang w:val="en-GB"/>
              </w:rPr>
              <w:t>0.000</w:t>
            </w:r>
          </w:p>
        </w:tc>
        <w:tc>
          <w:tcPr>
            <w:tcW w:w="1105" w:type="dxa"/>
          </w:tcPr>
          <w:p w14:paraId="6682FDE2" w14:textId="77777777" w:rsidR="00312BC3" w:rsidRPr="00C26C40" w:rsidRDefault="00312BC3" w:rsidP="00870DFD">
            <w:pPr>
              <w:rPr>
                <w:lang w:val="en-GB"/>
              </w:rPr>
            </w:pPr>
            <w:r w:rsidRPr="00C26C40">
              <w:rPr>
                <w:lang w:val="en-GB"/>
              </w:rPr>
              <w:t>0.000</w:t>
            </w:r>
          </w:p>
        </w:tc>
        <w:tc>
          <w:tcPr>
            <w:tcW w:w="1820" w:type="dxa"/>
          </w:tcPr>
          <w:p w14:paraId="4A52BB77" w14:textId="77777777" w:rsidR="00312BC3" w:rsidRPr="00C26C40" w:rsidRDefault="00312BC3" w:rsidP="00870DFD">
            <w:pPr>
              <w:rPr>
                <w:lang w:val="en-GB"/>
              </w:rPr>
            </w:pPr>
            <w:r w:rsidRPr="00C26C40">
              <w:rPr>
                <w:lang w:val="en-GB"/>
              </w:rPr>
              <w:t>0.000</w:t>
            </w:r>
          </w:p>
        </w:tc>
      </w:tr>
      <w:tr w:rsidR="00312BC3" w:rsidRPr="00C26C40" w14:paraId="488EA52B" w14:textId="77777777" w:rsidTr="00936023">
        <w:trPr>
          <w:jc w:val="center"/>
        </w:trPr>
        <w:tc>
          <w:tcPr>
            <w:tcW w:w="890" w:type="dxa"/>
          </w:tcPr>
          <w:p w14:paraId="77B44463" w14:textId="77777777" w:rsidR="00312BC3" w:rsidRPr="00C26C40" w:rsidRDefault="00312BC3" w:rsidP="00870DFD">
            <w:pPr>
              <w:rPr>
                <w:lang w:val="en-GB"/>
              </w:rPr>
            </w:pPr>
            <w:r w:rsidRPr="00C26C40">
              <w:rPr>
                <w:lang w:val="en-GB"/>
              </w:rPr>
              <w:t>N₂ — Mass Flow (kg/hr)</w:t>
            </w:r>
          </w:p>
        </w:tc>
        <w:tc>
          <w:tcPr>
            <w:tcW w:w="1106" w:type="dxa"/>
          </w:tcPr>
          <w:p w14:paraId="59B09016" w14:textId="77777777" w:rsidR="00312BC3" w:rsidRPr="00C26C40" w:rsidRDefault="00312BC3" w:rsidP="00870DFD">
            <w:pPr>
              <w:rPr>
                <w:lang w:val="en-GB"/>
              </w:rPr>
            </w:pPr>
            <w:r w:rsidRPr="00C26C40">
              <w:rPr>
                <w:lang w:val="en-GB"/>
              </w:rPr>
              <w:t>0.000</w:t>
            </w:r>
          </w:p>
        </w:tc>
        <w:tc>
          <w:tcPr>
            <w:tcW w:w="1039" w:type="dxa"/>
          </w:tcPr>
          <w:p w14:paraId="65947B39" w14:textId="77777777" w:rsidR="00312BC3" w:rsidRPr="00C26C40" w:rsidRDefault="00312BC3" w:rsidP="00870DFD">
            <w:pPr>
              <w:rPr>
                <w:lang w:val="en-GB"/>
              </w:rPr>
            </w:pPr>
            <w:r w:rsidRPr="00C26C40">
              <w:rPr>
                <w:lang w:val="en-GB"/>
              </w:rPr>
              <w:t>373.066</w:t>
            </w:r>
          </w:p>
        </w:tc>
        <w:tc>
          <w:tcPr>
            <w:tcW w:w="1039" w:type="dxa"/>
          </w:tcPr>
          <w:p w14:paraId="0C4834BE" w14:textId="77777777" w:rsidR="00312BC3" w:rsidRPr="00C26C40" w:rsidRDefault="00312BC3" w:rsidP="00870DFD">
            <w:pPr>
              <w:rPr>
                <w:lang w:val="en-GB"/>
              </w:rPr>
            </w:pPr>
            <w:r w:rsidRPr="00C26C40">
              <w:rPr>
                <w:lang w:val="en-GB"/>
              </w:rPr>
              <w:t>373.066</w:t>
            </w:r>
          </w:p>
        </w:tc>
        <w:tc>
          <w:tcPr>
            <w:tcW w:w="1105" w:type="dxa"/>
          </w:tcPr>
          <w:p w14:paraId="491C1A3D" w14:textId="77777777" w:rsidR="00312BC3" w:rsidRPr="00C26C40" w:rsidRDefault="00312BC3" w:rsidP="00870DFD">
            <w:pPr>
              <w:rPr>
                <w:lang w:val="en-GB"/>
              </w:rPr>
            </w:pPr>
            <w:r w:rsidRPr="00C26C40">
              <w:rPr>
                <w:lang w:val="en-GB"/>
              </w:rPr>
              <w:t>1.767</w:t>
            </w:r>
          </w:p>
        </w:tc>
        <w:tc>
          <w:tcPr>
            <w:tcW w:w="1105" w:type="dxa"/>
          </w:tcPr>
          <w:p w14:paraId="56277F5C" w14:textId="77777777" w:rsidR="00312BC3" w:rsidRPr="00C26C40" w:rsidRDefault="00312BC3" w:rsidP="00870DFD">
            <w:pPr>
              <w:rPr>
                <w:lang w:val="en-GB"/>
              </w:rPr>
            </w:pPr>
            <w:r w:rsidRPr="00C26C40">
              <w:rPr>
                <w:lang w:val="en-GB"/>
              </w:rPr>
              <w:t>1.767</w:t>
            </w:r>
          </w:p>
        </w:tc>
        <w:tc>
          <w:tcPr>
            <w:tcW w:w="1105" w:type="dxa"/>
          </w:tcPr>
          <w:p w14:paraId="444DC729" w14:textId="77777777" w:rsidR="00312BC3" w:rsidRPr="00C26C40" w:rsidRDefault="00312BC3" w:rsidP="00870DFD">
            <w:pPr>
              <w:rPr>
                <w:lang w:val="en-GB"/>
              </w:rPr>
            </w:pPr>
            <w:r w:rsidRPr="00C26C40">
              <w:rPr>
                <w:lang w:val="en-GB"/>
              </w:rPr>
              <w:t>0.000</w:t>
            </w:r>
          </w:p>
        </w:tc>
        <w:tc>
          <w:tcPr>
            <w:tcW w:w="1820" w:type="dxa"/>
          </w:tcPr>
          <w:p w14:paraId="76DE4875" w14:textId="77777777" w:rsidR="00312BC3" w:rsidRPr="00C26C40" w:rsidRDefault="00312BC3" w:rsidP="00870DFD">
            <w:pPr>
              <w:rPr>
                <w:lang w:val="en-GB"/>
              </w:rPr>
            </w:pPr>
            <w:r w:rsidRPr="00C26C40">
              <w:rPr>
                <w:lang w:val="en-GB"/>
              </w:rPr>
              <w:t>0.000</w:t>
            </w:r>
          </w:p>
        </w:tc>
      </w:tr>
      <w:tr w:rsidR="00312BC3" w:rsidRPr="00C26C40" w14:paraId="4763D983" w14:textId="77777777" w:rsidTr="00936023">
        <w:trPr>
          <w:jc w:val="center"/>
        </w:trPr>
        <w:tc>
          <w:tcPr>
            <w:tcW w:w="890" w:type="dxa"/>
          </w:tcPr>
          <w:p w14:paraId="2363356B" w14:textId="77777777" w:rsidR="00312BC3" w:rsidRPr="00C26C40" w:rsidRDefault="00312BC3" w:rsidP="00870DFD">
            <w:pPr>
              <w:rPr>
                <w:lang w:val="en-GB"/>
              </w:rPr>
            </w:pPr>
            <w:r w:rsidRPr="00C26C40">
              <w:rPr>
                <w:lang w:val="en-GB"/>
              </w:rPr>
              <w:t>Fe(OH)₃ — Mass Flow (kg/hr)</w:t>
            </w:r>
          </w:p>
        </w:tc>
        <w:tc>
          <w:tcPr>
            <w:tcW w:w="1106" w:type="dxa"/>
          </w:tcPr>
          <w:p w14:paraId="300518B2" w14:textId="77777777" w:rsidR="00312BC3" w:rsidRPr="00C26C40" w:rsidRDefault="00312BC3" w:rsidP="00870DFD">
            <w:pPr>
              <w:rPr>
                <w:lang w:val="en-GB"/>
              </w:rPr>
            </w:pPr>
            <w:r w:rsidRPr="00C26C40">
              <w:rPr>
                <w:lang w:val="en-GB"/>
              </w:rPr>
              <w:t>0.000</w:t>
            </w:r>
          </w:p>
        </w:tc>
        <w:tc>
          <w:tcPr>
            <w:tcW w:w="1039" w:type="dxa"/>
          </w:tcPr>
          <w:p w14:paraId="4E9141CD" w14:textId="77777777" w:rsidR="00312BC3" w:rsidRPr="00C26C40" w:rsidRDefault="00312BC3" w:rsidP="00870DFD">
            <w:pPr>
              <w:rPr>
                <w:lang w:val="en-GB"/>
              </w:rPr>
            </w:pPr>
            <w:r w:rsidRPr="00C26C40">
              <w:rPr>
                <w:lang w:val="en-GB"/>
              </w:rPr>
              <w:t>0.000</w:t>
            </w:r>
          </w:p>
        </w:tc>
        <w:tc>
          <w:tcPr>
            <w:tcW w:w="1039" w:type="dxa"/>
          </w:tcPr>
          <w:p w14:paraId="359626D9" w14:textId="77777777" w:rsidR="00312BC3" w:rsidRPr="00C26C40" w:rsidRDefault="00312BC3" w:rsidP="00870DFD">
            <w:pPr>
              <w:rPr>
                <w:lang w:val="en-GB"/>
              </w:rPr>
            </w:pPr>
            <w:r w:rsidRPr="00C26C40">
              <w:rPr>
                <w:lang w:val="en-GB"/>
              </w:rPr>
              <w:t>0.000</w:t>
            </w:r>
          </w:p>
        </w:tc>
        <w:tc>
          <w:tcPr>
            <w:tcW w:w="1105" w:type="dxa"/>
          </w:tcPr>
          <w:p w14:paraId="5C5D1059" w14:textId="77777777" w:rsidR="00312BC3" w:rsidRPr="00C26C40" w:rsidRDefault="00312BC3" w:rsidP="00870DFD">
            <w:pPr>
              <w:rPr>
                <w:lang w:val="en-GB"/>
              </w:rPr>
            </w:pPr>
            <w:r w:rsidRPr="00C26C40">
              <w:rPr>
                <w:lang w:val="en-GB"/>
              </w:rPr>
              <w:t>0.000</w:t>
            </w:r>
          </w:p>
        </w:tc>
        <w:tc>
          <w:tcPr>
            <w:tcW w:w="1105" w:type="dxa"/>
          </w:tcPr>
          <w:p w14:paraId="7949050A" w14:textId="77777777" w:rsidR="00312BC3" w:rsidRPr="00C26C40" w:rsidRDefault="00312BC3" w:rsidP="00870DFD">
            <w:pPr>
              <w:rPr>
                <w:lang w:val="en-GB"/>
              </w:rPr>
            </w:pPr>
            <w:r w:rsidRPr="00C26C40">
              <w:rPr>
                <w:lang w:val="en-GB"/>
              </w:rPr>
              <w:t>0.000</w:t>
            </w:r>
          </w:p>
        </w:tc>
        <w:tc>
          <w:tcPr>
            <w:tcW w:w="1105" w:type="dxa"/>
          </w:tcPr>
          <w:p w14:paraId="01534141" w14:textId="77777777" w:rsidR="00312BC3" w:rsidRPr="00C26C40" w:rsidRDefault="00312BC3" w:rsidP="00870DFD">
            <w:pPr>
              <w:rPr>
                <w:lang w:val="en-GB"/>
              </w:rPr>
            </w:pPr>
            <w:r w:rsidRPr="00C26C40">
              <w:rPr>
                <w:lang w:val="en-GB"/>
              </w:rPr>
              <w:t>0.000</w:t>
            </w:r>
          </w:p>
        </w:tc>
        <w:tc>
          <w:tcPr>
            <w:tcW w:w="1820" w:type="dxa"/>
          </w:tcPr>
          <w:p w14:paraId="71FB0E63" w14:textId="77777777" w:rsidR="00312BC3" w:rsidRPr="00C26C40" w:rsidRDefault="00312BC3" w:rsidP="00870DFD">
            <w:pPr>
              <w:rPr>
                <w:lang w:val="en-GB"/>
              </w:rPr>
            </w:pPr>
            <w:r w:rsidRPr="00C26C40">
              <w:rPr>
                <w:lang w:val="en-GB"/>
              </w:rPr>
              <w:t>0.000</w:t>
            </w:r>
          </w:p>
        </w:tc>
      </w:tr>
      <w:tr w:rsidR="00312BC3" w:rsidRPr="00C26C40" w14:paraId="46B9CB11" w14:textId="77777777" w:rsidTr="00936023">
        <w:trPr>
          <w:jc w:val="center"/>
        </w:trPr>
        <w:tc>
          <w:tcPr>
            <w:tcW w:w="890" w:type="dxa"/>
          </w:tcPr>
          <w:p w14:paraId="5C9C4B08" w14:textId="77777777" w:rsidR="00312BC3" w:rsidRPr="00C26C40" w:rsidRDefault="00312BC3" w:rsidP="00870DFD">
            <w:pPr>
              <w:rPr>
                <w:lang w:val="en-GB"/>
              </w:rPr>
            </w:pPr>
            <w:r w:rsidRPr="00C26C40">
              <w:rPr>
                <w:lang w:val="en-GB"/>
              </w:rPr>
              <w:t>H₂O — Mass Fraction</w:t>
            </w:r>
          </w:p>
        </w:tc>
        <w:tc>
          <w:tcPr>
            <w:tcW w:w="1106" w:type="dxa"/>
          </w:tcPr>
          <w:p w14:paraId="72F766F1" w14:textId="77777777" w:rsidR="00312BC3" w:rsidRPr="00C26C40" w:rsidRDefault="00312BC3" w:rsidP="00870DFD">
            <w:pPr>
              <w:rPr>
                <w:lang w:val="en-GB"/>
              </w:rPr>
            </w:pPr>
            <w:r w:rsidRPr="00C26C40">
              <w:rPr>
                <w:lang w:val="en-GB"/>
              </w:rPr>
              <w:t>0.0000</w:t>
            </w:r>
          </w:p>
        </w:tc>
        <w:tc>
          <w:tcPr>
            <w:tcW w:w="1039" w:type="dxa"/>
          </w:tcPr>
          <w:p w14:paraId="1835211E" w14:textId="77777777" w:rsidR="00312BC3" w:rsidRPr="00C26C40" w:rsidRDefault="00312BC3" w:rsidP="00870DFD">
            <w:pPr>
              <w:rPr>
                <w:lang w:val="en-GB"/>
              </w:rPr>
            </w:pPr>
            <w:r w:rsidRPr="00C26C40">
              <w:rPr>
                <w:lang w:val="en-GB"/>
              </w:rPr>
              <w:t>0.1300</w:t>
            </w:r>
          </w:p>
        </w:tc>
        <w:tc>
          <w:tcPr>
            <w:tcW w:w="1039" w:type="dxa"/>
          </w:tcPr>
          <w:p w14:paraId="49442F39" w14:textId="77777777" w:rsidR="00312BC3" w:rsidRPr="00C26C40" w:rsidRDefault="00312BC3" w:rsidP="00870DFD">
            <w:pPr>
              <w:rPr>
                <w:lang w:val="en-GB"/>
              </w:rPr>
            </w:pPr>
            <w:r w:rsidRPr="00C26C40">
              <w:rPr>
                <w:lang w:val="en-GB"/>
              </w:rPr>
              <w:t>0.0000</w:t>
            </w:r>
          </w:p>
        </w:tc>
        <w:tc>
          <w:tcPr>
            <w:tcW w:w="1105" w:type="dxa"/>
          </w:tcPr>
          <w:p w14:paraId="57D487CE" w14:textId="77777777" w:rsidR="00312BC3" w:rsidRPr="00C26C40" w:rsidRDefault="00312BC3" w:rsidP="00870DFD">
            <w:pPr>
              <w:rPr>
                <w:lang w:val="en-GB"/>
              </w:rPr>
            </w:pPr>
            <w:r w:rsidRPr="00C26C40">
              <w:rPr>
                <w:lang w:val="en-GB"/>
              </w:rPr>
              <w:t>0.0000</w:t>
            </w:r>
          </w:p>
        </w:tc>
        <w:tc>
          <w:tcPr>
            <w:tcW w:w="1105" w:type="dxa"/>
          </w:tcPr>
          <w:p w14:paraId="0F6ACB79" w14:textId="77777777" w:rsidR="00312BC3" w:rsidRPr="00C26C40" w:rsidRDefault="00312BC3" w:rsidP="00870DFD">
            <w:pPr>
              <w:rPr>
                <w:lang w:val="en-GB"/>
              </w:rPr>
            </w:pPr>
            <w:r w:rsidRPr="00C26C40">
              <w:rPr>
                <w:lang w:val="en-GB"/>
              </w:rPr>
              <w:t>0.0000</w:t>
            </w:r>
          </w:p>
        </w:tc>
        <w:tc>
          <w:tcPr>
            <w:tcW w:w="1105" w:type="dxa"/>
          </w:tcPr>
          <w:p w14:paraId="0F0C8813" w14:textId="77777777" w:rsidR="00312BC3" w:rsidRPr="00C26C40" w:rsidRDefault="00312BC3" w:rsidP="00870DFD">
            <w:pPr>
              <w:rPr>
                <w:lang w:val="en-GB"/>
              </w:rPr>
            </w:pPr>
            <w:r w:rsidRPr="00C26C40">
              <w:rPr>
                <w:lang w:val="en-GB"/>
              </w:rPr>
              <w:t>0.0000</w:t>
            </w:r>
          </w:p>
        </w:tc>
        <w:tc>
          <w:tcPr>
            <w:tcW w:w="1820" w:type="dxa"/>
          </w:tcPr>
          <w:p w14:paraId="6ECCED55" w14:textId="77777777" w:rsidR="00312BC3" w:rsidRPr="00C26C40" w:rsidRDefault="00312BC3" w:rsidP="00870DFD">
            <w:pPr>
              <w:rPr>
                <w:lang w:val="en-GB"/>
              </w:rPr>
            </w:pPr>
            <w:r w:rsidRPr="00C26C40">
              <w:rPr>
                <w:lang w:val="en-GB"/>
              </w:rPr>
              <w:t>0.0000</w:t>
            </w:r>
          </w:p>
        </w:tc>
      </w:tr>
      <w:tr w:rsidR="00312BC3" w:rsidRPr="00C26C40" w14:paraId="6668EB0B" w14:textId="77777777" w:rsidTr="00936023">
        <w:trPr>
          <w:jc w:val="center"/>
        </w:trPr>
        <w:tc>
          <w:tcPr>
            <w:tcW w:w="890" w:type="dxa"/>
          </w:tcPr>
          <w:p w14:paraId="60B0284F" w14:textId="77777777" w:rsidR="00312BC3" w:rsidRPr="00C26C40" w:rsidRDefault="00312BC3" w:rsidP="00870DFD">
            <w:pPr>
              <w:rPr>
                <w:lang w:val="en-GB"/>
              </w:rPr>
            </w:pPr>
            <w:r w:rsidRPr="00C26C40">
              <w:rPr>
                <w:lang w:val="en-GB"/>
              </w:rPr>
              <w:t>HCl — Mass Fraction</w:t>
            </w:r>
          </w:p>
        </w:tc>
        <w:tc>
          <w:tcPr>
            <w:tcW w:w="1106" w:type="dxa"/>
          </w:tcPr>
          <w:p w14:paraId="6107566F" w14:textId="77777777" w:rsidR="00312BC3" w:rsidRPr="00C26C40" w:rsidRDefault="00312BC3" w:rsidP="00870DFD">
            <w:pPr>
              <w:rPr>
                <w:lang w:val="en-GB"/>
              </w:rPr>
            </w:pPr>
            <w:r w:rsidRPr="00C26C40">
              <w:rPr>
                <w:lang w:val="en-GB"/>
              </w:rPr>
              <w:t>0.0000</w:t>
            </w:r>
          </w:p>
        </w:tc>
        <w:tc>
          <w:tcPr>
            <w:tcW w:w="1039" w:type="dxa"/>
          </w:tcPr>
          <w:p w14:paraId="718BC433" w14:textId="77777777" w:rsidR="00312BC3" w:rsidRPr="00C26C40" w:rsidRDefault="00312BC3" w:rsidP="00870DFD">
            <w:pPr>
              <w:rPr>
                <w:lang w:val="en-GB"/>
              </w:rPr>
            </w:pPr>
            <w:r w:rsidRPr="00C26C40">
              <w:rPr>
                <w:lang w:val="en-GB"/>
              </w:rPr>
              <w:t>0.0000</w:t>
            </w:r>
          </w:p>
        </w:tc>
        <w:tc>
          <w:tcPr>
            <w:tcW w:w="1039" w:type="dxa"/>
          </w:tcPr>
          <w:p w14:paraId="19F2DD9A" w14:textId="77777777" w:rsidR="00312BC3" w:rsidRPr="00C26C40" w:rsidRDefault="00312BC3" w:rsidP="00870DFD">
            <w:pPr>
              <w:rPr>
                <w:lang w:val="en-GB"/>
              </w:rPr>
            </w:pPr>
            <w:r w:rsidRPr="00C26C40">
              <w:rPr>
                <w:lang w:val="en-GB"/>
              </w:rPr>
              <w:t>0.0000</w:t>
            </w:r>
          </w:p>
        </w:tc>
        <w:tc>
          <w:tcPr>
            <w:tcW w:w="1105" w:type="dxa"/>
          </w:tcPr>
          <w:p w14:paraId="152C2734" w14:textId="77777777" w:rsidR="00312BC3" w:rsidRPr="00C26C40" w:rsidRDefault="00312BC3" w:rsidP="00870DFD">
            <w:pPr>
              <w:rPr>
                <w:lang w:val="en-GB"/>
              </w:rPr>
            </w:pPr>
            <w:r w:rsidRPr="00C26C40">
              <w:rPr>
                <w:lang w:val="en-GB"/>
              </w:rPr>
              <w:t>0.0000</w:t>
            </w:r>
          </w:p>
        </w:tc>
        <w:tc>
          <w:tcPr>
            <w:tcW w:w="1105" w:type="dxa"/>
          </w:tcPr>
          <w:p w14:paraId="59E8A997" w14:textId="77777777" w:rsidR="00312BC3" w:rsidRPr="00C26C40" w:rsidRDefault="00312BC3" w:rsidP="00870DFD">
            <w:pPr>
              <w:rPr>
                <w:lang w:val="en-GB"/>
              </w:rPr>
            </w:pPr>
            <w:r w:rsidRPr="00C26C40">
              <w:rPr>
                <w:lang w:val="en-GB"/>
              </w:rPr>
              <w:t>0.0000</w:t>
            </w:r>
          </w:p>
        </w:tc>
        <w:tc>
          <w:tcPr>
            <w:tcW w:w="1105" w:type="dxa"/>
          </w:tcPr>
          <w:p w14:paraId="4DBEEC6F" w14:textId="77777777" w:rsidR="00312BC3" w:rsidRPr="00C26C40" w:rsidRDefault="00312BC3" w:rsidP="00870DFD">
            <w:pPr>
              <w:rPr>
                <w:lang w:val="en-GB"/>
              </w:rPr>
            </w:pPr>
            <w:r w:rsidRPr="00C26C40">
              <w:rPr>
                <w:lang w:val="en-GB"/>
              </w:rPr>
              <w:t>0.0000</w:t>
            </w:r>
          </w:p>
        </w:tc>
        <w:tc>
          <w:tcPr>
            <w:tcW w:w="1820" w:type="dxa"/>
          </w:tcPr>
          <w:p w14:paraId="30812B5A" w14:textId="77777777" w:rsidR="00312BC3" w:rsidRPr="00C26C40" w:rsidRDefault="00312BC3" w:rsidP="00870DFD">
            <w:pPr>
              <w:rPr>
                <w:lang w:val="en-GB"/>
              </w:rPr>
            </w:pPr>
            <w:r w:rsidRPr="00C26C40">
              <w:rPr>
                <w:lang w:val="en-GB"/>
              </w:rPr>
              <w:t>0.0000</w:t>
            </w:r>
          </w:p>
        </w:tc>
      </w:tr>
      <w:tr w:rsidR="00312BC3" w:rsidRPr="00C26C40" w14:paraId="1996BE04" w14:textId="77777777" w:rsidTr="00936023">
        <w:trPr>
          <w:jc w:val="center"/>
        </w:trPr>
        <w:tc>
          <w:tcPr>
            <w:tcW w:w="890" w:type="dxa"/>
          </w:tcPr>
          <w:p w14:paraId="620DEC8C" w14:textId="77777777" w:rsidR="00312BC3" w:rsidRPr="00C26C40" w:rsidRDefault="00312BC3" w:rsidP="00870DFD">
            <w:pPr>
              <w:rPr>
                <w:lang w:val="en-GB"/>
              </w:rPr>
            </w:pPr>
            <w:r w:rsidRPr="00C26C40">
              <w:rPr>
                <w:lang w:val="en-GB"/>
              </w:rPr>
              <w:t>CO₂ — Mass Fraction</w:t>
            </w:r>
          </w:p>
        </w:tc>
        <w:tc>
          <w:tcPr>
            <w:tcW w:w="1106" w:type="dxa"/>
          </w:tcPr>
          <w:p w14:paraId="4B3891BF" w14:textId="77777777" w:rsidR="00312BC3" w:rsidRPr="00C26C40" w:rsidRDefault="00312BC3" w:rsidP="00870DFD">
            <w:pPr>
              <w:rPr>
                <w:lang w:val="en-GB"/>
              </w:rPr>
            </w:pPr>
            <w:r w:rsidRPr="00C26C40">
              <w:rPr>
                <w:lang w:val="en-GB"/>
              </w:rPr>
              <w:t>0.0000</w:t>
            </w:r>
          </w:p>
        </w:tc>
        <w:tc>
          <w:tcPr>
            <w:tcW w:w="1039" w:type="dxa"/>
          </w:tcPr>
          <w:p w14:paraId="543C32E3" w14:textId="77777777" w:rsidR="00312BC3" w:rsidRPr="00C26C40" w:rsidRDefault="00312BC3" w:rsidP="00870DFD">
            <w:pPr>
              <w:rPr>
                <w:lang w:val="en-GB"/>
              </w:rPr>
            </w:pPr>
            <w:r w:rsidRPr="00C26C40">
              <w:rPr>
                <w:lang w:val="en-GB"/>
              </w:rPr>
              <w:t>0.4607</w:t>
            </w:r>
          </w:p>
        </w:tc>
        <w:tc>
          <w:tcPr>
            <w:tcW w:w="1039" w:type="dxa"/>
          </w:tcPr>
          <w:p w14:paraId="24791AE3" w14:textId="77777777" w:rsidR="00312BC3" w:rsidRPr="00C26C40" w:rsidRDefault="00312BC3" w:rsidP="00870DFD">
            <w:pPr>
              <w:rPr>
                <w:lang w:val="en-GB"/>
              </w:rPr>
            </w:pPr>
            <w:r w:rsidRPr="00C26C40">
              <w:rPr>
                <w:lang w:val="en-GB"/>
              </w:rPr>
              <w:t>0.5296</w:t>
            </w:r>
          </w:p>
        </w:tc>
        <w:tc>
          <w:tcPr>
            <w:tcW w:w="1105" w:type="dxa"/>
          </w:tcPr>
          <w:p w14:paraId="550949EF" w14:textId="77777777" w:rsidR="00312BC3" w:rsidRPr="00C26C40" w:rsidRDefault="00312BC3" w:rsidP="00870DFD">
            <w:pPr>
              <w:rPr>
                <w:lang w:val="en-GB"/>
              </w:rPr>
            </w:pPr>
            <w:r w:rsidRPr="00C26C40">
              <w:rPr>
                <w:lang w:val="en-GB"/>
              </w:rPr>
              <w:t>0.2773</w:t>
            </w:r>
          </w:p>
        </w:tc>
        <w:tc>
          <w:tcPr>
            <w:tcW w:w="1105" w:type="dxa"/>
          </w:tcPr>
          <w:p w14:paraId="60663D00" w14:textId="77777777" w:rsidR="00312BC3" w:rsidRPr="00C26C40" w:rsidRDefault="00312BC3" w:rsidP="00870DFD">
            <w:pPr>
              <w:rPr>
                <w:lang w:val="en-GB"/>
              </w:rPr>
            </w:pPr>
            <w:r w:rsidRPr="00C26C40">
              <w:rPr>
                <w:lang w:val="en-GB"/>
              </w:rPr>
              <w:t>0.2773</w:t>
            </w:r>
          </w:p>
        </w:tc>
        <w:tc>
          <w:tcPr>
            <w:tcW w:w="1105" w:type="dxa"/>
          </w:tcPr>
          <w:p w14:paraId="4D3F0769" w14:textId="77777777" w:rsidR="00312BC3" w:rsidRPr="00C26C40" w:rsidRDefault="00312BC3" w:rsidP="00870DFD">
            <w:pPr>
              <w:rPr>
                <w:lang w:val="en-GB"/>
              </w:rPr>
            </w:pPr>
            <w:r w:rsidRPr="00C26C40">
              <w:rPr>
                <w:lang w:val="en-GB"/>
              </w:rPr>
              <w:t>0.0000</w:t>
            </w:r>
          </w:p>
        </w:tc>
        <w:tc>
          <w:tcPr>
            <w:tcW w:w="1820" w:type="dxa"/>
          </w:tcPr>
          <w:p w14:paraId="060C1BE4" w14:textId="77777777" w:rsidR="00312BC3" w:rsidRPr="00C26C40" w:rsidRDefault="00312BC3" w:rsidP="00870DFD">
            <w:pPr>
              <w:rPr>
                <w:lang w:val="en-GB"/>
              </w:rPr>
            </w:pPr>
            <w:r w:rsidRPr="00C26C40">
              <w:rPr>
                <w:lang w:val="en-GB"/>
              </w:rPr>
              <w:t>0.0000</w:t>
            </w:r>
          </w:p>
        </w:tc>
      </w:tr>
      <w:tr w:rsidR="00312BC3" w:rsidRPr="00C26C40" w14:paraId="382A1BFB" w14:textId="77777777" w:rsidTr="00936023">
        <w:trPr>
          <w:jc w:val="center"/>
        </w:trPr>
        <w:tc>
          <w:tcPr>
            <w:tcW w:w="890" w:type="dxa"/>
          </w:tcPr>
          <w:p w14:paraId="47045E2B" w14:textId="77777777" w:rsidR="00312BC3" w:rsidRPr="00C26C40" w:rsidRDefault="00312BC3" w:rsidP="00870DFD">
            <w:pPr>
              <w:rPr>
                <w:lang w:val="en-GB"/>
              </w:rPr>
            </w:pPr>
            <w:r w:rsidRPr="00C26C40">
              <w:rPr>
                <w:lang w:val="en-GB"/>
              </w:rPr>
              <w:t>Al(OH)₃ — Mass Fraction</w:t>
            </w:r>
          </w:p>
        </w:tc>
        <w:tc>
          <w:tcPr>
            <w:tcW w:w="1106" w:type="dxa"/>
          </w:tcPr>
          <w:p w14:paraId="0D9D72BD" w14:textId="77777777" w:rsidR="00312BC3" w:rsidRPr="00C26C40" w:rsidRDefault="00312BC3" w:rsidP="00870DFD">
            <w:pPr>
              <w:rPr>
                <w:lang w:val="en-GB"/>
              </w:rPr>
            </w:pPr>
            <w:r w:rsidRPr="00C26C40">
              <w:rPr>
                <w:lang w:val="en-GB"/>
              </w:rPr>
              <w:t>0.0150</w:t>
            </w:r>
          </w:p>
        </w:tc>
        <w:tc>
          <w:tcPr>
            <w:tcW w:w="1039" w:type="dxa"/>
          </w:tcPr>
          <w:p w14:paraId="6C476B57" w14:textId="77777777" w:rsidR="00312BC3" w:rsidRPr="00C26C40" w:rsidRDefault="00312BC3" w:rsidP="00870DFD">
            <w:pPr>
              <w:rPr>
                <w:lang w:val="en-GB"/>
              </w:rPr>
            </w:pPr>
            <w:r w:rsidRPr="00C26C40">
              <w:rPr>
                <w:lang w:val="en-GB"/>
              </w:rPr>
              <w:t>0.0006</w:t>
            </w:r>
          </w:p>
        </w:tc>
        <w:tc>
          <w:tcPr>
            <w:tcW w:w="1039" w:type="dxa"/>
          </w:tcPr>
          <w:p w14:paraId="0AEDC8AB" w14:textId="77777777" w:rsidR="00312BC3" w:rsidRPr="00C26C40" w:rsidRDefault="00312BC3" w:rsidP="00870DFD">
            <w:pPr>
              <w:rPr>
                <w:lang w:val="en-GB"/>
              </w:rPr>
            </w:pPr>
            <w:r w:rsidRPr="00C26C40">
              <w:rPr>
                <w:lang w:val="en-GB"/>
              </w:rPr>
              <w:t>0.0007</w:t>
            </w:r>
          </w:p>
        </w:tc>
        <w:tc>
          <w:tcPr>
            <w:tcW w:w="1105" w:type="dxa"/>
          </w:tcPr>
          <w:p w14:paraId="5F37F680" w14:textId="77777777" w:rsidR="00312BC3" w:rsidRPr="00C26C40" w:rsidRDefault="00312BC3" w:rsidP="00870DFD">
            <w:pPr>
              <w:rPr>
                <w:lang w:val="en-GB"/>
              </w:rPr>
            </w:pPr>
            <w:r w:rsidRPr="00C26C40">
              <w:rPr>
                <w:lang w:val="en-GB"/>
              </w:rPr>
              <w:t>0.0075</w:t>
            </w:r>
          </w:p>
        </w:tc>
        <w:tc>
          <w:tcPr>
            <w:tcW w:w="1105" w:type="dxa"/>
          </w:tcPr>
          <w:p w14:paraId="00F8770D" w14:textId="77777777" w:rsidR="00312BC3" w:rsidRPr="00C26C40" w:rsidRDefault="00312BC3" w:rsidP="00870DFD">
            <w:pPr>
              <w:rPr>
                <w:lang w:val="en-GB"/>
              </w:rPr>
            </w:pPr>
            <w:r w:rsidRPr="00C26C40">
              <w:rPr>
                <w:lang w:val="en-GB"/>
              </w:rPr>
              <w:t>0.0075</w:t>
            </w:r>
          </w:p>
        </w:tc>
        <w:tc>
          <w:tcPr>
            <w:tcW w:w="1105" w:type="dxa"/>
          </w:tcPr>
          <w:p w14:paraId="56FBEC70" w14:textId="77777777" w:rsidR="00312BC3" w:rsidRPr="00C26C40" w:rsidRDefault="00312BC3" w:rsidP="00870DFD">
            <w:pPr>
              <w:rPr>
                <w:lang w:val="en-GB"/>
              </w:rPr>
            </w:pPr>
            <w:r w:rsidRPr="00C26C40">
              <w:rPr>
                <w:lang w:val="en-GB"/>
              </w:rPr>
              <w:t>0.0000</w:t>
            </w:r>
          </w:p>
        </w:tc>
        <w:tc>
          <w:tcPr>
            <w:tcW w:w="1820" w:type="dxa"/>
          </w:tcPr>
          <w:p w14:paraId="19AA5FCE" w14:textId="77777777" w:rsidR="00312BC3" w:rsidRPr="00C26C40" w:rsidRDefault="00312BC3" w:rsidP="00870DFD">
            <w:pPr>
              <w:rPr>
                <w:lang w:val="en-GB"/>
              </w:rPr>
            </w:pPr>
            <w:r w:rsidRPr="00C26C40">
              <w:rPr>
                <w:lang w:val="en-GB"/>
              </w:rPr>
              <w:t>0.0000</w:t>
            </w:r>
          </w:p>
        </w:tc>
      </w:tr>
      <w:tr w:rsidR="00312BC3" w:rsidRPr="00C26C40" w14:paraId="452F32EC" w14:textId="77777777" w:rsidTr="00936023">
        <w:trPr>
          <w:jc w:val="center"/>
        </w:trPr>
        <w:tc>
          <w:tcPr>
            <w:tcW w:w="890" w:type="dxa"/>
          </w:tcPr>
          <w:p w14:paraId="42804439" w14:textId="77777777" w:rsidR="00312BC3" w:rsidRPr="00C26C40" w:rsidRDefault="00312BC3" w:rsidP="00870DFD">
            <w:pPr>
              <w:rPr>
                <w:lang w:val="en-GB"/>
              </w:rPr>
            </w:pPr>
            <w:r w:rsidRPr="00C26C40">
              <w:rPr>
                <w:lang w:val="en-GB"/>
              </w:rPr>
              <w:lastRenderedPageBreak/>
              <w:t>Fe₂O₃ — Mass Fraction</w:t>
            </w:r>
          </w:p>
        </w:tc>
        <w:tc>
          <w:tcPr>
            <w:tcW w:w="1106" w:type="dxa"/>
          </w:tcPr>
          <w:p w14:paraId="4DC628F4" w14:textId="77777777" w:rsidR="00312BC3" w:rsidRPr="00C26C40" w:rsidRDefault="00312BC3" w:rsidP="00870DFD">
            <w:pPr>
              <w:rPr>
                <w:lang w:val="en-GB"/>
              </w:rPr>
            </w:pPr>
            <w:r w:rsidRPr="00C26C40">
              <w:rPr>
                <w:lang w:val="en-GB"/>
              </w:rPr>
              <w:t>0.0010</w:t>
            </w:r>
          </w:p>
        </w:tc>
        <w:tc>
          <w:tcPr>
            <w:tcW w:w="1039" w:type="dxa"/>
          </w:tcPr>
          <w:p w14:paraId="461E0835" w14:textId="77777777" w:rsidR="00312BC3" w:rsidRPr="00C26C40" w:rsidRDefault="00312BC3" w:rsidP="00870DFD">
            <w:pPr>
              <w:rPr>
                <w:lang w:val="en-GB"/>
              </w:rPr>
            </w:pPr>
            <w:r w:rsidRPr="00C26C40">
              <w:rPr>
                <w:lang w:val="en-GB"/>
              </w:rPr>
              <w:t>0.0000</w:t>
            </w:r>
          </w:p>
        </w:tc>
        <w:tc>
          <w:tcPr>
            <w:tcW w:w="1039" w:type="dxa"/>
          </w:tcPr>
          <w:p w14:paraId="092DC4DB" w14:textId="77777777" w:rsidR="00312BC3" w:rsidRPr="00C26C40" w:rsidRDefault="00312BC3" w:rsidP="00870DFD">
            <w:pPr>
              <w:rPr>
                <w:lang w:val="en-GB"/>
              </w:rPr>
            </w:pPr>
            <w:r w:rsidRPr="00C26C40">
              <w:rPr>
                <w:lang w:val="en-GB"/>
              </w:rPr>
              <w:t>0.0000</w:t>
            </w:r>
          </w:p>
        </w:tc>
        <w:tc>
          <w:tcPr>
            <w:tcW w:w="1105" w:type="dxa"/>
          </w:tcPr>
          <w:p w14:paraId="3BE5B2BE" w14:textId="77777777" w:rsidR="00312BC3" w:rsidRPr="00C26C40" w:rsidRDefault="00312BC3" w:rsidP="00870DFD">
            <w:pPr>
              <w:rPr>
                <w:lang w:val="en-GB"/>
              </w:rPr>
            </w:pPr>
            <w:r w:rsidRPr="00C26C40">
              <w:rPr>
                <w:lang w:val="en-GB"/>
              </w:rPr>
              <w:t>0.0005</w:t>
            </w:r>
          </w:p>
        </w:tc>
        <w:tc>
          <w:tcPr>
            <w:tcW w:w="1105" w:type="dxa"/>
          </w:tcPr>
          <w:p w14:paraId="7606EACD" w14:textId="77777777" w:rsidR="00312BC3" w:rsidRPr="00C26C40" w:rsidRDefault="00312BC3" w:rsidP="00870DFD">
            <w:pPr>
              <w:rPr>
                <w:lang w:val="en-GB"/>
              </w:rPr>
            </w:pPr>
            <w:r w:rsidRPr="00C26C40">
              <w:rPr>
                <w:lang w:val="en-GB"/>
              </w:rPr>
              <w:t>0.0005</w:t>
            </w:r>
          </w:p>
        </w:tc>
        <w:tc>
          <w:tcPr>
            <w:tcW w:w="1105" w:type="dxa"/>
          </w:tcPr>
          <w:p w14:paraId="026ABB21" w14:textId="77777777" w:rsidR="00312BC3" w:rsidRPr="00C26C40" w:rsidRDefault="00312BC3" w:rsidP="00870DFD">
            <w:pPr>
              <w:rPr>
                <w:lang w:val="en-GB"/>
              </w:rPr>
            </w:pPr>
            <w:r w:rsidRPr="00C26C40">
              <w:rPr>
                <w:lang w:val="en-GB"/>
              </w:rPr>
              <w:t>0.0010</w:t>
            </w:r>
          </w:p>
        </w:tc>
        <w:tc>
          <w:tcPr>
            <w:tcW w:w="1820" w:type="dxa"/>
          </w:tcPr>
          <w:p w14:paraId="53998FD1" w14:textId="77777777" w:rsidR="00312BC3" w:rsidRPr="00C26C40" w:rsidRDefault="00312BC3" w:rsidP="00870DFD">
            <w:pPr>
              <w:rPr>
                <w:lang w:val="en-GB"/>
              </w:rPr>
            </w:pPr>
            <w:r w:rsidRPr="00C26C40">
              <w:rPr>
                <w:lang w:val="en-GB"/>
              </w:rPr>
              <w:t>0.0010</w:t>
            </w:r>
          </w:p>
        </w:tc>
      </w:tr>
      <w:tr w:rsidR="00312BC3" w:rsidRPr="00C26C40" w14:paraId="5F2E2A32" w14:textId="77777777" w:rsidTr="00936023">
        <w:trPr>
          <w:jc w:val="center"/>
        </w:trPr>
        <w:tc>
          <w:tcPr>
            <w:tcW w:w="890" w:type="dxa"/>
          </w:tcPr>
          <w:p w14:paraId="3EC16B17" w14:textId="77777777" w:rsidR="00312BC3" w:rsidRPr="00C26C40" w:rsidRDefault="00312BC3" w:rsidP="00870DFD">
            <w:pPr>
              <w:rPr>
                <w:lang w:val="en-GB"/>
              </w:rPr>
            </w:pPr>
            <w:r w:rsidRPr="00C26C40">
              <w:rPr>
                <w:lang w:val="en-GB"/>
              </w:rPr>
              <w:t>SiO₂ — Mass Fraction</w:t>
            </w:r>
          </w:p>
        </w:tc>
        <w:tc>
          <w:tcPr>
            <w:tcW w:w="1106" w:type="dxa"/>
          </w:tcPr>
          <w:p w14:paraId="1D3625A7" w14:textId="77777777" w:rsidR="00312BC3" w:rsidRPr="00C26C40" w:rsidRDefault="00312BC3" w:rsidP="00870DFD">
            <w:pPr>
              <w:rPr>
                <w:lang w:val="en-GB"/>
              </w:rPr>
            </w:pPr>
            <w:r w:rsidRPr="00C26C40">
              <w:rPr>
                <w:lang w:val="en-GB"/>
              </w:rPr>
              <w:t>0.4408</w:t>
            </w:r>
          </w:p>
        </w:tc>
        <w:tc>
          <w:tcPr>
            <w:tcW w:w="1039" w:type="dxa"/>
          </w:tcPr>
          <w:p w14:paraId="414F3868" w14:textId="77777777" w:rsidR="00312BC3" w:rsidRPr="00C26C40" w:rsidRDefault="00312BC3" w:rsidP="00870DFD">
            <w:pPr>
              <w:rPr>
                <w:lang w:val="en-GB"/>
              </w:rPr>
            </w:pPr>
            <w:r w:rsidRPr="00C26C40">
              <w:rPr>
                <w:lang w:val="en-GB"/>
              </w:rPr>
              <w:t>0.0173</w:t>
            </w:r>
          </w:p>
        </w:tc>
        <w:tc>
          <w:tcPr>
            <w:tcW w:w="1039" w:type="dxa"/>
          </w:tcPr>
          <w:p w14:paraId="1733C53A" w14:textId="77777777" w:rsidR="00312BC3" w:rsidRPr="00C26C40" w:rsidRDefault="00312BC3" w:rsidP="00870DFD">
            <w:pPr>
              <w:rPr>
                <w:lang w:val="en-GB"/>
              </w:rPr>
            </w:pPr>
            <w:r w:rsidRPr="00C26C40">
              <w:rPr>
                <w:lang w:val="en-GB"/>
              </w:rPr>
              <w:t>0.0199</w:t>
            </w:r>
          </w:p>
        </w:tc>
        <w:tc>
          <w:tcPr>
            <w:tcW w:w="1105" w:type="dxa"/>
          </w:tcPr>
          <w:p w14:paraId="3821F493" w14:textId="77777777" w:rsidR="00312BC3" w:rsidRPr="00C26C40" w:rsidRDefault="00312BC3" w:rsidP="00870DFD">
            <w:pPr>
              <w:rPr>
                <w:lang w:val="en-GB"/>
              </w:rPr>
            </w:pPr>
            <w:r w:rsidRPr="00C26C40">
              <w:rPr>
                <w:lang w:val="en-GB"/>
              </w:rPr>
              <w:t>0.2204</w:t>
            </w:r>
          </w:p>
        </w:tc>
        <w:tc>
          <w:tcPr>
            <w:tcW w:w="1105" w:type="dxa"/>
          </w:tcPr>
          <w:p w14:paraId="09B06F37" w14:textId="77777777" w:rsidR="00312BC3" w:rsidRPr="00C26C40" w:rsidRDefault="00312BC3" w:rsidP="00870DFD">
            <w:pPr>
              <w:rPr>
                <w:lang w:val="en-GB"/>
              </w:rPr>
            </w:pPr>
            <w:r w:rsidRPr="00C26C40">
              <w:rPr>
                <w:lang w:val="en-GB"/>
              </w:rPr>
              <w:t>0.2204</w:t>
            </w:r>
          </w:p>
        </w:tc>
        <w:tc>
          <w:tcPr>
            <w:tcW w:w="1105" w:type="dxa"/>
          </w:tcPr>
          <w:p w14:paraId="50A75337" w14:textId="77777777" w:rsidR="00312BC3" w:rsidRPr="00C26C40" w:rsidRDefault="00312BC3" w:rsidP="00870DFD">
            <w:pPr>
              <w:rPr>
                <w:lang w:val="en-GB"/>
              </w:rPr>
            </w:pPr>
            <w:r w:rsidRPr="00C26C40">
              <w:rPr>
                <w:lang w:val="en-GB"/>
              </w:rPr>
              <w:t>0.4777</w:t>
            </w:r>
          </w:p>
        </w:tc>
        <w:tc>
          <w:tcPr>
            <w:tcW w:w="1820" w:type="dxa"/>
          </w:tcPr>
          <w:p w14:paraId="3E3054B3" w14:textId="77777777" w:rsidR="00312BC3" w:rsidRPr="00C26C40" w:rsidRDefault="00312BC3" w:rsidP="00870DFD">
            <w:pPr>
              <w:rPr>
                <w:lang w:val="en-GB"/>
              </w:rPr>
            </w:pPr>
            <w:r w:rsidRPr="00C26C40">
              <w:rPr>
                <w:lang w:val="en-GB"/>
              </w:rPr>
              <w:t>0.4777</w:t>
            </w:r>
          </w:p>
        </w:tc>
      </w:tr>
      <w:tr w:rsidR="00312BC3" w:rsidRPr="00C26C40" w14:paraId="4E9C495A" w14:textId="77777777" w:rsidTr="00936023">
        <w:trPr>
          <w:jc w:val="center"/>
        </w:trPr>
        <w:tc>
          <w:tcPr>
            <w:tcW w:w="890" w:type="dxa"/>
          </w:tcPr>
          <w:p w14:paraId="0915B1D5" w14:textId="77777777" w:rsidR="00312BC3" w:rsidRPr="00C26C40" w:rsidRDefault="00312BC3" w:rsidP="00870DFD">
            <w:pPr>
              <w:rPr>
                <w:lang w:val="en-GB"/>
              </w:rPr>
            </w:pPr>
            <w:r w:rsidRPr="00C26C40">
              <w:rPr>
                <w:lang w:val="en-GB"/>
              </w:rPr>
              <w:t>TiO₂ — Mass Fraction</w:t>
            </w:r>
          </w:p>
        </w:tc>
        <w:tc>
          <w:tcPr>
            <w:tcW w:w="1106" w:type="dxa"/>
          </w:tcPr>
          <w:p w14:paraId="205400E9" w14:textId="77777777" w:rsidR="00312BC3" w:rsidRPr="00C26C40" w:rsidRDefault="00312BC3" w:rsidP="00870DFD">
            <w:pPr>
              <w:rPr>
                <w:lang w:val="en-GB"/>
              </w:rPr>
            </w:pPr>
            <w:r w:rsidRPr="00C26C40">
              <w:rPr>
                <w:lang w:val="en-GB"/>
              </w:rPr>
              <w:t>0.0359</w:t>
            </w:r>
          </w:p>
        </w:tc>
        <w:tc>
          <w:tcPr>
            <w:tcW w:w="1039" w:type="dxa"/>
          </w:tcPr>
          <w:p w14:paraId="51B3BDE4" w14:textId="77777777" w:rsidR="00312BC3" w:rsidRPr="00C26C40" w:rsidRDefault="00312BC3" w:rsidP="00870DFD">
            <w:pPr>
              <w:rPr>
                <w:lang w:val="en-GB"/>
              </w:rPr>
            </w:pPr>
            <w:r w:rsidRPr="00C26C40">
              <w:rPr>
                <w:lang w:val="en-GB"/>
              </w:rPr>
              <w:t>0.0014</w:t>
            </w:r>
          </w:p>
        </w:tc>
        <w:tc>
          <w:tcPr>
            <w:tcW w:w="1039" w:type="dxa"/>
          </w:tcPr>
          <w:p w14:paraId="7788A619" w14:textId="77777777" w:rsidR="00312BC3" w:rsidRPr="00C26C40" w:rsidRDefault="00312BC3" w:rsidP="00870DFD">
            <w:pPr>
              <w:rPr>
                <w:lang w:val="en-GB"/>
              </w:rPr>
            </w:pPr>
            <w:r w:rsidRPr="00C26C40">
              <w:rPr>
                <w:lang w:val="en-GB"/>
              </w:rPr>
              <w:t>0.0016</w:t>
            </w:r>
          </w:p>
        </w:tc>
        <w:tc>
          <w:tcPr>
            <w:tcW w:w="1105" w:type="dxa"/>
          </w:tcPr>
          <w:p w14:paraId="5058F7DB" w14:textId="77777777" w:rsidR="00312BC3" w:rsidRPr="00C26C40" w:rsidRDefault="00312BC3" w:rsidP="00870DFD">
            <w:pPr>
              <w:rPr>
                <w:lang w:val="en-GB"/>
              </w:rPr>
            </w:pPr>
            <w:r w:rsidRPr="00C26C40">
              <w:rPr>
                <w:lang w:val="en-GB"/>
              </w:rPr>
              <w:t>0.0180</w:t>
            </w:r>
          </w:p>
        </w:tc>
        <w:tc>
          <w:tcPr>
            <w:tcW w:w="1105" w:type="dxa"/>
          </w:tcPr>
          <w:p w14:paraId="00296042" w14:textId="77777777" w:rsidR="00312BC3" w:rsidRPr="00C26C40" w:rsidRDefault="00312BC3" w:rsidP="00870DFD">
            <w:pPr>
              <w:rPr>
                <w:lang w:val="en-GB"/>
              </w:rPr>
            </w:pPr>
            <w:r w:rsidRPr="00C26C40">
              <w:rPr>
                <w:lang w:val="en-GB"/>
              </w:rPr>
              <w:t>0.0180</w:t>
            </w:r>
          </w:p>
        </w:tc>
        <w:tc>
          <w:tcPr>
            <w:tcW w:w="1105" w:type="dxa"/>
          </w:tcPr>
          <w:p w14:paraId="4E5E7355" w14:textId="77777777" w:rsidR="00312BC3" w:rsidRPr="00C26C40" w:rsidRDefault="00312BC3" w:rsidP="00870DFD">
            <w:pPr>
              <w:rPr>
                <w:lang w:val="en-GB"/>
              </w:rPr>
            </w:pPr>
            <w:r w:rsidRPr="00C26C40">
              <w:rPr>
                <w:lang w:val="en-GB"/>
              </w:rPr>
              <w:t>0.0000</w:t>
            </w:r>
          </w:p>
        </w:tc>
        <w:tc>
          <w:tcPr>
            <w:tcW w:w="1820" w:type="dxa"/>
          </w:tcPr>
          <w:p w14:paraId="187B55EE" w14:textId="77777777" w:rsidR="00312BC3" w:rsidRPr="00C26C40" w:rsidRDefault="00312BC3" w:rsidP="00870DFD">
            <w:pPr>
              <w:rPr>
                <w:lang w:val="en-GB"/>
              </w:rPr>
            </w:pPr>
            <w:r w:rsidRPr="00C26C40">
              <w:rPr>
                <w:lang w:val="en-GB"/>
              </w:rPr>
              <w:t>0.0000</w:t>
            </w:r>
          </w:p>
        </w:tc>
      </w:tr>
      <w:tr w:rsidR="00312BC3" w:rsidRPr="00C26C40" w14:paraId="6ED5E45A" w14:textId="77777777" w:rsidTr="00936023">
        <w:trPr>
          <w:jc w:val="center"/>
        </w:trPr>
        <w:tc>
          <w:tcPr>
            <w:tcW w:w="890" w:type="dxa"/>
          </w:tcPr>
          <w:p w14:paraId="5CB6DCE2" w14:textId="77777777" w:rsidR="00312BC3" w:rsidRPr="00C26C40" w:rsidRDefault="00312BC3" w:rsidP="00870DFD">
            <w:pPr>
              <w:rPr>
                <w:lang w:val="en-GB"/>
              </w:rPr>
            </w:pPr>
            <w:r w:rsidRPr="00C26C40">
              <w:rPr>
                <w:lang w:val="en-GB"/>
              </w:rPr>
              <w:t>PAC — Mass Fraction</w:t>
            </w:r>
          </w:p>
        </w:tc>
        <w:tc>
          <w:tcPr>
            <w:tcW w:w="1106" w:type="dxa"/>
          </w:tcPr>
          <w:p w14:paraId="6E44A61C" w14:textId="77777777" w:rsidR="00312BC3" w:rsidRPr="00C26C40" w:rsidRDefault="00312BC3" w:rsidP="00870DFD">
            <w:pPr>
              <w:rPr>
                <w:lang w:val="en-GB"/>
              </w:rPr>
            </w:pPr>
            <w:r w:rsidRPr="00C26C40">
              <w:rPr>
                <w:lang w:val="en-GB"/>
              </w:rPr>
              <w:t>0.0000</w:t>
            </w:r>
          </w:p>
        </w:tc>
        <w:tc>
          <w:tcPr>
            <w:tcW w:w="1039" w:type="dxa"/>
          </w:tcPr>
          <w:p w14:paraId="5AA58279" w14:textId="77777777" w:rsidR="00312BC3" w:rsidRPr="00C26C40" w:rsidRDefault="00312BC3" w:rsidP="00870DFD">
            <w:pPr>
              <w:rPr>
                <w:lang w:val="en-GB"/>
              </w:rPr>
            </w:pPr>
            <w:r w:rsidRPr="00C26C40">
              <w:rPr>
                <w:lang w:val="en-GB"/>
              </w:rPr>
              <w:t>0.0000</w:t>
            </w:r>
          </w:p>
        </w:tc>
        <w:tc>
          <w:tcPr>
            <w:tcW w:w="1039" w:type="dxa"/>
          </w:tcPr>
          <w:p w14:paraId="1A8B3101" w14:textId="77777777" w:rsidR="00312BC3" w:rsidRPr="00C26C40" w:rsidRDefault="00312BC3" w:rsidP="00870DFD">
            <w:pPr>
              <w:rPr>
                <w:lang w:val="en-GB"/>
              </w:rPr>
            </w:pPr>
            <w:r w:rsidRPr="00C26C40">
              <w:rPr>
                <w:lang w:val="en-GB"/>
              </w:rPr>
              <w:t>0.0000</w:t>
            </w:r>
          </w:p>
        </w:tc>
        <w:tc>
          <w:tcPr>
            <w:tcW w:w="1105" w:type="dxa"/>
          </w:tcPr>
          <w:p w14:paraId="68E3AD0E" w14:textId="77777777" w:rsidR="00312BC3" w:rsidRPr="00C26C40" w:rsidRDefault="00312BC3" w:rsidP="00870DFD">
            <w:pPr>
              <w:rPr>
                <w:lang w:val="en-GB"/>
              </w:rPr>
            </w:pPr>
            <w:r w:rsidRPr="00C26C40">
              <w:rPr>
                <w:lang w:val="en-GB"/>
              </w:rPr>
              <w:t>0.0000</w:t>
            </w:r>
          </w:p>
        </w:tc>
        <w:tc>
          <w:tcPr>
            <w:tcW w:w="1105" w:type="dxa"/>
          </w:tcPr>
          <w:p w14:paraId="0172ED0C" w14:textId="77777777" w:rsidR="00312BC3" w:rsidRPr="00C26C40" w:rsidRDefault="00312BC3" w:rsidP="00870DFD">
            <w:pPr>
              <w:rPr>
                <w:lang w:val="en-GB"/>
              </w:rPr>
            </w:pPr>
            <w:r w:rsidRPr="00C26C40">
              <w:rPr>
                <w:lang w:val="en-GB"/>
              </w:rPr>
              <w:t>0.0000</w:t>
            </w:r>
          </w:p>
        </w:tc>
        <w:tc>
          <w:tcPr>
            <w:tcW w:w="1105" w:type="dxa"/>
          </w:tcPr>
          <w:p w14:paraId="30FC9B9C" w14:textId="77777777" w:rsidR="00312BC3" w:rsidRPr="00C26C40" w:rsidRDefault="00312BC3" w:rsidP="00870DFD">
            <w:pPr>
              <w:rPr>
                <w:lang w:val="en-GB"/>
              </w:rPr>
            </w:pPr>
            <w:r w:rsidRPr="00C26C40">
              <w:rPr>
                <w:lang w:val="en-GB"/>
              </w:rPr>
              <w:t>0.0000</w:t>
            </w:r>
          </w:p>
        </w:tc>
        <w:tc>
          <w:tcPr>
            <w:tcW w:w="1820" w:type="dxa"/>
          </w:tcPr>
          <w:p w14:paraId="65EA76A1" w14:textId="77777777" w:rsidR="00312BC3" w:rsidRPr="00C26C40" w:rsidRDefault="00312BC3" w:rsidP="00870DFD">
            <w:pPr>
              <w:rPr>
                <w:lang w:val="en-GB"/>
              </w:rPr>
            </w:pPr>
            <w:r w:rsidRPr="00C26C40">
              <w:rPr>
                <w:lang w:val="en-GB"/>
              </w:rPr>
              <w:t>0.0000</w:t>
            </w:r>
          </w:p>
        </w:tc>
      </w:tr>
      <w:tr w:rsidR="00312BC3" w:rsidRPr="00C26C40" w14:paraId="32B61519" w14:textId="77777777" w:rsidTr="00936023">
        <w:trPr>
          <w:jc w:val="center"/>
        </w:trPr>
        <w:tc>
          <w:tcPr>
            <w:tcW w:w="890" w:type="dxa"/>
          </w:tcPr>
          <w:p w14:paraId="1EA63B65" w14:textId="77777777" w:rsidR="00312BC3" w:rsidRPr="00C26C40" w:rsidRDefault="00312BC3" w:rsidP="00870DFD">
            <w:pPr>
              <w:rPr>
                <w:lang w:val="en-GB"/>
              </w:rPr>
            </w:pPr>
            <w:r w:rsidRPr="00C26C40">
              <w:rPr>
                <w:lang w:val="en-GB"/>
              </w:rPr>
              <w:t>K₂O — Mass Fraction</w:t>
            </w:r>
          </w:p>
        </w:tc>
        <w:tc>
          <w:tcPr>
            <w:tcW w:w="1106" w:type="dxa"/>
          </w:tcPr>
          <w:p w14:paraId="6A415E57" w14:textId="77777777" w:rsidR="00312BC3" w:rsidRPr="00C26C40" w:rsidRDefault="00312BC3" w:rsidP="00870DFD">
            <w:pPr>
              <w:rPr>
                <w:lang w:val="en-GB"/>
              </w:rPr>
            </w:pPr>
            <w:r w:rsidRPr="00C26C40">
              <w:rPr>
                <w:lang w:val="en-GB"/>
              </w:rPr>
              <w:t>0.0067</w:t>
            </w:r>
          </w:p>
        </w:tc>
        <w:tc>
          <w:tcPr>
            <w:tcW w:w="1039" w:type="dxa"/>
          </w:tcPr>
          <w:p w14:paraId="68CD28D6" w14:textId="77777777" w:rsidR="00312BC3" w:rsidRPr="00C26C40" w:rsidRDefault="00312BC3" w:rsidP="00870DFD">
            <w:pPr>
              <w:rPr>
                <w:lang w:val="en-GB"/>
              </w:rPr>
            </w:pPr>
            <w:r w:rsidRPr="00C26C40">
              <w:rPr>
                <w:lang w:val="en-GB"/>
              </w:rPr>
              <w:t>0.0003</w:t>
            </w:r>
          </w:p>
        </w:tc>
        <w:tc>
          <w:tcPr>
            <w:tcW w:w="1039" w:type="dxa"/>
          </w:tcPr>
          <w:p w14:paraId="21A495E7" w14:textId="77777777" w:rsidR="00312BC3" w:rsidRPr="00C26C40" w:rsidRDefault="00312BC3" w:rsidP="00870DFD">
            <w:pPr>
              <w:rPr>
                <w:lang w:val="en-GB"/>
              </w:rPr>
            </w:pPr>
            <w:r w:rsidRPr="00C26C40">
              <w:rPr>
                <w:lang w:val="en-GB"/>
              </w:rPr>
              <w:t>0.0003</w:t>
            </w:r>
          </w:p>
        </w:tc>
        <w:tc>
          <w:tcPr>
            <w:tcW w:w="1105" w:type="dxa"/>
          </w:tcPr>
          <w:p w14:paraId="42177192" w14:textId="77777777" w:rsidR="00312BC3" w:rsidRPr="00C26C40" w:rsidRDefault="00312BC3" w:rsidP="00870DFD">
            <w:pPr>
              <w:rPr>
                <w:lang w:val="en-GB"/>
              </w:rPr>
            </w:pPr>
            <w:r w:rsidRPr="00C26C40">
              <w:rPr>
                <w:lang w:val="en-GB"/>
              </w:rPr>
              <w:t>0.0033</w:t>
            </w:r>
          </w:p>
        </w:tc>
        <w:tc>
          <w:tcPr>
            <w:tcW w:w="1105" w:type="dxa"/>
          </w:tcPr>
          <w:p w14:paraId="186CBFCA" w14:textId="77777777" w:rsidR="00312BC3" w:rsidRPr="00C26C40" w:rsidRDefault="00312BC3" w:rsidP="00870DFD">
            <w:pPr>
              <w:rPr>
                <w:lang w:val="en-GB"/>
              </w:rPr>
            </w:pPr>
            <w:r w:rsidRPr="00C26C40">
              <w:rPr>
                <w:lang w:val="en-GB"/>
              </w:rPr>
              <w:t>0.0033</w:t>
            </w:r>
          </w:p>
        </w:tc>
        <w:tc>
          <w:tcPr>
            <w:tcW w:w="1105" w:type="dxa"/>
          </w:tcPr>
          <w:p w14:paraId="1F066261" w14:textId="77777777" w:rsidR="00312BC3" w:rsidRPr="00C26C40" w:rsidRDefault="00312BC3" w:rsidP="00870DFD">
            <w:pPr>
              <w:rPr>
                <w:lang w:val="en-GB"/>
              </w:rPr>
            </w:pPr>
            <w:r w:rsidRPr="00C26C40">
              <w:rPr>
                <w:lang w:val="en-GB"/>
              </w:rPr>
              <w:t>0.0000</w:t>
            </w:r>
          </w:p>
        </w:tc>
        <w:tc>
          <w:tcPr>
            <w:tcW w:w="1820" w:type="dxa"/>
          </w:tcPr>
          <w:p w14:paraId="52F8ED57" w14:textId="77777777" w:rsidR="00312BC3" w:rsidRPr="00C26C40" w:rsidRDefault="00312BC3" w:rsidP="00870DFD">
            <w:pPr>
              <w:rPr>
                <w:lang w:val="en-GB"/>
              </w:rPr>
            </w:pPr>
            <w:r w:rsidRPr="00C26C40">
              <w:rPr>
                <w:lang w:val="en-GB"/>
              </w:rPr>
              <w:t>0.0000</w:t>
            </w:r>
          </w:p>
        </w:tc>
      </w:tr>
      <w:tr w:rsidR="00312BC3" w:rsidRPr="00C26C40" w14:paraId="24BE10C0" w14:textId="77777777" w:rsidTr="00936023">
        <w:trPr>
          <w:jc w:val="center"/>
        </w:trPr>
        <w:tc>
          <w:tcPr>
            <w:tcW w:w="890" w:type="dxa"/>
          </w:tcPr>
          <w:p w14:paraId="0E54288B" w14:textId="77777777" w:rsidR="00312BC3" w:rsidRPr="00C26C40" w:rsidRDefault="00312BC3" w:rsidP="00870DFD">
            <w:pPr>
              <w:rPr>
                <w:lang w:val="en-GB"/>
              </w:rPr>
            </w:pPr>
            <w:r w:rsidRPr="00C26C40">
              <w:rPr>
                <w:lang w:val="en-GB"/>
              </w:rPr>
              <w:t>Na₂O — Mass Fraction</w:t>
            </w:r>
          </w:p>
        </w:tc>
        <w:tc>
          <w:tcPr>
            <w:tcW w:w="1106" w:type="dxa"/>
          </w:tcPr>
          <w:p w14:paraId="4DA40269" w14:textId="77777777" w:rsidR="00312BC3" w:rsidRPr="00C26C40" w:rsidRDefault="00312BC3" w:rsidP="00870DFD">
            <w:pPr>
              <w:rPr>
                <w:lang w:val="en-GB"/>
              </w:rPr>
            </w:pPr>
            <w:r w:rsidRPr="00C26C40">
              <w:rPr>
                <w:lang w:val="en-GB"/>
              </w:rPr>
              <w:t>0.0020</w:t>
            </w:r>
          </w:p>
        </w:tc>
        <w:tc>
          <w:tcPr>
            <w:tcW w:w="1039" w:type="dxa"/>
          </w:tcPr>
          <w:p w14:paraId="27FD4C8A" w14:textId="77777777" w:rsidR="00312BC3" w:rsidRPr="00C26C40" w:rsidRDefault="00312BC3" w:rsidP="00870DFD">
            <w:pPr>
              <w:rPr>
                <w:lang w:val="en-GB"/>
              </w:rPr>
            </w:pPr>
            <w:r w:rsidRPr="00C26C40">
              <w:rPr>
                <w:lang w:val="en-GB"/>
              </w:rPr>
              <w:t>0.0001</w:t>
            </w:r>
          </w:p>
        </w:tc>
        <w:tc>
          <w:tcPr>
            <w:tcW w:w="1039" w:type="dxa"/>
          </w:tcPr>
          <w:p w14:paraId="3B6E0E2B" w14:textId="77777777" w:rsidR="00312BC3" w:rsidRPr="00C26C40" w:rsidRDefault="00312BC3" w:rsidP="00870DFD">
            <w:pPr>
              <w:rPr>
                <w:lang w:val="en-GB"/>
              </w:rPr>
            </w:pPr>
            <w:r w:rsidRPr="00C26C40">
              <w:rPr>
                <w:lang w:val="en-GB"/>
              </w:rPr>
              <w:t>0.0001</w:t>
            </w:r>
          </w:p>
        </w:tc>
        <w:tc>
          <w:tcPr>
            <w:tcW w:w="1105" w:type="dxa"/>
          </w:tcPr>
          <w:p w14:paraId="08225EC4" w14:textId="77777777" w:rsidR="00312BC3" w:rsidRPr="00C26C40" w:rsidRDefault="00312BC3" w:rsidP="00870DFD">
            <w:pPr>
              <w:rPr>
                <w:lang w:val="en-GB"/>
              </w:rPr>
            </w:pPr>
            <w:r w:rsidRPr="00C26C40">
              <w:rPr>
                <w:lang w:val="en-GB"/>
              </w:rPr>
              <w:t>0.0010</w:t>
            </w:r>
          </w:p>
        </w:tc>
        <w:tc>
          <w:tcPr>
            <w:tcW w:w="1105" w:type="dxa"/>
          </w:tcPr>
          <w:p w14:paraId="299A4232" w14:textId="77777777" w:rsidR="00312BC3" w:rsidRPr="00C26C40" w:rsidRDefault="00312BC3" w:rsidP="00870DFD">
            <w:pPr>
              <w:rPr>
                <w:lang w:val="en-GB"/>
              </w:rPr>
            </w:pPr>
            <w:r w:rsidRPr="00C26C40">
              <w:rPr>
                <w:lang w:val="en-GB"/>
              </w:rPr>
              <w:t>0.0010</w:t>
            </w:r>
          </w:p>
        </w:tc>
        <w:tc>
          <w:tcPr>
            <w:tcW w:w="1105" w:type="dxa"/>
          </w:tcPr>
          <w:p w14:paraId="1DEA4C76" w14:textId="77777777" w:rsidR="00312BC3" w:rsidRPr="00C26C40" w:rsidRDefault="00312BC3" w:rsidP="00870DFD">
            <w:pPr>
              <w:rPr>
                <w:lang w:val="en-GB"/>
              </w:rPr>
            </w:pPr>
            <w:r w:rsidRPr="00C26C40">
              <w:rPr>
                <w:lang w:val="en-GB"/>
              </w:rPr>
              <w:t>0.0000</w:t>
            </w:r>
          </w:p>
        </w:tc>
        <w:tc>
          <w:tcPr>
            <w:tcW w:w="1820" w:type="dxa"/>
          </w:tcPr>
          <w:p w14:paraId="40840B9B" w14:textId="77777777" w:rsidR="00312BC3" w:rsidRPr="00C26C40" w:rsidRDefault="00312BC3" w:rsidP="00870DFD">
            <w:pPr>
              <w:rPr>
                <w:lang w:val="en-GB"/>
              </w:rPr>
            </w:pPr>
            <w:r w:rsidRPr="00C26C40">
              <w:rPr>
                <w:lang w:val="en-GB"/>
              </w:rPr>
              <w:t>0.0000</w:t>
            </w:r>
          </w:p>
        </w:tc>
      </w:tr>
      <w:tr w:rsidR="00312BC3" w:rsidRPr="00C26C40" w14:paraId="23F4AF05" w14:textId="77777777" w:rsidTr="00936023">
        <w:trPr>
          <w:jc w:val="center"/>
        </w:trPr>
        <w:tc>
          <w:tcPr>
            <w:tcW w:w="890" w:type="dxa"/>
          </w:tcPr>
          <w:p w14:paraId="2A956E9E" w14:textId="77777777" w:rsidR="00312BC3" w:rsidRPr="00C26C40" w:rsidRDefault="00312BC3" w:rsidP="00870DFD">
            <w:pPr>
              <w:rPr>
                <w:lang w:val="en-GB"/>
              </w:rPr>
            </w:pPr>
            <w:r w:rsidRPr="00C26C40">
              <w:rPr>
                <w:lang w:val="en-GB"/>
              </w:rPr>
              <w:t>MgO — Mass Fraction</w:t>
            </w:r>
          </w:p>
        </w:tc>
        <w:tc>
          <w:tcPr>
            <w:tcW w:w="1106" w:type="dxa"/>
          </w:tcPr>
          <w:p w14:paraId="41C16735" w14:textId="77777777" w:rsidR="00312BC3" w:rsidRPr="00C26C40" w:rsidRDefault="00312BC3" w:rsidP="00870DFD">
            <w:pPr>
              <w:rPr>
                <w:lang w:val="en-GB"/>
              </w:rPr>
            </w:pPr>
            <w:r w:rsidRPr="00C26C40">
              <w:rPr>
                <w:lang w:val="en-GB"/>
              </w:rPr>
              <w:t>0.0005</w:t>
            </w:r>
          </w:p>
        </w:tc>
        <w:tc>
          <w:tcPr>
            <w:tcW w:w="1039" w:type="dxa"/>
          </w:tcPr>
          <w:p w14:paraId="33A144DB" w14:textId="77777777" w:rsidR="00312BC3" w:rsidRPr="00C26C40" w:rsidRDefault="00312BC3" w:rsidP="00870DFD">
            <w:pPr>
              <w:rPr>
                <w:lang w:val="en-GB"/>
              </w:rPr>
            </w:pPr>
            <w:r w:rsidRPr="00C26C40">
              <w:rPr>
                <w:lang w:val="en-GB"/>
              </w:rPr>
              <w:t>0.0000</w:t>
            </w:r>
          </w:p>
        </w:tc>
        <w:tc>
          <w:tcPr>
            <w:tcW w:w="1039" w:type="dxa"/>
          </w:tcPr>
          <w:p w14:paraId="4CDB4EEA" w14:textId="77777777" w:rsidR="00312BC3" w:rsidRPr="00C26C40" w:rsidRDefault="00312BC3" w:rsidP="00870DFD">
            <w:pPr>
              <w:rPr>
                <w:lang w:val="en-GB"/>
              </w:rPr>
            </w:pPr>
            <w:r w:rsidRPr="00C26C40">
              <w:rPr>
                <w:lang w:val="en-GB"/>
              </w:rPr>
              <w:t>0.0000</w:t>
            </w:r>
          </w:p>
        </w:tc>
        <w:tc>
          <w:tcPr>
            <w:tcW w:w="1105" w:type="dxa"/>
          </w:tcPr>
          <w:p w14:paraId="146F3A2E" w14:textId="77777777" w:rsidR="00312BC3" w:rsidRPr="00C26C40" w:rsidRDefault="00312BC3" w:rsidP="00870DFD">
            <w:pPr>
              <w:rPr>
                <w:lang w:val="en-GB"/>
              </w:rPr>
            </w:pPr>
            <w:r w:rsidRPr="00C26C40">
              <w:rPr>
                <w:lang w:val="en-GB"/>
              </w:rPr>
              <w:t>0.0002</w:t>
            </w:r>
          </w:p>
        </w:tc>
        <w:tc>
          <w:tcPr>
            <w:tcW w:w="1105" w:type="dxa"/>
          </w:tcPr>
          <w:p w14:paraId="0A17C204" w14:textId="77777777" w:rsidR="00312BC3" w:rsidRPr="00C26C40" w:rsidRDefault="00312BC3" w:rsidP="00870DFD">
            <w:pPr>
              <w:rPr>
                <w:lang w:val="en-GB"/>
              </w:rPr>
            </w:pPr>
            <w:r w:rsidRPr="00C26C40">
              <w:rPr>
                <w:lang w:val="en-GB"/>
              </w:rPr>
              <w:t>0.0002</w:t>
            </w:r>
          </w:p>
        </w:tc>
        <w:tc>
          <w:tcPr>
            <w:tcW w:w="1105" w:type="dxa"/>
          </w:tcPr>
          <w:p w14:paraId="4C7ADBFC" w14:textId="77777777" w:rsidR="00312BC3" w:rsidRPr="00C26C40" w:rsidRDefault="00312BC3" w:rsidP="00870DFD">
            <w:pPr>
              <w:rPr>
                <w:lang w:val="en-GB"/>
              </w:rPr>
            </w:pPr>
            <w:r w:rsidRPr="00C26C40">
              <w:rPr>
                <w:lang w:val="en-GB"/>
              </w:rPr>
              <w:t>0.0000</w:t>
            </w:r>
          </w:p>
        </w:tc>
        <w:tc>
          <w:tcPr>
            <w:tcW w:w="1820" w:type="dxa"/>
          </w:tcPr>
          <w:p w14:paraId="205625CB" w14:textId="77777777" w:rsidR="00312BC3" w:rsidRPr="00C26C40" w:rsidRDefault="00312BC3" w:rsidP="00870DFD">
            <w:pPr>
              <w:rPr>
                <w:lang w:val="en-GB"/>
              </w:rPr>
            </w:pPr>
            <w:r w:rsidRPr="00C26C40">
              <w:rPr>
                <w:lang w:val="en-GB"/>
              </w:rPr>
              <w:t>0.0000</w:t>
            </w:r>
          </w:p>
        </w:tc>
      </w:tr>
      <w:tr w:rsidR="00312BC3" w:rsidRPr="00C26C40" w14:paraId="75DC41CC" w14:textId="77777777" w:rsidTr="00936023">
        <w:trPr>
          <w:jc w:val="center"/>
        </w:trPr>
        <w:tc>
          <w:tcPr>
            <w:tcW w:w="890" w:type="dxa"/>
          </w:tcPr>
          <w:p w14:paraId="7CEB1739" w14:textId="77777777" w:rsidR="00312BC3" w:rsidRPr="00C26C40" w:rsidRDefault="00312BC3" w:rsidP="00870DFD">
            <w:pPr>
              <w:rPr>
                <w:lang w:val="en-GB"/>
              </w:rPr>
            </w:pPr>
            <w:r w:rsidRPr="00C26C40">
              <w:rPr>
                <w:lang w:val="en-GB"/>
              </w:rPr>
              <w:t>H₃O⁺ — Mass Fraction</w:t>
            </w:r>
          </w:p>
        </w:tc>
        <w:tc>
          <w:tcPr>
            <w:tcW w:w="1106" w:type="dxa"/>
          </w:tcPr>
          <w:p w14:paraId="61E6DFB0" w14:textId="77777777" w:rsidR="00312BC3" w:rsidRPr="00C26C40" w:rsidRDefault="00312BC3" w:rsidP="00870DFD">
            <w:pPr>
              <w:rPr>
                <w:lang w:val="en-GB"/>
              </w:rPr>
            </w:pPr>
            <w:r w:rsidRPr="00C26C40">
              <w:rPr>
                <w:lang w:val="en-GB"/>
              </w:rPr>
              <w:t>0.0000</w:t>
            </w:r>
          </w:p>
        </w:tc>
        <w:tc>
          <w:tcPr>
            <w:tcW w:w="1039" w:type="dxa"/>
          </w:tcPr>
          <w:p w14:paraId="7120580C" w14:textId="77777777" w:rsidR="00312BC3" w:rsidRPr="00C26C40" w:rsidRDefault="00312BC3" w:rsidP="00870DFD">
            <w:pPr>
              <w:rPr>
                <w:lang w:val="en-GB"/>
              </w:rPr>
            </w:pPr>
            <w:r w:rsidRPr="00C26C40">
              <w:rPr>
                <w:lang w:val="en-GB"/>
              </w:rPr>
              <w:t>0.0000</w:t>
            </w:r>
          </w:p>
        </w:tc>
        <w:tc>
          <w:tcPr>
            <w:tcW w:w="1039" w:type="dxa"/>
          </w:tcPr>
          <w:p w14:paraId="00DEC0E5" w14:textId="77777777" w:rsidR="00312BC3" w:rsidRPr="00C26C40" w:rsidRDefault="00312BC3" w:rsidP="00870DFD">
            <w:pPr>
              <w:rPr>
                <w:lang w:val="en-GB"/>
              </w:rPr>
            </w:pPr>
            <w:r w:rsidRPr="00C26C40">
              <w:rPr>
                <w:lang w:val="en-GB"/>
              </w:rPr>
              <w:t>0.0000</w:t>
            </w:r>
          </w:p>
        </w:tc>
        <w:tc>
          <w:tcPr>
            <w:tcW w:w="1105" w:type="dxa"/>
          </w:tcPr>
          <w:p w14:paraId="7C9AC078" w14:textId="77777777" w:rsidR="00312BC3" w:rsidRPr="00C26C40" w:rsidRDefault="00312BC3" w:rsidP="00870DFD">
            <w:pPr>
              <w:rPr>
                <w:lang w:val="en-GB"/>
              </w:rPr>
            </w:pPr>
            <w:r w:rsidRPr="00C26C40">
              <w:rPr>
                <w:lang w:val="en-GB"/>
              </w:rPr>
              <w:t>0.0000</w:t>
            </w:r>
          </w:p>
        </w:tc>
        <w:tc>
          <w:tcPr>
            <w:tcW w:w="1105" w:type="dxa"/>
          </w:tcPr>
          <w:p w14:paraId="57D6AD09" w14:textId="77777777" w:rsidR="00312BC3" w:rsidRPr="00C26C40" w:rsidRDefault="00312BC3" w:rsidP="00870DFD">
            <w:pPr>
              <w:rPr>
                <w:lang w:val="en-GB"/>
              </w:rPr>
            </w:pPr>
            <w:r w:rsidRPr="00C26C40">
              <w:rPr>
                <w:lang w:val="en-GB"/>
              </w:rPr>
              <w:t>0.0000</w:t>
            </w:r>
          </w:p>
        </w:tc>
        <w:tc>
          <w:tcPr>
            <w:tcW w:w="1105" w:type="dxa"/>
          </w:tcPr>
          <w:p w14:paraId="61B917CC" w14:textId="77777777" w:rsidR="00312BC3" w:rsidRPr="00C26C40" w:rsidRDefault="00312BC3" w:rsidP="00870DFD">
            <w:pPr>
              <w:rPr>
                <w:lang w:val="en-GB"/>
              </w:rPr>
            </w:pPr>
            <w:r w:rsidRPr="00C26C40">
              <w:rPr>
                <w:lang w:val="en-GB"/>
              </w:rPr>
              <w:t>0.0000</w:t>
            </w:r>
          </w:p>
        </w:tc>
        <w:tc>
          <w:tcPr>
            <w:tcW w:w="1820" w:type="dxa"/>
          </w:tcPr>
          <w:p w14:paraId="14D2CBAC" w14:textId="77777777" w:rsidR="00312BC3" w:rsidRPr="00C26C40" w:rsidRDefault="00312BC3" w:rsidP="00870DFD">
            <w:pPr>
              <w:rPr>
                <w:lang w:val="en-GB"/>
              </w:rPr>
            </w:pPr>
            <w:r w:rsidRPr="00C26C40">
              <w:rPr>
                <w:lang w:val="en-GB"/>
              </w:rPr>
              <w:t>0.0000</w:t>
            </w:r>
          </w:p>
        </w:tc>
      </w:tr>
      <w:tr w:rsidR="00312BC3" w:rsidRPr="00C26C40" w14:paraId="74E034B4" w14:textId="77777777" w:rsidTr="00936023">
        <w:trPr>
          <w:jc w:val="center"/>
        </w:trPr>
        <w:tc>
          <w:tcPr>
            <w:tcW w:w="890" w:type="dxa"/>
          </w:tcPr>
          <w:p w14:paraId="1DD537C8" w14:textId="77777777" w:rsidR="00312BC3" w:rsidRPr="00C26C40" w:rsidRDefault="00312BC3" w:rsidP="00870DFD">
            <w:pPr>
              <w:rPr>
                <w:lang w:val="en-GB"/>
              </w:rPr>
            </w:pPr>
            <w:r w:rsidRPr="00C26C40">
              <w:rPr>
                <w:lang w:val="en-GB"/>
              </w:rPr>
              <w:lastRenderedPageBreak/>
              <w:t>OH⁻ — Mass Fraction</w:t>
            </w:r>
          </w:p>
        </w:tc>
        <w:tc>
          <w:tcPr>
            <w:tcW w:w="1106" w:type="dxa"/>
          </w:tcPr>
          <w:p w14:paraId="17C9B320" w14:textId="77777777" w:rsidR="00312BC3" w:rsidRPr="00C26C40" w:rsidRDefault="00312BC3" w:rsidP="00870DFD">
            <w:pPr>
              <w:rPr>
                <w:lang w:val="en-GB"/>
              </w:rPr>
            </w:pPr>
            <w:r w:rsidRPr="00C26C40">
              <w:rPr>
                <w:lang w:val="en-GB"/>
              </w:rPr>
              <w:t>0.0000</w:t>
            </w:r>
          </w:p>
        </w:tc>
        <w:tc>
          <w:tcPr>
            <w:tcW w:w="1039" w:type="dxa"/>
          </w:tcPr>
          <w:p w14:paraId="2FE98055" w14:textId="77777777" w:rsidR="00312BC3" w:rsidRPr="00C26C40" w:rsidRDefault="00312BC3" w:rsidP="00870DFD">
            <w:pPr>
              <w:rPr>
                <w:lang w:val="en-GB"/>
              </w:rPr>
            </w:pPr>
            <w:r w:rsidRPr="00C26C40">
              <w:rPr>
                <w:lang w:val="en-GB"/>
              </w:rPr>
              <w:t>0.0000</w:t>
            </w:r>
          </w:p>
        </w:tc>
        <w:tc>
          <w:tcPr>
            <w:tcW w:w="1039" w:type="dxa"/>
          </w:tcPr>
          <w:p w14:paraId="2BED0F14" w14:textId="77777777" w:rsidR="00312BC3" w:rsidRPr="00C26C40" w:rsidRDefault="00312BC3" w:rsidP="00870DFD">
            <w:pPr>
              <w:rPr>
                <w:lang w:val="en-GB"/>
              </w:rPr>
            </w:pPr>
            <w:r w:rsidRPr="00C26C40">
              <w:rPr>
                <w:lang w:val="en-GB"/>
              </w:rPr>
              <w:t>0.0000</w:t>
            </w:r>
          </w:p>
        </w:tc>
        <w:tc>
          <w:tcPr>
            <w:tcW w:w="1105" w:type="dxa"/>
          </w:tcPr>
          <w:p w14:paraId="40682FB5" w14:textId="77777777" w:rsidR="00312BC3" w:rsidRPr="00C26C40" w:rsidRDefault="00312BC3" w:rsidP="00870DFD">
            <w:pPr>
              <w:rPr>
                <w:lang w:val="en-GB"/>
              </w:rPr>
            </w:pPr>
            <w:r w:rsidRPr="00C26C40">
              <w:rPr>
                <w:lang w:val="en-GB"/>
              </w:rPr>
              <w:t>0.0000</w:t>
            </w:r>
          </w:p>
        </w:tc>
        <w:tc>
          <w:tcPr>
            <w:tcW w:w="1105" w:type="dxa"/>
          </w:tcPr>
          <w:p w14:paraId="77FB0A7E" w14:textId="77777777" w:rsidR="00312BC3" w:rsidRPr="00C26C40" w:rsidRDefault="00312BC3" w:rsidP="00870DFD">
            <w:pPr>
              <w:rPr>
                <w:lang w:val="en-GB"/>
              </w:rPr>
            </w:pPr>
            <w:r w:rsidRPr="00C26C40">
              <w:rPr>
                <w:lang w:val="en-GB"/>
              </w:rPr>
              <w:t>0.0000</w:t>
            </w:r>
          </w:p>
        </w:tc>
        <w:tc>
          <w:tcPr>
            <w:tcW w:w="1105" w:type="dxa"/>
          </w:tcPr>
          <w:p w14:paraId="74CE7882" w14:textId="77777777" w:rsidR="00312BC3" w:rsidRPr="00C26C40" w:rsidRDefault="00312BC3" w:rsidP="00870DFD">
            <w:pPr>
              <w:rPr>
                <w:lang w:val="en-GB"/>
              </w:rPr>
            </w:pPr>
            <w:r w:rsidRPr="00C26C40">
              <w:rPr>
                <w:lang w:val="en-GB"/>
              </w:rPr>
              <w:t>0.0000</w:t>
            </w:r>
          </w:p>
        </w:tc>
        <w:tc>
          <w:tcPr>
            <w:tcW w:w="1820" w:type="dxa"/>
          </w:tcPr>
          <w:p w14:paraId="2FF2136E" w14:textId="77777777" w:rsidR="00312BC3" w:rsidRPr="00C26C40" w:rsidRDefault="00312BC3" w:rsidP="00870DFD">
            <w:pPr>
              <w:rPr>
                <w:lang w:val="en-GB"/>
              </w:rPr>
            </w:pPr>
            <w:r w:rsidRPr="00C26C40">
              <w:rPr>
                <w:lang w:val="en-GB"/>
              </w:rPr>
              <w:t>0.0000</w:t>
            </w:r>
          </w:p>
        </w:tc>
      </w:tr>
      <w:tr w:rsidR="00312BC3" w:rsidRPr="00C26C40" w14:paraId="45765917" w14:textId="77777777" w:rsidTr="00936023">
        <w:trPr>
          <w:jc w:val="center"/>
        </w:trPr>
        <w:tc>
          <w:tcPr>
            <w:tcW w:w="890" w:type="dxa"/>
          </w:tcPr>
          <w:p w14:paraId="5852E41C" w14:textId="77777777" w:rsidR="00312BC3" w:rsidRPr="00C26C40" w:rsidRDefault="00312BC3" w:rsidP="00870DFD">
            <w:pPr>
              <w:rPr>
                <w:lang w:val="en-GB"/>
              </w:rPr>
            </w:pPr>
            <w:r w:rsidRPr="00C26C40">
              <w:rPr>
                <w:lang w:val="en-GB"/>
              </w:rPr>
              <w:t>Cl⁻ — Mass Fraction</w:t>
            </w:r>
          </w:p>
        </w:tc>
        <w:tc>
          <w:tcPr>
            <w:tcW w:w="1106" w:type="dxa"/>
          </w:tcPr>
          <w:p w14:paraId="7F05F6C9" w14:textId="77777777" w:rsidR="00312BC3" w:rsidRPr="00C26C40" w:rsidRDefault="00312BC3" w:rsidP="00870DFD">
            <w:pPr>
              <w:rPr>
                <w:lang w:val="en-GB"/>
              </w:rPr>
            </w:pPr>
            <w:r w:rsidRPr="00C26C40">
              <w:rPr>
                <w:lang w:val="en-GB"/>
              </w:rPr>
              <w:t>0.0000</w:t>
            </w:r>
          </w:p>
        </w:tc>
        <w:tc>
          <w:tcPr>
            <w:tcW w:w="1039" w:type="dxa"/>
          </w:tcPr>
          <w:p w14:paraId="22D97D73" w14:textId="77777777" w:rsidR="00312BC3" w:rsidRPr="00C26C40" w:rsidRDefault="00312BC3" w:rsidP="00870DFD">
            <w:pPr>
              <w:rPr>
                <w:lang w:val="en-GB"/>
              </w:rPr>
            </w:pPr>
            <w:r w:rsidRPr="00C26C40">
              <w:rPr>
                <w:lang w:val="en-GB"/>
              </w:rPr>
              <w:t>0.0000</w:t>
            </w:r>
          </w:p>
        </w:tc>
        <w:tc>
          <w:tcPr>
            <w:tcW w:w="1039" w:type="dxa"/>
          </w:tcPr>
          <w:p w14:paraId="0CAE6525" w14:textId="77777777" w:rsidR="00312BC3" w:rsidRPr="00C26C40" w:rsidRDefault="00312BC3" w:rsidP="00870DFD">
            <w:pPr>
              <w:rPr>
                <w:lang w:val="en-GB"/>
              </w:rPr>
            </w:pPr>
            <w:r w:rsidRPr="00C26C40">
              <w:rPr>
                <w:lang w:val="en-GB"/>
              </w:rPr>
              <w:t>0.0000</w:t>
            </w:r>
          </w:p>
        </w:tc>
        <w:tc>
          <w:tcPr>
            <w:tcW w:w="1105" w:type="dxa"/>
          </w:tcPr>
          <w:p w14:paraId="196AF10B" w14:textId="77777777" w:rsidR="00312BC3" w:rsidRPr="00C26C40" w:rsidRDefault="00312BC3" w:rsidP="00870DFD">
            <w:pPr>
              <w:rPr>
                <w:lang w:val="en-GB"/>
              </w:rPr>
            </w:pPr>
            <w:r w:rsidRPr="00C26C40">
              <w:rPr>
                <w:lang w:val="en-GB"/>
              </w:rPr>
              <w:t>0.0000</w:t>
            </w:r>
          </w:p>
        </w:tc>
        <w:tc>
          <w:tcPr>
            <w:tcW w:w="1105" w:type="dxa"/>
          </w:tcPr>
          <w:p w14:paraId="36ADFA1B" w14:textId="77777777" w:rsidR="00312BC3" w:rsidRPr="00C26C40" w:rsidRDefault="00312BC3" w:rsidP="00870DFD">
            <w:pPr>
              <w:rPr>
                <w:lang w:val="en-GB"/>
              </w:rPr>
            </w:pPr>
            <w:r w:rsidRPr="00C26C40">
              <w:rPr>
                <w:lang w:val="en-GB"/>
              </w:rPr>
              <w:t>0.0000</w:t>
            </w:r>
          </w:p>
        </w:tc>
        <w:tc>
          <w:tcPr>
            <w:tcW w:w="1105" w:type="dxa"/>
          </w:tcPr>
          <w:p w14:paraId="4B609FBF" w14:textId="77777777" w:rsidR="00312BC3" w:rsidRPr="00C26C40" w:rsidRDefault="00312BC3" w:rsidP="00870DFD">
            <w:pPr>
              <w:rPr>
                <w:lang w:val="en-GB"/>
              </w:rPr>
            </w:pPr>
            <w:r w:rsidRPr="00C26C40">
              <w:rPr>
                <w:lang w:val="en-GB"/>
              </w:rPr>
              <w:t>0.0000</w:t>
            </w:r>
          </w:p>
        </w:tc>
        <w:tc>
          <w:tcPr>
            <w:tcW w:w="1820" w:type="dxa"/>
          </w:tcPr>
          <w:p w14:paraId="54DD363B" w14:textId="77777777" w:rsidR="00312BC3" w:rsidRPr="00C26C40" w:rsidRDefault="00312BC3" w:rsidP="00870DFD">
            <w:pPr>
              <w:rPr>
                <w:lang w:val="en-GB"/>
              </w:rPr>
            </w:pPr>
            <w:r w:rsidRPr="00C26C40">
              <w:rPr>
                <w:lang w:val="en-GB"/>
              </w:rPr>
              <w:t>0.0000</w:t>
            </w:r>
          </w:p>
        </w:tc>
      </w:tr>
      <w:tr w:rsidR="00312BC3" w:rsidRPr="00C26C40" w14:paraId="347E3B13" w14:textId="77777777" w:rsidTr="00936023">
        <w:trPr>
          <w:jc w:val="center"/>
        </w:trPr>
        <w:tc>
          <w:tcPr>
            <w:tcW w:w="890" w:type="dxa"/>
          </w:tcPr>
          <w:p w14:paraId="68449128" w14:textId="77777777" w:rsidR="00312BC3" w:rsidRPr="00C26C40" w:rsidRDefault="00312BC3" w:rsidP="00870DFD">
            <w:pPr>
              <w:rPr>
                <w:lang w:val="en-GB"/>
              </w:rPr>
            </w:pPr>
            <w:r w:rsidRPr="00C26C40">
              <w:rPr>
                <w:lang w:val="en-GB"/>
              </w:rPr>
              <w:t>Al³⁺ — Mass Fraction</w:t>
            </w:r>
          </w:p>
        </w:tc>
        <w:tc>
          <w:tcPr>
            <w:tcW w:w="1106" w:type="dxa"/>
          </w:tcPr>
          <w:p w14:paraId="2981A883" w14:textId="77777777" w:rsidR="00312BC3" w:rsidRPr="00C26C40" w:rsidRDefault="00312BC3" w:rsidP="00870DFD">
            <w:pPr>
              <w:rPr>
                <w:lang w:val="en-GB"/>
              </w:rPr>
            </w:pPr>
            <w:r w:rsidRPr="00C26C40">
              <w:rPr>
                <w:lang w:val="en-GB"/>
              </w:rPr>
              <w:t>0.0000</w:t>
            </w:r>
          </w:p>
        </w:tc>
        <w:tc>
          <w:tcPr>
            <w:tcW w:w="1039" w:type="dxa"/>
          </w:tcPr>
          <w:p w14:paraId="6E2A8287" w14:textId="77777777" w:rsidR="00312BC3" w:rsidRPr="00C26C40" w:rsidRDefault="00312BC3" w:rsidP="00870DFD">
            <w:pPr>
              <w:rPr>
                <w:lang w:val="en-GB"/>
              </w:rPr>
            </w:pPr>
            <w:r w:rsidRPr="00C26C40">
              <w:rPr>
                <w:lang w:val="en-GB"/>
              </w:rPr>
              <w:t>0.0000</w:t>
            </w:r>
          </w:p>
        </w:tc>
        <w:tc>
          <w:tcPr>
            <w:tcW w:w="1039" w:type="dxa"/>
          </w:tcPr>
          <w:p w14:paraId="6FDE662F" w14:textId="77777777" w:rsidR="00312BC3" w:rsidRPr="00C26C40" w:rsidRDefault="00312BC3" w:rsidP="00870DFD">
            <w:pPr>
              <w:rPr>
                <w:lang w:val="en-GB"/>
              </w:rPr>
            </w:pPr>
            <w:r w:rsidRPr="00C26C40">
              <w:rPr>
                <w:lang w:val="en-GB"/>
              </w:rPr>
              <w:t>0.0000</w:t>
            </w:r>
          </w:p>
        </w:tc>
        <w:tc>
          <w:tcPr>
            <w:tcW w:w="1105" w:type="dxa"/>
          </w:tcPr>
          <w:p w14:paraId="4202FDB4" w14:textId="77777777" w:rsidR="00312BC3" w:rsidRPr="00C26C40" w:rsidRDefault="00312BC3" w:rsidP="00870DFD">
            <w:pPr>
              <w:rPr>
                <w:lang w:val="en-GB"/>
              </w:rPr>
            </w:pPr>
            <w:r w:rsidRPr="00C26C40">
              <w:rPr>
                <w:lang w:val="en-GB"/>
              </w:rPr>
              <w:t>0.0000</w:t>
            </w:r>
          </w:p>
        </w:tc>
        <w:tc>
          <w:tcPr>
            <w:tcW w:w="1105" w:type="dxa"/>
          </w:tcPr>
          <w:p w14:paraId="07CBBA23" w14:textId="77777777" w:rsidR="00312BC3" w:rsidRPr="00C26C40" w:rsidRDefault="00312BC3" w:rsidP="00870DFD">
            <w:pPr>
              <w:rPr>
                <w:lang w:val="en-GB"/>
              </w:rPr>
            </w:pPr>
            <w:r w:rsidRPr="00C26C40">
              <w:rPr>
                <w:lang w:val="en-GB"/>
              </w:rPr>
              <w:t>0.0000</w:t>
            </w:r>
          </w:p>
        </w:tc>
        <w:tc>
          <w:tcPr>
            <w:tcW w:w="1105" w:type="dxa"/>
          </w:tcPr>
          <w:p w14:paraId="2DB078BA" w14:textId="77777777" w:rsidR="00312BC3" w:rsidRPr="00C26C40" w:rsidRDefault="00312BC3" w:rsidP="00870DFD">
            <w:pPr>
              <w:rPr>
                <w:lang w:val="en-GB"/>
              </w:rPr>
            </w:pPr>
            <w:r w:rsidRPr="00C26C40">
              <w:rPr>
                <w:lang w:val="en-GB"/>
              </w:rPr>
              <w:t>0.0000</w:t>
            </w:r>
          </w:p>
        </w:tc>
        <w:tc>
          <w:tcPr>
            <w:tcW w:w="1820" w:type="dxa"/>
          </w:tcPr>
          <w:p w14:paraId="66145142" w14:textId="77777777" w:rsidR="00312BC3" w:rsidRPr="00C26C40" w:rsidRDefault="00312BC3" w:rsidP="00870DFD">
            <w:pPr>
              <w:rPr>
                <w:lang w:val="en-GB"/>
              </w:rPr>
            </w:pPr>
            <w:r w:rsidRPr="00C26C40">
              <w:rPr>
                <w:lang w:val="en-GB"/>
              </w:rPr>
              <w:t>0.0000</w:t>
            </w:r>
          </w:p>
        </w:tc>
      </w:tr>
      <w:tr w:rsidR="00312BC3" w:rsidRPr="00C26C40" w14:paraId="1B3387C4" w14:textId="77777777" w:rsidTr="00936023">
        <w:trPr>
          <w:jc w:val="center"/>
        </w:trPr>
        <w:tc>
          <w:tcPr>
            <w:tcW w:w="890" w:type="dxa"/>
          </w:tcPr>
          <w:p w14:paraId="69AD2988" w14:textId="77777777" w:rsidR="00312BC3" w:rsidRPr="00C26C40" w:rsidRDefault="00312BC3" w:rsidP="00870DFD">
            <w:pPr>
              <w:rPr>
                <w:lang w:val="en-GB"/>
              </w:rPr>
            </w:pPr>
            <w:r w:rsidRPr="00C26C40">
              <w:rPr>
                <w:lang w:val="en-GB"/>
              </w:rPr>
              <w:t>Fe₂(OH)₂ — Mass Fraction</w:t>
            </w:r>
          </w:p>
        </w:tc>
        <w:tc>
          <w:tcPr>
            <w:tcW w:w="1106" w:type="dxa"/>
          </w:tcPr>
          <w:p w14:paraId="331F3A3F" w14:textId="77777777" w:rsidR="00312BC3" w:rsidRPr="00C26C40" w:rsidRDefault="00312BC3" w:rsidP="00870DFD">
            <w:pPr>
              <w:rPr>
                <w:lang w:val="en-GB"/>
              </w:rPr>
            </w:pPr>
            <w:r w:rsidRPr="00C26C40">
              <w:rPr>
                <w:lang w:val="en-GB"/>
              </w:rPr>
              <w:t>0.0000</w:t>
            </w:r>
          </w:p>
        </w:tc>
        <w:tc>
          <w:tcPr>
            <w:tcW w:w="1039" w:type="dxa"/>
          </w:tcPr>
          <w:p w14:paraId="500A55AF" w14:textId="77777777" w:rsidR="00312BC3" w:rsidRPr="00C26C40" w:rsidRDefault="00312BC3" w:rsidP="00870DFD">
            <w:pPr>
              <w:rPr>
                <w:lang w:val="en-GB"/>
              </w:rPr>
            </w:pPr>
            <w:r w:rsidRPr="00C26C40">
              <w:rPr>
                <w:lang w:val="en-GB"/>
              </w:rPr>
              <w:t>0.0000</w:t>
            </w:r>
          </w:p>
        </w:tc>
        <w:tc>
          <w:tcPr>
            <w:tcW w:w="1039" w:type="dxa"/>
          </w:tcPr>
          <w:p w14:paraId="3785E966" w14:textId="77777777" w:rsidR="00312BC3" w:rsidRPr="00C26C40" w:rsidRDefault="00312BC3" w:rsidP="00870DFD">
            <w:pPr>
              <w:rPr>
                <w:lang w:val="en-GB"/>
              </w:rPr>
            </w:pPr>
            <w:r w:rsidRPr="00C26C40">
              <w:rPr>
                <w:lang w:val="en-GB"/>
              </w:rPr>
              <w:t>0.0000</w:t>
            </w:r>
          </w:p>
        </w:tc>
        <w:tc>
          <w:tcPr>
            <w:tcW w:w="1105" w:type="dxa"/>
          </w:tcPr>
          <w:p w14:paraId="2757CB31" w14:textId="77777777" w:rsidR="00312BC3" w:rsidRPr="00C26C40" w:rsidRDefault="00312BC3" w:rsidP="00870DFD">
            <w:pPr>
              <w:rPr>
                <w:lang w:val="en-GB"/>
              </w:rPr>
            </w:pPr>
            <w:r w:rsidRPr="00C26C40">
              <w:rPr>
                <w:lang w:val="en-GB"/>
              </w:rPr>
              <w:t>0.0000</w:t>
            </w:r>
          </w:p>
        </w:tc>
        <w:tc>
          <w:tcPr>
            <w:tcW w:w="1105" w:type="dxa"/>
          </w:tcPr>
          <w:p w14:paraId="6E1AE82C" w14:textId="77777777" w:rsidR="00312BC3" w:rsidRPr="00C26C40" w:rsidRDefault="00312BC3" w:rsidP="00870DFD">
            <w:pPr>
              <w:rPr>
                <w:lang w:val="en-GB"/>
              </w:rPr>
            </w:pPr>
            <w:r w:rsidRPr="00C26C40">
              <w:rPr>
                <w:lang w:val="en-GB"/>
              </w:rPr>
              <w:t>0.0000</w:t>
            </w:r>
          </w:p>
        </w:tc>
        <w:tc>
          <w:tcPr>
            <w:tcW w:w="1105" w:type="dxa"/>
          </w:tcPr>
          <w:p w14:paraId="1949C3DE" w14:textId="77777777" w:rsidR="00312BC3" w:rsidRPr="00C26C40" w:rsidRDefault="00312BC3" w:rsidP="00870DFD">
            <w:pPr>
              <w:rPr>
                <w:lang w:val="en-GB"/>
              </w:rPr>
            </w:pPr>
            <w:r w:rsidRPr="00C26C40">
              <w:rPr>
                <w:lang w:val="en-GB"/>
              </w:rPr>
              <w:t>0.0000</w:t>
            </w:r>
          </w:p>
        </w:tc>
        <w:tc>
          <w:tcPr>
            <w:tcW w:w="1820" w:type="dxa"/>
          </w:tcPr>
          <w:p w14:paraId="3DEBD412" w14:textId="77777777" w:rsidR="00312BC3" w:rsidRPr="00C26C40" w:rsidRDefault="00312BC3" w:rsidP="00870DFD">
            <w:pPr>
              <w:rPr>
                <w:lang w:val="en-GB"/>
              </w:rPr>
            </w:pPr>
            <w:r w:rsidRPr="00C26C40">
              <w:rPr>
                <w:lang w:val="en-GB"/>
              </w:rPr>
              <w:t>0.0000</w:t>
            </w:r>
          </w:p>
        </w:tc>
      </w:tr>
      <w:tr w:rsidR="00312BC3" w:rsidRPr="00C26C40" w14:paraId="117FE193" w14:textId="77777777" w:rsidTr="00936023">
        <w:trPr>
          <w:jc w:val="center"/>
        </w:trPr>
        <w:tc>
          <w:tcPr>
            <w:tcW w:w="890" w:type="dxa"/>
          </w:tcPr>
          <w:p w14:paraId="22EC19C9" w14:textId="77777777" w:rsidR="00312BC3" w:rsidRPr="00C26C40" w:rsidRDefault="00312BC3" w:rsidP="00870DFD">
            <w:pPr>
              <w:rPr>
                <w:lang w:val="en-GB"/>
              </w:rPr>
            </w:pPr>
            <w:r w:rsidRPr="00C26C40">
              <w:rPr>
                <w:lang w:val="en-GB"/>
              </w:rPr>
              <w:t>Fe³⁺ — Mass Fraction</w:t>
            </w:r>
          </w:p>
        </w:tc>
        <w:tc>
          <w:tcPr>
            <w:tcW w:w="1106" w:type="dxa"/>
          </w:tcPr>
          <w:p w14:paraId="56A5F49B" w14:textId="77777777" w:rsidR="00312BC3" w:rsidRPr="00C26C40" w:rsidRDefault="00312BC3" w:rsidP="00870DFD">
            <w:pPr>
              <w:rPr>
                <w:lang w:val="en-GB"/>
              </w:rPr>
            </w:pPr>
            <w:r w:rsidRPr="00C26C40">
              <w:rPr>
                <w:lang w:val="en-GB"/>
              </w:rPr>
              <w:t>0.0000</w:t>
            </w:r>
          </w:p>
        </w:tc>
        <w:tc>
          <w:tcPr>
            <w:tcW w:w="1039" w:type="dxa"/>
          </w:tcPr>
          <w:p w14:paraId="37A5CE2D" w14:textId="77777777" w:rsidR="00312BC3" w:rsidRPr="00C26C40" w:rsidRDefault="00312BC3" w:rsidP="00870DFD">
            <w:pPr>
              <w:rPr>
                <w:lang w:val="en-GB"/>
              </w:rPr>
            </w:pPr>
            <w:r w:rsidRPr="00C26C40">
              <w:rPr>
                <w:lang w:val="en-GB"/>
              </w:rPr>
              <w:t>0.0000</w:t>
            </w:r>
          </w:p>
        </w:tc>
        <w:tc>
          <w:tcPr>
            <w:tcW w:w="1039" w:type="dxa"/>
          </w:tcPr>
          <w:p w14:paraId="6EE37574" w14:textId="77777777" w:rsidR="00312BC3" w:rsidRPr="00C26C40" w:rsidRDefault="00312BC3" w:rsidP="00870DFD">
            <w:pPr>
              <w:rPr>
                <w:lang w:val="en-GB"/>
              </w:rPr>
            </w:pPr>
            <w:r w:rsidRPr="00C26C40">
              <w:rPr>
                <w:lang w:val="en-GB"/>
              </w:rPr>
              <w:t>0.0000</w:t>
            </w:r>
          </w:p>
        </w:tc>
        <w:tc>
          <w:tcPr>
            <w:tcW w:w="1105" w:type="dxa"/>
          </w:tcPr>
          <w:p w14:paraId="271DCC91" w14:textId="77777777" w:rsidR="00312BC3" w:rsidRPr="00C26C40" w:rsidRDefault="00312BC3" w:rsidP="00870DFD">
            <w:pPr>
              <w:rPr>
                <w:lang w:val="en-GB"/>
              </w:rPr>
            </w:pPr>
            <w:r w:rsidRPr="00C26C40">
              <w:rPr>
                <w:lang w:val="en-GB"/>
              </w:rPr>
              <w:t>0.0000</w:t>
            </w:r>
          </w:p>
        </w:tc>
        <w:tc>
          <w:tcPr>
            <w:tcW w:w="1105" w:type="dxa"/>
          </w:tcPr>
          <w:p w14:paraId="3D3DA008" w14:textId="77777777" w:rsidR="00312BC3" w:rsidRPr="00C26C40" w:rsidRDefault="00312BC3" w:rsidP="00870DFD">
            <w:pPr>
              <w:rPr>
                <w:lang w:val="en-GB"/>
              </w:rPr>
            </w:pPr>
            <w:r w:rsidRPr="00C26C40">
              <w:rPr>
                <w:lang w:val="en-GB"/>
              </w:rPr>
              <w:t>0.0000</w:t>
            </w:r>
          </w:p>
        </w:tc>
        <w:tc>
          <w:tcPr>
            <w:tcW w:w="1105" w:type="dxa"/>
          </w:tcPr>
          <w:p w14:paraId="00312615" w14:textId="77777777" w:rsidR="00312BC3" w:rsidRPr="00C26C40" w:rsidRDefault="00312BC3" w:rsidP="00870DFD">
            <w:pPr>
              <w:rPr>
                <w:lang w:val="en-GB"/>
              </w:rPr>
            </w:pPr>
            <w:r w:rsidRPr="00C26C40">
              <w:rPr>
                <w:lang w:val="en-GB"/>
              </w:rPr>
              <w:t>0.0000</w:t>
            </w:r>
          </w:p>
        </w:tc>
        <w:tc>
          <w:tcPr>
            <w:tcW w:w="1820" w:type="dxa"/>
          </w:tcPr>
          <w:p w14:paraId="788E9891" w14:textId="77777777" w:rsidR="00312BC3" w:rsidRPr="00C26C40" w:rsidRDefault="00312BC3" w:rsidP="00870DFD">
            <w:pPr>
              <w:rPr>
                <w:lang w:val="en-GB"/>
              </w:rPr>
            </w:pPr>
            <w:r w:rsidRPr="00C26C40">
              <w:rPr>
                <w:lang w:val="en-GB"/>
              </w:rPr>
              <w:t>0.0000</w:t>
            </w:r>
          </w:p>
        </w:tc>
      </w:tr>
      <w:tr w:rsidR="00312BC3" w:rsidRPr="00C26C40" w14:paraId="43B8DC36" w14:textId="77777777" w:rsidTr="00936023">
        <w:trPr>
          <w:jc w:val="center"/>
        </w:trPr>
        <w:tc>
          <w:tcPr>
            <w:tcW w:w="890" w:type="dxa"/>
          </w:tcPr>
          <w:p w14:paraId="71FD7FAB" w14:textId="77777777" w:rsidR="00312BC3" w:rsidRPr="00C26C40" w:rsidRDefault="00312BC3" w:rsidP="00870DFD">
            <w:pPr>
              <w:rPr>
                <w:lang w:val="en-GB"/>
              </w:rPr>
            </w:pPr>
            <w:r w:rsidRPr="00C26C40">
              <w:rPr>
                <w:lang w:val="en-GB"/>
              </w:rPr>
              <w:t>FeOH²⁺ — Mass Fraction</w:t>
            </w:r>
          </w:p>
        </w:tc>
        <w:tc>
          <w:tcPr>
            <w:tcW w:w="1106" w:type="dxa"/>
          </w:tcPr>
          <w:p w14:paraId="2517B6F6" w14:textId="77777777" w:rsidR="00312BC3" w:rsidRPr="00C26C40" w:rsidRDefault="00312BC3" w:rsidP="00870DFD">
            <w:pPr>
              <w:rPr>
                <w:lang w:val="en-GB"/>
              </w:rPr>
            </w:pPr>
            <w:r w:rsidRPr="00C26C40">
              <w:rPr>
                <w:lang w:val="en-GB"/>
              </w:rPr>
              <w:t>0.0000</w:t>
            </w:r>
          </w:p>
        </w:tc>
        <w:tc>
          <w:tcPr>
            <w:tcW w:w="1039" w:type="dxa"/>
          </w:tcPr>
          <w:p w14:paraId="19D2CE51" w14:textId="77777777" w:rsidR="00312BC3" w:rsidRPr="00C26C40" w:rsidRDefault="00312BC3" w:rsidP="00870DFD">
            <w:pPr>
              <w:rPr>
                <w:lang w:val="en-GB"/>
              </w:rPr>
            </w:pPr>
            <w:r w:rsidRPr="00C26C40">
              <w:rPr>
                <w:lang w:val="en-GB"/>
              </w:rPr>
              <w:t>0.0000</w:t>
            </w:r>
          </w:p>
        </w:tc>
        <w:tc>
          <w:tcPr>
            <w:tcW w:w="1039" w:type="dxa"/>
          </w:tcPr>
          <w:p w14:paraId="4741AFD3" w14:textId="77777777" w:rsidR="00312BC3" w:rsidRPr="00C26C40" w:rsidRDefault="00312BC3" w:rsidP="00870DFD">
            <w:pPr>
              <w:rPr>
                <w:lang w:val="en-GB"/>
              </w:rPr>
            </w:pPr>
            <w:r w:rsidRPr="00C26C40">
              <w:rPr>
                <w:lang w:val="en-GB"/>
              </w:rPr>
              <w:t>0.0000</w:t>
            </w:r>
          </w:p>
        </w:tc>
        <w:tc>
          <w:tcPr>
            <w:tcW w:w="1105" w:type="dxa"/>
          </w:tcPr>
          <w:p w14:paraId="3E03068C" w14:textId="77777777" w:rsidR="00312BC3" w:rsidRPr="00C26C40" w:rsidRDefault="00312BC3" w:rsidP="00870DFD">
            <w:pPr>
              <w:rPr>
                <w:lang w:val="en-GB"/>
              </w:rPr>
            </w:pPr>
            <w:r w:rsidRPr="00C26C40">
              <w:rPr>
                <w:lang w:val="en-GB"/>
              </w:rPr>
              <w:t>0.0000</w:t>
            </w:r>
          </w:p>
        </w:tc>
        <w:tc>
          <w:tcPr>
            <w:tcW w:w="1105" w:type="dxa"/>
          </w:tcPr>
          <w:p w14:paraId="151EFAFC" w14:textId="77777777" w:rsidR="00312BC3" w:rsidRPr="00C26C40" w:rsidRDefault="00312BC3" w:rsidP="00870DFD">
            <w:pPr>
              <w:rPr>
                <w:lang w:val="en-GB"/>
              </w:rPr>
            </w:pPr>
            <w:r w:rsidRPr="00C26C40">
              <w:rPr>
                <w:lang w:val="en-GB"/>
              </w:rPr>
              <w:t>0.0000</w:t>
            </w:r>
          </w:p>
        </w:tc>
        <w:tc>
          <w:tcPr>
            <w:tcW w:w="1105" w:type="dxa"/>
          </w:tcPr>
          <w:p w14:paraId="608F4C05" w14:textId="77777777" w:rsidR="00312BC3" w:rsidRPr="00C26C40" w:rsidRDefault="00312BC3" w:rsidP="00870DFD">
            <w:pPr>
              <w:rPr>
                <w:lang w:val="en-GB"/>
              </w:rPr>
            </w:pPr>
            <w:r w:rsidRPr="00C26C40">
              <w:rPr>
                <w:lang w:val="en-GB"/>
              </w:rPr>
              <w:t>0.0000</w:t>
            </w:r>
          </w:p>
        </w:tc>
        <w:tc>
          <w:tcPr>
            <w:tcW w:w="1820" w:type="dxa"/>
          </w:tcPr>
          <w:p w14:paraId="746437AD" w14:textId="77777777" w:rsidR="00312BC3" w:rsidRPr="00C26C40" w:rsidRDefault="00312BC3" w:rsidP="00870DFD">
            <w:pPr>
              <w:rPr>
                <w:lang w:val="en-GB"/>
              </w:rPr>
            </w:pPr>
            <w:r w:rsidRPr="00C26C40">
              <w:rPr>
                <w:lang w:val="en-GB"/>
              </w:rPr>
              <w:t>0.0000</w:t>
            </w:r>
          </w:p>
        </w:tc>
      </w:tr>
      <w:tr w:rsidR="00312BC3" w:rsidRPr="00C26C40" w14:paraId="6A7F5DE8" w14:textId="77777777" w:rsidTr="00936023">
        <w:trPr>
          <w:jc w:val="center"/>
        </w:trPr>
        <w:tc>
          <w:tcPr>
            <w:tcW w:w="890" w:type="dxa"/>
          </w:tcPr>
          <w:p w14:paraId="25E4E0E8" w14:textId="77777777" w:rsidR="00312BC3" w:rsidRPr="00C26C40" w:rsidRDefault="00312BC3" w:rsidP="00870DFD">
            <w:pPr>
              <w:rPr>
                <w:lang w:val="en-GB"/>
              </w:rPr>
            </w:pPr>
            <w:r w:rsidRPr="00C26C40">
              <w:rPr>
                <w:lang w:val="en-GB"/>
              </w:rPr>
              <w:t>Fe(OH)₂⁺ — Mass Fraction</w:t>
            </w:r>
          </w:p>
        </w:tc>
        <w:tc>
          <w:tcPr>
            <w:tcW w:w="1106" w:type="dxa"/>
          </w:tcPr>
          <w:p w14:paraId="5894DD3A" w14:textId="77777777" w:rsidR="00312BC3" w:rsidRPr="00C26C40" w:rsidRDefault="00312BC3" w:rsidP="00870DFD">
            <w:pPr>
              <w:rPr>
                <w:lang w:val="en-GB"/>
              </w:rPr>
            </w:pPr>
            <w:r w:rsidRPr="00C26C40">
              <w:rPr>
                <w:lang w:val="en-GB"/>
              </w:rPr>
              <w:t>0.0000</w:t>
            </w:r>
          </w:p>
        </w:tc>
        <w:tc>
          <w:tcPr>
            <w:tcW w:w="1039" w:type="dxa"/>
          </w:tcPr>
          <w:p w14:paraId="61F7D5B5" w14:textId="77777777" w:rsidR="00312BC3" w:rsidRPr="00C26C40" w:rsidRDefault="00312BC3" w:rsidP="00870DFD">
            <w:pPr>
              <w:rPr>
                <w:lang w:val="en-GB"/>
              </w:rPr>
            </w:pPr>
            <w:r w:rsidRPr="00C26C40">
              <w:rPr>
                <w:lang w:val="en-GB"/>
              </w:rPr>
              <w:t>0.0000</w:t>
            </w:r>
          </w:p>
        </w:tc>
        <w:tc>
          <w:tcPr>
            <w:tcW w:w="1039" w:type="dxa"/>
          </w:tcPr>
          <w:p w14:paraId="7BCE6036" w14:textId="77777777" w:rsidR="00312BC3" w:rsidRPr="00C26C40" w:rsidRDefault="00312BC3" w:rsidP="00870DFD">
            <w:pPr>
              <w:rPr>
                <w:lang w:val="en-GB"/>
              </w:rPr>
            </w:pPr>
            <w:r w:rsidRPr="00C26C40">
              <w:rPr>
                <w:lang w:val="en-GB"/>
              </w:rPr>
              <w:t>0.0000</w:t>
            </w:r>
          </w:p>
        </w:tc>
        <w:tc>
          <w:tcPr>
            <w:tcW w:w="1105" w:type="dxa"/>
          </w:tcPr>
          <w:p w14:paraId="374DE131" w14:textId="77777777" w:rsidR="00312BC3" w:rsidRPr="00C26C40" w:rsidRDefault="00312BC3" w:rsidP="00870DFD">
            <w:pPr>
              <w:rPr>
                <w:lang w:val="en-GB"/>
              </w:rPr>
            </w:pPr>
            <w:r w:rsidRPr="00C26C40">
              <w:rPr>
                <w:lang w:val="en-GB"/>
              </w:rPr>
              <w:t>0.0000</w:t>
            </w:r>
          </w:p>
        </w:tc>
        <w:tc>
          <w:tcPr>
            <w:tcW w:w="1105" w:type="dxa"/>
          </w:tcPr>
          <w:p w14:paraId="41C4EC18" w14:textId="77777777" w:rsidR="00312BC3" w:rsidRPr="00C26C40" w:rsidRDefault="00312BC3" w:rsidP="00870DFD">
            <w:pPr>
              <w:rPr>
                <w:lang w:val="en-GB"/>
              </w:rPr>
            </w:pPr>
            <w:r w:rsidRPr="00C26C40">
              <w:rPr>
                <w:lang w:val="en-GB"/>
              </w:rPr>
              <w:t>0.0000</w:t>
            </w:r>
          </w:p>
        </w:tc>
        <w:tc>
          <w:tcPr>
            <w:tcW w:w="1105" w:type="dxa"/>
          </w:tcPr>
          <w:p w14:paraId="3AA21FA6" w14:textId="77777777" w:rsidR="00312BC3" w:rsidRPr="00C26C40" w:rsidRDefault="00312BC3" w:rsidP="00870DFD">
            <w:pPr>
              <w:rPr>
                <w:lang w:val="en-GB"/>
              </w:rPr>
            </w:pPr>
            <w:r w:rsidRPr="00C26C40">
              <w:rPr>
                <w:lang w:val="en-GB"/>
              </w:rPr>
              <w:t>0.0000</w:t>
            </w:r>
          </w:p>
        </w:tc>
        <w:tc>
          <w:tcPr>
            <w:tcW w:w="1820" w:type="dxa"/>
          </w:tcPr>
          <w:p w14:paraId="78A4EF5B" w14:textId="77777777" w:rsidR="00312BC3" w:rsidRPr="00C26C40" w:rsidRDefault="00312BC3" w:rsidP="00870DFD">
            <w:pPr>
              <w:rPr>
                <w:lang w:val="en-GB"/>
              </w:rPr>
            </w:pPr>
            <w:r w:rsidRPr="00C26C40">
              <w:rPr>
                <w:lang w:val="en-GB"/>
              </w:rPr>
              <w:t>0.0000</w:t>
            </w:r>
          </w:p>
        </w:tc>
      </w:tr>
      <w:tr w:rsidR="00312BC3" w:rsidRPr="00C26C40" w14:paraId="3963107B" w14:textId="77777777" w:rsidTr="00936023">
        <w:trPr>
          <w:jc w:val="center"/>
        </w:trPr>
        <w:tc>
          <w:tcPr>
            <w:tcW w:w="890" w:type="dxa"/>
          </w:tcPr>
          <w:p w14:paraId="33428432" w14:textId="77777777" w:rsidR="00312BC3" w:rsidRPr="00C26C40" w:rsidRDefault="00312BC3" w:rsidP="00870DFD">
            <w:pPr>
              <w:rPr>
                <w:lang w:val="en-GB"/>
              </w:rPr>
            </w:pPr>
            <w:r w:rsidRPr="00C26C40">
              <w:rPr>
                <w:lang w:val="en-GB"/>
              </w:rPr>
              <w:t>Ca²⁺ — Mass Fraction</w:t>
            </w:r>
          </w:p>
        </w:tc>
        <w:tc>
          <w:tcPr>
            <w:tcW w:w="1106" w:type="dxa"/>
          </w:tcPr>
          <w:p w14:paraId="19D62FC2" w14:textId="77777777" w:rsidR="00312BC3" w:rsidRPr="00C26C40" w:rsidRDefault="00312BC3" w:rsidP="00870DFD">
            <w:pPr>
              <w:rPr>
                <w:lang w:val="en-GB"/>
              </w:rPr>
            </w:pPr>
            <w:r w:rsidRPr="00C26C40">
              <w:rPr>
                <w:lang w:val="en-GB"/>
              </w:rPr>
              <w:t>0.0000</w:t>
            </w:r>
          </w:p>
        </w:tc>
        <w:tc>
          <w:tcPr>
            <w:tcW w:w="1039" w:type="dxa"/>
          </w:tcPr>
          <w:p w14:paraId="48F2E4CA" w14:textId="77777777" w:rsidR="00312BC3" w:rsidRPr="00C26C40" w:rsidRDefault="00312BC3" w:rsidP="00870DFD">
            <w:pPr>
              <w:rPr>
                <w:lang w:val="en-GB"/>
              </w:rPr>
            </w:pPr>
            <w:r w:rsidRPr="00C26C40">
              <w:rPr>
                <w:lang w:val="en-GB"/>
              </w:rPr>
              <w:t>0.0000</w:t>
            </w:r>
          </w:p>
        </w:tc>
        <w:tc>
          <w:tcPr>
            <w:tcW w:w="1039" w:type="dxa"/>
          </w:tcPr>
          <w:p w14:paraId="294005E1" w14:textId="77777777" w:rsidR="00312BC3" w:rsidRPr="00C26C40" w:rsidRDefault="00312BC3" w:rsidP="00870DFD">
            <w:pPr>
              <w:rPr>
                <w:lang w:val="en-GB"/>
              </w:rPr>
            </w:pPr>
            <w:r w:rsidRPr="00C26C40">
              <w:rPr>
                <w:lang w:val="en-GB"/>
              </w:rPr>
              <w:t>0.0000</w:t>
            </w:r>
          </w:p>
        </w:tc>
        <w:tc>
          <w:tcPr>
            <w:tcW w:w="1105" w:type="dxa"/>
          </w:tcPr>
          <w:p w14:paraId="182E632E" w14:textId="77777777" w:rsidR="00312BC3" w:rsidRPr="00C26C40" w:rsidRDefault="00312BC3" w:rsidP="00870DFD">
            <w:pPr>
              <w:rPr>
                <w:lang w:val="en-GB"/>
              </w:rPr>
            </w:pPr>
            <w:r w:rsidRPr="00C26C40">
              <w:rPr>
                <w:lang w:val="en-GB"/>
              </w:rPr>
              <w:t>0.0000</w:t>
            </w:r>
          </w:p>
        </w:tc>
        <w:tc>
          <w:tcPr>
            <w:tcW w:w="1105" w:type="dxa"/>
          </w:tcPr>
          <w:p w14:paraId="469F9867" w14:textId="77777777" w:rsidR="00312BC3" w:rsidRPr="00C26C40" w:rsidRDefault="00312BC3" w:rsidP="00870DFD">
            <w:pPr>
              <w:rPr>
                <w:lang w:val="en-GB"/>
              </w:rPr>
            </w:pPr>
            <w:r w:rsidRPr="00C26C40">
              <w:rPr>
                <w:lang w:val="en-GB"/>
              </w:rPr>
              <w:t>0.0000</w:t>
            </w:r>
          </w:p>
        </w:tc>
        <w:tc>
          <w:tcPr>
            <w:tcW w:w="1105" w:type="dxa"/>
          </w:tcPr>
          <w:p w14:paraId="73A68633" w14:textId="77777777" w:rsidR="00312BC3" w:rsidRPr="00C26C40" w:rsidRDefault="00312BC3" w:rsidP="00870DFD">
            <w:pPr>
              <w:rPr>
                <w:lang w:val="en-GB"/>
              </w:rPr>
            </w:pPr>
            <w:r w:rsidRPr="00C26C40">
              <w:rPr>
                <w:lang w:val="en-GB"/>
              </w:rPr>
              <w:t>0.0000</w:t>
            </w:r>
          </w:p>
        </w:tc>
        <w:tc>
          <w:tcPr>
            <w:tcW w:w="1820" w:type="dxa"/>
          </w:tcPr>
          <w:p w14:paraId="56774A1D" w14:textId="77777777" w:rsidR="00312BC3" w:rsidRPr="00C26C40" w:rsidRDefault="00312BC3" w:rsidP="00870DFD">
            <w:pPr>
              <w:rPr>
                <w:lang w:val="en-GB"/>
              </w:rPr>
            </w:pPr>
            <w:r w:rsidRPr="00C26C40">
              <w:rPr>
                <w:lang w:val="en-GB"/>
              </w:rPr>
              <w:t>0.0000</w:t>
            </w:r>
          </w:p>
        </w:tc>
      </w:tr>
      <w:tr w:rsidR="00312BC3" w:rsidRPr="00C26C40" w14:paraId="4DB39633" w14:textId="77777777" w:rsidTr="00936023">
        <w:trPr>
          <w:jc w:val="center"/>
        </w:trPr>
        <w:tc>
          <w:tcPr>
            <w:tcW w:w="890" w:type="dxa"/>
          </w:tcPr>
          <w:p w14:paraId="287BFF46" w14:textId="77777777" w:rsidR="00312BC3" w:rsidRPr="00C26C40" w:rsidRDefault="00312BC3" w:rsidP="00870DFD">
            <w:pPr>
              <w:rPr>
                <w:lang w:val="en-GB"/>
              </w:rPr>
            </w:pPr>
            <w:r w:rsidRPr="00C26C40">
              <w:rPr>
                <w:lang w:val="en-GB"/>
              </w:rPr>
              <w:lastRenderedPageBreak/>
              <w:t>CO — Mass Fraction</w:t>
            </w:r>
          </w:p>
        </w:tc>
        <w:tc>
          <w:tcPr>
            <w:tcW w:w="1106" w:type="dxa"/>
          </w:tcPr>
          <w:p w14:paraId="37FCE9EF" w14:textId="77777777" w:rsidR="00312BC3" w:rsidRPr="00C26C40" w:rsidRDefault="00312BC3" w:rsidP="00870DFD">
            <w:pPr>
              <w:rPr>
                <w:lang w:val="en-GB"/>
              </w:rPr>
            </w:pPr>
            <w:r w:rsidRPr="00C26C40">
              <w:rPr>
                <w:lang w:val="en-GB"/>
              </w:rPr>
              <w:t>0.0000</w:t>
            </w:r>
          </w:p>
        </w:tc>
        <w:tc>
          <w:tcPr>
            <w:tcW w:w="1039" w:type="dxa"/>
          </w:tcPr>
          <w:p w14:paraId="7CA756EE" w14:textId="77777777" w:rsidR="00312BC3" w:rsidRPr="00C26C40" w:rsidRDefault="00312BC3" w:rsidP="00870DFD">
            <w:pPr>
              <w:rPr>
                <w:lang w:val="en-GB"/>
              </w:rPr>
            </w:pPr>
            <w:r w:rsidRPr="00C26C40">
              <w:rPr>
                <w:lang w:val="en-GB"/>
              </w:rPr>
              <w:t>0.0533</w:t>
            </w:r>
          </w:p>
        </w:tc>
        <w:tc>
          <w:tcPr>
            <w:tcW w:w="1039" w:type="dxa"/>
          </w:tcPr>
          <w:p w14:paraId="3ABED1E3" w14:textId="77777777" w:rsidR="00312BC3" w:rsidRPr="00C26C40" w:rsidRDefault="00312BC3" w:rsidP="00870DFD">
            <w:pPr>
              <w:rPr>
                <w:lang w:val="en-GB"/>
              </w:rPr>
            </w:pPr>
            <w:r w:rsidRPr="00C26C40">
              <w:rPr>
                <w:lang w:val="en-GB"/>
              </w:rPr>
              <w:t>0.0613</w:t>
            </w:r>
          </w:p>
        </w:tc>
        <w:tc>
          <w:tcPr>
            <w:tcW w:w="1105" w:type="dxa"/>
          </w:tcPr>
          <w:p w14:paraId="4586BAD2" w14:textId="77777777" w:rsidR="00312BC3" w:rsidRPr="00C26C40" w:rsidRDefault="00312BC3" w:rsidP="00870DFD">
            <w:pPr>
              <w:rPr>
                <w:lang w:val="en-GB"/>
              </w:rPr>
            </w:pPr>
            <w:r w:rsidRPr="00C26C40">
              <w:rPr>
                <w:lang w:val="en-GB"/>
              </w:rPr>
              <w:t>0.0321</w:t>
            </w:r>
          </w:p>
        </w:tc>
        <w:tc>
          <w:tcPr>
            <w:tcW w:w="1105" w:type="dxa"/>
          </w:tcPr>
          <w:p w14:paraId="5CB9DD75" w14:textId="77777777" w:rsidR="00312BC3" w:rsidRPr="00C26C40" w:rsidRDefault="00312BC3" w:rsidP="00870DFD">
            <w:pPr>
              <w:rPr>
                <w:lang w:val="en-GB"/>
              </w:rPr>
            </w:pPr>
            <w:r w:rsidRPr="00C26C40">
              <w:rPr>
                <w:lang w:val="en-GB"/>
              </w:rPr>
              <w:t>0.0321</w:t>
            </w:r>
          </w:p>
        </w:tc>
        <w:tc>
          <w:tcPr>
            <w:tcW w:w="1105" w:type="dxa"/>
          </w:tcPr>
          <w:p w14:paraId="6171C32B" w14:textId="77777777" w:rsidR="00312BC3" w:rsidRPr="00C26C40" w:rsidRDefault="00312BC3" w:rsidP="00870DFD">
            <w:pPr>
              <w:rPr>
                <w:lang w:val="en-GB"/>
              </w:rPr>
            </w:pPr>
            <w:r w:rsidRPr="00C26C40">
              <w:rPr>
                <w:lang w:val="en-GB"/>
              </w:rPr>
              <w:t>0.0000</w:t>
            </w:r>
          </w:p>
        </w:tc>
        <w:tc>
          <w:tcPr>
            <w:tcW w:w="1820" w:type="dxa"/>
          </w:tcPr>
          <w:p w14:paraId="64593783" w14:textId="77777777" w:rsidR="00312BC3" w:rsidRPr="00C26C40" w:rsidRDefault="00312BC3" w:rsidP="00870DFD">
            <w:pPr>
              <w:rPr>
                <w:lang w:val="en-GB"/>
              </w:rPr>
            </w:pPr>
            <w:r w:rsidRPr="00C26C40">
              <w:rPr>
                <w:lang w:val="en-GB"/>
              </w:rPr>
              <w:t>0.0000</w:t>
            </w:r>
          </w:p>
        </w:tc>
      </w:tr>
      <w:tr w:rsidR="00312BC3" w:rsidRPr="00C26C40" w14:paraId="3BD02506" w14:textId="77777777" w:rsidTr="00936023">
        <w:trPr>
          <w:jc w:val="center"/>
        </w:trPr>
        <w:tc>
          <w:tcPr>
            <w:tcW w:w="890" w:type="dxa"/>
          </w:tcPr>
          <w:p w14:paraId="7D95F4CC" w14:textId="77777777" w:rsidR="00312BC3" w:rsidRPr="00C26C40" w:rsidRDefault="00312BC3" w:rsidP="00870DFD">
            <w:pPr>
              <w:rPr>
                <w:lang w:val="en-GB"/>
              </w:rPr>
            </w:pPr>
            <w:r w:rsidRPr="00C26C40">
              <w:rPr>
                <w:lang w:val="en-GB"/>
              </w:rPr>
              <w:t>Fe₃O₄ — Mass Fraction</w:t>
            </w:r>
          </w:p>
        </w:tc>
        <w:tc>
          <w:tcPr>
            <w:tcW w:w="1106" w:type="dxa"/>
          </w:tcPr>
          <w:p w14:paraId="7CDD20E1" w14:textId="77777777" w:rsidR="00312BC3" w:rsidRPr="00C26C40" w:rsidRDefault="00312BC3" w:rsidP="00870DFD">
            <w:pPr>
              <w:rPr>
                <w:lang w:val="en-GB"/>
              </w:rPr>
            </w:pPr>
            <w:r w:rsidRPr="00C26C40">
              <w:rPr>
                <w:lang w:val="en-GB"/>
              </w:rPr>
              <w:t>0.0183</w:t>
            </w:r>
          </w:p>
        </w:tc>
        <w:tc>
          <w:tcPr>
            <w:tcW w:w="1039" w:type="dxa"/>
          </w:tcPr>
          <w:p w14:paraId="4A4351CC" w14:textId="77777777" w:rsidR="00312BC3" w:rsidRPr="00C26C40" w:rsidRDefault="00312BC3" w:rsidP="00870DFD">
            <w:pPr>
              <w:rPr>
                <w:lang w:val="en-GB"/>
              </w:rPr>
            </w:pPr>
            <w:r w:rsidRPr="00C26C40">
              <w:rPr>
                <w:lang w:val="en-GB"/>
              </w:rPr>
              <w:t>0.0007</w:t>
            </w:r>
          </w:p>
        </w:tc>
        <w:tc>
          <w:tcPr>
            <w:tcW w:w="1039" w:type="dxa"/>
          </w:tcPr>
          <w:p w14:paraId="13A5D4E8" w14:textId="77777777" w:rsidR="00312BC3" w:rsidRPr="00C26C40" w:rsidRDefault="00312BC3" w:rsidP="00870DFD">
            <w:pPr>
              <w:rPr>
                <w:lang w:val="en-GB"/>
              </w:rPr>
            </w:pPr>
            <w:r w:rsidRPr="00C26C40">
              <w:rPr>
                <w:lang w:val="en-GB"/>
              </w:rPr>
              <w:t>0.0008</w:t>
            </w:r>
          </w:p>
        </w:tc>
        <w:tc>
          <w:tcPr>
            <w:tcW w:w="1105" w:type="dxa"/>
          </w:tcPr>
          <w:p w14:paraId="5BE57AEE" w14:textId="77777777" w:rsidR="00312BC3" w:rsidRPr="00C26C40" w:rsidRDefault="00312BC3" w:rsidP="00870DFD">
            <w:pPr>
              <w:rPr>
                <w:lang w:val="en-GB"/>
              </w:rPr>
            </w:pPr>
            <w:r w:rsidRPr="00C26C40">
              <w:rPr>
                <w:lang w:val="en-GB"/>
              </w:rPr>
              <w:t>0.0091</w:t>
            </w:r>
          </w:p>
        </w:tc>
        <w:tc>
          <w:tcPr>
            <w:tcW w:w="1105" w:type="dxa"/>
          </w:tcPr>
          <w:p w14:paraId="0DA9F493" w14:textId="77777777" w:rsidR="00312BC3" w:rsidRPr="00C26C40" w:rsidRDefault="00312BC3" w:rsidP="00870DFD">
            <w:pPr>
              <w:rPr>
                <w:lang w:val="en-GB"/>
              </w:rPr>
            </w:pPr>
            <w:r w:rsidRPr="00C26C40">
              <w:rPr>
                <w:lang w:val="en-GB"/>
              </w:rPr>
              <w:t>0.0091</w:t>
            </w:r>
          </w:p>
        </w:tc>
        <w:tc>
          <w:tcPr>
            <w:tcW w:w="1105" w:type="dxa"/>
          </w:tcPr>
          <w:p w14:paraId="4C186565" w14:textId="77777777" w:rsidR="00312BC3" w:rsidRPr="00C26C40" w:rsidRDefault="00312BC3" w:rsidP="00870DFD">
            <w:pPr>
              <w:rPr>
                <w:lang w:val="en-GB"/>
              </w:rPr>
            </w:pPr>
            <w:r w:rsidRPr="00C26C40">
              <w:rPr>
                <w:lang w:val="en-GB"/>
              </w:rPr>
              <w:t>0.0010</w:t>
            </w:r>
          </w:p>
        </w:tc>
        <w:tc>
          <w:tcPr>
            <w:tcW w:w="1820" w:type="dxa"/>
          </w:tcPr>
          <w:p w14:paraId="5EF6C428" w14:textId="77777777" w:rsidR="00312BC3" w:rsidRPr="00C26C40" w:rsidRDefault="00312BC3" w:rsidP="00870DFD">
            <w:pPr>
              <w:rPr>
                <w:lang w:val="en-GB"/>
              </w:rPr>
            </w:pPr>
            <w:r w:rsidRPr="00C26C40">
              <w:rPr>
                <w:lang w:val="en-GB"/>
              </w:rPr>
              <w:t>0.0010</w:t>
            </w:r>
          </w:p>
        </w:tc>
      </w:tr>
      <w:tr w:rsidR="00312BC3" w:rsidRPr="00C26C40" w14:paraId="75DB8F78" w14:textId="77777777" w:rsidTr="00936023">
        <w:trPr>
          <w:jc w:val="center"/>
        </w:trPr>
        <w:tc>
          <w:tcPr>
            <w:tcW w:w="890" w:type="dxa"/>
          </w:tcPr>
          <w:p w14:paraId="3B291FA3" w14:textId="77777777" w:rsidR="00312BC3" w:rsidRPr="00C26C40" w:rsidRDefault="00312BC3" w:rsidP="00870DFD">
            <w:pPr>
              <w:rPr>
                <w:lang w:val="en-GB"/>
              </w:rPr>
            </w:pPr>
            <w:r w:rsidRPr="00C26C40">
              <w:rPr>
                <w:lang w:val="en-GB"/>
              </w:rPr>
              <w:t>Al₂O₃ — Mass Fraction</w:t>
            </w:r>
          </w:p>
        </w:tc>
        <w:tc>
          <w:tcPr>
            <w:tcW w:w="1106" w:type="dxa"/>
          </w:tcPr>
          <w:p w14:paraId="33AF7C7E" w14:textId="77777777" w:rsidR="00312BC3" w:rsidRPr="00C26C40" w:rsidRDefault="00312BC3" w:rsidP="00870DFD">
            <w:pPr>
              <w:rPr>
                <w:lang w:val="en-GB"/>
              </w:rPr>
            </w:pPr>
            <w:r w:rsidRPr="00C26C40">
              <w:rPr>
                <w:lang w:val="en-GB"/>
              </w:rPr>
              <w:t>0.4799</w:t>
            </w:r>
          </w:p>
        </w:tc>
        <w:tc>
          <w:tcPr>
            <w:tcW w:w="1039" w:type="dxa"/>
          </w:tcPr>
          <w:p w14:paraId="6E47C42A" w14:textId="77777777" w:rsidR="00312BC3" w:rsidRPr="00C26C40" w:rsidRDefault="00312BC3" w:rsidP="00870DFD">
            <w:pPr>
              <w:rPr>
                <w:lang w:val="en-GB"/>
              </w:rPr>
            </w:pPr>
            <w:r w:rsidRPr="00C26C40">
              <w:rPr>
                <w:lang w:val="en-GB"/>
              </w:rPr>
              <w:t>0.0189</w:t>
            </w:r>
          </w:p>
        </w:tc>
        <w:tc>
          <w:tcPr>
            <w:tcW w:w="1039" w:type="dxa"/>
          </w:tcPr>
          <w:p w14:paraId="523D69A8" w14:textId="77777777" w:rsidR="00312BC3" w:rsidRPr="00C26C40" w:rsidRDefault="00312BC3" w:rsidP="00870DFD">
            <w:pPr>
              <w:rPr>
                <w:lang w:val="en-GB"/>
              </w:rPr>
            </w:pPr>
            <w:r w:rsidRPr="00C26C40">
              <w:rPr>
                <w:lang w:val="en-GB"/>
              </w:rPr>
              <w:t>0.0217</w:t>
            </w:r>
          </w:p>
        </w:tc>
        <w:tc>
          <w:tcPr>
            <w:tcW w:w="1105" w:type="dxa"/>
          </w:tcPr>
          <w:p w14:paraId="190B292D" w14:textId="77777777" w:rsidR="00312BC3" w:rsidRPr="00C26C40" w:rsidRDefault="00312BC3" w:rsidP="00870DFD">
            <w:pPr>
              <w:rPr>
                <w:lang w:val="en-GB"/>
              </w:rPr>
            </w:pPr>
            <w:r w:rsidRPr="00C26C40">
              <w:rPr>
                <w:lang w:val="en-GB"/>
              </w:rPr>
              <w:t>0.2400</w:t>
            </w:r>
          </w:p>
        </w:tc>
        <w:tc>
          <w:tcPr>
            <w:tcW w:w="1105" w:type="dxa"/>
          </w:tcPr>
          <w:p w14:paraId="5C376057" w14:textId="77777777" w:rsidR="00312BC3" w:rsidRPr="00C26C40" w:rsidRDefault="00312BC3" w:rsidP="00870DFD">
            <w:pPr>
              <w:rPr>
                <w:lang w:val="en-GB"/>
              </w:rPr>
            </w:pPr>
            <w:r w:rsidRPr="00C26C40">
              <w:rPr>
                <w:lang w:val="en-GB"/>
              </w:rPr>
              <w:t>0.2400</w:t>
            </w:r>
          </w:p>
        </w:tc>
        <w:tc>
          <w:tcPr>
            <w:tcW w:w="1105" w:type="dxa"/>
          </w:tcPr>
          <w:p w14:paraId="5377BDE6" w14:textId="77777777" w:rsidR="00312BC3" w:rsidRPr="00C26C40" w:rsidRDefault="00312BC3" w:rsidP="00870DFD">
            <w:pPr>
              <w:rPr>
                <w:lang w:val="en-GB"/>
              </w:rPr>
            </w:pPr>
            <w:r w:rsidRPr="00C26C40">
              <w:rPr>
                <w:lang w:val="en-GB"/>
              </w:rPr>
              <w:t>0.5202</w:t>
            </w:r>
          </w:p>
        </w:tc>
        <w:tc>
          <w:tcPr>
            <w:tcW w:w="1820" w:type="dxa"/>
          </w:tcPr>
          <w:p w14:paraId="33BD07A8" w14:textId="77777777" w:rsidR="00312BC3" w:rsidRPr="00C26C40" w:rsidRDefault="00312BC3" w:rsidP="00870DFD">
            <w:pPr>
              <w:rPr>
                <w:lang w:val="en-GB"/>
              </w:rPr>
            </w:pPr>
            <w:r w:rsidRPr="00C26C40">
              <w:rPr>
                <w:lang w:val="en-GB"/>
              </w:rPr>
              <w:t>0.5202</w:t>
            </w:r>
          </w:p>
        </w:tc>
      </w:tr>
      <w:tr w:rsidR="00312BC3" w:rsidRPr="00C26C40" w14:paraId="359DB120" w14:textId="77777777" w:rsidTr="00936023">
        <w:trPr>
          <w:jc w:val="center"/>
        </w:trPr>
        <w:tc>
          <w:tcPr>
            <w:tcW w:w="890" w:type="dxa"/>
          </w:tcPr>
          <w:p w14:paraId="031BEDD3" w14:textId="77777777" w:rsidR="00312BC3" w:rsidRPr="00C26C40" w:rsidRDefault="00312BC3" w:rsidP="00870DFD">
            <w:pPr>
              <w:rPr>
                <w:lang w:val="en-GB"/>
              </w:rPr>
            </w:pPr>
            <w:r w:rsidRPr="00C26C40">
              <w:rPr>
                <w:lang w:val="en-GB"/>
              </w:rPr>
              <w:t>O₂ — Mass Fraction</w:t>
            </w:r>
          </w:p>
        </w:tc>
        <w:tc>
          <w:tcPr>
            <w:tcW w:w="1106" w:type="dxa"/>
          </w:tcPr>
          <w:p w14:paraId="617F7B9C" w14:textId="77777777" w:rsidR="00312BC3" w:rsidRPr="00C26C40" w:rsidRDefault="00312BC3" w:rsidP="00870DFD">
            <w:pPr>
              <w:rPr>
                <w:lang w:val="en-GB"/>
              </w:rPr>
            </w:pPr>
            <w:r w:rsidRPr="00C26C40">
              <w:rPr>
                <w:lang w:val="en-GB"/>
              </w:rPr>
              <w:t>0.0000</w:t>
            </w:r>
          </w:p>
        </w:tc>
        <w:tc>
          <w:tcPr>
            <w:tcW w:w="1039" w:type="dxa"/>
          </w:tcPr>
          <w:p w14:paraId="72B60635" w14:textId="77777777" w:rsidR="00312BC3" w:rsidRPr="00C26C40" w:rsidRDefault="00312BC3" w:rsidP="00870DFD">
            <w:pPr>
              <w:rPr>
                <w:lang w:val="en-GB"/>
              </w:rPr>
            </w:pPr>
            <w:r w:rsidRPr="00C26C40">
              <w:rPr>
                <w:lang w:val="en-GB"/>
              </w:rPr>
              <w:t>0.0000</w:t>
            </w:r>
          </w:p>
        </w:tc>
        <w:tc>
          <w:tcPr>
            <w:tcW w:w="1039" w:type="dxa"/>
          </w:tcPr>
          <w:p w14:paraId="4C191DBC" w14:textId="77777777" w:rsidR="00312BC3" w:rsidRPr="00C26C40" w:rsidRDefault="00312BC3" w:rsidP="00870DFD">
            <w:pPr>
              <w:rPr>
                <w:lang w:val="en-GB"/>
              </w:rPr>
            </w:pPr>
            <w:r w:rsidRPr="00C26C40">
              <w:rPr>
                <w:lang w:val="en-GB"/>
              </w:rPr>
              <w:t>0.0000</w:t>
            </w:r>
          </w:p>
        </w:tc>
        <w:tc>
          <w:tcPr>
            <w:tcW w:w="1105" w:type="dxa"/>
          </w:tcPr>
          <w:p w14:paraId="7A968026" w14:textId="77777777" w:rsidR="00312BC3" w:rsidRPr="00C26C40" w:rsidRDefault="00312BC3" w:rsidP="00870DFD">
            <w:pPr>
              <w:rPr>
                <w:lang w:val="en-GB"/>
              </w:rPr>
            </w:pPr>
            <w:r w:rsidRPr="00C26C40">
              <w:rPr>
                <w:lang w:val="en-GB"/>
              </w:rPr>
              <w:t>0.0000</w:t>
            </w:r>
          </w:p>
        </w:tc>
        <w:tc>
          <w:tcPr>
            <w:tcW w:w="1105" w:type="dxa"/>
          </w:tcPr>
          <w:p w14:paraId="7ABF1D40" w14:textId="77777777" w:rsidR="00312BC3" w:rsidRPr="00C26C40" w:rsidRDefault="00312BC3" w:rsidP="00870DFD">
            <w:pPr>
              <w:rPr>
                <w:lang w:val="en-GB"/>
              </w:rPr>
            </w:pPr>
            <w:r w:rsidRPr="00C26C40">
              <w:rPr>
                <w:lang w:val="en-GB"/>
              </w:rPr>
              <w:t>0.0000</w:t>
            </w:r>
          </w:p>
        </w:tc>
        <w:tc>
          <w:tcPr>
            <w:tcW w:w="1105" w:type="dxa"/>
          </w:tcPr>
          <w:p w14:paraId="10D20C60" w14:textId="77777777" w:rsidR="00312BC3" w:rsidRPr="00C26C40" w:rsidRDefault="00312BC3" w:rsidP="00870DFD">
            <w:pPr>
              <w:rPr>
                <w:lang w:val="en-GB"/>
              </w:rPr>
            </w:pPr>
            <w:r w:rsidRPr="00C26C40">
              <w:rPr>
                <w:lang w:val="en-GB"/>
              </w:rPr>
              <w:t>0.0000</w:t>
            </w:r>
          </w:p>
        </w:tc>
        <w:tc>
          <w:tcPr>
            <w:tcW w:w="1820" w:type="dxa"/>
          </w:tcPr>
          <w:p w14:paraId="6531768B" w14:textId="77777777" w:rsidR="00312BC3" w:rsidRPr="00C26C40" w:rsidRDefault="00312BC3" w:rsidP="00870DFD">
            <w:pPr>
              <w:rPr>
                <w:lang w:val="en-GB"/>
              </w:rPr>
            </w:pPr>
            <w:r w:rsidRPr="00C26C40">
              <w:rPr>
                <w:lang w:val="en-GB"/>
              </w:rPr>
              <w:t>0.0000</w:t>
            </w:r>
          </w:p>
        </w:tc>
      </w:tr>
      <w:tr w:rsidR="00312BC3" w:rsidRPr="00C26C40" w14:paraId="2966A6B4" w14:textId="77777777" w:rsidTr="00936023">
        <w:trPr>
          <w:jc w:val="center"/>
        </w:trPr>
        <w:tc>
          <w:tcPr>
            <w:tcW w:w="890" w:type="dxa"/>
          </w:tcPr>
          <w:p w14:paraId="7DA0F169" w14:textId="77777777" w:rsidR="00312BC3" w:rsidRPr="00C26C40" w:rsidRDefault="00312BC3" w:rsidP="00870DFD">
            <w:pPr>
              <w:rPr>
                <w:lang w:val="en-GB"/>
              </w:rPr>
            </w:pPr>
            <w:r w:rsidRPr="00C26C40">
              <w:rPr>
                <w:lang w:val="en-GB"/>
              </w:rPr>
              <w:t>CaAl₂O₄ — Mass Fraction</w:t>
            </w:r>
          </w:p>
        </w:tc>
        <w:tc>
          <w:tcPr>
            <w:tcW w:w="1106" w:type="dxa"/>
          </w:tcPr>
          <w:p w14:paraId="225A52B7" w14:textId="77777777" w:rsidR="00312BC3" w:rsidRPr="00C26C40" w:rsidRDefault="00312BC3" w:rsidP="00870DFD">
            <w:pPr>
              <w:rPr>
                <w:lang w:val="en-GB"/>
              </w:rPr>
            </w:pPr>
            <w:r w:rsidRPr="00C26C40">
              <w:rPr>
                <w:lang w:val="en-GB"/>
              </w:rPr>
              <w:t>0.0000</w:t>
            </w:r>
          </w:p>
        </w:tc>
        <w:tc>
          <w:tcPr>
            <w:tcW w:w="1039" w:type="dxa"/>
          </w:tcPr>
          <w:p w14:paraId="7E23FCD6" w14:textId="77777777" w:rsidR="00312BC3" w:rsidRPr="00C26C40" w:rsidRDefault="00312BC3" w:rsidP="00870DFD">
            <w:pPr>
              <w:rPr>
                <w:lang w:val="en-GB"/>
              </w:rPr>
            </w:pPr>
            <w:r w:rsidRPr="00C26C40">
              <w:rPr>
                <w:lang w:val="en-GB"/>
              </w:rPr>
              <w:t>0.0000</w:t>
            </w:r>
          </w:p>
        </w:tc>
        <w:tc>
          <w:tcPr>
            <w:tcW w:w="1039" w:type="dxa"/>
          </w:tcPr>
          <w:p w14:paraId="45A78D16" w14:textId="77777777" w:rsidR="00312BC3" w:rsidRPr="00C26C40" w:rsidRDefault="00312BC3" w:rsidP="00870DFD">
            <w:pPr>
              <w:rPr>
                <w:lang w:val="en-GB"/>
              </w:rPr>
            </w:pPr>
            <w:r w:rsidRPr="00C26C40">
              <w:rPr>
                <w:lang w:val="en-GB"/>
              </w:rPr>
              <w:t>0.0000</w:t>
            </w:r>
          </w:p>
        </w:tc>
        <w:tc>
          <w:tcPr>
            <w:tcW w:w="1105" w:type="dxa"/>
          </w:tcPr>
          <w:p w14:paraId="47DC5BD5" w14:textId="77777777" w:rsidR="00312BC3" w:rsidRPr="00C26C40" w:rsidRDefault="00312BC3" w:rsidP="00870DFD">
            <w:pPr>
              <w:rPr>
                <w:lang w:val="en-GB"/>
              </w:rPr>
            </w:pPr>
            <w:r w:rsidRPr="00C26C40">
              <w:rPr>
                <w:lang w:val="en-GB"/>
              </w:rPr>
              <w:t>0.0000</w:t>
            </w:r>
          </w:p>
        </w:tc>
        <w:tc>
          <w:tcPr>
            <w:tcW w:w="1105" w:type="dxa"/>
          </w:tcPr>
          <w:p w14:paraId="6BBBE839" w14:textId="77777777" w:rsidR="00312BC3" w:rsidRPr="00C26C40" w:rsidRDefault="00312BC3" w:rsidP="00870DFD">
            <w:pPr>
              <w:rPr>
                <w:lang w:val="en-GB"/>
              </w:rPr>
            </w:pPr>
            <w:r w:rsidRPr="00C26C40">
              <w:rPr>
                <w:lang w:val="en-GB"/>
              </w:rPr>
              <w:t>0.0000</w:t>
            </w:r>
          </w:p>
        </w:tc>
        <w:tc>
          <w:tcPr>
            <w:tcW w:w="1105" w:type="dxa"/>
          </w:tcPr>
          <w:p w14:paraId="22C8B77D" w14:textId="77777777" w:rsidR="00312BC3" w:rsidRPr="00C26C40" w:rsidRDefault="00312BC3" w:rsidP="00870DFD">
            <w:pPr>
              <w:rPr>
                <w:lang w:val="en-GB"/>
              </w:rPr>
            </w:pPr>
            <w:r w:rsidRPr="00C26C40">
              <w:rPr>
                <w:lang w:val="en-GB"/>
              </w:rPr>
              <w:t>0.0000</w:t>
            </w:r>
          </w:p>
        </w:tc>
        <w:tc>
          <w:tcPr>
            <w:tcW w:w="1820" w:type="dxa"/>
          </w:tcPr>
          <w:p w14:paraId="0933F5BA" w14:textId="77777777" w:rsidR="00312BC3" w:rsidRPr="00C26C40" w:rsidRDefault="00312BC3" w:rsidP="00870DFD">
            <w:pPr>
              <w:rPr>
                <w:lang w:val="en-GB"/>
              </w:rPr>
            </w:pPr>
            <w:r w:rsidRPr="00C26C40">
              <w:rPr>
                <w:lang w:val="en-GB"/>
              </w:rPr>
              <w:t>0.0000</w:t>
            </w:r>
          </w:p>
        </w:tc>
      </w:tr>
      <w:tr w:rsidR="00312BC3" w:rsidRPr="00C26C40" w14:paraId="3F69A0EA" w14:textId="77777777" w:rsidTr="00936023">
        <w:trPr>
          <w:jc w:val="center"/>
        </w:trPr>
        <w:tc>
          <w:tcPr>
            <w:tcW w:w="890" w:type="dxa"/>
          </w:tcPr>
          <w:p w14:paraId="621621D4" w14:textId="77777777" w:rsidR="00312BC3" w:rsidRPr="00C26C40" w:rsidRDefault="00312BC3" w:rsidP="00870DFD">
            <w:pPr>
              <w:rPr>
                <w:lang w:val="en-GB"/>
              </w:rPr>
            </w:pPr>
            <w:r w:rsidRPr="00C26C40">
              <w:rPr>
                <w:lang w:val="en-GB"/>
              </w:rPr>
              <w:t>CaOH⁺ — Mass Fraction</w:t>
            </w:r>
          </w:p>
        </w:tc>
        <w:tc>
          <w:tcPr>
            <w:tcW w:w="1106" w:type="dxa"/>
          </w:tcPr>
          <w:p w14:paraId="061CA513" w14:textId="77777777" w:rsidR="00312BC3" w:rsidRPr="00C26C40" w:rsidRDefault="00312BC3" w:rsidP="00870DFD">
            <w:pPr>
              <w:rPr>
                <w:lang w:val="en-GB"/>
              </w:rPr>
            </w:pPr>
            <w:r w:rsidRPr="00C26C40">
              <w:rPr>
                <w:lang w:val="en-GB"/>
              </w:rPr>
              <w:t>0.0000</w:t>
            </w:r>
          </w:p>
        </w:tc>
        <w:tc>
          <w:tcPr>
            <w:tcW w:w="1039" w:type="dxa"/>
          </w:tcPr>
          <w:p w14:paraId="13F58254" w14:textId="77777777" w:rsidR="00312BC3" w:rsidRPr="00C26C40" w:rsidRDefault="00312BC3" w:rsidP="00870DFD">
            <w:pPr>
              <w:rPr>
                <w:lang w:val="en-GB"/>
              </w:rPr>
            </w:pPr>
            <w:r w:rsidRPr="00C26C40">
              <w:rPr>
                <w:lang w:val="en-GB"/>
              </w:rPr>
              <w:t>0.0000</w:t>
            </w:r>
          </w:p>
        </w:tc>
        <w:tc>
          <w:tcPr>
            <w:tcW w:w="1039" w:type="dxa"/>
          </w:tcPr>
          <w:p w14:paraId="4C957B60" w14:textId="77777777" w:rsidR="00312BC3" w:rsidRPr="00C26C40" w:rsidRDefault="00312BC3" w:rsidP="00870DFD">
            <w:pPr>
              <w:rPr>
                <w:lang w:val="en-GB"/>
              </w:rPr>
            </w:pPr>
            <w:r w:rsidRPr="00C26C40">
              <w:rPr>
                <w:lang w:val="en-GB"/>
              </w:rPr>
              <w:t>0.0000</w:t>
            </w:r>
          </w:p>
        </w:tc>
        <w:tc>
          <w:tcPr>
            <w:tcW w:w="1105" w:type="dxa"/>
          </w:tcPr>
          <w:p w14:paraId="1DAAE7D2" w14:textId="77777777" w:rsidR="00312BC3" w:rsidRPr="00C26C40" w:rsidRDefault="00312BC3" w:rsidP="00870DFD">
            <w:pPr>
              <w:rPr>
                <w:lang w:val="en-GB"/>
              </w:rPr>
            </w:pPr>
            <w:r w:rsidRPr="00C26C40">
              <w:rPr>
                <w:lang w:val="en-GB"/>
              </w:rPr>
              <w:t>0.0000</w:t>
            </w:r>
          </w:p>
        </w:tc>
        <w:tc>
          <w:tcPr>
            <w:tcW w:w="1105" w:type="dxa"/>
          </w:tcPr>
          <w:p w14:paraId="408C23E1" w14:textId="77777777" w:rsidR="00312BC3" w:rsidRPr="00C26C40" w:rsidRDefault="00312BC3" w:rsidP="00870DFD">
            <w:pPr>
              <w:rPr>
                <w:lang w:val="en-GB"/>
              </w:rPr>
            </w:pPr>
            <w:r w:rsidRPr="00C26C40">
              <w:rPr>
                <w:lang w:val="en-GB"/>
              </w:rPr>
              <w:t>0.0000</w:t>
            </w:r>
          </w:p>
        </w:tc>
        <w:tc>
          <w:tcPr>
            <w:tcW w:w="1105" w:type="dxa"/>
          </w:tcPr>
          <w:p w14:paraId="5B49383E" w14:textId="77777777" w:rsidR="00312BC3" w:rsidRPr="00C26C40" w:rsidRDefault="00312BC3" w:rsidP="00870DFD">
            <w:pPr>
              <w:rPr>
                <w:lang w:val="en-GB"/>
              </w:rPr>
            </w:pPr>
            <w:r w:rsidRPr="00C26C40">
              <w:rPr>
                <w:lang w:val="en-GB"/>
              </w:rPr>
              <w:t>0.0000</w:t>
            </w:r>
          </w:p>
        </w:tc>
        <w:tc>
          <w:tcPr>
            <w:tcW w:w="1820" w:type="dxa"/>
          </w:tcPr>
          <w:p w14:paraId="22FF83A2" w14:textId="77777777" w:rsidR="00312BC3" w:rsidRPr="00C26C40" w:rsidRDefault="00312BC3" w:rsidP="00870DFD">
            <w:pPr>
              <w:rPr>
                <w:lang w:val="en-GB"/>
              </w:rPr>
            </w:pPr>
            <w:r w:rsidRPr="00C26C40">
              <w:rPr>
                <w:lang w:val="en-GB"/>
              </w:rPr>
              <w:t>0.0000</w:t>
            </w:r>
          </w:p>
        </w:tc>
      </w:tr>
      <w:tr w:rsidR="00312BC3" w:rsidRPr="00C26C40" w14:paraId="71137525" w14:textId="77777777" w:rsidTr="00936023">
        <w:trPr>
          <w:jc w:val="center"/>
        </w:trPr>
        <w:tc>
          <w:tcPr>
            <w:tcW w:w="890" w:type="dxa"/>
          </w:tcPr>
          <w:p w14:paraId="524EFA49" w14:textId="77777777" w:rsidR="00312BC3" w:rsidRPr="00C26C40" w:rsidRDefault="00312BC3" w:rsidP="00870DFD">
            <w:pPr>
              <w:rPr>
                <w:lang w:val="en-GB"/>
              </w:rPr>
            </w:pPr>
            <w:r w:rsidRPr="00C26C40">
              <w:rPr>
                <w:lang w:val="en-GB"/>
              </w:rPr>
              <w:t>Iron-(s) — Mass Fraction</w:t>
            </w:r>
          </w:p>
        </w:tc>
        <w:tc>
          <w:tcPr>
            <w:tcW w:w="1106" w:type="dxa"/>
          </w:tcPr>
          <w:p w14:paraId="3AE4B516" w14:textId="77777777" w:rsidR="00312BC3" w:rsidRPr="00C26C40" w:rsidRDefault="00312BC3" w:rsidP="00870DFD">
            <w:pPr>
              <w:rPr>
                <w:lang w:val="en-GB"/>
              </w:rPr>
            </w:pPr>
            <w:r w:rsidRPr="00C26C40">
              <w:rPr>
                <w:lang w:val="en-GB"/>
              </w:rPr>
              <w:t>0.0000</w:t>
            </w:r>
          </w:p>
        </w:tc>
        <w:tc>
          <w:tcPr>
            <w:tcW w:w="1039" w:type="dxa"/>
          </w:tcPr>
          <w:p w14:paraId="7303DC6A" w14:textId="77777777" w:rsidR="00312BC3" w:rsidRPr="00C26C40" w:rsidRDefault="00312BC3" w:rsidP="00870DFD">
            <w:pPr>
              <w:rPr>
                <w:lang w:val="en-GB"/>
              </w:rPr>
            </w:pPr>
            <w:r w:rsidRPr="00C26C40">
              <w:rPr>
                <w:lang w:val="en-GB"/>
              </w:rPr>
              <w:t>0.0000</w:t>
            </w:r>
          </w:p>
        </w:tc>
        <w:tc>
          <w:tcPr>
            <w:tcW w:w="1039" w:type="dxa"/>
          </w:tcPr>
          <w:p w14:paraId="762BBD06" w14:textId="77777777" w:rsidR="00312BC3" w:rsidRPr="00C26C40" w:rsidRDefault="00312BC3" w:rsidP="00870DFD">
            <w:pPr>
              <w:rPr>
                <w:lang w:val="en-GB"/>
              </w:rPr>
            </w:pPr>
            <w:r w:rsidRPr="00C26C40">
              <w:rPr>
                <w:lang w:val="en-GB"/>
              </w:rPr>
              <w:t>0.0000</w:t>
            </w:r>
          </w:p>
        </w:tc>
        <w:tc>
          <w:tcPr>
            <w:tcW w:w="1105" w:type="dxa"/>
          </w:tcPr>
          <w:p w14:paraId="06FF8C64" w14:textId="77777777" w:rsidR="00312BC3" w:rsidRPr="00C26C40" w:rsidRDefault="00312BC3" w:rsidP="00870DFD">
            <w:pPr>
              <w:rPr>
                <w:lang w:val="en-GB"/>
              </w:rPr>
            </w:pPr>
            <w:r w:rsidRPr="00C26C40">
              <w:rPr>
                <w:lang w:val="en-GB"/>
              </w:rPr>
              <w:t>0.0000</w:t>
            </w:r>
          </w:p>
        </w:tc>
        <w:tc>
          <w:tcPr>
            <w:tcW w:w="1105" w:type="dxa"/>
          </w:tcPr>
          <w:p w14:paraId="14B97986" w14:textId="77777777" w:rsidR="00312BC3" w:rsidRPr="00C26C40" w:rsidRDefault="00312BC3" w:rsidP="00870DFD">
            <w:pPr>
              <w:rPr>
                <w:lang w:val="en-GB"/>
              </w:rPr>
            </w:pPr>
            <w:r w:rsidRPr="00C26C40">
              <w:rPr>
                <w:lang w:val="en-GB"/>
              </w:rPr>
              <w:t>0.0000</w:t>
            </w:r>
          </w:p>
        </w:tc>
        <w:tc>
          <w:tcPr>
            <w:tcW w:w="1105" w:type="dxa"/>
          </w:tcPr>
          <w:p w14:paraId="2A77CF11" w14:textId="77777777" w:rsidR="00312BC3" w:rsidRPr="00C26C40" w:rsidRDefault="00312BC3" w:rsidP="00870DFD">
            <w:pPr>
              <w:rPr>
                <w:lang w:val="en-GB"/>
              </w:rPr>
            </w:pPr>
            <w:r w:rsidRPr="00C26C40">
              <w:rPr>
                <w:lang w:val="en-GB"/>
              </w:rPr>
              <w:t>0.0000</w:t>
            </w:r>
          </w:p>
        </w:tc>
        <w:tc>
          <w:tcPr>
            <w:tcW w:w="1820" w:type="dxa"/>
          </w:tcPr>
          <w:p w14:paraId="514F7A4B" w14:textId="77777777" w:rsidR="00312BC3" w:rsidRPr="00C26C40" w:rsidRDefault="00312BC3" w:rsidP="00870DFD">
            <w:pPr>
              <w:rPr>
                <w:lang w:val="en-GB"/>
              </w:rPr>
            </w:pPr>
            <w:r w:rsidRPr="00C26C40">
              <w:rPr>
                <w:lang w:val="en-GB"/>
              </w:rPr>
              <w:t>0.0000</w:t>
            </w:r>
          </w:p>
        </w:tc>
      </w:tr>
      <w:tr w:rsidR="00312BC3" w:rsidRPr="00C26C40" w14:paraId="045BD141" w14:textId="77777777" w:rsidTr="00936023">
        <w:trPr>
          <w:jc w:val="center"/>
        </w:trPr>
        <w:tc>
          <w:tcPr>
            <w:tcW w:w="890" w:type="dxa"/>
          </w:tcPr>
          <w:p w14:paraId="12820DD8" w14:textId="77777777" w:rsidR="00312BC3" w:rsidRPr="00C26C40" w:rsidRDefault="00312BC3" w:rsidP="00870DFD">
            <w:pPr>
              <w:rPr>
                <w:lang w:val="en-GB"/>
              </w:rPr>
            </w:pPr>
            <w:r w:rsidRPr="00C26C40">
              <w:rPr>
                <w:lang w:val="en-GB"/>
              </w:rPr>
              <w:t>HCO₃⁻ — Mass Fraction</w:t>
            </w:r>
          </w:p>
        </w:tc>
        <w:tc>
          <w:tcPr>
            <w:tcW w:w="1106" w:type="dxa"/>
          </w:tcPr>
          <w:p w14:paraId="2259E59F" w14:textId="77777777" w:rsidR="00312BC3" w:rsidRPr="00C26C40" w:rsidRDefault="00312BC3" w:rsidP="00870DFD">
            <w:pPr>
              <w:rPr>
                <w:lang w:val="en-GB"/>
              </w:rPr>
            </w:pPr>
            <w:r w:rsidRPr="00C26C40">
              <w:rPr>
                <w:lang w:val="en-GB"/>
              </w:rPr>
              <w:t>0.0000</w:t>
            </w:r>
          </w:p>
        </w:tc>
        <w:tc>
          <w:tcPr>
            <w:tcW w:w="1039" w:type="dxa"/>
          </w:tcPr>
          <w:p w14:paraId="6DCAC98B" w14:textId="77777777" w:rsidR="00312BC3" w:rsidRPr="00C26C40" w:rsidRDefault="00312BC3" w:rsidP="00870DFD">
            <w:pPr>
              <w:rPr>
                <w:lang w:val="en-GB"/>
              </w:rPr>
            </w:pPr>
            <w:r w:rsidRPr="00C26C40">
              <w:rPr>
                <w:lang w:val="en-GB"/>
              </w:rPr>
              <w:t>0.0000</w:t>
            </w:r>
          </w:p>
        </w:tc>
        <w:tc>
          <w:tcPr>
            <w:tcW w:w="1039" w:type="dxa"/>
          </w:tcPr>
          <w:p w14:paraId="17A2CFF6" w14:textId="77777777" w:rsidR="00312BC3" w:rsidRPr="00C26C40" w:rsidRDefault="00312BC3" w:rsidP="00870DFD">
            <w:pPr>
              <w:rPr>
                <w:lang w:val="en-GB"/>
              </w:rPr>
            </w:pPr>
            <w:r w:rsidRPr="00C26C40">
              <w:rPr>
                <w:lang w:val="en-GB"/>
              </w:rPr>
              <w:t>0.0000</w:t>
            </w:r>
          </w:p>
        </w:tc>
        <w:tc>
          <w:tcPr>
            <w:tcW w:w="1105" w:type="dxa"/>
          </w:tcPr>
          <w:p w14:paraId="5C10CA96" w14:textId="77777777" w:rsidR="00312BC3" w:rsidRPr="00C26C40" w:rsidRDefault="00312BC3" w:rsidP="00870DFD">
            <w:pPr>
              <w:rPr>
                <w:lang w:val="en-GB"/>
              </w:rPr>
            </w:pPr>
            <w:r w:rsidRPr="00C26C40">
              <w:rPr>
                <w:lang w:val="en-GB"/>
              </w:rPr>
              <w:t>0.0000</w:t>
            </w:r>
          </w:p>
        </w:tc>
        <w:tc>
          <w:tcPr>
            <w:tcW w:w="1105" w:type="dxa"/>
          </w:tcPr>
          <w:p w14:paraId="0B38BB81" w14:textId="77777777" w:rsidR="00312BC3" w:rsidRPr="00C26C40" w:rsidRDefault="00312BC3" w:rsidP="00870DFD">
            <w:pPr>
              <w:rPr>
                <w:lang w:val="en-GB"/>
              </w:rPr>
            </w:pPr>
            <w:r w:rsidRPr="00C26C40">
              <w:rPr>
                <w:lang w:val="en-GB"/>
              </w:rPr>
              <w:t>0.0000</w:t>
            </w:r>
          </w:p>
        </w:tc>
        <w:tc>
          <w:tcPr>
            <w:tcW w:w="1105" w:type="dxa"/>
          </w:tcPr>
          <w:p w14:paraId="1A7E03A1" w14:textId="77777777" w:rsidR="00312BC3" w:rsidRPr="00C26C40" w:rsidRDefault="00312BC3" w:rsidP="00870DFD">
            <w:pPr>
              <w:rPr>
                <w:lang w:val="en-GB"/>
              </w:rPr>
            </w:pPr>
            <w:r w:rsidRPr="00C26C40">
              <w:rPr>
                <w:lang w:val="en-GB"/>
              </w:rPr>
              <w:t>0.0000</w:t>
            </w:r>
          </w:p>
        </w:tc>
        <w:tc>
          <w:tcPr>
            <w:tcW w:w="1820" w:type="dxa"/>
          </w:tcPr>
          <w:p w14:paraId="6F5E0111" w14:textId="77777777" w:rsidR="00312BC3" w:rsidRPr="00C26C40" w:rsidRDefault="00312BC3" w:rsidP="00870DFD">
            <w:pPr>
              <w:rPr>
                <w:lang w:val="en-GB"/>
              </w:rPr>
            </w:pPr>
            <w:r w:rsidRPr="00C26C40">
              <w:rPr>
                <w:lang w:val="en-GB"/>
              </w:rPr>
              <w:t>0.0000</w:t>
            </w:r>
          </w:p>
        </w:tc>
      </w:tr>
      <w:tr w:rsidR="00312BC3" w:rsidRPr="00C26C40" w14:paraId="50C7D8A9" w14:textId="77777777" w:rsidTr="00936023">
        <w:trPr>
          <w:jc w:val="center"/>
        </w:trPr>
        <w:tc>
          <w:tcPr>
            <w:tcW w:w="890" w:type="dxa"/>
          </w:tcPr>
          <w:p w14:paraId="517769A1" w14:textId="77777777" w:rsidR="00312BC3" w:rsidRPr="00C26C40" w:rsidRDefault="00312BC3" w:rsidP="00870DFD">
            <w:pPr>
              <w:rPr>
                <w:lang w:val="en-GB"/>
              </w:rPr>
            </w:pPr>
            <w:r w:rsidRPr="00C26C40">
              <w:rPr>
                <w:lang w:val="en-GB"/>
              </w:rPr>
              <w:lastRenderedPageBreak/>
              <w:t>CO₃²⁻ — Mass Fraction</w:t>
            </w:r>
          </w:p>
        </w:tc>
        <w:tc>
          <w:tcPr>
            <w:tcW w:w="1106" w:type="dxa"/>
          </w:tcPr>
          <w:p w14:paraId="6D1C161C" w14:textId="77777777" w:rsidR="00312BC3" w:rsidRPr="00C26C40" w:rsidRDefault="00312BC3" w:rsidP="00870DFD">
            <w:pPr>
              <w:rPr>
                <w:lang w:val="en-GB"/>
              </w:rPr>
            </w:pPr>
            <w:r w:rsidRPr="00C26C40">
              <w:rPr>
                <w:lang w:val="en-GB"/>
              </w:rPr>
              <w:t>0.0000</w:t>
            </w:r>
          </w:p>
        </w:tc>
        <w:tc>
          <w:tcPr>
            <w:tcW w:w="1039" w:type="dxa"/>
          </w:tcPr>
          <w:p w14:paraId="69891B18" w14:textId="77777777" w:rsidR="00312BC3" w:rsidRPr="00C26C40" w:rsidRDefault="00312BC3" w:rsidP="00870DFD">
            <w:pPr>
              <w:rPr>
                <w:lang w:val="en-GB"/>
              </w:rPr>
            </w:pPr>
            <w:r w:rsidRPr="00C26C40">
              <w:rPr>
                <w:lang w:val="en-GB"/>
              </w:rPr>
              <w:t>0.0000</w:t>
            </w:r>
          </w:p>
        </w:tc>
        <w:tc>
          <w:tcPr>
            <w:tcW w:w="1039" w:type="dxa"/>
          </w:tcPr>
          <w:p w14:paraId="4BE1495A" w14:textId="77777777" w:rsidR="00312BC3" w:rsidRPr="00C26C40" w:rsidRDefault="00312BC3" w:rsidP="00870DFD">
            <w:pPr>
              <w:rPr>
                <w:lang w:val="en-GB"/>
              </w:rPr>
            </w:pPr>
            <w:r w:rsidRPr="00C26C40">
              <w:rPr>
                <w:lang w:val="en-GB"/>
              </w:rPr>
              <w:t>0.0000</w:t>
            </w:r>
          </w:p>
        </w:tc>
        <w:tc>
          <w:tcPr>
            <w:tcW w:w="1105" w:type="dxa"/>
          </w:tcPr>
          <w:p w14:paraId="1CC7CF2C" w14:textId="77777777" w:rsidR="00312BC3" w:rsidRPr="00C26C40" w:rsidRDefault="00312BC3" w:rsidP="00870DFD">
            <w:pPr>
              <w:rPr>
                <w:lang w:val="en-GB"/>
              </w:rPr>
            </w:pPr>
            <w:r w:rsidRPr="00C26C40">
              <w:rPr>
                <w:lang w:val="en-GB"/>
              </w:rPr>
              <w:t>0.0000</w:t>
            </w:r>
          </w:p>
        </w:tc>
        <w:tc>
          <w:tcPr>
            <w:tcW w:w="1105" w:type="dxa"/>
          </w:tcPr>
          <w:p w14:paraId="38639DC8" w14:textId="77777777" w:rsidR="00312BC3" w:rsidRPr="00C26C40" w:rsidRDefault="00312BC3" w:rsidP="00870DFD">
            <w:pPr>
              <w:rPr>
                <w:lang w:val="en-GB"/>
              </w:rPr>
            </w:pPr>
            <w:r w:rsidRPr="00C26C40">
              <w:rPr>
                <w:lang w:val="en-GB"/>
              </w:rPr>
              <w:t>0.0000</w:t>
            </w:r>
          </w:p>
        </w:tc>
        <w:tc>
          <w:tcPr>
            <w:tcW w:w="1105" w:type="dxa"/>
          </w:tcPr>
          <w:p w14:paraId="60A8D07B" w14:textId="77777777" w:rsidR="00312BC3" w:rsidRPr="00C26C40" w:rsidRDefault="00312BC3" w:rsidP="00870DFD">
            <w:pPr>
              <w:rPr>
                <w:lang w:val="en-GB"/>
              </w:rPr>
            </w:pPr>
            <w:r w:rsidRPr="00C26C40">
              <w:rPr>
                <w:lang w:val="en-GB"/>
              </w:rPr>
              <w:t>0.0000</w:t>
            </w:r>
          </w:p>
        </w:tc>
        <w:tc>
          <w:tcPr>
            <w:tcW w:w="1820" w:type="dxa"/>
          </w:tcPr>
          <w:p w14:paraId="4752DBD2" w14:textId="77777777" w:rsidR="00312BC3" w:rsidRPr="00C26C40" w:rsidRDefault="00312BC3" w:rsidP="00870DFD">
            <w:pPr>
              <w:rPr>
                <w:lang w:val="en-GB"/>
              </w:rPr>
            </w:pPr>
            <w:r w:rsidRPr="00C26C40">
              <w:rPr>
                <w:lang w:val="en-GB"/>
              </w:rPr>
              <w:t>0.0000</w:t>
            </w:r>
          </w:p>
        </w:tc>
      </w:tr>
      <w:tr w:rsidR="00312BC3" w:rsidRPr="00C26C40" w14:paraId="57889811" w14:textId="77777777" w:rsidTr="00936023">
        <w:trPr>
          <w:jc w:val="center"/>
        </w:trPr>
        <w:tc>
          <w:tcPr>
            <w:tcW w:w="890" w:type="dxa"/>
          </w:tcPr>
          <w:p w14:paraId="1DCFAF47" w14:textId="77777777" w:rsidR="00312BC3" w:rsidRPr="00C26C40" w:rsidRDefault="00312BC3" w:rsidP="00870DFD">
            <w:pPr>
              <w:rPr>
                <w:lang w:val="en-GB"/>
              </w:rPr>
            </w:pPr>
            <w:r w:rsidRPr="00C26C40">
              <w:rPr>
                <w:lang w:val="en-GB"/>
              </w:rPr>
              <w:t>N₂ — Mass Fraction</w:t>
            </w:r>
          </w:p>
        </w:tc>
        <w:tc>
          <w:tcPr>
            <w:tcW w:w="1106" w:type="dxa"/>
          </w:tcPr>
          <w:p w14:paraId="4383EF24" w14:textId="77777777" w:rsidR="00312BC3" w:rsidRPr="00C26C40" w:rsidRDefault="00312BC3" w:rsidP="00870DFD">
            <w:pPr>
              <w:rPr>
                <w:lang w:val="en-GB"/>
              </w:rPr>
            </w:pPr>
            <w:r w:rsidRPr="00C26C40">
              <w:rPr>
                <w:lang w:val="en-GB"/>
              </w:rPr>
              <w:t>0.0000</w:t>
            </w:r>
          </w:p>
        </w:tc>
        <w:tc>
          <w:tcPr>
            <w:tcW w:w="1039" w:type="dxa"/>
          </w:tcPr>
          <w:p w14:paraId="377A0255" w14:textId="77777777" w:rsidR="00312BC3" w:rsidRPr="00C26C40" w:rsidRDefault="00312BC3" w:rsidP="00870DFD">
            <w:pPr>
              <w:rPr>
                <w:lang w:val="en-GB"/>
              </w:rPr>
            </w:pPr>
            <w:r w:rsidRPr="00C26C40">
              <w:rPr>
                <w:lang w:val="en-GB"/>
              </w:rPr>
              <w:t>0.3166</w:t>
            </w:r>
          </w:p>
        </w:tc>
        <w:tc>
          <w:tcPr>
            <w:tcW w:w="1039" w:type="dxa"/>
          </w:tcPr>
          <w:p w14:paraId="5EB850F1" w14:textId="77777777" w:rsidR="00312BC3" w:rsidRPr="00C26C40" w:rsidRDefault="00312BC3" w:rsidP="00870DFD">
            <w:pPr>
              <w:rPr>
                <w:lang w:val="en-GB"/>
              </w:rPr>
            </w:pPr>
            <w:r w:rsidRPr="00C26C40">
              <w:rPr>
                <w:lang w:val="en-GB"/>
              </w:rPr>
              <w:t>0.3639</w:t>
            </w:r>
          </w:p>
        </w:tc>
        <w:tc>
          <w:tcPr>
            <w:tcW w:w="1105" w:type="dxa"/>
          </w:tcPr>
          <w:p w14:paraId="60061420" w14:textId="77777777" w:rsidR="00312BC3" w:rsidRPr="00C26C40" w:rsidRDefault="00312BC3" w:rsidP="00870DFD">
            <w:pPr>
              <w:rPr>
                <w:lang w:val="en-GB"/>
              </w:rPr>
            </w:pPr>
            <w:r w:rsidRPr="00C26C40">
              <w:rPr>
                <w:lang w:val="en-GB"/>
              </w:rPr>
              <w:t>0.1906</w:t>
            </w:r>
          </w:p>
        </w:tc>
        <w:tc>
          <w:tcPr>
            <w:tcW w:w="1105" w:type="dxa"/>
          </w:tcPr>
          <w:p w14:paraId="643F0303" w14:textId="77777777" w:rsidR="00312BC3" w:rsidRPr="00C26C40" w:rsidRDefault="00312BC3" w:rsidP="00870DFD">
            <w:pPr>
              <w:rPr>
                <w:lang w:val="en-GB"/>
              </w:rPr>
            </w:pPr>
            <w:r w:rsidRPr="00C26C40">
              <w:rPr>
                <w:lang w:val="en-GB"/>
              </w:rPr>
              <w:t>0.1906</w:t>
            </w:r>
          </w:p>
        </w:tc>
        <w:tc>
          <w:tcPr>
            <w:tcW w:w="1105" w:type="dxa"/>
          </w:tcPr>
          <w:p w14:paraId="60637FCD" w14:textId="77777777" w:rsidR="00312BC3" w:rsidRPr="00C26C40" w:rsidRDefault="00312BC3" w:rsidP="00870DFD">
            <w:pPr>
              <w:rPr>
                <w:lang w:val="en-GB"/>
              </w:rPr>
            </w:pPr>
            <w:r w:rsidRPr="00C26C40">
              <w:rPr>
                <w:lang w:val="en-GB"/>
              </w:rPr>
              <w:t>0.0000</w:t>
            </w:r>
          </w:p>
        </w:tc>
        <w:tc>
          <w:tcPr>
            <w:tcW w:w="1820" w:type="dxa"/>
          </w:tcPr>
          <w:p w14:paraId="642AC306" w14:textId="77777777" w:rsidR="00312BC3" w:rsidRPr="00C26C40" w:rsidRDefault="00312BC3" w:rsidP="00870DFD">
            <w:pPr>
              <w:rPr>
                <w:lang w:val="en-GB"/>
              </w:rPr>
            </w:pPr>
            <w:r w:rsidRPr="00C26C40">
              <w:rPr>
                <w:lang w:val="en-GB"/>
              </w:rPr>
              <w:t>0.0000</w:t>
            </w:r>
          </w:p>
        </w:tc>
      </w:tr>
      <w:tr w:rsidR="00312BC3" w:rsidRPr="00C26C40" w14:paraId="597738C6" w14:textId="77777777" w:rsidTr="00936023">
        <w:trPr>
          <w:jc w:val="center"/>
        </w:trPr>
        <w:tc>
          <w:tcPr>
            <w:tcW w:w="890" w:type="dxa"/>
          </w:tcPr>
          <w:p w14:paraId="2E3EAAAE" w14:textId="77777777" w:rsidR="00312BC3" w:rsidRPr="00C26C40" w:rsidRDefault="00312BC3" w:rsidP="00870DFD">
            <w:pPr>
              <w:rPr>
                <w:lang w:val="en-GB"/>
              </w:rPr>
            </w:pPr>
            <w:r w:rsidRPr="00C26C40">
              <w:rPr>
                <w:lang w:val="en-GB"/>
              </w:rPr>
              <w:t>Fe(OH)₃ — Mass Fraction</w:t>
            </w:r>
          </w:p>
        </w:tc>
        <w:tc>
          <w:tcPr>
            <w:tcW w:w="1106" w:type="dxa"/>
          </w:tcPr>
          <w:p w14:paraId="35269B45" w14:textId="77777777" w:rsidR="00312BC3" w:rsidRPr="00C26C40" w:rsidRDefault="00312BC3" w:rsidP="00870DFD">
            <w:pPr>
              <w:rPr>
                <w:lang w:val="en-GB"/>
              </w:rPr>
            </w:pPr>
            <w:r w:rsidRPr="00C26C40">
              <w:rPr>
                <w:lang w:val="en-GB"/>
              </w:rPr>
              <w:t>0.0000</w:t>
            </w:r>
          </w:p>
        </w:tc>
        <w:tc>
          <w:tcPr>
            <w:tcW w:w="1039" w:type="dxa"/>
          </w:tcPr>
          <w:p w14:paraId="251F798A" w14:textId="77777777" w:rsidR="00312BC3" w:rsidRPr="00C26C40" w:rsidRDefault="00312BC3" w:rsidP="00870DFD">
            <w:pPr>
              <w:rPr>
                <w:lang w:val="en-GB"/>
              </w:rPr>
            </w:pPr>
            <w:r w:rsidRPr="00C26C40">
              <w:rPr>
                <w:lang w:val="en-GB"/>
              </w:rPr>
              <w:t>0.0000</w:t>
            </w:r>
          </w:p>
        </w:tc>
        <w:tc>
          <w:tcPr>
            <w:tcW w:w="1039" w:type="dxa"/>
          </w:tcPr>
          <w:p w14:paraId="438663F2" w14:textId="77777777" w:rsidR="00312BC3" w:rsidRPr="00C26C40" w:rsidRDefault="00312BC3" w:rsidP="00870DFD">
            <w:pPr>
              <w:rPr>
                <w:lang w:val="en-GB"/>
              </w:rPr>
            </w:pPr>
            <w:r w:rsidRPr="00C26C40">
              <w:rPr>
                <w:lang w:val="en-GB"/>
              </w:rPr>
              <w:t>0.0000</w:t>
            </w:r>
          </w:p>
        </w:tc>
        <w:tc>
          <w:tcPr>
            <w:tcW w:w="1105" w:type="dxa"/>
          </w:tcPr>
          <w:p w14:paraId="15B51954" w14:textId="77777777" w:rsidR="00312BC3" w:rsidRPr="00C26C40" w:rsidRDefault="00312BC3" w:rsidP="00870DFD">
            <w:pPr>
              <w:rPr>
                <w:lang w:val="en-GB"/>
              </w:rPr>
            </w:pPr>
            <w:r w:rsidRPr="00C26C40">
              <w:rPr>
                <w:lang w:val="en-GB"/>
              </w:rPr>
              <w:t>0.0000</w:t>
            </w:r>
          </w:p>
        </w:tc>
        <w:tc>
          <w:tcPr>
            <w:tcW w:w="1105" w:type="dxa"/>
          </w:tcPr>
          <w:p w14:paraId="5F9959E5" w14:textId="77777777" w:rsidR="00312BC3" w:rsidRPr="00C26C40" w:rsidRDefault="00312BC3" w:rsidP="00870DFD">
            <w:pPr>
              <w:rPr>
                <w:lang w:val="en-GB"/>
              </w:rPr>
            </w:pPr>
            <w:r w:rsidRPr="00C26C40">
              <w:rPr>
                <w:lang w:val="en-GB"/>
              </w:rPr>
              <w:t>0.0000</w:t>
            </w:r>
          </w:p>
        </w:tc>
        <w:tc>
          <w:tcPr>
            <w:tcW w:w="1105" w:type="dxa"/>
          </w:tcPr>
          <w:p w14:paraId="191A90BE" w14:textId="77777777" w:rsidR="00312BC3" w:rsidRPr="00C26C40" w:rsidRDefault="00312BC3" w:rsidP="00870DFD">
            <w:pPr>
              <w:rPr>
                <w:lang w:val="en-GB"/>
              </w:rPr>
            </w:pPr>
            <w:r w:rsidRPr="00C26C40">
              <w:rPr>
                <w:lang w:val="en-GB"/>
              </w:rPr>
              <w:t>0.0000</w:t>
            </w:r>
          </w:p>
        </w:tc>
        <w:tc>
          <w:tcPr>
            <w:tcW w:w="1820" w:type="dxa"/>
          </w:tcPr>
          <w:p w14:paraId="2B2F87BD" w14:textId="77777777" w:rsidR="00312BC3" w:rsidRPr="00C26C40" w:rsidRDefault="00312BC3" w:rsidP="00E915D4">
            <w:pPr>
              <w:keepNext/>
              <w:rPr>
                <w:lang w:val="en-GB"/>
              </w:rPr>
            </w:pPr>
            <w:r w:rsidRPr="00C26C40">
              <w:rPr>
                <w:lang w:val="en-GB"/>
              </w:rPr>
              <w:t>0.0000</w:t>
            </w:r>
          </w:p>
        </w:tc>
      </w:tr>
    </w:tbl>
    <w:p w14:paraId="5395A884" w14:textId="396D35D0" w:rsidR="00312BC3" w:rsidRPr="00C26C40" w:rsidRDefault="00E915D4" w:rsidP="00E915D4">
      <w:pPr>
        <w:pStyle w:val="Caption"/>
      </w:pPr>
      <w:bookmarkStart w:id="134" w:name="_Toc237220043"/>
      <w:r w:rsidRPr="00C26C40">
        <w:t xml:space="preserve">Figure </w:t>
      </w:r>
      <w:fldSimple w:instr=" STYLEREF 1 \s ">
        <w:r w:rsidR="006221B8">
          <w:rPr>
            <w:noProof/>
          </w:rPr>
          <w:t>4</w:t>
        </w:r>
      </w:fldSimple>
      <w:r w:rsidR="00E162A1">
        <w:noBreakHyphen/>
      </w:r>
      <w:fldSimple w:instr=" SEQ Figure \* ARABIC \s 1 ">
        <w:r w:rsidR="006221B8">
          <w:rPr>
            <w:noProof/>
          </w:rPr>
          <w:t>2</w:t>
        </w:r>
      </w:fldSimple>
      <w:r w:rsidRPr="00C26C40">
        <w:t xml:space="preserve"> Streams 204, 301, 303B, 304, 304B, 401, 501</w:t>
      </w:r>
      <w:bookmarkEnd w:id="134"/>
    </w:p>
    <w:p w14:paraId="255EF01B" w14:textId="77777777" w:rsidR="00E915D4" w:rsidRPr="00C26C40" w:rsidRDefault="00E915D4" w:rsidP="00E915D4"/>
    <w:tbl>
      <w:tblPr>
        <w:tblStyle w:val="TableGrid"/>
        <w:tblW w:w="9067" w:type="dxa"/>
        <w:jc w:val="center"/>
        <w:tblLook w:val="04A0" w:firstRow="1" w:lastRow="0" w:firstColumn="1" w:lastColumn="0" w:noHBand="0" w:noVBand="1"/>
      </w:tblPr>
      <w:tblGrid>
        <w:gridCol w:w="1442"/>
        <w:gridCol w:w="1836"/>
        <w:gridCol w:w="1836"/>
        <w:gridCol w:w="1836"/>
        <w:gridCol w:w="1836"/>
        <w:gridCol w:w="1836"/>
        <w:gridCol w:w="1836"/>
        <w:gridCol w:w="1836"/>
      </w:tblGrid>
      <w:tr w:rsidR="00312BC3" w:rsidRPr="00C26C40" w14:paraId="1512FF3F" w14:textId="77777777" w:rsidTr="00936023">
        <w:trPr>
          <w:jc w:val="center"/>
        </w:trPr>
        <w:tc>
          <w:tcPr>
            <w:tcW w:w="877" w:type="dxa"/>
            <w:shd w:val="clear" w:color="auto" w:fill="D9D9D9"/>
          </w:tcPr>
          <w:p w14:paraId="2F6EA48C" w14:textId="77777777" w:rsidR="00312BC3" w:rsidRPr="00C26C40" w:rsidRDefault="00312BC3" w:rsidP="00870DFD">
            <w:pPr>
              <w:rPr>
                <w:lang w:val="en-GB"/>
              </w:rPr>
            </w:pPr>
            <w:r w:rsidRPr="00C26C40">
              <w:rPr>
                <w:b/>
                <w:sz w:val="22"/>
                <w:lang w:val="en-GB"/>
              </w:rPr>
              <w:t>Parameter</w:t>
            </w:r>
          </w:p>
        </w:tc>
        <w:tc>
          <w:tcPr>
            <w:tcW w:w="1089" w:type="dxa"/>
            <w:shd w:val="clear" w:color="auto" w:fill="D9D9D9"/>
          </w:tcPr>
          <w:p w14:paraId="42AB6B79" w14:textId="77777777" w:rsidR="00312BC3" w:rsidRPr="00C26C40" w:rsidRDefault="00312BC3" w:rsidP="00870DFD">
            <w:pPr>
              <w:rPr>
                <w:lang w:val="en-GB"/>
              </w:rPr>
            </w:pPr>
            <w:r w:rsidRPr="00C26C40">
              <w:rPr>
                <w:b/>
                <w:sz w:val="22"/>
                <w:lang w:val="en-GB"/>
              </w:rPr>
              <w:t>502</w:t>
            </w:r>
          </w:p>
        </w:tc>
        <w:tc>
          <w:tcPr>
            <w:tcW w:w="1088" w:type="dxa"/>
            <w:shd w:val="clear" w:color="auto" w:fill="D9D9D9"/>
          </w:tcPr>
          <w:p w14:paraId="4546C7EA" w14:textId="77777777" w:rsidR="00312BC3" w:rsidRPr="00C26C40" w:rsidRDefault="00312BC3" w:rsidP="00870DFD">
            <w:pPr>
              <w:rPr>
                <w:lang w:val="en-GB"/>
              </w:rPr>
            </w:pPr>
            <w:r w:rsidRPr="00C26C40">
              <w:rPr>
                <w:b/>
                <w:sz w:val="22"/>
                <w:lang w:val="en-GB"/>
              </w:rPr>
              <w:t>503</w:t>
            </w:r>
          </w:p>
        </w:tc>
        <w:tc>
          <w:tcPr>
            <w:tcW w:w="1088" w:type="dxa"/>
            <w:shd w:val="clear" w:color="auto" w:fill="D9D9D9"/>
          </w:tcPr>
          <w:p w14:paraId="4770365F" w14:textId="77777777" w:rsidR="00312BC3" w:rsidRPr="00C26C40" w:rsidRDefault="00312BC3" w:rsidP="00870DFD">
            <w:pPr>
              <w:rPr>
                <w:lang w:val="en-GB"/>
              </w:rPr>
            </w:pPr>
            <w:r w:rsidRPr="00C26C40">
              <w:rPr>
                <w:b/>
                <w:sz w:val="22"/>
                <w:lang w:val="en-GB"/>
              </w:rPr>
              <w:t>504</w:t>
            </w:r>
          </w:p>
        </w:tc>
        <w:tc>
          <w:tcPr>
            <w:tcW w:w="1088" w:type="dxa"/>
            <w:shd w:val="clear" w:color="auto" w:fill="D9D9D9"/>
          </w:tcPr>
          <w:p w14:paraId="36E2B699" w14:textId="77777777" w:rsidR="00312BC3" w:rsidRPr="00C26C40" w:rsidRDefault="00312BC3" w:rsidP="00870DFD">
            <w:pPr>
              <w:rPr>
                <w:lang w:val="en-GB"/>
              </w:rPr>
            </w:pPr>
            <w:r w:rsidRPr="00C26C40">
              <w:rPr>
                <w:b/>
                <w:sz w:val="22"/>
                <w:lang w:val="en-GB"/>
              </w:rPr>
              <w:t>505</w:t>
            </w:r>
          </w:p>
        </w:tc>
        <w:tc>
          <w:tcPr>
            <w:tcW w:w="1088" w:type="dxa"/>
            <w:shd w:val="clear" w:color="auto" w:fill="D9D9D9"/>
          </w:tcPr>
          <w:p w14:paraId="3283EE7D" w14:textId="77777777" w:rsidR="00312BC3" w:rsidRPr="00C26C40" w:rsidRDefault="00312BC3" w:rsidP="00870DFD">
            <w:pPr>
              <w:rPr>
                <w:lang w:val="en-GB"/>
              </w:rPr>
            </w:pPr>
            <w:r w:rsidRPr="00C26C40">
              <w:rPr>
                <w:b/>
                <w:sz w:val="22"/>
                <w:lang w:val="en-GB"/>
              </w:rPr>
              <w:t>506</w:t>
            </w:r>
          </w:p>
        </w:tc>
        <w:tc>
          <w:tcPr>
            <w:tcW w:w="1088" w:type="dxa"/>
            <w:shd w:val="clear" w:color="auto" w:fill="D9D9D9"/>
          </w:tcPr>
          <w:p w14:paraId="0A610243" w14:textId="77777777" w:rsidR="00312BC3" w:rsidRPr="00C26C40" w:rsidRDefault="00312BC3" w:rsidP="00870DFD">
            <w:pPr>
              <w:rPr>
                <w:lang w:val="en-GB"/>
              </w:rPr>
            </w:pPr>
            <w:r w:rsidRPr="00C26C40">
              <w:rPr>
                <w:b/>
                <w:sz w:val="22"/>
                <w:lang w:val="en-GB"/>
              </w:rPr>
              <w:t>506B</w:t>
            </w:r>
          </w:p>
        </w:tc>
        <w:tc>
          <w:tcPr>
            <w:tcW w:w="1661" w:type="dxa"/>
            <w:shd w:val="clear" w:color="auto" w:fill="D9D9D9"/>
          </w:tcPr>
          <w:p w14:paraId="46A07771" w14:textId="77777777" w:rsidR="00312BC3" w:rsidRPr="00C26C40" w:rsidRDefault="00312BC3" w:rsidP="00870DFD">
            <w:pPr>
              <w:rPr>
                <w:lang w:val="en-GB"/>
              </w:rPr>
            </w:pPr>
            <w:r w:rsidRPr="00C26C40">
              <w:rPr>
                <w:b/>
                <w:sz w:val="22"/>
                <w:lang w:val="en-GB"/>
              </w:rPr>
              <w:t>601</w:t>
            </w:r>
          </w:p>
        </w:tc>
      </w:tr>
      <w:tr w:rsidR="00312BC3" w:rsidRPr="00C26C40" w14:paraId="6D471587" w14:textId="77777777" w:rsidTr="00936023">
        <w:trPr>
          <w:jc w:val="center"/>
        </w:trPr>
        <w:tc>
          <w:tcPr>
            <w:tcW w:w="877" w:type="dxa"/>
          </w:tcPr>
          <w:p w14:paraId="14D6DB85" w14:textId="77777777" w:rsidR="00312BC3" w:rsidRPr="00C26C40" w:rsidRDefault="00312BC3" w:rsidP="00870DFD">
            <w:pPr>
              <w:rPr>
                <w:lang w:val="en-GB"/>
              </w:rPr>
            </w:pPr>
            <w:r w:rsidRPr="00C26C40">
              <w:rPr>
                <w:lang w:val="en-GB"/>
              </w:rPr>
              <w:t>Stream Name</w:t>
            </w:r>
          </w:p>
        </w:tc>
        <w:tc>
          <w:tcPr>
            <w:tcW w:w="1089" w:type="dxa"/>
          </w:tcPr>
          <w:p w14:paraId="11B049AC" w14:textId="77777777" w:rsidR="00312BC3" w:rsidRPr="00C26C40" w:rsidRDefault="00312BC3" w:rsidP="00870DFD">
            <w:pPr>
              <w:rPr>
                <w:lang w:val="en-GB"/>
              </w:rPr>
            </w:pPr>
            <w:r w:rsidRPr="00C26C40">
              <w:rPr>
                <w:lang w:val="en-GB"/>
              </w:rPr>
              <w:t>502</w:t>
            </w:r>
          </w:p>
        </w:tc>
        <w:tc>
          <w:tcPr>
            <w:tcW w:w="1088" w:type="dxa"/>
          </w:tcPr>
          <w:p w14:paraId="3307027C" w14:textId="77777777" w:rsidR="00312BC3" w:rsidRPr="00C26C40" w:rsidRDefault="00312BC3" w:rsidP="00870DFD">
            <w:pPr>
              <w:rPr>
                <w:lang w:val="en-GB"/>
              </w:rPr>
            </w:pPr>
            <w:r w:rsidRPr="00C26C40">
              <w:rPr>
                <w:lang w:val="en-GB"/>
              </w:rPr>
              <w:t>503</w:t>
            </w:r>
          </w:p>
        </w:tc>
        <w:tc>
          <w:tcPr>
            <w:tcW w:w="1088" w:type="dxa"/>
          </w:tcPr>
          <w:p w14:paraId="2EF70EF6" w14:textId="77777777" w:rsidR="00312BC3" w:rsidRPr="00C26C40" w:rsidRDefault="00312BC3" w:rsidP="00870DFD">
            <w:pPr>
              <w:rPr>
                <w:lang w:val="en-GB"/>
              </w:rPr>
            </w:pPr>
            <w:r w:rsidRPr="00C26C40">
              <w:rPr>
                <w:lang w:val="en-GB"/>
              </w:rPr>
              <w:t>504</w:t>
            </w:r>
          </w:p>
        </w:tc>
        <w:tc>
          <w:tcPr>
            <w:tcW w:w="1088" w:type="dxa"/>
          </w:tcPr>
          <w:p w14:paraId="5705CAE2" w14:textId="77777777" w:rsidR="00312BC3" w:rsidRPr="00C26C40" w:rsidRDefault="00312BC3" w:rsidP="00870DFD">
            <w:pPr>
              <w:rPr>
                <w:lang w:val="en-GB"/>
              </w:rPr>
            </w:pPr>
            <w:r w:rsidRPr="00C26C40">
              <w:rPr>
                <w:lang w:val="en-GB"/>
              </w:rPr>
              <w:t>505</w:t>
            </w:r>
          </w:p>
        </w:tc>
        <w:tc>
          <w:tcPr>
            <w:tcW w:w="1088" w:type="dxa"/>
          </w:tcPr>
          <w:p w14:paraId="14451FF0" w14:textId="77777777" w:rsidR="00312BC3" w:rsidRPr="00C26C40" w:rsidRDefault="00312BC3" w:rsidP="00870DFD">
            <w:pPr>
              <w:rPr>
                <w:lang w:val="en-GB"/>
              </w:rPr>
            </w:pPr>
            <w:r w:rsidRPr="00C26C40">
              <w:rPr>
                <w:lang w:val="en-GB"/>
              </w:rPr>
              <w:t>506</w:t>
            </w:r>
          </w:p>
        </w:tc>
        <w:tc>
          <w:tcPr>
            <w:tcW w:w="1088" w:type="dxa"/>
          </w:tcPr>
          <w:p w14:paraId="3AE6F9E1" w14:textId="77777777" w:rsidR="00312BC3" w:rsidRPr="00C26C40" w:rsidRDefault="00312BC3" w:rsidP="00870DFD">
            <w:pPr>
              <w:rPr>
                <w:lang w:val="en-GB"/>
              </w:rPr>
            </w:pPr>
            <w:r w:rsidRPr="00C26C40">
              <w:rPr>
                <w:lang w:val="en-GB"/>
              </w:rPr>
              <w:t>506B</w:t>
            </w:r>
          </w:p>
        </w:tc>
        <w:tc>
          <w:tcPr>
            <w:tcW w:w="1661" w:type="dxa"/>
          </w:tcPr>
          <w:p w14:paraId="4A0CEF59" w14:textId="77777777" w:rsidR="00312BC3" w:rsidRPr="00C26C40" w:rsidRDefault="00312BC3" w:rsidP="00870DFD">
            <w:pPr>
              <w:rPr>
                <w:lang w:val="en-GB"/>
              </w:rPr>
            </w:pPr>
            <w:r w:rsidRPr="00C26C40">
              <w:rPr>
                <w:lang w:val="en-GB"/>
              </w:rPr>
              <w:t>601</w:t>
            </w:r>
          </w:p>
        </w:tc>
      </w:tr>
      <w:tr w:rsidR="00312BC3" w:rsidRPr="00C26C40" w14:paraId="1FFB5EA3" w14:textId="77777777" w:rsidTr="00936023">
        <w:trPr>
          <w:jc w:val="center"/>
        </w:trPr>
        <w:tc>
          <w:tcPr>
            <w:tcW w:w="877" w:type="dxa"/>
          </w:tcPr>
          <w:p w14:paraId="5B11C0F8" w14:textId="77777777" w:rsidR="00312BC3" w:rsidRPr="00C26C40" w:rsidRDefault="00312BC3" w:rsidP="00870DFD">
            <w:pPr>
              <w:rPr>
                <w:lang w:val="en-GB"/>
              </w:rPr>
            </w:pPr>
            <w:r w:rsidRPr="00C26C40">
              <w:rPr>
                <w:lang w:val="en-GB"/>
              </w:rPr>
              <w:t>From (unit)</w:t>
            </w:r>
          </w:p>
        </w:tc>
        <w:tc>
          <w:tcPr>
            <w:tcW w:w="1089" w:type="dxa"/>
          </w:tcPr>
          <w:p w14:paraId="5324DDB5" w14:textId="77777777" w:rsidR="00312BC3" w:rsidRPr="00C26C40" w:rsidRDefault="00312BC3" w:rsidP="00870DFD">
            <w:pPr>
              <w:rPr>
                <w:lang w:val="en-GB"/>
              </w:rPr>
            </w:pPr>
            <w:r w:rsidRPr="00C26C40">
              <w:rPr>
                <w:lang w:val="en-GB"/>
              </w:rPr>
              <w:t>TK-501</w:t>
            </w:r>
          </w:p>
        </w:tc>
        <w:tc>
          <w:tcPr>
            <w:tcW w:w="1088" w:type="dxa"/>
          </w:tcPr>
          <w:p w14:paraId="485A4D02" w14:textId="77777777" w:rsidR="00312BC3" w:rsidRPr="00C26C40" w:rsidRDefault="00312BC3" w:rsidP="00870DFD">
            <w:pPr>
              <w:rPr>
                <w:lang w:val="en-GB"/>
              </w:rPr>
            </w:pPr>
            <w:r w:rsidRPr="00C26C40">
              <w:rPr>
                <w:lang w:val="en-GB"/>
              </w:rPr>
              <w:t>P-502</w:t>
            </w:r>
          </w:p>
        </w:tc>
        <w:tc>
          <w:tcPr>
            <w:tcW w:w="1088" w:type="dxa"/>
          </w:tcPr>
          <w:p w14:paraId="4B4920EA" w14:textId="77777777" w:rsidR="00312BC3" w:rsidRPr="00C26C40" w:rsidRDefault="00312BC3" w:rsidP="00870DFD">
            <w:pPr>
              <w:rPr>
                <w:lang w:val="en-GB"/>
              </w:rPr>
            </w:pPr>
            <w:r w:rsidRPr="00C26C40">
              <w:rPr>
                <w:lang w:val="en-GB"/>
              </w:rPr>
              <w:t>ML--501</w:t>
            </w:r>
          </w:p>
        </w:tc>
        <w:tc>
          <w:tcPr>
            <w:tcW w:w="1088" w:type="dxa"/>
          </w:tcPr>
          <w:p w14:paraId="4F808D05" w14:textId="77777777" w:rsidR="00312BC3" w:rsidRPr="00C26C40" w:rsidRDefault="00312BC3" w:rsidP="00870DFD">
            <w:pPr>
              <w:rPr>
                <w:lang w:val="en-GB"/>
              </w:rPr>
            </w:pPr>
            <w:r w:rsidRPr="00C26C40">
              <w:rPr>
                <w:lang w:val="en-GB"/>
              </w:rPr>
              <w:t>P-503</w:t>
            </w:r>
          </w:p>
        </w:tc>
        <w:tc>
          <w:tcPr>
            <w:tcW w:w="1088" w:type="dxa"/>
          </w:tcPr>
          <w:p w14:paraId="11AED4C2" w14:textId="77777777" w:rsidR="00312BC3" w:rsidRPr="00C26C40" w:rsidRDefault="00312BC3" w:rsidP="00870DFD">
            <w:pPr>
              <w:rPr>
                <w:lang w:val="en-GB"/>
              </w:rPr>
            </w:pPr>
            <w:r w:rsidRPr="00C26C40">
              <w:rPr>
                <w:lang w:val="en-GB"/>
              </w:rPr>
              <w:t>HC-101</w:t>
            </w:r>
          </w:p>
        </w:tc>
        <w:tc>
          <w:tcPr>
            <w:tcW w:w="1088" w:type="dxa"/>
          </w:tcPr>
          <w:p w14:paraId="7B24C514" w14:textId="77777777" w:rsidR="00312BC3" w:rsidRPr="00C26C40" w:rsidRDefault="00312BC3" w:rsidP="00870DFD">
            <w:pPr>
              <w:rPr>
                <w:lang w:val="en-GB"/>
              </w:rPr>
            </w:pPr>
            <w:r w:rsidRPr="00C26C40">
              <w:rPr>
                <w:lang w:val="en-GB"/>
              </w:rPr>
              <w:t>HC-101</w:t>
            </w:r>
          </w:p>
        </w:tc>
        <w:tc>
          <w:tcPr>
            <w:tcW w:w="1661" w:type="dxa"/>
          </w:tcPr>
          <w:p w14:paraId="4CA98FB8" w14:textId="77777777" w:rsidR="00312BC3" w:rsidRPr="00C26C40" w:rsidRDefault="00312BC3" w:rsidP="00870DFD">
            <w:pPr>
              <w:rPr>
                <w:lang w:val="en-GB"/>
              </w:rPr>
            </w:pPr>
            <w:r w:rsidRPr="00C26C40">
              <w:rPr>
                <w:lang w:val="en-GB"/>
              </w:rPr>
              <w:t>TK-601</w:t>
            </w:r>
          </w:p>
        </w:tc>
      </w:tr>
      <w:tr w:rsidR="00312BC3" w:rsidRPr="00C26C40" w14:paraId="6D718635" w14:textId="77777777" w:rsidTr="00936023">
        <w:trPr>
          <w:jc w:val="center"/>
        </w:trPr>
        <w:tc>
          <w:tcPr>
            <w:tcW w:w="877" w:type="dxa"/>
          </w:tcPr>
          <w:p w14:paraId="096A500F" w14:textId="77777777" w:rsidR="00312BC3" w:rsidRPr="00C26C40" w:rsidRDefault="00312BC3" w:rsidP="00870DFD">
            <w:pPr>
              <w:rPr>
                <w:lang w:val="en-GB"/>
              </w:rPr>
            </w:pPr>
            <w:r w:rsidRPr="00C26C40">
              <w:rPr>
                <w:lang w:val="en-GB"/>
              </w:rPr>
              <w:t>To (unit)</w:t>
            </w:r>
          </w:p>
        </w:tc>
        <w:tc>
          <w:tcPr>
            <w:tcW w:w="1089" w:type="dxa"/>
          </w:tcPr>
          <w:p w14:paraId="4E8E15CE" w14:textId="77777777" w:rsidR="00312BC3" w:rsidRPr="00C26C40" w:rsidRDefault="00312BC3" w:rsidP="00870DFD">
            <w:pPr>
              <w:rPr>
                <w:lang w:val="en-GB"/>
              </w:rPr>
            </w:pPr>
            <w:r w:rsidRPr="00C26C40">
              <w:rPr>
                <w:lang w:val="en-GB"/>
              </w:rPr>
              <w:t>P-502</w:t>
            </w:r>
          </w:p>
        </w:tc>
        <w:tc>
          <w:tcPr>
            <w:tcW w:w="1088" w:type="dxa"/>
          </w:tcPr>
          <w:p w14:paraId="3BE76F2E" w14:textId="77777777" w:rsidR="00312BC3" w:rsidRPr="00C26C40" w:rsidRDefault="00312BC3" w:rsidP="00870DFD">
            <w:pPr>
              <w:rPr>
                <w:lang w:val="en-GB"/>
              </w:rPr>
            </w:pPr>
            <w:r w:rsidRPr="00C26C40">
              <w:rPr>
                <w:lang w:val="en-GB"/>
              </w:rPr>
              <w:t>ML--501</w:t>
            </w:r>
          </w:p>
        </w:tc>
        <w:tc>
          <w:tcPr>
            <w:tcW w:w="1088" w:type="dxa"/>
          </w:tcPr>
          <w:p w14:paraId="38A10E67" w14:textId="77777777" w:rsidR="00312BC3" w:rsidRPr="00C26C40" w:rsidRDefault="00312BC3" w:rsidP="00870DFD">
            <w:pPr>
              <w:rPr>
                <w:lang w:val="en-GB"/>
              </w:rPr>
            </w:pPr>
            <w:r w:rsidRPr="00C26C40">
              <w:rPr>
                <w:lang w:val="en-GB"/>
              </w:rPr>
              <w:t>P-503</w:t>
            </w:r>
          </w:p>
        </w:tc>
        <w:tc>
          <w:tcPr>
            <w:tcW w:w="1088" w:type="dxa"/>
          </w:tcPr>
          <w:p w14:paraId="15B26554" w14:textId="77777777" w:rsidR="00312BC3" w:rsidRPr="00C26C40" w:rsidRDefault="00312BC3" w:rsidP="00870DFD">
            <w:pPr>
              <w:rPr>
                <w:lang w:val="en-GB"/>
              </w:rPr>
            </w:pPr>
            <w:r w:rsidRPr="00C26C40">
              <w:rPr>
                <w:lang w:val="en-GB"/>
              </w:rPr>
              <w:t>HC-101</w:t>
            </w:r>
          </w:p>
        </w:tc>
        <w:tc>
          <w:tcPr>
            <w:tcW w:w="1088" w:type="dxa"/>
          </w:tcPr>
          <w:p w14:paraId="77E60E2B" w14:textId="77777777" w:rsidR="00312BC3" w:rsidRPr="00C26C40" w:rsidRDefault="00312BC3" w:rsidP="00870DFD">
            <w:pPr>
              <w:rPr>
                <w:lang w:val="en-GB"/>
              </w:rPr>
            </w:pPr>
            <w:r w:rsidRPr="00C26C40">
              <w:rPr>
                <w:lang w:val="en-GB"/>
              </w:rPr>
              <w:t>TK-601</w:t>
            </w:r>
          </w:p>
        </w:tc>
        <w:tc>
          <w:tcPr>
            <w:tcW w:w="1088" w:type="dxa"/>
          </w:tcPr>
          <w:p w14:paraId="4FBA92D6" w14:textId="77777777" w:rsidR="00312BC3" w:rsidRPr="00C26C40" w:rsidRDefault="00312BC3" w:rsidP="00870DFD">
            <w:pPr>
              <w:rPr>
                <w:lang w:val="en-GB"/>
              </w:rPr>
            </w:pPr>
            <w:r w:rsidRPr="00C26C40">
              <w:rPr>
                <w:lang w:val="en-GB"/>
              </w:rPr>
              <w:t>TK-501</w:t>
            </w:r>
          </w:p>
        </w:tc>
        <w:tc>
          <w:tcPr>
            <w:tcW w:w="1661" w:type="dxa"/>
          </w:tcPr>
          <w:p w14:paraId="43A00877" w14:textId="77777777" w:rsidR="00312BC3" w:rsidRPr="00C26C40" w:rsidRDefault="00312BC3" w:rsidP="00870DFD">
            <w:pPr>
              <w:rPr>
                <w:lang w:val="en-GB"/>
              </w:rPr>
            </w:pPr>
            <w:r w:rsidRPr="00C26C40">
              <w:rPr>
                <w:lang w:val="en-GB"/>
              </w:rPr>
              <w:t>R-601</w:t>
            </w:r>
          </w:p>
        </w:tc>
      </w:tr>
      <w:tr w:rsidR="00312BC3" w:rsidRPr="00C26C40" w14:paraId="246EBE6C" w14:textId="77777777" w:rsidTr="00936023">
        <w:trPr>
          <w:jc w:val="center"/>
        </w:trPr>
        <w:tc>
          <w:tcPr>
            <w:tcW w:w="877" w:type="dxa"/>
          </w:tcPr>
          <w:p w14:paraId="37369C4F" w14:textId="77777777" w:rsidR="00312BC3" w:rsidRPr="00C26C40" w:rsidRDefault="00312BC3" w:rsidP="00870DFD">
            <w:pPr>
              <w:rPr>
                <w:lang w:val="en-GB"/>
              </w:rPr>
            </w:pPr>
            <w:r w:rsidRPr="00C26C40">
              <w:rPr>
                <w:lang w:val="en-GB"/>
              </w:rPr>
              <w:t>Temperature (°C)</w:t>
            </w:r>
          </w:p>
        </w:tc>
        <w:tc>
          <w:tcPr>
            <w:tcW w:w="1089" w:type="dxa"/>
          </w:tcPr>
          <w:p w14:paraId="451762AF" w14:textId="77777777" w:rsidR="00312BC3" w:rsidRPr="00C26C40" w:rsidRDefault="00312BC3" w:rsidP="00870DFD">
            <w:pPr>
              <w:rPr>
                <w:lang w:val="en-GB"/>
              </w:rPr>
            </w:pPr>
            <w:r w:rsidRPr="00C26C40">
              <w:rPr>
                <w:lang w:val="en-GB"/>
              </w:rPr>
              <w:t>32.12</w:t>
            </w:r>
          </w:p>
        </w:tc>
        <w:tc>
          <w:tcPr>
            <w:tcW w:w="1088" w:type="dxa"/>
          </w:tcPr>
          <w:p w14:paraId="2D31A134" w14:textId="77777777" w:rsidR="00312BC3" w:rsidRPr="00C26C40" w:rsidRDefault="00312BC3" w:rsidP="00870DFD">
            <w:pPr>
              <w:rPr>
                <w:lang w:val="en-GB"/>
              </w:rPr>
            </w:pPr>
            <w:r w:rsidRPr="00C26C40">
              <w:rPr>
                <w:lang w:val="en-GB"/>
              </w:rPr>
              <w:t>32.12</w:t>
            </w:r>
          </w:p>
        </w:tc>
        <w:tc>
          <w:tcPr>
            <w:tcW w:w="1088" w:type="dxa"/>
          </w:tcPr>
          <w:p w14:paraId="64020242" w14:textId="77777777" w:rsidR="00312BC3" w:rsidRPr="00C26C40" w:rsidRDefault="00312BC3" w:rsidP="00870DFD">
            <w:pPr>
              <w:rPr>
                <w:lang w:val="en-GB"/>
              </w:rPr>
            </w:pPr>
            <w:r w:rsidRPr="00C26C40">
              <w:rPr>
                <w:lang w:val="en-GB"/>
              </w:rPr>
              <w:t>32.28</w:t>
            </w:r>
          </w:p>
        </w:tc>
        <w:tc>
          <w:tcPr>
            <w:tcW w:w="1088" w:type="dxa"/>
          </w:tcPr>
          <w:p w14:paraId="3C1D8AEC" w14:textId="77777777" w:rsidR="00312BC3" w:rsidRPr="00C26C40" w:rsidRDefault="00312BC3" w:rsidP="00870DFD">
            <w:pPr>
              <w:rPr>
                <w:lang w:val="en-GB"/>
              </w:rPr>
            </w:pPr>
            <w:r w:rsidRPr="00C26C40">
              <w:rPr>
                <w:lang w:val="en-GB"/>
              </w:rPr>
              <w:t>32.30</w:t>
            </w:r>
          </w:p>
        </w:tc>
        <w:tc>
          <w:tcPr>
            <w:tcW w:w="1088" w:type="dxa"/>
          </w:tcPr>
          <w:p w14:paraId="54675D9E" w14:textId="77777777" w:rsidR="00312BC3" w:rsidRPr="00C26C40" w:rsidRDefault="00312BC3" w:rsidP="00870DFD">
            <w:pPr>
              <w:rPr>
                <w:lang w:val="en-GB"/>
              </w:rPr>
            </w:pPr>
            <w:r w:rsidRPr="00C26C40">
              <w:rPr>
                <w:lang w:val="en-GB"/>
              </w:rPr>
              <w:t>32.30</w:t>
            </w:r>
          </w:p>
        </w:tc>
        <w:tc>
          <w:tcPr>
            <w:tcW w:w="1088" w:type="dxa"/>
          </w:tcPr>
          <w:p w14:paraId="1C7F6718" w14:textId="77777777" w:rsidR="00312BC3" w:rsidRPr="00C26C40" w:rsidRDefault="00312BC3" w:rsidP="00870DFD">
            <w:pPr>
              <w:rPr>
                <w:lang w:val="en-GB"/>
              </w:rPr>
            </w:pPr>
            <w:r w:rsidRPr="00C26C40">
              <w:rPr>
                <w:lang w:val="en-GB"/>
              </w:rPr>
              <w:t>32.30</w:t>
            </w:r>
          </w:p>
        </w:tc>
        <w:tc>
          <w:tcPr>
            <w:tcW w:w="1661" w:type="dxa"/>
          </w:tcPr>
          <w:p w14:paraId="5EA2BE63" w14:textId="77777777" w:rsidR="00312BC3" w:rsidRPr="00C26C40" w:rsidRDefault="00312BC3" w:rsidP="00870DFD">
            <w:pPr>
              <w:rPr>
                <w:lang w:val="en-GB"/>
              </w:rPr>
            </w:pPr>
            <w:r w:rsidRPr="00C26C40">
              <w:rPr>
                <w:lang w:val="en-GB"/>
              </w:rPr>
              <w:t>32.30</w:t>
            </w:r>
          </w:p>
        </w:tc>
      </w:tr>
      <w:tr w:rsidR="00312BC3" w:rsidRPr="00C26C40" w14:paraId="583644EF" w14:textId="77777777" w:rsidTr="00936023">
        <w:trPr>
          <w:jc w:val="center"/>
        </w:trPr>
        <w:tc>
          <w:tcPr>
            <w:tcW w:w="877" w:type="dxa"/>
          </w:tcPr>
          <w:p w14:paraId="478C02A3" w14:textId="77777777" w:rsidR="00312BC3" w:rsidRPr="00C26C40" w:rsidRDefault="00312BC3" w:rsidP="00870DFD">
            <w:pPr>
              <w:rPr>
                <w:lang w:val="en-GB"/>
              </w:rPr>
            </w:pPr>
            <w:r w:rsidRPr="00C26C40">
              <w:rPr>
                <w:lang w:val="en-GB"/>
              </w:rPr>
              <w:t>Pressure (atm)</w:t>
            </w:r>
          </w:p>
        </w:tc>
        <w:tc>
          <w:tcPr>
            <w:tcW w:w="1089" w:type="dxa"/>
          </w:tcPr>
          <w:p w14:paraId="614DF30A" w14:textId="77777777" w:rsidR="00312BC3" w:rsidRPr="00C26C40" w:rsidRDefault="00312BC3" w:rsidP="00870DFD">
            <w:pPr>
              <w:rPr>
                <w:lang w:val="en-GB"/>
              </w:rPr>
            </w:pPr>
            <w:r w:rsidRPr="00C26C40">
              <w:rPr>
                <w:lang w:val="en-GB"/>
              </w:rPr>
              <w:t>1.0000</w:t>
            </w:r>
          </w:p>
        </w:tc>
        <w:tc>
          <w:tcPr>
            <w:tcW w:w="1088" w:type="dxa"/>
          </w:tcPr>
          <w:p w14:paraId="0671BFF2" w14:textId="77777777" w:rsidR="00312BC3" w:rsidRPr="00C26C40" w:rsidRDefault="00312BC3" w:rsidP="00870DFD">
            <w:pPr>
              <w:rPr>
                <w:lang w:val="en-GB"/>
              </w:rPr>
            </w:pPr>
            <w:r w:rsidRPr="00C26C40">
              <w:rPr>
                <w:lang w:val="en-GB"/>
              </w:rPr>
              <w:t>1.1000</w:t>
            </w:r>
          </w:p>
        </w:tc>
        <w:tc>
          <w:tcPr>
            <w:tcW w:w="1088" w:type="dxa"/>
          </w:tcPr>
          <w:p w14:paraId="54DD5D50" w14:textId="77777777" w:rsidR="00312BC3" w:rsidRPr="00C26C40" w:rsidRDefault="00312BC3" w:rsidP="00870DFD">
            <w:pPr>
              <w:rPr>
                <w:lang w:val="en-GB"/>
              </w:rPr>
            </w:pPr>
            <w:r w:rsidRPr="00C26C40">
              <w:rPr>
                <w:lang w:val="en-GB"/>
              </w:rPr>
              <w:t>1.1000</w:t>
            </w:r>
          </w:p>
        </w:tc>
        <w:tc>
          <w:tcPr>
            <w:tcW w:w="1088" w:type="dxa"/>
          </w:tcPr>
          <w:p w14:paraId="4B519AF5" w14:textId="77777777" w:rsidR="00312BC3" w:rsidRPr="00C26C40" w:rsidRDefault="00312BC3" w:rsidP="00870DFD">
            <w:pPr>
              <w:rPr>
                <w:lang w:val="en-GB"/>
              </w:rPr>
            </w:pPr>
            <w:r w:rsidRPr="00C26C40">
              <w:rPr>
                <w:lang w:val="en-GB"/>
              </w:rPr>
              <w:t>1.9738</w:t>
            </w:r>
          </w:p>
        </w:tc>
        <w:tc>
          <w:tcPr>
            <w:tcW w:w="1088" w:type="dxa"/>
          </w:tcPr>
          <w:p w14:paraId="14B27B21" w14:textId="77777777" w:rsidR="00312BC3" w:rsidRPr="00C26C40" w:rsidRDefault="00312BC3" w:rsidP="00870DFD">
            <w:pPr>
              <w:rPr>
                <w:lang w:val="en-GB"/>
              </w:rPr>
            </w:pPr>
            <w:r w:rsidRPr="00C26C40">
              <w:rPr>
                <w:lang w:val="en-GB"/>
              </w:rPr>
              <w:t>1.9738</w:t>
            </w:r>
          </w:p>
        </w:tc>
        <w:tc>
          <w:tcPr>
            <w:tcW w:w="1088" w:type="dxa"/>
          </w:tcPr>
          <w:p w14:paraId="1E2A5777" w14:textId="77777777" w:rsidR="00312BC3" w:rsidRPr="00C26C40" w:rsidRDefault="00312BC3" w:rsidP="00870DFD">
            <w:pPr>
              <w:rPr>
                <w:lang w:val="en-GB"/>
              </w:rPr>
            </w:pPr>
            <w:r w:rsidRPr="00C26C40">
              <w:rPr>
                <w:lang w:val="en-GB"/>
              </w:rPr>
              <w:t>1.9738</w:t>
            </w:r>
          </w:p>
        </w:tc>
        <w:tc>
          <w:tcPr>
            <w:tcW w:w="1661" w:type="dxa"/>
          </w:tcPr>
          <w:p w14:paraId="596A25BA" w14:textId="77777777" w:rsidR="00312BC3" w:rsidRPr="00C26C40" w:rsidRDefault="00312BC3" w:rsidP="00870DFD">
            <w:pPr>
              <w:rPr>
                <w:lang w:val="en-GB"/>
              </w:rPr>
            </w:pPr>
            <w:r w:rsidRPr="00C26C40">
              <w:rPr>
                <w:lang w:val="en-GB"/>
              </w:rPr>
              <w:t>1.9738</w:t>
            </w:r>
          </w:p>
        </w:tc>
      </w:tr>
      <w:tr w:rsidR="00312BC3" w:rsidRPr="00C26C40" w14:paraId="01F3223F" w14:textId="77777777" w:rsidTr="00936023">
        <w:trPr>
          <w:jc w:val="center"/>
        </w:trPr>
        <w:tc>
          <w:tcPr>
            <w:tcW w:w="877" w:type="dxa"/>
          </w:tcPr>
          <w:p w14:paraId="34FF6209" w14:textId="77777777" w:rsidR="00312BC3" w:rsidRPr="00C26C40" w:rsidRDefault="00312BC3" w:rsidP="00870DFD">
            <w:pPr>
              <w:rPr>
                <w:lang w:val="en-GB"/>
              </w:rPr>
            </w:pPr>
            <w:r w:rsidRPr="00C26C40">
              <w:rPr>
                <w:lang w:val="en-GB"/>
              </w:rPr>
              <w:lastRenderedPageBreak/>
              <w:t>Mass Vapour Fraction</w:t>
            </w:r>
          </w:p>
        </w:tc>
        <w:tc>
          <w:tcPr>
            <w:tcW w:w="1089" w:type="dxa"/>
          </w:tcPr>
          <w:p w14:paraId="4460CB9C" w14:textId="77777777" w:rsidR="00312BC3" w:rsidRPr="00C26C40" w:rsidRDefault="00312BC3" w:rsidP="00870DFD">
            <w:pPr>
              <w:rPr>
                <w:lang w:val="en-GB"/>
              </w:rPr>
            </w:pPr>
            <w:r w:rsidRPr="00C26C40">
              <w:rPr>
                <w:lang w:val="en-GB"/>
              </w:rPr>
              <w:t>0.0000</w:t>
            </w:r>
          </w:p>
        </w:tc>
        <w:tc>
          <w:tcPr>
            <w:tcW w:w="1088" w:type="dxa"/>
          </w:tcPr>
          <w:p w14:paraId="506FFF6E" w14:textId="77777777" w:rsidR="00312BC3" w:rsidRPr="00C26C40" w:rsidRDefault="00312BC3" w:rsidP="00870DFD">
            <w:pPr>
              <w:rPr>
                <w:lang w:val="en-GB"/>
              </w:rPr>
            </w:pPr>
            <w:r w:rsidRPr="00C26C40">
              <w:rPr>
                <w:lang w:val="en-GB"/>
              </w:rPr>
              <w:t>0.0000</w:t>
            </w:r>
          </w:p>
        </w:tc>
        <w:tc>
          <w:tcPr>
            <w:tcW w:w="1088" w:type="dxa"/>
          </w:tcPr>
          <w:p w14:paraId="73A6FE0B" w14:textId="77777777" w:rsidR="00312BC3" w:rsidRPr="00C26C40" w:rsidRDefault="00312BC3" w:rsidP="00870DFD">
            <w:pPr>
              <w:rPr>
                <w:lang w:val="en-GB"/>
              </w:rPr>
            </w:pPr>
            <w:r w:rsidRPr="00C26C40">
              <w:rPr>
                <w:lang w:val="en-GB"/>
              </w:rPr>
              <w:t>0.0000</w:t>
            </w:r>
          </w:p>
        </w:tc>
        <w:tc>
          <w:tcPr>
            <w:tcW w:w="1088" w:type="dxa"/>
          </w:tcPr>
          <w:p w14:paraId="686CD917" w14:textId="77777777" w:rsidR="00312BC3" w:rsidRPr="00C26C40" w:rsidRDefault="00312BC3" w:rsidP="00870DFD">
            <w:pPr>
              <w:rPr>
                <w:lang w:val="en-GB"/>
              </w:rPr>
            </w:pPr>
            <w:r w:rsidRPr="00C26C40">
              <w:rPr>
                <w:lang w:val="en-GB"/>
              </w:rPr>
              <w:t>0.0000</w:t>
            </w:r>
          </w:p>
        </w:tc>
        <w:tc>
          <w:tcPr>
            <w:tcW w:w="1088" w:type="dxa"/>
          </w:tcPr>
          <w:p w14:paraId="32D1332E" w14:textId="77777777" w:rsidR="00312BC3" w:rsidRPr="00C26C40" w:rsidRDefault="00312BC3" w:rsidP="00870DFD">
            <w:pPr>
              <w:rPr>
                <w:lang w:val="en-GB"/>
              </w:rPr>
            </w:pPr>
            <w:r w:rsidRPr="00C26C40">
              <w:rPr>
                <w:lang w:val="en-GB"/>
              </w:rPr>
              <w:t>0.0000</w:t>
            </w:r>
          </w:p>
        </w:tc>
        <w:tc>
          <w:tcPr>
            <w:tcW w:w="1088" w:type="dxa"/>
          </w:tcPr>
          <w:p w14:paraId="1EA52DCD" w14:textId="77777777" w:rsidR="00312BC3" w:rsidRPr="00C26C40" w:rsidRDefault="00312BC3" w:rsidP="00870DFD">
            <w:pPr>
              <w:rPr>
                <w:lang w:val="en-GB"/>
              </w:rPr>
            </w:pPr>
            <w:r w:rsidRPr="00C26C40">
              <w:rPr>
                <w:lang w:val="en-GB"/>
              </w:rPr>
              <w:t>0.0000</w:t>
            </w:r>
          </w:p>
        </w:tc>
        <w:tc>
          <w:tcPr>
            <w:tcW w:w="1661" w:type="dxa"/>
          </w:tcPr>
          <w:p w14:paraId="41DACCE4" w14:textId="77777777" w:rsidR="00312BC3" w:rsidRPr="00C26C40" w:rsidRDefault="00312BC3" w:rsidP="00870DFD">
            <w:pPr>
              <w:rPr>
                <w:lang w:val="en-GB"/>
              </w:rPr>
            </w:pPr>
            <w:r w:rsidRPr="00C26C40">
              <w:rPr>
                <w:lang w:val="en-GB"/>
              </w:rPr>
              <w:t>0.0000</w:t>
            </w:r>
          </w:p>
        </w:tc>
      </w:tr>
      <w:tr w:rsidR="00312BC3" w:rsidRPr="00C26C40" w14:paraId="02BE0594" w14:textId="77777777" w:rsidTr="00936023">
        <w:trPr>
          <w:jc w:val="center"/>
        </w:trPr>
        <w:tc>
          <w:tcPr>
            <w:tcW w:w="877" w:type="dxa"/>
          </w:tcPr>
          <w:p w14:paraId="67756F13" w14:textId="77777777" w:rsidR="00312BC3" w:rsidRPr="00C26C40" w:rsidRDefault="00312BC3" w:rsidP="00870DFD">
            <w:pPr>
              <w:rPr>
                <w:lang w:val="en-GB"/>
              </w:rPr>
            </w:pPr>
            <w:r w:rsidRPr="00C26C40">
              <w:rPr>
                <w:lang w:val="en-GB"/>
              </w:rPr>
              <w:t>Mass Liquid Fraction</w:t>
            </w:r>
          </w:p>
        </w:tc>
        <w:tc>
          <w:tcPr>
            <w:tcW w:w="1089" w:type="dxa"/>
          </w:tcPr>
          <w:p w14:paraId="1F3321D8" w14:textId="77777777" w:rsidR="00312BC3" w:rsidRPr="00C26C40" w:rsidRDefault="00312BC3" w:rsidP="00870DFD">
            <w:pPr>
              <w:rPr>
                <w:lang w:val="en-GB"/>
              </w:rPr>
            </w:pPr>
            <w:r w:rsidRPr="00C26C40">
              <w:rPr>
                <w:lang w:val="en-GB"/>
              </w:rPr>
              <w:t>0.6236</w:t>
            </w:r>
          </w:p>
        </w:tc>
        <w:tc>
          <w:tcPr>
            <w:tcW w:w="1088" w:type="dxa"/>
          </w:tcPr>
          <w:p w14:paraId="07A62234" w14:textId="77777777" w:rsidR="00312BC3" w:rsidRPr="00C26C40" w:rsidRDefault="00312BC3" w:rsidP="00870DFD">
            <w:pPr>
              <w:rPr>
                <w:lang w:val="en-GB"/>
              </w:rPr>
            </w:pPr>
            <w:r w:rsidRPr="00C26C40">
              <w:rPr>
                <w:lang w:val="en-GB"/>
              </w:rPr>
              <w:t>0.6236</w:t>
            </w:r>
          </w:p>
        </w:tc>
        <w:tc>
          <w:tcPr>
            <w:tcW w:w="1088" w:type="dxa"/>
          </w:tcPr>
          <w:p w14:paraId="0B7AEA5A" w14:textId="77777777" w:rsidR="00312BC3" w:rsidRPr="00C26C40" w:rsidRDefault="00312BC3" w:rsidP="00870DFD">
            <w:pPr>
              <w:rPr>
                <w:lang w:val="en-GB"/>
              </w:rPr>
            </w:pPr>
            <w:r w:rsidRPr="00C26C40">
              <w:rPr>
                <w:lang w:val="en-GB"/>
              </w:rPr>
              <w:t>0.6236</w:t>
            </w:r>
          </w:p>
        </w:tc>
        <w:tc>
          <w:tcPr>
            <w:tcW w:w="1088" w:type="dxa"/>
          </w:tcPr>
          <w:p w14:paraId="057D40C9" w14:textId="77777777" w:rsidR="00312BC3" w:rsidRPr="00C26C40" w:rsidRDefault="00312BC3" w:rsidP="00870DFD">
            <w:pPr>
              <w:rPr>
                <w:lang w:val="en-GB"/>
              </w:rPr>
            </w:pPr>
            <w:r w:rsidRPr="00C26C40">
              <w:rPr>
                <w:lang w:val="en-GB"/>
              </w:rPr>
              <w:t>0.6236</w:t>
            </w:r>
          </w:p>
        </w:tc>
        <w:tc>
          <w:tcPr>
            <w:tcW w:w="1088" w:type="dxa"/>
          </w:tcPr>
          <w:p w14:paraId="312B1A70" w14:textId="77777777" w:rsidR="00312BC3" w:rsidRPr="00C26C40" w:rsidRDefault="00312BC3" w:rsidP="00870DFD">
            <w:pPr>
              <w:rPr>
                <w:lang w:val="en-GB"/>
              </w:rPr>
            </w:pPr>
            <w:r w:rsidRPr="00C26C40">
              <w:rPr>
                <w:lang w:val="en-GB"/>
              </w:rPr>
              <w:t>0.6237</w:t>
            </w:r>
          </w:p>
        </w:tc>
        <w:tc>
          <w:tcPr>
            <w:tcW w:w="1088" w:type="dxa"/>
          </w:tcPr>
          <w:p w14:paraId="5DA21619" w14:textId="77777777" w:rsidR="00312BC3" w:rsidRPr="00C26C40" w:rsidRDefault="00312BC3" w:rsidP="00870DFD">
            <w:pPr>
              <w:rPr>
                <w:lang w:val="en-GB"/>
              </w:rPr>
            </w:pPr>
            <w:r w:rsidRPr="00C26C40">
              <w:rPr>
                <w:lang w:val="en-GB"/>
              </w:rPr>
              <w:t>0.6235</w:t>
            </w:r>
          </w:p>
        </w:tc>
        <w:tc>
          <w:tcPr>
            <w:tcW w:w="1661" w:type="dxa"/>
          </w:tcPr>
          <w:p w14:paraId="2E36AE00" w14:textId="77777777" w:rsidR="00312BC3" w:rsidRPr="00C26C40" w:rsidRDefault="00312BC3" w:rsidP="00870DFD">
            <w:pPr>
              <w:rPr>
                <w:lang w:val="en-GB"/>
              </w:rPr>
            </w:pPr>
            <w:r w:rsidRPr="00C26C40">
              <w:rPr>
                <w:lang w:val="en-GB"/>
              </w:rPr>
              <w:t>0.6237</w:t>
            </w:r>
          </w:p>
        </w:tc>
      </w:tr>
      <w:tr w:rsidR="00312BC3" w:rsidRPr="00C26C40" w14:paraId="3612D1F3" w14:textId="77777777" w:rsidTr="00936023">
        <w:trPr>
          <w:jc w:val="center"/>
        </w:trPr>
        <w:tc>
          <w:tcPr>
            <w:tcW w:w="877" w:type="dxa"/>
          </w:tcPr>
          <w:p w14:paraId="4EE8AE7F" w14:textId="77777777" w:rsidR="00312BC3" w:rsidRPr="00C26C40" w:rsidRDefault="00312BC3" w:rsidP="00870DFD">
            <w:pPr>
              <w:rPr>
                <w:lang w:val="en-GB"/>
              </w:rPr>
            </w:pPr>
            <w:r w:rsidRPr="00C26C40">
              <w:rPr>
                <w:lang w:val="en-GB"/>
              </w:rPr>
              <w:t>Mass Solid Fraction</w:t>
            </w:r>
          </w:p>
        </w:tc>
        <w:tc>
          <w:tcPr>
            <w:tcW w:w="1089" w:type="dxa"/>
          </w:tcPr>
          <w:p w14:paraId="4F7B0CAA" w14:textId="77777777" w:rsidR="00312BC3" w:rsidRPr="00C26C40" w:rsidRDefault="00312BC3" w:rsidP="00870DFD">
            <w:pPr>
              <w:rPr>
                <w:lang w:val="en-GB"/>
              </w:rPr>
            </w:pPr>
            <w:r w:rsidRPr="00C26C40">
              <w:rPr>
                <w:lang w:val="en-GB"/>
              </w:rPr>
              <w:t>0.3764</w:t>
            </w:r>
          </w:p>
        </w:tc>
        <w:tc>
          <w:tcPr>
            <w:tcW w:w="1088" w:type="dxa"/>
          </w:tcPr>
          <w:p w14:paraId="3EA1AE06" w14:textId="77777777" w:rsidR="00312BC3" w:rsidRPr="00C26C40" w:rsidRDefault="00312BC3" w:rsidP="00870DFD">
            <w:pPr>
              <w:rPr>
                <w:lang w:val="en-GB"/>
              </w:rPr>
            </w:pPr>
            <w:r w:rsidRPr="00C26C40">
              <w:rPr>
                <w:lang w:val="en-GB"/>
              </w:rPr>
              <w:t>0.3764</w:t>
            </w:r>
          </w:p>
        </w:tc>
        <w:tc>
          <w:tcPr>
            <w:tcW w:w="1088" w:type="dxa"/>
          </w:tcPr>
          <w:p w14:paraId="5B9DF4F8" w14:textId="77777777" w:rsidR="00312BC3" w:rsidRPr="00C26C40" w:rsidRDefault="00312BC3" w:rsidP="00870DFD">
            <w:pPr>
              <w:rPr>
                <w:lang w:val="en-GB"/>
              </w:rPr>
            </w:pPr>
            <w:r w:rsidRPr="00C26C40">
              <w:rPr>
                <w:lang w:val="en-GB"/>
              </w:rPr>
              <w:t>0.3764</w:t>
            </w:r>
          </w:p>
        </w:tc>
        <w:tc>
          <w:tcPr>
            <w:tcW w:w="1088" w:type="dxa"/>
          </w:tcPr>
          <w:p w14:paraId="55CBB14C" w14:textId="77777777" w:rsidR="00312BC3" w:rsidRPr="00C26C40" w:rsidRDefault="00312BC3" w:rsidP="00870DFD">
            <w:pPr>
              <w:rPr>
                <w:lang w:val="en-GB"/>
              </w:rPr>
            </w:pPr>
            <w:r w:rsidRPr="00C26C40">
              <w:rPr>
                <w:lang w:val="en-GB"/>
              </w:rPr>
              <w:t>0.3764</w:t>
            </w:r>
          </w:p>
        </w:tc>
        <w:tc>
          <w:tcPr>
            <w:tcW w:w="1088" w:type="dxa"/>
          </w:tcPr>
          <w:p w14:paraId="025D9D56" w14:textId="77777777" w:rsidR="00312BC3" w:rsidRPr="00C26C40" w:rsidRDefault="00312BC3" w:rsidP="00870DFD">
            <w:pPr>
              <w:rPr>
                <w:lang w:val="en-GB"/>
              </w:rPr>
            </w:pPr>
            <w:r w:rsidRPr="00C26C40">
              <w:rPr>
                <w:lang w:val="en-GB"/>
              </w:rPr>
              <w:t>0.3763</w:t>
            </w:r>
          </w:p>
        </w:tc>
        <w:tc>
          <w:tcPr>
            <w:tcW w:w="1088" w:type="dxa"/>
          </w:tcPr>
          <w:p w14:paraId="5C698EDC" w14:textId="77777777" w:rsidR="00312BC3" w:rsidRPr="00C26C40" w:rsidRDefault="00312BC3" w:rsidP="00870DFD">
            <w:pPr>
              <w:rPr>
                <w:lang w:val="en-GB"/>
              </w:rPr>
            </w:pPr>
            <w:r w:rsidRPr="00C26C40">
              <w:rPr>
                <w:lang w:val="en-GB"/>
              </w:rPr>
              <w:t>0.3765</w:t>
            </w:r>
          </w:p>
        </w:tc>
        <w:tc>
          <w:tcPr>
            <w:tcW w:w="1661" w:type="dxa"/>
          </w:tcPr>
          <w:p w14:paraId="589A649D" w14:textId="77777777" w:rsidR="00312BC3" w:rsidRPr="00C26C40" w:rsidRDefault="00312BC3" w:rsidP="00870DFD">
            <w:pPr>
              <w:rPr>
                <w:lang w:val="en-GB"/>
              </w:rPr>
            </w:pPr>
            <w:r w:rsidRPr="00C26C40">
              <w:rPr>
                <w:lang w:val="en-GB"/>
              </w:rPr>
              <w:t>0.3763</w:t>
            </w:r>
          </w:p>
        </w:tc>
      </w:tr>
      <w:tr w:rsidR="00312BC3" w:rsidRPr="00C26C40" w14:paraId="57678E82" w14:textId="77777777" w:rsidTr="00936023">
        <w:trPr>
          <w:jc w:val="center"/>
        </w:trPr>
        <w:tc>
          <w:tcPr>
            <w:tcW w:w="877" w:type="dxa"/>
          </w:tcPr>
          <w:p w14:paraId="0B0D14DF" w14:textId="77777777" w:rsidR="00312BC3" w:rsidRPr="00C26C40" w:rsidRDefault="00312BC3" w:rsidP="00870DFD">
            <w:pPr>
              <w:rPr>
                <w:lang w:val="en-GB"/>
              </w:rPr>
            </w:pPr>
            <w:r w:rsidRPr="00C26C40">
              <w:rPr>
                <w:lang w:val="en-GB"/>
              </w:rPr>
              <w:t>Total Mass Flow (kg/hr)</w:t>
            </w:r>
          </w:p>
        </w:tc>
        <w:tc>
          <w:tcPr>
            <w:tcW w:w="1089" w:type="dxa"/>
          </w:tcPr>
          <w:p w14:paraId="0FE66E54" w14:textId="77777777" w:rsidR="00312BC3" w:rsidRPr="00C26C40" w:rsidRDefault="00312BC3" w:rsidP="00870DFD">
            <w:pPr>
              <w:rPr>
                <w:lang w:val="en-GB"/>
              </w:rPr>
            </w:pPr>
            <w:r w:rsidRPr="00C26C40">
              <w:rPr>
                <w:lang w:val="en-GB"/>
              </w:rPr>
              <w:t>2,021.385</w:t>
            </w:r>
          </w:p>
        </w:tc>
        <w:tc>
          <w:tcPr>
            <w:tcW w:w="1088" w:type="dxa"/>
          </w:tcPr>
          <w:p w14:paraId="162352A7" w14:textId="77777777" w:rsidR="00312BC3" w:rsidRPr="00C26C40" w:rsidRDefault="00312BC3" w:rsidP="00870DFD">
            <w:pPr>
              <w:rPr>
                <w:lang w:val="en-GB"/>
              </w:rPr>
            </w:pPr>
            <w:r w:rsidRPr="00C26C40">
              <w:rPr>
                <w:lang w:val="en-GB"/>
              </w:rPr>
              <w:t>2,021.385</w:t>
            </w:r>
          </w:p>
        </w:tc>
        <w:tc>
          <w:tcPr>
            <w:tcW w:w="1088" w:type="dxa"/>
          </w:tcPr>
          <w:p w14:paraId="642684BE" w14:textId="77777777" w:rsidR="00312BC3" w:rsidRPr="00C26C40" w:rsidRDefault="00312BC3" w:rsidP="00870DFD">
            <w:pPr>
              <w:rPr>
                <w:lang w:val="en-GB"/>
              </w:rPr>
            </w:pPr>
            <w:r w:rsidRPr="00C26C40">
              <w:rPr>
                <w:lang w:val="en-GB"/>
              </w:rPr>
              <w:t>2,021.385</w:t>
            </w:r>
          </w:p>
        </w:tc>
        <w:tc>
          <w:tcPr>
            <w:tcW w:w="1088" w:type="dxa"/>
          </w:tcPr>
          <w:p w14:paraId="34BF5014" w14:textId="77777777" w:rsidR="00312BC3" w:rsidRPr="00C26C40" w:rsidRDefault="00312BC3" w:rsidP="00870DFD">
            <w:pPr>
              <w:rPr>
                <w:lang w:val="en-GB"/>
              </w:rPr>
            </w:pPr>
            <w:r w:rsidRPr="00C26C40">
              <w:rPr>
                <w:lang w:val="en-GB"/>
              </w:rPr>
              <w:t>2,021.385</w:t>
            </w:r>
          </w:p>
        </w:tc>
        <w:tc>
          <w:tcPr>
            <w:tcW w:w="1088" w:type="dxa"/>
          </w:tcPr>
          <w:p w14:paraId="2A6FEE0D" w14:textId="77777777" w:rsidR="00312BC3" w:rsidRPr="00C26C40" w:rsidRDefault="00312BC3" w:rsidP="00870DFD">
            <w:pPr>
              <w:rPr>
                <w:lang w:val="en-GB"/>
              </w:rPr>
            </w:pPr>
            <w:r w:rsidRPr="00C26C40">
              <w:rPr>
                <w:lang w:val="en-GB"/>
              </w:rPr>
              <w:t>1,336.017</w:t>
            </w:r>
          </w:p>
        </w:tc>
        <w:tc>
          <w:tcPr>
            <w:tcW w:w="1088" w:type="dxa"/>
          </w:tcPr>
          <w:p w14:paraId="230C39F2" w14:textId="77777777" w:rsidR="00312BC3" w:rsidRPr="00C26C40" w:rsidRDefault="00312BC3" w:rsidP="00870DFD">
            <w:pPr>
              <w:rPr>
                <w:lang w:val="en-GB"/>
              </w:rPr>
            </w:pPr>
            <w:r w:rsidRPr="00C26C40">
              <w:rPr>
                <w:lang w:val="en-GB"/>
              </w:rPr>
              <w:t>685.351</w:t>
            </w:r>
          </w:p>
        </w:tc>
        <w:tc>
          <w:tcPr>
            <w:tcW w:w="1661" w:type="dxa"/>
          </w:tcPr>
          <w:p w14:paraId="2717CEDC" w14:textId="77777777" w:rsidR="00312BC3" w:rsidRPr="00C26C40" w:rsidRDefault="00312BC3" w:rsidP="00870DFD">
            <w:pPr>
              <w:rPr>
                <w:lang w:val="en-GB"/>
              </w:rPr>
            </w:pPr>
            <w:r w:rsidRPr="00C26C40">
              <w:rPr>
                <w:lang w:val="en-GB"/>
              </w:rPr>
              <w:t>1,336.017</w:t>
            </w:r>
          </w:p>
        </w:tc>
      </w:tr>
      <w:tr w:rsidR="00312BC3" w:rsidRPr="00C26C40" w14:paraId="25A2BA8D" w14:textId="77777777" w:rsidTr="00936023">
        <w:trPr>
          <w:jc w:val="center"/>
        </w:trPr>
        <w:tc>
          <w:tcPr>
            <w:tcW w:w="877" w:type="dxa"/>
          </w:tcPr>
          <w:p w14:paraId="3AD30118" w14:textId="77777777" w:rsidR="00312BC3" w:rsidRPr="00C26C40" w:rsidRDefault="00312BC3" w:rsidP="00870DFD">
            <w:pPr>
              <w:rPr>
                <w:lang w:val="en-GB"/>
              </w:rPr>
            </w:pPr>
            <w:r w:rsidRPr="00C26C40">
              <w:rPr>
                <w:lang w:val="en-GB"/>
              </w:rPr>
              <w:t>Mass Enthalpy (J/kg)</w:t>
            </w:r>
          </w:p>
        </w:tc>
        <w:tc>
          <w:tcPr>
            <w:tcW w:w="1089" w:type="dxa"/>
          </w:tcPr>
          <w:p w14:paraId="4BDDD6D3" w14:textId="77777777" w:rsidR="00312BC3" w:rsidRPr="00C26C40" w:rsidRDefault="00312BC3" w:rsidP="00870DFD">
            <w:pPr>
              <w:rPr>
                <w:lang w:val="en-GB"/>
              </w:rPr>
            </w:pPr>
            <w:r w:rsidRPr="00C26C40">
              <w:rPr>
                <w:lang w:val="en-GB"/>
              </w:rPr>
              <w:t>-15,826,905.1187</w:t>
            </w:r>
          </w:p>
        </w:tc>
        <w:tc>
          <w:tcPr>
            <w:tcW w:w="1088" w:type="dxa"/>
          </w:tcPr>
          <w:p w14:paraId="18874614" w14:textId="77777777" w:rsidR="00312BC3" w:rsidRPr="00C26C40" w:rsidRDefault="00312BC3" w:rsidP="00870DFD">
            <w:pPr>
              <w:rPr>
                <w:lang w:val="en-GB"/>
              </w:rPr>
            </w:pPr>
            <w:r w:rsidRPr="00C26C40">
              <w:rPr>
                <w:lang w:val="en-GB"/>
              </w:rPr>
              <w:t>-15,826,893.5734</w:t>
            </w:r>
          </w:p>
        </w:tc>
        <w:tc>
          <w:tcPr>
            <w:tcW w:w="1088" w:type="dxa"/>
          </w:tcPr>
          <w:p w14:paraId="1898368C" w14:textId="77777777" w:rsidR="00312BC3" w:rsidRPr="00C26C40" w:rsidRDefault="00312BC3" w:rsidP="00870DFD">
            <w:pPr>
              <w:rPr>
                <w:lang w:val="en-GB"/>
              </w:rPr>
            </w:pPr>
            <w:r w:rsidRPr="00C26C40">
              <w:rPr>
                <w:lang w:val="en-GB"/>
              </w:rPr>
              <w:t>-15,826,445.5260</w:t>
            </w:r>
          </w:p>
        </w:tc>
        <w:tc>
          <w:tcPr>
            <w:tcW w:w="1088" w:type="dxa"/>
          </w:tcPr>
          <w:p w14:paraId="22716510" w14:textId="77777777" w:rsidR="00312BC3" w:rsidRPr="00C26C40" w:rsidRDefault="00312BC3" w:rsidP="00870DFD">
            <w:pPr>
              <w:rPr>
                <w:lang w:val="en-GB"/>
              </w:rPr>
            </w:pPr>
            <w:r w:rsidRPr="00C26C40">
              <w:rPr>
                <w:lang w:val="en-GB"/>
              </w:rPr>
              <w:t>-15,826,344.6283</w:t>
            </w:r>
          </w:p>
        </w:tc>
        <w:tc>
          <w:tcPr>
            <w:tcW w:w="1088" w:type="dxa"/>
          </w:tcPr>
          <w:p w14:paraId="733EE63C" w14:textId="77777777" w:rsidR="00312BC3" w:rsidRPr="00C26C40" w:rsidRDefault="00312BC3" w:rsidP="00870DFD">
            <w:pPr>
              <w:rPr>
                <w:lang w:val="en-GB"/>
              </w:rPr>
            </w:pPr>
            <w:r w:rsidRPr="00C26C40">
              <w:rPr>
                <w:lang w:val="en-GB"/>
              </w:rPr>
              <w:t>-15,826,349.1421</w:t>
            </w:r>
          </w:p>
        </w:tc>
        <w:tc>
          <w:tcPr>
            <w:tcW w:w="1088" w:type="dxa"/>
          </w:tcPr>
          <w:p w14:paraId="4F137A51" w14:textId="77777777" w:rsidR="00312BC3" w:rsidRPr="00C26C40" w:rsidRDefault="00312BC3" w:rsidP="00870DFD">
            <w:pPr>
              <w:rPr>
                <w:lang w:val="en-GB"/>
              </w:rPr>
            </w:pPr>
            <w:r w:rsidRPr="00C26C40">
              <w:rPr>
                <w:lang w:val="en-GB"/>
              </w:rPr>
              <w:t>-15,826,285.6137</w:t>
            </w:r>
          </w:p>
        </w:tc>
        <w:tc>
          <w:tcPr>
            <w:tcW w:w="1661" w:type="dxa"/>
          </w:tcPr>
          <w:p w14:paraId="39484C45" w14:textId="77777777" w:rsidR="00312BC3" w:rsidRPr="00C26C40" w:rsidRDefault="00312BC3" w:rsidP="00870DFD">
            <w:pPr>
              <w:rPr>
                <w:lang w:val="en-GB"/>
              </w:rPr>
            </w:pPr>
            <w:r w:rsidRPr="00C26C40">
              <w:rPr>
                <w:lang w:val="en-GB"/>
              </w:rPr>
              <w:t>-15,826,349.1461</w:t>
            </w:r>
          </w:p>
        </w:tc>
      </w:tr>
      <w:tr w:rsidR="00312BC3" w:rsidRPr="00C26C40" w14:paraId="5349B476" w14:textId="77777777" w:rsidTr="00936023">
        <w:trPr>
          <w:jc w:val="center"/>
        </w:trPr>
        <w:tc>
          <w:tcPr>
            <w:tcW w:w="877" w:type="dxa"/>
          </w:tcPr>
          <w:p w14:paraId="6EDB71A3" w14:textId="77777777" w:rsidR="00312BC3" w:rsidRPr="00C26C40" w:rsidRDefault="00312BC3" w:rsidP="00870DFD">
            <w:pPr>
              <w:rPr>
                <w:lang w:val="en-GB"/>
              </w:rPr>
            </w:pPr>
            <w:r w:rsidRPr="00C26C40">
              <w:rPr>
                <w:lang w:val="en-GB"/>
              </w:rPr>
              <w:t>Enthalpy Flow (W)</w:t>
            </w:r>
          </w:p>
        </w:tc>
        <w:tc>
          <w:tcPr>
            <w:tcW w:w="1089" w:type="dxa"/>
          </w:tcPr>
          <w:p w14:paraId="73A35FD1" w14:textId="77777777" w:rsidR="00312BC3" w:rsidRPr="00C26C40" w:rsidRDefault="00312BC3" w:rsidP="00870DFD">
            <w:pPr>
              <w:rPr>
                <w:lang w:val="en-GB"/>
              </w:rPr>
            </w:pPr>
            <w:r w:rsidRPr="00C26C40">
              <w:rPr>
                <w:lang w:val="en-GB"/>
              </w:rPr>
              <w:t>-8,886,742.2014</w:t>
            </w:r>
          </w:p>
        </w:tc>
        <w:tc>
          <w:tcPr>
            <w:tcW w:w="1088" w:type="dxa"/>
          </w:tcPr>
          <w:p w14:paraId="5D9FBA74" w14:textId="77777777" w:rsidR="00312BC3" w:rsidRPr="00C26C40" w:rsidRDefault="00312BC3" w:rsidP="00870DFD">
            <w:pPr>
              <w:rPr>
                <w:lang w:val="en-GB"/>
              </w:rPr>
            </w:pPr>
            <w:r w:rsidRPr="00C26C40">
              <w:rPr>
                <w:lang w:val="en-GB"/>
              </w:rPr>
              <w:t>-8,886,735.7187</w:t>
            </w:r>
          </w:p>
        </w:tc>
        <w:tc>
          <w:tcPr>
            <w:tcW w:w="1088" w:type="dxa"/>
          </w:tcPr>
          <w:p w14:paraId="53C0D2C6" w14:textId="77777777" w:rsidR="00312BC3" w:rsidRPr="00C26C40" w:rsidRDefault="00312BC3" w:rsidP="00870DFD">
            <w:pPr>
              <w:rPr>
                <w:lang w:val="en-GB"/>
              </w:rPr>
            </w:pPr>
            <w:r w:rsidRPr="00C26C40">
              <w:rPr>
                <w:lang w:val="en-GB"/>
              </w:rPr>
              <w:t>-8,886,484.1419</w:t>
            </w:r>
          </w:p>
        </w:tc>
        <w:tc>
          <w:tcPr>
            <w:tcW w:w="1088" w:type="dxa"/>
          </w:tcPr>
          <w:p w14:paraId="2762DF95" w14:textId="77777777" w:rsidR="00312BC3" w:rsidRPr="00C26C40" w:rsidRDefault="00312BC3" w:rsidP="00870DFD">
            <w:pPr>
              <w:rPr>
                <w:lang w:val="en-GB"/>
              </w:rPr>
            </w:pPr>
            <w:r w:rsidRPr="00C26C40">
              <w:rPr>
                <w:lang w:val="en-GB"/>
              </w:rPr>
              <w:t>-8,886,427.4883</w:t>
            </w:r>
          </w:p>
        </w:tc>
        <w:tc>
          <w:tcPr>
            <w:tcW w:w="1088" w:type="dxa"/>
          </w:tcPr>
          <w:p w14:paraId="17280EF4" w14:textId="77777777" w:rsidR="00312BC3" w:rsidRPr="00C26C40" w:rsidRDefault="00312BC3" w:rsidP="00870DFD">
            <w:pPr>
              <w:rPr>
                <w:lang w:val="en-GB"/>
              </w:rPr>
            </w:pPr>
            <w:r w:rsidRPr="00C26C40">
              <w:rPr>
                <w:lang w:val="en-GB"/>
              </w:rPr>
              <w:t>-5,873,409.7802</w:t>
            </w:r>
          </w:p>
        </w:tc>
        <w:tc>
          <w:tcPr>
            <w:tcW w:w="1088" w:type="dxa"/>
          </w:tcPr>
          <w:p w14:paraId="76D2667A" w14:textId="77777777" w:rsidR="00312BC3" w:rsidRPr="00C26C40" w:rsidRDefault="00312BC3" w:rsidP="00870DFD">
            <w:pPr>
              <w:rPr>
                <w:lang w:val="en-GB"/>
              </w:rPr>
            </w:pPr>
            <w:r w:rsidRPr="00C26C40">
              <w:rPr>
                <w:lang w:val="en-GB"/>
              </w:rPr>
              <w:t>-3,012,933.6400</w:t>
            </w:r>
          </w:p>
        </w:tc>
        <w:tc>
          <w:tcPr>
            <w:tcW w:w="1661" w:type="dxa"/>
          </w:tcPr>
          <w:p w14:paraId="00B24D3C" w14:textId="77777777" w:rsidR="00312BC3" w:rsidRPr="00C26C40" w:rsidRDefault="00312BC3" w:rsidP="00870DFD">
            <w:pPr>
              <w:rPr>
                <w:lang w:val="en-GB"/>
              </w:rPr>
            </w:pPr>
            <w:r w:rsidRPr="00C26C40">
              <w:rPr>
                <w:lang w:val="en-GB"/>
              </w:rPr>
              <w:t>-5,873,409.7817</w:t>
            </w:r>
          </w:p>
        </w:tc>
      </w:tr>
      <w:tr w:rsidR="00312BC3" w:rsidRPr="00C26C40" w14:paraId="1E477B0C" w14:textId="77777777" w:rsidTr="00936023">
        <w:trPr>
          <w:jc w:val="center"/>
        </w:trPr>
        <w:tc>
          <w:tcPr>
            <w:tcW w:w="877" w:type="dxa"/>
          </w:tcPr>
          <w:p w14:paraId="4D9CFF84" w14:textId="77777777" w:rsidR="00312BC3" w:rsidRPr="00C26C40" w:rsidRDefault="00312BC3" w:rsidP="00870DFD">
            <w:pPr>
              <w:rPr>
                <w:lang w:val="en-GB"/>
              </w:rPr>
            </w:pPr>
            <w:r w:rsidRPr="00C26C40">
              <w:rPr>
                <w:lang w:val="en-GB"/>
              </w:rPr>
              <w:t>Mass Density (kg/m³)</w:t>
            </w:r>
          </w:p>
        </w:tc>
        <w:tc>
          <w:tcPr>
            <w:tcW w:w="1089" w:type="dxa"/>
          </w:tcPr>
          <w:p w14:paraId="1B03386E" w14:textId="77777777" w:rsidR="00312BC3" w:rsidRPr="00C26C40" w:rsidRDefault="00312BC3" w:rsidP="00870DFD">
            <w:pPr>
              <w:rPr>
                <w:lang w:val="en-GB"/>
              </w:rPr>
            </w:pPr>
            <w:r w:rsidRPr="00C26C40">
              <w:rPr>
                <w:lang w:val="en-GB"/>
              </w:rPr>
              <w:t>1,344.3213</w:t>
            </w:r>
          </w:p>
        </w:tc>
        <w:tc>
          <w:tcPr>
            <w:tcW w:w="1088" w:type="dxa"/>
          </w:tcPr>
          <w:p w14:paraId="6598A6C1" w14:textId="77777777" w:rsidR="00312BC3" w:rsidRPr="00C26C40" w:rsidRDefault="00312BC3" w:rsidP="00870DFD">
            <w:pPr>
              <w:rPr>
                <w:lang w:val="en-GB"/>
              </w:rPr>
            </w:pPr>
            <w:r w:rsidRPr="00C26C40">
              <w:rPr>
                <w:lang w:val="en-GB"/>
              </w:rPr>
              <w:t>1,344.3256</w:t>
            </w:r>
          </w:p>
        </w:tc>
        <w:tc>
          <w:tcPr>
            <w:tcW w:w="1088" w:type="dxa"/>
          </w:tcPr>
          <w:p w14:paraId="2C422F4D" w14:textId="77777777" w:rsidR="00312BC3" w:rsidRPr="00C26C40" w:rsidRDefault="00312BC3" w:rsidP="00870DFD">
            <w:pPr>
              <w:rPr>
                <w:lang w:val="en-GB"/>
              </w:rPr>
            </w:pPr>
            <w:r w:rsidRPr="00C26C40">
              <w:rPr>
                <w:lang w:val="en-GB"/>
              </w:rPr>
              <w:t>1,344.2687</w:t>
            </w:r>
          </w:p>
        </w:tc>
        <w:tc>
          <w:tcPr>
            <w:tcW w:w="1088" w:type="dxa"/>
          </w:tcPr>
          <w:p w14:paraId="021D7A1D" w14:textId="77777777" w:rsidR="00312BC3" w:rsidRPr="00C26C40" w:rsidRDefault="00312BC3" w:rsidP="00870DFD">
            <w:pPr>
              <w:rPr>
                <w:lang w:val="en-GB"/>
              </w:rPr>
            </w:pPr>
            <w:r w:rsidRPr="00C26C40">
              <w:rPr>
                <w:lang w:val="en-GB"/>
              </w:rPr>
              <w:t>1,344.3068</w:t>
            </w:r>
          </w:p>
        </w:tc>
        <w:tc>
          <w:tcPr>
            <w:tcW w:w="1088" w:type="dxa"/>
          </w:tcPr>
          <w:p w14:paraId="3FE2558B" w14:textId="77777777" w:rsidR="00312BC3" w:rsidRPr="00C26C40" w:rsidRDefault="00312BC3" w:rsidP="00870DFD">
            <w:pPr>
              <w:rPr>
                <w:lang w:val="en-GB"/>
              </w:rPr>
            </w:pPr>
            <w:r w:rsidRPr="00C26C40">
              <w:rPr>
                <w:lang w:val="en-GB"/>
              </w:rPr>
              <w:t>1,344.1936</w:t>
            </w:r>
          </w:p>
        </w:tc>
        <w:tc>
          <w:tcPr>
            <w:tcW w:w="1088" w:type="dxa"/>
          </w:tcPr>
          <w:p w14:paraId="68F89960" w14:textId="77777777" w:rsidR="00312BC3" w:rsidRPr="00C26C40" w:rsidRDefault="00312BC3" w:rsidP="00870DFD">
            <w:pPr>
              <w:rPr>
                <w:lang w:val="en-GB"/>
              </w:rPr>
            </w:pPr>
            <w:r w:rsidRPr="00C26C40">
              <w:rPr>
                <w:lang w:val="en-GB"/>
              </w:rPr>
              <w:t>1,344.5246</w:t>
            </w:r>
          </w:p>
        </w:tc>
        <w:tc>
          <w:tcPr>
            <w:tcW w:w="1661" w:type="dxa"/>
          </w:tcPr>
          <w:p w14:paraId="2420ED97" w14:textId="77777777" w:rsidR="00312BC3" w:rsidRPr="00C26C40" w:rsidRDefault="00312BC3" w:rsidP="00870DFD">
            <w:pPr>
              <w:rPr>
                <w:lang w:val="en-GB"/>
              </w:rPr>
            </w:pPr>
            <w:r w:rsidRPr="00C26C40">
              <w:rPr>
                <w:lang w:val="en-GB"/>
              </w:rPr>
              <w:t>1,344.1936</w:t>
            </w:r>
          </w:p>
        </w:tc>
      </w:tr>
      <w:tr w:rsidR="00312BC3" w:rsidRPr="00C26C40" w14:paraId="216F5A2F" w14:textId="77777777" w:rsidTr="00936023">
        <w:trPr>
          <w:jc w:val="center"/>
        </w:trPr>
        <w:tc>
          <w:tcPr>
            <w:tcW w:w="877" w:type="dxa"/>
          </w:tcPr>
          <w:p w14:paraId="37482FE3" w14:textId="77777777" w:rsidR="00312BC3" w:rsidRPr="00C26C40" w:rsidRDefault="00312BC3" w:rsidP="00870DFD">
            <w:pPr>
              <w:rPr>
                <w:lang w:val="en-GB"/>
              </w:rPr>
            </w:pPr>
            <w:r w:rsidRPr="00C26C40">
              <w:rPr>
                <w:lang w:val="en-GB"/>
              </w:rPr>
              <w:t>Average MW</w:t>
            </w:r>
          </w:p>
        </w:tc>
        <w:tc>
          <w:tcPr>
            <w:tcW w:w="1089" w:type="dxa"/>
          </w:tcPr>
          <w:p w14:paraId="6761D79A" w14:textId="77777777" w:rsidR="00312BC3" w:rsidRPr="00C26C40" w:rsidRDefault="00312BC3" w:rsidP="00870DFD">
            <w:pPr>
              <w:rPr>
                <w:lang w:val="en-GB"/>
              </w:rPr>
            </w:pPr>
            <w:r w:rsidRPr="00C26C40">
              <w:rPr>
                <w:lang w:val="en-GB"/>
              </w:rPr>
              <w:t>25.2944</w:t>
            </w:r>
          </w:p>
        </w:tc>
        <w:tc>
          <w:tcPr>
            <w:tcW w:w="1088" w:type="dxa"/>
          </w:tcPr>
          <w:p w14:paraId="2F991B5E" w14:textId="77777777" w:rsidR="00312BC3" w:rsidRPr="00C26C40" w:rsidRDefault="00312BC3" w:rsidP="00870DFD">
            <w:pPr>
              <w:rPr>
                <w:lang w:val="en-GB"/>
              </w:rPr>
            </w:pPr>
            <w:r w:rsidRPr="00C26C40">
              <w:rPr>
                <w:lang w:val="en-GB"/>
              </w:rPr>
              <w:t>25.2944</w:t>
            </w:r>
          </w:p>
        </w:tc>
        <w:tc>
          <w:tcPr>
            <w:tcW w:w="1088" w:type="dxa"/>
          </w:tcPr>
          <w:p w14:paraId="1FBBB89F" w14:textId="77777777" w:rsidR="00312BC3" w:rsidRPr="00C26C40" w:rsidRDefault="00312BC3" w:rsidP="00870DFD">
            <w:pPr>
              <w:rPr>
                <w:lang w:val="en-GB"/>
              </w:rPr>
            </w:pPr>
            <w:r w:rsidRPr="00C26C40">
              <w:rPr>
                <w:lang w:val="en-GB"/>
              </w:rPr>
              <w:t>25.2944</w:t>
            </w:r>
          </w:p>
        </w:tc>
        <w:tc>
          <w:tcPr>
            <w:tcW w:w="1088" w:type="dxa"/>
          </w:tcPr>
          <w:p w14:paraId="7FA66C92" w14:textId="77777777" w:rsidR="00312BC3" w:rsidRPr="00C26C40" w:rsidRDefault="00312BC3" w:rsidP="00870DFD">
            <w:pPr>
              <w:rPr>
                <w:lang w:val="en-GB"/>
              </w:rPr>
            </w:pPr>
            <w:r w:rsidRPr="00C26C40">
              <w:rPr>
                <w:lang w:val="en-GB"/>
              </w:rPr>
              <w:t>25.2944</w:t>
            </w:r>
          </w:p>
        </w:tc>
        <w:tc>
          <w:tcPr>
            <w:tcW w:w="1088" w:type="dxa"/>
          </w:tcPr>
          <w:p w14:paraId="2EA021D0" w14:textId="77777777" w:rsidR="00312BC3" w:rsidRPr="00C26C40" w:rsidRDefault="00312BC3" w:rsidP="00870DFD">
            <w:pPr>
              <w:rPr>
                <w:lang w:val="en-GB"/>
              </w:rPr>
            </w:pPr>
            <w:r w:rsidRPr="00C26C40">
              <w:rPr>
                <w:lang w:val="en-GB"/>
              </w:rPr>
              <w:t>25.2920</w:t>
            </w:r>
          </w:p>
        </w:tc>
        <w:tc>
          <w:tcPr>
            <w:tcW w:w="1088" w:type="dxa"/>
          </w:tcPr>
          <w:p w14:paraId="503DFD4E" w14:textId="77777777" w:rsidR="00312BC3" w:rsidRPr="00C26C40" w:rsidRDefault="00312BC3" w:rsidP="00870DFD">
            <w:pPr>
              <w:rPr>
                <w:lang w:val="en-GB"/>
              </w:rPr>
            </w:pPr>
            <w:r w:rsidRPr="00C26C40">
              <w:rPr>
                <w:lang w:val="en-GB"/>
              </w:rPr>
              <w:t>25.2991</w:t>
            </w:r>
          </w:p>
        </w:tc>
        <w:tc>
          <w:tcPr>
            <w:tcW w:w="1661" w:type="dxa"/>
          </w:tcPr>
          <w:p w14:paraId="752B83E2" w14:textId="77777777" w:rsidR="00312BC3" w:rsidRPr="00C26C40" w:rsidRDefault="00312BC3" w:rsidP="00870DFD">
            <w:pPr>
              <w:rPr>
                <w:lang w:val="en-GB"/>
              </w:rPr>
            </w:pPr>
            <w:r w:rsidRPr="00C26C40">
              <w:rPr>
                <w:lang w:val="en-GB"/>
              </w:rPr>
              <w:t>25.2920</w:t>
            </w:r>
          </w:p>
        </w:tc>
      </w:tr>
      <w:tr w:rsidR="00312BC3" w:rsidRPr="00C26C40" w14:paraId="3DFEF071" w14:textId="77777777" w:rsidTr="00936023">
        <w:trPr>
          <w:jc w:val="center"/>
        </w:trPr>
        <w:tc>
          <w:tcPr>
            <w:tcW w:w="877" w:type="dxa"/>
          </w:tcPr>
          <w:p w14:paraId="47E371E6" w14:textId="77777777" w:rsidR="00312BC3" w:rsidRPr="00C26C40" w:rsidRDefault="00312BC3" w:rsidP="00870DFD">
            <w:pPr>
              <w:rPr>
                <w:lang w:val="en-GB"/>
              </w:rPr>
            </w:pPr>
            <w:r w:rsidRPr="00C26C40">
              <w:rPr>
                <w:lang w:val="en-GB"/>
              </w:rPr>
              <w:t>H₂O — Mass Flow (kg/hr)</w:t>
            </w:r>
          </w:p>
        </w:tc>
        <w:tc>
          <w:tcPr>
            <w:tcW w:w="1089" w:type="dxa"/>
          </w:tcPr>
          <w:p w14:paraId="7B956090" w14:textId="77777777" w:rsidR="00312BC3" w:rsidRPr="00C26C40" w:rsidRDefault="00312BC3" w:rsidP="00870DFD">
            <w:pPr>
              <w:rPr>
                <w:lang w:val="en-GB"/>
              </w:rPr>
            </w:pPr>
            <w:r w:rsidRPr="00C26C40">
              <w:rPr>
                <w:lang w:val="en-GB"/>
              </w:rPr>
              <w:t>1,260.632</w:t>
            </w:r>
          </w:p>
        </w:tc>
        <w:tc>
          <w:tcPr>
            <w:tcW w:w="1088" w:type="dxa"/>
          </w:tcPr>
          <w:p w14:paraId="2CA6769D" w14:textId="77777777" w:rsidR="00312BC3" w:rsidRPr="00C26C40" w:rsidRDefault="00312BC3" w:rsidP="00870DFD">
            <w:pPr>
              <w:rPr>
                <w:lang w:val="en-GB"/>
              </w:rPr>
            </w:pPr>
            <w:r w:rsidRPr="00C26C40">
              <w:rPr>
                <w:lang w:val="en-GB"/>
              </w:rPr>
              <w:t>1,260.632</w:t>
            </w:r>
          </w:p>
        </w:tc>
        <w:tc>
          <w:tcPr>
            <w:tcW w:w="1088" w:type="dxa"/>
          </w:tcPr>
          <w:p w14:paraId="09213A15" w14:textId="77777777" w:rsidR="00312BC3" w:rsidRPr="00C26C40" w:rsidRDefault="00312BC3" w:rsidP="00870DFD">
            <w:pPr>
              <w:rPr>
                <w:lang w:val="en-GB"/>
              </w:rPr>
            </w:pPr>
            <w:r w:rsidRPr="00C26C40">
              <w:rPr>
                <w:lang w:val="en-GB"/>
              </w:rPr>
              <w:t>1,260.632</w:t>
            </w:r>
          </w:p>
        </w:tc>
        <w:tc>
          <w:tcPr>
            <w:tcW w:w="1088" w:type="dxa"/>
          </w:tcPr>
          <w:p w14:paraId="5ABDF153" w14:textId="77777777" w:rsidR="00312BC3" w:rsidRPr="00C26C40" w:rsidRDefault="00312BC3" w:rsidP="00870DFD">
            <w:pPr>
              <w:rPr>
                <w:lang w:val="en-GB"/>
              </w:rPr>
            </w:pPr>
            <w:r w:rsidRPr="00C26C40">
              <w:rPr>
                <w:lang w:val="en-GB"/>
              </w:rPr>
              <w:t>1,260.632</w:t>
            </w:r>
          </w:p>
        </w:tc>
        <w:tc>
          <w:tcPr>
            <w:tcW w:w="1088" w:type="dxa"/>
          </w:tcPr>
          <w:p w14:paraId="43DFD1BF" w14:textId="77777777" w:rsidR="00312BC3" w:rsidRPr="00C26C40" w:rsidRDefault="00312BC3" w:rsidP="00870DFD">
            <w:pPr>
              <w:rPr>
                <w:lang w:val="en-GB"/>
              </w:rPr>
            </w:pPr>
            <w:r w:rsidRPr="00C26C40">
              <w:rPr>
                <w:lang w:val="en-GB"/>
              </w:rPr>
              <w:t>833.324</w:t>
            </w:r>
          </w:p>
        </w:tc>
        <w:tc>
          <w:tcPr>
            <w:tcW w:w="1088" w:type="dxa"/>
          </w:tcPr>
          <w:p w14:paraId="7C7E68FF" w14:textId="77777777" w:rsidR="00312BC3" w:rsidRPr="00C26C40" w:rsidRDefault="00312BC3" w:rsidP="00870DFD">
            <w:pPr>
              <w:rPr>
                <w:lang w:val="en-GB"/>
              </w:rPr>
            </w:pPr>
            <w:r w:rsidRPr="00C26C40">
              <w:rPr>
                <w:lang w:val="en-GB"/>
              </w:rPr>
              <w:t>427.298</w:t>
            </w:r>
          </w:p>
        </w:tc>
        <w:tc>
          <w:tcPr>
            <w:tcW w:w="1661" w:type="dxa"/>
          </w:tcPr>
          <w:p w14:paraId="188EEBF6" w14:textId="77777777" w:rsidR="00312BC3" w:rsidRPr="00C26C40" w:rsidRDefault="00312BC3" w:rsidP="00870DFD">
            <w:pPr>
              <w:rPr>
                <w:lang w:val="en-GB"/>
              </w:rPr>
            </w:pPr>
            <w:r w:rsidRPr="00C26C40">
              <w:rPr>
                <w:lang w:val="en-GB"/>
              </w:rPr>
              <w:t>833.324</w:t>
            </w:r>
          </w:p>
        </w:tc>
      </w:tr>
      <w:tr w:rsidR="00312BC3" w:rsidRPr="00C26C40" w14:paraId="343FB50D" w14:textId="77777777" w:rsidTr="00936023">
        <w:trPr>
          <w:jc w:val="center"/>
        </w:trPr>
        <w:tc>
          <w:tcPr>
            <w:tcW w:w="877" w:type="dxa"/>
          </w:tcPr>
          <w:p w14:paraId="785B021A" w14:textId="77777777" w:rsidR="00312BC3" w:rsidRPr="00C26C40" w:rsidRDefault="00312BC3" w:rsidP="00870DFD">
            <w:pPr>
              <w:rPr>
                <w:lang w:val="en-GB"/>
              </w:rPr>
            </w:pPr>
            <w:r w:rsidRPr="00C26C40">
              <w:rPr>
                <w:lang w:val="en-GB"/>
              </w:rPr>
              <w:lastRenderedPageBreak/>
              <w:t>HCl — Mass Flow (kg/hr)</w:t>
            </w:r>
          </w:p>
        </w:tc>
        <w:tc>
          <w:tcPr>
            <w:tcW w:w="1089" w:type="dxa"/>
          </w:tcPr>
          <w:p w14:paraId="566CA498" w14:textId="77777777" w:rsidR="00312BC3" w:rsidRPr="00C26C40" w:rsidRDefault="00312BC3" w:rsidP="00870DFD">
            <w:pPr>
              <w:rPr>
                <w:lang w:val="en-GB"/>
              </w:rPr>
            </w:pPr>
            <w:r w:rsidRPr="00C26C40">
              <w:rPr>
                <w:lang w:val="en-GB"/>
              </w:rPr>
              <w:t>0.000</w:t>
            </w:r>
          </w:p>
        </w:tc>
        <w:tc>
          <w:tcPr>
            <w:tcW w:w="1088" w:type="dxa"/>
          </w:tcPr>
          <w:p w14:paraId="20F32C85" w14:textId="77777777" w:rsidR="00312BC3" w:rsidRPr="00C26C40" w:rsidRDefault="00312BC3" w:rsidP="00870DFD">
            <w:pPr>
              <w:rPr>
                <w:lang w:val="en-GB"/>
              </w:rPr>
            </w:pPr>
            <w:r w:rsidRPr="00C26C40">
              <w:rPr>
                <w:lang w:val="en-GB"/>
              </w:rPr>
              <w:t>0.000</w:t>
            </w:r>
          </w:p>
        </w:tc>
        <w:tc>
          <w:tcPr>
            <w:tcW w:w="1088" w:type="dxa"/>
          </w:tcPr>
          <w:p w14:paraId="2BFFA0DE" w14:textId="77777777" w:rsidR="00312BC3" w:rsidRPr="00C26C40" w:rsidRDefault="00312BC3" w:rsidP="00870DFD">
            <w:pPr>
              <w:rPr>
                <w:lang w:val="en-GB"/>
              </w:rPr>
            </w:pPr>
            <w:r w:rsidRPr="00C26C40">
              <w:rPr>
                <w:lang w:val="en-GB"/>
              </w:rPr>
              <w:t>0.000</w:t>
            </w:r>
          </w:p>
        </w:tc>
        <w:tc>
          <w:tcPr>
            <w:tcW w:w="1088" w:type="dxa"/>
          </w:tcPr>
          <w:p w14:paraId="08CB211F" w14:textId="77777777" w:rsidR="00312BC3" w:rsidRPr="00C26C40" w:rsidRDefault="00312BC3" w:rsidP="00870DFD">
            <w:pPr>
              <w:rPr>
                <w:lang w:val="en-GB"/>
              </w:rPr>
            </w:pPr>
            <w:r w:rsidRPr="00C26C40">
              <w:rPr>
                <w:lang w:val="en-GB"/>
              </w:rPr>
              <w:t>0.000</w:t>
            </w:r>
          </w:p>
        </w:tc>
        <w:tc>
          <w:tcPr>
            <w:tcW w:w="1088" w:type="dxa"/>
          </w:tcPr>
          <w:p w14:paraId="73C245C6" w14:textId="77777777" w:rsidR="00312BC3" w:rsidRPr="00C26C40" w:rsidRDefault="00312BC3" w:rsidP="00870DFD">
            <w:pPr>
              <w:rPr>
                <w:lang w:val="en-GB"/>
              </w:rPr>
            </w:pPr>
            <w:r w:rsidRPr="00C26C40">
              <w:rPr>
                <w:lang w:val="en-GB"/>
              </w:rPr>
              <w:t>0.000</w:t>
            </w:r>
          </w:p>
        </w:tc>
        <w:tc>
          <w:tcPr>
            <w:tcW w:w="1088" w:type="dxa"/>
          </w:tcPr>
          <w:p w14:paraId="7EFBC0E0" w14:textId="77777777" w:rsidR="00312BC3" w:rsidRPr="00C26C40" w:rsidRDefault="00312BC3" w:rsidP="00870DFD">
            <w:pPr>
              <w:rPr>
                <w:lang w:val="en-GB"/>
              </w:rPr>
            </w:pPr>
            <w:r w:rsidRPr="00C26C40">
              <w:rPr>
                <w:lang w:val="en-GB"/>
              </w:rPr>
              <w:t>0.000</w:t>
            </w:r>
          </w:p>
        </w:tc>
        <w:tc>
          <w:tcPr>
            <w:tcW w:w="1661" w:type="dxa"/>
          </w:tcPr>
          <w:p w14:paraId="1B234CA2" w14:textId="77777777" w:rsidR="00312BC3" w:rsidRPr="00C26C40" w:rsidRDefault="00312BC3" w:rsidP="00870DFD">
            <w:pPr>
              <w:rPr>
                <w:lang w:val="en-GB"/>
              </w:rPr>
            </w:pPr>
            <w:r w:rsidRPr="00C26C40">
              <w:rPr>
                <w:lang w:val="en-GB"/>
              </w:rPr>
              <w:t>0.000</w:t>
            </w:r>
          </w:p>
        </w:tc>
      </w:tr>
      <w:tr w:rsidR="00312BC3" w:rsidRPr="00C26C40" w14:paraId="490E169C" w14:textId="77777777" w:rsidTr="00936023">
        <w:trPr>
          <w:jc w:val="center"/>
        </w:trPr>
        <w:tc>
          <w:tcPr>
            <w:tcW w:w="877" w:type="dxa"/>
          </w:tcPr>
          <w:p w14:paraId="0B11712B" w14:textId="77777777" w:rsidR="00312BC3" w:rsidRPr="00C26C40" w:rsidRDefault="00312BC3" w:rsidP="00870DFD">
            <w:pPr>
              <w:rPr>
                <w:lang w:val="en-GB"/>
              </w:rPr>
            </w:pPr>
            <w:r w:rsidRPr="00C26C40">
              <w:rPr>
                <w:lang w:val="en-GB"/>
              </w:rPr>
              <w:t>CO₂ — Mass Flow (kg/hr)</w:t>
            </w:r>
          </w:p>
        </w:tc>
        <w:tc>
          <w:tcPr>
            <w:tcW w:w="1089" w:type="dxa"/>
          </w:tcPr>
          <w:p w14:paraId="372F3000" w14:textId="77777777" w:rsidR="00312BC3" w:rsidRPr="00C26C40" w:rsidRDefault="00312BC3" w:rsidP="00870DFD">
            <w:pPr>
              <w:rPr>
                <w:lang w:val="en-GB"/>
              </w:rPr>
            </w:pPr>
            <w:r w:rsidRPr="00C26C40">
              <w:rPr>
                <w:lang w:val="en-GB"/>
              </w:rPr>
              <w:t>0.000</w:t>
            </w:r>
          </w:p>
        </w:tc>
        <w:tc>
          <w:tcPr>
            <w:tcW w:w="1088" w:type="dxa"/>
          </w:tcPr>
          <w:p w14:paraId="28513E60" w14:textId="77777777" w:rsidR="00312BC3" w:rsidRPr="00C26C40" w:rsidRDefault="00312BC3" w:rsidP="00870DFD">
            <w:pPr>
              <w:rPr>
                <w:lang w:val="en-GB"/>
              </w:rPr>
            </w:pPr>
            <w:r w:rsidRPr="00C26C40">
              <w:rPr>
                <w:lang w:val="en-GB"/>
              </w:rPr>
              <w:t>0.000</w:t>
            </w:r>
          </w:p>
        </w:tc>
        <w:tc>
          <w:tcPr>
            <w:tcW w:w="1088" w:type="dxa"/>
          </w:tcPr>
          <w:p w14:paraId="4FD2C290" w14:textId="77777777" w:rsidR="00312BC3" w:rsidRPr="00C26C40" w:rsidRDefault="00312BC3" w:rsidP="00870DFD">
            <w:pPr>
              <w:rPr>
                <w:lang w:val="en-GB"/>
              </w:rPr>
            </w:pPr>
            <w:r w:rsidRPr="00C26C40">
              <w:rPr>
                <w:lang w:val="en-GB"/>
              </w:rPr>
              <w:t>0.000</w:t>
            </w:r>
          </w:p>
        </w:tc>
        <w:tc>
          <w:tcPr>
            <w:tcW w:w="1088" w:type="dxa"/>
          </w:tcPr>
          <w:p w14:paraId="637EF869" w14:textId="77777777" w:rsidR="00312BC3" w:rsidRPr="00C26C40" w:rsidRDefault="00312BC3" w:rsidP="00870DFD">
            <w:pPr>
              <w:rPr>
                <w:lang w:val="en-GB"/>
              </w:rPr>
            </w:pPr>
            <w:r w:rsidRPr="00C26C40">
              <w:rPr>
                <w:lang w:val="en-GB"/>
              </w:rPr>
              <w:t>0.000</w:t>
            </w:r>
          </w:p>
        </w:tc>
        <w:tc>
          <w:tcPr>
            <w:tcW w:w="1088" w:type="dxa"/>
          </w:tcPr>
          <w:p w14:paraId="190CB5C7" w14:textId="77777777" w:rsidR="00312BC3" w:rsidRPr="00C26C40" w:rsidRDefault="00312BC3" w:rsidP="00870DFD">
            <w:pPr>
              <w:rPr>
                <w:lang w:val="en-GB"/>
              </w:rPr>
            </w:pPr>
            <w:r w:rsidRPr="00C26C40">
              <w:rPr>
                <w:lang w:val="en-GB"/>
              </w:rPr>
              <w:t>0.000</w:t>
            </w:r>
          </w:p>
        </w:tc>
        <w:tc>
          <w:tcPr>
            <w:tcW w:w="1088" w:type="dxa"/>
          </w:tcPr>
          <w:p w14:paraId="17A660C6" w14:textId="77777777" w:rsidR="00312BC3" w:rsidRPr="00C26C40" w:rsidRDefault="00312BC3" w:rsidP="00870DFD">
            <w:pPr>
              <w:rPr>
                <w:lang w:val="en-GB"/>
              </w:rPr>
            </w:pPr>
            <w:r w:rsidRPr="00C26C40">
              <w:rPr>
                <w:lang w:val="en-GB"/>
              </w:rPr>
              <w:t>0.000</w:t>
            </w:r>
          </w:p>
        </w:tc>
        <w:tc>
          <w:tcPr>
            <w:tcW w:w="1661" w:type="dxa"/>
          </w:tcPr>
          <w:p w14:paraId="64DB385C" w14:textId="77777777" w:rsidR="00312BC3" w:rsidRPr="00C26C40" w:rsidRDefault="00312BC3" w:rsidP="00870DFD">
            <w:pPr>
              <w:rPr>
                <w:lang w:val="en-GB"/>
              </w:rPr>
            </w:pPr>
            <w:r w:rsidRPr="00C26C40">
              <w:rPr>
                <w:lang w:val="en-GB"/>
              </w:rPr>
              <w:t>0.000</w:t>
            </w:r>
          </w:p>
        </w:tc>
      </w:tr>
      <w:tr w:rsidR="00312BC3" w:rsidRPr="00C26C40" w14:paraId="70A555EA" w14:textId="77777777" w:rsidTr="00936023">
        <w:trPr>
          <w:jc w:val="center"/>
        </w:trPr>
        <w:tc>
          <w:tcPr>
            <w:tcW w:w="877" w:type="dxa"/>
          </w:tcPr>
          <w:p w14:paraId="3C863BCF" w14:textId="77777777" w:rsidR="00312BC3" w:rsidRPr="00C26C40" w:rsidRDefault="00312BC3" w:rsidP="00870DFD">
            <w:pPr>
              <w:rPr>
                <w:lang w:val="en-GB"/>
              </w:rPr>
            </w:pPr>
            <w:r w:rsidRPr="00C26C40">
              <w:rPr>
                <w:lang w:val="en-GB"/>
              </w:rPr>
              <w:t>Al(OH)₃ — Mass Flow (kg/hr)</w:t>
            </w:r>
          </w:p>
        </w:tc>
        <w:tc>
          <w:tcPr>
            <w:tcW w:w="1089" w:type="dxa"/>
          </w:tcPr>
          <w:p w14:paraId="04B14593" w14:textId="77777777" w:rsidR="00312BC3" w:rsidRPr="00C26C40" w:rsidRDefault="00312BC3" w:rsidP="00870DFD">
            <w:pPr>
              <w:rPr>
                <w:lang w:val="en-GB"/>
              </w:rPr>
            </w:pPr>
            <w:r w:rsidRPr="00C26C40">
              <w:rPr>
                <w:lang w:val="en-GB"/>
              </w:rPr>
              <w:t>0.000</w:t>
            </w:r>
          </w:p>
        </w:tc>
        <w:tc>
          <w:tcPr>
            <w:tcW w:w="1088" w:type="dxa"/>
          </w:tcPr>
          <w:p w14:paraId="1FC6D5EC" w14:textId="77777777" w:rsidR="00312BC3" w:rsidRPr="00C26C40" w:rsidRDefault="00312BC3" w:rsidP="00870DFD">
            <w:pPr>
              <w:rPr>
                <w:lang w:val="en-GB"/>
              </w:rPr>
            </w:pPr>
            <w:r w:rsidRPr="00C26C40">
              <w:rPr>
                <w:lang w:val="en-GB"/>
              </w:rPr>
              <w:t>0.000</w:t>
            </w:r>
          </w:p>
        </w:tc>
        <w:tc>
          <w:tcPr>
            <w:tcW w:w="1088" w:type="dxa"/>
          </w:tcPr>
          <w:p w14:paraId="2A097715" w14:textId="77777777" w:rsidR="00312BC3" w:rsidRPr="00C26C40" w:rsidRDefault="00312BC3" w:rsidP="00870DFD">
            <w:pPr>
              <w:rPr>
                <w:lang w:val="en-GB"/>
              </w:rPr>
            </w:pPr>
            <w:r w:rsidRPr="00C26C40">
              <w:rPr>
                <w:lang w:val="en-GB"/>
              </w:rPr>
              <w:t>0.000</w:t>
            </w:r>
          </w:p>
        </w:tc>
        <w:tc>
          <w:tcPr>
            <w:tcW w:w="1088" w:type="dxa"/>
          </w:tcPr>
          <w:p w14:paraId="482A2AE2" w14:textId="77777777" w:rsidR="00312BC3" w:rsidRPr="00C26C40" w:rsidRDefault="00312BC3" w:rsidP="00870DFD">
            <w:pPr>
              <w:rPr>
                <w:lang w:val="en-GB"/>
              </w:rPr>
            </w:pPr>
            <w:r w:rsidRPr="00C26C40">
              <w:rPr>
                <w:lang w:val="en-GB"/>
              </w:rPr>
              <w:t>0.000</w:t>
            </w:r>
          </w:p>
        </w:tc>
        <w:tc>
          <w:tcPr>
            <w:tcW w:w="1088" w:type="dxa"/>
          </w:tcPr>
          <w:p w14:paraId="14BBFA2B" w14:textId="77777777" w:rsidR="00312BC3" w:rsidRPr="00C26C40" w:rsidRDefault="00312BC3" w:rsidP="00870DFD">
            <w:pPr>
              <w:rPr>
                <w:lang w:val="en-GB"/>
              </w:rPr>
            </w:pPr>
            <w:r w:rsidRPr="00C26C40">
              <w:rPr>
                <w:lang w:val="en-GB"/>
              </w:rPr>
              <w:t>0.000</w:t>
            </w:r>
          </w:p>
        </w:tc>
        <w:tc>
          <w:tcPr>
            <w:tcW w:w="1088" w:type="dxa"/>
          </w:tcPr>
          <w:p w14:paraId="0A7903D7" w14:textId="77777777" w:rsidR="00312BC3" w:rsidRPr="00C26C40" w:rsidRDefault="00312BC3" w:rsidP="00870DFD">
            <w:pPr>
              <w:rPr>
                <w:lang w:val="en-GB"/>
              </w:rPr>
            </w:pPr>
            <w:r w:rsidRPr="00C26C40">
              <w:rPr>
                <w:lang w:val="en-GB"/>
              </w:rPr>
              <w:t>0.000</w:t>
            </w:r>
          </w:p>
        </w:tc>
        <w:tc>
          <w:tcPr>
            <w:tcW w:w="1661" w:type="dxa"/>
          </w:tcPr>
          <w:p w14:paraId="5F94F5C4" w14:textId="77777777" w:rsidR="00312BC3" w:rsidRPr="00C26C40" w:rsidRDefault="00312BC3" w:rsidP="00870DFD">
            <w:pPr>
              <w:rPr>
                <w:lang w:val="en-GB"/>
              </w:rPr>
            </w:pPr>
            <w:r w:rsidRPr="00C26C40">
              <w:rPr>
                <w:lang w:val="en-GB"/>
              </w:rPr>
              <w:t>0.000</w:t>
            </w:r>
          </w:p>
        </w:tc>
      </w:tr>
      <w:tr w:rsidR="00312BC3" w:rsidRPr="00C26C40" w14:paraId="62C618A3" w14:textId="77777777" w:rsidTr="00936023">
        <w:trPr>
          <w:jc w:val="center"/>
        </w:trPr>
        <w:tc>
          <w:tcPr>
            <w:tcW w:w="877" w:type="dxa"/>
          </w:tcPr>
          <w:p w14:paraId="11DDD990" w14:textId="77777777" w:rsidR="00312BC3" w:rsidRPr="00C26C40" w:rsidRDefault="00312BC3" w:rsidP="00870DFD">
            <w:pPr>
              <w:rPr>
                <w:lang w:val="en-GB"/>
              </w:rPr>
            </w:pPr>
            <w:r w:rsidRPr="00C26C40">
              <w:rPr>
                <w:lang w:val="en-GB"/>
              </w:rPr>
              <w:t>Fe₂O₃ — Mass Flow (kg/hr)</w:t>
            </w:r>
          </w:p>
        </w:tc>
        <w:tc>
          <w:tcPr>
            <w:tcW w:w="1089" w:type="dxa"/>
          </w:tcPr>
          <w:p w14:paraId="06F01DFE" w14:textId="77777777" w:rsidR="00312BC3" w:rsidRPr="00C26C40" w:rsidRDefault="00312BC3" w:rsidP="00870DFD">
            <w:pPr>
              <w:rPr>
                <w:lang w:val="en-GB"/>
              </w:rPr>
            </w:pPr>
            <w:r w:rsidRPr="00C26C40">
              <w:rPr>
                <w:lang w:val="en-GB"/>
              </w:rPr>
              <w:t>0.796</w:t>
            </w:r>
          </w:p>
        </w:tc>
        <w:tc>
          <w:tcPr>
            <w:tcW w:w="1088" w:type="dxa"/>
          </w:tcPr>
          <w:p w14:paraId="44BB40FC" w14:textId="77777777" w:rsidR="00312BC3" w:rsidRPr="00C26C40" w:rsidRDefault="00312BC3" w:rsidP="00870DFD">
            <w:pPr>
              <w:rPr>
                <w:lang w:val="en-GB"/>
              </w:rPr>
            </w:pPr>
            <w:r w:rsidRPr="00C26C40">
              <w:rPr>
                <w:lang w:val="en-GB"/>
              </w:rPr>
              <w:t>0.796</w:t>
            </w:r>
          </w:p>
        </w:tc>
        <w:tc>
          <w:tcPr>
            <w:tcW w:w="1088" w:type="dxa"/>
          </w:tcPr>
          <w:p w14:paraId="5EB8E7B9" w14:textId="77777777" w:rsidR="00312BC3" w:rsidRPr="00C26C40" w:rsidRDefault="00312BC3" w:rsidP="00870DFD">
            <w:pPr>
              <w:rPr>
                <w:lang w:val="en-GB"/>
              </w:rPr>
            </w:pPr>
            <w:r w:rsidRPr="00C26C40">
              <w:rPr>
                <w:lang w:val="en-GB"/>
              </w:rPr>
              <w:t>0.796</w:t>
            </w:r>
          </w:p>
        </w:tc>
        <w:tc>
          <w:tcPr>
            <w:tcW w:w="1088" w:type="dxa"/>
          </w:tcPr>
          <w:p w14:paraId="769E9EC9" w14:textId="77777777" w:rsidR="00312BC3" w:rsidRPr="00C26C40" w:rsidRDefault="00312BC3" w:rsidP="00870DFD">
            <w:pPr>
              <w:rPr>
                <w:lang w:val="en-GB"/>
              </w:rPr>
            </w:pPr>
            <w:r w:rsidRPr="00C26C40">
              <w:rPr>
                <w:lang w:val="en-GB"/>
              </w:rPr>
              <w:t>0.796</w:t>
            </w:r>
          </w:p>
        </w:tc>
        <w:tc>
          <w:tcPr>
            <w:tcW w:w="1088" w:type="dxa"/>
          </w:tcPr>
          <w:p w14:paraId="3E3E8B84" w14:textId="77777777" w:rsidR="00312BC3" w:rsidRPr="00C26C40" w:rsidRDefault="00312BC3" w:rsidP="00870DFD">
            <w:pPr>
              <w:rPr>
                <w:lang w:val="en-GB"/>
              </w:rPr>
            </w:pPr>
            <w:r w:rsidRPr="00C26C40">
              <w:rPr>
                <w:lang w:val="en-GB"/>
              </w:rPr>
              <w:t>0.526</w:t>
            </w:r>
          </w:p>
        </w:tc>
        <w:tc>
          <w:tcPr>
            <w:tcW w:w="1088" w:type="dxa"/>
          </w:tcPr>
          <w:p w14:paraId="007B2298" w14:textId="77777777" w:rsidR="00312BC3" w:rsidRPr="00C26C40" w:rsidRDefault="00312BC3" w:rsidP="00870DFD">
            <w:pPr>
              <w:rPr>
                <w:lang w:val="en-GB"/>
              </w:rPr>
            </w:pPr>
            <w:r w:rsidRPr="00C26C40">
              <w:rPr>
                <w:lang w:val="en-GB"/>
              </w:rPr>
              <w:t>0.270</w:t>
            </w:r>
          </w:p>
        </w:tc>
        <w:tc>
          <w:tcPr>
            <w:tcW w:w="1661" w:type="dxa"/>
          </w:tcPr>
          <w:p w14:paraId="0EEADA51" w14:textId="77777777" w:rsidR="00312BC3" w:rsidRPr="00C26C40" w:rsidRDefault="00312BC3" w:rsidP="00870DFD">
            <w:pPr>
              <w:rPr>
                <w:lang w:val="en-GB"/>
              </w:rPr>
            </w:pPr>
            <w:r w:rsidRPr="00C26C40">
              <w:rPr>
                <w:lang w:val="en-GB"/>
              </w:rPr>
              <w:t>0.526</w:t>
            </w:r>
          </w:p>
        </w:tc>
      </w:tr>
      <w:tr w:rsidR="00312BC3" w:rsidRPr="00C26C40" w14:paraId="1CC084D0" w14:textId="77777777" w:rsidTr="00936023">
        <w:trPr>
          <w:jc w:val="center"/>
        </w:trPr>
        <w:tc>
          <w:tcPr>
            <w:tcW w:w="877" w:type="dxa"/>
          </w:tcPr>
          <w:p w14:paraId="64AC07EE" w14:textId="77777777" w:rsidR="00312BC3" w:rsidRPr="00C26C40" w:rsidRDefault="00312BC3" w:rsidP="00870DFD">
            <w:pPr>
              <w:rPr>
                <w:lang w:val="en-GB"/>
              </w:rPr>
            </w:pPr>
            <w:r w:rsidRPr="00C26C40">
              <w:rPr>
                <w:lang w:val="en-GB"/>
              </w:rPr>
              <w:t>SiO₂ — Mass Flow (kg/hr)</w:t>
            </w:r>
          </w:p>
        </w:tc>
        <w:tc>
          <w:tcPr>
            <w:tcW w:w="1089" w:type="dxa"/>
          </w:tcPr>
          <w:p w14:paraId="36B92E65" w14:textId="77777777" w:rsidR="00312BC3" w:rsidRPr="00C26C40" w:rsidRDefault="00312BC3" w:rsidP="00870DFD">
            <w:pPr>
              <w:rPr>
                <w:lang w:val="en-GB"/>
              </w:rPr>
            </w:pPr>
            <w:r w:rsidRPr="00C26C40">
              <w:rPr>
                <w:lang w:val="en-GB"/>
              </w:rPr>
              <w:t>363.449</w:t>
            </w:r>
          </w:p>
        </w:tc>
        <w:tc>
          <w:tcPr>
            <w:tcW w:w="1088" w:type="dxa"/>
          </w:tcPr>
          <w:p w14:paraId="7935B8F9" w14:textId="77777777" w:rsidR="00312BC3" w:rsidRPr="00C26C40" w:rsidRDefault="00312BC3" w:rsidP="00870DFD">
            <w:pPr>
              <w:rPr>
                <w:lang w:val="en-GB"/>
              </w:rPr>
            </w:pPr>
            <w:r w:rsidRPr="00C26C40">
              <w:rPr>
                <w:lang w:val="en-GB"/>
              </w:rPr>
              <w:t>363.449</w:t>
            </w:r>
          </w:p>
        </w:tc>
        <w:tc>
          <w:tcPr>
            <w:tcW w:w="1088" w:type="dxa"/>
          </w:tcPr>
          <w:p w14:paraId="1D0611F5" w14:textId="77777777" w:rsidR="00312BC3" w:rsidRPr="00C26C40" w:rsidRDefault="00312BC3" w:rsidP="00870DFD">
            <w:pPr>
              <w:rPr>
                <w:lang w:val="en-GB"/>
              </w:rPr>
            </w:pPr>
            <w:r w:rsidRPr="00C26C40">
              <w:rPr>
                <w:lang w:val="en-GB"/>
              </w:rPr>
              <w:t>363.449</w:t>
            </w:r>
          </w:p>
        </w:tc>
        <w:tc>
          <w:tcPr>
            <w:tcW w:w="1088" w:type="dxa"/>
          </w:tcPr>
          <w:p w14:paraId="0CEBB441" w14:textId="77777777" w:rsidR="00312BC3" w:rsidRPr="00C26C40" w:rsidRDefault="00312BC3" w:rsidP="00870DFD">
            <w:pPr>
              <w:rPr>
                <w:lang w:val="en-GB"/>
              </w:rPr>
            </w:pPr>
            <w:r w:rsidRPr="00C26C40">
              <w:rPr>
                <w:lang w:val="en-GB"/>
              </w:rPr>
              <w:t>363.449</w:t>
            </w:r>
          </w:p>
        </w:tc>
        <w:tc>
          <w:tcPr>
            <w:tcW w:w="1088" w:type="dxa"/>
          </w:tcPr>
          <w:p w14:paraId="496EE9B2" w14:textId="77777777" w:rsidR="00312BC3" w:rsidRPr="00C26C40" w:rsidRDefault="00312BC3" w:rsidP="00870DFD">
            <w:pPr>
              <w:rPr>
                <w:lang w:val="en-GB"/>
              </w:rPr>
            </w:pPr>
            <w:r w:rsidRPr="00C26C40">
              <w:rPr>
                <w:lang w:val="en-GB"/>
              </w:rPr>
              <w:t>240.161</w:t>
            </w:r>
          </w:p>
        </w:tc>
        <w:tc>
          <w:tcPr>
            <w:tcW w:w="1088" w:type="dxa"/>
          </w:tcPr>
          <w:p w14:paraId="3F082177" w14:textId="77777777" w:rsidR="00312BC3" w:rsidRPr="00C26C40" w:rsidRDefault="00312BC3" w:rsidP="00870DFD">
            <w:pPr>
              <w:rPr>
                <w:lang w:val="en-GB"/>
              </w:rPr>
            </w:pPr>
            <w:r w:rsidRPr="00C26C40">
              <w:rPr>
                <w:lang w:val="en-GB"/>
              </w:rPr>
              <w:t>123.284</w:t>
            </w:r>
          </w:p>
        </w:tc>
        <w:tc>
          <w:tcPr>
            <w:tcW w:w="1661" w:type="dxa"/>
          </w:tcPr>
          <w:p w14:paraId="35F896DE" w14:textId="77777777" w:rsidR="00312BC3" w:rsidRPr="00C26C40" w:rsidRDefault="00312BC3" w:rsidP="00870DFD">
            <w:pPr>
              <w:rPr>
                <w:lang w:val="en-GB"/>
              </w:rPr>
            </w:pPr>
            <w:r w:rsidRPr="00C26C40">
              <w:rPr>
                <w:lang w:val="en-GB"/>
              </w:rPr>
              <w:t>240.161</w:t>
            </w:r>
          </w:p>
        </w:tc>
      </w:tr>
      <w:tr w:rsidR="00312BC3" w:rsidRPr="00C26C40" w14:paraId="4481EFA1" w14:textId="77777777" w:rsidTr="00936023">
        <w:trPr>
          <w:jc w:val="center"/>
        </w:trPr>
        <w:tc>
          <w:tcPr>
            <w:tcW w:w="877" w:type="dxa"/>
          </w:tcPr>
          <w:p w14:paraId="20B3E1F4" w14:textId="77777777" w:rsidR="00312BC3" w:rsidRPr="00C26C40" w:rsidRDefault="00312BC3" w:rsidP="00870DFD">
            <w:pPr>
              <w:rPr>
                <w:lang w:val="en-GB"/>
              </w:rPr>
            </w:pPr>
            <w:r w:rsidRPr="00C26C40">
              <w:rPr>
                <w:lang w:val="en-GB"/>
              </w:rPr>
              <w:t>TiO₂ — Mass Flow (kg/hr)</w:t>
            </w:r>
          </w:p>
        </w:tc>
        <w:tc>
          <w:tcPr>
            <w:tcW w:w="1089" w:type="dxa"/>
          </w:tcPr>
          <w:p w14:paraId="2FEFFE92" w14:textId="77777777" w:rsidR="00312BC3" w:rsidRPr="00C26C40" w:rsidRDefault="00312BC3" w:rsidP="00870DFD">
            <w:pPr>
              <w:rPr>
                <w:lang w:val="en-GB"/>
              </w:rPr>
            </w:pPr>
            <w:r w:rsidRPr="00C26C40">
              <w:rPr>
                <w:lang w:val="en-GB"/>
              </w:rPr>
              <w:t>0.000</w:t>
            </w:r>
          </w:p>
        </w:tc>
        <w:tc>
          <w:tcPr>
            <w:tcW w:w="1088" w:type="dxa"/>
          </w:tcPr>
          <w:p w14:paraId="2505F1F8" w14:textId="77777777" w:rsidR="00312BC3" w:rsidRPr="00C26C40" w:rsidRDefault="00312BC3" w:rsidP="00870DFD">
            <w:pPr>
              <w:rPr>
                <w:lang w:val="en-GB"/>
              </w:rPr>
            </w:pPr>
            <w:r w:rsidRPr="00C26C40">
              <w:rPr>
                <w:lang w:val="en-GB"/>
              </w:rPr>
              <w:t>0.000</w:t>
            </w:r>
          </w:p>
        </w:tc>
        <w:tc>
          <w:tcPr>
            <w:tcW w:w="1088" w:type="dxa"/>
          </w:tcPr>
          <w:p w14:paraId="70208325" w14:textId="77777777" w:rsidR="00312BC3" w:rsidRPr="00C26C40" w:rsidRDefault="00312BC3" w:rsidP="00870DFD">
            <w:pPr>
              <w:rPr>
                <w:lang w:val="en-GB"/>
              </w:rPr>
            </w:pPr>
            <w:r w:rsidRPr="00C26C40">
              <w:rPr>
                <w:lang w:val="en-GB"/>
              </w:rPr>
              <w:t>0.000</w:t>
            </w:r>
          </w:p>
        </w:tc>
        <w:tc>
          <w:tcPr>
            <w:tcW w:w="1088" w:type="dxa"/>
          </w:tcPr>
          <w:p w14:paraId="2A540A4B" w14:textId="77777777" w:rsidR="00312BC3" w:rsidRPr="00C26C40" w:rsidRDefault="00312BC3" w:rsidP="00870DFD">
            <w:pPr>
              <w:rPr>
                <w:lang w:val="en-GB"/>
              </w:rPr>
            </w:pPr>
            <w:r w:rsidRPr="00C26C40">
              <w:rPr>
                <w:lang w:val="en-GB"/>
              </w:rPr>
              <w:t>0.000</w:t>
            </w:r>
          </w:p>
        </w:tc>
        <w:tc>
          <w:tcPr>
            <w:tcW w:w="1088" w:type="dxa"/>
          </w:tcPr>
          <w:p w14:paraId="751BAFCB" w14:textId="77777777" w:rsidR="00312BC3" w:rsidRPr="00C26C40" w:rsidRDefault="00312BC3" w:rsidP="00870DFD">
            <w:pPr>
              <w:rPr>
                <w:lang w:val="en-GB"/>
              </w:rPr>
            </w:pPr>
            <w:r w:rsidRPr="00C26C40">
              <w:rPr>
                <w:lang w:val="en-GB"/>
              </w:rPr>
              <w:t>0.000</w:t>
            </w:r>
          </w:p>
        </w:tc>
        <w:tc>
          <w:tcPr>
            <w:tcW w:w="1088" w:type="dxa"/>
          </w:tcPr>
          <w:p w14:paraId="4233E2B3" w14:textId="77777777" w:rsidR="00312BC3" w:rsidRPr="00C26C40" w:rsidRDefault="00312BC3" w:rsidP="00870DFD">
            <w:pPr>
              <w:rPr>
                <w:lang w:val="en-GB"/>
              </w:rPr>
            </w:pPr>
            <w:r w:rsidRPr="00C26C40">
              <w:rPr>
                <w:lang w:val="en-GB"/>
              </w:rPr>
              <w:t>0.000</w:t>
            </w:r>
          </w:p>
        </w:tc>
        <w:tc>
          <w:tcPr>
            <w:tcW w:w="1661" w:type="dxa"/>
          </w:tcPr>
          <w:p w14:paraId="5B8CD2DB" w14:textId="77777777" w:rsidR="00312BC3" w:rsidRPr="00C26C40" w:rsidRDefault="00312BC3" w:rsidP="00870DFD">
            <w:pPr>
              <w:rPr>
                <w:lang w:val="en-GB"/>
              </w:rPr>
            </w:pPr>
            <w:r w:rsidRPr="00C26C40">
              <w:rPr>
                <w:lang w:val="en-GB"/>
              </w:rPr>
              <w:t>0.000</w:t>
            </w:r>
          </w:p>
        </w:tc>
      </w:tr>
      <w:tr w:rsidR="00312BC3" w:rsidRPr="00C26C40" w14:paraId="187379C8" w14:textId="77777777" w:rsidTr="00936023">
        <w:trPr>
          <w:jc w:val="center"/>
        </w:trPr>
        <w:tc>
          <w:tcPr>
            <w:tcW w:w="877" w:type="dxa"/>
          </w:tcPr>
          <w:p w14:paraId="47D2C5AF" w14:textId="77777777" w:rsidR="00312BC3" w:rsidRPr="00C26C40" w:rsidRDefault="00312BC3" w:rsidP="00870DFD">
            <w:pPr>
              <w:rPr>
                <w:lang w:val="en-GB"/>
              </w:rPr>
            </w:pPr>
            <w:r w:rsidRPr="00C26C40">
              <w:rPr>
                <w:lang w:val="en-GB"/>
              </w:rPr>
              <w:t>PAC — Mass Flow (kg/hr)</w:t>
            </w:r>
          </w:p>
        </w:tc>
        <w:tc>
          <w:tcPr>
            <w:tcW w:w="1089" w:type="dxa"/>
          </w:tcPr>
          <w:p w14:paraId="7BF6AE60" w14:textId="77777777" w:rsidR="00312BC3" w:rsidRPr="00C26C40" w:rsidRDefault="00312BC3" w:rsidP="00870DFD">
            <w:pPr>
              <w:rPr>
                <w:lang w:val="en-GB"/>
              </w:rPr>
            </w:pPr>
            <w:r w:rsidRPr="00C26C40">
              <w:rPr>
                <w:lang w:val="en-GB"/>
              </w:rPr>
              <w:t>0.000</w:t>
            </w:r>
          </w:p>
        </w:tc>
        <w:tc>
          <w:tcPr>
            <w:tcW w:w="1088" w:type="dxa"/>
          </w:tcPr>
          <w:p w14:paraId="418C96FB" w14:textId="77777777" w:rsidR="00312BC3" w:rsidRPr="00C26C40" w:rsidRDefault="00312BC3" w:rsidP="00870DFD">
            <w:pPr>
              <w:rPr>
                <w:lang w:val="en-GB"/>
              </w:rPr>
            </w:pPr>
            <w:r w:rsidRPr="00C26C40">
              <w:rPr>
                <w:lang w:val="en-GB"/>
              </w:rPr>
              <w:t>0.000</w:t>
            </w:r>
          </w:p>
        </w:tc>
        <w:tc>
          <w:tcPr>
            <w:tcW w:w="1088" w:type="dxa"/>
          </w:tcPr>
          <w:p w14:paraId="4988E9A2" w14:textId="77777777" w:rsidR="00312BC3" w:rsidRPr="00C26C40" w:rsidRDefault="00312BC3" w:rsidP="00870DFD">
            <w:pPr>
              <w:rPr>
                <w:lang w:val="en-GB"/>
              </w:rPr>
            </w:pPr>
            <w:r w:rsidRPr="00C26C40">
              <w:rPr>
                <w:lang w:val="en-GB"/>
              </w:rPr>
              <w:t>0.000</w:t>
            </w:r>
          </w:p>
        </w:tc>
        <w:tc>
          <w:tcPr>
            <w:tcW w:w="1088" w:type="dxa"/>
          </w:tcPr>
          <w:p w14:paraId="2477CC83" w14:textId="77777777" w:rsidR="00312BC3" w:rsidRPr="00C26C40" w:rsidRDefault="00312BC3" w:rsidP="00870DFD">
            <w:pPr>
              <w:rPr>
                <w:lang w:val="en-GB"/>
              </w:rPr>
            </w:pPr>
            <w:r w:rsidRPr="00C26C40">
              <w:rPr>
                <w:lang w:val="en-GB"/>
              </w:rPr>
              <w:t>0.000</w:t>
            </w:r>
          </w:p>
        </w:tc>
        <w:tc>
          <w:tcPr>
            <w:tcW w:w="1088" w:type="dxa"/>
          </w:tcPr>
          <w:p w14:paraId="22ED7D35" w14:textId="77777777" w:rsidR="00312BC3" w:rsidRPr="00C26C40" w:rsidRDefault="00312BC3" w:rsidP="00870DFD">
            <w:pPr>
              <w:rPr>
                <w:lang w:val="en-GB"/>
              </w:rPr>
            </w:pPr>
            <w:r w:rsidRPr="00C26C40">
              <w:rPr>
                <w:lang w:val="en-GB"/>
              </w:rPr>
              <w:t>0.000</w:t>
            </w:r>
          </w:p>
        </w:tc>
        <w:tc>
          <w:tcPr>
            <w:tcW w:w="1088" w:type="dxa"/>
          </w:tcPr>
          <w:p w14:paraId="0BE915E6" w14:textId="77777777" w:rsidR="00312BC3" w:rsidRPr="00C26C40" w:rsidRDefault="00312BC3" w:rsidP="00870DFD">
            <w:pPr>
              <w:rPr>
                <w:lang w:val="en-GB"/>
              </w:rPr>
            </w:pPr>
            <w:r w:rsidRPr="00C26C40">
              <w:rPr>
                <w:lang w:val="en-GB"/>
              </w:rPr>
              <w:t>0.000</w:t>
            </w:r>
          </w:p>
        </w:tc>
        <w:tc>
          <w:tcPr>
            <w:tcW w:w="1661" w:type="dxa"/>
          </w:tcPr>
          <w:p w14:paraId="07F9E283" w14:textId="77777777" w:rsidR="00312BC3" w:rsidRPr="00C26C40" w:rsidRDefault="00312BC3" w:rsidP="00870DFD">
            <w:pPr>
              <w:rPr>
                <w:lang w:val="en-GB"/>
              </w:rPr>
            </w:pPr>
            <w:r w:rsidRPr="00C26C40">
              <w:rPr>
                <w:lang w:val="en-GB"/>
              </w:rPr>
              <w:t>0.000</w:t>
            </w:r>
          </w:p>
        </w:tc>
      </w:tr>
      <w:tr w:rsidR="00312BC3" w:rsidRPr="00C26C40" w14:paraId="0BAFDFF7" w14:textId="77777777" w:rsidTr="00936023">
        <w:trPr>
          <w:jc w:val="center"/>
        </w:trPr>
        <w:tc>
          <w:tcPr>
            <w:tcW w:w="877" w:type="dxa"/>
          </w:tcPr>
          <w:p w14:paraId="2113BE5B" w14:textId="77777777" w:rsidR="00312BC3" w:rsidRPr="00C26C40" w:rsidRDefault="00312BC3" w:rsidP="00870DFD">
            <w:pPr>
              <w:rPr>
                <w:lang w:val="en-GB"/>
              </w:rPr>
            </w:pPr>
            <w:r w:rsidRPr="00C26C40">
              <w:rPr>
                <w:lang w:val="en-GB"/>
              </w:rPr>
              <w:t>K₂O — Mass Flow (kg/hr)</w:t>
            </w:r>
          </w:p>
        </w:tc>
        <w:tc>
          <w:tcPr>
            <w:tcW w:w="1089" w:type="dxa"/>
          </w:tcPr>
          <w:p w14:paraId="0D7A7497" w14:textId="77777777" w:rsidR="00312BC3" w:rsidRPr="00C26C40" w:rsidRDefault="00312BC3" w:rsidP="00870DFD">
            <w:pPr>
              <w:rPr>
                <w:lang w:val="en-GB"/>
              </w:rPr>
            </w:pPr>
            <w:r w:rsidRPr="00C26C40">
              <w:rPr>
                <w:lang w:val="en-GB"/>
              </w:rPr>
              <w:t>0.000</w:t>
            </w:r>
          </w:p>
        </w:tc>
        <w:tc>
          <w:tcPr>
            <w:tcW w:w="1088" w:type="dxa"/>
          </w:tcPr>
          <w:p w14:paraId="2DD77BEE" w14:textId="77777777" w:rsidR="00312BC3" w:rsidRPr="00C26C40" w:rsidRDefault="00312BC3" w:rsidP="00870DFD">
            <w:pPr>
              <w:rPr>
                <w:lang w:val="en-GB"/>
              </w:rPr>
            </w:pPr>
            <w:r w:rsidRPr="00C26C40">
              <w:rPr>
                <w:lang w:val="en-GB"/>
              </w:rPr>
              <w:t>0.000</w:t>
            </w:r>
          </w:p>
        </w:tc>
        <w:tc>
          <w:tcPr>
            <w:tcW w:w="1088" w:type="dxa"/>
          </w:tcPr>
          <w:p w14:paraId="3EBA2058" w14:textId="77777777" w:rsidR="00312BC3" w:rsidRPr="00C26C40" w:rsidRDefault="00312BC3" w:rsidP="00870DFD">
            <w:pPr>
              <w:rPr>
                <w:lang w:val="en-GB"/>
              </w:rPr>
            </w:pPr>
            <w:r w:rsidRPr="00C26C40">
              <w:rPr>
                <w:lang w:val="en-GB"/>
              </w:rPr>
              <w:t>0.000</w:t>
            </w:r>
          </w:p>
        </w:tc>
        <w:tc>
          <w:tcPr>
            <w:tcW w:w="1088" w:type="dxa"/>
          </w:tcPr>
          <w:p w14:paraId="0577A35E" w14:textId="77777777" w:rsidR="00312BC3" w:rsidRPr="00C26C40" w:rsidRDefault="00312BC3" w:rsidP="00870DFD">
            <w:pPr>
              <w:rPr>
                <w:lang w:val="en-GB"/>
              </w:rPr>
            </w:pPr>
            <w:r w:rsidRPr="00C26C40">
              <w:rPr>
                <w:lang w:val="en-GB"/>
              </w:rPr>
              <w:t>0.000</w:t>
            </w:r>
          </w:p>
        </w:tc>
        <w:tc>
          <w:tcPr>
            <w:tcW w:w="1088" w:type="dxa"/>
          </w:tcPr>
          <w:p w14:paraId="59C306FE" w14:textId="77777777" w:rsidR="00312BC3" w:rsidRPr="00C26C40" w:rsidRDefault="00312BC3" w:rsidP="00870DFD">
            <w:pPr>
              <w:rPr>
                <w:lang w:val="en-GB"/>
              </w:rPr>
            </w:pPr>
            <w:r w:rsidRPr="00C26C40">
              <w:rPr>
                <w:lang w:val="en-GB"/>
              </w:rPr>
              <w:t>0.000</w:t>
            </w:r>
          </w:p>
        </w:tc>
        <w:tc>
          <w:tcPr>
            <w:tcW w:w="1088" w:type="dxa"/>
          </w:tcPr>
          <w:p w14:paraId="29F020CE" w14:textId="77777777" w:rsidR="00312BC3" w:rsidRPr="00C26C40" w:rsidRDefault="00312BC3" w:rsidP="00870DFD">
            <w:pPr>
              <w:rPr>
                <w:lang w:val="en-GB"/>
              </w:rPr>
            </w:pPr>
            <w:r w:rsidRPr="00C26C40">
              <w:rPr>
                <w:lang w:val="en-GB"/>
              </w:rPr>
              <w:t>0.000</w:t>
            </w:r>
          </w:p>
        </w:tc>
        <w:tc>
          <w:tcPr>
            <w:tcW w:w="1661" w:type="dxa"/>
          </w:tcPr>
          <w:p w14:paraId="7C275334" w14:textId="77777777" w:rsidR="00312BC3" w:rsidRPr="00C26C40" w:rsidRDefault="00312BC3" w:rsidP="00870DFD">
            <w:pPr>
              <w:rPr>
                <w:lang w:val="en-GB"/>
              </w:rPr>
            </w:pPr>
            <w:r w:rsidRPr="00C26C40">
              <w:rPr>
                <w:lang w:val="en-GB"/>
              </w:rPr>
              <w:t>0.000</w:t>
            </w:r>
          </w:p>
        </w:tc>
      </w:tr>
      <w:tr w:rsidR="00312BC3" w:rsidRPr="00C26C40" w14:paraId="6BA513E1" w14:textId="77777777" w:rsidTr="00936023">
        <w:trPr>
          <w:jc w:val="center"/>
        </w:trPr>
        <w:tc>
          <w:tcPr>
            <w:tcW w:w="877" w:type="dxa"/>
          </w:tcPr>
          <w:p w14:paraId="752FB3C2" w14:textId="77777777" w:rsidR="00312BC3" w:rsidRPr="00C26C40" w:rsidRDefault="00312BC3" w:rsidP="00870DFD">
            <w:pPr>
              <w:rPr>
                <w:lang w:val="en-GB"/>
              </w:rPr>
            </w:pPr>
            <w:r w:rsidRPr="00C26C40">
              <w:rPr>
                <w:lang w:val="en-GB"/>
              </w:rPr>
              <w:lastRenderedPageBreak/>
              <w:t>Na₂O — Mass Flow (kg/hr)</w:t>
            </w:r>
          </w:p>
        </w:tc>
        <w:tc>
          <w:tcPr>
            <w:tcW w:w="1089" w:type="dxa"/>
          </w:tcPr>
          <w:p w14:paraId="4210200C" w14:textId="77777777" w:rsidR="00312BC3" w:rsidRPr="00C26C40" w:rsidRDefault="00312BC3" w:rsidP="00870DFD">
            <w:pPr>
              <w:rPr>
                <w:lang w:val="en-GB"/>
              </w:rPr>
            </w:pPr>
            <w:r w:rsidRPr="00C26C40">
              <w:rPr>
                <w:lang w:val="en-GB"/>
              </w:rPr>
              <w:t>0.000</w:t>
            </w:r>
          </w:p>
        </w:tc>
        <w:tc>
          <w:tcPr>
            <w:tcW w:w="1088" w:type="dxa"/>
          </w:tcPr>
          <w:p w14:paraId="7FAA4EE3" w14:textId="77777777" w:rsidR="00312BC3" w:rsidRPr="00C26C40" w:rsidRDefault="00312BC3" w:rsidP="00870DFD">
            <w:pPr>
              <w:rPr>
                <w:lang w:val="en-GB"/>
              </w:rPr>
            </w:pPr>
            <w:r w:rsidRPr="00C26C40">
              <w:rPr>
                <w:lang w:val="en-GB"/>
              </w:rPr>
              <w:t>0.000</w:t>
            </w:r>
          </w:p>
        </w:tc>
        <w:tc>
          <w:tcPr>
            <w:tcW w:w="1088" w:type="dxa"/>
          </w:tcPr>
          <w:p w14:paraId="43A15533" w14:textId="77777777" w:rsidR="00312BC3" w:rsidRPr="00C26C40" w:rsidRDefault="00312BC3" w:rsidP="00870DFD">
            <w:pPr>
              <w:rPr>
                <w:lang w:val="en-GB"/>
              </w:rPr>
            </w:pPr>
            <w:r w:rsidRPr="00C26C40">
              <w:rPr>
                <w:lang w:val="en-GB"/>
              </w:rPr>
              <w:t>0.000</w:t>
            </w:r>
          </w:p>
        </w:tc>
        <w:tc>
          <w:tcPr>
            <w:tcW w:w="1088" w:type="dxa"/>
          </w:tcPr>
          <w:p w14:paraId="1F4E4D63" w14:textId="77777777" w:rsidR="00312BC3" w:rsidRPr="00C26C40" w:rsidRDefault="00312BC3" w:rsidP="00870DFD">
            <w:pPr>
              <w:rPr>
                <w:lang w:val="en-GB"/>
              </w:rPr>
            </w:pPr>
            <w:r w:rsidRPr="00C26C40">
              <w:rPr>
                <w:lang w:val="en-GB"/>
              </w:rPr>
              <w:t>0.000</w:t>
            </w:r>
          </w:p>
        </w:tc>
        <w:tc>
          <w:tcPr>
            <w:tcW w:w="1088" w:type="dxa"/>
          </w:tcPr>
          <w:p w14:paraId="19FB89DC" w14:textId="77777777" w:rsidR="00312BC3" w:rsidRPr="00C26C40" w:rsidRDefault="00312BC3" w:rsidP="00870DFD">
            <w:pPr>
              <w:rPr>
                <w:lang w:val="en-GB"/>
              </w:rPr>
            </w:pPr>
            <w:r w:rsidRPr="00C26C40">
              <w:rPr>
                <w:lang w:val="en-GB"/>
              </w:rPr>
              <w:t>0.000</w:t>
            </w:r>
          </w:p>
        </w:tc>
        <w:tc>
          <w:tcPr>
            <w:tcW w:w="1088" w:type="dxa"/>
          </w:tcPr>
          <w:p w14:paraId="61E48DEB" w14:textId="77777777" w:rsidR="00312BC3" w:rsidRPr="00C26C40" w:rsidRDefault="00312BC3" w:rsidP="00870DFD">
            <w:pPr>
              <w:rPr>
                <w:lang w:val="en-GB"/>
              </w:rPr>
            </w:pPr>
            <w:r w:rsidRPr="00C26C40">
              <w:rPr>
                <w:lang w:val="en-GB"/>
              </w:rPr>
              <w:t>0.000</w:t>
            </w:r>
          </w:p>
        </w:tc>
        <w:tc>
          <w:tcPr>
            <w:tcW w:w="1661" w:type="dxa"/>
          </w:tcPr>
          <w:p w14:paraId="182557C6" w14:textId="77777777" w:rsidR="00312BC3" w:rsidRPr="00C26C40" w:rsidRDefault="00312BC3" w:rsidP="00870DFD">
            <w:pPr>
              <w:rPr>
                <w:lang w:val="en-GB"/>
              </w:rPr>
            </w:pPr>
            <w:r w:rsidRPr="00C26C40">
              <w:rPr>
                <w:lang w:val="en-GB"/>
              </w:rPr>
              <w:t>0.000</w:t>
            </w:r>
          </w:p>
        </w:tc>
      </w:tr>
      <w:tr w:rsidR="00312BC3" w:rsidRPr="00C26C40" w14:paraId="14D775E9" w14:textId="77777777" w:rsidTr="00936023">
        <w:trPr>
          <w:jc w:val="center"/>
        </w:trPr>
        <w:tc>
          <w:tcPr>
            <w:tcW w:w="877" w:type="dxa"/>
          </w:tcPr>
          <w:p w14:paraId="36F88D7C" w14:textId="77777777" w:rsidR="00312BC3" w:rsidRPr="00C26C40" w:rsidRDefault="00312BC3" w:rsidP="00870DFD">
            <w:pPr>
              <w:rPr>
                <w:lang w:val="en-GB"/>
              </w:rPr>
            </w:pPr>
            <w:r w:rsidRPr="00C26C40">
              <w:rPr>
                <w:lang w:val="en-GB"/>
              </w:rPr>
              <w:t>MgO — Mass Flow (kg/hr)</w:t>
            </w:r>
          </w:p>
        </w:tc>
        <w:tc>
          <w:tcPr>
            <w:tcW w:w="1089" w:type="dxa"/>
          </w:tcPr>
          <w:p w14:paraId="78589381" w14:textId="77777777" w:rsidR="00312BC3" w:rsidRPr="00C26C40" w:rsidRDefault="00312BC3" w:rsidP="00870DFD">
            <w:pPr>
              <w:rPr>
                <w:lang w:val="en-GB"/>
              </w:rPr>
            </w:pPr>
            <w:r w:rsidRPr="00C26C40">
              <w:rPr>
                <w:lang w:val="en-GB"/>
              </w:rPr>
              <w:t>0.000</w:t>
            </w:r>
          </w:p>
        </w:tc>
        <w:tc>
          <w:tcPr>
            <w:tcW w:w="1088" w:type="dxa"/>
          </w:tcPr>
          <w:p w14:paraId="791FA44F" w14:textId="77777777" w:rsidR="00312BC3" w:rsidRPr="00C26C40" w:rsidRDefault="00312BC3" w:rsidP="00870DFD">
            <w:pPr>
              <w:rPr>
                <w:lang w:val="en-GB"/>
              </w:rPr>
            </w:pPr>
            <w:r w:rsidRPr="00C26C40">
              <w:rPr>
                <w:lang w:val="en-GB"/>
              </w:rPr>
              <w:t>0.000</w:t>
            </w:r>
          </w:p>
        </w:tc>
        <w:tc>
          <w:tcPr>
            <w:tcW w:w="1088" w:type="dxa"/>
          </w:tcPr>
          <w:p w14:paraId="4DEF72FE" w14:textId="77777777" w:rsidR="00312BC3" w:rsidRPr="00C26C40" w:rsidRDefault="00312BC3" w:rsidP="00870DFD">
            <w:pPr>
              <w:rPr>
                <w:lang w:val="en-GB"/>
              </w:rPr>
            </w:pPr>
            <w:r w:rsidRPr="00C26C40">
              <w:rPr>
                <w:lang w:val="en-GB"/>
              </w:rPr>
              <w:t>0.000</w:t>
            </w:r>
          </w:p>
        </w:tc>
        <w:tc>
          <w:tcPr>
            <w:tcW w:w="1088" w:type="dxa"/>
          </w:tcPr>
          <w:p w14:paraId="761B63B2" w14:textId="77777777" w:rsidR="00312BC3" w:rsidRPr="00C26C40" w:rsidRDefault="00312BC3" w:rsidP="00870DFD">
            <w:pPr>
              <w:rPr>
                <w:lang w:val="en-GB"/>
              </w:rPr>
            </w:pPr>
            <w:r w:rsidRPr="00C26C40">
              <w:rPr>
                <w:lang w:val="en-GB"/>
              </w:rPr>
              <w:t>0.000</w:t>
            </w:r>
          </w:p>
        </w:tc>
        <w:tc>
          <w:tcPr>
            <w:tcW w:w="1088" w:type="dxa"/>
          </w:tcPr>
          <w:p w14:paraId="13CC934F" w14:textId="77777777" w:rsidR="00312BC3" w:rsidRPr="00C26C40" w:rsidRDefault="00312BC3" w:rsidP="00870DFD">
            <w:pPr>
              <w:rPr>
                <w:lang w:val="en-GB"/>
              </w:rPr>
            </w:pPr>
            <w:r w:rsidRPr="00C26C40">
              <w:rPr>
                <w:lang w:val="en-GB"/>
              </w:rPr>
              <w:t>0.000</w:t>
            </w:r>
          </w:p>
        </w:tc>
        <w:tc>
          <w:tcPr>
            <w:tcW w:w="1088" w:type="dxa"/>
          </w:tcPr>
          <w:p w14:paraId="2A3C0A0E" w14:textId="77777777" w:rsidR="00312BC3" w:rsidRPr="00C26C40" w:rsidRDefault="00312BC3" w:rsidP="00870DFD">
            <w:pPr>
              <w:rPr>
                <w:lang w:val="en-GB"/>
              </w:rPr>
            </w:pPr>
            <w:r w:rsidRPr="00C26C40">
              <w:rPr>
                <w:lang w:val="en-GB"/>
              </w:rPr>
              <w:t>0.000</w:t>
            </w:r>
          </w:p>
        </w:tc>
        <w:tc>
          <w:tcPr>
            <w:tcW w:w="1661" w:type="dxa"/>
          </w:tcPr>
          <w:p w14:paraId="5C5A7215" w14:textId="77777777" w:rsidR="00312BC3" w:rsidRPr="00C26C40" w:rsidRDefault="00312BC3" w:rsidP="00870DFD">
            <w:pPr>
              <w:rPr>
                <w:lang w:val="en-GB"/>
              </w:rPr>
            </w:pPr>
            <w:r w:rsidRPr="00C26C40">
              <w:rPr>
                <w:lang w:val="en-GB"/>
              </w:rPr>
              <w:t>0.000</w:t>
            </w:r>
          </w:p>
        </w:tc>
      </w:tr>
      <w:tr w:rsidR="00312BC3" w:rsidRPr="00C26C40" w14:paraId="4AE3F4F3" w14:textId="77777777" w:rsidTr="00936023">
        <w:trPr>
          <w:jc w:val="center"/>
        </w:trPr>
        <w:tc>
          <w:tcPr>
            <w:tcW w:w="877" w:type="dxa"/>
          </w:tcPr>
          <w:p w14:paraId="28D31CCD" w14:textId="77777777" w:rsidR="00312BC3" w:rsidRPr="00C26C40" w:rsidRDefault="00312BC3" w:rsidP="00870DFD">
            <w:pPr>
              <w:rPr>
                <w:lang w:val="en-GB"/>
              </w:rPr>
            </w:pPr>
            <w:r w:rsidRPr="00C26C40">
              <w:rPr>
                <w:lang w:val="en-GB"/>
              </w:rPr>
              <w:t>H₃O⁺ — Mass Flow (kg/hr)</w:t>
            </w:r>
          </w:p>
        </w:tc>
        <w:tc>
          <w:tcPr>
            <w:tcW w:w="1089" w:type="dxa"/>
          </w:tcPr>
          <w:p w14:paraId="46049DF1" w14:textId="77777777" w:rsidR="00312BC3" w:rsidRPr="00C26C40" w:rsidRDefault="00312BC3" w:rsidP="00870DFD">
            <w:pPr>
              <w:rPr>
                <w:lang w:val="en-GB"/>
              </w:rPr>
            </w:pPr>
            <w:r w:rsidRPr="00C26C40">
              <w:rPr>
                <w:lang w:val="en-GB"/>
              </w:rPr>
              <w:t>0.000</w:t>
            </w:r>
          </w:p>
        </w:tc>
        <w:tc>
          <w:tcPr>
            <w:tcW w:w="1088" w:type="dxa"/>
          </w:tcPr>
          <w:p w14:paraId="3A2C0C9B" w14:textId="77777777" w:rsidR="00312BC3" w:rsidRPr="00C26C40" w:rsidRDefault="00312BC3" w:rsidP="00870DFD">
            <w:pPr>
              <w:rPr>
                <w:lang w:val="en-GB"/>
              </w:rPr>
            </w:pPr>
            <w:r w:rsidRPr="00C26C40">
              <w:rPr>
                <w:lang w:val="en-GB"/>
              </w:rPr>
              <w:t>0.000</w:t>
            </w:r>
          </w:p>
        </w:tc>
        <w:tc>
          <w:tcPr>
            <w:tcW w:w="1088" w:type="dxa"/>
          </w:tcPr>
          <w:p w14:paraId="46EC58EB" w14:textId="77777777" w:rsidR="00312BC3" w:rsidRPr="00C26C40" w:rsidRDefault="00312BC3" w:rsidP="00870DFD">
            <w:pPr>
              <w:rPr>
                <w:lang w:val="en-GB"/>
              </w:rPr>
            </w:pPr>
            <w:r w:rsidRPr="00C26C40">
              <w:rPr>
                <w:lang w:val="en-GB"/>
              </w:rPr>
              <w:t>0.000</w:t>
            </w:r>
          </w:p>
        </w:tc>
        <w:tc>
          <w:tcPr>
            <w:tcW w:w="1088" w:type="dxa"/>
          </w:tcPr>
          <w:p w14:paraId="741C1B91" w14:textId="77777777" w:rsidR="00312BC3" w:rsidRPr="00C26C40" w:rsidRDefault="00312BC3" w:rsidP="00870DFD">
            <w:pPr>
              <w:rPr>
                <w:lang w:val="en-GB"/>
              </w:rPr>
            </w:pPr>
            <w:r w:rsidRPr="00C26C40">
              <w:rPr>
                <w:lang w:val="en-GB"/>
              </w:rPr>
              <w:t>0.000</w:t>
            </w:r>
          </w:p>
        </w:tc>
        <w:tc>
          <w:tcPr>
            <w:tcW w:w="1088" w:type="dxa"/>
          </w:tcPr>
          <w:p w14:paraId="755A6E9A" w14:textId="77777777" w:rsidR="00312BC3" w:rsidRPr="00C26C40" w:rsidRDefault="00312BC3" w:rsidP="00870DFD">
            <w:pPr>
              <w:rPr>
                <w:lang w:val="en-GB"/>
              </w:rPr>
            </w:pPr>
            <w:r w:rsidRPr="00C26C40">
              <w:rPr>
                <w:lang w:val="en-GB"/>
              </w:rPr>
              <w:t>0.000</w:t>
            </w:r>
          </w:p>
        </w:tc>
        <w:tc>
          <w:tcPr>
            <w:tcW w:w="1088" w:type="dxa"/>
          </w:tcPr>
          <w:p w14:paraId="2951FD90" w14:textId="77777777" w:rsidR="00312BC3" w:rsidRPr="00C26C40" w:rsidRDefault="00312BC3" w:rsidP="00870DFD">
            <w:pPr>
              <w:rPr>
                <w:lang w:val="en-GB"/>
              </w:rPr>
            </w:pPr>
            <w:r w:rsidRPr="00C26C40">
              <w:rPr>
                <w:lang w:val="en-GB"/>
              </w:rPr>
              <w:t>0.000</w:t>
            </w:r>
          </w:p>
        </w:tc>
        <w:tc>
          <w:tcPr>
            <w:tcW w:w="1661" w:type="dxa"/>
          </w:tcPr>
          <w:p w14:paraId="49793B47" w14:textId="77777777" w:rsidR="00312BC3" w:rsidRPr="00C26C40" w:rsidRDefault="00312BC3" w:rsidP="00870DFD">
            <w:pPr>
              <w:rPr>
                <w:lang w:val="en-GB"/>
              </w:rPr>
            </w:pPr>
            <w:r w:rsidRPr="00C26C40">
              <w:rPr>
                <w:lang w:val="en-GB"/>
              </w:rPr>
              <w:t>0.000</w:t>
            </w:r>
          </w:p>
        </w:tc>
      </w:tr>
      <w:tr w:rsidR="00312BC3" w:rsidRPr="00C26C40" w14:paraId="1746986C" w14:textId="77777777" w:rsidTr="00936023">
        <w:trPr>
          <w:jc w:val="center"/>
        </w:trPr>
        <w:tc>
          <w:tcPr>
            <w:tcW w:w="877" w:type="dxa"/>
          </w:tcPr>
          <w:p w14:paraId="2638E62C" w14:textId="77777777" w:rsidR="00312BC3" w:rsidRPr="00C26C40" w:rsidRDefault="00312BC3" w:rsidP="00870DFD">
            <w:pPr>
              <w:rPr>
                <w:lang w:val="en-GB"/>
              </w:rPr>
            </w:pPr>
            <w:r w:rsidRPr="00C26C40">
              <w:rPr>
                <w:lang w:val="en-GB"/>
              </w:rPr>
              <w:t>OH⁻ — Mass Flow (kg/hr)</w:t>
            </w:r>
          </w:p>
        </w:tc>
        <w:tc>
          <w:tcPr>
            <w:tcW w:w="1089" w:type="dxa"/>
          </w:tcPr>
          <w:p w14:paraId="6FE2DBEE" w14:textId="77777777" w:rsidR="00312BC3" w:rsidRPr="00C26C40" w:rsidRDefault="00312BC3" w:rsidP="00870DFD">
            <w:pPr>
              <w:rPr>
                <w:lang w:val="en-GB"/>
              </w:rPr>
            </w:pPr>
            <w:r w:rsidRPr="00C26C40">
              <w:rPr>
                <w:lang w:val="en-GB"/>
              </w:rPr>
              <w:t>0.000</w:t>
            </w:r>
          </w:p>
        </w:tc>
        <w:tc>
          <w:tcPr>
            <w:tcW w:w="1088" w:type="dxa"/>
          </w:tcPr>
          <w:p w14:paraId="6D1C3145" w14:textId="77777777" w:rsidR="00312BC3" w:rsidRPr="00C26C40" w:rsidRDefault="00312BC3" w:rsidP="00870DFD">
            <w:pPr>
              <w:rPr>
                <w:lang w:val="en-GB"/>
              </w:rPr>
            </w:pPr>
            <w:r w:rsidRPr="00C26C40">
              <w:rPr>
                <w:lang w:val="en-GB"/>
              </w:rPr>
              <w:t>0.000</w:t>
            </w:r>
          </w:p>
        </w:tc>
        <w:tc>
          <w:tcPr>
            <w:tcW w:w="1088" w:type="dxa"/>
          </w:tcPr>
          <w:p w14:paraId="6D9B0EFD" w14:textId="77777777" w:rsidR="00312BC3" w:rsidRPr="00C26C40" w:rsidRDefault="00312BC3" w:rsidP="00870DFD">
            <w:pPr>
              <w:rPr>
                <w:lang w:val="en-GB"/>
              </w:rPr>
            </w:pPr>
            <w:r w:rsidRPr="00C26C40">
              <w:rPr>
                <w:lang w:val="en-GB"/>
              </w:rPr>
              <w:t>0.000</w:t>
            </w:r>
          </w:p>
        </w:tc>
        <w:tc>
          <w:tcPr>
            <w:tcW w:w="1088" w:type="dxa"/>
          </w:tcPr>
          <w:p w14:paraId="709AE18A" w14:textId="77777777" w:rsidR="00312BC3" w:rsidRPr="00C26C40" w:rsidRDefault="00312BC3" w:rsidP="00870DFD">
            <w:pPr>
              <w:rPr>
                <w:lang w:val="en-GB"/>
              </w:rPr>
            </w:pPr>
            <w:r w:rsidRPr="00C26C40">
              <w:rPr>
                <w:lang w:val="en-GB"/>
              </w:rPr>
              <w:t>0.000</w:t>
            </w:r>
          </w:p>
        </w:tc>
        <w:tc>
          <w:tcPr>
            <w:tcW w:w="1088" w:type="dxa"/>
          </w:tcPr>
          <w:p w14:paraId="00CB5F0D" w14:textId="77777777" w:rsidR="00312BC3" w:rsidRPr="00C26C40" w:rsidRDefault="00312BC3" w:rsidP="00870DFD">
            <w:pPr>
              <w:rPr>
                <w:lang w:val="en-GB"/>
              </w:rPr>
            </w:pPr>
            <w:r w:rsidRPr="00C26C40">
              <w:rPr>
                <w:lang w:val="en-GB"/>
              </w:rPr>
              <w:t>0.000</w:t>
            </w:r>
          </w:p>
        </w:tc>
        <w:tc>
          <w:tcPr>
            <w:tcW w:w="1088" w:type="dxa"/>
          </w:tcPr>
          <w:p w14:paraId="150A2934" w14:textId="77777777" w:rsidR="00312BC3" w:rsidRPr="00C26C40" w:rsidRDefault="00312BC3" w:rsidP="00870DFD">
            <w:pPr>
              <w:rPr>
                <w:lang w:val="en-GB"/>
              </w:rPr>
            </w:pPr>
            <w:r w:rsidRPr="00C26C40">
              <w:rPr>
                <w:lang w:val="en-GB"/>
              </w:rPr>
              <w:t>0.000</w:t>
            </w:r>
          </w:p>
        </w:tc>
        <w:tc>
          <w:tcPr>
            <w:tcW w:w="1661" w:type="dxa"/>
          </w:tcPr>
          <w:p w14:paraId="41DB5B33" w14:textId="77777777" w:rsidR="00312BC3" w:rsidRPr="00C26C40" w:rsidRDefault="00312BC3" w:rsidP="00870DFD">
            <w:pPr>
              <w:rPr>
                <w:lang w:val="en-GB"/>
              </w:rPr>
            </w:pPr>
            <w:r w:rsidRPr="00C26C40">
              <w:rPr>
                <w:lang w:val="en-GB"/>
              </w:rPr>
              <w:t>0.000</w:t>
            </w:r>
          </w:p>
        </w:tc>
      </w:tr>
      <w:tr w:rsidR="00312BC3" w:rsidRPr="00C26C40" w14:paraId="6C5DEE99" w14:textId="77777777" w:rsidTr="00936023">
        <w:trPr>
          <w:jc w:val="center"/>
        </w:trPr>
        <w:tc>
          <w:tcPr>
            <w:tcW w:w="877" w:type="dxa"/>
          </w:tcPr>
          <w:p w14:paraId="0A521DC9" w14:textId="77777777" w:rsidR="00312BC3" w:rsidRPr="00C26C40" w:rsidRDefault="00312BC3" w:rsidP="00870DFD">
            <w:pPr>
              <w:rPr>
                <w:lang w:val="en-GB"/>
              </w:rPr>
            </w:pPr>
            <w:r w:rsidRPr="00C26C40">
              <w:rPr>
                <w:lang w:val="en-GB"/>
              </w:rPr>
              <w:t>Cl⁻ — Mass Flow (kg/hr)</w:t>
            </w:r>
          </w:p>
        </w:tc>
        <w:tc>
          <w:tcPr>
            <w:tcW w:w="1089" w:type="dxa"/>
          </w:tcPr>
          <w:p w14:paraId="0B4D647D" w14:textId="77777777" w:rsidR="00312BC3" w:rsidRPr="00C26C40" w:rsidRDefault="00312BC3" w:rsidP="00870DFD">
            <w:pPr>
              <w:rPr>
                <w:lang w:val="en-GB"/>
              </w:rPr>
            </w:pPr>
            <w:r w:rsidRPr="00C26C40">
              <w:rPr>
                <w:lang w:val="en-GB"/>
              </w:rPr>
              <w:t>0.000</w:t>
            </w:r>
          </w:p>
        </w:tc>
        <w:tc>
          <w:tcPr>
            <w:tcW w:w="1088" w:type="dxa"/>
          </w:tcPr>
          <w:p w14:paraId="3314D94A" w14:textId="77777777" w:rsidR="00312BC3" w:rsidRPr="00C26C40" w:rsidRDefault="00312BC3" w:rsidP="00870DFD">
            <w:pPr>
              <w:rPr>
                <w:lang w:val="en-GB"/>
              </w:rPr>
            </w:pPr>
            <w:r w:rsidRPr="00C26C40">
              <w:rPr>
                <w:lang w:val="en-GB"/>
              </w:rPr>
              <w:t>0.000</w:t>
            </w:r>
          </w:p>
        </w:tc>
        <w:tc>
          <w:tcPr>
            <w:tcW w:w="1088" w:type="dxa"/>
          </w:tcPr>
          <w:p w14:paraId="41E0C978" w14:textId="77777777" w:rsidR="00312BC3" w:rsidRPr="00C26C40" w:rsidRDefault="00312BC3" w:rsidP="00870DFD">
            <w:pPr>
              <w:rPr>
                <w:lang w:val="en-GB"/>
              </w:rPr>
            </w:pPr>
            <w:r w:rsidRPr="00C26C40">
              <w:rPr>
                <w:lang w:val="en-GB"/>
              </w:rPr>
              <w:t>0.000</w:t>
            </w:r>
          </w:p>
        </w:tc>
        <w:tc>
          <w:tcPr>
            <w:tcW w:w="1088" w:type="dxa"/>
          </w:tcPr>
          <w:p w14:paraId="679DD569" w14:textId="77777777" w:rsidR="00312BC3" w:rsidRPr="00C26C40" w:rsidRDefault="00312BC3" w:rsidP="00870DFD">
            <w:pPr>
              <w:rPr>
                <w:lang w:val="en-GB"/>
              </w:rPr>
            </w:pPr>
            <w:r w:rsidRPr="00C26C40">
              <w:rPr>
                <w:lang w:val="en-GB"/>
              </w:rPr>
              <w:t>0.000</w:t>
            </w:r>
          </w:p>
        </w:tc>
        <w:tc>
          <w:tcPr>
            <w:tcW w:w="1088" w:type="dxa"/>
          </w:tcPr>
          <w:p w14:paraId="2D110EAA" w14:textId="77777777" w:rsidR="00312BC3" w:rsidRPr="00C26C40" w:rsidRDefault="00312BC3" w:rsidP="00870DFD">
            <w:pPr>
              <w:rPr>
                <w:lang w:val="en-GB"/>
              </w:rPr>
            </w:pPr>
            <w:r w:rsidRPr="00C26C40">
              <w:rPr>
                <w:lang w:val="en-GB"/>
              </w:rPr>
              <w:t>0.000</w:t>
            </w:r>
          </w:p>
        </w:tc>
        <w:tc>
          <w:tcPr>
            <w:tcW w:w="1088" w:type="dxa"/>
          </w:tcPr>
          <w:p w14:paraId="026C4A5B" w14:textId="77777777" w:rsidR="00312BC3" w:rsidRPr="00C26C40" w:rsidRDefault="00312BC3" w:rsidP="00870DFD">
            <w:pPr>
              <w:rPr>
                <w:lang w:val="en-GB"/>
              </w:rPr>
            </w:pPr>
            <w:r w:rsidRPr="00C26C40">
              <w:rPr>
                <w:lang w:val="en-GB"/>
              </w:rPr>
              <w:t>0.000</w:t>
            </w:r>
          </w:p>
        </w:tc>
        <w:tc>
          <w:tcPr>
            <w:tcW w:w="1661" w:type="dxa"/>
          </w:tcPr>
          <w:p w14:paraId="0F6D3A30" w14:textId="77777777" w:rsidR="00312BC3" w:rsidRPr="00C26C40" w:rsidRDefault="00312BC3" w:rsidP="00870DFD">
            <w:pPr>
              <w:rPr>
                <w:lang w:val="en-GB"/>
              </w:rPr>
            </w:pPr>
            <w:r w:rsidRPr="00C26C40">
              <w:rPr>
                <w:lang w:val="en-GB"/>
              </w:rPr>
              <w:t>0.000</w:t>
            </w:r>
          </w:p>
        </w:tc>
      </w:tr>
      <w:tr w:rsidR="00312BC3" w:rsidRPr="00C26C40" w14:paraId="096219F2" w14:textId="77777777" w:rsidTr="00936023">
        <w:trPr>
          <w:jc w:val="center"/>
        </w:trPr>
        <w:tc>
          <w:tcPr>
            <w:tcW w:w="877" w:type="dxa"/>
          </w:tcPr>
          <w:p w14:paraId="6A974609" w14:textId="77777777" w:rsidR="00312BC3" w:rsidRPr="00C26C40" w:rsidRDefault="00312BC3" w:rsidP="00870DFD">
            <w:pPr>
              <w:rPr>
                <w:lang w:val="en-GB"/>
              </w:rPr>
            </w:pPr>
            <w:r w:rsidRPr="00C26C40">
              <w:rPr>
                <w:lang w:val="en-GB"/>
              </w:rPr>
              <w:t>Al³⁺ — Mass Flow (kg/hr)</w:t>
            </w:r>
          </w:p>
        </w:tc>
        <w:tc>
          <w:tcPr>
            <w:tcW w:w="1089" w:type="dxa"/>
          </w:tcPr>
          <w:p w14:paraId="4866BB2F" w14:textId="77777777" w:rsidR="00312BC3" w:rsidRPr="00C26C40" w:rsidRDefault="00312BC3" w:rsidP="00870DFD">
            <w:pPr>
              <w:rPr>
                <w:lang w:val="en-GB"/>
              </w:rPr>
            </w:pPr>
            <w:r w:rsidRPr="00C26C40">
              <w:rPr>
                <w:lang w:val="en-GB"/>
              </w:rPr>
              <w:t>0.000</w:t>
            </w:r>
          </w:p>
        </w:tc>
        <w:tc>
          <w:tcPr>
            <w:tcW w:w="1088" w:type="dxa"/>
          </w:tcPr>
          <w:p w14:paraId="2827D3D7" w14:textId="77777777" w:rsidR="00312BC3" w:rsidRPr="00C26C40" w:rsidRDefault="00312BC3" w:rsidP="00870DFD">
            <w:pPr>
              <w:rPr>
                <w:lang w:val="en-GB"/>
              </w:rPr>
            </w:pPr>
            <w:r w:rsidRPr="00C26C40">
              <w:rPr>
                <w:lang w:val="en-GB"/>
              </w:rPr>
              <w:t>0.000</w:t>
            </w:r>
          </w:p>
        </w:tc>
        <w:tc>
          <w:tcPr>
            <w:tcW w:w="1088" w:type="dxa"/>
          </w:tcPr>
          <w:p w14:paraId="1AF6A9D0" w14:textId="77777777" w:rsidR="00312BC3" w:rsidRPr="00C26C40" w:rsidRDefault="00312BC3" w:rsidP="00870DFD">
            <w:pPr>
              <w:rPr>
                <w:lang w:val="en-GB"/>
              </w:rPr>
            </w:pPr>
            <w:r w:rsidRPr="00C26C40">
              <w:rPr>
                <w:lang w:val="en-GB"/>
              </w:rPr>
              <w:t>0.000</w:t>
            </w:r>
          </w:p>
        </w:tc>
        <w:tc>
          <w:tcPr>
            <w:tcW w:w="1088" w:type="dxa"/>
          </w:tcPr>
          <w:p w14:paraId="03DD47B7" w14:textId="77777777" w:rsidR="00312BC3" w:rsidRPr="00C26C40" w:rsidRDefault="00312BC3" w:rsidP="00870DFD">
            <w:pPr>
              <w:rPr>
                <w:lang w:val="en-GB"/>
              </w:rPr>
            </w:pPr>
            <w:r w:rsidRPr="00C26C40">
              <w:rPr>
                <w:lang w:val="en-GB"/>
              </w:rPr>
              <w:t>0.000</w:t>
            </w:r>
          </w:p>
        </w:tc>
        <w:tc>
          <w:tcPr>
            <w:tcW w:w="1088" w:type="dxa"/>
          </w:tcPr>
          <w:p w14:paraId="5B14DEF7" w14:textId="77777777" w:rsidR="00312BC3" w:rsidRPr="00C26C40" w:rsidRDefault="00312BC3" w:rsidP="00870DFD">
            <w:pPr>
              <w:rPr>
                <w:lang w:val="en-GB"/>
              </w:rPr>
            </w:pPr>
            <w:r w:rsidRPr="00C26C40">
              <w:rPr>
                <w:lang w:val="en-GB"/>
              </w:rPr>
              <w:t>0.000</w:t>
            </w:r>
          </w:p>
        </w:tc>
        <w:tc>
          <w:tcPr>
            <w:tcW w:w="1088" w:type="dxa"/>
          </w:tcPr>
          <w:p w14:paraId="4ABA9F5E" w14:textId="77777777" w:rsidR="00312BC3" w:rsidRPr="00C26C40" w:rsidRDefault="00312BC3" w:rsidP="00870DFD">
            <w:pPr>
              <w:rPr>
                <w:lang w:val="en-GB"/>
              </w:rPr>
            </w:pPr>
            <w:r w:rsidRPr="00C26C40">
              <w:rPr>
                <w:lang w:val="en-GB"/>
              </w:rPr>
              <w:t>0.000</w:t>
            </w:r>
          </w:p>
        </w:tc>
        <w:tc>
          <w:tcPr>
            <w:tcW w:w="1661" w:type="dxa"/>
          </w:tcPr>
          <w:p w14:paraId="7480B9BA" w14:textId="77777777" w:rsidR="00312BC3" w:rsidRPr="00C26C40" w:rsidRDefault="00312BC3" w:rsidP="00870DFD">
            <w:pPr>
              <w:rPr>
                <w:lang w:val="en-GB"/>
              </w:rPr>
            </w:pPr>
            <w:r w:rsidRPr="00C26C40">
              <w:rPr>
                <w:lang w:val="en-GB"/>
              </w:rPr>
              <w:t>0.000</w:t>
            </w:r>
          </w:p>
        </w:tc>
      </w:tr>
      <w:tr w:rsidR="00312BC3" w:rsidRPr="00C26C40" w14:paraId="1524F9F1" w14:textId="77777777" w:rsidTr="00936023">
        <w:trPr>
          <w:jc w:val="center"/>
        </w:trPr>
        <w:tc>
          <w:tcPr>
            <w:tcW w:w="877" w:type="dxa"/>
          </w:tcPr>
          <w:p w14:paraId="138A18AE" w14:textId="77777777" w:rsidR="00312BC3" w:rsidRPr="00C26C40" w:rsidRDefault="00312BC3" w:rsidP="00870DFD">
            <w:pPr>
              <w:rPr>
                <w:lang w:val="en-GB"/>
              </w:rPr>
            </w:pPr>
            <w:r w:rsidRPr="00C26C40">
              <w:rPr>
                <w:lang w:val="en-GB"/>
              </w:rPr>
              <w:t>Fe₂(OH)₂ — Mass Flow (kg/hr)</w:t>
            </w:r>
          </w:p>
        </w:tc>
        <w:tc>
          <w:tcPr>
            <w:tcW w:w="1089" w:type="dxa"/>
          </w:tcPr>
          <w:p w14:paraId="33E194CB" w14:textId="77777777" w:rsidR="00312BC3" w:rsidRPr="00C26C40" w:rsidRDefault="00312BC3" w:rsidP="00870DFD">
            <w:pPr>
              <w:rPr>
                <w:lang w:val="en-GB"/>
              </w:rPr>
            </w:pPr>
            <w:r w:rsidRPr="00C26C40">
              <w:rPr>
                <w:lang w:val="en-GB"/>
              </w:rPr>
              <w:t>0.000</w:t>
            </w:r>
          </w:p>
        </w:tc>
        <w:tc>
          <w:tcPr>
            <w:tcW w:w="1088" w:type="dxa"/>
          </w:tcPr>
          <w:p w14:paraId="7015F175" w14:textId="77777777" w:rsidR="00312BC3" w:rsidRPr="00C26C40" w:rsidRDefault="00312BC3" w:rsidP="00870DFD">
            <w:pPr>
              <w:rPr>
                <w:lang w:val="en-GB"/>
              </w:rPr>
            </w:pPr>
            <w:r w:rsidRPr="00C26C40">
              <w:rPr>
                <w:lang w:val="en-GB"/>
              </w:rPr>
              <w:t>0.000</w:t>
            </w:r>
          </w:p>
        </w:tc>
        <w:tc>
          <w:tcPr>
            <w:tcW w:w="1088" w:type="dxa"/>
          </w:tcPr>
          <w:p w14:paraId="14DCFACF" w14:textId="77777777" w:rsidR="00312BC3" w:rsidRPr="00C26C40" w:rsidRDefault="00312BC3" w:rsidP="00870DFD">
            <w:pPr>
              <w:rPr>
                <w:lang w:val="en-GB"/>
              </w:rPr>
            </w:pPr>
            <w:r w:rsidRPr="00C26C40">
              <w:rPr>
                <w:lang w:val="en-GB"/>
              </w:rPr>
              <w:t>0.000</w:t>
            </w:r>
          </w:p>
        </w:tc>
        <w:tc>
          <w:tcPr>
            <w:tcW w:w="1088" w:type="dxa"/>
          </w:tcPr>
          <w:p w14:paraId="7C8EA0DA" w14:textId="77777777" w:rsidR="00312BC3" w:rsidRPr="00C26C40" w:rsidRDefault="00312BC3" w:rsidP="00870DFD">
            <w:pPr>
              <w:rPr>
                <w:lang w:val="en-GB"/>
              </w:rPr>
            </w:pPr>
            <w:r w:rsidRPr="00C26C40">
              <w:rPr>
                <w:lang w:val="en-GB"/>
              </w:rPr>
              <w:t>0.000</w:t>
            </w:r>
          </w:p>
        </w:tc>
        <w:tc>
          <w:tcPr>
            <w:tcW w:w="1088" w:type="dxa"/>
          </w:tcPr>
          <w:p w14:paraId="06BDBA3E" w14:textId="77777777" w:rsidR="00312BC3" w:rsidRPr="00C26C40" w:rsidRDefault="00312BC3" w:rsidP="00870DFD">
            <w:pPr>
              <w:rPr>
                <w:lang w:val="en-GB"/>
              </w:rPr>
            </w:pPr>
            <w:r w:rsidRPr="00C26C40">
              <w:rPr>
                <w:lang w:val="en-GB"/>
              </w:rPr>
              <w:t>0.000</w:t>
            </w:r>
          </w:p>
        </w:tc>
        <w:tc>
          <w:tcPr>
            <w:tcW w:w="1088" w:type="dxa"/>
          </w:tcPr>
          <w:p w14:paraId="379E977E" w14:textId="77777777" w:rsidR="00312BC3" w:rsidRPr="00C26C40" w:rsidRDefault="00312BC3" w:rsidP="00870DFD">
            <w:pPr>
              <w:rPr>
                <w:lang w:val="en-GB"/>
              </w:rPr>
            </w:pPr>
            <w:r w:rsidRPr="00C26C40">
              <w:rPr>
                <w:lang w:val="en-GB"/>
              </w:rPr>
              <w:t>0.000</w:t>
            </w:r>
          </w:p>
        </w:tc>
        <w:tc>
          <w:tcPr>
            <w:tcW w:w="1661" w:type="dxa"/>
          </w:tcPr>
          <w:p w14:paraId="5A2694BD" w14:textId="77777777" w:rsidR="00312BC3" w:rsidRPr="00C26C40" w:rsidRDefault="00312BC3" w:rsidP="00870DFD">
            <w:pPr>
              <w:rPr>
                <w:lang w:val="en-GB"/>
              </w:rPr>
            </w:pPr>
            <w:r w:rsidRPr="00C26C40">
              <w:rPr>
                <w:lang w:val="en-GB"/>
              </w:rPr>
              <w:t>0.000</w:t>
            </w:r>
          </w:p>
        </w:tc>
      </w:tr>
      <w:tr w:rsidR="00312BC3" w:rsidRPr="00C26C40" w14:paraId="630FC442" w14:textId="77777777" w:rsidTr="00936023">
        <w:trPr>
          <w:jc w:val="center"/>
        </w:trPr>
        <w:tc>
          <w:tcPr>
            <w:tcW w:w="877" w:type="dxa"/>
          </w:tcPr>
          <w:p w14:paraId="46955FE0" w14:textId="77777777" w:rsidR="00312BC3" w:rsidRPr="00C26C40" w:rsidRDefault="00312BC3" w:rsidP="00870DFD">
            <w:pPr>
              <w:rPr>
                <w:lang w:val="en-GB"/>
              </w:rPr>
            </w:pPr>
            <w:r w:rsidRPr="00C26C40">
              <w:rPr>
                <w:lang w:val="en-GB"/>
              </w:rPr>
              <w:t>Fe³⁺ — Mass Flow (kg/hr)</w:t>
            </w:r>
          </w:p>
        </w:tc>
        <w:tc>
          <w:tcPr>
            <w:tcW w:w="1089" w:type="dxa"/>
          </w:tcPr>
          <w:p w14:paraId="6B8BFF98" w14:textId="77777777" w:rsidR="00312BC3" w:rsidRPr="00C26C40" w:rsidRDefault="00312BC3" w:rsidP="00870DFD">
            <w:pPr>
              <w:rPr>
                <w:lang w:val="en-GB"/>
              </w:rPr>
            </w:pPr>
            <w:r w:rsidRPr="00C26C40">
              <w:rPr>
                <w:lang w:val="en-GB"/>
              </w:rPr>
              <w:t>0.000</w:t>
            </w:r>
          </w:p>
        </w:tc>
        <w:tc>
          <w:tcPr>
            <w:tcW w:w="1088" w:type="dxa"/>
          </w:tcPr>
          <w:p w14:paraId="74D967A5" w14:textId="77777777" w:rsidR="00312BC3" w:rsidRPr="00C26C40" w:rsidRDefault="00312BC3" w:rsidP="00870DFD">
            <w:pPr>
              <w:rPr>
                <w:lang w:val="en-GB"/>
              </w:rPr>
            </w:pPr>
            <w:r w:rsidRPr="00C26C40">
              <w:rPr>
                <w:lang w:val="en-GB"/>
              </w:rPr>
              <w:t>0.000</w:t>
            </w:r>
          </w:p>
        </w:tc>
        <w:tc>
          <w:tcPr>
            <w:tcW w:w="1088" w:type="dxa"/>
          </w:tcPr>
          <w:p w14:paraId="536A27D7" w14:textId="77777777" w:rsidR="00312BC3" w:rsidRPr="00C26C40" w:rsidRDefault="00312BC3" w:rsidP="00870DFD">
            <w:pPr>
              <w:rPr>
                <w:lang w:val="en-GB"/>
              </w:rPr>
            </w:pPr>
            <w:r w:rsidRPr="00C26C40">
              <w:rPr>
                <w:lang w:val="en-GB"/>
              </w:rPr>
              <w:t>0.000</w:t>
            </w:r>
          </w:p>
        </w:tc>
        <w:tc>
          <w:tcPr>
            <w:tcW w:w="1088" w:type="dxa"/>
          </w:tcPr>
          <w:p w14:paraId="2A874989" w14:textId="77777777" w:rsidR="00312BC3" w:rsidRPr="00C26C40" w:rsidRDefault="00312BC3" w:rsidP="00870DFD">
            <w:pPr>
              <w:rPr>
                <w:lang w:val="en-GB"/>
              </w:rPr>
            </w:pPr>
            <w:r w:rsidRPr="00C26C40">
              <w:rPr>
                <w:lang w:val="en-GB"/>
              </w:rPr>
              <w:t>0.000</w:t>
            </w:r>
          </w:p>
        </w:tc>
        <w:tc>
          <w:tcPr>
            <w:tcW w:w="1088" w:type="dxa"/>
          </w:tcPr>
          <w:p w14:paraId="231CCBDC" w14:textId="77777777" w:rsidR="00312BC3" w:rsidRPr="00C26C40" w:rsidRDefault="00312BC3" w:rsidP="00870DFD">
            <w:pPr>
              <w:rPr>
                <w:lang w:val="en-GB"/>
              </w:rPr>
            </w:pPr>
            <w:r w:rsidRPr="00C26C40">
              <w:rPr>
                <w:lang w:val="en-GB"/>
              </w:rPr>
              <w:t>0.000</w:t>
            </w:r>
          </w:p>
        </w:tc>
        <w:tc>
          <w:tcPr>
            <w:tcW w:w="1088" w:type="dxa"/>
          </w:tcPr>
          <w:p w14:paraId="22C58E84" w14:textId="77777777" w:rsidR="00312BC3" w:rsidRPr="00C26C40" w:rsidRDefault="00312BC3" w:rsidP="00870DFD">
            <w:pPr>
              <w:rPr>
                <w:lang w:val="en-GB"/>
              </w:rPr>
            </w:pPr>
            <w:r w:rsidRPr="00C26C40">
              <w:rPr>
                <w:lang w:val="en-GB"/>
              </w:rPr>
              <w:t>0.000</w:t>
            </w:r>
          </w:p>
        </w:tc>
        <w:tc>
          <w:tcPr>
            <w:tcW w:w="1661" w:type="dxa"/>
          </w:tcPr>
          <w:p w14:paraId="0FF91E65" w14:textId="77777777" w:rsidR="00312BC3" w:rsidRPr="00C26C40" w:rsidRDefault="00312BC3" w:rsidP="00870DFD">
            <w:pPr>
              <w:rPr>
                <w:lang w:val="en-GB"/>
              </w:rPr>
            </w:pPr>
            <w:r w:rsidRPr="00C26C40">
              <w:rPr>
                <w:lang w:val="en-GB"/>
              </w:rPr>
              <w:t>0.000</w:t>
            </w:r>
          </w:p>
        </w:tc>
      </w:tr>
      <w:tr w:rsidR="00312BC3" w:rsidRPr="00C26C40" w14:paraId="001B6DF9" w14:textId="77777777" w:rsidTr="00936023">
        <w:trPr>
          <w:jc w:val="center"/>
        </w:trPr>
        <w:tc>
          <w:tcPr>
            <w:tcW w:w="877" w:type="dxa"/>
          </w:tcPr>
          <w:p w14:paraId="6EE90153" w14:textId="77777777" w:rsidR="00312BC3" w:rsidRPr="00C26C40" w:rsidRDefault="00312BC3" w:rsidP="00870DFD">
            <w:pPr>
              <w:rPr>
                <w:lang w:val="en-GB"/>
              </w:rPr>
            </w:pPr>
            <w:r w:rsidRPr="00C26C40">
              <w:rPr>
                <w:lang w:val="en-GB"/>
              </w:rPr>
              <w:lastRenderedPageBreak/>
              <w:t>FeOH²⁺ — Mass Flow (kg/hr)</w:t>
            </w:r>
          </w:p>
        </w:tc>
        <w:tc>
          <w:tcPr>
            <w:tcW w:w="1089" w:type="dxa"/>
          </w:tcPr>
          <w:p w14:paraId="7BE4B5D3" w14:textId="77777777" w:rsidR="00312BC3" w:rsidRPr="00C26C40" w:rsidRDefault="00312BC3" w:rsidP="00870DFD">
            <w:pPr>
              <w:rPr>
                <w:lang w:val="en-GB"/>
              </w:rPr>
            </w:pPr>
            <w:r w:rsidRPr="00C26C40">
              <w:rPr>
                <w:lang w:val="en-GB"/>
              </w:rPr>
              <w:t>0.000</w:t>
            </w:r>
          </w:p>
        </w:tc>
        <w:tc>
          <w:tcPr>
            <w:tcW w:w="1088" w:type="dxa"/>
          </w:tcPr>
          <w:p w14:paraId="1020566B" w14:textId="77777777" w:rsidR="00312BC3" w:rsidRPr="00C26C40" w:rsidRDefault="00312BC3" w:rsidP="00870DFD">
            <w:pPr>
              <w:rPr>
                <w:lang w:val="en-GB"/>
              </w:rPr>
            </w:pPr>
            <w:r w:rsidRPr="00C26C40">
              <w:rPr>
                <w:lang w:val="en-GB"/>
              </w:rPr>
              <w:t>0.000</w:t>
            </w:r>
          </w:p>
        </w:tc>
        <w:tc>
          <w:tcPr>
            <w:tcW w:w="1088" w:type="dxa"/>
          </w:tcPr>
          <w:p w14:paraId="439FF69A" w14:textId="77777777" w:rsidR="00312BC3" w:rsidRPr="00C26C40" w:rsidRDefault="00312BC3" w:rsidP="00870DFD">
            <w:pPr>
              <w:rPr>
                <w:lang w:val="en-GB"/>
              </w:rPr>
            </w:pPr>
            <w:r w:rsidRPr="00C26C40">
              <w:rPr>
                <w:lang w:val="en-GB"/>
              </w:rPr>
              <w:t>0.000</w:t>
            </w:r>
          </w:p>
        </w:tc>
        <w:tc>
          <w:tcPr>
            <w:tcW w:w="1088" w:type="dxa"/>
          </w:tcPr>
          <w:p w14:paraId="6AC44078" w14:textId="77777777" w:rsidR="00312BC3" w:rsidRPr="00C26C40" w:rsidRDefault="00312BC3" w:rsidP="00870DFD">
            <w:pPr>
              <w:rPr>
                <w:lang w:val="en-GB"/>
              </w:rPr>
            </w:pPr>
            <w:r w:rsidRPr="00C26C40">
              <w:rPr>
                <w:lang w:val="en-GB"/>
              </w:rPr>
              <w:t>0.000</w:t>
            </w:r>
          </w:p>
        </w:tc>
        <w:tc>
          <w:tcPr>
            <w:tcW w:w="1088" w:type="dxa"/>
          </w:tcPr>
          <w:p w14:paraId="05EA2339" w14:textId="77777777" w:rsidR="00312BC3" w:rsidRPr="00C26C40" w:rsidRDefault="00312BC3" w:rsidP="00870DFD">
            <w:pPr>
              <w:rPr>
                <w:lang w:val="en-GB"/>
              </w:rPr>
            </w:pPr>
            <w:r w:rsidRPr="00C26C40">
              <w:rPr>
                <w:lang w:val="en-GB"/>
              </w:rPr>
              <w:t>0.000</w:t>
            </w:r>
          </w:p>
        </w:tc>
        <w:tc>
          <w:tcPr>
            <w:tcW w:w="1088" w:type="dxa"/>
          </w:tcPr>
          <w:p w14:paraId="0255FD47" w14:textId="77777777" w:rsidR="00312BC3" w:rsidRPr="00C26C40" w:rsidRDefault="00312BC3" w:rsidP="00870DFD">
            <w:pPr>
              <w:rPr>
                <w:lang w:val="en-GB"/>
              </w:rPr>
            </w:pPr>
            <w:r w:rsidRPr="00C26C40">
              <w:rPr>
                <w:lang w:val="en-GB"/>
              </w:rPr>
              <w:t>0.000</w:t>
            </w:r>
          </w:p>
        </w:tc>
        <w:tc>
          <w:tcPr>
            <w:tcW w:w="1661" w:type="dxa"/>
          </w:tcPr>
          <w:p w14:paraId="37E24FC8" w14:textId="77777777" w:rsidR="00312BC3" w:rsidRPr="00C26C40" w:rsidRDefault="00312BC3" w:rsidP="00870DFD">
            <w:pPr>
              <w:rPr>
                <w:lang w:val="en-GB"/>
              </w:rPr>
            </w:pPr>
            <w:r w:rsidRPr="00C26C40">
              <w:rPr>
                <w:lang w:val="en-GB"/>
              </w:rPr>
              <w:t>0.000</w:t>
            </w:r>
          </w:p>
        </w:tc>
      </w:tr>
      <w:tr w:rsidR="00312BC3" w:rsidRPr="00C26C40" w14:paraId="47A77871" w14:textId="77777777" w:rsidTr="00936023">
        <w:trPr>
          <w:jc w:val="center"/>
        </w:trPr>
        <w:tc>
          <w:tcPr>
            <w:tcW w:w="877" w:type="dxa"/>
          </w:tcPr>
          <w:p w14:paraId="3756AA6C" w14:textId="77777777" w:rsidR="00312BC3" w:rsidRPr="00C26C40" w:rsidRDefault="00312BC3" w:rsidP="00870DFD">
            <w:pPr>
              <w:rPr>
                <w:lang w:val="en-GB"/>
              </w:rPr>
            </w:pPr>
            <w:r w:rsidRPr="00C26C40">
              <w:rPr>
                <w:lang w:val="en-GB"/>
              </w:rPr>
              <w:t>Fe(OH)₂⁺ — Mass Flow (kg/hr)</w:t>
            </w:r>
          </w:p>
        </w:tc>
        <w:tc>
          <w:tcPr>
            <w:tcW w:w="1089" w:type="dxa"/>
          </w:tcPr>
          <w:p w14:paraId="12D4B739" w14:textId="77777777" w:rsidR="00312BC3" w:rsidRPr="00C26C40" w:rsidRDefault="00312BC3" w:rsidP="00870DFD">
            <w:pPr>
              <w:rPr>
                <w:lang w:val="en-GB"/>
              </w:rPr>
            </w:pPr>
            <w:r w:rsidRPr="00C26C40">
              <w:rPr>
                <w:lang w:val="en-GB"/>
              </w:rPr>
              <w:t>0.000</w:t>
            </w:r>
          </w:p>
        </w:tc>
        <w:tc>
          <w:tcPr>
            <w:tcW w:w="1088" w:type="dxa"/>
          </w:tcPr>
          <w:p w14:paraId="0585BA3C" w14:textId="77777777" w:rsidR="00312BC3" w:rsidRPr="00C26C40" w:rsidRDefault="00312BC3" w:rsidP="00870DFD">
            <w:pPr>
              <w:rPr>
                <w:lang w:val="en-GB"/>
              </w:rPr>
            </w:pPr>
            <w:r w:rsidRPr="00C26C40">
              <w:rPr>
                <w:lang w:val="en-GB"/>
              </w:rPr>
              <w:t>0.000</w:t>
            </w:r>
          </w:p>
        </w:tc>
        <w:tc>
          <w:tcPr>
            <w:tcW w:w="1088" w:type="dxa"/>
          </w:tcPr>
          <w:p w14:paraId="76464FEF" w14:textId="77777777" w:rsidR="00312BC3" w:rsidRPr="00C26C40" w:rsidRDefault="00312BC3" w:rsidP="00870DFD">
            <w:pPr>
              <w:rPr>
                <w:lang w:val="en-GB"/>
              </w:rPr>
            </w:pPr>
            <w:r w:rsidRPr="00C26C40">
              <w:rPr>
                <w:lang w:val="en-GB"/>
              </w:rPr>
              <w:t>0.000</w:t>
            </w:r>
          </w:p>
        </w:tc>
        <w:tc>
          <w:tcPr>
            <w:tcW w:w="1088" w:type="dxa"/>
          </w:tcPr>
          <w:p w14:paraId="02757040" w14:textId="77777777" w:rsidR="00312BC3" w:rsidRPr="00C26C40" w:rsidRDefault="00312BC3" w:rsidP="00870DFD">
            <w:pPr>
              <w:rPr>
                <w:lang w:val="en-GB"/>
              </w:rPr>
            </w:pPr>
            <w:r w:rsidRPr="00C26C40">
              <w:rPr>
                <w:lang w:val="en-GB"/>
              </w:rPr>
              <w:t>0.000</w:t>
            </w:r>
          </w:p>
        </w:tc>
        <w:tc>
          <w:tcPr>
            <w:tcW w:w="1088" w:type="dxa"/>
          </w:tcPr>
          <w:p w14:paraId="6E5FF46E" w14:textId="77777777" w:rsidR="00312BC3" w:rsidRPr="00C26C40" w:rsidRDefault="00312BC3" w:rsidP="00870DFD">
            <w:pPr>
              <w:rPr>
                <w:lang w:val="en-GB"/>
              </w:rPr>
            </w:pPr>
            <w:r w:rsidRPr="00C26C40">
              <w:rPr>
                <w:lang w:val="en-GB"/>
              </w:rPr>
              <w:t>0.000</w:t>
            </w:r>
          </w:p>
        </w:tc>
        <w:tc>
          <w:tcPr>
            <w:tcW w:w="1088" w:type="dxa"/>
          </w:tcPr>
          <w:p w14:paraId="72310E1B" w14:textId="77777777" w:rsidR="00312BC3" w:rsidRPr="00C26C40" w:rsidRDefault="00312BC3" w:rsidP="00870DFD">
            <w:pPr>
              <w:rPr>
                <w:lang w:val="en-GB"/>
              </w:rPr>
            </w:pPr>
            <w:r w:rsidRPr="00C26C40">
              <w:rPr>
                <w:lang w:val="en-GB"/>
              </w:rPr>
              <w:t>0.000</w:t>
            </w:r>
          </w:p>
        </w:tc>
        <w:tc>
          <w:tcPr>
            <w:tcW w:w="1661" w:type="dxa"/>
          </w:tcPr>
          <w:p w14:paraId="5EF7132C" w14:textId="77777777" w:rsidR="00312BC3" w:rsidRPr="00C26C40" w:rsidRDefault="00312BC3" w:rsidP="00870DFD">
            <w:pPr>
              <w:rPr>
                <w:lang w:val="en-GB"/>
              </w:rPr>
            </w:pPr>
            <w:r w:rsidRPr="00C26C40">
              <w:rPr>
                <w:lang w:val="en-GB"/>
              </w:rPr>
              <w:t>0.000</w:t>
            </w:r>
          </w:p>
        </w:tc>
      </w:tr>
      <w:tr w:rsidR="00312BC3" w:rsidRPr="00C26C40" w14:paraId="094ACC7C" w14:textId="77777777" w:rsidTr="00936023">
        <w:trPr>
          <w:jc w:val="center"/>
        </w:trPr>
        <w:tc>
          <w:tcPr>
            <w:tcW w:w="877" w:type="dxa"/>
          </w:tcPr>
          <w:p w14:paraId="7EC471BF" w14:textId="77777777" w:rsidR="00312BC3" w:rsidRPr="00C26C40" w:rsidRDefault="00312BC3" w:rsidP="00870DFD">
            <w:pPr>
              <w:rPr>
                <w:lang w:val="en-GB"/>
              </w:rPr>
            </w:pPr>
            <w:r w:rsidRPr="00C26C40">
              <w:rPr>
                <w:lang w:val="en-GB"/>
              </w:rPr>
              <w:t>Ca²⁺ — Mass Flow (kg/hr)</w:t>
            </w:r>
          </w:p>
        </w:tc>
        <w:tc>
          <w:tcPr>
            <w:tcW w:w="1089" w:type="dxa"/>
          </w:tcPr>
          <w:p w14:paraId="514C9F67" w14:textId="77777777" w:rsidR="00312BC3" w:rsidRPr="00C26C40" w:rsidRDefault="00312BC3" w:rsidP="00870DFD">
            <w:pPr>
              <w:rPr>
                <w:lang w:val="en-GB"/>
              </w:rPr>
            </w:pPr>
            <w:r w:rsidRPr="00C26C40">
              <w:rPr>
                <w:lang w:val="en-GB"/>
              </w:rPr>
              <w:t>0.000</w:t>
            </w:r>
          </w:p>
        </w:tc>
        <w:tc>
          <w:tcPr>
            <w:tcW w:w="1088" w:type="dxa"/>
          </w:tcPr>
          <w:p w14:paraId="038C055E" w14:textId="77777777" w:rsidR="00312BC3" w:rsidRPr="00C26C40" w:rsidRDefault="00312BC3" w:rsidP="00870DFD">
            <w:pPr>
              <w:rPr>
                <w:lang w:val="en-GB"/>
              </w:rPr>
            </w:pPr>
            <w:r w:rsidRPr="00C26C40">
              <w:rPr>
                <w:lang w:val="en-GB"/>
              </w:rPr>
              <w:t>0.000</w:t>
            </w:r>
          </w:p>
        </w:tc>
        <w:tc>
          <w:tcPr>
            <w:tcW w:w="1088" w:type="dxa"/>
          </w:tcPr>
          <w:p w14:paraId="2DB69D8C" w14:textId="77777777" w:rsidR="00312BC3" w:rsidRPr="00C26C40" w:rsidRDefault="00312BC3" w:rsidP="00870DFD">
            <w:pPr>
              <w:rPr>
                <w:lang w:val="en-GB"/>
              </w:rPr>
            </w:pPr>
            <w:r w:rsidRPr="00C26C40">
              <w:rPr>
                <w:lang w:val="en-GB"/>
              </w:rPr>
              <w:t>0.000</w:t>
            </w:r>
          </w:p>
        </w:tc>
        <w:tc>
          <w:tcPr>
            <w:tcW w:w="1088" w:type="dxa"/>
          </w:tcPr>
          <w:p w14:paraId="51C6D8C1" w14:textId="77777777" w:rsidR="00312BC3" w:rsidRPr="00C26C40" w:rsidRDefault="00312BC3" w:rsidP="00870DFD">
            <w:pPr>
              <w:rPr>
                <w:lang w:val="en-GB"/>
              </w:rPr>
            </w:pPr>
            <w:r w:rsidRPr="00C26C40">
              <w:rPr>
                <w:lang w:val="en-GB"/>
              </w:rPr>
              <w:t>0.000</w:t>
            </w:r>
          </w:p>
        </w:tc>
        <w:tc>
          <w:tcPr>
            <w:tcW w:w="1088" w:type="dxa"/>
          </w:tcPr>
          <w:p w14:paraId="5476363C" w14:textId="77777777" w:rsidR="00312BC3" w:rsidRPr="00C26C40" w:rsidRDefault="00312BC3" w:rsidP="00870DFD">
            <w:pPr>
              <w:rPr>
                <w:lang w:val="en-GB"/>
              </w:rPr>
            </w:pPr>
            <w:r w:rsidRPr="00C26C40">
              <w:rPr>
                <w:lang w:val="en-GB"/>
              </w:rPr>
              <w:t>0.000</w:t>
            </w:r>
          </w:p>
        </w:tc>
        <w:tc>
          <w:tcPr>
            <w:tcW w:w="1088" w:type="dxa"/>
          </w:tcPr>
          <w:p w14:paraId="560B78A2" w14:textId="77777777" w:rsidR="00312BC3" w:rsidRPr="00C26C40" w:rsidRDefault="00312BC3" w:rsidP="00870DFD">
            <w:pPr>
              <w:rPr>
                <w:lang w:val="en-GB"/>
              </w:rPr>
            </w:pPr>
            <w:r w:rsidRPr="00C26C40">
              <w:rPr>
                <w:lang w:val="en-GB"/>
              </w:rPr>
              <w:t>0.000</w:t>
            </w:r>
          </w:p>
        </w:tc>
        <w:tc>
          <w:tcPr>
            <w:tcW w:w="1661" w:type="dxa"/>
          </w:tcPr>
          <w:p w14:paraId="111FBAB8" w14:textId="77777777" w:rsidR="00312BC3" w:rsidRPr="00C26C40" w:rsidRDefault="00312BC3" w:rsidP="00870DFD">
            <w:pPr>
              <w:rPr>
                <w:lang w:val="en-GB"/>
              </w:rPr>
            </w:pPr>
            <w:r w:rsidRPr="00C26C40">
              <w:rPr>
                <w:lang w:val="en-GB"/>
              </w:rPr>
              <w:t>0.000</w:t>
            </w:r>
          </w:p>
        </w:tc>
      </w:tr>
      <w:tr w:rsidR="00312BC3" w:rsidRPr="00C26C40" w14:paraId="51787199" w14:textId="77777777" w:rsidTr="00936023">
        <w:trPr>
          <w:jc w:val="center"/>
        </w:trPr>
        <w:tc>
          <w:tcPr>
            <w:tcW w:w="877" w:type="dxa"/>
          </w:tcPr>
          <w:p w14:paraId="159367E6" w14:textId="77777777" w:rsidR="00312BC3" w:rsidRPr="00C26C40" w:rsidRDefault="00312BC3" w:rsidP="00870DFD">
            <w:pPr>
              <w:rPr>
                <w:lang w:val="en-GB"/>
              </w:rPr>
            </w:pPr>
            <w:r w:rsidRPr="00C26C40">
              <w:rPr>
                <w:lang w:val="en-GB"/>
              </w:rPr>
              <w:t>CO — Mass Flow (kg/hr)</w:t>
            </w:r>
          </w:p>
        </w:tc>
        <w:tc>
          <w:tcPr>
            <w:tcW w:w="1089" w:type="dxa"/>
          </w:tcPr>
          <w:p w14:paraId="53059488" w14:textId="77777777" w:rsidR="00312BC3" w:rsidRPr="00C26C40" w:rsidRDefault="00312BC3" w:rsidP="00870DFD">
            <w:pPr>
              <w:rPr>
                <w:lang w:val="en-GB"/>
              </w:rPr>
            </w:pPr>
            <w:r w:rsidRPr="00C26C40">
              <w:rPr>
                <w:lang w:val="en-GB"/>
              </w:rPr>
              <w:t>0.000</w:t>
            </w:r>
          </w:p>
        </w:tc>
        <w:tc>
          <w:tcPr>
            <w:tcW w:w="1088" w:type="dxa"/>
          </w:tcPr>
          <w:p w14:paraId="1820052B" w14:textId="77777777" w:rsidR="00312BC3" w:rsidRPr="00C26C40" w:rsidRDefault="00312BC3" w:rsidP="00870DFD">
            <w:pPr>
              <w:rPr>
                <w:lang w:val="en-GB"/>
              </w:rPr>
            </w:pPr>
            <w:r w:rsidRPr="00C26C40">
              <w:rPr>
                <w:lang w:val="en-GB"/>
              </w:rPr>
              <w:t>0.000</w:t>
            </w:r>
          </w:p>
        </w:tc>
        <w:tc>
          <w:tcPr>
            <w:tcW w:w="1088" w:type="dxa"/>
          </w:tcPr>
          <w:p w14:paraId="1F72FB58" w14:textId="77777777" w:rsidR="00312BC3" w:rsidRPr="00C26C40" w:rsidRDefault="00312BC3" w:rsidP="00870DFD">
            <w:pPr>
              <w:rPr>
                <w:lang w:val="en-GB"/>
              </w:rPr>
            </w:pPr>
            <w:r w:rsidRPr="00C26C40">
              <w:rPr>
                <w:lang w:val="en-GB"/>
              </w:rPr>
              <w:t>0.000</w:t>
            </w:r>
          </w:p>
        </w:tc>
        <w:tc>
          <w:tcPr>
            <w:tcW w:w="1088" w:type="dxa"/>
          </w:tcPr>
          <w:p w14:paraId="192125B4" w14:textId="77777777" w:rsidR="00312BC3" w:rsidRPr="00C26C40" w:rsidRDefault="00312BC3" w:rsidP="00870DFD">
            <w:pPr>
              <w:rPr>
                <w:lang w:val="en-GB"/>
              </w:rPr>
            </w:pPr>
            <w:r w:rsidRPr="00C26C40">
              <w:rPr>
                <w:lang w:val="en-GB"/>
              </w:rPr>
              <w:t>0.000</w:t>
            </w:r>
          </w:p>
        </w:tc>
        <w:tc>
          <w:tcPr>
            <w:tcW w:w="1088" w:type="dxa"/>
          </w:tcPr>
          <w:p w14:paraId="27B02FDA" w14:textId="77777777" w:rsidR="00312BC3" w:rsidRPr="00C26C40" w:rsidRDefault="00312BC3" w:rsidP="00870DFD">
            <w:pPr>
              <w:rPr>
                <w:lang w:val="en-GB"/>
              </w:rPr>
            </w:pPr>
            <w:r w:rsidRPr="00C26C40">
              <w:rPr>
                <w:lang w:val="en-GB"/>
              </w:rPr>
              <w:t>0.000</w:t>
            </w:r>
          </w:p>
        </w:tc>
        <w:tc>
          <w:tcPr>
            <w:tcW w:w="1088" w:type="dxa"/>
          </w:tcPr>
          <w:p w14:paraId="2D288049" w14:textId="77777777" w:rsidR="00312BC3" w:rsidRPr="00C26C40" w:rsidRDefault="00312BC3" w:rsidP="00870DFD">
            <w:pPr>
              <w:rPr>
                <w:lang w:val="en-GB"/>
              </w:rPr>
            </w:pPr>
            <w:r w:rsidRPr="00C26C40">
              <w:rPr>
                <w:lang w:val="en-GB"/>
              </w:rPr>
              <w:t>0.000</w:t>
            </w:r>
          </w:p>
        </w:tc>
        <w:tc>
          <w:tcPr>
            <w:tcW w:w="1661" w:type="dxa"/>
          </w:tcPr>
          <w:p w14:paraId="05CE2BF1" w14:textId="77777777" w:rsidR="00312BC3" w:rsidRPr="00C26C40" w:rsidRDefault="00312BC3" w:rsidP="00870DFD">
            <w:pPr>
              <w:rPr>
                <w:lang w:val="en-GB"/>
              </w:rPr>
            </w:pPr>
            <w:r w:rsidRPr="00C26C40">
              <w:rPr>
                <w:lang w:val="en-GB"/>
              </w:rPr>
              <w:t>0.000</w:t>
            </w:r>
          </w:p>
        </w:tc>
      </w:tr>
      <w:tr w:rsidR="00312BC3" w:rsidRPr="00C26C40" w14:paraId="1D0D1081" w14:textId="77777777" w:rsidTr="00936023">
        <w:trPr>
          <w:jc w:val="center"/>
        </w:trPr>
        <w:tc>
          <w:tcPr>
            <w:tcW w:w="877" w:type="dxa"/>
          </w:tcPr>
          <w:p w14:paraId="14AAEB80" w14:textId="77777777" w:rsidR="00312BC3" w:rsidRPr="00C26C40" w:rsidRDefault="00312BC3" w:rsidP="00870DFD">
            <w:pPr>
              <w:rPr>
                <w:lang w:val="en-GB"/>
              </w:rPr>
            </w:pPr>
            <w:r w:rsidRPr="00C26C40">
              <w:rPr>
                <w:lang w:val="en-GB"/>
              </w:rPr>
              <w:t>Fe₃O₄ — Mass Flow (kg/hr)</w:t>
            </w:r>
          </w:p>
        </w:tc>
        <w:tc>
          <w:tcPr>
            <w:tcW w:w="1089" w:type="dxa"/>
          </w:tcPr>
          <w:p w14:paraId="7C195D12" w14:textId="77777777" w:rsidR="00312BC3" w:rsidRPr="00C26C40" w:rsidRDefault="00312BC3" w:rsidP="00870DFD">
            <w:pPr>
              <w:rPr>
                <w:lang w:val="en-GB"/>
              </w:rPr>
            </w:pPr>
            <w:r w:rsidRPr="00C26C40">
              <w:rPr>
                <w:lang w:val="en-GB"/>
              </w:rPr>
              <w:t>0.769</w:t>
            </w:r>
          </w:p>
        </w:tc>
        <w:tc>
          <w:tcPr>
            <w:tcW w:w="1088" w:type="dxa"/>
          </w:tcPr>
          <w:p w14:paraId="741477FE" w14:textId="77777777" w:rsidR="00312BC3" w:rsidRPr="00C26C40" w:rsidRDefault="00312BC3" w:rsidP="00870DFD">
            <w:pPr>
              <w:rPr>
                <w:lang w:val="en-GB"/>
              </w:rPr>
            </w:pPr>
            <w:r w:rsidRPr="00C26C40">
              <w:rPr>
                <w:lang w:val="en-GB"/>
              </w:rPr>
              <w:t>0.769</w:t>
            </w:r>
          </w:p>
        </w:tc>
        <w:tc>
          <w:tcPr>
            <w:tcW w:w="1088" w:type="dxa"/>
          </w:tcPr>
          <w:p w14:paraId="504C403C" w14:textId="77777777" w:rsidR="00312BC3" w:rsidRPr="00C26C40" w:rsidRDefault="00312BC3" w:rsidP="00870DFD">
            <w:pPr>
              <w:rPr>
                <w:lang w:val="en-GB"/>
              </w:rPr>
            </w:pPr>
            <w:r w:rsidRPr="00C26C40">
              <w:rPr>
                <w:lang w:val="en-GB"/>
              </w:rPr>
              <w:t>0.769</w:t>
            </w:r>
          </w:p>
        </w:tc>
        <w:tc>
          <w:tcPr>
            <w:tcW w:w="1088" w:type="dxa"/>
          </w:tcPr>
          <w:p w14:paraId="18492C78" w14:textId="77777777" w:rsidR="00312BC3" w:rsidRPr="00C26C40" w:rsidRDefault="00312BC3" w:rsidP="00870DFD">
            <w:pPr>
              <w:rPr>
                <w:lang w:val="en-GB"/>
              </w:rPr>
            </w:pPr>
            <w:r w:rsidRPr="00C26C40">
              <w:rPr>
                <w:lang w:val="en-GB"/>
              </w:rPr>
              <w:t>0.769</w:t>
            </w:r>
          </w:p>
        </w:tc>
        <w:tc>
          <w:tcPr>
            <w:tcW w:w="1088" w:type="dxa"/>
          </w:tcPr>
          <w:p w14:paraId="4A3BB5EF" w14:textId="77777777" w:rsidR="00312BC3" w:rsidRPr="00C26C40" w:rsidRDefault="00312BC3" w:rsidP="00870DFD">
            <w:pPr>
              <w:rPr>
                <w:lang w:val="en-GB"/>
              </w:rPr>
            </w:pPr>
            <w:r w:rsidRPr="00C26C40">
              <w:rPr>
                <w:lang w:val="en-GB"/>
              </w:rPr>
              <w:t>0.508</w:t>
            </w:r>
          </w:p>
        </w:tc>
        <w:tc>
          <w:tcPr>
            <w:tcW w:w="1088" w:type="dxa"/>
          </w:tcPr>
          <w:p w14:paraId="6FBF7075" w14:textId="77777777" w:rsidR="00312BC3" w:rsidRPr="00C26C40" w:rsidRDefault="00312BC3" w:rsidP="00870DFD">
            <w:pPr>
              <w:rPr>
                <w:lang w:val="en-GB"/>
              </w:rPr>
            </w:pPr>
            <w:r w:rsidRPr="00C26C40">
              <w:rPr>
                <w:lang w:val="en-GB"/>
              </w:rPr>
              <w:t>0.261</w:t>
            </w:r>
          </w:p>
        </w:tc>
        <w:tc>
          <w:tcPr>
            <w:tcW w:w="1661" w:type="dxa"/>
          </w:tcPr>
          <w:p w14:paraId="1E4A2228" w14:textId="77777777" w:rsidR="00312BC3" w:rsidRPr="00C26C40" w:rsidRDefault="00312BC3" w:rsidP="00870DFD">
            <w:pPr>
              <w:rPr>
                <w:lang w:val="en-GB"/>
              </w:rPr>
            </w:pPr>
            <w:r w:rsidRPr="00C26C40">
              <w:rPr>
                <w:lang w:val="en-GB"/>
              </w:rPr>
              <w:t>0.508</w:t>
            </w:r>
          </w:p>
        </w:tc>
      </w:tr>
      <w:tr w:rsidR="00312BC3" w:rsidRPr="00C26C40" w14:paraId="69FEB811" w14:textId="77777777" w:rsidTr="00936023">
        <w:trPr>
          <w:jc w:val="center"/>
        </w:trPr>
        <w:tc>
          <w:tcPr>
            <w:tcW w:w="877" w:type="dxa"/>
          </w:tcPr>
          <w:p w14:paraId="193EF2A4" w14:textId="77777777" w:rsidR="00312BC3" w:rsidRPr="00C26C40" w:rsidRDefault="00312BC3" w:rsidP="00870DFD">
            <w:pPr>
              <w:rPr>
                <w:lang w:val="en-GB"/>
              </w:rPr>
            </w:pPr>
            <w:r w:rsidRPr="00C26C40">
              <w:rPr>
                <w:lang w:val="en-GB"/>
              </w:rPr>
              <w:t>Al₂O₃ — Mass Flow (kg/hr)</w:t>
            </w:r>
          </w:p>
        </w:tc>
        <w:tc>
          <w:tcPr>
            <w:tcW w:w="1089" w:type="dxa"/>
          </w:tcPr>
          <w:p w14:paraId="1EEF45E3" w14:textId="77777777" w:rsidR="00312BC3" w:rsidRPr="00C26C40" w:rsidRDefault="00312BC3" w:rsidP="00870DFD">
            <w:pPr>
              <w:rPr>
                <w:lang w:val="en-GB"/>
              </w:rPr>
            </w:pPr>
            <w:r w:rsidRPr="00C26C40">
              <w:rPr>
                <w:lang w:val="en-GB"/>
              </w:rPr>
              <w:t>395.739</w:t>
            </w:r>
          </w:p>
        </w:tc>
        <w:tc>
          <w:tcPr>
            <w:tcW w:w="1088" w:type="dxa"/>
          </w:tcPr>
          <w:p w14:paraId="5C58D3CE" w14:textId="77777777" w:rsidR="00312BC3" w:rsidRPr="00C26C40" w:rsidRDefault="00312BC3" w:rsidP="00870DFD">
            <w:pPr>
              <w:rPr>
                <w:lang w:val="en-GB"/>
              </w:rPr>
            </w:pPr>
            <w:r w:rsidRPr="00C26C40">
              <w:rPr>
                <w:lang w:val="en-GB"/>
              </w:rPr>
              <w:t>395.739</w:t>
            </w:r>
          </w:p>
        </w:tc>
        <w:tc>
          <w:tcPr>
            <w:tcW w:w="1088" w:type="dxa"/>
          </w:tcPr>
          <w:p w14:paraId="56C26478" w14:textId="77777777" w:rsidR="00312BC3" w:rsidRPr="00C26C40" w:rsidRDefault="00312BC3" w:rsidP="00870DFD">
            <w:pPr>
              <w:rPr>
                <w:lang w:val="en-GB"/>
              </w:rPr>
            </w:pPr>
            <w:r w:rsidRPr="00C26C40">
              <w:rPr>
                <w:lang w:val="en-GB"/>
              </w:rPr>
              <w:t>395.739</w:t>
            </w:r>
          </w:p>
        </w:tc>
        <w:tc>
          <w:tcPr>
            <w:tcW w:w="1088" w:type="dxa"/>
          </w:tcPr>
          <w:p w14:paraId="7A95393D" w14:textId="77777777" w:rsidR="00312BC3" w:rsidRPr="00C26C40" w:rsidRDefault="00312BC3" w:rsidP="00870DFD">
            <w:pPr>
              <w:rPr>
                <w:lang w:val="en-GB"/>
              </w:rPr>
            </w:pPr>
            <w:r w:rsidRPr="00C26C40">
              <w:rPr>
                <w:lang w:val="en-GB"/>
              </w:rPr>
              <w:t>395.739</w:t>
            </w:r>
          </w:p>
        </w:tc>
        <w:tc>
          <w:tcPr>
            <w:tcW w:w="1088" w:type="dxa"/>
          </w:tcPr>
          <w:p w14:paraId="49C1DDB5" w14:textId="77777777" w:rsidR="00312BC3" w:rsidRPr="00C26C40" w:rsidRDefault="00312BC3" w:rsidP="00870DFD">
            <w:pPr>
              <w:rPr>
                <w:lang w:val="en-GB"/>
              </w:rPr>
            </w:pPr>
            <w:r w:rsidRPr="00C26C40">
              <w:rPr>
                <w:lang w:val="en-GB"/>
              </w:rPr>
              <w:t>261.498</w:t>
            </w:r>
          </w:p>
        </w:tc>
        <w:tc>
          <w:tcPr>
            <w:tcW w:w="1088" w:type="dxa"/>
          </w:tcPr>
          <w:p w14:paraId="2D634F08" w14:textId="77777777" w:rsidR="00312BC3" w:rsidRPr="00C26C40" w:rsidRDefault="00312BC3" w:rsidP="00870DFD">
            <w:pPr>
              <w:rPr>
                <w:lang w:val="en-GB"/>
              </w:rPr>
            </w:pPr>
            <w:r w:rsidRPr="00C26C40">
              <w:rPr>
                <w:lang w:val="en-GB"/>
              </w:rPr>
              <w:t>134.237</w:t>
            </w:r>
          </w:p>
        </w:tc>
        <w:tc>
          <w:tcPr>
            <w:tcW w:w="1661" w:type="dxa"/>
          </w:tcPr>
          <w:p w14:paraId="55DBBD6C" w14:textId="77777777" w:rsidR="00312BC3" w:rsidRPr="00C26C40" w:rsidRDefault="00312BC3" w:rsidP="00870DFD">
            <w:pPr>
              <w:rPr>
                <w:lang w:val="en-GB"/>
              </w:rPr>
            </w:pPr>
            <w:r w:rsidRPr="00C26C40">
              <w:rPr>
                <w:lang w:val="en-GB"/>
              </w:rPr>
              <w:t>261.498</w:t>
            </w:r>
          </w:p>
        </w:tc>
      </w:tr>
      <w:tr w:rsidR="00312BC3" w:rsidRPr="00C26C40" w14:paraId="259909EC" w14:textId="77777777" w:rsidTr="00936023">
        <w:trPr>
          <w:jc w:val="center"/>
        </w:trPr>
        <w:tc>
          <w:tcPr>
            <w:tcW w:w="877" w:type="dxa"/>
          </w:tcPr>
          <w:p w14:paraId="6BE84A3A" w14:textId="77777777" w:rsidR="00312BC3" w:rsidRPr="00C26C40" w:rsidRDefault="00312BC3" w:rsidP="00870DFD">
            <w:pPr>
              <w:rPr>
                <w:lang w:val="en-GB"/>
              </w:rPr>
            </w:pPr>
            <w:r w:rsidRPr="00C26C40">
              <w:rPr>
                <w:lang w:val="en-GB"/>
              </w:rPr>
              <w:t>O₂ — Mass Flow (kg/hr)</w:t>
            </w:r>
          </w:p>
        </w:tc>
        <w:tc>
          <w:tcPr>
            <w:tcW w:w="1089" w:type="dxa"/>
          </w:tcPr>
          <w:p w14:paraId="49747C0B" w14:textId="77777777" w:rsidR="00312BC3" w:rsidRPr="00C26C40" w:rsidRDefault="00312BC3" w:rsidP="00870DFD">
            <w:pPr>
              <w:rPr>
                <w:lang w:val="en-GB"/>
              </w:rPr>
            </w:pPr>
            <w:r w:rsidRPr="00C26C40">
              <w:rPr>
                <w:lang w:val="en-GB"/>
              </w:rPr>
              <w:t>0.000</w:t>
            </w:r>
          </w:p>
        </w:tc>
        <w:tc>
          <w:tcPr>
            <w:tcW w:w="1088" w:type="dxa"/>
          </w:tcPr>
          <w:p w14:paraId="14C79E45" w14:textId="77777777" w:rsidR="00312BC3" w:rsidRPr="00C26C40" w:rsidRDefault="00312BC3" w:rsidP="00870DFD">
            <w:pPr>
              <w:rPr>
                <w:lang w:val="en-GB"/>
              </w:rPr>
            </w:pPr>
            <w:r w:rsidRPr="00C26C40">
              <w:rPr>
                <w:lang w:val="en-GB"/>
              </w:rPr>
              <w:t>0.000</w:t>
            </w:r>
          </w:p>
        </w:tc>
        <w:tc>
          <w:tcPr>
            <w:tcW w:w="1088" w:type="dxa"/>
          </w:tcPr>
          <w:p w14:paraId="490F829A" w14:textId="77777777" w:rsidR="00312BC3" w:rsidRPr="00C26C40" w:rsidRDefault="00312BC3" w:rsidP="00870DFD">
            <w:pPr>
              <w:rPr>
                <w:lang w:val="en-GB"/>
              </w:rPr>
            </w:pPr>
            <w:r w:rsidRPr="00C26C40">
              <w:rPr>
                <w:lang w:val="en-GB"/>
              </w:rPr>
              <w:t>0.000</w:t>
            </w:r>
          </w:p>
        </w:tc>
        <w:tc>
          <w:tcPr>
            <w:tcW w:w="1088" w:type="dxa"/>
          </w:tcPr>
          <w:p w14:paraId="731216FF" w14:textId="77777777" w:rsidR="00312BC3" w:rsidRPr="00C26C40" w:rsidRDefault="00312BC3" w:rsidP="00870DFD">
            <w:pPr>
              <w:rPr>
                <w:lang w:val="en-GB"/>
              </w:rPr>
            </w:pPr>
            <w:r w:rsidRPr="00C26C40">
              <w:rPr>
                <w:lang w:val="en-GB"/>
              </w:rPr>
              <w:t>0.000</w:t>
            </w:r>
          </w:p>
        </w:tc>
        <w:tc>
          <w:tcPr>
            <w:tcW w:w="1088" w:type="dxa"/>
          </w:tcPr>
          <w:p w14:paraId="180938AA" w14:textId="77777777" w:rsidR="00312BC3" w:rsidRPr="00C26C40" w:rsidRDefault="00312BC3" w:rsidP="00870DFD">
            <w:pPr>
              <w:rPr>
                <w:lang w:val="en-GB"/>
              </w:rPr>
            </w:pPr>
            <w:r w:rsidRPr="00C26C40">
              <w:rPr>
                <w:lang w:val="en-GB"/>
              </w:rPr>
              <w:t>0.000</w:t>
            </w:r>
          </w:p>
        </w:tc>
        <w:tc>
          <w:tcPr>
            <w:tcW w:w="1088" w:type="dxa"/>
          </w:tcPr>
          <w:p w14:paraId="34CF8755" w14:textId="77777777" w:rsidR="00312BC3" w:rsidRPr="00C26C40" w:rsidRDefault="00312BC3" w:rsidP="00870DFD">
            <w:pPr>
              <w:rPr>
                <w:lang w:val="en-GB"/>
              </w:rPr>
            </w:pPr>
            <w:r w:rsidRPr="00C26C40">
              <w:rPr>
                <w:lang w:val="en-GB"/>
              </w:rPr>
              <w:t>0.000</w:t>
            </w:r>
          </w:p>
        </w:tc>
        <w:tc>
          <w:tcPr>
            <w:tcW w:w="1661" w:type="dxa"/>
          </w:tcPr>
          <w:p w14:paraId="18879CDA" w14:textId="77777777" w:rsidR="00312BC3" w:rsidRPr="00C26C40" w:rsidRDefault="00312BC3" w:rsidP="00870DFD">
            <w:pPr>
              <w:rPr>
                <w:lang w:val="en-GB"/>
              </w:rPr>
            </w:pPr>
            <w:r w:rsidRPr="00C26C40">
              <w:rPr>
                <w:lang w:val="en-GB"/>
              </w:rPr>
              <w:t>0.000</w:t>
            </w:r>
          </w:p>
        </w:tc>
      </w:tr>
      <w:tr w:rsidR="00312BC3" w:rsidRPr="00C26C40" w14:paraId="425DCCA6" w14:textId="77777777" w:rsidTr="00936023">
        <w:trPr>
          <w:jc w:val="center"/>
        </w:trPr>
        <w:tc>
          <w:tcPr>
            <w:tcW w:w="877" w:type="dxa"/>
          </w:tcPr>
          <w:p w14:paraId="7B1E7B72" w14:textId="77777777" w:rsidR="00312BC3" w:rsidRPr="00C26C40" w:rsidRDefault="00312BC3" w:rsidP="00870DFD">
            <w:pPr>
              <w:rPr>
                <w:lang w:val="en-GB"/>
              </w:rPr>
            </w:pPr>
            <w:r w:rsidRPr="00C26C40">
              <w:rPr>
                <w:lang w:val="en-GB"/>
              </w:rPr>
              <w:t>CaAl₂O₄ — Mass Flow (kg/hr)</w:t>
            </w:r>
          </w:p>
        </w:tc>
        <w:tc>
          <w:tcPr>
            <w:tcW w:w="1089" w:type="dxa"/>
          </w:tcPr>
          <w:p w14:paraId="5B72C703" w14:textId="77777777" w:rsidR="00312BC3" w:rsidRPr="00C26C40" w:rsidRDefault="00312BC3" w:rsidP="00870DFD">
            <w:pPr>
              <w:rPr>
                <w:lang w:val="en-GB"/>
              </w:rPr>
            </w:pPr>
            <w:r w:rsidRPr="00C26C40">
              <w:rPr>
                <w:lang w:val="en-GB"/>
              </w:rPr>
              <w:t>0.000</w:t>
            </w:r>
          </w:p>
        </w:tc>
        <w:tc>
          <w:tcPr>
            <w:tcW w:w="1088" w:type="dxa"/>
          </w:tcPr>
          <w:p w14:paraId="5D49AF01" w14:textId="77777777" w:rsidR="00312BC3" w:rsidRPr="00C26C40" w:rsidRDefault="00312BC3" w:rsidP="00870DFD">
            <w:pPr>
              <w:rPr>
                <w:lang w:val="en-GB"/>
              </w:rPr>
            </w:pPr>
            <w:r w:rsidRPr="00C26C40">
              <w:rPr>
                <w:lang w:val="en-GB"/>
              </w:rPr>
              <w:t>0.000</w:t>
            </w:r>
          </w:p>
        </w:tc>
        <w:tc>
          <w:tcPr>
            <w:tcW w:w="1088" w:type="dxa"/>
          </w:tcPr>
          <w:p w14:paraId="6ECBAF4C" w14:textId="77777777" w:rsidR="00312BC3" w:rsidRPr="00C26C40" w:rsidRDefault="00312BC3" w:rsidP="00870DFD">
            <w:pPr>
              <w:rPr>
                <w:lang w:val="en-GB"/>
              </w:rPr>
            </w:pPr>
            <w:r w:rsidRPr="00C26C40">
              <w:rPr>
                <w:lang w:val="en-GB"/>
              </w:rPr>
              <w:t>0.000</w:t>
            </w:r>
          </w:p>
        </w:tc>
        <w:tc>
          <w:tcPr>
            <w:tcW w:w="1088" w:type="dxa"/>
          </w:tcPr>
          <w:p w14:paraId="1710F311" w14:textId="77777777" w:rsidR="00312BC3" w:rsidRPr="00C26C40" w:rsidRDefault="00312BC3" w:rsidP="00870DFD">
            <w:pPr>
              <w:rPr>
                <w:lang w:val="en-GB"/>
              </w:rPr>
            </w:pPr>
            <w:r w:rsidRPr="00C26C40">
              <w:rPr>
                <w:lang w:val="en-GB"/>
              </w:rPr>
              <w:t>0.000</w:t>
            </w:r>
          </w:p>
        </w:tc>
        <w:tc>
          <w:tcPr>
            <w:tcW w:w="1088" w:type="dxa"/>
          </w:tcPr>
          <w:p w14:paraId="0049A1C8" w14:textId="77777777" w:rsidR="00312BC3" w:rsidRPr="00C26C40" w:rsidRDefault="00312BC3" w:rsidP="00870DFD">
            <w:pPr>
              <w:rPr>
                <w:lang w:val="en-GB"/>
              </w:rPr>
            </w:pPr>
            <w:r w:rsidRPr="00C26C40">
              <w:rPr>
                <w:lang w:val="en-GB"/>
              </w:rPr>
              <w:t>0.000</w:t>
            </w:r>
          </w:p>
        </w:tc>
        <w:tc>
          <w:tcPr>
            <w:tcW w:w="1088" w:type="dxa"/>
          </w:tcPr>
          <w:p w14:paraId="23D01787" w14:textId="77777777" w:rsidR="00312BC3" w:rsidRPr="00C26C40" w:rsidRDefault="00312BC3" w:rsidP="00870DFD">
            <w:pPr>
              <w:rPr>
                <w:lang w:val="en-GB"/>
              </w:rPr>
            </w:pPr>
            <w:r w:rsidRPr="00C26C40">
              <w:rPr>
                <w:lang w:val="en-GB"/>
              </w:rPr>
              <w:t>0.000</w:t>
            </w:r>
          </w:p>
        </w:tc>
        <w:tc>
          <w:tcPr>
            <w:tcW w:w="1661" w:type="dxa"/>
          </w:tcPr>
          <w:p w14:paraId="01234D6C" w14:textId="77777777" w:rsidR="00312BC3" w:rsidRPr="00C26C40" w:rsidRDefault="00312BC3" w:rsidP="00870DFD">
            <w:pPr>
              <w:rPr>
                <w:lang w:val="en-GB"/>
              </w:rPr>
            </w:pPr>
            <w:r w:rsidRPr="00C26C40">
              <w:rPr>
                <w:lang w:val="en-GB"/>
              </w:rPr>
              <w:t>0.000</w:t>
            </w:r>
          </w:p>
        </w:tc>
      </w:tr>
      <w:tr w:rsidR="00312BC3" w:rsidRPr="00C26C40" w14:paraId="4B245197" w14:textId="77777777" w:rsidTr="00936023">
        <w:trPr>
          <w:jc w:val="center"/>
        </w:trPr>
        <w:tc>
          <w:tcPr>
            <w:tcW w:w="877" w:type="dxa"/>
          </w:tcPr>
          <w:p w14:paraId="2380E0C9" w14:textId="77777777" w:rsidR="00312BC3" w:rsidRPr="00C26C40" w:rsidRDefault="00312BC3" w:rsidP="00870DFD">
            <w:pPr>
              <w:rPr>
                <w:lang w:val="en-GB"/>
              </w:rPr>
            </w:pPr>
            <w:r w:rsidRPr="00C26C40">
              <w:rPr>
                <w:lang w:val="en-GB"/>
              </w:rPr>
              <w:lastRenderedPageBreak/>
              <w:t>CaOH⁺ — Mass Flow (kg/hr)</w:t>
            </w:r>
          </w:p>
        </w:tc>
        <w:tc>
          <w:tcPr>
            <w:tcW w:w="1089" w:type="dxa"/>
          </w:tcPr>
          <w:p w14:paraId="223C5437" w14:textId="77777777" w:rsidR="00312BC3" w:rsidRPr="00C26C40" w:rsidRDefault="00312BC3" w:rsidP="00870DFD">
            <w:pPr>
              <w:rPr>
                <w:lang w:val="en-GB"/>
              </w:rPr>
            </w:pPr>
            <w:r w:rsidRPr="00C26C40">
              <w:rPr>
                <w:lang w:val="en-GB"/>
              </w:rPr>
              <w:t>0.000</w:t>
            </w:r>
          </w:p>
        </w:tc>
        <w:tc>
          <w:tcPr>
            <w:tcW w:w="1088" w:type="dxa"/>
          </w:tcPr>
          <w:p w14:paraId="7F77899C" w14:textId="77777777" w:rsidR="00312BC3" w:rsidRPr="00C26C40" w:rsidRDefault="00312BC3" w:rsidP="00870DFD">
            <w:pPr>
              <w:rPr>
                <w:lang w:val="en-GB"/>
              </w:rPr>
            </w:pPr>
            <w:r w:rsidRPr="00C26C40">
              <w:rPr>
                <w:lang w:val="en-GB"/>
              </w:rPr>
              <w:t>0.000</w:t>
            </w:r>
          </w:p>
        </w:tc>
        <w:tc>
          <w:tcPr>
            <w:tcW w:w="1088" w:type="dxa"/>
          </w:tcPr>
          <w:p w14:paraId="27E71864" w14:textId="77777777" w:rsidR="00312BC3" w:rsidRPr="00C26C40" w:rsidRDefault="00312BC3" w:rsidP="00870DFD">
            <w:pPr>
              <w:rPr>
                <w:lang w:val="en-GB"/>
              </w:rPr>
            </w:pPr>
            <w:r w:rsidRPr="00C26C40">
              <w:rPr>
                <w:lang w:val="en-GB"/>
              </w:rPr>
              <w:t>0.000</w:t>
            </w:r>
          </w:p>
        </w:tc>
        <w:tc>
          <w:tcPr>
            <w:tcW w:w="1088" w:type="dxa"/>
          </w:tcPr>
          <w:p w14:paraId="679F6B66" w14:textId="77777777" w:rsidR="00312BC3" w:rsidRPr="00C26C40" w:rsidRDefault="00312BC3" w:rsidP="00870DFD">
            <w:pPr>
              <w:rPr>
                <w:lang w:val="en-GB"/>
              </w:rPr>
            </w:pPr>
            <w:r w:rsidRPr="00C26C40">
              <w:rPr>
                <w:lang w:val="en-GB"/>
              </w:rPr>
              <w:t>0.000</w:t>
            </w:r>
          </w:p>
        </w:tc>
        <w:tc>
          <w:tcPr>
            <w:tcW w:w="1088" w:type="dxa"/>
          </w:tcPr>
          <w:p w14:paraId="69E8154C" w14:textId="77777777" w:rsidR="00312BC3" w:rsidRPr="00C26C40" w:rsidRDefault="00312BC3" w:rsidP="00870DFD">
            <w:pPr>
              <w:rPr>
                <w:lang w:val="en-GB"/>
              </w:rPr>
            </w:pPr>
            <w:r w:rsidRPr="00C26C40">
              <w:rPr>
                <w:lang w:val="en-GB"/>
              </w:rPr>
              <w:t>0.000</w:t>
            </w:r>
          </w:p>
        </w:tc>
        <w:tc>
          <w:tcPr>
            <w:tcW w:w="1088" w:type="dxa"/>
          </w:tcPr>
          <w:p w14:paraId="0785FE5F" w14:textId="77777777" w:rsidR="00312BC3" w:rsidRPr="00C26C40" w:rsidRDefault="00312BC3" w:rsidP="00870DFD">
            <w:pPr>
              <w:rPr>
                <w:lang w:val="en-GB"/>
              </w:rPr>
            </w:pPr>
            <w:r w:rsidRPr="00C26C40">
              <w:rPr>
                <w:lang w:val="en-GB"/>
              </w:rPr>
              <w:t>0.000</w:t>
            </w:r>
          </w:p>
        </w:tc>
        <w:tc>
          <w:tcPr>
            <w:tcW w:w="1661" w:type="dxa"/>
          </w:tcPr>
          <w:p w14:paraId="3A7C3C5B" w14:textId="77777777" w:rsidR="00312BC3" w:rsidRPr="00C26C40" w:rsidRDefault="00312BC3" w:rsidP="00870DFD">
            <w:pPr>
              <w:rPr>
                <w:lang w:val="en-GB"/>
              </w:rPr>
            </w:pPr>
            <w:r w:rsidRPr="00C26C40">
              <w:rPr>
                <w:lang w:val="en-GB"/>
              </w:rPr>
              <w:t>0.000</w:t>
            </w:r>
          </w:p>
        </w:tc>
      </w:tr>
      <w:tr w:rsidR="00312BC3" w:rsidRPr="00C26C40" w14:paraId="229D5261" w14:textId="77777777" w:rsidTr="00936023">
        <w:trPr>
          <w:jc w:val="center"/>
        </w:trPr>
        <w:tc>
          <w:tcPr>
            <w:tcW w:w="877" w:type="dxa"/>
          </w:tcPr>
          <w:p w14:paraId="4B5AE239" w14:textId="77777777" w:rsidR="00312BC3" w:rsidRPr="00C26C40" w:rsidRDefault="00312BC3" w:rsidP="00870DFD">
            <w:pPr>
              <w:rPr>
                <w:lang w:val="en-GB"/>
              </w:rPr>
            </w:pPr>
            <w:r w:rsidRPr="00C26C40">
              <w:rPr>
                <w:lang w:val="en-GB"/>
              </w:rPr>
              <w:t>Iron-(s) — Mass Flow (kg/hr)</w:t>
            </w:r>
          </w:p>
        </w:tc>
        <w:tc>
          <w:tcPr>
            <w:tcW w:w="1089" w:type="dxa"/>
          </w:tcPr>
          <w:p w14:paraId="78A592C6" w14:textId="77777777" w:rsidR="00312BC3" w:rsidRPr="00C26C40" w:rsidRDefault="00312BC3" w:rsidP="00870DFD">
            <w:pPr>
              <w:rPr>
                <w:lang w:val="en-GB"/>
              </w:rPr>
            </w:pPr>
            <w:r w:rsidRPr="00C26C40">
              <w:rPr>
                <w:lang w:val="en-GB"/>
              </w:rPr>
              <w:t>0.000</w:t>
            </w:r>
          </w:p>
        </w:tc>
        <w:tc>
          <w:tcPr>
            <w:tcW w:w="1088" w:type="dxa"/>
          </w:tcPr>
          <w:p w14:paraId="02FCAF9E" w14:textId="77777777" w:rsidR="00312BC3" w:rsidRPr="00C26C40" w:rsidRDefault="00312BC3" w:rsidP="00870DFD">
            <w:pPr>
              <w:rPr>
                <w:lang w:val="en-GB"/>
              </w:rPr>
            </w:pPr>
            <w:r w:rsidRPr="00C26C40">
              <w:rPr>
                <w:lang w:val="en-GB"/>
              </w:rPr>
              <w:t>0.000</w:t>
            </w:r>
          </w:p>
        </w:tc>
        <w:tc>
          <w:tcPr>
            <w:tcW w:w="1088" w:type="dxa"/>
          </w:tcPr>
          <w:p w14:paraId="32E9F347" w14:textId="77777777" w:rsidR="00312BC3" w:rsidRPr="00C26C40" w:rsidRDefault="00312BC3" w:rsidP="00870DFD">
            <w:pPr>
              <w:rPr>
                <w:lang w:val="en-GB"/>
              </w:rPr>
            </w:pPr>
            <w:r w:rsidRPr="00C26C40">
              <w:rPr>
                <w:lang w:val="en-GB"/>
              </w:rPr>
              <w:t>0.000</w:t>
            </w:r>
          </w:p>
        </w:tc>
        <w:tc>
          <w:tcPr>
            <w:tcW w:w="1088" w:type="dxa"/>
          </w:tcPr>
          <w:p w14:paraId="5426AB15" w14:textId="77777777" w:rsidR="00312BC3" w:rsidRPr="00C26C40" w:rsidRDefault="00312BC3" w:rsidP="00870DFD">
            <w:pPr>
              <w:rPr>
                <w:lang w:val="en-GB"/>
              </w:rPr>
            </w:pPr>
            <w:r w:rsidRPr="00C26C40">
              <w:rPr>
                <w:lang w:val="en-GB"/>
              </w:rPr>
              <w:t>0.000</w:t>
            </w:r>
          </w:p>
        </w:tc>
        <w:tc>
          <w:tcPr>
            <w:tcW w:w="1088" w:type="dxa"/>
          </w:tcPr>
          <w:p w14:paraId="6A7E2FA0" w14:textId="77777777" w:rsidR="00312BC3" w:rsidRPr="00C26C40" w:rsidRDefault="00312BC3" w:rsidP="00870DFD">
            <w:pPr>
              <w:rPr>
                <w:lang w:val="en-GB"/>
              </w:rPr>
            </w:pPr>
            <w:r w:rsidRPr="00C26C40">
              <w:rPr>
                <w:lang w:val="en-GB"/>
              </w:rPr>
              <w:t>0.000</w:t>
            </w:r>
          </w:p>
        </w:tc>
        <w:tc>
          <w:tcPr>
            <w:tcW w:w="1088" w:type="dxa"/>
          </w:tcPr>
          <w:p w14:paraId="05F5F5A7" w14:textId="77777777" w:rsidR="00312BC3" w:rsidRPr="00C26C40" w:rsidRDefault="00312BC3" w:rsidP="00870DFD">
            <w:pPr>
              <w:rPr>
                <w:lang w:val="en-GB"/>
              </w:rPr>
            </w:pPr>
            <w:r w:rsidRPr="00C26C40">
              <w:rPr>
                <w:lang w:val="en-GB"/>
              </w:rPr>
              <w:t>0.000</w:t>
            </w:r>
          </w:p>
        </w:tc>
        <w:tc>
          <w:tcPr>
            <w:tcW w:w="1661" w:type="dxa"/>
          </w:tcPr>
          <w:p w14:paraId="47DDCA0E" w14:textId="77777777" w:rsidR="00312BC3" w:rsidRPr="00C26C40" w:rsidRDefault="00312BC3" w:rsidP="00870DFD">
            <w:pPr>
              <w:rPr>
                <w:lang w:val="en-GB"/>
              </w:rPr>
            </w:pPr>
            <w:r w:rsidRPr="00C26C40">
              <w:rPr>
                <w:lang w:val="en-GB"/>
              </w:rPr>
              <w:t>0.000</w:t>
            </w:r>
          </w:p>
        </w:tc>
      </w:tr>
      <w:tr w:rsidR="00312BC3" w:rsidRPr="00C26C40" w14:paraId="591B5C3C" w14:textId="77777777" w:rsidTr="00936023">
        <w:trPr>
          <w:jc w:val="center"/>
        </w:trPr>
        <w:tc>
          <w:tcPr>
            <w:tcW w:w="877" w:type="dxa"/>
          </w:tcPr>
          <w:p w14:paraId="086E1E2C" w14:textId="77777777" w:rsidR="00312BC3" w:rsidRPr="00C26C40" w:rsidRDefault="00312BC3" w:rsidP="00870DFD">
            <w:pPr>
              <w:rPr>
                <w:lang w:val="en-GB"/>
              </w:rPr>
            </w:pPr>
            <w:r w:rsidRPr="00C26C40">
              <w:rPr>
                <w:lang w:val="en-GB"/>
              </w:rPr>
              <w:t>HCO₃⁻ — Mass Flow (kg/hr)</w:t>
            </w:r>
          </w:p>
        </w:tc>
        <w:tc>
          <w:tcPr>
            <w:tcW w:w="1089" w:type="dxa"/>
          </w:tcPr>
          <w:p w14:paraId="038823AD" w14:textId="77777777" w:rsidR="00312BC3" w:rsidRPr="00C26C40" w:rsidRDefault="00312BC3" w:rsidP="00870DFD">
            <w:pPr>
              <w:rPr>
                <w:lang w:val="en-GB"/>
              </w:rPr>
            </w:pPr>
            <w:r w:rsidRPr="00C26C40">
              <w:rPr>
                <w:lang w:val="en-GB"/>
              </w:rPr>
              <w:t>0.000</w:t>
            </w:r>
          </w:p>
        </w:tc>
        <w:tc>
          <w:tcPr>
            <w:tcW w:w="1088" w:type="dxa"/>
          </w:tcPr>
          <w:p w14:paraId="18CD6556" w14:textId="77777777" w:rsidR="00312BC3" w:rsidRPr="00C26C40" w:rsidRDefault="00312BC3" w:rsidP="00870DFD">
            <w:pPr>
              <w:rPr>
                <w:lang w:val="en-GB"/>
              </w:rPr>
            </w:pPr>
            <w:r w:rsidRPr="00C26C40">
              <w:rPr>
                <w:lang w:val="en-GB"/>
              </w:rPr>
              <w:t>0.000</w:t>
            </w:r>
          </w:p>
        </w:tc>
        <w:tc>
          <w:tcPr>
            <w:tcW w:w="1088" w:type="dxa"/>
          </w:tcPr>
          <w:p w14:paraId="1AB564A5" w14:textId="77777777" w:rsidR="00312BC3" w:rsidRPr="00C26C40" w:rsidRDefault="00312BC3" w:rsidP="00870DFD">
            <w:pPr>
              <w:rPr>
                <w:lang w:val="en-GB"/>
              </w:rPr>
            </w:pPr>
            <w:r w:rsidRPr="00C26C40">
              <w:rPr>
                <w:lang w:val="en-GB"/>
              </w:rPr>
              <w:t>0.000</w:t>
            </w:r>
          </w:p>
        </w:tc>
        <w:tc>
          <w:tcPr>
            <w:tcW w:w="1088" w:type="dxa"/>
          </w:tcPr>
          <w:p w14:paraId="3BE2BD99" w14:textId="77777777" w:rsidR="00312BC3" w:rsidRPr="00C26C40" w:rsidRDefault="00312BC3" w:rsidP="00870DFD">
            <w:pPr>
              <w:rPr>
                <w:lang w:val="en-GB"/>
              </w:rPr>
            </w:pPr>
            <w:r w:rsidRPr="00C26C40">
              <w:rPr>
                <w:lang w:val="en-GB"/>
              </w:rPr>
              <w:t>0.000</w:t>
            </w:r>
          </w:p>
        </w:tc>
        <w:tc>
          <w:tcPr>
            <w:tcW w:w="1088" w:type="dxa"/>
          </w:tcPr>
          <w:p w14:paraId="04905E24" w14:textId="77777777" w:rsidR="00312BC3" w:rsidRPr="00C26C40" w:rsidRDefault="00312BC3" w:rsidP="00870DFD">
            <w:pPr>
              <w:rPr>
                <w:lang w:val="en-GB"/>
              </w:rPr>
            </w:pPr>
            <w:r w:rsidRPr="00C26C40">
              <w:rPr>
                <w:lang w:val="en-GB"/>
              </w:rPr>
              <w:t>0.000</w:t>
            </w:r>
          </w:p>
        </w:tc>
        <w:tc>
          <w:tcPr>
            <w:tcW w:w="1088" w:type="dxa"/>
          </w:tcPr>
          <w:p w14:paraId="31785077" w14:textId="77777777" w:rsidR="00312BC3" w:rsidRPr="00C26C40" w:rsidRDefault="00312BC3" w:rsidP="00870DFD">
            <w:pPr>
              <w:rPr>
                <w:lang w:val="en-GB"/>
              </w:rPr>
            </w:pPr>
            <w:r w:rsidRPr="00C26C40">
              <w:rPr>
                <w:lang w:val="en-GB"/>
              </w:rPr>
              <w:t>0.000</w:t>
            </w:r>
          </w:p>
        </w:tc>
        <w:tc>
          <w:tcPr>
            <w:tcW w:w="1661" w:type="dxa"/>
          </w:tcPr>
          <w:p w14:paraId="6FB3A059" w14:textId="77777777" w:rsidR="00312BC3" w:rsidRPr="00C26C40" w:rsidRDefault="00312BC3" w:rsidP="00870DFD">
            <w:pPr>
              <w:rPr>
                <w:lang w:val="en-GB"/>
              </w:rPr>
            </w:pPr>
            <w:r w:rsidRPr="00C26C40">
              <w:rPr>
                <w:lang w:val="en-GB"/>
              </w:rPr>
              <w:t>0.000</w:t>
            </w:r>
          </w:p>
        </w:tc>
      </w:tr>
      <w:tr w:rsidR="00312BC3" w:rsidRPr="00C26C40" w14:paraId="1C9475AF" w14:textId="77777777" w:rsidTr="00936023">
        <w:trPr>
          <w:jc w:val="center"/>
        </w:trPr>
        <w:tc>
          <w:tcPr>
            <w:tcW w:w="877" w:type="dxa"/>
          </w:tcPr>
          <w:p w14:paraId="09AE44D7" w14:textId="77777777" w:rsidR="00312BC3" w:rsidRPr="00C26C40" w:rsidRDefault="00312BC3" w:rsidP="00870DFD">
            <w:pPr>
              <w:rPr>
                <w:lang w:val="en-GB"/>
              </w:rPr>
            </w:pPr>
            <w:r w:rsidRPr="00C26C40">
              <w:rPr>
                <w:lang w:val="en-GB"/>
              </w:rPr>
              <w:t>CO₃²⁻ — Mass Flow (kg/hr)</w:t>
            </w:r>
          </w:p>
        </w:tc>
        <w:tc>
          <w:tcPr>
            <w:tcW w:w="1089" w:type="dxa"/>
          </w:tcPr>
          <w:p w14:paraId="7D9393D0" w14:textId="77777777" w:rsidR="00312BC3" w:rsidRPr="00C26C40" w:rsidRDefault="00312BC3" w:rsidP="00870DFD">
            <w:pPr>
              <w:rPr>
                <w:lang w:val="en-GB"/>
              </w:rPr>
            </w:pPr>
            <w:r w:rsidRPr="00C26C40">
              <w:rPr>
                <w:lang w:val="en-GB"/>
              </w:rPr>
              <w:t>0.000</w:t>
            </w:r>
          </w:p>
        </w:tc>
        <w:tc>
          <w:tcPr>
            <w:tcW w:w="1088" w:type="dxa"/>
          </w:tcPr>
          <w:p w14:paraId="219A9D1B" w14:textId="77777777" w:rsidR="00312BC3" w:rsidRPr="00C26C40" w:rsidRDefault="00312BC3" w:rsidP="00870DFD">
            <w:pPr>
              <w:rPr>
                <w:lang w:val="en-GB"/>
              </w:rPr>
            </w:pPr>
            <w:r w:rsidRPr="00C26C40">
              <w:rPr>
                <w:lang w:val="en-GB"/>
              </w:rPr>
              <w:t>0.000</w:t>
            </w:r>
          </w:p>
        </w:tc>
        <w:tc>
          <w:tcPr>
            <w:tcW w:w="1088" w:type="dxa"/>
          </w:tcPr>
          <w:p w14:paraId="4389E91A" w14:textId="77777777" w:rsidR="00312BC3" w:rsidRPr="00C26C40" w:rsidRDefault="00312BC3" w:rsidP="00870DFD">
            <w:pPr>
              <w:rPr>
                <w:lang w:val="en-GB"/>
              </w:rPr>
            </w:pPr>
            <w:r w:rsidRPr="00C26C40">
              <w:rPr>
                <w:lang w:val="en-GB"/>
              </w:rPr>
              <w:t>0.000</w:t>
            </w:r>
          </w:p>
        </w:tc>
        <w:tc>
          <w:tcPr>
            <w:tcW w:w="1088" w:type="dxa"/>
          </w:tcPr>
          <w:p w14:paraId="1CC0718D" w14:textId="77777777" w:rsidR="00312BC3" w:rsidRPr="00C26C40" w:rsidRDefault="00312BC3" w:rsidP="00870DFD">
            <w:pPr>
              <w:rPr>
                <w:lang w:val="en-GB"/>
              </w:rPr>
            </w:pPr>
            <w:r w:rsidRPr="00C26C40">
              <w:rPr>
                <w:lang w:val="en-GB"/>
              </w:rPr>
              <w:t>0.000</w:t>
            </w:r>
          </w:p>
        </w:tc>
        <w:tc>
          <w:tcPr>
            <w:tcW w:w="1088" w:type="dxa"/>
          </w:tcPr>
          <w:p w14:paraId="1DD0DF4E" w14:textId="77777777" w:rsidR="00312BC3" w:rsidRPr="00C26C40" w:rsidRDefault="00312BC3" w:rsidP="00870DFD">
            <w:pPr>
              <w:rPr>
                <w:lang w:val="en-GB"/>
              </w:rPr>
            </w:pPr>
            <w:r w:rsidRPr="00C26C40">
              <w:rPr>
                <w:lang w:val="en-GB"/>
              </w:rPr>
              <w:t>0.000</w:t>
            </w:r>
          </w:p>
        </w:tc>
        <w:tc>
          <w:tcPr>
            <w:tcW w:w="1088" w:type="dxa"/>
          </w:tcPr>
          <w:p w14:paraId="711365D6" w14:textId="77777777" w:rsidR="00312BC3" w:rsidRPr="00C26C40" w:rsidRDefault="00312BC3" w:rsidP="00870DFD">
            <w:pPr>
              <w:rPr>
                <w:lang w:val="en-GB"/>
              </w:rPr>
            </w:pPr>
            <w:r w:rsidRPr="00C26C40">
              <w:rPr>
                <w:lang w:val="en-GB"/>
              </w:rPr>
              <w:t>0.000</w:t>
            </w:r>
          </w:p>
        </w:tc>
        <w:tc>
          <w:tcPr>
            <w:tcW w:w="1661" w:type="dxa"/>
          </w:tcPr>
          <w:p w14:paraId="1036ACEB" w14:textId="77777777" w:rsidR="00312BC3" w:rsidRPr="00C26C40" w:rsidRDefault="00312BC3" w:rsidP="00870DFD">
            <w:pPr>
              <w:rPr>
                <w:lang w:val="en-GB"/>
              </w:rPr>
            </w:pPr>
            <w:r w:rsidRPr="00C26C40">
              <w:rPr>
                <w:lang w:val="en-GB"/>
              </w:rPr>
              <w:t>0.000</w:t>
            </w:r>
          </w:p>
        </w:tc>
      </w:tr>
      <w:tr w:rsidR="00312BC3" w:rsidRPr="00C26C40" w14:paraId="5AB88AC3" w14:textId="77777777" w:rsidTr="00936023">
        <w:trPr>
          <w:jc w:val="center"/>
        </w:trPr>
        <w:tc>
          <w:tcPr>
            <w:tcW w:w="877" w:type="dxa"/>
          </w:tcPr>
          <w:p w14:paraId="06738AE7" w14:textId="77777777" w:rsidR="00312BC3" w:rsidRPr="00C26C40" w:rsidRDefault="00312BC3" w:rsidP="00870DFD">
            <w:pPr>
              <w:rPr>
                <w:lang w:val="en-GB"/>
              </w:rPr>
            </w:pPr>
            <w:r w:rsidRPr="00C26C40">
              <w:rPr>
                <w:lang w:val="en-GB"/>
              </w:rPr>
              <w:t>N₂ — Mass Flow (kg/hr)</w:t>
            </w:r>
          </w:p>
        </w:tc>
        <w:tc>
          <w:tcPr>
            <w:tcW w:w="1089" w:type="dxa"/>
          </w:tcPr>
          <w:p w14:paraId="19A4689B" w14:textId="77777777" w:rsidR="00312BC3" w:rsidRPr="00C26C40" w:rsidRDefault="00312BC3" w:rsidP="00870DFD">
            <w:pPr>
              <w:rPr>
                <w:lang w:val="en-GB"/>
              </w:rPr>
            </w:pPr>
            <w:r w:rsidRPr="00C26C40">
              <w:rPr>
                <w:lang w:val="en-GB"/>
              </w:rPr>
              <w:t>0.000</w:t>
            </w:r>
          </w:p>
        </w:tc>
        <w:tc>
          <w:tcPr>
            <w:tcW w:w="1088" w:type="dxa"/>
          </w:tcPr>
          <w:p w14:paraId="534DCDFC" w14:textId="77777777" w:rsidR="00312BC3" w:rsidRPr="00C26C40" w:rsidRDefault="00312BC3" w:rsidP="00870DFD">
            <w:pPr>
              <w:rPr>
                <w:lang w:val="en-GB"/>
              </w:rPr>
            </w:pPr>
            <w:r w:rsidRPr="00C26C40">
              <w:rPr>
                <w:lang w:val="en-GB"/>
              </w:rPr>
              <w:t>0.000</w:t>
            </w:r>
          </w:p>
        </w:tc>
        <w:tc>
          <w:tcPr>
            <w:tcW w:w="1088" w:type="dxa"/>
          </w:tcPr>
          <w:p w14:paraId="6AE427EB" w14:textId="77777777" w:rsidR="00312BC3" w:rsidRPr="00C26C40" w:rsidRDefault="00312BC3" w:rsidP="00870DFD">
            <w:pPr>
              <w:rPr>
                <w:lang w:val="en-GB"/>
              </w:rPr>
            </w:pPr>
            <w:r w:rsidRPr="00C26C40">
              <w:rPr>
                <w:lang w:val="en-GB"/>
              </w:rPr>
              <w:t>0.000</w:t>
            </w:r>
          </w:p>
        </w:tc>
        <w:tc>
          <w:tcPr>
            <w:tcW w:w="1088" w:type="dxa"/>
          </w:tcPr>
          <w:p w14:paraId="4DDC4760" w14:textId="77777777" w:rsidR="00312BC3" w:rsidRPr="00C26C40" w:rsidRDefault="00312BC3" w:rsidP="00870DFD">
            <w:pPr>
              <w:rPr>
                <w:lang w:val="en-GB"/>
              </w:rPr>
            </w:pPr>
            <w:r w:rsidRPr="00C26C40">
              <w:rPr>
                <w:lang w:val="en-GB"/>
              </w:rPr>
              <w:t>0.000</w:t>
            </w:r>
          </w:p>
        </w:tc>
        <w:tc>
          <w:tcPr>
            <w:tcW w:w="1088" w:type="dxa"/>
          </w:tcPr>
          <w:p w14:paraId="16AB0206" w14:textId="77777777" w:rsidR="00312BC3" w:rsidRPr="00C26C40" w:rsidRDefault="00312BC3" w:rsidP="00870DFD">
            <w:pPr>
              <w:rPr>
                <w:lang w:val="en-GB"/>
              </w:rPr>
            </w:pPr>
            <w:r w:rsidRPr="00C26C40">
              <w:rPr>
                <w:lang w:val="en-GB"/>
              </w:rPr>
              <w:t>0.000</w:t>
            </w:r>
          </w:p>
        </w:tc>
        <w:tc>
          <w:tcPr>
            <w:tcW w:w="1088" w:type="dxa"/>
          </w:tcPr>
          <w:p w14:paraId="397952FB" w14:textId="77777777" w:rsidR="00312BC3" w:rsidRPr="00C26C40" w:rsidRDefault="00312BC3" w:rsidP="00870DFD">
            <w:pPr>
              <w:rPr>
                <w:lang w:val="en-GB"/>
              </w:rPr>
            </w:pPr>
            <w:r w:rsidRPr="00C26C40">
              <w:rPr>
                <w:lang w:val="en-GB"/>
              </w:rPr>
              <w:t>0.000</w:t>
            </w:r>
          </w:p>
        </w:tc>
        <w:tc>
          <w:tcPr>
            <w:tcW w:w="1661" w:type="dxa"/>
          </w:tcPr>
          <w:p w14:paraId="7E7146DD" w14:textId="77777777" w:rsidR="00312BC3" w:rsidRPr="00C26C40" w:rsidRDefault="00312BC3" w:rsidP="00870DFD">
            <w:pPr>
              <w:rPr>
                <w:lang w:val="en-GB"/>
              </w:rPr>
            </w:pPr>
            <w:r w:rsidRPr="00C26C40">
              <w:rPr>
                <w:lang w:val="en-GB"/>
              </w:rPr>
              <w:t>0.000</w:t>
            </w:r>
          </w:p>
        </w:tc>
      </w:tr>
      <w:tr w:rsidR="00312BC3" w:rsidRPr="00C26C40" w14:paraId="072E4717" w14:textId="77777777" w:rsidTr="00936023">
        <w:trPr>
          <w:jc w:val="center"/>
        </w:trPr>
        <w:tc>
          <w:tcPr>
            <w:tcW w:w="877" w:type="dxa"/>
          </w:tcPr>
          <w:p w14:paraId="74B04C0E" w14:textId="77777777" w:rsidR="00312BC3" w:rsidRPr="00C26C40" w:rsidRDefault="00312BC3" w:rsidP="00870DFD">
            <w:pPr>
              <w:rPr>
                <w:lang w:val="en-GB"/>
              </w:rPr>
            </w:pPr>
            <w:r w:rsidRPr="00C26C40">
              <w:rPr>
                <w:lang w:val="en-GB"/>
              </w:rPr>
              <w:t>Fe(OH)₃ — Mass Flow (kg/hr)</w:t>
            </w:r>
          </w:p>
        </w:tc>
        <w:tc>
          <w:tcPr>
            <w:tcW w:w="1089" w:type="dxa"/>
          </w:tcPr>
          <w:p w14:paraId="2A62A089" w14:textId="77777777" w:rsidR="00312BC3" w:rsidRPr="00C26C40" w:rsidRDefault="00312BC3" w:rsidP="00870DFD">
            <w:pPr>
              <w:rPr>
                <w:lang w:val="en-GB"/>
              </w:rPr>
            </w:pPr>
            <w:r w:rsidRPr="00C26C40">
              <w:rPr>
                <w:lang w:val="en-GB"/>
              </w:rPr>
              <w:t>0.000</w:t>
            </w:r>
          </w:p>
        </w:tc>
        <w:tc>
          <w:tcPr>
            <w:tcW w:w="1088" w:type="dxa"/>
          </w:tcPr>
          <w:p w14:paraId="24B56D88" w14:textId="77777777" w:rsidR="00312BC3" w:rsidRPr="00C26C40" w:rsidRDefault="00312BC3" w:rsidP="00870DFD">
            <w:pPr>
              <w:rPr>
                <w:lang w:val="en-GB"/>
              </w:rPr>
            </w:pPr>
            <w:r w:rsidRPr="00C26C40">
              <w:rPr>
                <w:lang w:val="en-GB"/>
              </w:rPr>
              <w:t>0.000</w:t>
            </w:r>
          </w:p>
        </w:tc>
        <w:tc>
          <w:tcPr>
            <w:tcW w:w="1088" w:type="dxa"/>
          </w:tcPr>
          <w:p w14:paraId="5F37B200" w14:textId="77777777" w:rsidR="00312BC3" w:rsidRPr="00C26C40" w:rsidRDefault="00312BC3" w:rsidP="00870DFD">
            <w:pPr>
              <w:rPr>
                <w:lang w:val="en-GB"/>
              </w:rPr>
            </w:pPr>
            <w:r w:rsidRPr="00C26C40">
              <w:rPr>
                <w:lang w:val="en-GB"/>
              </w:rPr>
              <w:t>0.000</w:t>
            </w:r>
          </w:p>
        </w:tc>
        <w:tc>
          <w:tcPr>
            <w:tcW w:w="1088" w:type="dxa"/>
          </w:tcPr>
          <w:p w14:paraId="76B4A1A8" w14:textId="77777777" w:rsidR="00312BC3" w:rsidRPr="00C26C40" w:rsidRDefault="00312BC3" w:rsidP="00870DFD">
            <w:pPr>
              <w:rPr>
                <w:lang w:val="en-GB"/>
              </w:rPr>
            </w:pPr>
            <w:r w:rsidRPr="00C26C40">
              <w:rPr>
                <w:lang w:val="en-GB"/>
              </w:rPr>
              <w:t>0.000</w:t>
            </w:r>
          </w:p>
        </w:tc>
        <w:tc>
          <w:tcPr>
            <w:tcW w:w="1088" w:type="dxa"/>
          </w:tcPr>
          <w:p w14:paraId="0AAAAD4F" w14:textId="77777777" w:rsidR="00312BC3" w:rsidRPr="00C26C40" w:rsidRDefault="00312BC3" w:rsidP="00870DFD">
            <w:pPr>
              <w:rPr>
                <w:lang w:val="en-GB"/>
              </w:rPr>
            </w:pPr>
            <w:r w:rsidRPr="00C26C40">
              <w:rPr>
                <w:lang w:val="en-GB"/>
              </w:rPr>
              <w:t>0.000</w:t>
            </w:r>
          </w:p>
        </w:tc>
        <w:tc>
          <w:tcPr>
            <w:tcW w:w="1088" w:type="dxa"/>
          </w:tcPr>
          <w:p w14:paraId="50C76C2A" w14:textId="77777777" w:rsidR="00312BC3" w:rsidRPr="00C26C40" w:rsidRDefault="00312BC3" w:rsidP="00870DFD">
            <w:pPr>
              <w:rPr>
                <w:lang w:val="en-GB"/>
              </w:rPr>
            </w:pPr>
            <w:r w:rsidRPr="00C26C40">
              <w:rPr>
                <w:lang w:val="en-GB"/>
              </w:rPr>
              <w:t>0.000</w:t>
            </w:r>
          </w:p>
        </w:tc>
        <w:tc>
          <w:tcPr>
            <w:tcW w:w="1661" w:type="dxa"/>
          </w:tcPr>
          <w:p w14:paraId="0D8D7781" w14:textId="77777777" w:rsidR="00312BC3" w:rsidRPr="00C26C40" w:rsidRDefault="00312BC3" w:rsidP="00870DFD">
            <w:pPr>
              <w:rPr>
                <w:lang w:val="en-GB"/>
              </w:rPr>
            </w:pPr>
            <w:r w:rsidRPr="00C26C40">
              <w:rPr>
                <w:lang w:val="en-GB"/>
              </w:rPr>
              <w:t>0.000</w:t>
            </w:r>
          </w:p>
        </w:tc>
      </w:tr>
      <w:tr w:rsidR="00312BC3" w:rsidRPr="00C26C40" w14:paraId="5BE237F7" w14:textId="77777777" w:rsidTr="00936023">
        <w:trPr>
          <w:jc w:val="center"/>
        </w:trPr>
        <w:tc>
          <w:tcPr>
            <w:tcW w:w="877" w:type="dxa"/>
          </w:tcPr>
          <w:p w14:paraId="1569EBD0" w14:textId="77777777" w:rsidR="00312BC3" w:rsidRPr="00C26C40" w:rsidRDefault="00312BC3" w:rsidP="00870DFD">
            <w:pPr>
              <w:rPr>
                <w:lang w:val="en-GB"/>
              </w:rPr>
            </w:pPr>
            <w:r w:rsidRPr="00C26C40">
              <w:rPr>
                <w:lang w:val="en-GB"/>
              </w:rPr>
              <w:t>H₂O — Mass Fraction</w:t>
            </w:r>
          </w:p>
        </w:tc>
        <w:tc>
          <w:tcPr>
            <w:tcW w:w="1089" w:type="dxa"/>
          </w:tcPr>
          <w:p w14:paraId="1B8855B8" w14:textId="77777777" w:rsidR="00312BC3" w:rsidRPr="00C26C40" w:rsidRDefault="00312BC3" w:rsidP="00870DFD">
            <w:pPr>
              <w:rPr>
                <w:lang w:val="en-GB"/>
              </w:rPr>
            </w:pPr>
            <w:r w:rsidRPr="00C26C40">
              <w:rPr>
                <w:lang w:val="en-GB"/>
              </w:rPr>
              <w:t>0.6236</w:t>
            </w:r>
          </w:p>
        </w:tc>
        <w:tc>
          <w:tcPr>
            <w:tcW w:w="1088" w:type="dxa"/>
          </w:tcPr>
          <w:p w14:paraId="584D2E70" w14:textId="77777777" w:rsidR="00312BC3" w:rsidRPr="00C26C40" w:rsidRDefault="00312BC3" w:rsidP="00870DFD">
            <w:pPr>
              <w:rPr>
                <w:lang w:val="en-GB"/>
              </w:rPr>
            </w:pPr>
            <w:r w:rsidRPr="00C26C40">
              <w:rPr>
                <w:lang w:val="en-GB"/>
              </w:rPr>
              <w:t>0.6236</w:t>
            </w:r>
          </w:p>
        </w:tc>
        <w:tc>
          <w:tcPr>
            <w:tcW w:w="1088" w:type="dxa"/>
          </w:tcPr>
          <w:p w14:paraId="23FB5A2D" w14:textId="77777777" w:rsidR="00312BC3" w:rsidRPr="00C26C40" w:rsidRDefault="00312BC3" w:rsidP="00870DFD">
            <w:pPr>
              <w:rPr>
                <w:lang w:val="en-GB"/>
              </w:rPr>
            </w:pPr>
            <w:r w:rsidRPr="00C26C40">
              <w:rPr>
                <w:lang w:val="en-GB"/>
              </w:rPr>
              <w:t>0.6236</w:t>
            </w:r>
          </w:p>
        </w:tc>
        <w:tc>
          <w:tcPr>
            <w:tcW w:w="1088" w:type="dxa"/>
          </w:tcPr>
          <w:p w14:paraId="7CBF41DE" w14:textId="77777777" w:rsidR="00312BC3" w:rsidRPr="00C26C40" w:rsidRDefault="00312BC3" w:rsidP="00870DFD">
            <w:pPr>
              <w:rPr>
                <w:lang w:val="en-GB"/>
              </w:rPr>
            </w:pPr>
            <w:r w:rsidRPr="00C26C40">
              <w:rPr>
                <w:lang w:val="en-GB"/>
              </w:rPr>
              <w:t>0.6236</w:t>
            </w:r>
          </w:p>
        </w:tc>
        <w:tc>
          <w:tcPr>
            <w:tcW w:w="1088" w:type="dxa"/>
          </w:tcPr>
          <w:p w14:paraId="504ED377" w14:textId="77777777" w:rsidR="00312BC3" w:rsidRPr="00C26C40" w:rsidRDefault="00312BC3" w:rsidP="00870DFD">
            <w:pPr>
              <w:rPr>
                <w:lang w:val="en-GB"/>
              </w:rPr>
            </w:pPr>
            <w:r w:rsidRPr="00C26C40">
              <w:rPr>
                <w:lang w:val="en-GB"/>
              </w:rPr>
              <w:t>0.6237</w:t>
            </w:r>
          </w:p>
        </w:tc>
        <w:tc>
          <w:tcPr>
            <w:tcW w:w="1088" w:type="dxa"/>
          </w:tcPr>
          <w:p w14:paraId="7B1352C5" w14:textId="77777777" w:rsidR="00312BC3" w:rsidRPr="00C26C40" w:rsidRDefault="00312BC3" w:rsidP="00870DFD">
            <w:pPr>
              <w:rPr>
                <w:lang w:val="en-GB"/>
              </w:rPr>
            </w:pPr>
            <w:r w:rsidRPr="00C26C40">
              <w:rPr>
                <w:lang w:val="en-GB"/>
              </w:rPr>
              <w:t>0.6235</w:t>
            </w:r>
          </w:p>
        </w:tc>
        <w:tc>
          <w:tcPr>
            <w:tcW w:w="1661" w:type="dxa"/>
          </w:tcPr>
          <w:p w14:paraId="2F5B47E7" w14:textId="77777777" w:rsidR="00312BC3" w:rsidRPr="00C26C40" w:rsidRDefault="00312BC3" w:rsidP="00870DFD">
            <w:pPr>
              <w:rPr>
                <w:lang w:val="en-GB"/>
              </w:rPr>
            </w:pPr>
            <w:r w:rsidRPr="00C26C40">
              <w:rPr>
                <w:lang w:val="en-GB"/>
              </w:rPr>
              <w:t>0.6237</w:t>
            </w:r>
          </w:p>
        </w:tc>
      </w:tr>
      <w:tr w:rsidR="00312BC3" w:rsidRPr="00C26C40" w14:paraId="47B582D5" w14:textId="77777777" w:rsidTr="00936023">
        <w:trPr>
          <w:jc w:val="center"/>
        </w:trPr>
        <w:tc>
          <w:tcPr>
            <w:tcW w:w="877" w:type="dxa"/>
          </w:tcPr>
          <w:p w14:paraId="1089F0C6" w14:textId="77777777" w:rsidR="00312BC3" w:rsidRPr="00C26C40" w:rsidRDefault="00312BC3" w:rsidP="00870DFD">
            <w:pPr>
              <w:rPr>
                <w:lang w:val="en-GB"/>
              </w:rPr>
            </w:pPr>
            <w:r w:rsidRPr="00C26C40">
              <w:rPr>
                <w:lang w:val="en-GB"/>
              </w:rPr>
              <w:t>HCl — Mass Fraction</w:t>
            </w:r>
          </w:p>
        </w:tc>
        <w:tc>
          <w:tcPr>
            <w:tcW w:w="1089" w:type="dxa"/>
          </w:tcPr>
          <w:p w14:paraId="16E6A0F1" w14:textId="77777777" w:rsidR="00312BC3" w:rsidRPr="00C26C40" w:rsidRDefault="00312BC3" w:rsidP="00870DFD">
            <w:pPr>
              <w:rPr>
                <w:lang w:val="en-GB"/>
              </w:rPr>
            </w:pPr>
            <w:r w:rsidRPr="00C26C40">
              <w:rPr>
                <w:lang w:val="en-GB"/>
              </w:rPr>
              <w:t>0.0000</w:t>
            </w:r>
          </w:p>
        </w:tc>
        <w:tc>
          <w:tcPr>
            <w:tcW w:w="1088" w:type="dxa"/>
          </w:tcPr>
          <w:p w14:paraId="28B8FC31" w14:textId="77777777" w:rsidR="00312BC3" w:rsidRPr="00C26C40" w:rsidRDefault="00312BC3" w:rsidP="00870DFD">
            <w:pPr>
              <w:rPr>
                <w:lang w:val="en-GB"/>
              </w:rPr>
            </w:pPr>
            <w:r w:rsidRPr="00C26C40">
              <w:rPr>
                <w:lang w:val="en-GB"/>
              </w:rPr>
              <w:t>0.0000</w:t>
            </w:r>
          </w:p>
        </w:tc>
        <w:tc>
          <w:tcPr>
            <w:tcW w:w="1088" w:type="dxa"/>
          </w:tcPr>
          <w:p w14:paraId="5BAFB7F2" w14:textId="77777777" w:rsidR="00312BC3" w:rsidRPr="00C26C40" w:rsidRDefault="00312BC3" w:rsidP="00870DFD">
            <w:pPr>
              <w:rPr>
                <w:lang w:val="en-GB"/>
              </w:rPr>
            </w:pPr>
            <w:r w:rsidRPr="00C26C40">
              <w:rPr>
                <w:lang w:val="en-GB"/>
              </w:rPr>
              <w:t>0.0000</w:t>
            </w:r>
          </w:p>
        </w:tc>
        <w:tc>
          <w:tcPr>
            <w:tcW w:w="1088" w:type="dxa"/>
          </w:tcPr>
          <w:p w14:paraId="7F309813" w14:textId="77777777" w:rsidR="00312BC3" w:rsidRPr="00C26C40" w:rsidRDefault="00312BC3" w:rsidP="00870DFD">
            <w:pPr>
              <w:rPr>
                <w:lang w:val="en-GB"/>
              </w:rPr>
            </w:pPr>
            <w:r w:rsidRPr="00C26C40">
              <w:rPr>
                <w:lang w:val="en-GB"/>
              </w:rPr>
              <w:t>0.0000</w:t>
            </w:r>
          </w:p>
        </w:tc>
        <w:tc>
          <w:tcPr>
            <w:tcW w:w="1088" w:type="dxa"/>
          </w:tcPr>
          <w:p w14:paraId="064716F4" w14:textId="77777777" w:rsidR="00312BC3" w:rsidRPr="00C26C40" w:rsidRDefault="00312BC3" w:rsidP="00870DFD">
            <w:pPr>
              <w:rPr>
                <w:lang w:val="en-GB"/>
              </w:rPr>
            </w:pPr>
            <w:r w:rsidRPr="00C26C40">
              <w:rPr>
                <w:lang w:val="en-GB"/>
              </w:rPr>
              <w:t>0.0000</w:t>
            </w:r>
          </w:p>
        </w:tc>
        <w:tc>
          <w:tcPr>
            <w:tcW w:w="1088" w:type="dxa"/>
          </w:tcPr>
          <w:p w14:paraId="70484077" w14:textId="77777777" w:rsidR="00312BC3" w:rsidRPr="00C26C40" w:rsidRDefault="00312BC3" w:rsidP="00870DFD">
            <w:pPr>
              <w:rPr>
                <w:lang w:val="en-GB"/>
              </w:rPr>
            </w:pPr>
            <w:r w:rsidRPr="00C26C40">
              <w:rPr>
                <w:lang w:val="en-GB"/>
              </w:rPr>
              <w:t>0.0000</w:t>
            </w:r>
          </w:p>
        </w:tc>
        <w:tc>
          <w:tcPr>
            <w:tcW w:w="1661" w:type="dxa"/>
          </w:tcPr>
          <w:p w14:paraId="1EDE0D6B" w14:textId="77777777" w:rsidR="00312BC3" w:rsidRPr="00C26C40" w:rsidRDefault="00312BC3" w:rsidP="00870DFD">
            <w:pPr>
              <w:rPr>
                <w:lang w:val="en-GB"/>
              </w:rPr>
            </w:pPr>
            <w:r w:rsidRPr="00C26C40">
              <w:rPr>
                <w:lang w:val="en-GB"/>
              </w:rPr>
              <w:t>0.0000</w:t>
            </w:r>
          </w:p>
        </w:tc>
      </w:tr>
      <w:tr w:rsidR="00312BC3" w:rsidRPr="00C26C40" w14:paraId="04843EC9" w14:textId="77777777" w:rsidTr="00936023">
        <w:trPr>
          <w:jc w:val="center"/>
        </w:trPr>
        <w:tc>
          <w:tcPr>
            <w:tcW w:w="877" w:type="dxa"/>
          </w:tcPr>
          <w:p w14:paraId="196911BA" w14:textId="77777777" w:rsidR="00312BC3" w:rsidRPr="00C26C40" w:rsidRDefault="00312BC3" w:rsidP="00870DFD">
            <w:pPr>
              <w:rPr>
                <w:lang w:val="en-GB"/>
              </w:rPr>
            </w:pPr>
            <w:r w:rsidRPr="00C26C40">
              <w:rPr>
                <w:lang w:val="en-GB"/>
              </w:rPr>
              <w:lastRenderedPageBreak/>
              <w:t>CO₂ — Mass Fraction</w:t>
            </w:r>
          </w:p>
        </w:tc>
        <w:tc>
          <w:tcPr>
            <w:tcW w:w="1089" w:type="dxa"/>
          </w:tcPr>
          <w:p w14:paraId="6ED9D912" w14:textId="77777777" w:rsidR="00312BC3" w:rsidRPr="00C26C40" w:rsidRDefault="00312BC3" w:rsidP="00870DFD">
            <w:pPr>
              <w:rPr>
                <w:lang w:val="en-GB"/>
              </w:rPr>
            </w:pPr>
            <w:r w:rsidRPr="00C26C40">
              <w:rPr>
                <w:lang w:val="en-GB"/>
              </w:rPr>
              <w:t>0.0000</w:t>
            </w:r>
          </w:p>
        </w:tc>
        <w:tc>
          <w:tcPr>
            <w:tcW w:w="1088" w:type="dxa"/>
          </w:tcPr>
          <w:p w14:paraId="366972D6" w14:textId="77777777" w:rsidR="00312BC3" w:rsidRPr="00C26C40" w:rsidRDefault="00312BC3" w:rsidP="00870DFD">
            <w:pPr>
              <w:rPr>
                <w:lang w:val="en-GB"/>
              </w:rPr>
            </w:pPr>
            <w:r w:rsidRPr="00C26C40">
              <w:rPr>
                <w:lang w:val="en-GB"/>
              </w:rPr>
              <w:t>0.0000</w:t>
            </w:r>
          </w:p>
        </w:tc>
        <w:tc>
          <w:tcPr>
            <w:tcW w:w="1088" w:type="dxa"/>
          </w:tcPr>
          <w:p w14:paraId="066759C8" w14:textId="77777777" w:rsidR="00312BC3" w:rsidRPr="00C26C40" w:rsidRDefault="00312BC3" w:rsidP="00870DFD">
            <w:pPr>
              <w:rPr>
                <w:lang w:val="en-GB"/>
              </w:rPr>
            </w:pPr>
            <w:r w:rsidRPr="00C26C40">
              <w:rPr>
                <w:lang w:val="en-GB"/>
              </w:rPr>
              <w:t>0.0000</w:t>
            </w:r>
          </w:p>
        </w:tc>
        <w:tc>
          <w:tcPr>
            <w:tcW w:w="1088" w:type="dxa"/>
          </w:tcPr>
          <w:p w14:paraId="45EBFF8F" w14:textId="77777777" w:rsidR="00312BC3" w:rsidRPr="00C26C40" w:rsidRDefault="00312BC3" w:rsidP="00870DFD">
            <w:pPr>
              <w:rPr>
                <w:lang w:val="en-GB"/>
              </w:rPr>
            </w:pPr>
            <w:r w:rsidRPr="00C26C40">
              <w:rPr>
                <w:lang w:val="en-GB"/>
              </w:rPr>
              <w:t>0.0000</w:t>
            </w:r>
          </w:p>
        </w:tc>
        <w:tc>
          <w:tcPr>
            <w:tcW w:w="1088" w:type="dxa"/>
          </w:tcPr>
          <w:p w14:paraId="09B7E9BE" w14:textId="77777777" w:rsidR="00312BC3" w:rsidRPr="00C26C40" w:rsidRDefault="00312BC3" w:rsidP="00870DFD">
            <w:pPr>
              <w:rPr>
                <w:lang w:val="en-GB"/>
              </w:rPr>
            </w:pPr>
            <w:r w:rsidRPr="00C26C40">
              <w:rPr>
                <w:lang w:val="en-GB"/>
              </w:rPr>
              <w:t>0.0000</w:t>
            </w:r>
          </w:p>
        </w:tc>
        <w:tc>
          <w:tcPr>
            <w:tcW w:w="1088" w:type="dxa"/>
          </w:tcPr>
          <w:p w14:paraId="6F8EDADD" w14:textId="77777777" w:rsidR="00312BC3" w:rsidRPr="00C26C40" w:rsidRDefault="00312BC3" w:rsidP="00870DFD">
            <w:pPr>
              <w:rPr>
                <w:lang w:val="en-GB"/>
              </w:rPr>
            </w:pPr>
            <w:r w:rsidRPr="00C26C40">
              <w:rPr>
                <w:lang w:val="en-GB"/>
              </w:rPr>
              <w:t>0.0000</w:t>
            </w:r>
          </w:p>
        </w:tc>
        <w:tc>
          <w:tcPr>
            <w:tcW w:w="1661" w:type="dxa"/>
          </w:tcPr>
          <w:p w14:paraId="566F3D01" w14:textId="77777777" w:rsidR="00312BC3" w:rsidRPr="00C26C40" w:rsidRDefault="00312BC3" w:rsidP="00870DFD">
            <w:pPr>
              <w:rPr>
                <w:lang w:val="en-GB"/>
              </w:rPr>
            </w:pPr>
            <w:r w:rsidRPr="00C26C40">
              <w:rPr>
                <w:lang w:val="en-GB"/>
              </w:rPr>
              <w:t>0.0000</w:t>
            </w:r>
          </w:p>
        </w:tc>
      </w:tr>
      <w:tr w:rsidR="00312BC3" w:rsidRPr="00C26C40" w14:paraId="729F5BFB" w14:textId="77777777" w:rsidTr="00936023">
        <w:trPr>
          <w:jc w:val="center"/>
        </w:trPr>
        <w:tc>
          <w:tcPr>
            <w:tcW w:w="877" w:type="dxa"/>
          </w:tcPr>
          <w:p w14:paraId="60695C51" w14:textId="77777777" w:rsidR="00312BC3" w:rsidRPr="00C26C40" w:rsidRDefault="00312BC3" w:rsidP="00870DFD">
            <w:pPr>
              <w:rPr>
                <w:lang w:val="en-GB"/>
              </w:rPr>
            </w:pPr>
            <w:r w:rsidRPr="00C26C40">
              <w:rPr>
                <w:lang w:val="en-GB"/>
              </w:rPr>
              <w:t>Al(OH)₃ — Mass Fraction</w:t>
            </w:r>
          </w:p>
        </w:tc>
        <w:tc>
          <w:tcPr>
            <w:tcW w:w="1089" w:type="dxa"/>
          </w:tcPr>
          <w:p w14:paraId="45076B37" w14:textId="77777777" w:rsidR="00312BC3" w:rsidRPr="00C26C40" w:rsidRDefault="00312BC3" w:rsidP="00870DFD">
            <w:pPr>
              <w:rPr>
                <w:lang w:val="en-GB"/>
              </w:rPr>
            </w:pPr>
            <w:r w:rsidRPr="00C26C40">
              <w:rPr>
                <w:lang w:val="en-GB"/>
              </w:rPr>
              <w:t>0.0000</w:t>
            </w:r>
          </w:p>
        </w:tc>
        <w:tc>
          <w:tcPr>
            <w:tcW w:w="1088" w:type="dxa"/>
          </w:tcPr>
          <w:p w14:paraId="48A8E403" w14:textId="77777777" w:rsidR="00312BC3" w:rsidRPr="00C26C40" w:rsidRDefault="00312BC3" w:rsidP="00870DFD">
            <w:pPr>
              <w:rPr>
                <w:lang w:val="en-GB"/>
              </w:rPr>
            </w:pPr>
            <w:r w:rsidRPr="00C26C40">
              <w:rPr>
                <w:lang w:val="en-GB"/>
              </w:rPr>
              <w:t>0.0000</w:t>
            </w:r>
          </w:p>
        </w:tc>
        <w:tc>
          <w:tcPr>
            <w:tcW w:w="1088" w:type="dxa"/>
          </w:tcPr>
          <w:p w14:paraId="1240286D" w14:textId="77777777" w:rsidR="00312BC3" w:rsidRPr="00C26C40" w:rsidRDefault="00312BC3" w:rsidP="00870DFD">
            <w:pPr>
              <w:rPr>
                <w:lang w:val="en-GB"/>
              </w:rPr>
            </w:pPr>
            <w:r w:rsidRPr="00C26C40">
              <w:rPr>
                <w:lang w:val="en-GB"/>
              </w:rPr>
              <w:t>0.0000</w:t>
            </w:r>
          </w:p>
        </w:tc>
        <w:tc>
          <w:tcPr>
            <w:tcW w:w="1088" w:type="dxa"/>
          </w:tcPr>
          <w:p w14:paraId="425B8F33" w14:textId="77777777" w:rsidR="00312BC3" w:rsidRPr="00C26C40" w:rsidRDefault="00312BC3" w:rsidP="00870DFD">
            <w:pPr>
              <w:rPr>
                <w:lang w:val="en-GB"/>
              </w:rPr>
            </w:pPr>
            <w:r w:rsidRPr="00C26C40">
              <w:rPr>
                <w:lang w:val="en-GB"/>
              </w:rPr>
              <w:t>0.0000</w:t>
            </w:r>
          </w:p>
        </w:tc>
        <w:tc>
          <w:tcPr>
            <w:tcW w:w="1088" w:type="dxa"/>
          </w:tcPr>
          <w:p w14:paraId="4D917ACF" w14:textId="77777777" w:rsidR="00312BC3" w:rsidRPr="00C26C40" w:rsidRDefault="00312BC3" w:rsidP="00870DFD">
            <w:pPr>
              <w:rPr>
                <w:lang w:val="en-GB"/>
              </w:rPr>
            </w:pPr>
            <w:r w:rsidRPr="00C26C40">
              <w:rPr>
                <w:lang w:val="en-GB"/>
              </w:rPr>
              <w:t>0.0000</w:t>
            </w:r>
          </w:p>
        </w:tc>
        <w:tc>
          <w:tcPr>
            <w:tcW w:w="1088" w:type="dxa"/>
          </w:tcPr>
          <w:p w14:paraId="61212486" w14:textId="77777777" w:rsidR="00312BC3" w:rsidRPr="00C26C40" w:rsidRDefault="00312BC3" w:rsidP="00870DFD">
            <w:pPr>
              <w:rPr>
                <w:lang w:val="en-GB"/>
              </w:rPr>
            </w:pPr>
            <w:r w:rsidRPr="00C26C40">
              <w:rPr>
                <w:lang w:val="en-GB"/>
              </w:rPr>
              <w:t>0.0000</w:t>
            </w:r>
          </w:p>
        </w:tc>
        <w:tc>
          <w:tcPr>
            <w:tcW w:w="1661" w:type="dxa"/>
          </w:tcPr>
          <w:p w14:paraId="4F8313E7" w14:textId="77777777" w:rsidR="00312BC3" w:rsidRPr="00C26C40" w:rsidRDefault="00312BC3" w:rsidP="00870DFD">
            <w:pPr>
              <w:rPr>
                <w:lang w:val="en-GB"/>
              </w:rPr>
            </w:pPr>
            <w:r w:rsidRPr="00C26C40">
              <w:rPr>
                <w:lang w:val="en-GB"/>
              </w:rPr>
              <w:t>0.0000</w:t>
            </w:r>
          </w:p>
        </w:tc>
      </w:tr>
      <w:tr w:rsidR="00312BC3" w:rsidRPr="00C26C40" w14:paraId="3853E8BC" w14:textId="77777777" w:rsidTr="00936023">
        <w:trPr>
          <w:jc w:val="center"/>
        </w:trPr>
        <w:tc>
          <w:tcPr>
            <w:tcW w:w="877" w:type="dxa"/>
          </w:tcPr>
          <w:p w14:paraId="6698AEEE" w14:textId="77777777" w:rsidR="00312BC3" w:rsidRPr="00C26C40" w:rsidRDefault="00312BC3" w:rsidP="00870DFD">
            <w:pPr>
              <w:rPr>
                <w:lang w:val="en-GB"/>
              </w:rPr>
            </w:pPr>
            <w:r w:rsidRPr="00C26C40">
              <w:rPr>
                <w:lang w:val="en-GB"/>
              </w:rPr>
              <w:t>Fe₂O₃ — Mass Fraction</w:t>
            </w:r>
          </w:p>
        </w:tc>
        <w:tc>
          <w:tcPr>
            <w:tcW w:w="1089" w:type="dxa"/>
          </w:tcPr>
          <w:p w14:paraId="0A7BDF51" w14:textId="77777777" w:rsidR="00312BC3" w:rsidRPr="00C26C40" w:rsidRDefault="00312BC3" w:rsidP="00870DFD">
            <w:pPr>
              <w:rPr>
                <w:lang w:val="en-GB"/>
              </w:rPr>
            </w:pPr>
            <w:r w:rsidRPr="00C26C40">
              <w:rPr>
                <w:lang w:val="en-GB"/>
              </w:rPr>
              <w:t>0.0004</w:t>
            </w:r>
          </w:p>
        </w:tc>
        <w:tc>
          <w:tcPr>
            <w:tcW w:w="1088" w:type="dxa"/>
          </w:tcPr>
          <w:p w14:paraId="4D32EDC2" w14:textId="77777777" w:rsidR="00312BC3" w:rsidRPr="00C26C40" w:rsidRDefault="00312BC3" w:rsidP="00870DFD">
            <w:pPr>
              <w:rPr>
                <w:lang w:val="en-GB"/>
              </w:rPr>
            </w:pPr>
            <w:r w:rsidRPr="00C26C40">
              <w:rPr>
                <w:lang w:val="en-GB"/>
              </w:rPr>
              <w:t>0.0004</w:t>
            </w:r>
          </w:p>
        </w:tc>
        <w:tc>
          <w:tcPr>
            <w:tcW w:w="1088" w:type="dxa"/>
          </w:tcPr>
          <w:p w14:paraId="35D80252" w14:textId="77777777" w:rsidR="00312BC3" w:rsidRPr="00C26C40" w:rsidRDefault="00312BC3" w:rsidP="00870DFD">
            <w:pPr>
              <w:rPr>
                <w:lang w:val="en-GB"/>
              </w:rPr>
            </w:pPr>
            <w:r w:rsidRPr="00C26C40">
              <w:rPr>
                <w:lang w:val="en-GB"/>
              </w:rPr>
              <w:t>0.0004</w:t>
            </w:r>
          </w:p>
        </w:tc>
        <w:tc>
          <w:tcPr>
            <w:tcW w:w="1088" w:type="dxa"/>
          </w:tcPr>
          <w:p w14:paraId="3ADDCB45" w14:textId="77777777" w:rsidR="00312BC3" w:rsidRPr="00C26C40" w:rsidRDefault="00312BC3" w:rsidP="00870DFD">
            <w:pPr>
              <w:rPr>
                <w:lang w:val="en-GB"/>
              </w:rPr>
            </w:pPr>
            <w:r w:rsidRPr="00C26C40">
              <w:rPr>
                <w:lang w:val="en-GB"/>
              </w:rPr>
              <w:t>0.0004</w:t>
            </w:r>
          </w:p>
        </w:tc>
        <w:tc>
          <w:tcPr>
            <w:tcW w:w="1088" w:type="dxa"/>
          </w:tcPr>
          <w:p w14:paraId="69CBFAD8" w14:textId="77777777" w:rsidR="00312BC3" w:rsidRPr="00C26C40" w:rsidRDefault="00312BC3" w:rsidP="00870DFD">
            <w:pPr>
              <w:rPr>
                <w:lang w:val="en-GB"/>
              </w:rPr>
            </w:pPr>
            <w:r w:rsidRPr="00C26C40">
              <w:rPr>
                <w:lang w:val="en-GB"/>
              </w:rPr>
              <w:t>0.0004</w:t>
            </w:r>
          </w:p>
        </w:tc>
        <w:tc>
          <w:tcPr>
            <w:tcW w:w="1088" w:type="dxa"/>
          </w:tcPr>
          <w:p w14:paraId="51631612" w14:textId="77777777" w:rsidR="00312BC3" w:rsidRPr="00C26C40" w:rsidRDefault="00312BC3" w:rsidP="00870DFD">
            <w:pPr>
              <w:rPr>
                <w:lang w:val="en-GB"/>
              </w:rPr>
            </w:pPr>
            <w:r w:rsidRPr="00C26C40">
              <w:rPr>
                <w:lang w:val="en-GB"/>
              </w:rPr>
              <w:t>0.0004</w:t>
            </w:r>
          </w:p>
        </w:tc>
        <w:tc>
          <w:tcPr>
            <w:tcW w:w="1661" w:type="dxa"/>
          </w:tcPr>
          <w:p w14:paraId="61529611" w14:textId="77777777" w:rsidR="00312BC3" w:rsidRPr="00C26C40" w:rsidRDefault="00312BC3" w:rsidP="00870DFD">
            <w:pPr>
              <w:rPr>
                <w:lang w:val="en-GB"/>
              </w:rPr>
            </w:pPr>
            <w:r w:rsidRPr="00C26C40">
              <w:rPr>
                <w:lang w:val="en-GB"/>
              </w:rPr>
              <w:t>0.0004</w:t>
            </w:r>
          </w:p>
        </w:tc>
      </w:tr>
      <w:tr w:rsidR="00312BC3" w:rsidRPr="00C26C40" w14:paraId="04BA5CBC" w14:textId="77777777" w:rsidTr="00936023">
        <w:trPr>
          <w:jc w:val="center"/>
        </w:trPr>
        <w:tc>
          <w:tcPr>
            <w:tcW w:w="877" w:type="dxa"/>
          </w:tcPr>
          <w:p w14:paraId="061456FB" w14:textId="77777777" w:rsidR="00312BC3" w:rsidRPr="00C26C40" w:rsidRDefault="00312BC3" w:rsidP="00870DFD">
            <w:pPr>
              <w:rPr>
                <w:lang w:val="en-GB"/>
              </w:rPr>
            </w:pPr>
            <w:r w:rsidRPr="00C26C40">
              <w:rPr>
                <w:lang w:val="en-GB"/>
              </w:rPr>
              <w:t>SiO₂ — Mass Fraction</w:t>
            </w:r>
          </w:p>
        </w:tc>
        <w:tc>
          <w:tcPr>
            <w:tcW w:w="1089" w:type="dxa"/>
          </w:tcPr>
          <w:p w14:paraId="55599720" w14:textId="77777777" w:rsidR="00312BC3" w:rsidRPr="00C26C40" w:rsidRDefault="00312BC3" w:rsidP="00870DFD">
            <w:pPr>
              <w:rPr>
                <w:lang w:val="en-GB"/>
              </w:rPr>
            </w:pPr>
            <w:r w:rsidRPr="00C26C40">
              <w:rPr>
                <w:lang w:val="en-GB"/>
              </w:rPr>
              <w:t>0.1798</w:t>
            </w:r>
          </w:p>
        </w:tc>
        <w:tc>
          <w:tcPr>
            <w:tcW w:w="1088" w:type="dxa"/>
          </w:tcPr>
          <w:p w14:paraId="69078C73" w14:textId="77777777" w:rsidR="00312BC3" w:rsidRPr="00C26C40" w:rsidRDefault="00312BC3" w:rsidP="00870DFD">
            <w:pPr>
              <w:rPr>
                <w:lang w:val="en-GB"/>
              </w:rPr>
            </w:pPr>
            <w:r w:rsidRPr="00C26C40">
              <w:rPr>
                <w:lang w:val="en-GB"/>
              </w:rPr>
              <w:t>0.1798</w:t>
            </w:r>
          </w:p>
        </w:tc>
        <w:tc>
          <w:tcPr>
            <w:tcW w:w="1088" w:type="dxa"/>
          </w:tcPr>
          <w:p w14:paraId="61A41235" w14:textId="77777777" w:rsidR="00312BC3" w:rsidRPr="00C26C40" w:rsidRDefault="00312BC3" w:rsidP="00870DFD">
            <w:pPr>
              <w:rPr>
                <w:lang w:val="en-GB"/>
              </w:rPr>
            </w:pPr>
            <w:r w:rsidRPr="00C26C40">
              <w:rPr>
                <w:lang w:val="en-GB"/>
              </w:rPr>
              <w:t>0.1798</w:t>
            </w:r>
          </w:p>
        </w:tc>
        <w:tc>
          <w:tcPr>
            <w:tcW w:w="1088" w:type="dxa"/>
          </w:tcPr>
          <w:p w14:paraId="6E5B73D0" w14:textId="77777777" w:rsidR="00312BC3" w:rsidRPr="00C26C40" w:rsidRDefault="00312BC3" w:rsidP="00870DFD">
            <w:pPr>
              <w:rPr>
                <w:lang w:val="en-GB"/>
              </w:rPr>
            </w:pPr>
            <w:r w:rsidRPr="00C26C40">
              <w:rPr>
                <w:lang w:val="en-GB"/>
              </w:rPr>
              <w:t>0.1798</w:t>
            </w:r>
          </w:p>
        </w:tc>
        <w:tc>
          <w:tcPr>
            <w:tcW w:w="1088" w:type="dxa"/>
          </w:tcPr>
          <w:p w14:paraId="4576D65E" w14:textId="77777777" w:rsidR="00312BC3" w:rsidRPr="00C26C40" w:rsidRDefault="00312BC3" w:rsidP="00870DFD">
            <w:pPr>
              <w:rPr>
                <w:lang w:val="en-GB"/>
              </w:rPr>
            </w:pPr>
            <w:r w:rsidRPr="00C26C40">
              <w:rPr>
                <w:lang w:val="en-GB"/>
              </w:rPr>
              <w:t>0.1798</w:t>
            </w:r>
          </w:p>
        </w:tc>
        <w:tc>
          <w:tcPr>
            <w:tcW w:w="1088" w:type="dxa"/>
          </w:tcPr>
          <w:p w14:paraId="7B0AABE3" w14:textId="77777777" w:rsidR="00312BC3" w:rsidRPr="00C26C40" w:rsidRDefault="00312BC3" w:rsidP="00870DFD">
            <w:pPr>
              <w:rPr>
                <w:lang w:val="en-GB"/>
              </w:rPr>
            </w:pPr>
            <w:r w:rsidRPr="00C26C40">
              <w:rPr>
                <w:lang w:val="en-GB"/>
              </w:rPr>
              <w:t>0.1799</w:t>
            </w:r>
          </w:p>
        </w:tc>
        <w:tc>
          <w:tcPr>
            <w:tcW w:w="1661" w:type="dxa"/>
          </w:tcPr>
          <w:p w14:paraId="63711834" w14:textId="77777777" w:rsidR="00312BC3" w:rsidRPr="00C26C40" w:rsidRDefault="00312BC3" w:rsidP="00870DFD">
            <w:pPr>
              <w:rPr>
                <w:lang w:val="en-GB"/>
              </w:rPr>
            </w:pPr>
            <w:r w:rsidRPr="00C26C40">
              <w:rPr>
                <w:lang w:val="en-GB"/>
              </w:rPr>
              <w:t>0.1798</w:t>
            </w:r>
          </w:p>
        </w:tc>
      </w:tr>
      <w:tr w:rsidR="00312BC3" w:rsidRPr="00C26C40" w14:paraId="12F0A70C" w14:textId="77777777" w:rsidTr="00936023">
        <w:trPr>
          <w:jc w:val="center"/>
        </w:trPr>
        <w:tc>
          <w:tcPr>
            <w:tcW w:w="877" w:type="dxa"/>
          </w:tcPr>
          <w:p w14:paraId="7C84439A" w14:textId="77777777" w:rsidR="00312BC3" w:rsidRPr="00C26C40" w:rsidRDefault="00312BC3" w:rsidP="00870DFD">
            <w:pPr>
              <w:rPr>
                <w:lang w:val="en-GB"/>
              </w:rPr>
            </w:pPr>
            <w:r w:rsidRPr="00C26C40">
              <w:rPr>
                <w:lang w:val="en-GB"/>
              </w:rPr>
              <w:t>TiO₂ — Mass Fraction</w:t>
            </w:r>
          </w:p>
        </w:tc>
        <w:tc>
          <w:tcPr>
            <w:tcW w:w="1089" w:type="dxa"/>
          </w:tcPr>
          <w:p w14:paraId="79226AB2" w14:textId="77777777" w:rsidR="00312BC3" w:rsidRPr="00C26C40" w:rsidRDefault="00312BC3" w:rsidP="00870DFD">
            <w:pPr>
              <w:rPr>
                <w:lang w:val="en-GB"/>
              </w:rPr>
            </w:pPr>
            <w:r w:rsidRPr="00C26C40">
              <w:rPr>
                <w:lang w:val="en-GB"/>
              </w:rPr>
              <w:t>0.0000</w:t>
            </w:r>
          </w:p>
        </w:tc>
        <w:tc>
          <w:tcPr>
            <w:tcW w:w="1088" w:type="dxa"/>
          </w:tcPr>
          <w:p w14:paraId="38642354" w14:textId="77777777" w:rsidR="00312BC3" w:rsidRPr="00C26C40" w:rsidRDefault="00312BC3" w:rsidP="00870DFD">
            <w:pPr>
              <w:rPr>
                <w:lang w:val="en-GB"/>
              </w:rPr>
            </w:pPr>
            <w:r w:rsidRPr="00C26C40">
              <w:rPr>
                <w:lang w:val="en-GB"/>
              </w:rPr>
              <w:t>0.0000</w:t>
            </w:r>
          </w:p>
        </w:tc>
        <w:tc>
          <w:tcPr>
            <w:tcW w:w="1088" w:type="dxa"/>
          </w:tcPr>
          <w:p w14:paraId="74AC204F" w14:textId="77777777" w:rsidR="00312BC3" w:rsidRPr="00C26C40" w:rsidRDefault="00312BC3" w:rsidP="00870DFD">
            <w:pPr>
              <w:rPr>
                <w:lang w:val="en-GB"/>
              </w:rPr>
            </w:pPr>
            <w:r w:rsidRPr="00C26C40">
              <w:rPr>
                <w:lang w:val="en-GB"/>
              </w:rPr>
              <w:t>0.0000</w:t>
            </w:r>
          </w:p>
        </w:tc>
        <w:tc>
          <w:tcPr>
            <w:tcW w:w="1088" w:type="dxa"/>
          </w:tcPr>
          <w:p w14:paraId="0A606BE4" w14:textId="77777777" w:rsidR="00312BC3" w:rsidRPr="00C26C40" w:rsidRDefault="00312BC3" w:rsidP="00870DFD">
            <w:pPr>
              <w:rPr>
                <w:lang w:val="en-GB"/>
              </w:rPr>
            </w:pPr>
            <w:r w:rsidRPr="00C26C40">
              <w:rPr>
                <w:lang w:val="en-GB"/>
              </w:rPr>
              <w:t>0.0000</w:t>
            </w:r>
          </w:p>
        </w:tc>
        <w:tc>
          <w:tcPr>
            <w:tcW w:w="1088" w:type="dxa"/>
          </w:tcPr>
          <w:p w14:paraId="3017C09A" w14:textId="77777777" w:rsidR="00312BC3" w:rsidRPr="00C26C40" w:rsidRDefault="00312BC3" w:rsidP="00870DFD">
            <w:pPr>
              <w:rPr>
                <w:lang w:val="en-GB"/>
              </w:rPr>
            </w:pPr>
            <w:r w:rsidRPr="00C26C40">
              <w:rPr>
                <w:lang w:val="en-GB"/>
              </w:rPr>
              <w:t>0.0000</w:t>
            </w:r>
          </w:p>
        </w:tc>
        <w:tc>
          <w:tcPr>
            <w:tcW w:w="1088" w:type="dxa"/>
          </w:tcPr>
          <w:p w14:paraId="1A44A552" w14:textId="77777777" w:rsidR="00312BC3" w:rsidRPr="00C26C40" w:rsidRDefault="00312BC3" w:rsidP="00870DFD">
            <w:pPr>
              <w:rPr>
                <w:lang w:val="en-GB"/>
              </w:rPr>
            </w:pPr>
            <w:r w:rsidRPr="00C26C40">
              <w:rPr>
                <w:lang w:val="en-GB"/>
              </w:rPr>
              <w:t>0.0000</w:t>
            </w:r>
          </w:p>
        </w:tc>
        <w:tc>
          <w:tcPr>
            <w:tcW w:w="1661" w:type="dxa"/>
          </w:tcPr>
          <w:p w14:paraId="5686F84E" w14:textId="77777777" w:rsidR="00312BC3" w:rsidRPr="00C26C40" w:rsidRDefault="00312BC3" w:rsidP="00870DFD">
            <w:pPr>
              <w:rPr>
                <w:lang w:val="en-GB"/>
              </w:rPr>
            </w:pPr>
            <w:r w:rsidRPr="00C26C40">
              <w:rPr>
                <w:lang w:val="en-GB"/>
              </w:rPr>
              <w:t>0.0000</w:t>
            </w:r>
          </w:p>
        </w:tc>
      </w:tr>
      <w:tr w:rsidR="00312BC3" w:rsidRPr="00C26C40" w14:paraId="0766278E" w14:textId="77777777" w:rsidTr="00936023">
        <w:trPr>
          <w:jc w:val="center"/>
        </w:trPr>
        <w:tc>
          <w:tcPr>
            <w:tcW w:w="877" w:type="dxa"/>
          </w:tcPr>
          <w:p w14:paraId="3545419D" w14:textId="77777777" w:rsidR="00312BC3" w:rsidRPr="00C26C40" w:rsidRDefault="00312BC3" w:rsidP="00870DFD">
            <w:pPr>
              <w:rPr>
                <w:lang w:val="en-GB"/>
              </w:rPr>
            </w:pPr>
            <w:r w:rsidRPr="00C26C40">
              <w:rPr>
                <w:lang w:val="en-GB"/>
              </w:rPr>
              <w:t>PAC — Mass Fraction</w:t>
            </w:r>
          </w:p>
        </w:tc>
        <w:tc>
          <w:tcPr>
            <w:tcW w:w="1089" w:type="dxa"/>
          </w:tcPr>
          <w:p w14:paraId="3CF2FE19" w14:textId="77777777" w:rsidR="00312BC3" w:rsidRPr="00C26C40" w:rsidRDefault="00312BC3" w:rsidP="00870DFD">
            <w:pPr>
              <w:rPr>
                <w:lang w:val="en-GB"/>
              </w:rPr>
            </w:pPr>
            <w:r w:rsidRPr="00C26C40">
              <w:rPr>
                <w:lang w:val="en-GB"/>
              </w:rPr>
              <w:t>0.0000</w:t>
            </w:r>
          </w:p>
        </w:tc>
        <w:tc>
          <w:tcPr>
            <w:tcW w:w="1088" w:type="dxa"/>
          </w:tcPr>
          <w:p w14:paraId="510AEBA8" w14:textId="77777777" w:rsidR="00312BC3" w:rsidRPr="00C26C40" w:rsidRDefault="00312BC3" w:rsidP="00870DFD">
            <w:pPr>
              <w:rPr>
                <w:lang w:val="en-GB"/>
              </w:rPr>
            </w:pPr>
            <w:r w:rsidRPr="00C26C40">
              <w:rPr>
                <w:lang w:val="en-GB"/>
              </w:rPr>
              <w:t>0.0000</w:t>
            </w:r>
          </w:p>
        </w:tc>
        <w:tc>
          <w:tcPr>
            <w:tcW w:w="1088" w:type="dxa"/>
          </w:tcPr>
          <w:p w14:paraId="2AFF7F6C" w14:textId="77777777" w:rsidR="00312BC3" w:rsidRPr="00C26C40" w:rsidRDefault="00312BC3" w:rsidP="00870DFD">
            <w:pPr>
              <w:rPr>
                <w:lang w:val="en-GB"/>
              </w:rPr>
            </w:pPr>
            <w:r w:rsidRPr="00C26C40">
              <w:rPr>
                <w:lang w:val="en-GB"/>
              </w:rPr>
              <w:t>0.0000</w:t>
            </w:r>
          </w:p>
        </w:tc>
        <w:tc>
          <w:tcPr>
            <w:tcW w:w="1088" w:type="dxa"/>
          </w:tcPr>
          <w:p w14:paraId="26C82196" w14:textId="77777777" w:rsidR="00312BC3" w:rsidRPr="00C26C40" w:rsidRDefault="00312BC3" w:rsidP="00870DFD">
            <w:pPr>
              <w:rPr>
                <w:lang w:val="en-GB"/>
              </w:rPr>
            </w:pPr>
            <w:r w:rsidRPr="00C26C40">
              <w:rPr>
                <w:lang w:val="en-GB"/>
              </w:rPr>
              <w:t>0.0000</w:t>
            </w:r>
          </w:p>
        </w:tc>
        <w:tc>
          <w:tcPr>
            <w:tcW w:w="1088" w:type="dxa"/>
          </w:tcPr>
          <w:p w14:paraId="66BD38AE" w14:textId="77777777" w:rsidR="00312BC3" w:rsidRPr="00C26C40" w:rsidRDefault="00312BC3" w:rsidP="00870DFD">
            <w:pPr>
              <w:rPr>
                <w:lang w:val="en-GB"/>
              </w:rPr>
            </w:pPr>
            <w:r w:rsidRPr="00C26C40">
              <w:rPr>
                <w:lang w:val="en-GB"/>
              </w:rPr>
              <w:t>0.0000</w:t>
            </w:r>
          </w:p>
        </w:tc>
        <w:tc>
          <w:tcPr>
            <w:tcW w:w="1088" w:type="dxa"/>
          </w:tcPr>
          <w:p w14:paraId="0434461A" w14:textId="77777777" w:rsidR="00312BC3" w:rsidRPr="00C26C40" w:rsidRDefault="00312BC3" w:rsidP="00870DFD">
            <w:pPr>
              <w:rPr>
                <w:lang w:val="en-GB"/>
              </w:rPr>
            </w:pPr>
            <w:r w:rsidRPr="00C26C40">
              <w:rPr>
                <w:lang w:val="en-GB"/>
              </w:rPr>
              <w:t>0.0000</w:t>
            </w:r>
          </w:p>
        </w:tc>
        <w:tc>
          <w:tcPr>
            <w:tcW w:w="1661" w:type="dxa"/>
          </w:tcPr>
          <w:p w14:paraId="64721395" w14:textId="77777777" w:rsidR="00312BC3" w:rsidRPr="00C26C40" w:rsidRDefault="00312BC3" w:rsidP="00870DFD">
            <w:pPr>
              <w:rPr>
                <w:lang w:val="en-GB"/>
              </w:rPr>
            </w:pPr>
            <w:r w:rsidRPr="00C26C40">
              <w:rPr>
                <w:lang w:val="en-GB"/>
              </w:rPr>
              <w:t>0.0000</w:t>
            </w:r>
          </w:p>
        </w:tc>
      </w:tr>
      <w:tr w:rsidR="00312BC3" w:rsidRPr="00C26C40" w14:paraId="54A17B9B" w14:textId="77777777" w:rsidTr="00936023">
        <w:trPr>
          <w:jc w:val="center"/>
        </w:trPr>
        <w:tc>
          <w:tcPr>
            <w:tcW w:w="877" w:type="dxa"/>
          </w:tcPr>
          <w:p w14:paraId="75081FB1" w14:textId="77777777" w:rsidR="00312BC3" w:rsidRPr="00C26C40" w:rsidRDefault="00312BC3" w:rsidP="00870DFD">
            <w:pPr>
              <w:rPr>
                <w:lang w:val="en-GB"/>
              </w:rPr>
            </w:pPr>
            <w:r w:rsidRPr="00C26C40">
              <w:rPr>
                <w:lang w:val="en-GB"/>
              </w:rPr>
              <w:t>K₂O — Mass Fraction</w:t>
            </w:r>
          </w:p>
        </w:tc>
        <w:tc>
          <w:tcPr>
            <w:tcW w:w="1089" w:type="dxa"/>
          </w:tcPr>
          <w:p w14:paraId="53B4B07A" w14:textId="77777777" w:rsidR="00312BC3" w:rsidRPr="00C26C40" w:rsidRDefault="00312BC3" w:rsidP="00870DFD">
            <w:pPr>
              <w:rPr>
                <w:lang w:val="en-GB"/>
              </w:rPr>
            </w:pPr>
            <w:r w:rsidRPr="00C26C40">
              <w:rPr>
                <w:lang w:val="en-GB"/>
              </w:rPr>
              <w:t>0.0000</w:t>
            </w:r>
          </w:p>
        </w:tc>
        <w:tc>
          <w:tcPr>
            <w:tcW w:w="1088" w:type="dxa"/>
          </w:tcPr>
          <w:p w14:paraId="55E316CE" w14:textId="77777777" w:rsidR="00312BC3" w:rsidRPr="00C26C40" w:rsidRDefault="00312BC3" w:rsidP="00870DFD">
            <w:pPr>
              <w:rPr>
                <w:lang w:val="en-GB"/>
              </w:rPr>
            </w:pPr>
            <w:r w:rsidRPr="00C26C40">
              <w:rPr>
                <w:lang w:val="en-GB"/>
              </w:rPr>
              <w:t>0.0000</w:t>
            </w:r>
          </w:p>
        </w:tc>
        <w:tc>
          <w:tcPr>
            <w:tcW w:w="1088" w:type="dxa"/>
          </w:tcPr>
          <w:p w14:paraId="03EEB88D" w14:textId="77777777" w:rsidR="00312BC3" w:rsidRPr="00C26C40" w:rsidRDefault="00312BC3" w:rsidP="00870DFD">
            <w:pPr>
              <w:rPr>
                <w:lang w:val="en-GB"/>
              </w:rPr>
            </w:pPr>
            <w:r w:rsidRPr="00C26C40">
              <w:rPr>
                <w:lang w:val="en-GB"/>
              </w:rPr>
              <w:t>0.0000</w:t>
            </w:r>
          </w:p>
        </w:tc>
        <w:tc>
          <w:tcPr>
            <w:tcW w:w="1088" w:type="dxa"/>
          </w:tcPr>
          <w:p w14:paraId="782AB949" w14:textId="77777777" w:rsidR="00312BC3" w:rsidRPr="00C26C40" w:rsidRDefault="00312BC3" w:rsidP="00870DFD">
            <w:pPr>
              <w:rPr>
                <w:lang w:val="en-GB"/>
              </w:rPr>
            </w:pPr>
            <w:r w:rsidRPr="00C26C40">
              <w:rPr>
                <w:lang w:val="en-GB"/>
              </w:rPr>
              <w:t>0.0000</w:t>
            </w:r>
          </w:p>
        </w:tc>
        <w:tc>
          <w:tcPr>
            <w:tcW w:w="1088" w:type="dxa"/>
          </w:tcPr>
          <w:p w14:paraId="1A130AFA" w14:textId="77777777" w:rsidR="00312BC3" w:rsidRPr="00C26C40" w:rsidRDefault="00312BC3" w:rsidP="00870DFD">
            <w:pPr>
              <w:rPr>
                <w:lang w:val="en-GB"/>
              </w:rPr>
            </w:pPr>
            <w:r w:rsidRPr="00C26C40">
              <w:rPr>
                <w:lang w:val="en-GB"/>
              </w:rPr>
              <w:t>0.0000</w:t>
            </w:r>
          </w:p>
        </w:tc>
        <w:tc>
          <w:tcPr>
            <w:tcW w:w="1088" w:type="dxa"/>
          </w:tcPr>
          <w:p w14:paraId="6798CA32" w14:textId="77777777" w:rsidR="00312BC3" w:rsidRPr="00C26C40" w:rsidRDefault="00312BC3" w:rsidP="00870DFD">
            <w:pPr>
              <w:rPr>
                <w:lang w:val="en-GB"/>
              </w:rPr>
            </w:pPr>
            <w:r w:rsidRPr="00C26C40">
              <w:rPr>
                <w:lang w:val="en-GB"/>
              </w:rPr>
              <w:t>0.0000</w:t>
            </w:r>
          </w:p>
        </w:tc>
        <w:tc>
          <w:tcPr>
            <w:tcW w:w="1661" w:type="dxa"/>
          </w:tcPr>
          <w:p w14:paraId="6B91D4E6" w14:textId="77777777" w:rsidR="00312BC3" w:rsidRPr="00C26C40" w:rsidRDefault="00312BC3" w:rsidP="00870DFD">
            <w:pPr>
              <w:rPr>
                <w:lang w:val="en-GB"/>
              </w:rPr>
            </w:pPr>
            <w:r w:rsidRPr="00C26C40">
              <w:rPr>
                <w:lang w:val="en-GB"/>
              </w:rPr>
              <w:t>0.0000</w:t>
            </w:r>
          </w:p>
        </w:tc>
      </w:tr>
      <w:tr w:rsidR="00312BC3" w:rsidRPr="00C26C40" w14:paraId="07EE3F67" w14:textId="77777777" w:rsidTr="00936023">
        <w:trPr>
          <w:jc w:val="center"/>
        </w:trPr>
        <w:tc>
          <w:tcPr>
            <w:tcW w:w="877" w:type="dxa"/>
          </w:tcPr>
          <w:p w14:paraId="520FD37B" w14:textId="77777777" w:rsidR="00312BC3" w:rsidRPr="00C26C40" w:rsidRDefault="00312BC3" w:rsidP="00870DFD">
            <w:pPr>
              <w:rPr>
                <w:lang w:val="en-GB"/>
              </w:rPr>
            </w:pPr>
            <w:r w:rsidRPr="00C26C40">
              <w:rPr>
                <w:lang w:val="en-GB"/>
              </w:rPr>
              <w:t>Na₂O — Mass Fraction</w:t>
            </w:r>
          </w:p>
        </w:tc>
        <w:tc>
          <w:tcPr>
            <w:tcW w:w="1089" w:type="dxa"/>
          </w:tcPr>
          <w:p w14:paraId="4430FE49" w14:textId="77777777" w:rsidR="00312BC3" w:rsidRPr="00C26C40" w:rsidRDefault="00312BC3" w:rsidP="00870DFD">
            <w:pPr>
              <w:rPr>
                <w:lang w:val="en-GB"/>
              </w:rPr>
            </w:pPr>
            <w:r w:rsidRPr="00C26C40">
              <w:rPr>
                <w:lang w:val="en-GB"/>
              </w:rPr>
              <w:t>0.0000</w:t>
            </w:r>
          </w:p>
        </w:tc>
        <w:tc>
          <w:tcPr>
            <w:tcW w:w="1088" w:type="dxa"/>
          </w:tcPr>
          <w:p w14:paraId="2697FFE0" w14:textId="77777777" w:rsidR="00312BC3" w:rsidRPr="00C26C40" w:rsidRDefault="00312BC3" w:rsidP="00870DFD">
            <w:pPr>
              <w:rPr>
                <w:lang w:val="en-GB"/>
              </w:rPr>
            </w:pPr>
            <w:r w:rsidRPr="00C26C40">
              <w:rPr>
                <w:lang w:val="en-GB"/>
              </w:rPr>
              <w:t>0.0000</w:t>
            </w:r>
          </w:p>
        </w:tc>
        <w:tc>
          <w:tcPr>
            <w:tcW w:w="1088" w:type="dxa"/>
          </w:tcPr>
          <w:p w14:paraId="3040078C" w14:textId="77777777" w:rsidR="00312BC3" w:rsidRPr="00C26C40" w:rsidRDefault="00312BC3" w:rsidP="00870DFD">
            <w:pPr>
              <w:rPr>
                <w:lang w:val="en-GB"/>
              </w:rPr>
            </w:pPr>
            <w:r w:rsidRPr="00C26C40">
              <w:rPr>
                <w:lang w:val="en-GB"/>
              </w:rPr>
              <w:t>0.0000</w:t>
            </w:r>
          </w:p>
        </w:tc>
        <w:tc>
          <w:tcPr>
            <w:tcW w:w="1088" w:type="dxa"/>
          </w:tcPr>
          <w:p w14:paraId="236E512A" w14:textId="77777777" w:rsidR="00312BC3" w:rsidRPr="00C26C40" w:rsidRDefault="00312BC3" w:rsidP="00870DFD">
            <w:pPr>
              <w:rPr>
                <w:lang w:val="en-GB"/>
              </w:rPr>
            </w:pPr>
            <w:r w:rsidRPr="00C26C40">
              <w:rPr>
                <w:lang w:val="en-GB"/>
              </w:rPr>
              <w:t>0.0000</w:t>
            </w:r>
          </w:p>
        </w:tc>
        <w:tc>
          <w:tcPr>
            <w:tcW w:w="1088" w:type="dxa"/>
          </w:tcPr>
          <w:p w14:paraId="5A2C80CA" w14:textId="77777777" w:rsidR="00312BC3" w:rsidRPr="00C26C40" w:rsidRDefault="00312BC3" w:rsidP="00870DFD">
            <w:pPr>
              <w:rPr>
                <w:lang w:val="en-GB"/>
              </w:rPr>
            </w:pPr>
            <w:r w:rsidRPr="00C26C40">
              <w:rPr>
                <w:lang w:val="en-GB"/>
              </w:rPr>
              <w:t>0.0000</w:t>
            </w:r>
          </w:p>
        </w:tc>
        <w:tc>
          <w:tcPr>
            <w:tcW w:w="1088" w:type="dxa"/>
          </w:tcPr>
          <w:p w14:paraId="785598A0" w14:textId="77777777" w:rsidR="00312BC3" w:rsidRPr="00C26C40" w:rsidRDefault="00312BC3" w:rsidP="00870DFD">
            <w:pPr>
              <w:rPr>
                <w:lang w:val="en-GB"/>
              </w:rPr>
            </w:pPr>
            <w:r w:rsidRPr="00C26C40">
              <w:rPr>
                <w:lang w:val="en-GB"/>
              </w:rPr>
              <w:t>0.0000</w:t>
            </w:r>
          </w:p>
        </w:tc>
        <w:tc>
          <w:tcPr>
            <w:tcW w:w="1661" w:type="dxa"/>
          </w:tcPr>
          <w:p w14:paraId="06CD2AC3" w14:textId="77777777" w:rsidR="00312BC3" w:rsidRPr="00C26C40" w:rsidRDefault="00312BC3" w:rsidP="00870DFD">
            <w:pPr>
              <w:rPr>
                <w:lang w:val="en-GB"/>
              </w:rPr>
            </w:pPr>
            <w:r w:rsidRPr="00C26C40">
              <w:rPr>
                <w:lang w:val="en-GB"/>
              </w:rPr>
              <w:t>0.0000</w:t>
            </w:r>
          </w:p>
        </w:tc>
      </w:tr>
      <w:tr w:rsidR="00312BC3" w:rsidRPr="00C26C40" w14:paraId="3288FDFE" w14:textId="77777777" w:rsidTr="00936023">
        <w:trPr>
          <w:jc w:val="center"/>
        </w:trPr>
        <w:tc>
          <w:tcPr>
            <w:tcW w:w="877" w:type="dxa"/>
          </w:tcPr>
          <w:p w14:paraId="5A030D9C" w14:textId="77777777" w:rsidR="00312BC3" w:rsidRPr="00C26C40" w:rsidRDefault="00312BC3" w:rsidP="00870DFD">
            <w:pPr>
              <w:rPr>
                <w:lang w:val="en-GB"/>
              </w:rPr>
            </w:pPr>
            <w:r w:rsidRPr="00C26C40">
              <w:rPr>
                <w:lang w:val="en-GB"/>
              </w:rPr>
              <w:lastRenderedPageBreak/>
              <w:t>MgO — Mass Fraction</w:t>
            </w:r>
          </w:p>
        </w:tc>
        <w:tc>
          <w:tcPr>
            <w:tcW w:w="1089" w:type="dxa"/>
          </w:tcPr>
          <w:p w14:paraId="422E068B" w14:textId="77777777" w:rsidR="00312BC3" w:rsidRPr="00C26C40" w:rsidRDefault="00312BC3" w:rsidP="00870DFD">
            <w:pPr>
              <w:rPr>
                <w:lang w:val="en-GB"/>
              </w:rPr>
            </w:pPr>
            <w:r w:rsidRPr="00C26C40">
              <w:rPr>
                <w:lang w:val="en-GB"/>
              </w:rPr>
              <w:t>0.0000</w:t>
            </w:r>
          </w:p>
        </w:tc>
        <w:tc>
          <w:tcPr>
            <w:tcW w:w="1088" w:type="dxa"/>
          </w:tcPr>
          <w:p w14:paraId="7ABDD969" w14:textId="77777777" w:rsidR="00312BC3" w:rsidRPr="00C26C40" w:rsidRDefault="00312BC3" w:rsidP="00870DFD">
            <w:pPr>
              <w:rPr>
                <w:lang w:val="en-GB"/>
              </w:rPr>
            </w:pPr>
            <w:r w:rsidRPr="00C26C40">
              <w:rPr>
                <w:lang w:val="en-GB"/>
              </w:rPr>
              <w:t>0.0000</w:t>
            </w:r>
          </w:p>
        </w:tc>
        <w:tc>
          <w:tcPr>
            <w:tcW w:w="1088" w:type="dxa"/>
          </w:tcPr>
          <w:p w14:paraId="604A85F5" w14:textId="77777777" w:rsidR="00312BC3" w:rsidRPr="00C26C40" w:rsidRDefault="00312BC3" w:rsidP="00870DFD">
            <w:pPr>
              <w:rPr>
                <w:lang w:val="en-GB"/>
              </w:rPr>
            </w:pPr>
            <w:r w:rsidRPr="00C26C40">
              <w:rPr>
                <w:lang w:val="en-GB"/>
              </w:rPr>
              <w:t>0.0000</w:t>
            </w:r>
          </w:p>
        </w:tc>
        <w:tc>
          <w:tcPr>
            <w:tcW w:w="1088" w:type="dxa"/>
          </w:tcPr>
          <w:p w14:paraId="2601E8BD" w14:textId="77777777" w:rsidR="00312BC3" w:rsidRPr="00C26C40" w:rsidRDefault="00312BC3" w:rsidP="00870DFD">
            <w:pPr>
              <w:rPr>
                <w:lang w:val="en-GB"/>
              </w:rPr>
            </w:pPr>
            <w:r w:rsidRPr="00C26C40">
              <w:rPr>
                <w:lang w:val="en-GB"/>
              </w:rPr>
              <w:t>0.0000</w:t>
            </w:r>
          </w:p>
        </w:tc>
        <w:tc>
          <w:tcPr>
            <w:tcW w:w="1088" w:type="dxa"/>
          </w:tcPr>
          <w:p w14:paraId="324A613E" w14:textId="77777777" w:rsidR="00312BC3" w:rsidRPr="00C26C40" w:rsidRDefault="00312BC3" w:rsidP="00870DFD">
            <w:pPr>
              <w:rPr>
                <w:lang w:val="en-GB"/>
              </w:rPr>
            </w:pPr>
            <w:r w:rsidRPr="00C26C40">
              <w:rPr>
                <w:lang w:val="en-GB"/>
              </w:rPr>
              <w:t>0.0000</w:t>
            </w:r>
          </w:p>
        </w:tc>
        <w:tc>
          <w:tcPr>
            <w:tcW w:w="1088" w:type="dxa"/>
          </w:tcPr>
          <w:p w14:paraId="6A816568" w14:textId="77777777" w:rsidR="00312BC3" w:rsidRPr="00C26C40" w:rsidRDefault="00312BC3" w:rsidP="00870DFD">
            <w:pPr>
              <w:rPr>
                <w:lang w:val="en-GB"/>
              </w:rPr>
            </w:pPr>
            <w:r w:rsidRPr="00C26C40">
              <w:rPr>
                <w:lang w:val="en-GB"/>
              </w:rPr>
              <w:t>0.0000</w:t>
            </w:r>
          </w:p>
        </w:tc>
        <w:tc>
          <w:tcPr>
            <w:tcW w:w="1661" w:type="dxa"/>
          </w:tcPr>
          <w:p w14:paraId="011C377A" w14:textId="77777777" w:rsidR="00312BC3" w:rsidRPr="00C26C40" w:rsidRDefault="00312BC3" w:rsidP="00870DFD">
            <w:pPr>
              <w:rPr>
                <w:lang w:val="en-GB"/>
              </w:rPr>
            </w:pPr>
            <w:r w:rsidRPr="00C26C40">
              <w:rPr>
                <w:lang w:val="en-GB"/>
              </w:rPr>
              <w:t>0.0000</w:t>
            </w:r>
          </w:p>
        </w:tc>
      </w:tr>
      <w:tr w:rsidR="00312BC3" w:rsidRPr="00C26C40" w14:paraId="45C1D41B" w14:textId="77777777" w:rsidTr="00936023">
        <w:trPr>
          <w:jc w:val="center"/>
        </w:trPr>
        <w:tc>
          <w:tcPr>
            <w:tcW w:w="877" w:type="dxa"/>
          </w:tcPr>
          <w:p w14:paraId="4C84B55E" w14:textId="77777777" w:rsidR="00312BC3" w:rsidRPr="00C26C40" w:rsidRDefault="00312BC3" w:rsidP="00870DFD">
            <w:pPr>
              <w:rPr>
                <w:lang w:val="en-GB"/>
              </w:rPr>
            </w:pPr>
            <w:r w:rsidRPr="00C26C40">
              <w:rPr>
                <w:lang w:val="en-GB"/>
              </w:rPr>
              <w:t>H₃O⁺ — Mass Fraction</w:t>
            </w:r>
          </w:p>
        </w:tc>
        <w:tc>
          <w:tcPr>
            <w:tcW w:w="1089" w:type="dxa"/>
          </w:tcPr>
          <w:p w14:paraId="1A2EB00E" w14:textId="77777777" w:rsidR="00312BC3" w:rsidRPr="00C26C40" w:rsidRDefault="00312BC3" w:rsidP="00870DFD">
            <w:pPr>
              <w:rPr>
                <w:lang w:val="en-GB"/>
              </w:rPr>
            </w:pPr>
            <w:r w:rsidRPr="00C26C40">
              <w:rPr>
                <w:lang w:val="en-GB"/>
              </w:rPr>
              <w:t>0.0000</w:t>
            </w:r>
          </w:p>
        </w:tc>
        <w:tc>
          <w:tcPr>
            <w:tcW w:w="1088" w:type="dxa"/>
          </w:tcPr>
          <w:p w14:paraId="0C24BD3D" w14:textId="77777777" w:rsidR="00312BC3" w:rsidRPr="00C26C40" w:rsidRDefault="00312BC3" w:rsidP="00870DFD">
            <w:pPr>
              <w:rPr>
                <w:lang w:val="en-GB"/>
              </w:rPr>
            </w:pPr>
            <w:r w:rsidRPr="00C26C40">
              <w:rPr>
                <w:lang w:val="en-GB"/>
              </w:rPr>
              <w:t>0.0000</w:t>
            </w:r>
          </w:p>
        </w:tc>
        <w:tc>
          <w:tcPr>
            <w:tcW w:w="1088" w:type="dxa"/>
          </w:tcPr>
          <w:p w14:paraId="787C90D1" w14:textId="77777777" w:rsidR="00312BC3" w:rsidRPr="00C26C40" w:rsidRDefault="00312BC3" w:rsidP="00870DFD">
            <w:pPr>
              <w:rPr>
                <w:lang w:val="en-GB"/>
              </w:rPr>
            </w:pPr>
            <w:r w:rsidRPr="00C26C40">
              <w:rPr>
                <w:lang w:val="en-GB"/>
              </w:rPr>
              <w:t>0.0000</w:t>
            </w:r>
          </w:p>
        </w:tc>
        <w:tc>
          <w:tcPr>
            <w:tcW w:w="1088" w:type="dxa"/>
          </w:tcPr>
          <w:p w14:paraId="5DCCA2F3" w14:textId="77777777" w:rsidR="00312BC3" w:rsidRPr="00C26C40" w:rsidRDefault="00312BC3" w:rsidP="00870DFD">
            <w:pPr>
              <w:rPr>
                <w:lang w:val="en-GB"/>
              </w:rPr>
            </w:pPr>
            <w:r w:rsidRPr="00C26C40">
              <w:rPr>
                <w:lang w:val="en-GB"/>
              </w:rPr>
              <w:t>0.0000</w:t>
            </w:r>
          </w:p>
        </w:tc>
        <w:tc>
          <w:tcPr>
            <w:tcW w:w="1088" w:type="dxa"/>
          </w:tcPr>
          <w:p w14:paraId="0E943C64" w14:textId="77777777" w:rsidR="00312BC3" w:rsidRPr="00C26C40" w:rsidRDefault="00312BC3" w:rsidP="00870DFD">
            <w:pPr>
              <w:rPr>
                <w:lang w:val="en-GB"/>
              </w:rPr>
            </w:pPr>
            <w:r w:rsidRPr="00C26C40">
              <w:rPr>
                <w:lang w:val="en-GB"/>
              </w:rPr>
              <w:t>0.0000</w:t>
            </w:r>
          </w:p>
        </w:tc>
        <w:tc>
          <w:tcPr>
            <w:tcW w:w="1088" w:type="dxa"/>
          </w:tcPr>
          <w:p w14:paraId="67DD8252" w14:textId="77777777" w:rsidR="00312BC3" w:rsidRPr="00C26C40" w:rsidRDefault="00312BC3" w:rsidP="00870DFD">
            <w:pPr>
              <w:rPr>
                <w:lang w:val="en-GB"/>
              </w:rPr>
            </w:pPr>
            <w:r w:rsidRPr="00C26C40">
              <w:rPr>
                <w:lang w:val="en-GB"/>
              </w:rPr>
              <w:t>0.0000</w:t>
            </w:r>
          </w:p>
        </w:tc>
        <w:tc>
          <w:tcPr>
            <w:tcW w:w="1661" w:type="dxa"/>
          </w:tcPr>
          <w:p w14:paraId="37DD7442" w14:textId="77777777" w:rsidR="00312BC3" w:rsidRPr="00C26C40" w:rsidRDefault="00312BC3" w:rsidP="00870DFD">
            <w:pPr>
              <w:rPr>
                <w:lang w:val="en-GB"/>
              </w:rPr>
            </w:pPr>
            <w:r w:rsidRPr="00C26C40">
              <w:rPr>
                <w:lang w:val="en-GB"/>
              </w:rPr>
              <w:t>0.0000</w:t>
            </w:r>
          </w:p>
        </w:tc>
      </w:tr>
      <w:tr w:rsidR="00312BC3" w:rsidRPr="00C26C40" w14:paraId="1BDFC7A3" w14:textId="77777777" w:rsidTr="00936023">
        <w:trPr>
          <w:jc w:val="center"/>
        </w:trPr>
        <w:tc>
          <w:tcPr>
            <w:tcW w:w="877" w:type="dxa"/>
          </w:tcPr>
          <w:p w14:paraId="37F2D844" w14:textId="77777777" w:rsidR="00312BC3" w:rsidRPr="00C26C40" w:rsidRDefault="00312BC3" w:rsidP="00870DFD">
            <w:pPr>
              <w:rPr>
                <w:lang w:val="en-GB"/>
              </w:rPr>
            </w:pPr>
            <w:r w:rsidRPr="00C26C40">
              <w:rPr>
                <w:lang w:val="en-GB"/>
              </w:rPr>
              <w:t>OH⁻ — Mass Fraction</w:t>
            </w:r>
          </w:p>
        </w:tc>
        <w:tc>
          <w:tcPr>
            <w:tcW w:w="1089" w:type="dxa"/>
          </w:tcPr>
          <w:p w14:paraId="7A5F74FA" w14:textId="77777777" w:rsidR="00312BC3" w:rsidRPr="00C26C40" w:rsidRDefault="00312BC3" w:rsidP="00870DFD">
            <w:pPr>
              <w:rPr>
                <w:lang w:val="en-GB"/>
              </w:rPr>
            </w:pPr>
            <w:r w:rsidRPr="00C26C40">
              <w:rPr>
                <w:lang w:val="en-GB"/>
              </w:rPr>
              <w:t>0.0000</w:t>
            </w:r>
          </w:p>
        </w:tc>
        <w:tc>
          <w:tcPr>
            <w:tcW w:w="1088" w:type="dxa"/>
          </w:tcPr>
          <w:p w14:paraId="3B179794" w14:textId="77777777" w:rsidR="00312BC3" w:rsidRPr="00C26C40" w:rsidRDefault="00312BC3" w:rsidP="00870DFD">
            <w:pPr>
              <w:rPr>
                <w:lang w:val="en-GB"/>
              </w:rPr>
            </w:pPr>
            <w:r w:rsidRPr="00C26C40">
              <w:rPr>
                <w:lang w:val="en-GB"/>
              </w:rPr>
              <w:t>0.0000</w:t>
            </w:r>
          </w:p>
        </w:tc>
        <w:tc>
          <w:tcPr>
            <w:tcW w:w="1088" w:type="dxa"/>
          </w:tcPr>
          <w:p w14:paraId="131ECCE1" w14:textId="77777777" w:rsidR="00312BC3" w:rsidRPr="00C26C40" w:rsidRDefault="00312BC3" w:rsidP="00870DFD">
            <w:pPr>
              <w:rPr>
                <w:lang w:val="en-GB"/>
              </w:rPr>
            </w:pPr>
            <w:r w:rsidRPr="00C26C40">
              <w:rPr>
                <w:lang w:val="en-GB"/>
              </w:rPr>
              <w:t>0.0000</w:t>
            </w:r>
          </w:p>
        </w:tc>
        <w:tc>
          <w:tcPr>
            <w:tcW w:w="1088" w:type="dxa"/>
          </w:tcPr>
          <w:p w14:paraId="1FA68B7D" w14:textId="77777777" w:rsidR="00312BC3" w:rsidRPr="00C26C40" w:rsidRDefault="00312BC3" w:rsidP="00870DFD">
            <w:pPr>
              <w:rPr>
                <w:lang w:val="en-GB"/>
              </w:rPr>
            </w:pPr>
            <w:r w:rsidRPr="00C26C40">
              <w:rPr>
                <w:lang w:val="en-GB"/>
              </w:rPr>
              <w:t>0.0000</w:t>
            </w:r>
          </w:p>
        </w:tc>
        <w:tc>
          <w:tcPr>
            <w:tcW w:w="1088" w:type="dxa"/>
          </w:tcPr>
          <w:p w14:paraId="5341F348" w14:textId="77777777" w:rsidR="00312BC3" w:rsidRPr="00C26C40" w:rsidRDefault="00312BC3" w:rsidP="00870DFD">
            <w:pPr>
              <w:rPr>
                <w:lang w:val="en-GB"/>
              </w:rPr>
            </w:pPr>
            <w:r w:rsidRPr="00C26C40">
              <w:rPr>
                <w:lang w:val="en-GB"/>
              </w:rPr>
              <w:t>0.0000</w:t>
            </w:r>
          </w:p>
        </w:tc>
        <w:tc>
          <w:tcPr>
            <w:tcW w:w="1088" w:type="dxa"/>
          </w:tcPr>
          <w:p w14:paraId="241EE5D4" w14:textId="77777777" w:rsidR="00312BC3" w:rsidRPr="00C26C40" w:rsidRDefault="00312BC3" w:rsidP="00870DFD">
            <w:pPr>
              <w:rPr>
                <w:lang w:val="en-GB"/>
              </w:rPr>
            </w:pPr>
            <w:r w:rsidRPr="00C26C40">
              <w:rPr>
                <w:lang w:val="en-GB"/>
              </w:rPr>
              <w:t>0.0000</w:t>
            </w:r>
          </w:p>
        </w:tc>
        <w:tc>
          <w:tcPr>
            <w:tcW w:w="1661" w:type="dxa"/>
          </w:tcPr>
          <w:p w14:paraId="5063B33B" w14:textId="77777777" w:rsidR="00312BC3" w:rsidRPr="00C26C40" w:rsidRDefault="00312BC3" w:rsidP="00870DFD">
            <w:pPr>
              <w:rPr>
                <w:lang w:val="en-GB"/>
              </w:rPr>
            </w:pPr>
            <w:r w:rsidRPr="00C26C40">
              <w:rPr>
                <w:lang w:val="en-GB"/>
              </w:rPr>
              <w:t>0.0000</w:t>
            </w:r>
          </w:p>
        </w:tc>
      </w:tr>
      <w:tr w:rsidR="00312BC3" w:rsidRPr="00C26C40" w14:paraId="13011B91" w14:textId="77777777" w:rsidTr="00936023">
        <w:trPr>
          <w:jc w:val="center"/>
        </w:trPr>
        <w:tc>
          <w:tcPr>
            <w:tcW w:w="877" w:type="dxa"/>
          </w:tcPr>
          <w:p w14:paraId="72FA6C96" w14:textId="77777777" w:rsidR="00312BC3" w:rsidRPr="00C26C40" w:rsidRDefault="00312BC3" w:rsidP="00870DFD">
            <w:pPr>
              <w:rPr>
                <w:lang w:val="en-GB"/>
              </w:rPr>
            </w:pPr>
            <w:r w:rsidRPr="00C26C40">
              <w:rPr>
                <w:lang w:val="en-GB"/>
              </w:rPr>
              <w:t>Cl⁻ — Mass Fraction</w:t>
            </w:r>
          </w:p>
        </w:tc>
        <w:tc>
          <w:tcPr>
            <w:tcW w:w="1089" w:type="dxa"/>
          </w:tcPr>
          <w:p w14:paraId="0C24B56D" w14:textId="77777777" w:rsidR="00312BC3" w:rsidRPr="00C26C40" w:rsidRDefault="00312BC3" w:rsidP="00870DFD">
            <w:pPr>
              <w:rPr>
                <w:lang w:val="en-GB"/>
              </w:rPr>
            </w:pPr>
            <w:r w:rsidRPr="00C26C40">
              <w:rPr>
                <w:lang w:val="en-GB"/>
              </w:rPr>
              <w:t>0.0000</w:t>
            </w:r>
          </w:p>
        </w:tc>
        <w:tc>
          <w:tcPr>
            <w:tcW w:w="1088" w:type="dxa"/>
          </w:tcPr>
          <w:p w14:paraId="7750BEAE" w14:textId="77777777" w:rsidR="00312BC3" w:rsidRPr="00C26C40" w:rsidRDefault="00312BC3" w:rsidP="00870DFD">
            <w:pPr>
              <w:rPr>
                <w:lang w:val="en-GB"/>
              </w:rPr>
            </w:pPr>
            <w:r w:rsidRPr="00C26C40">
              <w:rPr>
                <w:lang w:val="en-GB"/>
              </w:rPr>
              <w:t>0.0000</w:t>
            </w:r>
          </w:p>
        </w:tc>
        <w:tc>
          <w:tcPr>
            <w:tcW w:w="1088" w:type="dxa"/>
          </w:tcPr>
          <w:p w14:paraId="6FB0203B" w14:textId="77777777" w:rsidR="00312BC3" w:rsidRPr="00C26C40" w:rsidRDefault="00312BC3" w:rsidP="00870DFD">
            <w:pPr>
              <w:rPr>
                <w:lang w:val="en-GB"/>
              </w:rPr>
            </w:pPr>
            <w:r w:rsidRPr="00C26C40">
              <w:rPr>
                <w:lang w:val="en-GB"/>
              </w:rPr>
              <w:t>0.0000</w:t>
            </w:r>
          </w:p>
        </w:tc>
        <w:tc>
          <w:tcPr>
            <w:tcW w:w="1088" w:type="dxa"/>
          </w:tcPr>
          <w:p w14:paraId="52D15D8F" w14:textId="77777777" w:rsidR="00312BC3" w:rsidRPr="00C26C40" w:rsidRDefault="00312BC3" w:rsidP="00870DFD">
            <w:pPr>
              <w:rPr>
                <w:lang w:val="en-GB"/>
              </w:rPr>
            </w:pPr>
            <w:r w:rsidRPr="00C26C40">
              <w:rPr>
                <w:lang w:val="en-GB"/>
              </w:rPr>
              <w:t>0.0000</w:t>
            </w:r>
          </w:p>
        </w:tc>
        <w:tc>
          <w:tcPr>
            <w:tcW w:w="1088" w:type="dxa"/>
          </w:tcPr>
          <w:p w14:paraId="44FF26F8" w14:textId="77777777" w:rsidR="00312BC3" w:rsidRPr="00C26C40" w:rsidRDefault="00312BC3" w:rsidP="00870DFD">
            <w:pPr>
              <w:rPr>
                <w:lang w:val="en-GB"/>
              </w:rPr>
            </w:pPr>
            <w:r w:rsidRPr="00C26C40">
              <w:rPr>
                <w:lang w:val="en-GB"/>
              </w:rPr>
              <w:t>0.0000</w:t>
            </w:r>
          </w:p>
        </w:tc>
        <w:tc>
          <w:tcPr>
            <w:tcW w:w="1088" w:type="dxa"/>
          </w:tcPr>
          <w:p w14:paraId="0B86C0C7" w14:textId="77777777" w:rsidR="00312BC3" w:rsidRPr="00C26C40" w:rsidRDefault="00312BC3" w:rsidP="00870DFD">
            <w:pPr>
              <w:rPr>
                <w:lang w:val="en-GB"/>
              </w:rPr>
            </w:pPr>
            <w:r w:rsidRPr="00C26C40">
              <w:rPr>
                <w:lang w:val="en-GB"/>
              </w:rPr>
              <w:t>0.0000</w:t>
            </w:r>
          </w:p>
        </w:tc>
        <w:tc>
          <w:tcPr>
            <w:tcW w:w="1661" w:type="dxa"/>
          </w:tcPr>
          <w:p w14:paraId="4B9E4D1C" w14:textId="77777777" w:rsidR="00312BC3" w:rsidRPr="00C26C40" w:rsidRDefault="00312BC3" w:rsidP="00870DFD">
            <w:pPr>
              <w:rPr>
                <w:lang w:val="en-GB"/>
              </w:rPr>
            </w:pPr>
            <w:r w:rsidRPr="00C26C40">
              <w:rPr>
                <w:lang w:val="en-GB"/>
              </w:rPr>
              <w:t>0.0000</w:t>
            </w:r>
          </w:p>
        </w:tc>
      </w:tr>
      <w:tr w:rsidR="00312BC3" w:rsidRPr="00C26C40" w14:paraId="28F62464" w14:textId="77777777" w:rsidTr="00936023">
        <w:trPr>
          <w:jc w:val="center"/>
        </w:trPr>
        <w:tc>
          <w:tcPr>
            <w:tcW w:w="877" w:type="dxa"/>
          </w:tcPr>
          <w:p w14:paraId="2C8B4ED6" w14:textId="77777777" w:rsidR="00312BC3" w:rsidRPr="00C26C40" w:rsidRDefault="00312BC3" w:rsidP="00870DFD">
            <w:pPr>
              <w:rPr>
                <w:lang w:val="en-GB"/>
              </w:rPr>
            </w:pPr>
            <w:r w:rsidRPr="00C26C40">
              <w:rPr>
                <w:lang w:val="en-GB"/>
              </w:rPr>
              <w:t>Al³⁺ — Mass Fraction</w:t>
            </w:r>
          </w:p>
        </w:tc>
        <w:tc>
          <w:tcPr>
            <w:tcW w:w="1089" w:type="dxa"/>
          </w:tcPr>
          <w:p w14:paraId="775C3451" w14:textId="77777777" w:rsidR="00312BC3" w:rsidRPr="00C26C40" w:rsidRDefault="00312BC3" w:rsidP="00870DFD">
            <w:pPr>
              <w:rPr>
                <w:lang w:val="en-GB"/>
              </w:rPr>
            </w:pPr>
            <w:r w:rsidRPr="00C26C40">
              <w:rPr>
                <w:lang w:val="en-GB"/>
              </w:rPr>
              <w:t>0.0000</w:t>
            </w:r>
          </w:p>
        </w:tc>
        <w:tc>
          <w:tcPr>
            <w:tcW w:w="1088" w:type="dxa"/>
          </w:tcPr>
          <w:p w14:paraId="274FF9B1" w14:textId="77777777" w:rsidR="00312BC3" w:rsidRPr="00C26C40" w:rsidRDefault="00312BC3" w:rsidP="00870DFD">
            <w:pPr>
              <w:rPr>
                <w:lang w:val="en-GB"/>
              </w:rPr>
            </w:pPr>
            <w:r w:rsidRPr="00C26C40">
              <w:rPr>
                <w:lang w:val="en-GB"/>
              </w:rPr>
              <w:t>0.0000</w:t>
            </w:r>
          </w:p>
        </w:tc>
        <w:tc>
          <w:tcPr>
            <w:tcW w:w="1088" w:type="dxa"/>
          </w:tcPr>
          <w:p w14:paraId="422AD54A" w14:textId="77777777" w:rsidR="00312BC3" w:rsidRPr="00C26C40" w:rsidRDefault="00312BC3" w:rsidP="00870DFD">
            <w:pPr>
              <w:rPr>
                <w:lang w:val="en-GB"/>
              </w:rPr>
            </w:pPr>
            <w:r w:rsidRPr="00C26C40">
              <w:rPr>
                <w:lang w:val="en-GB"/>
              </w:rPr>
              <w:t>0.0000</w:t>
            </w:r>
          </w:p>
        </w:tc>
        <w:tc>
          <w:tcPr>
            <w:tcW w:w="1088" w:type="dxa"/>
          </w:tcPr>
          <w:p w14:paraId="0045577F" w14:textId="77777777" w:rsidR="00312BC3" w:rsidRPr="00C26C40" w:rsidRDefault="00312BC3" w:rsidP="00870DFD">
            <w:pPr>
              <w:rPr>
                <w:lang w:val="en-GB"/>
              </w:rPr>
            </w:pPr>
            <w:r w:rsidRPr="00C26C40">
              <w:rPr>
                <w:lang w:val="en-GB"/>
              </w:rPr>
              <w:t>0.0000</w:t>
            </w:r>
          </w:p>
        </w:tc>
        <w:tc>
          <w:tcPr>
            <w:tcW w:w="1088" w:type="dxa"/>
          </w:tcPr>
          <w:p w14:paraId="7F3A4DEB" w14:textId="77777777" w:rsidR="00312BC3" w:rsidRPr="00C26C40" w:rsidRDefault="00312BC3" w:rsidP="00870DFD">
            <w:pPr>
              <w:rPr>
                <w:lang w:val="en-GB"/>
              </w:rPr>
            </w:pPr>
            <w:r w:rsidRPr="00C26C40">
              <w:rPr>
                <w:lang w:val="en-GB"/>
              </w:rPr>
              <w:t>0.0000</w:t>
            </w:r>
          </w:p>
        </w:tc>
        <w:tc>
          <w:tcPr>
            <w:tcW w:w="1088" w:type="dxa"/>
          </w:tcPr>
          <w:p w14:paraId="7ACC25B5" w14:textId="77777777" w:rsidR="00312BC3" w:rsidRPr="00C26C40" w:rsidRDefault="00312BC3" w:rsidP="00870DFD">
            <w:pPr>
              <w:rPr>
                <w:lang w:val="en-GB"/>
              </w:rPr>
            </w:pPr>
            <w:r w:rsidRPr="00C26C40">
              <w:rPr>
                <w:lang w:val="en-GB"/>
              </w:rPr>
              <w:t>0.0000</w:t>
            </w:r>
          </w:p>
        </w:tc>
        <w:tc>
          <w:tcPr>
            <w:tcW w:w="1661" w:type="dxa"/>
          </w:tcPr>
          <w:p w14:paraId="04CF8A37" w14:textId="77777777" w:rsidR="00312BC3" w:rsidRPr="00C26C40" w:rsidRDefault="00312BC3" w:rsidP="00870DFD">
            <w:pPr>
              <w:rPr>
                <w:lang w:val="en-GB"/>
              </w:rPr>
            </w:pPr>
            <w:r w:rsidRPr="00C26C40">
              <w:rPr>
                <w:lang w:val="en-GB"/>
              </w:rPr>
              <w:t>0.0000</w:t>
            </w:r>
          </w:p>
        </w:tc>
      </w:tr>
      <w:tr w:rsidR="00312BC3" w:rsidRPr="00C26C40" w14:paraId="6CA4D03F" w14:textId="77777777" w:rsidTr="00936023">
        <w:trPr>
          <w:jc w:val="center"/>
        </w:trPr>
        <w:tc>
          <w:tcPr>
            <w:tcW w:w="877" w:type="dxa"/>
          </w:tcPr>
          <w:p w14:paraId="05DEE3F4" w14:textId="77777777" w:rsidR="00312BC3" w:rsidRPr="00C26C40" w:rsidRDefault="00312BC3" w:rsidP="00870DFD">
            <w:pPr>
              <w:rPr>
                <w:lang w:val="en-GB"/>
              </w:rPr>
            </w:pPr>
            <w:r w:rsidRPr="00C26C40">
              <w:rPr>
                <w:lang w:val="en-GB"/>
              </w:rPr>
              <w:t>Fe₂(OH)₂ — Mass Fraction</w:t>
            </w:r>
          </w:p>
        </w:tc>
        <w:tc>
          <w:tcPr>
            <w:tcW w:w="1089" w:type="dxa"/>
          </w:tcPr>
          <w:p w14:paraId="52DBB007" w14:textId="77777777" w:rsidR="00312BC3" w:rsidRPr="00C26C40" w:rsidRDefault="00312BC3" w:rsidP="00870DFD">
            <w:pPr>
              <w:rPr>
                <w:lang w:val="en-GB"/>
              </w:rPr>
            </w:pPr>
            <w:r w:rsidRPr="00C26C40">
              <w:rPr>
                <w:lang w:val="en-GB"/>
              </w:rPr>
              <w:t>0.0000</w:t>
            </w:r>
          </w:p>
        </w:tc>
        <w:tc>
          <w:tcPr>
            <w:tcW w:w="1088" w:type="dxa"/>
          </w:tcPr>
          <w:p w14:paraId="50FCD2B6" w14:textId="77777777" w:rsidR="00312BC3" w:rsidRPr="00C26C40" w:rsidRDefault="00312BC3" w:rsidP="00870DFD">
            <w:pPr>
              <w:rPr>
                <w:lang w:val="en-GB"/>
              </w:rPr>
            </w:pPr>
            <w:r w:rsidRPr="00C26C40">
              <w:rPr>
                <w:lang w:val="en-GB"/>
              </w:rPr>
              <w:t>0.0000</w:t>
            </w:r>
          </w:p>
        </w:tc>
        <w:tc>
          <w:tcPr>
            <w:tcW w:w="1088" w:type="dxa"/>
          </w:tcPr>
          <w:p w14:paraId="0E2C659D" w14:textId="77777777" w:rsidR="00312BC3" w:rsidRPr="00C26C40" w:rsidRDefault="00312BC3" w:rsidP="00870DFD">
            <w:pPr>
              <w:rPr>
                <w:lang w:val="en-GB"/>
              </w:rPr>
            </w:pPr>
            <w:r w:rsidRPr="00C26C40">
              <w:rPr>
                <w:lang w:val="en-GB"/>
              </w:rPr>
              <w:t>0.0000</w:t>
            </w:r>
          </w:p>
        </w:tc>
        <w:tc>
          <w:tcPr>
            <w:tcW w:w="1088" w:type="dxa"/>
          </w:tcPr>
          <w:p w14:paraId="5842F52D" w14:textId="77777777" w:rsidR="00312BC3" w:rsidRPr="00C26C40" w:rsidRDefault="00312BC3" w:rsidP="00870DFD">
            <w:pPr>
              <w:rPr>
                <w:lang w:val="en-GB"/>
              </w:rPr>
            </w:pPr>
            <w:r w:rsidRPr="00C26C40">
              <w:rPr>
                <w:lang w:val="en-GB"/>
              </w:rPr>
              <w:t>0.0000</w:t>
            </w:r>
          </w:p>
        </w:tc>
        <w:tc>
          <w:tcPr>
            <w:tcW w:w="1088" w:type="dxa"/>
          </w:tcPr>
          <w:p w14:paraId="1BC4A195" w14:textId="77777777" w:rsidR="00312BC3" w:rsidRPr="00C26C40" w:rsidRDefault="00312BC3" w:rsidP="00870DFD">
            <w:pPr>
              <w:rPr>
                <w:lang w:val="en-GB"/>
              </w:rPr>
            </w:pPr>
            <w:r w:rsidRPr="00C26C40">
              <w:rPr>
                <w:lang w:val="en-GB"/>
              </w:rPr>
              <w:t>0.0000</w:t>
            </w:r>
          </w:p>
        </w:tc>
        <w:tc>
          <w:tcPr>
            <w:tcW w:w="1088" w:type="dxa"/>
          </w:tcPr>
          <w:p w14:paraId="617789A0" w14:textId="77777777" w:rsidR="00312BC3" w:rsidRPr="00C26C40" w:rsidRDefault="00312BC3" w:rsidP="00870DFD">
            <w:pPr>
              <w:rPr>
                <w:lang w:val="en-GB"/>
              </w:rPr>
            </w:pPr>
            <w:r w:rsidRPr="00C26C40">
              <w:rPr>
                <w:lang w:val="en-GB"/>
              </w:rPr>
              <w:t>0.0000</w:t>
            </w:r>
          </w:p>
        </w:tc>
        <w:tc>
          <w:tcPr>
            <w:tcW w:w="1661" w:type="dxa"/>
          </w:tcPr>
          <w:p w14:paraId="41E79751" w14:textId="77777777" w:rsidR="00312BC3" w:rsidRPr="00C26C40" w:rsidRDefault="00312BC3" w:rsidP="00870DFD">
            <w:pPr>
              <w:rPr>
                <w:lang w:val="en-GB"/>
              </w:rPr>
            </w:pPr>
            <w:r w:rsidRPr="00C26C40">
              <w:rPr>
                <w:lang w:val="en-GB"/>
              </w:rPr>
              <w:t>0.0000</w:t>
            </w:r>
          </w:p>
        </w:tc>
      </w:tr>
      <w:tr w:rsidR="00312BC3" w:rsidRPr="00C26C40" w14:paraId="1BEE09C0" w14:textId="77777777" w:rsidTr="00936023">
        <w:trPr>
          <w:jc w:val="center"/>
        </w:trPr>
        <w:tc>
          <w:tcPr>
            <w:tcW w:w="877" w:type="dxa"/>
          </w:tcPr>
          <w:p w14:paraId="09D5E837" w14:textId="77777777" w:rsidR="00312BC3" w:rsidRPr="00C26C40" w:rsidRDefault="00312BC3" w:rsidP="00870DFD">
            <w:pPr>
              <w:rPr>
                <w:lang w:val="en-GB"/>
              </w:rPr>
            </w:pPr>
            <w:r w:rsidRPr="00C26C40">
              <w:rPr>
                <w:lang w:val="en-GB"/>
              </w:rPr>
              <w:t>Fe³⁺ — Mass Fraction</w:t>
            </w:r>
          </w:p>
        </w:tc>
        <w:tc>
          <w:tcPr>
            <w:tcW w:w="1089" w:type="dxa"/>
          </w:tcPr>
          <w:p w14:paraId="6E3A4C09" w14:textId="77777777" w:rsidR="00312BC3" w:rsidRPr="00C26C40" w:rsidRDefault="00312BC3" w:rsidP="00870DFD">
            <w:pPr>
              <w:rPr>
                <w:lang w:val="en-GB"/>
              </w:rPr>
            </w:pPr>
            <w:r w:rsidRPr="00C26C40">
              <w:rPr>
                <w:lang w:val="en-GB"/>
              </w:rPr>
              <w:t>0.0000</w:t>
            </w:r>
          </w:p>
        </w:tc>
        <w:tc>
          <w:tcPr>
            <w:tcW w:w="1088" w:type="dxa"/>
          </w:tcPr>
          <w:p w14:paraId="4D83EF1A" w14:textId="77777777" w:rsidR="00312BC3" w:rsidRPr="00C26C40" w:rsidRDefault="00312BC3" w:rsidP="00870DFD">
            <w:pPr>
              <w:rPr>
                <w:lang w:val="en-GB"/>
              </w:rPr>
            </w:pPr>
            <w:r w:rsidRPr="00C26C40">
              <w:rPr>
                <w:lang w:val="en-GB"/>
              </w:rPr>
              <w:t>0.0000</w:t>
            </w:r>
          </w:p>
        </w:tc>
        <w:tc>
          <w:tcPr>
            <w:tcW w:w="1088" w:type="dxa"/>
          </w:tcPr>
          <w:p w14:paraId="59789FC5" w14:textId="77777777" w:rsidR="00312BC3" w:rsidRPr="00C26C40" w:rsidRDefault="00312BC3" w:rsidP="00870DFD">
            <w:pPr>
              <w:rPr>
                <w:lang w:val="en-GB"/>
              </w:rPr>
            </w:pPr>
            <w:r w:rsidRPr="00C26C40">
              <w:rPr>
                <w:lang w:val="en-GB"/>
              </w:rPr>
              <w:t>0.0000</w:t>
            </w:r>
          </w:p>
        </w:tc>
        <w:tc>
          <w:tcPr>
            <w:tcW w:w="1088" w:type="dxa"/>
          </w:tcPr>
          <w:p w14:paraId="039634EB" w14:textId="77777777" w:rsidR="00312BC3" w:rsidRPr="00C26C40" w:rsidRDefault="00312BC3" w:rsidP="00870DFD">
            <w:pPr>
              <w:rPr>
                <w:lang w:val="en-GB"/>
              </w:rPr>
            </w:pPr>
            <w:r w:rsidRPr="00C26C40">
              <w:rPr>
                <w:lang w:val="en-GB"/>
              </w:rPr>
              <w:t>0.0000</w:t>
            </w:r>
          </w:p>
        </w:tc>
        <w:tc>
          <w:tcPr>
            <w:tcW w:w="1088" w:type="dxa"/>
          </w:tcPr>
          <w:p w14:paraId="3478C183" w14:textId="77777777" w:rsidR="00312BC3" w:rsidRPr="00C26C40" w:rsidRDefault="00312BC3" w:rsidP="00870DFD">
            <w:pPr>
              <w:rPr>
                <w:lang w:val="en-GB"/>
              </w:rPr>
            </w:pPr>
            <w:r w:rsidRPr="00C26C40">
              <w:rPr>
                <w:lang w:val="en-GB"/>
              </w:rPr>
              <w:t>0.0000</w:t>
            </w:r>
          </w:p>
        </w:tc>
        <w:tc>
          <w:tcPr>
            <w:tcW w:w="1088" w:type="dxa"/>
          </w:tcPr>
          <w:p w14:paraId="17A48387" w14:textId="77777777" w:rsidR="00312BC3" w:rsidRPr="00C26C40" w:rsidRDefault="00312BC3" w:rsidP="00870DFD">
            <w:pPr>
              <w:rPr>
                <w:lang w:val="en-GB"/>
              </w:rPr>
            </w:pPr>
            <w:r w:rsidRPr="00C26C40">
              <w:rPr>
                <w:lang w:val="en-GB"/>
              </w:rPr>
              <w:t>0.0000</w:t>
            </w:r>
          </w:p>
        </w:tc>
        <w:tc>
          <w:tcPr>
            <w:tcW w:w="1661" w:type="dxa"/>
          </w:tcPr>
          <w:p w14:paraId="1D5689B8" w14:textId="77777777" w:rsidR="00312BC3" w:rsidRPr="00C26C40" w:rsidRDefault="00312BC3" w:rsidP="00870DFD">
            <w:pPr>
              <w:rPr>
                <w:lang w:val="en-GB"/>
              </w:rPr>
            </w:pPr>
            <w:r w:rsidRPr="00C26C40">
              <w:rPr>
                <w:lang w:val="en-GB"/>
              </w:rPr>
              <w:t>0.0000</w:t>
            </w:r>
          </w:p>
        </w:tc>
      </w:tr>
      <w:tr w:rsidR="00312BC3" w:rsidRPr="00C26C40" w14:paraId="65F8CBD4" w14:textId="77777777" w:rsidTr="00936023">
        <w:trPr>
          <w:jc w:val="center"/>
        </w:trPr>
        <w:tc>
          <w:tcPr>
            <w:tcW w:w="877" w:type="dxa"/>
          </w:tcPr>
          <w:p w14:paraId="15F8BD2E" w14:textId="77777777" w:rsidR="00312BC3" w:rsidRPr="00C26C40" w:rsidRDefault="00312BC3" w:rsidP="00870DFD">
            <w:pPr>
              <w:rPr>
                <w:lang w:val="en-GB"/>
              </w:rPr>
            </w:pPr>
            <w:r w:rsidRPr="00C26C40">
              <w:rPr>
                <w:lang w:val="en-GB"/>
              </w:rPr>
              <w:t>FeOH²⁺ — Mass Fraction</w:t>
            </w:r>
          </w:p>
        </w:tc>
        <w:tc>
          <w:tcPr>
            <w:tcW w:w="1089" w:type="dxa"/>
          </w:tcPr>
          <w:p w14:paraId="027E4A8F" w14:textId="77777777" w:rsidR="00312BC3" w:rsidRPr="00C26C40" w:rsidRDefault="00312BC3" w:rsidP="00870DFD">
            <w:pPr>
              <w:rPr>
                <w:lang w:val="en-GB"/>
              </w:rPr>
            </w:pPr>
            <w:r w:rsidRPr="00C26C40">
              <w:rPr>
                <w:lang w:val="en-GB"/>
              </w:rPr>
              <w:t>0.0000</w:t>
            </w:r>
          </w:p>
        </w:tc>
        <w:tc>
          <w:tcPr>
            <w:tcW w:w="1088" w:type="dxa"/>
          </w:tcPr>
          <w:p w14:paraId="41FEEFF2" w14:textId="77777777" w:rsidR="00312BC3" w:rsidRPr="00C26C40" w:rsidRDefault="00312BC3" w:rsidP="00870DFD">
            <w:pPr>
              <w:rPr>
                <w:lang w:val="en-GB"/>
              </w:rPr>
            </w:pPr>
            <w:r w:rsidRPr="00C26C40">
              <w:rPr>
                <w:lang w:val="en-GB"/>
              </w:rPr>
              <w:t>0.0000</w:t>
            </w:r>
          </w:p>
        </w:tc>
        <w:tc>
          <w:tcPr>
            <w:tcW w:w="1088" w:type="dxa"/>
          </w:tcPr>
          <w:p w14:paraId="6C47DFE5" w14:textId="77777777" w:rsidR="00312BC3" w:rsidRPr="00C26C40" w:rsidRDefault="00312BC3" w:rsidP="00870DFD">
            <w:pPr>
              <w:rPr>
                <w:lang w:val="en-GB"/>
              </w:rPr>
            </w:pPr>
            <w:r w:rsidRPr="00C26C40">
              <w:rPr>
                <w:lang w:val="en-GB"/>
              </w:rPr>
              <w:t>0.0000</w:t>
            </w:r>
          </w:p>
        </w:tc>
        <w:tc>
          <w:tcPr>
            <w:tcW w:w="1088" w:type="dxa"/>
          </w:tcPr>
          <w:p w14:paraId="1C6541E4" w14:textId="77777777" w:rsidR="00312BC3" w:rsidRPr="00C26C40" w:rsidRDefault="00312BC3" w:rsidP="00870DFD">
            <w:pPr>
              <w:rPr>
                <w:lang w:val="en-GB"/>
              </w:rPr>
            </w:pPr>
            <w:r w:rsidRPr="00C26C40">
              <w:rPr>
                <w:lang w:val="en-GB"/>
              </w:rPr>
              <w:t>0.0000</w:t>
            </w:r>
          </w:p>
        </w:tc>
        <w:tc>
          <w:tcPr>
            <w:tcW w:w="1088" w:type="dxa"/>
          </w:tcPr>
          <w:p w14:paraId="739D784E" w14:textId="77777777" w:rsidR="00312BC3" w:rsidRPr="00C26C40" w:rsidRDefault="00312BC3" w:rsidP="00870DFD">
            <w:pPr>
              <w:rPr>
                <w:lang w:val="en-GB"/>
              </w:rPr>
            </w:pPr>
            <w:r w:rsidRPr="00C26C40">
              <w:rPr>
                <w:lang w:val="en-GB"/>
              </w:rPr>
              <w:t>0.0000</w:t>
            </w:r>
          </w:p>
        </w:tc>
        <w:tc>
          <w:tcPr>
            <w:tcW w:w="1088" w:type="dxa"/>
          </w:tcPr>
          <w:p w14:paraId="7B1D362D" w14:textId="77777777" w:rsidR="00312BC3" w:rsidRPr="00C26C40" w:rsidRDefault="00312BC3" w:rsidP="00870DFD">
            <w:pPr>
              <w:rPr>
                <w:lang w:val="en-GB"/>
              </w:rPr>
            </w:pPr>
            <w:r w:rsidRPr="00C26C40">
              <w:rPr>
                <w:lang w:val="en-GB"/>
              </w:rPr>
              <w:t>0.0000</w:t>
            </w:r>
          </w:p>
        </w:tc>
        <w:tc>
          <w:tcPr>
            <w:tcW w:w="1661" w:type="dxa"/>
          </w:tcPr>
          <w:p w14:paraId="2AB467A4" w14:textId="77777777" w:rsidR="00312BC3" w:rsidRPr="00C26C40" w:rsidRDefault="00312BC3" w:rsidP="00870DFD">
            <w:pPr>
              <w:rPr>
                <w:lang w:val="en-GB"/>
              </w:rPr>
            </w:pPr>
            <w:r w:rsidRPr="00C26C40">
              <w:rPr>
                <w:lang w:val="en-GB"/>
              </w:rPr>
              <w:t>0.0000</w:t>
            </w:r>
          </w:p>
        </w:tc>
      </w:tr>
      <w:tr w:rsidR="00312BC3" w:rsidRPr="00C26C40" w14:paraId="2AA780A0" w14:textId="77777777" w:rsidTr="00936023">
        <w:trPr>
          <w:jc w:val="center"/>
        </w:trPr>
        <w:tc>
          <w:tcPr>
            <w:tcW w:w="877" w:type="dxa"/>
          </w:tcPr>
          <w:p w14:paraId="14B06846" w14:textId="77777777" w:rsidR="00312BC3" w:rsidRPr="00C26C40" w:rsidRDefault="00312BC3" w:rsidP="00870DFD">
            <w:pPr>
              <w:rPr>
                <w:lang w:val="en-GB"/>
              </w:rPr>
            </w:pPr>
            <w:r w:rsidRPr="00C26C40">
              <w:rPr>
                <w:lang w:val="en-GB"/>
              </w:rPr>
              <w:lastRenderedPageBreak/>
              <w:t>Fe(OH)₂⁺ — Mass Fraction</w:t>
            </w:r>
          </w:p>
        </w:tc>
        <w:tc>
          <w:tcPr>
            <w:tcW w:w="1089" w:type="dxa"/>
          </w:tcPr>
          <w:p w14:paraId="4E9CFA41" w14:textId="77777777" w:rsidR="00312BC3" w:rsidRPr="00C26C40" w:rsidRDefault="00312BC3" w:rsidP="00870DFD">
            <w:pPr>
              <w:rPr>
                <w:lang w:val="en-GB"/>
              </w:rPr>
            </w:pPr>
            <w:r w:rsidRPr="00C26C40">
              <w:rPr>
                <w:lang w:val="en-GB"/>
              </w:rPr>
              <w:t>0.0000</w:t>
            </w:r>
          </w:p>
        </w:tc>
        <w:tc>
          <w:tcPr>
            <w:tcW w:w="1088" w:type="dxa"/>
          </w:tcPr>
          <w:p w14:paraId="77396B9F" w14:textId="77777777" w:rsidR="00312BC3" w:rsidRPr="00C26C40" w:rsidRDefault="00312BC3" w:rsidP="00870DFD">
            <w:pPr>
              <w:rPr>
                <w:lang w:val="en-GB"/>
              </w:rPr>
            </w:pPr>
            <w:r w:rsidRPr="00C26C40">
              <w:rPr>
                <w:lang w:val="en-GB"/>
              </w:rPr>
              <w:t>0.0000</w:t>
            </w:r>
          </w:p>
        </w:tc>
        <w:tc>
          <w:tcPr>
            <w:tcW w:w="1088" w:type="dxa"/>
          </w:tcPr>
          <w:p w14:paraId="70E2B50F" w14:textId="77777777" w:rsidR="00312BC3" w:rsidRPr="00C26C40" w:rsidRDefault="00312BC3" w:rsidP="00870DFD">
            <w:pPr>
              <w:rPr>
                <w:lang w:val="en-GB"/>
              </w:rPr>
            </w:pPr>
            <w:r w:rsidRPr="00C26C40">
              <w:rPr>
                <w:lang w:val="en-GB"/>
              </w:rPr>
              <w:t>0.0000</w:t>
            </w:r>
          </w:p>
        </w:tc>
        <w:tc>
          <w:tcPr>
            <w:tcW w:w="1088" w:type="dxa"/>
          </w:tcPr>
          <w:p w14:paraId="4448FBDB" w14:textId="77777777" w:rsidR="00312BC3" w:rsidRPr="00C26C40" w:rsidRDefault="00312BC3" w:rsidP="00870DFD">
            <w:pPr>
              <w:rPr>
                <w:lang w:val="en-GB"/>
              </w:rPr>
            </w:pPr>
            <w:r w:rsidRPr="00C26C40">
              <w:rPr>
                <w:lang w:val="en-GB"/>
              </w:rPr>
              <w:t>0.0000</w:t>
            </w:r>
          </w:p>
        </w:tc>
        <w:tc>
          <w:tcPr>
            <w:tcW w:w="1088" w:type="dxa"/>
          </w:tcPr>
          <w:p w14:paraId="3EF2E0B1" w14:textId="77777777" w:rsidR="00312BC3" w:rsidRPr="00C26C40" w:rsidRDefault="00312BC3" w:rsidP="00870DFD">
            <w:pPr>
              <w:rPr>
                <w:lang w:val="en-GB"/>
              </w:rPr>
            </w:pPr>
            <w:r w:rsidRPr="00C26C40">
              <w:rPr>
                <w:lang w:val="en-GB"/>
              </w:rPr>
              <w:t>0.0000</w:t>
            </w:r>
          </w:p>
        </w:tc>
        <w:tc>
          <w:tcPr>
            <w:tcW w:w="1088" w:type="dxa"/>
          </w:tcPr>
          <w:p w14:paraId="06A2C1DE" w14:textId="77777777" w:rsidR="00312BC3" w:rsidRPr="00C26C40" w:rsidRDefault="00312BC3" w:rsidP="00870DFD">
            <w:pPr>
              <w:rPr>
                <w:lang w:val="en-GB"/>
              </w:rPr>
            </w:pPr>
            <w:r w:rsidRPr="00C26C40">
              <w:rPr>
                <w:lang w:val="en-GB"/>
              </w:rPr>
              <w:t>0.0000</w:t>
            </w:r>
          </w:p>
        </w:tc>
        <w:tc>
          <w:tcPr>
            <w:tcW w:w="1661" w:type="dxa"/>
          </w:tcPr>
          <w:p w14:paraId="2CF413C7" w14:textId="77777777" w:rsidR="00312BC3" w:rsidRPr="00C26C40" w:rsidRDefault="00312BC3" w:rsidP="00870DFD">
            <w:pPr>
              <w:rPr>
                <w:lang w:val="en-GB"/>
              </w:rPr>
            </w:pPr>
            <w:r w:rsidRPr="00C26C40">
              <w:rPr>
                <w:lang w:val="en-GB"/>
              </w:rPr>
              <w:t>0.0000</w:t>
            </w:r>
          </w:p>
        </w:tc>
      </w:tr>
      <w:tr w:rsidR="00312BC3" w:rsidRPr="00C26C40" w14:paraId="1C5A932A" w14:textId="77777777" w:rsidTr="00936023">
        <w:trPr>
          <w:jc w:val="center"/>
        </w:trPr>
        <w:tc>
          <w:tcPr>
            <w:tcW w:w="877" w:type="dxa"/>
          </w:tcPr>
          <w:p w14:paraId="76FE50F7" w14:textId="77777777" w:rsidR="00312BC3" w:rsidRPr="00C26C40" w:rsidRDefault="00312BC3" w:rsidP="00870DFD">
            <w:pPr>
              <w:rPr>
                <w:lang w:val="en-GB"/>
              </w:rPr>
            </w:pPr>
            <w:r w:rsidRPr="00C26C40">
              <w:rPr>
                <w:lang w:val="en-GB"/>
              </w:rPr>
              <w:t>Ca²⁺ — Mass Fraction</w:t>
            </w:r>
          </w:p>
        </w:tc>
        <w:tc>
          <w:tcPr>
            <w:tcW w:w="1089" w:type="dxa"/>
          </w:tcPr>
          <w:p w14:paraId="15750194" w14:textId="77777777" w:rsidR="00312BC3" w:rsidRPr="00C26C40" w:rsidRDefault="00312BC3" w:rsidP="00870DFD">
            <w:pPr>
              <w:rPr>
                <w:lang w:val="en-GB"/>
              </w:rPr>
            </w:pPr>
            <w:r w:rsidRPr="00C26C40">
              <w:rPr>
                <w:lang w:val="en-GB"/>
              </w:rPr>
              <w:t>0.0000</w:t>
            </w:r>
          </w:p>
        </w:tc>
        <w:tc>
          <w:tcPr>
            <w:tcW w:w="1088" w:type="dxa"/>
          </w:tcPr>
          <w:p w14:paraId="44CA4955" w14:textId="77777777" w:rsidR="00312BC3" w:rsidRPr="00C26C40" w:rsidRDefault="00312BC3" w:rsidP="00870DFD">
            <w:pPr>
              <w:rPr>
                <w:lang w:val="en-GB"/>
              </w:rPr>
            </w:pPr>
            <w:r w:rsidRPr="00C26C40">
              <w:rPr>
                <w:lang w:val="en-GB"/>
              </w:rPr>
              <w:t>0.0000</w:t>
            </w:r>
          </w:p>
        </w:tc>
        <w:tc>
          <w:tcPr>
            <w:tcW w:w="1088" w:type="dxa"/>
          </w:tcPr>
          <w:p w14:paraId="1F6C0F0F" w14:textId="77777777" w:rsidR="00312BC3" w:rsidRPr="00C26C40" w:rsidRDefault="00312BC3" w:rsidP="00870DFD">
            <w:pPr>
              <w:rPr>
                <w:lang w:val="en-GB"/>
              </w:rPr>
            </w:pPr>
            <w:r w:rsidRPr="00C26C40">
              <w:rPr>
                <w:lang w:val="en-GB"/>
              </w:rPr>
              <w:t>0.0000</w:t>
            </w:r>
          </w:p>
        </w:tc>
        <w:tc>
          <w:tcPr>
            <w:tcW w:w="1088" w:type="dxa"/>
          </w:tcPr>
          <w:p w14:paraId="0F8A6960" w14:textId="77777777" w:rsidR="00312BC3" w:rsidRPr="00C26C40" w:rsidRDefault="00312BC3" w:rsidP="00870DFD">
            <w:pPr>
              <w:rPr>
                <w:lang w:val="en-GB"/>
              </w:rPr>
            </w:pPr>
            <w:r w:rsidRPr="00C26C40">
              <w:rPr>
                <w:lang w:val="en-GB"/>
              </w:rPr>
              <w:t>0.0000</w:t>
            </w:r>
          </w:p>
        </w:tc>
        <w:tc>
          <w:tcPr>
            <w:tcW w:w="1088" w:type="dxa"/>
          </w:tcPr>
          <w:p w14:paraId="4BF940D2" w14:textId="77777777" w:rsidR="00312BC3" w:rsidRPr="00C26C40" w:rsidRDefault="00312BC3" w:rsidP="00870DFD">
            <w:pPr>
              <w:rPr>
                <w:lang w:val="en-GB"/>
              </w:rPr>
            </w:pPr>
            <w:r w:rsidRPr="00C26C40">
              <w:rPr>
                <w:lang w:val="en-GB"/>
              </w:rPr>
              <w:t>0.0000</w:t>
            </w:r>
          </w:p>
        </w:tc>
        <w:tc>
          <w:tcPr>
            <w:tcW w:w="1088" w:type="dxa"/>
          </w:tcPr>
          <w:p w14:paraId="343893ED" w14:textId="77777777" w:rsidR="00312BC3" w:rsidRPr="00C26C40" w:rsidRDefault="00312BC3" w:rsidP="00870DFD">
            <w:pPr>
              <w:rPr>
                <w:lang w:val="en-GB"/>
              </w:rPr>
            </w:pPr>
            <w:r w:rsidRPr="00C26C40">
              <w:rPr>
                <w:lang w:val="en-GB"/>
              </w:rPr>
              <w:t>0.0000</w:t>
            </w:r>
          </w:p>
        </w:tc>
        <w:tc>
          <w:tcPr>
            <w:tcW w:w="1661" w:type="dxa"/>
          </w:tcPr>
          <w:p w14:paraId="798FCA8E" w14:textId="77777777" w:rsidR="00312BC3" w:rsidRPr="00C26C40" w:rsidRDefault="00312BC3" w:rsidP="00870DFD">
            <w:pPr>
              <w:rPr>
                <w:lang w:val="en-GB"/>
              </w:rPr>
            </w:pPr>
            <w:r w:rsidRPr="00C26C40">
              <w:rPr>
                <w:lang w:val="en-GB"/>
              </w:rPr>
              <w:t>0.0000</w:t>
            </w:r>
          </w:p>
        </w:tc>
      </w:tr>
      <w:tr w:rsidR="00312BC3" w:rsidRPr="00C26C40" w14:paraId="5F3A5063" w14:textId="77777777" w:rsidTr="00936023">
        <w:trPr>
          <w:jc w:val="center"/>
        </w:trPr>
        <w:tc>
          <w:tcPr>
            <w:tcW w:w="877" w:type="dxa"/>
          </w:tcPr>
          <w:p w14:paraId="59CC632F" w14:textId="77777777" w:rsidR="00312BC3" w:rsidRPr="00C26C40" w:rsidRDefault="00312BC3" w:rsidP="00870DFD">
            <w:pPr>
              <w:rPr>
                <w:lang w:val="en-GB"/>
              </w:rPr>
            </w:pPr>
            <w:r w:rsidRPr="00C26C40">
              <w:rPr>
                <w:lang w:val="en-GB"/>
              </w:rPr>
              <w:t>CO — Mass Fraction</w:t>
            </w:r>
          </w:p>
        </w:tc>
        <w:tc>
          <w:tcPr>
            <w:tcW w:w="1089" w:type="dxa"/>
          </w:tcPr>
          <w:p w14:paraId="1105F35E" w14:textId="77777777" w:rsidR="00312BC3" w:rsidRPr="00C26C40" w:rsidRDefault="00312BC3" w:rsidP="00870DFD">
            <w:pPr>
              <w:rPr>
                <w:lang w:val="en-GB"/>
              </w:rPr>
            </w:pPr>
            <w:r w:rsidRPr="00C26C40">
              <w:rPr>
                <w:lang w:val="en-GB"/>
              </w:rPr>
              <w:t>0.0000</w:t>
            </w:r>
          </w:p>
        </w:tc>
        <w:tc>
          <w:tcPr>
            <w:tcW w:w="1088" w:type="dxa"/>
          </w:tcPr>
          <w:p w14:paraId="2C562934" w14:textId="77777777" w:rsidR="00312BC3" w:rsidRPr="00C26C40" w:rsidRDefault="00312BC3" w:rsidP="00870DFD">
            <w:pPr>
              <w:rPr>
                <w:lang w:val="en-GB"/>
              </w:rPr>
            </w:pPr>
            <w:r w:rsidRPr="00C26C40">
              <w:rPr>
                <w:lang w:val="en-GB"/>
              </w:rPr>
              <w:t>0.0000</w:t>
            </w:r>
          </w:p>
        </w:tc>
        <w:tc>
          <w:tcPr>
            <w:tcW w:w="1088" w:type="dxa"/>
          </w:tcPr>
          <w:p w14:paraId="00777162" w14:textId="77777777" w:rsidR="00312BC3" w:rsidRPr="00C26C40" w:rsidRDefault="00312BC3" w:rsidP="00870DFD">
            <w:pPr>
              <w:rPr>
                <w:lang w:val="en-GB"/>
              </w:rPr>
            </w:pPr>
            <w:r w:rsidRPr="00C26C40">
              <w:rPr>
                <w:lang w:val="en-GB"/>
              </w:rPr>
              <w:t>0.0000</w:t>
            </w:r>
          </w:p>
        </w:tc>
        <w:tc>
          <w:tcPr>
            <w:tcW w:w="1088" w:type="dxa"/>
          </w:tcPr>
          <w:p w14:paraId="014566A4" w14:textId="77777777" w:rsidR="00312BC3" w:rsidRPr="00C26C40" w:rsidRDefault="00312BC3" w:rsidP="00870DFD">
            <w:pPr>
              <w:rPr>
                <w:lang w:val="en-GB"/>
              </w:rPr>
            </w:pPr>
            <w:r w:rsidRPr="00C26C40">
              <w:rPr>
                <w:lang w:val="en-GB"/>
              </w:rPr>
              <w:t>0.0000</w:t>
            </w:r>
          </w:p>
        </w:tc>
        <w:tc>
          <w:tcPr>
            <w:tcW w:w="1088" w:type="dxa"/>
          </w:tcPr>
          <w:p w14:paraId="5E7F513B" w14:textId="77777777" w:rsidR="00312BC3" w:rsidRPr="00C26C40" w:rsidRDefault="00312BC3" w:rsidP="00870DFD">
            <w:pPr>
              <w:rPr>
                <w:lang w:val="en-GB"/>
              </w:rPr>
            </w:pPr>
            <w:r w:rsidRPr="00C26C40">
              <w:rPr>
                <w:lang w:val="en-GB"/>
              </w:rPr>
              <w:t>0.0000</w:t>
            </w:r>
          </w:p>
        </w:tc>
        <w:tc>
          <w:tcPr>
            <w:tcW w:w="1088" w:type="dxa"/>
          </w:tcPr>
          <w:p w14:paraId="555C3DDA" w14:textId="77777777" w:rsidR="00312BC3" w:rsidRPr="00C26C40" w:rsidRDefault="00312BC3" w:rsidP="00870DFD">
            <w:pPr>
              <w:rPr>
                <w:lang w:val="en-GB"/>
              </w:rPr>
            </w:pPr>
            <w:r w:rsidRPr="00C26C40">
              <w:rPr>
                <w:lang w:val="en-GB"/>
              </w:rPr>
              <w:t>0.0000</w:t>
            </w:r>
          </w:p>
        </w:tc>
        <w:tc>
          <w:tcPr>
            <w:tcW w:w="1661" w:type="dxa"/>
          </w:tcPr>
          <w:p w14:paraId="4EBDB7A0" w14:textId="77777777" w:rsidR="00312BC3" w:rsidRPr="00C26C40" w:rsidRDefault="00312BC3" w:rsidP="00870DFD">
            <w:pPr>
              <w:rPr>
                <w:lang w:val="en-GB"/>
              </w:rPr>
            </w:pPr>
            <w:r w:rsidRPr="00C26C40">
              <w:rPr>
                <w:lang w:val="en-GB"/>
              </w:rPr>
              <w:t>0.0000</w:t>
            </w:r>
          </w:p>
        </w:tc>
      </w:tr>
      <w:tr w:rsidR="00312BC3" w:rsidRPr="00C26C40" w14:paraId="12A6B851" w14:textId="77777777" w:rsidTr="00936023">
        <w:trPr>
          <w:jc w:val="center"/>
        </w:trPr>
        <w:tc>
          <w:tcPr>
            <w:tcW w:w="877" w:type="dxa"/>
          </w:tcPr>
          <w:p w14:paraId="5B2AC8F2" w14:textId="77777777" w:rsidR="00312BC3" w:rsidRPr="00C26C40" w:rsidRDefault="00312BC3" w:rsidP="00870DFD">
            <w:pPr>
              <w:rPr>
                <w:lang w:val="en-GB"/>
              </w:rPr>
            </w:pPr>
            <w:r w:rsidRPr="00C26C40">
              <w:rPr>
                <w:lang w:val="en-GB"/>
              </w:rPr>
              <w:t>Fe₃O₄ — Mass Fraction</w:t>
            </w:r>
          </w:p>
        </w:tc>
        <w:tc>
          <w:tcPr>
            <w:tcW w:w="1089" w:type="dxa"/>
          </w:tcPr>
          <w:p w14:paraId="136BC3BC" w14:textId="77777777" w:rsidR="00312BC3" w:rsidRPr="00C26C40" w:rsidRDefault="00312BC3" w:rsidP="00870DFD">
            <w:pPr>
              <w:rPr>
                <w:lang w:val="en-GB"/>
              </w:rPr>
            </w:pPr>
            <w:r w:rsidRPr="00C26C40">
              <w:rPr>
                <w:lang w:val="en-GB"/>
              </w:rPr>
              <w:t>0.0004</w:t>
            </w:r>
          </w:p>
        </w:tc>
        <w:tc>
          <w:tcPr>
            <w:tcW w:w="1088" w:type="dxa"/>
          </w:tcPr>
          <w:p w14:paraId="2840B247" w14:textId="77777777" w:rsidR="00312BC3" w:rsidRPr="00C26C40" w:rsidRDefault="00312BC3" w:rsidP="00870DFD">
            <w:pPr>
              <w:rPr>
                <w:lang w:val="en-GB"/>
              </w:rPr>
            </w:pPr>
            <w:r w:rsidRPr="00C26C40">
              <w:rPr>
                <w:lang w:val="en-GB"/>
              </w:rPr>
              <w:t>0.0004</w:t>
            </w:r>
          </w:p>
        </w:tc>
        <w:tc>
          <w:tcPr>
            <w:tcW w:w="1088" w:type="dxa"/>
          </w:tcPr>
          <w:p w14:paraId="5504235C" w14:textId="77777777" w:rsidR="00312BC3" w:rsidRPr="00C26C40" w:rsidRDefault="00312BC3" w:rsidP="00870DFD">
            <w:pPr>
              <w:rPr>
                <w:lang w:val="en-GB"/>
              </w:rPr>
            </w:pPr>
            <w:r w:rsidRPr="00C26C40">
              <w:rPr>
                <w:lang w:val="en-GB"/>
              </w:rPr>
              <w:t>0.0004</w:t>
            </w:r>
          </w:p>
        </w:tc>
        <w:tc>
          <w:tcPr>
            <w:tcW w:w="1088" w:type="dxa"/>
          </w:tcPr>
          <w:p w14:paraId="1ACD6AE6" w14:textId="77777777" w:rsidR="00312BC3" w:rsidRPr="00C26C40" w:rsidRDefault="00312BC3" w:rsidP="00870DFD">
            <w:pPr>
              <w:rPr>
                <w:lang w:val="en-GB"/>
              </w:rPr>
            </w:pPr>
            <w:r w:rsidRPr="00C26C40">
              <w:rPr>
                <w:lang w:val="en-GB"/>
              </w:rPr>
              <w:t>0.0004</w:t>
            </w:r>
          </w:p>
        </w:tc>
        <w:tc>
          <w:tcPr>
            <w:tcW w:w="1088" w:type="dxa"/>
          </w:tcPr>
          <w:p w14:paraId="558AB14D" w14:textId="77777777" w:rsidR="00312BC3" w:rsidRPr="00C26C40" w:rsidRDefault="00312BC3" w:rsidP="00870DFD">
            <w:pPr>
              <w:rPr>
                <w:lang w:val="en-GB"/>
              </w:rPr>
            </w:pPr>
            <w:r w:rsidRPr="00C26C40">
              <w:rPr>
                <w:lang w:val="en-GB"/>
              </w:rPr>
              <w:t>0.0004</w:t>
            </w:r>
          </w:p>
        </w:tc>
        <w:tc>
          <w:tcPr>
            <w:tcW w:w="1088" w:type="dxa"/>
          </w:tcPr>
          <w:p w14:paraId="44C0B635" w14:textId="77777777" w:rsidR="00312BC3" w:rsidRPr="00C26C40" w:rsidRDefault="00312BC3" w:rsidP="00870DFD">
            <w:pPr>
              <w:rPr>
                <w:lang w:val="en-GB"/>
              </w:rPr>
            </w:pPr>
            <w:r w:rsidRPr="00C26C40">
              <w:rPr>
                <w:lang w:val="en-GB"/>
              </w:rPr>
              <w:t>0.0004</w:t>
            </w:r>
          </w:p>
        </w:tc>
        <w:tc>
          <w:tcPr>
            <w:tcW w:w="1661" w:type="dxa"/>
          </w:tcPr>
          <w:p w14:paraId="301AE3ED" w14:textId="77777777" w:rsidR="00312BC3" w:rsidRPr="00C26C40" w:rsidRDefault="00312BC3" w:rsidP="00870DFD">
            <w:pPr>
              <w:rPr>
                <w:lang w:val="en-GB"/>
              </w:rPr>
            </w:pPr>
            <w:r w:rsidRPr="00C26C40">
              <w:rPr>
                <w:lang w:val="en-GB"/>
              </w:rPr>
              <w:t>0.0004</w:t>
            </w:r>
          </w:p>
        </w:tc>
      </w:tr>
      <w:tr w:rsidR="00312BC3" w:rsidRPr="00C26C40" w14:paraId="2057B042" w14:textId="77777777" w:rsidTr="00936023">
        <w:trPr>
          <w:jc w:val="center"/>
        </w:trPr>
        <w:tc>
          <w:tcPr>
            <w:tcW w:w="877" w:type="dxa"/>
          </w:tcPr>
          <w:p w14:paraId="20F9BE44" w14:textId="77777777" w:rsidR="00312BC3" w:rsidRPr="00C26C40" w:rsidRDefault="00312BC3" w:rsidP="00870DFD">
            <w:pPr>
              <w:rPr>
                <w:lang w:val="en-GB"/>
              </w:rPr>
            </w:pPr>
            <w:r w:rsidRPr="00C26C40">
              <w:rPr>
                <w:lang w:val="en-GB"/>
              </w:rPr>
              <w:t>Al₂O₃ — Mass Fraction</w:t>
            </w:r>
          </w:p>
        </w:tc>
        <w:tc>
          <w:tcPr>
            <w:tcW w:w="1089" w:type="dxa"/>
          </w:tcPr>
          <w:p w14:paraId="2804EB14" w14:textId="77777777" w:rsidR="00312BC3" w:rsidRPr="00C26C40" w:rsidRDefault="00312BC3" w:rsidP="00870DFD">
            <w:pPr>
              <w:rPr>
                <w:lang w:val="en-GB"/>
              </w:rPr>
            </w:pPr>
            <w:r w:rsidRPr="00C26C40">
              <w:rPr>
                <w:lang w:val="en-GB"/>
              </w:rPr>
              <w:t>0.1958</w:t>
            </w:r>
          </w:p>
        </w:tc>
        <w:tc>
          <w:tcPr>
            <w:tcW w:w="1088" w:type="dxa"/>
          </w:tcPr>
          <w:p w14:paraId="5FBB36D4" w14:textId="77777777" w:rsidR="00312BC3" w:rsidRPr="00C26C40" w:rsidRDefault="00312BC3" w:rsidP="00870DFD">
            <w:pPr>
              <w:rPr>
                <w:lang w:val="en-GB"/>
              </w:rPr>
            </w:pPr>
            <w:r w:rsidRPr="00C26C40">
              <w:rPr>
                <w:lang w:val="en-GB"/>
              </w:rPr>
              <w:t>0.1958</w:t>
            </w:r>
          </w:p>
        </w:tc>
        <w:tc>
          <w:tcPr>
            <w:tcW w:w="1088" w:type="dxa"/>
          </w:tcPr>
          <w:p w14:paraId="2C3357AE" w14:textId="77777777" w:rsidR="00312BC3" w:rsidRPr="00C26C40" w:rsidRDefault="00312BC3" w:rsidP="00870DFD">
            <w:pPr>
              <w:rPr>
                <w:lang w:val="en-GB"/>
              </w:rPr>
            </w:pPr>
            <w:r w:rsidRPr="00C26C40">
              <w:rPr>
                <w:lang w:val="en-GB"/>
              </w:rPr>
              <w:t>0.1958</w:t>
            </w:r>
          </w:p>
        </w:tc>
        <w:tc>
          <w:tcPr>
            <w:tcW w:w="1088" w:type="dxa"/>
          </w:tcPr>
          <w:p w14:paraId="48B780EE" w14:textId="77777777" w:rsidR="00312BC3" w:rsidRPr="00C26C40" w:rsidRDefault="00312BC3" w:rsidP="00870DFD">
            <w:pPr>
              <w:rPr>
                <w:lang w:val="en-GB"/>
              </w:rPr>
            </w:pPr>
            <w:r w:rsidRPr="00C26C40">
              <w:rPr>
                <w:lang w:val="en-GB"/>
              </w:rPr>
              <w:t>0.1958</w:t>
            </w:r>
          </w:p>
        </w:tc>
        <w:tc>
          <w:tcPr>
            <w:tcW w:w="1088" w:type="dxa"/>
          </w:tcPr>
          <w:p w14:paraId="42DA18AE" w14:textId="77777777" w:rsidR="00312BC3" w:rsidRPr="00C26C40" w:rsidRDefault="00312BC3" w:rsidP="00870DFD">
            <w:pPr>
              <w:rPr>
                <w:lang w:val="en-GB"/>
              </w:rPr>
            </w:pPr>
            <w:r w:rsidRPr="00C26C40">
              <w:rPr>
                <w:lang w:val="en-GB"/>
              </w:rPr>
              <w:t>0.1957</w:t>
            </w:r>
          </w:p>
        </w:tc>
        <w:tc>
          <w:tcPr>
            <w:tcW w:w="1088" w:type="dxa"/>
          </w:tcPr>
          <w:p w14:paraId="43F1AC78" w14:textId="77777777" w:rsidR="00312BC3" w:rsidRPr="00C26C40" w:rsidRDefault="00312BC3" w:rsidP="00870DFD">
            <w:pPr>
              <w:rPr>
                <w:lang w:val="en-GB"/>
              </w:rPr>
            </w:pPr>
            <w:r w:rsidRPr="00C26C40">
              <w:rPr>
                <w:lang w:val="en-GB"/>
              </w:rPr>
              <w:t>0.1959</w:t>
            </w:r>
          </w:p>
        </w:tc>
        <w:tc>
          <w:tcPr>
            <w:tcW w:w="1661" w:type="dxa"/>
          </w:tcPr>
          <w:p w14:paraId="29724898" w14:textId="77777777" w:rsidR="00312BC3" w:rsidRPr="00C26C40" w:rsidRDefault="00312BC3" w:rsidP="00870DFD">
            <w:pPr>
              <w:rPr>
                <w:lang w:val="en-GB"/>
              </w:rPr>
            </w:pPr>
            <w:r w:rsidRPr="00C26C40">
              <w:rPr>
                <w:lang w:val="en-GB"/>
              </w:rPr>
              <w:t>0.1957</w:t>
            </w:r>
          </w:p>
        </w:tc>
      </w:tr>
      <w:tr w:rsidR="00312BC3" w:rsidRPr="00C26C40" w14:paraId="0112E797" w14:textId="77777777" w:rsidTr="00936023">
        <w:trPr>
          <w:jc w:val="center"/>
        </w:trPr>
        <w:tc>
          <w:tcPr>
            <w:tcW w:w="877" w:type="dxa"/>
          </w:tcPr>
          <w:p w14:paraId="5F11A0ED" w14:textId="77777777" w:rsidR="00312BC3" w:rsidRPr="00C26C40" w:rsidRDefault="00312BC3" w:rsidP="00870DFD">
            <w:pPr>
              <w:rPr>
                <w:lang w:val="en-GB"/>
              </w:rPr>
            </w:pPr>
            <w:r w:rsidRPr="00C26C40">
              <w:rPr>
                <w:lang w:val="en-GB"/>
              </w:rPr>
              <w:t>O₂ — Mass Fraction</w:t>
            </w:r>
          </w:p>
        </w:tc>
        <w:tc>
          <w:tcPr>
            <w:tcW w:w="1089" w:type="dxa"/>
          </w:tcPr>
          <w:p w14:paraId="425792D8" w14:textId="77777777" w:rsidR="00312BC3" w:rsidRPr="00C26C40" w:rsidRDefault="00312BC3" w:rsidP="00870DFD">
            <w:pPr>
              <w:rPr>
                <w:lang w:val="en-GB"/>
              </w:rPr>
            </w:pPr>
            <w:r w:rsidRPr="00C26C40">
              <w:rPr>
                <w:lang w:val="en-GB"/>
              </w:rPr>
              <w:t>0.0000</w:t>
            </w:r>
          </w:p>
        </w:tc>
        <w:tc>
          <w:tcPr>
            <w:tcW w:w="1088" w:type="dxa"/>
          </w:tcPr>
          <w:p w14:paraId="34A92DC7" w14:textId="77777777" w:rsidR="00312BC3" w:rsidRPr="00C26C40" w:rsidRDefault="00312BC3" w:rsidP="00870DFD">
            <w:pPr>
              <w:rPr>
                <w:lang w:val="en-GB"/>
              </w:rPr>
            </w:pPr>
            <w:r w:rsidRPr="00C26C40">
              <w:rPr>
                <w:lang w:val="en-GB"/>
              </w:rPr>
              <w:t>0.0000</w:t>
            </w:r>
          </w:p>
        </w:tc>
        <w:tc>
          <w:tcPr>
            <w:tcW w:w="1088" w:type="dxa"/>
          </w:tcPr>
          <w:p w14:paraId="594E05CE" w14:textId="77777777" w:rsidR="00312BC3" w:rsidRPr="00C26C40" w:rsidRDefault="00312BC3" w:rsidP="00870DFD">
            <w:pPr>
              <w:rPr>
                <w:lang w:val="en-GB"/>
              </w:rPr>
            </w:pPr>
            <w:r w:rsidRPr="00C26C40">
              <w:rPr>
                <w:lang w:val="en-GB"/>
              </w:rPr>
              <w:t>0.0000</w:t>
            </w:r>
          </w:p>
        </w:tc>
        <w:tc>
          <w:tcPr>
            <w:tcW w:w="1088" w:type="dxa"/>
          </w:tcPr>
          <w:p w14:paraId="214199DD" w14:textId="77777777" w:rsidR="00312BC3" w:rsidRPr="00C26C40" w:rsidRDefault="00312BC3" w:rsidP="00870DFD">
            <w:pPr>
              <w:rPr>
                <w:lang w:val="en-GB"/>
              </w:rPr>
            </w:pPr>
            <w:r w:rsidRPr="00C26C40">
              <w:rPr>
                <w:lang w:val="en-GB"/>
              </w:rPr>
              <w:t>0.0000</w:t>
            </w:r>
          </w:p>
        </w:tc>
        <w:tc>
          <w:tcPr>
            <w:tcW w:w="1088" w:type="dxa"/>
          </w:tcPr>
          <w:p w14:paraId="6CB86795" w14:textId="77777777" w:rsidR="00312BC3" w:rsidRPr="00C26C40" w:rsidRDefault="00312BC3" w:rsidP="00870DFD">
            <w:pPr>
              <w:rPr>
                <w:lang w:val="en-GB"/>
              </w:rPr>
            </w:pPr>
            <w:r w:rsidRPr="00C26C40">
              <w:rPr>
                <w:lang w:val="en-GB"/>
              </w:rPr>
              <w:t>0.0000</w:t>
            </w:r>
          </w:p>
        </w:tc>
        <w:tc>
          <w:tcPr>
            <w:tcW w:w="1088" w:type="dxa"/>
          </w:tcPr>
          <w:p w14:paraId="796AB716" w14:textId="77777777" w:rsidR="00312BC3" w:rsidRPr="00C26C40" w:rsidRDefault="00312BC3" w:rsidP="00870DFD">
            <w:pPr>
              <w:rPr>
                <w:lang w:val="en-GB"/>
              </w:rPr>
            </w:pPr>
            <w:r w:rsidRPr="00C26C40">
              <w:rPr>
                <w:lang w:val="en-GB"/>
              </w:rPr>
              <w:t>0.0000</w:t>
            </w:r>
          </w:p>
        </w:tc>
        <w:tc>
          <w:tcPr>
            <w:tcW w:w="1661" w:type="dxa"/>
          </w:tcPr>
          <w:p w14:paraId="0DFEBFDB" w14:textId="77777777" w:rsidR="00312BC3" w:rsidRPr="00C26C40" w:rsidRDefault="00312BC3" w:rsidP="00870DFD">
            <w:pPr>
              <w:rPr>
                <w:lang w:val="en-GB"/>
              </w:rPr>
            </w:pPr>
            <w:r w:rsidRPr="00C26C40">
              <w:rPr>
                <w:lang w:val="en-GB"/>
              </w:rPr>
              <w:t>0.0000</w:t>
            </w:r>
          </w:p>
        </w:tc>
      </w:tr>
      <w:tr w:rsidR="00312BC3" w:rsidRPr="00C26C40" w14:paraId="2684E5CC" w14:textId="77777777" w:rsidTr="00936023">
        <w:trPr>
          <w:jc w:val="center"/>
        </w:trPr>
        <w:tc>
          <w:tcPr>
            <w:tcW w:w="877" w:type="dxa"/>
          </w:tcPr>
          <w:p w14:paraId="4D4B33B8" w14:textId="77777777" w:rsidR="00312BC3" w:rsidRPr="00C26C40" w:rsidRDefault="00312BC3" w:rsidP="00870DFD">
            <w:pPr>
              <w:rPr>
                <w:lang w:val="en-GB"/>
              </w:rPr>
            </w:pPr>
            <w:r w:rsidRPr="00C26C40">
              <w:rPr>
                <w:lang w:val="en-GB"/>
              </w:rPr>
              <w:t>CaAl₂O₄ — Mass Fraction</w:t>
            </w:r>
          </w:p>
        </w:tc>
        <w:tc>
          <w:tcPr>
            <w:tcW w:w="1089" w:type="dxa"/>
          </w:tcPr>
          <w:p w14:paraId="590BE599" w14:textId="77777777" w:rsidR="00312BC3" w:rsidRPr="00C26C40" w:rsidRDefault="00312BC3" w:rsidP="00870DFD">
            <w:pPr>
              <w:rPr>
                <w:lang w:val="en-GB"/>
              </w:rPr>
            </w:pPr>
            <w:r w:rsidRPr="00C26C40">
              <w:rPr>
                <w:lang w:val="en-GB"/>
              </w:rPr>
              <w:t>0.0000</w:t>
            </w:r>
          </w:p>
        </w:tc>
        <w:tc>
          <w:tcPr>
            <w:tcW w:w="1088" w:type="dxa"/>
          </w:tcPr>
          <w:p w14:paraId="3873F606" w14:textId="77777777" w:rsidR="00312BC3" w:rsidRPr="00C26C40" w:rsidRDefault="00312BC3" w:rsidP="00870DFD">
            <w:pPr>
              <w:rPr>
                <w:lang w:val="en-GB"/>
              </w:rPr>
            </w:pPr>
            <w:r w:rsidRPr="00C26C40">
              <w:rPr>
                <w:lang w:val="en-GB"/>
              </w:rPr>
              <w:t>0.0000</w:t>
            </w:r>
          </w:p>
        </w:tc>
        <w:tc>
          <w:tcPr>
            <w:tcW w:w="1088" w:type="dxa"/>
          </w:tcPr>
          <w:p w14:paraId="53B21D0B" w14:textId="77777777" w:rsidR="00312BC3" w:rsidRPr="00C26C40" w:rsidRDefault="00312BC3" w:rsidP="00870DFD">
            <w:pPr>
              <w:rPr>
                <w:lang w:val="en-GB"/>
              </w:rPr>
            </w:pPr>
            <w:r w:rsidRPr="00C26C40">
              <w:rPr>
                <w:lang w:val="en-GB"/>
              </w:rPr>
              <w:t>0.0000</w:t>
            </w:r>
          </w:p>
        </w:tc>
        <w:tc>
          <w:tcPr>
            <w:tcW w:w="1088" w:type="dxa"/>
          </w:tcPr>
          <w:p w14:paraId="7311192B" w14:textId="77777777" w:rsidR="00312BC3" w:rsidRPr="00C26C40" w:rsidRDefault="00312BC3" w:rsidP="00870DFD">
            <w:pPr>
              <w:rPr>
                <w:lang w:val="en-GB"/>
              </w:rPr>
            </w:pPr>
            <w:r w:rsidRPr="00C26C40">
              <w:rPr>
                <w:lang w:val="en-GB"/>
              </w:rPr>
              <w:t>0.0000</w:t>
            </w:r>
          </w:p>
        </w:tc>
        <w:tc>
          <w:tcPr>
            <w:tcW w:w="1088" w:type="dxa"/>
          </w:tcPr>
          <w:p w14:paraId="71FF6F38" w14:textId="77777777" w:rsidR="00312BC3" w:rsidRPr="00C26C40" w:rsidRDefault="00312BC3" w:rsidP="00870DFD">
            <w:pPr>
              <w:rPr>
                <w:lang w:val="en-GB"/>
              </w:rPr>
            </w:pPr>
            <w:r w:rsidRPr="00C26C40">
              <w:rPr>
                <w:lang w:val="en-GB"/>
              </w:rPr>
              <w:t>0.0000</w:t>
            </w:r>
          </w:p>
        </w:tc>
        <w:tc>
          <w:tcPr>
            <w:tcW w:w="1088" w:type="dxa"/>
          </w:tcPr>
          <w:p w14:paraId="6F5AA70F" w14:textId="77777777" w:rsidR="00312BC3" w:rsidRPr="00C26C40" w:rsidRDefault="00312BC3" w:rsidP="00870DFD">
            <w:pPr>
              <w:rPr>
                <w:lang w:val="en-GB"/>
              </w:rPr>
            </w:pPr>
            <w:r w:rsidRPr="00C26C40">
              <w:rPr>
                <w:lang w:val="en-GB"/>
              </w:rPr>
              <w:t>0.0000</w:t>
            </w:r>
          </w:p>
        </w:tc>
        <w:tc>
          <w:tcPr>
            <w:tcW w:w="1661" w:type="dxa"/>
          </w:tcPr>
          <w:p w14:paraId="03C7E410" w14:textId="77777777" w:rsidR="00312BC3" w:rsidRPr="00C26C40" w:rsidRDefault="00312BC3" w:rsidP="00870DFD">
            <w:pPr>
              <w:rPr>
                <w:lang w:val="en-GB"/>
              </w:rPr>
            </w:pPr>
            <w:r w:rsidRPr="00C26C40">
              <w:rPr>
                <w:lang w:val="en-GB"/>
              </w:rPr>
              <w:t>0.0000</w:t>
            </w:r>
          </w:p>
        </w:tc>
      </w:tr>
      <w:tr w:rsidR="00312BC3" w:rsidRPr="00C26C40" w14:paraId="7A02AC28" w14:textId="77777777" w:rsidTr="00936023">
        <w:trPr>
          <w:jc w:val="center"/>
        </w:trPr>
        <w:tc>
          <w:tcPr>
            <w:tcW w:w="877" w:type="dxa"/>
          </w:tcPr>
          <w:p w14:paraId="53708E7D" w14:textId="77777777" w:rsidR="00312BC3" w:rsidRPr="00C26C40" w:rsidRDefault="00312BC3" w:rsidP="00870DFD">
            <w:pPr>
              <w:rPr>
                <w:lang w:val="en-GB"/>
              </w:rPr>
            </w:pPr>
            <w:r w:rsidRPr="00C26C40">
              <w:rPr>
                <w:lang w:val="en-GB"/>
              </w:rPr>
              <w:t>CaOH⁺ — Mass Fraction</w:t>
            </w:r>
          </w:p>
        </w:tc>
        <w:tc>
          <w:tcPr>
            <w:tcW w:w="1089" w:type="dxa"/>
          </w:tcPr>
          <w:p w14:paraId="201720E9" w14:textId="77777777" w:rsidR="00312BC3" w:rsidRPr="00C26C40" w:rsidRDefault="00312BC3" w:rsidP="00870DFD">
            <w:pPr>
              <w:rPr>
                <w:lang w:val="en-GB"/>
              </w:rPr>
            </w:pPr>
            <w:r w:rsidRPr="00C26C40">
              <w:rPr>
                <w:lang w:val="en-GB"/>
              </w:rPr>
              <w:t>0.0000</w:t>
            </w:r>
          </w:p>
        </w:tc>
        <w:tc>
          <w:tcPr>
            <w:tcW w:w="1088" w:type="dxa"/>
          </w:tcPr>
          <w:p w14:paraId="325659C5" w14:textId="77777777" w:rsidR="00312BC3" w:rsidRPr="00C26C40" w:rsidRDefault="00312BC3" w:rsidP="00870DFD">
            <w:pPr>
              <w:rPr>
                <w:lang w:val="en-GB"/>
              </w:rPr>
            </w:pPr>
            <w:r w:rsidRPr="00C26C40">
              <w:rPr>
                <w:lang w:val="en-GB"/>
              </w:rPr>
              <w:t>0.0000</w:t>
            </w:r>
          </w:p>
        </w:tc>
        <w:tc>
          <w:tcPr>
            <w:tcW w:w="1088" w:type="dxa"/>
          </w:tcPr>
          <w:p w14:paraId="35BEAD37" w14:textId="77777777" w:rsidR="00312BC3" w:rsidRPr="00C26C40" w:rsidRDefault="00312BC3" w:rsidP="00870DFD">
            <w:pPr>
              <w:rPr>
                <w:lang w:val="en-GB"/>
              </w:rPr>
            </w:pPr>
            <w:r w:rsidRPr="00C26C40">
              <w:rPr>
                <w:lang w:val="en-GB"/>
              </w:rPr>
              <w:t>0.0000</w:t>
            </w:r>
          </w:p>
        </w:tc>
        <w:tc>
          <w:tcPr>
            <w:tcW w:w="1088" w:type="dxa"/>
          </w:tcPr>
          <w:p w14:paraId="6F07D7DE" w14:textId="77777777" w:rsidR="00312BC3" w:rsidRPr="00C26C40" w:rsidRDefault="00312BC3" w:rsidP="00870DFD">
            <w:pPr>
              <w:rPr>
                <w:lang w:val="en-GB"/>
              </w:rPr>
            </w:pPr>
            <w:r w:rsidRPr="00C26C40">
              <w:rPr>
                <w:lang w:val="en-GB"/>
              </w:rPr>
              <w:t>0.0000</w:t>
            </w:r>
          </w:p>
        </w:tc>
        <w:tc>
          <w:tcPr>
            <w:tcW w:w="1088" w:type="dxa"/>
          </w:tcPr>
          <w:p w14:paraId="1AF14507" w14:textId="77777777" w:rsidR="00312BC3" w:rsidRPr="00C26C40" w:rsidRDefault="00312BC3" w:rsidP="00870DFD">
            <w:pPr>
              <w:rPr>
                <w:lang w:val="en-GB"/>
              </w:rPr>
            </w:pPr>
            <w:r w:rsidRPr="00C26C40">
              <w:rPr>
                <w:lang w:val="en-GB"/>
              </w:rPr>
              <w:t>0.0000</w:t>
            </w:r>
          </w:p>
        </w:tc>
        <w:tc>
          <w:tcPr>
            <w:tcW w:w="1088" w:type="dxa"/>
          </w:tcPr>
          <w:p w14:paraId="34F1EE3E" w14:textId="77777777" w:rsidR="00312BC3" w:rsidRPr="00C26C40" w:rsidRDefault="00312BC3" w:rsidP="00870DFD">
            <w:pPr>
              <w:rPr>
                <w:lang w:val="en-GB"/>
              </w:rPr>
            </w:pPr>
            <w:r w:rsidRPr="00C26C40">
              <w:rPr>
                <w:lang w:val="en-GB"/>
              </w:rPr>
              <w:t>0.0000</w:t>
            </w:r>
          </w:p>
        </w:tc>
        <w:tc>
          <w:tcPr>
            <w:tcW w:w="1661" w:type="dxa"/>
          </w:tcPr>
          <w:p w14:paraId="404D8C0D" w14:textId="77777777" w:rsidR="00312BC3" w:rsidRPr="00C26C40" w:rsidRDefault="00312BC3" w:rsidP="00870DFD">
            <w:pPr>
              <w:rPr>
                <w:lang w:val="en-GB"/>
              </w:rPr>
            </w:pPr>
            <w:r w:rsidRPr="00C26C40">
              <w:rPr>
                <w:lang w:val="en-GB"/>
              </w:rPr>
              <w:t>0.0000</w:t>
            </w:r>
          </w:p>
        </w:tc>
      </w:tr>
      <w:tr w:rsidR="00312BC3" w:rsidRPr="00C26C40" w14:paraId="60BF0FCD" w14:textId="77777777" w:rsidTr="00936023">
        <w:trPr>
          <w:jc w:val="center"/>
        </w:trPr>
        <w:tc>
          <w:tcPr>
            <w:tcW w:w="877" w:type="dxa"/>
          </w:tcPr>
          <w:p w14:paraId="539367C7" w14:textId="77777777" w:rsidR="00312BC3" w:rsidRPr="00C26C40" w:rsidRDefault="00312BC3" w:rsidP="00870DFD">
            <w:pPr>
              <w:rPr>
                <w:lang w:val="en-GB"/>
              </w:rPr>
            </w:pPr>
            <w:r w:rsidRPr="00C26C40">
              <w:rPr>
                <w:lang w:val="en-GB"/>
              </w:rPr>
              <w:lastRenderedPageBreak/>
              <w:t>Iron-(s) — Mass Fraction</w:t>
            </w:r>
          </w:p>
        </w:tc>
        <w:tc>
          <w:tcPr>
            <w:tcW w:w="1089" w:type="dxa"/>
          </w:tcPr>
          <w:p w14:paraId="590110D6" w14:textId="77777777" w:rsidR="00312BC3" w:rsidRPr="00C26C40" w:rsidRDefault="00312BC3" w:rsidP="00870DFD">
            <w:pPr>
              <w:rPr>
                <w:lang w:val="en-GB"/>
              </w:rPr>
            </w:pPr>
            <w:r w:rsidRPr="00C26C40">
              <w:rPr>
                <w:lang w:val="en-GB"/>
              </w:rPr>
              <w:t>0.0000</w:t>
            </w:r>
          </w:p>
        </w:tc>
        <w:tc>
          <w:tcPr>
            <w:tcW w:w="1088" w:type="dxa"/>
          </w:tcPr>
          <w:p w14:paraId="18EFCFE4" w14:textId="77777777" w:rsidR="00312BC3" w:rsidRPr="00C26C40" w:rsidRDefault="00312BC3" w:rsidP="00870DFD">
            <w:pPr>
              <w:rPr>
                <w:lang w:val="en-GB"/>
              </w:rPr>
            </w:pPr>
            <w:r w:rsidRPr="00C26C40">
              <w:rPr>
                <w:lang w:val="en-GB"/>
              </w:rPr>
              <w:t>0.0000</w:t>
            </w:r>
          </w:p>
        </w:tc>
        <w:tc>
          <w:tcPr>
            <w:tcW w:w="1088" w:type="dxa"/>
          </w:tcPr>
          <w:p w14:paraId="430711C1" w14:textId="77777777" w:rsidR="00312BC3" w:rsidRPr="00C26C40" w:rsidRDefault="00312BC3" w:rsidP="00870DFD">
            <w:pPr>
              <w:rPr>
                <w:lang w:val="en-GB"/>
              </w:rPr>
            </w:pPr>
            <w:r w:rsidRPr="00C26C40">
              <w:rPr>
                <w:lang w:val="en-GB"/>
              </w:rPr>
              <w:t>0.0000</w:t>
            </w:r>
          </w:p>
        </w:tc>
        <w:tc>
          <w:tcPr>
            <w:tcW w:w="1088" w:type="dxa"/>
          </w:tcPr>
          <w:p w14:paraId="0140EE3C" w14:textId="77777777" w:rsidR="00312BC3" w:rsidRPr="00C26C40" w:rsidRDefault="00312BC3" w:rsidP="00870DFD">
            <w:pPr>
              <w:rPr>
                <w:lang w:val="en-GB"/>
              </w:rPr>
            </w:pPr>
            <w:r w:rsidRPr="00C26C40">
              <w:rPr>
                <w:lang w:val="en-GB"/>
              </w:rPr>
              <w:t>0.0000</w:t>
            </w:r>
          </w:p>
        </w:tc>
        <w:tc>
          <w:tcPr>
            <w:tcW w:w="1088" w:type="dxa"/>
          </w:tcPr>
          <w:p w14:paraId="33003476" w14:textId="77777777" w:rsidR="00312BC3" w:rsidRPr="00C26C40" w:rsidRDefault="00312BC3" w:rsidP="00870DFD">
            <w:pPr>
              <w:rPr>
                <w:lang w:val="en-GB"/>
              </w:rPr>
            </w:pPr>
            <w:r w:rsidRPr="00C26C40">
              <w:rPr>
                <w:lang w:val="en-GB"/>
              </w:rPr>
              <w:t>0.0000</w:t>
            </w:r>
          </w:p>
        </w:tc>
        <w:tc>
          <w:tcPr>
            <w:tcW w:w="1088" w:type="dxa"/>
          </w:tcPr>
          <w:p w14:paraId="29E96358" w14:textId="77777777" w:rsidR="00312BC3" w:rsidRPr="00C26C40" w:rsidRDefault="00312BC3" w:rsidP="00870DFD">
            <w:pPr>
              <w:rPr>
                <w:lang w:val="en-GB"/>
              </w:rPr>
            </w:pPr>
            <w:r w:rsidRPr="00C26C40">
              <w:rPr>
                <w:lang w:val="en-GB"/>
              </w:rPr>
              <w:t>0.0000</w:t>
            </w:r>
          </w:p>
        </w:tc>
        <w:tc>
          <w:tcPr>
            <w:tcW w:w="1661" w:type="dxa"/>
          </w:tcPr>
          <w:p w14:paraId="7994E917" w14:textId="77777777" w:rsidR="00312BC3" w:rsidRPr="00C26C40" w:rsidRDefault="00312BC3" w:rsidP="00870DFD">
            <w:pPr>
              <w:rPr>
                <w:lang w:val="en-GB"/>
              </w:rPr>
            </w:pPr>
            <w:r w:rsidRPr="00C26C40">
              <w:rPr>
                <w:lang w:val="en-GB"/>
              </w:rPr>
              <w:t>0.0000</w:t>
            </w:r>
          </w:p>
        </w:tc>
      </w:tr>
      <w:tr w:rsidR="00312BC3" w:rsidRPr="00C26C40" w14:paraId="33A2E511" w14:textId="77777777" w:rsidTr="00936023">
        <w:trPr>
          <w:jc w:val="center"/>
        </w:trPr>
        <w:tc>
          <w:tcPr>
            <w:tcW w:w="877" w:type="dxa"/>
          </w:tcPr>
          <w:p w14:paraId="1CCE180C" w14:textId="77777777" w:rsidR="00312BC3" w:rsidRPr="00C26C40" w:rsidRDefault="00312BC3" w:rsidP="00870DFD">
            <w:pPr>
              <w:rPr>
                <w:lang w:val="en-GB"/>
              </w:rPr>
            </w:pPr>
            <w:r w:rsidRPr="00C26C40">
              <w:rPr>
                <w:lang w:val="en-GB"/>
              </w:rPr>
              <w:t>HCO₃⁻ — Mass Fraction</w:t>
            </w:r>
          </w:p>
        </w:tc>
        <w:tc>
          <w:tcPr>
            <w:tcW w:w="1089" w:type="dxa"/>
          </w:tcPr>
          <w:p w14:paraId="297D3F68" w14:textId="77777777" w:rsidR="00312BC3" w:rsidRPr="00C26C40" w:rsidRDefault="00312BC3" w:rsidP="00870DFD">
            <w:pPr>
              <w:rPr>
                <w:lang w:val="en-GB"/>
              </w:rPr>
            </w:pPr>
            <w:r w:rsidRPr="00C26C40">
              <w:rPr>
                <w:lang w:val="en-GB"/>
              </w:rPr>
              <w:t>0.0000</w:t>
            </w:r>
          </w:p>
        </w:tc>
        <w:tc>
          <w:tcPr>
            <w:tcW w:w="1088" w:type="dxa"/>
          </w:tcPr>
          <w:p w14:paraId="44F6315A" w14:textId="77777777" w:rsidR="00312BC3" w:rsidRPr="00C26C40" w:rsidRDefault="00312BC3" w:rsidP="00870DFD">
            <w:pPr>
              <w:rPr>
                <w:lang w:val="en-GB"/>
              </w:rPr>
            </w:pPr>
            <w:r w:rsidRPr="00C26C40">
              <w:rPr>
                <w:lang w:val="en-GB"/>
              </w:rPr>
              <w:t>0.0000</w:t>
            </w:r>
          </w:p>
        </w:tc>
        <w:tc>
          <w:tcPr>
            <w:tcW w:w="1088" w:type="dxa"/>
          </w:tcPr>
          <w:p w14:paraId="33D028DB" w14:textId="77777777" w:rsidR="00312BC3" w:rsidRPr="00C26C40" w:rsidRDefault="00312BC3" w:rsidP="00870DFD">
            <w:pPr>
              <w:rPr>
                <w:lang w:val="en-GB"/>
              </w:rPr>
            </w:pPr>
            <w:r w:rsidRPr="00C26C40">
              <w:rPr>
                <w:lang w:val="en-GB"/>
              </w:rPr>
              <w:t>0.0000</w:t>
            </w:r>
          </w:p>
        </w:tc>
        <w:tc>
          <w:tcPr>
            <w:tcW w:w="1088" w:type="dxa"/>
          </w:tcPr>
          <w:p w14:paraId="53BC2742" w14:textId="77777777" w:rsidR="00312BC3" w:rsidRPr="00C26C40" w:rsidRDefault="00312BC3" w:rsidP="00870DFD">
            <w:pPr>
              <w:rPr>
                <w:lang w:val="en-GB"/>
              </w:rPr>
            </w:pPr>
            <w:r w:rsidRPr="00C26C40">
              <w:rPr>
                <w:lang w:val="en-GB"/>
              </w:rPr>
              <w:t>0.0000</w:t>
            </w:r>
          </w:p>
        </w:tc>
        <w:tc>
          <w:tcPr>
            <w:tcW w:w="1088" w:type="dxa"/>
          </w:tcPr>
          <w:p w14:paraId="743AF6AD" w14:textId="77777777" w:rsidR="00312BC3" w:rsidRPr="00C26C40" w:rsidRDefault="00312BC3" w:rsidP="00870DFD">
            <w:pPr>
              <w:rPr>
                <w:lang w:val="en-GB"/>
              </w:rPr>
            </w:pPr>
            <w:r w:rsidRPr="00C26C40">
              <w:rPr>
                <w:lang w:val="en-GB"/>
              </w:rPr>
              <w:t>0.0000</w:t>
            </w:r>
          </w:p>
        </w:tc>
        <w:tc>
          <w:tcPr>
            <w:tcW w:w="1088" w:type="dxa"/>
          </w:tcPr>
          <w:p w14:paraId="151633AD" w14:textId="77777777" w:rsidR="00312BC3" w:rsidRPr="00C26C40" w:rsidRDefault="00312BC3" w:rsidP="00870DFD">
            <w:pPr>
              <w:rPr>
                <w:lang w:val="en-GB"/>
              </w:rPr>
            </w:pPr>
            <w:r w:rsidRPr="00C26C40">
              <w:rPr>
                <w:lang w:val="en-GB"/>
              </w:rPr>
              <w:t>0.0000</w:t>
            </w:r>
          </w:p>
        </w:tc>
        <w:tc>
          <w:tcPr>
            <w:tcW w:w="1661" w:type="dxa"/>
          </w:tcPr>
          <w:p w14:paraId="0FC92BD3" w14:textId="77777777" w:rsidR="00312BC3" w:rsidRPr="00C26C40" w:rsidRDefault="00312BC3" w:rsidP="00870DFD">
            <w:pPr>
              <w:rPr>
                <w:lang w:val="en-GB"/>
              </w:rPr>
            </w:pPr>
            <w:r w:rsidRPr="00C26C40">
              <w:rPr>
                <w:lang w:val="en-GB"/>
              </w:rPr>
              <w:t>0.0000</w:t>
            </w:r>
          </w:p>
        </w:tc>
      </w:tr>
      <w:tr w:rsidR="00312BC3" w:rsidRPr="00C26C40" w14:paraId="28156174" w14:textId="77777777" w:rsidTr="00936023">
        <w:trPr>
          <w:jc w:val="center"/>
        </w:trPr>
        <w:tc>
          <w:tcPr>
            <w:tcW w:w="877" w:type="dxa"/>
          </w:tcPr>
          <w:p w14:paraId="0B3A857C" w14:textId="77777777" w:rsidR="00312BC3" w:rsidRPr="00C26C40" w:rsidRDefault="00312BC3" w:rsidP="00870DFD">
            <w:pPr>
              <w:rPr>
                <w:lang w:val="en-GB"/>
              </w:rPr>
            </w:pPr>
            <w:r w:rsidRPr="00C26C40">
              <w:rPr>
                <w:lang w:val="en-GB"/>
              </w:rPr>
              <w:t>CO₃²⁻ — Mass Fraction</w:t>
            </w:r>
          </w:p>
        </w:tc>
        <w:tc>
          <w:tcPr>
            <w:tcW w:w="1089" w:type="dxa"/>
          </w:tcPr>
          <w:p w14:paraId="5F1FA463" w14:textId="77777777" w:rsidR="00312BC3" w:rsidRPr="00C26C40" w:rsidRDefault="00312BC3" w:rsidP="00870DFD">
            <w:pPr>
              <w:rPr>
                <w:lang w:val="en-GB"/>
              </w:rPr>
            </w:pPr>
            <w:r w:rsidRPr="00C26C40">
              <w:rPr>
                <w:lang w:val="en-GB"/>
              </w:rPr>
              <w:t>0.0000</w:t>
            </w:r>
          </w:p>
        </w:tc>
        <w:tc>
          <w:tcPr>
            <w:tcW w:w="1088" w:type="dxa"/>
          </w:tcPr>
          <w:p w14:paraId="5BF24899" w14:textId="77777777" w:rsidR="00312BC3" w:rsidRPr="00C26C40" w:rsidRDefault="00312BC3" w:rsidP="00870DFD">
            <w:pPr>
              <w:rPr>
                <w:lang w:val="en-GB"/>
              </w:rPr>
            </w:pPr>
            <w:r w:rsidRPr="00C26C40">
              <w:rPr>
                <w:lang w:val="en-GB"/>
              </w:rPr>
              <w:t>0.0000</w:t>
            </w:r>
          </w:p>
        </w:tc>
        <w:tc>
          <w:tcPr>
            <w:tcW w:w="1088" w:type="dxa"/>
          </w:tcPr>
          <w:p w14:paraId="78D7FF3A" w14:textId="77777777" w:rsidR="00312BC3" w:rsidRPr="00C26C40" w:rsidRDefault="00312BC3" w:rsidP="00870DFD">
            <w:pPr>
              <w:rPr>
                <w:lang w:val="en-GB"/>
              </w:rPr>
            </w:pPr>
            <w:r w:rsidRPr="00C26C40">
              <w:rPr>
                <w:lang w:val="en-GB"/>
              </w:rPr>
              <w:t>0.0000</w:t>
            </w:r>
          </w:p>
        </w:tc>
        <w:tc>
          <w:tcPr>
            <w:tcW w:w="1088" w:type="dxa"/>
          </w:tcPr>
          <w:p w14:paraId="1167589F" w14:textId="77777777" w:rsidR="00312BC3" w:rsidRPr="00C26C40" w:rsidRDefault="00312BC3" w:rsidP="00870DFD">
            <w:pPr>
              <w:rPr>
                <w:lang w:val="en-GB"/>
              </w:rPr>
            </w:pPr>
            <w:r w:rsidRPr="00C26C40">
              <w:rPr>
                <w:lang w:val="en-GB"/>
              </w:rPr>
              <w:t>0.0000</w:t>
            </w:r>
          </w:p>
        </w:tc>
        <w:tc>
          <w:tcPr>
            <w:tcW w:w="1088" w:type="dxa"/>
          </w:tcPr>
          <w:p w14:paraId="44BF8BAD" w14:textId="77777777" w:rsidR="00312BC3" w:rsidRPr="00C26C40" w:rsidRDefault="00312BC3" w:rsidP="00870DFD">
            <w:pPr>
              <w:rPr>
                <w:lang w:val="en-GB"/>
              </w:rPr>
            </w:pPr>
            <w:r w:rsidRPr="00C26C40">
              <w:rPr>
                <w:lang w:val="en-GB"/>
              </w:rPr>
              <w:t>0.0000</w:t>
            </w:r>
          </w:p>
        </w:tc>
        <w:tc>
          <w:tcPr>
            <w:tcW w:w="1088" w:type="dxa"/>
          </w:tcPr>
          <w:p w14:paraId="035E435E" w14:textId="77777777" w:rsidR="00312BC3" w:rsidRPr="00C26C40" w:rsidRDefault="00312BC3" w:rsidP="00870DFD">
            <w:pPr>
              <w:rPr>
                <w:lang w:val="en-GB"/>
              </w:rPr>
            </w:pPr>
            <w:r w:rsidRPr="00C26C40">
              <w:rPr>
                <w:lang w:val="en-GB"/>
              </w:rPr>
              <w:t>0.0000</w:t>
            </w:r>
          </w:p>
        </w:tc>
        <w:tc>
          <w:tcPr>
            <w:tcW w:w="1661" w:type="dxa"/>
          </w:tcPr>
          <w:p w14:paraId="524B269E" w14:textId="77777777" w:rsidR="00312BC3" w:rsidRPr="00C26C40" w:rsidRDefault="00312BC3" w:rsidP="00870DFD">
            <w:pPr>
              <w:rPr>
                <w:lang w:val="en-GB"/>
              </w:rPr>
            </w:pPr>
            <w:r w:rsidRPr="00C26C40">
              <w:rPr>
                <w:lang w:val="en-GB"/>
              </w:rPr>
              <w:t>0.0000</w:t>
            </w:r>
          </w:p>
        </w:tc>
      </w:tr>
      <w:tr w:rsidR="00312BC3" w:rsidRPr="00C26C40" w14:paraId="44B861DB" w14:textId="77777777" w:rsidTr="00936023">
        <w:trPr>
          <w:jc w:val="center"/>
        </w:trPr>
        <w:tc>
          <w:tcPr>
            <w:tcW w:w="877" w:type="dxa"/>
          </w:tcPr>
          <w:p w14:paraId="574861C0" w14:textId="77777777" w:rsidR="00312BC3" w:rsidRPr="00C26C40" w:rsidRDefault="00312BC3" w:rsidP="00870DFD">
            <w:pPr>
              <w:rPr>
                <w:lang w:val="en-GB"/>
              </w:rPr>
            </w:pPr>
            <w:r w:rsidRPr="00C26C40">
              <w:rPr>
                <w:lang w:val="en-GB"/>
              </w:rPr>
              <w:t>N₂ — Mass Fraction</w:t>
            </w:r>
          </w:p>
        </w:tc>
        <w:tc>
          <w:tcPr>
            <w:tcW w:w="1089" w:type="dxa"/>
          </w:tcPr>
          <w:p w14:paraId="0EDAEEF3" w14:textId="77777777" w:rsidR="00312BC3" w:rsidRPr="00C26C40" w:rsidRDefault="00312BC3" w:rsidP="00870DFD">
            <w:pPr>
              <w:rPr>
                <w:lang w:val="en-GB"/>
              </w:rPr>
            </w:pPr>
            <w:r w:rsidRPr="00C26C40">
              <w:rPr>
                <w:lang w:val="en-GB"/>
              </w:rPr>
              <w:t>0.0000</w:t>
            </w:r>
          </w:p>
        </w:tc>
        <w:tc>
          <w:tcPr>
            <w:tcW w:w="1088" w:type="dxa"/>
          </w:tcPr>
          <w:p w14:paraId="000D9ED9" w14:textId="77777777" w:rsidR="00312BC3" w:rsidRPr="00C26C40" w:rsidRDefault="00312BC3" w:rsidP="00870DFD">
            <w:pPr>
              <w:rPr>
                <w:lang w:val="en-GB"/>
              </w:rPr>
            </w:pPr>
            <w:r w:rsidRPr="00C26C40">
              <w:rPr>
                <w:lang w:val="en-GB"/>
              </w:rPr>
              <w:t>0.0000</w:t>
            </w:r>
          </w:p>
        </w:tc>
        <w:tc>
          <w:tcPr>
            <w:tcW w:w="1088" w:type="dxa"/>
          </w:tcPr>
          <w:p w14:paraId="259391A6" w14:textId="77777777" w:rsidR="00312BC3" w:rsidRPr="00C26C40" w:rsidRDefault="00312BC3" w:rsidP="00870DFD">
            <w:pPr>
              <w:rPr>
                <w:lang w:val="en-GB"/>
              </w:rPr>
            </w:pPr>
            <w:r w:rsidRPr="00C26C40">
              <w:rPr>
                <w:lang w:val="en-GB"/>
              </w:rPr>
              <w:t>0.0000</w:t>
            </w:r>
          </w:p>
        </w:tc>
        <w:tc>
          <w:tcPr>
            <w:tcW w:w="1088" w:type="dxa"/>
          </w:tcPr>
          <w:p w14:paraId="2947443B" w14:textId="77777777" w:rsidR="00312BC3" w:rsidRPr="00C26C40" w:rsidRDefault="00312BC3" w:rsidP="00870DFD">
            <w:pPr>
              <w:rPr>
                <w:lang w:val="en-GB"/>
              </w:rPr>
            </w:pPr>
            <w:r w:rsidRPr="00C26C40">
              <w:rPr>
                <w:lang w:val="en-GB"/>
              </w:rPr>
              <w:t>0.0000</w:t>
            </w:r>
          </w:p>
        </w:tc>
        <w:tc>
          <w:tcPr>
            <w:tcW w:w="1088" w:type="dxa"/>
          </w:tcPr>
          <w:p w14:paraId="2E115204" w14:textId="77777777" w:rsidR="00312BC3" w:rsidRPr="00C26C40" w:rsidRDefault="00312BC3" w:rsidP="00870DFD">
            <w:pPr>
              <w:rPr>
                <w:lang w:val="en-GB"/>
              </w:rPr>
            </w:pPr>
            <w:r w:rsidRPr="00C26C40">
              <w:rPr>
                <w:lang w:val="en-GB"/>
              </w:rPr>
              <w:t>0.0000</w:t>
            </w:r>
          </w:p>
        </w:tc>
        <w:tc>
          <w:tcPr>
            <w:tcW w:w="1088" w:type="dxa"/>
          </w:tcPr>
          <w:p w14:paraId="69844156" w14:textId="77777777" w:rsidR="00312BC3" w:rsidRPr="00C26C40" w:rsidRDefault="00312BC3" w:rsidP="00870DFD">
            <w:pPr>
              <w:rPr>
                <w:lang w:val="en-GB"/>
              </w:rPr>
            </w:pPr>
            <w:r w:rsidRPr="00C26C40">
              <w:rPr>
                <w:lang w:val="en-GB"/>
              </w:rPr>
              <w:t>0.0000</w:t>
            </w:r>
          </w:p>
        </w:tc>
        <w:tc>
          <w:tcPr>
            <w:tcW w:w="1661" w:type="dxa"/>
          </w:tcPr>
          <w:p w14:paraId="11CB70F0" w14:textId="77777777" w:rsidR="00312BC3" w:rsidRPr="00C26C40" w:rsidRDefault="00312BC3" w:rsidP="00870DFD">
            <w:pPr>
              <w:rPr>
                <w:lang w:val="en-GB"/>
              </w:rPr>
            </w:pPr>
            <w:r w:rsidRPr="00C26C40">
              <w:rPr>
                <w:lang w:val="en-GB"/>
              </w:rPr>
              <w:t>0.0000</w:t>
            </w:r>
          </w:p>
        </w:tc>
      </w:tr>
      <w:tr w:rsidR="00312BC3" w:rsidRPr="00C26C40" w14:paraId="619347AE" w14:textId="77777777" w:rsidTr="00936023">
        <w:trPr>
          <w:jc w:val="center"/>
        </w:trPr>
        <w:tc>
          <w:tcPr>
            <w:tcW w:w="877" w:type="dxa"/>
          </w:tcPr>
          <w:p w14:paraId="708EF103" w14:textId="77777777" w:rsidR="00312BC3" w:rsidRPr="00C26C40" w:rsidRDefault="00312BC3" w:rsidP="00870DFD">
            <w:pPr>
              <w:rPr>
                <w:lang w:val="en-GB"/>
              </w:rPr>
            </w:pPr>
            <w:r w:rsidRPr="00C26C40">
              <w:rPr>
                <w:lang w:val="en-GB"/>
              </w:rPr>
              <w:t>Fe(OH)₃ — Mass Fraction</w:t>
            </w:r>
          </w:p>
        </w:tc>
        <w:tc>
          <w:tcPr>
            <w:tcW w:w="1089" w:type="dxa"/>
          </w:tcPr>
          <w:p w14:paraId="36C0F3DB" w14:textId="77777777" w:rsidR="00312BC3" w:rsidRPr="00C26C40" w:rsidRDefault="00312BC3" w:rsidP="00870DFD">
            <w:pPr>
              <w:rPr>
                <w:lang w:val="en-GB"/>
              </w:rPr>
            </w:pPr>
            <w:r w:rsidRPr="00C26C40">
              <w:rPr>
                <w:lang w:val="en-GB"/>
              </w:rPr>
              <w:t>0.0000</w:t>
            </w:r>
          </w:p>
        </w:tc>
        <w:tc>
          <w:tcPr>
            <w:tcW w:w="1088" w:type="dxa"/>
          </w:tcPr>
          <w:p w14:paraId="2357E477" w14:textId="77777777" w:rsidR="00312BC3" w:rsidRPr="00C26C40" w:rsidRDefault="00312BC3" w:rsidP="00870DFD">
            <w:pPr>
              <w:rPr>
                <w:lang w:val="en-GB"/>
              </w:rPr>
            </w:pPr>
            <w:r w:rsidRPr="00C26C40">
              <w:rPr>
                <w:lang w:val="en-GB"/>
              </w:rPr>
              <w:t>0.0000</w:t>
            </w:r>
          </w:p>
        </w:tc>
        <w:tc>
          <w:tcPr>
            <w:tcW w:w="1088" w:type="dxa"/>
          </w:tcPr>
          <w:p w14:paraId="7DE45CC7" w14:textId="77777777" w:rsidR="00312BC3" w:rsidRPr="00C26C40" w:rsidRDefault="00312BC3" w:rsidP="00870DFD">
            <w:pPr>
              <w:rPr>
                <w:lang w:val="en-GB"/>
              </w:rPr>
            </w:pPr>
            <w:r w:rsidRPr="00C26C40">
              <w:rPr>
                <w:lang w:val="en-GB"/>
              </w:rPr>
              <w:t>0.0000</w:t>
            </w:r>
          </w:p>
        </w:tc>
        <w:tc>
          <w:tcPr>
            <w:tcW w:w="1088" w:type="dxa"/>
          </w:tcPr>
          <w:p w14:paraId="3CC83D4C" w14:textId="77777777" w:rsidR="00312BC3" w:rsidRPr="00C26C40" w:rsidRDefault="00312BC3" w:rsidP="00870DFD">
            <w:pPr>
              <w:rPr>
                <w:lang w:val="en-GB"/>
              </w:rPr>
            </w:pPr>
            <w:r w:rsidRPr="00C26C40">
              <w:rPr>
                <w:lang w:val="en-GB"/>
              </w:rPr>
              <w:t>0.0000</w:t>
            </w:r>
          </w:p>
        </w:tc>
        <w:tc>
          <w:tcPr>
            <w:tcW w:w="1088" w:type="dxa"/>
          </w:tcPr>
          <w:p w14:paraId="68E461F3" w14:textId="77777777" w:rsidR="00312BC3" w:rsidRPr="00C26C40" w:rsidRDefault="00312BC3" w:rsidP="00870DFD">
            <w:pPr>
              <w:rPr>
                <w:lang w:val="en-GB"/>
              </w:rPr>
            </w:pPr>
            <w:r w:rsidRPr="00C26C40">
              <w:rPr>
                <w:lang w:val="en-GB"/>
              </w:rPr>
              <w:t>0.0000</w:t>
            </w:r>
          </w:p>
        </w:tc>
        <w:tc>
          <w:tcPr>
            <w:tcW w:w="1088" w:type="dxa"/>
          </w:tcPr>
          <w:p w14:paraId="1C8EA336" w14:textId="77777777" w:rsidR="00312BC3" w:rsidRPr="00C26C40" w:rsidRDefault="00312BC3" w:rsidP="00870DFD">
            <w:pPr>
              <w:rPr>
                <w:lang w:val="en-GB"/>
              </w:rPr>
            </w:pPr>
            <w:r w:rsidRPr="00C26C40">
              <w:rPr>
                <w:lang w:val="en-GB"/>
              </w:rPr>
              <w:t>0.0000</w:t>
            </w:r>
          </w:p>
        </w:tc>
        <w:tc>
          <w:tcPr>
            <w:tcW w:w="1661" w:type="dxa"/>
          </w:tcPr>
          <w:p w14:paraId="271812BB" w14:textId="77777777" w:rsidR="00312BC3" w:rsidRPr="00C26C40" w:rsidRDefault="00312BC3" w:rsidP="00E915D4">
            <w:pPr>
              <w:keepNext/>
              <w:rPr>
                <w:lang w:val="en-GB"/>
              </w:rPr>
            </w:pPr>
            <w:r w:rsidRPr="00C26C40">
              <w:rPr>
                <w:lang w:val="en-GB"/>
              </w:rPr>
              <w:t>0.0000</w:t>
            </w:r>
          </w:p>
        </w:tc>
      </w:tr>
    </w:tbl>
    <w:p w14:paraId="6A31BD71" w14:textId="1FAE6D8F" w:rsidR="00312BC3" w:rsidRPr="00C26C40" w:rsidRDefault="00E915D4" w:rsidP="00E915D4">
      <w:pPr>
        <w:pStyle w:val="Caption"/>
      </w:pPr>
      <w:bookmarkStart w:id="135" w:name="_Toc237220044"/>
      <w:r w:rsidRPr="00C26C40">
        <w:t xml:space="preserve">Figure </w:t>
      </w:r>
      <w:fldSimple w:instr=" STYLEREF 1 \s ">
        <w:r w:rsidR="006221B8">
          <w:rPr>
            <w:noProof/>
          </w:rPr>
          <w:t>4</w:t>
        </w:r>
      </w:fldSimple>
      <w:r w:rsidR="00E162A1">
        <w:noBreakHyphen/>
      </w:r>
      <w:fldSimple w:instr=" SEQ Figure \* ARABIC \s 1 ">
        <w:r w:rsidR="006221B8">
          <w:rPr>
            <w:noProof/>
          </w:rPr>
          <w:t>3</w:t>
        </w:r>
      </w:fldSimple>
      <w:r w:rsidRPr="00C26C40">
        <w:t xml:space="preserve"> Streams 502, 503, 504, 505, 506, 506B, 601</w:t>
      </w:r>
      <w:bookmarkEnd w:id="135"/>
    </w:p>
    <w:p w14:paraId="113D9316" w14:textId="52851944" w:rsidR="00312BC3" w:rsidRPr="00C26C40" w:rsidRDefault="00312BC3" w:rsidP="00312BC3"/>
    <w:tbl>
      <w:tblPr>
        <w:tblStyle w:val="TableGrid"/>
        <w:tblW w:w="9209" w:type="dxa"/>
        <w:jc w:val="center"/>
        <w:tblLook w:val="04A0" w:firstRow="1" w:lastRow="0" w:firstColumn="1" w:lastColumn="0" w:noHBand="0" w:noVBand="1"/>
      </w:tblPr>
      <w:tblGrid>
        <w:gridCol w:w="1442"/>
        <w:gridCol w:w="1836"/>
        <w:gridCol w:w="1836"/>
        <w:gridCol w:w="1836"/>
        <w:gridCol w:w="1716"/>
        <w:gridCol w:w="1836"/>
        <w:gridCol w:w="1836"/>
        <w:gridCol w:w="1836"/>
      </w:tblGrid>
      <w:tr w:rsidR="00312BC3" w:rsidRPr="00C26C40" w14:paraId="12748B8A" w14:textId="77777777" w:rsidTr="00936023">
        <w:trPr>
          <w:jc w:val="center"/>
        </w:trPr>
        <w:tc>
          <w:tcPr>
            <w:tcW w:w="881" w:type="dxa"/>
            <w:shd w:val="clear" w:color="auto" w:fill="D9D9D9"/>
          </w:tcPr>
          <w:p w14:paraId="02407036" w14:textId="77777777" w:rsidR="00312BC3" w:rsidRPr="00C26C40" w:rsidRDefault="00312BC3" w:rsidP="00870DFD">
            <w:pPr>
              <w:rPr>
                <w:lang w:val="en-GB"/>
              </w:rPr>
            </w:pPr>
            <w:r w:rsidRPr="00C26C40">
              <w:rPr>
                <w:b/>
                <w:sz w:val="22"/>
                <w:lang w:val="en-GB"/>
              </w:rPr>
              <w:t>Parameter</w:t>
            </w:r>
          </w:p>
        </w:tc>
        <w:tc>
          <w:tcPr>
            <w:tcW w:w="1097" w:type="dxa"/>
            <w:shd w:val="clear" w:color="auto" w:fill="D9D9D9"/>
          </w:tcPr>
          <w:p w14:paraId="7D1D8A73" w14:textId="77777777" w:rsidR="00312BC3" w:rsidRPr="00C26C40" w:rsidRDefault="00312BC3" w:rsidP="00870DFD">
            <w:pPr>
              <w:rPr>
                <w:lang w:val="en-GB"/>
              </w:rPr>
            </w:pPr>
            <w:r w:rsidRPr="00C26C40">
              <w:rPr>
                <w:b/>
                <w:sz w:val="22"/>
                <w:lang w:val="en-GB"/>
              </w:rPr>
              <w:t>602</w:t>
            </w:r>
          </w:p>
        </w:tc>
        <w:tc>
          <w:tcPr>
            <w:tcW w:w="1097" w:type="dxa"/>
            <w:shd w:val="clear" w:color="auto" w:fill="D9D9D9"/>
          </w:tcPr>
          <w:p w14:paraId="71555EE1" w14:textId="77777777" w:rsidR="00312BC3" w:rsidRPr="00C26C40" w:rsidRDefault="00312BC3" w:rsidP="00870DFD">
            <w:pPr>
              <w:rPr>
                <w:lang w:val="en-GB"/>
              </w:rPr>
            </w:pPr>
            <w:r w:rsidRPr="00C26C40">
              <w:rPr>
                <w:b/>
                <w:sz w:val="22"/>
                <w:lang w:val="en-GB"/>
              </w:rPr>
              <w:t>603</w:t>
            </w:r>
          </w:p>
        </w:tc>
        <w:tc>
          <w:tcPr>
            <w:tcW w:w="1097" w:type="dxa"/>
            <w:shd w:val="clear" w:color="auto" w:fill="D9D9D9"/>
          </w:tcPr>
          <w:p w14:paraId="7325CD4E" w14:textId="77777777" w:rsidR="00312BC3" w:rsidRPr="00C26C40" w:rsidRDefault="00312BC3" w:rsidP="00870DFD">
            <w:pPr>
              <w:rPr>
                <w:lang w:val="en-GB"/>
              </w:rPr>
            </w:pPr>
            <w:r w:rsidRPr="00C26C40">
              <w:rPr>
                <w:b/>
                <w:sz w:val="22"/>
                <w:lang w:val="en-GB"/>
              </w:rPr>
              <w:t>701</w:t>
            </w:r>
          </w:p>
        </w:tc>
        <w:tc>
          <w:tcPr>
            <w:tcW w:w="1031" w:type="dxa"/>
            <w:shd w:val="clear" w:color="auto" w:fill="D9D9D9"/>
          </w:tcPr>
          <w:p w14:paraId="0C421503" w14:textId="77777777" w:rsidR="00312BC3" w:rsidRPr="00C26C40" w:rsidRDefault="00312BC3" w:rsidP="00870DFD">
            <w:pPr>
              <w:rPr>
                <w:lang w:val="en-GB"/>
              </w:rPr>
            </w:pPr>
            <w:r w:rsidRPr="00C26C40">
              <w:rPr>
                <w:b/>
                <w:sz w:val="22"/>
                <w:lang w:val="en-GB"/>
              </w:rPr>
              <w:t>BH-AIR</w:t>
            </w:r>
          </w:p>
        </w:tc>
        <w:tc>
          <w:tcPr>
            <w:tcW w:w="1097" w:type="dxa"/>
            <w:shd w:val="clear" w:color="auto" w:fill="D9D9D9"/>
          </w:tcPr>
          <w:p w14:paraId="5E2CC850" w14:textId="77777777" w:rsidR="00312BC3" w:rsidRPr="00C26C40" w:rsidRDefault="00312BC3" w:rsidP="00870DFD">
            <w:pPr>
              <w:rPr>
                <w:lang w:val="en-GB"/>
              </w:rPr>
            </w:pPr>
            <w:r w:rsidRPr="00C26C40">
              <w:rPr>
                <w:b/>
                <w:sz w:val="22"/>
                <w:lang w:val="en-GB"/>
              </w:rPr>
              <w:t>BH-DUST</w:t>
            </w:r>
          </w:p>
        </w:tc>
        <w:tc>
          <w:tcPr>
            <w:tcW w:w="1097" w:type="dxa"/>
            <w:shd w:val="clear" w:color="auto" w:fill="D9D9D9"/>
          </w:tcPr>
          <w:p w14:paraId="770D960D" w14:textId="77777777" w:rsidR="00312BC3" w:rsidRPr="00C26C40" w:rsidRDefault="00312BC3" w:rsidP="00870DFD">
            <w:pPr>
              <w:rPr>
                <w:lang w:val="en-GB"/>
              </w:rPr>
            </w:pPr>
            <w:r w:rsidRPr="00C26C40">
              <w:rPr>
                <w:b/>
                <w:sz w:val="22"/>
                <w:lang w:val="en-GB"/>
              </w:rPr>
              <w:t>CAAL2O4</w:t>
            </w:r>
          </w:p>
        </w:tc>
        <w:tc>
          <w:tcPr>
            <w:tcW w:w="1812" w:type="dxa"/>
            <w:shd w:val="clear" w:color="auto" w:fill="D9D9D9"/>
          </w:tcPr>
          <w:p w14:paraId="5F426DA0" w14:textId="77777777" w:rsidR="00312BC3" w:rsidRPr="00C26C40" w:rsidRDefault="00312BC3" w:rsidP="00870DFD">
            <w:pPr>
              <w:rPr>
                <w:lang w:val="en-GB"/>
              </w:rPr>
            </w:pPr>
            <w:r w:rsidRPr="00C26C40">
              <w:rPr>
                <w:b/>
                <w:sz w:val="22"/>
                <w:lang w:val="en-GB"/>
              </w:rPr>
              <w:t>CAAL2O4B</w:t>
            </w:r>
          </w:p>
        </w:tc>
      </w:tr>
      <w:tr w:rsidR="00312BC3" w:rsidRPr="00C26C40" w14:paraId="5ED51352" w14:textId="77777777" w:rsidTr="00936023">
        <w:trPr>
          <w:jc w:val="center"/>
        </w:trPr>
        <w:tc>
          <w:tcPr>
            <w:tcW w:w="881" w:type="dxa"/>
          </w:tcPr>
          <w:p w14:paraId="1C19DCA4" w14:textId="77777777" w:rsidR="00312BC3" w:rsidRPr="00C26C40" w:rsidRDefault="00312BC3" w:rsidP="00870DFD">
            <w:pPr>
              <w:rPr>
                <w:lang w:val="en-GB"/>
              </w:rPr>
            </w:pPr>
            <w:r w:rsidRPr="00C26C40">
              <w:rPr>
                <w:lang w:val="en-GB"/>
              </w:rPr>
              <w:t>Stream Name</w:t>
            </w:r>
          </w:p>
        </w:tc>
        <w:tc>
          <w:tcPr>
            <w:tcW w:w="1097" w:type="dxa"/>
          </w:tcPr>
          <w:p w14:paraId="27323933" w14:textId="77777777" w:rsidR="00312BC3" w:rsidRPr="00C26C40" w:rsidRDefault="00312BC3" w:rsidP="00870DFD">
            <w:pPr>
              <w:rPr>
                <w:lang w:val="en-GB"/>
              </w:rPr>
            </w:pPr>
            <w:r w:rsidRPr="00C26C40">
              <w:rPr>
                <w:lang w:val="en-GB"/>
              </w:rPr>
              <w:t>602</w:t>
            </w:r>
          </w:p>
        </w:tc>
        <w:tc>
          <w:tcPr>
            <w:tcW w:w="1097" w:type="dxa"/>
          </w:tcPr>
          <w:p w14:paraId="4CC92727" w14:textId="77777777" w:rsidR="00312BC3" w:rsidRPr="00C26C40" w:rsidRDefault="00312BC3" w:rsidP="00870DFD">
            <w:pPr>
              <w:rPr>
                <w:lang w:val="en-GB"/>
              </w:rPr>
            </w:pPr>
            <w:r w:rsidRPr="00C26C40">
              <w:rPr>
                <w:lang w:val="en-GB"/>
              </w:rPr>
              <w:t>603</w:t>
            </w:r>
          </w:p>
        </w:tc>
        <w:tc>
          <w:tcPr>
            <w:tcW w:w="1097" w:type="dxa"/>
          </w:tcPr>
          <w:p w14:paraId="5BEFE3E6" w14:textId="77777777" w:rsidR="00312BC3" w:rsidRPr="00C26C40" w:rsidRDefault="00312BC3" w:rsidP="00870DFD">
            <w:pPr>
              <w:rPr>
                <w:lang w:val="en-GB"/>
              </w:rPr>
            </w:pPr>
            <w:r w:rsidRPr="00C26C40">
              <w:rPr>
                <w:lang w:val="en-GB"/>
              </w:rPr>
              <w:t>701</w:t>
            </w:r>
          </w:p>
        </w:tc>
        <w:tc>
          <w:tcPr>
            <w:tcW w:w="1031" w:type="dxa"/>
          </w:tcPr>
          <w:p w14:paraId="1D06DB81" w14:textId="77777777" w:rsidR="00312BC3" w:rsidRPr="00C26C40" w:rsidRDefault="00312BC3" w:rsidP="00870DFD">
            <w:pPr>
              <w:rPr>
                <w:lang w:val="en-GB"/>
              </w:rPr>
            </w:pPr>
            <w:r w:rsidRPr="00C26C40">
              <w:rPr>
                <w:lang w:val="en-GB"/>
              </w:rPr>
              <w:t>BH-AIR</w:t>
            </w:r>
          </w:p>
        </w:tc>
        <w:tc>
          <w:tcPr>
            <w:tcW w:w="1097" w:type="dxa"/>
          </w:tcPr>
          <w:p w14:paraId="2B1F9B63" w14:textId="77777777" w:rsidR="00312BC3" w:rsidRPr="00C26C40" w:rsidRDefault="00312BC3" w:rsidP="00870DFD">
            <w:pPr>
              <w:rPr>
                <w:lang w:val="en-GB"/>
              </w:rPr>
            </w:pPr>
            <w:r w:rsidRPr="00C26C40">
              <w:rPr>
                <w:lang w:val="en-GB"/>
              </w:rPr>
              <w:t>BH-DUST</w:t>
            </w:r>
          </w:p>
        </w:tc>
        <w:tc>
          <w:tcPr>
            <w:tcW w:w="1097" w:type="dxa"/>
          </w:tcPr>
          <w:p w14:paraId="7698EF4A" w14:textId="77777777" w:rsidR="00312BC3" w:rsidRPr="00C26C40" w:rsidRDefault="00312BC3" w:rsidP="00870DFD">
            <w:pPr>
              <w:rPr>
                <w:lang w:val="en-GB"/>
              </w:rPr>
            </w:pPr>
            <w:r w:rsidRPr="00C26C40">
              <w:rPr>
                <w:lang w:val="en-GB"/>
              </w:rPr>
              <w:t>CAAL2O4</w:t>
            </w:r>
          </w:p>
        </w:tc>
        <w:tc>
          <w:tcPr>
            <w:tcW w:w="1812" w:type="dxa"/>
          </w:tcPr>
          <w:p w14:paraId="6420F147" w14:textId="77777777" w:rsidR="00312BC3" w:rsidRPr="00C26C40" w:rsidRDefault="00312BC3" w:rsidP="00870DFD">
            <w:pPr>
              <w:rPr>
                <w:lang w:val="en-GB"/>
              </w:rPr>
            </w:pPr>
            <w:r w:rsidRPr="00C26C40">
              <w:rPr>
                <w:lang w:val="en-GB"/>
              </w:rPr>
              <w:t>CAAL2O4B</w:t>
            </w:r>
          </w:p>
        </w:tc>
      </w:tr>
      <w:tr w:rsidR="00312BC3" w:rsidRPr="00C26C40" w14:paraId="4127142A" w14:textId="77777777" w:rsidTr="00936023">
        <w:trPr>
          <w:jc w:val="center"/>
        </w:trPr>
        <w:tc>
          <w:tcPr>
            <w:tcW w:w="881" w:type="dxa"/>
          </w:tcPr>
          <w:p w14:paraId="2F532B86" w14:textId="77777777" w:rsidR="00312BC3" w:rsidRPr="00C26C40" w:rsidRDefault="00312BC3" w:rsidP="00870DFD">
            <w:pPr>
              <w:rPr>
                <w:lang w:val="en-GB"/>
              </w:rPr>
            </w:pPr>
            <w:r w:rsidRPr="00C26C40">
              <w:rPr>
                <w:lang w:val="en-GB"/>
              </w:rPr>
              <w:t>From (unit)</w:t>
            </w:r>
          </w:p>
        </w:tc>
        <w:tc>
          <w:tcPr>
            <w:tcW w:w="1097" w:type="dxa"/>
          </w:tcPr>
          <w:p w14:paraId="24B97B63" w14:textId="77777777" w:rsidR="00312BC3" w:rsidRPr="00C26C40" w:rsidRDefault="00312BC3" w:rsidP="00870DFD">
            <w:pPr>
              <w:rPr>
                <w:lang w:val="en-GB"/>
              </w:rPr>
            </w:pPr>
            <w:r w:rsidRPr="00C26C40">
              <w:rPr>
                <w:lang w:val="en-GB"/>
              </w:rPr>
              <w:t>R-601</w:t>
            </w:r>
          </w:p>
        </w:tc>
        <w:tc>
          <w:tcPr>
            <w:tcW w:w="1097" w:type="dxa"/>
          </w:tcPr>
          <w:p w14:paraId="7ABF5848" w14:textId="77777777" w:rsidR="00312BC3" w:rsidRPr="00C26C40" w:rsidRDefault="00312BC3" w:rsidP="00870DFD">
            <w:pPr>
              <w:rPr>
                <w:lang w:val="en-GB"/>
              </w:rPr>
            </w:pPr>
            <w:r w:rsidRPr="00C26C40">
              <w:rPr>
                <w:lang w:val="en-GB"/>
              </w:rPr>
              <w:t>FP-601</w:t>
            </w:r>
          </w:p>
        </w:tc>
        <w:tc>
          <w:tcPr>
            <w:tcW w:w="1097" w:type="dxa"/>
          </w:tcPr>
          <w:p w14:paraId="19AAC1C3" w14:textId="77777777" w:rsidR="00312BC3" w:rsidRPr="00C26C40" w:rsidRDefault="00312BC3" w:rsidP="00870DFD">
            <w:pPr>
              <w:rPr>
                <w:lang w:val="en-GB"/>
              </w:rPr>
            </w:pPr>
            <w:r w:rsidRPr="00C26C40">
              <w:rPr>
                <w:lang w:val="en-GB"/>
              </w:rPr>
              <w:t>R-701</w:t>
            </w:r>
          </w:p>
        </w:tc>
        <w:tc>
          <w:tcPr>
            <w:tcW w:w="1031" w:type="dxa"/>
          </w:tcPr>
          <w:p w14:paraId="46D81634" w14:textId="77777777" w:rsidR="00312BC3" w:rsidRPr="00C26C40" w:rsidRDefault="00312BC3" w:rsidP="00870DFD">
            <w:pPr>
              <w:rPr>
                <w:lang w:val="en-GB"/>
              </w:rPr>
            </w:pPr>
            <w:r w:rsidRPr="00C26C40">
              <w:rPr>
                <w:lang w:val="en-GB"/>
              </w:rPr>
              <w:t>BH-101</w:t>
            </w:r>
          </w:p>
        </w:tc>
        <w:tc>
          <w:tcPr>
            <w:tcW w:w="1097" w:type="dxa"/>
          </w:tcPr>
          <w:p w14:paraId="6AD8A3DA" w14:textId="77777777" w:rsidR="00312BC3" w:rsidRPr="00C26C40" w:rsidRDefault="00312BC3" w:rsidP="00870DFD">
            <w:pPr>
              <w:rPr>
                <w:lang w:val="en-GB"/>
              </w:rPr>
            </w:pPr>
            <w:r w:rsidRPr="00C26C40">
              <w:rPr>
                <w:lang w:val="en-GB"/>
              </w:rPr>
              <w:t>BH-101</w:t>
            </w:r>
          </w:p>
        </w:tc>
        <w:tc>
          <w:tcPr>
            <w:tcW w:w="1097" w:type="dxa"/>
          </w:tcPr>
          <w:p w14:paraId="1412CFAB" w14:textId="77777777" w:rsidR="00312BC3" w:rsidRPr="00C26C40" w:rsidRDefault="00312BC3" w:rsidP="00870DFD">
            <w:pPr>
              <w:rPr>
                <w:lang w:val="en-GB"/>
              </w:rPr>
            </w:pPr>
            <w:r w:rsidRPr="00C26C40">
              <w:rPr>
                <w:lang w:val="en-GB"/>
              </w:rPr>
              <w:t>— (plant boundary)</w:t>
            </w:r>
          </w:p>
        </w:tc>
        <w:tc>
          <w:tcPr>
            <w:tcW w:w="1812" w:type="dxa"/>
          </w:tcPr>
          <w:p w14:paraId="30B59522" w14:textId="77777777" w:rsidR="00312BC3" w:rsidRPr="00C26C40" w:rsidRDefault="00312BC3" w:rsidP="00870DFD">
            <w:pPr>
              <w:rPr>
                <w:lang w:val="en-GB"/>
              </w:rPr>
            </w:pPr>
            <w:r w:rsidRPr="00C26C40">
              <w:rPr>
                <w:lang w:val="en-GB"/>
              </w:rPr>
              <w:t>H-701</w:t>
            </w:r>
          </w:p>
        </w:tc>
      </w:tr>
      <w:tr w:rsidR="00312BC3" w:rsidRPr="00C26C40" w14:paraId="27E87DFD" w14:textId="77777777" w:rsidTr="00936023">
        <w:trPr>
          <w:jc w:val="center"/>
        </w:trPr>
        <w:tc>
          <w:tcPr>
            <w:tcW w:w="881" w:type="dxa"/>
          </w:tcPr>
          <w:p w14:paraId="133D6ECB" w14:textId="77777777" w:rsidR="00312BC3" w:rsidRPr="00C26C40" w:rsidRDefault="00312BC3" w:rsidP="00870DFD">
            <w:pPr>
              <w:rPr>
                <w:lang w:val="en-GB"/>
              </w:rPr>
            </w:pPr>
            <w:r w:rsidRPr="00C26C40">
              <w:rPr>
                <w:lang w:val="en-GB"/>
              </w:rPr>
              <w:lastRenderedPageBreak/>
              <w:t>To (unit)</w:t>
            </w:r>
          </w:p>
        </w:tc>
        <w:tc>
          <w:tcPr>
            <w:tcW w:w="1097" w:type="dxa"/>
          </w:tcPr>
          <w:p w14:paraId="36D02BED" w14:textId="77777777" w:rsidR="00312BC3" w:rsidRPr="00C26C40" w:rsidRDefault="00312BC3" w:rsidP="00870DFD">
            <w:pPr>
              <w:rPr>
                <w:lang w:val="en-GB"/>
              </w:rPr>
            </w:pPr>
            <w:r w:rsidRPr="00C26C40">
              <w:rPr>
                <w:lang w:val="en-GB"/>
              </w:rPr>
              <w:t>FP-601</w:t>
            </w:r>
          </w:p>
        </w:tc>
        <w:tc>
          <w:tcPr>
            <w:tcW w:w="1097" w:type="dxa"/>
          </w:tcPr>
          <w:p w14:paraId="6B31F631" w14:textId="77777777" w:rsidR="00312BC3" w:rsidRPr="00C26C40" w:rsidRDefault="00312BC3" w:rsidP="00870DFD">
            <w:pPr>
              <w:rPr>
                <w:lang w:val="en-GB"/>
              </w:rPr>
            </w:pPr>
            <w:r w:rsidRPr="00C26C40">
              <w:rPr>
                <w:lang w:val="en-GB"/>
              </w:rPr>
              <w:t>R-701</w:t>
            </w:r>
          </w:p>
        </w:tc>
        <w:tc>
          <w:tcPr>
            <w:tcW w:w="1097" w:type="dxa"/>
          </w:tcPr>
          <w:p w14:paraId="76BEA07F" w14:textId="77777777" w:rsidR="00312BC3" w:rsidRPr="00C26C40" w:rsidRDefault="00312BC3" w:rsidP="00870DFD">
            <w:pPr>
              <w:rPr>
                <w:lang w:val="en-GB"/>
              </w:rPr>
            </w:pPr>
            <w:r w:rsidRPr="00C26C40">
              <w:rPr>
                <w:lang w:val="en-GB"/>
              </w:rPr>
              <w:t>R-702</w:t>
            </w:r>
          </w:p>
        </w:tc>
        <w:tc>
          <w:tcPr>
            <w:tcW w:w="1031" w:type="dxa"/>
          </w:tcPr>
          <w:p w14:paraId="0A201B28" w14:textId="77777777" w:rsidR="00312BC3" w:rsidRPr="00C26C40" w:rsidRDefault="00312BC3" w:rsidP="00870DFD">
            <w:pPr>
              <w:rPr>
                <w:lang w:val="en-GB"/>
              </w:rPr>
            </w:pPr>
            <w:r w:rsidRPr="00C26C40">
              <w:rPr>
                <w:lang w:val="en-GB"/>
              </w:rPr>
              <w:t>— (plant boundary)</w:t>
            </w:r>
          </w:p>
        </w:tc>
        <w:tc>
          <w:tcPr>
            <w:tcW w:w="1097" w:type="dxa"/>
          </w:tcPr>
          <w:p w14:paraId="0CBE7A1E" w14:textId="77777777" w:rsidR="00312BC3" w:rsidRPr="00C26C40" w:rsidRDefault="00312BC3" w:rsidP="00870DFD">
            <w:pPr>
              <w:rPr>
                <w:lang w:val="en-GB"/>
              </w:rPr>
            </w:pPr>
            <w:r w:rsidRPr="00C26C40">
              <w:rPr>
                <w:lang w:val="en-GB"/>
              </w:rPr>
              <w:t>— (plant boundary)</w:t>
            </w:r>
          </w:p>
        </w:tc>
        <w:tc>
          <w:tcPr>
            <w:tcW w:w="1097" w:type="dxa"/>
          </w:tcPr>
          <w:p w14:paraId="025F874D" w14:textId="77777777" w:rsidR="00312BC3" w:rsidRPr="00C26C40" w:rsidRDefault="00312BC3" w:rsidP="00870DFD">
            <w:pPr>
              <w:rPr>
                <w:lang w:val="en-GB"/>
              </w:rPr>
            </w:pPr>
            <w:r w:rsidRPr="00C26C40">
              <w:rPr>
                <w:lang w:val="en-GB"/>
              </w:rPr>
              <w:t>H-701</w:t>
            </w:r>
          </w:p>
        </w:tc>
        <w:tc>
          <w:tcPr>
            <w:tcW w:w="1812" w:type="dxa"/>
          </w:tcPr>
          <w:p w14:paraId="25D64381" w14:textId="77777777" w:rsidR="00312BC3" w:rsidRPr="00C26C40" w:rsidRDefault="00312BC3" w:rsidP="00870DFD">
            <w:pPr>
              <w:rPr>
                <w:lang w:val="en-GB"/>
              </w:rPr>
            </w:pPr>
            <w:r w:rsidRPr="00C26C40">
              <w:rPr>
                <w:lang w:val="en-GB"/>
              </w:rPr>
              <w:t>R-701</w:t>
            </w:r>
          </w:p>
        </w:tc>
      </w:tr>
      <w:tr w:rsidR="00312BC3" w:rsidRPr="00C26C40" w14:paraId="129DD6FB" w14:textId="77777777" w:rsidTr="00936023">
        <w:trPr>
          <w:jc w:val="center"/>
        </w:trPr>
        <w:tc>
          <w:tcPr>
            <w:tcW w:w="881" w:type="dxa"/>
          </w:tcPr>
          <w:p w14:paraId="1D362063" w14:textId="77777777" w:rsidR="00312BC3" w:rsidRPr="00C26C40" w:rsidRDefault="00312BC3" w:rsidP="00870DFD">
            <w:pPr>
              <w:rPr>
                <w:lang w:val="en-GB"/>
              </w:rPr>
            </w:pPr>
            <w:r w:rsidRPr="00C26C40">
              <w:rPr>
                <w:lang w:val="en-GB"/>
              </w:rPr>
              <w:t>Temperature (°C)</w:t>
            </w:r>
          </w:p>
        </w:tc>
        <w:tc>
          <w:tcPr>
            <w:tcW w:w="1097" w:type="dxa"/>
          </w:tcPr>
          <w:p w14:paraId="408548C3" w14:textId="77777777" w:rsidR="00312BC3" w:rsidRPr="00C26C40" w:rsidRDefault="00312BC3" w:rsidP="00870DFD">
            <w:pPr>
              <w:rPr>
                <w:lang w:val="en-GB"/>
              </w:rPr>
            </w:pPr>
            <w:r w:rsidRPr="00C26C40">
              <w:rPr>
                <w:lang w:val="en-GB"/>
              </w:rPr>
              <w:t>120.00</w:t>
            </w:r>
          </w:p>
        </w:tc>
        <w:tc>
          <w:tcPr>
            <w:tcW w:w="1097" w:type="dxa"/>
          </w:tcPr>
          <w:p w14:paraId="54452FAA" w14:textId="77777777" w:rsidR="00312BC3" w:rsidRPr="00C26C40" w:rsidRDefault="00312BC3" w:rsidP="00870DFD">
            <w:pPr>
              <w:rPr>
                <w:lang w:val="en-GB"/>
              </w:rPr>
            </w:pPr>
            <w:r w:rsidRPr="00C26C40">
              <w:rPr>
                <w:lang w:val="en-GB"/>
              </w:rPr>
              <w:t>120.00</w:t>
            </w:r>
          </w:p>
        </w:tc>
        <w:tc>
          <w:tcPr>
            <w:tcW w:w="1097" w:type="dxa"/>
          </w:tcPr>
          <w:p w14:paraId="7D4269E4" w14:textId="77777777" w:rsidR="00312BC3" w:rsidRPr="00C26C40" w:rsidRDefault="00312BC3" w:rsidP="00870DFD">
            <w:pPr>
              <w:rPr>
                <w:lang w:val="en-GB"/>
              </w:rPr>
            </w:pPr>
            <w:r w:rsidRPr="00C26C40">
              <w:rPr>
                <w:lang w:val="en-GB"/>
              </w:rPr>
              <w:t>70.00</w:t>
            </w:r>
          </w:p>
        </w:tc>
        <w:tc>
          <w:tcPr>
            <w:tcW w:w="1031" w:type="dxa"/>
          </w:tcPr>
          <w:p w14:paraId="77E5478F" w14:textId="77777777" w:rsidR="00312BC3" w:rsidRPr="00C26C40" w:rsidRDefault="00312BC3" w:rsidP="00870DFD">
            <w:pPr>
              <w:rPr>
                <w:lang w:val="en-GB"/>
              </w:rPr>
            </w:pPr>
            <w:r w:rsidRPr="00C26C40">
              <w:rPr>
                <w:lang w:val="en-GB"/>
              </w:rPr>
              <w:t>117.52</w:t>
            </w:r>
          </w:p>
        </w:tc>
        <w:tc>
          <w:tcPr>
            <w:tcW w:w="1097" w:type="dxa"/>
          </w:tcPr>
          <w:p w14:paraId="31F74358" w14:textId="77777777" w:rsidR="00312BC3" w:rsidRPr="00C26C40" w:rsidRDefault="00312BC3" w:rsidP="00870DFD">
            <w:pPr>
              <w:rPr>
                <w:lang w:val="en-GB"/>
              </w:rPr>
            </w:pPr>
            <w:r w:rsidRPr="00C26C40">
              <w:rPr>
                <w:lang w:val="en-GB"/>
              </w:rPr>
              <w:t>117.52</w:t>
            </w:r>
          </w:p>
        </w:tc>
        <w:tc>
          <w:tcPr>
            <w:tcW w:w="1097" w:type="dxa"/>
          </w:tcPr>
          <w:p w14:paraId="75DF4D53" w14:textId="77777777" w:rsidR="00312BC3" w:rsidRPr="00C26C40" w:rsidRDefault="00312BC3" w:rsidP="00870DFD">
            <w:pPr>
              <w:rPr>
                <w:lang w:val="en-GB"/>
              </w:rPr>
            </w:pPr>
            <w:r w:rsidRPr="00C26C40">
              <w:rPr>
                <w:lang w:val="en-GB"/>
              </w:rPr>
              <w:t>32.00</w:t>
            </w:r>
          </w:p>
        </w:tc>
        <w:tc>
          <w:tcPr>
            <w:tcW w:w="1812" w:type="dxa"/>
          </w:tcPr>
          <w:p w14:paraId="12A65880" w14:textId="77777777" w:rsidR="00312BC3" w:rsidRPr="00C26C40" w:rsidRDefault="00312BC3" w:rsidP="00870DFD">
            <w:pPr>
              <w:rPr>
                <w:lang w:val="en-GB"/>
              </w:rPr>
            </w:pPr>
            <w:r w:rsidRPr="00C26C40">
              <w:rPr>
                <w:lang w:val="en-GB"/>
              </w:rPr>
              <w:t>32.00</w:t>
            </w:r>
          </w:p>
        </w:tc>
      </w:tr>
      <w:tr w:rsidR="00312BC3" w:rsidRPr="00C26C40" w14:paraId="6E22A0E0" w14:textId="77777777" w:rsidTr="00936023">
        <w:trPr>
          <w:jc w:val="center"/>
        </w:trPr>
        <w:tc>
          <w:tcPr>
            <w:tcW w:w="881" w:type="dxa"/>
          </w:tcPr>
          <w:p w14:paraId="4C4D22AA" w14:textId="77777777" w:rsidR="00312BC3" w:rsidRPr="00C26C40" w:rsidRDefault="00312BC3" w:rsidP="00870DFD">
            <w:pPr>
              <w:rPr>
                <w:lang w:val="en-GB"/>
              </w:rPr>
            </w:pPr>
            <w:r w:rsidRPr="00C26C40">
              <w:rPr>
                <w:lang w:val="en-GB"/>
              </w:rPr>
              <w:t>Pressure (atm)</w:t>
            </w:r>
          </w:p>
        </w:tc>
        <w:tc>
          <w:tcPr>
            <w:tcW w:w="1097" w:type="dxa"/>
          </w:tcPr>
          <w:p w14:paraId="4637B889" w14:textId="77777777" w:rsidR="00312BC3" w:rsidRPr="00C26C40" w:rsidRDefault="00312BC3" w:rsidP="00870DFD">
            <w:pPr>
              <w:rPr>
                <w:lang w:val="en-GB"/>
              </w:rPr>
            </w:pPr>
            <w:r w:rsidRPr="00C26C40">
              <w:rPr>
                <w:lang w:val="en-GB"/>
              </w:rPr>
              <w:t>2.9608</w:t>
            </w:r>
          </w:p>
        </w:tc>
        <w:tc>
          <w:tcPr>
            <w:tcW w:w="1097" w:type="dxa"/>
          </w:tcPr>
          <w:p w14:paraId="62AF455F" w14:textId="77777777" w:rsidR="00312BC3" w:rsidRPr="00C26C40" w:rsidRDefault="00312BC3" w:rsidP="00870DFD">
            <w:pPr>
              <w:rPr>
                <w:lang w:val="en-GB"/>
              </w:rPr>
            </w:pPr>
            <w:r w:rsidRPr="00C26C40">
              <w:rPr>
                <w:lang w:val="en-GB"/>
              </w:rPr>
              <w:t>2.9608</w:t>
            </w:r>
          </w:p>
        </w:tc>
        <w:tc>
          <w:tcPr>
            <w:tcW w:w="1097" w:type="dxa"/>
          </w:tcPr>
          <w:p w14:paraId="79053309" w14:textId="77777777" w:rsidR="00312BC3" w:rsidRPr="00C26C40" w:rsidRDefault="00312BC3" w:rsidP="00870DFD">
            <w:pPr>
              <w:rPr>
                <w:lang w:val="en-GB"/>
              </w:rPr>
            </w:pPr>
            <w:r w:rsidRPr="00C26C40">
              <w:rPr>
                <w:lang w:val="en-GB"/>
              </w:rPr>
              <w:t>1.0000</w:t>
            </w:r>
          </w:p>
        </w:tc>
        <w:tc>
          <w:tcPr>
            <w:tcW w:w="1031" w:type="dxa"/>
          </w:tcPr>
          <w:p w14:paraId="5783E531" w14:textId="77777777" w:rsidR="00312BC3" w:rsidRPr="00C26C40" w:rsidRDefault="00312BC3" w:rsidP="00870DFD">
            <w:pPr>
              <w:rPr>
                <w:lang w:val="en-GB"/>
              </w:rPr>
            </w:pPr>
            <w:r w:rsidRPr="00C26C40">
              <w:rPr>
                <w:lang w:val="en-GB"/>
              </w:rPr>
              <w:t>4.9975</w:t>
            </w:r>
          </w:p>
        </w:tc>
        <w:tc>
          <w:tcPr>
            <w:tcW w:w="1097" w:type="dxa"/>
          </w:tcPr>
          <w:p w14:paraId="79FC6BA1" w14:textId="77777777" w:rsidR="00312BC3" w:rsidRPr="00C26C40" w:rsidRDefault="00312BC3" w:rsidP="00870DFD">
            <w:pPr>
              <w:rPr>
                <w:lang w:val="en-GB"/>
              </w:rPr>
            </w:pPr>
            <w:r w:rsidRPr="00C26C40">
              <w:rPr>
                <w:lang w:val="en-GB"/>
              </w:rPr>
              <w:t>4.9975</w:t>
            </w:r>
          </w:p>
        </w:tc>
        <w:tc>
          <w:tcPr>
            <w:tcW w:w="1097" w:type="dxa"/>
          </w:tcPr>
          <w:p w14:paraId="63B9EFBB" w14:textId="77777777" w:rsidR="00312BC3" w:rsidRPr="00C26C40" w:rsidRDefault="00312BC3" w:rsidP="00870DFD">
            <w:pPr>
              <w:rPr>
                <w:lang w:val="en-GB"/>
              </w:rPr>
            </w:pPr>
            <w:r w:rsidRPr="00C26C40">
              <w:rPr>
                <w:lang w:val="en-GB"/>
              </w:rPr>
              <w:t>1.0000</w:t>
            </w:r>
          </w:p>
        </w:tc>
        <w:tc>
          <w:tcPr>
            <w:tcW w:w="1812" w:type="dxa"/>
          </w:tcPr>
          <w:p w14:paraId="6F2EB6AB" w14:textId="77777777" w:rsidR="00312BC3" w:rsidRPr="00C26C40" w:rsidRDefault="00312BC3" w:rsidP="00870DFD">
            <w:pPr>
              <w:rPr>
                <w:lang w:val="en-GB"/>
              </w:rPr>
            </w:pPr>
            <w:r w:rsidRPr="00C26C40">
              <w:rPr>
                <w:lang w:val="en-GB"/>
              </w:rPr>
              <w:t>1.0000</w:t>
            </w:r>
          </w:p>
        </w:tc>
      </w:tr>
      <w:tr w:rsidR="00312BC3" w:rsidRPr="00C26C40" w14:paraId="6C441CE2" w14:textId="77777777" w:rsidTr="00936023">
        <w:trPr>
          <w:jc w:val="center"/>
        </w:trPr>
        <w:tc>
          <w:tcPr>
            <w:tcW w:w="881" w:type="dxa"/>
          </w:tcPr>
          <w:p w14:paraId="41829ACD" w14:textId="77777777" w:rsidR="00312BC3" w:rsidRPr="00C26C40" w:rsidRDefault="00312BC3" w:rsidP="00870DFD">
            <w:pPr>
              <w:rPr>
                <w:lang w:val="en-GB"/>
              </w:rPr>
            </w:pPr>
            <w:r w:rsidRPr="00C26C40">
              <w:rPr>
                <w:lang w:val="en-GB"/>
              </w:rPr>
              <w:t>Mass Vapour Fraction</w:t>
            </w:r>
          </w:p>
        </w:tc>
        <w:tc>
          <w:tcPr>
            <w:tcW w:w="1097" w:type="dxa"/>
          </w:tcPr>
          <w:p w14:paraId="4A7973D4" w14:textId="77777777" w:rsidR="00312BC3" w:rsidRPr="00C26C40" w:rsidRDefault="00312BC3" w:rsidP="00870DFD">
            <w:pPr>
              <w:rPr>
                <w:lang w:val="en-GB"/>
              </w:rPr>
            </w:pPr>
            <w:r w:rsidRPr="00C26C40">
              <w:rPr>
                <w:lang w:val="en-GB"/>
              </w:rPr>
              <w:t>0.0000</w:t>
            </w:r>
          </w:p>
        </w:tc>
        <w:tc>
          <w:tcPr>
            <w:tcW w:w="1097" w:type="dxa"/>
          </w:tcPr>
          <w:p w14:paraId="305D5F30" w14:textId="77777777" w:rsidR="00312BC3" w:rsidRPr="00C26C40" w:rsidRDefault="00312BC3" w:rsidP="00870DFD">
            <w:pPr>
              <w:rPr>
                <w:lang w:val="en-GB"/>
              </w:rPr>
            </w:pPr>
            <w:r w:rsidRPr="00C26C40">
              <w:rPr>
                <w:lang w:val="en-GB"/>
              </w:rPr>
              <w:t>0.0000</w:t>
            </w:r>
          </w:p>
        </w:tc>
        <w:tc>
          <w:tcPr>
            <w:tcW w:w="1097" w:type="dxa"/>
          </w:tcPr>
          <w:p w14:paraId="09197FBE" w14:textId="77777777" w:rsidR="00312BC3" w:rsidRPr="00C26C40" w:rsidRDefault="00312BC3" w:rsidP="00870DFD">
            <w:pPr>
              <w:rPr>
                <w:lang w:val="en-GB"/>
              </w:rPr>
            </w:pPr>
            <w:r w:rsidRPr="00C26C40">
              <w:rPr>
                <w:lang w:val="en-GB"/>
              </w:rPr>
              <w:t>0.0000</w:t>
            </w:r>
          </w:p>
        </w:tc>
        <w:tc>
          <w:tcPr>
            <w:tcW w:w="1031" w:type="dxa"/>
          </w:tcPr>
          <w:p w14:paraId="3246648E" w14:textId="77777777" w:rsidR="00312BC3" w:rsidRPr="00C26C40" w:rsidRDefault="00312BC3" w:rsidP="00870DFD">
            <w:pPr>
              <w:rPr>
                <w:lang w:val="en-GB"/>
              </w:rPr>
            </w:pPr>
            <w:r w:rsidRPr="00C26C40">
              <w:rPr>
                <w:lang w:val="en-GB"/>
              </w:rPr>
              <w:t>1.0000</w:t>
            </w:r>
          </w:p>
        </w:tc>
        <w:tc>
          <w:tcPr>
            <w:tcW w:w="1097" w:type="dxa"/>
          </w:tcPr>
          <w:p w14:paraId="518C6ED5" w14:textId="77777777" w:rsidR="00312BC3" w:rsidRPr="00C26C40" w:rsidRDefault="00312BC3" w:rsidP="00870DFD">
            <w:pPr>
              <w:rPr>
                <w:lang w:val="en-GB"/>
              </w:rPr>
            </w:pPr>
            <w:r w:rsidRPr="00C26C40">
              <w:rPr>
                <w:lang w:val="en-GB"/>
              </w:rPr>
              <w:t>0.0000</w:t>
            </w:r>
          </w:p>
        </w:tc>
        <w:tc>
          <w:tcPr>
            <w:tcW w:w="1097" w:type="dxa"/>
          </w:tcPr>
          <w:p w14:paraId="1384B3A7" w14:textId="77777777" w:rsidR="00312BC3" w:rsidRPr="00C26C40" w:rsidRDefault="00312BC3" w:rsidP="00870DFD">
            <w:pPr>
              <w:rPr>
                <w:lang w:val="en-GB"/>
              </w:rPr>
            </w:pPr>
            <w:r w:rsidRPr="00C26C40">
              <w:rPr>
                <w:lang w:val="en-GB"/>
              </w:rPr>
              <w:t>0.0000</w:t>
            </w:r>
          </w:p>
        </w:tc>
        <w:tc>
          <w:tcPr>
            <w:tcW w:w="1812" w:type="dxa"/>
          </w:tcPr>
          <w:p w14:paraId="64ECD213" w14:textId="77777777" w:rsidR="00312BC3" w:rsidRPr="00C26C40" w:rsidRDefault="00312BC3" w:rsidP="00870DFD">
            <w:pPr>
              <w:rPr>
                <w:lang w:val="en-GB"/>
              </w:rPr>
            </w:pPr>
            <w:r w:rsidRPr="00C26C40">
              <w:rPr>
                <w:lang w:val="en-GB"/>
              </w:rPr>
              <w:t>0.0000</w:t>
            </w:r>
          </w:p>
        </w:tc>
      </w:tr>
      <w:tr w:rsidR="00312BC3" w:rsidRPr="00C26C40" w14:paraId="0476A212" w14:textId="77777777" w:rsidTr="00936023">
        <w:trPr>
          <w:jc w:val="center"/>
        </w:trPr>
        <w:tc>
          <w:tcPr>
            <w:tcW w:w="881" w:type="dxa"/>
          </w:tcPr>
          <w:p w14:paraId="0C14FF38" w14:textId="77777777" w:rsidR="00312BC3" w:rsidRPr="00C26C40" w:rsidRDefault="00312BC3" w:rsidP="00870DFD">
            <w:pPr>
              <w:rPr>
                <w:lang w:val="en-GB"/>
              </w:rPr>
            </w:pPr>
            <w:r w:rsidRPr="00C26C40">
              <w:rPr>
                <w:lang w:val="en-GB"/>
              </w:rPr>
              <w:t>Mass Liquid Fraction</w:t>
            </w:r>
          </w:p>
        </w:tc>
        <w:tc>
          <w:tcPr>
            <w:tcW w:w="1097" w:type="dxa"/>
          </w:tcPr>
          <w:p w14:paraId="1C8FB73A" w14:textId="77777777" w:rsidR="00312BC3" w:rsidRPr="00C26C40" w:rsidRDefault="00312BC3" w:rsidP="00870DFD">
            <w:pPr>
              <w:rPr>
                <w:lang w:val="en-GB"/>
              </w:rPr>
            </w:pPr>
            <w:r w:rsidRPr="00C26C40">
              <w:rPr>
                <w:lang w:val="en-GB"/>
              </w:rPr>
              <w:t>0.9225</w:t>
            </w:r>
          </w:p>
        </w:tc>
        <w:tc>
          <w:tcPr>
            <w:tcW w:w="1097" w:type="dxa"/>
          </w:tcPr>
          <w:p w14:paraId="5074E22B" w14:textId="77777777" w:rsidR="00312BC3" w:rsidRPr="00C26C40" w:rsidRDefault="00312BC3" w:rsidP="00870DFD">
            <w:pPr>
              <w:rPr>
                <w:lang w:val="en-GB"/>
              </w:rPr>
            </w:pPr>
            <w:r w:rsidRPr="00C26C40">
              <w:rPr>
                <w:lang w:val="en-GB"/>
              </w:rPr>
              <w:t>1.0000</w:t>
            </w:r>
          </w:p>
        </w:tc>
        <w:tc>
          <w:tcPr>
            <w:tcW w:w="1097" w:type="dxa"/>
          </w:tcPr>
          <w:p w14:paraId="2F156B02" w14:textId="77777777" w:rsidR="00312BC3" w:rsidRPr="00C26C40" w:rsidRDefault="00312BC3" w:rsidP="00870DFD">
            <w:pPr>
              <w:rPr>
                <w:lang w:val="en-GB"/>
              </w:rPr>
            </w:pPr>
            <w:r w:rsidRPr="00C26C40">
              <w:rPr>
                <w:lang w:val="en-GB"/>
              </w:rPr>
              <w:t>0.7577</w:t>
            </w:r>
          </w:p>
        </w:tc>
        <w:tc>
          <w:tcPr>
            <w:tcW w:w="1031" w:type="dxa"/>
          </w:tcPr>
          <w:p w14:paraId="63B6E7F8" w14:textId="77777777" w:rsidR="00312BC3" w:rsidRPr="00C26C40" w:rsidRDefault="00312BC3" w:rsidP="00870DFD">
            <w:pPr>
              <w:rPr>
                <w:lang w:val="en-GB"/>
              </w:rPr>
            </w:pPr>
            <w:r w:rsidRPr="00C26C40">
              <w:rPr>
                <w:lang w:val="en-GB"/>
              </w:rPr>
              <w:t>0.0000</w:t>
            </w:r>
          </w:p>
        </w:tc>
        <w:tc>
          <w:tcPr>
            <w:tcW w:w="1097" w:type="dxa"/>
          </w:tcPr>
          <w:p w14:paraId="7AEDF06E" w14:textId="77777777" w:rsidR="00312BC3" w:rsidRPr="00C26C40" w:rsidRDefault="00312BC3" w:rsidP="00870DFD">
            <w:pPr>
              <w:rPr>
                <w:lang w:val="en-GB"/>
              </w:rPr>
            </w:pPr>
            <w:r w:rsidRPr="00C26C40">
              <w:rPr>
                <w:lang w:val="en-GB"/>
              </w:rPr>
              <w:t>0.0000</w:t>
            </w:r>
          </w:p>
        </w:tc>
        <w:tc>
          <w:tcPr>
            <w:tcW w:w="1097" w:type="dxa"/>
          </w:tcPr>
          <w:p w14:paraId="152D95EA" w14:textId="77777777" w:rsidR="00312BC3" w:rsidRPr="00C26C40" w:rsidRDefault="00312BC3" w:rsidP="00870DFD">
            <w:pPr>
              <w:rPr>
                <w:lang w:val="en-GB"/>
              </w:rPr>
            </w:pPr>
            <w:r w:rsidRPr="00C26C40">
              <w:rPr>
                <w:lang w:val="en-GB"/>
              </w:rPr>
              <w:t>0.0000</w:t>
            </w:r>
          </w:p>
        </w:tc>
        <w:tc>
          <w:tcPr>
            <w:tcW w:w="1812" w:type="dxa"/>
          </w:tcPr>
          <w:p w14:paraId="10DCDF7E" w14:textId="77777777" w:rsidR="00312BC3" w:rsidRPr="00C26C40" w:rsidRDefault="00312BC3" w:rsidP="00870DFD">
            <w:pPr>
              <w:rPr>
                <w:lang w:val="en-GB"/>
              </w:rPr>
            </w:pPr>
            <w:r w:rsidRPr="00C26C40">
              <w:rPr>
                <w:lang w:val="en-GB"/>
              </w:rPr>
              <w:t>0.0000</w:t>
            </w:r>
          </w:p>
        </w:tc>
      </w:tr>
      <w:tr w:rsidR="00312BC3" w:rsidRPr="00C26C40" w14:paraId="1AA64E35" w14:textId="77777777" w:rsidTr="00936023">
        <w:trPr>
          <w:jc w:val="center"/>
        </w:trPr>
        <w:tc>
          <w:tcPr>
            <w:tcW w:w="881" w:type="dxa"/>
          </w:tcPr>
          <w:p w14:paraId="56342FFB" w14:textId="77777777" w:rsidR="00312BC3" w:rsidRPr="00C26C40" w:rsidRDefault="00312BC3" w:rsidP="00870DFD">
            <w:pPr>
              <w:rPr>
                <w:lang w:val="en-GB"/>
              </w:rPr>
            </w:pPr>
            <w:r w:rsidRPr="00C26C40">
              <w:rPr>
                <w:lang w:val="en-GB"/>
              </w:rPr>
              <w:t>Mass Solid Fraction</w:t>
            </w:r>
          </w:p>
        </w:tc>
        <w:tc>
          <w:tcPr>
            <w:tcW w:w="1097" w:type="dxa"/>
          </w:tcPr>
          <w:p w14:paraId="2B2186CD" w14:textId="77777777" w:rsidR="00312BC3" w:rsidRPr="00C26C40" w:rsidRDefault="00312BC3" w:rsidP="00870DFD">
            <w:pPr>
              <w:rPr>
                <w:lang w:val="en-GB"/>
              </w:rPr>
            </w:pPr>
            <w:r w:rsidRPr="00C26C40">
              <w:rPr>
                <w:lang w:val="en-GB"/>
              </w:rPr>
              <w:t>0.0775</w:t>
            </w:r>
          </w:p>
        </w:tc>
        <w:tc>
          <w:tcPr>
            <w:tcW w:w="1097" w:type="dxa"/>
          </w:tcPr>
          <w:p w14:paraId="403D3F6A" w14:textId="77777777" w:rsidR="00312BC3" w:rsidRPr="00C26C40" w:rsidRDefault="00312BC3" w:rsidP="00870DFD">
            <w:pPr>
              <w:rPr>
                <w:lang w:val="en-GB"/>
              </w:rPr>
            </w:pPr>
            <w:r w:rsidRPr="00C26C40">
              <w:rPr>
                <w:lang w:val="en-GB"/>
              </w:rPr>
              <w:t>0.0000</w:t>
            </w:r>
          </w:p>
        </w:tc>
        <w:tc>
          <w:tcPr>
            <w:tcW w:w="1097" w:type="dxa"/>
          </w:tcPr>
          <w:p w14:paraId="08B6904A" w14:textId="77777777" w:rsidR="00312BC3" w:rsidRPr="00C26C40" w:rsidRDefault="00312BC3" w:rsidP="00870DFD">
            <w:pPr>
              <w:rPr>
                <w:lang w:val="en-GB"/>
              </w:rPr>
            </w:pPr>
            <w:r w:rsidRPr="00C26C40">
              <w:rPr>
                <w:lang w:val="en-GB"/>
              </w:rPr>
              <w:t>0.2423</w:t>
            </w:r>
          </w:p>
        </w:tc>
        <w:tc>
          <w:tcPr>
            <w:tcW w:w="1031" w:type="dxa"/>
          </w:tcPr>
          <w:p w14:paraId="5ECA24FF" w14:textId="77777777" w:rsidR="00312BC3" w:rsidRPr="00C26C40" w:rsidRDefault="00312BC3" w:rsidP="00870DFD">
            <w:pPr>
              <w:rPr>
                <w:lang w:val="en-GB"/>
              </w:rPr>
            </w:pPr>
            <w:r w:rsidRPr="00C26C40">
              <w:rPr>
                <w:lang w:val="en-GB"/>
              </w:rPr>
              <w:t>0.0000</w:t>
            </w:r>
          </w:p>
        </w:tc>
        <w:tc>
          <w:tcPr>
            <w:tcW w:w="1097" w:type="dxa"/>
          </w:tcPr>
          <w:p w14:paraId="0BFA3ABC" w14:textId="77777777" w:rsidR="00312BC3" w:rsidRPr="00C26C40" w:rsidRDefault="00312BC3" w:rsidP="00870DFD">
            <w:pPr>
              <w:rPr>
                <w:lang w:val="en-GB"/>
              </w:rPr>
            </w:pPr>
            <w:r w:rsidRPr="00C26C40">
              <w:rPr>
                <w:lang w:val="en-GB"/>
              </w:rPr>
              <w:t>1.0000</w:t>
            </w:r>
          </w:p>
        </w:tc>
        <w:tc>
          <w:tcPr>
            <w:tcW w:w="1097" w:type="dxa"/>
          </w:tcPr>
          <w:p w14:paraId="19ABE796" w14:textId="77777777" w:rsidR="00312BC3" w:rsidRPr="00C26C40" w:rsidRDefault="00312BC3" w:rsidP="00870DFD">
            <w:pPr>
              <w:rPr>
                <w:lang w:val="en-GB"/>
              </w:rPr>
            </w:pPr>
            <w:r w:rsidRPr="00C26C40">
              <w:rPr>
                <w:lang w:val="en-GB"/>
              </w:rPr>
              <w:t>1.0000</w:t>
            </w:r>
          </w:p>
        </w:tc>
        <w:tc>
          <w:tcPr>
            <w:tcW w:w="1812" w:type="dxa"/>
          </w:tcPr>
          <w:p w14:paraId="72E01C30" w14:textId="77777777" w:rsidR="00312BC3" w:rsidRPr="00C26C40" w:rsidRDefault="00312BC3" w:rsidP="00870DFD">
            <w:pPr>
              <w:rPr>
                <w:lang w:val="en-GB"/>
              </w:rPr>
            </w:pPr>
            <w:r w:rsidRPr="00C26C40">
              <w:rPr>
                <w:lang w:val="en-GB"/>
              </w:rPr>
              <w:t>1.0000</w:t>
            </w:r>
          </w:p>
        </w:tc>
      </w:tr>
      <w:tr w:rsidR="00312BC3" w:rsidRPr="00C26C40" w14:paraId="08BF785C" w14:textId="77777777" w:rsidTr="00936023">
        <w:trPr>
          <w:jc w:val="center"/>
        </w:trPr>
        <w:tc>
          <w:tcPr>
            <w:tcW w:w="881" w:type="dxa"/>
          </w:tcPr>
          <w:p w14:paraId="791308F6" w14:textId="77777777" w:rsidR="00312BC3" w:rsidRPr="00C26C40" w:rsidRDefault="00312BC3" w:rsidP="00870DFD">
            <w:pPr>
              <w:rPr>
                <w:lang w:val="en-GB"/>
              </w:rPr>
            </w:pPr>
            <w:r w:rsidRPr="00C26C40">
              <w:rPr>
                <w:lang w:val="en-GB"/>
              </w:rPr>
              <w:t>Total Mass Flow (kg/hr)</w:t>
            </w:r>
          </w:p>
        </w:tc>
        <w:tc>
          <w:tcPr>
            <w:tcW w:w="1097" w:type="dxa"/>
          </w:tcPr>
          <w:p w14:paraId="6A4BD108" w14:textId="77777777" w:rsidR="00312BC3" w:rsidRPr="00C26C40" w:rsidRDefault="00312BC3" w:rsidP="00870DFD">
            <w:pPr>
              <w:rPr>
                <w:lang w:val="en-GB"/>
              </w:rPr>
            </w:pPr>
            <w:r w:rsidRPr="00C26C40">
              <w:rPr>
                <w:lang w:val="en-GB"/>
              </w:rPr>
              <w:t>3,136.017</w:t>
            </w:r>
          </w:p>
        </w:tc>
        <w:tc>
          <w:tcPr>
            <w:tcW w:w="1097" w:type="dxa"/>
          </w:tcPr>
          <w:p w14:paraId="799F0FEC" w14:textId="77777777" w:rsidR="00312BC3" w:rsidRPr="00C26C40" w:rsidRDefault="00312BC3" w:rsidP="00870DFD">
            <w:pPr>
              <w:rPr>
                <w:lang w:val="en-GB"/>
              </w:rPr>
            </w:pPr>
            <w:r w:rsidRPr="00C26C40">
              <w:rPr>
                <w:lang w:val="en-GB"/>
              </w:rPr>
              <w:t>2,893.053</w:t>
            </w:r>
          </w:p>
        </w:tc>
        <w:tc>
          <w:tcPr>
            <w:tcW w:w="1097" w:type="dxa"/>
          </w:tcPr>
          <w:p w14:paraId="6632BFC7" w14:textId="77777777" w:rsidR="00312BC3" w:rsidRPr="00C26C40" w:rsidRDefault="00312BC3" w:rsidP="00870DFD">
            <w:pPr>
              <w:rPr>
                <w:lang w:val="en-GB"/>
              </w:rPr>
            </w:pPr>
            <w:r w:rsidRPr="00C26C40">
              <w:rPr>
                <w:lang w:val="en-GB"/>
              </w:rPr>
              <w:t>3,580.268</w:t>
            </w:r>
          </w:p>
        </w:tc>
        <w:tc>
          <w:tcPr>
            <w:tcW w:w="1031" w:type="dxa"/>
          </w:tcPr>
          <w:p w14:paraId="43F416A0" w14:textId="77777777" w:rsidR="00312BC3" w:rsidRPr="00C26C40" w:rsidRDefault="00312BC3" w:rsidP="00870DFD">
            <w:pPr>
              <w:rPr>
                <w:lang w:val="en-GB"/>
              </w:rPr>
            </w:pPr>
            <w:r w:rsidRPr="00C26C40">
              <w:rPr>
                <w:lang w:val="en-GB"/>
              </w:rPr>
              <w:t>4.636</w:t>
            </w:r>
          </w:p>
        </w:tc>
        <w:tc>
          <w:tcPr>
            <w:tcW w:w="1097" w:type="dxa"/>
          </w:tcPr>
          <w:p w14:paraId="0614D018" w14:textId="77777777" w:rsidR="00312BC3" w:rsidRPr="00C26C40" w:rsidRDefault="00312BC3" w:rsidP="00870DFD">
            <w:pPr>
              <w:rPr>
                <w:lang w:val="en-GB"/>
              </w:rPr>
            </w:pPr>
            <w:r w:rsidRPr="00C26C40">
              <w:rPr>
                <w:lang w:val="en-GB"/>
              </w:rPr>
              <w:t>4.636</w:t>
            </w:r>
          </w:p>
        </w:tc>
        <w:tc>
          <w:tcPr>
            <w:tcW w:w="1097" w:type="dxa"/>
          </w:tcPr>
          <w:p w14:paraId="677FE5A2" w14:textId="77777777" w:rsidR="00312BC3" w:rsidRPr="00C26C40" w:rsidRDefault="00312BC3" w:rsidP="00870DFD">
            <w:pPr>
              <w:rPr>
                <w:lang w:val="en-GB"/>
              </w:rPr>
            </w:pPr>
            <w:r w:rsidRPr="00C26C40">
              <w:rPr>
                <w:lang w:val="en-GB"/>
              </w:rPr>
              <w:t>687.215</w:t>
            </w:r>
          </w:p>
        </w:tc>
        <w:tc>
          <w:tcPr>
            <w:tcW w:w="1812" w:type="dxa"/>
          </w:tcPr>
          <w:p w14:paraId="30996B8B" w14:textId="77777777" w:rsidR="00312BC3" w:rsidRPr="00C26C40" w:rsidRDefault="00312BC3" w:rsidP="00870DFD">
            <w:pPr>
              <w:rPr>
                <w:lang w:val="en-GB"/>
              </w:rPr>
            </w:pPr>
            <w:r w:rsidRPr="00C26C40">
              <w:rPr>
                <w:lang w:val="en-GB"/>
              </w:rPr>
              <w:t>687.215</w:t>
            </w:r>
          </w:p>
        </w:tc>
      </w:tr>
      <w:tr w:rsidR="00312BC3" w:rsidRPr="00C26C40" w14:paraId="36F47155" w14:textId="77777777" w:rsidTr="00936023">
        <w:trPr>
          <w:jc w:val="center"/>
        </w:trPr>
        <w:tc>
          <w:tcPr>
            <w:tcW w:w="881" w:type="dxa"/>
          </w:tcPr>
          <w:p w14:paraId="34791220" w14:textId="77777777" w:rsidR="00312BC3" w:rsidRPr="00C26C40" w:rsidRDefault="00312BC3" w:rsidP="00870DFD">
            <w:pPr>
              <w:rPr>
                <w:lang w:val="en-GB"/>
              </w:rPr>
            </w:pPr>
            <w:r w:rsidRPr="00C26C40">
              <w:rPr>
                <w:lang w:val="en-GB"/>
              </w:rPr>
              <w:t>Mass Enthalpy (J/kg)</w:t>
            </w:r>
          </w:p>
        </w:tc>
        <w:tc>
          <w:tcPr>
            <w:tcW w:w="1097" w:type="dxa"/>
          </w:tcPr>
          <w:p w14:paraId="23B93203" w14:textId="77777777" w:rsidR="00312BC3" w:rsidRPr="00C26C40" w:rsidRDefault="00312BC3" w:rsidP="00870DFD">
            <w:pPr>
              <w:rPr>
                <w:lang w:val="en-GB"/>
              </w:rPr>
            </w:pPr>
            <w:r w:rsidRPr="00C26C40">
              <w:rPr>
                <w:lang w:val="en-GB"/>
              </w:rPr>
              <w:t>-13,694,510.4367</w:t>
            </w:r>
          </w:p>
        </w:tc>
        <w:tc>
          <w:tcPr>
            <w:tcW w:w="1097" w:type="dxa"/>
          </w:tcPr>
          <w:p w14:paraId="12C07582" w14:textId="77777777" w:rsidR="00312BC3" w:rsidRPr="00C26C40" w:rsidRDefault="00312BC3" w:rsidP="00870DFD">
            <w:pPr>
              <w:rPr>
                <w:lang w:val="en-GB"/>
              </w:rPr>
            </w:pPr>
            <w:r w:rsidRPr="00C26C40">
              <w:rPr>
                <w:lang w:val="en-GB"/>
              </w:rPr>
              <w:t>-13,579,158.4185</w:t>
            </w:r>
          </w:p>
        </w:tc>
        <w:tc>
          <w:tcPr>
            <w:tcW w:w="1097" w:type="dxa"/>
          </w:tcPr>
          <w:p w14:paraId="7C68BC96" w14:textId="77777777" w:rsidR="00312BC3" w:rsidRPr="00C26C40" w:rsidRDefault="00312BC3" w:rsidP="00870DFD">
            <w:pPr>
              <w:rPr>
                <w:lang w:val="en-GB"/>
              </w:rPr>
            </w:pPr>
            <w:r w:rsidRPr="00C26C40">
              <w:rPr>
                <w:lang w:val="en-GB"/>
              </w:rPr>
              <w:t>-14,083,724.3612</w:t>
            </w:r>
          </w:p>
        </w:tc>
        <w:tc>
          <w:tcPr>
            <w:tcW w:w="1031" w:type="dxa"/>
          </w:tcPr>
          <w:p w14:paraId="5917C7D1" w14:textId="77777777" w:rsidR="00312BC3" w:rsidRPr="00C26C40" w:rsidRDefault="00312BC3" w:rsidP="00870DFD">
            <w:pPr>
              <w:rPr>
                <w:lang w:val="en-GB"/>
              </w:rPr>
            </w:pPr>
            <w:r w:rsidRPr="00C26C40">
              <w:rPr>
                <w:lang w:val="en-GB"/>
              </w:rPr>
              <w:t>-5,129,221.8292</w:t>
            </w:r>
          </w:p>
        </w:tc>
        <w:tc>
          <w:tcPr>
            <w:tcW w:w="1097" w:type="dxa"/>
          </w:tcPr>
          <w:p w14:paraId="00598A8D" w14:textId="77777777" w:rsidR="00312BC3" w:rsidRPr="00C26C40" w:rsidRDefault="00312BC3" w:rsidP="00870DFD">
            <w:pPr>
              <w:rPr>
                <w:lang w:val="en-GB"/>
              </w:rPr>
            </w:pPr>
            <w:r w:rsidRPr="00C26C40">
              <w:rPr>
                <w:lang w:val="en-GB"/>
              </w:rPr>
              <w:t>-15,300,920.4607</w:t>
            </w:r>
          </w:p>
        </w:tc>
        <w:tc>
          <w:tcPr>
            <w:tcW w:w="1097" w:type="dxa"/>
          </w:tcPr>
          <w:p w14:paraId="0624ECBD" w14:textId="77777777" w:rsidR="00312BC3" w:rsidRPr="00C26C40" w:rsidRDefault="00312BC3" w:rsidP="00870DFD">
            <w:pPr>
              <w:rPr>
                <w:lang w:val="en-GB"/>
              </w:rPr>
            </w:pPr>
            <w:r w:rsidRPr="00C26C40">
              <w:rPr>
                <w:lang w:val="en-GB"/>
              </w:rPr>
              <w:t>-14,714,464.0160</w:t>
            </w:r>
          </w:p>
        </w:tc>
        <w:tc>
          <w:tcPr>
            <w:tcW w:w="1812" w:type="dxa"/>
          </w:tcPr>
          <w:p w14:paraId="519AB3E6" w14:textId="77777777" w:rsidR="00312BC3" w:rsidRPr="00C26C40" w:rsidRDefault="00312BC3" w:rsidP="00870DFD">
            <w:pPr>
              <w:rPr>
                <w:lang w:val="en-GB"/>
              </w:rPr>
            </w:pPr>
            <w:r w:rsidRPr="00C26C40">
              <w:rPr>
                <w:lang w:val="en-GB"/>
              </w:rPr>
              <w:t>-14,714,464.0160</w:t>
            </w:r>
          </w:p>
        </w:tc>
      </w:tr>
      <w:tr w:rsidR="00312BC3" w:rsidRPr="00C26C40" w14:paraId="24773EA6" w14:textId="77777777" w:rsidTr="00936023">
        <w:trPr>
          <w:jc w:val="center"/>
        </w:trPr>
        <w:tc>
          <w:tcPr>
            <w:tcW w:w="881" w:type="dxa"/>
          </w:tcPr>
          <w:p w14:paraId="5AAC975A" w14:textId="77777777" w:rsidR="00312BC3" w:rsidRPr="00C26C40" w:rsidRDefault="00312BC3" w:rsidP="00870DFD">
            <w:pPr>
              <w:rPr>
                <w:lang w:val="en-GB"/>
              </w:rPr>
            </w:pPr>
            <w:r w:rsidRPr="00C26C40">
              <w:rPr>
                <w:lang w:val="en-GB"/>
              </w:rPr>
              <w:t>Enthalpy Flow (W)</w:t>
            </w:r>
          </w:p>
        </w:tc>
        <w:tc>
          <w:tcPr>
            <w:tcW w:w="1097" w:type="dxa"/>
          </w:tcPr>
          <w:p w14:paraId="2A3750DB" w14:textId="77777777" w:rsidR="00312BC3" w:rsidRPr="00C26C40" w:rsidRDefault="00312BC3" w:rsidP="00870DFD">
            <w:pPr>
              <w:rPr>
                <w:lang w:val="en-GB"/>
              </w:rPr>
            </w:pPr>
            <w:r w:rsidRPr="00C26C40">
              <w:rPr>
                <w:lang w:val="en-GB"/>
              </w:rPr>
              <w:t>-11,929,505.7622</w:t>
            </w:r>
          </w:p>
        </w:tc>
        <w:tc>
          <w:tcPr>
            <w:tcW w:w="1097" w:type="dxa"/>
          </w:tcPr>
          <w:p w14:paraId="2725B063" w14:textId="77777777" w:rsidR="00312BC3" w:rsidRPr="00C26C40" w:rsidRDefault="00312BC3" w:rsidP="00870DFD">
            <w:pPr>
              <w:rPr>
                <w:lang w:val="en-GB"/>
              </w:rPr>
            </w:pPr>
            <w:r w:rsidRPr="00C26C40">
              <w:rPr>
                <w:lang w:val="en-GB"/>
              </w:rPr>
              <w:t>-10,912,561.7231</w:t>
            </w:r>
          </w:p>
        </w:tc>
        <w:tc>
          <w:tcPr>
            <w:tcW w:w="1097" w:type="dxa"/>
          </w:tcPr>
          <w:p w14:paraId="6BEC7CBC" w14:textId="77777777" w:rsidR="00312BC3" w:rsidRPr="00C26C40" w:rsidRDefault="00312BC3" w:rsidP="00870DFD">
            <w:pPr>
              <w:rPr>
                <w:lang w:val="en-GB"/>
              </w:rPr>
            </w:pPr>
            <w:r w:rsidRPr="00C26C40">
              <w:rPr>
                <w:lang w:val="en-GB"/>
              </w:rPr>
              <w:t>-14,006,529.7784</w:t>
            </w:r>
          </w:p>
        </w:tc>
        <w:tc>
          <w:tcPr>
            <w:tcW w:w="1031" w:type="dxa"/>
          </w:tcPr>
          <w:p w14:paraId="6A7A3008" w14:textId="77777777" w:rsidR="00312BC3" w:rsidRPr="00C26C40" w:rsidRDefault="00312BC3" w:rsidP="00870DFD">
            <w:pPr>
              <w:rPr>
                <w:lang w:val="en-GB"/>
              </w:rPr>
            </w:pPr>
            <w:r w:rsidRPr="00C26C40">
              <w:rPr>
                <w:lang w:val="en-GB"/>
              </w:rPr>
              <w:t>-6,605.4723</w:t>
            </w:r>
          </w:p>
        </w:tc>
        <w:tc>
          <w:tcPr>
            <w:tcW w:w="1097" w:type="dxa"/>
          </w:tcPr>
          <w:p w14:paraId="6C9186EF" w14:textId="77777777" w:rsidR="00312BC3" w:rsidRPr="00C26C40" w:rsidRDefault="00312BC3" w:rsidP="00870DFD">
            <w:pPr>
              <w:rPr>
                <w:lang w:val="en-GB"/>
              </w:rPr>
            </w:pPr>
            <w:r w:rsidRPr="00C26C40">
              <w:rPr>
                <w:lang w:val="en-GB"/>
              </w:rPr>
              <w:t>-19,704.2797</w:t>
            </w:r>
          </w:p>
        </w:tc>
        <w:tc>
          <w:tcPr>
            <w:tcW w:w="1097" w:type="dxa"/>
          </w:tcPr>
          <w:p w14:paraId="25F26B79" w14:textId="77777777" w:rsidR="00312BC3" w:rsidRPr="00C26C40" w:rsidRDefault="00312BC3" w:rsidP="00870DFD">
            <w:pPr>
              <w:rPr>
                <w:lang w:val="en-GB"/>
              </w:rPr>
            </w:pPr>
            <w:r w:rsidRPr="00C26C40">
              <w:rPr>
                <w:lang w:val="en-GB"/>
              </w:rPr>
              <w:t>-2,808,889.7085</w:t>
            </w:r>
          </w:p>
        </w:tc>
        <w:tc>
          <w:tcPr>
            <w:tcW w:w="1812" w:type="dxa"/>
          </w:tcPr>
          <w:p w14:paraId="6011C31E" w14:textId="77777777" w:rsidR="00312BC3" w:rsidRPr="00C26C40" w:rsidRDefault="00312BC3" w:rsidP="00870DFD">
            <w:pPr>
              <w:rPr>
                <w:lang w:val="en-GB"/>
              </w:rPr>
            </w:pPr>
            <w:r w:rsidRPr="00C26C40">
              <w:rPr>
                <w:lang w:val="en-GB"/>
              </w:rPr>
              <w:t>-2,808,889.7085</w:t>
            </w:r>
          </w:p>
        </w:tc>
      </w:tr>
      <w:tr w:rsidR="00312BC3" w:rsidRPr="00C26C40" w14:paraId="5F6AE8D7" w14:textId="77777777" w:rsidTr="00936023">
        <w:trPr>
          <w:jc w:val="center"/>
        </w:trPr>
        <w:tc>
          <w:tcPr>
            <w:tcW w:w="881" w:type="dxa"/>
          </w:tcPr>
          <w:p w14:paraId="0DAB3D99" w14:textId="77777777" w:rsidR="00312BC3" w:rsidRPr="00C26C40" w:rsidRDefault="00312BC3" w:rsidP="00870DFD">
            <w:pPr>
              <w:rPr>
                <w:lang w:val="en-GB"/>
              </w:rPr>
            </w:pPr>
            <w:r w:rsidRPr="00C26C40">
              <w:rPr>
                <w:lang w:val="en-GB"/>
              </w:rPr>
              <w:t>Mass Density (kg/m³)</w:t>
            </w:r>
          </w:p>
        </w:tc>
        <w:tc>
          <w:tcPr>
            <w:tcW w:w="1097" w:type="dxa"/>
          </w:tcPr>
          <w:p w14:paraId="7D66E182" w14:textId="77777777" w:rsidR="00312BC3" w:rsidRPr="00C26C40" w:rsidRDefault="00312BC3" w:rsidP="00870DFD">
            <w:pPr>
              <w:rPr>
                <w:lang w:val="en-GB"/>
              </w:rPr>
            </w:pPr>
            <w:r w:rsidRPr="00C26C40">
              <w:rPr>
                <w:lang w:val="en-GB"/>
              </w:rPr>
              <w:t>1,250.6111</w:t>
            </w:r>
          </w:p>
        </w:tc>
        <w:tc>
          <w:tcPr>
            <w:tcW w:w="1097" w:type="dxa"/>
          </w:tcPr>
          <w:p w14:paraId="6EE62AA4" w14:textId="77777777" w:rsidR="00312BC3" w:rsidRPr="00C26C40" w:rsidRDefault="00312BC3" w:rsidP="00870DFD">
            <w:pPr>
              <w:rPr>
                <w:lang w:val="en-GB"/>
              </w:rPr>
            </w:pPr>
            <w:r w:rsidRPr="00C26C40">
              <w:rPr>
                <w:lang w:val="en-GB"/>
              </w:rPr>
              <w:t>1,197.3410</w:t>
            </w:r>
          </w:p>
        </w:tc>
        <w:tc>
          <w:tcPr>
            <w:tcW w:w="1097" w:type="dxa"/>
          </w:tcPr>
          <w:p w14:paraId="0EFEBD82" w14:textId="77777777" w:rsidR="00312BC3" w:rsidRPr="00C26C40" w:rsidRDefault="00312BC3" w:rsidP="00870DFD">
            <w:pPr>
              <w:rPr>
                <w:lang w:val="en-GB"/>
              </w:rPr>
            </w:pPr>
            <w:r w:rsidRPr="00C26C40">
              <w:rPr>
                <w:lang w:val="en-GB"/>
              </w:rPr>
              <w:t>1,470.4460</w:t>
            </w:r>
          </w:p>
        </w:tc>
        <w:tc>
          <w:tcPr>
            <w:tcW w:w="1031" w:type="dxa"/>
          </w:tcPr>
          <w:p w14:paraId="5DB8D54E" w14:textId="77777777" w:rsidR="00312BC3" w:rsidRPr="00C26C40" w:rsidRDefault="00312BC3" w:rsidP="00870DFD">
            <w:pPr>
              <w:rPr>
                <w:lang w:val="en-GB"/>
              </w:rPr>
            </w:pPr>
            <w:r w:rsidRPr="00C26C40">
              <w:rPr>
                <w:lang w:val="en-GB"/>
              </w:rPr>
              <w:t>5.4891</w:t>
            </w:r>
          </w:p>
        </w:tc>
        <w:tc>
          <w:tcPr>
            <w:tcW w:w="1097" w:type="dxa"/>
          </w:tcPr>
          <w:p w14:paraId="16DBEA34" w14:textId="77777777" w:rsidR="00312BC3" w:rsidRPr="00C26C40" w:rsidRDefault="00312BC3" w:rsidP="00870DFD">
            <w:pPr>
              <w:rPr>
                <w:lang w:val="en-GB"/>
              </w:rPr>
            </w:pPr>
            <w:r w:rsidRPr="00C26C40">
              <w:rPr>
                <w:lang w:val="en-GB"/>
              </w:rPr>
              <w:t>3,236.8808</w:t>
            </w:r>
          </w:p>
        </w:tc>
        <w:tc>
          <w:tcPr>
            <w:tcW w:w="1097" w:type="dxa"/>
          </w:tcPr>
          <w:p w14:paraId="0DB490B4" w14:textId="77777777" w:rsidR="00312BC3" w:rsidRPr="00C26C40" w:rsidRDefault="00312BC3" w:rsidP="00870DFD">
            <w:pPr>
              <w:rPr>
                <w:lang w:val="en-GB"/>
              </w:rPr>
            </w:pPr>
            <w:r w:rsidRPr="00C26C40">
              <w:rPr>
                <w:lang w:val="en-GB"/>
              </w:rPr>
              <w:t>5,267.9560</w:t>
            </w:r>
          </w:p>
        </w:tc>
        <w:tc>
          <w:tcPr>
            <w:tcW w:w="1812" w:type="dxa"/>
          </w:tcPr>
          <w:p w14:paraId="63200BA0" w14:textId="77777777" w:rsidR="00312BC3" w:rsidRPr="00C26C40" w:rsidRDefault="00312BC3" w:rsidP="00870DFD">
            <w:pPr>
              <w:rPr>
                <w:lang w:val="en-GB"/>
              </w:rPr>
            </w:pPr>
            <w:r w:rsidRPr="00C26C40">
              <w:rPr>
                <w:lang w:val="en-GB"/>
              </w:rPr>
              <w:t>5,267.9560</w:t>
            </w:r>
          </w:p>
        </w:tc>
      </w:tr>
      <w:tr w:rsidR="00312BC3" w:rsidRPr="00C26C40" w14:paraId="621C3A19" w14:textId="77777777" w:rsidTr="00936023">
        <w:trPr>
          <w:jc w:val="center"/>
        </w:trPr>
        <w:tc>
          <w:tcPr>
            <w:tcW w:w="881" w:type="dxa"/>
          </w:tcPr>
          <w:p w14:paraId="237379A4" w14:textId="77777777" w:rsidR="00312BC3" w:rsidRPr="00C26C40" w:rsidRDefault="00312BC3" w:rsidP="00870DFD">
            <w:pPr>
              <w:rPr>
                <w:lang w:val="en-GB"/>
              </w:rPr>
            </w:pPr>
            <w:r w:rsidRPr="00C26C40">
              <w:rPr>
                <w:lang w:val="en-GB"/>
              </w:rPr>
              <w:lastRenderedPageBreak/>
              <w:t>Average MW</w:t>
            </w:r>
          </w:p>
        </w:tc>
        <w:tc>
          <w:tcPr>
            <w:tcW w:w="1097" w:type="dxa"/>
          </w:tcPr>
          <w:p w14:paraId="200E53E2" w14:textId="77777777" w:rsidR="00312BC3" w:rsidRPr="00C26C40" w:rsidRDefault="00312BC3" w:rsidP="00870DFD">
            <w:pPr>
              <w:rPr>
                <w:lang w:val="en-GB"/>
              </w:rPr>
            </w:pPr>
            <w:r w:rsidRPr="00C26C40">
              <w:rPr>
                <w:lang w:val="en-GB"/>
              </w:rPr>
              <w:t>21.3703</w:t>
            </w:r>
          </w:p>
        </w:tc>
        <w:tc>
          <w:tcPr>
            <w:tcW w:w="1097" w:type="dxa"/>
          </w:tcPr>
          <w:p w14:paraId="60B4CDA1" w14:textId="77777777" w:rsidR="00312BC3" w:rsidRPr="00C26C40" w:rsidRDefault="00312BC3" w:rsidP="00870DFD">
            <w:pPr>
              <w:rPr>
                <w:lang w:val="en-GB"/>
              </w:rPr>
            </w:pPr>
            <w:r w:rsidRPr="00C26C40">
              <w:rPr>
                <w:lang w:val="en-GB"/>
              </w:rPr>
              <w:t>20.2702</w:t>
            </w:r>
          </w:p>
        </w:tc>
        <w:tc>
          <w:tcPr>
            <w:tcW w:w="1097" w:type="dxa"/>
          </w:tcPr>
          <w:p w14:paraId="1341931A" w14:textId="77777777" w:rsidR="00312BC3" w:rsidRPr="00C26C40" w:rsidRDefault="00312BC3" w:rsidP="00870DFD">
            <w:pPr>
              <w:rPr>
                <w:lang w:val="en-GB"/>
              </w:rPr>
            </w:pPr>
            <w:r w:rsidRPr="00C26C40">
              <w:rPr>
                <w:lang w:val="en-GB"/>
              </w:rPr>
              <w:t>25.6062</w:t>
            </w:r>
          </w:p>
        </w:tc>
        <w:tc>
          <w:tcPr>
            <w:tcW w:w="1031" w:type="dxa"/>
          </w:tcPr>
          <w:p w14:paraId="55B4F85A" w14:textId="77777777" w:rsidR="00312BC3" w:rsidRPr="00C26C40" w:rsidRDefault="00312BC3" w:rsidP="00870DFD">
            <w:pPr>
              <w:rPr>
                <w:lang w:val="en-GB"/>
              </w:rPr>
            </w:pPr>
            <w:r w:rsidRPr="00C26C40">
              <w:rPr>
                <w:lang w:val="en-GB"/>
              </w:rPr>
              <w:t>35.0864</w:t>
            </w:r>
          </w:p>
        </w:tc>
        <w:tc>
          <w:tcPr>
            <w:tcW w:w="1097" w:type="dxa"/>
          </w:tcPr>
          <w:p w14:paraId="1AA87F79" w14:textId="77777777" w:rsidR="00312BC3" w:rsidRPr="00C26C40" w:rsidRDefault="00312BC3" w:rsidP="00870DFD">
            <w:pPr>
              <w:rPr>
                <w:lang w:val="en-GB"/>
              </w:rPr>
            </w:pPr>
            <w:r w:rsidRPr="00C26C40">
              <w:rPr>
                <w:lang w:val="en-GB"/>
              </w:rPr>
              <w:t>77.6140</w:t>
            </w:r>
          </w:p>
        </w:tc>
        <w:tc>
          <w:tcPr>
            <w:tcW w:w="1097" w:type="dxa"/>
          </w:tcPr>
          <w:p w14:paraId="4D2EF237" w14:textId="77777777" w:rsidR="00312BC3" w:rsidRPr="00C26C40" w:rsidRDefault="00312BC3" w:rsidP="00870DFD">
            <w:pPr>
              <w:rPr>
                <w:lang w:val="en-GB"/>
              </w:rPr>
            </w:pPr>
            <w:r w:rsidRPr="00C26C40">
              <w:rPr>
                <w:lang w:val="en-GB"/>
              </w:rPr>
              <w:t>158.0387</w:t>
            </w:r>
          </w:p>
        </w:tc>
        <w:tc>
          <w:tcPr>
            <w:tcW w:w="1812" w:type="dxa"/>
          </w:tcPr>
          <w:p w14:paraId="1D0EF6BC" w14:textId="77777777" w:rsidR="00312BC3" w:rsidRPr="00C26C40" w:rsidRDefault="00312BC3" w:rsidP="00870DFD">
            <w:pPr>
              <w:rPr>
                <w:lang w:val="en-GB"/>
              </w:rPr>
            </w:pPr>
            <w:r w:rsidRPr="00C26C40">
              <w:rPr>
                <w:lang w:val="en-GB"/>
              </w:rPr>
              <w:t>158.0387</w:t>
            </w:r>
          </w:p>
        </w:tc>
      </w:tr>
      <w:tr w:rsidR="00312BC3" w:rsidRPr="00C26C40" w14:paraId="12D23B44" w14:textId="77777777" w:rsidTr="00936023">
        <w:trPr>
          <w:jc w:val="center"/>
        </w:trPr>
        <w:tc>
          <w:tcPr>
            <w:tcW w:w="881" w:type="dxa"/>
          </w:tcPr>
          <w:p w14:paraId="6FEDCCF0" w14:textId="77777777" w:rsidR="00312BC3" w:rsidRPr="00C26C40" w:rsidRDefault="00312BC3" w:rsidP="00870DFD">
            <w:pPr>
              <w:rPr>
                <w:lang w:val="en-GB"/>
              </w:rPr>
            </w:pPr>
            <w:r w:rsidRPr="00C26C40">
              <w:rPr>
                <w:lang w:val="en-GB"/>
              </w:rPr>
              <w:t>H₂O — Mass Flow (kg/hr)</w:t>
            </w:r>
          </w:p>
        </w:tc>
        <w:tc>
          <w:tcPr>
            <w:tcW w:w="1097" w:type="dxa"/>
          </w:tcPr>
          <w:p w14:paraId="10DBF6B2" w14:textId="77777777" w:rsidR="00312BC3" w:rsidRPr="00C26C40" w:rsidRDefault="00312BC3" w:rsidP="00870DFD">
            <w:pPr>
              <w:rPr>
                <w:lang w:val="en-GB"/>
              </w:rPr>
            </w:pPr>
            <w:r w:rsidRPr="00C26C40">
              <w:rPr>
                <w:lang w:val="en-GB"/>
              </w:rPr>
              <w:t>2,185.458</w:t>
            </w:r>
          </w:p>
        </w:tc>
        <w:tc>
          <w:tcPr>
            <w:tcW w:w="1097" w:type="dxa"/>
          </w:tcPr>
          <w:p w14:paraId="6193C688" w14:textId="77777777" w:rsidR="00312BC3" w:rsidRPr="00C26C40" w:rsidRDefault="00312BC3" w:rsidP="00870DFD">
            <w:pPr>
              <w:rPr>
                <w:lang w:val="en-GB"/>
              </w:rPr>
            </w:pPr>
            <w:r w:rsidRPr="00C26C40">
              <w:rPr>
                <w:lang w:val="en-GB"/>
              </w:rPr>
              <w:t>2,185.458</w:t>
            </w:r>
          </w:p>
        </w:tc>
        <w:tc>
          <w:tcPr>
            <w:tcW w:w="1097" w:type="dxa"/>
          </w:tcPr>
          <w:p w14:paraId="7D342E43" w14:textId="77777777" w:rsidR="00312BC3" w:rsidRPr="00C26C40" w:rsidRDefault="00312BC3" w:rsidP="00870DFD">
            <w:pPr>
              <w:rPr>
                <w:lang w:val="en-GB"/>
              </w:rPr>
            </w:pPr>
            <w:r w:rsidRPr="00C26C40">
              <w:rPr>
                <w:lang w:val="en-GB"/>
              </w:rPr>
              <w:t>1,924.138</w:t>
            </w:r>
          </w:p>
        </w:tc>
        <w:tc>
          <w:tcPr>
            <w:tcW w:w="1031" w:type="dxa"/>
          </w:tcPr>
          <w:p w14:paraId="55DFBEE5" w14:textId="77777777" w:rsidR="00312BC3" w:rsidRPr="00C26C40" w:rsidRDefault="00312BC3" w:rsidP="00870DFD">
            <w:pPr>
              <w:rPr>
                <w:lang w:val="en-GB"/>
              </w:rPr>
            </w:pPr>
            <w:r w:rsidRPr="00C26C40">
              <w:rPr>
                <w:lang w:val="en-GB"/>
              </w:rPr>
              <w:t>0.000</w:t>
            </w:r>
          </w:p>
        </w:tc>
        <w:tc>
          <w:tcPr>
            <w:tcW w:w="1097" w:type="dxa"/>
          </w:tcPr>
          <w:p w14:paraId="03AB2918" w14:textId="77777777" w:rsidR="00312BC3" w:rsidRPr="00C26C40" w:rsidRDefault="00312BC3" w:rsidP="00870DFD">
            <w:pPr>
              <w:rPr>
                <w:lang w:val="en-GB"/>
              </w:rPr>
            </w:pPr>
            <w:r w:rsidRPr="00C26C40">
              <w:rPr>
                <w:lang w:val="en-GB"/>
              </w:rPr>
              <w:t>0.000</w:t>
            </w:r>
          </w:p>
        </w:tc>
        <w:tc>
          <w:tcPr>
            <w:tcW w:w="1097" w:type="dxa"/>
          </w:tcPr>
          <w:p w14:paraId="58541F49" w14:textId="77777777" w:rsidR="00312BC3" w:rsidRPr="00C26C40" w:rsidRDefault="00312BC3" w:rsidP="00870DFD">
            <w:pPr>
              <w:rPr>
                <w:lang w:val="en-GB"/>
              </w:rPr>
            </w:pPr>
            <w:r w:rsidRPr="00C26C40">
              <w:rPr>
                <w:lang w:val="en-GB"/>
              </w:rPr>
              <w:t>0.000</w:t>
            </w:r>
          </w:p>
        </w:tc>
        <w:tc>
          <w:tcPr>
            <w:tcW w:w="1812" w:type="dxa"/>
          </w:tcPr>
          <w:p w14:paraId="2E411BBF" w14:textId="77777777" w:rsidR="00312BC3" w:rsidRPr="00C26C40" w:rsidRDefault="00312BC3" w:rsidP="00870DFD">
            <w:pPr>
              <w:rPr>
                <w:lang w:val="en-GB"/>
              </w:rPr>
            </w:pPr>
            <w:r w:rsidRPr="00C26C40">
              <w:rPr>
                <w:lang w:val="en-GB"/>
              </w:rPr>
              <w:t>0.000</w:t>
            </w:r>
          </w:p>
        </w:tc>
      </w:tr>
      <w:tr w:rsidR="00312BC3" w:rsidRPr="00C26C40" w14:paraId="22ACC8D1" w14:textId="77777777" w:rsidTr="00936023">
        <w:trPr>
          <w:jc w:val="center"/>
        </w:trPr>
        <w:tc>
          <w:tcPr>
            <w:tcW w:w="881" w:type="dxa"/>
          </w:tcPr>
          <w:p w14:paraId="2638611E" w14:textId="77777777" w:rsidR="00312BC3" w:rsidRPr="00C26C40" w:rsidRDefault="00312BC3" w:rsidP="00870DFD">
            <w:pPr>
              <w:rPr>
                <w:lang w:val="en-GB"/>
              </w:rPr>
            </w:pPr>
            <w:r w:rsidRPr="00C26C40">
              <w:rPr>
                <w:lang w:val="en-GB"/>
              </w:rPr>
              <w:t>HCl — Mass Flow (kg/hr)</w:t>
            </w:r>
          </w:p>
        </w:tc>
        <w:tc>
          <w:tcPr>
            <w:tcW w:w="1097" w:type="dxa"/>
          </w:tcPr>
          <w:p w14:paraId="5BF28554" w14:textId="77777777" w:rsidR="00312BC3" w:rsidRPr="00C26C40" w:rsidRDefault="00312BC3" w:rsidP="00870DFD">
            <w:pPr>
              <w:rPr>
                <w:lang w:val="en-GB"/>
              </w:rPr>
            </w:pPr>
            <w:r w:rsidRPr="00C26C40">
              <w:rPr>
                <w:lang w:val="en-GB"/>
              </w:rPr>
              <w:t>0.000</w:t>
            </w:r>
          </w:p>
        </w:tc>
        <w:tc>
          <w:tcPr>
            <w:tcW w:w="1097" w:type="dxa"/>
          </w:tcPr>
          <w:p w14:paraId="01F1C1A9" w14:textId="77777777" w:rsidR="00312BC3" w:rsidRPr="00C26C40" w:rsidRDefault="00312BC3" w:rsidP="00870DFD">
            <w:pPr>
              <w:rPr>
                <w:lang w:val="en-GB"/>
              </w:rPr>
            </w:pPr>
            <w:r w:rsidRPr="00C26C40">
              <w:rPr>
                <w:lang w:val="en-GB"/>
              </w:rPr>
              <w:t>0.000</w:t>
            </w:r>
          </w:p>
        </w:tc>
        <w:tc>
          <w:tcPr>
            <w:tcW w:w="1097" w:type="dxa"/>
          </w:tcPr>
          <w:p w14:paraId="329F1137" w14:textId="77777777" w:rsidR="00312BC3" w:rsidRPr="00C26C40" w:rsidRDefault="00312BC3" w:rsidP="00870DFD">
            <w:pPr>
              <w:rPr>
                <w:lang w:val="en-GB"/>
              </w:rPr>
            </w:pPr>
            <w:r w:rsidRPr="00C26C40">
              <w:rPr>
                <w:lang w:val="en-GB"/>
              </w:rPr>
              <w:t>0.000</w:t>
            </w:r>
          </w:p>
        </w:tc>
        <w:tc>
          <w:tcPr>
            <w:tcW w:w="1031" w:type="dxa"/>
          </w:tcPr>
          <w:p w14:paraId="1B6433E4" w14:textId="77777777" w:rsidR="00312BC3" w:rsidRPr="00C26C40" w:rsidRDefault="00312BC3" w:rsidP="00870DFD">
            <w:pPr>
              <w:rPr>
                <w:lang w:val="en-GB"/>
              </w:rPr>
            </w:pPr>
            <w:r w:rsidRPr="00C26C40">
              <w:rPr>
                <w:lang w:val="en-GB"/>
              </w:rPr>
              <w:t>0.000</w:t>
            </w:r>
          </w:p>
        </w:tc>
        <w:tc>
          <w:tcPr>
            <w:tcW w:w="1097" w:type="dxa"/>
          </w:tcPr>
          <w:p w14:paraId="6E277230" w14:textId="77777777" w:rsidR="00312BC3" w:rsidRPr="00C26C40" w:rsidRDefault="00312BC3" w:rsidP="00870DFD">
            <w:pPr>
              <w:rPr>
                <w:lang w:val="en-GB"/>
              </w:rPr>
            </w:pPr>
            <w:r w:rsidRPr="00C26C40">
              <w:rPr>
                <w:lang w:val="en-GB"/>
              </w:rPr>
              <w:t>0.000</w:t>
            </w:r>
          </w:p>
        </w:tc>
        <w:tc>
          <w:tcPr>
            <w:tcW w:w="1097" w:type="dxa"/>
          </w:tcPr>
          <w:p w14:paraId="7A549CC3" w14:textId="77777777" w:rsidR="00312BC3" w:rsidRPr="00C26C40" w:rsidRDefault="00312BC3" w:rsidP="00870DFD">
            <w:pPr>
              <w:rPr>
                <w:lang w:val="en-GB"/>
              </w:rPr>
            </w:pPr>
            <w:r w:rsidRPr="00C26C40">
              <w:rPr>
                <w:lang w:val="en-GB"/>
              </w:rPr>
              <w:t>0.000</w:t>
            </w:r>
          </w:p>
        </w:tc>
        <w:tc>
          <w:tcPr>
            <w:tcW w:w="1812" w:type="dxa"/>
          </w:tcPr>
          <w:p w14:paraId="1B0ED276" w14:textId="77777777" w:rsidR="00312BC3" w:rsidRPr="00C26C40" w:rsidRDefault="00312BC3" w:rsidP="00870DFD">
            <w:pPr>
              <w:rPr>
                <w:lang w:val="en-GB"/>
              </w:rPr>
            </w:pPr>
            <w:r w:rsidRPr="00C26C40">
              <w:rPr>
                <w:lang w:val="en-GB"/>
              </w:rPr>
              <w:t>0.000</w:t>
            </w:r>
          </w:p>
        </w:tc>
      </w:tr>
      <w:tr w:rsidR="00312BC3" w:rsidRPr="00C26C40" w14:paraId="256F17AC" w14:textId="77777777" w:rsidTr="00936023">
        <w:trPr>
          <w:jc w:val="center"/>
        </w:trPr>
        <w:tc>
          <w:tcPr>
            <w:tcW w:w="881" w:type="dxa"/>
          </w:tcPr>
          <w:p w14:paraId="59A0CC7F" w14:textId="77777777" w:rsidR="00312BC3" w:rsidRPr="00C26C40" w:rsidRDefault="00312BC3" w:rsidP="00870DFD">
            <w:pPr>
              <w:rPr>
                <w:lang w:val="en-GB"/>
              </w:rPr>
            </w:pPr>
            <w:r w:rsidRPr="00C26C40">
              <w:rPr>
                <w:lang w:val="en-GB"/>
              </w:rPr>
              <w:t>CO₂ — Mass Flow (kg/hr)</w:t>
            </w:r>
          </w:p>
        </w:tc>
        <w:tc>
          <w:tcPr>
            <w:tcW w:w="1097" w:type="dxa"/>
          </w:tcPr>
          <w:p w14:paraId="08D2046C" w14:textId="77777777" w:rsidR="00312BC3" w:rsidRPr="00C26C40" w:rsidRDefault="00312BC3" w:rsidP="00870DFD">
            <w:pPr>
              <w:rPr>
                <w:lang w:val="en-GB"/>
              </w:rPr>
            </w:pPr>
            <w:r w:rsidRPr="00C26C40">
              <w:rPr>
                <w:lang w:val="en-GB"/>
              </w:rPr>
              <w:t>0.000</w:t>
            </w:r>
          </w:p>
        </w:tc>
        <w:tc>
          <w:tcPr>
            <w:tcW w:w="1097" w:type="dxa"/>
          </w:tcPr>
          <w:p w14:paraId="7C00665E" w14:textId="77777777" w:rsidR="00312BC3" w:rsidRPr="00C26C40" w:rsidRDefault="00312BC3" w:rsidP="00870DFD">
            <w:pPr>
              <w:rPr>
                <w:lang w:val="en-GB"/>
              </w:rPr>
            </w:pPr>
            <w:r w:rsidRPr="00C26C40">
              <w:rPr>
                <w:lang w:val="en-GB"/>
              </w:rPr>
              <w:t>0.000</w:t>
            </w:r>
          </w:p>
        </w:tc>
        <w:tc>
          <w:tcPr>
            <w:tcW w:w="1097" w:type="dxa"/>
          </w:tcPr>
          <w:p w14:paraId="36641AC3" w14:textId="77777777" w:rsidR="00312BC3" w:rsidRPr="00C26C40" w:rsidRDefault="00312BC3" w:rsidP="00870DFD">
            <w:pPr>
              <w:rPr>
                <w:lang w:val="en-GB"/>
              </w:rPr>
            </w:pPr>
            <w:r w:rsidRPr="00C26C40">
              <w:rPr>
                <w:lang w:val="en-GB"/>
              </w:rPr>
              <w:t>0.000</w:t>
            </w:r>
          </w:p>
        </w:tc>
        <w:tc>
          <w:tcPr>
            <w:tcW w:w="1031" w:type="dxa"/>
          </w:tcPr>
          <w:p w14:paraId="396372FF" w14:textId="77777777" w:rsidR="00312BC3" w:rsidRPr="00C26C40" w:rsidRDefault="00312BC3" w:rsidP="00870DFD">
            <w:pPr>
              <w:rPr>
                <w:lang w:val="en-GB"/>
              </w:rPr>
            </w:pPr>
            <w:r w:rsidRPr="00C26C40">
              <w:rPr>
                <w:lang w:val="en-GB"/>
              </w:rPr>
              <w:t>2.571</w:t>
            </w:r>
          </w:p>
        </w:tc>
        <w:tc>
          <w:tcPr>
            <w:tcW w:w="1097" w:type="dxa"/>
          </w:tcPr>
          <w:p w14:paraId="373F7768" w14:textId="77777777" w:rsidR="00312BC3" w:rsidRPr="00C26C40" w:rsidRDefault="00312BC3" w:rsidP="00870DFD">
            <w:pPr>
              <w:rPr>
                <w:lang w:val="en-GB"/>
              </w:rPr>
            </w:pPr>
            <w:r w:rsidRPr="00C26C40">
              <w:rPr>
                <w:lang w:val="en-GB"/>
              </w:rPr>
              <w:t>0.000</w:t>
            </w:r>
          </w:p>
        </w:tc>
        <w:tc>
          <w:tcPr>
            <w:tcW w:w="1097" w:type="dxa"/>
          </w:tcPr>
          <w:p w14:paraId="18D4914C" w14:textId="77777777" w:rsidR="00312BC3" w:rsidRPr="00C26C40" w:rsidRDefault="00312BC3" w:rsidP="00870DFD">
            <w:pPr>
              <w:rPr>
                <w:lang w:val="en-GB"/>
              </w:rPr>
            </w:pPr>
            <w:r w:rsidRPr="00C26C40">
              <w:rPr>
                <w:lang w:val="en-GB"/>
              </w:rPr>
              <w:t>0.000</w:t>
            </w:r>
          </w:p>
        </w:tc>
        <w:tc>
          <w:tcPr>
            <w:tcW w:w="1812" w:type="dxa"/>
          </w:tcPr>
          <w:p w14:paraId="2DD6D326" w14:textId="77777777" w:rsidR="00312BC3" w:rsidRPr="00C26C40" w:rsidRDefault="00312BC3" w:rsidP="00870DFD">
            <w:pPr>
              <w:rPr>
                <w:lang w:val="en-GB"/>
              </w:rPr>
            </w:pPr>
            <w:r w:rsidRPr="00C26C40">
              <w:rPr>
                <w:lang w:val="en-GB"/>
              </w:rPr>
              <w:t>0.000</w:t>
            </w:r>
          </w:p>
        </w:tc>
      </w:tr>
      <w:tr w:rsidR="00312BC3" w:rsidRPr="00C26C40" w14:paraId="743B7C2B" w14:textId="77777777" w:rsidTr="00936023">
        <w:trPr>
          <w:jc w:val="center"/>
        </w:trPr>
        <w:tc>
          <w:tcPr>
            <w:tcW w:w="881" w:type="dxa"/>
          </w:tcPr>
          <w:p w14:paraId="31EBE42C" w14:textId="77777777" w:rsidR="00312BC3" w:rsidRPr="00C26C40" w:rsidRDefault="00312BC3" w:rsidP="00870DFD">
            <w:pPr>
              <w:rPr>
                <w:lang w:val="en-GB"/>
              </w:rPr>
            </w:pPr>
            <w:r w:rsidRPr="00C26C40">
              <w:rPr>
                <w:lang w:val="en-GB"/>
              </w:rPr>
              <w:t>Al(OH)₃ — Mass Flow (kg/hr)</w:t>
            </w:r>
          </w:p>
        </w:tc>
        <w:tc>
          <w:tcPr>
            <w:tcW w:w="1097" w:type="dxa"/>
          </w:tcPr>
          <w:p w14:paraId="419D38C9" w14:textId="77777777" w:rsidR="00312BC3" w:rsidRPr="00C26C40" w:rsidRDefault="00312BC3" w:rsidP="00870DFD">
            <w:pPr>
              <w:rPr>
                <w:lang w:val="en-GB"/>
              </w:rPr>
            </w:pPr>
            <w:r w:rsidRPr="00C26C40">
              <w:rPr>
                <w:lang w:val="en-GB"/>
              </w:rPr>
              <w:t>0.000</w:t>
            </w:r>
          </w:p>
        </w:tc>
        <w:tc>
          <w:tcPr>
            <w:tcW w:w="1097" w:type="dxa"/>
          </w:tcPr>
          <w:p w14:paraId="479857D4" w14:textId="77777777" w:rsidR="00312BC3" w:rsidRPr="00C26C40" w:rsidRDefault="00312BC3" w:rsidP="00870DFD">
            <w:pPr>
              <w:rPr>
                <w:lang w:val="en-GB"/>
              </w:rPr>
            </w:pPr>
            <w:r w:rsidRPr="00C26C40">
              <w:rPr>
                <w:lang w:val="en-GB"/>
              </w:rPr>
              <w:t>0.000</w:t>
            </w:r>
          </w:p>
        </w:tc>
        <w:tc>
          <w:tcPr>
            <w:tcW w:w="1097" w:type="dxa"/>
          </w:tcPr>
          <w:p w14:paraId="3A6E2D91" w14:textId="77777777" w:rsidR="00312BC3" w:rsidRPr="00C26C40" w:rsidRDefault="00312BC3" w:rsidP="00870DFD">
            <w:pPr>
              <w:rPr>
                <w:lang w:val="en-GB"/>
              </w:rPr>
            </w:pPr>
            <w:r w:rsidRPr="00C26C40">
              <w:rPr>
                <w:lang w:val="en-GB"/>
              </w:rPr>
              <w:t>794.738</w:t>
            </w:r>
          </w:p>
        </w:tc>
        <w:tc>
          <w:tcPr>
            <w:tcW w:w="1031" w:type="dxa"/>
          </w:tcPr>
          <w:p w14:paraId="2FD6ED71" w14:textId="77777777" w:rsidR="00312BC3" w:rsidRPr="00C26C40" w:rsidRDefault="00312BC3" w:rsidP="00870DFD">
            <w:pPr>
              <w:rPr>
                <w:lang w:val="en-GB"/>
              </w:rPr>
            </w:pPr>
            <w:r w:rsidRPr="00C26C40">
              <w:rPr>
                <w:lang w:val="en-GB"/>
              </w:rPr>
              <w:t>0.000</w:t>
            </w:r>
          </w:p>
        </w:tc>
        <w:tc>
          <w:tcPr>
            <w:tcW w:w="1097" w:type="dxa"/>
          </w:tcPr>
          <w:p w14:paraId="635FD2C1" w14:textId="77777777" w:rsidR="00312BC3" w:rsidRPr="00C26C40" w:rsidRDefault="00312BC3" w:rsidP="00870DFD">
            <w:pPr>
              <w:rPr>
                <w:lang w:val="en-GB"/>
              </w:rPr>
            </w:pPr>
            <w:r w:rsidRPr="00C26C40">
              <w:rPr>
                <w:lang w:val="en-GB"/>
              </w:rPr>
              <w:t>0.069</w:t>
            </w:r>
          </w:p>
        </w:tc>
        <w:tc>
          <w:tcPr>
            <w:tcW w:w="1097" w:type="dxa"/>
          </w:tcPr>
          <w:p w14:paraId="6E25139F" w14:textId="77777777" w:rsidR="00312BC3" w:rsidRPr="00C26C40" w:rsidRDefault="00312BC3" w:rsidP="00870DFD">
            <w:pPr>
              <w:rPr>
                <w:lang w:val="en-GB"/>
              </w:rPr>
            </w:pPr>
            <w:r w:rsidRPr="00C26C40">
              <w:rPr>
                <w:lang w:val="en-GB"/>
              </w:rPr>
              <w:t>0.000</w:t>
            </w:r>
          </w:p>
        </w:tc>
        <w:tc>
          <w:tcPr>
            <w:tcW w:w="1812" w:type="dxa"/>
          </w:tcPr>
          <w:p w14:paraId="1F6EAEFA" w14:textId="77777777" w:rsidR="00312BC3" w:rsidRPr="00C26C40" w:rsidRDefault="00312BC3" w:rsidP="00870DFD">
            <w:pPr>
              <w:rPr>
                <w:lang w:val="en-GB"/>
              </w:rPr>
            </w:pPr>
            <w:r w:rsidRPr="00C26C40">
              <w:rPr>
                <w:lang w:val="en-GB"/>
              </w:rPr>
              <w:t>0.000</w:t>
            </w:r>
          </w:p>
        </w:tc>
      </w:tr>
      <w:tr w:rsidR="00312BC3" w:rsidRPr="00C26C40" w14:paraId="2032ABF1" w14:textId="77777777" w:rsidTr="00936023">
        <w:trPr>
          <w:jc w:val="center"/>
        </w:trPr>
        <w:tc>
          <w:tcPr>
            <w:tcW w:w="881" w:type="dxa"/>
          </w:tcPr>
          <w:p w14:paraId="2917652C" w14:textId="77777777" w:rsidR="00312BC3" w:rsidRPr="00C26C40" w:rsidRDefault="00312BC3" w:rsidP="00870DFD">
            <w:pPr>
              <w:rPr>
                <w:lang w:val="en-GB"/>
              </w:rPr>
            </w:pPr>
            <w:r w:rsidRPr="00C26C40">
              <w:rPr>
                <w:lang w:val="en-GB"/>
              </w:rPr>
              <w:t>Fe₂O₃ — Mass Flow (kg/hr)</w:t>
            </w:r>
          </w:p>
        </w:tc>
        <w:tc>
          <w:tcPr>
            <w:tcW w:w="1097" w:type="dxa"/>
          </w:tcPr>
          <w:p w14:paraId="01912407" w14:textId="77777777" w:rsidR="00312BC3" w:rsidRPr="00C26C40" w:rsidRDefault="00312BC3" w:rsidP="00870DFD">
            <w:pPr>
              <w:rPr>
                <w:lang w:val="en-GB"/>
              </w:rPr>
            </w:pPr>
            <w:r w:rsidRPr="00C26C40">
              <w:rPr>
                <w:lang w:val="en-GB"/>
              </w:rPr>
              <w:t>0.039</w:t>
            </w:r>
          </w:p>
        </w:tc>
        <w:tc>
          <w:tcPr>
            <w:tcW w:w="1097" w:type="dxa"/>
          </w:tcPr>
          <w:p w14:paraId="381FC841" w14:textId="77777777" w:rsidR="00312BC3" w:rsidRPr="00C26C40" w:rsidRDefault="00312BC3" w:rsidP="00870DFD">
            <w:pPr>
              <w:rPr>
                <w:lang w:val="en-GB"/>
              </w:rPr>
            </w:pPr>
            <w:r w:rsidRPr="00C26C40">
              <w:rPr>
                <w:lang w:val="en-GB"/>
              </w:rPr>
              <w:t>0.000</w:t>
            </w:r>
          </w:p>
        </w:tc>
        <w:tc>
          <w:tcPr>
            <w:tcW w:w="1097" w:type="dxa"/>
          </w:tcPr>
          <w:p w14:paraId="365249CB" w14:textId="77777777" w:rsidR="00312BC3" w:rsidRPr="00C26C40" w:rsidRDefault="00312BC3" w:rsidP="00870DFD">
            <w:pPr>
              <w:rPr>
                <w:lang w:val="en-GB"/>
              </w:rPr>
            </w:pPr>
            <w:r w:rsidRPr="00C26C40">
              <w:rPr>
                <w:lang w:val="en-GB"/>
              </w:rPr>
              <w:t>0.000</w:t>
            </w:r>
          </w:p>
        </w:tc>
        <w:tc>
          <w:tcPr>
            <w:tcW w:w="1031" w:type="dxa"/>
          </w:tcPr>
          <w:p w14:paraId="0DE5D06F" w14:textId="77777777" w:rsidR="00312BC3" w:rsidRPr="00C26C40" w:rsidRDefault="00312BC3" w:rsidP="00870DFD">
            <w:pPr>
              <w:rPr>
                <w:lang w:val="en-GB"/>
              </w:rPr>
            </w:pPr>
            <w:r w:rsidRPr="00C26C40">
              <w:rPr>
                <w:lang w:val="en-GB"/>
              </w:rPr>
              <w:t>0.000</w:t>
            </w:r>
          </w:p>
        </w:tc>
        <w:tc>
          <w:tcPr>
            <w:tcW w:w="1097" w:type="dxa"/>
          </w:tcPr>
          <w:p w14:paraId="4479E414" w14:textId="77777777" w:rsidR="00312BC3" w:rsidRPr="00C26C40" w:rsidRDefault="00312BC3" w:rsidP="00870DFD">
            <w:pPr>
              <w:rPr>
                <w:lang w:val="en-GB"/>
              </w:rPr>
            </w:pPr>
            <w:r w:rsidRPr="00C26C40">
              <w:rPr>
                <w:lang w:val="en-GB"/>
              </w:rPr>
              <w:t>0.005</w:t>
            </w:r>
          </w:p>
        </w:tc>
        <w:tc>
          <w:tcPr>
            <w:tcW w:w="1097" w:type="dxa"/>
          </w:tcPr>
          <w:p w14:paraId="132F9E1F" w14:textId="77777777" w:rsidR="00312BC3" w:rsidRPr="00C26C40" w:rsidRDefault="00312BC3" w:rsidP="00870DFD">
            <w:pPr>
              <w:rPr>
                <w:lang w:val="en-GB"/>
              </w:rPr>
            </w:pPr>
            <w:r w:rsidRPr="00C26C40">
              <w:rPr>
                <w:lang w:val="en-GB"/>
              </w:rPr>
              <w:t>0.000</w:t>
            </w:r>
          </w:p>
        </w:tc>
        <w:tc>
          <w:tcPr>
            <w:tcW w:w="1812" w:type="dxa"/>
          </w:tcPr>
          <w:p w14:paraId="24D1D059" w14:textId="77777777" w:rsidR="00312BC3" w:rsidRPr="00C26C40" w:rsidRDefault="00312BC3" w:rsidP="00870DFD">
            <w:pPr>
              <w:rPr>
                <w:lang w:val="en-GB"/>
              </w:rPr>
            </w:pPr>
            <w:r w:rsidRPr="00C26C40">
              <w:rPr>
                <w:lang w:val="en-GB"/>
              </w:rPr>
              <w:t>0.000</w:t>
            </w:r>
          </w:p>
        </w:tc>
      </w:tr>
      <w:tr w:rsidR="00312BC3" w:rsidRPr="00C26C40" w14:paraId="6612A1CC" w14:textId="77777777" w:rsidTr="00936023">
        <w:trPr>
          <w:jc w:val="center"/>
        </w:trPr>
        <w:tc>
          <w:tcPr>
            <w:tcW w:w="881" w:type="dxa"/>
          </w:tcPr>
          <w:p w14:paraId="52FB0C93" w14:textId="77777777" w:rsidR="00312BC3" w:rsidRPr="00C26C40" w:rsidRDefault="00312BC3" w:rsidP="00870DFD">
            <w:pPr>
              <w:rPr>
                <w:lang w:val="en-GB"/>
              </w:rPr>
            </w:pPr>
            <w:r w:rsidRPr="00C26C40">
              <w:rPr>
                <w:lang w:val="en-GB"/>
              </w:rPr>
              <w:t>SiO₂ — Mass Flow (kg/hr)</w:t>
            </w:r>
          </w:p>
        </w:tc>
        <w:tc>
          <w:tcPr>
            <w:tcW w:w="1097" w:type="dxa"/>
          </w:tcPr>
          <w:p w14:paraId="041E3CF2" w14:textId="77777777" w:rsidR="00312BC3" w:rsidRPr="00C26C40" w:rsidRDefault="00312BC3" w:rsidP="00870DFD">
            <w:pPr>
              <w:rPr>
                <w:lang w:val="en-GB"/>
              </w:rPr>
            </w:pPr>
            <w:r w:rsidRPr="00C26C40">
              <w:rPr>
                <w:lang w:val="en-GB"/>
              </w:rPr>
              <w:t>240.161</w:t>
            </w:r>
          </w:p>
        </w:tc>
        <w:tc>
          <w:tcPr>
            <w:tcW w:w="1097" w:type="dxa"/>
          </w:tcPr>
          <w:p w14:paraId="1714C5B7" w14:textId="77777777" w:rsidR="00312BC3" w:rsidRPr="00C26C40" w:rsidRDefault="00312BC3" w:rsidP="00870DFD">
            <w:pPr>
              <w:rPr>
                <w:lang w:val="en-GB"/>
              </w:rPr>
            </w:pPr>
            <w:r w:rsidRPr="00C26C40">
              <w:rPr>
                <w:lang w:val="en-GB"/>
              </w:rPr>
              <w:t>0.000</w:t>
            </w:r>
          </w:p>
        </w:tc>
        <w:tc>
          <w:tcPr>
            <w:tcW w:w="1097" w:type="dxa"/>
          </w:tcPr>
          <w:p w14:paraId="12F1C0FE" w14:textId="77777777" w:rsidR="00312BC3" w:rsidRPr="00C26C40" w:rsidRDefault="00312BC3" w:rsidP="00870DFD">
            <w:pPr>
              <w:rPr>
                <w:lang w:val="en-GB"/>
              </w:rPr>
            </w:pPr>
            <w:r w:rsidRPr="00C26C40">
              <w:rPr>
                <w:lang w:val="en-GB"/>
              </w:rPr>
              <w:t>0.000</w:t>
            </w:r>
          </w:p>
        </w:tc>
        <w:tc>
          <w:tcPr>
            <w:tcW w:w="1031" w:type="dxa"/>
          </w:tcPr>
          <w:p w14:paraId="5F859D00" w14:textId="77777777" w:rsidR="00312BC3" w:rsidRPr="00C26C40" w:rsidRDefault="00312BC3" w:rsidP="00870DFD">
            <w:pPr>
              <w:rPr>
                <w:lang w:val="en-GB"/>
              </w:rPr>
            </w:pPr>
            <w:r w:rsidRPr="00C26C40">
              <w:rPr>
                <w:lang w:val="en-GB"/>
              </w:rPr>
              <w:t>0.000</w:t>
            </w:r>
          </w:p>
        </w:tc>
        <w:tc>
          <w:tcPr>
            <w:tcW w:w="1097" w:type="dxa"/>
          </w:tcPr>
          <w:p w14:paraId="23E4E2D7" w14:textId="77777777" w:rsidR="00312BC3" w:rsidRPr="00C26C40" w:rsidRDefault="00312BC3" w:rsidP="00870DFD">
            <w:pPr>
              <w:rPr>
                <w:lang w:val="en-GB"/>
              </w:rPr>
            </w:pPr>
            <w:r w:rsidRPr="00C26C40">
              <w:rPr>
                <w:lang w:val="en-GB"/>
              </w:rPr>
              <w:t>2.043</w:t>
            </w:r>
          </w:p>
        </w:tc>
        <w:tc>
          <w:tcPr>
            <w:tcW w:w="1097" w:type="dxa"/>
          </w:tcPr>
          <w:p w14:paraId="1EDF23C8" w14:textId="77777777" w:rsidR="00312BC3" w:rsidRPr="00C26C40" w:rsidRDefault="00312BC3" w:rsidP="00870DFD">
            <w:pPr>
              <w:rPr>
                <w:lang w:val="en-GB"/>
              </w:rPr>
            </w:pPr>
            <w:r w:rsidRPr="00C26C40">
              <w:rPr>
                <w:lang w:val="en-GB"/>
              </w:rPr>
              <w:t>0.000</w:t>
            </w:r>
          </w:p>
        </w:tc>
        <w:tc>
          <w:tcPr>
            <w:tcW w:w="1812" w:type="dxa"/>
          </w:tcPr>
          <w:p w14:paraId="716C62AE" w14:textId="77777777" w:rsidR="00312BC3" w:rsidRPr="00C26C40" w:rsidRDefault="00312BC3" w:rsidP="00870DFD">
            <w:pPr>
              <w:rPr>
                <w:lang w:val="en-GB"/>
              </w:rPr>
            </w:pPr>
            <w:r w:rsidRPr="00C26C40">
              <w:rPr>
                <w:lang w:val="en-GB"/>
              </w:rPr>
              <w:t>0.000</w:t>
            </w:r>
          </w:p>
        </w:tc>
      </w:tr>
      <w:tr w:rsidR="00312BC3" w:rsidRPr="00C26C40" w14:paraId="41BCE6F6" w14:textId="77777777" w:rsidTr="00936023">
        <w:trPr>
          <w:jc w:val="center"/>
        </w:trPr>
        <w:tc>
          <w:tcPr>
            <w:tcW w:w="881" w:type="dxa"/>
          </w:tcPr>
          <w:p w14:paraId="73D60139" w14:textId="77777777" w:rsidR="00312BC3" w:rsidRPr="00C26C40" w:rsidRDefault="00312BC3" w:rsidP="00870DFD">
            <w:pPr>
              <w:rPr>
                <w:lang w:val="en-GB"/>
              </w:rPr>
            </w:pPr>
            <w:r w:rsidRPr="00C26C40">
              <w:rPr>
                <w:lang w:val="en-GB"/>
              </w:rPr>
              <w:t>TiO₂ — Mass Flow (kg/hr)</w:t>
            </w:r>
          </w:p>
        </w:tc>
        <w:tc>
          <w:tcPr>
            <w:tcW w:w="1097" w:type="dxa"/>
          </w:tcPr>
          <w:p w14:paraId="73F9DA0B" w14:textId="77777777" w:rsidR="00312BC3" w:rsidRPr="00C26C40" w:rsidRDefault="00312BC3" w:rsidP="00870DFD">
            <w:pPr>
              <w:rPr>
                <w:lang w:val="en-GB"/>
              </w:rPr>
            </w:pPr>
            <w:r w:rsidRPr="00C26C40">
              <w:rPr>
                <w:lang w:val="en-GB"/>
              </w:rPr>
              <w:t>0.000</w:t>
            </w:r>
          </w:p>
        </w:tc>
        <w:tc>
          <w:tcPr>
            <w:tcW w:w="1097" w:type="dxa"/>
          </w:tcPr>
          <w:p w14:paraId="532EDF64" w14:textId="77777777" w:rsidR="00312BC3" w:rsidRPr="00C26C40" w:rsidRDefault="00312BC3" w:rsidP="00870DFD">
            <w:pPr>
              <w:rPr>
                <w:lang w:val="en-GB"/>
              </w:rPr>
            </w:pPr>
            <w:r w:rsidRPr="00C26C40">
              <w:rPr>
                <w:lang w:val="en-GB"/>
              </w:rPr>
              <w:t>0.000</w:t>
            </w:r>
          </w:p>
        </w:tc>
        <w:tc>
          <w:tcPr>
            <w:tcW w:w="1097" w:type="dxa"/>
          </w:tcPr>
          <w:p w14:paraId="483CE1DC" w14:textId="77777777" w:rsidR="00312BC3" w:rsidRPr="00C26C40" w:rsidRDefault="00312BC3" w:rsidP="00870DFD">
            <w:pPr>
              <w:rPr>
                <w:lang w:val="en-GB"/>
              </w:rPr>
            </w:pPr>
            <w:r w:rsidRPr="00C26C40">
              <w:rPr>
                <w:lang w:val="en-GB"/>
              </w:rPr>
              <w:t>0.000</w:t>
            </w:r>
          </w:p>
        </w:tc>
        <w:tc>
          <w:tcPr>
            <w:tcW w:w="1031" w:type="dxa"/>
          </w:tcPr>
          <w:p w14:paraId="62B1894A" w14:textId="77777777" w:rsidR="00312BC3" w:rsidRPr="00C26C40" w:rsidRDefault="00312BC3" w:rsidP="00870DFD">
            <w:pPr>
              <w:rPr>
                <w:lang w:val="en-GB"/>
              </w:rPr>
            </w:pPr>
            <w:r w:rsidRPr="00C26C40">
              <w:rPr>
                <w:lang w:val="en-GB"/>
              </w:rPr>
              <w:t>0.000</w:t>
            </w:r>
          </w:p>
        </w:tc>
        <w:tc>
          <w:tcPr>
            <w:tcW w:w="1097" w:type="dxa"/>
          </w:tcPr>
          <w:p w14:paraId="4FECC9F4" w14:textId="77777777" w:rsidR="00312BC3" w:rsidRPr="00C26C40" w:rsidRDefault="00312BC3" w:rsidP="00870DFD">
            <w:pPr>
              <w:rPr>
                <w:lang w:val="en-GB"/>
              </w:rPr>
            </w:pPr>
            <w:r w:rsidRPr="00C26C40">
              <w:rPr>
                <w:lang w:val="en-GB"/>
              </w:rPr>
              <w:t>0.166</w:t>
            </w:r>
          </w:p>
        </w:tc>
        <w:tc>
          <w:tcPr>
            <w:tcW w:w="1097" w:type="dxa"/>
          </w:tcPr>
          <w:p w14:paraId="4A0C68F6" w14:textId="77777777" w:rsidR="00312BC3" w:rsidRPr="00C26C40" w:rsidRDefault="00312BC3" w:rsidP="00870DFD">
            <w:pPr>
              <w:rPr>
                <w:lang w:val="en-GB"/>
              </w:rPr>
            </w:pPr>
            <w:r w:rsidRPr="00C26C40">
              <w:rPr>
                <w:lang w:val="en-GB"/>
              </w:rPr>
              <w:t>0.000</w:t>
            </w:r>
          </w:p>
        </w:tc>
        <w:tc>
          <w:tcPr>
            <w:tcW w:w="1812" w:type="dxa"/>
          </w:tcPr>
          <w:p w14:paraId="59237E9B" w14:textId="77777777" w:rsidR="00312BC3" w:rsidRPr="00C26C40" w:rsidRDefault="00312BC3" w:rsidP="00870DFD">
            <w:pPr>
              <w:rPr>
                <w:lang w:val="en-GB"/>
              </w:rPr>
            </w:pPr>
            <w:r w:rsidRPr="00C26C40">
              <w:rPr>
                <w:lang w:val="en-GB"/>
              </w:rPr>
              <w:t>0.000</w:t>
            </w:r>
          </w:p>
        </w:tc>
      </w:tr>
      <w:tr w:rsidR="00312BC3" w:rsidRPr="00C26C40" w14:paraId="5C10AD43" w14:textId="77777777" w:rsidTr="00936023">
        <w:trPr>
          <w:jc w:val="center"/>
        </w:trPr>
        <w:tc>
          <w:tcPr>
            <w:tcW w:w="881" w:type="dxa"/>
          </w:tcPr>
          <w:p w14:paraId="06F53F5E" w14:textId="77777777" w:rsidR="00312BC3" w:rsidRPr="00C26C40" w:rsidRDefault="00312BC3" w:rsidP="00870DFD">
            <w:pPr>
              <w:rPr>
                <w:lang w:val="en-GB"/>
              </w:rPr>
            </w:pPr>
            <w:r w:rsidRPr="00C26C40">
              <w:rPr>
                <w:lang w:val="en-GB"/>
              </w:rPr>
              <w:lastRenderedPageBreak/>
              <w:t>PAC — Mass Flow (kg/hr)</w:t>
            </w:r>
          </w:p>
        </w:tc>
        <w:tc>
          <w:tcPr>
            <w:tcW w:w="1097" w:type="dxa"/>
          </w:tcPr>
          <w:p w14:paraId="098C9E04" w14:textId="77777777" w:rsidR="00312BC3" w:rsidRPr="00C26C40" w:rsidRDefault="00312BC3" w:rsidP="00870DFD">
            <w:pPr>
              <w:rPr>
                <w:lang w:val="en-GB"/>
              </w:rPr>
            </w:pPr>
            <w:r w:rsidRPr="00C26C40">
              <w:rPr>
                <w:lang w:val="en-GB"/>
              </w:rPr>
              <w:t>0.000</w:t>
            </w:r>
          </w:p>
        </w:tc>
        <w:tc>
          <w:tcPr>
            <w:tcW w:w="1097" w:type="dxa"/>
          </w:tcPr>
          <w:p w14:paraId="7296C103" w14:textId="77777777" w:rsidR="00312BC3" w:rsidRPr="00C26C40" w:rsidRDefault="00312BC3" w:rsidP="00870DFD">
            <w:pPr>
              <w:rPr>
                <w:lang w:val="en-GB"/>
              </w:rPr>
            </w:pPr>
            <w:r w:rsidRPr="00C26C40">
              <w:rPr>
                <w:lang w:val="en-GB"/>
              </w:rPr>
              <w:t>0.000</w:t>
            </w:r>
          </w:p>
        </w:tc>
        <w:tc>
          <w:tcPr>
            <w:tcW w:w="1097" w:type="dxa"/>
          </w:tcPr>
          <w:p w14:paraId="1C778DD2" w14:textId="77777777" w:rsidR="00312BC3" w:rsidRPr="00C26C40" w:rsidRDefault="00312BC3" w:rsidP="00870DFD">
            <w:pPr>
              <w:rPr>
                <w:lang w:val="en-GB"/>
              </w:rPr>
            </w:pPr>
            <w:r w:rsidRPr="00C26C40">
              <w:rPr>
                <w:lang w:val="en-GB"/>
              </w:rPr>
              <w:t>0.000</w:t>
            </w:r>
          </w:p>
        </w:tc>
        <w:tc>
          <w:tcPr>
            <w:tcW w:w="1031" w:type="dxa"/>
          </w:tcPr>
          <w:p w14:paraId="31888356" w14:textId="77777777" w:rsidR="00312BC3" w:rsidRPr="00C26C40" w:rsidRDefault="00312BC3" w:rsidP="00870DFD">
            <w:pPr>
              <w:rPr>
                <w:lang w:val="en-GB"/>
              </w:rPr>
            </w:pPr>
            <w:r w:rsidRPr="00C26C40">
              <w:rPr>
                <w:lang w:val="en-GB"/>
              </w:rPr>
              <w:t>0.000</w:t>
            </w:r>
          </w:p>
        </w:tc>
        <w:tc>
          <w:tcPr>
            <w:tcW w:w="1097" w:type="dxa"/>
          </w:tcPr>
          <w:p w14:paraId="5D23501C" w14:textId="77777777" w:rsidR="00312BC3" w:rsidRPr="00C26C40" w:rsidRDefault="00312BC3" w:rsidP="00870DFD">
            <w:pPr>
              <w:rPr>
                <w:lang w:val="en-GB"/>
              </w:rPr>
            </w:pPr>
            <w:r w:rsidRPr="00C26C40">
              <w:rPr>
                <w:lang w:val="en-GB"/>
              </w:rPr>
              <w:t>0.000</w:t>
            </w:r>
          </w:p>
        </w:tc>
        <w:tc>
          <w:tcPr>
            <w:tcW w:w="1097" w:type="dxa"/>
          </w:tcPr>
          <w:p w14:paraId="2EC52228" w14:textId="77777777" w:rsidR="00312BC3" w:rsidRPr="00C26C40" w:rsidRDefault="00312BC3" w:rsidP="00870DFD">
            <w:pPr>
              <w:rPr>
                <w:lang w:val="en-GB"/>
              </w:rPr>
            </w:pPr>
            <w:r w:rsidRPr="00C26C40">
              <w:rPr>
                <w:lang w:val="en-GB"/>
              </w:rPr>
              <w:t>0.000</w:t>
            </w:r>
          </w:p>
        </w:tc>
        <w:tc>
          <w:tcPr>
            <w:tcW w:w="1812" w:type="dxa"/>
          </w:tcPr>
          <w:p w14:paraId="5BBC2628" w14:textId="77777777" w:rsidR="00312BC3" w:rsidRPr="00C26C40" w:rsidRDefault="00312BC3" w:rsidP="00870DFD">
            <w:pPr>
              <w:rPr>
                <w:lang w:val="en-GB"/>
              </w:rPr>
            </w:pPr>
            <w:r w:rsidRPr="00C26C40">
              <w:rPr>
                <w:lang w:val="en-GB"/>
              </w:rPr>
              <w:t>0.000</w:t>
            </w:r>
          </w:p>
        </w:tc>
      </w:tr>
      <w:tr w:rsidR="00312BC3" w:rsidRPr="00C26C40" w14:paraId="7C5A74DF" w14:textId="77777777" w:rsidTr="00936023">
        <w:trPr>
          <w:jc w:val="center"/>
        </w:trPr>
        <w:tc>
          <w:tcPr>
            <w:tcW w:w="881" w:type="dxa"/>
          </w:tcPr>
          <w:p w14:paraId="06D3D04A" w14:textId="77777777" w:rsidR="00312BC3" w:rsidRPr="00C26C40" w:rsidRDefault="00312BC3" w:rsidP="00870DFD">
            <w:pPr>
              <w:rPr>
                <w:lang w:val="en-GB"/>
              </w:rPr>
            </w:pPr>
            <w:r w:rsidRPr="00C26C40">
              <w:rPr>
                <w:lang w:val="en-GB"/>
              </w:rPr>
              <w:t>K₂O — Mass Flow (kg/hr)</w:t>
            </w:r>
          </w:p>
        </w:tc>
        <w:tc>
          <w:tcPr>
            <w:tcW w:w="1097" w:type="dxa"/>
          </w:tcPr>
          <w:p w14:paraId="06EA5E69" w14:textId="77777777" w:rsidR="00312BC3" w:rsidRPr="00C26C40" w:rsidRDefault="00312BC3" w:rsidP="00870DFD">
            <w:pPr>
              <w:rPr>
                <w:lang w:val="en-GB"/>
              </w:rPr>
            </w:pPr>
            <w:r w:rsidRPr="00C26C40">
              <w:rPr>
                <w:lang w:val="en-GB"/>
              </w:rPr>
              <w:t>0.000</w:t>
            </w:r>
          </w:p>
        </w:tc>
        <w:tc>
          <w:tcPr>
            <w:tcW w:w="1097" w:type="dxa"/>
          </w:tcPr>
          <w:p w14:paraId="6834861C" w14:textId="77777777" w:rsidR="00312BC3" w:rsidRPr="00C26C40" w:rsidRDefault="00312BC3" w:rsidP="00870DFD">
            <w:pPr>
              <w:rPr>
                <w:lang w:val="en-GB"/>
              </w:rPr>
            </w:pPr>
            <w:r w:rsidRPr="00C26C40">
              <w:rPr>
                <w:lang w:val="en-GB"/>
              </w:rPr>
              <w:t>0.000</w:t>
            </w:r>
          </w:p>
        </w:tc>
        <w:tc>
          <w:tcPr>
            <w:tcW w:w="1097" w:type="dxa"/>
          </w:tcPr>
          <w:p w14:paraId="4209C134" w14:textId="77777777" w:rsidR="00312BC3" w:rsidRPr="00C26C40" w:rsidRDefault="00312BC3" w:rsidP="00870DFD">
            <w:pPr>
              <w:rPr>
                <w:lang w:val="en-GB"/>
              </w:rPr>
            </w:pPr>
            <w:r w:rsidRPr="00C26C40">
              <w:rPr>
                <w:lang w:val="en-GB"/>
              </w:rPr>
              <w:t>0.000</w:t>
            </w:r>
          </w:p>
        </w:tc>
        <w:tc>
          <w:tcPr>
            <w:tcW w:w="1031" w:type="dxa"/>
          </w:tcPr>
          <w:p w14:paraId="0B45CA5A" w14:textId="77777777" w:rsidR="00312BC3" w:rsidRPr="00C26C40" w:rsidRDefault="00312BC3" w:rsidP="00870DFD">
            <w:pPr>
              <w:rPr>
                <w:lang w:val="en-GB"/>
              </w:rPr>
            </w:pPr>
            <w:r w:rsidRPr="00C26C40">
              <w:rPr>
                <w:lang w:val="en-GB"/>
              </w:rPr>
              <w:t>0.000</w:t>
            </w:r>
          </w:p>
        </w:tc>
        <w:tc>
          <w:tcPr>
            <w:tcW w:w="1097" w:type="dxa"/>
          </w:tcPr>
          <w:p w14:paraId="0F7085BC" w14:textId="77777777" w:rsidR="00312BC3" w:rsidRPr="00C26C40" w:rsidRDefault="00312BC3" w:rsidP="00870DFD">
            <w:pPr>
              <w:rPr>
                <w:lang w:val="en-GB"/>
              </w:rPr>
            </w:pPr>
            <w:r w:rsidRPr="00C26C40">
              <w:rPr>
                <w:lang w:val="en-GB"/>
              </w:rPr>
              <w:t>0.031</w:t>
            </w:r>
          </w:p>
        </w:tc>
        <w:tc>
          <w:tcPr>
            <w:tcW w:w="1097" w:type="dxa"/>
          </w:tcPr>
          <w:p w14:paraId="6AC7491F" w14:textId="77777777" w:rsidR="00312BC3" w:rsidRPr="00C26C40" w:rsidRDefault="00312BC3" w:rsidP="00870DFD">
            <w:pPr>
              <w:rPr>
                <w:lang w:val="en-GB"/>
              </w:rPr>
            </w:pPr>
            <w:r w:rsidRPr="00C26C40">
              <w:rPr>
                <w:lang w:val="en-GB"/>
              </w:rPr>
              <w:t>0.000</w:t>
            </w:r>
          </w:p>
        </w:tc>
        <w:tc>
          <w:tcPr>
            <w:tcW w:w="1812" w:type="dxa"/>
          </w:tcPr>
          <w:p w14:paraId="7A4D2391" w14:textId="77777777" w:rsidR="00312BC3" w:rsidRPr="00C26C40" w:rsidRDefault="00312BC3" w:rsidP="00870DFD">
            <w:pPr>
              <w:rPr>
                <w:lang w:val="en-GB"/>
              </w:rPr>
            </w:pPr>
            <w:r w:rsidRPr="00C26C40">
              <w:rPr>
                <w:lang w:val="en-GB"/>
              </w:rPr>
              <w:t>0.000</w:t>
            </w:r>
          </w:p>
        </w:tc>
      </w:tr>
      <w:tr w:rsidR="00312BC3" w:rsidRPr="00C26C40" w14:paraId="7E150D59" w14:textId="77777777" w:rsidTr="00936023">
        <w:trPr>
          <w:jc w:val="center"/>
        </w:trPr>
        <w:tc>
          <w:tcPr>
            <w:tcW w:w="881" w:type="dxa"/>
          </w:tcPr>
          <w:p w14:paraId="35429150" w14:textId="77777777" w:rsidR="00312BC3" w:rsidRPr="00C26C40" w:rsidRDefault="00312BC3" w:rsidP="00870DFD">
            <w:pPr>
              <w:rPr>
                <w:lang w:val="en-GB"/>
              </w:rPr>
            </w:pPr>
            <w:r w:rsidRPr="00C26C40">
              <w:rPr>
                <w:lang w:val="en-GB"/>
              </w:rPr>
              <w:t>Na₂O — Mass Flow (kg/hr)</w:t>
            </w:r>
          </w:p>
        </w:tc>
        <w:tc>
          <w:tcPr>
            <w:tcW w:w="1097" w:type="dxa"/>
          </w:tcPr>
          <w:p w14:paraId="55CD7F1B" w14:textId="77777777" w:rsidR="00312BC3" w:rsidRPr="00C26C40" w:rsidRDefault="00312BC3" w:rsidP="00870DFD">
            <w:pPr>
              <w:rPr>
                <w:lang w:val="en-GB"/>
              </w:rPr>
            </w:pPr>
            <w:r w:rsidRPr="00C26C40">
              <w:rPr>
                <w:lang w:val="en-GB"/>
              </w:rPr>
              <w:t>0.000</w:t>
            </w:r>
          </w:p>
        </w:tc>
        <w:tc>
          <w:tcPr>
            <w:tcW w:w="1097" w:type="dxa"/>
          </w:tcPr>
          <w:p w14:paraId="47920EDE" w14:textId="77777777" w:rsidR="00312BC3" w:rsidRPr="00C26C40" w:rsidRDefault="00312BC3" w:rsidP="00870DFD">
            <w:pPr>
              <w:rPr>
                <w:lang w:val="en-GB"/>
              </w:rPr>
            </w:pPr>
            <w:r w:rsidRPr="00C26C40">
              <w:rPr>
                <w:lang w:val="en-GB"/>
              </w:rPr>
              <w:t>0.000</w:t>
            </w:r>
          </w:p>
        </w:tc>
        <w:tc>
          <w:tcPr>
            <w:tcW w:w="1097" w:type="dxa"/>
          </w:tcPr>
          <w:p w14:paraId="49512F3E" w14:textId="77777777" w:rsidR="00312BC3" w:rsidRPr="00C26C40" w:rsidRDefault="00312BC3" w:rsidP="00870DFD">
            <w:pPr>
              <w:rPr>
                <w:lang w:val="en-GB"/>
              </w:rPr>
            </w:pPr>
            <w:r w:rsidRPr="00C26C40">
              <w:rPr>
                <w:lang w:val="en-GB"/>
              </w:rPr>
              <w:t>0.000</w:t>
            </w:r>
          </w:p>
        </w:tc>
        <w:tc>
          <w:tcPr>
            <w:tcW w:w="1031" w:type="dxa"/>
          </w:tcPr>
          <w:p w14:paraId="4A8E3A22" w14:textId="77777777" w:rsidR="00312BC3" w:rsidRPr="00C26C40" w:rsidRDefault="00312BC3" w:rsidP="00870DFD">
            <w:pPr>
              <w:rPr>
                <w:lang w:val="en-GB"/>
              </w:rPr>
            </w:pPr>
            <w:r w:rsidRPr="00C26C40">
              <w:rPr>
                <w:lang w:val="en-GB"/>
              </w:rPr>
              <w:t>0.000</w:t>
            </w:r>
          </w:p>
        </w:tc>
        <w:tc>
          <w:tcPr>
            <w:tcW w:w="1097" w:type="dxa"/>
          </w:tcPr>
          <w:p w14:paraId="4D5917AC" w14:textId="77777777" w:rsidR="00312BC3" w:rsidRPr="00C26C40" w:rsidRDefault="00312BC3" w:rsidP="00870DFD">
            <w:pPr>
              <w:rPr>
                <w:lang w:val="en-GB"/>
              </w:rPr>
            </w:pPr>
            <w:r w:rsidRPr="00C26C40">
              <w:rPr>
                <w:lang w:val="en-GB"/>
              </w:rPr>
              <w:t>0.009</w:t>
            </w:r>
          </w:p>
        </w:tc>
        <w:tc>
          <w:tcPr>
            <w:tcW w:w="1097" w:type="dxa"/>
          </w:tcPr>
          <w:p w14:paraId="6DEDFBD8" w14:textId="77777777" w:rsidR="00312BC3" w:rsidRPr="00C26C40" w:rsidRDefault="00312BC3" w:rsidP="00870DFD">
            <w:pPr>
              <w:rPr>
                <w:lang w:val="en-GB"/>
              </w:rPr>
            </w:pPr>
            <w:r w:rsidRPr="00C26C40">
              <w:rPr>
                <w:lang w:val="en-GB"/>
              </w:rPr>
              <w:t>0.000</w:t>
            </w:r>
          </w:p>
        </w:tc>
        <w:tc>
          <w:tcPr>
            <w:tcW w:w="1812" w:type="dxa"/>
          </w:tcPr>
          <w:p w14:paraId="5DE38FEB" w14:textId="77777777" w:rsidR="00312BC3" w:rsidRPr="00C26C40" w:rsidRDefault="00312BC3" w:rsidP="00870DFD">
            <w:pPr>
              <w:rPr>
                <w:lang w:val="en-GB"/>
              </w:rPr>
            </w:pPr>
            <w:r w:rsidRPr="00C26C40">
              <w:rPr>
                <w:lang w:val="en-GB"/>
              </w:rPr>
              <w:t>0.000</w:t>
            </w:r>
          </w:p>
        </w:tc>
      </w:tr>
      <w:tr w:rsidR="00312BC3" w:rsidRPr="00C26C40" w14:paraId="2C78A4C9" w14:textId="77777777" w:rsidTr="00936023">
        <w:trPr>
          <w:jc w:val="center"/>
        </w:trPr>
        <w:tc>
          <w:tcPr>
            <w:tcW w:w="881" w:type="dxa"/>
          </w:tcPr>
          <w:p w14:paraId="08AE0D84" w14:textId="77777777" w:rsidR="00312BC3" w:rsidRPr="00C26C40" w:rsidRDefault="00312BC3" w:rsidP="00870DFD">
            <w:pPr>
              <w:rPr>
                <w:lang w:val="en-GB"/>
              </w:rPr>
            </w:pPr>
            <w:r w:rsidRPr="00C26C40">
              <w:rPr>
                <w:lang w:val="en-GB"/>
              </w:rPr>
              <w:t>MgO — Mass Flow (kg/hr)</w:t>
            </w:r>
          </w:p>
        </w:tc>
        <w:tc>
          <w:tcPr>
            <w:tcW w:w="1097" w:type="dxa"/>
          </w:tcPr>
          <w:p w14:paraId="18492FF0" w14:textId="77777777" w:rsidR="00312BC3" w:rsidRPr="00C26C40" w:rsidRDefault="00312BC3" w:rsidP="00870DFD">
            <w:pPr>
              <w:rPr>
                <w:lang w:val="en-GB"/>
              </w:rPr>
            </w:pPr>
            <w:r w:rsidRPr="00C26C40">
              <w:rPr>
                <w:lang w:val="en-GB"/>
              </w:rPr>
              <w:t>0.000</w:t>
            </w:r>
          </w:p>
        </w:tc>
        <w:tc>
          <w:tcPr>
            <w:tcW w:w="1097" w:type="dxa"/>
          </w:tcPr>
          <w:p w14:paraId="4AC0B964" w14:textId="77777777" w:rsidR="00312BC3" w:rsidRPr="00C26C40" w:rsidRDefault="00312BC3" w:rsidP="00870DFD">
            <w:pPr>
              <w:rPr>
                <w:lang w:val="en-GB"/>
              </w:rPr>
            </w:pPr>
            <w:r w:rsidRPr="00C26C40">
              <w:rPr>
                <w:lang w:val="en-GB"/>
              </w:rPr>
              <w:t>0.000</w:t>
            </w:r>
          </w:p>
        </w:tc>
        <w:tc>
          <w:tcPr>
            <w:tcW w:w="1097" w:type="dxa"/>
          </w:tcPr>
          <w:p w14:paraId="5E951BCD" w14:textId="77777777" w:rsidR="00312BC3" w:rsidRPr="00C26C40" w:rsidRDefault="00312BC3" w:rsidP="00870DFD">
            <w:pPr>
              <w:rPr>
                <w:lang w:val="en-GB"/>
              </w:rPr>
            </w:pPr>
            <w:r w:rsidRPr="00C26C40">
              <w:rPr>
                <w:lang w:val="en-GB"/>
              </w:rPr>
              <w:t>0.000</w:t>
            </w:r>
          </w:p>
        </w:tc>
        <w:tc>
          <w:tcPr>
            <w:tcW w:w="1031" w:type="dxa"/>
          </w:tcPr>
          <w:p w14:paraId="19586596" w14:textId="77777777" w:rsidR="00312BC3" w:rsidRPr="00C26C40" w:rsidRDefault="00312BC3" w:rsidP="00870DFD">
            <w:pPr>
              <w:rPr>
                <w:lang w:val="en-GB"/>
              </w:rPr>
            </w:pPr>
            <w:r w:rsidRPr="00C26C40">
              <w:rPr>
                <w:lang w:val="en-GB"/>
              </w:rPr>
              <w:t>0.000</w:t>
            </w:r>
          </w:p>
        </w:tc>
        <w:tc>
          <w:tcPr>
            <w:tcW w:w="1097" w:type="dxa"/>
          </w:tcPr>
          <w:p w14:paraId="6F3DE45C" w14:textId="77777777" w:rsidR="00312BC3" w:rsidRPr="00C26C40" w:rsidRDefault="00312BC3" w:rsidP="00870DFD">
            <w:pPr>
              <w:rPr>
                <w:lang w:val="en-GB"/>
              </w:rPr>
            </w:pPr>
            <w:r w:rsidRPr="00C26C40">
              <w:rPr>
                <w:lang w:val="en-GB"/>
              </w:rPr>
              <w:t>0.002</w:t>
            </w:r>
          </w:p>
        </w:tc>
        <w:tc>
          <w:tcPr>
            <w:tcW w:w="1097" w:type="dxa"/>
          </w:tcPr>
          <w:p w14:paraId="346E9875" w14:textId="77777777" w:rsidR="00312BC3" w:rsidRPr="00C26C40" w:rsidRDefault="00312BC3" w:rsidP="00870DFD">
            <w:pPr>
              <w:rPr>
                <w:lang w:val="en-GB"/>
              </w:rPr>
            </w:pPr>
            <w:r w:rsidRPr="00C26C40">
              <w:rPr>
                <w:lang w:val="en-GB"/>
              </w:rPr>
              <w:t>0.000</w:t>
            </w:r>
          </w:p>
        </w:tc>
        <w:tc>
          <w:tcPr>
            <w:tcW w:w="1812" w:type="dxa"/>
          </w:tcPr>
          <w:p w14:paraId="11DB7DE0" w14:textId="77777777" w:rsidR="00312BC3" w:rsidRPr="00C26C40" w:rsidRDefault="00312BC3" w:rsidP="00870DFD">
            <w:pPr>
              <w:rPr>
                <w:lang w:val="en-GB"/>
              </w:rPr>
            </w:pPr>
            <w:r w:rsidRPr="00C26C40">
              <w:rPr>
                <w:lang w:val="en-GB"/>
              </w:rPr>
              <w:t>0.000</w:t>
            </w:r>
          </w:p>
        </w:tc>
      </w:tr>
      <w:tr w:rsidR="00312BC3" w:rsidRPr="00C26C40" w14:paraId="7E164B5F" w14:textId="77777777" w:rsidTr="00936023">
        <w:trPr>
          <w:jc w:val="center"/>
        </w:trPr>
        <w:tc>
          <w:tcPr>
            <w:tcW w:w="881" w:type="dxa"/>
          </w:tcPr>
          <w:p w14:paraId="2B568584" w14:textId="77777777" w:rsidR="00312BC3" w:rsidRPr="00C26C40" w:rsidRDefault="00312BC3" w:rsidP="00870DFD">
            <w:pPr>
              <w:rPr>
                <w:lang w:val="en-GB"/>
              </w:rPr>
            </w:pPr>
            <w:r w:rsidRPr="00C26C40">
              <w:rPr>
                <w:lang w:val="en-GB"/>
              </w:rPr>
              <w:t>H₃O⁺ — Mass Flow (kg/hr)</w:t>
            </w:r>
          </w:p>
        </w:tc>
        <w:tc>
          <w:tcPr>
            <w:tcW w:w="1097" w:type="dxa"/>
          </w:tcPr>
          <w:p w14:paraId="314CF245" w14:textId="77777777" w:rsidR="00312BC3" w:rsidRPr="00C26C40" w:rsidRDefault="00312BC3" w:rsidP="00870DFD">
            <w:pPr>
              <w:rPr>
                <w:lang w:val="en-GB"/>
              </w:rPr>
            </w:pPr>
            <w:r w:rsidRPr="00C26C40">
              <w:rPr>
                <w:lang w:val="en-GB"/>
              </w:rPr>
              <w:t>9.973</w:t>
            </w:r>
          </w:p>
        </w:tc>
        <w:tc>
          <w:tcPr>
            <w:tcW w:w="1097" w:type="dxa"/>
          </w:tcPr>
          <w:p w14:paraId="6FF70852" w14:textId="77777777" w:rsidR="00312BC3" w:rsidRPr="00C26C40" w:rsidRDefault="00312BC3" w:rsidP="00870DFD">
            <w:pPr>
              <w:rPr>
                <w:lang w:val="en-GB"/>
              </w:rPr>
            </w:pPr>
            <w:r w:rsidRPr="00C26C40">
              <w:rPr>
                <w:lang w:val="en-GB"/>
              </w:rPr>
              <w:t>9.973</w:t>
            </w:r>
          </w:p>
        </w:tc>
        <w:tc>
          <w:tcPr>
            <w:tcW w:w="1097" w:type="dxa"/>
          </w:tcPr>
          <w:p w14:paraId="73072806" w14:textId="77777777" w:rsidR="00312BC3" w:rsidRPr="00C26C40" w:rsidRDefault="00312BC3" w:rsidP="00870DFD">
            <w:pPr>
              <w:rPr>
                <w:lang w:val="en-GB"/>
              </w:rPr>
            </w:pPr>
            <w:r w:rsidRPr="00C26C40">
              <w:rPr>
                <w:lang w:val="en-GB"/>
              </w:rPr>
              <w:t>0.000</w:t>
            </w:r>
          </w:p>
        </w:tc>
        <w:tc>
          <w:tcPr>
            <w:tcW w:w="1031" w:type="dxa"/>
          </w:tcPr>
          <w:p w14:paraId="7497604B" w14:textId="77777777" w:rsidR="00312BC3" w:rsidRPr="00C26C40" w:rsidRDefault="00312BC3" w:rsidP="00870DFD">
            <w:pPr>
              <w:rPr>
                <w:lang w:val="en-GB"/>
              </w:rPr>
            </w:pPr>
            <w:r w:rsidRPr="00C26C40">
              <w:rPr>
                <w:lang w:val="en-GB"/>
              </w:rPr>
              <w:t>0.000</w:t>
            </w:r>
          </w:p>
        </w:tc>
        <w:tc>
          <w:tcPr>
            <w:tcW w:w="1097" w:type="dxa"/>
          </w:tcPr>
          <w:p w14:paraId="6E560FA9" w14:textId="77777777" w:rsidR="00312BC3" w:rsidRPr="00C26C40" w:rsidRDefault="00312BC3" w:rsidP="00870DFD">
            <w:pPr>
              <w:rPr>
                <w:lang w:val="en-GB"/>
              </w:rPr>
            </w:pPr>
            <w:r w:rsidRPr="00C26C40">
              <w:rPr>
                <w:lang w:val="en-GB"/>
              </w:rPr>
              <w:t>0.000</w:t>
            </w:r>
          </w:p>
        </w:tc>
        <w:tc>
          <w:tcPr>
            <w:tcW w:w="1097" w:type="dxa"/>
          </w:tcPr>
          <w:p w14:paraId="76A3AE51" w14:textId="77777777" w:rsidR="00312BC3" w:rsidRPr="00C26C40" w:rsidRDefault="00312BC3" w:rsidP="00870DFD">
            <w:pPr>
              <w:rPr>
                <w:lang w:val="en-GB"/>
              </w:rPr>
            </w:pPr>
            <w:r w:rsidRPr="00C26C40">
              <w:rPr>
                <w:lang w:val="en-GB"/>
              </w:rPr>
              <w:t>0.000</w:t>
            </w:r>
          </w:p>
        </w:tc>
        <w:tc>
          <w:tcPr>
            <w:tcW w:w="1812" w:type="dxa"/>
          </w:tcPr>
          <w:p w14:paraId="0063573C" w14:textId="77777777" w:rsidR="00312BC3" w:rsidRPr="00C26C40" w:rsidRDefault="00312BC3" w:rsidP="00870DFD">
            <w:pPr>
              <w:rPr>
                <w:lang w:val="en-GB"/>
              </w:rPr>
            </w:pPr>
            <w:r w:rsidRPr="00C26C40">
              <w:rPr>
                <w:lang w:val="en-GB"/>
              </w:rPr>
              <w:t>0.000</w:t>
            </w:r>
          </w:p>
        </w:tc>
      </w:tr>
      <w:tr w:rsidR="00312BC3" w:rsidRPr="00C26C40" w14:paraId="2B413E63" w14:textId="77777777" w:rsidTr="00936023">
        <w:trPr>
          <w:jc w:val="center"/>
        </w:trPr>
        <w:tc>
          <w:tcPr>
            <w:tcW w:w="881" w:type="dxa"/>
          </w:tcPr>
          <w:p w14:paraId="38566CA8" w14:textId="77777777" w:rsidR="00312BC3" w:rsidRPr="00C26C40" w:rsidRDefault="00312BC3" w:rsidP="00870DFD">
            <w:pPr>
              <w:rPr>
                <w:lang w:val="en-GB"/>
              </w:rPr>
            </w:pPr>
            <w:r w:rsidRPr="00C26C40">
              <w:rPr>
                <w:lang w:val="en-GB"/>
              </w:rPr>
              <w:t>OH⁻ — Mass Flow (kg/hr)</w:t>
            </w:r>
          </w:p>
        </w:tc>
        <w:tc>
          <w:tcPr>
            <w:tcW w:w="1097" w:type="dxa"/>
          </w:tcPr>
          <w:p w14:paraId="66933588" w14:textId="77777777" w:rsidR="00312BC3" w:rsidRPr="00C26C40" w:rsidRDefault="00312BC3" w:rsidP="00870DFD">
            <w:pPr>
              <w:rPr>
                <w:lang w:val="en-GB"/>
              </w:rPr>
            </w:pPr>
            <w:r w:rsidRPr="00C26C40">
              <w:rPr>
                <w:lang w:val="en-GB"/>
              </w:rPr>
              <w:t>0.000</w:t>
            </w:r>
          </w:p>
        </w:tc>
        <w:tc>
          <w:tcPr>
            <w:tcW w:w="1097" w:type="dxa"/>
          </w:tcPr>
          <w:p w14:paraId="38798DB4" w14:textId="77777777" w:rsidR="00312BC3" w:rsidRPr="00C26C40" w:rsidRDefault="00312BC3" w:rsidP="00870DFD">
            <w:pPr>
              <w:rPr>
                <w:lang w:val="en-GB"/>
              </w:rPr>
            </w:pPr>
            <w:r w:rsidRPr="00C26C40">
              <w:rPr>
                <w:lang w:val="en-GB"/>
              </w:rPr>
              <w:t>0.000</w:t>
            </w:r>
          </w:p>
        </w:tc>
        <w:tc>
          <w:tcPr>
            <w:tcW w:w="1097" w:type="dxa"/>
          </w:tcPr>
          <w:p w14:paraId="2A3E106D" w14:textId="77777777" w:rsidR="00312BC3" w:rsidRPr="00C26C40" w:rsidRDefault="00312BC3" w:rsidP="00870DFD">
            <w:pPr>
              <w:rPr>
                <w:lang w:val="en-GB"/>
              </w:rPr>
            </w:pPr>
            <w:r w:rsidRPr="00C26C40">
              <w:rPr>
                <w:lang w:val="en-GB"/>
              </w:rPr>
              <w:t>0.000</w:t>
            </w:r>
          </w:p>
        </w:tc>
        <w:tc>
          <w:tcPr>
            <w:tcW w:w="1031" w:type="dxa"/>
          </w:tcPr>
          <w:p w14:paraId="2A08FDDD" w14:textId="77777777" w:rsidR="00312BC3" w:rsidRPr="00C26C40" w:rsidRDefault="00312BC3" w:rsidP="00870DFD">
            <w:pPr>
              <w:rPr>
                <w:lang w:val="en-GB"/>
              </w:rPr>
            </w:pPr>
            <w:r w:rsidRPr="00C26C40">
              <w:rPr>
                <w:lang w:val="en-GB"/>
              </w:rPr>
              <w:t>0.000</w:t>
            </w:r>
          </w:p>
        </w:tc>
        <w:tc>
          <w:tcPr>
            <w:tcW w:w="1097" w:type="dxa"/>
          </w:tcPr>
          <w:p w14:paraId="35FFE013" w14:textId="77777777" w:rsidR="00312BC3" w:rsidRPr="00C26C40" w:rsidRDefault="00312BC3" w:rsidP="00870DFD">
            <w:pPr>
              <w:rPr>
                <w:lang w:val="en-GB"/>
              </w:rPr>
            </w:pPr>
            <w:r w:rsidRPr="00C26C40">
              <w:rPr>
                <w:lang w:val="en-GB"/>
              </w:rPr>
              <w:t>0.000</w:t>
            </w:r>
          </w:p>
        </w:tc>
        <w:tc>
          <w:tcPr>
            <w:tcW w:w="1097" w:type="dxa"/>
          </w:tcPr>
          <w:p w14:paraId="34441C1C" w14:textId="77777777" w:rsidR="00312BC3" w:rsidRPr="00C26C40" w:rsidRDefault="00312BC3" w:rsidP="00870DFD">
            <w:pPr>
              <w:rPr>
                <w:lang w:val="en-GB"/>
              </w:rPr>
            </w:pPr>
            <w:r w:rsidRPr="00C26C40">
              <w:rPr>
                <w:lang w:val="en-GB"/>
              </w:rPr>
              <w:t>0.000</w:t>
            </w:r>
          </w:p>
        </w:tc>
        <w:tc>
          <w:tcPr>
            <w:tcW w:w="1812" w:type="dxa"/>
          </w:tcPr>
          <w:p w14:paraId="33F72488" w14:textId="77777777" w:rsidR="00312BC3" w:rsidRPr="00C26C40" w:rsidRDefault="00312BC3" w:rsidP="00870DFD">
            <w:pPr>
              <w:rPr>
                <w:lang w:val="en-GB"/>
              </w:rPr>
            </w:pPr>
            <w:r w:rsidRPr="00C26C40">
              <w:rPr>
                <w:lang w:val="en-GB"/>
              </w:rPr>
              <w:t>0.000</w:t>
            </w:r>
          </w:p>
        </w:tc>
      </w:tr>
      <w:tr w:rsidR="00312BC3" w:rsidRPr="00C26C40" w14:paraId="43C5F9B6" w14:textId="77777777" w:rsidTr="00936023">
        <w:trPr>
          <w:jc w:val="center"/>
        </w:trPr>
        <w:tc>
          <w:tcPr>
            <w:tcW w:w="881" w:type="dxa"/>
          </w:tcPr>
          <w:p w14:paraId="010332A9" w14:textId="77777777" w:rsidR="00312BC3" w:rsidRPr="00C26C40" w:rsidRDefault="00312BC3" w:rsidP="00870DFD">
            <w:pPr>
              <w:rPr>
                <w:lang w:val="en-GB"/>
              </w:rPr>
            </w:pPr>
            <w:r w:rsidRPr="00C26C40">
              <w:rPr>
                <w:lang w:val="en-GB"/>
              </w:rPr>
              <w:t>Cl⁻ — Mass Flow (kg/hr)</w:t>
            </w:r>
          </w:p>
        </w:tc>
        <w:tc>
          <w:tcPr>
            <w:tcW w:w="1097" w:type="dxa"/>
          </w:tcPr>
          <w:p w14:paraId="72BB36F0" w14:textId="77777777" w:rsidR="00312BC3" w:rsidRPr="00C26C40" w:rsidRDefault="00312BC3" w:rsidP="00870DFD">
            <w:pPr>
              <w:rPr>
                <w:lang w:val="en-GB"/>
              </w:rPr>
            </w:pPr>
            <w:r w:rsidRPr="00C26C40">
              <w:rPr>
                <w:lang w:val="en-GB"/>
              </w:rPr>
              <w:t>560.085</w:t>
            </w:r>
          </w:p>
        </w:tc>
        <w:tc>
          <w:tcPr>
            <w:tcW w:w="1097" w:type="dxa"/>
          </w:tcPr>
          <w:p w14:paraId="13378236" w14:textId="77777777" w:rsidR="00312BC3" w:rsidRPr="00C26C40" w:rsidRDefault="00312BC3" w:rsidP="00870DFD">
            <w:pPr>
              <w:rPr>
                <w:lang w:val="en-GB"/>
              </w:rPr>
            </w:pPr>
            <w:r w:rsidRPr="00C26C40">
              <w:rPr>
                <w:lang w:val="en-GB"/>
              </w:rPr>
              <w:t>560.085</w:t>
            </w:r>
          </w:p>
        </w:tc>
        <w:tc>
          <w:tcPr>
            <w:tcW w:w="1097" w:type="dxa"/>
          </w:tcPr>
          <w:p w14:paraId="538B1BB8" w14:textId="77777777" w:rsidR="00312BC3" w:rsidRPr="00C26C40" w:rsidRDefault="00312BC3" w:rsidP="00870DFD">
            <w:pPr>
              <w:rPr>
                <w:lang w:val="en-GB"/>
              </w:rPr>
            </w:pPr>
            <w:r w:rsidRPr="00C26C40">
              <w:rPr>
                <w:lang w:val="en-GB"/>
              </w:rPr>
              <w:t>560.085</w:t>
            </w:r>
          </w:p>
        </w:tc>
        <w:tc>
          <w:tcPr>
            <w:tcW w:w="1031" w:type="dxa"/>
          </w:tcPr>
          <w:p w14:paraId="1AB35456" w14:textId="77777777" w:rsidR="00312BC3" w:rsidRPr="00C26C40" w:rsidRDefault="00312BC3" w:rsidP="00870DFD">
            <w:pPr>
              <w:rPr>
                <w:lang w:val="en-GB"/>
              </w:rPr>
            </w:pPr>
            <w:r w:rsidRPr="00C26C40">
              <w:rPr>
                <w:lang w:val="en-GB"/>
              </w:rPr>
              <w:t>0.000</w:t>
            </w:r>
          </w:p>
        </w:tc>
        <w:tc>
          <w:tcPr>
            <w:tcW w:w="1097" w:type="dxa"/>
          </w:tcPr>
          <w:p w14:paraId="6CB72FB2" w14:textId="77777777" w:rsidR="00312BC3" w:rsidRPr="00C26C40" w:rsidRDefault="00312BC3" w:rsidP="00870DFD">
            <w:pPr>
              <w:rPr>
                <w:lang w:val="en-GB"/>
              </w:rPr>
            </w:pPr>
            <w:r w:rsidRPr="00C26C40">
              <w:rPr>
                <w:lang w:val="en-GB"/>
              </w:rPr>
              <w:t>0.000</w:t>
            </w:r>
          </w:p>
        </w:tc>
        <w:tc>
          <w:tcPr>
            <w:tcW w:w="1097" w:type="dxa"/>
          </w:tcPr>
          <w:p w14:paraId="4AADB24E" w14:textId="77777777" w:rsidR="00312BC3" w:rsidRPr="00C26C40" w:rsidRDefault="00312BC3" w:rsidP="00870DFD">
            <w:pPr>
              <w:rPr>
                <w:lang w:val="en-GB"/>
              </w:rPr>
            </w:pPr>
            <w:r w:rsidRPr="00C26C40">
              <w:rPr>
                <w:lang w:val="en-GB"/>
              </w:rPr>
              <w:t>0.000</w:t>
            </w:r>
          </w:p>
        </w:tc>
        <w:tc>
          <w:tcPr>
            <w:tcW w:w="1812" w:type="dxa"/>
          </w:tcPr>
          <w:p w14:paraId="049E30E2" w14:textId="77777777" w:rsidR="00312BC3" w:rsidRPr="00C26C40" w:rsidRDefault="00312BC3" w:rsidP="00870DFD">
            <w:pPr>
              <w:rPr>
                <w:lang w:val="en-GB"/>
              </w:rPr>
            </w:pPr>
            <w:r w:rsidRPr="00C26C40">
              <w:rPr>
                <w:lang w:val="en-GB"/>
              </w:rPr>
              <w:t>0.000</w:t>
            </w:r>
          </w:p>
        </w:tc>
      </w:tr>
      <w:tr w:rsidR="00312BC3" w:rsidRPr="00C26C40" w14:paraId="55F4FBE5" w14:textId="77777777" w:rsidTr="00936023">
        <w:trPr>
          <w:jc w:val="center"/>
        </w:trPr>
        <w:tc>
          <w:tcPr>
            <w:tcW w:w="881" w:type="dxa"/>
          </w:tcPr>
          <w:p w14:paraId="1D098A05" w14:textId="77777777" w:rsidR="00312BC3" w:rsidRPr="00C26C40" w:rsidRDefault="00312BC3" w:rsidP="00870DFD">
            <w:pPr>
              <w:rPr>
                <w:lang w:val="en-GB"/>
              </w:rPr>
            </w:pPr>
            <w:r w:rsidRPr="00C26C40">
              <w:rPr>
                <w:lang w:val="en-GB"/>
              </w:rPr>
              <w:t>Al³⁺ — Mass Flow (kg/hr)</w:t>
            </w:r>
          </w:p>
        </w:tc>
        <w:tc>
          <w:tcPr>
            <w:tcW w:w="1097" w:type="dxa"/>
          </w:tcPr>
          <w:p w14:paraId="12009F8F" w14:textId="77777777" w:rsidR="00312BC3" w:rsidRPr="00C26C40" w:rsidRDefault="00312BC3" w:rsidP="00870DFD">
            <w:pPr>
              <w:rPr>
                <w:lang w:val="en-GB"/>
              </w:rPr>
            </w:pPr>
            <w:r w:rsidRPr="00C26C40">
              <w:rPr>
                <w:lang w:val="en-GB"/>
              </w:rPr>
              <w:t>137.195</w:t>
            </w:r>
          </w:p>
        </w:tc>
        <w:tc>
          <w:tcPr>
            <w:tcW w:w="1097" w:type="dxa"/>
          </w:tcPr>
          <w:p w14:paraId="3CF5FE33" w14:textId="77777777" w:rsidR="00312BC3" w:rsidRPr="00C26C40" w:rsidRDefault="00312BC3" w:rsidP="00870DFD">
            <w:pPr>
              <w:rPr>
                <w:lang w:val="en-GB"/>
              </w:rPr>
            </w:pPr>
            <w:r w:rsidRPr="00C26C40">
              <w:rPr>
                <w:lang w:val="en-GB"/>
              </w:rPr>
              <w:t>137.195</w:t>
            </w:r>
          </w:p>
        </w:tc>
        <w:tc>
          <w:tcPr>
            <w:tcW w:w="1097" w:type="dxa"/>
          </w:tcPr>
          <w:p w14:paraId="4425CEC8" w14:textId="77777777" w:rsidR="00312BC3" w:rsidRPr="00C26C40" w:rsidRDefault="00312BC3" w:rsidP="00870DFD">
            <w:pPr>
              <w:rPr>
                <w:lang w:val="en-GB"/>
              </w:rPr>
            </w:pPr>
            <w:r w:rsidRPr="00C26C40">
              <w:rPr>
                <w:lang w:val="en-GB"/>
              </w:rPr>
              <w:t>72.134</w:t>
            </w:r>
          </w:p>
        </w:tc>
        <w:tc>
          <w:tcPr>
            <w:tcW w:w="1031" w:type="dxa"/>
          </w:tcPr>
          <w:p w14:paraId="797AA9D7" w14:textId="77777777" w:rsidR="00312BC3" w:rsidRPr="00C26C40" w:rsidRDefault="00312BC3" w:rsidP="00870DFD">
            <w:pPr>
              <w:rPr>
                <w:lang w:val="en-GB"/>
              </w:rPr>
            </w:pPr>
            <w:r w:rsidRPr="00C26C40">
              <w:rPr>
                <w:lang w:val="en-GB"/>
              </w:rPr>
              <w:t>0.000</w:t>
            </w:r>
          </w:p>
        </w:tc>
        <w:tc>
          <w:tcPr>
            <w:tcW w:w="1097" w:type="dxa"/>
          </w:tcPr>
          <w:p w14:paraId="71D29F7A" w14:textId="77777777" w:rsidR="00312BC3" w:rsidRPr="00C26C40" w:rsidRDefault="00312BC3" w:rsidP="00870DFD">
            <w:pPr>
              <w:rPr>
                <w:lang w:val="en-GB"/>
              </w:rPr>
            </w:pPr>
            <w:r w:rsidRPr="00C26C40">
              <w:rPr>
                <w:lang w:val="en-GB"/>
              </w:rPr>
              <w:t>0.000</w:t>
            </w:r>
          </w:p>
        </w:tc>
        <w:tc>
          <w:tcPr>
            <w:tcW w:w="1097" w:type="dxa"/>
          </w:tcPr>
          <w:p w14:paraId="383D0D9F" w14:textId="77777777" w:rsidR="00312BC3" w:rsidRPr="00C26C40" w:rsidRDefault="00312BC3" w:rsidP="00870DFD">
            <w:pPr>
              <w:rPr>
                <w:lang w:val="en-GB"/>
              </w:rPr>
            </w:pPr>
            <w:r w:rsidRPr="00C26C40">
              <w:rPr>
                <w:lang w:val="en-GB"/>
              </w:rPr>
              <w:t>0.000</w:t>
            </w:r>
          </w:p>
        </w:tc>
        <w:tc>
          <w:tcPr>
            <w:tcW w:w="1812" w:type="dxa"/>
          </w:tcPr>
          <w:p w14:paraId="194061CF" w14:textId="77777777" w:rsidR="00312BC3" w:rsidRPr="00C26C40" w:rsidRDefault="00312BC3" w:rsidP="00870DFD">
            <w:pPr>
              <w:rPr>
                <w:lang w:val="en-GB"/>
              </w:rPr>
            </w:pPr>
            <w:r w:rsidRPr="00C26C40">
              <w:rPr>
                <w:lang w:val="en-GB"/>
              </w:rPr>
              <w:t>0.000</w:t>
            </w:r>
          </w:p>
        </w:tc>
      </w:tr>
      <w:tr w:rsidR="00312BC3" w:rsidRPr="00C26C40" w14:paraId="0E0E2D7B" w14:textId="77777777" w:rsidTr="00936023">
        <w:trPr>
          <w:jc w:val="center"/>
        </w:trPr>
        <w:tc>
          <w:tcPr>
            <w:tcW w:w="881" w:type="dxa"/>
          </w:tcPr>
          <w:p w14:paraId="327054C9" w14:textId="77777777" w:rsidR="00312BC3" w:rsidRPr="00C26C40" w:rsidRDefault="00312BC3" w:rsidP="00870DFD">
            <w:pPr>
              <w:rPr>
                <w:lang w:val="en-GB"/>
              </w:rPr>
            </w:pPr>
            <w:r w:rsidRPr="00C26C40">
              <w:rPr>
                <w:lang w:val="en-GB"/>
              </w:rPr>
              <w:lastRenderedPageBreak/>
              <w:t>Fe₂(OH)₂ — Mass Flow (kg/hr)</w:t>
            </w:r>
          </w:p>
        </w:tc>
        <w:tc>
          <w:tcPr>
            <w:tcW w:w="1097" w:type="dxa"/>
          </w:tcPr>
          <w:p w14:paraId="1A717FA2" w14:textId="77777777" w:rsidR="00312BC3" w:rsidRPr="00C26C40" w:rsidRDefault="00312BC3" w:rsidP="00870DFD">
            <w:pPr>
              <w:rPr>
                <w:lang w:val="en-GB"/>
              </w:rPr>
            </w:pPr>
            <w:r w:rsidRPr="00C26C40">
              <w:rPr>
                <w:lang w:val="en-GB"/>
              </w:rPr>
              <w:t>0.000</w:t>
            </w:r>
          </w:p>
        </w:tc>
        <w:tc>
          <w:tcPr>
            <w:tcW w:w="1097" w:type="dxa"/>
          </w:tcPr>
          <w:p w14:paraId="0F3A30D0" w14:textId="77777777" w:rsidR="00312BC3" w:rsidRPr="00C26C40" w:rsidRDefault="00312BC3" w:rsidP="00870DFD">
            <w:pPr>
              <w:rPr>
                <w:lang w:val="en-GB"/>
              </w:rPr>
            </w:pPr>
            <w:r w:rsidRPr="00C26C40">
              <w:rPr>
                <w:lang w:val="en-GB"/>
              </w:rPr>
              <w:t>0.000</w:t>
            </w:r>
          </w:p>
        </w:tc>
        <w:tc>
          <w:tcPr>
            <w:tcW w:w="1097" w:type="dxa"/>
          </w:tcPr>
          <w:p w14:paraId="466F4F90" w14:textId="77777777" w:rsidR="00312BC3" w:rsidRPr="00C26C40" w:rsidRDefault="00312BC3" w:rsidP="00870DFD">
            <w:pPr>
              <w:rPr>
                <w:lang w:val="en-GB"/>
              </w:rPr>
            </w:pPr>
            <w:r w:rsidRPr="00C26C40">
              <w:rPr>
                <w:lang w:val="en-GB"/>
              </w:rPr>
              <w:t>0.000</w:t>
            </w:r>
          </w:p>
        </w:tc>
        <w:tc>
          <w:tcPr>
            <w:tcW w:w="1031" w:type="dxa"/>
          </w:tcPr>
          <w:p w14:paraId="374C2366" w14:textId="77777777" w:rsidR="00312BC3" w:rsidRPr="00C26C40" w:rsidRDefault="00312BC3" w:rsidP="00870DFD">
            <w:pPr>
              <w:rPr>
                <w:lang w:val="en-GB"/>
              </w:rPr>
            </w:pPr>
            <w:r w:rsidRPr="00C26C40">
              <w:rPr>
                <w:lang w:val="en-GB"/>
              </w:rPr>
              <w:t>0.000</w:t>
            </w:r>
          </w:p>
        </w:tc>
        <w:tc>
          <w:tcPr>
            <w:tcW w:w="1097" w:type="dxa"/>
          </w:tcPr>
          <w:p w14:paraId="7EF6E2F5" w14:textId="77777777" w:rsidR="00312BC3" w:rsidRPr="00C26C40" w:rsidRDefault="00312BC3" w:rsidP="00870DFD">
            <w:pPr>
              <w:rPr>
                <w:lang w:val="en-GB"/>
              </w:rPr>
            </w:pPr>
            <w:r w:rsidRPr="00C26C40">
              <w:rPr>
                <w:lang w:val="en-GB"/>
              </w:rPr>
              <w:t>0.000</w:t>
            </w:r>
          </w:p>
        </w:tc>
        <w:tc>
          <w:tcPr>
            <w:tcW w:w="1097" w:type="dxa"/>
          </w:tcPr>
          <w:p w14:paraId="606DC837" w14:textId="77777777" w:rsidR="00312BC3" w:rsidRPr="00C26C40" w:rsidRDefault="00312BC3" w:rsidP="00870DFD">
            <w:pPr>
              <w:rPr>
                <w:lang w:val="en-GB"/>
              </w:rPr>
            </w:pPr>
            <w:r w:rsidRPr="00C26C40">
              <w:rPr>
                <w:lang w:val="en-GB"/>
              </w:rPr>
              <w:t>0.000</w:t>
            </w:r>
          </w:p>
        </w:tc>
        <w:tc>
          <w:tcPr>
            <w:tcW w:w="1812" w:type="dxa"/>
          </w:tcPr>
          <w:p w14:paraId="6EA6BF84" w14:textId="77777777" w:rsidR="00312BC3" w:rsidRPr="00C26C40" w:rsidRDefault="00312BC3" w:rsidP="00870DFD">
            <w:pPr>
              <w:rPr>
                <w:lang w:val="en-GB"/>
              </w:rPr>
            </w:pPr>
            <w:r w:rsidRPr="00C26C40">
              <w:rPr>
                <w:lang w:val="en-GB"/>
              </w:rPr>
              <w:t>0.000</w:t>
            </w:r>
          </w:p>
        </w:tc>
      </w:tr>
      <w:tr w:rsidR="00312BC3" w:rsidRPr="00C26C40" w14:paraId="1DB8B58B" w14:textId="77777777" w:rsidTr="00936023">
        <w:trPr>
          <w:jc w:val="center"/>
        </w:trPr>
        <w:tc>
          <w:tcPr>
            <w:tcW w:w="881" w:type="dxa"/>
          </w:tcPr>
          <w:p w14:paraId="50F38B58" w14:textId="77777777" w:rsidR="00312BC3" w:rsidRPr="00C26C40" w:rsidRDefault="00312BC3" w:rsidP="00870DFD">
            <w:pPr>
              <w:rPr>
                <w:lang w:val="en-GB"/>
              </w:rPr>
            </w:pPr>
            <w:r w:rsidRPr="00C26C40">
              <w:rPr>
                <w:lang w:val="en-GB"/>
              </w:rPr>
              <w:t>Fe³⁺ — Mass Flow (kg/hr)</w:t>
            </w:r>
          </w:p>
        </w:tc>
        <w:tc>
          <w:tcPr>
            <w:tcW w:w="1097" w:type="dxa"/>
          </w:tcPr>
          <w:p w14:paraId="2A3589A2" w14:textId="77777777" w:rsidR="00312BC3" w:rsidRPr="00C26C40" w:rsidRDefault="00312BC3" w:rsidP="00870DFD">
            <w:pPr>
              <w:rPr>
                <w:lang w:val="en-GB"/>
              </w:rPr>
            </w:pPr>
            <w:r w:rsidRPr="00C26C40">
              <w:rPr>
                <w:lang w:val="en-GB"/>
              </w:rPr>
              <w:t>0.341</w:t>
            </w:r>
          </w:p>
        </w:tc>
        <w:tc>
          <w:tcPr>
            <w:tcW w:w="1097" w:type="dxa"/>
          </w:tcPr>
          <w:p w14:paraId="62EDDD72" w14:textId="77777777" w:rsidR="00312BC3" w:rsidRPr="00C26C40" w:rsidRDefault="00312BC3" w:rsidP="00870DFD">
            <w:pPr>
              <w:rPr>
                <w:lang w:val="en-GB"/>
              </w:rPr>
            </w:pPr>
            <w:r w:rsidRPr="00C26C40">
              <w:rPr>
                <w:lang w:val="en-GB"/>
              </w:rPr>
              <w:t>0.341</w:t>
            </w:r>
          </w:p>
        </w:tc>
        <w:tc>
          <w:tcPr>
            <w:tcW w:w="1097" w:type="dxa"/>
          </w:tcPr>
          <w:p w14:paraId="5A555732" w14:textId="77777777" w:rsidR="00312BC3" w:rsidRPr="00C26C40" w:rsidRDefault="00312BC3" w:rsidP="00870DFD">
            <w:pPr>
              <w:rPr>
                <w:lang w:val="en-GB"/>
              </w:rPr>
            </w:pPr>
            <w:r w:rsidRPr="00C26C40">
              <w:rPr>
                <w:lang w:val="en-GB"/>
              </w:rPr>
              <w:t>0.000</w:t>
            </w:r>
          </w:p>
        </w:tc>
        <w:tc>
          <w:tcPr>
            <w:tcW w:w="1031" w:type="dxa"/>
          </w:tcPr>
          <w:p w14:paraId="16FF11E0" w14:textId="77777777" w:rsidR="00312BC3" w:rsidRPr="00C26C40" w:rsidRDefault="00312BC3" w:rsidP="00870DFD">
            <w:pPr>
              <w:rPr>
                <w:lang w:val="en-GB"/>
              </w:rPr>
            </w:pPr>
            <w:r w:rsidRPr="00C26C40">
              <w:rPr>
                <w:lang w:val="en-GB"/>
              </w:rPr>
              <w:t>0.000</w:t>
            </w:r>
          </w:p>
        </w:tc>
        <w:tc>
          <w:tcPr>
            <w:tcW w:w="1097" w:type="dxa"/>
          </w:tcPr>
          <w:p w14:paraId="525D89C1" w14:textId="77777777" w:rsidR="00312BC3" w:rsidRPr="00C26C40" w:rsidRDefault="00312BC3" w:rsidP="00870DFD">
            <w:pPr>
              <w:rPr>
                <w:lang w:val="en-GB"/>
              </w:rPr>
            </w:pPr>
            <w:r w:rsidRPr="00C26C40">
              <w:rPr>
                <w:lang w:val="en-GB"/>
              </w:rPr>
              <w:t>0.000</w:t>
            </w:r>
          </w:p>
        </w:tc>
        <w:tc>
          <w:tcPr>
            <w:tcW w:w="1097" w:type="dxa"/>
          </w:tcPr>
          <w:p w14:paraId="697A809C" w14:textId="77777777" w:rsidR="00312BC3" w:rsidRPr="00C26C40" w:rsidRDefault="00312BC3" w:rsidP="00870DFD">
            <w:pPr>
              <w:rPr>
                <w:lang w:val="en-GB"/>
              </w:rPr>
            </w:pPr>
            <w:r w:rsidRPr="00C26C40">
              <w:rPr>
                <w:lang w:val="en-GB"/>
              </w:rPr>
              <w:t>0.000</w:t>
            </w:r>
          </w:p>
        </w:tc>
        <w:tc>
          <w:tcPr>
            <w:tcW w:w="1812" w:type="dxa"/>
          </w:tcPr>
          <w:p w14:paraId="1BA4D629" w14:textId="77777777" w:rsidR="00312BC3" w:rsidRPr="00C26C40" w:rsidRDefault="00312BC3" w:rsidP="00870DFD">
            <w:pPr>
              <w:rPr>
                <w:lang w:val="en-GB"/>
              </w:rPr>
            </w:pPr>
            <w:r w:rsidRPr="00C26C40">
              <w:rPr>
                <w:lang w:val="en-GB"/>
              </w:rPr>
              <w:t>0.000</w:t>
            </w:r>
          </w:p>
        </w:tc>
      </w:tr>
      <w:tr w:rsidR="00312BC3" w:rsidRPr="00C26C40" w14:paraId="74096ED5" w14:textId="77777777" w:rsidTr="00936023">
        <w:trPr>
          <w:jc w:val="center"/>
        </w:trPr>
        <w:tc>
          <w:tcPr>
            <w:tcW w:w="881" w:type="dxa"/>
          </w:tcPr>
          <w:p w14:paraId="52195662" w14:textId="77777777" w:rsidR="00312BC3" w:rsidRPr="00C26C40" w:rsidRDefault="00312BC3" w:rsidP="00870DFD">
            <w:pPr>
              <w:rPr>
                <w:lang w:val="en-GB"/>
              </w:rPr>
            </w:pPr>
            <w:r w:rsidRPr="00C26C40">
              <w:rPr>
                <w:lang w:val="en-GB"/>
              </w:rPr>
              <w:t>FeOH²⁺ — Mass Flow (kg/hr)</w:t>
            </w:r>
          </w:p>
        </w:tc>
        <w:tc>
          <w:tcPr>
            <w:tcW w:w="1097" w:type="dxa"/>
          </w:tcPr>
          <w:p w14:paraId="3113D2FB" w14:textId="77777777" w:rsidR="00312BC3" w:rsidRPr="00C26C40" w:rsidRDefault="00312BC3" w:rsidP="00870DFD">
            <w:pPr>
              <w:rPr>
                <w:lang w:val="en-GB"/>
              </w:rPr>
            </w:pPr>
            <w:r w:rsidRPr="00C26C40">
              <w:rPr>
                <w:lang w:val="en-GB"/>
              </w:rPr>
              <w:t>0.000</w:t>
            </w:r>
          </w:p>
        </w:tc>
        <w:tc>
          <w:tcPr>
            <w:tcW w:w="1097" w:type="dxa"/>
          </w:tcPr>
          <w:p w14:paraId="6091B7CE" w14:textId="77777777" w:rsidR="00312BC3" w:rsidRPr="00C26C40" w:rsidRDefault="00312BC3" w:rsidP="00870DFD">
            <w:pPr>
              <w:rPr>
                <w:lang w:val="en-GB"/>
              </w:rPr>
            </w:pPr>
            <w:r w:rsidRPr="00C26C40">
              <w:rPr>
                <w:lang w:val="en-GB"/>
              </w:rPr>
              <w:t>0.000</w:t>
            </w:r>
          </w:p>
        </w:tc>
        <w:tc>
          <w:tcPr>
            <w:tcW w:w="1097" w:type="dxa"/>
          </w:tcPr>
          <w:p w14:paraId="514544C2" w14:textId="77777777" w:rsidR="00312BC3" w:rsidRPr="00C26C40" w:rsidRDefault="00312BC3" w:rsidP="00870DFD">
            <w:pPr>
              <w:rPr>
                <w:lang w:val="en-GB"/>
              </w:rPr>
            </w:pPr>
            <w:r w:rsidRPr="00C26C40">
              <w:rPr>
                <w:lang w:val="en-GB"/>
              </w:rPr>
              <w:t>0.000</w:t>
            </w:r>
          </w:p>
        </w:tc>
        <w:tc>
          <w:tcPr>
            <w:tcW w:w="1031" w:type="dxa"/>
          </w:tcPr>
          <w:p w14:paraId="696BA808" w14:textId="77777777" w:rsidR="00312BC3" w:rsidRPr="00C26C40" w:rsidRDefault="00312BC3" w:rsidP="00870DFD">
            <w:pPr>
              <w:rPr>
                <w:lang w:val="en-GB"/>
              </w:rPr>
            </w:pPr>
            <w:r w:rsidRPr="00C26C40">
              <w:rPr>
                <w:lang w:val="en-GB"/>
              </w:rPr>
              <w:t>0.000</w:t>
            </w:r>
          </w:p>
        </w:tc>
        <w:tc>
          <w:tcPr>
            <w:tcW w:w="1097" w:type="dxa"/>
          </w:tcPr>
          <w:p w14:paraId="621A27C6" w14:textId="77777777" w:rsidR="00312BC3" w:rsidRPr="00C26C40" w:rsidRDefault="00312BC3" w:rsidP="00870DFD">
            <w:pPr>
              <w:rPr>
                <w:lang w:val="en-GB"/>
              </w:rPr>
            </w:pPr>
            <w:r w:rsidRPr="00C26C40">
              <w:rPr>
                <w:lang w:val="en-GB"/>
              </w:rPr>
              <w:t>0.000</w:t>
            </w:r>
          </w:p>
        </w:tc>
        <w:tc>
          <w:tcPr>
            <w:tcW w:w="1097" w:type="dxa"/>
          </w:tcPr>
          <w:p w14:paraId="2074D436" w14:textId="77777777" w:rsidR="00312BC3" w:rsidRPr="00C26C40" w:rsidRDefault="00312BC3" w:rsidP="00870DFD">
            <w:pPr>
              <w:rPr>
                <w:lang w:val="en-GB"/>
              </w:rPr>
            </w:pPr>
            <w:r w:rsidRPr="00C26C40">
              <w:rPr>
                <w:lang w:val="en-GB"/>
              </w:rPr>
              <w:t>0.000</w:t>
            </w:r>
          </w:p>
        </w:tc>
        <w:tc>
          <w:tcPr>
            <w:tcW w:w="1812" w:type="dxa"/>
          </w:tcPr>
          <w:p w14:paraId="3CFDEA11" w14:textId="77777777" w:rsidR="00312BC3" w:rsidRPr="00C26C40" w:rsidRDefault="00312BC3" w:rsidP="00870DFD">
            <w:pPr>
              <w:rPr>
                <w:lang w:val="en-GB"/>
              </w:rPr>
            </w:pPr>
            <w:r w:rsidRPr="00C26C40">
              <w:rPr>
                <w:lang w:val="en-GB"/>
              </w:rPr>
              <w:t>0.000</w:t>
            </w:r>
          </w:p>
        </w:tc>
      </w:tr>
      <w:tr w:rsidR="00312BC3" w:rsidRPr="00C26C40" w14:paraId="55D5DAD0" w14:textId="77777777" w:rsidTr="00936023">
        <w:trPr>
          <w:jc w:val="center"/>
        </w:trPr>
        <w:tc>
          <w:tcPr>
            <w:tcW w:w="881" w:type="dxa"/>
          </w:tcPr>
          <w:p w14:paraId="28EDC75C" w14:textId="77777777" w:rsidR="00312BC3" w:rsidRPr="00C26C40" w:rsidRDefault="00312BC3" w:rsidP="00870DFD">
            <w:pPr>
              <w:rPr>
                <w:lang w:val="en-GB"/>
              </w:rPr>
            </w:pPr>
            <w:r w:rsidRPr="00C26C40">
              <w:rPr>
                <w:lang w:val="en-GB"/>
              </w:rPr>
              <w:t>Fe(OH)₂⁺ — Mass Flow (kg/hr)</w:t>
            </w:r>
          </w:p>
        </w:tc>
        <w:tc>
          <w:tcPr>
            <w:tcW w:w="1097" w:type="dxa"/>
          </w:tcPr>
          <w:p w14:paraId="4505D024" w14:textId="77777777" w:rsidR="00312BC3" w:rsidRPr="00C26C40" w:rsidRDefault="00312BC3" w:rsidP="00870DFD">
            <w:pPr>
              <w:rPr>
                <w:lang w:val="en-GB"/>
              </w:rPr>
            </w:pPr>
            <w:r w:rsidRPr="00C26C40">
              <w:rPr>
                <w:lang w:val="en-GB"/>
              </w:rPr>
              <w:t>0.000</w:t>
            </w:r>
          </w:p>
        </w:tc>
        <w:tc>
          <w:tcPr>
            <w:tcW w:w="1097" w:type="dxa"/>
          </w:tcPr>
          <w:p w14:paraId="0B0EC601" w14:textId="77777777" w:rsidR="00312BC3" w:rsidRPr="00C26C40" w:rsidRDefault="00312BC3" w:rsidP="00870DFD">
            <w:pPr>
              <w:rPr>
                <w:lang w:val="en-GB"/>
              </w:rPr>
            </w:pPr>
            <w:r w:rsidRPr="00C26C40">
              <w:rPr>
                <w:lang w:val="en-GB"/>
              </w:rPr>
              <w:t>0.000</w:t>
            </w:r>
          </w:p>
        </w:tc>
        <w:tc>
          <w:tcPr>
            <w:tcW w:w="1097" w:type="dxa"/>
          </w:tcPr>
          <w:p w14:paraId="50CECE6F" w14:textId="77777777" w:rsidR="00312BC3" w:rsidRPr="00C26C40" w:rsidRDefault="00312BC3" w:rsidP="00870DFD">
            <w:pPr>
              <w:rPr>
                <w:lang w:val="en-GB"/>
              </w:rPr>
            </w:pPr>
            <w:r w:rsidRPr="00C26C40">
              <w:rPr>
                <w:lang w:val="en-GB"/>
              </w:rPr>
              <w:t>0.000</w:t>
            </w:r>
          </w:p>
        </w:tc>
        <w:tc>
          <w:tcPr>
            <w:tcW w:w="1031" w:type="dxa"/>
          </w:tcPr>
          <w:p w14:paraId="28D24966" w14:textId="77777777" w:rsidR="00312BC3" w:rsidRPr="00C26C40" w:rsidRDefault="00312BC3" w:rsidP="00870DFD">
            <w:pPr>
              <w:rPr>
                <w:lang w:val="en-GB"/>
              </w:rPr>
            </w:pPr>
            <w:r w:rsidRPr="00C26C40">
              <w:rPr>
                <w:lang w:val="en-GB"/>
              </w:rPr>
              <w:t>0.000</w:t>
            </w:r>
          </w:p>
        </w:tc>
        <w:tc>
          <w:tcPr>
            <w:tcW w:w="1097" w:type="dxa"/>
          </w:tcPr>
          <w:p w14:paraId="26569610" w14:textId="77777777" w:rsidR="00312BC3" w:rsidRPr="00C26C40" w:rsidRDefault="00312BC3" w:rsidP="00870DFD">
            <w:pPr>
              <w:rPr>
                <w:lang w:val="en-GB"/>
              </w:rPr>
            </w:pPr>
            <w:r w:rsidRPr="00C26C40">
              <w:rPr>
                <w:lang w:val="en-GB"/>
              </w:rPr>
              <w:t>0.000</w:t>
            </w:r>
          </w:p>
        </w:tc>
        <w:tc>
          <w:tcPr>
            <w:tcW w:w="1097" w:type="dxa"/>
          </w:tcPr>
          <w:p w14:paraId="62C7ACA4" w14:textId="77777777" w:rsidR="00312BC3" w:rsidRPr="00C26C40" w:rsidRDefault="00312BC3" w:rsidP="00870DFD">
            <w:pPr>
              <w:rPr>
                <w:lang w:val="en-GB"/>
              </w:rPr>
            </w:pPr>
            <w:r w:rsidRPr="00C26C40">
              <w:rPr>
                <w:lang w:val="en-GB"/>
              </w:rPr>
              <w:t>0.000</w:t>
            </w:r>
          </w:p>
        </w:tc>
        <w:tc>
          <w:tcPr>
            <w:tcW w:w="1812" w:type="dxa"/>
          </w:tcPr>
          <w:p w14:paraId="2136FEB3" w14:textId="77777777" w:rsidR="00312BC3" w:rsidRPr="00C26C40" w:rsidRDefault="00312BC3" w:rsidP="00870DFD">
            <w:pPr>
              <w:rPr>
                <w:lang w:val="en-GB"/>
              </w:rPr>
            </w:pPr>
            <w:r w:rsidRPr="00C26C40">
              <w:rPr>
                <w:lang w:val="en-GB"/>
              </w:rPr>
              <w:t>0.000</w:t>
            </w:r>
          </w:p>
        </w:tc>
      </w:tr>
      <w:tr w:rsidR="00312BC3" w:rsidRPr="00C26C40" w14:paraId="759E995F" w14:textId="77777777" w:rsidTr="00936023">
        <w:trPr>
          <w:jc w:val="center"/>
        </w:trPr>
        <w:tc>
          <w:tcPr>
            <w:tcW w:w="881" w:type="dxa"/>
          </w:tcPr>
          <w:p w14:paraId="083849D6" w14:textId="77777777" w:rsidR="00312BC3" w:rsidRPr="00C26C40" w:rsidRDefault="00312BC3" w:rsidP="00870DFD">
            <w:pPr>
              <w:rPr>
                <w:lang w:val="en-GB"/>
              </w:rPr>
            </w:pPr>
            <w:r w:rsidRPr="00C26C40">
              <w:rPr>
                <w:lang w:val="en-GB"/>
              </w:rPr>
              <w:t>Ca²⁺ — Mass Flow (kg/hr)</w:t>
            </w:r>
          </w:p>
        </w:tc>
        <w:tc>
          <w:tcPr>
            <w:tcW w:w="1097" w:type="dxa"/>
          </w:tcPr>
          <w:p w14:paraId="72755C46" w14:textId="77777777" w:rsidR="00312BC3" w:rsidRPr="00C26C40" w:rsidRDefault="00312BC3" w:rsidP="00870DFD">
            <w:pPr>
              <w:rPr>
                <w:lang w:val="en-GB"/>
              </w:rPr>
            </w:pPr>
            <w:r w:rsidRPr="00C26C40">
              <w:rPr>
                <w:lang w:val="en-GB"/>
              </w:rPr>
              <w:t>0.000</w:t>
            </w:r>
          </w:p>
        </w:tc>
        <w:tc>
          <w:tcPr>
            <w:tcW w:w="1097" w:type="dxa"/>
          </w:tcPr>
          <w:p w14:paraId="1B61D8DA" w14:textId="77777777" w:rsidR="00312BC3" w:rsidRPr="00C26C40" w:rsidRDefault="00312BC3" w:rsidP="00870DFD">
            <w:pPr>
              <w:rPr>
                <w:lang w:val="en-GB"/>
              </w:rPr>
            </w:pPr>
            <w:r w:rsidRPr="00C26C40">
              <w:rPr>
                <w:lang w:val="en-GB"/>
              </w:rPr>
              <w:t>0.000</w:t>
            </w:r>
          </w:p>
        </w:tc>
        <w:tc>
          <w:tcPr>
            <w:tcW w:w="1097" w:type="dxa"/>
          </w:tcPr>
          <w:p w14:paraId="13C8DA92" w14:textId="77777777" w:rsidR="00312BC3" w:rsidRPr="00C26C40" w:rsidRDefault="00312BC3" w:rsidP="00870DFD">
            <w:pPr>
              <w:rPr>
                <w:lang w:val="en-GB"/>
              </w:rPr>
            </w:pPr>
            <w:r w:rsidRPr="00C26C40">
              <w:rPr>
                <w:lang w:val="en-GB"/>
              </w:rPr>
              <w:t>155.839</w:t>
            </w:r>
          </w:p>
        </w:tc>
        <w:tc>
          <w:tcPr>
            <w:tcW w:w="1031" w:type="dxa"/>
          </w:tcPr>
          <w:p w14:paraId="1B75CF6F" w14:textId="77777777" w:rsidR="00312BC3" w:rsidRPr="00C26C40" w:rsidRDefault="00312BC3" w:rsidP="00870DFD">
            <w:pPr>
              <w:rPr>
                <w:lang w:val="en-GB"/>
              </w:rPr>
            </w:pPr>
            <w:r w:rsidRPr="00C26C40">
              <w:rPr>
                <w:lang w:val="en-GB"/>
              </w:rPr>
              <w:t>0.000</w:t>
            </w:r>
          </w:p>
        </w:tc>
        <w:tc>
          <w:tcPr>
            <w:tcW w:w="1097" w:type="dxa"/>
          </w:tcPr>
          <w:p w14:paraId="11A3983D" w14:textId="77777777" w:rsidR="00312BC3" w:rsidRPr="00C26C40" w:rsidRDefault="00312BC3" w:rsidP="00870DFD">
            <w:pPr>
              <w:rPr>
                <w:lang w:val="en-GB"/>
              </w:rPr>
            </w:pPr>
            <w:r w:rsidRPr="00C26C40">
              <w:rPr>
                <w:lang w:val="en-GB"/>
              </w:rPr>
              <w:t>0.000</w:t>
            </w:r>
          </w:p>
        </w:tc>
        <w:tc>
          <w:tcPr>
            <w:tcW w:w="1097" w:type="dxa"/>
          </w:tcPr>
          <w:p w14:paraId="4C141781" w14:textId="77777777" w:rsidR="00312BC3" w:rsidRPr="00C26C40" w:rsidRDefault="00312BC3" w:rsidP="00870DFD">
            <w:pPr>
              <w:rPr>
                <w:lang w:val="en-GB"/>
              </w:rPr>
            </w:pPr>
            <w:r w:rsidRPr="00C26C40">
              <w:rPr>
                <w:lang w:val="en-GB"/>
              </w:rPr>
              <w:t>0.000</w:t>
            </w:r>
          </w:p>
        </w:tc>
        <w:tc>
          <w:tcPr>
            <w:tcW w:w="1812" w:type="dxa"/>
          </w:tcPr>
          <w:p w14:paraId="39D6844F" w14:textId="77777777" w:rsidR="00312BC3" w:rsidRPr="00C26C40" w:rsidRDefault="00312BC3" w:rsidP="00870DFD">
            <w:pPr>
              <w:rPr>
                <w:lang w:val="en-GB"/>
              </w:rPr>
            </w:pPr>
            <w:r w:rsidRPr="00C26C40">
              <w:rPr>
                <w:lang w:val="en-GB"/>
              </w:rPr>
              <w:t>0.000</w:t>
            </w:r>
          </w:p>
        </w:tc>
      </w:tr>
      <w:tr w:rsidR="00312BC3" w:rsidRPr="00C26C40" w14:paraId="6F8E125B" w14:textId="77777777" w:rsidTr="00936023">
        <w:trPr>
          <w:jc w:val="center"/>
        </w:trPr>
        <w:tc>
          <w:tcPr>
            <w:tcW w:w="881" w:type="dxa"/>
          </w:tcPr>
          <w:p w14:paraId="606EC713" w14:textId="77777777" w:rsidR="00312BC3" w:rsidRPr="00C26C40" w:rsidRDefault="00312BC3" w:rsidP="00870DFD">
            <w:pPr>
              <w:rPr>
                <w:lang w:val="en-GB"/>
              </w:rPr>
            </w:pPr>
            <w:r w:rsidRPr="00C26C40">
              <w:rPr>
                <w:lang w:val="en-GB"/>
              </w:rPr>
              <w:t>CO — Mass Flow (kg/hr)</w:t>
            </w:r>
          </w:p>
        </w:tc>
        <w:tc>
          <w:tcPr>
            <w:tcW w:w="1097" w:type="dxa"/>
          </w:tcPr>
          <w:p w14:paraId="14D7FD98" w14:textId="77777777" w:rsidR="00312BC3" w:rsidRPr="00C26C40" w:rsidRDefault="00312BC3" w:rsidP="00870DFD">
            <w:pPr>
              <w:rPr>
                <w:lang w:val="en-GB"/>
              </w:rPr>
            </w:pPr>
            <w:r w:rsidRPr="00C26C40">
              <w:rPr>
                <w:lang w:val="en-GB"/>
              </w:rPr>
              <w:t>0.000</w:t>
            </w:r>
          </w:p>
        </w:tc>
        <w:tc>
          <w:tcPr>
            <w:tcW w:w="1097" w:type="dxa"/>
          </w:tcPr>
          <w:p w14:paraId="3D2873F4" w14:textId="77777777" w:rsidR="00312BC3" w:rsidRPr="00C26C40" w:rsidRDefault="00312BC3" w:rsidP="00870DFD">
            <w:pPr>
              <w:rPr>
                <w:lang w:val="en-GB"/>
              </w:rPr>
            </w:pPr>
            <w:r w:rsidRPr="00C26C40">
              <w:rPr>
                <w:lang w:val="en-GB"/>
              </w:rPr>
              <w:t>0.000</w:t>
            </w:r>
          </w:p>
        </w:tc>
        <w:tc>
          <w:tcPr>
            <w:tcW w:w="1097" w:type="dxa"/>
          </w:tcPr>
          <w:p w14:paraId="53F53945" w14:textId="77777777" w:rsidR="00312BC3" w:rsidRPr="00C26C40" w:rsidRDefault="00312BC3" w:rsidP="00870DFD">
            <w:pPr>
              <w:rPr>
                <w:lang w:val="en-GB"/>
              </w:rPr>
            </w:pPr>
            <w:r w:rsidRPr="00C26C40">
              <w:rPr>
                <w:lang w:val="en-GB"/>
              </w:rPr>
              <w:t>0.000</w:t>
            </w:r>
          </w:p>
        </w:tc>
        <w:tc>
          <w:tcPr>
            <w:tcW w:w="1031" w:type="dxa"/>
          </w:tcPr>
          <w:p w14:paraId="01A2FFE9" w14:textId="77777777" w:rsidR="00312BC3" w:rsidRPr="00C26C40" w:rsidRDefault="00312BC3" w:rsidP="00870DFD">
            <w:pPr>
              <w:rPr>
                <w:lang w:val="en-GB"/>
              </w:rPr>
            </w:pPr>
            <w:r w:rsidRPr="00C26C40">
              <w:rPr>
                <w:lang w:val="en-GB"/>
              </w:rPr>
              <w:t>0.298</w:t>
            </w:r>
          </w:p>
        </w:tc>
        <w:tc>
          <w:tcPr>
            <w:tcW w:w="1097" w:type="dxa"/>
          </w:tcPr>
          <w:p w14:paraId="65403A13" w14:textId="77777777" w:rsidR="00312BC3" w:rsidRPr="00C26C40" w:rsidRDefault="00312BC3" w:rsidP="00870DFD">
            <w:pPr>
              <w:rPr>
                <w:lang w:val="en-GB"/>
              </w:rPr>
            </w:pPr>
            <w:r w:rsidRPr="00C26C40">
              <w:rPr>
                <w:lang w:val="en-GB"/>
              </w:rPr>
              <w:t>0.000</w:t>
            </w:r>
          </w:p>
        </w:tc>
        <w:tc>
          <w:tcPr>
            <w:tcW w:w="1097" w:type="dxa"/>
          </w:tcPr>
          <w:p w14:paraId="6C00E017" w14:textId="77777777" w:rsidR="00312BC3" w:rsidRPr="00C26C40" w:rsidRDefault="00312BC3" w:rsidP="00870DFD">
            <w:pPr>
              <w:rPr>
                <w:lang w:val="en-GB"/>
              </w:rPr>
            </w:pPr>
            <w:r w:rsidRPr="00C26C40">
              <w:rPr>
                <w:lang w:val="en-GB"/>
              </w:rPr>
              <w:t>0.000</w:t>
            </w:r>
          </w:p>
        </w:tc>
        <w:tc>
          <w:tcPr>
            <w:tcW w:w="1812" w:type="dxa"/>
          </w:tcPr>
          <w:p w14:paraId="78A1BAF4" w14:textId="77777777" w:rsidR="00312BC3" w:rsidRPr="00C26C40" w:rsidRDefault="00312BC3" w:rsidP="00870DFD">
            <w:pPr>
              <w:rPr>
                <w:lang w:val="en-GB"/>
              </w:rPr>
            </w:pPr>
            <w:r w:rsidRPr="00C26C40">
              <w:rPr>
                <w:lang w:val="en-GB"/>
              </w:rPr>
              <w:t>0.000</w:t>
            </w:r>
          </w:p>
        </w:tc>
      </w:tr>
      <w:tr w:rsidR="00312BC3" w:rsidRPr="00C26C40" w14:paraId="5DA749A5" w14:textId="77777777" w:rsidTr="00936023">
        <w:trPr>
          <w:jc w:val="center"/>
        </w:trPr>
        <w:tc>
          <w:tcPr>
            <w:tcW w:w="881" w:type="dxa"/>
          </w:tcPr>
          <w:p w14:paraId="386326AB" w14:textId="77777777" w:rsidR="00312BC3" w:rsidRPr="00C26C40" w:rsidRDefault="00312BC3" w:rsidP="00870DFD">
            <w:pPr>
              <w:rPr>
                <w:lang w:val="en-GB"/>
              </w:rPr>
            </w:pPr>
            <w:r w:rsidRPr="00C26C40">
              <w:rPr>
                <w:lang w:val="en-GB"/>
              </w:rPr>
              <w:t>Fe₃O₄ — Mass Flow (kg/hr)</w:t>
            </w:r>
          </w:p>
        </w:tc>
        <w:tc>
          <w:tcPr>
            <w:tcW w:w="1097" w:type="dxa"/>
          </w:tcPr>
          <w:p w14:paraId="4ECF4077" w14:textId="77777777" w:rsidR="00312BC3" w:rsidRPr="00C26C40" w:rsidRDefault="00312BC3" w:rsidP="00870DFD">
            <w:pPr>
              <w:rPr>
                <w:lang w:val="en-GB"/>
              </w:rPr>
            </w:pPr>
            <w:r w:rsidRPr="00C26C40">
              <w:rPr>
                <w:lang w:val="en-GB"/>
              </w:rPr>
              <w:t>0.508</w:t>
            </w:r>
          </w:p>
        </w:tc>
        <w:tc>
          <w:tcPr>
            <w:tcW w:w="1097" w:type="dxa"/>
          </w:tcPr>
          <w:p w14:paraId="7FE906F8" w14:textId="77777777" w:rsidR="00312BC3" w:rsidRPr="00C26C40" w:rsidRDefault="00312BC3" w:rsidP="00870DFD">
            <w:pPr>
              <w:rPr>
                <w:lang w:val="en-GB"/>
              </w:rPr>
            </w:pPr>
            <w:r w:rsidRPr="00C26C40">
              <w:rPr>
                <w:lang w:val="en-GB"/>
              </w:rPr>
              <w:t>0.000</w:t>
            </w:r>
          </w:p>
        </w:tc>
        <w:tc>
          <w:tcPr>
            <w:tcW w:w="1097" w:type="dxa"/>
          </w:tcPr>
          <w:p w14:paraId="29BD4DF5" w14:textId="77777777" w:rsidR="00312BC3" w:rsidRPr="00C26C40" w:rsidRDefault="00312BC3" w:rsidP="00870DFD">
            <w:pPr>
              <w:rPr>
                <w:lang w:val="en-GB"/>
              </w:rPr>
            </w:pPr>
            <w:r w:rsidRPr="00C26C40">
              <w:rPr>
                <w:lang w:val="en-GB"/>
              </w:rPr>
              <w:t>0.000</w:t>
            </w:r>
          </w:p>
        </w:tc>
        <w:tc>
          <w:tcPr>
            <w:tcW w:w="1031" w:type="dxa"/>
          </w:tcPr>
          <w:p w14:paraId="5E647F34" w14:textId="77777777" w:rsidR="00312BC3" w:rsidRPr="00C26C40" w:rsidRDefault="00312BC3" w:rsidP="00870DFD">
            <w:pPr>
              <w:rPr>
                <w:lang w:val="en-GB"/>
              </w:rPr>
            </w:pPr>
            <w:r w:rsidRPr="00C26C40">
              <w:rPr>
                <w:lang w:val="en-GB"/>
              </w:rPr>
              <w:t>0.000</w:t>
            </w:r>
          </w:p>
        </w:tc>
        <w:tc>
          <w:tcPr>
            <w:tcW w:w="1097" w:type="dxa"/>
          </w:tcPr>
          <w:p w14:paraId="5070C781" w14:textId="77777777" w:rsidR="00312BC3" w:rsidRPr="00C26C40" w:rsidRDefault="00312BC3" w:rsidP="00870DFD">
            <w:pPr>
              <w:rPr>
                <w:lang w:val="en-GB"/>
              </w:rPr>
            </w:pPr>
            <w:r w:rsidRPr="00C26C40">
              <w:rPr>
                <w:lang w:val="en-GB"/>
              </w:rPr>
              <w:t>0.085</w:t>
            </w:r>
          </w:p>
        </w:tc>
        <w:tc>
          <w:tcPr>
            <w:tcW w:w="1097" w:type="dxa"/>
          </w:tcPr>
          <w:p w14:paraId="11A282FF" w14:textId="77777777" w:rsidR="00312BC3" w:rsidRPr="00C26C40" w:rsidRDefault="00312BC3" w:rsidP="00870DFD">
            <w:pPr>
              <w:rPr>
                <w:lang w:val="en-GB"/>
              </w:rPr>
            </w:pPr>
            <w:r w:rsidRPr="00C26C40">
              <w:rPr>
                <w:lang w:val="en-GB"/>
              </w:rPr>
              <w:t>0.000</w:t>
            </w:r>
          </w:p>
        </w:tc>
        <w:tc>
          <w:tcPr>
            <w:tcW w:w="1812" w:type="dxa"/>
          </w:tcPr>
          <w:p w14:paraId="22883007" w14:textId="77777777" w:rsidR="00312BC3" w:rsidRPr="00C26C40" w:rsidRDefault="00312BC3" w:rsidP="00870DFD">
            <w:pPr>
              <w:rPr>
                <w:lang w:val="en-GB"/>
              </w:rPr>
            </w:pPr>
            <w:r w:rsidRPr="00C26C40">
              <w:rPr>
                <w:lang w:val="en-GB"/>
              </w:rPr>
              <w:t>0.000</w:t>
            </w:r>
          </w:p>
        </w:tc>
      </w:tr>
      <w:tr w:rsidR="00312BC3" w:rsidRPr="00C26C40" w14:paraId="1933AEC5" w14:textId="77777777" w:rsidTr="00936023">
        <w:trPr>
          <w:jc w:val="center"/>
        </w:trPr>
        <w:tc>
          <w:tcPr>
            <w:tcW w:w="881" w:type="dxa"/>
          </w:tcPr>
          <w:p w14:paraId="75C11541" w14:textId="77777777" w:rsidR="00312BC3" w:rsidRPr="00C26C40" w:rsidRDefault="00312BC3" w:rsidP="00870DFD">
            <w:pPr>
              <w:rPr>
                <w:lang w:val="en-GB"/>
              </w:rPr>
            </w:pPr>
            <w:r w:rsidRPr="00C26C40">
              <w:rPr>
                <w:lang w:val="en-GB"/>
              </w:rPr>
              <w:t>Al₂O₃ — Mass Flow (kg/hr)</w:t>
            </w:r>
          </w:p>
        </w:tc>
        <w:tc>
          <w:tcPr>
            <w:tcW w:w="1097" w:type="dxa"/>
          </w:tcPr>
          <w:p w14:paraId="0B596869" w14:textId="77777777" w:rsidR="00312BC3" w:rsidRPr="00C26C40" w:rsidRDefault="00312BC3" w:rsidP="00870DFD">
            <w:pPr>
              <w:rPr>
                <w:lang w:val="en-GB"/>
              </w:rPr>
            </w:pPr>
            <w:r w:rsidRPr="00C26C40">
              <w:rPr>
                <w:lang w:val="en-GB"/>
              </w:rPr>
              <w:t>2.257</w:t>
            </w:r>
          </w:p>
        </w:tc>
        <w:tc>
          <w:tcPr>
            <w:tcW w:w="1097" w:type="dxa"/>
          </w:tcPr>
          <w:p w14:paraId="00073920" w14:textId="77777777" w:rsidR="00312BC3" w:rsidRPr="00C26C40" w:rsidRDefault="00312BC3" w:rsidP="00870DFD">
            <w:pPr>
              <w:rPr>
                <w:lang w:val="en-GB"/>
              </w:rPr>
            </w:pPr>
            <w:r w:rsidRPr="00C26C40">
              <w:rPr>
                <w:lang w:val="en-GB"/>
              </w:rPr>
              <w:t>0.000</w:t>
            </w:r>
          </w:p>
        </w:tc>
        <w:tc>
          <w:tcPr>
            <w:tcW w:w="1097" w:type="dxa"/>
          </w:tcPr>
          <w:p w14:paraId="30271DD9" w14:textId="77777777" w:rsidR="00312BC3" w:rsidRPr="00C26C40" w:rsidRDefault="00312BC3" w:rsidP="00870DFD">
            <w:pPr>
              <w:rPr>
                <w:lang w:val="en-GB"/>
              </w:rPr>
            </w:pPr>
            <w:r w:rsidRPr="00C26C40">
              <w:rPr>
                <w:lang w:val="en-GB"/>
              </w:rPr>
              <w:t>0.000</w:t>
            </w:r>
          </w:p>
        </w:tc>
        <w:tc>
          <w:tcPr>
            <w:tcW w:w="1031" w:type="dxa"/>
          </w:tcPr>
          <w:p w14:paraId="67B0E187" w14:textId="77777777" w:rsidR="00312BC3" w:rsidRPr="00C26C40" w:rsidRDefault="00312BC3" w:rsidP="00870DFD">
            <w:pPr>
              <w:rPr>
                <w:lang w:val="en-GB"/>
              </w:rPr>
            </w:pPr>
            <w:r w:rsidRPr="00C26C40">
              <w:rPr>
                <w:lang w:val="en-GB"/>
              </w:rPr>
              <w:t>0.000</w:t>
            </w:r>
          </w:p>
        </w:tc>
        <w:tc>
          <w:tcPr>
            <w:tcW w:w="1097" w:type="dxa"/>
          </w:tcPr>
          <w:p w14:paraId="07C8DB67" w14:textId="77777777" w:rsidR="00312BC3" w:rsidRPr="00C26C40" w:rsidRDefault="00312BC3" w:rsidP="00870DFD">
            <w:pPr>
              <w:rPr>
                <w:lang w:val="en-GB"/>
              </w:rPr>
            </w:pPr>
            <w:r w:rsidRPr="00C26C40">
              <w:rPr>
                <w:lang w:val="en-GB"/>
              </w:rPr>
              <w:t>2.225</w:t>
            </w:r>
          </w:p>
        </w:tc>
        <w:tc>
          <w:tcPr>
            <w:tcW w:w="1097" w:type="dxa"/>
          </w:tcPr>
          <w:p w14:paraId="3F95AC59" w14:textId="77777777" w:rsidR="00312BC3" w:rsidRPr="00C26C40" w:rsidRDefault="00312BC3" w:rsidP="00870DFD">
            <w:pPr>
              <w:rPr>
                <w:lang w:val="en-GB"/>
              </w:rPr>
            </w:pPr>
            <w:r w:rsidRPr="00C26C40">
              <w:rPr>
                <w:lang w:val="en-GB"/>
              </w:rPr>
              <w:t>0.000</w:t>
            </w:r>
          </w:p>
        </w:tc>
        <w:tc>
          <w:tcPr>
            <w:tcW w:w="1812" w:type="dxa"/>
          </w:tcPr>
          <w:p w14:paraId="6C01B96E" w14:textId="77777777" w:rsidR="00312BC3" w:rsidRPr="00C26C40" w:rsidRDefault="00312BC3" w:rsidP="00870DFD">
            <w:pPr>
              <w:rPr>
                <w:lang w:val="en-GB"/>
              </w:rPr>
            </w:pPr>
            <w:r w:rsidRPr="00C26C40">
              <w:rPr>
                <w:lang w:val="en-GB"/>
              </w:rPr>
              <w:t>0.000</w:t>
            </w:r>
          </w:p>
        </w:tc>
      </w:tr>
      <w:tr w:rsidR="00312BC3" w:rsidRPr="00C26C40" w14:paraId="0D085489" w14:textId="77777777" w:rsidTr="00936023">
        <w:trPr>
          <w:jc w:val="center"/>
        </w:trPr>
        <w:tc>
          <w:tcPr>
            <w:tcW w:w="881" w:type="dxa"/>
          </w:tcPr>
          <w:p w14:paraId="6EC46E24" w14:textId="77777777" w:rsidR="00312BC3" w:rsidRPr="00C26C40" w:rsidRDefault="00312BC3" w:rsidP="00870DFD">
            <w:pPr>
              <w:rPr>
                <w:lang w:val="en-GB"/>
              </w:rPr>
            </w:pPr>
            <w:r w:rsidRPr="00C26C40">
              <w:rPr>
                <w:lang w:val="en-GB"/>
              </w:rPr>
              <w:lastRenderedPageBreak/>
              <w:t>O₂ — Mass Flow (kg/hr)</w:t>
            </w:r>
          </w:p>
        </w:tc>
        <w:tc>
          <w:tcPr>
            <w:tcW w:w="1097" w:type="dxa"/>
          </w:tcPr>
          <w:p w14:paraId="00C24C39" w14:textId="77777777" w:rsidR="00312BC3" w:rsidRPr="00C26C40" w:rsidRDefault="00312BC3" w:rsidP="00870DFD">
            <w:pPr>
              <w:rPr>
                <w:lang w:val="en-GB"/>
              </w:rPr>
            </w:pPr>
            <w:r w:rsidRPr="00C26C40">
              <w:rPr>
                <w:lang w:val="en-GB"/>
              </w:rPr>
              <w:t>0.000</w:t>
            </w:r>
          </w:p>
        </w:tc>
        <w:tc>
          <w:tcPr>
            <w:tcW w:w="1097" w:type="dxa"/>
          </w:tcPr>
          <w:p w14:paraId="38F2E4F9" w14:textId="77777777" w:rsidR="00312BC3" w:rsidRPr="00C26C40" w:rsidRDefault="00312BC3" w:rsidP="00870DFD">
            <w:pPr>
              <w:rPr>
                <w:lang w:val="en-GB"/>
              </w:rPr>
            </w:pPr>
            <w:r w:rsidRPr="00C26C40">
              <w:rPr>
                <w:lang w:val="en-GB"/>
              </w:rPr>
              <w:t>0.000</w:t>
            </w:r>
          </w:p>
        </w:tc>
        <w:tc>
          <w:tcPr>
            <w:tcW w:w="1097" w:type="dxa"/>
          </w:tcPr>
          <w:p w14:paraId="5946FC20" w14:textId="77777777" w:rsidR="00312BC3" w:rsidRPr="00C26C40" w:rsidRDefault="00312BC3" w:rsidP="00870DFD">
            <w:pPr>
              <w:rPr>
                <w:lang w:val="en-GB"/>
              </w:rPr>
            </w:pPr>
            <w:r w:rsidRPr="00C26C40">
              <w:rPr>
                <w:lang w:val="en-GB"/>
              </w:rPr>
              <w:t>0.000</w:t>
            </w:r>
          </w:p>
        </w:tc>
        <w:tc>
          <w:tcPr>
            <w:tcW w:w="1031" w:type="dxa"/>
          </w:tcPr>
          <w:p w14:paraId="13432A80" w14:textId="77777777" w:rsidR="00312BC3" w:rsidRPr="00C26C40" w:rsidRDefault="00312BC3" w:rsidP="00870DFD">
            <w:pPr>
              <w:rPr>
                <w:lang w:val="en-GB"/>
              </w:rPr>
            </w:pPr>
            <w:r w:rsidRPr="00C26C40">
              <w:rPr>
                <w:lang w:val="en-GB"/>
              </w:rPr>
              <w:t>0.000</w:t>
            </w:r>
          </w:p>
        </w:tc>
        <w:tc>
          <w:tcPr>
            <w:tcW w:w="1097" w:type="dxa"/>
          </w:tcPr>
          <w:p w14:paraId="12C21FEF" w14:textId="77777777" w:rsidR="00312BC3" w:rsidRPr="00C26C40" w:rsidRDefault="00312BC3" w:rsidP="00870DFD">
            <w:pPr>
              <w:rPr>
                <w:lang w:val="en-GB"/>
              </w:rPr>
            </w:pPr>
            <w:r w:rsidRPr="00C26C40">
              <w:rPr>
                <w:lang w:val="en-GB"/>
              </w:rPr>
              <w:t>0.000</w:t>
            </w:r>
          </w:p>
        </w:tc>
        <w:tc>
          <w:tcPr>
            <w:tcW w:w="1097" w:type="dxa"/>
          </w:tcPr>
          <w:p w14:paraId="3C4FC67A" w14:textId="77777777" w:rsidR="00312BC3" w:rsidRPr="00C26C40" w:rsidRDefault="00312BC3" w:rsidP="00870DFD">
            <w:pPr>
              <w:rPr>
                <w:lang w:val="en-GB"/>
              </w:rPr>
            </w:pPr>
            <w:r w:rsidRPr="00C26C40">
              <w:rPr>
                <w:lang w:val="en-GB"/>
              </w:rPr>
              <w:t>0.000</w:t>
            </w:r>
          </w:p>
        </w:tc>
        <w:tc>
          <w:tcPr>
            <w:tcW w:w="1812" w:type="dxa"/>
          </w:tcPr>
          <w:p w14:paraId="5B7E0811" w14:textId="77777777" w:rsidR="00312BC3" w:rsidRPr="00C26C40" w:rsidRDefault="00312BC3" w:rsidP="00870DFD">
            <w:pPr>
              <w:rPr>
                <w:lang w:val="en-GB"/>
              </w:rPr>
            </w:pPr>
            <w:r w:rsidRPr="00C26C40">
              <w:rPr>
                <w:lang w:val="en-GB"/>
              </w:rPr>
              <w:t>0.000</w:t>
            </w:r>
          </w:p>
        </w:tc>
      </w:tr>
      <w:tr w:rsidR="00312BC3" w:rsidRPr="00C26C40" w14:paraId="395C2D4D" w14:textId="77777777" w:rsidTr="00936023">
        <w:trPr>
          <w:jc w:val="center"/>
        </w:trPr>
        <w:tc>
          <w:tcPr>
            <w:tcW w:w="881" w:type="dxa"/>
          </w:tcPr>
          <w:p w14:paraId="139FD5E0" w14:textId="77777777" w:rsidR="00312BC3" w:rsidRPr="00C26C40" w:rsidRDefault="00312BC3" w:rsidP="00870DFD">
            <w:pPr>
              <w:rPr>
                <w:lang w:val="en-GB"/>
              </w:rPr>
            </w:pPr>
            <w:r w:rsidRPr="00C26C40">
              <w:rPr>
                <w:lang w:val="en-GB"/>
              </w:rPr>
              <w:t>CaAl₂O₄ — Mass Flow (kg/hr)</w:t>
            </w:r>
          </w:p>
        </w:tc>
        <w:tc>
          <w:tcPr>
            <w:tcW w:w="1097" w:type="dxa"/>
          </w:tcPr>
          <w:p w14:paraId="75DCBE80" w14:textId="77777777" w:rsidR="00312BC3" w:rsidRPr="00C26C40" w:rsidRDefault="00312BC3" w:rsidP="00870DFD">
            <w:pPr>
              <w:rPr>
                <w:lang w:val="en-GB"/>
              </w:rPr>
            </w:pPr>
            <w:r w:rsidRPr="00C26C40">
              <w:rPr>
                <w:lang w:val="en-GB"/>
              </w:rPr>
              <w:t>0.000</w:t>
            </w:r>
          </w:p>
        </w:tc>
        <w:tc>
          <w:tcPr>
            <w:tcW w:w="1097" w:type="dxa"/>
          </w:tcPr>
          <w:p w14:paraId="30852352" w14:textId="77777777" w:rsidR="00312BC3" w:rsidRPr="00C26C40" w:rsidRDefault="00312BC3" w:rsidP="00870DFD">
            <w:pPr>
              <w:rPr>
                <w:lang w:val="en-GB"/>
              </w:rPr>
            </w:pPr>
            <w:r w:rsidRPr="00C26C40">
              <w:rPr>
                <w:lang w:val="en-GB"/>
              </w:rPr>
              <w:t>0.000</w:t>
            </w:r>
          </w:p>
        </w:tc>
        <w:tc>
          <w:tcPr>
            <w:tcW w:w="1097" w:type="dxa"/>
          </w:tcPr>
          <w:p w14:paraId="7EA8CD23" w14:textId="77777777" w:rsidR="00312BC3" w:rsidRPr="00C26C40" w:rsidRDefault="00312BC3" w:rsidP="00870DFD">
            <w:pPr>
              <w:rPr>
                <w:lang w:val="en-GB"/>
              </w:rPr>
            </w:pPr>
            <w:r w:rsidRPr="00C26C40">
              <w:rPr>
                <w:lang w:val="en-GB"/>
              </w:rPr>
              <w:t>72.681</w:t>
            </w:r>
          </w:p>
        </w:tc>
        <w:tc>
          <w:tcPr>
            <w:tcW w:w="1031" w:type="dxa"/>
          </w:tcPr>
          <w:p w14:paraId="2CD2BB71" w14:textId="77777777" w:rsidR="00312BC3" w:rsidRPr="00C26C40" w:rsidRDefault="00312BC3" w:rsidP="00870DFD">
            <w:pPr>
              <w:rPr>
                <w:lang w:val="en-GB"/>
              </w:rPr>
            </w:pPr>
            <w:r w:rsidRPr="00C26C40">
              <w:rPr>
                <w:lang w:val="en-GB"/>
              </w:rPr>
              <w:t>0.000</w:t>
            </w:r>
          </w:p>
        </w:tc>
        <w:tc>
          <w:tcPr>
            <w:tcW w:w="1097" w:type="dxa"/>
          </w:tcPr>
          <w:p w14:paraId="2B6D9E1E" w14:textId="77777777" w:rsidR="00312BC3" w:rsidRPr="00C26C40" w:rsidRDefault="00312BC3" w:rsidP="00870DFD">
            <w:pPr>
              <w:rPr>
                <w:lang w:val="en-GB"/>
              </w:rPr>
            </w:pPr>
            <w:r w:rsidRPr="00C26C40">
              <w:rPr>
                <w:lang w:val="en-GB"/>
              </w:rPr>
              <w:t>0.000</w:t>
            </w:r>
          </w:p>
        </w:tc>
        <w:tc>
          <w:tcPr>
            <w:tcW w:w="1097" w:type="dxa"/>
          </w:tcPr>
          <w:p w14:paraId="2757A3FD" w14:textId="77777777" w:rsidR="00312BC3" w:rsidRPr="00C26C40" w:rsidRDefault="00312BC3" w:rsidP="00870DFD">
            <w:pPr>
              <w:rPr>
                <w:lang w:val="en-GB"/>
              </w:rPr>
            </w:pPr>
            <w:r w:rsidRPr="00C26C40">
              <w:rPr>
                <w:lang w:val="en-GB"/>
              </w:rPr>
              <w:t>687.215</w:t>
            </w:r>
          </w:p>
        </w:tc>
        <w:tc>
          <w:tcPr>
            <w:tcW w:w="1812" w:type="dxa"/>
          </w:tcPr>
          <w:p w14:paraId="683AF880" w14:textId="77777777" w:rsidR="00312BC3" w:rsidRPr="00C26C40" w:rsidRDefault="00312BC3" w:rsidP="00870DFD">
            <w:pPr>
              <w:rPr>
                <w:lang w:val="en-GB"/>
              </w:rPr>
            </w:pPr>
            <w:r w:rsidRPr="00C26C40">
              <w:rPr>
                <w:lang w:val="en-GB"/>
              </w:rPr>
              <w:t>687.215</w:t>
            </w:r>
          </w:p>
        </w:tc>
      </w:tr>
      <w:tr w:rsidR="00312BC3" w:rsidRPr="00C26C40" w14:paraId="22D6D546" w14:textId="77777777" w:rsidTr="00936023">
        <w:trPr>
          <w:jc w:val="center"/>
        </w:trPr>
        <w:tc>
          <w:tcPr>
            <w:tcW w:w="881" w:type="dxa"/>
          </w:tcPr>
          <w:p w14:paraId="2042C4E8" w14:textId="77777777" w:rsidR="00312BC3" w:rsidRPr="00C26C40" w:rsidRDefault="00312BC3" w:rsidP="00870DFD">
            <w:pPr>
              <w:rPr>
                <w:lang w:val="en-GB"/>
              </w:rPr>
            </w:pPr>
            <w:r w:rsidRPr="00C26C40">
              <w:rPr>
                <w:lang w:val="en-GB"/>
              </w:rPr>
              <w:t>CaOH⁺ — Mass Flow (kg/hr)</w:t>
            </w:r>
          </w:p>
        </w:tc>
        <w:tc>
          <w:tcPr>
            <w:tcW w:w="1097" w:type="dxa"/>
          </w:tcPr>
          <w:p w14:paraId="3C88BB45" w14:textId="77777777" w:rsidR="00312BC3" w:rsidRPr="00C26C40" w:rsidRDefault="00312BC3" w:rsidP="00870DFD">
            <w:pPr>
              <w:rPr>
                <w:lang w:val="en-GB"/>
              </w:rPr>
            </w:pPr>
            <w:r w:rsidRPr="00C26C40">
              <w:rPr>
                <w:lang w:val="en-GB"/>
              </w:rPr>
              <w:t>0.000</w:t>
            </w:r>
          </w:p>
        </w:tc>
        <w:tc>
          <w:tcPr>
            <w:tcW w:w="1097" w:type="dxa"/>
          </w:tcPr>
          <w:p w14:paraId="64850860" w14:textId="77777777" w:rsidR="00312BC3" w:rsidRPr="00C26C40" w:rsidRDefault="00312BC3" w:rsidP="00870DFD">
            <w:pPr>
              <w:rPr>
                <w:lang w:val="en-GB"/>
              </w:rPr>
            </w:pPr>
            <w:r w:rsidRPr="00C26C40">
              <w:rPr>
                <w:lang w:val="en-GB"/>
              </w:rPr>
              <w:t>0.000</w:t>
            </w:r>
          </w:p>
        </w:tc>
        <w:tc>
          <w:tcPr>
            <w:tcW w:w="1097" w:type="dxa"/>
          </w:tcPr>
          <w:p w14:paraId="5E9F418F" w14:textId="77777777" w:rsidR="00312BC3" w:rsidRPr="00C26C40" w:rsidRDefault="00312BC3" w:rsidP="00870DFD">
            <w:pPr>
              <w:rPr>
                <w:lang w:val="en-GB"/>
              </w:rPr>
            </w:pPr>
            <w:r w:rsidRPr="00C26C40">
              <w:rPr>
                <w:lang w:val="en-GB"/>
              </w:rPr>
              <w:t>0.000</w:t>
            </w:r>
          </w:p>
        </w:tc>
        <w:tc>
          <w:tcPr>
            <w:tcW w:w="1031" w:type="dxa"/>
          </w:tcPr>
          <w:p w14:paraId="1EA3005D" w14:textId="77777777" w:rsidR="00312BC3" w:rsidRPr="00C26C40" w:rsidRDefault="00312BC3" w:rsidP="00870DFD">
            <w:pPr>
              <w:rPr>
                <w:lang w:val="en-GB"/>
              </w:rPr>
            </w:pPr>
            <w:r w:rsidRPr="00C26C40">
              <w:rPr>
                <w:lang w:val="en-GB"/>
              </w:rPr>
              <w:t>0.000</w:t>
            </w:r>
          </w:p>
        </w:tc>
        <w:tc>
          <w:tcPr>
            <w:tcW w:w="1097" w:type="dxa"/>
          </w:tcPr>
          <w:p w14:paraId="6E51BB76" w14:textId="77777777" w:rsidR="00312BC3" w:rsidRPr="00C26C40" w:rsidRDefault="00312BC3" w:rsidP="00870DFD">
            <w:pPr>
              <w:rPr>
                <w:lang w:val="en-GB"/>
              </w:rPr>
            </w:pPr>
            <w:r w:rsidRPr="00C26C40">
              <w:rPr>
                <w:lang w:val="en-GB"/>
              </w:rPr>
              <w:t>0.000</w:t>
            </w:r>
          </w:p>
        </w:tc>
        <w:tc>
          <w:tcPr>
            <w:tcW w:w="1097" w:type="dxa"/>
          </w:tcPr>
          <w:p w14:paraId="5091893D" w14:textId="77777777" w:rsidR="00312BC3" w:rsidRPr="00C26C40" w:rsidRDefault="00312BC3" w:rsidP="00870DFD">
            <w:pPr>
              <w:rPr>
                <w:lang w:val="en-GB"/>
              </w:rPr>
            </w:pPr>
            <w:r w:rsidRPr="00C26C40">
              <w:rPr>
                <w:lang w:val="en-GB"/>
              </w:rPr>
              <w:t>0.000</w:t>
            </w:r>
          </w:p>
        </w:tc>
        <w:tc>
          <w:tcPr>
            <w:tcW w:w="1812" w:type="dxa"/>
          </w:tcPr>
          <w:p w14:paraId="7A4ACE3C" w14:textId="77777777" w:rsidR="00312BC3" w:rsidRPr="00C26C40" w:rsidRDefault="00312BC3" w:rsidP="00870DFD">
            <w:pPr>
              <w:rPr>
                <w:lang w:val="en-GB"/>
              </w:rPr>
            </w:pPr>
            <w:r w:rsidRPr="00C26C40">
              <w:rPr>
                <w:lang w:val="en-GB"/>
              </w:rPr>
              <w:t>0.000</w:t>
            </w:r>
          </w:p>
        </w:tc>
      </w:tr>
      <w:tr w:rsidR="00312BC3" w:rsidRPr="00C26C40" w14:paraId="3FCE7CC7" w14:textId="77777777" w:rsidTr="00936023">
        <w:trPr>
          <w:jc w:val="center"/>
        </w:trPr>
        <w:tc>
          <w:tcPr>
            <w:tcW w:w="881" w:type="dxa"/>
          </w:tcPr>
          <w:p w14:paraId="26C0B37A" w14:textId="77777777" w:rsidR="00312BC3" w:rsidRPr="00C26C40" w:rsidRDefault="00312BC3" w:rsidP="00870DFD">
            <w:pPr>
              <w:rPr>
                <w:lang w:val="en-GB"/>
              </w:rPr>
            </w:pPr>
            <w:r w:rsidRPr="00C26C40">
              <w:rPr>
                <w:lang w:val="en-GB"/>
              </w:rPr>
              <w:t>Iron-(s) — Mass Flow (kg/hr)</w:t>
            </w:r>
          </w:p>
        </w:tc>
        <w:tc>
          <w:tcPr>
            <w:tcW w:w="1097" w:type="dxa"/>
          </w:tcPr>
          <w:p w14:paraId="49B20904" w14:textId="77777777" w:rsidR="00312BC3" w:rsidRPr="00C26C40" w:rsidRDefault="00312BC3" w:rsidP="00870DFD">
            <w:pPr>
              <w:rPr>
                <w:lang w:val="en-GB"/>
              </w:rPr>
            </w:pPr>
            <w:r w:rsidRPr="00C26C40">
              <w:rPr>
                <w:lang w:val="en-GB"/>
              </w:rPr>
              <w:t>0.000</w:t>
            </w:r>
          </w:p>
        </w:tc>
        <w:tc>
          <w:tcPr>
            <w:tcW w:w="1097" w:type="dxa"/>
          </w:tcPr>
          <w:p w14:paraId="4E10B30C" w14:textId="77777777" w:rsidR="00312BC3" w:rsidRPr="00C26C40" w:rsidRDefault="00312BC3" w:rsidP="00870DFD">
            <w:pPr>
              <w:rPr>
                <w:lang w:val="en-GB"/>
              </w:rPr>
            </w:pPr>
            <w:r w:rsidRPr="00C26C40">
              <w:rPr>
                <w:lang w:val="en-GB"/>
              </w:rPr>
              <w:t>0.000</w:t>
            </w:r>
          </w:p>
        </w:tc>
        <w:tc>
          <w:tcPr>
            <w:tcW w:w="1097" w:type="dxa"/>
          </w:tcPr>
          <w:p w14:paraId="71B1AFF8" w14:textId="77777777" w:rsidR="00312BC3" w:rsidRPr="00C26C40" w:rsidRDefault="00312BC3" w:rsidP="00870DFD">
            <w:pPr>
              <w:rPr>
                <w:lang w:val="en-GB"/>
              </w:rPr>
            </w:pPr>
            <w:r w:rsidRPr="00C26C40">
              <w:rPr>
                <w:lang w:val="en-GB"/>
              </w:rPr>
              <w:t>0.000</w:t>
            </w:r>
          </w:p>
        </w:tc>
        <w:tc>
          <w:tcPr>
            <w:tcW w:w="1031" w:type="dxa"/>
          </w:tcPr>
          <w:p w14:paraId="48B8AA6A" w14:textId="77777777" w:rsidR="00312BC3" w:rsidRPr="00C26C40" w:rsidRDefault="00312BC3" w:rsidP="00870DFD">
            <w:pPr>
              <w:rPr>
                <w:lang w:val="en-GB"/>
              </w:rPr>
            </w:pPr>
            <w:r w:rsidRPr="00C26C40">
              <w:rPr>
                <w:lang w:val="en-GB"/>
              </w:rPr>
              <w:t>0.000</w:t>
            </w:r>
          </w:p>
        </w:tc>
        <w:tc>
          <w:tcPr>
            <w:tcW w:w="1097" w:type="dxa"/>
          </w:tcPr>
          <w:p w14:paraId="6F6E7EF2" w14:textId="77777777" w:rsidR="00312BC3" w:rsidRPr="00C26C40" w:rsidRDefault="00312BC3" w:rsidP="00870DFD">
            <w:pPr>
              <w:rPr>
                <w:lang w:val="en-GB"/>
              </w:rPr>
            </w:pPr>
            <w:r w:rsidRPr="00C26C40">
              <w:rPr>
                <w:lang w:val="en-GB"/>
              </w:rPr>
              <w:t>0.000</w:t>
            </w:r>
          </w:p>
        </w:tc>
        <w:tc>
          <w:tcPr>
            <w:tcW w:w="1097" w:type="dxa"/>
          </w:tcPr>
          <w:p w14:paraId="7D08ECF7" w14:textId="77777777" w:rsidR="00312BC3" w:rsidRPr="00C26C40" w:rsidRDefault="00312BC3" w:rsidP="00870DFD">
            <w:pPr>
              <w:rPr>
                <w:lang w:val="en-GB"/>
              </w:rPr>
            </w:pPr>
            <w:r w:rsidRPr="00C26C40">
              <w:rPr>
                <w:lang w:val="en-GB"/>
              </w:rPr>
              <w:t>0.000</w:t>
            </w:r>
          </w:p>
        </w:tc>
        <w:tc>
          <w:tcPr>
            <w:tcW w:w="1812" w:type="dxa"/>
          </w:tcPr>
          <w:p w14:paraId="5A77C507" w14:textId="77777777" w:rsidR="00312BC3" w:rsidRPr="00C26C40" w:rsidRDefault="00312BC3" w:rsidP="00870DFD">
            <w:pPr>
              <w:rPr>
                <w:lang w:val="en-GB"/>
              </w:rPr>
            </w:pPr>
            <w:r w:rsidRPr="00C26C40">
              <w:rPr>
                <w:lang w:val="en-GB"/>
              </w:rPr>
              <w:t>0.000</w:t>
            </w:r>
          </w:p>
        </w:tc>
      </w:tr>
      <w:tr w:rsidR="00312BC3" w:rsidRPr="00C26C40" w14:paraId="7DB9621C" w14:textId="77777777" w:rsidTr="00936023">
        <w:trPr>
          <w:jc w:val="center"/>
        </w:trPr>
        <w:tc>
          <w:tcPr>
            <w:tcW w:w="881" w:type="dxa"/>
          </w:tcPr>
          <w:p w14:paraId="6F95B2F6" w14:textId="77777777" w:rsidR="00312BC3" w:rsidRPr="00C26C40" w:rsidRDefault="00312BC3" w:rsidP="00870DFD">
            <w:pPr>
              <w:rPr>
                <w:lang w:val="en-GB"/>
              </w:rPr>
            </w:pPr>
            <w:r w:rsidRPr="00C26C40">
              <w:rPr>
                <w:lang w:val="en-GB"/>
              </w:rPr>
              <w:t>HCO₃⁻ — Mass Flow (kg/hr)</w:t>
            </w:r>
          </w:p>
        </w:tc>
        <w:tc>
          <w:tcPr>
            <w:tcW w:w="1097" w:type="dxa"/>
          </w:tcPr>
          <w:p w14:paraId="5CFF6AF2" w14:textId="77777777" w:rsidR="00312BC3" w:rsidRPr="00C26C40" w:rsidRDefault="00312BC3" w:rsidP="00870DFD">
            <w:pPr>
              <w:rPr>
                <w:lang w:val="en-GB"/>
              </w:rPr>
            </w:pPr>
            <w:r w:rsidRPr="00C26C40">
              <w:rPr>
                <w:lang w:val="en-GB"/>
              </w:rPr>
              <w:t>0.000</w:t>
            </w:r>
          </w:p>
        </w:tc>
        <w:tc>
          <w:tcPr>
            <w:tcW w:w="1097" w:type="dxa"/>
          </w:tcPr>
          <w:p w14:paraId="4DB6AF30" w14:textId="77777777" w:rsidR="00312BC3" w:rsidRPr="00C26C40" w:rsidRDefault="00312BC3" w:rsidP="00870DFD">
            <w:pPr>
              <w:rPr>
                <w:lang w:val="en-GB"/>
              </w:rPr>
            </w:pPr>
            <w:r w:rsidRPr="00C26C40">
              <w:rPr>
                <w:lang w:val="en-GB"/>
              </w:rPr>
              <w:t>0.000</w:t>
            </w:r>
          </w:p>
        </w:tc>
        <w:tc>
          <w:tcPr>
            <w:tcW w:w="1097" w:type="dxa"/>
          </w:tcPr>
          <w:p w14:paraId="746BA624" w14:textId="77777777" w:rsidR="00312BC3" w:rsidRPr="00C26C40" w:rsidRDefault="00312BC3" w:rsidP="00870DFD">
            <w:pPr>
              <w:rPr>
                <w:lang w:val="en-GB"/>
              </w:rPr>
            </w:pPr>
            <w:r w:rsidRPr="00C26C40">
              <w:rPr>
                <w:lang w:val="en-GB"/>
              </w:rPr>
              <w:t>0.000</w:t>
            </w:r>
          </w:p>
        </w:tc>
        <w:tc>
          <w:tcPr>
            <w:tcW w:w="1031" w:type="dxa"/>
          </w:tcPr>
          <w:p w14:paraId="60D1ADE2" w14:textId="77777777" w:rsidR="00312BC3" w:rsidRPr="00C26C40" w:rsidRDefault="00312BC3" w:rsidP="00870DFD">
            <w:pPr>
              <w:rPr>
                <w:lang w:val="en-GB"/>
              </w:rPr>
            </w:pPr>
            <w:r w:rsidRPr="00C26C40">
              <w:rPr>
                <w:lang w:val="en-GB"/>
              </w:rPr>
              <w:t>0.000</w:t>
            </w:r>
          </w:p>
        </w:tc>
        <w:tc>
          <w:tcPr>
            <w:tcW w:w="1097" w:type="dxa"/>
          </w:tcPr>
          <w:p w14:paraId="6708AC36" w14:textId="77777777" w:rsidR="00312BC3" w:rsidRPr="00C26C40" w:rsidRDefault="00312BC3" w:rsidP="00870DFD">
            <w:pPr>
              <w:rPr>
                <w:lang w:val="en-GB"/>
              </w:rPr>
            </w:pPr>
            <w:r w:rsidRPr="00C26C40">
              <w:rPr>
                <w:lang w:val="en-GB"/>
              </w:rPr>
              <w:t>0.000</w:t>
            </w:r>
          </w:p>
        </w:tc>
        <w:tc>
          <w:tcPr>
            <w:tcW w:w="1097" w:type="dxa"/>
          </w:tcPr>
          <w:p w14:paraId="52C39026" w14:textId="77777777" w:rsidR="00312BC3" w:rsidRPr="00C26C40" w:rsidRDefault="00312BC3" w:rsidP="00870DFD">
            <w:pPr>
              <w:rPr>
                <w:lang w:val="en-GB"/>
              </w:rPr>
            </w:pPr>
            <w:r w:rsidRPr="00C26C40">
              <w:rPr>
                <w:lang w:val="en-GB"/>
              </w:rPr>
              <w:t>0.000</w:t>
            </w:r>
          </w:p>
        </w:tc>
        <w:tc>
          <w:tcPr>
            <w:tcW w:w="1812" w:type="dxa"/>
          </w:tcPr>
          <w:p w14:paraId="337DD74D" w14:textId="77777777" w:rsidR="00312BC3" w:rsidRPr="00C26C40" w:rsidRDefault="00312BC3" w:rsidP="00870DFD">
            <w:pPr>
              <w:rPr>
                <w:lang w:val="en-GB"/>
              </w:rPr>
            </w:pPr>
            <w:r w:rsidRPr="00C26C40">
              <w:rPr>
                <w:lang w:val="en-GB"/>
              </w:rPr>
              <w:t>0.000</w:t>
            </w:r>
          </w:p>
        </w:tc>
      </w:tr>
      <w:tr w:rsidR="00312BC3" w:rsidRPr="00C26C40" w14:paraId="39258314" w14:textId="77777777" w:rsidTr="00936023">
        <w:trPr>
          <w:jc w:val="center"/>
        </w:trPr>
        <w:tc>
          <w:tcPr>
            <w:tcW w:w="881" w:type="dxa"/>
          </w:tcPr>
          <w:p w14:paraId="4BF5D4C4" w14:textId="77777777" w:rsidR="00312BC3" w:rsidRPr="00C26C40" w:rsidRDefault="00312BC3" w:rsidP="00870DFD">
            <w:pPr>
              <w:rPr>
                <w:lang w:val="en-GB"/>
              </w:rPr>
            </w:pPr>
            <w:r w:rsidRPr="00C26C40">
              <w:rPr>
                <w:lang w:val="en-GB"/>
              </w:rPr>
              <w:t>CO₃²⁻ — Mass Flow (kg/hr)</w:t>
            </w:r>
          </w:p>
        </w:tc>
        <w:tc>
          <w:tcPr>
            <w:tcW w:w="1097" w:type="dxa"/>
          </w:tcPr>
          <w:p w14:paraId="30F04223" w14:textId="77777777" w:rsidR="00312BC3" w:rsidRPr="00C26C40" w:rsidRDefault="00312BC3" w:rsidP="00870DFD">
            <w:pPr>
              <w:rPr>
                <w:lang w:val="en-GB"/>
              </w:rPr>
            </w:pPr>
            <w:r w:rsidRPr="00C26C40">
              <w:rPr>
                <w:lang w:val="en-GB"/>
              </w:rPr>
              <w:t>0.000</w:t>
            </w:r>
          </w:p>
        </w:tc>
        <w:tc>
          <w:tcPr>
            <w:tcW w:w="1097" w:type="dxa"/>
          </w:tcPr>
          <w:p w14:paraId="0C2617E1" w14:textId="77777777" w:rsidR="00312BC3" w:rsidRPr="00C26C40" w:rsidRDefault="00312BC3" w:rsidP="00870DFD">
            <w:pPr>
              <w:rPr>
                <w:lang w:val="en-GB"/>
              </w:rPr>
            </w:pPr>
            <w:r w:rsidRPr="00C26C40">
              <w:rPr>
                <w:lang w:val="en-GB"/>
              </w:rPr>
              <w:t>0.000</w:t>
            </w:r>
          </w:p>
        </w:tc>
        <w:tc>
          <w:tcPr>
            <w:tcW w:w="1097" w:type="dxa"/>
          </w:tcPr>
          <w:p w14:paraId="2C6EBA14" w14:textId="77777777" w:rsidR="00312BC3" w:rsidRPr="00C26C40" w:rsidRDefault="00312BC3" w:rsidP="00870DFD">
            <w:pPr>
              <w:rPr>
                <w:lang w:val="en-GB"/>
              </w:rPr>
            </w:pPr>
            <w:r w:rsidRPr="00C26C40">
              <w:rPr>
                <w:lang w:val="en-GB"/>
              </w:rPr>
              <w:t>0.000</w:t>
            </w:r>
          </w:p>
        </w:tc>
        <w:tc>
          <w:tcPr>
            <w:tcW w:w="1031" w:type="dxa"/>
          </w:tcPr>
          <w:p w14:paraId="2EE5529B" w14:textId="77777777" w:rsidR="00312BC3" w:rsidRPr="00C26C40" w:rsidRDefault="00312BC3" w:rsidP="00870DFD">
            <w:pPr>
              <w:rPr>
                <w:lang w:val="en-GB"/>
              </w:rPr>
            </w:pPr>
            <w:r w:rsidRPr="00C26C40">
              <w:rPr>
                <w:lang w:val="en-GB"/>
              </w:rPr>
              <w:t>0.000</w:t>
            </w:r>
          </w:p>
        </w:tc>
        <w:tc>
          <w:tcPr>
            <w:tcW w:w="1097" w:type="dxa"/>
          </w:tcPr>
          <w:p w14:paraId="2E9EC6C5" w14:textId="77777777" w:rsidR="00312BC3" w:rsidRPr="00C26C40" w:rsidRDefault="00312BC3" w:rsidP="00870DFD">
            <w:pPr>
              <w:rPr>
                <w:lang w:val="en-GB"/>
              </w:rPr>
            </w:pPr>
            <w:r w:rsidRPr="00C26C40">
              <w:rPr>
                <w:lang w:val="en-GB"/>
              </w:rPr>
              <w:t>0.000</w:t>
            </w:r>
          </w:p>
        </w:tc>
        <w:tc>
          <w:tcPr>
            <w:tcW w:w="1097" w:type="dxa"/>
          </w:tcPr>
          <w:p w14:paraId="1C3C51D4" w14:textId="77777777" w:rsidR="00312BC3" w:rsidRPr="00C26C40" w:rsidRDefault="00312BC3" w:rsidP="00870DFD">
            <w:pPr>
              <w:rPr>
                <w:lang w:val="en-GB"/>
              </w:rPr>
            </w:pPr>
            <w:r w:rsidRPr="00C26C40">
              <w:rPr>
                <w:lang w:val="en-GB"/>
              </w:rPr>
              <w:t>0.000</w:t>
            </w:r>
          </w:p>
        </w:tc>
        <w:tc>
          <w:tcPr>
            <w:tcW w:w="1812" w:type="dxa"/>
          </w:tcPr>
          <w:p w14:paraId="511BF8D2" w14:textId="77777777" w:rsidR="00312BC3" w:rsidRPr="00C26C40" w:rsidRDefault="00312BC3" w:rsidP="00870DFD">
            <w:pPr>
              <w:rPr>
                <w:lang w:val="en-GB"/>
              </w:rPr>
            </w:pPr>
            <w:r w:rsidRPr="00C26C40">
              <w:rPr>
                <w:lang w:val="en-GB"/>
              </w:rPr>
              <w:t>0.000</w:t>
            </w:r>
          </w:p>
        </w:tc>
      </w:tr>
      <w:tr w:rsidR="00312BC3" w:rsidRPr="00C26C40" w14:paraId="75E5E825" w14:textId="77777777" w:rsidTr="00936023">
        <w:trPr>
          <w:jc w:val="center"/>
        </w:trPr>
        <w:tc>
          <w:tcPr>
            <w:tcW w:w="881" w:type="dxa"/>
          </w:tcPr>
          <w:p w14:paraId="6F227A98" w14:textId="77777777" w:rsidR="00312BC3" w:rsidRPr="00C26C40" w:rsidRDefault="00312BC3" w:rsidP="00870DFD">
            <w:pPr>
              <w:rPr>
                <w:lang w:val="en-GB"/>
              </w:rPr>
            </w:pPr>
            <w:r w:rsidRPr="00C26C40">
              <w:rPr>
                <w:lang w:val="en-GB"/>
              </w:rPr>
              <w:t>N₂ — Mass Flow (kg/hr)</w:t>
            </w:r>
          </w:p>
        </w:tc>
        <w:tc>
          <w:tcPr>
            <w:tcW w:w="1097" w:type="dxa"/>
          </w:tcPr>
          <w:p w14:paraId="18C5FB61" w14:textId="77777777" w:rsidR="00312BC3" w:rsidRPr="00C26C40" w:rsidRDefault="00312BC3" w:rsidP="00870DFD">
            <w:pPr>
              <w:rPr>
                <w:lang w:val="en-GB"/>
              </w:rPr>
            </w:pPr>
            <w:r w:rsidRPr="00C26C40">
              <w:rPr>
                <w:lang w:val="en-GB"/>
              </w:rPr>
              <w:t>0.000</w:t>
            </w:r>
          </w:p>
        </w:tc>
        <w:tc>
          <w:tcPr>
            <w:tcW w:w="1097" w:type="dxa"/>
          </w:tcPr>
          <w:p w14:paraId="7E4969EA" w14:textId="77777777" w:rsidR="00312BC3" w:rsidRPr="00C26C40" w:rsidRDefault="00312BC3" w:rsidP="00870DFD">
            <w:pPr>
              <w:rPr>
                <w:lang w:val="en-GB"/>
              </w:rPr>
            </w:pPr>
            <w:r w:rsidRPr="00C26C40">
              <w:rPr>
                <w:lang w:val="en-GB"/>
              </w:rPr>
              <w:t>0.000</w:t>
            </w:r>
          </w:p>
        </w:tc>
        <w:tc>
          <w:tcPr>
            <w:tcW w:w="1097" w:type="dxa"/>
          </w:tcPr>
          <w:p w14:paraId="61712041" w14:textId="77777777" w:rsidR="00312BC3" w:rsidRPr="00C26C40" w:rsidRDefault="00312BC3" w:rsidP="00870DFD">
            <w:pPr>
              <w:rPr>
                <w:lang w:val="en-GB"/>
              </w:rPr>
            </w:pPr>
            <w:r w:rsidRPr="00C26C40">
              <w:rPr>
                <w:lang w:val="en-GB"/>
              </w:rPr>
              <w:t>0.000</w:t>
            </w:r>
          </w:p>
        </w:tc>
        <w:tc>
          <w:tcPr>
            <w:tcW w:w="1031" w:type="dxa"/>
          </w:tcPr>
          <w:p w14:paraId="4BEF4D55" w14:textId="77777777" w:rsidR="00312BC3" w:rsidRPr="00C26C40" w:rsidRDefault="00312BC3" w:rsidP="00870DFD">
            <w:pPr>
              <w:rPr>
                <w:lang w:val="en-GB"/>
              </w:rPr>
            </w:pPr>
            <w:r w:rsidRPr="00C26C40">
              <w:rPr>
                <w:lang w:val="en-GB"/>
              </w:rPr>
              <w:t>1.767</w:t>
            </w:r>
          </w:p>
        </w:tc>
        <w:tc>
          <w:tcPr>
            <w:tcW w:w="1097" w:type="dxa"/>
          </w:tcPr>
          <w:p w14:paraId="3676890D" w14:textId="77777777" w:rsidR="00312BC3" w:rsidRPr="00C26C40" w:rsidRDefault="00312BC3" w:rsidP="00870DFD">
            <w:pPr>
              <w:rPr>
                <w:lang w:val="en-GB"/>
              </w:rPr>
            </w:pPr>
            <w:r w:rsidRPr="00C26C40">
              <w:rPr>
                <w:lang w:val="en-GB"/>
              </w:rPr>
              <w:t>0.000</w:t>
            </w:r>
          </w:p>
        </w:tc>
        <w:tc>
          <w:tcPr>
            <w:tcW w:w="1097" w:type="dxa"/>
          </w:tcPr>
          <w:p w14:paraId="7C748306" w14:textId="77777777" w:rsidR="00312BC3" w:rsidRPr="00C26C40" w:rsidRDefault="00312BC3" w:rsidP="00870DFD">
            <w:pPr>
              <w:rPr>
                <w:lang w:val="en-GB"/>
              </w:rPr>
            </w:pPr>
            <w:r w:rsidRPr="00C26C40">
              <w:rPr>
                <w:lang w:val="en-GB"/>
              </w:rPr>
              <w:t>0.000</w:t>
            </w:r>
          </w:p>
        </w:tc>
        <w:tc>
          <w:tcPr>
            <w:tcW w:w="1812" w:type="dxa"/>
          </w:tcPr>
          <w:p w14:paraId="1CD36C13" w14:textId="77777777" w:rsidR="00312BC3" w:rsidRPr="00C26C40" w:rsidRDefault="00312BC3" w:rsidP="00870DFD">
            <w:pPr>
              <w:rPr>
                <w:lang w:val="en-GB"/>
              </w:rPr>
            </w:pPr>
            <w:r w:rsidRPr="00C26C40">
              <w:rPr>
                <w:lang w:val="en-GB"/>
              </w:rPr>
              <w:t>0.000</w:t>
            </w:r>
          </w:p>
        </w:tc>
      </w:tr>
      <w:tr w:rsidR="00312BC3" w:rsidRPr="00C26C40" w14:paraId="4681D09F" w14:textId="77777777" w:rsidTr="00936023">
        <w:trPr>
          <w:jc w:val="center"/>
        </w:trPr>
        <w:tc>
          <w:tcPr>
            <w:tcW w:w="881" w:type="dxa"/>
          </w:tcPr>
          <w:p w14:paraId="1007CC14" w14:textId="77777777" w:rsidR="00312BC3" w:rsidRPr="00C26C40" w:rsidRDefault="00312BC3" w:rsidP="00870DFD">
            <w:pPr>
              <w:rPr>
                <w:lang w:val="en-GB"/>
              </w:rPr>
            </w:pPr>
            <w:r w:rsidRPr="00C26C40">
              <w:rPr>
                <w:lang w:val="en-GB"/>
              </w:rPr>
              <w:t>Fe(OH)₃ — Mass Flow (kg/hr)</w:t>
            </w:r>
          </w:p>
        </w:tc>
        <w:tc>
          <w:tcPr>
            <w:tcW w:w="1097" w:type="dxa"/>
          </w:tcPr>
          <w:p w14:paraId="162CDFD4" w14:textId="77777777" w:rsidR="00312BC3" w:rsidRPr="00C26C40" w:rsidRDefault="00312BC3" w:rsidP="00870DFD">
            <w:pPr>
              <w:rPr>
                <w:lang w:val="en-GB"/>
              </w:rPr>
            </w:pPr>
            <w:r w:rsidRPr="00C26C40">
              <w:rPr>
                <w:lang w:val="en-GB"/>
              </w:rPr>
              <w:t>0.000</w:t>
            </w:r>
          </w:p>
        </w:tc>
        <w:tc>
          <w:tcPr>
            <w:tcW w:w="1097" w:type="dxa"/>
          </w:tcPr>
          <w:p w14:paraId="52938335" w14:textId="77777777" w:rsidR="00312BC3" w:rsidRPr="00C26C40" w:rsidRDefault="00312BC3" w:rsidP="00870DFD">
            <w:pPr>
              <w:rPr>
                <w:lang w:val="en-GB"/>
              </w:rPr>
            </w:pPr>
            <w:r w:rsidRPr="00C26C40">
              <w:rPr>
                <w:lang w:val="en-GB"/>
              </w:rPr>
              <w:t>0.000</w:t>
            </w:r>
          </w:p>
        </w:tc>
        <w:tc>
          <w:tcPr>
            <w:tcW w:w="1097" w:type="dxa"/>
          </w:tcPr>
          <w:p w14:paraId="001D7521" w14:textId="77777777" w:rsidR="00312BC3" w:rsidRPr="00C26C40" w:rsidRDefault="00312BC3" w:rsidP="00870DFD">
            <w:pPr>
              <w:rPr>
                <w:lang w:val="en-GB"/>
              </w:rPr>
            </w:pPr>
            <w:r w:rsidRPr="00C26C40">
              <w:rPr>
                <w:lang w:val="en-GB"/>
              </w:rPr>
              <w:t>0.652</w:t>
            </w:r>
          </w:p>
        </w:tc>
        <w:tc>
          <w:tcPr>
            <w:tcW w:w="1031" w:type="dxa"/>
          </w:tcPr>
          <w:p w14:paraId="0523238C" w14:textId="77777777" w:rsidR="00312BC3" w:rsidRPr="00C26C40" w:rsidRDefault="00312BC3" w:rsidP="00870DFD">
            <w:pPr>
              <w:rPr>
                <w:lang w:val="en-GB"/>
              </w:rPr>
            </w:pPr>
            <w:r w:rsidRPr="00C26C40">
              <w:rPr>
                <w:lang w:val="en-GB"/>
              </w:rPr>
              <w:t>0.000</w:t>
            </w:r>
          </w:p>
        </w:tc>
        <w:tc>
          <w:tcPr>
            <w:tcW w:w="1097" w:type="dxa"/>
          </w:tcPr>
          <w:p w14:paraId="301759F3" w14:textId="77777777" w:rsidR="00312BC3" w:rsidRPr="00C26C40" w:rsidRDefault="00312BC3" w:rsidP="00870DFD">
            <w:pPr>
              <w:rPr>
                <w:lang w:val="en-GB"/>
              </w:rPr>
            </w:pPr>
            <w:r w:rsidRPr="00C26C40">
              <w:rPr>
                <w:lang w:val="en-GB"/>
              </w:rPr>
              <w:t>0.000</w:t>
            </w:r>
          </w:p>
        </w:tc>
        <w:tc>
          <w:tcPr>
            <w:tcW w:w="1097" w:type="dxa"/>
          </w:tcPr>
          <w:p w14:paraId="0AE287F3" w14:textId="77777777" w:rsidR="00312BC3" w:rsidRPr="00C26C40" w:rsidRDefault="00312BC3" w:rsidP="00870DFD">
            <w:pPr>
              <w:rPr>
                <w:lang w:val="en-GB"/>
              </w:rPr>
            </w:pPr>
            <w:r w:rsidRPr="00C26C40">
              <w:rPr>
                <w:lang w:val="en-GB"/>
              </w:rPr>
              <w:t>0.000</w:t>
            </w:r>
          </w:p>
        </w:tc>
        <w:tc>
          <w:tcPr>
            <w:tcW w:w="1812" w:type="dxa"/>
          </w:tcPr>
          <w:p w14:paraId="2F861935" w14:textId="77777777" w:rsidR="00312BC3" w:rsidRPr="00C26C40" w:rsidRDefault="00312BC3" w:rsidP="00870DFD">
            <w:pPr>
              <w:rPr>
                <w:lang w:val="en-GB"/>
              </w:rPr>
            </w:pPr>
            <w:r w:rsidRPr="00C26C40">
              <w:rPr>
                <w:lang w:val="en-GB"/>
              </w:rPr>
              <w:t>0.000</w:t>
            </w:r>
          </w:p>
        </w:tc>
      </w:tr>
      <w:tr w:rsidR="00312BC3" w:rsidRPr="00C26C40" w14:paraId="27743A12" w14:textId="77777777" w:rsidTr="00936023">
        <w:trPr>
          <w:jc w:val="center"/>
        </w:trPr>
        <w:tc>
          <w:tcPr>
            <w:tcW w:w="881" w:type="dxa"/>
          </w:tcPr>
          <w:p w14:paraId="7D2D3518" w14:textId="77777777" w:rsidR="00312BC3" w:rsidRPr="00C26C40" w:rsidRDefault="00312BC3" w:rsidP="00870DFD">
            <w:pPr>
              <w:rPr>
                <w:lang w:val="en-GB"/>
              </w:rPr>
            </w:pPr>
            <w:r w:rsidRPr="00C26C40">
              <w:rPr>
                <w:lang w:val="en-GB"/>
              </w:rPr>
              <w:lastRenderedPageBreak/>
              <w:t>H₂O — Mass Fraction</w:t>
            </w:r>
          </w:p>
        </w:tc>
        <w:tc>
          <w:tcPr>
            <w:tcW w:w="1097" w:type="dxa"/>
          </w:tcPr>
          <w:p w14:paraId="4A5ACD42" w14:textId="77777777" w:rsidR="00312BC3" w:rsidRPr="00C26C40" w:rsidRDefault="00312BC3" w:rsidP="00870DFD">
            <w:pPr>
              <w:rPr>
                <w:lang w:val="en-GB"/>
              </w:rPr>
            </w:pPr>
            <w:r w:rsidRPr="00C26C40">
              <w:rPr>
                <w:lang w:val="en-GB"/>
              </w:rPr>
              <w:t>0.6969</w:t>
            </w:r>
          </w:p>
        </w:tc>
        <w:tc>
          <w:tcPr>
            <w:tcW w:w="1097" w:type="dxa"/>
          </w:tcPr>
          <w:p w14:paraId="18813A6A" w14:textId="77777777" w:rsidR="00312BC3" w:rsidRPr="00C26C40" w:rsidRDefault="00312BC3" w:rsidP="00870DFD">
            <w:pPr>
              <w:rPr>
                <w:lang w:val="en-GB"/>
              </w:rPr>
            </w:pPr>
            <w:r w:rsidRPr="00C26C40">
              <w:rPr>
                <w:lang w:val="en-GB"/>
              </w:rPr>
              <w:t>0.7554</w:t>
            </w:r>
          </w:p>
        </w:tc>
        <w:tc>
          <w:tcPr>
            <w:tcW w:w="1097" w:type="dxa"/>
          </w:tcPr>
          <w:p w14:paraId="30AABB64" w14:textId="77777777" w:rsidR="00312BC3" w:rsidRPr="00C26C40" w:rsidRDefault="00312BC3" w:rsidP="00870DFD">
            <w:pPr>
              <w:rPr>
                <w:lang w:val="en-GB"/>
              </w:rPr>
            </w:pPr>
            <w:r w:rsidRPr="00C26C40">
              <w:rPr>
                <w:lang w:val="en-GB"/>
              </w:rPr>
              <w:t>0.5374</w:t>
            </w:r>
          </w:p>
        </w:tc>
        <w:tc>
          <w:tcPr>
            <w:tcW w:w="1031" w:type="dxa"/>
          </w:tcPr>
          <w:p w14:paraId="20E3BEBA" w14:textId="77777777" w:rsidR="00312BC3" w:rsidRPr="00C26C40" w:rsidRDefault="00312BC3" w:rsidP="00870DFD">
            <w:pPr>
              <w:rPr>
                <w:lang w:val="en-GB"/>
              </w:rPr>
            </w:pPr>
            <w:r w:rsidRPr="00C26C40">
              <w:rPr>
                <w:lang w:val="en-GB"/>
              </w:rPr>
              <w:t>0.0000</w:t>
            </w:r>
          </w:p>
        </w:tc>
        <w:tc>
          <w:tcPr>
            <w:tcW w:w="1097" w:type="dxa"/>
          </w:tcPr>
          <w:p w14:paraId="5C189F6A" w14:textId="77777777" w:rsidR="00312BC3" w:rsidRPr="00C26C40" w:rsidRDefault="00312BC3" w:rsidP="00870DFD">
            <w:pPr>
              <w:rPr>
                <w:lang w:val="en-GB"/>
              </w:rPr>
            </w:pPr>
            <w:r w:rsidRPr="00C26C40">
              <w:rPr>
                <w:lang w:val="en-GB"/>
              </w:rPr>
              <w:t>0.0000</w:t>
            </w:r>
          </w:p>
        </w:tc>
        <w:tc>
          <w:tcPr>
            <w:tcW w:w="1097" w:type="dxa"/>
          </w:tcPr>
          <w:p w14:paraId="37A8880A" w14:textId="77777777" w:rsidR="00312BC3" w:rsidRPr="00C26C40" w:rsidRDefault="00312BC3" w:rsidP="00870DFD">
            <w:pPr>
              <w:rPr>
                <w:lang w:val="en-GB"/>
              </w:rPr>
            </w:pPr>
            <w:r w:rsidRPr="00C26C40">
              <w:rPr>
                <w:lang w:val="en-GB"/>
              </w:rPr>
              <w:t>0.0000</w:t>
            </w:r>
          </w:p>
        </w:tc>
        <w:tc>
          <w:tcPr>
            <w:tcW w:w="1812" w:type="dxa"/>
          </w:tcPr>
          <w:p w14:paraId="5777BC00" w14:textId="77777777" w:rsidR="00312BC3" w:rsidRPr="00C26C40" w:rsidRDefault="00312BC3" w:rsidP="00870DFD">
            <w:pPr>
              <w:rPr>
                <w:lang w:val="en-GB"/>
              </w:rPr>
            </w:pPr>
            <w:r w:rsidRPr="00C26C40">
              <w:rPr>
                <w:lang w:val="en-GB"/>
              </w:rPr>
              <w:t>0.0000</w:t>
            </w:r>
          </w:p>
        </w:tc>
      </w:tr>
      <w:tr w:rsidR="00312BC3" w:rsidRPr="00C26C40" w14:paraId="1A9B1F18" w14:textId="77777777" w:rsidTr="00936023">
        <w:trPr>
          <w:jc w:val="center"/>
        </w:trPr>
        <w:tc>
          <w:tcPr>
            <w:tcW w:w="881" w:type="dxa"/>
          </w:tcPr>
          <w:p w14:paraId="30E497DC" w14:textId="77777777" w:rsidR="00312BC3" w:rsidRPr="00C26C40" w:rsidRDefault="00312BC3" w:rsidP="00870DFD">
            <w:pPr>
              <w:rPr>
                <w:lang w:val="en-GB"/>
              </w:rPr>
            </w:pPr>
            <w:r w:rsidRPr="00C26C40">
              <w:rPr>
                <w:lang w:val="en-GB"/>
              </w:rPr>
              <w:t>HCl — Mass Fraction</w:t>
            </w:r>
          </w:p>
        </w:tc>
        <w:tc>
          <w:tcPr>
            <w:tcW w:w="1097" w:type="dxa"/>
          </w:tcPr>
          <w:p w14:paraId="4CA2AC29" w14:textId="77777777" w:rsidR="00312BC3" w:rsidRPr="00C26C40" w:rsidRDefault="00312BC3" w:rsidP="00870DFD">
            <w:pPr>
              <w:rPr>
                <w:lang w:val="en-GB"/>
              </w:rPr>
            </w:pPr>
            <w:r w:rsidRPr="00C26C40">
              <w:rPr>
                <w:lang w:val="en-GB"/>
              </w:rPr>
              <w:t>0.0000</w:t>
            </w:r>
          </w:p>
        </w:tc>
        <w:tc>
          <w:tcPr>
            <w:tcW w:w="1097" w:type="dxa"/>
          </w:tcPr>
          <w:p w14:paraId="17B3878D" w14:textId="77777777" w:rsidR="00312BC3" w:rsidRPr="00C26C40" w:rsidRDefault="00312BC3" w:rsidP="00870DFD">
            <w:pPr>
              <w:rPr>
                <w:lang w:val="en-GB"/>
              </w:rPr>
            </w:pPr>
            <w:r w:rsidRPr="00C26C40">
              <w:rPr>
                <w:lang w:val="en-GB"/>
              </w:rPr>
              <w:t>0.0000</w:t>
            </w:r>
          </w:p>
        </w:tc>
        <w:tc>
          <w:tcPr>
            <w:tcW w:w="1097" w:type="dxa"/>
          </w:tcPr>
          <w:p w14:paraId="5D63D9DA" w14:textId="77777777" w:rsidR="00312BC3" w:rsidRPr="00C26C40" w:rsidRDefault="00312BC3" w:rsidP="00870DFD">
            <w:pPr>
              <w:rPr>
                <w:lang w:val="en-GB"/>
              </w:rPr>
            </w:pPr>
            <w:r w:rsidRPr="00C26C40">
              <w:rPr>
                <w:lang w:val="en-GB"/>
              </w:rPr>
              <w:t>0.0000</w:t>
            </w:r>
          </w:p>
        </w:tc>
        <w:tc>
          <w:tcPr>
            <w:tcW w:w="1031" w:type="dxa"/>
          </w:tcPr>
          <w:p w14:paraId="5AA971C9" w14:textId="77777777" w:rsidR="00312BC3" w:rsidRPr="00C26C40" w:rsidRDefault="00312BC3" w:rsidP="00870DFD">
            <w:pPr>
              <w:rPr>
                <w:lang w:val="en-GB"/>
              </w:rPr>
            </w:pPr>
            <w:r w:rsidRPr="00C26C40">
              <w:rPr>
                <w:lang w:val="en-GB"/>
              </w:rPr>
              <w:t>0.0000</w:t>
            </w:r>
          </w:p>
        </w:tc>
        <w:tc>
          <w:tcPr>
            <w:tcW w:w="1097" w:type="dxa"/>
          </w:tcPr>
          <w:p w14:paraId="317F13F2" w14:textId="77777777" w:rsidR="00312BC3" w:rsidRPr="00C26C40" w:rsidRDefault="00312BC3" w:rsidP="00870DFD">
            <w:pPr>
              <w:rPr>
                <w:lang w:val="en-GB"/>
              </w:rPr>
            </w:pPr>
            <w:r w:rsidRPr="00C26C40">
              <w:rPr>
                <w:lang w:val="en-GB"/>
              </w:rPr>
              <w:t>0.0000</w:t>
            </w:r>
          </w:p>
        </w:tc>
        <w:tc>
          <w:tcPr>
            <w:tcW w:w="1097" w:type="dxa"/>
          </w:tcPr>
          <w:p w14:paraId="732D0247" w14:textId="77777777" w:rsidR="00312BC3" w:rsidRPr="00C26C40" w:rsidRDefault="00312BC3" w:rsidP="00870DFD">
            <w:pPr>
              <w:rPr>
                <w:lang w:val="en-GB"/>
              </w:rPr>
            </w:pPr>
            <w:r w:rsidRPr="00C26C40">
              <w:rPr>
                <w:lang w:val="en-GB"/>
              </w:rPr>
              <w:t>0.0000</w:t>
            </w:r>
          </w:p>
        </w:tc>
        <w:tc>
          <w:tcPr>
            <w:tcW w:w="1812" w:type="dxa"/>
          </w:tcPr>
          <w:p w14:paraId="20BD560E" w14:textId="77777777" w:rsidR="00312BC3" w:rsidRPr="00C26C40" w:rsidRDefault="00312BC3" w:rsidP="00870DFD">
            <w:pPr>
              <w:rPr>
                <w:lang w:val="en-GB"/>
              </w:rPr>
            </w:pPr>
            <w:r w:rsidRPr="00C26C40">
              <w:rPr>
                <w:lang w:val="en-GB"/>
              </w:rPr>
              <w:t>0.0000</w:t>
            </w:r>
          </w:p>
        </w:tc>
      </w:tr>
      <w:tr w:rsidR="00312BC3" w:rsidRPr="00C26C40" w14:paraId="1575FEE6" w14:textId="77777777" w:rsidTr="00936023">
        <w:trPr>
          <w:jc w:val="center"/>
        </w:trPr>
        <w:tc>
          <w:tcPr>
            <w:tcW w:w="881" w:type="dxa"/>
          </w:tcPr>
          <w:p w14:paraId="4C04A48C" w14:textId="77777777" w:rsidR="00312BC3" w:rsidRPr="00C26C40" w:rsidRDefault="00312BC3" w:rsidP="00870DFD">
            <w:pPr>
              <w:rPr>
                <w:lang w:val="en-GB"/>
              </w:rPr>
            </w:pPr>
            <w:r w:rsidRPr="00C26C40">
              <w:rPr>
                <w:lang w:val="en-GB"/>
              </w:rPr>
              <w:t>CO₂ — Mass Fraction</w:t>
            </w:r>
          </w:p>
        </w:tc>
        <w:tc>
          <w:tcPr>
            <w:tcW w:w="1097" w:type="dxa"/>
          </w:tcPr>
          <w:p w14:paraId="69297DFA" w14:textId="77777777" w:rsidR="00312BC3" w:rsidRPr="00C26C40" w:rsidRDefault="00312BC3" w:rsidP="00870DFD">
            <w:pPr>
              <w:rPr>
                <w:lang w:val="en-GB"/>
              </w:rPr>
            </w:pPr>
            <w:r w:rsidRPr="00C26C40">
              <w:rPr>
                <w:lang w:val="en-GB"/>
              </w:rPr>
              <w:t>0.0000</w:t>
            </w:r>
          </w:p>
        </w:tc>
        <w:tc>
          <w:tcPr>
            <w:tcW w:w="1097" w:type="dxa"/>
          </w:tcPr>
          <w:p w14:paraId="77D2C7F8" w14:textId="77777777" w:rsidR="00312BC3" w:rsidRPr="00C26C40" w:rsidRDefault="00312BC3" w:rsidP="00870DFD">
            <w:pPr>
              <w:rPr>
                <w:lang w:val="en-GB"/>
              </w:rPr>
            </w:pPr>
            <w:r w:rsidRPr="00C26C40">
              <w:rPr>
                <w:lang w:val="en-GB"/>
              </w:rPr>
              <w:t>0.0000</w:t>
            </w:r>
          </w:p>
        </w:tc>
        <w:tc>
          <w:tcPr>
            <w:tcW w:w="1097" w:type="dxa"/>
          </w:tcPr>
          <w:p w14:paraId="6C4E615D" w14:textId="77777777" w:rsidR="00312BC3" w:rsidRPr="00C26C40" w:rsidRDefault="00312BC3" w:rsidP="00870DFD">
            <w:pPr>
              <w:rPr>
                <w:lang w:val="en-GB"/>
              </w:rPr>
            </w:pPr>
            <w:r w:rsidRPr="00C26C40">
              <w:rPr>
                <w:lang w:val="en-GB"/>
              </w:rPr>
              <w:t>0.0000</w:t>
            </w:r>
          </w:p>
        </w:tc>
        <w:tc>
          <w:tcPr>
            <w:tcW w:w="1031" w:type="dxa"/>
          </w:tcPr>
          <w:p w14:paraId="15FA18C2" w14:textId="77777777" w:rsidR="00312BC3" w:rsidRPr="00C26C40" w:rsidRDefault="00312BC3" w:rsidP="00870DFD">
            <w:pPr>
              <w:rPr>
                <w:lang w:val="en-GB"/>
              </w:rPr>
            </w:pPr>
            <w:r w:rsidRPr="00C26C40">
              <w:rPr>
                <w:lang w:val="en-GB"/>
              </w:rPr>
              <w:t>0.5546</w:t>
            </w:r>
          </w:p>
        </w:tc>
        <w:tc>
          <w:tcPr>
            <w:tcW w:w="1097" w:type="dxa"/>
          </w:tcPr>
          <w:p w14:paraId="36949A93" w14:textId="77777777" w:rsidR="00312BC3" w:rsidRPr="00C26C40" w:rsidRDefault="00312BC3" w:rsidP="00870DFD">
            <w:pPr>
              <w:rPr>
                <w:lang w:val="en-GB"/>
              </w:rPr>
            </w:pPr>
            <w:r w:rsidRPr="00C26C40">
              <w:rPr>
                <w:lang w:val="en-GB"/>
              </w:rPr>
              <w:t>0.0000</w:t>
            </w:r>
          </w:p>
        </w:tc>
        <w:tc>
          <w:tcPr>
            <w:tcW w:w="1097" w:type="dxa"/>
          </w:tcPr>
          <w:p w14:paraId="7DFAD9E8" w14:textId="77777777" w:rsidR="00312BC3" w:rsidRPr="00C26C40" w:rsidRDefault="00312BC3" w:rsidP="00870DFD">
            <w:pPr>
              <w:rPr>
                <w:lang w:val="en-GB"/>
              </w:rPr>
            </w:pPr>
            <w:r w:rsidRPr="00C26C40">
              <w:rPr>
                <w:lang w:val="en-GB"/>
              </w:rPr>
              <w:t>0.0000</w:t>
            </w:r>
          </w:p>
        </w:tc>
        <w:tc>
          <w:tcPr>
            <w:tcW w:w="1812" w:type="dxa"/>
          </w:tcPr>
          <w:p w14:paraId="1B8697B0" w14:textId="77777777" w:rsidR="00312BC3" w:rsidRPr="00C26C40" w:rsidRDefault="00312BC3" w:rsidP="00870DFD">
            <w:pPr>
              <w:rPr>
                <w:lang w:val="en-GB"/>
              </w:rPr>
            </w:pPr>
            <w:r w:rsidRPr="00C26C40">
              <w:rPr>
                <w:lang w:val="en-GB"/>
              </w:rPr>
              <w:t>0.0000</w:t>
            </w:r>
          </w:p>
        </w:tc>
      </w:tr>
      <w:tr w:rsidR="00312BC3" w:rsidRPr="00C26C40" w14:paraId="27346707" w14:textId="77777777" w:rsidTr="00936023">
        <w:trPr>
          <w:jc w:val="center"/>
        </w:trPr>
        <w:tc>
          <w:tcPr>
            <w:tcW w:w="881" w:type="dxa"/>
          </w:tcPr>
          <w:p w14:paraId="6AC08DBA" w14:textId="77777777" w:rsidR="00312BC3" w:rsidRPr="00C26C40" w:rsidRDefault="00312BC3" w:rsidP="00870DFD">
            <w:pPr>
              <w:rPr>
                <w:lang w:val="en-GB"/>
              </w:rPr>
            </w:pPr>
            <w:r w:rsidRPr="00C26C40">
              <w:rPr>
                <w:lang w:val="en-GB"/>
              </w:rPr>
              <w:t>Al(OH)₃ — Mass Fraction</w:t>
            </w:r>
          </w:p>
        </w:tc>
        <w:tc>
          <w:tcPr>
            <w:tcW w:w="1097" w:type="dxa"/>
          </w:tcPr>
          <w:p w14:paraId="780A000B" w14:textId="77777777" w:rsidR="00312BC3" w:rsidRPr="00C26C40" w:rsidRDefault="00312BC3" w:rsidP="00870DFD">
            <w:pPr>
              <w:rPr>
                <w:lang w:val="en-GB"/>
              </w:rPr>
            </w:pPr>
            <w:r w:rsidRPr="00C26C40">
              <w:rPr>
                <w:lang w:val="en-GB"/>
              </w:rPr>
              <w:t>0.0000</w:t>
            </w:r>
          </w:p>
        </w:tc>
        <w:tc>
          <w:tcPr>
            <w:tcW w:w="1097" w:type="dxa"/>
          </w:tcPr>
          <w:p w14:paraId="32B0A048" w14:textId="77777777" w:rsidR="00312BC3" w:rsidRPr="00C26C40" w:rsidRDefault="00312BC3" w:rsidP="00870DFD">
            <w:pPr>
              <w:rPr>
                <w:lang w:val="en-GB"/>
              </w:rPr>
            </w:pPr>
            <w:r w:rsidRPr="00C26C40">
              <w:rPr>
                <w:lang w:val="en-GB"/>
              </w:rPr>
              <w:t>0.0000</w:t>
            </w:r>
          </w:p>
        </w:tc>
        <w:tc>
          <w:tcPr>
            <w:tcW w:w="1097" w:type="dxa"/>
          </w:tcPr>
          <w:p w14:paraId="3D01AE6B" w14:textId="77777777" w:rsidR="00312BC3" w:rsidRPr="00C26C40" w:rsidRDefault="00312BC3" w:rsidP="00870DFD">
            <w:pPr>
              <w:rPr>
                <w:lang w:val="en-GB"/>
              </w:rPr>
            </w:pPr>
            <w:r w:rsidRPr="00C26C40">
              <w:rPr>
                <w:lang w:val="en-GB"/>
              </w:rPr>
              <w:t>0.2220</w:t>
            </w:r>
          </w:p>
        </w:tc>
        <w:tc>
          <w:tcPr>
            <w:tcW w:w="1031" w:type="dxa"/>
          </w:tcPr>
          <w:p w14:paraId="048D048F" w14:textId="77777777" w:rsidR="00312BC3" w:rsidRPr="00C26C40" w:rsidRDefault="00312BC3" w:rsidP="00870DFD">
            <w:pPr>
              <w:rPr>
                <w:lang w:val="en-GB"/>
              </w:rPr>
            </w:pPr>
            <w:r w:rsidRPr="00C26C40">
              <w:rPr>
                <w:lang w:val="en-GB"/>
              </w:rPr>
              <w:t>0.0000</w:t>
            </w:r>
          </w:p>
        </w:tc>
        <w:tc>
          <w:tcPr>
            <w:tcW w:w="1097" w:type="dxa"/>
          </w:tcPr>
          <w:p w14:paraId="30F49294" w14:textId="77777777" w:rsidR="00312BC3" w:rsidRPr="00C26C40" w:rsidRDefault="00312BC3" w:rsidP="00870DFD">
            <w:pPr>
              <w:rPr>
                <w:lang w:val="en-GB"/>
              </w:rPr>
            </w:pPr>
            <w:r w:rsidRPr="00C26C40">
              <w:rPr>
                <w:lang w:val="en-GB"/>
              </w:rPr>
              <w:t>0.0150</w:t>
            </w:r>
          </w:p>
        </w:tc>
        <w:tc>
          <w:tcPr>
            <w:tcW w:w="1097" w:type="dxa"/>
          </w:tcPr>
          <w:p w14:paraId="31A80D2F" w14:textId="77777777" w:rsidR="00312BC3" w:rsidRPr="00C26C40" w:rsidRDefault="00312BC3" w:rsidP="00870DFD">
            <w:pPr>
              <w:rPr>
                <w:lang w:val="en-GB"/>
              </w:rPr>
            </w:pPr>
            <w:r w:rsidRPr="00C26C40">
              <w:rPr>
                <w:lang w:val="en-GB"/>
              </w:rPr>
              <w:t>0.0000</w:t>
            </w:r>
          </w:p>
        </w:tc>
        <w:tc>
          <w:tcPr>
            <w:tcW w:w="1812" w:type="dxa"/>
          </w:tcPr>
          <w:p w14:paraId="170EA09D" w14:textId="77777777" w:rsidR="00312BC3" w:rsidRPr="00C26C40" w:rsidRDefault="00312BC3" w:rsidP="00870DFD">
            <w:pPr>
              <w:rPr>
                <w:lang w:val="en-GB"/>
              </w:rPr>
            </w:pPr>
            <w:r w:rsidRPr="00C26C40">
              <w:rPr>
                <w:lang w:val="en-GB"/>
              </w:rPr>
              <w:t>0.0000</w:t>
            </w:r>
          </w:p>
        </w:tc>
      </w:tr>
      <w:tr w:rsidR="00312BC3" w:rsidRPr="00C26C40" w14:paraId="3DAFB22F" w14:textId="77777777" w:rsidTr="00936023">
        <w:trPr>
          <w:jc w:val="center"/>
        </w:trPr>
        <w:tc>
          <w:tcPr>
            <w:tcW w:w="881" w:type="dxa"/>
          </w:tcPr>
          <w:p w14:paraId="20612FAB" w14:textId="77777777" w:rsidR="00312BC3" w:rsidRPr="00C26C40" w:rsidRDefault="00312BC3" w:rsidP="00870DFD">
            <w:pPr>
              <w:rPr>
                <w:lang w:val="en-GB"/>
              </w:rPr>
            </w:pPr>
            <w:r w:rsidRPr="00C26C40">
              <w:rPr>
                <w:lang w:val="en-GB"/>
              </w:rPr>
              <w:t>Fe₂O₃ — Mass Fraction</w:t>
            </w:r>
          </w:p>
        </w:tc>
        <w:tc>
          <w:tcPr>
            <w:tcW w:w="1097" w:type="dxa"/>
          </w:tcPr>
          <w:p w14:paraId="4B6E6878" w14:textId="77777777" w:rsidR="00312BC3" w:rsidRPr="00C26C40" w:rsidRDefault="00312BC3" w:rsidP="00870DFD">
            <w:pPr>
              <w:rPr>
                <w:lang w:val="en-GB"/>
              </w:rPr>
            </w:pPr>
            <w:r w:rsidRPr="00C26C40">
              <w:rPr>
                <w:lang w:val="en-GB"/>
              </w:rPr>
              <w:t>0.0000</w:t>
            </w:r>
          </w:p>
        </w:tc>
        <w:tc>
          <w:tcPr>
            <w:tcW w:w="1097" w:type="dxa"/>
          </w:tcPr>
          <w:p w14:paraId="65AAAA05" w14:textId="77777777" w:rsidR="00312BC3" w:rsidRPr="00C26C40" w:rsidRDefault="00312BC3" w:rsidP="00870DFD">
            <w:pPr>
              <w:rPr>
                <w:lang w:val="en-GB"/>
              </w:rPr>
            </w:pPr>
            <w:r w:rsidRPr="00C26C40">
              <w:rPr>
                <w:lang w:val="en-GB"/>
              </w:rPr>
              <w:t>0.0000</w:t>
            </w:r>
          </w:p>
        </w:tc>
        <w:tc>
          <w:tcPr>
            <w:tcW w:w="1097" w:type="dxa"/>
          </w:tcPr>
          <w:p w14:paraId="5F496745" w14:textId="77777777" w:rsidR="00312BC3" w:rsidRPr="00C26C40" w:rsidRDefault="00312BC3" w:rsidP="00870DFD">
            <w:pPr>
              <w:rPr>
                <w:lang w:val="en-GB"/>
              </w:rPr>
            </w:pPr>
            <w:r w:rsidRPr="00C26C40">
              <w:rPr>
                <w:lang w:val="en-GB"/>
              </w:rPr>
              <w:t>0.0000</w:t>
            </w:r>
          </w:p>
        </w:tc>
        <w:tc>
          <w:tcPr>
            <w:tcW w:w="1031" w:type="dxa"/>
          </w:tcPr>
          <w:p w14:paraId="1E0B99A9" w14:textId="77777777" w:rsidR="00312BC3" w:rsidRPr="00C26C40" w:rsidRDefault="00312BC3" w:rsidP="00870DFD">
            <w:pPr>
              <w:rPr>
                <w:lang w:val="en-GB"/>
              </w:rPr>
            </w:pPr>
            <w:r w:rsidRPr="00C26C40">
              <w:rPr>
                <w:lang w:val="en-GB"/>
              </w:rPr>
              <w:t>0.0000</w:t>
            </w:r>
          </w:p>
        </w:tc>
        <w:tc>
          <w:tcPr>
            <w:tcW w:w="1097" w:type="dxa"/>
          </w:tcPr>
          <w:p w14:paraId="3E12A8D5" w14:textId="77777777" w:rsidR="00312BC3" w:rsidRPr="00C26C40" w:rsidRDefault="00312BC3" w:rsidP="00870DFD">
            <w:pPr>
              <w:rPr>
                <w:lang w:val="en-GB"/>
              </w:rPr>
            </w:pPr>
            <w:r w:rsidRPr="00C26C40">
              <w:rPr>
                <w:lang w:val="en-GB"/>
              </w:rPr>
              <w:t>0.0010</w:t>
            </w:r>
          </w:p>
        </w:tc>
        <w:tc>
          <w:tcPr>
            <w:tcW w:w="1097" w:type="dxa"/>
          </w:tcPr>
          <w:p w14:paraId="6CE3D54F" w14:textId="77777777" w:rsidR="00312BC3" w:rsidRPr="00C26C40" w:rsidRDefault="00312BC3" w:rsidP="00870DFD">
            <w:pPr>
              <w:rPr>
                <w:lang w:val="en-GB"/>
              </w:rPr>
            </w:pPr>
            <w:r w:rsidRPr="00C26C40">
              <w:rPr>
                <w:lang w:val="en-GB"/>
              </w:rPr>
              <w:t>0.0000</w:t>
            </w:r>
          </w:p>
        </w:tc>
        <w:tc>
          <w:tcPr>
            <w:tcW w:w="1812" w:type="dxa"/>
          </w:tcPr>
          <w:p w14:paraId="7B7B210C" w14:textId="77777777" w:rsidR="00312BC3" w:rsidRPr="00C26C40" w:rsidRDefault="00312BC3" w:rsidP="00870DFD">
            <w:pPr>
              <w:rPr>
                <w:lang w:val="en-GB"/>
              </w:rPr>
            </w:pPr>
            <w:r w:rsidRPr="00C26C40">
              <w:rPr>
                <w:lang w:val="en-GB"/>
              </w:rPr>
              <w:t>0.0000</w:t>
            </w:r>
          </w:p>
        </w:tc>
      </w:tr>
      <w:tr w:rsidR="00312BC3" w:rsidRPr="00C26C40" w14:paraId="52D9C53D" w14:textId="77777777" w:rsidTr="00936023">
        <w:trPr>
          <w:jc w:val="center"/>
        </w:trPr>
        <w:tc>
          <w:tcPr>
            <w:tcW w:w="881" w:type="dxa"/>
          </w:tcPr>
          <w:p w14:paraId="18539369" w14:textId="77777777" w:rsidR="00312BC3" w:rsidRPr="00C26C40" w:rsidRDefault="00312BC3" w:rsidP="00870DFD">
            <w:pPr>
              <w:rPr>
                <w:lang w:val="en-GB"/>
              </w:rPr>
            </w:pPr>
            <w:r w:rsidRPr="00C26C40">
              <w:rPr>
                <w:lang w:val="en-GB"/>
              </w:rPr>
              <w:t>SiO₂ — Mass Fraction</w:t>
            </w:r>
          </w:p>
        </w:tc>
        <w:tc>
          <w:tcPr>
            <w:tcW w:w="1097" w:type="dxa"/>
          </w:tcPr>
          <w:p w14:paraId="594AF0EB" w14:textId="77777777" w:rsidR="00312BC3" w:rsidRPr="00C26C40" w:rsidRDefault="00312BC3" w:rsidP="00870DFD">
            <w:pPr>
              <w:rPr>
                <w:lang w:val="en-GB"/>
              </w:rPr>
            </w:pPr>
            <w:r w:rsidRPr="00C26C40">
              <w:rPr>
                <w:lang w:val="en-GB"/>
              </w:rPr>
              <w:t>0.0766</w:t>
            </w:r>
          </w:p>
        </w:tc>
        <w:tc>
          <w:tcPr>
            <w:tcW w:w="1097" w:type="dxa"/>
          </w:tcPr>
          <w:p w14:paraId="2B09560B" w14:textId="77777777" w:rsidR="00312BC3" w:rsidRPr="00C26C40" w:rsidRDefault="00312BC3" w:rsidP="00870DFD">
            <w:pPr>
              <w:rPr>
                <w:lang w:val="en-GB"/>
              </w:rPr>
            </w:pPr>
            <w:r w:rsidRPr="00C26C40">
              <w:rPr>
                <w:lang w:val="en-GB"/>
              </w:rPr>
              <w:t>0.0000</w:t>
            </w:r>
          </w:p>
        </w:tc>
        <w:tc>
          <w:tcPr>
            <w:tcW w:w="1097" w:type="dxa"/>
          </w:tcPr>
          <w:p w14:paraId="2036A257" w14:textId="77777777" w:rsidR="00312BC3" w:rsidRPr="00C26C40" w:rsidRDefault="00312BC3" w:rsidP="00870DFD">
            <w:pPr>
              <w:rPr>
                <w:lang w:val="en-GB"/>
              </w:rPr>
            </w:pPr>
            <w:r w:rsidRPr="00C26C40">
              <w:rPr>
                <w:lang w:val="en-GB"/>
              </w:rPr>
              <w:t>0.0000</w:t>
            </w:r>
          </w:p>
        </w:tc>
        <w:tc>
          <w:tcPr>
            <w:tcW w:w="1031" w:type="dxa"/>
          </w:tcPr>
          <w:p w14:paraId="6AFE9BE0" w14:textId="77777777" w:rsidR="00312BC3" w:rsidRPr="00C26C40" w:rsidRDefault="00312BC3" w:rsidP="00870DFD">
            <w:pPr>
              <w:rPr>
                <w:lang w:val="en-GB"/>
              </w:rPr>
            </w:pPr>
            <w:r w:rsidRPr="00C26C40">
              <w:rPr>
                <w:lang w:val="en-GB"/>
              </w:rPr>
              <w:t>0.0000</w:t>
            </w:r>
          </w:p>
        </w:tc>
        <w:tc>
          <w:tcPr>
            <w:tcW w:w="1097" w:type="dxa"/>
          </w:tcPr>
          <w:p w14:paraId="44AECA06" w14:textId="77777777" w:rsidR="00312BC3" w:rsidRPr="00C26C40" w:rsidRDefault="00312BC3" w:rsidP="00870DFD">
            <w:pPr>
              <w:rPr>
                <w:lang w:val="en-GB"/>
              </w:rPr>
            </w:pPr>
            <w:r w:rsidRPr="00C26C40">
              <w:rPr>
                <w:lang w:val="en-GB"/>
              </w:rPr>
              <w:t>0.4408</w:t>
            </w:r>
          </w:p>
        </w:tc>
        <w:tc>
          <w:tcPr>
            <w:tcW w:w="1097" w:type="dxa"/>
          </w:tcPr>
          <w:p w14:paraId="00892685" w14:textId="77777777" w:rsidR="00312BC3" w:rsidRPr="00C26C40" w:rsidRDefault="00312BC3" w:rsidP="00870DFD">
            <w:pPr>
              <w:rPr>
                <w:lang w:val="en-GB"/>
              </w:rPr>
            </w:pPr>
            <w:r w:rsidRPr="00C26C40">
              <w:rPr>
                <w:lang w:val="en-GB"/>
              </w:rPr>
              <w:t>0.0000</w:t>
            </w:r>
          </w:p>
        </w:tc>
        <w:tc>
          <w:tcPr>
            <w:tcW w:w="1812" w:type="dxa"/>
          </w:tcPr>
          <w:p w14:paraId="289763BB" w14:textId="77777777" w:rsidR="00312BC3" w:rsidRPr="00C26C40" w:rsidRDefault="00312BC3" w:rsidP="00870DFD">
            <w:pPr>
              <w:rPr>
                <w:lang w:val="en-GB"/>
              </w:rPr>
            </w:pPr>
            <w:r w:rsidRPr="00C26C40">
              <w:rPr>
                <w:lang w:val="en-GB"/>
              </w:rPr>
              <w:t>0.0000</w:t>
            </w:r>
          </w:p>
        </w:tc>
      </w:tr>
      <w:tr w:rsidR="00312BC3" w:rsidRPr="00C26C40" w14:paraId="4E46CF9D" w14:textId="77777777" w:rsidTr="00936023">
        <w:trPr>
          <w:jc w:val="center"/>
        </w:trPr>
        <w:tc>
          <w:tcPr>
            <w:tcW w:w="881" w:type="dxa"/>
          </w:tcPr>
          <w:p w14:paraId="0770A55E" w14:textId="77777777" w:rsidR="00312BC3" w:rsidRPr="00C26C40" w:rsidRDefault="00312BC3" w:rsidP="00870DFD">
            <w:pPr>
              <w:rPr>
                <w:lang w:val="en-GB"/>
              </w:rPr>
            </w:pPr>
            <w:r w:rsidRPr="00C26C40">
              <w:rPr>
                <w:lang w:val="en-GB"/>
              </w:rPr>
              <w:t>TiO₂ — Mass Fraction</w:t>
            </w:r>
          </w:p>
        </w:tc>
        <w:tc>
          <w:tcPr>
            <w:tcW w:w="1097" w:type="dxa"/>
          </w:tcPr>
          <w:p w14:paraId="0784CE09" w14:textId="77777777" w:rsidR="00312BC3" w:rsidRPr="00C26C40" w:rsidRDefault="00312BC3" w:rsidP="00870DFD">
            <w:pPr>
              <w:rPr>
                <w:lang w:val="en-GB"/>
              </w:rPr>
            </w:pPr>
            <w:r w:rsidRPr="00C26C40">
              <w:rPr>
                <w:lang w:val="en-GB"/>
              </w:rPr>
              <w:t>0.0000</w:t>
            </w:r>
          </w:p>
        </w:tc>
        <w:tc>
          <w:tcPr>
            <w:tcW w:w="1097" w:type="dxa"/>
          </w:tcPr>
          <w:p w14:paraId="0CE0DC4E" w14:textId="77777777" w:rsidR="00312BC3" w:rsidRPr="00C26C40" w:rsidRDefault="00312BC3" w:rsidP="00870DFD">
            <w:pPr>
              <w:rPr>
                <w:lang w:val="en-GB"/>
              </w:rPr>
            </w:pPr>
            <w:r w:rsidRPr="00C26C40">
              <w:rPr>
                <w:lang w:val="en-GB"/>
              </w:rPr>
              <w:t>0.0000</w:t>
            </w:r>
          </w:p>
        </w:tc>
        <w:tc>
          <w:tcPr>
            <w:tcW w:w="1097" w:type="dxa"/>
          </w:tcPr>
          <w:p w14:paraId="2970562F" w14:textId="77777777" w:rsidR="00312BC3" w:rsidRPr="00C26C40" w:rsidRDefault="00312BC3" w:rsidP="00870DFD">
            <w:pPr>
              <w:rPr>
                <w:lang w:val="en-GB"/>
              </w:rPr>
            </w:pPr>
            <w:r w:rsidRPr="00C26C40">
              <w:rPr>
                <w:lang w:val="en-GB"/>
              </w:rPr>
              <w:t>0.0000</w:t>
            </w:r>
          </w:p>
        </w:tc>
        <w:tc>
          <w:tcPr>
            <w:tcW w:w="1031" w:type="dxa"/>
          </w:tcPr>
          <w:p w14:paraId="55A7053E" w14:textId="77777777" w:rsidR="00312BC3" w:rsidRPr="00C26C40" w:rsidRDefault="00312BC3" w:rsidP="00870DFD">
            <w:pPr>
              <w:rPr>
                <w:lang w:val="en-GB"/>
              </w:rPr>
            </w:pPr>
            <w:r w:rsidRPr="00C26C40">
              <w:rPr>
                <w:lang w:val="en-GB"/>
              </w:rPr>
              <w:t>0.0000</w:t>
            </w:r>
          </w:p>
        </w:tc>
        <w:tc>
          <w:tcPr>
            <w:tcW w:w="1097" w:type="dxa"/>
          </w:tcPr>
          <w:p w14:paraId="0380EFE6" w14:textId="77777777" w:rsidR="00312BC3" w:rsidRPr="00C26C40" w:rsidRDefault="00312BC3" w:rsidP="00870DFD">
            <w:pPr>
              <w:rPr>
                <w:lang w:val="en-GB"/>
              </w:rPr>
            </w:pPr>
            <w:r w:rsidRPr="00C26C40">
              <w:rPr>
                <w:lang w:val="en-GB"/>
              </w:rPr>
              <w:t>0.0359</w:t>
            </w:r>
          </w:p>
        </w:tc>
        <w:tc>
          <w:tcPr>
            <w:tcW w:w="1097" w:type="dxa"/>
          </w:tcPr>
          <w:p w14:paraId="047FEBE7" w14:textId="77777777" w:rsidR="00312BC3" w:rsidRPr="00C26C40" w:rsidRDefault="00312BC3" w:rsidP="00870DFD">
            <w:pPr>
              <w:rPr>
                <w:lang w:val="en-GB"/>
              </w:rPr>
            </w:pPr>
            <w:r w:rsidRPr="00C26C40">
              <w:rPr>
                <w:lang w:val="en-GB"/>
              </w:rPr>
              <w:t>0.0000</w:t>
            </w:r>
          </w:p>
        </w:tc>
        <w:tc>
          <w:tcPr>
            <w:tcW w:w="1812" w:type="dxa"/>
          </w:tcPr>
          <w:p w14:paraId="3A89A9E0" w14:textId="77777777" w:rsidR="00312BC3" w:rsidRPr="00C26C40" w:rsidRDefault="00312BC3" w:rsidP="00870DFD">
            <w:pPr>
              <w:rPr>
                <w:lang w:val="en-GB"/>
              </w:rPr>
            </w:pPr>
            <w:r w:rsidRPr="00C26C40">
              <w:rPr>
                <w:lang w:val="en-GB"/>
              </w:rPr>
              <w:t>0.0000</w:t>
            </w:r>
          </w:p>
        </w:tc>
      </w:tr>
      <w:tr w:rsidR="00312BC3" w:rsidRPr="00C26C40" w14:paraId="2E115ABB" w14:textId="77777777" w:rsidTr="00936023">
        <w:trPr>
          <w:jc w:val="center"/>
        </w:trPr>
        <w:tc>
          <w:tcPr>
            <w:tcW w:w="881" w:type="dxa"/>
          </w:tcPr>
          <w:p w14:paraId="0D97A0B1" w14:textId="77777777" w:rsidR="00312BC3" w:rsidRPr="00C26C40" w:rsidRDefault="00312BC3" w:rsidP="00870DFD">
            <w:pPr>
              <w:rPr>
                <w:lang w:val="en-GB"/>
              </w:rPr>
            </w:pPr>
            <w:r w:rsidRPr="00C26C40">
              <w:rPr>
                <w:lang w:val="en-GB"/>
              </w:rPr>
              <w:t>PAC — Mass Fraction</w:t>
            </w:r>
          </w:p>
        </w:tc>
        <w:tc>
          <w:tcPr>
            <w:tcW w:w="1097" w:type="dxa"/>
          </w:tcPr>
          <w:p w14:paraId="0CFC53F0" w14:textId="77777777" w:rsidR="00312BC3" w:rsidRPr="00C26C40" w:rsidRDefault="00312BC3" w:rsidP="00870DFD">
            <w:pPr>
              <w:rPr>
                <w:lang w:val="en-GB"/>
              </w:rPr>
            </w:pPr>
            <w:r w:rsidRPr="00C26C40">
              <w:rPr>
                <w:lang w:val="en-GB"/>
              </w:rPr>
              <w:t>0.0000</w:t>
            </w:r>
          </w:p>
        </w:tc>
        <w:tc>
          <w:tcPr>
            <w:tcW w:w="1097" w:type="dxa"/>
          </w:tcPr>
          <w:p w14:paraId="472CC30D" w14:textId="77777777" w:rsidR="00312BC3" w:rsidRPr="00C26C40" w:rsidRDefault="00312BC3" w:rsidP="00870DFD">
            <w:pPr>
              <w:rPr>
                <w:lang w:val="en-GB"/>
              </w:rPr>
            </w:pPr>
            <w:r w:rsidRPr="00C26C40">
              <w:rPr>
                <w:lang w:val="en-GB"/>
              </w:rPr>
              <w:t>0.0000</w:t>
            </w:r>
          </w:p>
        </w:tc>
        <w:tc>
          <w:tcPr>
            <w:tcW w:w="1097" w:type="dxa"/>
          </w:tcPr>
          <w:p w14:paraId="1B43B1A7" w14:textId="77777777" w:rsidR="00312BC3" w:rsidRPr="00C26C40" w:rsidRDefault="00312BC3" w:rsidP="00870DFD">
            <w:pPr>
              <w:rPr>
                <w:lang w:val="en-GB"/>
              </w:rPr>
            </w:pPr>
            <w:r w:rsidRPr="00C26C40">
              <w:rPr>
                <w:lang w:val="en-GB"/>
              </w:rPr>
              <w:t>0.0000</w:t>
            </w:r>
          </w:p>
        </w:tc>
        <w:tc>
          <w:tcPr>
            <w:tcW w:w="1031" w:type="dxa"/>
          </w:tcPr>
          <w:p w14:paraId="0F0304AD" w14:textId="77777777" w:rsidR="00312BC3" w:rsidRPr="00C26C40" w:rsidRDefault="00312BC3" w:rsidP="00870DFD">
            <w:pPr>
              <w:rPr>
                <w:lang w:val="en-GB"/>
              </w:rPr>
            </w:pPr>
            <w:r w:rsidRPr="00C26C40">
              <w:rPr>
                <w:lang w:val="en-GB"/>
              </w:rPr>
              <w:t>0.0000</w:t>
            </w:r>
          </w:p>
        </w:tc>
        <w:tc>
          <w:tcPr>
            <w:tcW w:w="1097" w:type="dxa"/>
          </w:tcPr>
          <w:p w14:paraId="01D70C63" w14:textId="77777777" w:rsidR="00312BC3" w:rsidRPr="00C26C40" w:rsidRDefault="00312BC3" w:rsidP="00870DFD">
            <w:pPr>
              <w:rPr>
                <w:lang w:val="en-GB"/>
              </w:rPr>
            </w:pPr>
            <w:r w:rsidRPr="00C26C40">
              <w:rPr>
                <w:lang w:val="en-GB"/>
              </w:rPr>
              <w:t>0.0000</w:t>
            </w:r>
          </w:p>
        </w:tc>
        <w:tc>
          <w:tcPr>
            <w:tcW w:w="1097" w:type="dxa"/>
          </w:tcPr>
          <w:p w14:paraId="3202D389" w14:textId="77777777" w:rsidR="00312BC3" w:rsidRPr="00C26C40" w:rsidRDefault="00312BC3" w:rsidP="00870DFD">
            <w:pPr>
              <w:rPr>
                <w:lang w:val="en-GB"/>
              </w:rPr>
            </w:pPr>
            <w:r w:rsidRPr="00C26C40">
              <w:rPr>
                <w:lang w:val="en-GB"/>
              </w:rPr>
              <w:t>0.0000</w:t>
            </w:r>
          </w:p>
        </w:tc>
        <w:tc>
          <w:tcPr>
            <w:tcW w:w="1812" w:type="dxa"/>
          </w:tcPr>
          <w:p w14:paraId="3179F0A3" w14:textId="77777777" w:rsidR="00312BC3" w:rsidRPr="00C26C40" w:rsidRDefault="00312BC3" w:rsidP="00870DFD">
            <w:pPr>
              <w:rPr>
                <w:lang w:val="en-GB"/>
              </w:rPr>
            </w:pPr>
            <w:r w:rsidRPr="00C26C40">
              <w:rPr>
                <w:lang w:val="en-GB"/>
              </w:rPr>
              <w:t>0.0000</w:t>
            </w:r>
          </w:p>
        </w:tc>
      </w:tr>
      <w:tr w:rsidR="00312BC3" w:rsidRPr="00C26C40" w14:paraId="19F89B1D" w14:textId="77777777" w:rsidTr="00936023">
        <w:trPr>
          <w:jc w:val="center"/>
        </w:trPr>
        <w:tc>
          <w:tcPr>
            <w:tcW w:w="881" w:type="dxa"/>
          </w:tcPr>
          <w:p w14:paraId="6AD296A4" w14:textId="77777777" w:rsidR="00312BC3" w:rsidRPr="00C26C40" w:rsidRDefault="00312BC3" w:rsidP="00870DFD">
            <w:pPr>
              <w:rPr>
                <w:lang w:val="en-GB"/>
              </w:rPr>
            </w:pPr>
            <w:r w:rsidRPr="00C26C40">
              <w:rPr>
                <w:lang w:val="en-GB"/>
              </w:rPr>
              <w:lastRenderedPageBreak/>
              <w:t>K₂O — Mass Fraction</w:t>
            </w:r>
          </w:p>
        </w:tc>
        <w:tc>
          <w:tcPr>
            <w:tcW w:w="1097" w:type="dxa"/>
          </w:tcPr>
          <w:p w14:paraId="2BEA0232" w14:textId="77777777" w:rsidR="00312BC3" w:rsidRPr="00C26C40" w:rsidRDefault="00312BC3" w:rsidP="00870DFD">
            <w:pPr>
              <w:rPr>
                <w:lang w:val="en-GB"/>
              </w:rPr>
            </w:pPr>
            <w:r w:rsidRPr="00C26C40">
              <w:rPr>
                <w:lang w:val="en-GB"/>
              </w:rPr>
              <w:t>0.0000</w:t>
            </w:r>
          </w:p>
        </w:tc>
        <w:tc>
          <w:tcPr>
            <w:tcW w:w="1097" w:type="dxa"/>
          </w:tcPr>
          <w:p w14:paraId="4B63124D" w14:textId="77777777" w:rsidR="00312BC3" w:rsidRPr="00C26C40" w:rsidRDefault="00312BC3" w:rsidP="00870DFD">
            <w:pPr>
              <w:rPr>
                <w:lang w:val="en-GB"/>
              </w:rPr>
            </w:pPr>
            <w:r w:rsidRPr="00C26C40">
              <w:rPr>
                <w:lang w:val="en-GB"/>
              </w:rPr>
              <w:t>0.0000</w:t>
            </w:r>
          </w:p>
        </w:tc>
        <w:tc>
          <w:tcPr>
            <w:tcW w:w="1097" w:type="dxa"/>
          </w:tcPr>
          <w:p w14:paraId="32C20185" w14:textId="77777777" w:rsidR="00312BC3" w:rsidRPr="00C26C40" w:rsidRDefault="00312BC3" w:rsidP="00870DFD">
            <w:pPr>
              <w:rPr>
                <w:lang w:val="en-GB"/>
              </w:rPr>
            </w:pPr>
            <w:r w:rsidRPr="00C26C40">
              <w:rPr>
                <w:lang w:val="en-GB"/>
              </w:rPr>
              <w:t>0.0000</w:t>
            </w:r>
          </w:p>
        </w:tc>
        <w:tc>
          <w:tcPr>
            <w:tcW w:w="1031" w:type="dxa"/>
          </w:tcPr>
          <w:p w14:paraId="57C11438" w14:textId="77777777" w:rsidR="00312BC3" w:rsidRPr="00C26C40" w:rsidRDefault="00312BC3" w:rsidP="00870DFD">
            <w:pPr>
              <w:rPr>
                <w:lang w:val="en-GB"/>
              </w:rPr>
            </w:pPr>
            <w:r w:rsidRPr="00C26C40">
              <w:rPr>
                <w:lang w:val="en-GB"/>
              </w:rPr>
              <w:t>0.0000</w:t>
            </w:r>
          </w:p>
        </w:tc>
        <w:tc>
          <w:tcPr>
            <w:tcW w:w="1097" w:type="dxa"/>
          </w:tcPr>
          <w:p w14:paraId="25319E6F" w14:textId="77777777" w:rsidR="00312BC3" w:rsidRPr="00C26C40" w:rsidRDefault="00312BC3" w:rsidP="00870DFD">
            <w:pPr>
              <w:rPr>
                <w:lang w:val="en-GB"/>
              </w:rPr>
            </w:pPr>
            <w:r w:rsidRPr="00C26C40">
              <w:rPr>
                <w:lang w:val="en-GB"/>
              </w:rPr>
              <w:t>0.0067</w:t>
            </w:r>
          </w:p>
        </w:tc>
        <w:tc>
          <w:tcPr>
            <w:tcW w:w="1097" w:type="dxa"/>
          </w:tcPr>
          <w:p w14:paraId="7B97C5FD" w14:textId="77777777" w:rsidR="00312BC3" w:rsidRPr="00C26C40" w:rsidRDefault="00312BC3" w:rsidP="00870DFD">
            <w:pPr>
              <w:rPr>
                <w:lang w:val="en-GB"/>
              </w:rPr>
            </w:pPr>
            <w:r w:rsidRPr="00C26C40">
              <w:rPr>
                <w:lang w:val="en-GB"/>
              </w:rPr>
              <w:t>0.0000</w:t>
            </w:r>
          </w:p>
        </w:tc>
        <w:tc>
          <w:tcPr>
            <w:tcW w:w="1812" w:type="dxa"/>
          </w:tcPr>
          <w:p w14:paraId="0893678F" w14:textId="77777777" w:rsidR="00312BC3" w:rsidRPr="00C26C40" w:rsidRDefault="00312BC3" w:rsidP="00870DFD">
            <w:pPr>
              <w:rPr>
                <w:lang w:val="en-GB"/>
              </w:rPr>
            </w:pPr>
            <w:r w:rsidRPr="00C26C40">
              <w:rPr>
                <w:lang w:val="en-GB"/>
              </w:rPr>
              <w:t>0.0000</w:t>
            </w:r>
          </w:p>
        </w:tc>
      </w:tr>
      <w:tr w:rsidR="00312BC3" w:rsidRPr="00C26C40" w14:paraId="5B34BF03" w14:textId="77777777" w:rsidTr="00936023">
        <w:trPr>
          <w:jc w:val="center"/>
        </w:trPr>
        <w:tc>
          <w:tcPr>
            <w:tcW w:w="881" w:type="dxa"/>
          </w:tcPr>
          <w:p w14:paraId="716369EB" w14:textId="77777777" w:rsidR="00312BC3" w:rsidRPr="00C26C40" w:rsidRDefault="00312BC3" w:rsidP="00870DFD">
            <w:pPr>
              <w:rPr>
                <w:lang w:val="en-GB"/>
              </w:rPr>
            </w:pPr>
            <w:r w:rsidRPr="00C26C40">
              <w:rPr>
                <w:lang w:val="en-GB"/>
              </w:rPr>
              <w:t>Na₂O — Mass Fraction</w:t>
            </w:r>
          </w:p>
        </w:tc>
        <w:tc>
          <w:tcPr>
            <w:tcW w:w="1097" w:type="dxa"/>
          </w:tcPr>
          <w:p w14:paraId="0DE35A07" w14:textId="77777777" w:rsidR="00312BC3" w:rsidRPr="00C26C40" w:rsidRDefault="00312BC3" w:rsidP="00870DFD">
            <w:pPr>
              <w:rPr>
                <w:lang w:val="en-GB"/>
              </w:rPr>
            </w:pPr>
            <w:r w:rsidRPr="00C26C40">
              <w:rPr>
                <w:lang w:val="en-GB"/>
              </w:rPr>
              <w:t>0.0000</w:t>
            </w:r>
          </w:p>
        </w:tc>
        <w:tc>
          <w:tcPr>
            <w:tcW w:w="1097" w:type="dxa"/>
          </w:tcPr>
          <w:p w14:paraId="6601898B" w14:textId="77777777" w:rsidR="00312BC3" w:rsidRPr="00C26C40" w:rsidRDefault="00312BC3" w:rsidP="00870DFD">
            <w:pPr>
              <w:rPr>
                <w:lang w:val="en-GB"/>
              </w:rPr>
            </w:pPr>
            <w:r w:rsidRPr="00C26C40">
              <w:rPr>
                <w:lang w:val="en-GB"/>
              </w:rPr>
              <w:t>0.0000</w:t>
            </w:r>
          </w:p>
        </w:tc>
        <w:tc>
          <w:tcPr>
            <w:tcW w:w="1097" w:type="dxa"/>
          </w:tcPr>
          <w:p w14:paraId="640692E1" w14:textId="77777777" w:rsidR="00312BC3" w:rsidRPr="00C26C40" w:rsidRDefault="00312BC3" w:rsidP="00870DFD">
            <w:pPr>
              <w:rPr>
                <w:lang w:val="en-GB"/>
              </w:rPr>
            </w:pPr>
            <w:r w:rsidRPr="00C26C40">
              <w:rPr>
                <w:lang w:val="en-GB"/>
              </w:rPr>
              <w:t>0.0000</w:t>
            </w:r>
          </w:p>
        </w:tc>
        <w:tc>
          <w:tcPr>
            <w:tcW w:w="1031" w:type="dxa"/>
          </w:tcPr>
          <w:p w14:paraId="6B3DA577" w14:textId="77777777" w:rsidR="00312BC3" w:rsidRPr="00C26C40" w:rsidRDefault="00312BC3" w:rsidP="00870DFD">
            <w:pPr>
              <w:rPr>
                <w:lang w:val="en-GB"/>
              </w:rPr>
            </w:pPr>
            <w:r w:rsidRPr="00C26C40">
              <w:rPr>
                <w:lang w:val="en-GB"/>
              </w:rPr>
              <w:t>0.0000</w:t>
            </w:r>
          </w:p>
        </w:tc>
        <w:tc>
          <w:tcPr>
            <w:tcW w:w="1097" w:type="dxa"/>
          </w:tcPr>
          <w:p w14:paraId="3701BD5E" w14:textId="77777777" w:rsidR="00312BC3" w:rsidRPr="00C26C40" w:rsidRDefault="00312BC3" w:rsidP="00870DFD">
            <w:pPr>
              <w:rPr>
                <w:lang w:val="en-GB"/>
              </w:rPr>
            </w:pPr>
            <w:r w:rsidRPr="00C26C40">
              <w:rPr>
                <w:lang w:val="en-GB"/>
              </w:rPr>
              <w:t>0.0020</w:t>
            </w:r>
          </w:p>
        </w:tc>
        <w:tc>
          <w:tcPr>
            <w:tcW w:w="1097" w:type="dxa"/>
          </w:tcPr>
          <w:p w14:paraId="58CA91CB" w14:textId="77777777" w:rsidR="00312BC3" w:rsidRPr="00C26C40" w:rsidRDefault="00312BC3" w:rsidP="00870DFD">
            <w:pPr>
              <w:rPr>
                <w:lang w:val="en-GB"/>
              </w:rPr>
            </w:pPr>
            <w:r w:rsidRPr="00C26C40">
              <w:rPr>
                <w:lang w:val="en-GB"/>
              </w:rPr>
              <w:t>0.0000</w:t>
            </w:r>
          </w:p>
        </w:tc>
        <w:tc>
          <w:tcPr>
            <w:tcW w:w="1812" w:type="dxa"/>
          </w:tcPr>
          <w:p w14:paraId="6E47FFFF" w14:textId="77777777" w:rsidR="00312BC3" w:rsidRPr="00C26C40" w:rsidRDefault="00312BC3" w:rsidP="00870DFD">
            <w:pPr>
              <w:rPr>
                <w:lang w:val="en-GB"/>
              </w:rPr>
            </w:pPr>
            <w:r w:rsidRPr="00C26C40">
              <w:rPr>
                <w:lang w:val="en-GB"/>
              </w:rPr>
              <w:t>0.0000</w:t>
            </w:r>
          </w:p>
        </w:tc>
      </w:tr>
      <w:tr w:rsidR="00312BC3" w:rsidRPr="00C26C40" w14:paraId="70249129" w14:textId="77777777" w:rsidTr="00936023">
        <w:trPr>
          <w:jc w:val="center"/>
        </w:trPr>
        <w:tc>
          <w:tcPr>
            <w:tcW w:w="881" w:type="dxa"/>
          </w:tcPr>
          <w:p w14:paraId="1190CD27" w14:textId="77777777" w:rsidR="00312BC3" w:rsidRPr="00C26C40" w:rsidRDefault="00312BC3" w:rsidP="00870DFD">
            <w:pPr>
              <w:rPr>
                <w:lang w:val="en-GB"/>
              </w:rPr>
            </w:pPr>
            <w:r w:rsidRPr="00C26C40">
              <w:rPr>
                <w:lang w:val="en-GB"/>
              </w:rPr>
              <w:t>MgO — Mass Fraction</w:t>
            </w:r>
          </w:p>
        </w:tc>
        <w:tc>
          <w:tcPr>
            <w:tcW w:w="1097" w:type="dxa"/>
          </w:tcPr>
          <w:p w14:paraId="7B1B1CB1" w14:textId="77777777" w:rsidR="00312BC3" w:rsidRPr="00C26C40" w:rsidRDefault="00312BC3" w:rsidP="00870DFD">
            <w:pPr>
              <w:rPr>
                <w:lang w:val="en-GB"/>
              </w:rPr>
            </w:pPr>
            <w:r w:rsidRPr="00C26C40">
              <w:rPr>
                <w:lang w:val="en-GB"/>
              </w:rPr>
              <w:t>0.0000</w:t>
            </w:r>
          </w:p>
        </w:tc>
        <w:tc>
          <w:tcPr>
            <w:tcW w:w="1097" w:type="dxa"/>
          </w:tcPr>
          <w:p w14:paraId="5A28B619" w14:textId="77777777" w:rsidR="00312BC3" w:rsidRPr="00C26C40" w:rsidRDefault="00312BC3" w:rsidP="00870DFD">
            <w:pPr>
              <w:rPr>
                <w:lang w:val="en-GB"/>
              </w:rPr>
            </w:pPr>
            <w:r w:rsidRPr="00C26C40">
              <w:rPr>
                <w:lang w:val="en-GB"/>
              </w:rPr>
              <w:t>0.0000</w:t>
            </w:r>
          </w:p>
        </w:tc>
        <w:tc>
          <w:tcPr>
            <w:tcW w:w="1097" w:type="dxa"/>
          </w:tcPr>
          <w:p w14:paraId="66DECA66" w14:textId="77777777" w:rsidR="00312BC3" w:rsidRPr="00C26C40" w:rsidRDefault="00312BC3" w:rsidP="00870DFD">
            <w:pPr>
              <w:rPr>
                <w:lang w:val="en-GB"/>
              </w:rPr>
            </w:pPr>
            <w:r w:rsidRPr="00C26C40">
              <w:rPr>
                <w:lang w:val="en-GB"/>
              </w:rPr>
              <w:t>0.0000</w:t>
            </w:r>
          </w:p>
        </w:tc>
        <w:tc>
          <w:tcPr>
            <w:tcW w:w="1031" w:type="dxa"/>
          </w:tcPr>
          <w:p w14:paraId="0C07ABC9" w14:textId="77777777" w:rsidR="00312BC3" w:rsidRPr="00C26C40" w:rsidRDefault="00312BC3" w:rsidP="00870DFD">
            <w:pPr>
              <w:rPr>
                <w:lang w:val="en-GB"/>
              </w:rPr>
            </w:pPr>
            <w:r w:rsidRPr="00C26C40">
              <w:rPr>
                <w:lang w:val="en-GB"/>
              </w:rPr>
              <w:t>0.0000</w:t>
            </w:r>
          </w:p>
        </w:tc>
        <w:tc>
          <w:tcPr>
            <w:tcW w:w="1097" w:type="dxa"/>
          </w:tcPr>
          <w:p w14:paraId="1D55F3BF" w14:textId="77777777" w:rsidR="00312BC3" w:rsidRPr="00C26C40" w:rsidRDefault="00312BC3" w:rsidP="00870DFD">
            <w:pPr>
              <w:rPr>
                <w:lang w:val="en-GB"/>
              </w:rPr>
            </w:pPr>
            <w:r w:rsidRPr="00C26C40">
              <w:rPr>
                <w:lang w:val="en-GB"/>
              </w:rPr>
              <w:t>0.0005</w:t>
            </w:r>
          </w:p>
        </w:tc>
        <w:tc>
          <w:tcPr>
            <w:tcW w:w="1097" w:type="dxa"/>
          </w:tcPr>
          <w:p w14:paraId="0574A2EF" w14:textId="77777777" w:rsidR="00312BC3" w:rsidRPr="00C26C40" w:rsidRDefault="00312BC3" w:rsidP="00870DFD">
            <w:pPr>
              <w:rPr>
                <w:lang w:val="en-GB"/>
              </w:rPr>
            </w:pPr>
            <w:r w:rsidRPr="00C26C40">
              <w:rPr>
                <w:lang w:val="en-GB"/>
              </w:rPr>
              <w:t>0.0000</w:t>
            </w:r>
          </w:p>
        </w:tc>
        <w:tc>
          <w:tcPr>
            <w:tcW w:w="1812" w:type="dxa"/>
          </w:tcPr>
          <w:p w14:paraId="669B554E" w14:textId="77777777" w:rsidR="00312BC3" w:rsidRPr="00C26C40" w:rsidRDefault="00312BC3" w:rsidP="00870DFD">
            <w:pPr>
              <w:rPr>
                <w:lang w:val="en-GB"/>
              </w:rPr>
            </w:pPr>
            <w:r w:rsidRPr="00C26C40">
              <w:rPr>
                <w:lang w:val="en-GB"/>
              </w:rPr>
              <w:t>0.0000</w:t>
            </w:r>
          </w:p>
        </w:tc>
      </w:tr>
      <w:tr w:rsidR="00312BC3" w:rsidRPr="00C26C40" w14:paraId="537849E3" w14:textId="77777777" w:rsidTr="00936023">
        <w:trPr>
          <w:jc w:val="center"/>
        </w:trPr>
        <w:tc>
          <w:tcPr>
            <w:tcW w:w="881" w:type="dxa"/>
          </w:tcPr>
          <w:p w14:paraId="45E1CD74" w14:textId="77777777" w:rsidR="00312BC3" w:rsidRPr="00C26C40" w:rsidRDefault="00312BC3" w:rsidP="00870DFD">
            <w:pPr>
              <w:rPr>
                <w:lang w:val="en-GB"/>
              </w:rPr>
            </w:pPr>
            <w:r w:rsidRPr="00C26C40">
              <w:rPr>
                <w:lang w:val="en-GB"/>
              </w:rPr>
              <w:t>H₃O⁺ — Mass Fraction</w:t>
            </w:r>
          </w:p>
        </w:tc>
        <w:tc>
          <w:tcPr>
            <w:tcW w:w="1097" w:type="dxa"/>
          </w:tcPr>
          <w:p w14:paraId="0293A2DA" w14:textId="77777777" w:rsidR="00312BC3" w:rsidRPr="00C26C40" w:rsidRDefault="00312BC3" w:rsidP="00870DFD">
            <w:pPr>
              <w:rPr>
                <w:lang w:val="en-GB"/>
              </w:rPr>
            </w:pPr>
            <w:r w:rsidRPr="00C26C40">
              <w:rPr>
                <w:lang w:val="en-GB"/>
              </w:rPr>
              <w:t>0.0032</w:t>
            </w:r>
          </w:p>
        </w:tc>
        <w:tc>
          <w:tcPr>
            <w:tcW w:w="1097" w:type="dxa"/>
          </w:tcPr>
          <w:p w14:paraId="74DB3226" w14:textId="77777777" w:rsidR="00312BC3" w:rsidRPr="00C26C40" w:rsidRDefault="00312BC3" w:rsidP="00870DFD">
            <w:pPr>
              <w:rPr>
                <w:lang w:val="en-GB"/>
              </w:rPr>
            </w:pPr>
            <w:r w:rsidRPr="00C26C40">
              <w:rPr>
                <w:lang w:val="en-GB"/>
              </w:rPr>
              <w:t>0.0034</w:t>
            </w:r>
          </w:p>
        </w:tc>
        <w:tc>
          <w:tcPr>
            <w:tcW w:w="1097" w:type="dxa"/>
          </w:tcPr>
          <w:p w14:paraId="181FDB6A" w14:textId="77777777" w:rsidR="00312BC3" w:rsidRPr="00C26C40" w:rsidRDefault="00312BC3" w:rsidP="00870DFD">
            <w:pPr>
              <w:rPr>
                <w:lang w:val="en-GB"/>
              </w:rPr>
            </w:pPr>
            <w:r w:rsidRPr="00C26C40">
              <w:rPr>
                <w:lang w:val="en-GB"/>
              </w:rPr>
              <w:t>0.0000</w:t>
            </w:r>
          </w:p>
        </w:tc>
        <w:tc>
          <w:tcPr>
            <w:tcW w:w="1031" w:type="dxa"/>
          </w:tcPr>
          <w:p w14:paraId="19312270" w14:textId="77777777" w:rsidR="00312BC3" w:rsidRPr="00C26C40" w:rsidRDefault="00312BC3" w:rsidP="00870DFD">
            <w:pPr>
              <w:rPr>
                <w:lang w:val="en-GB"/>
              </w:rPr>
            </w:pPr>
            <w:r w:rsidRPr="00C26C40">
              <w:rPr>
                <w:lang w:val="en-GB"/>
              </w:rPr>
              <w:t>0.0000</w:t>
            </w:r>
          </w:p>
        </w:tc>
        <w:tc>
          <w:tcPr>
            <w:tcW w:w="1097" w:type="dxa"/>
          </w:tcPr>
          <w:p w14:paraId="0D02ED9F" w14:textId="77777777" w:rsidR="00312BC3" w:rsidRPr="00C26C40" w:rsidRDefault="00312BC3" w:rsidP="00870DFD">
            <w:pPr>
              <w:rPr>
                <w:lang w:val="en-GB"/>
              </w:rPr>
            </w:pPr>
            <w:r w:rsidRPr="00C26C40">
              <w:rPr>
                <w:lang w:val="en-GB"/>
              </w:rPr>
              <w:t>0.0000</w:t>
            </w:r>
          </w:p>
        </w:tc>
        <w:tc>
          <w:tcPr>
            <w:tcW w:w="1097" w:type="dxa"/>
          </w:tcPr>
          <w:p w14:paraId="44629273" w14:textId="77777777" w:rsidR="00312BC3" w:rsidRPr="00C26C40" w:rsidRDefault="00312BC3" w:rsidP="00870DFD">
            <w:pPr>
              <w:rPr>
                <w:lang w:val="en-GB"/>
              </w:rPr>
            </w:pPr>
            <w:r w:rsidRPr="00C26C40">
              <w:rPr>
                <w:lang w:val="en-GB"/>
              </w:rPr>
              <w:t>0.0000</w:t>
            </w:r>
          </w:p>
        </w:tc>
        <w:tc>
          <w:tcPr>
            <w:tcW w:w="1812" w:type="dxa"/>
          </w:tcPr>
          <w:p w14:paraId="14992DA2" w14:textId="77777777" w:rsidR="00312BC3" w:rsidRPr="00C26C40" w:rsidRDefault="00312BC3" w:rsidP="00870DFD">
            <w:pPr>
              <w:rPr>
                <w:lang w:val="en-GB"/>
              </w:rPr>
            </w:pPr>
            <w:r w:rsidRPr="00C26C40">
              <w:rPr>
                <w:lang w:val="en-GB"/>
              </w:rPr>
              <w:t>0.0000</w:t>
            </w:r>
          </w:p>
        </w:tc>
      </w:tr>
      <w:tr w:rsidR="00312BC3" w:rsidRPr="00C26C40" w14:paraId="09671850" w14:textId="77777777" w:rsidTr="00936023">
        <w:trPr>
          <w:jc w:val="center"/>
        </w:trPr>
        <w:tc>
          <w:tcPr>
            <w:tcW w:w="881" w:type="dxa"/>
          </w:tcPr>
          <w:p w14:paraId="48B75F7B" w14:textId="77777777" w:rsidR="00312BC3" w:rsidRPr="00C26C40" w:rsidRDefault="00312BC3" w:rsidP="00870DFD">
            <w:pPr>
              <w:rPr>
                <w:lang w:val="en-GB"/>
              </w:rPr>
            </w:pPr>
            <w:r w:rsidRPr="00C26C40">
              <w:rPr>
                <w:lang w:val="en-GB"/>
              </w:rPr>
              <w:t>OH⁻ — Mass Fraction</w:t>
            </w:r>
          </w:p>
        </w:tc>
        <w:tc>
          <w:tcPr>
            <w:tcW w:w="1097" w:type="dxa"/>
          </w:tcPr>
          <w:p w14:paraId="3DD6DF9B" w14:textId="77777777" w:rsidR="00312BC3" w:rsidRPr="00C26C40" w:rsidRDefault="00312BC3" w:rsidP="00870DFD">
            <w:pPr>
              <w:rPr>
                <w:lang w:val="en-GB"/>
              </w:rPr>
            </w:pPr>
            <w:r w:rsidRPr="00C26C40">
              <w:rPr>
                <w:lang w:val="en-GB"/>
              </w:rPr>
              <w:t>0.0000</w:t>
            </w:r>
          </w:p>
        </w:tc>
        <w:tc>
          <w:tcPr>
            <w:tcW w:w="1097" w:type="dxa"/>
          </w:tcPr>
          <w:p w14:paraId="774D02B0" w14:textId="77777777" w:rsidR="00312BC3" w:rsidRPr="00C26C40" w:rsidRDefault="00312BC3" w:rsidP="00870DFD">
            <w:pPr>
              <w:rPr>
                <w:lang w:val="en-GB"/>
              </w:rPr>
            </w:pPr>
            <w:r w:rsidRPr="00C26C40">
              <w:rPr>
                <w:lang w:val="en-GB"/>
              </w:rPr>
              <w:t>0.0000</w:t>
            </w:r>
          </w:p>
        </w:tc>
        <w:tc>
          <w:tcPr>
            <w:tcW w:w="1097" w:type="dxa"/>
          </w:tcPr>
          <w:p w14:paraId="606D21C8" w14:textId="77777777" w:rsidR="00312BC3" w:rsidRPr="00C26C40" w:rsidRDefault="00312BC3" w:rsidP="00870DFD">
            <w:pPr>
              <w:rPr>
                <w:lang w:val="en-GB"/>
              </w:rPr>
            </w:pPr>
            <w:r w:rsidRPr="00C26C40">
              <w:rPr>
                <w:lang w:val="en-GB"/>
              </w:rPr>
              <w:t>0.0000</w:t>
            </w:r>
          </w:p>
        </w:tc>
        <w:tc>
          <w:tcPr>
            <w:tcW w:w="1031" w:type="dxa"/>
          </w:tcPr>
          <w:p w14:paraId="55B5DBA2" w14:textId="77777777" w:rsidR="00312BC3" w:rsidRPr="00C26C40" w:rsidRDefault="00312BC3" w:rsidP="00870DFD">
            <w:pPr>
              <w:rPr>
                <w:lang w:val="en-GB"/>
              </w:rPr>
            </w:pPr>
            <w:r w:rsidRPr="00C26C40">
              <w:rPr>
                <w:lang w:val="en-GB"/>
              </w:rPr>
              <w:t>0.0000</w:t>
            </w:r>
          </w:p>
        </w:tc>
        <w:tc>
          <w:tcPr>
            <w:tcW w:w="1097" w:type="dxa"/>
          </w:tcPr>
          <w:p w14:paraId="3CB7B7DC" w14:textId="77777777" w:rsidR="00312BC3" w:rsidRPr="00C26C40" w:rsidRDefault="00312BC3" w:rsidP="00870DFD">
            <w:pPr>
              <w:rPr>
                <w:lang w:val="en-GB"/>
              </w:rPr>
            </w:pPr>
            <w:r w:rsidRPr="00C26C40">
              <w:rPr>
                <w:lang w:val="en-GB"/>
              </w:rPr>
              <w:t>0.0000</w:t>
            </w:r>
          </w:p>
        </w:tc>
        <w:tc>
          <w:tcPr>
            <w:tcW w:w="1097" w:type="dxa"/>
          </w:tcPr>
          <w:p w14:paraId="6F153CE0" w14:textId="77777777" w:rsidR="00312BC3" w:rsidRPr="00C26C40" w:rsidRDefault="00312BC3" w:rsidP="00870DFD">
            <w:pPr>
              <w:rPr>
                <w:lang w:val="en-GB"/>
              </w:rPr>
            </w:pPr>
            <w:r w:rsidRPr="00C26C40">
              <w:rPr>
                <w:lang w:val="en-GB"/>
              </w:rPr>
              <w:t>0.0000</w:t>
            </w:r>
          </w:p>
        </w:tc>
        <w:tc>
          <w:tcPr>
            <w:tcW w:w="1812" w:type="dxa"/>
          </w:tcPr>
          <w:p w14:paraId="1CCD41EE" w14:textId="77777777" w:rsidR="00312BC3" w:rsidRPr="00C26C40" w:rsidRDefault="00312BC3" w:rsidP="00870DFD">
            <w:pPr>
              <w:rPr>
                <w:lang w:val="en-GB"/>
              </w:rPr>
            </w:pPr>
            <w:r w:rsidRPr="00C26C40">
              <w:rPr>
                <w:lang w:val="en-GB"/>
              </w:rPr>
              <w:t>0.0000</w:t>
            </w:r>
          </w:p>
        </w:tc>
      </w:tr>
      <w:tr w:rsidR="00312BC3" w:rsidRPr="00C26C40" w14:paraId="3F467639" w14:textId="77777777" w:rsidTr="00936023">
        <w:trPr>
          <w:jc w:val="center"/>
        </w:trPr>
        <w:tc>
          <w:tcPr>
            <w:tcW w:w="881" w:type="dxa"/>
          </w:tcPr>
          <w:p w14:paraId="531C682A" w14:textId="77777777" w:rsidR="00312BC3" w:rsidRPr="00C26C40" w:rsidRDefault="00312BC3" w:rsidP="00870DFD">
            <w:pPr>
              <w:rPr>
                <w:lang w:val="en-GB"/>
              </w:rPr>
            </w:pPr>
            <w:r w:rsidRPr="00C26C40">
              <w:rPr>
                <w:lang w:val="en-GB"/>
              </w:rPr>
              <w:t>Cl⁻ — Mass Fraction</w:t>
            </w:r>
          </w:p>
        </w:tc>
        <w:tc>
          <w:tcPr>
            <w:tcW w:w="1097" w:type="dxa"/>
          </w:tcPr>
          <w:p w14:paraId="03D4E875" w14:textId="77777777" w:rsidR="00312BC3" w:rsidRPr="00C26C40" w:rsidRDefault="00312BC3" w:rsidP="00870DFD">
            <w:pPr>
              <w:rPr>
                <w:lang w:val="en-GB"/>
              </w:rPr>
            </w:pPr>
            <w:r w:rsidRPr="00C26C40">
              <w:rPr>
                <w:lang w:val="en-GB"/>
              </w:rPr>
              <w:t>0.1786</w:t>
            </w:r>
          </w:p>
        </w:tc>
        <w:tc>
          <w:tcPr>
            <w:tcW w:w="1097" w:type="dxa"/>
          </w:tcPr>
          <w:p w14:paraId="19E671C6" w14:textId="77777777" w:rsidR="00312BC3" w:rsidRPr="00C26C40" w:rsidRDefault="00312BC3" w:rsidP="00870DFD">
            <w:pPr>
              <w:rPr>
                <w:lang w:val="en-GB"/>
              </w:rPr>
            </w:pPr>
            <w:r w:rsidRPr="00C26C40">
              <w:rPr>
                <w:lang w:val="en-GB"/>
              </w:rPr>
              <w:t>0.1936</w:t>
            </w:r>
          </w:p>
        </w:tc>
        <w:tc>
          <w:tcPr>
            <w:tcW w:w="1097" w:type="dxa"/>
          </w:tcPr>
          <w:p w14:paraId="38A78548" w14:textId="77777777" w:rsidR="00312BC3" w:rsidRPr="00C26C40" w:rsidRDefault="00312BC3" w:rsidP="00870DFD">
            <w:pPr>
              <w:rPr>
                <w:lang w:val="en-GB"/>
              </w:rPr>
            </w:pPr>
            <w:r w:rsidRPr="00C26C40">
              <w:rPr>
                <w:lang w:val="en-GB"/>
              </w:rPr>
              <w:t>0.1564</w:t>
            </w:r>
          </w:p>
        </w:tc>
        <w:tc>
          <w:tcPr>
            <w:tcW w:w="1031" w:type="dxa"/>
          </w:tcPr>
          <w:p w14:paraId="0DB0F885" w14:textId="77777777" w:rsidR="00312BC3" w:rsidRPr="00C26C40" w:rsidRDefault="00312BC3" w:rsidP="00870DFD">
            <w:pPr>
              <w:rPr>
                <w:lang w:val="en-GB"/>
              </w:rPr>
            </w:pPr>
            <w:r w:rsidRPr="00C26C40">
              <w:rPr>
                <w:lang w:val="en-GB"/>
              </w:rPr>
              <w:t>0.0000</w:t>
            </w:r>
          </w:p>
        </w:tc>
        <w:tc>
          <w:tcPr>
            <w:tcW w:w="1097" w:type="dxa"/>
          </w:tcPr>
          <w:p w14:paraId="593AC63B" w14:textId="77777777" w:rsidR="00312BC3" w:rsidRPr="00C26C40" w:rsidRDefault="00312BC3" w:rsidP="00870DFD">
            <w:pPr>
              <w:rPr>
                <w:lang w:val="en-GB"/>
              </w:rPr>
            </w:pPr>
            <w:r w:rsidRPr="00C26C40">
              <w:rPr>
                <w:lang w:val="en-GB"/>
              </w:rPr>
              <w:t>0.0000</w:t>
            </w:r>
          </w:p>
        </w:tc>
        <w:tc>
          <w:tcPr>
            <w:tcW w:w="1097" w:type="dxa"/>
          </w:tcPr>
          <w:p w14:paraId="3ED39CF3" w14:textId="77777777" w:rsidR="00312BC3" w:rsidRPr="00C26C40" w:rsidRDefault="00312BC3" w:rsidP="00870DFD">
            <w:pPr>
              <w:rPr>
                <w:lang w:val="en-GB"/>
              </w:rPr>
            </w:pPr>
            <w:r w:rsidRPr="00C26C40">
              <w:rPr>
                <w:lang w:val="en-GB"/>
              </w:rPr>
              <w:t>0.0000</w:t>
            </w:r>
          </w:p>
        </w:tc>
        <w:tc>
          <w:tcPr>
            <w:tcW w:w="1812" w:type="dxa"/>
          </w:tcPr>
          <w:p w14:paraId="5738F61C" w14:textId="77777777" w:rsidR="00312BC3" w:rsidRPr="00C26C40" w:rsidRDefault="00312BC3" w:rsidP="00870DFD">
            <w:pPr>
              <w:rPr>
                <w:lang w:val="en-GB"/>
              </w:rPr>
            </w:pPr>
            <w:r w:rsidRPr="00C26C40">
              <w:rPr>
                <w:lang w:val="en-GB"/>
              </w:rPr>
              <w:t>0.0000</w:t>
            </w:r>
          </w:p>
        </w:tc>
      </w:tr>
      <w:tr w:rsidR="00312BC3" w:rsidRPr="00C26C40" w14:paraId="72C611A1" w14:textId="77777777" w:rsidTr="00936023">
        <w:trPr>
          <w:jc w:val="center"/>
        </w:trPr>
        <w:tc>
          <w:tcPr>
            <w:tcW w:w="881" w:type="dxa"/>
          </w:tcPr>
          <w:p w14:paraId="0D3251AF" w14:textId="77777777" w:rsidR="00312BC3" w:rsidRPr="00C26C40" w:rsidRDefault="00312BC3" w:rsidP="00870DFD">
            <w:pPr>
              <w:rPr>
                <w:lang w:val="en-GB"/>
              </w:rPr>
            </w:pPr>
            <w:r w:rsidRPr="00C26C40">
              <w:rPr>
                <w:lang w:val="en-GB"/>
              </w:rPr>
              <w:t>Al³⁺ — Mass Fraction</w:t>
            </w:r>
          </w:p>
        </w:tc>
        <w:tc>
          <w:tcPr>
            <w:tcW w:w="1097" w:type="dxa"/>
          </w:tcPr>
          <w:p w14:paraId="5E746C68" w14:textId="77777777" w:rsidR="00312BC3" w:rsidRPr="00C26C40" w:rsidRDefault="00312BC3" w:rsidP="00870DFD">
            <w:pPr>
              <w:rPr>
                <w:lang w:val="en-GB"/>
              </w:rPr>
            </w:pPr>
            <w:r w:rsidRPr="00C26C40">
              <w:rPr>
                <w:lang w:val="en-GB"/>
              </w:rPr>
              <w:t>0.0437</w:t>
            </w:r>
          </w:p>
        </w:tc>
        <w:tc>
          <w:tcPr>
            <w:tcW w:w="1097" w:type="dxa"/>
          </w:tcPr>
          <w:p w14:paraId="336FB6B6" w14:textId="77777777" w:rsidR="00312BC3" w:rsidRPr="00C26C40" w:rsidRDefault="00312BC3" w:rsidP="00870DFD">
            <w:pPr>
              <w:rPr>
                <w:lang w:val="en-GB"/>
              </w:rPr>
            </w:pPr>
            <w:r w:rsidRPr="00C26C40">
              <w:rPr>
                <w:lang w:val="en-GB"/>
              </w:rPr>
              <w:t>0.0474</w:t>
            </w:r>
          </w:p>
        </w:tc>
        <w:tc>
          <w:tcPr>
            <w:tcW w:w="1097" w:type="dxa"/>
          </w:tcPr>
          <w:p w14:paraId="5FC1314B" w14:textId="77777777" w:rsidR="00312BC3" w:rsidRPr="00C26C40" w:rsidRDefault="00312BC3" w:rsidP="00870DFD">
            <w:pPr>
              <w:rPr>
                <w:lang w:val="en-GB"/>
              </w:rPr>
            </w:pPr>
            <w:r w:rsidRPr="00C26C40">
              <w:rPr>
                <w:lang w:val="en-GB"/>
              </w:rPr>
              <w:t>0.0201</w:t>
            </w:r>
          </w:p>
        </w:tc>
        <w:tc>
          <w:tcPr>
            <w:tcW w:w="1031" w:type="dxa"/>
          </w:tcPr>
          <w:p w14:paraId="118CE789" w14:textId="77777777" w:rsidR="00312BC3" w:rsidRPr="00C26C40" w:rsidRDefault="00312BC3" w:rsidP="00870DFD">
            <w:pPr>
              <w:rPr>
                <w:lang w:val="en-GB"/>
              </w:rPr>
            </w:pPr>
            <w:r w:rsidRPr="00C26C40">
              <w:rPr>
                <w:lang w:val="en-GB"/>
              </w:rPr>
              <w:t>0.0000</w:t>
            </w:r>
          </w:p>
        </w:tc>
        <w:tc>
          <w:tcPr>
            <w:tcW w:w="1097" w:type="dxa"/>
          </w:tcPr>
          <w:p w14:paraId="659B2BB7" w14:textId="77777777" w:rsidR="00312BC3" w:rsidRPr="00C26C40" w:rsidRDefault="00312BC3" w:rsidP="00870DFD">
            <w:pPr>
              <w:rPr>
                <w:lang w:val="en-GB"/>
              </w:rPr>
            </w:pPr>
            <w:r w:rsidRPr="00C26C40">
              <w:rPr>
                <w:lang w:val="en-GB"/>
              </w:rPr>
              <w:t>0.0000</w:t>
            </w:r>
          </w:p>
        </w:tc>
        <w:tc>
          <w:tcPr>
            <w:tcW w:w="1097" w:type="dxa"/>
          </w:tcPr>
          <w:p w14:paraId="0CE8E71F" w14:textId="77777777" w:rsidR="00312BC3" w:rsidRPr="00C26C40" w:rsidRDefault="00312BC3" w:rsidP="00870DFD">
            <w:pPr>
              <w:rPr>
                <w:lang w:val="en-GB"/>
              </w:rPr>
            </w:pPr>
            <w:r w:rsidRPr="00C26C40">
              <w:rPr>
                <w:lang w:val="en-GB"/>
              </w:rPr>
              <w:t>0.0000</w:t>
            </w:r>
          </w:p>
        </w:tc>
        <w:tc>
          <w:tcPr>
            <w:tcW w:w="1812" w:type="dxa"/>
          </w:tcPr>
          <w:p w14:paraId="5DF7495B" w14:textId="77777777" w:rsidR="00312BC3" w:rsidRPr="00C26C40" w:rsidRDefault="00312BC3" w:rsidP="00870DFD">
            <w:pPr>
              <w:rPr>
                <w:lang w:val="en-GB"/>
              </w:rPr>
            </w:pPr>
            <w:r w:rsidRPr="00C26C40">
              <w:rPr>
                <w:lang w:val="en-GB"/>
              </w:rPr>
              <w:t>0.0000</w:t>
            </w:r>
          </w:p>
        </w:tc>
      </w:tr>
      <w:tr w:rsidR="00312BC3" w:rsidRPr="00C26C40" w14:paraId="61C12524" w14:textId="77777777" w:rsidTr="00936023">
        <w:trPr>
          <w:jc w:val="center"/>
        </w:trPr>
        <w:tc>
          <w:tcPr>
            <w:tcW w:w="881" w:type="dxa"/>
          </w:tcPr>
          <w:p w14:paraId="339F4B12" w14:textId="77777777" w:rsidR="00312BC3" w:rsidRPr="00C26C40" w:rsidRDefault="00312BC3" w:rsidP="00870DFD">
            <w:pPr>
              <w:rPr>
                <w:lang w:val="en-GB"/>
              </w:rPr>
            </w:pPr>
            <w:r w:rsidRPr="00C26C40">
              <w:rPr>
                <w:lang w:val="en-GB"/>
              </w:rPr>
              <w:t>Fe₂(OH)₂ — Mass Fraction</w:t>
            </w:r>
          </w:p>
        </w:tc>
        <w:tc>
          <w:tcPr>
            <w:tcW w:w="1097" w:type="dxa"/>
          </w:tcPr>
          <w:p w14:paraId="010FB581" w14:textId="77777777" w:rsidR="00312BC3" w:rsidRPr="00C26C40" w:rsidRDefault="00312BC3" w:rsidP="00870DFD">
            <w:pPr>
              <w:rPr>
                <w:lang w:val="en-GB"/>
              </w:rPr>
            </w:pPr>
            <w:r w:rsidRPr="00C26C40">
              <w:rPr>
                <w:lang w:val="en-GB"/>
              </w:rPr>
              <w:t>0.0000</w:t>
            </w:r>
          </w:p>
        </w:tc>
        <w:tc>
          <w:tcPr>
            <w:tcW w:w="1097" w:type="dxa"/>
          </w:tcPr>
          <w:p w14:paraId="52B2BFAC" w14:textId="77777777" w:rsidR="00312BC3" w:rsidRPr="00C26C40" w:rsidRDefault="00312BC3" w:rsidP="00870DFD">
            <w:pPr>
              <w:rPr>
                <w:lang w:val="en-GB"/>
              </w:rPr>
            </w:pPr>
            <w:r w:rsidRPr="00C26C40">
              <w:rPr>
                <w:lang w:val="en-GB"/>
              </w:rPr>
              <w:t>0.0000</w:t>
            </w:r>
          </w:p>
        </w:tc>
        <w:tc>
          <w:tcPr>
            <w:tcW w:w="1097" w:type="dxa"/>
          </w:tcPr>
          <w:p w14:paraId="2E7010F7" w14:textId="77777777" w:rsidR="00312BC3" w:rsidRPr="00C26C40" w:rsidRDefault="00312BC3" w:rsidP="00870DFD">
            <w:pPr>
              <w:rPr>
                <w:lang w:val="en-GB"/>
              </w:rPr>
            </w:pPr>
            <w:r w:rsidRPr="00C26C40">
              <w:rPr>
                <w:lang w:val="en-GB"/>
              </w:rPr>
              <w:t>0.0000</w:t>
            </w:r>
          </w:p>
        </w:tc>
        <w:tc>
          <w:tcPr>
            <w:tcW w:w="1031" w:type="dxa"/>
          </w:tcPr>
          <w:p w14:paraId="1C478CC1" w14:textId="77777777" w:rsidR="00312BC3" w:rsidRPr="00C26C40" w:rsidRDefault="00312BC3" w:rsidP="00870DFD">
            <w:pPr>
              <w:rPr>
                <w:lang w:val="en-GB"/>
              </w:rPr>
            </w:pPr>
            <w:r w:rsidRPr="00C26C40">
              <w:rPr>
                <w:lang w:val="en-GB"/>
              </w:rPr>
              <w:t>0.0000</w:t>
            </w:r>
          </w:p>
        </w:tc>
        <w:tc>
          <w:tcPr>
            <w:tcW w:w="1097" w:type="dxa"/>
          </w:tcPr>
          <w:p w14:paraId="7FEF845A" w14:textId="77777777" w:rsidR="00312BC3" w:rsidRPr="00C26C40" w:rsidRDefault="00312BC3" w:rsidP="00870DFD">
            <w:pPr>
              <w:rPr>
                <w:lang w:val="en-GB"/>
              </w:rPr>
            </w:pPr>
            <w:r w:rsidRPr="00C26C40">
              <w:rPr>
                <w:lang w:val="en-GB"/>
              </w:rPr>
              <w:t>0.0000</w:t>
            </w:r>
          </w:p>
        </w:tc>
        <w:tc>
          <w:tcPr>
            <w:tcW w:w="1097" w:type="dxa"/>
          </w:tcPr>
          <w:p w14:paraId="22B57266" w14:textId="77777777" w:rsidR="00312BC3" w:rsidRPr="00C26C40" w:rsidRDefault="00312BC3" w:rsidP="00870DFD">
            <w:pPr>
              <w:rPr>
                <w:lang w:val="en-GB"/>
              </w:rPr>
            </w:pPr>
            <w:r w:rsidRPr="00C26C40">
              <w:rPr>
                <w:lang w:val="en-GB"/>
              </w:rPr>
              <w:t>0.0000</w:t>
            </w:r>
          </w:p>
        </w:tc>
        <w:tc>
          <w:tcPr>
            <w:tcW w:w="1812" w:type="dxa"/>
          </w:tcPr>
          <w:p w14:paraId="25F276B8" w14:textId="77777777" w:rsidR="00312BC3" w:rsidRPr="00C26C40" w:rsidRDefault="00312BC3" w:rsidP="00870DFD">
            <w:pPr>
              <w:rPr>
                <w:lang w:val="en-GB"/>
              </w:rPr>
            </w:pPr>
            <w:r w:rsidRPr="00C26C40">
              <w:rPr>
                <w:lang w:val="en-GB"/>
              </w:rPr>
              <w:t>0.0000</w:t>
            </w:r>
          </w:p>
        </w:tc>
      </w:tr>
      <w:tr w:rsidR="00312BC3" w:rsidRPr="00C26C40" w14:paraId="30758A18" w14:textId="77777777" w:rsidTr="00936023">
        <w:trPr>
          <w:jc w:val="center"/>
        </w:trPr>
        <w:tc>
          <w:tcPr>
            <w:tcW w:w="881" w:type="dxa"/>
          </w:tcPr>
          <w:p w14:paraId="49BACE0A" w14:textId="77777777" w:rsidR="00312BC3" w:rsidRPr="00C26C40" w:rsidRDefault="00312BC3" w:rsidP="00870DFD">
            <w:pPr>
              <w:rPr>
                <w:lang w:val="en-GB"/>
              </w:rPr>
            </w:pPr>
            <w:r w:rsidRPr="00C26C40">
              <w:rPr>
                <w:lang w:val="en-GB"/>
              </w:rPr>
              <w:lastRenderedPageBreak/>
              <w:t>Fe³⁺ — Mass Fraction</w:t>
            </w:r>
          </w:p>
        </w:tc>
        <w:tc>
          <w:tcPr>
            <w:tcW w:w="1097" w:type="dxa"/>
          </w:tcPr>
          <w:p w14:paraId="1E7F280E" w14:textId="77777777" w:rsidR="00312BC3" w:rsidRPr="00C26C40" w:rsidRDefault="00312BC3" w:rsidP="00870DFD">
            <w:pPr>
              <w:rPr>
                <w:lang w:val="en-GB"/>
              </w:rPr>
            </w:pPr>
            <w:r w:rsidRPr="00C26C40">
              <w:rPr>
                <w:lang w:val="en-GB"/>
              </w:rPr>
              <w:t>0.0001</w:t>
            </w:r>
          </w:p>
        </w:tc>
        <w:tc>
          <w:tcPr>
            <w:tcW w:w="1097" w:type="dxa"/>
          </w:tcPr>
          <w:p w14:paraId="0F30736F" w14:textId="77777777" w:rsidR="00312BC3" w:rsidRPr="00C26C40" w:rsidRDefault="00312BC3" w:rsidP="00870DFD">
            <w:pPr>
              <w:rPr>
                <w:lang w:val="en-GB"/>
              </w:rPr>
            </w:pPr>
            <w:r w:rsidRPr="00C26C40">
              <w:rPr>
                <w:lang w:val="en-GB"/>
              </w:rPr>
              <w:t>0.0001</w:t>
            </w:r>
          </w:p>
        </w:tc>
        <w:tc>
          <w:tcPr>
            <w:tcW w:w="1097" w:type="dxa"/>
          </w:tcPr>
          <w:p w14:paraId="50C934B4" w14:textId="77777777" w:rsidR="00312BC3" w:rsidRPr="00C26C40" w:rsidRDefault="00312BC3" w:rsidP="00870DFD">
            <w:pPr>
              <w:rPr>
                <w:lang w:val="en-GB"/>
              </w:rPr>
            </w:pPr>
            <w:r w:rsidRPr="00C26C40">
              <w:rPr>
                <w:lang w:val="en-GB"/>
              </w:rPr>
              <w:t>0.0000</w:t>
            </w:r>
          </w:p>
        </w:tc>
        <w:tc>
          <w:tcPr>
            <w:tcW w:w="1031" w:type="dxa"/>
          </w:tcPr>
          <w:p w14:paraId="51F7ACE4" w14:textId="77777777" w:rsidR="00312BC3" w:rsidRPr="00C26C40" w:rsidRDefault="00312BC3" w:rsidP="00870DFD">
            <w:pPr>
              <w:rPr>
                <w:lang w:val="en-GB"/>
              </w:rPr>
            </w:pPr>
            <w:r w:rsidRPr="00C26C40">
              <w:rPr>
                <w:lang w:val="en-GB"/>
              </w:rPr>
              <w:t>0.0000</w:t>
            </w:r>
          </w:p>
        </w:tc>
        <w:tc>
          <w:tcPr>
            <w:tcW w:w="1097" w:type="dxa"/>
          </w:tcPr>
          <w:p w14:paraId="25B075F4" w14:textId="77777777" w:rsidR="00312BC3" w:rsidRPr="00C26C40" w:rsidRDefault="00312BC3" w:rsidP="00870DFD">
            <w:pPr>
              <w:rPr>
                <w:lang w:val="en-GB"/>
              </w:rPr>
            </w:pPr>
            <w:r w:rsidRPr="00C26C40">
              <w:rPr>
                <w:lang w:val="en-GB"/>
              </w:rPr>
              <w:t>0.0000</w:t>
            </w:r>
          </w:p>
        </w:tc>
        <w:tc>
          <w:tcPr>
            <w:tcW w:w="1097" w:type="dxa"/>
          </w:tcPr>
          <w:p w14:paraId="7DA9E448" w14:textId="77777777" w:rsidR="00312BC3" w:rsidRPr="00C26C40" w:rsidRDefault="00312BC3" w:rsidP="00870DFD">
            <w:pPr>
              <w:rPr>
                <w:lang w:val="en-GB"/>
              </w:rPr>
            </w:pPr>
            <w:r w:rsidRPr="00C26C40">
              <w:rPr>
                <w:lang w:val="en-GB"/>
              </w:rPr>
              <w:t>0.0000</w:t>
            </w:r>
          </w:p>
        </w:tc>
        <w:tc>
          <w:tcPr>
            <w:tcW w:w="1812" w:type="dxa"/>
          </w:tcPr>
          <w:p w14:paraId="79A7ABC4" w14:textId="77777777" w:rsidR="00312BC3" w:rsidRPr="00C26C40" w:rsidRDefault="00312BC3" w:rsidP="00870DFD">
            <w:pPr>
              <w:rPr>
                <w:lang w:val="en-GB"/>
              </w:rPr>
            </w:pPr>
            <w:r w:rsidRPr="00C26C40">
              <w:rPr>
                <w:lang w:val="en-GB"/>
              </w:rPr>
              <w:t>0.0000</w:t>
            </w:r>
          </w:p>
        </w:tc>
      </w:tr>
      <w:tr w:rsidR="00312BC3" w:rsidRPr="00C26C40" w14:paraId="4DDD2133" w14:textId="77777777" w:rsidTr="00936023">
        <w:trPr>
          <w:jc w:val="center"/>
        </w:trPr>
        <w:tc>
          <w:tcPr>
            <w:tcW w:w="881" w:type="dxa"/>
          </w:tcPr>
          <w:p w14:paraId="283F995B" w14:textId="77777777" w:rsidR="00312BC3" w:rsidRPr="00C26C40" w:rsidRDefault="00312BC3" w:rsidP="00870DFD">
            <w:pPr>
              <w:rPr>
                <w:lang w:val="en-GB"/>
              </w:rPr>
            </w:pPr>
            <w:r w:rsidRPr="00C26C40">
              <w:rPr>
                <w:lang w:val="en-GB"/>
              </w:rPr>
              <w:t>FeOH²⁺ — Mass Fraction</w:t>
            </w:r>
          </w:p>
        </w:tc>
        <w:tc>
          <w:tcPr>
            <w:tcW w:w="1097" w:type="dxa"/>
          </w:tcPr>
          <w:p w14:paraId="2AEAFB59" w14:textId="77777777" w:rsidR="00312BC3" w:rsidRPr="00C26C40" w:rsidRDefault="00312BC3" w:rsidP="00870DFD">
            <w:pPr>
              <w:rPr>
                <w:lang w:val="en-GB"/>
              </w:rPr>
            </w:pPr>
            <w:r w:rsidRPr="00C26C40">
              <w:rPr>
                <w:lang w:val="en-GB"/>
              </w:rPr>
              <w:t>0.0000</w:t>
            </w:r>
          </w:p>
        </w:tc>
        <w:tc>
          <w:tcPr>
            <w:tcW w:w="1097" w:type="dxa"/>
          </w:tcPr>
          <w:p w14:paraId="13B93D28" w14:textId="77777777" w:rsidR="00312BC3" w:rsidRPr="00C26C40" w:rsidRDefault="00312BC3" w:rsidP="00870DFD">
            <w:pPr>
              <w:rPr>
                <w:lang w:val="en-GB"/>
              </w:rPr>
            </w:pPr>
            <w:r w:rsidRPr="00C26C40">
              <w:rPr>
                <w:lang w:val="en-GB"/>
              </w:rPr>
              <w:t>0.0000</w:t>
            </w:r>
          </w:p>
        </w:tc>
        <w:tc>
          <w:tcPr>
            <w:tcW w:w="1097" w:type="dxa"/>
          </w:tcPr>
          <w:p w14:paraId="446BE75F" w14:textId="77777777" w:rsidR="00312BC3" w:rsidRPr="00C26C40" w:rsidRDefault="00312BC3" w:rsidP="00870DFD">
            <w:pPr>
              <w:rPr>
                <w:lang w:val="en-GB"/>
              </w:rPr>
            </w:pPr>
            <w:r w:rsidRPr="00C26C40">
              <w:rPr>
                <w:lang w:val="en-GB"/>
              </w:rPr>
              <w:t>0.0000</w:t>
            </w:r>
          </w:p>
        </w:tc>
        <w:tc>
          <w:tcPr>
            <w:tcW w:w="1031" w:type="dxa"/>
          </w:tcPr>
          <w:p w14:paraId="7A97F80E" w14:textId="77777777" w:rsidR="00312BC3" w:rsidRPr="00C26C40" w:rsidRDefault="00312BC3" w:rsidP="00870DFD">
            <w:pPr>
              <w:rPr>
                <w:lang w:val="en-GB"/>
              </w:rPr>
            </w:pPr>
            <w:r w:rsidRPr="00C26C40">
              <w:rPr>
                <w:lang w:val="en-GB"/>
              </w:rPr>
              <w:t>0.0000</w:t>
            </w:r>
          </w:p>
        </w:tc>
        <w:tc>
          <w:tcPr>
            <w:tcW w:w="1097" w:type="dxa"/>
          </w:tcPr>
          <w:p w14:paraId="33143B68" w14:textId="77777777" w:rsidR="00312BC3" w:rsidRPr="00C26C40" w:rsidRDefault="00312BC3" w:rsidP="00870DFD">
            <w:pPr>
              <w:rPr>
                <w:lang w:val="en-GB"/>
              </w:rPr>
            </w:pPr>
            <w:r w:rsidRPr="00C26C40">
              <w:rPr>
                <w:lang w:val="en-GB"/>
              </w:rPr>
              <w:t>0.0000</w:t>
            </w:r>
          </w:p>
        </w:tc>
        <w:tc>
          <w:tcPr>
            <w:tcW w:w="1097" w:type="dxa"/>
          </w:tcPr>
          <w:p w14:paraId="2A37C43F" w14:textId="77777777" w:rsidR="00312BC3" w:rsidRPr="00C26C40" w:rsidRDefault="00312BC3" w:rsidP="00870DFD">
            <w:pPr>
              <w:rPr>
                <w:lang w:val="en-GB"/>
              </w:rPr>
            </w:pPr>
            <w:r w:rsidRPr="00C26C40">
              <w:rPr>
                <w:lang w:val="en-GB"/>
              </w:rPr>
              <w:t>0.0000</w:t>
            </w:r>
          </w:p>
        </w:tc>
        <w:tc>
          <w:tcPr>
            <w:tcW w:w="1812" w:type="dxa"/>
          </w:tcPr>
          <w:p w14:paraId="387078F5" w14:textId="77777777" w:rsidR="00312BC3" w:rsidRPr="00C26C40" w:rsidRDefault="00312BC3" w:rsidP="00870DFD">
            <w:pPr>
              <w:rPr>
                <w:lang w:val="en-GB"/>
              </w:rPr>
            </w:pPr>
            <w:r w:rsidRPr="00C26C40">
              <w:rPr>
                <w:lang w:val="en-GB"/>
              </w:rPr>
              <w:t>0.0000</w:t>
            </w:r>
          </w:p>
        </w:tc>
      </w:tr>
      <w:tr w:rsidR="00312BC3" w:rsidRPr="00C26C40" w14:paraId="6CDB08B1" w14:textId="77777777" w:rsidTr="00936023">
        <w:trPr>
          <w:jc w:val="center"/>
        </w:trPr>
        <w:tc>
          <w:tcPr>
            <w:tcW w:w="881" w:type="dxa"/>
          </w:tcPr>
          <w:p w14:paraId="374F8555" w14:textId="77777777" w:rsidR="00312BC3" w:rsidRPr="00C26C40" w:rsidRDefault="00312BC3" w:rsidP="00870DFD">
            <w:pPr>
              <w:rPr>
                <w:lang w:val="en-GB"/>
              </w:rPr>
            </w:pPr>
            <w:r w:rsidRPr="00C26C40">
              <w:rPr>
                <w:lang w:val="en-GB"/>
              </w:rPr>
              <w:t>Fe(OH)₂⁺ — Mass Fraction</w:t>
            </w:r>
          </w:p>
        </w:tc>
        <w:tc>
          <w:tcPr>
            <w:tcW w:w="1097" w:type="dxa"/>
          </w:tcPr>
          <w:p w14:paraId="00BAE5A0" w14:textId="77777777" w:rsidR="00312BC3" w:rsidRPr="00C26C40" w:rsidRDefault="00312BC3" w:rsidP="00870DFD">
            <w:pPr>
              <w:rPr>
                <w:lang w:val="en-GB"/>
              </w:rPr>
            </w:pPr>
            <w:r w:rsidRPr="00C26C40">
              <w:rPr>
                <w:lang w:val="en-GB"/>
              </w:rPr>
              <w:t>0.0000</w:t>
            </w:r>
          </w:p>
        </w:tc>
        <w:tc>
          <w:tcPr>
            <w:tcW w:w="1097" w:type="dxa"/>
          </w:tcPr>
          <w:p w14:paraId="1D07D324" w14:textId="77777777" w:rsidR="00312BC3" w:rsidRPr="00C26C40" w:rsidRDefault="00312BC3" w:rsidP="00870DFD">
            <w:pPr>
              <w:rPr>
                <w:lang w:val="en-GB"/>
              </w:rPr>
            </w:pPr>
            <w:r w:rsidRPr="00C26C40">
              <w:rPr>
                <w:lang w:val="en-GB"/>
              </w:rPr>
              <w:t>0.0000</w:t>
            </w:r>
          </w:p>
        </w:tc>
        <w:tc>
          <w:tcPr>
            <w:tcW w:w="1097" w:type="dxa"/>
          </w:tcPr>
          <w:p w14:paraId="503BBF68" w14:textId="77777777" w:rsidR="00312BC3" w:rsidRPr="00C26C40" w:rsidRDefault="00312BC3" w:rsidP="00870DFD">
            <w:pPr>
              <w:rPr>
                <w:lang w:val="en-GB"/>
              </w:rPr>
            </w:pPr>
            <w:r w:rsidRPr="00C26C40">
              <w:rPr>
                <w:lang w:val="en-GB"/>
              </w:rPr>
              <w:t>0.0000</w:t>
            </w:r>
          </w:p>
        </w:tc>
        <w:tc>
          <w:tcPr>
            <w:tcW w:w="1031" w:type="dxa"/>
          </w:tcPr>
          <w:p w14:paraId="1F2AC805" w14:textId="77777777" w:rsidR="00312BC3" w:rsidRPr="00C26C40" w:rsidRDefault="00312BC3" w:rsidP="00870DFD">
            <w:pPr>
              <w:rPr>
                <w:lang w:val="en-GB"/>
              </w:rPr>
            </w:pPr>
            <w:r w:rsidRPr="00C26C40">
              <w:rPr>
                <w:lang w:val="en-GB"/>
              </w:rPr>
              <w:t>0.0000</w:t>
            </w:r>
          </w:p>
        </w:tc>
        <w:tc>
          <w:tcPr>
            <w:tcW w:w="1097" w:type="dxa"/>
          </w:tcPr>
          <w:p w14:paraId="474831B2" w14:textId="77777777" w:rsidR="00312BC3" w:rsidRPr="00C26C40" w:rsidRDefault="00312BC3" w:rsidP="00870DFD">
            <w:pPr>
              <w:rPr>
                <w:lang w:val="en-GB"/>
              </w:rPr>
            </w:pPr>
            <w:r w:rsidRPr="00C26C40">
              <w:rPr>
                <w:lang w:val="en-GB"/>
              </w:rPr>
              <w:t>0.0000</w:t>
            </w:r>
          </w:p>
        </w:tc>
        <w:tc>
          <w:tcPr>
            <w:tcW w:w="1097" w:type="dxa"/>
          </w:tcPr>
          <w:p w14:paraId="37A75740" w14:textId="77777777" w:rsidR="00312BC3" w:rsidRPr="00C26C40" w:rsidRDefault="00312BC3" w:rsidP="00870DFD">
            <w:pPr>
              <w:rPr>
                <w:lang w:val="en-GB"/>
              </w:rPr>
            </w:pPr>
            <w:r w:rsidRPr="00C26C40">
              <w:rPr>
                <w:lang w:val="en-GB"/>
              </w:rPr>
              <w:t>0.0000</w:t>
            </w:r>
          </w:p>
        </w:tc>
        <w:tc>
          <w:tcPr>
            <w:tcW w:w="1812" w:type="dxa"/>
          </w:tcPr>
          <w:p w14:paraId="29CB0712" w14:textId="77777777" w:rsidR="00312BC3" w:rsidRPr="00C26C40" w:rsidRDefault="00312BC3" w:rsidP="00870DFD">
            <w:pPr>
              <w:rPr>
                <w:lang w:val="en-GB"/>
              </w:rPr>
            </w:pPr>
            <w:r w:rsidRPr="00C26C40">
              <w:rPr>
                <w:lang w:val="en-GB"/>
              </w:rPr>
              <w:t>0.0000</w:t>
            </w:r>
          </w:p>
        </w:tc>
      </w:tr>
      <w:tr w:rsidR="00312BC3" w:rsidRPr="00C26C40" w14:paraId="472C60C2" w14:textId="77777777" w:rsidTr="00936023">
        <w:trPr>
          <w:jc w:val="center"/>
        </w:trPr>
        <w:tc>
          <w:tcPr>
            <w:tcW w:w="881" w:type="dxa"/>
          </w:tcPr>
          <w:p w14:paraId="29E94F42" w14:textId="77777777" w:rsidR="00312BC3" w:rsidRPr="00C26C40" w:rsidRDefault="00312BC3" w:rsidP="00870DFD">
            <w:pPr>
              <w:rPr>
                <w:lang w:val="en-GB"/>
              </w:rPr>
            </w:pPr>
            <w:r w:rsidRPr="00C26C40">
              <w:rPr>
                <w:lang w:val="en-GB"/>
              </w:rPr>
              <w:t>Ca²⁺ — Mass Fraction</w:t>
            </w:r>
          </w:p>
        </w:tc>
        <w:tc>
          <w:tcPr>
            <w:tcW w:w="1097" w:type="dxa"/>
          </w:tcPr>
          <w:p w14:paraId="7692729C" w14:textId="77777777" w:rsidR="00312BC3" w:rsidRPr="00C26C40" w:rsidRDefault="00312BC3" w:rsidP="00870DFD">
            <w:pPr>
              <w:rPr>
                <w:lang w:val="en-GB"/>
              </w:rPr>
            </w:pPr>
            <w:r w:rsidRPr="00C26C40">
              <w:rPr>
                <w:lang w:val="en-GB"/>
              </w:rPr>
              <w:t>0.0000</w:t>
            </w:r>
          </w:p>
        </w:tc>
        <w:tc>
          <w:tcPr>
            <w:tcW w:w="1097" w:type="dxa"/>
          </w:tcPr>
          <w:p w14:paraId="6B43D07E" w14:textId="77777777" w:rsidR="00312BC3" w:rsidRPr="00C26C40" w:rsidRDefault="00312BC3" w:rsidP="00870DFD">
            <w:pPr>
              <w:rPr>
                <w:lang w:val="en-GB"/>
              </w:rPr>
            </w:pPr>
            <w:r w:rsidRPr="00C26C40">
              <w:rPr>
                <w:lang w:val="en-GB"/>
              </w:rPr>
              <w:t>0.0000</w:t>
            </w:r>
          </w:p>
        </w:tc>
        <w:tc>
          <w:tcPr>
            <w:tcW w:w="1097" w:type="dxa"/>
          </w:tcPr>
          <w:p w14:paraId="23A25B80" w14:textId="77777777" w:rsidR="00312BC3" w:rsidRPr="00C26C40" w:rsidRDefault="00312BC3" w:rsidP="00870DFD">
            <w:pPr>
              <w:rPr>
                <w:lang w:val="en-GB"/>
              </w:rPr>
            </w:pPr>
            <w:r w:rsidRPr="00C26C40">
              <w:rPr>
                <w:lang w:val="en-GB"/>
              </w:rPr>
              <w:t>0.0435</w:t>
            </w:r>
          </w:p>
        </w:tc>
        <w:tc>
          <w:tcPr>
            <w:tcW w:w="1031" w:type="dxa"/>
          </w:tcPr>
          <w:p w14:paraId="269CFC5E" w14:textId="77777777" w:rsidR="00312BC3" w:rsidRPr="00C26C40" w:rsidRDefault="00312BC3" w:rsidP="00870DFD">
            <w:pPr>
              <w:rPr>
                <w:lang w:val="en-GB"/>
              </w:rPr>
            </w:pPr>
            <w:r w:rsidRPr="00C26C40">
              <w:rPr>
                <w:lang w:val="en-GB"/>
              </w:rPr>
              <w:t>0.0000</w:t>
            </w:r>
          </w:p>
        </w:tc>
        <w:tc>
          <w:tcPr>
            <w:tcW w:w="1097" w:type="dxa"/>
          </w:tcPr>
          <w:p w14:paraId="6F8A64D5" w14:textId="77777777" w:rsidR="00312BC3" w:rsidRPr="00C26C40" w:rsidRDefault="00312BC3" w:rsidP="00870DFD">
            <w:pPr>
              <w:rPr>
                <w:lang w:val="en-GB"/>
              </w:rPr>
            </w:pPr>
            <w:r w:rsidRPr="00C26C40">
              <w:rPr>
                <w:lang w:val="en-GB"/>
              </w:rPr>
              <w:t>0.0000</w:t>
            </w:r>
          </w:p>
        </w:tc>
        <w:tc>
          <w:tcPr>
            <w:tcW w:w="1097" w:type="dxa"/>
          </w:tcPr>
          <w:p w14:paraId="2B4B328C" w14:textId="77777777" w:rsidR="00312BC3" w:rsidRPr="00C26C40" w:rsidRDefault="00312BC3" w:rsidP="00870DFD">
            <w:pPr>
              <w:rPr>
                <w:lang w:val="en-GB"/>
              </w:rPr>
            </w:pPr>
            <w:r w:rsidRPr="00C26C40">
              <w:rPr>
                <w:lang w:val="en-GB"/>
              </w:rPr>
              <w:t>0.0000</w:t>
            </w:r>
          </w:p>
        </w:tc>
        <w:tc>
          <w:tcPr>
            <w:tcW w:w="1812" w:type="dxa"/>
          </w:tcPr>
          <w:p w14:paraId="7EDEDF60" w14:textId="77777777" w:rsidR="00312BC3" w:rsidRPr="00C26C40" w:rsidRDefault="00312BC3" w:rsidP="00870DFD">
            <w:pPr>
              <w:rPr>
                <w:lang w:val="en-GB"/>
              </w:rPr>
            </w:pPr>
            <w:r w:rsidRPr="00C26C40">
              <w:rPr>
                <w:lang w:val="en-GB"/>
              </w:rPr>
              <w:t>0.0000</w:t>
            </w:r>
          </w:p>
        </w:tc>
      </w:tr>
      <w:tr w:rsidR="00312BC3" w:rsidRPr="00C26C40" w14:paraId="07BA5957" w14:textId="77777777" w:rsidTr="00936023">
        <w:trPr>
          <w:jc w:val="center"/>
        </w:trPr>
        <w:tc>
          <w:tcPr>
            <w:tcW w:w="881" w:type="dxa"/>
          </w:tcPr>
          <w:p w14:paraId="0C88C820" w14:textId="77777777" w:rsidR="00312BC3" w:rsidRPr="00C26C40" w:rsidRDefault="00312BC3" w:rsidP="00870DFD">
            <w:pPr>
              <w:rPr>
                <w:lang w:val="en-GB"/>
              </w:rPr>
            </w:pPr>
            <w:r w:rsidRPr="00C26C40">
              <w:rPr>
                <w:lang w:val="en-GB"/>
              </w:rPr>
              <w:t>CO — Mass Fraction</w:t>
            </w:r>
          </w:p>
        </w:tc>
        <w:tc>
          <w:tcPr>
            <w:tcW w:w="1097" w:type="dxa"/>
          </w:tcPr>
          <w:p w14:paraId="76721856" w14:textId="77777777" w:rsidR="00312BC3" w:rsidRPr="00C26C40" w:rsidRDefault="00312BC3" w:rsidP="00870DFD">
            <w:pPr>
              <w:rPr>
                <w:lang w:val="en-GB"/>
              </w:rPr>
            </w:pPr>
            <w:r w:rsidRPr="00C26C40">
              <w:rPr>
                <w:lang w:val="en-GB"/>
              </w:rPr>
              <w:t>0.0000</w:t>
            </w:r>
          </w:p>
        </w:tc>
        <w:tc>
          <w:tcPr>
            <w:tcW w:w="1097" w:type="dxa"/>
          </w:tcPr>
          <w:p w14:paraId="121C9B99" w14:textId="77777777" w:rsidR="00312BC3" w:rsidRPr="00C26C40" w:rsidRDefault="00312BC3" w:rsidP="00870DFD">
            <w:pPr>
              <w:rPr>
                <w:lang w:val="en-GB"/>
              </w:rPr>
            </w:pPr>
            <w:r w:rsidRPr="00C26C40">
              <w:rPr>
                <w:lang w:val="en-GB"/>
              </w:rPr>
              <w:t>0.0000</w:t>
            </w:r>
          </w:p>
        </w:tc>
        <w:tc>
          <w:tcPr>
            <w:tcW w:w="1097" w:type="dxa"/>
          </w:tcPr>
          <w:p w14:paraId="6E89F5E6" w14:textId="77777777" w:rsidR="00312BC3" w:rsidRPr="00C26C40" w:rsidRDefault="00312BC3" w:rsidP="00870DFD">
            <w:pPr>
              <w:rPr>
                <w:lang w:val="en-GB"/>
              </w:rPr>
            </w:pPr>
            <w:r w:rsidRPr="00C26C40">
              <w:rPr>
                <w:lang w:val="en-GB"/>
              </w:rPr>
              <w:t>0.0000</w:t>
            </w:r>
          </w:p>
        </w:tc>
        <w:tc>
          <w:tcPr>
            <w:tcW w:w="1031" w:type="dxa"/>
          </w:tcPr>
          <w:p w14:paraId="3DAB7709" w14:textId="77777777" w:rsidR="00312BC3" w:rsidRPr="00C26C40" w:rsidRDefault="00312BC3" w:rsidP="00870DFD">
            <w:pPr>
              <w:rPr>
                <w:lang w:val="en-GB"/>
              </w:rPr>
            </w:pPr>
            <w:r w:rsidRPr="00C26C40">
              <w:rPr>
                <w:lang w:val="en-GB"/>
              </w:rPr>
              <w:t>0.0642</w:t>
            </w:r>
          </w:p>
        </w:tc>
        <w:tc>
          <w:tcPr>
            <w:tcW w:w="1097" w:type="dxa"/>
          </w:tcPr>
          <w:p w14:paraId="76025F1F" w14:textId="77777777" w:rsidR="00312BC3" w:rsidRPr="00C26C40" w:rsidRDefault="00312BC3" w:rsidP="00870DFD">
            <w:pPr>
              <w:rPr>
                <w:lang w:val="en-GB"/>
              </w:rPr>
            </w:pPr>
            <w:r w:rsidRPr="00C26C40">
              <w:rPr>
                <w:lang w:val="en-GB"/>
              </w:rPr>
              <w:t>0.0000</w:t>
            </w:r>
          </w:p>
        </w:tc>
        <w:tc>
          <w:tcPr>
            <w:tcW w:w="1097" w:type="dxa"/>
          </w:tcPr>
          <w:p w14:paraId="540813B5" w14:textId="77777777" w:rsidR="00312BC3" w:rsidRPr="00C26C40" w:rsidRDefault="00312BC3" w:rsidP="00870DFD">
            <w:pPr>
              <w:rPr>
                <w:lang w:val="en-GB"/>
              </w:rPr>
            </w:pPr>
            <w:r w:rsidRPr="00C26C40">
              <w:rPr>
                <w:lang w:val="en-GB"/>
              </w:rPr>
              <w:t>0.0000</w:t>
            </w:r>
          </w:p>
        </w:tc>
        <w:tc>
          <w:tcPr>
            <w:tcW w:w="1812" w:type="dxa"/>
          </w:tcPr>
          <w:p w14:paraId="54E8F2E0" w14:textId="77777777" w:rsidR="00312BC3" w:rsidRPr="00C26C40" w:rsidRDefault="00312BC3" w:rsidP="00870DFD">
            <w:pPr>
              <w:rPr>
                <w:lang w:val="en-GB"/>
              </w:rPr>
            </w:pPr>
            <w:r w:rsidRPr="00C26C40">
              <w:rPr>
                <w:lang w:val="en-GB"/>
              </w:rPr>
              <w:t>0.0000</w:t>
            </w:r>
          </w:p>
        </w:tc>
      </w:tr>
      <w:tr w:rsidR="00312BC3" w:rsidRPr="00C26C40" w14:paraId="1C8886AE" w14:textId="77777777" w:rsidTr="00936023">
        <w:trPr>
          <w:jc w:val="center"/>
        </w:trPr>
        <w:tc>
          <w:tcPr>
            <w:tcW w:w="881" w:type="dxa"/>
          </w:tcPr>
          <w:p w14:paraId="1302098B" w14:textId="77777777" w:rsidR="00312BC3" w:rsidRPr="00C26C40" w:rsidRDefault="00312BC3" w:rsidP="00870DFD">
            <w:pPr>
              <w:rPr>
                <w:lang w:val="en-GB"/>
              </w:rPr>
            </w:pPr>
            <w:r w:rsidRPr="00C26C40">
              <w:rPr>
                <w:lang w:val="en-GB"/>
              </w:rPr>
              <w:t>Fe₃O₄ — Mass Fraction</w:t>
            </w:r>
          </w:p>
        </w:tc>
        <w:tc>
          <w:tcPr>
            <w:tcW w:w="1097" w:type="dxa"/>
          </w:tcPr>
          <w:p w14:paraId="5034D00B" w14:textId="77777777" w:rsidR="00312BC3" w:rsidRPr="00C26C40" w:rsidRDefault="00312BC3" w:rsidP="00870DFD">
            <w:pPr>
              <w:rPr>
                <w:lang w:val="en-GB"/>
              </w:rPr>
            </w:pPr>
            <w:r w:rsidRPr="00C26C40">
              <w:rPr>
                <w:lang w:val="en-GB"/>
              </w:rPr>
              <w:t>0.0002</w:t>
            </w:r>
          </w:p>
        </w:tc>
        <w:tc>
          <w:tcPr>
            <w:tcW w:w="1097" w:type="dxa"/>
          </w:tcPr>
          <w:p w14:paraId="151E18D4" w14:textId="77777777" w:rsidR="00312BC3" w:rsidRPr="00C26C40" w:rsidRDefault="00312BC3" w:rsidP="00870DFD">
            <w:pPr>
              <w:rPr>
                <w:lang w:val="en-GB"/>
              </w:rPr>
            </w:pPr>
            <w:r w:rsidRPr="00C26C40">
              <w:rPr>
                <w:lang w:val="en-GB"/>
              </w:rPr>
              <w:t>0.0000</w:t>
            </w:r>
          </w:p>
        </w:tc>
        <w:tc>
          <w:tcPr>
            <w:tcW w:w="1097" w:type="dxa"/>
          </w:tcPr>
          <w:p w14:paraId="3EAB46E5" w14:textId="77777777" w:rsidR="00312BC3" w:rsidRPr="00C26C40" w:rsidRDefault="00312BC3" w:rsidP="00870DFD">
            <w:pPr>
              <w:rPr>
                <w:lang w:val="en-GB"/>
              </w:rPr>
            </w:pPr>
            <w:r w:rsidRPr="00C26C40">
              <w:rPr>
                <w:lang w:val="en-GB"/>
              </w:rPr>
              <w:t>0.0000</w:t>
            </w:r>
          </w:p>
        </w:tc>
        <w:tc>
          <w:tcPr>
            <w:tcW w:w="1031" w:type="dxa"/>
          </w:tcPr>
          <w:p w14:paraId="4BCB9CC7" w14:textId="77777777" w:rsidR="00312BC3" w:rsidRPr="00C26C40" w:rsidRDefault="00312BC3" w:rsidP="00870DFD">
            <w:pPr>
              <w:rPr>
                <w:lang w:val="en-GB"/>
              </w:rPr>
            </w:pPr>
            <w:r w:rsidRPr="00C26C40">
              <w:rPr>
                <w:lang w:val="en-GB"/>
              </w:rPr>
              <w:t>0.0000</w:t>
            </w:r>
          </w:p>
        </w:tc>
        <w:tc>
          <w:tcPr>
            <w:tcW w:w="1097" w:type="dxa"/>
          </w:tcPr>
          <w:p w14:paraId="5D4A531C" w14:textId="77777777" w:rsidR="00312BC3" w:rsidRPr="00C26C40" w:rsidRDefault="00312BC3" w:rsidP="00870DFD">
            <w:pPr>
              <w:rPr>
                <w:lang w:val="en-GB"/>
              </w:rPr>
            </w:pPr>
            <w:r w:rsidRPr="00C26C40">
              <w:rPr>
                <w:lang w:val="en-GB"/>
              </w:rPr>
              <w:t>0.0183</w:t>
            </w:r>
          </w:p>
        </w:tc>
        <w:tc>
          <w:tcPr>
            <w:tcW w:w="1097" w:type="dxa"/>
          </w:tcPr>
          <w:p w14:paraId="07634AB1" w14:textId="77777777" w:rsidR="00312BC3" w:rsidRPr="00C26C40" w:rsidRDefault="00312BC3" w:rsidP="00870DFD">
            <w:pPr>
              <w:rPr>
                <w:lang w:val="en-GB"/>
              </w:rPr>
            </w:pPr>
            <w:r w:rsidRPr="00C26C40">
              <w:rPr>
                <w:lang w:val="en-GB"/>
              </w:rPr>
              <w:t>0.0000</w:t>
            </w:r>
          </w:p>
        </w:tc>
        <w:tc>
          <w:tcPr>
            <w:tcW w:w="1812" w:type="dxa"/>
          </w:tcPr>
          <w:p w14:paraId="073522E6" w14:textId="77777777" w:rsidR="00312BC3" w:rsidRPr="00C26C40" w:rsidRDefault="00312BC3" w:rsidP="00870DFD">
            <w:pPr>
              <w:rPr>
                <w:lang w:val="en-GB"/>
              </w:rPr>
            </w:pPr>
            <w:r w:rsidRPr="00C26C40">
              <w:rPr>
                <w:lang w:val="en-GB"/>
              </w:rPr>
              <w:t>0.0000</w:t>
            </w:r>
          </w:p>
        </w:tc>
      </w:tr>
      <w:tr w:rsidR="00312BC3" w:rsidRPr="00C26C40" w14:paraId="06055BC9" w14:textId="77777777" w:rsidTr="00936023">
        <w:trPr>
          <w:jc w:val="center"/>
        </w:trPr>
        <w:tc>
          <w:tcPr>
            <w:tcW w:w="881" w:type="dxa"/>
          </w:tcPr>
          <w:p w14:paraId="3CA392BC" w14:textId="77777777" w:rsidR="00312BC3" w:rsidRPr="00C26C40" w:rsidRDefault="00312BC3" w:rsidP="00870DFD">
            <w:pPr>
              <w:rPr>
                <w:lang w:val="en-GB"/>
              </w:rPr>
            </w:pPr>
            <w:r w:rsidRPr="00C26C40">
              <w:rPr>
                <w:lang w:val="en-GB"/>
              </w:rPr>
              <w:t>Al₂O₃ — Mass Fraction</w:t>
            </w:r>
          </w:p>
        </w:tc>
        <w:tc>
          <w:tcPr>
            <w:tcW w:w="1097" w:type="dxa"/>
          </w:tcPr>
          <w:p w14:paraId="6A4101BF" w14:textId="77777777" w:rsidR="00312BC3" w:rsidRPr="00C26C40" w:rsidRDefault="00312BC3" w:rsidP="00870DFD">
            <w:pPr>
              <w:rPr>
                <w:lang w:val="en-GB"/>
              </w:rPr>
            </w:pPr>
            <w:r w:rsidRPr="00C26C40">
              <w:rPr>
                <w:lang w:val="en-GB"/>
              </w:rPr>
              <w:t>0.0007</w:t>
            </w:r>
          </w:p>
        </w:tc>
        <w:tc>
          <w:tcPr>
            <w:tcW w:w="1097" w:type="dxa"/>
          </w:tcPr>
          <w:p w14:paraId="5AECF937" w14:textId="77777777" w:rsidR="00312BC3" w:rsidRPr="00C26C40" w:rsidRDefault="00312BC3" w:rsidP="00870DFD">
            <w:pPr>
              <w:rPr>
                <w:lang w:val="en-GB"/>
              </w:rPr>
            </w:pPr>
            <w:r w:rsidRPr="00C26C40">
              <w:rPr>
                <w:lang w:val="en-GB"/>
              </w:rPr>
              <w:t>0.0000</w:t>
            </w:r>
          </w:p>
        </w:tc>
        <w:tc>
          <w:tcPr>
            <w:tcW w:w="1097" w:type="dxa"/>
          </w:tcPr>
          <w:p w14:paraId="5021A459" w14:textId="77777777" w:rsidR="00312BC3" w:rsidRPr="00C26C40" w:rsidRDefault="00312BC3" w:rsidP="00870DFD">
            <w:pPr>
              <w:rPr>
                <w:lang w:val="en-GB"/>
              </w:rPr>
            </w:pPr>
            <w:r w:rsidRPr="00C26C40">
              <w:rPr>
                <w:lang w:val="en-GB"/>
              </w:rPr>
              <w:t>0.0000</w:t>
            </w:r>
          </w:p>
        </w:tc>
        <w:tc>
          <w:tcPr>
            <w:tcW w:w="1031" w:type="dxa"/>
          </w:tcPr>
          <w:p w14:paraId="35AABD5B" w14:textId="77777777" w:rsidR="00312BC3" w:rsidRPr="00C26C40" w:rsidRDefault="00312BC3" w:rsidP="00870DFD">
            <w:pPr>
              <w:rPr>
                <w:lang w:val="en-GB"/>
              </w:rPr>
            </w:pPr>
            <w:r w:rsidRPr="00C26C40">
              <w:rPr>
                <w:lang w:val="en-GB"/>
              </w:rPr>
              <w:t>0.0000</w:t>
            </w:r>
          </w:p>
        </w:tc>
        <w:tc>
          <w:tcPr>
            <w:tcW w:w="1097" w:type="dxa"/>
          </w:tcPr>
          <w:p w14:paraId="722F096C" w14:textId="77777777" w:rsidR="00312BC3" w:rsidRPr="00C26C40" w:rsidRDefault="00312BC3" w:rsidP="00870DFD">
            <w:pPr>
              <w:rPr>
                <w:lang w:val="en-GB"/>
              </w:rPr>
            </w:pPr>
            <w:r w:rsidRPr="00C26C40">
              <w:rPr>
                <w:lang w:val="en-GB"/>
              </w:rPr>
              <w:t>0.4799</w:t>
            </w:r>
          </w:p>
        </w:tc>
        <w:tc>
          <w:tcPr>
            <w:tcW w:w="1097" w:type="dxa"/>
          </w:tcPr>
          <w:p w14:paraId="11896B60" w14:textId="77777777" w:rsidR="00312BC3" w:rsidRPr="00C26C40" w:rsidRDefault="00312BC3" w:rsidP="00870DFD">
            <w:pPr>
              <w:rPr>
                <w:lang w:val="en-GB"/>
              </w:rPr>
            </w:pPr>
            <w:r w:rsidRPr="00C26C40">
              <w:rPr>
                <w:lang w:val="en-GB"/>
              </w:rPr>
              <w:t>0.0000</w:t>
            </w:r>
          </w:p>
        </w:tc>
        <w:tc>
          <w:tcPr>
            <w:tcW w:w="1812" w:type="dxa"/>
          </w:tcPr>
          <w:p w14:paraId="5FE8EE28" w14:textId="77777777" w:rsidR="00312BC3" w:rsidRPr="00C26C40" w:rsidRDefault="00312BC3" w:rsidP="00870DFD">
            <w:pPr>
              <w:rPr>
                <w:lang w:val="en-GB"/>
              </w:rPr>
            </w:pPr>
            <w:r w:rsidRPr="00C26C40">
              <w:rPr>
                <w:lang w:val="en-GB"/>
              </w:rPr>
              <w:t>0.0000</w:t>
            </w:r>
          </w:p>
        </w:tc>
      </w:tr>
      <w:tr w:rsidR="00312BC3" w:rsidRPr="00C26C40" w14:paraId="3184A8E6" w14:textId="77777777" w:rsidTr="00936023">
        <w:trPr>
          <w:jc w:val="center"/>
        </w:trPr>
        <w:tc>
          <w:tcPr>
            <w:tcW w:w="881" w:type="dxa"/>
          </w:tcPr>
          <w:p w14:paraId="169EED09" w14:textId="77777777" w:rsidR="00312BC3" w:rsidRPr="00C26C40" w:rsidRDefault="00312BC3" w:rsidP="00870DFD">
            <w:pPr>
              <w:rPr>
                <w:lang w:val="en-GB"/>
              </w:rPr>
            </w:pPr>
            <w:r w:rsidRPr="00C26C40">
              <w:rPr>
                <w:lang w:val="en-GB"/>
              </w:rPr>
              <w:t>O₂ — Mass Fraction</w:t>
            </w:r>
          </w:p>
        </w:tc>
        <w:tc>
          <w:tcPr>
            <w:tcW w:w="1097" w:type="dxa"/>
          </w:tcPr>
          <w:p w14:paraId="69F842E4" w14:textId="77777777" w:rsidR="00312BC3" w:rsidRPr="00C26C40" w:rsidRDefault="00312BC3" w:rsidP="00870DFD">
            <w:pPr>
              <w:rPr>
                <w:lang w:val="en-GB"/>
              </w:rPr>
            </w:pPr>
            <w:r w:rsidRPr="00C26C40">
              <w:rPr>
                <w:lang w:val="en-GB"/>
              </w:rPr>
              <w:t>0.0000</w:t>
            </w:r>
          </w:p>
        </w:tc>
        <w:tc>
          <w:tcPr>
            <w:tcW w:w="1097" w:type="dxa"/>
          </w:tcPr>
          <w:p w14:paraId="742B0FBF" w14:textId="77777777" w:rsidR="00312BC3" w:rsidRPr="00C26C40" w:rsidRDefault="00312BC3" w:rsidP="00870DFD">
            <w:pPr>
              <w:rPr>
                <w:lang w:val="en-GB"/>
              </w:rPr>
            </w:pPr>
            <w:r w:rsidRPr="00C26C40">
              <w:rPr>
                <w:lang w:val="en-GB"/>
              </w:rPr>
              <w:t>0.0000</w:t>
            </w:r>
          </w:p>
        </w:tc>
        <w:tc>
          <w:tcPr>
            <w:tcW w:w="1097" w:type="dxa"/>
          </w:tcPr>
          <w:p w14:paraId="33081A4F" w14:textId="77777777" w:rsidR="00312BC3" w:rsidRPr="00C26C40" w:rsidRDefault="00312BC3" w:rsidP="00870DFD">
            <w:pPr>
              <w:rPr>
                <w:lang w:val="en-GB"/>
              </w:rPr>
            </w:pPr>
            <w:r w:rsidRPr="00C26C40">
              <w:rPr>
                <w:lang w:val="en-GB"/>
              </w:rPr>
              <w:t>0.0000</w:t>
            </w:r>
          </w:p>
        </w:tc>
        <w:tc>
          <w:tcPr>
            <w:tcW w:w="1031" w:type="dxa"/>
          </w:tcPr>
          <w:p w14:paraId="58E60F5B" w14:textId="77777777" w:rsidR="00312BC3" w:rsidRPr="00C26C40" w:rsidRDefault="00312BC3" w:rsidP="00870DFD">
            <w:pPr>
              <w:rPr>
                <w:lang w:val="en-GB"/>
              </w:rPr>
            </w:pPr>
            <w:r w:rsidRPr="00C26C40">
              <w:rPr>
                <w:lang w:val="en-GB"/>
              </w:rPr>
              <w:t>0.0000</w:t>
            </w:r>
          </w:p>
        </w:tc>
        <w:tc>
          <w:tcPr>
            <w:tcW w:w="1097" w:type="dxa"/>
          </w:tcPr>
          <w:p w14:paraId="0CE7FAEA" w14:textId="77777777" w:rsidR="00312BC3" w:rsidRPr="00C26C40" w:rsidRDefault="00312BC3" w:rsidP="00870DFD">
            <w:pPr>
              <w:rPr>
                <w:lang w:val="en-GB"/>
              </w:rPr>
            </w:pPr>
            <w:r w:rsidRPr="00C26C40">
              <w:rPr>
                <w:lang w:val="en-GB"/>
              </w:rPr>
              <w:t>0.0000</w:t>
            </w:r>
          </w:p>
        </w:tc>
        <w:tc>
          <w:tcPr>
            <w:tcW w:w="1097" w:type="dxa"/>
          </w:tcPr>
          <w:p w14:paraId="3A91A937" w14:textId="77777777" w:rsidR="00312BC3" w:rsidRPr="00C26C40" w:rsidRDefault="00312BC3" w:rsidP="00870DFD">
            <w:pPr>
              <w:rPr>
                <w:lang w:val="en-GB"/>
              </w:rPr>
            </w:pPr>
            <w:r w:rsidRPr="00C26C40">
              <w:rPr>
                <w:lang w:val="en-GB"/>
              </w:rPr>
              <w:t>0.0000</w:t>
            </w:r>
          </w:p>
        </w:tc>
        <w:tc>
          <w:tcPr>
            <w:tcW w:w="1812" w:type="dxa"/>
          </w:tcPr>
          <w:p w14:paraId="01158464" w14:textId="77777777" w:rsidR="00312BC3" w:rsidRPr="00C26C40" w:rsidRDefault="00312BC3" w:rsidP="00870DFD">
            <w:pPr>
              <w:rPr>
                <w:lang w:val="en-GB"/>
              </w:rPr>
            </w:pPr>
            <w:r w:rsidRPr="00C26C40">
              <w:rPr>
                <w:lang w:val="en-GB"/>
              </w:rPr>
              <w:t>0.0000</w:t>
            </w:r>
          </w:p>
        </w:tc>
      </w:tr>
      <w:tr w:rsidR="00312BC3" w:rsidRPr="00C26C40" w14:paraId="5D87F1B2" w14:textId="77777777" w:rsidTr="00936023">
        <w:trPr>
          <w:jc w:val="center"/>
        </w:trPr>
        <w:tc>
          <w:tcPr>
            <w:tcW w:w="881" w:type="dxa"/>
          </w:tcPr>
          <w:p w14:paraId="49505EB7" w14:textId="77777777" w:rsidR="00312BC3" w:rsidRPr="00C26C40" w:rsidRDefault="00312BC3" w:rsidP="00870DFD">
            <w:pPr>
              <w:rPr>
                <w:lang w:val="en-GB"/>
              </w:rPr>
            </w:pPr>
            <w:r w:rsidRPr="00C26C40">
              <w:rPr>
                <w:lang w:val="en-GB"/>
              </w:rPr>
              <w:lastRenderedPageBreak/>
              <w:t>CaAl₂O₄ — Mass Fraction</w:t>
            </w:r>
          </w:p>
        </w:tc>
        <w:tc>
          <w:tcPr>
            <w:tcW w:w="1097" w:type="dxa"/>
          </w:tcPr>
          <w:p w14:paraId="2B4E6BAF" w14:textId="77777777" w:rsidR="00312BC3" w:rsidRPr="00C26C40" w:rsidRDefault="00312BC3" w:rsidP="00870DFD">
            <w:pPr>
              <w:rPr>
                <w:lang w:val="en-GB"/>
              </w:rPr>
            </w:pPr>
            <w:r w:rsidRPr="00C26C40">
              <w:rPr>
                <w:lang w:val="en-GB"/>
              </w:rPr>
              <w:t>0.0000</w:t>
            </w:r>
          </w:p>
        </w:tc>
        <w:tc>
          <w:tcPr>
            <w:tcW w:w="1097" w:type="dxa"/>
          </w:tcPr>
          <w:p w14:paraId="7A85E898" w14:textId="77777777" w:rsidR="00312BC3" w:rsidRPr="00C26C40" w:rsidRDefault="00312BC3" w:rsidP="00870DFD">
            <w:pPr>
              <w:rPr>
                <w:lang w:val="en-GB"/>
              </w:rPr>
            </w:pPr>
            <w:r w:rsidRPr="00C26C40">
              <w:rPr>
                <w:lang w:val="en-GB"/>
              </w:rPr>
              <w:t>0.0000</w:t>
            </w:r>
          </w:p>
        </w:tc>
        <w:tc>
          <w:tcPr>
            <w:tcW w:w="1097" w:type="dxa"/>
          </w:tcPr>
          <w:p w14:paraId="7E390F1E" w14:textId="77777777" w:rsidR="00312BC3" w:rsidRPr="00C26C40" w:rsidRDefault="00312BC3" w:rsidP="00870DFD">
            <w:pPr>
              <w:rPr>
                <w:lang w:val="en-GB"/>
              </w:rPr>
            </w:pPr>
            <w:r w:rsidRPr="00C26C40">
              <w:rPr>
                <w:lang w:val="en-GB"/>
              </w:rPr>
              <w:t>0.0203</w:t>
            </w:r>
          </w:p>
        </w:tc>
        <w:tc>
          <w:tcPr>
            <w:tcW w:w="1031" w:type="dxa"/>
          </w:tcPr>
          <w:p w14:paraId="6E05F47F" w14:textId="77777777" w:rsidR="00312BC3" w:rsidRPr="00C26C40" w:rsidRDefault="00312BC3" w:rsidP="00870DFD">
            <w:pPr>
              <w:rPr>
                <w:lang w:val="en-GB"/>
              </w:rPr>
            </w:pPr>
            <w:r w:rsidRPr="00C26C40">
              <w:rPr>
                <w:lang w:val="en-GB"/>
              </w:rPr>
              <w:t>0.0000</w:t>
            </w:r>
          </w:p>
        </w:tc>
        <w:tc>
          <w:tcPr>
            <w:tcW w:w="1097" w:type="dxa"/>
          </w:tcPr>
          <w:p w14:paraId="75819D0D" w14:textId="77777777" w:rsidR="00312BC3" w:rsidRPr="00C26C40" w:rsidRDefault="00312BC3" w:rsidP="00870DFD">
            <w:pPr>
              <w:rPr>
                <w:lang w:val="en-GB"/>
              </w:rPr>
            </w:pPr>
            <w:r w:rsidRPr="00C26C40">
              <w:rPr>
                <w:lang w:val="en-GB"/>
              </w:rPr>
              <w:t>0.0000</w:t>
            </w:r>
          </w:p>
        </w:tc>
        <w:tc>
          <w:tcPr>
            <w:tcW w:w="1097" w:type="dxa"/>
          </w:tcPr>
          <w:p w14:paraId="0872F1BD" w14:textId="77777777" w:rsidR="00312BC3" w:rsidRPr="00C26C40" w:rsidRDefault="00312BC3" w:rsidP="00870DFD">
            <w:pPr>
              <w:rPr>
                <w:lang w:val="en-GB"/>
              </w:rPr>
            </w:pPr>
            <w:r w:rsidRPr="00C26C40">
              <w:rPr>
                <w:lang w:val="en-GB"/>
              </w:rPr>
              <w:t>1.0000</w:t>
            </w:r>
          </w:p>
        </w:tc>
        <w:tc>
          <w:tcPr>
            <w:tcW w:w="1812" w:type="dxa"/>
          </w:tcPr>
          <w:p w14:paraId="3CB0966F" w14:textId="77777777" w:rsidR="00312BC3" w:rsidRPr="00C26C40" w:rsidRDefault="00312BC3" w:rsidP="00870DFD">
            <w:pPr>
              <w:rPr>
                <w:lang w:val="en-GB"/>
              </w:rPr>
            </w:pPr>
            <w:r w:rsidRPr="00C26C40">
              <w:rPr>
                <w:lang w:val="en-GB"/>
              </w:rPr>
              <w:t>1.0000</w:t>
            </w:r>
          </w:p>
        </w:tc>
      </w:tr>
      <w:tr w:rsidR="00312BC3" w:rsidRPr="00C26C40" w14:paraId="43BB6C5E" w14:textId="77777777" w:rsidTr="00936023">
        <w:trPr>
          <w:jc w:val="center"/>
        </w:trPr>
        <w:tc>
          <w:tcPr>
            <w:tcW w:w="881" w:type="dxa"/>
          </w:tcPr>
          <w:p w14:paraId="43501D8B" w14:textId="77777777" w:rsidR="00312BC3" w:rsidRPr="00C26C40" w:rsidRDefault="00312BC3" w:rsidP="00870DFD">
            <w:pPr>
              <w:rPr>
                <w:lang w:val="en-GB"/>
              </w:rPr>
            </w:pPr>
            <w:r w:rsidRPr="00C26C40">
              <w:rPr>
                <w:lang w:val="en-GB"/>
              </w:rPr>
              <w:t>CaOH⁺ — Mass Fraction</w:t>
            </w:r>
          </w:p>
        </w:tc>
        <w:tc>
          <w:tcPr>
            <w:tcW w:w="1097" w:type="dxa"/>
          </w:tcPr>
          <w:p w14:paraId="738A3C34" w14:textId="77777777" w:rsidR="00312BC3" w:rsidRPr="00C26C40" w:rsidRDefault="00312BC3" w:rsidP="00870DFD">
            <w:pPr>
              <w:rPr>
                <w:lang w:val="en-GB"/>
              </w:rPr>
            </w:pPr>
            <w:r w:rsidRPr="00C26C40">
              <w:rPr>
                <w:lang w:val="en-GB"/>
              </w:rPr>
              <w:t>0.0000</w:t>
            </w:r>
          </w:p>
        </w:tc>
        <w:tc>
          <w:tcPr>
            <w:tcW w:w="1097" w:type="dxa"/>
          </w:tcPr>
          <w:p w14:paraId="19348783" w14:textId="77777777" w:rsidR="00312BC3" w:rsidRPr="00C26C40" w:rsidRDefault="00312BC3" w:rsidP="00870DFD">
            <w:pPr>
              <w:rPr>
                <w:lang w:val="en-GB"/>
              </w:rPr>
            </w:pPr>
            <w:r w:rsidRPr="00C26C40">
              <w:rPr>
                <w:lang w:val="en-GB"/>
              </w:rPr>
              <w:t>0.0000</w:t>
            </w:r>
          </w:p>
        </w:tc>
        <w:tc>
          <w:tcPr>
            <w:tcW w:w="1097" w:type="dxa"/>
          </w:tcPr>
          <w:p w14:paraId="0F3F605E" w14:textId="77777777" w:rsidR="00312BC3" w:rsidRPr="00C26C40" w:rsidRDefault="00312BC3" w:rsidP="00870DFD">
            <w:pPr>
              <w:rPr>
                <w:lang w:val="en-GB"/>
              </w:rPr>
            </w:pPr>
            <w:r w:rsidRPr="00C26C40">
              <w:rPr>
                <w:lang w:val="en-GB"/>
              </w:rPr>
              <w:t>0.0000</w:t>
            </w:r>
          </w:p>
        </w:tc>
        <w:tc>
          <w:tcPr>
            <w:tcW w:w="1031" w:type="dxa"/>
          </w:tcPr>
          <w:p w14:paraId="0D60BD55" w14:textId="77777777" w:rsidR="00312BC3" w:rsidRPr="00C26C40" w:rsidRDefault="00312BC3" w:rsidP="00870DFD">
            <w:pPr>
              <w:rPr>
                <w:lang w:val="en-GB"/>
              </w:rPr>
            </w:pPr>
            <w:r w:rsidRPr="00C26C40">
              <w:rPr>
                <w:lang w:val="en-GB"/>
              </w:rPr>
              <w:t>0.0000</w:t>
            </w:r>
          </w:p>
        </w:tc>
        <w:tc>
          <w:tcPr>
            <w:tcW w:w="1097" w:type="dxa"/>
          </w:tcPr>
          <w:p w14:paraId="534C2EC9" w14:textId="77777777" w:rsidR="00312BC3" w:rsidRPr="00C26C40" w:rsidRDefault="00312BC3" w:rsidP="00870DFD">
            <w:pPr>
              <w:rPr>
                <w:lang w:val="en-GB"/>
              </w:rPr>
            </w:pPr>
            <w:r w:rsidRPr="00C26C40">
              <w:rPr>
                <w:lang w:val="en-GB"/>
              </w:rPr>
              <w:t>0.0000</w:t>
            </w:r>
          </w:p>
        </w:tc>
        <w:tc>
          <w:tcPr>
            <w:tcW w:w="1097" w:type="dxa"/>
          </w:tcPr>
          <w:p w14:paraId="2CABA4BF" w14:textId="77777777" w:rsidR="00312BC3" w:rsidRPr="00C26C40" w:rsidRDefault="00312BC3" w:rsidP="00870DFD">
            <w:pPr>
              <w:rPr>
                <w:lang w:val="en-GB"/>
              </w:rPr>
            </w:pPr>
            <w:r w:rsidRPr="00C26C40">
              <w:rPr>
                <w:lang w:val="en-GB"/>
              </w:rPr>
              <w:t>0.0000</w:t>
            </w:r>
          </w:p>
        </w:tc>
        <w:tc>
          <w:tcPr>
            <w:tcW w:w="1812" w:type="dxa"/>
          </w:tcPr>
          <w:p w14:paraId="4FDBF10D" w14:textId="77777777" w:rsidR="00312BC3" w:rsidRPr="00C26C40" w:rsidRDefault="00312BC3" w:rsidP="00870DFD">
            <w:pPr>
              <w:rPr>
                <w:lang w:val="en-GB"/>
              </w:rPr>
            </w:pPr>
            <w:r w:rsidRPr="00C26C40">
              <w:rPr>
                <w:lang w:val="en-GB"/>
              </w:rPr>
              <w:t>0.0000</w:t>
            </w:r>
          </w:p>
        </w:tc>
      </w:tr>
      <w:tr w:rsidR="00312BC3" w:rsidRPr="00C26C40" w14:paraId="3B7AEB30" w14:textId="77777777" w:rsidTr="00936023">
        <w:trPr>
          <w:jc w:val="center"/>
        </w:trPr>
        <w:tc>
          <w:tcPr>
            <w:tcW w:w="881" w:type="dxa"/>
          </w:tcPr>
          <w:p w14:paraId="08393A87" w14:textId="77777777" w:rsidR="00312BC3" w:rsidRPr="00C26C40" w:rsidRDefault="00312BC3" w:rsidP="00870DFD">
            <w:pPr>
              <w:rPr>
                <w:lang w:val="en-GB"/>
              </w:rPr>
            </w:pPr>
            <w:r w:rsidRPr="00C26C40">
              <w:rPr>
                <w:lang w:val="en-GB"/>
              </w:rPr>
              <w:t>Iron-(s) — Mass Fraction</w:t>
            </w:r>
          </w:p>
        </w:tc>
        <w:tc>
          <w:tcPr>
            <w:tcW w:w="1097" w:type="dxa"/>
          </w:tcPr>
          <w:p w14:paraId="1687017F" w14:textId="77777777" w:rsidR="00312BC3" w:rsidRPr="00C26C40" w:rsidRDefault="00312BC3" w:rsidP="00870DFD">
            <w:pPr>
              <w:rPr>
                <w:lang w:val="en-GB"/>
              </w:rPr>
            </w:pPr>
            <w:r w:rsidRPr="00C26C40">
              <w:rPr>
                <w:lang w:val="en-GB"/>
              </w:rPr>
              <w:t>0.0000</w:t>
            </w:r>
          </w:p>
        </w:tc>
        <w:tc>
          <w:tcPr>
            <w:tcW w:w="1097" w:type="dxa"/>
          </w:tcPr>
          <w:p w14:paraId="54511E4E" w14:textId="77777777" w:rsidR="00312BC3" w:rsidRPr="00C26C40" w:rsidRDefault="00312BC3" w:rsidP="00870DFD">
            <w:pPr>
              <w:rPr>
                <w:lang w:val="en-GB"/>
              </w:rPr>
            </w:pPr>
            <w:r w:rsidRPr="00C26C40">
              <w:rPr>
                <w:lang w:val="en-GB"/>
              </w:rPr>
              <w:t>0.0000</w:t>
            </w:r>
          </w:p>
        </w:tc>
        <w:tc>
          <w:tcPr>
            <w:tcW w:w="1097" w:type="dxa"/>
          </w:tcPr>
          <w:p w14:paraId="470486E1" w14:textId="77777777" w:rsidR="00312BC3" w:rsidRPr="00C26C40" w:rsidRDefault="00312BC3" w:rsidP="00870DFD">
            <w:pPr>
              <w:rPr>
                <w:lang w:val="en-GB"/>
              </w:rPr>
            </w:pPr>
            <w:r w:rsidRPr="00C26C40">
              <w:rPr>
                <w:lang w:val="en-GB"/>
              </w:rPr>
              <w:t>0.0000</w:t>
            </w:r>
          </w:p>
        </w:tc>
        <w:tc>
          <w:tcPr>
            <w:tcW w:w="1031" w:type="dxa"/>
          </w:tcPr>
          <w:p w14:paraId="13B738D6" w14:textId="77777777" w:rsidR="00312BC3" w:rsidRPr="00C26C40" w:rsidRDefault="00312BC3" w:rsidP="00870DFD">
            <w:pPr>
              <w:rPr>
                <w:lang w:val="en-GB"/>
              </w:rPr>
            </w:pPr>
            <w:r w:rsidRPr="00C26C40">
              <w:rPr>
                <w:lang w:val="en-GB"/>
              </w:rPr>
              <w:t>0.0000</w:t>
            </w:r>
          </w:p>
        </w:tc>
        <w:tc>
          <w:tcPr>
            <w:tcW w:w="1097" w:type="dxa"/>
          </w:tcPr>
          <w:p w14:paraId="770C2E13" w14:textId="77777777" w:rsidR="00312BC3" w:rsidRPr="00C26C40" w:rsidRDefault="00312BC3" w:rsidP="00870DFD">
            <w:pPr>
              <w:rPr>
                <w:lang w:val="en-GB"/>
              </w:rPr>
            </w:pPr>
            <w:r w:rsidRPr="00C26C40">
              <w:rPr>
                <w:lang w:val="en-GB"/>
              </w:rPr>
              <w:t>0.0000</w:t>
            </w:r>
          </w:p>
        </w:tc>
        <w:tc>
          <w:tcPr>
            <w:tcW w:w="1097" w:type="dxa"/>
          </w:tcPr>
          <w:p w14:paraId="295081EB" w14:textId="77777777" w:rsidR="00312BC3" w:rsidRPr="00C26C40" w:rsidRDefault="00312BC3" w:rsidP="00870DFD">
            <w:pPr>
              <w:rPr>
                <w:lang w:val="en-GB"/>
              </w:rPr>
            </w:pPr>
            <w:r w:rsidRPr="00C26C40">
              <w:rPr>
                <w:lang w:val="en-GB"/>
              </w:rPr>
              <w:t>0.0000</w:t>
            </w:r>
          </w:p>
        </w:tc>
        <w:tc>
          <w:tcPr>
            <w:tcW w:w="1812" w:type="dxa"/>
          </w:tcPr>
          <w:p w14:paraId="1094E752" w14:textId="77777777" w:rsidR="00312BC3" w:rsidRPr="00C26C40" w:rsidRDefault="00312BC3" w:rsidP="00870DFD">
            <w:pPr>
              <w:rPr>
                <w:lang w:val="en-GB"/>
              </w:rPr>
            </w:pPr>
            <w:r w:rsidRPr="00C26C40">
              <w:rPr>
                <w:lang w:val="en-GB"/>
              </w:rPr>
              <w:t>0.0000</w:t>
            </w:r>
          </w:p>
        </w:tc>
      </w:tr>
      <w:tr w:rsidR="00312BC3" w:rsidRPr="00C26C40" w14:paraId="7B75244A" w14:textId="77777777" w:rsidTr="00936023">
        <w:trPr>
          <w:jc w:val="center"/>
        </w:trPr>
        <w:tc>
          <w:tcPr>
            <w:tcW w:w="881" w:type="dxa"/>
          </w:tcPr>
          <w:p w14:paraId="759D6554" w14:textId="77777777" w:rsidR="00312BC3" w:rsidRPr="00C26C40" w:rsidRDefault="00312BC3" w:rsidP="00870DFD">
            <w:pPr>
              <w:rPr>
                <w:lang w:val="en-GB"/>
              </w:rPr>
            </w:pPr>
            <w:r w:rsidRPr="00C26C40">
              <w:rPr>
                <w:lang w:val="en-GB"/>
              </w:rPr>
              <w:t>HCO₃⁻ — Mass Fraction</w:t>
            </w:r>
          </w:p>
        </w:tc>
        <w:tc>
          <w:tcPr>
            <w:tcW w:w="1097" w:type="dxa"/>
          </w:tcPr>
          <w:p w14:paraId="32454000" w14:textId="77777777" w:rsidR="00312BC3" w:rsidRPr="00C26C40" w:rsidRDefault="00312BC3" w:rsidP="00870DFD">
            <w:pPr>
              <w:rPr>
                <w:lang w:val="en-GB"/>
              </w:rPr>
            </w:pPr>
            <w:r w:rsidRPr="00C26C40">
              <w:rPr>
                <w:lang w:val="en-GB"/>
              </w:rPr>
              <w:t>0.0000</w:t>
            </w:r>
          </w:p>
        </w:tc>
        <w:tc>
          <w:tcPr>
            <w:tcW w:w="1097" w:type="dxa"/>
          </w:tcPr>
          <w:p w14:paraId="25B51CD7" w14:textId="77777777" w:rsidR="00312BC3" w:rsidRPr="00C26C40" w:rsidRDefault="00312BC3" w:rsidP="00870DFD">
            <w:pPr>
              <w:rPr>
                <w:lang w:val="en-GB"/>
              </w:rPr>
            </w:pPr>
            <w:r w:rsidRPr="00C26C40">
              <w:rPr>
                <w:lang w:val="en-GB"/>
              </w:rPr>
              <w:t>0.0000</w:t>
            </w:r>
          </w:p>
        </w:tc>
        <w:tc>
          <w:tcPr>
            <w:tcW w:w="1097" w:type="dxa"/>
          </w:tcPr>
          <w:p w14:paraId="3020199B" w14:textId="77777777" w:rsidR="00312BC3" w:rsidRPr="00C26C40" w:rsidRDefault="00312BC3" w:rsidP="00870DFD">
            <w:pPr>
              <w:rPr>
                <w:lang w:val="en-GB"/>
              </w:rPr>
            </w:pPr>
            <w:r w:rsidRPr="00C26C40">
              <w:rPr>
                <w:lang w:val="en-GB"/>
              </w:rPr>
              <w:t>0.0000</w:t>
            </w:r>
          </w:p>
        </w:tc>
        <w:tc>
          <w:tcPr>
            <w:tcW w:w="1031" w:type="dxa"/>
          </w:tcPr>
          <w:p w14:paraId="5A831D4F" w14:textId="77777777" w:rsidR="00312BC3" w:rsidRPr="00C26C40" w:rsidRDefault="00312BC3" w:rsidP="00870DFD">
            <w:pPr>
              <w:rPr>
                <w:lang w:val="en-GB"/>
              </w:rPr>
            </w:pPr>
            <w:r w:rsidRPr="00C26C40">
              <w:rPr>
                <w:lang w:val="en-GB"/>
              </w:rPr>
              <w:t>0.0000</w:t>
            </w:r>
          </w:p>
        </w:tc>
        <w:tc>
          <w:tcPr>
            <w:tcW w:w="1097" w:type="dxa"/>
          </w:tcPr>
          <w:p w14:paraId="73083CE8" w14:textId="77777777" w:rsidR="00312BC3" w:rsidRPr="00C26C40" w:rsidRDefault="00312BC3" w:rsidP="00870DFD">
            <w:pPr>
              <w:rPr>
                <w:lang w:val="en-GB"/>
              </w:rPr>
            </w:pPr>
            <w:r w:rsidRPr="00C26C40">
              <w:rPr>
                <w:lang w:val="en-GB"/>
              </w:rPr>
              <w:t>0.0000</w:t>
            </w:r>
          </w:p>
        </w:tc>
        <w:tc>
          <w:tcPr>
            <w:tcW w:w="1097" w:type="dxa"/>
          </w:tcPr>
          <w:p w14:paraId="1E158EFD" w14:textId="77777777" w:rsidR="00312BC3" w:rsidRPr="00C26C40" w:rsidRDefault="00312BC3" w:rsidP="00870DFD">
            <w:pPr>
              <w:rPr>
                <w:lang w:val="en-GB"/>
              </w:rPr>
            </w:pPr>
            <w:r w:rsidRPr="00C26C40">
              <w:rPr>
                <w:lang w:val="en-GB"/>
              </w:rPr>
              <w:t>0.0000</w:t>
            </w:r>
          </w:p>
        </w:tc>
        <w:tc>
          <w:tcPr>
            <w:tcW w:w="1812" w:type="dxa"/>
          </w:tcPr>
          <w:p w14:paraId="3C1B3961" w14:textId="77777777" w:rsidR="00312BC3" w:rsidRPr="00C26C40" w:rsidRDefault="00312BC3" w:rsidP="00870DFD">
            <w:pPr>
              <w:rPr>
                <w:lang w:val="en-GB"/>
              </w:rPr>
            </w:pPr>
            <w:r w:rsidRPr="00C26C40">
              <w:rPr>
                <w:lang w:val="en-GB"/>
              </w:rPr>
              <w:t>0.0000</w:t>
            </w:r>
          </w:p>
        </w:tc>
      </w:tr>
      <w:tr w:rsidR="00312BC3" w:rsidRPr="00C26C40" w14:paraId="2875D4EF" w14:textId="77777777" w:rsidTr="00936023">
        <w:trPr>
          <w:jc w:val="center"/>
        </w:trPr>
        <w:tc>
          <w:tcPr>
            <w:tcW w:w="881" w:type="dxa"/>
          </w:tcPr>
          <w:p w14:paraId="57FE13DB" w14:textId="77777777" w:rsidR="00312BC3" w:rsidRPr="00C26C40" w:rsidRDefault="00312BC3" w:rsidP="00870DFD">
            <w:pPr>
              <w:rPr>
                <w:lang w:val="en-GB"/>
              </w:rPr>
            </w:pPr>
            <w:r w:rsidRPr="00C26C40">
              <w:rPr>
                <w:lang w:val="en-GB"/>
              </w:rPr>
              <w:t>CO₃²⁻ — Mass Fraction</w:t>
            </w:r>
          </w:p>
        </w:tc>
        <w:tc>
          <w:tcPr>
            <w:tcW w:w="1097" w:type="dxa"/>
          </w:tcPr>
          <w:p w14:paraId="494CA4D4" w14:textId="77777777" w:rsidR="00312BC3" w:rsidRPr="00C26C40" w:rsidRDefault="00312BC3" w:rsidP="00870DFD">
            <w:pPr>
              <w:rPr>
                <w:lang w:val="en-GB"/>
              </w:rPr>
            </w:pPr>
            <w:r w:rsidRPr="00C26C40">
              <w:rPr>
                <w:lang w:val="en-GB"/>
              </w:rPr>
              <w:t>0.0000</w:t>
            </w:r>
          </w:p>
        </w:tc>
        <w:tc>
          <w:tcPr>
            <w:tcW w:w="1097" w:type="dxa"/>
          </w:tcPr>
          <w:p w14:paraId="1C5C44EA" w14:textId="77777777" w:rsidR="00312BC3" w:rsidRPr="00C26C40" w:rsidRDefault="00312BC3" w:rsidP="00870DFD">
            <w:pPr>
              <w:rPr>
                <w:lang w:val="en-GB"/>
              </w:rPr>
            </w:pPr>
            <w:r w:rsidRPr="00C26C40">
              <w:rPr>
                <w:lang w:val="en-GB"/>
              </w:rPr>
              <w:t>0.0000</w:t>
            </w:r>
          </w:p>
        </w:tc>
        <w:tc>
          <w:tcPr>
            <w:tcW w:w="1097" w:type="dxa"/>
          </w:tcPr>
          <w:p w14:paraId="1ACC8E11" w14:textId="77777777" w:rsidR="00312BC3" w:rsidRPr="00C26C40" w:rsidRDefault="00312BC3" w:rsidP="00870DFD">
            <w:pPr>
              <w:rPr>
                <w:lang w:val="en-GB"/>
              </w:rPr>
            </w:pPr>
            <w:r w:rsidRPr="00C26C40">
              <w:rPr>
                <w:lang w:val="en-GB"/>
              </w:rPr>
              <w:t>0.0000</w:t>
            </w:r>
          </w:p>
        </w:tc>
        <w:tc>
          <w:tcPr>
            <w:tcW w:w="1031" w:type="dxa"/>
          </w:tcPr>
          <w:p w14:paraId="3472D979" w14:textId="77777777" w:rsidR="00312BC3" w:rsidRPr="00C26C40" w:rsidRDefault="00312BC3" w:rsidP="00870DFD">
            <w:pPr>
              <w:rPr>
                <w:lang w:val="en-GB"/>
              </w:rPr>
            </w:pPr>
            <w:r w:rsidRPr="00C26C40">
              <w:rPr>
                <w:lang w:val="en-GB"/>
              </w:rPr>
              <w:t>0.0000</w:t>
            </w:r>
          </w:p>
        </w:tc>
        <w:tc>
          <w:tcPr>
            <w:tcW w:w="1097" w:type="dxa"/>
          </w:tcPr>
          <w:p w14:paraId="350DD2BF" w14:textId="77777777" w:rsidR="00312BC3" w:rsidRPr="00C26C40" w:rsidRDefault="00312BC3" w:rsidP="00870DFD">
            <w:pPr>
              <w:rPr>
                <w:lang w:val="en-GB"/>
              </w:rPr>
            </w:pPr>
            <w:r w:rsidRPr="00C26C40">
              <w:rPr>
                <w:lang w:val="en-GB"/>
              </w:rPr>
              <w:t>0.0000</w:t>
            </w:r>
          </w:p>
        </w:tc>
        <w:tc>
          <w:tcPr>
            <w:tcW w:w="1097" w:type="dxa"/>
          </w:tcPr>
          <w:p w14:paraId="6E5AB06B" w14:textId="77777777" w:rsidR="00312BC3" w:rsidRPr="00C26C40" w:rsidRDefault="00312BC3" w:rsidP="00870DFD">
            <w:pPr>
              <w:rPr>
                <w:lang w:val="en-GB"/>
              </w:rPr>
            </w:pPr>
            <w:r w:rsidRPr="00C26C40">
              <w:rPr>
                <w:lang w:val="en-GB"/>
              </w:rPr>
              <w:t>0.0000</w:t>
            </w:r>
          </w:p>
        </w:tc>
        <w:tc>
          <w:tcPr>
            <w:tcW w:w="1812" w:type="dxa"/>
          </w:tcPr>
          <w:p w14:paraId="282EDA34" w14:textId="77777777" w:rsidR="00312BC3" w:rsidRPr="00C26C40" w:rsidRDefault="00312BC3" w:rsidP="00870DFD">
            <w:pPr>
              <w:rPr>
                <w:lang w:val="en-GB"/>
              </w:rPr>
            </w:pPr>
            <w:r w:rsidRPr="00C26C40">
              <w:rPr>
                <w:lang w:val="en-GB"/>
              </w:rPr>
              <w:t>0.0000</w:t>
            </w:r>
          </w:p>
        </w:tc>
      </w:tr>
      <w:tr w:rsidR="00312BC3" w:rsidRPr="00C26C40" w14:paraId="758CD6C9" w14:textId="77777777" w:rsidTr="00936023">
        <w:trPr>
          <w:jc w:val="center"/>
        </w:trPr>
        <w:tc>
          <w:tcPr>
            <w:tcW w:w="881" w:type="dxa"/>
          </w:tcPr>
          <w:p w14:paraId="4B7698B5" w14:textId="77777777" w:rsidR="00312BC3" w:rsidRPr="00C26C40" w:rsidRDefault="00312BC3" w:rsidP="00870DFD">
            <w:pPr>
              <w:rPr>
                <w:lang w:val="en-GB"/>
              </w:rPr>
            </w:pPr>
            <w:r w:rsidRPr="00C26C40">
              <w:rPr>
                <w:lang w:val="en-GB"/>
              </w:rPr>
              <w:t>N₂ — Mass Fraction</w:t>
            </w:r>
          </w:p>
        </w:tc>
        <w:tc>
          <w:tcPr>
            <w:tcW w:w="1097" w:type="dxa"/>
          </w:tcPr>
          <w:p w14:paraId="1FCD4753" w14:textId="77777777" w:rsidR="00312BC3" w:rsidRPr="00C26C40" w:rsidRDefault="00312BC3" w:rsidP="00870DFD">
            <w:pPr>
              <w:rPr>
                <w:lang w:val="en-GB"/>
              </w:rPr>
            </w:pPr>
            <w:r w:rsidRPr="00C26C40">
              <w:rPr>
                <w:lang w:val="en-GB"/>
              </w:rPr>
              <w:t>0.0000</w:t>
            </w:r>
          </w:p>
        </w:tc>
        <w:tc>
          <w:tcPr>
            <w:tcW w:w="1097" w:type="dxa"/>
          </w:tcPr>
          <w:p w14:paraId="21360063" w14:textId="77777777" w:rsidR="00312BC3" w:rsidRPr="00C26C40" w:rsidRDefault="00312BC3" w:rsidP="00870DFD">
            <w:pPr>
              <w:rPr>
                <w:lang w:val="en-GB"/>
              </w:rPr>
            </w:pPr>
            <w:r w:rsidRPr="00C26C40">
              <w:rPr>
                <w:lang w:val="en-GB"/>
              </w:rPr>
              <w:t>0.0000</w:t>
            </w:r>
          </w:p>
        </w:tc>
        <w:tc>
          <w:tcPr>
            <w:tcW w:w="1097" w:type="dxa"/>
          </w:tcPr>
          <w:p w14:paraId="2FB9A983" w14:textId="77777777" w:rsidR="00312BC3" w:rsidRPr="00C26C40" w:rsidRDefault="00312BC3" w:rsidP="00870DFD">
            <w:pPr>
              <w:rPr>
                <w:lang w:val="en-GB"/>
              </w:rPr>
            </w:pPr>
            <w:r w:rsidRPr="00C26C40">
              <w:rPr>
                <w:lang w:val="en-GB"/>
              </w:rPr>
              <w:t>0.0000</w:t>
            </w:r>
          </w:p>
        </w:tc>
        <w:tc>
          <w:tcPr>
            <w:tcW w:w="1031" w:type="dxa"/>
          </w:tcPr>
          <w:p w14:paraId="00A8CE60" w14:textId="77777777" w:rsidR="00312BC3" w:rsidRPr="00C26C40" w:rsidRDefault="00312BC3" w:rsidP="00870DFD">
            <w:pPr>
              <w:rPr>
                <w:lang w:val="en-GB"/>
              </w:rPr>
            </w:pPr>
            <w:r w:rsidRPr="00C26C40">
              <w:rPr>
                <w:lang w:val="en-GB"/>
              </w:rPr>
              <w:t>0.3812</w:t>
            </w:r>
          </w:p>
        </w:tc>
        <w:tc>
          <w:tcPr>
            <w:tcW w:w="1097" w:type="dxa"/>
          </w:tcPr>
          <w:p w14:paraId="6701ECCC" w14:textId="77777777" w:rsidR="00312BC3" w:rsidRPr="00C26C40" w:rsidRDefault="00312BC3" w:rsidP="00870DFD">
            <w:pPr>
              <w:rPr>
                <w:lang w:val="en-GB"/>
              </w:rPr>
            </w:pPr>
            <w:r w:rsidRPr="00C26C40">
              <w:rPr>
                <w:lang w:val="en-GB"/>
              </w:rPr>
              <w:t>0.0000</w:t>
            </w:r>
          </w:p>
        </w:tc>
        <w:tc>
          <w:tcPr>
            <w:tcW w:w="1097" w:type="dxa"/>
          </w:tcPr>
          <w:p w14:paraId="4FE64997" w14:textId="77777777" w:rsidR="00312BC3" w:rsidRPr="00C26C40" w:rsidRDefault="00312BC3" w:rsidP="00870DFD">
            <w:pPr>
              <w:rPr>
                <w:lang w:val="en-GB"/>
              </w:rPr>
            </w:pPr>
            <w:r w:rsidRPr="00C26C40">
              <w:rPr>
                <w:lang w:val="en-GB"/>
              </w:rPr>
              <w:t>0.0000</w:t>
            </w:r>
          </w:p>
        </w:tc>
        <w:tc>
          <w:tcPr>
            <w:tcW w:w="1812" w:type="dxa"/>
          </w:tcPr>
          <w:p w14:paraId="50A21858" w14:textId="77777777" w:rsidR="00312BC3" w:rsidRPr="00C26C40" w:rsidRDefault="00312BC3" w:rsidP="00870DFD">
            <w:pPr>
              <w:rPr>
                <w:lang w:val="en-GB"/>
              </w:rPr>
            </w:pPr>
            <w:r w:rsidRPr="00C26C40">
              <w:rPr>
                <w:lang w:val="en-GB"/>
              </w:rPr>
              <w:t>0.0000</w:t>
            </w:r>
          </w:p>
        </w:tc>
      </w:tr>
      <w:tr w:rsidR="00312BC3" w:rsidRPr="00C26C40" w14:paraId="3B97DDB6" w14:textId="77777777" w:rsidTr="00936023">
        <w:trPr>
          <w:jc w:val="center"/>
        </w:trPr>
        <w:tc>
          <w:tcPr>
            <w:tcW w:w="881" w:type="dxa"/>
          </w:tcPr>
          <w:p w14:paraId="3718CFA9" w14:textId="77777777" w:rsidR="00312BC3" w:rsidRPr="00C26C40" w:rsidRDefault="00312BC3" w:rsidP="00870DFD">
            <w:pPr>
              <w:rPr>
                <w:lang w:val="en-GB"/>
              </w:rPr>
            </w:pPr>
            <w:r w:rsidRPr="00C26C40">
              <w:rPr>
                <w:lang w:val="en-GB"/>
              </w:rPr>
              <w:t>Fe(OH)₃ — Mass Fraction</w:t>
            </w:r>
          </w:p>
        </w:tc>
        <w:tc>
          <w:tcPr>
            <w:tcW w:w="1097" w:type="dxa"/>
          </w:tcPr>
          <w:p w14:paraId="4DE35CF0" w14:textId="77777777" w:rsidR="00312BC3" w:rsidRPr="00C26C40" w:rsidRDefault="00312BC3" w:rsidP="00870DFD">
            <w:pPr>
              <w:rPr>
                <w:lang w:val="en-GB"/>
              </w:rPr>
            </w:pPr>
            <w:r w:rsidRPr="00C26C40">
              <w:rPr>
                <w:lang w:val="en-GB"/>
              </w:rPr>
              <w:t>0.0000</w:t>
            </w:r>
          </w:p>
        </w:tc>
        <w:tc>
          <w:tcPr>
            <w:tcW w:w="1097" w:type="dxa"/>
          </w:tcPr>
          <w:p w14:paraId="26713529" w14:textId="77777777" w:rsidR="00312BC3" w:rsidRPr="00C26C40" w:rsidRDefault="00312BC3" w:rsidP="00870DFD">
            <w:pPr>
              <w:rPr>
                <w:lang w:val="en-GB"/>
              </w:rPr>
            </w:pPr>
            <w:r w:rsidRPr="00C26C40">
              <w:rPr>
                <w:lang w:val="en-GB"/>
              </w:rPr>
              <w:t>0.0000</w:t>
            </w:r>
          </w:p>
        </w:tc>
        <w:tc>
          <w:tcPr>
            <w:tcW w:w="1097" w:type="dxa"/>
          </w:tcPr>
          <w:p w14:paraId="601134CB" w14:textId="77777777" w:rsidR="00312BC3" w:rsidRPr="00C26C40" w:rsidRDefault="00312BC3" w:rsidP="00870DFD">
            <w:pPr>
              <w:rPr>
                <w:lang w:val="en-GB"/>
              </w:rPr>
            </w:pPr>
            <w:r w:rsidRPr="00C26C40">
              <w:rPr>
                <w:lang w:val="en-GB"/>
              </w:rPr>
              <w:t>0.0002</w:t>
            </w:r>
          </w:p>
        </w:tc>
        <w:tc>
          <w:tcPr>
            <w:tcW w:w="1031" w:type="dxa"/>
          </w:tcPr>
          <w:p w14:paraId="0F2333DB" w14:textId="77777777" w:rsidR="00312BC3" w:rsidRPr="00C26C40" w:rsidRDefault="00312BC3" w:rsidP="00870DFD">
            <w:pPr>
              <w:rPr>
                <w:lang w:val="en-GB"/>
              </w:rPr>
            </w:pPr>
            <w:r w:rsidRPr="00C26C40">
              <w:rPr>
                <w:lang w:val="en-GB"/>
              </w:rPr>
              <w:t>0.0000</w:t>
            </w:r>
          </w:p>
        </w:tc>
        <w:tc>
          <w:tcPr>
            <w:tcW w:w="1097" w:type="dxa"/>
          </w:tcPr>
          <w:p w14:paraId="5488FF72" w14:textId="77777777" w:rsidR="00312BC3" w:rsidRPr="00C26C40" w:rsidRDefault="00312BC3" w:rsidP="00870DFD">
            <w:pPr>
              <w:rPr>
                <w:lang w:val="en-GB"/>
              </w:rPr>
            </w:pPr>
            <w:r w:rsidRPr="00C26C40">
              <w:rPr>
                <w:lang w:val="en-GB"/>
              </w:rPr>
              <w:t>0.0000</w:t>
            </w:r>
          </w:p>
        </w:tc>
        <w:tc>
          <w:tcPr>
            <w:tcW w:w="1097" w:type="dxa"/>
          </w:tcPr>
          <w:p w14:paraId="26BC9CAC" w14:textId="77777777" w:rsidR="00312BC3" w:rsidRPr="00C26C40" w:rsidRDefault="00312BC3" w:rsidP="00870DFD">
            <w:pPr>
              <w:rPr>
                <w:lang w:val="en-GB"/>
              </w:rPr>
            </w:pPr>
            <w:r w:rsidRPr="00C26C40">
              <w:rPr>
                <w:lang w:val="en-GB"/>
              </w:rPr>
              <w:t>0.0000</w:t>
            </w:r>
          </w:p>
        </w:tc>
        <w:tc>
          <w:tcPr>
            <w:tcW w:w="1812" w:type="dxa"/>
          </w:tcPr>
          <w:p w14:paraId="2CD3274F" w14:textId="77777777" w:rsidR="00312BC3" w:rsidRPr="00C26C40" w:rsidRDefault="00312BC3" w:rsidP="00E915D4">
            <w:pPr>
              <w:keepNext/>
              <w:rPr>
                <w:lang w:val="en-GB"/>
              </w:rPr>
            </w:pPr>
            <w:r w:rsidRPr="00C26C40">
              <w:rPr>
                <w:lang w:val="en-GB"/>
              </w:rPr>
              <w:t>0.0000</w:t>
            </w:r>
          </w:p>
        </w:tc>
      </w:tr>
    </w:tbl>
    <w:p w14:paraId="4C216B0E" w14:textId="29D30941" w:rsidR="00312BC3" w:rsidRPr="00C26C40" w:rsidRDefault="00E915D4" w:rsidP="00E915D4">
      <w:pPr>
        <w:pStyle w:val="Caption"/>
      </w:pPr>
      <w:bookmarkStart w:id="136" w:name="_Toc237220045"/>
      <w:r w:rsidRPr="00C26C40">
        <w:t xml:space="preserve">Figure </w:t>
      </w:r>
      <w:fldSimple w:instr=" STYLEREF 1 \s ">
        <w:r w:rsidR="006221B8">
          <w:rPr>
            <w:noProof/>
          </w:rPr>
          <w:t>4</w:t>
        </w:r>
      </w:fldSimple>
      <w:r w:rsidR="00E162A1">
        <w:noBreakHyphen/>
      </w:r>
      <w:fldSimple w:instr=" SEQ Figure \* ARABIC \s 1 ">
        <w:r w:rsidR="006221B8">
          <w:rPr>
            <w:noProof/>
          </w:rPr>
          <w:t>4</w:t>
        </w:r>
      </w:fldSimple>
      <w:r w:rsidRPr="00C26C40">
        <w:t xml:space="preserve"> Streams 602, 603, 701, BH-AIR, BH-DUST, CAAL2O4, CAAL2O4B</w:t>
      </w:r>
      <w:bookmarkEnd w:id="136"/>
    </w:p>
    <w:p w14:paraId="3914CD0E" w14:textId="77777777" w:rsidR="00312BC3" w:rsidRPr="00C26C40" w:rsidRDefault="00312BC3" w:rsidP="00312BC3">
      <w:r w:rsidRPr="00C26C40">
        <w:t>Sub-table 1.5: Streams CONDENSA, CY-DUST, FE3O4, HCL-1, HCL-2, PRODUCT, PW-1</w:t>
      </w:r>
    </w:p>
    <w:tbl>
      <w:tblPr>
        <w:tblStyle w:val="TableGrid"/>
        <w:tblW w:w="9067" w:type="dxa"/>
        <w:jc w:val="center"/>
        <w:tblLook w:val="04A0" w:firstRow="1" w:lastRow="0" w:firstColumn="1" w:lastColumn="0" w:noHBand="0" w:noVBand="1"/>
      </w:tblPr>
      <w:tblGrid>
        <w:gridCol w:w="1442"/>
        <w:gridCol w:w="1836"/>
        <w:gridCol w:w="1716"/>
        <w:gridCol w:w="1836"/>
        <w:gridCol w:w="1836"/>
        <w:gridCol w:w="1836"/>
        <w:gridCol w:w="1716"/>
        <w:gridCol w:w="1836"/>
      </w:tblGrid>
      <w:tr w:rsidR="00312BC3" w:rsidRPr="00C26C40" w14:paraId="0B0DA280" w14:textId="77777777" w:rsidTr="00936023">
        <w:trPr>
          <w:jc w:val="center"/>
        </w:trPr>
        <w:tc>
          <w:tcPr>
            <w:tcW w:w="890" w:type="dxa"/>
            <w:shd w:val="clear" w:color="auto" w:fill="D9D9D9"/>
          </w:tcPr>
          <w:p w14:paraId="6E0B6B2C" w14:textId="77777777" w:rsidR="00312BC3" w:rsidRPr="00C26C40" w:rsidRDefault="00312BC3" w:rsidP="00870DFD">
            <w:pPr>
              <w:rPr>
                <w:lang w:val="en-GB"/>
              </w:rPr>
            </w:pPr>
            <w:r w:rsidRPr="00C26C40">
              <w:rPr>
                <w:b/>
                <w:sz w:val="22"/>
                <w:lang w:val="en-GB"/>
              </w:rPr>
              <w:t>Parameter</w:t>
            </w:r>
          </w:p>
        </w:tc>
        <w:tc>
          <w:tcPr>
            <w:tcW w:w="1106" w:type="dxa"/>
            <w:shd w:val="clear" w:color="auto" w:fill="D9D9D9"/>
          </w:tcPr>
          <w:p w14:paraId="471B7610" w14:textId="77777777" w:rsidR="00312BC3" w:rsidRPr="00C26C40" w:rsidRDefault="00312BC3" w:rsidP="00870DFD">
            <w:pPr>
              <w:rPr>
                <w:lang w:val="en-GB"/>
              </w:rPr>
            </w:pPr>
            <w:r w:rsidRPr="00C26C40">
              <w:rPr>
                <w:b/>
                <w:sz w:val="22"/>
                <w:lang w:val="en-GB"/>
              </w:rPr>
              <w:t>CONDENSA</w:t>
            </w:r>
          </w:p>
        </w:tc>
        <w:tc>
          <w:tcPr>
            <w:tcW w:w="1039" w:type="dxa"/>
            <w:shd w:val="clear" w:color="auto" w:fill="D9D9D9"/>
          </w:tcPr>
          <w:p w14:paraId="038D200E" w14:textId="77777777" w:rsidR="00312BC3" w:rsidRPr="00C26C40" w:rsidRDefault="00312BC3" w:rsidP="00870DFD">
            <w:pPr>
              <w:rPr>
                <w:lang w:val="en-GB"/>
              </w:rPr>
            </w:pPr>
            <w:r w:rsidRPr="00C26C40">
              <w:rPr>
                <w:b/>
                <w:sz w:val="22"/>
                <w:lang w:val="en-GB"/>
              </w:rPr>
              <w:t>CY-DUST</w:t>
            </w:r>
          </w:p>
        </w:tc>
        <w:tc>
          <w:tcPr>
            <w:tcW w:w="1105" w:type="dxa"/>
            <w:shd w:val="clear" w:color="auto" w:fill="D9D9D9"/>
          </w:tcPr>
          <w:p w14:paraId="58135D33" w14:textId="77777777" w:rsidR="00312BC3" w:rsidRPr="00C26C40" w:rsidRDefault="00312BC3" w:rsidP="00870DFD">
            <w:pPr>
              <w:rPr>
                <w:lang w:val="en-GB"/>
              </w:rPr>
            </w:pPr>
            <w:r w:rsidRPr="00C26C40">
              <w:rPr>
                <w:b/>
                <w:sz w:val="22"/>
                <w:lang w:val="en-GB"/>
              </w:rPr>
              <w:t>FE3O4</w:t>
            </w:r>
          </w:p>
        </w:tc>
        <w:tc>
          <w:tcPr>
            <w:tcW w:w="1105" w:type="dxa"/>
            <w:shd w:val="clear" w:color="auto" w:fill="D9D9D9"/>
          </w:tcPr>
          <w:p w14:paraId="79EB5C7E" w14:textId="77777777" w:rsidR="00312BC3" w:rsidRPr="00C26C40" w:rsidRDefault="00312BC3" w:rsidP="00870DFD">
            <w:pPr>
              <w:rPr>
                <w:lang w:val="en-GB"/>
              </w:rPr>
            </w:pPr>
            <w:r w:rsidRPr="00C26C40">
              <w:rPr>
                <w:b/>
                <w:sz w:val="22"/>
                <w:lang w:val="en-GB"/>
              </w:rPr>
              <w:t>HCL-1</w:t>
            </w:r>
          </w:p>
        </w:tc>
        <w:tc>
          <w:tcPr>
            <w:tcW w:w="1105" w:type="dxa"/>
            <w:shd w:val="clear" w:color="auto" w:fill="D9D9D9"/>
          </w:tcPr>
          <w:p w14:paraId="55484E59" w14:textId="77777777" w:rsidR="00312BC3" w:rsidRPr="00C26C40" w:rsidRDefault="00312BC3" w:rsidP="00870DFD">
            <w:pPr>
              <w:rPr>
                <w:lang w:val="en-GB"/>
              </w:rPr>
            </w:pPr>
            <w:r w:rsidRPr="00C26C40">
              <w:rPr>
                <w:b/>
                <w:sz w:val="22"/>
                <w:lang w:val="en-GB"/>
              </w:rPr>
              <w:t>HCL-2</w:t>
            </w:r>
          </w:p>
        </w:tc>
        <w:tc>
          <w:tcPr>
            <w:tcW w:w="1039" w:type="dxa"/>
            <w:shd w:val="clear" w:color="auto" w:fill="D9D9D9"/>
          </w:tcPr>
          <w:p w14:paraId="51F2A0D8" w14:textId="77777777" w:rsidR="00312BC3" w:rsidRPr="00C26C40" w:rsidRDefault="00312BC3" w:rsidP="00870DFD">
            <w:pPr>
              <w:rPr>
                <w:lang w:val="en-GB"/>
              </w:rPr>
            </w:pPr>
            <w:r w:rsidRPr="00C26C40">
              <w:rPr>
                <w:b/>
                <w:sz w:val="22"/>
                <w:lang w:val="en-GB"/>
              </w:rPr>
              <w:t>PRODUCT</w:t>
            </w:r>
          </w:p>
        </w:tc>
        <w:tc>
          <w:tcPr>
            <w:tcW w:w="1678" w:type="dxa"/>
            <w:shd w:val="clear" w:color="auto" w:fill="D9D9D9"/>
          </w:tcPr>
          <w:p w14:paraId="6411699D" w14:textId="77777777" w:rsidR="00312BC3" w:rsidRPr="00C26C40" w:rsidRDefault="00312BC3" w:rsidP="00870DFD">
            <w:pPr>
              <w:rPr>
                <w:lang w:val="en-GB"/>
              </w:rPr>
            </w:pPr>
            <w:r w:rsidRPr="00C26C40">
              <w:rPr>
                <w:b/>
                <w:sz w:val="22"/>
                <w:lang w:val="en-GB"/>
              </w:rPr>
              <w:t>PW-1</w:t>
            </w:r>
          </w:p>
        </w:tc>
      </w:tr>
      <w:tr w:rsidR="00312BC3" w:rsidRPr="00C26C40" w14:paraId="141A1A6C" w14:textId="77777777" w:rsidTr="00936023">
        <w:trPr>
          <w:jc w:val="center"/>
        </w:trPr>
        <w:tc>
          <w:tcPr>
            <w:tcW w:w="890" w:type="dxa"/>
          </w:tcPr>
          <w:p w14:paraId="251FC2A5" w14:textId="77777777" w:rsidR="00312BC3" w:rsidRPr="00C26C40" w:rsidRDefault="00312BC3" w:rsidP="00870DFD">
            <w:pPr>
              <w:rPr>
                <w:lang w:val="en-GB"/>
              </w:rPr>
            </w:pPr>
            <w:r w:rsidRPr="00C26C40">
              <w:rPr>
                <w:lang w:val="en-GB"/>
              </w:rPr>
              <w:lastRenderedPageBreak/>
              <w:t>Stream Name</w:t>
            </w:r>
          </w:p>
        </w:tc>
        <w:tc>
          <w:tcPr>
            <w:tcW w:w="1106" w:type="dxa"/>
          </w:tcPr>
          <w:p w14:paraId="4E7B0BFB" w14:textId="77777777" w:rsidR="00312BC3" w:rsidRPr="00C26C40" w:rsidRDefault="00312BC3" w:rsidP="00870DFD">
            <w:pPr>
              <w:rPr>
                <w:lang w:val="en-GB"/>
              </w:rPr>
            </w:pPr>
            <w:r w:rsidRPr="00C26C40">
              <w:rPr>
                <w:lang w:val="en-GB"/>
              </w:rPr>
              <w:t>CONDENSA</w:t>
            </w:r>
          </w:p>
        </w:tc>
        <w:tc>
          <w:tcPr>
            <w:tcW w:w="1039" w:type="dxa"/>
          </w:tcPr>
          <w:p w14:paraId="6187866E" w14:textId="77777777" w:rsidR="00312BC3" w:rsidRPr="00C26C40" w:rsidRDefault="00312BC3" w:rsidP="00870DFD">
            <w:pPr>
              <w:rPr>
                <w:lang w:val="en-GB"/>
              </w:rPr>
            </w:pPr>
            <w:r w:rsidRPr="00C26C40">
              <w:rPr>
                <w:lang w:val="en-GB"/>
              </w:rPr>
              <w:t>CY-DUST</w:t>
            </w:r>
          </w:p>
        </w:tc>
        <w:tc>
          <w:tcPr>
            <w:tcW w:w="1105" w:type="dxa"/>
          </w:tcPr>
          <w:p w14:paraId="273D1988" w14:textId="77777777" w:rsidR="00312BC3" w:rsidRPr="00C26C40" w:rsidRDefault="00312BC3" w:rsidP="00870DFD">
            <w:pPr>
              <w:rPr>
                <w:lang w:val="en-GB"/>
              </w:rPr>
            </w:pPr>
            <w:r w:rsidRPr="00C26C40">
              <w:rPr>
                <w:lang w:val="en-GB"/>
              </w:rPr>
              <w:t>FE3O4</w:t>
            </w:r>
          </w:p>
        </w:tc>
        <w:tc>
          <w:tcPr>
            <w:tcW w:w="1105" w:type="dxa"/>
          </w:tcPr>
          <w:p w14:paraId="6E093BA3" w14:textId="77777777" w:rsidR="00312BC3" w:rsidRPr="00C26C40" w:rsidRDefault="00312BC3" w:rsidP="00870DFD">
            <w:pPr>
              <w:rPr>
                <w:lang w:val="en-GB"/>
              </w:rPr>
            </w:pPr>
            <w:r w:rsidRPr="00C26C40">
              <w:rPr>
                <w:lang w:val="en-GB"/>
              </w:rPr>
              <w:t>HCL-1</w:t>
            </w:r>
          </w:p>
        </w:tc>
        <w:tc>
          <w:tcPr>
            <w:tcW w:w="1105" w:type="dxa"/>
          </w:tcPr>
          <w:p w14:paraId="7341D61F" w14:textId="77777777" w:rsidR="00312BC3" w:rsidRPr="00C26C40" w:rsidRDefault="00312BC3" w:rsidP="00870DFD">
            <w:pPr>
              <w:rPr>
                <w:lang w:val="en-GB"/>
              </w:rPr>
            </w:pPr>
            <w:r w:rsidRPr="00C26C40">
              <w:rPr>
                <w:lang w:val="en-GB"/>
              </w:rPr>
              <w:t>HCL-2</w:t>
            </w:r>
          </w:p>
        </w:tc>
        <w:tc>
          <w:tcPr>
            <w:tcW w:w="1039" w:type="dxa"/>
          </w:tcPr>
          <w:p w14:paraId="3FC0517B" w14:textId="77777777" w:rsidR="00312BC3" w:rsidRPr="00C26C40" w:rsidRDefault="00312BC3" w:rsidP="00870DFD">
            <w:pPr>
              <w:rPr>
                <w:lang w:val="en-GB"/>
              </w:rPr>
            </w:pPr>
            <w:r w:rsidRPr="00C26C40">
              <w:rPr>
                <w:lang w:val="en-GB"/>
              </w:rPr>
              <w:t>PRODUCT</w:t>
            </w:r>
          </w:p>
        </w:tc>
        <w:tc>
          <w:tcPr>
            <w:tcW w:w="1678" w:type="dxa"/>
          </w:tcPr>
          <w:p w14:paraId="5002BD04" w14:textId="77777777" w:rsidR="00312BC3" w:rsidRPr="00C26C40" w:rsidRDefault="00312BC3" w:rsidP="00870DFD">
            <w:pPr>
              <w:rPr>
                <w:lang w:val="en-GB"/>
              </w:rPr>
            </w:pPr>
            <w:r w:rsidRPr="00C26C40">
              <w:rPr>
                <w:lang w:val="en-GB"/>
              </w:rPr>
              <w:t>PW-1</w:t>
            </w:r>
          </w:p>
        </w:tc>
      </w:tr>
      <w:tr w:rsidR="00312BC3" w:rsidRPr="00C26C40" w14:paraId="21ACB56A" w14:textId="77777777" w:rsidTr="00936023">
        <w:trPr>
          <w:jc w:val="center"/>
        </w:trPr>
        <w:tc>
          <w:tcPr>
            <w:tcW w:w="890" w:type="dxa"/>
          </w:tcPr>
          <w:p w14:paraId="48745E27" w14:textId="77777777" w:rsidR="00312BC3" w:rsidRPr="00C26C40" w:rsidRDefault="00312BC3" w:rsidP="00870DFD">
            <w:pPr>
              <w:rPr>
                <w:lang w:val="en-GB"/>
              </w:rPr>
            </w:pPr>
            <w:r w:rsidRPr="00C26C40">
              <w:rPr>
                <w:lang w:val="en-GB"/>
              </w:rPr>
              <w:t>From (unit)</w:t>
            </w:r>
          </w:p>
        </w:tc>
        <w:tc>
          <w:tcPr>
            <w:tcW w:w="1106" w:type="dxa"/>
          </w:tcPr>
          <w:p w14:paraId="334CCB7F" w14:textId="77777777" w:rsidR="00312BC3" w:rsidRPr="00C26C40" w:rsidRDefault="00312BC3" w:rsidP="00870DFD">
            <w:pPr>
              <w:rPr>
                <w:lang w:val="en-GB"/>
              </w:rPr>
            </w:pPr>
            <w:r w:rsidRPr="00C26C40">
              <w:rPr>
                <w:lang w:val="en-GB"/>
              </w:rPr>
              <w:t>E,CL-301</w:t>
            </w:r>
          </w:p>
        </w:tc>
        <w:tc>
          <w:tcPr>
            <w:tcW w:w="1039" w:type="dxa"/>
          </w:tcPr>
          <w:p w14:paraId="24278BFF" w14:textId="77777777" w:rsidR="00312BC3" w:rsidRPr="00C26C40" w:rsidRDefault="00312BC3" w:rsidP="00870DFD">
            <w:pPr>
              <w:rPr>
                <w:lang w:val="en-GB"/>
              </w:rPr>
            </w:pPr>
            <w:r w:rsidRPr="00C26C40">
              <w:rPr>
                <w:lang w:val="en-GB"/>
              </w:rPr>
              <w:t>CY-301</w:t>
            </w:r>
          </w:p>
        </w:tc>
        <w:tc>
          <w:tcPr>
            <w:tcW w:w="1105" w:type="dxa"/>
          </w:tcPr>
          <w:p w14:paraId="1C328CB5" w14:textId="77777777" w:rsidR="00312BC3" w:rsidRPr="00C26C40" w:rsidRDefault="00312BC3" w:rsidP="00870DFD">
            <w:pPr>
              <w:rPr>
                <w:lang w:val="en-GB"/>
              </w:rPr>
            </w:pPr>
            <w:r w:rsidRPr="00C26C40">
              <w:rPr>
                <w:lang w:val="en-GB"/>
              </w:rPr>
              <w:t>MS-401</w:t>
            </w:r>
          </w:p>
        </w:tc>
        <w:tc>
          <w:tcPr>
            <w:tcW w:w="1105" w:type="dxa"/>
          </w:tcPr>
          <w:p w14:paraId="5A4CB1C7" w14:textId="77777777" w:rsidR="00312BC3" w:rsidRPr="00C26C40" w:rsidRDefault="00312BC3" w:rsidP="00870DFD">
            <w:pPr>
              <w:rPr>
                <w:lang w:val="en-GB"/>
              </w:rPr>
            </w:pPr>
            <w:r w:rsidRPr="00C26C40">
              <w:rPr>
                <w:lang w:val="en-GB"/>
              </w:rPr>
              <w:t>— (plant boundary)</w:t>
            </w:r>
          </w:p>
        </w:tc>
        <w:tc>
          <w:tcPr>
            <w:tcW w:w="1105" w:type="dxa"/>
          </w:tcPr>
          <w:p w14:paraId="4B4CF7B5" w14:textId="77777777" w:rsidR="00312BC3" w:rsidRPr="00C26C40" w:rsidRDefault="00312BC3" w:rsidP="00870DFD">
            <w:pPr>
              <w:rPr>
                <w:lang w:val="en-GB"/>
              </w:rPr>
            </w:pPr>
            <w:r w:rsidRPr="00C26C40">
              <w:rPr>
                <w:lang w:val="en-GB"/>
              </w:rPr>
              <w:t>P-601</w:t>
            </w:r>
          </w:p>
        </w:tc>
        <w:tc>
          <w:tcPr>
            <w:tcW w:w="1039" w:type="dxa"/>
          </w:tcPr>
          <w:p w14:paraId="62C7C17B" w14:textId="77777777" w:rsidR="00312BC3" w:rsidRPr="00C26C40" w:rsidRDefault="00312BC3" w:rsidP="00870DFD">
            <w:pPr>
              <w:rPr>
                <w:lang w:val="en-GB"/>
              </w:rPr>
            </w:pPr>
            <w:r w:rsidRPr="00C26C40">
              <w:rPr>
                <w:lang w:val="en-GB"/>
              </w:rPr>
              <w:t>R-702</w:t>
            </w:r>
          </w:p>
        </w:tc>
        <w:tc>
          <w:tcPr>
            <w:tcW w:w="1678" w:type="dxa"/>
          </w:tcPr>
          <w:p w14:paraId="245666A6" w14:textId="77777777" w:rsidR="00312BC3" w:rsidRPr="00C26C40" w:rsidRDefault="00312BC3" w:rsidP="00870DFD">
            <w:pPr>
              <w:rPr>
                <w:lang w:val="en-GB"/>
              </w:rPr>
            </w:pPr>
            <w:r w:rsidRPr="00C26C40">
              <w:rPr>
                <w:lang w:val="en-GB"/>
              </w:rPr>
              <w:t>— (plant boundary)</w:t>
            </w:r>
          </w:p>
        </w:tc>
      </w:tr>
      <w:tr w:rsidR="00312BC3" w:rsidRPr="00C26C40" w14:paraId="2C59C6C9" w14:textId="77777777" w:rsidTr="00936023">
        <w:trPr>
          <w:jc w:val="center"/>
        </w:trPr>
        <w:tc>
          <w:tcPr>
            <w:tcW w:w="890" w:type="dxa"/>
          </w:tcPr>
          <w:p w14:paraId="79B86571" w14:textId="77777777" w:rsidR="00312BC3" w:rsidRPr="00C26C40" w:rsidRDefault="00312BC3" w:rsidP="00870DFD">
            <w:pPr>
              <w:rPr>
                <w:lang w:val="en-GB"/>
              </w:rPr>
            </w:pPr>
            <w:r w:rsidRPr="00C26C40">
              <w:rPr>
                <w:lang w:val="en-GB"/>
              </w:rPr>
              <w:t>To (unit)</w:t>
            </w:r>
          </w:p>
        </w:tc>
        <w:tc>
          <w:tcPr>
            <w:tcW w:w="1106" w:type="dxa"/>
          </w:tcPr>
          <w:p w14:paraId="32189A43" w14:textId="77777777" w:rsidR="00312BC3" w:rsidRPr="00C26C40" w:rsidRDefault="00312BC3" w:rsidP="00870DFD">
            <w:pPr>
              <w:rPr>
                <w:lang w:val="en-GB"/>
              </w:rPr>
            </w:pPr>
            <w:r w:rsidRPr="00C26C40">
              <w:rPr>
                <w:lang w:val="en-GB"/>
              </w:rPr>
              <w:t>— (plant boundary)</w:t>
            </w:r>
          </w:p>
        </w:tc>
        <w:tc>
          <w:tcPr>
            <w:tcW w:w="1039" w:type="dxa"/>
          </w:tcPr>
          <w:p w14:paraId="74E2B9B4" w14:textId="77777777" w:rsidR="00312BC3" w:rsidRPr="00C26C40" w:rsidRDefault="00312BC3" w:rsidP="00870DFD">
            <w:pPr>
              <w:rPr>
                <w:lang w:val="en-GB"/>
              </w:rPr>
            </w:pPr>
            <w:r w:rsidRPr="00C26C40">
              <w:rPr>
                <w:lang w:val="en-GB"/>
              </w:rPr>
              <w:t>— (plant boundary)</w:t>
            </w:r>
          </w:p>
        </w:tc>
        <w:tc>
          <w:tcPr>
            <w:tcW w:w="1105" w:type="dxa"/>
          </w:tcPr>
          <w:p w14:paraId="38FB2587" w14:textId="77777777" w:rsidR="00312BC3" w:rsidRPr="00C26C40" w:rsidRDefault="00312BC3" w:rsidP="00870DFD">
            <w:pPr>
              <w:rPr>
                <w:lang w:val="en-GB"/>
              </w:rPr>
            </w:pPr>
            <w:r w:rsidRPr="00C26C40">
              <w:rPr>
                <w:lang w:val="en-GB"/>
              </w:rPr>
              <w:t>— (plant boundary)</w:t>
            </w:r>
          </w:p>
        </w:tc>
        <w:tc>
          <w:tcPr>
            <w:tcW w:w="1105" w:type="dxa"/>
          </w:tcPr>
          <w:p w14:paraId="15DB7EB1" w14:textId="77777777" w:rsidR="00312BC3" w:rsidRPr="00C26C40" w:rsidRDefault="00312BC3" w:rsidP="00870DFD">
            <w:pPr>
              <w:rPr>
                <w:lang w:val="en-GB"/>
              </w:rPr>
            </w:pPr>
            <w:r w:rsidRPr="00C26C40">
              <w:rPr>
                <w:lang w:val="en-GB"/>
              </w:rPr>
              <w:t>P-601</w:t>
            </w:r>
          </w:p>
        </w:tc>
        <w:tc>
          <w:tcPr>
            <w:tcW w:w="1105" w:type="dxa"/>
          </w:tcPr>
          <w:p w14:paraId="20980D31" w14:textId="77777777" w:rsidR="00312BC3" w:rsidRPr="00C26C40" w:rsidRDefault="00312BC3" w:rsidP="00870DFD">
            <w:pPr>
              <w:rPr>
                <w:lang w:val="en-GB"/>
              </w:rPr>
            </w:pPr>
            <w:r w:rsidRPr="00C26C40">
              <w:rPr>
                <w:lang w:val="en-GB"/>
              </w:rPr>
              <w:t>R-601</w:t>
            </w:r>
          </w:p>
        </w:tc>
        <w:tc>
          <w:tcPr>
            <w:tcW w:w="1039" w:type="dxa"/>
          </w:tcPr>
          <w:p w14:paraId="043ECFD2" w14:textId="77777777" w:rsidR="00312BC3" w:rsidRPr="00C26C40" w:rsidRDefault="00312BC3" w:rsidP="00870DFD">
            <w:pPr>
              <w:rPr>
                <w:lang w:val="en-GB"/>
              </w:rPr>
            </w:pPr>
            <w:r w:rsidRPr="00C26C40">
              <w:rPr>
                <w:lang w:val="en-GB"/>
              </w:rPr>
              <w:t>— (plant boundary)</w:t>
            </w:r>
          </w:p>
        </w:tc>
        <w:tc>
          <w:tcPr>
            <w:tcW w:w="1678" w:type="dxa"/>
          </w:tcPr>
          <w:p w14:paraId="78B7558C" w14:textId="77777777" w:rsidR="00312BC3" w:rsidRPr="00C26C40" w:rsidRDefault="00312BC3" w:rsidP="00870DFD">
            <w:pPr>
              <w:rPr>
                <w:lang w:val="en-GB"/>
              </w:rPr>
            </w:pPr>
            <w:r w:rsidRPr="00C26C40">
              <w:rPr>
                <w:lang w:val="en-GB"/>
              </w:rPr>
              <w:t>P-501</w:t>
            </w:r>
          </w:p>
        </w:tc>
      </w:tr>
      <w:tr w:rsidR="00312BC3" w:rsidRPr="00C26C40" w14:paraId="11DE5746" w14:textId="77777777" w:rsidTr="00936023">
        <w:trPr>
          <w:jc w:val="center"/>
        </w:trPr>
        <w:tc>
          <w:tcPr>
            <w:tcW w:w="890" w:type="dxa"/>
          </w:tcPr>
          <w:p w14:paraId="0B2BC84B" w14:textId="77777777" w:rsidR="00312BC3" w:rsidRPr="00C26C40" w:rsidRDefault="00312BC3" w:rsidP="00870DFD">
            <w:pPr>
              <w:rPr>
                <w:lang w:val="en-GB"/>
              </w:rPr>
            </w:pPr>
            <w:r w:rsidRPr="00C26C40">
              <w:rPr>
                <w:lang w:val="en-GB"/>
              </w:rPr>
              <w:t>Temperature (°C)</w:t>
            </w:r>
          </w:p>
        </w:tc>
        <w:tc>
          <w:tcPr>
            <w:tcW w:w="1106" w:type="dxa"/>
          </w:tcPr>
          <w:p w14:paraId="29AF8C5C" w14:textId="77777777" w:rsidR="00312BC3" w:rsidRPr="00C26C40" w:rsidRDefault="00312BC3" w:rsidP="00870DFD">
            <w:pPr>
              <w:rPr>
                <w:lang w:val="en-GB"/>
              </w:rPr>
            </w:pPr>
            <w:r w:rsidRPr="00C26C40">
              <w:rPr>
                <w:lang w:val="en-GB"/>
              </w:rPr>
              <w:t>30.00</w:t>
            </w:r>
          </w:p>
        </w:tc>
        <w:tc>
          <w:tcPr>
            <w:tcW w:w="1039" w:type="dxa"/>
          </w:tcPr>
          <w:p w14:paraId="4EA87838" w14:textId="77777777" w:rsidR="00312BC3" w:rsidRPr="00C26C40" w:rsidRDefault="00312BC3" w:rsidP="00870DFD">
            <w:pPr>
              <w:rPr>
                <w:lang w:val="en-GB"/>
              </w:rPr>
            </w:pPr>
            <w:r w:rsidRPr="00C26C40">
              <w:rPr>
                <w:lang w:val="en-GB"/>
              </w:rPr>
              <w:t>30.00</w:t>
            </w:r>
          </w:p>
        </w:tc>
        <w:tc>
          <w:tcPr>
            <w:tcW w:w="1105" w:type="dxa"/>
          </w:tcPr>
          <w:p w14:paraId="3018CB2B" w14:textId="77777777" w:rsidR="00312BC3" w:rsidRPr="00C26C40" w:rsidRDefault="00312BC3" w:rsidP="00870DFD">
            <w:pPr>
              <w:rPr>
                <w:lang w:val="en-GB"/>
              </w:rPr>
            </w:pPr>
            <w:r w:rsidRPr="00C26C40">
              <w:rPr>
                <w:lang w:val="en-GB"/>
              </w:rPr>
              <w:t>32.00</w:t>
            </w:r>
          </w:p>
        </w:tc>
        <w:tc>
          <w:tcPr>
            <w:tcW w:w="1105" w:type="dxa"/>
          </w:tcPr>
          <w:p w14:paraId="42370DC2" w14:textId="77777777" w:rsidR="00312BC3" w:rsidRPr="00C26C40" w:rsidRDefault="00312BC3" w:rsidP="00870DFD">
            <w:pPr>
              <w:rPr>
                <w:lang w:val="en-GB"/>
              </w:rPr>
            </w:pPr>
            <w:r w:rsidRPr="00C26C40">
              <w:rPr>
                <w:lang w:val="en-GB"/>
              </w:rPr>
              <w:t>32.00</w:t>
            </w:r>
          </w:p>
        </w:tc>
        <w:tc>
          <w:tcPr>
            <w:tcW w:w="1105" w:type="dxa"/>
          </w:tcPr>
          <w:p w14:paraId="55179CD9" w14:textId="77777777" w:rsidR="00312BC3" w:rsidRPr="00C26C40" w:rsidRDefault="00312BC3" w:rsidP="00870DFD">
            <w:pPr>
              <w:rPr>
                <w:lang w:val="en-GB"/>
              </w:rPr>
            </w:pPr>
            <w:r w:rsidRPr="00C26C40">
              <w:rPr>
                <w:lang w:val="en-GB"/>
              </w:rPr>
              <w:t>32.01</w:t>
            </w:r>
          </w:p>
        </w:tc>
        <w:tc>
          <w:tcPr>
            <w:tcW w:w="1039" w:type="dxa"/>
          </w:tcPr>
          <w:p w14:paraId="05E914B7" w14:textId="77777777" w:rsidR="00312BC3" w:rsidRPr="00C26C40" w:rsidRDefault="00312BC3" w:rsidP="00870DFD">
            <w:pPr>
              <w:rPr>
                <w:lang w:val="en-GB"/>
              </w:rPr>
            </w:pPr>
            <w:r w:rsidRPr="00C26C40">
              <w:rPr>
                <w:lang w:val="en-GB"/>
              </w:rPr>
              <w:t>75.00</w:t>
            </w:r>
          </w:p>
        </w:tc>
        <w:tc>
          <w:tcPr>
            <w:tcW w:w="1678" w:type="dxa"/>
          </w:tcPr>
          <w:p w14:paraId="59CC68D3" w14:textId="77777777" w:rsidR="00312BC3" w:rsidRPr="00C26C40" w:rsidRDefault="00312BC3" w:rsidP="00870DFD">
            <w:pPr>
              <w:rPr>
                <w:lang w:val="en-GB"/>
              </w:rPr>
            </w:pPr>
            <w:r w:rsidRPr="00C26C40">
              <w:rPr>
                <w:lang w:val="en-GB"/>
              </w:rPr>
              <w:t>32.00</w:t>
            </w:r>
          </w:p>
        </w:tc>
      </w:tr>
      <w:tr w:rsidR="00312BC3" w:rsidRPr="00C26C40" w14:paraId="1321DC9E" w14:textId="77777777" w:rsidTr="00936023">
        <w:trPr>
          <w:jc w:val="center"/>
        </w:trPr>
        <w:tc>
          <w:tcPr>
            <w:tcW w:w="890" w:type="dxa"/>
          </w:tcPr>
          <w:p w14:paraId="19C6CC22" w14:textId="77777777" w:rsidR="00312BC3" w:rsidRPr="00C26C40" w:rsidRDefault="00312BC3" w:rsidP="00870DFD">
            <w:pPr>
              <w:rPr>
                <w:lang w:val="en-GB"/>
              </w:rPr>
            </w:pPr>
            <w:r w:rsidRPr="00C26C40">
              <w:rPr>
                <w:lang w:val="en-GB"/>
              </w:rPr>
              <w:t>Pressure (atm)</w:t>
            </w:r>
          </w:p>
        </w:tc>
        <w:tc>
          <w:tcPr>
            <w:tcW w:w="1106" w:type="dxa"/>
          </w:tcPr>
          <w:p w14:paraId="7A91F490" w14:textId="77777777" w:rsidR="00312BC3" w:rsidRPr="00C26C40" w:rsidRDefault="00312BC3" w:rsidP="00870DFD">
            <w:pPr>
              <w:rPr>
                <w:lang w:val="en-GB"/>
              </w:rPr>
            </w:pPr>
            <w:r w:rsidRPr="00C26C40">
              <w:rPr>
                <w:lang w:val="en-GB"/>
              </w:rPr>
              <w:t>1.0000</w:t>
            </w:r>
          </w:p>
        </w:tc>
        <w:tc>
          <w:tcPr>
            <w:tcW w:w="1039" w:type="dxa"/>
          </w:tcPr>
          <w:p w14:paraId="4C602BB4" w14:textId="77777777" w:rsidR="00312BC3" w:rsidRPr="00C26C40" w:rsidRDefault="00312BC3" w:rsidP="00870DFD">
            <w:pPr>
              <w:rPr>
                <w:lang w:val="en-GB"/>
              </w:rPr>
            </w:pPr>
            <w:r w:rsidRPr="00C26C40">
              <w:rPr>
                <w:lang w:val="en-GB"/>
              </w:rPr>
              <w:t>1.2000</w:t>
            </w:r>
          </w:p>
        </w:tc>
        <w:tc>
          <w:tcPr>
            <w:tcW w:w="1105" w:type="dxa"/>
          </w:tcPr>
          <w:p w14:paraId="207967BE" w14:textId="77777777" w:rsidR="00312BC3" w:rsidRPr="00C26C40" w:rsidRDefault="00312BC3" w:rsidP="00870DFD">
            <w:pPr>
              <w:rPr>
                <w:lang w:val="en-GB"/>
              </w:rPr>
            </w:pPr>
            <w:r w:rsidRPr="00C26C40">
              <w:rPr>
                <w:lang w:val="en-GB"/>
              </w:rPr>
              <w:t>1.0000</w:t>
            </w:r>
          </w:p>
        </w:tc>
        <w:tc>
          <w:tcPr>
            <w:tcW w:w="1105" w:type="dxa"/>
          </w:tcPr>
          <w:p w14:paraId="6C8DA535" w14:textId="77777777" w:rsidR="00312BC3" w:rsidRPr="00C26C40" w:rsidRDefault="00312BC3" w:rsidP="00870DFD">
            <w:pPr>
              <w:rPr>
                <w:lang w:val="en-GB"/>
              </w:rPr>
            </w:pPr>
            <w:r w:rsidRPr="00C26C40">
              <w:rPr>
                <w:lang w:val="en-GB"/>
              </w:rPr>
              <w:t>2.9608</w:t>
            </w:r>
          </w:p>
        </w:tc>
        <w:tc>
          <w:tcPr>
            <w:tcW w:w="1105" w:type="dxa"/>
          </w:tcPr>
          <w:p w14:paraId="1107E382" w14:textId="77777777" w:rsidR="00312BC3" w:rsidRPr="00C26C40" w:rsidRDefault="00312BC3" w:rsidP="00870DFD">
            <w:pPr>
              <w:rPr>
                <w:lang w:val="en-GB"/>
              </w:rPr>
            </w:pPr>
            <w:r w:rsidRPr="00C26C40">
              <w:rPr>
                <w:lang w:val="en-GB"/>
              </w:rPr>
              <w:t>3.4542</w:t>
            </w:r>
          </w:p>
        </w:tc>
        <w:tc>
          <w:tcPr>
            <w:tcW w:w="1039" w:type="dxa"/>
          </w:tcPr>
          <w:p w14:paraId="76AFB270" w14:textId="77777777" w:rsidR="00312BC3" w:rsidRPr="00C26C40" w:rsidRDefault="00312BC3" w:rsidP="00870DFD">
            <w:pPr>
              <w:rPr>
                <w:lang w:val="en-GB"/>
              </w:rPr>
            </w:pPr>
            <w:r w:rsidRPr="00C26C40">
              <w:rPr>
                <w:lang w:val="en-GB"/>
              </w:rPr>
              <w:t>1.0000</w:t>
            </w:r>
          </w:p>
        </w:tc>
        <w:tc>
          <w:tcPr>
            <w:tcW w:w="1678" w:type="dxa"/>
          </w:tcPr>
          <w:p w14:paraId="4D5D6614" w14:textId="77777777" w:rsidR="00312BC3" w:rsidRPr="00C26C40" w:rsidRDefault="00312BC3" w:rsidP="00870DFD">
            <w:pPr>
              <w:rPr>
                <w:lang w:val="en-GB"/>
              </w:rPr>
            </w:pPr>
            <w:r w:rsidRPr="00C26C40">
              <w:rPr>
                <w:lang w:val="en-GB"/>
              </w:rPr>
              <w:t>1.0000</w:t>
            </w:r>
          </w:p>
        </w:tc>
      </w:tr>
      <w:tr w:rsidR="00312BC3" w:rsidRPr="00C26C40" w14:paraId="5019624D" w14:textId="77777777" w:rsidTr="00936023">
        <w:trPr>
          <w:jc w:val="center"/>
        </w:trPr>
        <w:tc>
          <w:tcPr>
            <w:tcW w:w="890" w:type="dxa"/>
          </w:tcPr>
          <w:p w14:paraId="15195A97" w14:textId="77777777" w:rsidR="00312BC3" w:rsidRPr="00C26C40" w:rsidRDefault="00312BC3" w:rsidP="00870DFD">
            <w:pPr>
              <w:rPr>
                <w:lang w:val="en-GB"/>
              </w:rPr>
            </w:pPr>
            <w:r w:rsidRPr="00C26C40">
              <w:rPr>
                <w:lang w:val="en-GB"/>
              </w:rPr>
              <w:t>Mass Vapour Fraction</w:t>
            </w:r>
          </w:p>
        </w:tc>
        <w:tc>
          <w:tcPr>
            <w:tcW w:w="1106" w:type="dxa"/>
          </w:tcPr>
          <w:p w14:paraId="08B50762" w14:textId="77777777" w:rsidR="00312BC3" w:rsidRPr="00C26C40" w:rsidRDefault="00312BC3" w:rsidP="00870DFD">
            <w:pPr>
              <w:rPr>
                <w:lang w:val="en-GB"/>
              </w:rPr>
            </w:pPr>
            <w:r w:rsidRPr="00C26C40">
              <w:rPr>
                <w:lang w:val="en-GB"/>
              </w:rPr>
              <w:t>0.0000</w:t>
            </w:r>
          </w:p>
        </w:tc>
        <w:tc>
          <w:tcPr>
            <w:tcW w:w="1039" w:type="dxa"/>
          </w:tcPr>
          <w:p w14:paraId="23E8FABE" w14:textId="77777777" w:rsidR="00312BC3" w:rsidRPr="00C26C40" w:rsidRDefault="00312BC3" w:rsidP="00870DFD">
            <w:pPr>
              <w:rPr>
                <w:lang w:val="en-GB"/>
              </w:rPr>
            </w:pPr>
            <w:r w:rsidRPr="00C26C40">
              <w:rPr>
                <w:lang w:val="en-GB"/>
              </w:rPr>
              <w:t>0.9589</w:t>
            </w:r>
          </w:p>
        </w:tc>
        <w:tc>
          <w:tcPr>
            <w:tcW w:w="1105" w:type="dxa"/>
          </w:tcPr>
          <w:p w14:paraId="3BE81115" w14:textId="77777777" w:rsidR="00312BC3" w:rsidRPr="00C26C40" w:rsidRDefault="00312BC3" w:rsidP="00870DFD">
            <w:pPr>
              <w:rPr>
                <w:lang w:val="en-GB"/>
              </w:rPr>
            </w:pPr>
            <w:r w:rsidRPr="00C26C40">
              <w:rPr>
                <w:lang w:val="en-GB"/>
              </w:rPr>
              <w:t>0.0000</w:t>
            </w:r>
          </w:p>
        </w:tc>
        <w:tc>
          <w:tcPr>
            <w:tcW w:w="1105" w:type="dxa"/>
          </w:tcPr>
          <w:p w14:paraId="50E42619" w14:textId="77777777" w:rsidR="00312BC3" w:rsidRPr="00C26C40" w:rsidRDefault="00312BC3" w:rsidP="00870DFD">
            <w:pPr>
              <w:rPr>
                <w:lang w:val="en-GB"/>
              </w:rPr>
            </w:pPr>
            <w:r w:rsidRPr="00C26C40">
              <w:rPr>
                <w:lang w:val="en-GB"/>
              </w:rPr>
              <w:t>0.0000</w:t>
            </w:r>
          </w:p>
        </w:tc>
        <w:tc>
          <w:tcPr>
            <w:tcW w:w="1105" w:type="dxa"/>
          </w:tcPr>
          <w:p w14:paraId="5B967442" w14:textId="77777777" w:rsidR="00312BC3" w:rsidRPr="00C26C40" w:rsidRDefault="00312BC3" w:rsidP="00870DFD">
            <w:pPr>
              <w:rPr>
                <w:lang w:val="en-GB"/>
              </w:rPr>
            </w:pPr>
            <w:r w:rsidRPr="00C26C40">
              <w:rPr>
                <w:lang w:val="en-GB"/>
              </w:rPr>
              <w:t>0.0000</w:t>
            </w:r>
          </w:p>
        </w:tc>
        <w:tc>
          <w:tcPr>
            <w:tcW w:w="1039" w:type="dxa"/>
          </w:tcPr>
          <w:p w14:paraId="35F6E663" w14:textId="77777777" w:rsidR="00312BC3" w:rsidRPr="00C26C40" w:rsidRDefault="00312BC3" w:rsidP="00870DFD">
            <w:pPr>
              <w:rPr>
                <w:lang w:val="en-GB"/>
              </w:rPr>
            </w:pPr>
            <w:r w:rsidRPr="00C26C40">
              <w:rPr>
                <w:lang w:val="en-GB"/>
              </w:rPr>
              <w:t>0.0000</w:t>
            </w:r>
          </w:p>
        </w:tc>
        <w:tc>
          <w:tcPr>
            <w:tcW w:w="1678" w:type="dxa"/>
          </w:tcPr>
          <w:p w14:paraId="5BF138B5" w14:textId="77777777" w:rsidR="00312BC3" w:rsidRPr="00C26C40" w:rsidRDefault="00312BC3" w:rsidP="00870DFD">
            <w:pPr>
              <w:rPr>
                <w:lang w:val="en-GB"/>
              </w:rPr>
            </w:pPr>
            <w:r w:rsidRPr="00C26C40">
              <w:rPr>
                <w:lang w:val="en-GB"/>
              </w:rPr>
              <w:t>0.0000</w:t>
            </w:r>
          </w:p>
        </w:tc>
      </w:tr>
      <w:tr w:rsidR="00312BC3" w:rsidRPr="00C26C40" w14:paraId="282E38A7" w14:textId="77777777" w:rsidTr="00936023">
        <w:trPr>
          <w:jc w:val="center"/>
        </w:trPr>
        <w:tc>
          <w:tcPr>
            <w:tcW w:w="890" w:type="dxa"/>
          </w:tcPr>
          <w:p w14:paraId="78DD090C" w14:textId="77777777" w:rsidR="00312BC3" w:rsidRPr="00C26C40" w:rsidRDefault="00312BC3" w:rsidP="00870DFD">
            <w:pPr>
              <w:rPr>
                <w:lang w:val="en-GB"/>
              </w:rPr>
            </w:pPr>
            <w:r w:rsidRPr="00C26C40">
              <w:rPr>
                <w:lang w:val="en-GB"/>
              </w:rPr>
              <w:t>Mass Liquid Fraction</w:t>
            </w:r>
          </w:p>
        </w:tc>
        <w:tc>
          <w:tcPr>
            <w:tcW w:w="1106" w:type="dxa"/>
          </w:tcPr>
          <w:p w14:paraId="52B112D6" w14:textId="77777777" w:rsidR="00312BC3" w:rsidRPr="00C26C40" w:rsidRDefault="00312BC3" w:rsidP="00870DFD">
            <w:pPr>
              <w:rPr>
                <w:lang w:val="en-GB"/>
              </w:rPr>
            </w:pPr>
            <w:r w:rsidRPr="00C26C40">
              <w:rPr>
                <w:lang w:val="en-GB"/>
              </w:rPr>
              <w:t>1.0000</w:t>
            </w:r>
          </w:p>
        </w:tc>
        <w:tc>
          <w:tcPr>
            <w:tcW w:w="1039" w:type="dxa"/>
          </w:tcPr>
          <w:p w14:paraId="6E2C70C9" w14:textId="77777777" w:rsidR="00312BC3" w:rsidRPr="00C26C40" w:rsidRDefault="00312BC3" w:rsidP="00870DFD">
            <w:pPr>
              <w:rPr>
                <w:lang w:val="en-GB"/>
              </w:rPr>
            </w:pPr>
            <w:r w:rsidRPr="00C26C40">
              <w:rPr>
                <w:lang w:val="en-GB"/>
              </w:rPr>
              <w:t>0.0000</w:t>
            </w:r>
          </w:p>
        </w:tc>
        <w:tc>
          <w:tcPr>
            <w:tcW w:w="1105" w:type="dxa"/>
          </w:tcPr>
          <w:p w14:paraId="39EFAF14" w14:textId="77777777" w:rsidR="00312BC3" w:rsidRPr="00C26C40" w:rsidRDefault="00312BC3" w:rsidP="00870DFD">
            <w:pPr>
              <w:rPr>
                <w:lang w:val="en-GB"/>
              </w:rPr>
            </w:pPr>
            <w:r w:rsidRPr="00C26C40">
              <w:rPr>
                <w:lang w:val="en-GB"/>
              </w:rPr>
              <w:t>0.0000</w:t>
            </w:r>
          </w:p>
        </w:tc>
        <w:tc>
          <w:tcPr>
            <w:tcW w:w="1105" w:type="dxa"/>
          </w:tcPr>
          <w:p w14:paraId="3B1C6703" w14:textId="77777777" w:rsidR="00312BC3" w:rsidRPr="00C26C40" w:rsidRDefault="00312BC3" w:rsidP="00870DFD">
            <w:pPr>
              <w:rPr>
                <w:lang w:val="en-GB"/>
              </w:rPr>
            </w:pPr>
            <w:r w:rsidRPr="00C26C40">
              <w:rPr>
                <w:lang w:val="en-GB"/>
              </w:rPr>
              <w:t>1.0000</w:t>
            </w:r>
          </w:p>
        </w:tc>
        <w:tc>
          <w:tcPr>
            <w:tcW w:w="1105" w:type="dxa"/>
          </w:tcPr>
          <w:p w14:paraId="4BA8A246" w14:textId="77777777" w:rsidR="00312BC3" w:rsidRPr="00C26C40" w:rsidRDefault="00312BC3" w:rsidP="00870DFD">
            <w:pPr>
              <w:rPr>
                <w:lang w:val="en-GB"/>
              </w:rPr>
            </w:pPr>
            <w:r w:rsidRPr="00C26C40">
              <w:rPr>
                <w:lang w:val="en-GB"/>
              </w:rPr>
              <w:t>1.0000</w:t>
            </w:r>
          </w:p>
        </w:tc>
        <w:tc>
          <w:tcPr>
            <w:tcW w:w="1039" w:type="dxa"/>
          </w:tcPr>
          <w:p w14:paraId="1F663C83" w14:textId="77777777" w:rsidR="00312BC3" w:rsidRPr="00C26C40" w:rsidRDefault="00312BC3" w:rsidP="00870DFD">
            <w:pPr>
              <w:rPr>
                <w:lang w:val="en-GB"/>
              </w:rPr>
            </w:pPr>
            <w:r w:rsidRPr="00C26C40">
              <w:rPr>
                <w:lang w:val="en-GB"/>
              </w:rPr>
              <w:t>0.9797</w:t>
            </w:r>
          </w:p>
        </w:tc>
        <w:tc>
          <w:tcPr>
            <w:tcW w:w="1678" w:type="dxa"/>
          </w:tcPr>
          <w:p w14:paraId="302C2257" w14:textId="77777777" w:rsidR="00312BC3" w:rsidRPr="00C26C40" w:rsidRDefault="00312BC3" w:rsidP="00870DFD">
            <w:pPr>
              <w:rPr>
                <w:lang w:val="en-GB"/>
              </w:rPr>
            </w:pPr>
            <w:r w:rsidRPr="00C26C40">
              <w:rPr>
                <w:lang w:val="en-GB"/>
              </w:rPr>
              <w:t>1.0000</w:t>
            </w:r>
          </w:p>
        </w:tc>
      </w:tr>
      <w:tr w:rsidR="00312BC3" w:rsidRPr="00C26C40" w14:paraId="6C398751" w14:textId="77777777" w:rsidTr="00936023">
        <w:trPr>
          <w:jc w:val="center"/>
        </w:trPr>
        <w:tc>
          <w:tcPr>
            <w:tcW w:w="890" w:type="dxa"/>
          </w:tcPr>
          <w:p w14:paraId="1040185E" w14:textId="77777777" w:rsidR="00312BC3" w:rsidRPr="00C26C40" w:rsidRDefault="00312BC3" w:rsidP="00870DFD">
            <w:pPr>
              <w:rPr>
                <w:lang w:val="en-GB"/>
              </w:rPr>
            </w:pPr>
            <w:r w:rsidRPr="00C26C40">
              <w:rPr>
                <w:lang w:val="en-GB"/>
              </w:rPr>
              <w:t>Mass Solid Fraction</w:t>
            </w:r>
          </w:p>
        </w:tc>
        <w:tc>
          <w:tcPr>
            <w:tcW w:w="1106" w:type="dxa"/>
          </w:tcPr>
          <w:p w14:paraId="05F37C62" w14:textId="77777777" w:rsidR="00312BC3" w:rsidRPr="00C26C40" w:rsidRDefault="00312BC3" w:rsidP="00870DFD">
            <w:pPr>
              <w:rPr>
                <w:lang w:val="en-GB"/>
              </w:rPr>
            </w:pPr>
            <w:r w:rsidRPr="00C26C40">
              <w:rPr>
                <w:lang w:val="en-GB"/>
              </w:rPr>
              <w:t>0.0000</w:t>
            </w:r>
          </w:p>
        </w:tc>
        <w:tc>
          <w:tcPr>
            <w:tcW w:w="1039" w:type="dxa"/>
          </w:tcPr>
          <w:p w14:paraId="68F771D9" w14:textId="77777777" w:rsidR="00312BC3" w:rsidRPr="00C26C40" w:rsidRDefault="00312BC3" w:rsidP="00870DFD">
            <w:pPr>
              <w:rPr>
                <w:lang w:val="en-GB"/>
              </w:rPr>
            </w:pPr>
            <w:r w:rsidRPr="00C26C40">
              <w:rPr>
                <w:lang w:val="en-GB"/>
              </w:rPr>
              <w:t>0.0411</w:t>
            </w:r>
          </w:p>
        </w:tc>
        <w:tc>
          <w:tcPr>
            <w:tcW w:w="1105" w:type="dxa"/>
          </w:tcPr>
          <w:p w14:paraId="77D77F26" w14:textId="77777777" w:rsidR="00312BC3" w:rsidRPr="00C26C40" w:rsidRDefault="00312BC3" w:rsidP="00870DFD">
            <w:pPr>
              <w:rPr>
                <w:lang w:val="en-GB"/>
              </w:rPr>
            </w:pPr>
            <w:r w:rsidRPr="00C26C40">
              <w:rPr>
                <w:lang w:val="en-GB"/>
              </w:rPr>
              <w:t>1.0000</w:t>
            </w:r>
          </w:p>
        </w:tc>
        <w:tc>
          <w:tcPr>
            <w:tcW w:w="1105" w:type="dxa"/>
          </w:tcPr>
          <w:p w14:paraId="2135D589" w14:textId="77777777" w:rsidR="00312BC3" w:rsidRPr="00C26C40" w:rsidRDefault="00312BC3" w:rsidP="00870DFD">
            <w:pPr>
              <w:rPr>
                <w:lang w:val="en-GB"/>
              </w:rPr>
            </w:pPr>
            <w:r w:rsidRPr="00C26C40">
              <w:rPr>
                <w:lang w:val="en-GB"/>
              </w:rPr>
              <w:t>0.0000</w:t>
            </w:r>
          </w:p>
        </w:tc>
        <w:tc>
          <w:tcPr>
            <w:tcW w:w="1105" w:type="dxa"/>
          </w:tcPr>
          <w:p w14:paraId="294D9EA5" w14:textId="77777777" w:rsidR="00312BC3" w:rsidRPr="00C26C40" w:rsidRDefault="00312BC3" w:rsidP="00870DFD">
            <w:pPr>
              <w:rPr>
                <w:lang w:val="en-GB"/>
              </w:rPr>
            </w:pPr>
            <w:r w:rsidRPr="00C26C40">
              <w:rPr>
                <w:lang w:val="en-GB"/>
              </w:rPr>
              <w:t>0.0000</w:t>
            </w:r>
          </w:p>
        </w:tc>
        <w:tc>
          <w:tcPr>
            <w:tcW w:w="1039" w:type="dxa"/>
          </w:tcPr>
          <w:p w14:paraId="21CBEA6C" w14:textId="77777777" w:rsidR="00312BC3" w:rsidRPr="00C26C40" w:rsidRDefault="00312BC3" w:rsidP="00870DFD">
            <w:pPr>
              <w:rPr>
                <w:lang w:val="en-GB"/>
              </w:rPr>
            </w:pPr>
            <w:r w:rsidRPr="00C26C40">
              <w:rPr>
                <w:lang w:val="en-GB"/>
              </w:rPr>
              <w:t>0.0203</w:t>
            </w:r>
          </w:p>
        </w:tc>
        <w:tc>
          <w:tcPr>
            <w:tcW w:w="1678" w:type="dxa"/>
          </w:tcPr>
          <w:p w14:paraId="26ECF9D7" w14:textId="77777777" w:rsidR="00312BC3" w:rsidRPr="00C26C40" w:rsidRDefault="00312BC3" w:rsidP="00870DFD">
            <w:pPr>
              <w:rPr>
                <w:lang w:val="en-GB"/>
              </w:rPr>
            </w:pPr>
            <w:r w:rsidRPr="00C26C40">
              <w:rPr>
                <w:lang w:val="en-GB"/>
              </w:rPr>
              <w:t>0.0000</w:t>
            </w:r>
          </w:p>
        </w:tc>
      </w:tr>
      <w:tr w:rsidR="00312BC3" w:rsidRPr="00C26C40" w14:paraId="0BAA5473" w14:textId="77777777" w:rsidTr="00936023">
        <w:trPr>
          <w:jc w:val="center"/>
        </w:trPr>
        <w:tc>
          <w:tcPr>
            <w:tcW w:w="890" w:type="dxa"/>
          </w:tcPr>
          <w:p w14:paraId="760922F0" w14:textId="77777777" w:rsidR="00312BC3" w:rsidRPr="00C26C40" w:rsidRDefault="00312BC3" w:rsidP="00870DFD">
            <w:pPr>
              <w:rPr>
                <w:lang w:val="en-GB"/>
              </w:rPr>
            </w:pPr>
            <w:r w:rsidRPr="00C26C40">
              <w:rPr>
                <w:lang w:val="en-GB"/>
              </w:rPr>
              <w:t>Total Mass Flow (kg/hr)</w:t>
            </w:r>
          </w:p>
        </w:tc>
        <w:tc>
          <w:tcPr>
            <w:tcW w:w="1106" w:type="dxa"/>
          </w:tcPr>
          <w:p w14:paraId="578E3C69" w14:textId="77777777" w:rsidR="00312BC3" w:rsidRPr="00C26C40" w:rsidRDefault="00312BC3" w:rsidP="00870DFD">
            <w:pPr>
              <w:rPr>
                <w:lang w:val="en-GB"/>
              </w:rPr>
            </w:pPr>
            <w:r w:rsidRPr="00C26C40">
              <w:rPr>
                <w:lang w:val="en-GB"/>
              </w:rPr>
              <w:t>153.234</w:t>
            </w:r>
          </w:p>
        </w:tc>
        <w:tc>
          <w:tcPr>
            <w:tcW w:w="1039" w:type="dxa"/>
          </w:tcPr>
          <w:p w14:paraId="06B05F4A" w14:textId="77777777" w:rsidR="00312BC3" w:rsidRPr="00C26C40" w:rsidRDefault="00312BC3" w:rsidP="00870DFD">
            <w:pPr>
              <w:rPr>
                <w:lang w:val="en-GB"/>
              </w:rPr>
            </w:pPr>
            <w:r w:rsidRPr="00C26C40">
              <w:rPr>
                <w:lang w:val="en-GB"/>
              </w:rPr>
              <w:t>1,015.870</w:t>
            </w:r>
          </w:p>
        </w:tc>
        <w:tc>
          <w:tcPr>
            <w:tcW w:w="1105" w:type="dxa"/>
          </w:tcPr>
          <w:p w14:paraId="374456E0" w14:textId="77777777" w:rsidR="00312BC3" w:rsidRPr="00C26C40" w:rsidRDefault="00312BC3" w:rsidP="00870DFD">
            <w:pPr>
              <w:rPr>
                <w:lang w:val="en-GB"/>
              </w:rPr>
            </w:pPr>
            <w:r w:rsidRPr="00C26C40">
              <w:rPr>
                <w:lang w:val="en-GB"/>
              </w:rPr>
              <w:t>53.309</w:t>
            </w:r>
          </w:p>
        </w:tc>
        <w:tc>
          <w:tcPr>
            <w:tcW w:w="1105" w:type="dxa"/>
          </w:tcPr>
          <w:p w14:paraId="53C5A3AB" w14:textId="77777777" w:rsidR="00312BC3" w:rsidRPr="00C26C40" w:rsidRDefault="00312BC3" w:rsidP="00870DFD">
            <w:pPr>
              <w:rPr>
                <w:lang w:val="en-GB"/>
              </w:rPr>
            </w:pPr>
            <w:r w:rsidRPr="00C26C40">
              <w:rPr>
                <w:lang w:val="en-GB"/>
              </w:rPr>
              <w:t>1,800.000</w:t>
            </w:r>
          </w:p>
        </w:tc>
        <w:tc>
          <w:tcPr>
            <w:tcW w:w="1105" w:type="dxa"/>
          </w:tcPr>
          <w:p w14:paraId="6024BE39" w14:textId="77777777" w:rsidR="00312BC3" w:rsidRPr="00C26C40" w:rsidRDefault="00312BC3" w:rsidP="00870DFD">
            <w:pPr>
              <w:rPr>
                <w:lang w:val="en-GB"/>
              </w:rPr>
            </w:pPr>
            <w:r w:rsidRPr="00C26C40">
              <w:rPr>
                <w:lang w:val="en-GB"/>
              </w:rPr>
              <w:t>1,800.000</w:t>
            </w:r>
          </w:p>
        </w:tc>
        <w:tc>
          <w:tcPr>
            <w:tcW w:w="1039" w:type="dxa"/>
          </w:tcPr>
          <w:p w14:paraId="7CA26825" w14:textId="77777777" w:rsidR="00312BC3" w:rsidRPr="00C26C40" w:rsidRDefault="00312BC3" w:rsidP="00870DFD">
            <w:pPr>
              <w:rPr>
                <w:lang w:val="en-GB"/>
              </w:rPr>
            </w:pPr>
            <w:r w:rsidRPr="00C26C40">
              <w:rPr>
                <w:lang w:val="en-GB"/>
              </w:rPr>
              <w:t>3,580.268</w:t>
            </w:r>
          </w:p>
        </w:tc>
        <w:tc>
          <w:tcPr>
            <w:tcW w:w="1678" w:type="dxa"/>
          </w:tcPr>
          <w:p w14:paraId="7D8252AB" w14:textId="77777777" w:rsidR="00312BC3" w:rsidRPr="00C26C40" w:rsidRDefault="00312BC3" w:rsidP="00870DFD">
            <w:pPr>
              <w:rPr>
                <w:lang w:val="en-GB"/>
              </w:rPr>
            </w:pPr>
            <w:r w:rsidRPr="00C26C40">
              <w:rPr>
                <w:lang w:val="en-GB"/>
              </w:rPr>
              <w:t>833.333</w:t>
            </w:r>
          </w:p>
        </w:tc>
      </w:tr>
      <w:tr w:rsidR="00312BC3" w:rsidRPr="00C26C40" w14:paraId="545A34D4" w14:textId="77777777" w:rsidTr="00936023">
        <w:trPr>
          <w:jc w:val="center"/>
        </w:trPr>
        <w:tc>
          <w:tcPr>
            <w:tcW w:w="890" w:type="dxa"/>
          </w:tcPr>
          <w:p w14:paraId="207669AA" w14:textId="77777777" w:rsidR="00312BC3" w:rsidRPr="00C26C40" w:rsidRDefault="00312BC3" w:rsidP="00870DFD">
            <w:pPr>
              <w:rPr>
                <w:lang w:val="en-GB"/>
              </w:rPr>
            </w:pPr>
            <w:r w:rsidRPr="00C26C40">
              <w:rPr>
                <w:lang w:val="en-GB"/>
              </w:rPr>
              <w:t>Mass Enthalpy (J/kg)</w:t>
            </w:r>
          </w:p>
        </w:tc>
        <w:tc>
          <w:tcPr>
            <w:tcW w:w="1106" w:type="dxa"/>
          </w:tcPr>
          <w:p w14:paraId="79C066D6" w14:textId="77777777" w:rsidR="00312BC3" w:rsidRPr="00C26C40" w:rsidRDefault="00312BC3" w:rsidP="00870DFD">
            <w:pPr>
              <w:rPr>
                <w:lang w:val="en-GB"/>
              </w:rPr>
            </w:pPr>
            <w:r w:rsidRPr="00C26C40">
              <w:rPr>
                <w:lang w:val="en-GB"/>
              </w:rPr>
              <w:t>-15,854,842.7945</w:t>
            </w:r>
          </w:p>
        </w:tc>
        <w:tc>
          <w:tcPr>
            <w:tcW w:w="1039" w:type="dxa"/>
          </w:tcPr>
          <w:p w14:paraId="653615E7" w14:textId="77777777" w:rsidR="00312BC3" w:rsidRPr="00C26C40" w:rsidRDefault="00312BC3" w:rsidP="00870DFD">
            <w:pPr>
              <w:rPr>
                <w:lang w:val="en-GB"/>
              </w:rPr>
            </w:pPr>
            <w:r w:rsidRPr="00C26C40">
              <w:rPr>
                <w:lang w:val="en-GB"/>
              </w:rPr>
              <w:t>-5,629,466.1470</w:t>
            </w:r>
          </w:p>
        </w:tc>
        <w:tc>
          <w:tcPr>
            <w:tcW w:w="1105" w:type="dxa"/>
          </w:tcPr>
          <w:p w14:paraId="66F329FD" w14:textId="77777777" w:rsidR="00312BC3" w:rsidRPr="00C26C40" w:rsidRDefault="00312BC3" w:rsidP="00870DFD">
            <w:pPr>
              <w:rPr>
                <w:lang w:val="en-GB"/>
              </w:rPr>
            </w:pPr>
            <w:r w:rsidRPr="00C26C40">
              <w:rPr>
                <w:lang w:val="en-GB"/>
              </w:rPr>
              <w:t>-11,391,019.3117</w:t>
            </w:r>
          </w:p>
        </w:tc>
        <w:tc>
          <w:tcPr>
            <w:tcW w:w="1105" w:type="dxa"/>
          </w:tcPr>
          <w:p w14:paraId="199EBE68" w14:textId="77777777" w:rsidR="00312BC3" w:rsidRPr="00C26C40" w:rsidRDefault="00312BC3" w:rsidP="00870DFD">
            <w:pPr>
              <w:rPr>
                <w:lang w:val="en-GB"/>
              </w:rPr>
            </w:pPr>
            <w:r w:rsidRPr="00C26C40">
              <w:rPr>
                <w:lang w:val="en-GB"/>
              </w:rPr>
              <w:t>-12,160,504.4369</w:t>
            </w:r>
          </w:p>
        </w:tc>
        <w:tc>
          <w:tcPr>
            <w:tcW w:w="1105" w:type="dxa"/>
          </w:tcPr>
          <w:p w14:paraId="79FB5A0B" w14:textId="77777777" w:rsidR="00312BC3" w:rsidRPr="00C26C40" w:rsidRDefault="00312BC3" w:rsidP="00870DFD">
            <w:pPr>
              <w:rPr>
                <w:lang w:val="en-GB"/>
              </w:rPr>
            </w:pPr>
            <w:r w:rsidRPr="00C26C40">
              <w:rPr>
                <w:lang w:val="en-GB"/>
              </w:rPr>
              <w:t>-12,160,446.6689</w:t>
            </w:r>
          </w:p>
        </w:tc>
        <w:tc>
          <w:tcPr>
            <w:tcW w:w="1039" w:type="dxa"/>
          </w:tcPr>
          <w:p w14:paraId="3ABA5607" w14:textId="77777777" w:rsidR="00312BC3" w:rsidRPr="00C26C40" w:rsidRDefault="00312BC3" w:rsidP="00870DFD">
            <w:pPr>
              <w:rPr>
                <w:lang w:val="en-GB"/>
              </w:rPr>
            </w:pPr>
            <w:r w:rsidRPr="00C26C40">
              <w:rPr>
                <w:lang w:val="en-GB"/>
              </w:rPr>
              <w:t>-9,244,657.3957</w:t>
            </w:r>
          </w:p>
        </w:tc>
        <w:tc>
          <w:tcPr>
            <w:tcW w:w="1678" w:type="dxa"/>
          </w:tcPr>
          <w:p w14:paraId="1983121A" w14:textId="77777777" w:rsidR="00312BC3" w:rsidRPr="00C26C40" w:rsidRDefault="00312BC3" w:rsidP="00870DFD">
            <w:pPr>
              <w:rPr>
                <w:lang w:val="en-GB"/>
              </w:rPr>
            </w:pPr>
            <w:r w:rsidRPr="00C26C40">
              <w:rPr>
                <w:lang w:val="en-GB"/>
              </w:rPr>
              <w:t>-15,846,487.6903</w:t>
            </w:r>
          </w:p>
        </w:tc>
      </w:tr>
      <w:tr w:rsidR="00312BC3" w:rsidRPr="00C26C40" w14:paraId="1A3567B0" w14:textId="77777777" w:rsidTr="00936023">
        <w:trPr>
          <w:jc w:val="center"/>
        </w:trPr>
        <w:tc>
          <w:tcPr>
            <w:tcW w:w="890" w:type="dxa"/>
          </w:tcPr>
          <w:p w14:paraId="23A98A80" w14:textId="77777777" w:rsidR="00312BC3" w:rsidRPr="00C26C40" w:rsidRDefault="00312BC3" w:rsidP="00870DFD">
            <w:pPr>
              <w:rPr>
                <w:lang w:val="en-GB"/>
              </w:rPr>
            </w:pPr>
            <w:r w:rsidRPr="00C26C40">
              <w:rPr>
                <w:lang w:val="en-GB"/>
              </w:rPr>
              <w:lastRenderedPageBreak/>
              <w:t>Enthalpy Flow (W)</w:t>
            </w:r>
          </w:p>
        </w:tc>
        <w:tc>
          <w:tcPr>
            <w:tcW w:w="1106" w:type="dxa"/>
          </w:tcPr>
          <w:p w14:paraId="3A33100A" w14:textId="77777777" w:rsidR="00312BC3" w:rsidRPr="00C26C40" w:rsidRDefault="00312BC3" w:rsidP="00870DFD">
            <w:pPr>
              <w:rPr>
                <w:lang w:val="en-GB"/>
              </w:rPr>
            </w:pPr>
            <w:r w:rsidRPr="00C26C40">
              <w:rPr>
                <w:lang w:val="en-GB"/>
              </w:rPr>
              <w:t>-674,863.1787</w:t>
            </w:r>
          </w:p>
        </w:tc>
        <w:tc>
          <w:tcPr>
            <w:tcW w:w="1039" w:type="dxa"/>
          </w:tcPr>
          <w:p w14:paraId="53FB2AAB" w14:textId="77777777" w:rsidR="00312BC3" w:rsidRPr="00C26C40" w:rsidRDefault="00312BC3" w:rsidP="00870DFD">
            <w:pPr>
              <w:rPr>
                <w:lang w:val="en-GB"/>
              </w:rPr>
            </w:pPr>
            <w:r w:rsidRPr="00C26C40">
              <w:rPr>
                <w:lang w:val="en-GB"/>
              </w:rPr>
              <w:t>-1,588,557.2527</w:t>
            </w:r>
          </w:p>
        </w:tc>
        <w:tc>
          <w:tcPr>
            <w:tcW w:w="1105" w:type="dxa"/>
          </w:tcPr>
          <w:p w14:paraId="65A0D68F" w14:textId="77777777" w:rsidR="00312BC3" w:rsidRPr="00C26C40" w:rsidRDefault="00312BC3" w:rsidP="00870DFD">
            <w:pPr>
              <w:rPr>
                <w:lang w:val="en-GB"/>
              </w:rPr>
            </w:pPr>
            <w:r w:rsidRPr="00C26C40">
              <w:rPr>
                <w:lang w:val="en-GB"/>
              </w:rPr>
              <w:t>-168,679.2839</w:t>
            </w:r>
          </w:p>
        </w:tc>
        <w:tc>
          <w:tcPr>
            <w:tcW w:w="1105" w:type="dxa"/>
          </w:tcPr>
          <w:p w14:paraId="66541020" w14:textId="77777777" w:rsidR="00312BC3" w:rsidRPr="00C26C40" w:rsidRDefault="00312BC3" w:rsidP="00870DFD">
            <w:pPr>
              <w:rPr>
                <w:lang w:val="en-GB"/>
              </w:rPr>
            </w:pPr>
            <w:r w:rsidRPr="00C26C40">
              <w:rPr>
                <w:lang w:val="en-GB"/>
              </w:rPr>
              <w:t>-6,080,252.2184</w:t>
            </w:r>
          </w:p>
        </w:tc>
        <w:tc>
          <w:tcPr>
            <w:tcW w:w="1105" w:type="dxa"/>
          </w:tcPr>
          <w:p w14:paraId="41FB9635" w14:textId="77777777" w:rsidR="00312BC3" w:rsidRPr="00C26C40" w:rsidRDefault="00312BC3" w:rsidP="00870DFD">
            <w:pPr>
              <w:rPr>
                <w:lang w:val="en-GB"/>
              </w:rPr>
            </w:pPr>
            <w:r w:rsidRPr="00C26C40">
              <w:rPr>
                <w:lang w:val="en-GB"/>
              </w:rPr>
              <w:t>-6,080,223.3344</w:t>
            </w:r>
          </w:p>
        </w:tc>
        <w:tc>
          <w:tcPr>
            <w:tcW w:w="1039" w:type="dxa"/>
          </w:tcPr>
          <w:p w14:paraId="6BBE4F62" w14:textId="77777777" w:rsidR="00312BC3" w:rsidRPr="00C26C40" w:rsidRDefault="00312BC3" w:rsidP="00870DFD">
            <w:pPr>
              <w:rPr>
                <w:lang w:val="en-GB"/>
              </w:rPr>
            </w:pPr>
            <w:r w:rsidRPr="00C26C40">
              <w:rPr>
                <w:lang w:val="en-GB"/>
              </w:rPr>
              <w:t>-9,193,986.3194</w:t>
            </w:r>
          </w:p>
        </w:tc>
        <w:tc>
          <w:tcPr>
            <w:tcW w:w="1678" w:type="dxa"/>
          </w:tcPr>
          <w:p w14:paraId="7EF86486" w14:textId="77777777" w:rsidR="00312BC3" w:rsidRPr="00C26C40" w:rsidRDefault="00312BC3" w:rsidP="00870DFD">
            <w:pPr>
              <w:rPr>
                <w:lang w:val="en-GB"/>
              </w:rPr>
            </w:pPr>
            <w:r w:rsidRPr="00C26C40">
              <w:rPr>
                <w:lang w:val="en-GB"/>
              </w:rPr>
              <w:t>-3,668,168.4467</w:t>
            </w:r>
          </w:p>
        </w:tc>
      </w:tr>
      <w:tr w:rsidR="00312BC3" w:rsidRPr="00C26C40" w14:paraId="084ED939" w14:textId="77777777" w:rsidTr="00936023">
        <w:trPr>
          <w:jc w:val="center"/>
        </w:trPr>
        <w:tc>
          <w:tcPr>
            <w:tcW w:w="890" w:type="dxa"/>
          </w:tcPr>
          <w:p w14:paraId="0DD779EC" w14:textId="77777777" w:rsidR="00312BC3" w:rsidRPr="00C26C40" w:rsidRDefault="00312BC3" w:rsidP="00870DFD">
            <w:pPr>
              <w:rPr>
                <w:lang w:val="en-GB"/>
              </w:rPr>
            </w:pPr>
            <w:r w:rsidRPr="00C26C40">
              <w:rPr>
                <w:lang w:val="en-GB"/>
              </w:rPr>
              <w:t>Mass Density (kg/m³)</w:t>
            </w:r>
          </w:p>
        </w:tc>
        <w:tc>
          <w:tcPr>
            <w:tcW w:w="1106" w:type="dxa"/>
          </w:tcPr>
          <w:p w14:paraId="1E6D01F1" w14:textId="77777777" w:rsidR="00312BC3" w:rsidRPr="00C26C40" w:rsidRDefault="00312BC3" w:rsidP="00870DFD">
            <w:pPr>
              <w:rPr>
                <w:lang w:val="en-GB"/>
              </w:rPr>
            </w:pPr>
            <w:r w:rsidRPr="00C26C40">
              <w:rPr>
                <w:lang w:val="en-GB"/>
              </w:rPr>
              <w:t>995.7605</w:t>
            </w:r>
          </w:p>
        </w:tc>
        <w:tc>
          <w:tcPr>
            <w:tcW w:w="1039" w:type="dxa"/>
          </w:tcPr>
          <w:p w14:paraId="56F03EA9" w14:textId="77777777" w:rsidR="00312BC3" w:rsidRPr="00C26C40" w:rsidRDefault="00312BC3" w:rsidP="00870DFD">
            <w:pPr>
              <w:rPr>
                <w:lang w:val="en-GB"/>
              </w:rPr>
            </w:pPr>
            <w:r w:rsidRPr="00C26C40">
              <w:rPr>
                <w:lang w:val="en-GB"/>
              </w:rPr>
              <w:t>1.7695</w:t>
            </w:r>
          </w:p>
        </w:tc>
        <w:tc>
          <w:tcPr>
            <w:tcW w:w="1105" w:type="dxa"/>
          </w:tcPr>
          <w:p w14:paraId="59A0B781" w14:textId="77777777" w:rsidR="00312BC3" w:rsidRPr="00C26C40" w:rsidRDefault="00312BC3" w:rsidP="00870DFD">
            <w:pPr>
              <w:rPr>
                <w:lang w:val="en-GB"/>
              </w:rPr>
            </w:pPr>
            <w:r w:rsidRPr="00C26C40">
              <w:rPr>
                <w:lang w:val="en-GB"/>
              </w:rPr>
              <w:t>3,485.0676</w:t>
            </w:r>
          </w:p>
        </w:tc>
        <w:tc>
          <w:tcPr>
            <w:tcW w:w="1105" w:type="dxa"/>
          </w:tcPr>
          <w:p w14:paraId="05ACAF1A" w14:textId="77777777" w:rsidR="00312BC3" w:rsidRPr="00C26C40" w:rsidRDefault="00312BC3" w:rsidP="00870DFD">
            <w:pPr>
              <w:rPr>
                <w:lang w:val="en-GB"/>
              </w:rPr>
            </w:pPr>
            <w:r w:rsidRPr="00C26C40">
              <w:rPr>
                <w:lang w:val="en-GB"/>
              </w:rPr>
              <w:t>1,154.0754</w:t>
            </w:r>
          </w:p>
        </w:tc>
        <w:tc>
          <w:tcPr>
            <w:tcW w:w="1105" w:type="dxa"/>
          </w:tcPr>
          <w:p w14:paraId="4CC626C0" w14:textId="77777777" w:rsidR="00312BC3" w:rsidRPr="00C26C40" w:rsidRDefault="00312BC3" w:rsidP="00870DFD">
            <w:pPr>
              <w:rPr>
                <w:lang w:val="en-GB"/>
              </w:rPr>
            </w:pPr>
            <w:r w:rsidRPr="00C26C40">
              <w:rPr>
                <w:lang w:val="en-GB"/>
              </w:rPr>
              <w:t>1,154.0856</w:t>
            </w:r>
          </w:p>
        </w:tc>
        <w:tc>
          <w:tcPr>
            <w:tcW w:w="1039" w:type="dxa"/>
          </w:tcPr>
          <w:p w14:paraId="68C97754" w14:textId="77777777" w:rsidR="00312BC3" w:rsidRPr="00C26C40" w:rsidRDefault="00312BC3" w:rsidP="00870DFD">
            <w:pPr>
              <w:rPr>
                <w:lang w:val="en-GB"/>
              </w:rPr>
            </w:pPr>
            <w:r w:rsidRPr="00C26C40">
              <w:rPr>
                <w:lang w:val="en-GB"/>
              </w:rPr>
              <w:t>1,302.1999</w:t>
            </w:r>
          </w:p>
        </w:tc>
        <w:tc>
          <w:tcPr>
            <w:tcW w:w="1678" w:type="dxa"/>
          </w:tcPr>
          <w:p w14:paraId="13F3BAB8" w14:textId="77777777" w:rsidR="00312BC3" w:rsidRPr="00C26C40" w:rsidRDefault="00312BC3" w:rsidP="00870DFD">
            <w:pPr>
              <w:rPr>
                <w:lang w:val="en-GB"/>
              </w:rPr>
            </w:pPr>
            <w:r w:rsidRPr="00C26C40">
              <w:rPr>
                <w:lang w:val="en-GB"/>
              </w:rPr>
              <w:t>995.1344</w:t>
            </w:r>
          </w:p>
        </w:tc>
      </w:tr>
      <w:tr w:rsidR="00312BC3" w:rsidRPr="00C26C40" w14:paraId="06623A6C" w14:textId="77777777" w:rsidTr="00936023">
        <w:trPr>
          <w:jc w:val="center"/>
        </w:trPr>
        <w:tc>
          <w:tcPr>
            <w:tcW w:w="890" w:type="dxa"/>
          </w:tcPr>
          <w:p w14:paraId="53F011E8" w14:textId="77777777" w:rsidR="00312BC3" w:rsidRPr="00C26C40" w:rsidRDefault="00312BC3" w:rsidP="00870DFD">
            <w:pPr>
              <w:rPr>
                <w:lang w:val="en-GB"/>
              </w:rPr>
            </w:pPr>
            <w:r w:rsidRPr="00C26C40">
              <w:rPr>
                <w:lang w:val="en-GB"/>
              </w:rPr>
              <w:t>Average MW</w:t>
            </w:r>
          </w:p>
        </w:tc>
        <w:tc>
          <w:tcPr>
            <w:tcW w:w="1106" w:type="dxa"/>
          </w:tcPr>
          <w:p w14:paraId="3BEBE5F2" w14:textId="77777777" w:rsidR="00312BC3" w:rsidRPr="00C26C40" w:rsidRDefault="00312BC3" w:rsidP="00870DFD">
            <w:pPr>
              <w:rPr>
                <w:lang w:val="en-GB"/>
              </w:rPr>
            </w:pPr>
            <w:r w:rsidRPr="00C26C40">
              <w:rPr>
                <w:lang w:val="en-GB"/>
              </w:rPr>
              <w:t>18.0153</w:t>
            </w:r>
          </w:p>
        </w:tc>
        <w:tc>
          <w:tcPr>
            <w:tcW w:w="1039" w:type="dxa"/>
          </w:tcPr>
          <w:p w14:paraId="63E147A2" w14:textId="77777777" w:rsidR="00312BC3" w:rsidRPr="00C26C40" w:rsidRDefault="00312BC3" w:rsidP="00870DFD">
            <w:pPr>
              <w:rPr>
                <w:lang w:val="en-GB"/>
              </w:rPr>
            </w:pPr>
            <w:r w:rsidRPr="00C26C40">
              <w:rPr>
                <w:lang w:val="en-GB"/>
              </w:rPr>
              <w:t>35.8943</w:t>
            </w:r>
          </w:p>
        </w:tc>
        <w:tc>
          <w:tcPr>
            <w:tcW w:w="1105" w:type="dxa"/>
          </w:tcPr>
          <w:p w14:paraId="54860012" w14:textId="77777777" w:rsidR="00312BC3" w:rsidRPr="00C26C40" w:rsidRDefault="00312BC3" w:rsidP="00870DFD">
            <w:pPr>
              <w:rPr>
                <w:lang w:val="en-GB"/>
              </w:rPr>
            </w:pPr>
            <w:r w:rsidRPr="00C26C40">
              <w:rPr>
                <w:lang w:val="en-GB"/>
              </w:rPr>
              <w:t>89.3778</w:t>
            </w:r>
          </w:p>
        </w:tc>
        <w:tc>
          <w:tcPr>
            <w:tcW w:w="1105" w:type="dxa"/>
          </w:tcPr>
          <w:p w14:paraId="33BD93CC" w14:textId="77777777" w:rsidR="00312BC3" w:rsidRPr="00C26C40" w:rsidRDefault="00312BC3" w:rsidP="00870DFD">
            <w:pPr>
              <w:rPr>
                <w:lang w:val="en-GB"/>
              </w:rPr>
            </w:pPr>
            <w:r w:rsidRPr="00C26C40">
              <w:rPr>
                <w:lang w:val="en-GB"/>
              </w:rPr>
              <w:t>21.4951</w:t>
            </w:r>
          </w:p>
        </w:tc>
        <w:tc>
          <w:tcPr>
            <w:tcW w:w="1105" w:type="dxa"/>
          </w:tcPr>
          <w:p w14:paraId="0ADBCA1C" w14:textId="77777777" w:rsidR="00312BC3" w:rsidRPr="00C26C40" w:rsidRDefault="00312BC3" w:rsidP="00870DFD">
            <w:pPr>
              <w:rPr>
                <w:lang w:val="en-GB"/>
              </w:rPr>
            </w:pPr>
            <w:r w:rsidRPr="00C26C40">
              <w:rPr>
                <w:lang w:val="en-GB"/>
              </w:rPr>
              <w:t>21.4951</w:t>
            </w:r>
          </w:p>
        </w:tc>
        <w:tc>
          <w:tcPr>
            <w:tcW w:w="1039" w:type="dxa"/>
          </w:tcPr>
          <w:p w14:paraId="2CE55536" w14:textId="77777777" w:rsidR="00312BC3" w:rsidRPr="00C26C40" w:rsidRDefault="00312BC3" w:rsidP="00870DFD">
            <w:pPr>
              <w:rPr>
                <w:lang w:val="en-GB"/>
              </w:rPr>
            </w:pPr>
            <w:r w:rsidRPr="00C26C40">
              <w:rPr>
                <w:lang w:val="en-GB"/>
              </w:rPr>
              <w:t>31.3974</w:t>
            </w:r>
          </w:p>
        </w:tc>
        <w:tc>
          <w:tcPr>
            <w:tcW w:w="1678" w:type="dxa"/>
          </w:tcPr>
          <w:p w14:paraId="7502C591" w14:textId="77777777" w:rsidR="00312BC3" w:rsidRPr="00C26C40" w:rsidRDefault="00312BC3" w:rsidP="00870DFD">
            <w:pPr>
              <w:rPr>
                <w:lang w:val="en-GB"/>
              </w:rPr>
            </w:pPr>
            <w:r w:rsidRPr="00C26C40">
              <w:rPr>
                <w:lang w:val="en-GB"/>
              </w:rPr>
              <w:t>18.0153</w:t>
            </w:r>
          </w:p>
        </w:tc>
      </w:tr>
      <w:tr w:rsidR="00312BC3" w:rsidRPr="00C26C40" w14:paraId="2639F09B" w14:textId="77777777" w:rsidTr="00936023">
        <w:trPr>
          <w:jc w:val="center"/>
        </w:trPr>
        <w:tc>
          <w:tcPr>
            <w:tcW w:w="890" w:type="dxa"/>
          </w:tcPr>
          <w:p w14:paraId="016806B2" w14:textId="77777777" w:rsidR="00312BC3" w:rsidRPr="00C26C40" w:rsidRDefault="00312BC3" w:rsidP="00870DFD">
            <w:pPr>
              <w:rPr>
                <w:lang w:val="en-GB"/>
              </w:rPr>
            </w:pPr>
            <w:r w:rsidRPr="00C26C40">
              <w:rPr>
                <w:lang w:val="en-GB"/>
              </w:rPr>
              <w:t>H₂O — Mass Flow (kg/hr)</w:t>
            </w:r>
          </w:p>
        </w:tc>
        <w:tc>
          <w:tcPr>
            <w:tcW w:w="1106" w:type="dxa"/>
          </w:tcPr>
          <w:p w14:paraId="0ED59CC1" w14:textId="77777777" w:rsidR="00312BC3" w:rsidRPr="00C26C40" w:rsidRDefault="00312BC3" w:rsidP="00870DFD">
            <w:pPr>
              <w:rPr>
                <w:lang w:val="en-GB"/>
              </w:rPr>
            </w:pPr>
            <w:r w:rsidRPr="00C26C40">
              <w:rPr>
                <w:lang w:val="en-GB"/>
              </w:rPr>
              <w:t>153.234</w:t>
            </w:r>
          </w:p>
        </w:tc>
        <w:tc>
          <w:tcPr>
            <w:tcW w:w="1039" w:type="dxa"/>
          </w:tcPr>
          <w:p w14:paraId="33EB5389" w14:textId="77777777" w:rsidR="00312BC3" w:rsidRPr="00C26C40" w:rsidRDefault="00312BC3" w:rsidP="00870DFD">
            <w:pPr>
              <w:rPr>
                <w:lang w:val="en-GB"/>
              </w:rPr>
            </w:pPr>
            <w:r w:rsidRPr="00C26C40">
              <w:rPr>
                <w:lang w:val="en-GB"/>
              </w:rPr>
              <w:t>0.000</w:t>
            </w:r>
          </w:p>
        </w:tc>
        <w:tc>
          <w:tcPr>
            <w:tcW w:w="1105" w:type="dxa"/>
          </w:tcPr>
          <w:p w14:paraId="65F06F51" w14:textId="77777777" w:rsidR="00312BC3" w:rsidRPr="00C26C40" w:rsidRDefault="00312BC3" w:rsidP="00870DFD">
            <w:pPr>
              <w:rPr>
                <w:lang w:val="en-GB"/>
              </w:rPr>
            </w:pPr>
            <w:r w:rsidRPr="00C26C40">
              <w:rPr>
                <w:lang w:val="en-GB"/>
              </w:rPr>
              <w:t>0.000</w:t>
            </w:r>
          </w:p>
        </w:tc>
        <w:tc>
          <w:tcPr>
            <w:tcW w:w="1105" w:type="dxa"/>
          </w:tcPr>
          <w:p w14:paraId="53EB75FE" w14:textId="77777777" w:rsidR="00312BC3" w:rsidRPr="00C26C40" w:rsidRDefault="00312BC3" w:rsidP="00870DFD">
            <w:pPr>
              <w:rPr>
                <w:lang w:val="en-GB"/>
              </w:rPr>
            </w:pPr>
            <w:r w:rsidRPr="00C26C40">
              <w:rPr>
                <w:lang w:val="en-GB"/>
              </w:rPr>
              <w:t>939.397</w:t>
            </w:r>
          </w:p>
        </w:tc>
        <w:tc>
          <w:tcPr>
            <w:tcW w:w="1105" w:type="dxa"/>
          </w:tcPr>
          <w:p w14:paraId="0B1A614D" w14:textId="77777777" w:rsidR="00312BC3" w:rsidRPr="00C26C40" w:rsidRDefault="00312BC3" w:rsidP="00870DFD">
            <w:pPr>
              <w:rPr>
                <w:lang w:val="en-GB"/>
              </w:rPr>
            </w:pPr>
            <w:r w:rsidRPr="00C26C40">
              <w:rPr>
                <w:lang w:val="en-GB"/>
              </w:rPr>
              <w:t>939.397</w:t>
            </w:r>
          </w:p>
        </w:tc>
        <w:tc>
          <w:tcPr>
            <w:tcW w:w="1039" w:type="dxa"/>
          </w:tcPr>
          <w:p w14:paraId="0E137A27" w14:textId="77777777" w:rsidR="00312BC3" w:rsidRPr="00C26C40" w:rsidRDefault="00312BC3" w:rsidP="00870DFD">
            <w:pPr>
              <w:rPr>
                <w:lang w:val="en-GB"/>
              </w:rPr>
            </w:pPr>
            <w:r w:rsidRPr="00C26C40">
              <w:rPr>
                <w:lang w:val="en-GB"/>
              </w:rPr>
              <w:t>1,786.477</w:t>
            </w:r>
          </w:p>
        </w:tc>
        <w:tc>
          <w:tcPr>
            <w:tcW w:w="1678" w:type="dxa"/>
          </w:tcPr>
          <w:p w14:paraId="1C41DFF8" w14:textId="77777777" w:rsidR="00312BC3" w:rsidRPr="00C26C40" w:rsidRDefault="00312BC3" w:rsidP="00870DFD">
            <w:pPr>
              <w:rPr>
                <w:lang w:val="en-GB"/>
              </w:rPr>
            </w:pPr>
            <w:r w:rsidRPr="00C26C40">
              <w:rPr>
                <w:lang w:val="en-GB"/>
              </w:rPr>
              <w:t>833.333</w:t>
            </w:r>
          </w:p>
        </w:tc>
      </w:tr>
      <w:tr w:rsidR="00312BC3" w:rsidRPr="00C26C40" w14:paraId="4BDB7112" w14:textId="77777777" w:rsidTr="00936023">
        <w:trPr>
          <w:jc w:val="center"/>
        </w:trPr>
        <w:tc>
          <w:tcPr>
            <w:tcW w:w="890" w:type="dxa"/>
          </w:tcPr>
          <w:p w14:paraId="17D0370A" w14:textId="77777777" w:rsidR="00312BC3" w:rsidRPr="00C26C40" w:rsidRDefault="00312BC3" w:rsidP="00870DFD">
            <w:pPr>
              <w:rPr>
                <w:lang w:val="en-GB"/>
              </w:rPr>
            </w:pPr>
            <w:r w:rsidRPr="00C26C40">
              <w:rPr>
                <w:lang w:val="en-GB"/>
              </w:rPr>
              <w:t>HCl — Mass Flow (kg/hr)</w:t>
            </w:r>
          </w:p>
        </w:tc>
        <w:tc>
          <w:tcPr>
            <w:tcW w:w="1106" w:type="dxa"/>
          </w:tcPr>
          <w:p w14:paraId="29DC2E1C" w14:textId="77777777" w:rsidR="00312BC3" w:rsidRPr="00C26C40" w:rsidRDefault="00312BC3" w:rsidP="00870DFD">
            <w:pPr>
              <w:rPr>
                <w:lang w:val="en-GB"/>
              </w:rPr>
            </w:pPr>
            <w:r w:rsidRPr="00C26C40">
              <w:rPr>
                <w:lang w:val="en-GB"/>
              </w:rPr>
              <w:t>0.000</w:t>
            </w:r>
          </w:p>
        </w:tc>
        <w:tc>
          <w:tcPr>
            <w:tcW w:w="1039" w:type="dxa"/>
          </w:tcPr>
          <w:p w14:paraId="7EE1B9D7" w14:textId="77777777" w:rsidR="00312BC3" w:rsidRPr="00C26C40" w:rsidRDefault="00312BC3" w:rsidP="00870DFD">
            <w:pPr>
              <w:rPr>
                <w:lang w:val="en-GB"/>
              </w:rPr>
            </w:pPr>
            <w:r w:rsidRPr="00C26C40">
              <w:rPr>
                <w:lang w:val="en-GB"/>
              </w:rPr>
              <w:t>0.000</w:t>
            </w:r>
          </w:p>
        </w:tc>
        <w:tc>
          <w:tcPr>
            <w:tcW w:w="1105" w:type="dxa"/>
          </w:tcPr>
          <w:p w14:paraId="34A36CDC" w14:textId="77777777" w:rsidR="00312BC3" w:rsidRPr="00C26C40" w:rsidRDefault="00312BC3" w:rsidP="00870DFD">
            <w:pPr>
              <w:rPr>
                <w:lang w:val="en-GB"/>
              </w:rPr>
            </w:pPr>
            <w:r w:rsidRPr="00C26C40">
              <w:rPr>
                <w:lang w:val="en-GB"/>
              </w:rPr>
              <w:t>0.000</w:t>
            </w:r>
          </w:p>
        </w:tc>
        <w:tc>
          <w:tcPr>
            <w:tcW w:w="1105" w:type="dxa"/>
          </w:tcPr>
          <w:p w14:paraId="7C940238" w14:textId="77777777" w:rsidR="00312BC3" w:rsidRPr="00C26C40" w:rsidRDefault="00312BC3" w:rsidP="00870DFD">
            <w:pPr>
              <w:rPr>
                <w:lang w:val="en-GB"/>
              </w:rPr>
            </w:pPr>
            <w:r w:rsidRPr="00C26C40">
              <w:rPr>
                <w:lang w:val="en-GB"/>
              </w:rPr>
              <w:t>0.000</w:t>
            </w:r>
          </w:p>
        </w:tc>
        <w:tc>
          <w:tcPr>
            <w:tcW w:w="1105" w:type="dxa"/>
          </w:tcPr>
          <w:p w14:paraId="5526176D" w14:textId="77777777" w:rsidR="00312BC3" w:rsidRPr="00C26C40" w:rsidRDefault="00312BC3" w:rsidP="00870DFD">
            <w:pPr>
              <w:rPr>
                <w:lang w:val="en-GB"/>
              </w:rPr>
            </w:pPr>
            <w:r w:rsidRPr="00C26C40">
              <w:rPr>
                <w:lang w:val="en-GB"/>
              </w:rPr>
              <w:t>0.000</w:t>
            </w:r>
          </w:p>
        </w:tc>
        <w:tc>
          <w:tcPr>
            <w:tcW w:w="1039" w:type="dxa"/>
          </w:tcPr>
          <w:p w14:paraId="315D9ED2" w14:textId="77777777" w:rsidR="00312BC3" w:rsidRPr="00C26C40" w:rsidRDefault="00312BC3" w:rsidP="00870DFD">
            <w:pPr>
              <w:rPr>
                <w:lang w:val="en-GB"/>
              </w:rPr>
            </w:pPr>
            <w:r w:rsidRPr="00C26C40">
              <w:rPr>
                <w:lang w:val="en-GB"/>
              </w:rPr>
              <w:t>0.000</w:t>
            </w:r>
          </w:p>
        </w:tc>
        <w:tc>
          <w:tcPr>
            <w:tcW w:w="1678" w:type="dxa"/>
          </w:tcPr>
          <w:p w14:paraId="6FA2992E" w14:textId="77777777" w:rsidR="00312BC3" w:rsidRPr="00C26C40" w:rsidRDefault="00312BC3" w:rsidP="00870DFD">
            <w:pPr>
              <w:rPr>
                <w:lang w:val="en-GB"/>
              </w:rPr>
            </w:pPr>
            <w:r w:rsidRPr="00C26C40">
              <w:rPr>
                <w:lang w:val="en-GB"/>
              </w:rPr>
              <w:t>0.000</w:t>
            </w:r>
          </w:p>
        </w:tc>
      </w:tr>
      <w:tr w:rsidR="00312BC3" w:rsidRPr="00C26C40" w14:paraId="6392C1D5" w14:textId="77777777" w:rsidTr="00936023">
        <w:trPr>
          <w:jc w:val="center"/>
        </w:trPr>
        <w:tc>
          <w:tcPr>
            <w:tcW w:w="890" w:type="dxa"/>
          </w:tcPr>
          <w:p w14:paraId="3C8DA704" w14:textId="77777777" w:rsidR="00312BC3" w:rsidRPr="00C26C40" w:rsidRDefault="00312BC3" w:rsidP="00870DFD">
            <w:pPr>
              <w:rPr>
                <w:lang w:val="en-GB"/>
              </w:rPr>
            </w:pPr>
            <w:r w:rsidRPr="00C26C40">
              <w:rPr>
                <w:lang w:val="en-GB"/>
              </w:rPr>
              <w:t>CO₂ — Mass Flow (kg/hr)</w:t>
            </w:r>
          </w:p>
        </w:tc>
        <w:tc>
          <w:tcPr>
            <w:tcW w:w="1106" w:type="dxa"/>
          </w:tcPr>
          <w:p w14:paraId="214D1860" w14:textId="77777777" w:rsidR="00312BC3" w:rsidRPr="00C26C40" w:rsidRDefault="00312BC3" w:rsidP="00870DFD">
            <w:pPr>
              <w:rPr>
                <w:lang w:val="en-GB"/>
              </w:rPr>
            </w:pPr>
            <w:r w:rsidRPr="00C26C40">
              <w:rPr>
                <w:lang w:val="en-GB"/>
              </w:rPr>
              <w:t>0.000</w:t>
            </w:r>
          </w:p>
        </w:tc>
        <w:tc>
          <w:tcPr>
            <w:tcW w:w="1039" w:type="dxa"/>
          </w:tcPr>
          <w:p w14:paraId="25ACDF23" w14:textId="77777777" w:rsidR="00312BC3" w:rsidRPr="00C26C40" w:rsidRDefault="00312BC3" w:rsidP="00870DFD">
            <w:pPr>
              <w:rPr>
                <w:lang w:val="en-GB"/>
              </w:rPr>
            </w:pPr>
            <w:r w:rsidRPr="00C26C40">
              <w:rPr>
                <w:lang w:val="en-GB"/>
              </w:rPr>
              <w:t>540.294</w:t>
            </w:r>
          </w:p>
        </w:tc>
        <w:tc>
          <w:tcPr>
            <w:tcW w:w="1105" w:type="dxa"/>
          </w:tcPr>
          <w:p w14:paraId="73F90765" w14:textId="77777777" w:rsidR="00312BC3" w:rsidRPr="00C26C40" w:rsidRDefault="00312BC3" w:rsidP="00870DFD">
            <w:pPr>
              <w:rPr>
                <w:lang w:val="en-GB"/>
              </w:rPr>
            </w:pPr>
            <w:r w:rsidRPr="00C26C40">
              <w:rPr>
                <w:lang w:val="en-GB"/>
              </w:rPr>
              <w:t>0.000</w:t>
            </w:r>
          </w:p>
        </w:tc>
        <w:tc>
          <w:tcPr>
            <w:tcW w:w="1105" w:type="dxa"/>
          </w:tcPr>
          <w:p w14:paraId="339DAB0C" w14:textId="77777777" w:rsidR="00312BC3" w:rsidRPr="00C26C40" w:rsidRDefault="00312BC3" w:rsidP="00870DFD">
            <w:pPr>
              <w:rPr>
                <w:lang w:val="en-GB"/>
              </w:rPr>
            </w:pPr>
            <w:r w:rsidRPr="00C26C40">
              <w:rPr>
                <w:lang w:val="en-GB"/>
              </w:rPr>
              <w:t>0.000</w:t>
            </w:r>
          </w:p>
        </w:tc>
        <w:tc>
          <w:tcPr>
            <w:tcW w:w="1105" w:type="dxa"/>
          </w:tcPr>
          <w:p w14:paraId="42B7C0DA" w14:textId="77777777" w:rsidR="00312BC3" w:rsidRPr="00C26C40" w:rsidRDefault="00312BC3" w:rsidP="00870DFD">
            <w:pPr>
              <w:rPr>
                <w:lang w:val="en-GB"/>
              </w:rPr>
            </w:pPr>
            <w:r w:rsidRPr="00C26C40">
              <w:rPr>
                <w:lang w:val="en-GB"/>
              </w:rPr>
              <w:t>0.000</w:t>
            </w:r>
          </w:p>
        </w:tc>
        <w:tc>
          <w:tcPr>
            <w:tcW w:w="1039" w:type="dxa"/>
          </w:tcPr>
          <w:p w14:paraId="1E6E4EB4" w14:textId="77777777" w:rsidR="00312BC3" w:rsidRPr="00C26C40" w:rsidRDefault="00312BC3" w:rsidP="00870DFD">
            <w:pPr>
              <w:rPr>
                <w:lang w:val="en-GB"/>
              </w:rPr>
            </w:pPr>
            <w:r w:rsidRPr="00C26C40">
              <w:rPr>
                <w:lang w:val="en-GB"/>
              </w:rPr>
              <w:t>0.000</w:t>
            </w:r>
          </w:p>
        </w:tc>
        <w:tc>
          <w:tcPr>
            <w:tcW w:w="1678" w:type="dxa"/>
          </w:tcPr>
          <w:p w14:paraId="08CE0B43" w14:textId="77777777" w:rsidR="00312BC3" w:rsidRPr="00C26C40" w:rsidRDefault="00312BC3" w:rsidP="00870DFD">
            <w:pPr>
              <w:rPr>
                <w:lang w:val="en-GB"/>
              </w:rPr>
            </w:pPr>
            <w:r w:rsidRPr="00C26C40">
              <w:rPr>
                <w:lang w:val="en-GB"/>
              </w:rPr>
              <w:t>0.000</w:t>
            </w:r>
          </w:p>
        </w:tc>
      </w:tr>
      <w:tr w:rsidR="00312BC3" w:rsidRPr="00C26C40" w14:paraId="12250274" w14:textId="77777777" w:rsidTr="00936023">
        <w:trPr>
          <w:jc w:val="center"/>
        </w:trPr>
        <w:tc>
          <w:tcPr>
            <w:tcW w:w="890" w:type="dxa"/>
          </w:tcPr>
          <w:p w14:paraId="102306F0" w14:textId="77777777" w:rsidR="00312BC3" w:rsidRPr="00C26C40" w:rsidRDefault="00312BC3" w:rsidP="00870DFD">
            <w:pPr>
              <w:rPr>
                <w:lang w:val="en-GB"/>
              </w:rPr>
            </w:pPr>
            <w:r w:rsidRPr="00C26C40">
              <w:rPr>
                <w:lang w:val="en-GB"/>
              </w:rPr>
              <w:t>Al(OH)₃ — Mass Flow (kg/hr)</w:t>
            </w:r>
          </w:p>
        </w:tc>
        <w:tc>
          <w:tcPr>
            <w:tcW w:w="1106" w:type="dxa"/>
          </w:tcPr>
          <w:p w14:paraId="2ACDD0A6" w14:textId="77777777" w:rsidR="00312BC3" w:rsidRPr="00C26C40" w:rsidRDefault="00312BC3" w:rsidP="00870DFD">
            <w:pPr>
              <w:rPr>
                <w:lang w:val="en-GB"/>
              </w:rPr>
            </w:pPr>
            <w:r w:rsidRPr="00C26C40">
              <w:rPr>
                <w:lang w:val="en-GB"/>
              </w:rPr>
              <w:t>0.000</w:t>
            </w:r>
          </w:p>
        </w:tc>
        <w:tc>
          <w:tcPr>
            <w:tcW w:w="1039" w:type="dxa"/>
          </w:tcPr>
          <w:p w14:paraId="34CA3145" w14:textId="77777777" w:rsidR="00312BC3" w:rsidRPr="00C26C40" w:rsidRDefault="00312BC3" w:rsidP="00870DFD">
            <w:pPr>
              <w:rPr>
                <w:lang w:val="en-GB"/>
              </w:rPr>
            </w:pPr>
            <w:r w:rsidRPr="00C26C40">
              <w:rPr>
                <w:lang w:val="en-GB"/>
              </w:rPr>
              <w:t>0.625</w:t>
            </w:r>
          </w:p>
        </w:tc>
        <w:tc>
          <w:tcPr>
            <w:tcW w:w="1105" w:type="dxa"/>
          </w:tcPr>
          <w:p w14:paraId="4BD0EA0D" w14:textId="77777777" w:rsidR="00312BC3" w:rsidRPr="00C26C40" w:rsidRDefault="00312BC3" w:rsidP="00870DFD">
            <w:pPr>
              <w:rPr>
                <w:lang w:val="en-GB"/>
              </w:rPr>
            </w:pPr>
            <w:r w:rsidRPr="00C26C40">
              <w:rPr>
                <w:lang w:val="en-GB"/>
              </w:rPr>
              <w:t>8.332</w:t>
            </w:r>
          </w:p>
        </w:tc>
        <w:tc>
          <w:tcPr>
            <w:tcW w:w="1105" w:type="dxa"/>
          </w:tcPr>
          <w:p w14:paraId="28AFC13A" w14:textId="77777777" w:rsidR="00312BC3" w:rsidRPr="00C26C40" w:rsidRDefault="00312BC3" w:rsidP="00870DFD">
            <w:pPr>
              <w:rPr>
                <w:lang w:val="en-GB"/>
              </w:rPr>
            </w:pPr>
            <w:r w:rsidRPr="00C26C40">
              <w:rPr>
                <w:lang w:val="en-GB"/>
              </w:rPr>
              <w:t>0.000</w:t>
            </w:r>
          </w:p>
        </w:tc>
        <w:tc>
          <w:tcPr>
            <w:tcW w:w="1105" w:type="dxa"/>
          </w:tcPr>
          <w:p w14:paraId="79949300" w14:textId="77777777" w:rsidR="00312BC3" w:rsidRPr="00C26C40" w:rsidRDefault="00312BC3" w:rsidP="00870DFD">
            <w:pPr>
              <w:rPr>
                <w:lang w:val="en-GB"/>
              </w:rPr>
            </w:pPr>
            <w:r w:rsidRPr="00C26C40">
              <w:rPr>
                <w:lang w:val="en-GB"/>
              </w:rPr>
              <w:t>0.000</w:t>
            </w:r>
          </w:p>
        </w:tc>
        <w:tc>
          <w:tcPr>
            <w:tcW w:w="1039" w:type="dxa"/>
          </w:tcPr>
          <w:p w14:paraId="53D86B66" w14:textId="77777777" w:rsidR="00312BC3" w:rsidRPr="00C26C40" w:rsidRDefault="00312BC3" w:rsidP="00870DFD">
            <w:pPr>
              <w:rPr>
                <w:lang w:val="en-GB"/>
              </w:rPr>
            </w:pPr>
            <w:r w:rsidRPr="00C26C40">
              <w:rPr>
                <w:lang w:val="en-GB"/>
              </w:rPr>
              <w:t>0.000</w:t>
            </w:r>
          </w:p>
        </w:tc>
        <w:tc>
          <w:tcPr>
            <w:tcW w:w="1678" w:type="dxa"/>
          </w:tcPr>
          <w:p w14:paraId="309D0065" w14:textId="77777777" w:rsidR="00312BC3" w:rsidRPr="00C26C40" w:rsidRDefault="00312BC3" w:rsidP="00870DFD">
            <w:pPr>
              <w:rPr>
                <w:lang w:val="en-GB"/>
              </w:rPr>
            </w:pPr>
            <w:r w:rsidRPr="00C26C40">
              <w:rPr>
                <w:lang w:val="en-GB"/>
              </w:rPr>
              <w:t>0.000</w:t>
            </w:r>
          </w:p>
        </w:tc>
      </w:tr>
      <w:tr w:rsidR="00312BC3" w:rsidRPr="00C26C40" w14:paraId="67CF1FC4" w14:textId="77777777" w:rsidTr="00936023">
        <w:trPr>
          <w:jc w:val="center"/>
        </w:trPr>
        <w:tc>
          <w:tcPr>
            <w:tcW w:w="890" w:type="dxa"/>
          </w:tcPr>
          <w:p w14:paraId="30DBD4DD" w14:textId="77777777" w:rsidR="00312BC3" w:rsidRPr="00C26C40" w:rsidRDefault="00312BC3" w:rsidP="00870DFD">
            <w:pPr>
              <w:rPr>
                <w:lang w:val="en-GB"/>
              </w:rPr>
            </w:pPr>
            <w:r w:rsidRPr="00C26C40">
              <w:rPr>
                <w:lang w:val="en-GB"/>
              </w:rPr>
              <w:t>Fe₂O₃ — Mass Flow (kg/hr)</w:t>
            </w:r>
          </w:p>
        </w:tc>
        <w:tc>
          <w:tcPr>
            <w:tcW w:w="1106" w:type="dxa"/>
          </w:tcPr>
          <w:p w14:paraId="7C81E904" w14:textId="77777777" w:rsidR="00312BC3" w:rsidRPr="00C26C40" w:rsidRDefault="00312BC3" w:rsidP="00870DFD">
            <w:pPr>
              <w:rPr>
                <w:lang w:val="en-GB"/>
              </w:rPr>
            </w:pPr>
            <w:r w:rsidRPr="00C26C40">
              <w:rPr>
                <w:lang w:val="en-GB"/>
              </w:rPr>
              <w:t>0.000</w:t>
            </w:r>
          </w:p>
        </w:tc>
        <w:tc>
          <w:tcPr>
            <w:tcW w:w="1039" w:type="dxa"/>
          </w:tcPr>
          <w:p w14:paraId="1ED52A47" w14:textId="77777777" w:rsidR="00312BC3" w:rsidRPr="00C26C40" w:rsidRDefault="00312BC3" w:rsidP="00870DFD">
            <w:pPr>
              <w:rPr>
                <w:lang w:val="en-GB"/>
              </w:rPr>
            </w:pPr>
            <w:r w:rsidRPr="00C26C40">
              <w:rPr>
                <w:lang w:val="en-GB"/>
              </w:rPr>
              <w:t>0.042</w:t>
            </w:r>
          </w:p>
        </w:tc>
        <w:tc>
          <w:tcPr>
            <w:tcW w:w="1105" w:type="dxa"/>
          </w:tcPr>
          <w:p w14:paraId="72C3A7F4" w14:textId="77777777" w:rsidR="00312BC3" w:rsidRPr="00C26C40" w:rsidRDefault="00312BC3" w:rsidP="00870DFD">
            <w:pPr>
              <w:rPr>
                <w:lang w:val="en-GB"/>
              </w:rPr>
            </w:pPr>
            <w:r w:rsidRPr="00C26C40">
              <w:rPr>
                <w:lang w:val="en-GB"/>
              </w:rPr>
              <w:t>0.028</w:t>
            </w:r>
          </w:p>
        </w:tc>
        <w:tc>
          <w:tcPr>
            <w:tcW w:w="1105" w:type="dxa"/>
          </w:tcPr>
          <w:p w14:paraId="570F2464" w14:textId="77777777" w:rsidR="00312BC3" w:rsidRPr="00C26C40" w:rsidRDefault="00312BC3" w:rsidP="00870DFD">
            <w:pPr>
              <w:rPr>
                <w:lang w:val="en-GB"/>
              </w:rPr>
            </w:pPr>
            <w:r w:rsidRPr="00C26C40">
              <w:rPr>
                <w:lang w:val="en-GB"/>
              </w:rPr>
              <w:t>0.000</w:t>
            </w:r>
          </w:p>
        </w:tc>
        <w:tc>
          <w:tcPr>
            <w:tcW w:w="1105" w:type="dxa"/>
          </w:tcPr>
          <w:p w14:paraId="7AF3E7C4" w14:textId="77777777" w:rsidR="00312BC3" w:rsidRPr="00C26C40" w:rsidRDefault="00312BC3" w:rsidP="00870DFD">
            <w:pPr>
              <w:rPr>
                <w:lang w:val="en-GB"/>
              </w:rPr>
            </w:pPr>
            <w:r w:rsidRPr="00C26C40">
              <w:rPr>
                <w:lang w:val="en-GB"/>
              </w:rPr>
              <w:t>0.000</w:t>
            </w:r>
          </w:p>
        </w:tc>
        <w:tc>
          <w:tcPr>
            <w:tcW w:w="1039" w:type="dxa"/>
          </w:tcPr>
          <w:p w14:paraId="7A0F496E" w14:textId="77777777" w:rsidR="00312BC3" w:rsidRPr="00C26C40" w:rsidRDefault="00312BC3" w:rsidP="00870DFD">
            <w:pPr>
              <w:rPr>
                <w:lang w:val="en-GB"/>
              </w:rPr>
            </w:pPr>
            <w:r w:rsidRPr="00C26C40">
              <w:rPr>
                <w:lang w:val="en-GB"/>
              </w:rPr>
              <w:t>0.000</w:t>
            </w:r>
          </w:p>
        </w:tc>
        <w:tc>
          <w:tcPr>
            <w:tcW w:w="1678" w:type="dxa"/>
          </w:tcPr>
          <w:p w14:paraId="3780EB49" w14:textId="77777777" w:rsidR="00312BC3" w:rsidRPr="00C26C40" w:rsidRDefault="00312BC3" w:rsidP="00870DFD">
            <w:pPr>
              <w:rPr>
                <w:lang w:val="en-GB"/>
              </w:rPr>
            </w:pPr>
            <w:r w:rsidRPr="00C26C40">
              <w:rPr>
                <w:lang w:val="en-GB"/>
              </w:rPr>
              <w:t>0.000</w:t>
            </w:r>
          </w:p>
        </w:tc>
      </w:tr>
      <w:tr w:rsidR="00312BC3" w:rsidRPr="00C26C40" w14:paraId="3F82C11D" w14:textId="77777777" w:rsidTr="00936023">
        <w:trPr>
          <w:jc w:val="center"/>
        </w:trPr>
        <w:tc>
          <w:tcPr>
            <w:tcW w:w="890" w:type="dxa"/>
          </w:tcPr>
          <w:p w14:paraId="100290A7" w14:textId="77777777" w:rsidR="00312BC3" w:rsidRPr="00C26C40" w:rsidRDefault="00312BC3" w:rsidP="00870DFD">
            <w:pPr>
              <w:rPr>
                <w:lang w:val="en-GB"/>
              </w:rPr>
            </w:pPr>
            <w:r w:rsidRPr="00C26C40">
              <w:rPr>
                <w:lang w:val="en-GB"/>
              </w:rPr>
              <w:lastRenderedPageBreak/>
              <w:t>SiO₂ — Mass Flow (kg/hr)</w:t>
            </w:r>
          </w:p>
        </w:tc>
        <w:tc>
          <w:tcPr>
            <w:tcW w:w="1106" w:type="dxa"/>
          </w:tcPr>
          <w:p w14:paraId="4D74001A" w14:textId="77777777" w:rsidR="00312BC3" w:rsidRPr="00C26C40" w:rsidRDefault="00312BC3" w:rsidP="00870DFD">
            <w:pPr>
              <w:rPr>
                <w:lang w:val="en-GB"/>
              </w:rPr>
            </w:pPr>
            <w:r w:rsidRPr="00C26C40">
              <w:rPr>
                <w:lang w:val="en-GB"/>
              </w:rPr>
              <w:t>0.000</w:t>
            </w:r>
          </w:p>
        </w:tc>
        <w:tc>
          <w:tcPr>
            <w:tcW w:w="1039" w:type="dxa"/>
          </w:tcPr>
          <w:p w14:paraId="7634D071" w14:textId="77777777" w:rsidR="00312BC3" w:rsidRPr="00C26C40" w:rsidRDefault="00312BC3" w:rsidP="00870DFD">
            <w:pPr>
              <w:rPr>
                <w:lang w:val="en-GB"/>
              </w:rPr>
            </w:pPr>
            <w:r w:rsidRPr="00C26C40">
              <w:rPr>
                <w:lang w:val="en-GB"/>
              </w:rPr>
              <w:t>18.391</w:t>
            </w:r>
          </w:p>
        </w:tc>
        <w:tc>
          <w:tcPr>
            <w:tcW w:w="1105" w:type="dxa"/>
          </w:tcPr>
          <w:p w14:paraId="632D6793" w14:textId="77777777" w:rsidR="00312BC3" w:rsidRPr="00C26C40" w:rsidRDefault="00312BC3" w:rsidP="00870DFD">
            <w:pPr>
              <w:rPr>
                <w:lang w:val="en-GB"/>
              </w:rPr>
            </w:pPr>
            <w:r w:rsidRPr="00C26C40">
              <w:rPr>
                <w:lang w:val="en-GB"/>
              </w:rPr>
              <w:t>4.901</w:t>
            </w:r>
          </w:p>
        </w:tc>
        <w:tc>
          <w:tcPr>
            <w:tcW w:w="1105" w:type="dxa"/>
          </w:tcPr>
          <w:p w14:paraId="5FEB5B3A" w14:textId="77777777" w:rsidR="00312BC3" w:rsidRPr="00C26C40" w:rsidRDefault="00312BC3" w:rsidP="00870DFD">
            <w:pPr>
              <w:rPr>
                <w:lang w:val="en-GB"/>
              </w:rPr>
            </w:pPr>
            <w:r w:rsidRPr="00C26C40">
              <w:rPr>
                <w:lang w:val="en-GB"/>
              </w:rPr>
              <w:t>0.000</w:t>
            </w:r>
          </w:p>
        </w:tc>
        <w:tc>
          <w:tcPr>
            <w:tcW w:w="1105" w:type="dxa"/>
          </w:tcPr>
          <w:p w14:paraId="63179E54" w14:textId="77777777" w:rsidR="00312BC3" w:rsidRPr="00C26C40" w:rsidRDefault="00312BC3" w:rsidP="00870DFD">
            <w:pPr>
              <w:rPr>
                <w:lang w:val="en-GB"/>
              </w:rPr>
            </w:pPr>
            <w:r w:rsidRPr="00C26C40">
              <w:rPr>
                <w:lang w:val="en-GB"/>
              </w:rPr>
              <w:t>0.000</w:t>
            </w:r>
          </w:p>
        </w:tc>
        <w:tc>
          <w:tcPr>
            <w:tcW w:w="1039" w:type="dxa"/>
          </w:tcPr>
          <w:p w14:paraId="1C21E9B0" w14:textId="77777777" w:rsidR="00312BC3" w:rsidRPr="00C26C40" w:rsidRDefault="00312BC3" w:rsidP="00870DFD">
            <w:pPr>
              <w:rPr>
                <w:lang w:val="en-GB"/>
              </w:rPr>
            </w:pPr>
            <w:r w:rsidRPr="00C26C40">
              <w:rPr>
                <w:lang w:val="en-GB"/>
              </w:rPr>
              <w:t>0.000</w:t>
            </w:r>
          </w:p>
        </w:tc>
        <w:tc>
          <w:tcPr>
            <w:tcW w:w="1678" w:type="dxa"/>
          </w:tcPr>
          <w:p w14:paraId="5C0ED15D" w14:textId="77777777" w:rsidR="00312BC3" w:rsidRPr="00C26C40" w:rsidRDefault="00312BC3" w:rsidP="00870DFD">
            <w:pPr>
              <w:rPr>
                <w:lang w:val="en-GB"/>
              </w:rPr>
            </w:pPr>
            <w:r w:rsidRPr="00C26C40">
              <w:rPr>
                <w:lang w:val="en-GB"/>
              </w:rPr>
              <w:t>0.000</w:t>
            </w:r>
          </w:p>
        </w:tc>
      </w:tr>
      <w:tr w:rsidR="00312BC3" w:rsidRPr="00C26C40" w14:paraId="5C9C3A87" w14:textId="77777777" w:rsidTr="00936023">
        <w:trPr>
          <w:jc w:val="center"/>
        </w:trPr>
        <w:tc>
          <w:tcPr>
            <w:tcW w:w="890" w:type="dxa"/>
          </w:tcPr>
          <w:p w14:paraId="163757B2" w14:textId="77777777" w:rsidR="00312BC3" w:rsidRPr="00C26C40" w:rsidRDefault="00312BC3" w:rsidP="00870DFD">
            <w:pPr>
              <w:rPr>
                <w:lang w:val="en-GB"/>
              </w:rPr>
            </w:pPr>
            <w:r w:rsidRPr="00C26C40">
              <w:rPr>
                <w:lang w:val="en-GB"/>
              </w:rPr>
              <w:t>TiO₂ — Mass Flow (kg/hr)</w:t>
            </w:r>
          </w:p>
        </w:tc>
        <w:tc>
          <w:tcPr>
            <w:tcW w:w="1106" w:type="dxa"/>
          </w:tcPr>
          <w:p w14:paraId="642BF931" w14:textId="77777777" w:rsidR="00312BC3" w:rsidRPr="00C26C40" w:rsidRDefault="00312BC3" w:rsidP="00870DFD">
            <w:pPr>
              <w:rPr>
                <w:lang w:val="en-GB"/>
              </w:rPr>
            </w:pPr>
            <w:r w:rsidRPr="00C26C40">
              <w:rPr>
                <w:lang w:val="en-GB"/>
              </w:rPr>
              <w:t>0.000</w:t>
            </w:r>
          </w:p>
        </w:tc>
        <w:tc>
          <w:tcPr>
            <w:tcW w:w="1039" w:type="dxa"/>
          </w:tcPr>
          <w:p w14:paraId="0603A91E" w14:textId="77777777" w:rsidR="00312BC3" w:rsidRPr="00C26C40" w:rsidRDefault="00312BC3" w:rsidP="00870DFD">
            <w:pPr>
              <w:rPr>
                <w:lang w:val="en-GB"/>
              </w:rPr>
            </w:pPr>
            <w:r w:rsidRPr="00C26C40">
              <w:rPr>
                <w:lang w:val="en-GB"/>
              </w:rPr>
              <w:t>1.499</w:t>
            </w:r>
          </w:p>
        </w:tc>
        <w:tc>
          <w:tcPr>
            <w:tcW w:w="1105" w:type="dxa"/>
          </w:tcPr>
          <w:p w14:paraId="557B8EFB" w14:textId="77777777" w:rsidR="00312BC3" w:rsidRPr="00C26C40" w:rsidRDefault="00312BC3" w:rsidP="00870DFD">
            <w:pPr>
              <w:rPr>
                <w:lang w:val="en-GB"/>
              </w:rPr>
            </w:pPr>
            <w:r w:rsidRPr="00C26C40">
              <w:rPr>
                <w:lang w:val="en-GB"/>
              </w:rPr>
              <w:t>19.968</w:t>
            </w:r>
          </w:p>
        </w:tc>
        <w:tc>
          <w:tcPr>
            <w:tcW w:w="1105" w:type="dxa"/>
          </w:tcPr>
          <w:p w14:paraId="00291E09" w14:textId="77777777" w:rsidR="00312BC3" w:rsidRPr="00C26C40" w:rsidRDefault="00312BC3" w:rsidP="00870DFD">
            <w:pPr>
              <w:rPr>
                <w:lang w:val="en-GB"/>
              </w:rPr>
            </w:pPr>
            <w:r w:rsidRPr="00C26C40">
              <w:rPr>
                <w:lang w:val="en-GB"/>
              </w:rPr>
              <w:t>0.000</w:t>
            </w:r>
          </w:p>
        </w:tc>
        <w:tc>
          <w:tcPr>
            <w:tcW w:w="1105" w:type="dxa"/>
          </w:tcPr>
          <w:p w14:paraId="4471F37F" w14:textId="77777777" w:rsidR="00312BC3" w:rsidRPr="00C26C40" w:rsidRDefault="00312BC3" w:rsidP="00870DFD">
            <w:pPr>
              <w:rPr>
                <w:lang w:val="en-GB"/>
              </w:rPr>
            </w:pPr>
            <w:r w:rsidRPr="00C26C40">
              <w:rPr>
                <w:lang w:val="en-GB"/>
              </w:rPr>
              <w:t>0.000</w:t>
            </w:r>
          </w:p>
        </w:tc>
        <w:tc>
          <w:tcPr>
            <w:tcW w:w="1039" w:type="dxa"/>
          </w:tcPr>
          <w:p w14:paraId="629719C4" w14:textId="77777777" w:rsidR="00312BC3" w:rsidRPr="00C26C40" w:rsidRDefault="00312BC3" w:rsidP="00870DFD">
            <w:pPr>
              <w:rPr>
                <w:lang w:val="en-GB"/>
              </w:rPr>
            </w:pPr>
            <w:r w:rsidRPr="00C26C40">
              <w:rPr>
                <w:lang w:val="en-GB"/>
              </w:rPr>
              <w:t>0.000</w:t>
            </w:r>
          </w:p>
        </w:tc>
        <w:tc>
          <w:tcPr>
            <w:tcW w:w="1678" w:type="dxa"/>
          </w:tcPr>
          <w:p w14:paraId="59C45921" w14:textId="77777777" w:rsidR="00312BC3" w:rsidRPr="00C26C40" w:rsidRDefault="00312BC3" w:rsidP="00870DFD">
            <w:pPr>
              <w:rPr>
                <w:lang w:val="en-GB"/>
              </w:rPr>
            </w:pPr>
            <w:r w:rsidRPr="00C26C40">
              <w:rPr>
                <w:lang w:val="en-GB"/>
              </w:rPr>
              <w:t>0.000</w:t>
            </w:r>
          </w:p>
        </w:tc>
      </w:tr>
      <w:tr w:rsidR="00312BC3" w:rsidRPr="00C26C40" w14:paraId="61761320" w14:textId="77777777" w:rsidTr="00936023">
        <w:trPr>
          <w:jc w:val="center"/>
        </w:trPr>
        <w:tc>
          <w:tcPr>
            <w:tcW w:w="890" w:type="dxa"/>
          </w:tcPr>
          <w:p w14:paraId="707E2A53" w14:textId="77777777" w:rsidR="00312BC3" w:rsidRPr="00C26C40" w:rsidRDefault="00312BC3" w:rsidP="00870DFD">
            <w:pPr>
              <w:rPr>
                <w:lang w:val="en-GB"/>
              </w:rPr>
            </w:pPr>
            <w:r w:rsidRPr="00C26C40">
              <w:rPr>
                <w:lang w:val="en-GB"/>
              </w:rPr>
              <w:t>PAC — Mass Flow (kg/hr)</w:t>
            </w:r>
          </w:p>
        </w:tc>
        <w:tc>
          <w:tcPr>
            <w:tcW w:w="1106" w:type="dxa"/>
          </w:tcPr>
          <w:p w14:paraId="332AB7D3" w14:textId="77777777" w:rsidR="00312BC3" w:rsidRPr="00C26C40" w:rsidRDefault="00312BC3" w:rsidP="00870DFD">
            <w:pPr>
              <w:rPr>
                <w:lang w:val="en-GB"/>
              </w:rPr>
            </w:pPr>
            <w:r w:rsidRPr="00C26C40">
              <w:rPr>
                <w:lang w:val="en-GB"/>
              </w:rPr>
              <w:t>0.000</w:t>
            </w:r>
          </w:p>
        </w:tc>
        <w:tc>
          <w:tcPr>
            <w:tcW w:w="1039" w:type="dxa"/>
          </w:tcPr>
          <w:p w14:paraId="08DAF54B" w14:textId="77777777" w:rsidR="00312BC3" w:rsidRPr="00C26C40" w:rsidRDefault="00312BC3" w:rsidP="00870DFD">
            <w:pPr>
              <w:rPr>
                <w:lang w:val="en-GB"/>
              </w:rPr>
            </w:pPr>
            <w:r w:rsidRPr="00C26C40">
              <w:rPr>
                <w:lang w:val="en-GB"/>
              </w:rPr>
              <w:t>0.000</w:t>
            </w:r>
          </w:p>
        </w:tc>
        <w:tc>
          <w:tcPr>
            <w:tcW w:w="1105" w:type="dxa"/>
          </w:tcPr>
          <w:p w14:paraId="5300F757" w14:textId="77777777" w:rsidR="00312BC3" w:rsidRPr="00C26C40" w:rsidRDefault="00312BC3" w:rsidP="00870DFD">
            <w:pPr>
              <w:rPr>
                <w:lang w:val="en-GB"/>
              </w:rPr>
            </w:pPr>
            <w:r w:rsidRPr="00C26C40">
              <w:rPr>
                <w:lang w:val="en-GB"/>
              </w:rPr>
              <w:t>0.000</w:t>
            </w:r>
          </w:p>
        </w:tc>
        <w:tc>
          <w:tcPr>
            <w:tcW w:w="1105" w:type="dxa"/>
          </w:tcPr>
          <w:p w14:paraId="671DAE2D" w14:textId="77777777" w:rsidR="00312BC3" w:rsidRPr="00C26C40" w:rsidRDefault="00312BC3" w:rsidP="00870DFD">
            <w:pPr>
              <w:rPr>
                <w:lang w:val="en-GB"/>
              </w:rPr>
            </w:pPr>
            <w:r w:rsidRPr="00C26C40">
              <w:rPr>
                <w:lang w:val="en-GB"/>
              </w:rPr>
              <w:t>0.000</w:t>
            </w:r>
          </w:p>
        </w:tc>
        <w:tc>
          <w:tcPr>
            <w:tcW w:w="1105" w:type="dxa"/>
          </w:tcPr>
          <w:p w14:paraId="78AFF1ED" w14:textId="77777777" w:rsidR="00312BC3" w:rsidRPr="00C26C40" w:rsidRDefault="00312BC3" w:rsidP="00870DFD">
            <w:pPr>
              <w:rPr>
                <w:lang w:val="en-GB"/>
              </w:rPr>
            </w:pPr>
            <w:r w:rsidRPr="00C26C40">
              <w:rPr>
                <w:lang w:val="en-GB"/>
              </w:rPr>
              <w:t>0.000</w:t>
            </w:r>
          </w:p>
        </w:tc>
        <w:tc>
          <w:tcPr>
            <w:tcW w:w="1039" w:type="dxa"/>
          </w:tcPr>
          <w:p w14:paraId="10E0FB6D" w14:textId="77777777" w:rsidR="00312BC3" w:rsidRPr="00C26C40" w:rsidRDefault="00312BC3" w:rsidP="00870DFD">
            <w:pPr>
              <w:rPr>
                <w:lang w:val="en-GB"/>
              </w:rPr>
            </w:pPr>
            <w:r w:rsidRPr="00C26C40">
              <w:rPr>
                <w:lang w:val="en-GB"/>
              </w:rPr>
              <w:t>1,229.578</w:t>
            </w:r>
          </w:p>
        </w:tc>
        <w:tc>
          <w:tcPr>
            <w:tcW w:w="1678" w:type="dxa"/>
          </w:tcPr>
          <w:p w14:paraId="221A2E7C" w14:textId="77777777" w:rsidR="00312BC3" w:rsidRPr="00C26C40" w:rsidRDefault="00312BC3" w:rsidP="00870DFD">
            <w:pPr>
              <w:rPr>
                <w:lang w:val="en-GB"/>
              </w:rPr>
            </w:pPr>
            <w:r w:rsidRPr="00C26C40">
              <w:rPr>
                <w:lang w:val="en-GB"/>
              </w:rPr>
              <w:t>0.000</w:t>
            </w:r>
          </w:p>
        </w:tc>
      </w:tr>
      <w:tr w:rsidR="00312BC3" w:rsidRPr="00C26C40" w14:paraId="5238B628" w14:textId="77777777" w:rsidTr="00936023">
        <w:trPr>
          <w:jc w:val="center"/>
        </w:trPr>
        <w:tc>
          <w:tcPr>
            <w:tcW w:w="890" w:type="dxa"/>
          </w:tcPr>
          <w:p w14:paraId="09C8A8CA" w14:textId="77777777" w:rsidR="00312BC3" w:rsidRPr="00C26C40" w:rsidRDefault="00312BC3" w:rsidP="00870DFD">
            <w:pPr>
              <w:rPr>
                <w:lang w:val="en-GB"/>
              </w:rPr>
            </w:pPr>
            <w:r w:rsidRPr="00C26C40">
              <w:rPr>
                <w:lang w:val="en-GB"/>
              </w:rPr>
              <w:t>K₂O — Mass Flow (kg/hr)</w:t>
            </w:r>
          </w:p>
        </w:tc>
        <w:tc>
          <w:tcPr>
            <w:tcW w:w="1106" w:type="dxa"/>
          </w:tcPr>
          <w:p w14:paraId="72001204" w14:textId="77777777" w:rsidR="00312BC3" w:rsidRPr="00C26C40" w:rsidRDefault="00312BC3" w:rsidP="00870DFD">
            <w:pPr>
              <w:rPr>
                <w:lang w:val="en-GB"/>
              </w:rPr>
            </w:pPr>
            <w:r w:rsidRPr="00C26C40">
              <w:rPr>
                <w:lang w:val="en-GB"/>
              </w:rPr>
              <w:t>0.000</w:t>
            </w:r>
          </w:p>
        </w:tc>
        <w:tc>
          <w:tcPr>
            <w:tcW w:w="1039" w:type="dxa"/>
          </w:tcPr>
          <w:p w14:paraId="07C00BFB" w14:textId="77777777" w:rsidR="00312BC3" w:rsidRPr="00C26C40" w:rsidRDefault="00312BC3" w:rsidP="00870DFD">
            <w:pPr>
              <w:rPr>
                <w:lang w:val="en-GB"/>
              </w:rPr>
            </w:pPr>
            <w:r w:rsidRPr="00C26C40">
              <w:rPr>
                <w:lang w:val="en-GB"/>
              </w:rPr>
              <w:t>0.279</w:t>
            </w:r>
          </w:p>
        </w:tc>
        <w:tc>
          <w:tcPr>
            <w:tcW w:w="1105" w:type="dxa"/>
          </w:tcPr>
          <w:p w14:paraId="6D985EA4" w14:textId="77777777" w:rsidR="00312BC3" w:rsidRPr="00C26C40" w:rsidRDefault="00312BC3" w:rsidP="00870DFD">
            <w:pPr>
              <w:rPr>
                <w:lang w:val="en-GB"/>
              </w:rPr>
            </w:pPr>
            <w:r w:rsidRPr="00C26C40">
              <w:rPr>
                <w:lang w:val="en-GB"/>
              </w:rPr>
              <w:t>3.721</w:t>
            </w:r>
          </w:p>
        </w:tc>
        <w:tc>
          <w:tcPr>
            <w:tcW w:w="1105" w:type="dxa"/>
          </w:tcPr>
          <w:p w14:paraId="0973BE34" w14:textId="77777777" w:rsidR="00312BC3" w:rsidRPr="00C26C40" w:rsidRDefault="00312BC3" w:rsidP="00870DFD">
            <w:pPr>
              <w:rPr>
                <w:lang w:val="en-GB"/>
              </w:rPr>
            </w:pPr>
            <w:r w:rsidRPr="00C26C40">
              <w:rPr>
                <w:lang w:val="en-GB"/>
              </w:rPr>
              <w:t>0.000</w:t>
            </w:r>
          </w:p>
        </w:tc>
        <w:tc>
          <w:tcPr>
            <w:tcW w:w="1105" w:type="dxa"/>
          </w:tcPr>
          <w:p w14:paraId="385497D9" w14:textId="77777777" w:rsidR="00312BC3" w:rsidRPr="00C26C40" w:rsidRDefault="00312BC3" w:rsidP="00870DFD">
            <w:pPr>
              <w:rPr>
                <w:lang w:val="en-GB"/>
              </w:rPr>
            </w:pPr>
            <w:r w:rsidRPr="00C26C40">
              <w:rPr>
                <w:lang w:val="en-GB"/>
              </w:rPr>
              <w:t>0.000</w:t>
            </w:r>
          </w:p>
        </w:tc>
        <w:tc>
          <w:tcPr>
            <w:tcW w:w="1039" w:type="dxa"/>
          </w:tcPr>
          <w:p w14:paraId="20523A33" w14:textId="77777777" w:rsidR="00312BC3" w:rsidRPr="00C26C40" w:rsidRDefault="00312BC3" w:rsidP="00870DFD">
            <w:pPr>
              <w:rPr>
                <w:lang w:val="en-GB"/>
              </w:rPr>
            </w:pPr>
            <w:r w:rsidRPr="00C26C40">
              <w:rPr>
                <w:lang w:val="en-GB"/>
              </w:rPr>
              <w:t>0.000</w:t>
            </w:r>
          </w:p>
        </w:tc>
        <w:tc>
          <w:tcPr>
            <w:tcW w:w="1678" w:type="dxa"/>
          </w:tcPr>
          <w:p w14:paraId="0D8F6C41" w14:textId="77777777" w:rsidR="00312BC3" w:rsidRPr="00C26C40" w:rsidRDefault="00312BC3" w:rsidP="00870DFD">
            <w:pPr>
              <w:rPr>
                <w:lang w:val="en-GB"/>
              </w:rPr>
            </w:pPr>
            <w:r w:rsidRPr="00C26C40">
              <w:rPr>
                <w:lang w:val="en-GB"/>
              </w:rPr>
              <w:t>0.000</w:t>
            </w:r>
          </w:p>
        </w:tc>
      </w:tr>
      <w:tr w:rsidR="00312BC3" w:rsidRPr="00C26C40" w14:paraId="16176957" w14:textId="77777777" w:rsidTr="00936023">
        <w:trPr>
          <w:jc w:val="center"/>
        </w:trPr>
        <w:tc>
          <w:tcPr>
            <w:tcW w:w="890" w:type="dxa"/>
          </w:tcPr>
          <w:p w14:paraId="64B0ED61" w14:textId="77777777" w:rsidR="00312BC3" w:rsidRPr="00C26C40" w:rsidRDefault="00312BC3" w:rsidP="00870DFD">
            <w:pPr>
              <w:rPr>
                <w:lang w:val="en-GB"/>
              </w:rPr>
            </w:pPr>
            <w:r w:rsidRPr="00C26C40">
              <w:rPr>
                <w:lang w:val="en-GB"/>
              </w:rPr>
              <w:t>Na₂O — Mass Flow (kg/hr)</w:t>
            </w:r>
          </w:p>
        </w:tc>
        <w:tc>
          <w:tcPr>
            <w:tcW w:w="1106" w:type="dxa"/>
          </w:tcPr>
          <w:p w14:paraId="728F7BB3" w14:textId="77777777" w:rsidR="00312BC3" w:rsidRPr="00C26C40" w:rsidRDefault="00312BC3" w:rsidP="00870DFD">
            <w:pPr>
              <w:rPr>
                <w:lang w:val="en-GB"/>
              </w:rPr>
            </w:pPr>
            <w:r w:rsidRPr="00C26C40">
              <w:rPr>
                <w:lang w:val="en-GB"/>
              </w:rPr>
              <w:t>0.000</w:t>
            </w:r>
          </w:p>
        </w:tc>
        <w:tc>
          <w:tcPr>
            <w:tcW w:w="1039" w:type="dxa"/>
          </w:tcPr>
          <w:p w14:paraId="05897D97" w14:textId="77777777" w:rsidR="00312BC3" w:rsidRPr="00C26C40" w:rsidRDefault="00312BC3" w:rsidP="00870DFD">
            <w:pPr>
              <w:rPr>
                <w:lang w:val="en-GB"/>
              </w:rPr>
            </w:pPr>
            <w:r w:rsidRPr="00C26C40">
              <w:rPr>
                <w:lang w:val="en-GB"/>
              </w:rPr>
              <w:t>0.082</w:t>
            </w:r>
          </w:p>
        </w:tc>
        <w:tc>
          <w:tcPr>
            <w:tcW w:w="1105" w:type="dxa"/>
          </w:tcPr>
          <w:p w14:paraId="06A3AB34" w14:textId="77777777" w:rsidR="00312BC3" w:rsidRPr="00C26C40" w:rsidRDefault="00312BC3" w:rsidP="00870DFD">
            <w:pPr>
              <w:rPr>
                <w:lang w:val="en-GB"/>
              </w:rPr>
            </w:pPr>
            <w:r w:rsidRPr="00C26C40">
              <w:rPr>
                <w:lang w:val="en-GB"/>
              </w:rPr>
              <w:t>1.089</w:t>
            </w:r>
          </w:p>
        </w:tc>
        <w:tc>
          <w:tcPr>
            <w:tcW w:w="1105" w:type="dxa"/>
          </w:tcPr>
          <w:p w14:paraId="4FEB96D9" w14:textId="77777777" w:rsidR="00312BC3" w:rsidRPr="00C26C40" w:rsidRDefault="00312BC3" w:rsidP="00870DFD">
            <w:pPr>
              <w:rPr>
                <w:lang w:val="en-GB"/>
              </w:rPr>
            </w:pPr>
            <w:r w:rsidRPr="00C26C40">
              <w:rPr>
                <w:lang w:val="en-GB"/>
              </w:rPr>
              <w:t>0.000</w:t>
            </w:r>
          </w:p>
        </w:tc>
        <w:tc>
          <w:tcPr>
            <w:tcW w:w="1105" w:type="dxa"/>
          </w:tcPr>
          <w:p w14:paraId="1C06DC13" w14:textId="77777777" w:rsidR="00312BC3" w:rsidRPr="00C26C40" w:rsidRDefault="00312BC3" w:rsidP="00870DFD">
            <w:pPr>
              <w:rPr>
                <w:lang w:val="en-GB"/>
              </w:rPr>
            </w:pPr>
            <w:r w:rsidRPr="00C26C40">
              <w:rPr>
                <w:lang w:val="en-GB"/>
              </w:rPr>
              <w:t>0.000</w:t>
            </w:r>
          </w:p>
        </w:tc>
        <w:tc>
          <w:tcPr>
            <w:tcW w:w="1039" w:type="dxa"/>
          </w:tcPr>
          <w:p w14:paraId="4E358531" w14:textId="77777777" w:rsidR="00312BC3" w:rsidRPr="00C26C40" w:rsidRDefault="00312BC3" w:rsidP="00870DFD">
            <w:pPr>
              <w:rPr>
                <w:lang w:val="en-GB"/>
              </w:rPr>
            </w:pPr>
            <w:r w:rsidRPr="00C26C40">
              <w:rPr>
                <w:lang w:val="en-GB"/>
              </w:rPr>
              <w:t>0.000</w:t>
            </w:r>
          </w:p>
        </w:tc>
        <w:tc>
          <w:tcPr>
            <w:tcW w:w="1678" w:type="dxa"/>
          </w:tcPr>
          <w:p w14:paraId="76437CCB" w14:textId="77777777" w:rsidR="00312BC3" w:rsidRPr="00C26C40" w:rsidRDefault="00312BC3" w:rsidP="00870DFD">
            <w:pPr>
              <w:rPr>
                <w:lang w:val="en-GB"/>
              </w:rPr>
            </w:pPr>
            <w:r w:rsidRPr="00C26C40">
              <w:rPr>
                <w:lang w:val="en-GB"/>
              </w:rPr>
              <w:t>0.000</w:t>
            </w:r>
          </w:p>
        </w:tc>
      </w:tr>
      <w:tr w:rsidR="00312BC3" w:rsidRPr="00C26C40" w14:paraId="4F106D9F" w14:textId="77777777" w:rsidTr="00936023">
        <w:trPr>
          <w:jc w:val="center"/>
        </w:trPr>
        <w:tc>
          <w:tcPr>
            <w:tcW w:w="890" w:type="dxa"/>
          </w:tcPr>
          <w:p w14:paraId="1B30F02C" w14:textId="77777777" w:rsidR="00312BC3" w:rsidRPr="00C26C40" w:rsidRDefault="00312BC3" w:rsidP="00870DFD">
            <w:pPr>
              <w:rPr>
                <w:lang w:val="en-GB"/>
              </w:rPr>
            </w:pPr>
            <w:r w:rsidRPr="00C26C40">
              <w:rPr>
                <w:lang w:val="en-GB"/>
              </w:rPr>
              <w:t>MgO — Mass Flow (kg/hr)</w:t>
            </w:r>
          </w:p>
        </w:tc>
        <w:tc>
          <w:tcPr>
            <w:tcW w:w="1106" w:type="dxa"/>
          </w:tcPr>
          <w:p w14:paraId="3F7A78FD" w14:textId="77777777" w:rsidR="00312BC3" w:rsidRPr="00C26C40" w:rsidRDefault="00312BC3" w:rsidP="00870DFD">
            <w:pPr>
              <w:rPr>
                <w:lang w:val="en-GB"/>
              </w:rPr>
            </w:pPr>
            <w:r w:rsidRPr="00C26C40">
              <w:rPr>
                <w:lang w:val="en-GB"/>
              </w:rPr>
              <w:t>0.000</w:t>
            </w:r>
          </w:p>
        </w:tc>
        <w:tc>
          <w:tcPr>
            <w:tcW w:w="1039" w:type="dxa"/>
          </w:tcPr>
          <w:p w14:paraId="588053CE" w14:textId="77777777" w:rsidR="00312BC3" w:rsidRPr="00C26C40" w:rsidRDefault="00312BC3" w:rsidP="00870DFD">
            <w:pPr>
              <w:rPr>
                <w:lang w:val="en-GB"/>
              </w:rPr>
            </w:pPr>
            <w:r w:rsidRPr="00C26C40">
              <w:rPr>
                <w:lang w:val="en-GB"/>
              </w:rPr>
              <w:t>0.020</w:t>
            </w:r>
          </w:p>
        </w:tc>
        <w:tc>
          <w:tcPr>
            <w:tcW w:w="1105" w:type="dxa"/>
          </w:tcPr>
          <w:p w14:paraId="4E1BF421" w14:textId="77777777" w:rsidR="00312BC3" w:rsidRPr="00C26C40" w:rsidRDefault="00312BC3" w:rsidP="00870DFD">
            <w:pPr>
              <w:rPr>
                <w:lang w:val="en-GB"/>
              </w:rPr>
            </w:pPr>
            <w:r w:rsidRPr="00C26C40">
              <w:rPr>
                <w:lang w:val="en-GB"/>
              </w:rPr>
              <w:t>0.272</w:t>
            </w:r>
          </w:p>
        </w:tc>
        <w:tc>
          <w:tcPr>
            <w:tcW w:w="1105" w:type="dxa"/>
          </w:tcPr>
          <w:p w14:paraId="21717E37" w14:textId="77777777" w:rsidR="00312BC3" w:rsidRPr="00C26C40" w:rsidRDefault="00312BC3" w:rsidP="00870DFD">
            <w:pPr>
              <w:rPr>
                <w:lang w:val="en-GB"/>
              </w:rPr>
            </w:pPr>
            <w:r w:rsidRPr="00C26C40">
              <w:rPr>
                <w:lang w:val="en-GB"/>
              </w:rPr>
              <w:t>0.000</w:t>
            </w:r>
          </w:p>
        </w:tc>
        <w:tc>
          <w:tcPr>
            <w:tcW w:w="1105" w:type="dxa"/>
          </w:tcPr>
          <w:p w14:paraId="1A03D0DC" w14:textId="77777777" w:rsidR="00312BC3" w:rsidRPr="00C26C40" w:rsidRDefault="00312BC3" w:rsidP="00870DFD">
            <w:pPr>
              <w:rPr>
                <w:lang w:val="en-GB"/>
              </w:rPr>
            </w:pPr>
            <w:r w:rsidRPr="00C26C40">
              <w:rPr>
                <w:lang w:val="en-GB"/>
              </w:rPr>
              <w:t>0.000</w:t>
            </w:r>
          </w:p>
        </w:tc>
        <w:tc>
          <w:tcPr>
            <w:tcW w:w="1039" w:type="dxa"/>
          </w:tcPr>
          <w:p w14:paraId="1F704956" w14:textId="77777777" w:rsidR="00312BC3" w:rsidRPr="00C26C40" w:rsidRDefault="00312BC3" w:rsidP="00870DFD">
            <w:pPr>
              <w:rPr>
                <w:lang w:val="en-GB"/>
              </w:rPr>
            </w:pPr>
            <w:r w:rsidRPr="00C26C40">
              <w:rPr>
                <w:lang w:val="en-GB"/>
              </w:rPr>
              <w:t>0.000</w:t>
            </w:r>
          </w:p>
        </w:tc>
        <w:tc>
          <w:tcPr>
            <w:tcW w:w="1678" w:type="dxa"/>
          </w:tcPr>
          <w:p w14:paraId="31BA31AC" w14:textId="77777777" w:rsidR="00312BC3" w:rsidRPr="00C26C40" w:rsidRDefault="00312BC3" w:rsidP="00870DFD">
            <w:pPr>
              <w:rPr>
                <w:lang w:val="en-GB"/>
              </w:rPr>
            </w:pPr>
            <w:r w:rsidRPr="00C26C40">
              <w:rPr>
                <w:lang w:val="en-GB"/>
              </w:rPr>
              <w:t>0.000</w:t>
            </w:r>
          </w:p>
        </w:tc>
      </w:tr>
      <w:tr w:rsidR="00312BC3" w:rsidRPr="00C26C40" w14:paraId="4BE5D083" w14:textId="77777777" w:rsidTr="00936023">
        <w:trPr>
          <w:jc w:val="center"/>
        </w:trPr>
        <w:tc>
          <w:tcPr>
            <w:tcW w:w="890" w:type="dxa"/>
          </w:tcPr>
          <w:p w14:paraId="444A5A4F" w14:textId="77777777" w:rsidR="00312BC3" w:rsidRPr="00C26C40" w:rsidRDefault="00312BC3" w:rsidP="00870DFD">
            <w:pPr>
              <w:rPr>
                <w:lang w:val="en-GB"/>
              </w:rPr>
            </w:pPr>
            <w:r w:rsidRPr="00C26C40">
              <w:rPr>
                <w:lang w:val="en-GB"/>
              </w:rPr>
              <w:t>H₃O⁺ — Mass Flow (kg/hr)</w:t>
            </w:r>
          </w:p>
        </w:tc>
        <w:tc>
          <w:tcPr>
            <w:tcW w:w="1106" w:type="dxa"/>
          </w:tcPr>
          <w:p w14:paraId="7377519A" w14:textId="77777777" w:rsidR="00312BC3" w:rsidRPr="00C26C40" w:rsidRDefault="00312BC3" w:rsidP="00870DFD">
            <w:pPr>
              <w:rPr>
                <w:lang w:val="en-GB"/>
              </w:rPr>
            </w:pPr>
            <w:r w:rsidRPr="00C26C40">
              <w:rPr>
                <w:lang w:val="en-GB"/>
              </w:rPr>
              <w:t>0.000</w:t>
            </w:r>
          </w:p>
        </w:tc>
        <w:tc>
          <w:tcPr>
            <w:tcW w:w="1039" w:type="dxa"/>
          </w:tcPr>
          <w:p w14:paraId="43827708" w14:textId="77777777" w:rsidR="00312BC3" w:rsidRPr="00C26C40" w:rsidRDefault="00312BC3" w:rsidP="00870DFD">
            <w:pPr>
              <w:rPr>
                <w:lang w:val="en-GB"/>
              </w:rPr>
            </w:pPr>
            <w:r w:rsidRPr="00C26C40">
              <w:rPr>
                <w:lang w:val="en-GB"/>
              </w:rPr>
              <w:t>0.000</w:t>
            </w:r>
          </w:p>
        </w:tc>
        <w:tc>
          <w:tcPr>
            <w:tcW w:w="1105" w:type="dxa"/>
          </w:tcPr>
          <w:p w14:paraId="7F1D51EF" w14:textId="77777777" w:rsidR="00312BC3" w:rsidRPr="00C26C40" w:rsidRDefault="00312BC3" w:rsidP="00870DFD">
            <w:pPr>
              <w:rPr>
                <w:lang w:val="en-GB"/>
              </w:rPr>
            </w:pPr>
            <w:r w:rsidRPr="00C26C40">
              <w:rPr>
                <w:lang w:val="en-GB"/>
              </w:rPr>
              <w:t>0.000</w:t>
            </w:r>
          </w:p>
        </w:tc>
        <w:tc>
          <w:tcPr>
            <w:tcW w:w="1105" w:type="dxa"/>
          </w:tcPr>
          <w:p w14:paraId="22DD2A79" w14:textId="77777777" w:rsidR="00312BC3" w:rsidRPr="00C26C40" w:rsidRDefault="00312BC3" w:rsidP="00870DFD">
            <w:pPr>
              <w:rPr>
                <w:lang w:val="en-GB"/>
              </w:rPr>
            </w:pPr>
            <w:r w:rsidRPr="00C26C40">
              <w:rPr>
                <w:lang w:val="en-GB"/>
              </w:rPr>
              <w:t>300.517</w:t>
            </w:r>
          </w:p>
        </w:tc>
        <w:tc>
          <w:tcPr>
            <w:tcW w:w="1105" w:type="dxa"/>
          </w:tcPr>
          <w:p w14:paraId="19B3261F" w14:textId="77777777" w:rsidR="00312BC3" w:rsidRPr="00C26C40" w:rsidRDefault="00312BC3" w:rsidP="00870DFD">
            <w:pPr>
              <w:rPr>
                <w:lang w:val="en-GB"/>
              </w:rPr>
            </w:pPr>
            <w:r w:rsidRPr="00C26C40">
              <w:rPr>
                <w:lang w:val="en-GB"/>
              </w:rPr>
              <w:t>300.517</w:t>
            </w:r>
          </w:p>
        </w:tc>
        <w:tc>
          <w:tcPr>
            <w:tcW w:w="1039" w:type="dxa"/>
          </w:tcPr>
          <w:p w14:paraId="08CA35A7" w14:textId="77777777" w:rsidR="00312BC3" w:rsidRPr="00C26C40" w:rsidRDefault="00312BC3" w:rsidP="00870DFD">
            <w:pPr>
              <w:rPr>
                <w:lang w:val="en-GB"/>
              </w:rPr>
            </w:pPr>
            <w:r w:rsidRPr="00C26C40">
              <w:rPr>
                <w:lang w:val="en-GB"/>
              </w:rPr>
              <w:t>0.000</w:t>
            </w:r>
          </w:p>
        </w:tc>
        <w:tc>
          <w:tcPr>
            <w:tcW w:w="1678" w:type="dxa"/>
          </w:tcPr>
          <w:p w14:paraId="5078F898" w14:textId="77777777" w:rsidR="00312BC3" w:rsidRPr="00C26C40" w:rsidRDefault="00312BC3" w:rsidP="00870DFD">
            <w:pPr>
              <w:rPr>
                <w:lang w:val="en-GB"/>
              </w:rPr>
            </w:pPr>
            <w:r w:rsidRPr="00C26C40">
              <w:rPr>
                <w:lang w:val="en-GB"/>
              </w:rPr>
              <w:t>0.000</w:t>
            </w:r>
          </w:p>
        </w:tc>
      </w:tr>
      <w:tr w:rsidR="00312BC3" w:rsidRPr="00C26C40" w14:paraId="6D596D95" w14:textId="77777777" w:rsidTr="00936023">
        <w:trPr>
          <w:jc w:val="center"/>
        </w:trPr>
        <w:tc>
          <w:tcPr>
            <w:tcW w:w="890" w:type="dxa"/>
          </w:tcPr>
          <w:p w14:paraId="4A7CFDA4" w14:textId="77777777" w:rsidR="00312BC3" w:rsidRPr="00C26C40" w:rsidRDefault="00312BC3" w:rsidP="00870DFD">
            <w:pPr>
              <w:rPr>
                <w:lang w:val="en-GB"/>
              </w:rPr>
            </w:pPr>
            <w:r w:rsidRPr="00C26C40">
              <w:rPr>
                <w:lang w:val="en-GB"/>
              </w:rPr>
              <w:t>OH⁻ — Mass Flow (kg/hr)</w:t>
            </w:r>
          </w:p>
        </w:tc>
        <w:tc>
          <w:tcPr>
            <w:tcW w:w="1106" w:type="dxa"/>
          </w:tcPr>
          <w:p w14:paraId="381B646E" w14:textId="77777777" w:rsidR="00312BC3" w:rsidRPr="00C26C40" w:rsidRDefault="00312BC3" w:rsidP="00870DFD">
            <w:pPr>
              <w:rPr>
                <w:lang w:val="en-GB"/>
              </w:rPr>
            </w:pPr>
            <w:r w:rsidRPr="00C26C40">
              <w:rPr>
                <w:lang w:val="en-GB"/>
              </w:rPr>
              <w:t>0.000</w:t>
            </w:r>
          </w:p>
        </w:tc>
        <w:tc>
          <w:tcPr>
            <w:tcW w:w="1039" w:type="dxa"/>
          </w:tcPr>
          <w:p w14:paraId="0DE8A05D" w14:textId="77777777" w:rsidR="00312BC3" w:rsidRPr="00C26C40" w:rsidRDefault="00312BC3" w:rsidP="00870DFD">
            <w:pPr>
              <w:rPr>
                <w:lang w:val="en-GB"/>
              </w:rPr>
            </w:pPr>
            <w:r w:rsidRPr="00C26C40">
              <w:rPr>
                <w:lang w:val="en-GB"/>
              </w:rPr>
              <w:t>0.000</w:t>
            </w:r>
          </w:p>
        </w:tc>
        <w:tc>
          <w:tcPr>
            <w:tcW w:w="1105" w:type="dxa"/>
          </w:tcPr>
          <w:p w14:paraId="305CBF71" w14:textId="77777777" w:rsidR="00312BC3" w:rsidRPr="00C26C40" w:rsidRDefault="00312BC3" w:rsidP="00870DFD">
            <w:pPr>
              <w:rPr>
                <w:lang w:val="en-GB"/>
              </w:rPr>
            </w:pPr>
            <w:r w:rsidRPr="00C26C40">
              <w:rPr>
                <w:lang w:val="en-GB"/>
              </w:rPr>
              <w:t>0.000</w:t>
            </w:r>
          </w:p>
        </w:tc>
        <w:tc>
          <w:tcPr>
            <w:tcW w:w="1105" w:type="dxa"/>
          </w:tcPr>
          <w:p w14:paraId="7129199B" w14:textId="77777777" w:rsidR="00312BC3" w:rsidRPr="00C26C40" w:rsidRDefault="00312BC3" w:rsidP="00870DFD">
            <w:pPr>
              <w:rPr>
                <w:lang w:val="en-GB"/>
              </w:rPr>
            </w:pPr>
            <w:r w:rsidRPr="00C26C40">
              <w:rPr>
                <w:lang w:val="en-GB"/>
              </w:rPr>
              <w:t>0.000</w:t>
            </w:r>
          </w:p>
        </w:tc>
        <w:tc>
          <w:tcPr>
            <w:tcW w:w="1105" w:type="dxa"/>
          </w:tcPr>
          <w:p w14:paraId="50C83B0E" w14:textId="77777777" w:rsidR="00312BC3" w:rsidRPr="00C26C40" w:rsidRDefault="00312BC3" w:rsidP="00870DFD">
            <w:pPr>
              <w:rPr>
                <w:lang w:val="en-GB"/>
              </w:rPr>
            </w:pPr>
            <w:r w:rsidRPr="00C26C40">
              <w:rPr>
                <w:lang w:val="en-GB"/>
              </w:rPr>
              <w:t>0.000</w:t>
            </w:r>
          </w:p>
        </w:tc>
        <w:tc>
          <w:tcPr>
            <w:tcW w:w="1039" w:type="dxa"/>
          </w:tcPr>
          <w:p w14:paraId="2C8E69B8" w14:textId="77777777" w:rsidR="00312BC3" w:rsidRPr="00C26C40" w:rsidRDefault="00312BC3" w:rsidP="00870DFD">
            <w:pPr>
              <w:rPr>
                <w:lang w:val="en-GB"/>
              </w:rPr>
            </w:pPr>
            <w:r w:rsidRPr="00C26C40">
              <w:rPr>
                <w:lang w:val="en-GB"/>
              </w:rPr>
              <w:t>0.000</w:t>
            </w:r>
          </w:p>
        </w:tc>
        <w:tc>
          <w:tcPr>
            <w:tcW w:w="1678" w:type="dxa"/>
          </w:tcPr>
          <w:p w14:paraId="6E7A8551" w14:textId="77777777" w:rsidR="00312BC3" w:rsidRPr="00C26C40" w:rsidRDefault="00312BC3" w:rsidP="00870DFD">
            <w:pPr>
              <w:rPr>
                <w:lang w:val="en-GB"/>
              </w:rPr>
            </w:pPr>
            <w:r w:rsidRPr="00C26C40">
              <w:rPr>
                <w:lang w:val="en-GB"/>
              </w:rPr>
              <w:t>0.000</w:t>
            </w:r>
          </w:p>
        </w:tc>
      </w:tr>
      <w:tr w:rsidR="00312BC3" w:rsidRPr="00C26C40" w14:paraId="3D6E5D52" w14:textId="77777777" w:rsidTr="00936023">
        <w:trPr>
          <w:jc w:val="center"/>
        </w:trPr>
        <w:tc>
          <w:tcPr>
            <w:tcW w:w="890" w:type="dxa"/>
          </w:tcPr>
          <w:p w14:paraId="1ACDE265" w14:textId="77777777" w:rsidR="00312BC3" w:rsidRPr="00C26C40" w:rsidRDefault="00312BC3" w:rsidP="00870DFD">
            <w:pPr>
              <w:rPr>
                <w:lang w:val="en-GB"/>
              </w:rPr>
            </w:pPr>
            <w:r w:rsidRPr="00C26C40">
              <w:rPr>
                <w:lang w:val="en-GB"/>
              </w:rPr>
              <w:lastRenderedPageBreak/>
              <w:t>Cl⁻ — Mass Flow (kg/hr)</w:t>
            </w:r>
          </w:p>
        </w:tc>
        <w:tc>
          <w:tcPr>
            <w:tcW w:w="1106" w:type="dxa"/>
          </w:tcPr>
          <w:p w14:paraId="6772FA81" w14:textId="77777777" w:rsidR="00312BC3" w:rsidRPr="00C26C40" w:rsidRDefault="00312BC3" w:rsidP="00870DFD">
            <w:pPr>
              <w:rPr>
                <w:lang w:val="en-GB"/>
              </w:rPr>
            </w:pPr>
            <w:r w:rsidRPr="00C26C40">
              <w:rPr>
                <w:lang w:val="en-GB"/>
              </w:rPr>
              <w:t>0.000</w:t>
            </w:r>
          </w:p>
        </w:tc>
        <w:tc>
          <w:tcPr>
            <w:tcW w:w="1039" w:type="dxa"/>
          </w:tcPr>
          <w:p w14:paraId="41012172" w14:textId="77777777" w:rsidR="00312BC3" w:rsidRPr="00C26C40" w:rsidRDefault="00312BC3" w:rsidP="00870DFD">
            <w:pPr>
              <w:rPr>
                <w:lang w:val="en-GB"/>
              </w:rPr>
            </w:pPr>
            <w:r w:rsidRPr="00C26C40">
              <w:rPr>
                <w:lang w:val="en-GB"/>
              </w:rPr>
              <w:t>0.000</w:t>
            </w:r>
          </w:p>
        </w:tc>
        <w:tc>
          <w:tcPr>
            <w:tcW w:w="1105" w:type="dxa"/>
          </w:tcPr>
          <w:p w14:paraId="636CF28C" w14:textId="77777777" w:rsidR="00312BC3" w:rsidRPr="00C26C40" w:rsidRDefault="00312BC3" w:rsidP="00870DFD">
            <w:pPr>
              <w:rPr>
                <w:lang w:val="en-GB"/>
              </w:rPr>
            </w:pPr>
            <w:r w:rsidRPr="00C26C40">
              <w:rPr>
                <w:lang w:val="en-GB"/>
              </w:rPr>
              <w:t>0.000</w:t>
            </w:r>
          </w:p>
        </w:tc>
        <w:tc>
          <w:tcPr>
            <w:tcW w:w="1105" w:type="dxa"/>
          </w:tcPr>
          <w:p w14:paraId="65A1C06B" w14:textId="77777777" w:rsidR="00312BC3" w:rsidRPr="00C26C40" w:rsidRDefault="00312BC3" w:rsidP="00870DFD">
            <w:pPr>
              <w:rPr>
                <w:lang w:val="en-GB"/>
              </w:rPr>
            </w:pPr>
            <w:r w:rsidRPr="00C26C40">
              <w:rPr>
                <w:lang w:val="en-GB"/>
              </w:rPr>
              <w:t>560.085</w:t>
            </w:r>
          </w:p>
        </w:tc>
        <w:tc>
          <w:tcPr>
            <w:tcW w:w="1105" w:type="dxa"/>
          </w:tcPr>
          <w:p w14:paraId="095FC7BA" w14:textId="77777777" w:rsidR="00312BC3" w:rsidRPr="00C26C40" w:rsidRDefault="00312BC3" w:rsidP="00870DFD">
            <w:pPr>
              <w:rPr>
                <w:lang w:val="en-GB"/>
              </w:rPr>
            </w:pPr>
            <w:r w:rsidRPr="00C26C40">
              <w:rPr>
                <w:lang w:val="en-GB"/>
              </w:rPr>
              <w:t>560.085</w:t>
            </w:r>
          </w:p>
        </w:tc>
        <w:tc>
          <w:tcPr>
            <w:tcW w:w="1039" w:type="dxa"/>
          </w:tcPr>
          <w:p w14:paraId="3A7DF1E7" w14:textId="77777777" w:rsidR="00312BC3" w:rsidRPr="00C26C40" w:rsidRDefault="00312BC3" w:rsidP="00870DFD">
            <w:pPr>
              <w:rPr>
                <w:lang w:val="en-GB"/>
              </w:rPr>
            </w:pPr>
            <w:r w:rsidRPr="00C26C40">
              <w:rPr>
                <w:lang w:val="en-GB"/>
              </w:rPr>
              <w:t>323.038</w:t>
            </w:r>
          </w:p>
        </w:tc>
        <w:tc>
          <w:tcPr>
            <w:tcW w:w="1678" w:type="dxa"/>
          </w:tcPr>
          <w:p w14:paraId="0CB601C3" w14:textId="77777777" w:rsidR="00312BC3" w:rsidRPr="00C26C40" w:rsidRDefault="00312BC3" w:rsidP="00870DFD">
            <w:pPr>
              <w:rPr>
                <w:lang w:val="en-GB"/>
              </w:rPr>
            </w:pPr>
            <w:r w:rsidRPr="00C26C40">
              <w:rPr>
                <w:lang w:val="en-GB"/>
              </w:rPr>
              <w:t>0.000</w:t>
            </w:r>
          </w:p>
        </w:tc>
      </w:tr>
      <w:tr w:rsidR="00312BC3" w:rsidRPr="00C26C40" w14:paraId="3E45CC5D" w14:textId="77777777" w:rsidTr="00936023">
        <w:trPr>
          <w:jc w:val="center"/>
        </w:trPr>
        <w:tc>
          <w:tcPr>
            <w:tcW w:w="890" w:type="dxa"/>
          </w:tcPr>
          <w:p w14:paraId="4DFEF791" w14:textId="77777777" w:rsidR="00312BC3" w:rsidRPr="00C26C40" w:rsidRDefault="00312BC3" w:rsidP="00870DFD">
            <w:pPr>
              <w:rPr>
                <w:lang w:val="en-GB"/>
              </w:rPr>
            </w:pPr>
            <w:r w:rsidRPr="00C26C40">
              <w:rPr>
                <w:lang w:val="en-GB"/>
              </w:rPr>
              <w:t>Al³⁺ — Mass Flow (kg/hr)</w:t>
            </w:r>
          </w:p>
        </w:tc>
        <w:tc>
          <w:tcPr>
            <w:tcW w:w="1106" w:type="dxa"/>
          </w:tcPr>
          <w:p w14:paraId="496C5B47" w14:textId="77777777" w:rsidR="00312BC3" w:rsidRPr="00C26C40" w:rsidRDefault="00312BC3" w:rsidP="00870DFD">
            <w:pPr>
              <w:rPr>
                <w:lang w:val="en-GB"/>
              </w:rPr>
            </w:pPr>
            <w:r w:rsidRPr="00C26C40">
              <w:rPr>
                <w:lang w:val="en-GB"/>
              </w:rPr>
              <w:t>0.000</w:t>
            </w:r>
          </w:p>
        </w:tc>
        <w:tc>
          <w:tcPr>
            <w:tcW w:w="1039" w:type="dxa"/>
          </w:tcPr>
          <w:p w14:paraId="5CF69852" w14:textId="77777777" w:rsidR="00312BC3" w:rsidRPr="00C26C40" w:rsidRDefault="00312BC3" w:rsidP="00870DFD">
            <w:pPr>
              <w:rPr>
                <w:lang w:val="en-GB"/>
              </w:rPr>
            </w:pPr>
            <w:r w:rsidRPr="00C26C40">
              <w:rPr>
                <w:lang w:val="en-GB"/>
              </w:rPr>
              <w:t>0.000</w:t>
            </w:r>
          </w:p>
        </w:tc>
        <w:tc>
          <w:tcPr>
            <w:tcW w:w="1105" w:type="dxa"/>
          </w:tcPr>
          <w:p w14:paraId="7B3E6058" w14:textId="77777777" w:rsidR="00312BC3" w:rsidRPr="00C26C40" w:rsidRDefault="00312BC3" w:rsidP="00870DFD">
            <w:pPr>
              <w:rPr>
                <w:lang w:val="en-GB"/>
              </w:rPr>
            </w:pPr>
            <w:r w:rsidRPr="00C26C40">
              <w:rPr>
                <w:lang w:val="en-GB"/>
              </w:rPr>
              <w:t>0.000</w:t>
            </w:r>
          </w:p>
        </w:tc>
        <w:tc>
          <w:tcPr>
            <w:tcW w:w="1105" w:type="dxa"/>
          </w:tcPr>
          <w:p w14:paraId="23031904" w14:textId="77777777" w:rsidR="00312BC3" w:rsidRPr="00C26C40" w:rsidRDefault="00312BC3" w:rsidP="00870DFD">
            <w:pPr>
              <w:rPr>
                <w:lang w:val="en-GB"/>
              </w:rPr>
            </w:pPr>
            <w:r w:rsidRPr="00C26C40">
              <w:rPr>
                <w:lang w:val="en-GB"/>
              </w:rPr>
              <w:t>0.000</w:t>
            </w:r>
          </w:p>
        </w:tc>
        <w:tc>
          <w:tcPr>
            <w:tcW w:w="1105" w:type="dxa"/>
          </w:tcPr>
          <w:p w14:paraId="48E36A78" w14:textId="77777777" w:rsidR="00312BC3" w:rsidRPr="00C26C40" w:rsidRDefault="00312BC3" w:rsidP="00870DFD">
            <w:pPr>
              <w:rPr>
                <w:lang w:val="en-GB"/>
              </w:rPr>
            </w:pPr>
            <w:r w:rsidRPr="00C26C40">
              <w:rPr>
                <w:lang w:val="en-GB"/>
              </w:rPr>
              <w:t>0.000</w:t>
            </w:r>
          </w:p>
        </w:tc>
        <w:tc>
          <w:tcPr>
            <w:tcW w:w="1039" w:type="dxa"/>
          </w:tcPr>
          <w:p w14:paraId="57786A63" w14:textId="77777777" w:rsidR="00312BC3" w:rsidRPr="00C26C40" w:rsidRDefault="00312BC3" w:rsidP="00870DFD">
            <w:pPr>
              <w:rPr>
                <w:lang w:val="en-GB"/>
              </w:rPr>
            </w:pPr>
            <w:r w:rsidRPr="00C26C40">
              <w:rPr>
                <w:lang w:val="en-GB"/>
              </w:rPr>
              <w:t>12.003</w:t>
            </w:r>
          </w:p>
        </w:tc>
        <w:tc>
          <w:tcPr>
            <w:tcW w:w="1678" w:type="dxa"/>
          </w:tcPr>
          <w:p w14:paraId="41964E47" w14:textId="77777777" w:rsidR="00312BC3" w:rsidRPr="00C26C40" w:rsidRDefault="00312BC3" w:rsidP="00870DFD">
            <w:pPr>
              <w:rPr>
                <w:lang w:val="en-GB"/>
              </w:rPr>
            </w:pPr>
            <w:r w:rsidRPr="00C26C40">
              <w:rPr>
                <w:lang w:val="en-GB"/>
              </w:rPr>
              <w:t>0.000</w:t>
            </w:r>
          </w:p>
        </w:tc>
      </w:tr>
      <w:tr w:rsidR="00312BC3" w:rsidRPr="00C26C40" w14:paraId="177D5D19" w14:textId="77777777" w:rsidTr="00936023">
        <w:trPr>
          <w:jc w:val="center"/>
        </w:trPr>
        <w:tc>
          <w:tcPr>
            <w:tcW w:w="890" w:type="dxa"/>
          </w:tcPr>
          <w:p w14:paraId="16BDEC12" w14:textId="77777777" w:rsidR="00312BC3" w:rsidRPr="00C26C40" w:rsidRDefault="00312BC3" w:rsidP="00870DFD">
            <w:pPr>
              <w:rPr>
                <w:lang w:val="en-GB"/>
              </w:rPr>
            </w:pPr>
            <w:r w:rsidRPr="00C26C40">
              <w:rPr>
                <w:lang w:val="en-GB"/>
              </w:rPr>
              <w:t>Fe₂(OH)₂ — Mass Flow (kg/hr)</w:t>
            </w:r>
          </w:p>
        </w:tc>
        <w:tc>
          <w:tcPr>
            <w:tcW w:w="1106" w:type="dxa"/>
          </w:tcPr>
          <w:p w14:paraId="0F1631AE" w14:textId="77777777" w:rsidR="00312BC3" w:rsidRPr="00C26C40" w:rsidRDefault="00312BC3" w:rsidP="00870DFD">
            <w:pPr>
              <w:rPr>
                <w:lang w:val="en-GB"/>
              </w:rPr>
            </w:pPr>
            <w:r w:rsidRPr="00C26C40">
              <w:rPr>
                <w:lang w:val="en-GB"/>
              </w:rPr>
              <w:t>0.000</w:t>
            </w:r>
          </w:p>
        </w:tc>
        <w:tc>
          <w:tcPr>
            <w:tcW w:w="1039" w:type="dxa"/>
          </w:tcPr>
          <w:p w14:paraId="617C8A18" w14:textId="77777777" w:rsidR="00312BC3" w:rsidRPr="00C26C40" w:rsidRDefault="00312BC3" w:rsidP="00870DFD">
            <w:pPr>
              <w:rPr>
                <w:lang w:val="en-GB"/>
              </w:rPr>
            </w:pPr>
            <w:r w:rsidRPr="00C26C40">
              <w:rPr>
                <w:lang w:val="en-GB"/>
              </w:rPr>
              <w:t>0.000</w:t>
            </w:r>
          </w:p>
        </w:tc>
        <w:tc>
          <w:tcPr>
            <w:tcW w:w="1105" w:type="dxa"/>
          </w:tcPr>
          <w:p w14:paraId="01CAA92B" w14:textId="77777777" w:rsidR="00312BC3" w:rsidRPr="00C26C40" w:rsidRDefault="00312BC3" w:rsidP="00870DFD">
            <w:pPr>
              <w:rPr>
                <w:lang w:val="en-GB"/>
              </w:rPr>
            </w:pPr>
            <w:r w:rsidRPr="00C26C40">
              <w:rPr>
                <w:lang w:val="en-GB"/>
              </w:rPr>
              <w:t>0.000</w:t>
            </w:r>
          </w:p>
        </w:tc>
        <w:tc>
          <w:tcPr>
            <w:tcW w:w="1105" w:type="dxa"/>
          </w:tcPr>
          <w:p w14:paraId="56C8800E" w14:textId="77777777" w:rsidR="00312BC3" w:rsidRPr="00C26C40" w:rsidRDefault="00312BC3" w:rsidP="00870DFD">
            <w:pPr>
              <w:rPr>
                <w:lang w:val="en-GB"/>
              </w:rPr>
            </w:pPr>
            <w:r w:rsidRPr="00C26C40">
              <w:rPr>
                <w:lang w:val="en-GB"/>
              </w:rPr>
              <w:t>0.000</w:t>
            </w:r>
          </w:p>
        </w:tc>
        <w:tc>
          <w:tcPr>
            <w:tcW w:w="1105" w:type="dxa"/>
          </w:tcPr>
          <w:p w14:paraId="64E58415" w14:textId="77777777" w:rsidR="00312BC3" w:rsidRPr="00C26C40" w:rsidRDefault="00312BC3" w:rsidP="00870DFD">
            <w:pPr>
              <w:rPr>
                <w:lang w:val="en-GB"/>
              </w:rPr>
            </w:pPr>
            <w:r w:rsidRPr="00C26C40">
              <w:rPr>
                <w:lang w:val="en-GB"/>
              </w:rPr>
              <w:t>0.000</w:t>
            </w:r>
          </w:p>
        </w:tc>
        <w:tc>
          <w:tcPr>
            <w:tcW w:w="1039" w:type="dxa"/>
          </w:tcPr>
          <w:p w14:paraId="54091928" w14:textId="77777777" w:rsidR="00312BC3" w:rsidRPr="00C26C40" w:rsidRDefault="00312BC3" w:rsidP="00870DFD">
            <w:pPr>
              <w:rPr>
                <w:lang w:val="en-GB"/>
              </w:rPr>
            </w:pPr>
            <w:r w:rsidRPr="00C26C40">
              <w:rPr>
                <w:lang w:val="en-GB"/>
              </w:rPr>
              <w:t>0.000</w:t>
            </w:r>
          </w:p>
        </w:tc>
        <w:tc>
          <w:tcPr>
            <w:tcW w:w="1678" w:type="dxa"/>
          </w:tcPr>
          <w:p w14:paraId="7C16F336" w14:textId="77777777" w:rsidR="00312BC3" w:rsidRPr="00C26C40" w:rsidRDefault="00312BC3" w:rsidP="00870DFD">
            <w:pPr>
              <w:rPr>
                <w:lang w:val="en-GB"/>
              </w:rPr>
            </w:pPr>
            <w:r w:rsidRPr="00C26C40">
              <w:rPr>
                <w:lang w:val="en-GB"/>
              </w:rPr>
              <w:t>0.000</w:t>
            </w:r>
          </w:p>
        </w:tc>
      </w:tr>
      <w:tr w:rsidR="00312BC3" w:rsidRPr="00C26C40" w14:paraId="2CF5C610" w14:textId="77777777" w:rsidTr="00936023">
        <w:trPr>
          <w:jc w:val="center"/>
        </w:trPr>
        <w:tc>
          <w:tcPr>
            <w:tcW w:w="890" w:type="dxa"/>
          </w:tcPr>
          <w:p w14:paraId="3F6952F0" w14:textId="77777777" w:rsidR="00312BC3" w:rsidRPr="00C26C40" w:rsidRDefault="00312BC3" w:rsidP="00870DFD">
            <w:pPr>
              <w:rPr>
                <w:lang w:val="en-GB"/>
              </w:rPr>
            </w:pPr>
            <w:r w:rsidRPr="00C26C40">
              <w:rPr>
                <w:lang w:val="en-GB"/>
              </w:rPr>
              <w:t>Fe³⁺ — Mass Flow (kg/hr)</w:t>
            </w:r>
          </w:p>
        </w:tc>
        <w:tc>
          <w:tcPr>
            <w:tcW w:w="1106" w:type="dxa"/>
          </w:tcPr>
          <w:p w14:paraId="469F8645" w14:textId="77777777" w:rsidR="00312BC3" w:rsidRPr="00C26C40" w:rsidRDefault="00312BC3" w:rsidP="00870DFD">
            <w:pPr>
              <w:rPr>
                <w:lang w:val="en-GB"/>
              </w:rPr>
            </w:pPr>
            <w:r w:rsidRPr="00C26C40">
              <w:rPr>
                <w:lang w:val="en-GB"/>
              </w:rPr>
              <w:t>0.000</w:t>
            </w:r>
          </w:p>
        </w:tc>
        <w:tc>
          <w:tcPr>
            <w:tcW w:w="1039" w:type="dxa"/>
          </w:tcPr>
          <w:p w14:paraId="70EEF109" w14:textId="77777777" w:rsidR="00312BC3" w:rsidRPr="00C26C40" w:rsidRDefault="00312BC3" w:rsidP="00870DFD">
            <w:pPr>
              <w:rPr>
                <w:lang w:val="en-GB"/>
              </w:rPr>
            </w:pPr>
            <w:r w:rsidRPr="00C26C40">
              <w:rPr>
                <w:lang w:val="en-GB"/>
              </w:rPr>
              <w:t>0.000</w:t>
            </w:r>
          </w:p>
        </w:tc>
        <w:tc>
          <w:tcPr>
            <w:tcW w:w="1105" w:type="dxa"/>
          </w:tcPr>
          <w:p w14:paraId="19A1DCA9" w14:textId="77777777" w:rsidR="00312BC3" w:rsidRPr="00C26C40" w:rsidRDefault="00312BC3" w:rsidP="00870DFD">
            <w:pPr>
              <w:rPr>
                <w:lang w:val="en-GB"/>
              </w:rPr>
            </w:pPr>
            <w:r w:rsidRPr="00C26C40">
              <w:rPr>
                <w:lang w:val="en-GB"/>
              </w:rPr>
              <w:t>0.000</w:t>
            </w:r>
          </w:p>
        </w:tc>
        <w:tc>
          <w:tcPr>
            <w:tcW w:w="1105" w:type="dxa"/>
          </w:tcPr>
          <w:p w14:paraId="719AF291" w14:textId="77777777" w:rsidR="00312BC3" w:rsidRPr="00C26C40" w:rsidRDefault="00312BC3" w:rsidP="00870DFD">
            <w:pPr>
              <w:rPr>
                <w:lang w:val="en-GB"/>
              </w:rPr>
            </w:pPr>
            <w:r w:rsidRPr="00C26C40">
              <w:rPr>
                <w:lang w:val="en-GB"/>
              </w:rPr>
              <w:t>0.000</w:t>
            </w:r>
          </w:p>
        </w:tc>
        <w:tc>
          <w:tcPr>
            <w:tcW w:w="1105" w:type="dxa"/>
          </w:tcPr>
          <w:p w14:paraId="6058A733" w14:textId="77777777" w:rsidR="00312BC3" w:rsidRPr="00C26C40" w:rsidRDefault="00312BC3" w:rsidP="00870DFD">
            <w:pPr>
              <w:rPr>
                <w:lang w:val="en-GB"/>
              </w:rPr>
            </w:pPr>
            <w:r w:rsidRPr="00C26C40">
              <w:rPr>
                <w:lang w:val="en-GB"/>
              </w:rPr>
              <w:t>0.000</w:t>
            </w:r>
          </w:p>
        </w:tc>
        <w:tc>
          <w:tcPr>
            <w:tcW w:w="1039" w:type="dxa"/>
          </w:tcPr>
          <w:p w14:paraId="4413398D" w14:textId="77777777" w:rsidR="00312BC3" w:rsidRPr="00C26C40" w:rsidRDefault="00312BC3" w:rsidP="00870DFD">
            <w:pPr>
              <w:rPr>
                <w:lang w:val="en-GB"/>
              </w:rPr>
            </w:pPr>
            <w:r w:rsidRPr="00C26C40">
              <w:rPr>
                <w:lang w:val="en-GB"/>
              </w:rPr>
              <w:t>0.000</w:t>
            </w:r>
          </w:p>
        </w:tc>
        <w:tc>
          <w:tcPr>
            <w:tcW w:w="1678" w:type="dxa"/>
          </w:tcPr>
          <w:p w14:paraId="3093B0E3" w14:textId="77777777" w:rsidR="00312BC3" w:rsidRPr="00C26C40" w:rsidRDefault="00312BC3" w:rsidP="00870DFD">
            <w:pPr>
              <w:rPr>
                <w:lang w:val="en-GB"/>
              </w:rPr>
            </w:pPr>
            <w:r w:rsidRPr="00C26C40">
              <w:rPr>
                <w:lang w:val="en-GB"/>
              </w:rPr>
              <w:t>0.000</w:t>
            </w:r>
          </w:p>
        </w:tc>
      </w:tr>
      <w:tr w:rsidR="00312BC3" w:rsidRPr="00C26C40" w14:paraId="1D1F44A0" w14:textId="77777777" w:rsidTr="00936023">
        <w:trPr>
          <w:jc w:val="center"/>
        </w:trPr>
        <w:tc>
          <w:tcPr>
            <w:tcW w:w="890" w:type="dxa"/>
          </w:tcPr>
          <w:p w14:paraId="6BBC263B" w14:textId="77777777" w:rsidR="00312BC3" w:rsidRPr="00C26C40" w:rsidRDefault="00312BC3" w:rsidP="00870DFD">
            <w:pPr>
              <w:rPr>
                <w:lang w:val="en-GB"/>
              </w:rPr>
            </w:pPr>
            <w:r w:rsidRPr="00C26C40">
              <w:rPr>
                <w:lang w:val="en-GB"/>
              </w:rPr>
              <w:t>FeOH²⁺ — Mass Flow (kg/hr)</w:t>
            </w:r>
          </w:p>
        </w:tc>
        <w:tc>
          <w:tcPr>
            <w:tcW w:w="1106" w:type="dxa"/>
          </w:tcPr>
          <w:p w14:paraId="2C139E25" w14:textId="77777777" w:rsidR="00312BC3" w:rsidRPr="00C26C40" w:rsidRDefault="00312BC3" w:rsidP="00870DFD">
            <w:pPr>
              <w:rPr>
                <w:lang w:val="en-GB"/>
              </w:rPr>
            </w:pPr>
            <w:r w:rsidRPr="00C26C40">
              <w:rPr>
                <w:lang w:val="en-GB"/>
              </w:rPr>
              <w:t>0.000</w:t>
            </w:r>
          </w:p>
        </w:tc>
        <w:tc>
          <w:tcPr>
            <w:tcW w:w="1039" w:type="dxa"/>
          </w:tcPr>
          <w:p w14:paraId="07A6BCE6" w14:textId="77777777" w:rsidR="00312BC3" w:rsidRPr="00C26C40" w:rsidRDefault="00312BC3" w:rsidP="00870DFD">
            <w:pPr>
              <w:rPr>
                <w:lang w:val="en-GB"/>
              </w:rPr>
            </w:pPr>
            <w:r w:rsidRPr="00C26C40">
              <w:rPr>
                <w:lang w:val="en-GB"/>
              </w:rPr>
              <w:t>0.000</w:t>
            </w:r>
          </w:p>
        </w:tc>
        <w:tc>
          <w:tcPr>
            <w:tcW w:w="1105" w:type="dxa"/>
          </w:tcPr>
          <w:p w14:paraId="22A973A9" w14:textId="77777777" w:rsidR="00312BC3" w:rsidRPr="00C26C40" w:rsidRDefault="00312BC3" w:rsidP="00870DFD">
            <w:pPr>
              <w:rPr>
                <w:lang w:val="en-GB"/>
              </w:rPr>
            </w:pPr>
            <w:r w:rsidRPr="00C26C40">
              <w:rPr>
                <w:lang w:val="en-GB"/>
              </w:rPr>
              <w:t>0.000</w:t>
            </w:r>
          </w:p>
        </w:tc>
        <w:tc>
          <w:tcPr>
            <w:tcW w:w="1105" w:type="dxa"/>
          </w:tcPr>
          <w:p w14:paraId="59C6E566" w14:textId="77777777" w:rsidR="00312BC3" w:rsidRPr="00C26C40" w:rsidRDefault="00312BC3" w:rsidP="00870DFD">
            <w:pPr>
              <w:rPr>
                <w:lang w:val="en-GB"/>
              </w:rPr>
            </w:pPr>
            <w:r w:rsidRPr="00C26C40">
              <w:rPr>
                <w:lang w:val="en-GB"/>
              </w:rPr>
              <w:t>0.000</w:t>
            </w:r>
          </w:p>
        </w:tc>
        <w:tc>
          <w:tcPr>
            <w:tcW w:w="1105" w:type="dxa"/>
          </w:tcPr>
          <w:p w14:paraId="3E5B4D13" w14:textId="77777777" w:rsidR="00312BC3" w:rsidRPr="00C26C40" w:rsidRDefault="00312BC3" w:rsidP="00870DFD">
            <w:pPr>
              <w:rPr>
                <w:lang w:val="en-GB"/>
              </w:rPr>
            </w:pPr>
            <w:r w:rsidRPr="00C26C40">
              <w:rPr>
                <w:lang w:val="en-GB"/>
              </w:rPr>
              <w:t>0.000</w:t>
            </w:r>
          </w:p>
        </w:tc>
        <w:tc>
          <w:tcPr>
            <w:tcW w:w="1039" w:type="dxa"/>
          </w:tcPr>
          <w:p w14:paraId="4FA8B5A2" w14:textId="77777777" w:rsidR="00312BC3" w:rsidRPr="00C26C40" w:rsidRDefault="00312BC3" w:rsidP="00870DFD">
            <w:pPr>
              <w:rPr>
                <w:lang w:val="en-GB"/>
              </w:rPr>
            </w:pPr>
            <w:r w:rsidRPr="00C26C40">
              <w:rPr>
                <w:lang w:val="en-GB"/>
              </w:rPr>
              <w:t>0.000</w:t>
            </w:r>
          </w:p>
        </w:tc>
        <w:tc>
          <w:tcPr>
            <w:tcW w:w="1678" w:type="dxa"/>
          </w:tcPr>
          <w:p w14:paraId="164CD8A1" w14:textId="77777777" w:rsidR="00312BC3" w:rsidRPr="00C26C40" w:rsidRDefault="00312BC3" w:rsidP="00870DFD">
            <w:pPr>
              <w:rPr>
                <w:lang w:val="en-GB"/>
              </w:rPr>
            </w:pPr>
            <w:r w:rsidRPr="00C26C40">
              <w:rPr>
                <w:lang w:val="en-GB"/>
              </w:rPr>
              <w:t>0.000</w:t>
            </w:r>
          </w:p>
        </w:tc>
      </w:tr>
      <w:tr w:rsidR="00312BC3" w:rsidRPr="00C26C40" w14:paraId="6B803794" w14:textId="77777777" w:rsidTr="00936023">
        <w:trPr>
          <w:jc w:val="center"/>
        </w:trPr>
        <w:tc>
          <w:tcPr>
            <w:tcW w:w="890" w:type="dxa"/>
          </w:tcPr>
          <w:p w14:paraId="53986113" w14:textId="77777777" w:rsidR="00312BC3" w:rsidRPr="00C26C40" w:rsidRDefault="00312BC3" w:rsidP="00870DFD">
            <w:pPr>
              <w:rPr>
                <w:lang w:val="en-GB"/>
              </w:rPr>
            </w:pPr>
            <w:r w:rsidRPr="00C26C40">
              <w:rPr>
                <w:lang w:val="en-GB"/>
              </w:rPr>
              <w:t>Fe(OH)₂⁺ — Mass Flow (kg/hr)</w:t>
            </w:r>
          </w:p>
        </w:tc>
        <w:tc>
          <w:tcPr>
            <w:tcW w:w="1106" w:type="dxa"/>
          </w:tcPr>
          <w:p w14:paraId="17D10386" w14:textId="77777777" w:rsidR="00312BC3" w:rsidRPr="00C26C40" w:rsidRDefault="00312BC3" w:rsidP="00870DFD">
            <w:pPr>
              <w:rPr>
                <w:lang w:val="en-GB"/>
              </w:rPr>
            </w:pPr>
            <w:r w:rsidRPr="00C26C40">
              <w:rPr>
                <w:lang w:val="en-GB"/>
              </w:rPr>
              <w:t>0.000</w:t>
            </w:r>
          </w:p>
        </w:tc>
        <w:tc>
          <w:tcPr>
            <w:tcW w:w="1039" w:type="dxa"/>
          </w:tcPr>
          <w:p w14:paraId="4880FB8E" w14:textId="77777777" w:rsidR="00312BC3" w:rsidRPr="00C26C40" w:rsidRDefault="00312BC3" w:rsidP="00870DFD">
            <w:pPr>
              <w:rPr>
                <w:lang w:val="en-GB"/>
              </w:rPr>
            </w:pPr>
            <w:r w:rsidRPr="00C26C40">
              <w:rPr>
                <w:lang w:val="en-GB"/>
              </w:rPr>
              <w:t>0.000</w:t>
            </w:r>
          </w:p>
        </w:tc>
        <w:tc>
          <w:tcPr>
            <w:tcW w:w="1105" w:type="dxa"/>
          </w:tcPr>
          <w:p w14:paraId="173F4231" w14:textId="77777777" w:rsidR="00312BC3" w:rsidRPr="00C26C40" w:rsidRDefault="00312BC3" w:rsidP="00870DFD">
            <w:pPr>
              <w:rPr>
                <w:lang w:val="en-GB"/>
              </w:rPr>
            </w:pPr>
            <w:r w:rsidRPr="00C26C40">
              <w:rPr>
                <w:lang w:val="en-GB"/>
              </w:rPr>
              <w:t>0.000</w:t>
            </w:r>
          </w:p>
        </w:tc>
        <w:tc>
          <w:tcPr>
            <w:tcW w:w="1105" w:type="dxa"/>
          </w:tcPr>
          <w:p w14:paraId="70DB0FD7" w14:textId="77777777" w:rsidR="00312BC3" w:rsidRPr="00C26C40" w:rsidRDefault="00312BC3" w:rsidP="00870DFD">
            <w:pPr>
              <w:rPr>
                <w:lang w:val="en-GB"/>
              </w:rPr>
            </w:pPr>
            <w:r w:rsidRPr="00C26C40">
              <w:rPr>
                <w:lang w:val="en-GB"/>
              </w:rPr>
              <w:t>0.000</w:t>
            </w:r>
          </w:p>
        </w:tc>
        <w:tc>
          <w:tcPr>
            <w:tcW w:w="1105" w:type="dxa"/>
          </w:tcPr>
          <w:p w14:paraId="1EFB943B" w14:textId="77777777" w:rsidR="00312BC3" w:rsidRPr="00C26C40" w:rsidRDefault="00312BC3" w:rsidP="00870DFD">
            <w:pPr>
              <w:rPr>
                <w:lang w:val="en-GB"/>
              </w:rPr>
            </w:pPr>
            <w:r w:rsidRPr="00C26C40">
              <w:rPr>
                <w:lang w:val="en-GB"/>
              </w:rPr>
              <w:t>0.000</w:t>
            </w:r>
          </w:p>
        </w:tc>
        <w:tc>
          <w:tcPr>
            <w:tcW w:w="1039" w:type="dxa"/>
          </w:tcPr>
          <w:p w14:paraId="34726F48" w14:textId="77777777" w:rsidR="00312BC3" w:rsidRPr="00C26C40" w:rsidRDefault="00312BC3" w:rsidP="00870DFD">
            <w:pPr>
              <w:rPr>
                <w:lang w:val="en-GB"/>
              </w:rPr>
            </w:pPr>
            <w:r w:rsidRPr="00C26C40">
              <w:rPr>
                <w:lang w:val="en-GB"/>
              </w:rPr>
              <w:t>0.000</w:t>
            </w:r>
          </w:p>
        </w:tc>
        <w:tc>
          <w:tcPr>
            <w:tcW w:w="1678" w:type="dxa"/>
          </w:tcPr>
          <w:p w14:paraId="2523DA73" w14:textId="77777777" w:rsidR="00312BC3" w:rsidRPr="00C26C40" w:rsidRDefault="00312BC3" w:rsidP="00870DFD">
            <w:pPr>
              <w:rPr>
                <w:lang w:val="en-GB"/>
              </w:rPr>
            </w:pPr>
            <w:r w:rsidRPr="00C26C40">
              <w:rPr>
                <w:lang w:val="en-GB"/>
              </w:rPr>
              <w:t>0.000</w:t>
            </w:r>
          </w:p>
        </w:tc>
      </w:tr>
      <w:tr w:rsidR="00312BC3" w:rsidRPr="00C26C40" w14:paraId="54D42F16" w14:textId="77777777" w:rsidTr="00936023">
        <w:trPr>
          <w:jc w:val="center"/>
        </w:trPr>
        <w:tc>
          <w:tcPr>
            <w:tcW w:w="890" w:type="dxa"/>
          </w:tcPr>
          <w:p w14:paraId="30E125BF" w14:textId="77777777" w:rsidR="00312BC3" w:rsidRPr="00C26C40" w:rsidRDefault="00312BC3" w:rsidP="00870DFD">
            <w:pPr>
              <w:rPr>
                <w:lang w:val="en-GB"/>
              </w:rPr>
            </w:pPr>
            <w:r w:rsidRPr="00C26C40">
              <w:rPr>
                <w:lang w:val="en-GB"/>
              </w:rPr>
              <w:t>Ca²⁺ — Mass Flow (kg/hr)</w:t>
            </w:r>
          </w:p>
        </w:tc>
        <w:tc>
          <w:tcPr>
            <w:tcW w:w="1106" w:type="dxa"/>
          </w:tcPr>
          <w:p w14:paraId="4871E954" w14:textId="77777777" w:rsidR="00312BC3" w:rsidRPr="00C26C40" w:rsidRDefault="00312BC3" w:rsidP="00870DFD">
            <w:pPr>
              <w:rPr>
                <w:lang w:val="en-GB"/>
              </w:rPr>
            </w:pPr>
            <w:r w:rsidRPr="00C26C40">
              <w:rPr>
                <w:lang w:val="en-GB"/>
              </w:rPr>
              <w:t>0.000</w:t>
            </w:r>
          </w:p>
        </w:tc>
        <w:tc>
          <w:tcPr>
            <w:tcW w:w="1039" w:type="dxa"/>
          </w:tcPr>
          <w:p w14:paraId="5511064B" w14:textId="77777777" w:rsidR="00312BC3" w:rsidRPr="00C26C40" w:rsidRDefault="00312BC3" w:rsidP="00870DFD">
            <w:pPr>
              <w:rPr>
                <w:lang w:val="en-GB"/>
              </w:rPr>
            </w:pPr>
            <w:r w:rsidRPr="00C26C40">
              <w:rPr>
                <w:lang w:val="en-GB"/>
              </w:rPr>
              <w:t>0.000</w:t>
            </w:r>
          </w:p>
        </w:tc>
        <w:tc>
          <w:tcPr>
            <w:tcW w:w="1105" w:type="dxa"/>
          </w:tcPr>
          <w:p w14:paraId="092B4FBB" w14:textId="77777777" w:rsidR="00312BC3" w:rsidRPr="00C26C40" w:rsidRDefault="00312BC3" w:rsidP="00870DFD">
            <w:pPr>
              <w:rPr>
                <w:lang w:val="en-GB"/>
              </w:rPr>
            </w:pPr>
            <w:r w:rsidRPr="00C26C40">
              <w:rPr>
                <w:lang w:val="en-GB"/>
              </w:rPr>
              <w:t>0.000</w:t>
            </w:r>
          </w:p>
        </w:tc>
        <w:tc>
          <w:tcPr>
            <w:tcW w:w="1105" w:type="dxa"/>
          </w:tcPr>
          <w:p w14:paraId="5D9E5C4C" w14:textId="77777777" w:rsidR="00312BC3" w:rsidRPr="00C26C40" w:rsidRDefault="00312BC3" w:rsidP="00870DFD">
            <w:pPr>
              <w:rPr>
                <w:lang w:val="en-GB"/>
              </w:rPr>
            </w:pPr>
            <w:r w:rsidRPr="00C26C40">
              <w:rPr>
                <w:lang w:val="en-GB"/>
              </w:rPr>
              <w:t>0.000</w:t>
            </w:r>
          </w:p>
        </w:tc>
        <w:tc>
          <w:tcPr>
            <w:tcW w:w="1105" w:type="dxa"/>
          </w:tcPr>
          <w:p w14:paraId="1F47C5A0" w14:textId="77777777" w:rsidR="00312BC3" w:rsidRPr="00C26C40" w:rsidRDefault="00312BC3" w:rsidP="00870DFD">
            <w:pPr>
              <w:rPr>
                <w:lang w:val="en-GB"/>
              </w:rPr>
            </w:pPr>
            <w:r w:rsidRPr="00C26C40">
              <w:rPr>
                <w:lang w:val="en-GB"/>
              </w:rPr>
              <w:t>0.000</w:t>
            </w:r>
          </w:p>
        </w:tc>
        <w:tc>
          <w:tcPr>
            <w:tcW w:w="1039" w:type="dxa"/>
          </w:tcPr>
          <w:p w14:paraId="1F7541D3" w14:textId="77777777" w:rsidR="00312BC3" w:rsidRPr="00C26C40" w:rsidRDefault="00312BC3" w:rsidP="00870DFD">
            <w:pPr>
              <w:rPr>
                <w:lang w:val="en-GB"/>
              </w:rPr>
            </w:pPr>
            <w:r w:rsidRPr="00C26C40">
              <w:rPr>
                <w:lang w:val="en-GB"/>
              </w:rPr>
              <w:t>155.839</w:t>
            </w:r>
          </w:p>
        </w:tc>
        <w:tc>
          <w:tcPr>
            <w:tcW w:w="1678" w:type="dxa"/>
          </w:tcPr>
          <w:p w14:paraId="706B060E" w14:textId="77777777" w:rsidR="00312BC3" w:rsidRPr="00C26C40" w:rsidRDefault="00312BC3" w:rsidP="00870DFD">
            <w:pPr>
              <w:rPr>
                <w:lang w:val="en-GB"/>
              </w:rPr>
            </w:pPr>
            <w:r w:rsidRPr="00C26C40">
              <w:rPr>
                <w:lang w:val="en-GB"/>
              </w:rPr>
              <w:t>0.000</w:t>
            </w:r>
          </w:p>
        </w:tc>
      </w:tr>
      <w:tr w:rsidR="00312BC3" w:rsidRPr="00C26C40" w14:paraId="60E9E6C3" w14:textId="77777777" w:rsidTr="00936023">
        <w:trPr>
          <w:jc w:val="center"/>
        </w:trPr>
        <w:tc>
          <w:tcPr>
            <w:tcW w:w="890" w:type="dxa"/>
          </w:tcPr>
          <w:p w14:paraId="6B1F3D53" w14:textId="77777777" w:rsidR="00312BC3" w:rsidRPr="00C26C40" w:rsidRDefault="00312BC3" w:rsidP="00870DFD">
            <w:pPr>
              <w:rPr>
                <w:lang w:val="en-GB"/>
              </w:rPr>
            </w:pPr>
            <w:r w:rsidRPr="00C26C40">
              <w:rPr>
                <w:lang w:val="en-GB"/>
              </w:rPr>
              <w:t>CO — Mass Flow (kg/hr)</w:t>
            </w:r>
          </w:p>
        </w:tc>
        <w:tc>
          <w:tcPr>
            <w:tcW w:w="1106" w:type="dxa"/>
          </w:tcPr>
          <w:p w14:paraId="28808D4B" w14:textId="77777777" w:rsidR="00312BC3" w:rsidRPr="00C26C40" w:rsidRDefault="00312BC3" w:rsidP="00870DFD">
            <w:pPr>
              <w:rPr>
                <w:lang w:val="en-GB"/>
              </w:rPr>
            </w:pPr>
            <w:r w:rsidRPr="00C26C40">
              <w:rPr>
                <w:lang w:val="en-GB"/>
              </w:rPr>
              <w:t>0.000</w:t>
            </w:r>
          </w:p>
        </w:tc>
        <w:tc>
          <w:tcPr>
            <w:tcW w:w="1039" w:type="dxa"/>
          </w:tcPr>
          <w:p w14:paraId="66B93EB3" w14:textId="77777777" w:rsidR="00312BC3" w:rsidRPr="00C26C40" w:rsidRDefault="00312BC3" w:rsidP="00870DFD">
            <w:pPr>
              <w:rPr>
                <w:lang w:val="en-GB"/>
              </w:rPr>
            </w:pPr>
            <w:r w:rsidRPr="00C26C40">
              <w:rPr>
                <w:lang w:val="en-GB"/>
              </w:rPr>
              <w:t>62.551</w:t>
            </w:r>
          </w:p>
        </w:tc>
        <w:tc>
          <w:tcPr>
            <w:tcW w:w="1105" w:type="dxa"/>
          </w:tcPr>
          <w:p w14:paraId="6BA74BAA" w14:textId="77777777" w:rsidR="00312BC3" w:rsidRPr="00C26C40" w:rsidRDefault="00312BC3" w:rsidP="00870DFD">
            <w:pPr>
              <w:rPr>
                <w:lang w:val="en-GB"/>
              </w:rPr>
            </w:pPr>
            <w:r w:rsidRPr="00C26C40">
              <w:rPr>
                <w:lang w:val="en-GB"/>
              </w:rPr>
              <w:t>0.000</w:t>
            </w:r>
          </w:p>
        </w:tc>
        <w:tc>
          <w:tcPr>
            <w:tcW w:w="1105" w:type="dxa"/>
          </w:tcPr>
          <w:p w14:paraId="0C0EB584" w14:textId="77777777" w:rsidR="00312BC3" w:rsidRPr="00C26C40" w:rsidRDefault="00312BC3" w:rsidP="00870DFD">
            <w:pPr>
              <w:rPr>
                <w:lang w:val="en-GB"/>
              </w:rPr>
            </w:pPr>
            <w:r w:rsidRPr="00C26C40">
              <w:rPr>
                <w:lang w:val="en-GB"/>
              </w:rPr>
              <w:t>0.000</w:t>
            </w:r>
          </w:p>
        </w:tc>
        <w:tc>
          <w:tcPr>
            <w:tcW w:w="1105" w:type="dxa"/>
          </w:tcPr>
          <w:p w14:paraId="2B564D11" w14:textId="77777777" w:rsidR="00312BC3" w:rsidRPr="00C26C40" w:rsidRDefault="00312BC3" w:rsidP="00870DFD">
            <w:pPr>
              <w:rPr>
                <w:lang w:val="en-GB"/>
              </w:rPr>
            </w:pPr>
            <w:r w:rsidRPr="00C26C40">
              <w:rPr>
                <w:lang w:val="en-GB"/>
              </w:rPr>
              <w:t>0.000</w:t>
            </w:r>
          </w:p>
        </w:tc>
        <w:tc>
          <w:tcPr>
            <w:tcW w:w="1039" w:type="dxa"/>
          </w:tcPr>
          <w:p w14:paraId="28D73CED" w14:textId="77777777" w:rsidR="00312BC3" w:rsidRPr="00C26C40" w:rsidRDefault="00312BC3" w:rsidP="00870DFD">
            <w:pPr>
              <w:rPr>
                <w:lang w:val="en-GB"/>
              </w:rPr>
            </w:pPr>
            <w:r w:rsidRPr="00C26C40">
              <w:rPr>
                <w:lang w:val="en-GB"/>
              </w:rPr>
              <w:t>0.000</w:t>
            </w:r>
          </w:p>
        </w:tc>
        <w:tc>
          <w:tcPr>
            <w:tcW w:w="1678" w:type="dxa"/>
          </w:tcPr>
          <w:p w14:paraId="644908F7" w14:textId="77777777" w:rsidR="00312BC3" w:rsidRPr="00C26C40" w:rsidRDefault="00312BC3" w:rsidP="00870DFD">
            <w:pPr>
              <w:rPr>
                <w:lang w:val="en-GB"/>
              </w:rPr>
            </w:pPr>
            <w:r w:rsidRPr="00C26C40">
              <w:rPr>
                <w:lang w:val="en-GB"/>
              </w:rPr>
              <w:t>0.000</w:t>
            </w:r>
          </w:p>
        </w:tc>
      </w:tr>
      <w:tr w:rsidR="00312BC3" w:rsidRPr="00C26C40" w14:paraId="0AFFA3C8" w14:textId="77777777" w:rsidTr="00936023">
        <w:trPr>
          <w:jc w:val="center"/>
        </w:trPr>
        <w:tc>
          <w:tcPr>
            <w:tcW w:w="890" w:type="dxa"/>
          </w:tcPr>
          <w:p w14:paraId="0846AA6C" w14:textId="77777777" w:rsidR="00312BC3" w:rsidRPr="00C26C40" w:rsidRDefault="00312BC3" w:rsidP="00870DFD">
            <w:pPr>
              <w:rPr>
                <w:lang w:val="en-GB"/>
              </w:rPr>
            </w:pPr>
            <w:r w:rsidRPr="00C26C40">
              <w:rPr>
                <w:lang w:val="en-GB"/>
              </w:rPr>
              <w:lastRenderedPageBreak/>
              <w:t>Fe₃O₄ — Mass Flow (kg/hr)</w:t>
            </w:r>
          </w:p>
        </w:tc>
        <w:tc>
          <w:tcPr>
            <w:tcW w:w="1106" w:type="dxa"/>
          </w:tcPr>
          <w:p w14:paraId="1A04B413" w14:textId="77777777" w:rsidR="00312BC3" w:rsidRPr="00C26C40" w:rsidRDefault="00312BC3" w:rsidP="00870DFD">
            <w:pPr>
              <w:rPr>
                <w:lang w:val="en-GB"/>
              </w:rPr>
            </w:pPr>
            <w:r w:rsidRPr="00C26C40">
              <w:rPr>
                <w:lang w:val="en-GB"/>
              </w:rPr>
              <w:t>0.000</w:t>
            </w:r>
          </w:p>
        </w:tc>
        <w:tc>
          <w:tcPr>
            <w:tcW w:w="1039" w:type="dxa"/>
          </w:tcPr>
          <w:p w14:paraId="417CF147" w14:textId="77777777" w:rsidR="00312BC3" w:rsidRPr="00C26C40" w:rsidRDefault="00312BC3" w:rsidP="00870DFD">
            <w:pPr>
              <w:rPr>
                <w:lang w:val="en-GB"/>
              </w:rPr>
            </w:pPr>
            <w:r w:rsidRPr="00C26C40">
              <w:rPr>
                <w:lang w:val="en-GB"/>
              </w:rPr>
              <w:t>0.763</w:t>
            </w:r>
          </w:p>
        </w:tc>
        <w:tc>
          <w:tcPr>
            <w:tcW w:w="1105" w:type="dxa"/>
          </w:tcPr>
          <w:p w14:paraId="7141095B" w14:textId="77777777" w:rsidR="00312BC3" w:rsidRPr="00C26C40" w:rsidRDefault="00312BC3" w:rsidP="00870DFD">
            <w:pPr>
              <w:rPr>
                <w:lang w:val="en-GB"/>
              </w:rPr>
            </w:pPr>
            <w:r w:rsidRPr="00C26C40">
              <w:rPr>
                <w:lang w:val="en-GB"/>
              </w:rPr>
              <w:t>9.660</w:t>
            </w:r>
          </w:p>
        </w:tc>
        <w:tc>
          <w:tcPr>
            <w:tcW w:w="1105" w:type="dxa"/>
          </w:tcPr>
          <w:p w14:paraId="6710DCB8" w14:textId="77777777" w:rsidR="00312BC3" w:rsidRPr="00C26C40" w:rsidRDefault="00312BC3" w:rsidP="00870DFD">
            <w:pPr>
              <w:rPr>
                <w:lang w:val="en-GB"/>
              </w:rPr>
            </w:pPr>
            <w:r w:rsidRPr="00C26C40">
              <w:rPr>
                <w:lang w:val="en-GB"/>
              </w:rPr>
              <w:t>0.000</w:t>
            </w:r>
          </w:p>
        </w:tc>
        <w:tc>
          <w:tcPr>
            <w:tcW w:w="1105" w:type="dxa"/>
          </w:tcPr>
          <w:p w14:paraId="0CF07802" w14:textId="77777777" w:rsidR="00312BC3" w:rsidRPr="00C26C40" w:rsidRDefault="00312BC3" w:rsidP="00870DFD">
            <w:pPr>
              <w:rPr>
                <w:lang w:val="en-GB"/>
              </w:rPr>
            </w:pPr>
            <w:r w:rsidRPr="00C26C40">
              <w:rPr>
                <w:lang w:val="en-GB"/>
              </w:rPr>
              <w:t>0.000</w:t>
            </w:r>
          </w:p>
        </w:tc>
        <w:tc>
          <w:tcPr>
            <w:tcW w:w="1039" w:type="dxa"/>
          </w:tcPr>
          <w:p w14:paraId="00388D31" w14:textId="77777777" w:rsidR="00312BC3" w:rsidRPr="00C26C40" w:rsidRDefault="00312BC3" w:rsidP="00870DFD">
            <w:pPr>
              <w:rPr>
                <w:lang w:val="en-GB"/>
              </w:rPr>
            </w:pPr>
            <w:r w:rsidRPr="00C26C40">
              <w:rPr>
                <w:lang w:val="en-GB"/>
              </w:rPr>
              <w:t>0.000</w:t>
            </w:r>
          </w:p>
        </w:tc>
        <w:tc>
          <w:tcPr>
            <w:tcW w:w="1678" w:type="dxa"/>
          </w:tcPr>
          <w:p w14:paraId="148D4794" w14:textId="77777777" w:rsidR="00312BC3" w:rsidRPr="00C26C40" w:rsidRDefault="00312BC3" w:rsidP="00870DFD">
            <w:pPr>
              <w:rPr>
                <w:lang w:val="en-GB"/>
              </w:rPr>
            </w:pPr>
            <w:r w:rsidRPr="00C26C40">
              <w:rPr>
                <w:lang w:val="en-GB"/>
              </w:rPr>
              <w:t>0.000</w:t>
            </w:r>
          </w:p>
        </w:tc>
      </w:tr>
      <w:tr w:rsidR="00312BC3" w:rsidRPr="00C26C40" w14:paraId="3C0DADB0" w14:textId="77777777" w:rsidTr="00936023">
        <w:trPr>
          <w:jc w:val="center"/>
        </w:trPr>
        <w:tc>
          <w:tcPr>
            <w:tcW w:w="890" w:type="dxa"/>
          </w:tcPr>
          <w:p w14:paraId="0C3AD52E" w14:textId="77777777" w:rsidR="00312BC3" w:rsidRPr="00C26C40" w:rsidRDefault="00312BC3" w:rsidP="00870DFD">
            <w:pPr>
              <w:rPr>
                <w:lang w:val="en-GB"/>
              </w:rPr>
            </w:pPr>
            <w:r w:rsidRPr="00C26C40">
              <w:rPr>
                <w:lang w:val="en-GB"/>
              </w:rPr>
              <w:t>Al₂O₃ — Mass Flow (kg/hr)</w:t>
            </w:r>
          </w:p>
        </w:tc>
        <w:tc>
          <w:tcPr>
            <w:tcW w:w="1106" w:type="dxa"/>
          </w:tcPr>
          <w:p w14:paraId="4811011C" w14:textId="77777777" w:rsidR="00312BC3" w:rsidRPr="00C26C40" w:rsidRDefault="00312BC3" w:rsidP="00870DFD">
            <w:pPr>
              <w:rPr>
                <w:lang w:val="en-GB"/>
              </w:rPr>
            </w:pPr>
            <w:r w:rsidRPr="00C26C40">
              <w:rPr>
                <w:lang w:val="en-GB"/>
              </w:rPr>
              <w:t>0.000</w:t>
            </w:r>
          </w:p>
        </w:tc>
        <w:tc>
          <w:tcPr>
            <w:tcW w:w="1039" w:type="dxa"/>
          </w:tcPr>
          <w:p w14:paraId="4F64726F" w14:textId="77777777" w:rsidR="00312BC3" w:rsidRPr="00C26C40" w:rsidRDefault="00312BC3" w:rsidP="00870DFD">
            <w:pPr>
              <w:rPr>
                <w:lang w:val="en-GB"/>
              </w:rPr>
            </w:pPr>
            <w:r w:rsidRPr="00C26C40">
              <w:rPr>
                <w:lang w:val="en-GB"/>
              </w:rPr>
              <w:t>20.025</w:t>
            </w:r>
          </w:p>
        </w:tc>
        <w:tc>
          <w:tcPr>
            <w:tcW w:w="1105" w:type="dxa"/>
          </w:tcPr>
          <w:p w14:paraId="5B86E184" w14:textId="77777777" w:rsidR="00312BC3" w:rsidRPr="00C26C40" w:rsidRDefault="00312BC3" w:rsidP="00870DFD">
            <w:pPr>
              <w:rPr>
                <w:lang w:val="en-GB"/>
              </w:rPr>
            </w:pPr>
            <w:r w:rsidRPr="00C26C40">
              <w:rPr>
                <w:lang w:val="en-GB"/>
              </w:rPr>
              <w:t>5.337</w:t>
            </w:r>
          </w:p>
        </w:tc>
        <w:tc>
          <w:tcPr>
            <w:tcW w:w="1105" w:type="dxa"/>
          </w:tcPr>
          <w:p w14:paraId="608672F2" w14:textId="77777777" w:rsidR="00312BC3" w:rsidRPr="00C26C40" w:rsidRDefault="00312BC3" w:rsidP="00870DFD">
            <w:pPr>
              <w:rPr>
                <w:lang w:val="en-GB"/>
              </w:rPr>
            </w:pPr>
            <w:r w:rsidRPr="00C26C40">
              <w:rPr>
                <w:lang w:val="en-GB"/>
              </w:rPr>
              <w:t>0.000</w:t>
            </w:r>
          </w:p>
        </w:tc>
        <w:tc>
          <w:tcPr>
            <w:tcW w:w="1105" w:type="dxa"/>
          </w:tcPr>
          <w:p w14:paraId="20F4A0A2" w14:textId="77777777" w:rsidR="00312BC3" w:rsidRPr="00C26C40" w:rsidRDefault="00312BC3" w:rsidP="00870DFD">
            <w:pPr>
              <w:rPr>
                <w:lang w:val="en-GB"/>
              </w:rPr>
            </w:pPr>
            <w:r w:rsidRPr="00C26C40">
              <w:rPr>
                <w:lang w:val="en-GB"/>
              </w:rPr>
              <w:t>0.000</w:t>
            </w:r>
          </w:p>
        </w:tc>
        <w:tc>
          <w:tcPr>
            <w:tcW w:w="1039" w:type="dxa"/>
          </w:tcPr>
          <w:p w14:paraId="63C31DD9" w14:textId="77777777" w:rsidR="00312BC3" w:rsidRPr="00C26C40" w:rsidRDefault="00312BC3" w:rsidP="00870DFD">
            <w:pPr>
              <w:rPr>
                <w:lang w:val="en-GB"/>
              </w:rPr>
            </w:pPr>
            <w:r w:rsidRPr="00C26C40">
              <w:rPr>
                <w:lang w:val="en-GB"/>
              </w:rPr>
              <w:t>0.000</w:t>
            </w:r>
          </w:p>
        </w:tc>
        <w:tc>
          <w:tcPr>
            <w:tcW w:w="1678" w:type="dxa"/>
          </w:tcPr>
          <w:p w14:paraId="4F5CF41C" w14:textId="77777777" w:rsidR="00312BC3" w:rsidRPr="00C26C40" w:rsidRDefault="00312BC3" w:rsidP="00870DFD">
            <w:pPr>
              <w:rPr>
                <w:lang w:val="en-GB"/>
              </w:rPr>
            </w:pPr>
            <w:r w:rsidRPr="00C26C40">
              <w:rPr>
                <w:lang w:val="en-GB"/>
              </w:rPr>
              <w:t>0.000</w:t>
            </w:r>
          </w:p>
        </w:tc>
      </w:tr>
      <w:tr w:rsidR="00312BC3" w:rsidRPr="00C26C40" w14:paraId="7EF507E5" w14:textId="77777777" w:rsidTr="00936023">
        <w:trPr>
          <w:jc w:val="center"/>
        </w:trPr>
        <w:tc>
          <w:tcPr>
            <w:tcW w:w="890" w:type="dxa"/>
          </w:tcPr>
          <w:p w14:paraId="73CD18C5" w14:textId="77777777" w:rsidR="00312BC3" w:rsidRPr="00C26C40" w:rsidRDefault="00312BC3" w:rsidP="00870DFD">
            <w:pPr>
              <w:rPr>
                <w:lang w:val="en-GB"/>
              </w:rPr>
            </w:pPr>
            <w:r w:rsidRPr="00C26C40">
              <w:rPr>
                <w:lang w:val="en-GB"/>
              </w:rPr>
              <w:t>O₂ — Mass Flow (kg/hr)</w:t>
            </w:r>
          </w:p>
        </w:tc>
        <w:tc>
          <w:tcPr>
            <w:tcW w:w="1106" w:type="dxa"/>
          </w:tcPr>
          <w:p w14:paraId="1E3C239F" w14:textId="77777777" w:rsidR="00312BC3" w:rsidRPr="00C26C40" w:rsidRDefault="00312BC3" w:rsidP="00870DFD">
            <w:pPr>
              <w:rPr>
                <w:lang w:val="en-GB"/>
              </w:rPr>
            </w:pPr>
            <w:r w:rsidRPr="00C26C40">
              <w:rPr>
                <w:lang w:val="en-GB"/>
              </w:rPr>
              <w:t>0.000</w:t>
            </w:r>
          </w:p>
        </w:tc>
        <w:tc>
          <w:tcPr>
            <w:tcW w:w="1039" w:type="dxa"/>
          </w:tcPr>
          <w:p w14:paraId="042F4D87" w14:textId="77777777" w:rsidR="00312BC3" w:rsidRPr="00C26C40" w:rsidRDefault="00312BC3" w:rsidP="00870DFD">
            <w:pPr>
              <w:rPr>
                <w:lang w:val="en-GB"/>
              </w:rPr>
            </w:pPr>
            <w:r w:rsidRPr="00C26C40">
              <w:rPr>
                <w:lang w:val="en-GB"/>
              </w:rPr>
              <w:t>0.000</w:t>
            </w:r>
          </w:p>
        </w:tc>
        <w:tc>
          <w:tcPr>
            <w:tcW w:w="1105" w:type="dxa"/>
          </w:tcPr>
          <w:p w14:paraId="25BDE174" w14:textId="77777777" w:rsidR="00312BC3" w:rsidRPr="00C26C40" w:rsidRDefault="00312BC3" w:rsidP="00870DFD">
            <w:pPr>
              <w:rPr>
                <w:lang w:val="en-GB"/>
              </w:rPr>
            </w:pPr>
            <w:r w:rsidRPr="00C26C40">
              <w:rPr>
                <w:lang w:val="en-GB"/>
              </w:rPr>
              <w:t>0.000</w:t>
            </w:r>
          </w:p>
        </w:tc>
        <w:tc>
          <w:tcPr>
            <w:tcW w:w="1105" w:type="dxa"/>
          </w:tcPr>
          <w:p w14:paraId="007ED578" w14:textId="77777777" w:rsidR="00312BC3" w:rsidRPr="00C26C40" w:rsidRDefault="00312BC3" w:rsidP="00870DFD">
            <w:pPr>
              <w:rPr>
                <w:lang w:val="en-GB"/>
              </w:rPr>
            </w:pPr>
            <w:r w:rsidRPr="00C26C40">
              <w:rPr>
                <w:lang w:val="en-GB"/>
              </w:rPr>
              <w:t>0.000</w:t>
            </w:r>
          </w:p>
        </w:tc>
        <w:tc>
          <w:tcPr>
            <w:tcW w:w="1105" w:type="dxa"/>
          </w:tcPr>
          <w:p w14:paraId="1CD00429" w14:textId="77777777" w:rsidR="00312BC3" w:rsidRPr="00C26C40" w:rsidRDefault="00312BC3" w:rsidP="00870DFD">
            <w:pPr>
              <w:rPr>
                <w:lang w:val="en-GB"/>
              </w:rPr>
            </w:pPr>
            <w:r w:rsidRPr="00C26C40">
              <w:rPr>
                <w:lang w:val="en-GB"/>
              </w:rPr>
              <w:t>0.000</w:t>
            </w:r>
          </w:p>
        </w:tc>
        <w:tc>
          <w:tcPr>
            <w:tcW w:w="1039" w:type="dxa"/>
          </w:tcPr>
          <w:p w14:paraId="733C48C6" w14:textId="77777777" w:rsidR="00312BC3" w:rsidRPr="00C26C40" w:rsidRDefault="00312BC3" w:rsidP="00870DFD">
            <w:pPr>
              <w:rPr>
                <w:lang w:val="en-GB"/>
              </w:rPr>
            </w:pPr>
            <w:r w:rsidRPr="00C26C40">
              <w:rPr>
                <w:lang w:val="en-GB"/>
              </w:rPr>
              <w:t>0.000</w:t>
            </w:r>
          </w:p>
        </w:tc>
        <w:tc>
          <w:tcPr>
            <w:tcW w:w="1678" w:type="dxa"/>
          </w:tcPr>
          <w:p w14:paraId="6AC0BBE4" w14:textId="77777777" w:rsidR="00312BC3" w:rsidRPr="00C26C40" w:rsidRDefault="00312BC3" w:rsidP="00870DFD">
            <w:pPr>
              <w:rPr>
                <w:lang w:val="en-GB"/>
              </w:rPr>
            </w:pPr>
            <w:r w:rsidRPr="00C26C40">
              <w:rPr>
                <w:lang w:val="en-GB"/>
              </w:rPr>
              <w:t>0.000</w:t>
            </w:r>
          </w:p>
        </w:tc>
      </w:tr>
      <w:tr w:rsidR="00312BC3" w:rsidRPr="00C26C40" w14:paraId="39D17F89" w14:textId="77777777" w:rsidTr="00936023">
        <w:trPr>
          <w:jc w:val="center"/>
        </w:trPr>
        <w:tc>
          <w:tcPr>
            <w:tcW w:w="890" w:type="dxa"/>
          </w:tcPr>
          <w:p w14:paraId="193CD5E1" w14:textId="77777777" w:rsidR="00312BC3" w:rsidRPr="00C26C40" w:rsidRDefault="00312BC3" w:rsidP="00870DFD">
            <w:pPr>
              <w:rPr>
                <w:lang w:val="en-GB"/>
              </w:rPr>
            </w:pPr>
            <w:r w:rsidRPr="00C26C40">
              <w:rPr>
                <w:lang w:val="en-GB"/>
              </w:rPr>
              <w:t>CaAl₂O₄ — Mass Flow (kg/hr)</w:t>
            </w:r>
          </w:p>
        </w:tc>
        <w:tc>
          <w:tcPr>
            <w:tcW w:w="1106" w:type="dxa"/>
          </w:tcPr>
          <w:p w14:paraId="4DE5CB9D" w14:textId="77777777" w:rsidR="00312BC3" w:rsidRPr="00C26C40" w:rsidRDefault="00312BC3" w:rsidP="00870DFD">
            <w:pPr>
              <w:rPr>
                <w:lang w:val="en-GB"/>
              </w:rPr>
            </w:pPr>
            <w:r w:rsidRPr="00C26C40">
              <w:rPr>
                <w:lang w:val="en-GB"/>
              </w:rPr>
              <w:t>0.000</w:t>
            </w:r>
          </w:p>
        </w:tc>
        <w:tc>
          <w:tcPr>
            <w:tcW w:w="1039" w:type="dxa"/>
          </w:tcPr>
          <w:p w14:paraId="03C12CB1" w14:textId="77777777" w:rsidR="00312BC3" w:rsidRPr="00C26C40" w:rsidRDefault="00312BC3" w:rsidP="00870DFD">
            <w:pPr>
              <w:rPr>
                <w:lang w:val="en-GB"/>
              </w:rPr>
            </w:pPr>
            <w:r w:rsidRPr="00C26C40">
              <w:rPr>
                <w:lang w:val="en-GB"/>
              </w:rPr>
              <w:t>0.000</w:t>
            </w:r>
          </w:p>
        </w:tc>
        <w:tc>
          <w:tcPr>
            <w:tcW w:w="1105" w:type="dxa"/>
          </w:tcPr>
          <w:p w14:paraId="24DC2FEF" w14:textId="77777777" w:rsidR="00312BC3" w:rsidRPr="00C26C40" w:rsidRDefault="00312BC3" w:rsidP="00870DFD">
            <w:pPr>
              <w:rPr>
                <w:lang w:val="en-GB"/>
              </w:rPr>
            </w:pPr>
            <w:r w:rsidRPr="00C26C40">
              <w:rPr>
                <w:lang w:val="en-GB"/>
              </w:rPr>
              <w:t>0.000</w:t>
            </w:r>
          </w:p>
        </w:tc>
        <w:tc>
          <w:tcPr>
            <w:tcW w:w="1105" w:type="dxa"/>
          </w:tcPr>
          <w:p w14:paraId="2E27AF0E" w14:textId="77777777" w:rsidR="00312BC3" w:rsidRPr="00C26C40" w:rsidRDefault="00312BC3" w:rsidP="00870DFD">
            <w:pPr>
              <w:rPr>
                <w:lang w:val="en-GB"/>
              </w:rPr>
            </w:pPr>
            <w:r w:rsidRPr="00C26C40">
              <w:rPr>
                <w:lang w:val="en-GB"/>
              </w:rPr>
              <w:t>0.000</w:t>
            </w:r>
          </w:p>
        </w:tc>
        <w:tc>
          <w:tcPr>
            <w:tcW w:w="1105" w:type="dxa"/>
          </w:tcPr>
          <w:p w14:paraId="43736DA6" w14:textId="77777777" w:rsidR="00312BC3" w:rsidRPr="00C26C40" w:rsidRDefault="00312BC3" w:rsidP="00870DFD">
            <w:pPr>
              <w:rPr>
                <w:lang w:val="en-GB"/>
              </w:rPr>
            </w:pPr>
            <w:r w:rsidRPr="00C26C40">
              <w:rPr>
                <w:lang w:val="en-GB"/>
              </w:rPr>
              <w:t>0.000</w:t>
            </w:r>
          </w:p>
        </w:tc>
        <w:tc>
          <w:tcPr>
            <w:tcW w:w="1039" w:type="dxa"/>
          </w:tcPr>
          <w:p w14:paraId="3E4250AC" w14:textId="77777777" w:rsidR="00312BC3" w:rsidRPr="00C26C40" w:rsidRDefault="00312BC3" w:rsidP="00870DFD">
            <w:pPr>
              <w:rPr>
                <w:lang w:val="en-GB"/>
              </w:rPr>
            </w:pPr>
            <w:r w:rsidRPr="00C26C40">
              <w:rPr>
                <w:lang w:val="en-GB"/>
              </w:rPr>
              <w:t>72.681</w:t>
            </w:r>
          </w:p>
        </w:tc>
        <w:tc>
          <w:tcPr>
            <w:tcW w:w="1678" w:type="dxa"/>
          </w:tcPr>
          <w:p w14:paraId="111DA862" w14:textId="77777777" w:rsidR="00312BC3" w:rsidRPr="00C26C40" w:rsidRDefault="00312BC3" w:rsidP="00870DFD">
            <w:pPr>
              <w:rPr>
                <w:lang w:val="en-GB"/>
              </w:rPr>
            </w:pPr>
            <w:r w:rsidRPr="00C26C40">
              <w:rPr>
                <w:lang w:val="en-GB"/>
              </w:rPr>
              <w:t>0.000</w:t>
            </w:r>
          </w:p>
        </w:tc>
      </w:tr>
      <w:tr w:rsidR="00312BC3" w:rsidRPr="00C26C40" w14:paraId="5E80DB6F" w14:textId="77777777" w:rsidTr="00936023">
        <w:trPr>
          <w:jc w:val="center"/>
        </w:trPr>
        <w:tc>
          <w:tcPr>
            <w:tcW w:w="890" w:type="dxa"/>
          </w:tcPr>
          <w:p w14:paraId="35166CA2" w14:textId="77777777" w:rsidR="00312BC3" w:rsidRPr="00C26C40" w:rsidRDefault="00312BC3" w:rsidP="00870DFD">
            <w:pPr>
              <w:rPr>
                <w:lang w:val="en-GB"/>
              </w:rPr>
            </w:pPr>
            <w:r w:rsidRPr="00C26C40">
              <w:rPr>
                <w:lang w:val="en-GB"/>
              </w:rPr>
              <w:t>CaOH⁺ — Mass Flow (kg/hr)</w:t>
            </w:r>
          </w:p>
        </w:tc>
        <w:tc>
          <w:tcPr>
            <w:tcW w:w="1106" w:type="dxa"/>
          </w:tcPr>
          <w:p w14:paraId="38524FBB" w14:textId="77777777" w:rsidR="00312BC3" w:rsidRPr="00C26C40" w:rsidRDefault="00312BC3" w:rsidP="00870DFD">
            <w:pPr>
              <w:rPr>
                <w:lang w:val="en-GB"/>
              </w:rPr>
            </w:pPr>
            <w:r w:rsidRPr="00C26C40">
              <w:rPr>
                <w:lang w:val="en-GB"/>
              </w:rPr>
              <w:t>0.000</w:t>
            </w:r>
          </w:p>
        </w:tc>
        <w:tc>
          <w:tcPr>
            <w:tcW w:w="1039" w:type="dxa"/>
          </w:tcPr>
          <w:p w14:paraId="48C97A59" w14:textId="77777777" w:rsidR="00312BC3" w:rsidRPr="00C26C40" w:rsidRDefault="00312BC3" w:rsidP="00870DFD">
            <w:pPr>
              <w:rPr>
                <w:lang w:val="en-GB"/>
              </w:rPr>
            </w:pPr>
            <w:r w:rsidRPr="00C26C40">
              <w:rPr>
                <w:lang w:val="en-GB"/>
              </w:rPr>
              <w:t>0.000</w:t>
            </w:r>
          </w:p>
        </w:tc>
        <w:tc>
          <w:tcPr>
            <w:tcW w:w="1105" w:type="dxa"/>
          </w:tcPr>
          <w:p w14:paraId="746771C2" w14:textId="77777777" w:rsidR="00312BC3" w:rsidRPr="00C26C40" w:rsidRDefault="00312BC3" w:rsidP="00870DFD">
            <w:pPr>
              <w:rPr>
                <w:lang w:val="en-GB"/>
              </w:rPr>
            </w:pPr>
            <w:r w:rsidRPr="00C26C40">
              <w:rPr>
                <w:lang w:val="en-GB"/>
              </w:rPr>
              <w:t>0.000</w:t>
            </w:r>
          </w:p>
        </w:tc>
        <w:tc>
          <w:tcPr>
            <w:tcW w:w="1105" w:type="dxa"/>
          </w:tcPr>
          <w:p w14:paraId="3F841FFB" w14:textId="77777777" w:rsidR="00312BC3" w:rsidRPr="00C26C40" w:rsidRDefault="00312BC3" w:rsidP="00870DFD">
            <w:pPr>
              <w:rPr>
                <w:lang w:val="en-GB"/>
              </w:rPr>
            </w:pPr>
            <w:r w:rsidRPr="00C26C40">
              <w:rPr>
                <w:lang w:val="en-GB"/>
              </w:rPr>
              <w:t>0.000</w:t>
            </w:r>
          </w:p>
        </w:tc>
        <w:tc>
          <w:tcPr>
            <w:tcW w:w="1105" w:type="dxa"/>
          </w:tcPr>
          <w:p w14:paraId="4ACBA771" w14:textId="77777777" w:rsidR="00312BC3" w:rsidRPr="00C26C40" w:rsidRDefault="00312BC3" w:rsidP="00870DFD">
            <w:pPr>
              <w:rPr>
                <w:lang w:val="en-GB"/>
              </w:rPr>
            </w:pPr>
            <w:r w:rsidRPr="00C26C40">
              <w:rPr>
                <w:lang w:val="en-GB"/>
              </w:rPr>
              <w:t>0.000</w:t>
            </w:r>
          </w:p>
        </w:tc>
        <w:tc>
          <w:tcPr>
            <w:tcW w:w="1039" w:type="dxa"/>
          </w:tcPr>
          <w:p w14:paraId="01E369EE" w14:textId="77777777" w:rsidR="00312BC3" w:rsidRPr="00C26C40" w:rsidRDefault="00312BC3" w:rsidP="00870DFD">
            <w:pPr>
              <w:rPr>
                <w:lang w:val="en-GB"/>
              </w:rPr>
            </w:pPr>
            <w:r w:rsidRPr="00C26C40">
              <w:rPr>
                <w:lang w:val="en-GB"/>
              </w:rPr>
              <w:t>0.000</w:t>
            </w:r>
          </w:p>
        </w:tc>
        <w:tc>
          <w:tcPr>
            <w:tcW w:w="1678" w:type="dxa"/>
          </w:tcPr>
          <w:p w14:paraId="0C6374B4" w14:textId="77777777" w:rsidR="00312BC3" w:rsidRPr="00C26C40" w:rsidRDefault="00312BC3" w:rsidP="00870DFD">
            <w:pPr>
              <w:rPr>
                <w:lang w:val="en-GB"/>
              </w:rPr>
            </w:pPr>
            <w:r w:rsidRPr="00C26C40">
              <w:rPr>
                <w:lang w:val="en-GB"/>
              </w:rPr>
              <w:t>0.000</w:t>
            </w:r>
          </w:p>
        </w:tc>
      </w:tr>
      <w:tr w:rsidR="00312BC3" w:rsidRPr="00C26C40" w14:paraId="4557D68B" w14:textId="77777777" w:rsidTr="00936023">
        <w:trPr>
          <w:jc w:val="center"/>
        </w:trPr>
        <w:tc>
          <w:tcPr>
            <w:tcW w:w="890" w:type="dxa"/>
          </w:tcPr>
          <w:p w14:paraId="106F0B15" w14:textId="77777777" w:rsidR="00312BC3" w:rsidRPr="00C26C40" w:rsidRDefault="00312BC3" w:rsidP="00870DFD">
            <w:pPr>
              <w:rPr>
                <w:lang w:val="en-GB"/>
              </w:rPr>
            </w:pPr>
            <w:r w:rsidRPr="00C26C40">
              <w:rPr>
                <w:lang w:val="en-GB"/>
              </w:rPr>
              <w:t>Iron-(s) — Mass Flow (kg/hr)</w:t>
            </w:r>
          </w:p>
        </w:tc>
        <w:tc>
          <w:tcPr>
            <w:tcW w:w="1106" w:type="dxa"/>
          </w:tcPr>
          <w:p w14:paraId="0F08E00D" w14:textId="77777777" w:rsidR="00312BC3" w:rsidRPr="00C26C40" w:rsidRDefault="00312BC3" w:rsidP="00870DFD">
            <w:pPr>
              <w:rPr>
                <w:lang w:val="en-GB"/>
              </w:rPr>
            </w:pPr>
            <w:r w:rsidRPr="00C26C40">
              <w:rPr>
                <w:lang w:val="en-GB"/>
              </w:rPr>
              <w:t>0.000</w:t>
            </w:r>
          </w:p>
        </w:tc>
        <w:tc>
          <w:tcPr>
            <w:tcW w:w="1039" w:type="dxa"/>
          </w:tcPr>
          <w:p w14:paraId="628807C5" w14:textId="77777777" w:rsidR="00312BC3" w:rsidRPr="00C26C40" w:rsidRDefault="00312BC3" w:rsidP="00870DFD">
            <w:pPr>
              <w:rPr>
                <w:lang w:val="en-GB"/>
              </w:rPr>
            </w:pPr>
            <w:r w:rsidRPr="00C26C40">
              <w:rPr>
                <w:lang w:val="en-GB"/>
              </w:rPr>
              <w:t>0.000</w:t>
            </w:r>
          </w:p>
        </w:tc>
        <w:tc>
          <w:tcPr>
            <w:tcW w:w="1105" w:type="dxa"/>
          </w:tcPr>
          <w:p w14:paraId="179F017C" w14:textId="77777777" w:rsidR="00312BC3" w:rsidRPr="00C26C40" w:rsidRDefault="00312BC3" w:rsidP="00870DFD">
            <w:pPr>
              <w:rPr>
                <w:lang w:val="en-GB"/>
              </w:rPr>
            </w:pPr>
            <w:r w:rsidRPr="00C26C40">
              <w:rPr>
                <w:lang w:val="en-GB"/>
              </w:rPr>
              <w:t>0.000</w:t>
            </w:r>
          </w:p>
        </w:tc>
        <w:tc>
          <w:tcPr>
            <w:tcW w:w="1105" w:type="dxa"/>
          </w:tcPr>
          <w:p w14:paraId="4A08C19F" w14:textId="77777777" w:rsidR="00312BC3" w:rsidRPr="00C26C40" w:rsidRDefault="00312BC3" w:rsidP="00870DFD">
            <w:pPr>
              <w:rPr>
                <w:lang w:val="en-GB"/>
              </w:rPr>
            </w:pPr>
            <w:r w:rsidRPr="00C26C40">
              <w:rPr>
                <w:lang w:val="en-GB"/>
              </w:rPr>
              <w:t>0.000</w:t>
            </w:r>
          </w:p>
        </w:tc>
        <w:tc>
          <w:tcPr>
            <w:tcW w:w="1105" w:type="dxa"/>
          </w:tcPr>
          <w:p w14:paraId="4CF8C6DB" w14:textId="77777777" w:rsidR="00312BC3" w:rsidRPr="00C26C40" w:rsidRDefault="00312BC3" w:rsidP="00870DFD">
            <w:pPr>
              <w:rPr>
                <w:lang w:val="en-GB"/>
              </w:rPr>
            </w:pPr>
            <w:r w:rsidRPr="00C26C40">
              <w:rPr>
                <w:lang w:val="en-GB"/>
              </w:rPr>
              <w:t>0.000</w:t>
            </w:r>
          </w:p>
        </w:tc>
        <w:tc>
          <w:tcPr>
            <w:tcW w:w="1039" w:type="dxa"/>
          </w:tcPr>
          <w:p w14:paraId="7EF18E14" w14:textId="77777777" w:rsidR="00312BC3" w:rsidRPr="00C26C40" w:rsidRDefault="00312BC3" w:rsidP="00870DFD">
            <w:pPr>
              <w:rPr>
                <w:lang w:val="en-GB"/>
              </w:rPr>
            </w:pPr>
            <w:r w:rsidRPr="00C26C40">
              <w:rPr>
                <w:lang w:val="en-GB"/>
              </w:rPr>
              <w:t>0.000</w:t>
            </w:r>
          </w:p>
        </w:tc>
        <w:tc>
          <w:tcPr>
            <w:tcW w:w="1678" w:type="dxa"/>
          </w:tcPr>
          <w:p w14:paraId="13E4A342" w14:textId="77777777" w:rsidR="00312BC3" w:rsidRPr="00C26C40" w:rsidRDefault="00312BC3" w:rsidP="00870DFD">
            <w:pPr>
              <w:rPr>
                <w:lang w:val="en-GB"/>
              </w:rPr>
            </w:pPr>
            <w:r w:rsidRPr="00C26C40">
              <w:rPr>
                <w:lang w:val="en-GB"/>
              </w:rPr>
              <w:t>0.000</w:t>
            </w:r>
          </w:p>
        </w:tc>
      </w:tr>
      <w:tr w:rsidR="00312BC3" w:rsidRPr="00C26C40" w14:paraId="574946A9" w14:textId="77777777" w:rsidTr="00936023">
        <w:trPr>
          <w:jc w:val="center"/>
        </w:trPr>
        <w:tc>
          <w:tcPr>
            <w:tcW w:w="890" w:type="dxa"/>
          </w:tcPr>
          <w:p w14:paraId="55CE7BD8" w14:textId="77777777" w:rsidR="00312BC3" w:rsidRPr="00C26C40" w:rsidRDefault="00312BC3" w:rsidP="00870DFD">
            <w:pPr>
              <w:rPr>
                <w:lang w:val="en-GB"/>
              </w:rPr>
            </w:pPr>
            <w:r w:rsidRPr="00C26C40">
              <w:rPr>
                <w:lang w:val="en-GB"/>
              </w:rPr>
              <w:t>HCO₃⁻ — Mass Flow (kg/hr)</w:t>
            </w:r>
          </w:p>
        </w:tc>
        <w:tc>
          <w:tcPr>
            <w:tcW w:w="1106" w:type="dxa"/>
          </w:tcPr>
          <w:p w14:paraId="6D71F624" w14:textId="77777777" w:rsidR="00312BC3" w:rsidRPr="00C26C40" w:rsidRDefault="00312BC3" w:rsidP="00870DFD">
            <w:pPr>
              <w:rPr>
                <w:lang w:val="en-GB"/>
              </w:rPr>
            </w:pPr>
            <w:r w:rsidRPr="00C26C40">
              <w:rPr>
                <w:lang w:val="en-GB"/>
              </w:rPr>
              <w:t>0.000</w:t>
            </w:r>
          </w:p>
        </w:tc>
        <w:tc>
          <w:tcPr>
            <w:tcW w:w="1039" w:type="dxa"/>
          </w:tcPr>
          <w:p w14:paraId="47FCB9C4" w14:textId="77777777" w:rsidR="00312BC3" w:rsidRPr="00C26C40" w:rsidRDefault="00312BC3" w:rsidP="00870DFD">
            <w:pPr>
              <w:rPr>
                <w:lang w:val="en-GB"/>
              </w:rPr>
            </w:pPr>
            <w:r w:rsidRPr="00C26C40">
              <w:rPr>
                <w:lang w:val="en-GB"/>
              </w:rPr>
              <w:t>0.000</w:t>
            </w:r>
          </w:p>
        </w:tc>
        <w:tc>
          <w:tcPr>
            <w:tcW w:w="1105" w:type="dxa"/>
          </w:tcPr>
          <w:p w14:paraId="456F6341" w14:textId="77777777" w:rsidR="00312BC3" w:rsidRPr="00C26C40" w:rsidRDefault="00312BC3" w:rsidP="00870DFD">
            <w:pPr>
              <w:rPr>
                <w:lang w:val="en-GB"/>
              </w:rPr>
            </w:pPr>
            <w:r w:rsidRPr="00C26C40">
              <w:rPr>
                <w:lang w:val="en-GB"/>
              </w:rPr>
              <w:t>0.000</w:t>
            </w:r>
          </w:p>
        </w:tc>
        <w:tc>
          <w:tcPr>
            <w:tcW w:w="1105" w:type="dxa"/>
          </w:tcPr>
          <w:p w14:paraId="5D3F804A" w14:textId="77777777" w:rsidR="00312BC3" w:rsidRPr="00C26C40" w:rsidRDefault="00312BC3" w:rsidP="00870DFD">
            <w:pPr>
              <w:rPr>
                <w:lang w:val="en-GB"/>
              </w:rPr>
            </w:pPr>
            <w:r w:rsidRPr="00C26C40">
              <w:rPr>
                <w:lang w:val="en-GB"/>
              </w:rPr>
              <w:t>0.000</w:t>
            </w:r>
          </w:p>
        </w:tc>
        <w:tc>
          <w:tcPr>
            <w:tcW w:w="1105" w:type="dxa"/>
          </w:tcPr>
          <w:p w14:paraId="68298241" w14:textId="77777777" w:rsidR="00312BC3" w:rsidRPr="00C26C40" w:rsidRDefault="00312BC3" w:rsidP="00870DFD">
            <w:pPr>
              <w:rPr>
                <w:lang w:val="en-GB"/>
              </w:rPr>
            </w:pPr>
            <w:r w:rsidRPr="00C26C40">
              <w:rPr>
                <w:lang w:val="en-GB"/>
              </w:rPr>
              <w:t>0.000</w:t>
            </w:r>
          </w:p>
        </w:tc>
        <w:tc>
          <w:tcPr>
            <w:tcW w:w="1039" w:type="dxa"/>
          </w:tcPr>
          <w:p w14:paraId="1B76DC9F" w14:textId="77777777" w:rsidR="00312BC3" w:rsidRPr="00C26C40" w:rsidRDefault="00312BC3" w:rsidP="00870DFD">
            <w:pPr>
              <w:rPr>
                <w:lang w:val="en-GB"/>
              </w:rPr>
            </w:pPr>
            <w:r w:rsidRPr="00C26C40">
              <w:rPr>
                <w:lang w:val="en-GB"/>
              </w:rPr>
              <w:t>0.000</w:t>
            </w:r>
          </w:p>
        </w:tc>
        <w:tc>
          <w:tcPr>
            <w:tcW w:w="1678" w:type="dxa"/>
          </w:tcPr>
          <w:p w14:paraId="39FA6D8B" w14:textId="77777777" w:rsidR="00312BC3" w:rsidRPr="00C26C40" w:rsidRDefault="00312BC3" w:rsidP="00870DFD">
            <w:pPr>
              <w:rPr>
                <w:lang w:val="en-GB"/>
              </w:rPr>
            </w:pPr>
            <w:r w:rsidRPr="00C26C40">
              <w:rPr>
                <w:lang w:val="en-GB"/>
              </w:rPr>
              <w:t>0.000</w:t>
            </w:r>
          </w:p>
        </w:tc>
      </w:tr>
      <w:tr w:rsidR="00312BC3" w:rsidRPr="00C26C40" w14:paraId="04BE1B45" w14:textId="77777777" w:rsidTr="00936023">
        <w:trPr>
          <w:jc w:val="center"/>
        </w:trPr>
        <w:tc>
          <w:tcPr>
            <w:tcW w:w="890" w:type="dxa"/>
          </w:tcPr>
          <w:p w14:paraId="3128A114" w14:textId="77777777" w:rsidR="00312BC3" w:rsidRPr="00C26C40" w:rsidRDefault="00312BC3" w:rsidP="00870DFD">
            <w:pPr>
              <w:rPr>
                <w:lang w:val="en-GB"/>
              </w:rPr>
            </w:pPr>
            <w:r w:rsidRPr="00C26C40">
              <w:rPr>
                <w:lang w:val="en-GB"/>
              </w:rPr>
              <w:t>CO₃²⁻ — Mass Flow (kg/hr)</w:t>
            </w:r>
          </w:p>
        </w:tc>
        <w:tc>
          <w:tcPr>
            <w:tcW w:w="1106" w:type="dxa"/>
          </w:tcPr>
          <w:p w14:paraId="7EB85461" w14:textId="77777777" w:rsidR="00312BC3" w:rsidRPr="00C26C40" w:rsidRDefault="00312BC3" w:rsidP="00870DFD">
            <w:pPr>
              <w:rPr>
                <w:lang w:val="en-GB"/>
              </w:rPr>
            </w:pPr>
            <w:r w:rsidRPr="00C26C40">
              <w:rPr>
                <w:lang w:val="en-GB"/>
              </w:rPr>
              <w:t>0.000</w:t>
            </w:r>
          </w:p>
        </w:tc>
        <w:tc>
          <w:tcPr>
            <w:tcW w:w="1039" w:type="dxa"/>
          </w:tcPr>
          <w:p w14:paraId="0089FE76" w14:textId="77777777" w:rsidR="00312BC3" w:rsidRPr="00C26C40" w:rsidRDefault="00312BC3" w:rsidP="00870DFD">
            <w:pPr>
              <w:rPr>
                <w:lang w:val="en-GB"/>
              </w:rPr>
            </w:pPr>
            <w:r w:rsidRPr="00C26C40">
              <w:rPr>
                <w:lang w:val="en-GB"/>
              </w:rPr>
              <w:t>0.000</w:t>
            </w:r>
          </w:p>
        </w:tc>
        <w:tc>
          <w:tcPr>
            <w:tcW w:w="1105" w:type="dxa"/>
          </w:tcPr>
          <w:p w14:paraId="48F393AA" w14:textId="77777777" w:rsidR="00312BC3" w:rsidRPr="00C26C40" w:rsidRDefault="00312BC3" w:rsidP="00870DFD">
            <w:pPr>
              <w:rPr>
                <w:lang w:val="en-GB"/>
              </w:rPr>
            </w:pPr>
            <w:r w:rsidRPr="00C26C40">
              <w:rPr>
                <w:lang w:val="en-GB"/>
              </w:rPr>
              <w:t>0.000</w:t>
            </w:r>
          </w:p>
        </w:tc>
        <w:tc>
          <w:tcPr>
            <w:tcW w:w="1105" w:type="dxa"/>
          </w:tcPr>
          <w:p w14:paraId="4374AD56" w14:textId="77777777" w:rsidR="00312BC3" w:rsidRPr="00C26C40" w:rsidRDefault="00312BC3" w:rsidP="00870DFD">
            <w:pPr>
              <w:rPr>
                <w:lang w:val="en-GB"/>
              </w:rPr>
            </w:pPr>
            <w:r w:rsidRPr="00C26C40">
              <w:rPr>
                <w:lang w:val="en-GB"/>
              </w:rPr>
              <w:t>0.000</w:t>
            </w:r>
          </w:p>
        </w:tc>
        <w:tc>
          <w:tcPr>
            <w:tcW w:w="1105" w:type="dxa"/>
          </w:tcPr>
          <w:p w14:paraId="6E2A939B" w14:textId="77777777" w:rsidR="00312BC3" w:rsidRPr="00C26C40" w:rsidRDefault="00312BC3" w:rsidP="00870DFD">
            <w:pPr>
              <w:rPr>
                <w:lang w:val="en-GB"/>
              </w:rPr>
            </w:pPr>
            <w:r w:rsidRPr="00C26C40">
              <w:rPr>
                <w:lang w:val="en-GB"/>
              </w:rPr>
              <w:t>0.000</w:t>
            </w:r>
          </w:p>
        </w:tc>
        <w:tc>
          <w:tcPr>
            <w:tcW w:w="1039" w:type="dxa"/>
          </w:tcPr>
          <w:p w14:paraId="726D9991" w14:textId="77777777" w:rsidR="00312BC3" w:rsidRPr="00C26C40" w:rsidRDefault="00312BC3" w:rsidP="00870DFD">
            <w:pPr>
              <w:rPr>
                <w:lang w:val="en-GB"/>
              </w:rPr>
            </w:pPr>
            <w:r w:rsidRPr="00C26C40">
              <w:rPr>
                <w:lang w:val="en-GB"/>
              </w:rPr>
              <w:t>0.000</w:t>
            </w:r>
          </w:p>
        </w:tc>
        <w:tc>
          <w:tcPr>
            <w:tcW w:w="1678" w:type="dxa"/>
          </w:tcPr>
          <w:p w14:paraId="71A93E0B" w14:textId="77777777" w:rsidR="00312BC3" w:rsidRPr="00C26C40" w:rsidRDefault="00312BC3" w:rsidP="00870DFD">
            <w:pPr>
              <w:rPr>
                <w:lang w:val="en-GB"/>
              </w:rPr>
            </w:pPr>
            <w:r w:rsidRPr="00C26C40">
              <w:rPr>
                <w:lang w:val="en-GB"/>
              </w:rPr>
              <w:t>0.000</w:t>
            </w:r>
          </w:p>
        </w:tc>
      </w:tr>
      <w:tr w:rsidR="00312BC3" w:rsidRPr="00C26C40" w14:paraId="40FB93EF" w14:textId="77777777" w:rsidTr="00936023">
        <w:trPr>
          <w:jc w:val="center"/>
        </w:trPr>
        <w:tc>
          <w:tcPr>
            <w:tcW w:w="890" w:type="dxa"/>
          </w:tcPr>
          <w:p w14:paraId="0C28CF81" w14:textId="77777777" w:rsidR="00312BC3" w:rsidRPr="00C26C40" w:rsidRDefault="00312BC3" w:rsidP="00870DFD">
            <w:pPr>
              <w:rPr>
                <w:lang w:val="en-GB"/>
              </w:rPr>
            </w:pPr>
            <w:r w:rsidRPr="00C26C40">
              <w:rPr>
                <w:lang w:val="en-GB"/>
              </w:rPr>
              <w:lastRenderedPageBreak/>
              <w:t>N₂ — Mass Flow (kg/hr)</w:t>
            </w:r>
          </w:p>
        </w:tc>
        <w:tc>
          <w:tcPr>
            <w:tcW w:w="1106" w:type="dxa"/>
          </w:tcPr>
          <w:p w14:paraId="14AD4C80" w14:textId="77777777" w:rsidR="00312BC3" w:rsidRPr="00C26C40" w:rsidRDefault="00312BC3" w:rsidP="00870DFD">
            <w:pPr>
              <w:rPr>
                <w:lang w:val="en-GB"/>
              </w:rPr>
            </w:pPr>
            <w:r w:rsidRPr="00C26C40">
              <w:rPr>
                <w:lang w:val="en-GB"/>
              </w:rPr>
              <w:t>0.000</w:t>
            </w:r>
          </w:p>
        </w:tc>
        <w:tc>
          <w:tcPr>
            <w:tcW w:w="1039" w:type="dxa"/>
          </w:tcPr>
          <w:p w14:paraId="575C8CA9" w14:textId="77777777" w:rsidR="00312BC3" w:rsidRPr="00C26C40" w:rsidRDefault="00312BC3" w:rsidP="00870DFD">
            <w:pPr>
              <w:rPr>
                <w:lang w:val="en-GB"/>
              </w:rPr>
            </w:pPr>
            <w:r w:rsidRPr="00C26C40">
              <w:rPr>
                <w:lang w:val="en-GB"/>
              </w:rPr>
              <w:t>371.299</w:t>
            </w:r>
          </w:p>
        </w:tc>
        <w:tc>
          <w:tcPr>
            <w:tcW w:w="1105" w:type="dxa"/>
          </w:tcPr>
          <w:p w14:paraId="148D1826" w14:textId="77777777" w:rsidR="00312BC3" w:rsidRPr="00C26C40" w:rsidRDefault="00312BC3" w:rsidP="00870DFD">
            <w:pPr>
              <w:rPr>
                <w:lang w:val="en-GB"/>
              </w:rPr>
            </w:pPr>
            <w:r w:rsidRPr="00C26C40">
              <w:rPr>
                <w:lang w:val="en-GB"/>
              </w:rPr>
              <w:t>0.000</w:t>
            </w:r>
          </w:p>
        </w:tc>
        <w:tc>
          <w:tcPr>
            <w:tcW w:w="1105" w:type="dxa"/>
          </w:tcPr>
          <w:p w14:paraId="03E41ABD" w14:textId="77777777" w:rsidR="00312BC3" w:rsidRPr="00C26C40" w:rsidRDefault="00312BC3" w:rsidP="00870DFD">
            <w:pPr>
              <w:rPr>
                <w:lang w:val="en-GB"/>
              </w:rPr>
            </w:pPr>
            <w:r w:rsidRPr="00C26C40">
              <w:rPr>
                <w:lang w:val="en-GB"/>
              </w:rPr>
              <w:t>0.000</w:t>
            </w:r>
          </w:p>
        </w:tc>
        <w:tc>
          <w:tcPr>
            <w:tcW w:w="1105" w:type="dxa"/>
          </w:tcPr>
          <w:p w14:paraId="60E26939" w14:textId="77777777" w:rsidR="00312BC3" w:rsidRPr="00C26C40" w:rsidRDefault="00312BC3" w:rsidP="00870DFD">
            <w:pPr>
              <w:rPr>
                <w:lang w:val="en-GB"/>
              </w:rPr>
            </w:pPr>
            <w:r w:rsidRPr="00C26C40">
              <w:rPr>
                <w:lang w:val="en-GB"/>
              </w:rPr>
              <w:t>0.000</w:t>
            </w:r>
          </w:p>
        </w:tc>
        <w:tc>
          <w:tcPr>
            <w:tcW w:w="1039" w:type="dxa"/>
          </w:tcPr>
          <w:p w14:paraId="68EBA21F" w14:textId="77777777" w:rsidR="00312BC3" w:rsidRPr="00C26C40" w:rsidRDefault="00312BC3" w:rsidP="00870DFD">
            <w:pPr>
              <w:rPr>
                <w:lang w:val="en-GB"/>
              </w:rPr>
            </w:pPr>
            <w:r w:rsidRPr="00C26C40">
              <w:rPr>
                <w:lang w:val="en-GB"/>
              </w:rPr>
              <w:t>0.000</w:t>
            </w:r>
          </w:p>
        </w:tc>
        <w:tc>
          <w:tcPr>
            <w:tcW w:w="1678" w:type="dxa"/>
          </w:tcPr>
          <w:p w14:paraId="32B7671D" w14:textId="77777777" w:rsidR="00312BC3" w:rsidRPr="00C26C40" w:rsidRDefault="00312BC3" w:rsidP="00870DFD">
            <w:pPr>
              <w:rPr>
                <w:lang w:val="en-GB"/>
              </w:rPr>
            </w:pPr>
            <w:r w:rsidRPr="00C26C40">
              <w:rPr>
                <w:lang w:val="en-GB"/>
              </w:rPr>
              <w:t>0.000</w:t>
            </w:r>
          </w:p>
        </w:tc>
      </w:tr>
      <w:tr w:rsidR="00312BC3" w:rsidRPr="00C26C40" w14:paraId="0AE894A4" w14:textId="77777777" w:rsidTr="00936023">
        <w:trPr>
          <w:jc w:val="center"/>
        </w:trPr>
        <w:tc>
          <w:tcPr>
            <w:tcW w:w="890" w:type="dxa"/>
          </w:tcPr>
          <w:p w14:paraId="0E670DD8" w14:textId="77777777" w:rsidR="00312BC3" w:rsidRPr="00C26C40" w:rsidRDefault="00312BC3" w:rsidP="00870DFD">
            <w:pPr>
              <w:rPr>
                <w:lang w:val="en-GB"/>
              </w:rPr>
            </w:pPr>
            <w:r w:rsidRPr="00C26C40">
              <w:rPr>
                <w:lang w:val="en-GB"/>
              </w:rPr>
              <w:t>Fe(OH)₃ — Mass Flow (kg/hr)</w:t>
            </w:r>
          </w:p>
        </w:tc>
        <w:tc>
          <w:tcPr>
            <w:tcW w:w="1106" w:type="dxa"/>
          </w:tcPr>
          <w:p w14:paraId="228ADF07" w14:textId="77777777" w:rsidR="00312BC3" w:rsidRPr="00C26C40" w:rsidRDefault="00312BC3" w:rsidP="00870DFD">
            <w:pPr>
              <w:rPr>
                <w:lang w:val="en-GB"/>
              </w:rPr>
            </w:pPr>
            <w:r w:rsidRPr="00C26C40">
              <w:rPr>
                <w:lang w:val="en-GB"/>
              </w:rPr>
              <w:t>0.000</w:t>
            </w:r>
          </w:p>
        </w:tc>
        <w:tc>
          <w:tcPr>
            <w:tcW w:w="1039" w:type="dxa"/>
          </w:tcPr>
          <w:p w14:paraId="449AD4ED" w14:textId="77777777" w:rsidR="00312BC3" w:rsidRPr="00C26C40" w:rsidRDefault="00312BC3" w:rsidP="00870DFD">
            <w:pPr>
              <w:rPr>
                <w:lang w:val="en-GB"/>
              </w:rPr>
            </w:pPr>
            <w:r w:rsidRPr="00C26C40">
              <w:rPr>
                <w:lang w:val="en-GB"/>
              </w:rPr>
              <w:t>0.000</w:t>
            </w:r>
          </w:p>
        </w:tc>
        <w:tc>
          <w:tcPr>
            <w:tcW w:w="1105" w:type="dxa"/>
          </w:tcPr>
          <w:p w14:paraId="02E76995" w14:textId="77777777" w:rsidR="00312BC3" w:rsidRPr="00C26C40" w:rsidRDefault="00312BC3" w:rsidP="00870DFD">
            <w:pPr>
              <w:rPr>
                <w:lang w:val="en-GB"/>
              </w:rPr>
            </w:pPr>
            <w:r w:rsidRPr="00C26C40">
              <w:rPr>
                <w:lang w:val="en-GB"/>
              </w:rPr>
              <w:t>0.000</w:t>
            </w:r>
          </w:p>
        </w:tc>
        <w:tc>
          <w:tcPr>
            <w:tcW w:w="1105" w:type="dxa"/>
          </w:tcPr>
          <w:p w14:paraId="02CA38AC" w14:textId="77777777" w:rsidR="00312BC3" w:rsidRPr="00C26C40" w:rsidRDefault="00312BC3" w:rsidP="00870DFD">
            <w:pPr>
              <w:rPr>
                <w:lang w:val="en-GB"/>
              </w:rPr>
            </w:pPr>
            <w:r w:rsidRPr="00C26C40">
              <w:rPr>
                <w:lang w:val="en-GB"/>
              </w:rPr>
              <w:t>0.000</w:t>
            </w:r>
          </w:p>
        </w:tc>
        <w:tc>
          <w:tcPr>
            <w:tcW w:w="1105" w:type="dxa"/>
          </w:tcPr>
          <w:p w14:paraId="22ECD32A" w14:textId="77777777" w:rsidR="00312BC3" w:rsidRPr="00C26C40" w:rsidRDefault="00312BC3" w:rsidP="00870DFD">
            <w:pPr>
              <w:rPr>
                <w:lang w:val="en-GB"/>
              </w:rPr>
            </w:pPr>
            <w:r w:rsidRPr="00C26C40">
              <w:rPr>
                <w:lang w:val="en-GB"/>
              </w:rPr>
              <w:t>0.000</w:t>
            </w:r>
          </w:p>
        </w:tc>
        <w:tc>
          <w:tcPr>
            <w:tcW w:w="1039" w:type="dxa"/>
          </w:tcPr>
          <w:p w14:paraId="726DB0F7" w14:textId="77777777" w:rsidR="00312BC3" w:rsidRPr="00C26C40" w:rsidRDefault="00312BC3" w:rsidP="00870DFD">
            <w:pPr>
              <w:rPr>
                <w:lang w:val="en-GB"/>
              </w:rPr>
            </w:pPr>
            <w:r w:rsidRPr="00C26C40">
              <w:rPr>
                <w:lang w:val="en-GB"/>
              </w:rPr>
              <w:t>0.652</w:t>
            </w:r>
          </w:p>
        </w:tc>
        <w:tc>
          <w:tcPr>
            <w:tcW w:w="1678" w:type="dxa"/>
          </w:tcPr>
          <w:p w14:paraId="752AED90" w14:textId="77777777" w:rsidR="00312BC3" w:rsidRPr="00C26C40" w:rsidRDefault="00312BC3" w:rsidP="00870DFD">
            <w:pPr>
              <w:rPr>
                <w:lang w:val="en-GB"/>
              </w:rPr>
            </w:pPr>
            <w:r w:rsidRPr="00C26C40">
              <w:rPr>
                <w:lang w:val="en-GB"/>
              </w:rPr>
              <w:t>0.000</w:t>
            </w:r>
          </w:p>
        </w:tc>
      </w:tr>
      <w:tr w:rsidR="00312BC3" w:rsidRPr="00C26C40" w14:paraId="1849F9E0" w14:textId="77777777" w:rsidTr="00936023">
        <w:trPr>
          <w:jc w:val="center"/>
        </w:trPr>
        <w:tc>
          <w:tcPr>
            <w:tcW w:w="890" w:type="dxa"/>
          </w:tcPr>
          <w:p w14:paraId="179B1DA4" w14:textId="77777777" w:rsidR="00312BC3" w:rsidRPr="00C26C40" w:rsidRDefault="00312BC3" w:rsidP="00870DFD">
            <w:pPr>
              <w:rPr>
                <w:lang w:val="en-GB"/>
              </w:rPr>
            </w:pPr>
            <w:r w:rsidRPr="00C26C40">
              <w:rPr>
                <w:lang w:val="en-GB"/>
              </w:rPr>
              <w:t>H₂O — Mass Fraction</w:t>
            </w:r>
          </w:p>
        </w:tc>
        <w:tc>
          <w:tcPr>
            <w:tcW w:w="1106" w:type="dxa"/>
          </w:tcPr>
          <w:p w14:paraId="34CCC9B0" w14:textId="77777777" w:rsidR="00312BC3" w:rsidRPr="00C26C40" w:rsidRDefault="00312BC3" w:rsidP="00870DFD">
            <w:pPr>
              <w:rPr>
                <w:lang w:val="en-GB"/>
              </w:rPr>
            </w:pPr>
            <w:r w:rsidRPr="00C26C40">
              <w:rPr>
                <w:lang w:val="en-GB"/>
              </w:rPr>
              <w:t>1.0000</w:t>
            </w:r>
          </w:p>
        </w:tc>
        <w:tc>
          <w:tcPr>
            <w:tcW w:w="1039" w:type="dxa"/>
          </w:tcPr>
          <w:p w14:paraId="2F6225C0" w14:textId="77777777" w:rsidR="00312BC3" w:rsidRPr="00C26C40" w:rsidRDefault="00312BC3" w:rsidP="00870DFD">
            <w:pPr>
              <w:rPr>
                <w:lang w:val="en-GB"/>
              </w:rPr>
            </w:pPr>
            <w:r w:rsidRPr="00C26C40">
              <w:rPr>
                <w:lang w:val="en-GB"/>
              </w:rPr>
              <w:t>0.0000</w:t>
            </w:r>
          </w:p>
        </w:tc>
        <w:tc>
          <w:tcPr>
            <w:tcW w:w="1105" w:type="dxa"/>
          </w:tcPr>
          <w:p w14:paraId="634F1528" w14:textId="77777777" w:rsidR="00312BC3" w:rsidRPr="00C26C40" w:rsidRDefault="00312BC3" w:rsidP="00870DFD">
            <w:pPr>
              <w:rPr>
                <w:lang w:val="en-GB"/>
              </w:rPr>
            </w:pPr>
            <w:r w:rsidRPr="00C26C40">
              <w:rPr>
                <w:lang w:val="en-GB"/>
              </w:rPr>
              <w:t>0.0000</w:t>
            </w:r>
          </w:p>
        </w:tc>
        <w:tc>
          <w:tcPr>
            <w:tcW w:w="1105" w:type="dxa"/>
          </w:tcPr>
          <w:p w14:paraId="6BEB9AA3" w14:textId="77777777" w:rsidR="00312BC3" w:rsidRPr="00C26C40" w:rsidRDefault="00312BC3" w:rsidP="00870DFD">
            <w:pPr>
              <w:rPr>
                <w:lang w:val="en-GB"/>
              </w:rPr>
            </w:pPr>
            <w:r w:rsidRPr="00C26C40">
              <w:rPr>
                <w:lang w:val="en-GB"/>
              </w:rPr>
              <w:t>0.5219</w:t>
            </w:r>
          </w:p>
        </w:tc>
        <w:tc>
          <w:tcPr>
            <w:tcW w:w="1105" w:type="dxa"/>
          </w:tcPr>
          <w:p w14:paraId="489849C3" w14:textId="77777777" w:rsidR="00312BC3" w:rsidRPr="00C26C40" w:rsidRDefault="00312BC3" w:rsidP="00870DFD">
            <w:pPr>
              <w:rPr>
                <w:lang w:val="en-GB"/>
              </w:rPr>
            </w:pPr>
            <w:r w:rsidRPr="00C26C40">
              <w:rPr>
                <w:lang w:val="en-GB"/>
              </w:rPr>
              <w:t>0.5219</w:t>
            </w:r>
          </w:p>
        </w:tc>
        <w:tc>
          <w:tcPr>
            <w:tcW w:w="1039" w:type="dxa"/>
          </w:tcPr>
          <w:p w14:paraId="1552A312" w14:textId="77777777" w:rsidR="00312BC3" w:rsidRPr="00C26C40" w:rsidRDefault="00312BC3" w:rsidP="00870DFD">
            <w:pPr>
              <w:rPr>
                <w:lang w:val="en-GB"/>
              </w:rPr>
            </w:pPr>
            <w:r w:rsidRPr="00C26C40">
              <w:rPr>
                <w:lang w:val="en-GB"/>
              </w:rPr>
              <w:t>0.4990</w:t>
            </w:r>
          </w:p>
        </w:tc>
        <w:tc>
          <w:tcPr>
            <w:tcW w:w="1678" w:type="dxa"/>
          </w:tcPr>
          <w:p w14:paraId="1E46AC3A" w14:textId="77777777" w:rsidR="00312BC3" w:rsidRPr="00C26C40" w:rsidRDefault="00312BC3" w:rsidP="00870DFD">
            <w:pPr>
              <w:rPr>
                <w:lang w:val="en-GB"/>
              </w:rPr>
            </w:pPr>
            <w:r w:rsidRPr="00C26C40">
              <w:rPr>
                <w:lang w:val="en-GB"/>
              </w:rPr>
              <w:t>1.0000</w:t>
            </w:r>
          </w:p>
        </w:tc>
      </w:tr>
      <w:tr w:rsidR="00312BC3" w:rsidRPr="00C26C40" w14:paraId="7ABC11CC" w14:textId="77777777" w:rsidTr="00936023">
        <w:trPr>
          <w:jc w:val="center"/>
        </w:trPr>
        <w:tc>
          <w:tcPr>
            <w:tcW w:w="890" w:type="dxa"/>
          </w:tcPr>
          <w:p w14:paraId="6903C0D1" w14:textId="77777777" w:rsidR="00312BC3" w:rsidRPr="00C26C40" w:rsidRDefault="00312BC3" w:rsidP="00870DFD">
            <w:pPr>
              <w:rPr>
                <w:lang w:val="en-GB"/>
              </w:rPr>
            </w:pPr>
            <w:r w:rsidRPr="00C26C40">
              <w:rPr>
                <w:lang w:val="en-GB"/>
              </w:rPr>
              <w:t>HCl — Mass Fraction</w:t>
            </w:r>
          </w:p>
        </w:tc>
        <w:tc>
          <w:tcPr>
            <w:tcW w:w="1106" w:type="dxa"/>
          </w:tcPr>
          <w:p w14:paraId="500905D7" w14:textId="77777777" w:rsidR="00312BC3" w:rsidRPr="00C26C40" w:rsidRDefault="00312BC3" w:rsidP="00870DFD">
            <w:pPr>
              <w:rPr>
                <w:lang w:val="en-GB"/>
              </w:rPr>
            </w:pPr>
            <w:r w:rsidRPr="00C26C40">
              <w:rPr>
                <w:lang w:val="en-GB"/>
              </w:rPr>
              <w:t>0.0000</w:t>
            </w:r>
          </w:p>
        </w:tc>
        <w:tc>
          <w:tcPr>
            <w:tcW w:w="1039" w:type="dxa"/>
          </w:tcPr>
          <w:p w14:paraId="0531E2E0" w14:textId="77777777" w:rsidR="00312BC3" w:rsidRPr="00C26C40" w:rsidRDefault="00312BC3" w:rsidP="00870DFD">
            <w:pPr>
              <w:rPr>
                <w:lang w:val="en-GB"/>
              </w:rPr>
            </w:pPr>
            <w:r w:rsidRPr="00C26C40">
              <w:rPr>
                <w:lang w:val="en-GB"/>
              </w:rPr>
              <w:t>0.0000</w:t>
            </w:r>
          </w:p>
        </w:tc>
        <w:tc>
          <w:tcPr>
            <w:tcW w:w="1105" w:type="dxa"/>
          </w:tcPr>
          <w:p w14:paraId="65D94FB7" w14:textId="77777777" w:rsidR="00312BC3" w:rsidRPr="00C26C40" w:rsidRDefault="00312BC3" w:rsidP="00870DFD">
            <w:pPr>
              <w:rPr>
                <w:lang w:val="en-GB"/>
              </w:rPr>
            </w:pPr>
            <w:r w:rsidRPr="00C26C40">
              <w:rPr>
                <w:lang w:val="en-GB"/>
              </w:rPr>
              <w:t>0.0000</w:t>
            </w:r>
          </w:p>
        </w:tc>
        <w:tc>
          <w:tcPr>
            <w:tcW w:w="1105" w:type="dxa"/>
          </w:tcPr>
          <w:p w14:paraId="5CD3FCFD" w14:textId="77777777" w:rsidR="00312BC3" w:rsidRPr="00C26C40" w:rsidRDefault="00312BC3" w:rsidP="00870DFD">
            <w:pPr>
              <w:rPr>
                <w:lang w:val="en-GB"/>
              </w:rPr>
            </w:pPr>
            <w:r w:rsidRPr="00C26C40">
              <w:rPr>
                <w:lang w:val="en-GB"/>
              </w:rPr>
              <w:t>0.0000</w:t>
            </w:r>
          </w:p>
        </w:tc>
        <w:tc>
          <w:tcPr>
            <w:tcW w:w="1105" w:type="dxa"/>
          </w:tcPr>
          <w:p w14:paraId="4B9D6A20" w14:textId="77777777" w:rsidR="00312BC3" w:rsidRPr="00C26C40" w:rsidRDefault="00312BC3" w:rsidP="00870DFD">
            <w:pPr>
              <w:rPr>
                <w:lang w:val="en-GB"/>
              </w:rPr>
            </w:pPr>
            <w:r w:rsidRPr="00C26C40">
              <w:rPr>
                <w:lang w:val="en-GB"/>
              </w:rPr>
              <w:t>0.0000</w:t>
            </w:r>
          </w:p>
        </w:tc>
        <w:tc>
          <w:tcPr>
            <w:tcW w:w="1039" w:type="dxa"/>
          </w:tcPr>
          <w:p w14:paraId="70FD1CE5" w14:textId="77777777" w:rsidR="00312BC3" w:rsidRPr="00C26C40" w:rsidRDefault="00312BC3" w:rsidP="00870DFD">
            <w:pPr>
              <w:rPr>
                <w:lang w:val="en-GB"/>
              </w:rPr>
            </w:pPr>
            <w:r w:rsidRPr="00C26C40">
              <w:rPr>
                <w:lang w:val="en-GB"/>
              </w:rPr>
              <w:t>0.0000</w:t>
            </w:r>
          </w:p>
        </w:tc>
        <w:tc>
          <w:tcPr>
            <w:tcW w:w="1678" w:type="dxa"/>
          </w:tcPr>
          <w:p w14:paraId="394A8423" w14:textId="77777777" w:rsidR="00312BC3" w:rsidRPr="00C26C40" w:rsidRDefault="00312BC3" w:rsidP="00870DFD">
            <w:pPr>
              <w:rPr>
                <w:lang w:val="en-GB"/>
              </w:rPr>
            </w:pPr>
            <w:r w:rsidRPr="00C26C40">
              <w:rPr>
                <w:lang w:val="en-GB"/>
              </w:rPr>
              <w:t>0.0000</w:t>
            </w:r>
          </w:p>
        </w:tc>
      </w:tr>
      <w:tr w:rsidR="00312BC3" w:rsidRPr="00C26C40" w14:paraId="125F1956" w14:textId="77777777" w:rsidTr="00936023">
        <w:trPr>
          <w:jc w:val="center"/>
        </w:trPr>
        <w:tc>
          <w:tcPr>
            <w:tcW w:w="890" w:type="dxa"/>
          </w:tcPr>
          <w:p w14:paraId="1C03AC35" w14:textId="77777777" w:rsidR="00312BC3" w:rsidRPr="00C26C40" w:rsidRDefault="00312BC3" w:rsidP="00870DFD">
            <w:pPr>
              <w:rPr>
                <w:lang w:val="en-GB"/>
              </w:rPr>
            </w:pPr>
            <w:r w:rsidRPr="00C26C40">
              <w:rPr>
                <w:lang w:val="en-GB"/>
              </w:rPr>
              <w:t>CO₂ — Mass Fraction</w:t>
            </w:r>
          </w:p>
        </w:tc>
        <w:tc>
          <w:tcPr>
            <w:tcW w:w="1106" w:type="dxa"/>
          </w:tcPr>
          <w:p w14:paraId="53F232B6" w14:textId="77777777" w:rsidR="00312BC3" w:rsidRPr="00C26C40" w:rsidRDefault="00312BC3" w:rsidP="00870DFD">
            <w:pPr>
              <w:rPr>
                <w:lang w:val="en-GB"/>
              </w:rPr>
            </w:pPr>
            <w:r w:rsidRPr="00C26C40">
              <w:rPr>
                <w:lang w:val="en-GB"/>
              </w:rPr>
              <w:t>0.0000</w:t>
            </w:r>
          </w:p>
        </w:tc>
        <w:tc>
          <w:tcPr>
            <w:tcW w:w="1039" w:type="dxa"/>
          </w:tcPr>
          <w:p w14:paraId="0D905892" w14:textId="77777777" w:rsidR="00312BC3" w:rsidRPr="00C26C40" w:rsidRDefault="00312BC3" w:rsidP="00870DFD">
            <w:pPr>
              <w:rPr>
                <w:lang w:val="en-GB"/>
              </w:rPr>
            </w:pPr>
            <w:r w:rsidRPr="00C26C40">
              <w:rPr>
                <w:lang w:val="en-GB"/>
              </w:rPr>
              <w:t>0.5319</w:t>
            </w:r>
          </w:p>
        </w:tc>
        <w:tc>
          <w:tcPr>
            <w:tcW w:w="1105" w:type="dxa"/>
          </w:tcPr>
          <w:p w14:paraId="75A29474" w14:textId="77777777" w:rsidR="00312BC3" w:rsidRPr="00C26C40" w:rsidRDefault="00312BC3" w:rsidP="00870DFD">
            <w:pPr>
              <w:rPr>
                <w:lang w:val="en-GB"/>
              </w:rPr>
            </w:pPr>
            <w:r w:rsidRPr="00C26C40">
              <w:rPr>
                <w:lang w:val="en-GB"/>
              </w:rPr>
              <w:t>0.0000</w:t>
            </w:r>
          </w:p>
        </w:tc>
        <w:tc>
          <w:tcPr>
            <w:tcW w:w="1105" w:type="dxa"/>
          </w:tcPr>
          <w:p w14:paraId="792627EA" w14:textId="77777777" w:rsidR="00312BC3" w:rsidRPr="00C26C40" w:rsidRDefault="00312BC3" w:rsidP="00870DFD">
            <w:pPr>
              <w:rPr>
                <w:lang w:val="en-GB"/>
              </w:rPr>
            </w:pPr>
            <w:r w:rsidRPr="00C26C40">
              <w:rPr>
                <w:lang w:val="en-GB"/>
              </w:rPr>
              <w:t>0.0000</w:t>
            </w:r>
          </w:p>
        </w:tc>
        <w:tc>
          <w:tcPr>
            <w:tcW w:w="1105" w:type="dxa"/>
          </w:tcPr>
          <w:p w14:paraId="47D62CED" w14:textId="77777777" w:rsidR="00312BC3" w:rsidRPr="00C26C40" w:rsidRDefault="00312BC3" w:rsidP="00870DFD">
            <w:pPr>
              <w:rPr>
                <w:lang w:val="en-GB"/>
              </w:rPr>
            </w:pPr>
            <w:r w:rsidRPr="00C26C40">
              <w:rPr>
                <w:lang w:val="en-GB"/>
              </w:rPr>
              <w:t>0.0000</w:t>
            </w:r>
          </w:p>
        </w:tc>
        <w:tc>
          <w:tcPr>
            <w:tcW w:w="1039" w:type="dxa"/>
          </w:tcPr>
          <w:p w14:paraId="7E864FBE" w14:textId="77777777" w:rsidR="00312BC3" w:rsidRPr="00C26C40" w:rsidRDefault="00312BC3" w:rsidP="00870DFD">
            <w:pPr>
              <w:rPr>
                <w:lang w:val="en-GB"/>
              </w:rPr>
            </w:pPr>
            <w:r w:rsidRPr="00C26C40">
              <w:rPr>
                <w:lang w:val="en-GB"/>
              </w:rPr>
              <w:t>0.0000</w:t>
            </w:r>
          </w:p>
        </w:tc>
        <w:tc>
          <w:tcPr>
            <w:tcW w:w="1678" w:type="dxa"/>
          </w:tcPr>
          <w:p w14:paraId="01AE2F74" w14:textId="77777777" w:rsidR="00312BC3" w:rsidRPr="00C26C40" w:rsidRDefault="00312BC3" w:rsidP="00870DFD">
            <w:pPr>
              <w:rPr>
                <w:lang w:val="en-GB"/>
              </w:rPr>
            </w:pPr>
            <w:r w:rsidRPr="00C26C40">
              <w:rPr>
                <w:lang w:val="en-GB"/>
              </w:rPr>
              <w:t>0.0000</w:t>
            </w:r>
          </w:p>
        </w:tc>
      </w:tr>
      <w:tr w:rsidR="00312BC3" w:rsidRPr="00C26C40" w14:paraId="7AA2683B" w14:textId="77777777" w:rsidTr="00936023">
        <w:trPr>
          <w:jc w:val="center"/>
        </w:trPr>
        <w:tc>
          <w:tcPr>
            <w:tcW w:w="890" w:type="dxa"/>
          </w:tcPr>
          <w:p w14:paraId="655BA174" w14:textId="77777777" w:rsidR="00312BC3" w:rsidRPr="00C26C40" w:rsidRDefault="00312BC3" w:rsidP="00870DFD">
            <w:pPr>
              <w:rPr>
                <w:lang w:val="en-GB"/>
              </w:rPr>
            </w:pPr>
            <w:r w:rsidRPr="00C26C40">
              <w:rPr>
                <w:lang w:val="en-GB"/>
              </w:rPr>
              <w:t>Al(OH)₃ — Mass Fraction</w:t>
            </w:r>
          </w:p>
        </w:tc>
        <w:tc>
          <w:tcPr>
            <w:tcW w:w="1106" w:type="dxa"/>
          </w:tcPr>
          <w:p w14:paraId="074DCC3D" w14:textId="77777777" w:rsidR="00312BC3" w:rsidRPr="00C26C40" w:rsidRDefault="00312BC3" w:rsidP="00870DFD">
            <w:pPr>
              <w:rPr>
                <w:lang w:val="en-GB"/>
              </w:rPr>
            </w:pPr>
            <w:r w:rsidRPr="00C26C40">
              <w:rPr>
                <w:lang w:val="en-GB"/>
              </w:rPr>
              <w:t>0.0000</w:t>
            </w:r>
          </w:p>
        </w:tc>
        <w:tc>
          <w:tcPr>
            <w:tcW w:w="1039" w:type="dxa"/>
          </w:tcPr>
          <w:p w14:paraId="4EA1059E" w14:textId="77777777" w:rsidR="00312BC3" w:rsidRPr="00C26C40" w:rsidRDefault="00312BC3" w:rsidP="00870DFD">
            <w:pPr>
              <w:rPr>
                <w:lang w:val="en-GB"/>
              </w:rPr>
            </w:pPr>
            <w:r w:rsidRPr="00C26C40">
              <w:rPr>
                <w:lang w:val="en-GB"/>
              </w:rPr>
              <w:t>0.0006</w:t>
            </w:r>
          </w:p>
        </w:tc>
        <w:tc>
          <w:tcPr>
            <w:tcW w:w="1105" w:type="dxa"/>
          </w:tcPr>
          <w:p w14:paraId="126166DA" w14:textId="77777777" w:rsidR="00312BC3" w:rsidRPr="00C26C40" w:rsidRDefault="00312BC3" w:rsidP="00870DFD">
            <w:pPr>
              <w:rPr>
                <w:lang w:val="en-GB"/>
              </w:rPr>
            </w:pPr>
            <w:r w:rsidRPr="00C26C40">
              <w:rPr>
                <w:lang w:val="en-GB"/>
              </w:rPr>
              <w:t>0.1563</w:t>
            </w:r>
          </w:p>
        </w:tc>
        <w:tc>
          <w:tcPr>
            <w:tcW w:w="1105" w:type="dxa"/>
          </w:tcPr>
          <w:p w14:paraId="3DB3749D" w14:textId="77777777" w:rsidR="00312BC3" w:rsidRPr="00C26C40" w:rsidRDefault="00312BC3" w:rsidP="00870DFD">
            <w:pPr>
              <w:rPr>
                <w:lang w:val="en-GB"/>
              </w:rPr>
            </w:pPr>
            <w:r w:rsidRPr="00C26C40">
              <w:rPr>
                <w:lang w:val="en-GB"/>
              </w:rPr>
              <w:t>0.0000</w:t>
            </w:r>
          </w:p>
        </w:tc>
        <w:tc>
          <w:tcPr>
            <w:tcW w:w="1105" w:type="dxa"/>
          </w:tcPr>
          <w:p w14:paraId="288D8673" w14:textId="77777777" w:rsidR="00312BC3" w:rsidRPr="00C26C40" w:rsidRDefault="00312BC3" w:rsidP="00870DFD">
            <w:pPr>
              <w:rPr>
                <w:lang w:val="en-GB"/>
              </w:rPr>
            </w:pPr>
            <w:r w:rsidRPr="00C26C40">
              <w:rPr>
                <w:lang w:val="en-GB"/>
              </w:rPr>
              <w:t>0.0000</w:t>
            </w:r>
          </w:p>
        </w:tc>
        <w:tc>
          <w:tcPr>
            <w:tcW w:w="1039" w:type="dxa"/>
          </w:tcPr>
          <w:p w14:paraId="586BB454" w14:textId="77777777" w:rsidR="00312BC3" w:rsidRPr="00C26C40" w:rsidRDefault="00312BC3" w:rsidP="00870DFD">
            <w:pPr>
              <w:rPr>
                <w:lang w:val="en-GB"/>
              </w:rPr>
            </w:pPr>
            <w:r w:rsidRPr="00C26C40">
              <w:rPr>
                <w:lang w:val="en-GB"/>
              </w:rPr>
              <w:t>0.0000</w:t>
            </w:r>
          </w:p>
        </w:tc>
        <w:tc>
          <w:tcPr>
            <w:tcW w:w="1678" w:type="dxa"/>
          </w:tcPr>
          <w:p w14:paraId="36F1F074" w14:textId="77777777" w:rsidR="00312BC3" w:rsidRPr="00C26C40" w:rsidRDefault="00312BC3" w:rsidP="00870DFD">
            <w:pPr>
              <w:rPr>
                <w:lang w:val="en-GB"/>
              </w:rPr>
            </w:pPr>
            <w:r w:rsidRPr="00C26C40">
              <w:rPr>
                <w:lang w:val="en-GB"/>
              </w:rPr>
              <w:t>0.0000</w:t>
            </w:r>
          </w:p>
        </w:tc>
      </w:tr>
      <w:tr w:rsidR="00312BC3" w:rsidRPr="00C26C40" w14:paraId="1271AC48" w14:textId="77777777" w:rsidTr="00936023">
        <w:trPr>
          <w:jc w:val="center"/>
        </w:trPr>
        <w:tc>
          <w:tcPr>
            <w:tcW w:w="890" w:type="dxa"/>
          </w:tcPr>
          <w:p w14:paraId="43859452" w14:textId="77777777" w:rsidR="00312BC3" w:rsidRPr="00C26C40" w:rsidRDefault="00312BC3" w:rsidP="00870DFD">
            <w:pPr>
              <w:rPr>
                <w:lang w:val="en-GB"/>
              </w:rPr>
            </w:pPr>
            <w:r w:rsidRPr="00C26C40">
              <w:rPr>
                <w:lang w:val="en-GB"/>
              </w:rPr>
              <w:t>Fe₂O₃ — Mass Fraction</w:t>
            </w:r>
          </w:p>
        </w:tc>
        <w:tc>
          <w:tcPr>
            <w:tcW w:w="1106" w:type="dxa"/>
          </w:tcPr>
          <w:p w14:paraId="7697F569" w14:textId="77777777" w:rsidR="00312BC3" w:rsidRPr="00C26C40" w:rsidRDefault="00312BC3" w:rsidP="00870DFD">
            <w:pPr>
              <w:rPr>
                <w:lang w:val="en-GB"/>
              </w:rPr>
            </w:pPr>
            <w:r w:rsidRPr="00C26C40">
              <w:rPr>
                <w:lang w:val="en-GB"/>
              </w:rPr>
              <w:t>0.0000</w:t>
            </w:r>
          </w:p>
        </w:tc>
        <w:tc>
          <w:tcPr>
            <w:tcW w:w="1039" w:type="dxa"/>
          </w:tcPr>
          <w:p w14:paraId="3EAEC55D" w14:textId="77777777" w:rsidR="00312BC3" w:rsidRPr="00C26C40" w:rsidRDefault="00312BC3" w:rsidP="00870DFD">
            <w:pPr>
              <w:rPr>
                <w:lang w:val="en-GB"/>
              </w:rPr>
            </w:pPr>
            <w:r w:rsidRPr="00C26C40">
              <w:rPr>
                <w:lang w:val="en-GB"/>
              </w:rPr>
              <w:t>0.0000</w:t>
            </w:r>
          </w:p>
        </w:tc>
        <w:tc>
          <w:tcPr>
            <w:tcW w:w="1105" w:type="dxa"/>
          </w:tcPr>
          <w:p w14:paraId="51D66351" w14:textId="77777777" w:rsidR="00312BC3" w:rsidRPr="00C26C40" w:rsidRDefault="00312BC3" w:rsidP="00870DFD">
            <w:pPr>
              <w:rPr>
                <w:lang w:val="en-GB"/>
              </w:rPr>
            </w:pPr>
            <w:r w:rsidRPr="00C26C40">
              <w:rPr>
                <w:lang w:val="en-GB"/>
              </w:rPr>
              <w:t>0.0005</w:t>
            </w:r>
          </w:p>
        </w:tc>
        <w:tc>
          <w:tcPr>
            <w:tcW w:w="1105" w:type="dxa"/>
          </w:tcPr>
          <w:p w14:paraId="28ACEECC" w14:textId="77777777" w:rsidR="00312BC3" w:rsidRPr="00C26C40" w:rsidRDefault="00312BC3" w:rsidP="00870DFD">
            <w:pPr>
              <w:rPr>
                <w:lang w:val="en-GB"/>
              </w:rPr>
            </w:pPr>
            <w:r w:rsidRPr="00C26C40">
              <w:rPr>
                <w:lang w:val="en-GB"/>
              </w:rPr>
              <w:t>0.0000</w:t>
            </w:r>
          </w:p>
        </w:tc>
        <w:tc>
          <w:tcPr>
            <w:tcW w:w="1105" w:type="dxa"/>
          </w:tcPr>
          <w:p w14:paraId="0D51CFD2" w14:textId="77777777" w:rsidR="00312BC3" w:rsidRPr="00C26C40" w:rsidRDefault="00312BC3" w:rsidP="00870DFD">
            <w:pPr>
              <w:rPr>
                <w:lang w:val="en-GB"/>
              </w:rPr>
            </w:pPr>
            <w:r w:rsidRPr="00C26C40">
              <w:rPr>
                <w:lang w:val="en-GB"/>
              </w:rPr>
              <w:t>0.0000</w:t>
            </w:r>
          </w:p>
        </w:tc>
        <w:tc>
          <w:tcPr>
            <w:tcW w:w="1039" w:type="dxa"/>
          </w:tcPr>
          <w:p w14:paraId="169E5840" w14:textId="77777777" w:rsidR="00312BC3" w:rsidRPr="00C26C40" w:rsidRDefault="00312BC3" w:rsidP="00870DFD">
            <w:pPr>
              <w:rPr>
                <w:lang w:val="en-GB"/>
              </w:rPr>
            </w:pPr>
            <w:r w:rsidRPr="00C26C40">
              <w:rPr>
                <w:lang w:val="en-GB"/>
              </w:rPr>
              <w:t>0.0000</w:t>
            </w:r>
          </w:p>
        </w:tc>
        <w:tc>
          <w:tcPr>
            <w:tcW w:w="1678" w:type="dxa"/>
          </w:tcPr>
          <w:p w14:paraId="53AC4220" w14:textId="77777777" w:rsidR="00312BC3" w:rsidRPr="00C26C40" w:rsidRDefault="00312BC3" w:rsidP="00870DFD">
            <w:pPr>
              <w:rPr>
                <w:lang w:val="en-GB"/>
              </w:rPr>
            </w:pPr>
            <w:r w:rsidRPr="00C26C40">
              <w:rPr>
                <w:lang w:val="en-GB"/>
              </w:rPr>
              <w:t>0.0000</w:t>
            </w:r>
          </w:p>
        </w:tc>
      </w:tr>
      <w:tr w:rsidR="00312BC3" w:rsidRPr="00C26C40" w14:paraId="0C766F14" w14:textId="77777777" w:rsidTr="00936023">
        <w:trPr>
          <w:jc w:val="center"/>
        </w:trPr>
        <w:tc>
          <w:tcPr>
            <w:tcW w:w="890" w:type="dxa"/>
          </w:tcPr>
          <w:p w14:paraId="2DEAF3CA" w14:textId="77777777" w:rsidR="00312BC3" w:rsidRPr="00C26C40" w:rsidRDefault="00312BC3" w:rsidP="00870DFD">
            <w:pPr>
              <w:rPr>
                <w:lang w:val="en-GB"/>
              </w:rPr>
            </w:pPr>
            <w:r w:rsidRPr="00C26C40">
              <w:rPr>
                <w:lang w:val="en-GB"/>
              </w:rPr>
              <w:t>SiO₂ — Mass Fraction</w:t>
            </w:r>
          </w:p>
        </w:tc>
        <w:tc>
          <w:tcPr>
            <w:tcW w:w="1106" w:type="dxa"/>
          </w:tcPr>
          <w:p w14:paraId="2997579D" w14:textId="77777777" w:rsidR="00312BC3" w:rsidRPr="00C26C40" w:rsidRDefault="00312BC3" w:rsidP="00870DFD">
            <w:pPr>
              <w:rPr>
                <w:lang w:val="en-GB"/>
              </w:rPr>
            </w:pPr>
            <w:r w:rsidRPr="00C26C40">
              <w:rPr>
                <w:lang w:val="en-GB"/>
              </w:rPr>
              <w:t>0.0000</w:t>
            </w:r>
          </w:p>
        </w:tc>
        <w:tc>
          <w:tcPr>
            <w:tcW w:w="1039" w:type="dxa"/>
          </w:tcPr>
          <w:p w14:paraId="2E08E399" w14:textId="77777777" w:rsidR="00312BC3" w:rsidRPr="00C26C40" w:rsidRDefault="00312BC3" w:rsidP="00870DFD">
            <w:pPr>
              <w:rPr>
                <w:lang w:val="en-GB"/>
              </w:rPr>
            </w:pPr>
            <w:r w:rsidRPr="00C26C40">
              <w:rPr>
                <w:lang w:val="en-GB"/>
              </w:rPr>
              <w:t>0.0181</w:t>
            </w:r>
          </w:p>
        </w:tc>
        <w:tc>
          <w:tcPr>
            <w:tcW w:w="1105" w:type="dxa"/>
          </w:tcPr>
          <w:p w14:paraId="26103BF3" w14:textId="77777777" w:rsidR="00312BC3" w:rsidRPr="00C26C40" w:rsidRDefault="00312BC3" w:rsidP="00870DFD">
            <w:pPr>
              <w:rPr>
                <w:lang w:val="en-GB"/>
              </w:rPr>
            </w:pPr>
            <w:r w:rsidRPr="00C26C40">
              <w:rPr>
                <w:lang w:val="en-GB"/>
              </w:rPr>
              <w:t>0.0919</w:t>
            </w:r>
          </w:p>
        </w:tc>
        <w:tc>
          <w:tcPr>
            <w:tcW w:w="1105" w:type="dxa"/>
          </w:tcPr>
          <w:p w14:paraId="57D8AB2C" w14:textId="77777777" w:rsidR="00312BC3" w:rsidRPr="00C26C40" w:rsidRDefault="00312BC3" w:rsidP="00870DFD">
            <w:pPr>
              <w:rPr>
                <w:lang w:val="en-GB"/>
              </w:rPr>
            </w:pPr>
            <w:r w:rsidRPr="00C26C40">
              <w:rPr>
                <w:lang w:val="en-GB"/>
              </w:rPr>
              <w:t>0.0000</w:t>
            </w:r>
          </w:p>
        </w:tc>
        <w:tc>
          <w:tcPr>
            <w:tcW w:w="1105" w:type="dxa"/>
          </w:tcPr>
          <w:p w14:paraId="2E2BA548" w14:textId="77777777" w:rsidR="00312BC3" w:rsidRPr="00C26C40" w:rsidRDefault="00312BC3" w:rsidP="00870DFD">
            <w:pPr>
              <w:rPr>
                <w:lang w:val="en-GB"/>
              </w:rPr>
            </w:pPr>
            <w:r w:rsidRPr="00C26C40">
              <w:rPr>
                <w:lang w:val="en-GB"/>
              </w:rPr>
              <w:t>0.0000</w:t>
            </w:r>
          </w:p>
        </w:tc>
        <w:tc>
          <w:tcPr>
            <w:tcW w:w="1039" w:type="dxa"/>
          </w:tcPr>
          <w:p w14:paraId="5B707D04" w14:textId="77777777" w:rsidR="00312BC3" w:rsidRPr="00C26C40" w:rsidRDefault="00312BC3" w:rsidP="00870DFD">
            <w:pPr>
              <w:rPr>
                <w:lang w:val="en-GB"/>
              </w:rPr>
            </w:pPr>
            <w:r w:rsidRPr="00C26C40">
              <w:rPr>
                <w:lang w:val="en-GB"/>
              </w:rPr>
              <w:t>0.0000</w:t>
            </w:r>
          </w:p>
        </w:tc>
        <w:tc>
          <w:tcPr>
            <w:tcW w:w="1678" w:type="dxa"/>
          </w:tcPr>
          <w:p w14:paraId="0578F5B2" w14:textId="77777777" w:rsidR="00312BC3" w:rsidRPr="00C26C40" w:rsidRDefault="00312BC3" w:rsidP="00870DFD">
            <w:pPr>
              <w:rPr>
                <w:lang w:val="en-GB"/>
              </w:rPr>
            </w:pPr>
            <w:r w:rsidRPr="00C26C40">
              <w:rPr>
                <w:lang w:val="en-GB"/>
              </w:rPr>
              <w:t>0.0000</w:t>
            </w:r>
          </w:p>
        </w:tc>
      </w:tr>
      <w:tr w:rsidR="00312BC3" w:rsidRPr="00C26C40" w14:paraId="26D7B3AF" w14:textId="77777777" w:rsidTr="00936023">
        <w:trPr>
          <w:jc w:val="center"/>
        </w:trPr>
        <w:tc>
          <w:tcPr>
            <w:tcW w:w="890" w:type="dxa"/>
          </w:tcPr>
          <w:p w14:paraId="36901BB2" w14:textId="77777777" w:rsidR="00312BC3" w:rsidRPr="00C26C40" w:rsidRDefault="00312BC3" w:rsidP="00870DFD">
            <w:pPr>
              <w:rPr>
                <w:lang w:val="en-GB"/>
              </w:rPr>
            </w:pPr>
            <w:r w:rsidRPr="00C26C40">
              <w:rPr>
                <w:lang w:val="en-GB"/>
              </w:rPr>
              <w:lastRenderedPageBreak/>
              <w:t>TiO₂ — Mass Fraction</w:t>
            </w:r>
          </w:p>
        </w:tc>
        <w:tc>
          <w:tcPr>
            <w:tcW w:w="1106" w:type="dxa"/>
          </w:tcPr>
          <w:p w14:paraId="518355CD" w14:textId="77777777" w:rsidR="00312BC3" w:rsidRPr="00C26C40" w:rsidRDefault="00312BC3" w:rsidP="00870DFD">
            <w:pPr>
              <w:rPr>
                <w:lang w:val="en-GB"/>
              </w:rPr>
            </w:pPr>
            <w:r w:rsidRPr="00C26C40">
              <w:rPr>
                <w:lang w:val="en-GB"/>
              </w:rPr>
              <w:t>0.0000</w:t>
            </w:r>
          </w:p>
        </w:tc>
        <w:tc>
          <w:tcPr>
            <w:tcW w:w="1039" w:type="dxa"/>
          </w:tcPr>
          <w:p w14:paraId="367F8705" w14:textId="77777777" w:rsidR="00312BC3" w:rsidRPr="00C26C40" w:rsidRDefault="00312BC3" w:rsidP="00870DFD">
            <w:pPr>
              <w:rPr>
                <w:lang w:val="en-GB"/>
              </w:rPr>
            </w:pPr>
            <w:r w:rsidRPr="00C26C40">
              <w:rPr>
                <w:lang w:val="en-GB"/>
              </w:rPr>
              <w:t>0.0015</w:t>
            </w:r>
          </w:p>
        </w:tc>
        <w:tc>
          <w:tcPr>
            <w:tcW w:w="1105" w:type="dxa"/>
          </w:tcPr>
          <w:p w14:paraId="556B93B8" w14:textId="77777777" w:rsidR="00312BC3" w:rsidRPr="00C26C40" w:rsidRDefault="00312BC3" w:rsidP="00870DFD">
            <w:pPr>
              <w:rPr>
                <w:lang w:val="en-GB"/>
              </w:rPr>
            </w:pPr>
            <w:r w:rsidRPr="00C26C40">
              <w:rPr>
                <w:lang w:val="en-GB"/>
              </w:rPr>
              <w:t>0.3746</w:t>
            </w:r>
          </w:p>
        </w:tc>
        <w:tc>
          <w:tcPr>
            <w:tcW w:w="1105" w:type="dxa"/>
          </w:tcPr>
          <w:p w14:paraId="1B0EEFEF" w14:textId="77777777" w:rsidR="00312BC3" w:rsidRPr="00C26C40" w:rsidRDefault="00312BC3" w:rsidP="00870DFD">
            <w:pPr>
              <w:rPr>
                <w:lang w:val="en-GB"/>
              </w:rPr>
            </w:pPr>
            <w:r w:rsidRPr="00C26C40">
              <w:rPr>
                <w:lang w:val="en-GB"/>
              </w:rPr>
              <w:t>0.0000</w:t>
            </w:r>
          </w:p>
        </w:tc>
        <w:tc>
          <w:tcPr>
            <w:tcW w:w="1105" w:type="dxa"/>
          </w:tcPr>
          <w:p w14:paraId="2717617E" w14:textId="77777777" w:rsidR="00312BC3" w:rsidRPr="00C26C40" w:rsidRDefault="00312BC3" w:rsidP="00870DFD">
            <w:pPr>
              <w:rPr>
                <w:lang w:val="en-GB"/>
              </w:rPr>
            </w:pPr>
            <w:r w:rsidRPr="00C26C40">
              <w:rPr>
                <w:lang w:val="en-GB"/>
              </w:rPr>
              <w:t>0.0000</w:t>
            </w:r>
          </w:p>
        </w:tc>
        <w:tc>
          <w:tcPr>
            <w:tcW w:w="1039" w:type="dxa"/>
          </w:tcPr>
          <w:p w14:paraId="4703E50E" w14:textId="77777777" w:rsidR="00312BC3" w:rsidRPr="00C26C40" w:rsidRDefault="00312BC3" w:rsidP="00870DFD">
            <w:pPr>
              <w:rPr>
                <w:lang w:val="en-GB"/>
              </w:rPr>
            </w:pPr>
            <w:r w:rsidRPr="00C26C40">
              <w:rPr>
                <w:lang w:val="en-GB"/>
              </w:rPr>
              <w:t>0.0000</w:t>
            </w:r>
          </w:p>
        </w:tc>
        <w:tc>
          <w:tcPr>
            <w:tcW w:w="1678" w:type="dxa"/>
          </w:tcPr>
          <w:p w14:paraId="7B773275" w14:textId="77777777" w:rsidR="00312BC3" w:rsidRPr="00C26C40" w:rsidRDefault="00312BC3" w:rsidP="00870DFD">
            <w:pPr>
              <w:rPr>
                <w:lang w:val="en-GB"/>
              </w:rPr>
            </w:pPr>
            <w:r w:rsidRPr="00C26C40">
              <w:rPr>
                <w:lang w:val="en-GB"/>
              </w:rPr>
              <w:t>0.0000</w:t>
            </w:r>
          </w:p>
        </w:tc>
      </w:tr>
      <w:tr w:rsidR="00312BC3" w:rsidRPr="00C26C40" w14:paraId="0C3C713D" w14:textId="77777777" w:rsidTr="00936023">
        <w:trPr>
          <w:jc w:val="center"/>
        </w:trPr>
        <w:tc>
          <w:tcPr>
            <w:tcW w:w="890" w:type="dxa"/>
          </w:tcPr>
          <w:p w14:paraId="3C14F9BF" w14:textId="77777777" w:rsidR="00312BC3" w:rsidRPr="00C26C40" w:rsidRDefault="00312BC3" w:rsidP="00870DFD">
            <w:pPr>
              <w:rPr>
                <w:lang w:val="en-GB"/>
              </w:rPr>
            </w:pPr>
            <w:r w:rsidRPr="00C26C40">
              <w:rPr>
                <w:lang w:val="en-GB"/>
              </w:rPr>
              <w:t>PAC — Mass Fraction</w:t>
            </w:r>
          </w:p>
        </w:tc>
        <w:tc>
          <w:tcPr>
            <w:tcW w:w="1106" w:type="dxa"/>
          </w:tcPr>
          <w:p w14:paraId="0BBDDE92" w14:textId="77777777" w:rsidR="00312BC3" w:rsidRPr="00C26C40" w:rsidRDefault="00312BC3" w:rsidP="00870DFD">
            <w:pPr>
              <w:rPr>
                <w:lang w:val="en-GB"/>
              </w:rPr>
            </w:pPr>
            <w:r w:rsidRPr="00C26C40">
              <w:rPr>
                <w:lang w:val="en-GB"/>
              </w:rPr>
              <w:t>0.0000</w:t>
            </w:r>
          </w:p>
        </w:tc>
        <w:tc>
          <w:tcPr>
            <w:tcW w:w="1039" w:type="dxa"/>
          </w:tcPr>
          <w:p w14:paraId="0E1033C6" w14:textId="77777777" w:rsidR="00312BC3" w:rsidRPr="00C26C40" w:rsidRDefault="00312BC3" w:rsidP="00870DFD">
            <w:pPr>
              <w:rPr>
                <w:lang w:val="en-GB"/>
              </w:rPr>
            </w:pPr>
            <w:r w:rsidRPr="00C26C40">
              <w:rPr>
                <w:lang w:val="en-GB"/>
              </w:rPr>
              <w:t>0.0000</w:t>
            </w:r>
          </w:p>
        </w:tc>
        <w:tc>
          <w:tcPr>
            <w:tcW w:w="1105" w:type="dxa"/>
          </w:tcPr>
          <w:p w14:paraId="1E9EF744" w14:textId="77777777" w:rsidR="00312BC3" w:rsidRPr="00C26C40" w:rsidRDefault="00312BC3" w:rsidP="00870DFD">
            <w:pPr>
              <w:rPr>
                <w:lang w:val="en-GB"/>
              </w:rPr>
            </w:pPr>
            <w:r w:rsidRPr="00C26C40">
              <w:rPr>
                <w:lang w:val="en-GB"/>
              </w:rPr>
              <w:t>0.0000</w:t>
            </w:r>
          </w:p>
        </w:tc>
        <w:tc>
          <w:tcPr>
            <w:tcW w:w="1105" w:type="dxa"/>
          </w:tcPr>
          <w:p w14:paraId="5380B85B" w14:textId="77777777" w:rsidR="00312BC3" w:rsidRPr="00C26C40" w:rsidRDefault="00312BC3" w:rsidP="00870DFD">
            <w:pPr>
              <w:rPr>
                <w:lang w:val="en-GB"/>
              </w:rPr>
            </w:pPr>
            <w:r w:rsidRPr="00C26C40">
              <w:rPr>
                <w:lang w:val="en-GB"/>
              </w:rPr>
              <w:t>0.0000</w:t>
            </w:r>
          </w:p>
        </w:tc>
        <w:tc>
          <w:tcPr>
            <w:tcW w:w="1105" w:type="dxa"/>
          </w:tcPr>
          <w:p w14:paraId="0C2D4DEF" w14:textId="77777777" w:rsidR="00312BC3" w:rsidRPr="00C26C40" w:rsidRDefault="00312BC3" w:rsidP="00870DFD">
            <w:pPr>
              <w:rPr>
                <w:lang w:val="en-GB"/>
              </w:rPr>
            </w:pPr>
            <w:r w:rsidRPr="00C26C40">
              <w:rPr>
                <w:lang w:val="en-GB"/>
              </w:rPr>
              <w:t>0.0000</w:t>
            </w:r>
          </w:p>
        </w:tc>
        <w:tc>
          <w:tcPr>
            <w:tcW w:w="1039" w:type="dxa"/>
          </w:tcPr>
          <w:p w14:paraId="41137941" w14:textId="77777777" w:rsidR="00312BC3" w:rsidRPr="00C26C40" w:rsidRDefault="00312BC3" w:rsidP="00870DFD">
            <w:pPr>
              <w:rPr>
                <w:lang w:val="en-GB"/>
              </w:rPr>
            </w:pPr>
            <w:r w:rsidRPr="00C26C40">
              <w:rPr>
                <w:lang w:val="en-GB"/>
              </w:rPr>
              <w:t>0.3434</w:t>
            </w:r>
          </w:p>
        </w:tc>
        <w:tc>
          <w:tcPr>
            <w:tcW w:w="1678" w:type="dxa"/>
          </w:tcPr>
          <w:p w14:paraId="231F8BA1" w14:textId="77777777" w:rsidR="00312BC3" w:rsidRPr="00C26C40" w:rsidRDefault="00312BC3" w:rsidP="00870DFD">
            <w:pPr>
              <w:rPr>
                <w:lang w:val="en-GB"/>
              </w:rPr>
            </w:pPr>
            <w:r w:rsidRPr="00C26C40">
              <w:rPr>
                <w:lang w:val="en-GB"/>
              </w:rPr>
              <w:t>0.0000</w:t>
            </w:r>
          </w:p>
        </w:tc>
      </w:tr>
      <w:tr w:rsidR="00312BC3" w:rsidRPr="00C26C40" w14:paraId="58912F6C" w14:textId="77777777" w:rsidTr="00936023">
        <w:trPr>
          <w:jc w:val="center"/>
        </w:trPr>
        <w:tc>
          <w:tcPr>
            <w:tcW w:w="890" w:type="dxa"/>
          </w:tcPr>
          <w:p w14:paraId="05D0EB29" w14:textId="77777777" w:rsidR="00312BC3" w:rsidRPr="00C26C40" w:rsidRDefault="00312BC3" w:rsidP="00870DFD">
            <w:pPr>
              <w:rPr>
                <w:lang w:val="en-GB"/>
              </w:rPr>
            </w:pPr>
            <w:r w:rsidRPr="00C26C40">
              <w:rPr>
                <w:lang w:val="en-GB"/>
              </w:rPr>
              <w:t>K₂O — Mass Fraction</w:t>
            </w:r>
          </w:p>
        </w:tc>
        <w:tc>
          <w:tcPr>
            <w:tcW w:w="1106" w:type="dxa"/>
          </w:tcPr>
          <w:p w14:paraId="3ADA27A3" w14:textId="77777777" w:rsidR="00312BC3" w:rsidRPr="00C26C40" w:rsidRDefault="00312BC3" w:rsidP="00870DFD">
            <w:pPr>
              <w:rPr>
                <w:lang w:val="en-GB"/>
              </w:rPr>
            </w:pPr>
            <w:r w:rsidRPr="00C26C40">
              <w:rPr>
                <w:lang w:val="en-GB"/>
              </w:rPr>
              <w:t>0.0000</w:t>
            </w:r>
          </w:p>
        </w:tc>
        <w:tc>
          <w:tcPr>
            <w:tcW w:w="1039" w:type="dxa"/>
          </w:tcPr>
          <w:p w14:paraId="5E2F6457" w14:textId="77777777" w:rsidR="00312BC3" w:rsidRPr="00C26C40" w:rsidRDefault="00312BC3" w:rsidP="00870DFD">
            <w:pPr>
              <w:rPr>
                <w:lang w:val="en-GB"/>
              </w:rPr>
            </w:pPr>
            <w:r w:rsidRPr="00C26C40">
              <w:rPr>
                <w:lang w:val="en-GB"/>
              </w:rPr>
              <w:t>0.0003</w:t>
            </w:r>
          </w:p>
        </w:tc>
        <w:tc>
          <w:tcPr>
            <w:tcW w:w="1105" w:type="dxa"/>
          </w:tcPr>
          <w:p w14:paraId="5B294C6C" w14:textId="77777777" w:rsidR="00312BC3" w:rsidRPr="00C26C40" w:rsidRDefault="00312BC3" w:rsidP="00870DFD">
            <w:pPr>
              <w:rPr>
                <w:lang w:val="en-GB"/>
              </w:rPr>
            </w:pPr>
            <w:r w:rsidRPr="00C26C40">
              <w:rPr>
                <w:lang w:val="en-GB"/>
              </w:rPr>
              <w:t>0.0698</w:t>
            </w:r>
          </w:p>
        </w:tc>
        <w:tc>
          <w:tcPr>
            <w:tcW w:w="1105" w:type="dxa"/>
          </w:tcPr>
          <w:p w14:paraId="5A65BDE0" w14:textId="77777777" w:rsidR="00312BC3" w:rsidRPr="00C26C40" w:rsidRDefault="00312BC3" w:rsidP="00870DFD">
            <w:pPr>
              <w:rPr>
                <w:lang w:val="en-GB"/>
              </w:rPr>
            </w:pPr>
            <w:r w:rsidRPr="00C26C40">
              <w:rPr>
                <w:lang w:val="en-GB"/>
              </w:rPr>
              <w:t>0.0000</w:t>
            </w:r>
          </w:p>
        </w:tc>
        <w:tc>
          <w:tcPr>
            <w:tcW w:w="1105" w:type="dxa"/>
          </w:tcPr>
          <w:p w14:paraId="0C3210C5" w14:textId="77777777" w:rsidR="00312BC3" w:rsidRPr="00C26C40" w:rsidRDefault="00312BC3" w:rsidP="00870DFD">
            <w:pPr>
              <w:rPr>
                <w:lang w:val="en-GB"/>
              </w:rPr>
            </w:pPr>
            <w:r w:rsidRPr="00C26C40">
              <w:rPr>
                <w:lang w:val="en-GB"/>
              </w:rPr>
              <w:t>0.0000</w:t>
            </w:r>
          </w:p>
        </w:tc>
        <w:tc>
          <w:tcPr>
            <w:tcW w:w="1039" w:type="dxa"/>
          </w:tcPr>
          <w:p w14:paraId="77BA1999" w14:textId="77777777" w:rsidR="00312BC3" w:rsidRPr="00C26C40" w:rsidRDefault="00312BC3" w:rsidP="00870DFD">
            <w:pPr>
              <w:rPr>
                <w:lang w:val="en-GB"/>
              </w:rPr>
            </w:pPr>
            <w:r w:rsidRPr="00C26C40">
              <w:rPr>
                <w:lang w:val="en-GB"/>
              </w:rPr>
              <w:t>0.0000</w:t>
            </w:r>
          </w:p>
        </w:tc>
        <w:tc>
          <w:tcPr>
            <w:tcW w:w="1678" w:type="dxa"/>
          </w:tcPr>
          <w:p w14:paraId="39750016" w14:textId="77777777" w:rsidR="00312BC3" w:rsidRPr="00C26C40" w:rsidRDefault="00312BC3" w:rsidP="00870DFD">
            <w:pPr>
              <w:rPr>
                <w:lang w:val="en-GB"/>
              </w:rPr>
            </w:pPr>
            <w:r w:rsidRPr="00C26C40">
              <w:rPr>
                <w:lang w:val="en-GB"/>
              </w:rPr>
              <w:t>0.0000</w:t>
            </w:r>
          </w:p>
        </w:tc>
      </w:tr>
      <w:tr w:rsidR="00312BC3" w:rsidRPr="00C26C40" w14:paraId="6487EC6C" w14:textId="77777777" w:rsidTr="00936023">
        <w:trPr>
          <w:jc w:val="center"/>
        </w:trPr>
        <w:tc>
          <w:tcPr>
            <w:tcW w:w="890" w:type="dxa"/>
          </w:tcPr>
          <w:p w14:paraId="54D51D7F" w14:textId="77777777" w:rsidR="00312BC3" w:rsidRPr="00C26C40" w:rsidRDefault="00312BC3" w:rsidP="00870DFD">
            <w:pPr>
              <w:rPr>
                <w:lang w:val="en-GB"/>
              </w:rPr>
            </w:pPr>
            <w:r w:rsidRPr="00C26C40">
              <w:rPr>
                <w:lang w:val="en-GB"/>
              </w:rPr>
              <w:t>Na₂O — Mass Fraction</w:t>
            </w:r>
          </w:p>
        </w:tc>
        <w:tc>
          <w:tcPr>
            <w:tcW w:w="1106" w:type="dxa"/>
          </w:tcPr>
          <w:p w14:paraId="0ED9741F" w14:textId="77777777" w:rsidR="00312BC3" w:rsidRPr="00C26C40" w:rsidRDefault="00312BC3" w:rsidP="00870DFD">
            <w:pPr>
              <w:rPr>
                <w:lang w:val="en-GB"/>
              </w:rPr>
            </w:pPr>
            <w:r w:rsidRPr="00C26C40">
              <w:rPr>
                <w:lang w:val="en-GB"/>
              </w:rPr>
              <w:t>0.0000</w:t>
            </w:r>
          </w:p>
        </w:tc>
        <w:tc>
          <w:tcPr>
            <w:tcW w:w="1039" w:type="dxa"/>
          </w:tcPr>
          <w:p w14:paraId="47487AB7" w14:textId="77777777" w:rsidR="00312BC3" w:rsidRPr="00C26C40" w:rsidRDefault="00312BC3" w:rsidP="00870DFD">
            <w:pPr>
              <w:rPr>
                <w:lang w:val="en-GB"/>
              </w:rPr>
            </w:pPr>
            <w:r w:rsidRPr="00C26C40">
              <w:rPr>
                <w:lang w:val="en-GB"/>
              </w:rPr>
              <w:t>0.0001</w:t>
            </w:r>
          </w:p>
        </w:tc>
        <w:tc>
          <w:tcPr>
            <w:tcW w:w="1105" w:type="dxa"/>
          </w:tcPr>
          <w:p w14:paraId="429893D3" w14:textId="77777777" w:rsidR="00312BC3" w:rsidRPr="00C26C40" w:rsidRDefault="00312BC3" w:rsidP="00870DFD">
            <w:pPr>
              <w:rPr>
                <w:lang w:val="en-GB"/>
              </w:rPr>
            </w:pPr>
            <w:r w:rsidRPr="00C26C40">
              <w:rPr>
                <w:lang w:val="en-GB"/>
              </w:rPr>
              <w:t>0.0204</w:t>
            </w:r>
          </w:p>
        </w:tc>
        <w:tc>
          <w:tcPr>
            <w:tcW w:w="1105" w:type="dxa"/>
          </w:tcPr>
          <w:p w14:paraId="726BDB38" w14:textId="77777777" w:rsidR="00312BC3" w:rsidRPr="00C26C40" w:rsidRDefault="00312BC3" w:rsidP="00870DFD">
            <w:pPr>
              <w:rPr>
                <w:lang w:val="en-GB"/>
              </w:rPr>
            </w:pPr>
            <w:r w:rsidRPr="00C26C40">
              <w:rPr>
                <w:lang w:val="en-GB"/>
              </w:rPr>
              <w:t>0.0000</w:t>
            </w:r>
          </w:p>
        </w:tc>
        <w:tc>
          <w:tcPr>
            <w:tcW w:w="1105" w:type="dxa"/>
          </w:tcPr>
          <w:p w14:paraId="2EC5DDD1" w14:textId="77777777" w:rsidR="00312BC3" w:rsidRPr="00C26C40" w:rsidRDefault="00312BC3" w:rsidP="00870DFD">
            <w:pPr>
              <w:rPr>
                <w:lang w:val="en-GB"/>
              </w:rPr>
            </w:pPr>
            <w:r w:rsidRPr="00C26C40">
              <w:rPr>
                <w:lang w:val="en-GB"/>
              </w:rPr>
              <w:t>0.0000</w:t>
            </w:r>
          </w:p>
        </w:tc>
        <w:tc>
          <w:tcPr>
            <w:tcW w:w="1039" w:type="dxa"/>
          </w:tcPr>
          <w:p w14:paraId="77DB791C" w14:textId="77777777" w:rsidR="00312BC3" w:rsidRPr="00C26C40" w:rsidRDefault="00312BC3" w:rsidP="00870DFD">
            <w:pPr>
              <w:rPr>
                <w:lang w:val="en-GB"/>
              </w:rPr>
            </w:pPr>
            <w:r w:rsidRPr="00C26C40">
              <w:rPr>
                <w:lang w:val="en-GB"/>
              </w:rPr>
              <w:t>0.0000</w:t>
            </w:r>
          </w:p>
        </w:tc>
        <w:tc>
          <w:tcPr>
            <w:tcW w:w="1678" w:type="dxa"/>
          </w:tcPr>
          <w:p w14:paraId="39C20D60" w14:textId="77777777" w:rsidR="00312BC3" w:rsidRPr="00C26C40" w:rsidRDefault="00312BC3" w:rsidP="00870DFD">
            <w:pPr>
              <w:rPr>
                <w:lang w:val="en-GB"/>
              </w:rPr>
            </w:pPr>
            <w:r w:rsidRPr="00C26C40">
              <w:rPr>
                <w:lang w:val="en-GB"/>
              </w:rPr>
              <w:t>0.0000</w:t>
            </w:r>
          </w:p>
        </w:tc>
      </w:tr>
      <w:tr w:rsidR="00312BC3" w:rsidRPr="00C26C40" w14:paraId="3DA48C7D" w14:textId="77777777" w:rsidTr="00936023">
        <w:trPr>
          <w:jc w:val="center"/>
        </w:trPr>
        <w:tc>
          <w:tcPr>
            <w:tcW w:w="890" w:type="dxa"/>
          </w:tcPr>
          <w:p w14:paraId="4D85CF30" w14:textId="77777777" w:rsidR="00312BC3" w:rsidRPr="00C26C40" w:rsidRDefault="00312BC3" w:rsidP="00870DFD">
            <w:pPr>
              <w:rPr>
                <w:lang w:val="en-GB"/>
              </w:rPr>
            </w:pPr>
            <w:r w:rsidRPr="00C26C40">
              <w:rPr>
                <w:lang w:val="en-GB"/>
              </w:rPr>
              <w:t>MgO — Mass Fraction</w:t>
            </w:r>
          </w:p>
        </w:tc>
        <w:tc>
          <w:tcPr>
            <w:tcW w:w="1106" w:type="dxa"/>
          </w:tcPr>
          <w:p w14:paraId="216A4A1E" w14:textId="77777777" w:rsidR="00312BC3" w:rsidRPr="00C26C40" w:rsidRDefault="00312BC3" w:rsidP="00870DFD">
            <w:pPr>
              <w:rPr>
                <w:lang w:val="en-GB"/>
              </w:rPr>
            </w:pPr>
            <w:r w:rsidRPr="00C26C40">
              <w:rPr>
                <w:lang w:val="en-GB"/>
              </w:rPr>
              <w:t>0.0000</w:t>
            </w:r>
          </w:p>
        </w:tc>
        <w:tc>
          <w:tcPr>
            <w:tcW w:w="1039" w:type="dxa"/>
          </w:tcPr>
          <w:p w14:paraId="05AA2709" w14:textId="77777777" w:rsidR="00312BC3" w:rsidRPr="00C26C40" w:rsidRDefault="00312BC3" w:rsidP="00870DFD">
            <w:pPr>
              <w:rPr>
                <w:lang w:val="en-GB"/>
              </w:rPr>
            </w:pPr>
            <w:r w:rsidRPr="00C26C40">
              <w:rPr>
                <w:lang w:val="en-GB"/>
              </w:rPr>
              <w:t>0.0000</w:t>
            </w:r>
          </w:p>
        </w:tc>
        <w:tc>
          <w:tcPr>
            <w:tcW w:w="1105" w:type="dxa"/>
          </w:tcPr>
          <w:p w14:paraId="6BA83858" w14:textId="77777777" w:rsidR="00312BC3" w:rsidRPr="00C26C40" w:rsidRDefault="00312BC3" w:rsidP="00870DFD">
            <w:pPr>
              <w:rPr>
                <w:lang w:val="en-GB"/>
              </w:rPr>
            </w:pPr>
            <w:r w:rsidRPr="00C26C40">
              <w:rPr>
                <w:lang w:val="en-GB"/>
              </w:rPr>
              <w:t>0.0051</w:t>
            </w:r>
          </w:p>
        </w:tc>
        <w:tc>
          <w:tcPr>
            <w:tcW w:w="1105" w:type="dxa"/>
          </w:tcPr>
          <w:p w14:paraId="2F866B06" w14:textId="77777777" w:rsidR="00312BC3" w:rsidRPr="00C26C40" w:rsidRDefault="00312BC3" w:rsidP="00870DFD">
            <w:pPr>
              <w:rPr>
                <w:lang w:val="en-GB"/>
              </w:rPr>
            </w:pPr>
            <w:r w:rsidRPr="00C26C40">
              <w:rPr>
                <w:lang w:val="en-GB"/>
              </w:rPr>
              <w:t>0.0000</w:t>
            </w:r>
          </w:p>
        </w:tc>
        <w:tc>
          <w:tcPr>
            <w:tcW w:w="1105" w:type="dxa"/>
          </w:tcPr>
          <w:p w14:paraId="52C4A41D" w14:textId="77777777" w:rsidR="00312BC3" w:rsidRPr="00C26C40" w:rsidRDefault="00312BC3" w:rsidP="00870DFD">
            <w:pPr>
              <w:rPr>
                <w:lang w:val="en-GB"/>
              </w:rPr>
            </w:pPr>
            <w:r w:rsidRPr="00C26C40">
              <w:rPr>
                <w:lang w:val="en-GB"/>
              </w:rPr>
              <w:t>0.0000</w:t>
            </w:r>
          </w:p>
        </w:tc>
        <w:tc>
          <w:tcPr>
            <w:tcW w:w="1039" w:type="dxa"/>
          </w:tcPr>
          <w:p w14:paraId="5CD8CBB1" w14:textId="77777777" w:rsidR="00312BC3" w:rsidRPr="00C26C40" w:rsidRDefault="00312BC3" w:rsidP="00870DFD">
            <w:pPr>
              <w:rPr>
                <w:lang w:val="en-GB"/>
              </w:rPr>
            </w:pPr>
            <w:r w:rsidRPr="00C26C40">
              <w:rPr>
                <w:lang w:val="en-GB"/>
              </w:rPr>
              <w:t>0.0000</w:t>
            </w:r>
          </w:p>
        </w:tc>
        <w:tc>
          <w:tcPr>
            <w:tcW w:w="1678" w:type="dxa"/>
          </w:tcPr>
          <w:p w14:paraId="040B395E" w14:textId="77777777" w:rsidR="00312BC3" w:rsidRPr="00C26C40" w:rsidRDefault="00312BC3" w:rsidP="00870DFD">
            <w:pPr>
              <w:rPr>
                <w:lang w:val="en-GB"/>
              </w:rPr>
            </w:pPr>
            <w:r w:rsidRPr="00C26C40">
              <w:rPr>
                <w:lang w:val="en-GB"/>
              </w:rPr>
              <w:t>0.0000</w:t>
            </w:r>
          </w:p>
        </w:tc>
      </w:tr>
      <w:tr w:rsidR="00312BC3" w:rsidRPr="00C26C40" w14:paraId="23E5AFF8" w14:textId="77777777" w:rsidTr="00936023">
        <w:trPr>
          <w:jc w:val="center"/>
        </w:trPr>
        <w:tc>
          <w:tcPr>
            <w:tcW w:w="890" w:type="dxa"/>
          </w:tcPr>
          <w:p w14:paraId="6CAE59DF" w14:textId="77777777" w:rsidR="00312BC3" w:rsidRPr="00C26C40" w:rsidRDefault="00312BC3" w:rsidP="00870DFD">
            <w:pPr>
              <w:rPr>
                <w:lang w:val="en-GB"/>
              </w:rPr>
            </w:pPr>
            <w:r w:rsidRPr="00C26C40">
              <w:rPr>
                <w:lang w:val="en-GB"/>
              </w:rPr>
              <w:t>H₃O⁺ — Mass Fraction</w:t>
            </w:r>
          </w:p>
        </w:tc>
        <w:tc>
          <w:tcPr>
            <w:tcW w:w="1106" w:type="dxa"/>
          </w:tcPr>
          <w:p w14:paraId="77BA9E45" w14:textId="77777777" w:rsidR="00312BC3" w:rsidRPr="00C26C40" w:rsidRDefault="00312BC3" w:rsidP="00870DFD">
            <w:pPr>
              <w:rPr>
                <w:lang w:val="en-GB"/>
              </w:rPr>
            </w:pPr>
            <w:r w:rsidRPr="00C26C40">
              <w:rPr>
                <w:lang w:val="en-GB"/>
              </w:rPr>
              <w:t>0.0000</w:t>
            </w:r>
          </w:p>
        </w:tc>
        <w:tc>
          <w:tcPr>
            <w:tcW w:w="1039" w:type="dxa"/>
          </w:tcPr>
          <w:p w14:paraId="4D56AA63" w14:textId="77777777" w:rsidR="00312BC3" w:rsidRPr="00C26C40" w:rsidRDefault="00312BC3" w:rsidP="00870DFD">
            <w:pPr>
              <w:rPr>
                <w:lang w:val="en-GB"/>
              </w:rPr>
            </w:pPr>
            <w:r w:rsidRPr="00C26C40">
              <w:rPr>
                <w:lang w:val="en-GB"/>
              </w:rPr>
              <w:t>0.0000</w:t>
            </w:r>
          </w:p>
        </w:tc>
        <w:tc>
          <w:tcPr>
            <w:tcW w:w="1105" w:type="dxa"/>
          </w:tcPr>
          <w:p w14:paraId="10D37268" w14:textId="77777777" w:rsidR="00312BC3" w:rsidRPr="00C26C40" w:rsidRDefault="00312BC3" w:rsidP="00870DFD">
            <w:pPr>
              <w:rPr>
                <w:lang w:val="en-GB"/>
              </w:rPr>
            </w:pPr>
            <w:r w:rsidRPr="00C26C40">
              <w:rPr>
                <w:lang w:val="en-GB"/>
              </w:rPr>
              <w:t>0.0000</w:t>
            </w:r>
          </w:p>
        </w:tc>
        <w:tc>
          <w:tcPr>
            <w:tcW w:w="1105" w:type="dxa"/>
          </w:tcPr>
          <w:p w14:paraId="1AD8BC7A" w14:textId="77777777" w:rsidR="00312BC3" w:rsidRPr="00C26C40" w:rsidRDefault="00312BC3" w:rsidP="00870DFD">
            <w:pPr>
              <w:rPr>
                <w:lang w:val="en-GB"/>
              </w:rPr>
            </w:pPr>
            <w:r w:rsidRPr="00C26C40">
              <w:rPr>
                <w:lang w:val="en-GB"/>
              </w:rPr>
              <w:t>0.1670</w:t>
            </w:r>
          </w:p>
        </w:tc>
        <w:tc>
          <w:tcPr>
            <w:tcW w:w="1105" w:type="dxa"/>
          </w:tcPr>
          <w:p w14:paraId="07C34CBF" w14:textId="77777777" w:rsidR="00312BC3" w:rsidRPr="00C26C40" w:rsidRDefault="00312BC3" w:rsidP="00870DFD">
            <w:pPr>
              <w:rPr>
                <w:lang w:val="en-GB"/>
              </w:rPr>
            </w:pPr>
            <w:r w:rsidRPr="00C26C40">
              <w:rPr>
                <w:lang w:val="en-GB"/>
              </w:rPr>
              <w:t>0.1670</w:t>
            </w:r>
          </w:p>
        </w:tc>
        <w:tc>
          <w:tcPr>
            <w:tcW w:w="1039" w:type="dxa"/>
          </w:tcPr>
          <w:p w14:paraId="6A63E63E" w14:textId="77777777" w:rsidR="00312BC3" w:rsidRPr="00C26C40" w:rsidRDefault="00312BC3" w:rsidP="00870DFD">
            <w:pPr>
              <w:rPr>
                <w:lang w:val="en-GB"/>
              </w:rPr>
            </w:pPr>
            <w:r w:rsidRPr="00C26C40">
              <w:rPr>
                <w:lang w:val="en-GB"/>
              </w:rPr>
              <w:t>0.0000</w:t>
            </w:r>
          </w:p>
        </w:tc>
        <w:tc>
          <w:tcPr>
            <w:tcW w:w="1678" w:type="dxa"/>
          </w:tcPr>
          <w:p w14:paraId="1584D4D5" w14:textId="77777777" w:rsidR="00312BC3" w:rsidRPr="00C26C40" w:rsidRDefault="00312BC3" w:rsidP="00870DFD">
            <w:pPr>
              <w:rPr>
                <w:lang w:val="en-GB"/>
              </w:rPr>
            </w:pPr>
            <w:r w:rsidRPr="00C26C40">
              <w:rPr>
                <w:lang w:val="en-GB"/>
              </w:rPr>
              <w:t>0.0000</w:t>
            </w:r>
          </w:p>
        </w:tc>
      </w:tr>
      <w:tr w:rsidR="00312BC3" w:rsidRPr="00C26C40" w14:paraId="77DAA8F4" w14:textId="77777777" w:rsidTr="00936023">
        <w:trPr>
          <w:jc w:val="center"/>
        </w:trPr>
        <w:tc>
          <w:tcPr>
            <w:tcW w:w="890" w:type="dxa"/>
          </w:tcPr>
          <w:p w14:paraId="3D9C8699" w14:textId="77777777" w:rsidR="00312BC3" w:rsidRPr="00C26C40" w:rsidRDefault="00312BC3" w:rsidP="00870DFD">
            <w:pPr>
              <w:rPr>
                <w:lang w:val="en-GB"/>
              </w:rPr>
            </w:pPr>
            <w:r w:rsidRPr="00C26C40">
              <w:rPr>
                <w:lang w:val="en-GB"/>
              </w:rPr>
              <w:t>OH⁻ — Mass Fraction</w:t>
            </w:r>
          </w:p>
        </w:tc>
        <w:tc>
          <w:tcPr>
            <w:tcW w:w="1106" w:type="dxa"/>
          </w:tcPr>
          <w:p w14:paraId="38E47CB1" w14:textId="77777777" w:rsidR="00312BC3" w:rsidRPr="00C26C40" w:rsidRDefault="00312BC3" w:rsidP="00870DFD">
            <w:pPr>
              <w:rPr>
                <w:lang w:val="en-GB"/>
              </w:rPr>
            </w:pPr>
            <w:r w:rsidRPr="00C26C40">
              <w:rPr>
                <w:lang w:val="en-GB"/>
              </w:rPr>
              <w:t>0.0000</w:t>
            </w:r>
          </w:p>
        </w:tc>
        <w:tc>
          <w:tcPr>
            <w:tcW w:w="1039" w:type="dxa"/>
          </w:tcPr>
          <w:p w14:paraId="3090555D" w14:textId="77777777" w:rsidR="00312BC3" w:rsidRPr="00C26C40" w:rsidRDefault="00312BC3" w:rsidP="00870DFD">
            <w:pPr>
              <w:rPr>
                <w:lang w:val="en-GB"/>
              </w:rPr>
            </w:pPr>
            <w:r w:rsidRPr="00C26C40">
              <w:rPr>
                <w:lang w:val="en-GB"/>
              </w:rPr>
              <w:t>0.0000</w:t>
            </w:r>
          </w:p>
        </w:tc>
        <w:tc>
          <w:tcPr>
            <w:tcW w:w="1105" w:type="dxa"/>
          </w:tcPr>
          <w:p w14:paraId="2C279A11" w14:textId="77777777" w:rsidR="00312BC3" w:rsidRPr="00C26C40" w:rsidRDefault="00312BC3" w:rsidP="00870DFD">
            <w:pPr>
              <w:rPr>
                <w:lang w:val="en-GB"/>
              </w:rPr>
            </w:pPr>
            <w:r w:rsidRPr="00C26C40">
              <w:rPr>
                <w:lang w:val="en-GB"/>
              </w:rPr>
              <w:t>0.0000</w:t>
            </w:r>
          </w:p>
        </w:tc>
        <w:tc>
          <w:tcPr>
            <w:tcW w:w="1105" w:type="dxa"/>
          </w:tcPr>
          <w:p w14:paraId="064E4A62" w14:textId="77777777" w:rsidR="00312BC3" w:rsidRPr="00C26C40" w:rsidRDefault="00312BC3" w:rsidP="00870DFD">
            <w:pPr>
              <w:rPr>
                <w:lang w:val="en-GB"/>
              </w:rPr>
            </w:pPr>
            <w:r w:rsidRPr="00C26C40">
              <w:rPr>
                <w:lang w:val="en-GB"/>
              </w:rPr>
              <w:t>0.0000</w:t>
            </w:r>
          </w:p>
        </w:tc>
        <w:tc>
          <w:tcPr>
            <w:tcW w:w="1105" w:type="dxa"/>
          </w:tcPr>
          <w:p w14:paraId="04883AAB" w14:textId="77777777" w:rsidR="00312BC3" w:rsidRPr="00C26C40" w:rsidRDefault="00312BC3" w:rsidP="00870DFD">
            <w:pPr>
              <w:rPr>
                <w:lang w:val="en-GB"/>
              </w:rPr>
            </w:pPr>
            <w:r w:rsidRPr="00C26C40">
              <w:rPr>
                <w:lang w:val="en-GB"/>
              </w:rPr>
              <w:t>0.0000</w:t>
            </w:r>
          </w:p>
        </w:tc>
        <w:tc>
          <w:tcPr>
            <w:tcW w:w="1039" w:type="dxa"/>
          </w:tcPr>
          <w:p w14:paraId="793F53E9" w14:textId="77777777" w:rsidR="00312BC3" w:rsidRPr="00C26C40" w:rsidRDefault="00312BC3" w:rsidP="00870DFD">
            <w:pPr>
              <w:rPr>
                <w:lang w:val="en-GB"/>
              </w:rPr>
            </w:pPr>
            <w:r w:rsidRPr="00C26C40">
              <w:rPr>
                <w:lang w:val="en-GB"/>
              </w:rPr>
              <w:t>0.0000</w:t>
            </w:r>
          </w:p>
        </w:tc>
        <w:tc>
          <w:tcPr>
            <w:tcW w:w="1678" w:type="dxa"/>
          </w:tcPr>
          <w:p w14:paraId="0D830EC7" w14:textId="77777777" w:rsidR="00312BC3" w:rsidRPr="00C26C40" w:rsidRDefault="00312BC3" w:rsidP="00870DFD">
            <w:pPr>
              <w:rPr>
                <w:lang w:val="en-GB"/>
              </w:rPr>
            </w:pPr>
            <w:r w:rsidRPr="00C26C40">
              <w:rPr>
                <w:lang w:val="en-GB"/>
              </w:rPr>
              <w:t>0.0000</w:t>
            </w:r>
          </w:p>
        </w:tc>
      </w:tr>
      <w:tr w:rsidR="00312BC3" w:rsidRPr="00C26C40" w14:paraId="1FCC4963" w14:textId="77777777" w:rsidTr="00936023">
        <w:trPr>
          <w:jc w:val="center"/>
        </w:trPr>
        <w:tc>
          <w:tcPr>
            <w:tcW w:w="890" w:type="dxa"/>
          </w:tcPr>
          <w:p w14:paraId="1A908F7B" w14:textId="77777777" w:rsidR="00312BC3" w:rsidRPr="00C26C40" w:rsidRDefault="00312BC3" w:rsidP="00870DFD">
            <w:pPr>
              <w:rPr>
                <w:lang w:val="en-GB"/>
              </w:rPr>
            </w:pPr>
            <w:r w:rsidRPr="00C26C40">
              <w:rPr>
                <w:lang w:val="en-GB"/>
              </w:rPr>
              <w:t>Cl⁻ — Mass Fraction</w:t>
            </w:r>
          </w:p>
        </w:tc>
        <w:tc>
          <w:tcPr>
            <w:tcW w:w="1106" w:type="dxa"/>
          </w:tcPr>
          <w:p w14:paraId="36DD1875" w14:textId="77777777" w:rsidR="00312BC3" w:rsidRPr="00C26C40" w:rsidRDefault="00312BC3" w:rsidP="00870DFD">
            <w:pPr>
              <w:rPr>
                <w:lang w:val="en-GB"/>
              </w:rPr>
            </w:pPr>
            <w:r w:rsidRPr="00C26C40">
              <w:rPr>
                <w:lang w:val="en-GB"/>
              </w:rPr>
              <w:t>0.0000</w:t>
            </w:r>
          </w:p>
        </w:tc>
        <w:tc>
          <w:tcPr>
            <w:tcW w:w="1039" w:type="dxa"/>
          </w:tcPr>
          <w:p w14:paraId="5B0011E0" w14:textId="77777777" w:rsidR="00312BC3" w:rsidRPr="00C26C40" w:rsidRDefault="00312BC3" w:rsidP="00870DFD">
            <w:pPr>
              <w:rPr>
                <w:lang w:val="en-GB"/>
              </w:rPr>
            </w:pPr>
            <w:r w:rsidRPr="00C26C40">
              <w:rPr>
                <w:lang w:val="en-GB"/>
              </w:rPr>
              <w:t>0.0000</w:t>
            </w:r>
          </w:p>
        </w:tc>
        <w:tc>
          <w:tcPr>
            <w:tcW w:w="1105" w:type="dxa"/>
          </w:tcPr>
          <w:p w14:paraId="2CBAA242" w14:textId="77777777" w:rsidR="00312BC3" w:rsidRPr="00C26C40" w:rsidRDefault="00312BC3" w:rsidP="00870DFD">
            <w:pPr>
              <w:rPr>
                <w:lang w:val="en-GB"/>
              </w:rPr>
            </w:pPr>
            <w:r w:rsidRPr="00C26C40">
              <w:rPr>
                <w:lang w:val="en-GB"/>
              </w:rPr>
              <w:t>0.0000</w:t>
            </w:r>
          </w:p>
        </w:tc>
        <w:tc>
          <w:tcPr>
            <w:tcW w:w="1105" w:type="dxa"/>
          </w:tcPr>
          <w:p w14:paraId="0EEF7653" w14:textId="77777777" w:rsidR="00312BC3" w:rsidRPr="00C26C40" w:rsidRDefault="00312BC3" w:rsidP="00870DFD">
            <w:pPr>
              <w:rPr>
                <w:lang w:val="en-GB"/>
              </w:rPr>
            </w:pPr>
            <w:r w:rsidRPr="00C26C40">
              <w:rPr>
                <w:lang w:val="en-GB"/>
              </w:rPr>
              <w:t>0.3112</w:t>
            </w:r>
          </w:p>
        </w:tc>
        <w:tc>
          <w:tcPr>
            <w:tcW w:w="1105" w:type="dxa"/>
          </w:tcPr>
          <w:p w14:paraId="139B1869" w14:textId="77777777" w:rsidR="00312BC3" w:rsidRPr="00C26C40" w:rsidRDefault="00312BC3" w:rsidP="00870DFD">
            <w:pPr>
              <w:rPr>
                <w:lang w:val="en-GB"/>
              </w:rPr>
            </w:pPr>
            <w:r w:rsidRPr="00C26C40">
              <w:rPr>
                <w:lang w:val="en-GB"/>
              </w:rPr>
              <w:t>0.3112</w:t>
            </w:r>
          </w:p>
        </w:tc>
        <w:tc>
          <w:tcPr>
            <w:tcW w:w="1039" w:type="dxa"/>
          </w:tcPr>
          <w:p w14:paraId="400427D8" w14:textId="77777777" w:rsidR="00312BC3" w:rsidRPr="00C26C40" w:rsidRDefault="00312BC3" w:rsidP="00870DFD">
            <w:pPr>
              <w:rPr>
                <w:lang w:val="en-GB"/>
              </w:rPr>
            </w:pPr>
            <w:r w:rsidRPr="00C26C40">
              <w:rPr>
                <w:lang w:val="en-GB"/>
              </w:rPr>
              <w:t>0.0902</w:t>
            </w:r>
          </w:p>
        </w:tc>
        <w:tc>
          <w:tcPr>
            <w:tcW w:w="1678" w:type="dxa"/>
          </w:tcPr>
          <w:p w14:paraId="7A79700B" w14:textId="77777777" w:rsidR="00312BC3" w:rsidRPr="00C26C40" w:rsidRDefault="00312BC3" w:rsidP="00870DFD">
            <w:pPr>
              <w:rPr>
                <w:lang w:val="en-GB"/>
              </w:rPr>
            </w:pPr>
            <w:r w:rsidRPr="00C26C40">
              <w:rPr>
                <w:lang w:val="en-GB"/>
              </w:rPr>
              <w:t>0.0000</w:t>
            </w:r>
          </w:p>
        </w:tc>
      </w:tr>
      <w:tr w:rsidR="00312BC3" w:rsidRPr="00C26C40" w14:paraId="3FDB9E98" w14:textId="77777777" w:rsidTr="00936023">
        <w:trPr>
          <w:jc w:val="center"/>
        </w:trPr>
        <w:tc>
          <w:tcPr>
            <w:tcW w:w="890" w:type="dxa"/>
          </w:tcPr>
          <w:p w14:paraId="7B282A50" w14:textId="77777777" w:rsidR="00312BC3" w:rsidRPr="00C26C40" w:rsidRDefault="00312BC3" w:rsidP="00870DFD">
            <w:pPr>
              <w:rPr>
                <w:lang w:val="en-GB"/>
              </w:rPr>
            </w:pPr>
            <w:r w:rsidRPr="00C26C40">
              <w:rPr>
                <w:lang w:val="en-GB"/>
              </w:rPr>
              <w:lastRenderedPageBreak/>
              <w:t>Al³⁺ — Mass Fraction</w:t>
            </w:r>
          </w:p>
        </w:tc>
        <w:tc>
          <w:tcPr>
            <w:tcW w:w="1106" w:type="dxa"/>
          </w:tcPr>
          <w:p w14:paraId="4EEC269D" w14:textId="77777777" w:rsidR="00312BC3" w:rsidRPr="00C26C40" w:rsidRDefault="00312BC3" w:rsidP="00870DFD">
            <w:pPr>
              <w:rPr>
                <w:lang w:val="en-GB"/>
              </w:rPr>
            </w:pPr>
            <w:r w:rsidRPr="00C26C40">
              <w:rPr>
                <w:lang w:val="en-GB"/>
              </w:rPr>
              <w:t>0.0000</w:t>
            </w:r>
          </w:p>
        </w:tc>
        <w:tc>
          <w:tcPr>
            <w:tcW w:w="1039" w:type="dxa"/>
          </w:tcPr>
          <w:p w14:paraId="54923012" w14:textId="77777777" w:rsidR="00312BC3" w:rsidRPr="00C26C40" w:rsidRDefault="00312BC3" w:rsidP="00870DFD">
            <w:pPr>
              <w:rPr>
                <w:lang w:val="en-GB"/>
              </w:rPr>
            </w:pPr>
            <w:r w:rsidRPr="00C26C40">
              <w:rPr>
                <w:lang w:val="en-GB"/>
              </w:rPr>
              <w:t>0.0000</w:t>
            </w:r>
          </w:p>
        </w:tc>
        <w:tc>
          <w:tcPr>
            <w:tcW w:w="1105" w:type="dxa"/>
          </w:tcPr>
          <w:p w14:paraId="074B16FB" w14:textId="77777777" w:rsidR="00312BC3" w:rsidRPr="00C26C40" w:rsidRDefault="00312BC3" w:rsidP="00870DFD">
            <w:pPr>
              <w:rPr>
                <w:lang w:val="en-GB"/>
              </w:rPr>
            </w:pPr>
            <w:r w:rsidRPr="00C26C40">
              <w:rPr>
                <w:lang w:val="en-GB"/>
              </w:rPr>
              <w:t>0.0000</w:t>
            </w:r>
          </w:p>
        </w:tc>
        <w:tc>
          <w:tcPr>
            <w:tcW w:w="1105" w:type="dxa"/>
          </w:tcPr>
          <w:p w14:paraId="66BD58FF" w14:textId="77777777" w:rsidR="00312BC3" w:rsidRPr="00C26C40" w:rsidRDefault="00312BC3" w:rsidP="00870DFD">
            <w:pPr>
              <w:rPr>
                <w:lang w:val="en-GB"/>
              </w:rPr>
            </w:pPr>
            <w:r w:rsidRPr="00C26C40">
              <w:rPr>
                <w:lang w:val="en-GB"/>
              </w:rPr>
              <w:t>0.0000</w:t>
            </w:r>
          </w:p>
        </w:tc>
        <w:tc>
          <w:tcPr>
            <w:tcW w:w="1105" w:type="dxa"/>
          </w:tcPr>
          <w:p w14:paraId="090C2939" w14:textId="77777777" w:rsidR="00312BC3" w:rsidRPr="00C26C40" w:rsidRDefault="00312BC3" w:rsidP="00870DFD">
            <w:pPr>
              <w:rPr>
                <w:lang w:val="en-GB"/>
              </w:rPr>
            </w:pPr>
            <w:r w:rsidRPr="00C26C40">
              <w:rPr>
                <w:lang w:val="en-GB"/>
              </w:rPr>
              <w:t>0.0000</w:t>
            </w:r>
          </w:p>
        </w:tc>
        <w:tc>
          <w:tcPr>
            <w:tcW w:w="1039" w:type="dxa"/>
          </w:tcPr>
          <w:p w14:paraId="3296297A" w14:textId="77777777" w:rsidR="00312BC3" w:rsidRPr="00C26C40" w:rsidRDefault="00312BC3" w:rsidP="00870DFD">
            <w:pPr>
              <w:rPr>
                <w:lang w:val="en-GB"/>
              </w:rPr>
            </w:pPr>
            <w:r w:rsidRPr="00C26C40">
              <w:rPr>
                <w:lang w:val="en-GB"/>
              </w:rPr>
              <w:t>0.0034</w:t>
            </w:r>
          </w:p>
        </w:tc>
        <w:tc>
          <w:tcPr>
            <w:tcW w:w="1678" w:type="dxa"/>
          </w:tcPr>
          <w:p w14:paraId="45C208E2" w14:textId="77777777" w:rsidR="00312BC3" w:rsidRPr="00C26C40" w:rsidRDefault="00312BC3" w:rsidP="00870DFD">
            <w:pPr>
              <w:rPr>
                <w:lang w:val="en-GB"/>
              </w:rPr>
            </w:pPr>
            <w:r w:rsidRPr="00C26C40">
              <w:rPr>
                <w:lang w:val="en-GB"/>
              </w:rPr>
              <w:t>0.0000</w:t>
            </w:r>
          </w:p>
        </w:tc>
      </w:tr>
      <w:tr w:rsidR="00312BC3" w:rsidRPr="00C26C40" w14:paraId="3AF924CB" w14:textId="77777777" w:rsidTr="00936023">
        <w:trPr>
          <w:jc w:val="center"/>
        </w:trPr>
        <w:tc>
          <w:tcPr>
            <w:tcW w:w="890" w:type="dxa"/>
          </w:tcPr>
          <w:p w14:paraId="675FF48C" w14:textId="77777777" w:rsidR="00312BC3" w:rsidRPr="00C26C40" w:rsidRDefault="00312BC3" w:rsidP="00870DFD">
            <w:pPr>
              <w:rPr>
                <w:lang w:val="en-GB"/>
              </w:rPr>
            </w:pPr>
            <w:r w:rsidRPr="00C26C40">
              <w:rPr>
                <w:lang w:val="en-GB"/>
              </w:rPr>
              <w:t>Fe₂(OH)₂ — Mass Fraction</w:t>
            </w:r>
          </w:p>
        </w:tc>
        <w:tc>
          <w:tcPr>
            <w:tcW w:w="1106" w:type="dxa"/>
          </w:tcPr>
          <w:p w14:paraId="67359C10" w14:textId="77777777" w:rsidR="00312BC3" w:rsidRPr="00C26C40" w:rsidRDefault="00312BC3" w:rsidP="00870DFD">
            <w:pPr>
              <w:rPr>
                <w:lang w:val="en-GB"/>
              </w:rPr>
            </w:pPr>
            <w:r w:rsidRPr="00C26C40">
              <w:rPr>
                <w:lang w:val="en-GB"/>
              </w:rPr>
              <w:t>0.0000</w:t>
            </w:r>
          </w:p>
        </w:tc>
        <w:tc>
          <w:tcPr>
            <w:tcW w:w="1039" w:type="dxa"/>
          </w:tcPr>
          <w:p w14:paraId="0EB0FFA9" w14:textId="77777777" w:rsidR="00312BC3" w:rsidRPr="00C26C40" w:rsidRDefault="00312BC3" w:rsidP="00870DFD">
            <w:pPr>
              <w:rPr>
                <w:lang w:val="en-GB"/>
              </w:rPr>
            </w:pPr>
            <w:r w:rsidRPr="00C26C40">
              <w:rPr>
                <w:lang w:val="en-GB"/>
              </w:rPr>
              <w:t>0.0000</w:t>
            </w:r>
          </w:p>
        </w:tc>
        <w:tc>
          <w:tcPr>
            <w:tcW w:w="1105" w:type="dxa"/>
          </w:tcPr>
          <w:p w14:paraId="374CB4D0" w14:textId="77777777" w:rsidR="00312BC3" w:rsidRPr="00C26C40" w:rsidRDefault="00312BC3" w:rsidP="00870DFD">
            <w:pPr>
              <w:rPr>
                <w:lang w:val="en-GB"/>
              </w:rPr>
            </w:pPr>
            <w:r w:rsidRPr="00C26C40">
              <w:rPr>
                <w:lang w:val="en-GB"/>
              </w:rPr>
              <w:t>0.0000</w:t>
            </w:r>
          </w:p>
        </w:tc>
        <w:tc>
          <w:tcPr>
            <w:tcW w:w="1105" w:type="dxa"/>
          </w:tcPr>
          <w:p w14:paraId="14C14ECE" w14:textId="77777777" w:rsidR="00312BC3" w:rsidRPr="00C26C40" w:rsidRDefault="00312BC3" w:rsidP="00870DFD">
            <w:pPr>
              <w:rPr>
                <w:lang w:val="en-GB"/>
              </w:rPr>
            </w:pPr>
            <w:r w:rsidRPr="00C26C40">
              <w:rPr>
                <w:lang w:val="en-GB"/>
              </w:rPr>
              <w:t>0.0000</w:t>
            </w:r>
          </w:p>
        </w:tc>
        <w:tc>
          <w:tcPr>
            <w:tcW w:w="1105" w:type="dxa"/>
          </w:tcPr>
          <w:p w14:paraId="56F8F400" w14:textId="77777777" w:rsidR="00312BC3" w:rsidRPr="00C26C40" w:rsidRDefault="00312BC3" w:rsidP="00870DFD">
            <w:pPr>
              <w:rPr>
                <w:lang w:val="en-GB"/>
              </w:rPr>
            </w:pPr>
            <w:r w:rsidRPr="00C26C40">
              <w:rPr>
                <w:lang w:val="en-GB"/>
              </w:rPr>
              <w:t>0.0000</w:t>
            </w:r>
          </w:p>
        </w:tc>
        <w:tc>
          <w:tcPr>
            <w:tcW w:w="1039" w:type="dxa"/>
          </w:tcPr>
          <w:p w14:paraId="27B58290" w14:textId="77777777" w:rsidR="00312BC3" w:rsidRPr="00C26C40" w:rsidRDefault="00312BC3" w:rsidP="00870DFD">
            <w:pPr>
              <w:rPr>
                <w:lang w:val="en-GB"/>
              </w:rPr>
            </w:pPr>
            <w:r w:rsidRPr="00C26C40">
              <w:rPr>
                <w:lang w:val="en-GB"/>
              </w:rPr>
              <w:t>0.0000</w:t>
            </w:r>
          </w:p>
        </w:tc>
        <w:tc>
          <w:tcPr>
            <w:tcW w:w="1678" w:type="dxa"/>
          </w:tcPr>
          <w:p w14:paraId="795E8AA0" w14:textId="77777777" w:rsidR="00312BC3" w:rsidRPr="00C26C40" w:rsidRDefault="00312BC3" w:rsidP="00870DFD">
            <w:pPr>
              <w:rPr>
                <w:lang w:val="en-GB"/>
              </w:rPr>
            </w:pPr>
            <w:r w:rsidRPr="00C26C40">
              <w:rPr>
                <w:lang w:val="en-GB"/>
              </w:rPr>
              <w:t>0.0000</w:t>
            </w:r>
          </w:p>
        </w:tc>
      </w:tr>
      <w:tr w:rsidR="00312BC3" w:rsidRPr="00C26C40" w14:paraId="2E4CF6D5" w14:textId="77777777" w:rsidTr="00936023">
        <w:trPr>
          <w:jc w:val="center"/>
        </w:trPr>
        <w:tc>
          <w:tcPr>
            <w:tcW w:w="890" w:type="dxa"/>
          </w:tcPr>
          <w:p w14:paraId="03056594" w14:textId="77777777" w:rsidR="00312BC3" w:rsidRPr="00C26C40" w:rsidRDefault="00312BC3" w:rsidP="00870DFD">
            <w:pPr>
              <w:rPr>
                <w:lang w:val="en-GB"/>
              </w:rPr>
            </w:pPr>
            <w:r w:rsidRPr="00C26C40">
              <w:rPr>
                <w:lang w:val="en-GB"/>
              </w:rPr>
              <w:t>Fe³⁺ — Mass Fraction</w:t>
            </w:r>
          </w:p>
        </w:tc>
        <w:tc>
          <w:tcPr>
            <w:tcW w:w="1106" w:type="dxa"/>
          </w:tcPr>
          <w:p w14:paraId="01168C7A" w14:textId="77777777" w:rsidR="00312BC3" w:rsidRPr="00C26C40" w:rsidRDefault="00312BC3" w:rsidP="00870DFD">
            <w:pPr>
              <w:rPr>
                <w:lang w:val="en-GB"/>
              </w:rPr>
            </w:pPr>
            <w:r w:rsidRPr="00C26C40">
              <w:rPr>
                <w:lang w:val="en-GB"/>
              </w:rPr>
              <w:t>0.0000</w:t>
            </w:r>
          </w:p>
        </w:tc>
        <w:tc>
          <w:tcPr>
            <w:tcW w:w="1039" w:type="dxa"/>
          </w:tcPr>
          <w:p w14:paraId="5917D028" w14:textId="77777777" w:rsidR="00312BC3" w:rsidRPr="00C26C40" w:rsidRDefault="00312BC3" w:rsidP="00870DFD">
            <w:pPr>
              <w:rPr>
                <w:lang w:val="en-GB"/>
              </w:rPr>
            </w:pPr>
            <w:r w:rsidRPr="00C26C40">
              <w:rPr>
                <w:lang w:val="en-GB"/>
              </w:rPr>
              <w:t>0.0000</w:t>
            </w:r>
          </w:p>
        </w:tc>
        <w:tc>
          <w:tcPr>
            <w:tcW w:w="1105" w:type="dxa"/>
          </w:tcPr>
          <w:p w14:paraId="019962F9" w14:textId="77777777" w:rsidR="00312BC3" w:rsidRPr="00C26C40" w:rsidRDefault="00312BC3" w:rsidP="00870DFD">
            <w:pPr>
              <w:rPr>
                <w:lang w:val="en-GB"/>
              </w:rPr>
            </w:pPr>
            <w:r w:rsidRPr="00C26C40">
              <w:rPr>
                <w:lang w:val="en-GB"/>
              </w:rPr>
              <w:t>0.0000</w:t>
            </w:r>
          </w:p>
        </w:tc>
        <w:tc>
          <w:tcPr>
            <w:tcW w:w="1105" w:type="dxa"/>
          </w:tcPr>
          <w:p w14:paraId="7476A606" w14:textId="77777777" w:rsidR="00312BC3" w:rsidRPr="00C26C40" w:rsidRDefault="00312BC3" w:rsidP="00870DFD">
            <w:pPr>
              <w:rPr>
                <w:lang w:val="en-GB"/>
              </w:rPr>
            </w:pPr>
            <w:r w:rsidRPr="00C26C40">
              <w:rPr>
                <w:lang w:val="en-GB"/>
              </w:rPr>
              <w:t>0.0000</w:t>
            </w:r>
          </w:p>
        </w:tc>
        <w:tc>
          <w:tcPr>
            <w:tcW w:w="1105" w:type="dxa"/>
          </w:tcPr>
          <w:p w14:paraId="06CC1D89" w14:textId="77777777" w:rsidR="00312BC3" w:rsidRPr="00C26C40" w:rsidRDefault="00312BC3" w:rsidP="00870DFD">
            <w:pPr>
              <w:rPr>
                <w:lang w:val="en-GB"/>
              </w:rPr>
            </w:pPr>
            <w:r w:rsidRPr="00C26C40">
              <w:rPr>
                <w:lang w:val="en-GB"/>
              </w:rPr>
              <w:t>0.0000</w:t>
            </w:r>
          </w:p>
        </w:tc>
        <w:tc>
          <w:tcPr>
            <w:tcW w:w="1039" w:type="dxa"/>
          </w:tcPr>
          <w:p w14:paraId="5F95B841" w14:textId="77777777" w:rsidR="00312BC3" w:rsidRPr="00C26C40" w:rsidRDefault="00312BC3" w:rsidP="00870DFD">
            <w:pPr>
              <w:rPr>
                <w:lang w:val="en-GB"/>
              </w:rPr>
            </w:pPr>
            <w:r w:rsidRPr="00C26C40">
              <w:rPr>
                <w:lang w:val="en-GB"/>
              </w:rPr>
              <w:t>0.0000</w:t>
            </w:r>
          </w:p>
        </w:tc>
        <w:tc>
          <w:tcPr>
            <w:tcW w:w="1678" w:type="dxa"/>
          </w:tcPr>
          <w:p w14:paraId="0DCA8B41" w14:textId="77777777" w:rsidR="00312BC3" w:rsidRPr="00C26C40" w:rsidRDefault="00312BC3" w:rsidP="00870DFD">
            <w:pPr>
              <w:rPr>
                <w:lang w:val="en-GB"/>
              </w:rPr>
            </w:pPr>
            <w:r w:rsidRPr="00C26C40">
              <w:rPr>
                <w:lang w:val="en-GB"/>
              </w:rPr>
              <w:t>0.0000</w:t>
            </w:r>
          </w:p>
        </w:tc>
      </w:tr>
      <w:tr w:rsidR="00312BC3" w:rsidRPr="00C26C40" w14:paraId="1EAD4258" w14:textId="77777777" w:rsidTr="00936023">
        <w:trPr>
          <w:jc w:val="center"/>
        </w:trPr>
        <w:tc>
          <w:tcPr>
            <w:tcW w:w="890" w:type="dxa"/>
          </w:tcPr>
          <w:p w14:paraId="59A62863" w14:textId="77777777" w:rsidR="00312BC3" w:rsidRPr="00C26C40" w:rsidRDefault="00312BC3" w:rsidP="00870DFD">
            <w:pPr>
              <w:rPr>
                <w:lang w:val="en-GB"/>
              </w:rPr>
            </w:pPr>
            <w:r w:rsidRPr="00C26C40">
              <w:rPr>
                <w:lang w:val="en-GB"/>
              </w:rPr>
              <w:t>FeOH²⁺ — Mass Fraction</w:t>
            </w:r>
          </w:p>
        </w:tc>
        <w:tc>
          <w:tcPr>
            <w:tcW w:w="1106" w:type="dxa"/>
          </w:tcPr>
          <w:p w14:paraId="56684417" w14:textId="77777777" w:rsidR="00312BC3" w:rsidRPr="00C26C40" w:rsidRDefault="00312BC3" w:rsidP="00870DFD">
            <w:pPr>
              <w:rPr>
                <w:lang w:val="en-GB"/>
              </w:rPr>
            </w:pPr>
            <w:r w:rsidRPr="00C26C40">
              <w:rPr>
                <w:lang w:val="en-GB"/>
              </w:rPr>
              <w:t>0.0000</w:t>
            </w:r>
          </w:p>
        </w:tc>
        <w:tc>
          <w:tcPr>
            <w:tcW w:w="1039" w:type="dxa"/>
          </w:tcPr>
          <w:p w14:paraId="7909164C" w14:textId="77777777" w:rsidR="00312BC3" w:rsidRPr="00C26C40" w:rsidRDefault="00312BC3" w:rsidP="00870DFD">
            <w:pPr>
              <w:rPr>
                <w:lang w:val="en-GB"/>
              </w:rPr>
            </w:pPr>
            <w:r w:rsidRPr="00C26C40">
              <w:rPr>
                <w:lang w:val="en-GB"/>
              </w:rPr>
              <w:t>0.0000</w:t>
            </w:r>
          </w:p>
        </w:tc>
        <w:tc>
          <w:tcPr>
            <w:tcW w:w="1105" w:type="dxa"/>
          </w:tcPr>
          <w:p w14:paraId="6CA949AF" w14:textId="77777777" w:rsidR="00312BC3" w:rsidRPr="00C26C40" w:rsidRDefault="00312BC3" w:rsidP="00870DFD">
            <w:pPr>
              <w:rPr>
                <w:lang w:val="en-GB"/>
              </w:rPr>
            </w:pPr>
            <w:r w:rsidRPr="00C26C40">
              <w:rPr>
                <w:lang w:val="en-GB"/>
              </w:rPr>
              <w:t>0.0000</w:t>
            </w:r>
          </w:p>
        </w:tc>
        <w:tc>
          <w:tcPr>
            <w:tcW w:w="1105" w:type="dxa"/>
          </w:tcPr>
          <w:p w14:paraId="357CA3F4" w14:textId="77777777" w:rsidR="00312BC3" w:rsidRPr="00C26C40" w:rsidRDefault="00312BC3" w:rsidP="00870DFD">
            <w:pPr>
              <w:rPr>
                <w:lang w:val="en-GB"/>
              </w:rPr>
            </w:pPr>
            <w:r w:rsidRPr="00C26C40">
              <w:rPr>
                <w:lang w:val="en-GB"/>
              </w:rPr>
              <w:t>0.0000</w:t>
            </w:r>
          </w:p>
        </w:tc>
        <w:tc>
          <w:tcPr>
            <w:tcW w:w="1105" w:type="dxa"/>
          </w:tcPr>
          <w:p w14:paraId="09AA9858" w14:textId="77777777" w:rsidR="00312BC3" w:rsidRPr="00C26C40" w:rsidRDefault="00312BC3" w:rsidP="00870DFD">
            <w:pPr>
              <w:rPr>
                <w:lang w:val="en-GB"/>
              </w:rPr>
            </w:pPr>
            <w:r w:rsidRPr="00C26C40">
              <w:rPr>
                <w:lang w:val="en-GB"/>
              </w:rPr>
              <w:t>0.0000</w:t>
            </w:r>
          </w:p>
        </w:tc>
        <w:tc>
          <w:tcPr>
            <w:tcW w:w="1039" w:type="dxa"/>
          </w:tcPr>
          <w:p w14:paraId="70A30D21" w14:textId="77777777" w:rsidR="00312BC3" w:rsidRPr="00C26C40" w:rsidRDefault="00312BC3" w:rsidP="00870DFD">
            <w:pPr>
              <w:rPr>
                <w:lang w:val="en-GB"/>
              </w:rPr>
            </w:pPr>
            <w:r w:rsidRPr="00C26C40">
              <w:rPr>
                <w:lang w:val="en-GB"/>
              </w:rPr>
              <w:t>0.0000</w:t>
            </w:r>
          </w:p>
        </w:tc>
        <w:tc>
          <w:tcPr>
            <w:tcW w:w="1678" w:type="dxa"/>
          </w:tcPr>
          <w:p w14:paraId="3A3BAECA" w14:textId="77777777" w:rsidR="00312BC3" w:rsidRPr="00C26C40" w:rsidRDefault="00312BC3" w:rsidP="00870DFD">
            <w:pPr>
              <w:rPr>
                <w:lang w:val="en-GB"/>
              </w:rPr>
            </w:pPr>
            <w:r w:rsidRPr="00C26C40">
              <w:rPr>
                <w:lang w:val="en-GB"/>
              </w:rPr>
              <w:t>0.0000</w:t>
            </w:r>
          </w:p>
        </w:tc>
      </w:tr>
      <w:tr w:rsidR="00312BC3" w:rsidRPr="00C26C40" w14:paraId="0A919211" w14:textId="77777777" w:rsidTr="00936023">
        <w:trPr>
          <w:jc w:val="center"/>
        </w:trPr>
        <w:tc>
          <w:tcPr>
            <w:tcW w:w="890" w:type="dxa"/>
          </w:tcPr>
          <w:p w14:paraId="77D6DDF7" w14:textId="77777777" w:rsidR="00312BC3" w:rsidRPr="00C26C40" w:rsidRDefault="00312BC3" w:rsidP="00870DFD">
            <w:pPr>
              <w:rPr>
                <w:lang w:val="en-GB"/>
              </w:rPr>
            </w:pPr>
            <w:r w:rsidRPr="00C26C40">
              <w:rPr>
                <w:lang w:val="en-GB"/>
              </w:rPr>
              <w:t>Fe(OH)₂⁺ — Mass Fraction</w:t>
            </w:r>
          </w:p>
        </w:tc>
        <w:tc>
          <w:tcPr>
            <w:tcW w:w="1106" w:type="dxa"/>
          </w:tcPr>
          <w:p w14:paraId="090E4F2F" w14:textId="77777777" w:rsidR="00312BC3" w:rsidRPr="00C26C40" w:rsidRDefault="00312BC3" w:rsidP="00870DFD">
            <w:pPr>
              <w:rPr>
                <w:lang w:val="en-GB"/>
              </w:rPr>
            </w:pPr>
            <w:r w:rsidRPr="00C26C40">
              <w:rPr>
                <w:lang w:val="en-GB"/>
              </w:rPr>
              <w:t>0.0000</w:t>
            </w:r>
          </w:p>
        </w:tc>
        <w:tc>
          <w:tcPr>
            <w:tcW w:w="1039" w:type="dxa"/>
          </w:tcPr>
          <w:p w14:paraId="05007AB2" w14:textId="77777777" w:rsidR="00312BC3" w:rsidRPr="00C26C40" w:rsidRDefault="00312BC3" w:rsidP="00870DFD">
            <w:pPr>
              <w:rPr>
                <w:lang w:val="en-GB"/>
              </w:rPr>
            </w:pPr>
            <w:r w:rsidRPr="00C26C40">
              <w:rPr>
                <w:lang w:val="en-GB"/>
              </w:rPr>
              <w:t>0.0000</w:t>
            </w:r>
          </w:p>
        </w:tc>
        <w:tc>
          <w:tcPr>
            <w:tcW w:w="1105" w:type="dxa"/>
          </w:tcPr>
          <w:p w14:paraId="7E6FB01D" w14:textId="77777777" w:rsidR="00312BC3" w:rsidRPr="00C26C40" w:rsidRDefault="00312BC3" w:rsidP="00870DFD">
            <w:pPr>
              <w:rPr>
                <w:lang w:val="en-GB"/>
              </w:rPr>
            </w:pPr>
            <w:r w:rsidRPr="00C26C40">
              <w:rPr>
                <w:lang w:val="en-GB"/>
              </w:rPr>
              <w:t>0.0000</w:t>
            </w:r>
          </w:p>
        </w:tc>
        <w:tc>
          <w:tcPr>
            <w:tcW w:w="1105" w:type="dxa"/>
          </w:tcPr>
          <w:p w14:paraId="1DC4443F" w14:textId="77777777" w:rsidR="00312BC3" w:rsidRPr="00C26C40" w:rsidRDefault="00312BC3" w:rsidP="00870DFD">
            <w:pPr>
              <w:rPr>
                <w:lang w:val="en-GB"/>
              </w:rPr>
            </w:pPr>
            <w:r w:rsidRPr="00C26C40">
              <w:rPr>
                <w:lang w:val="en-GB"/>
              </w:rPr>
              <w:t>0.0000</w:t>
            </w:r>
          </w:p>
        </w:tc>
        <w:tc>
          <w:tcPr>
            <w:tcW w:w="1105" w:type="dxa"/>
          </w:tcPr>
          <w:p w14:paraId="0D7AD42B" w14:textId="77777777" w:rsidR="00312BC3" w:rsidRPr="00C26C40" w:rsidRDefault="00312BC3" w:rsidP="00870DFD">
            <w:pPr>
              <w:rPr>
                <w:lang w:val="en-GB"/>
              </w:rPr>
            </w:pPr>
            <w:r w:rsidRPr="00C26C40">
              <w:rPr>
                <w:lang w:val="en-GB"/>
              </w:rPr>
              <w:t>0.0000</w:t>
            </w:r>
          </w:p>
        </w:tc>
        <w:tc>
          <w:tcPr>
            <w:tcW w:w="1039" w:type="dxa"/>
          </w:tcPr>
          <w:p w14:paraId="3C2A40B3" w14:textId="77777777" w:rsidR="00312BC3" w:rsidRPr="00C26C40" w:rsidRDefault="00312BC3" w:rsidP="00870DFD">
            <w:pPr>
              <w:rPr>
                <w:lang w:val="en-GB"/>
              </w:rPr>
            </w:pPr>
            <w:r w:rsidRPr="00C26C40">
              <w:rPr>
                <w:lang w:val="en-GB"/>
              </w:rPr>
              <w:t>0.0000</w:t>
            </w:r>
          </w:p>
        </w:tc>
        <w:tc>
          <w:tcPr>
            <w:tcW w:w="1678" w:type="dxa"/>
          </w:tcPr>
          <w:p w14:paraId="3C00ED04" w14:textId="77777777" w:rsidR="00312BC3" w:rsidRPr="00C26C40" w:rsidRDefault="00312BC3" w:rsidP="00870DFD">
            <w:pPr>
              <w:rPr>
                <w:lang w:val="en-GB"/>
              </w:rPr>
            </w:pPr>
            <w:r w:rsidRPr="00C26C40">
              <w:rPr>
                <w:lang w:val="en-GB"/>
              </w:rPr>
              <w:t>0.0000</w:t>
            </w:r>
          </w:p>
        </w:tc>
      </w:tr>
      <w:tr w:rsidR="00312BC3" w:rsidRPr="00C26C40" w14:paraId="7E11DDE6" w14:textId="77777777" w:rsidTr="00936023">
        <w:trPr>
          <w:jc w:val="center"/>
        </w:trPr>
        <w:tc>
          <w:tcPr>
            <w:tcW w:w="890" w:type="dxa"/>
          </w:tcPr>
          <w:p w14:paraId="0D9D40F7" w14:textId="77777777" w:rsidR="00312BC3" w:rsidRPr="00C26C40" w:rsidRDefault="00312BC3" w:rsidP="00870DFD">
            <w:pPr>
              <w:rPr>
                <w:lang w:val="en-GB"/>
              </w:rPr>
            </w:pPr>
            <w:r w:rsidRPr="00C26C40">
              <w:rPr>
                <w:lang w:val="en-GB"/>
              </w:rPr>
              <w:t>Ca²⁺ — Mass Fraction</w:t>
            </w:r>
          </w:p>
        </w:tc>
        <w:tc>
          <w:tcPr>
            <w:tcW w:w="1106" w:type="dxa"/>
          </w:tcPr>
          <w:p w14:paraId="64D1EC57" w14:textId="77777777" w:rsidR="00312BC3" w:rsidRPr="00C26C40" w:rsidRDefault="00312BC3" w:rsidP="00870DFD">
            <w:pPr>
              <w:rPr>
                <w:lang w:val="en-GB"/>
              </w:rPr>
            </w:pPr>
            <w:r w:rsidRPr="00C26C40">
              <w:rPr>
                <w:lang w:val="en-GB"/>
              </w:rPr>
              <w:t>0.0000</w:t>
            </w:r>
          </w:p>
        </w:tc>
        <w:tc>
          <w:tcPr>
            <w:tcW w:w="1039" w:type="dxa"/>
          </w:tcPr>
          <w:p w14:paraId="6464B0AD" w14:textId="77777777" w:rsidR="00312BC3" w:rsidRPr="00C26C40" w:rsidRDefault="00312BC3" w:rsidP="00870DFD">
            <w:pPr>
              <w:rPr>
                <w:lang w:val="en-GB"/>
              </w:rPr>
            </w:pPr>
            <w:r w:rsidRPr="00C26C40">
              <w:rPr>
                <w:lang w:val="en-GB"/>
              </w:rPr>
              <w:t>0.0000</w:t>
            </w:r>
          </w:p>
        </w:tc>
        <w:tc>
          <w:tcPr>
            <w:tcW w:w="1105" w:type="dxa"/>
          </w:tcPr>
          <w:p w14:paraId="05DACC58" w14:textId="77777777" w:rsidR="00312BC3" w:rsidRPr="00C26C40" w:rsidRDefault="00312BC3" w:rsidP="00870DFD">
            <w:pPr>
              <w:rPr>
                <w:lang w:val="en-GB"/>
              </w:rPr>
            </w:pPr>
            <w:r w:rsidRPr="00C26C40">
              <w:rPr>
                <w:lang w:val="en-GB"/>
              </w:rPr>
              <w:t>0.0000</w:t>
            </w:r>
          </w:p>
        </w:tc>
        <w:tc>
          <w:tcPr>
            <w:tcW w:w="1105" w:type="dxa"/>
          </w:tcPr>
          <w:p w14:paraId="35DE0A3C" w14:textId="77777777" w:rsidR="00312BC3" w:rsidRPr="00C26C40" w:rsidRDefault="00312BC3" w:rsidP="00870DFD">
            <w:pPr>
              <w:rPr>
                <w:lang w:val="en-GB"/>
              </w:rPr>
            </w:pPr>
            <w:r w:rsidRPr="00C26C40">
              <w:rPr>
                <w:lang w:val="en-GB"/>
              </w:rPr>
              <w:t>0.0000</w:t>
            </w:r>
          </w:p>
        </w:tc>
        <w:tc>
          <w:tcPr>
            <w:tcW w:w="1105" w:type="dxa"/>
          </w:tcPr>
          <w:p w14:paraId="223B7777" w14:textId="77777777" w:rsidR="00312BC3" w:rsidRPr="00C26C40" w:rsidRDefault="00312BC3" w:rsidP="00870DFD">
            <w:pPr>
              <w:rPr>
                <w:lang w:val="en-GB"/>
              </w:rPr>
            </w:pPr>
            <w:r w:rsidRPr="00C26C40">
              <w:rPr>
                <w:lang w:val="en-GB"/>
              </w:rPr>
              <w:t>0.0000</w:t>
            </w:r>
          </w:p>
        </w:tc>
        <w:tc>
          <w:tcPr>
            <w:tcW w:w="1039" w:type="dxa"/>
          </w:tcPr>
          <w:p w14:paraId="5E62D7A3" w14:textId="77777777" w:rsidR="00312BC3" w:rsidRPr="00C26C40" w:rsidRDefault="00312BC3" w:rsidP="00870DFD">
            <w:pPr>
              <w:rPr>
                <w:lang w:val="en-GB"/>
              </w:rPr>
            </w:pPr>
            <w:r w:rsidRPr="00C26C40">
              <w:rPr>
                <w:lang w:val="en-GB"/>
              </w:rPr>
              <w:t>0.0435</w:t>
            </w:r>
          </w:p>
        </w:tc>
        <w:tc>
          <w:tcPr>
            <w:tcW w:w="1678" w:type="dxa"/>
          </w:tcPr>
          <w:p w14:paraId="10F76607" w14:textId="77777777" w:rsidR="00312BC3" w:rsidRPr="00C26C40" w:rsidRDefault="00312BC3" w:rsidP="00870DFD">
            <w:pPr>
              <w:rPr>
                <w:lang w:val="en-GB"/>
              </w:rPr>
            </w:pPr>
            <w:r w:rsidRPr="00C26C40">
              <w:rPr>
                <w:lang w:val="en-GB"/>
              </w:rPr>
              <w:t>0.0000</w:t>
            </w:r>
          </w:p>
        </w:tc>
      </w:tr>
      <w:tr w:rsidR="00312BC3" w:rsidRPr="00C26C40" w14:paraId="18E24AFE" w14:textId="77777777" w:rsidTr="00936023">
        <w:trPr>
          <w:jc w:val="center"/>
        </w:trPr>
        <w:tc>
          <w:tcPr>
            <w:tcW w:w="890" w:type="dxa"/>
          </w:tcPr>
          <w:p w14:paraId="0E7ACC13" w14:textId="77777777" w:rsidR="00312BC3" w:rsidRPr="00C26C40" w:rsidRDefault="00312BC3" w:rsidP="00870DFD">
            <w:pPr>
              <w:rPr>
                <w:lang w:val="en-GB"/>
              </w:rPr>
            </w:pPr>
            <w:r w:rsidRPr="00C26C40">
              <w:rPr>
                <w:lang w:val="en-GB"/>
              </w:rPr>
              <w:t>CO — Mass Fraction</w:t>
            </w:r>
          </w:p>
        </w:tc>
        <w:tc>
          <w:tcPr>
            <w:tcW w:w="1106" w:type="dxa"/>
          </w:tcPr>
          <w:p w14:paraId="17F3B0C6" w14:textId="77777777" w:rsidR="00312BC3" w:rsidRPr="00C26C40" w:rsidRDefault="00312BC3" w:rsidP="00870DFD">
            <w:pPr>
              <w:rPr>
                <w:lang w:val="en-GB"/>
              </w:rPr>
            </w:pPr>
            <w:r w:rsidRPr="00C26C40">
              <w:rPr>
                <w:lang w:val="en-GB"/>
              </w:rPr>
              <w:t>0.0000</w:t>
            </w:r>
          </w:p>
        </w:tc>
        <w:tc>
          <w:tcPr>
            <w:tcW w:w="1039" w:type="dxa"/>
          </w:tcPr>
          <w:p w14:paraId="7AD1546C" w14:textId="77777777" w:rsidR="00312BC3" w:rsidRPr="00C26C40" w:rsidRDefault="00312BC3" w:rsidP="00870DFD">
            <w:pPr>
              <w:rPr>
                <w:lang w:val="en-GB"/>
              </w:rPr>
            </w:pPr>
            <w:r w:rsidRPr="00C26C40">
              <w:rPr>
                <w:lang w:val="en-GB"/>
              </w:rPr>
              <w:t>0.0616</w:t>
            </w:r>
          </w:p>
        </w:tc>
        <w:tc>
          <w:tcPr>
            <w:tcW w:w="1105" w:type="dxa"/>
          </w:tcPr>
          <w:p w14:paraId="4BA0B1CA" w14:textId="77777777" w:rsidR="00312BC3" w:rsidRPr="00C26C40" w:rsidRDefault="00312BC3" w:rsidP="00870DFD">
            <w:pPr>
              <w:rPr>
                <w:lang w:val="en-GB"/>
              </w:rPr>
            </w:pPr>
            <w:r w:rsidRPr="00C26C40">
              <w:rPr>
                <w:lang w:val="en-GB"/>
              </w:rPr>
              <w:t>0.0000</w:t>
            </w:r>
          </w:p>
        </w:tc>
        <w:tc>
          <w:tcPr>
            <w:tcW w:w="1105" w:type="dxa"/>
          </w:tcPr>
          <w:p w14:paraId="6ED16447" w14:textId="77777777" w:rsidR="00312BC3" w:rsidRPr="00C26C40" w:rsidRDefault="00312BC3" w:rsidP="00870DFD">
            <w:pPr>
              <w:rPr>
                <w:lang w:val="en-GB"/>
              </w:rPr>
            </w:pPr>
            <w:r w:rsidRPr="00C26C40">
              <w:rPr>
                <w:lang w:val="en-GB"/>
              </w:rPr>
              <w:t>0.0000</w:t>
            </w:r>
          </w:p>
        </w:tc>
        <w:tc>
          <w:tcPr>
            <w:tcW w:w="1105" w:type="dxa"/>
          </w:tcPr>
          <w:p w14:paraId="7200E616" w14:textId="77777777" w:rsidR="00312BC3" w:rsidRPr="00C26C40" w:rsidRDefault="00312BC3" w:rsidP="00870DFD">
            <w:pPr>
              <w:rPr>
                <w:lang w:val="en-GB"/>
              </w:rPr>
            </w:pPr>
            <w:r w:rsidRPr="00C26C40">
              <w:rPr>
                <w:lang w:val="en-GB"/>
              </w:rPr>
              <w:t>0.0000</w:t>
            </w:r>
          </w:p>
        </w:tc>
        <w:tc>
          <w:tcPr>
            <w:tcW w:w="1039" w:type="dxa"/>
          </w:tcPr>
          <w:p w14:paraId="2787C238" w14:textId="77777777" w:rsidR="00312BC3" w:rsidRPr="00C26C40" w:rsidRDefault="00312BC3" w:rsidP="00870DFD">
            <w:pPr>
              <w:rPr>
                <w:lang w:val="en-GB"/>
              </w:rPr>
            </w:pPr>
            <w:r w:rsidRPr="00C26C40">
              <w:rPr>
                <w:lang w:val="en-GB"/>
              </w:rPr>
              <w:t>0.0000</w:t>
            </w:r>
          </w:p>
        </w:tc>
        <w:tc>
          <w:tcPr>
            <w:tcW w:w="1678" w:type="dxa"/>
          </w:tcPr>
          <w:p w14:paraId="1E32AB4C" w14:textId="77777777" w:rsidR="00312BC3" w:rsidRPr="00C26C40" w:rsidRDefault="00312BC3" w:rsidP="00870DFD">
            <w:pPr>
              <w:rPr>
                <w:lang w:val="en-GB"/>
              </w:rPr>
            </w:pPr>
            <w:r w:rsidRPr="00C26C40">
              <w:rPr>
                <w:lang w:val="en-GB"/>
              </w:rPr>
              <w:t>0.0000</w:t>
            </w:r>
          </w:p>
        </w:tc>
      </w:tr>
      <w:tr w:rsidR="00312BC3" w:rsidRPr="00C26C40" w14:paraId="02ADA610" w14:textId="77777777" w:rsidTr="00936023">
        <w:trPr>
          <w:jc w:val="center"/>
        </w:trPr>
        <w:tc>
          <w:tcPr>
            <w:tcW w:w="890" w:type="dxa"/>
          </w:tcPr>
          <w:p w14:paraId="3C63B795" w14:textId="77777777" w:rsidR="00312BC3" w:rsidRPr="00C26C40" w:rsidRDefault="00312BC3" w:rsidP="00870DFD">
            <w:pPr>
              <w:rPr>
                <w:lang w:val="en-GB"/>
              </w:rPr>
            </w:pPr>
            <w:r w:rsidRPr="00C26C40">
              <w:rPr>
                <w:lang w:val="en-GB"/>
              </w:rPr>
              <w:t>Fe₃O₄ — Mass Fraction</w:t>
            </w:r>
          </w:p>
        </w:tc>
        <w:tc>
          <w:tcPr>
            <w:tcW w:w="1106" w:type="dxa"/>
          </w:tcPr>
          <w:p w14:paraId="5886A9A4" w14:textId="77777777" w:rsidR="00312BC3" w:rsidRPr="00C26C40" w:rsidRDefault="00312BC3" w:rsidP="00870DFD">
            <w:pPr>
              <w:rPr>
                <w:lang w:val="en-GB"/>
              </w:rPr>
            </w:pPr>
            <w:r w:rsidRPr="00C26C40">
              <w:rPr>
                <w:lang w:val="en-GB"/>
              </w:rPr>
              <w:t>0.0000</w:t>
            </w:r>
          </w:p>
        </w:tc>
        <w:tc>
          <w:tcPr>
            <w:tcW w:w="1039" w:type="dxa"/>
          </w:tcPr>
          <w:p w14:paraId="4126E29A" w14:textId="77777777" w:rsidR="00312BC3" w:rsidRPr="00C26C40" w:rsidRDefault="00312BC3" w:rsidP="00870DFD">
            <w:pPr>
              <w:rPr>
                <w:lang w:val="en-GB"/>
              </w:rPr>
            </w:pPr>
            <w:r w:rsidRPr="00C26C40">
              <w:rPr>
                <w:lang w:val="en-GB"/>
              </w:rPr>
              <w:t>0.0008</w:t>
            </w:r>
          </w:p>
        </w:tc>
        <w:tc>
          <w:tcPr>
            <w:tcW w:w="1105" w:type="dxa"/>
          </w:tcPr>
          <w:p w14:paraId="0BD0089D" w14:textId="77777777" w:rsidR="00312BC3" w:rsidRPr="00C26C40" w:rsidRDefault="00312BC3" w:rsidP="00870DFD">
            <w:pPr>
              <w:rPr>
                <w:lang w:val="en-GB"/>
              </w:rPr>
            </w:pPr>
            <w:r w:rsidRPr="00C26C40">
              <w:rPr>
                <w:lang w:val="en-GB"/>
              </w:rPr>
              <w:t>0.1812</w:t>
            </w:r>
          </w:p>
        </w:tc>
        <w:tc>
          <w:tcPr>
            <w:tcW w:w="1105" w:type="dxa"/>
          </w:tcPr>
          <w:p w14:paraId="46E71A45" w14:textId="77777777" w:rsidR="00312BC3" w:rsidRPr="00C26C40" w:rsidRDefault="00312BC3" w:rsidP="00870DFD">
            <w:pPr>
              <w:rPr>
                <w:lang w:val="en-GB"/>
              </w:rPr>
            </w:pPr>
            <w:r w:rsidRPr="00C26C40">
              <w:rPr>
                <w:lang w:val="en-GB"/>
              </w:rPr>
              <w:t>0.0000</w:t>
            </w:r>
          </w:p>
        </w:tc>
        <w:tc>
          <w:tcPr>
            <w:tcW w:w="1105" w:type="dxa"/>
          </w:tcPr>
          <w:p w14:paraId="2AE79B7D" w14:textId="77777777" w:rsidR="00312BC3" w:rsidRPr="00C26C40" w:rsidRDefault="00312BC3" w:rsidP="00870DFD">
            <w:pPr>
              <w:rPr>
                <w:lang w:val="en-GB"/>
              </w:rPr>
            </w:pPr>
            <w:r w:rsidRPr="00C26C40">
              <w:rPr>
                <w:lang w:val="en-GB"/>
              </w:rPr>
              <w:t>0.0000</w:t>
            </w:r>
          </w:p>
        </w:tc>
        <w:tc>
          <w:tcPr>
            <w:tcW w:w="1039" w:type="dxa"/>
          </w:tcPr>
          <w:p w14:paraId="1244DCC2" w14:textId="77777777" w:rsidR="00312BC3" w:rsidRPr="00C26C40" w:rsidRDefault="00312BC3" w:rsidP="00870DFD">
            <w:pPr>
              <w:rPr>
                <w:lang w:val="en-GB"/>
              </w:rPr>
            </w:pPr>
            <w:r w:rsidRPr="00C26C40">
              <w:rPr>
                <w:lang w:val="en-GB"/>
              </w:rPr>
              <w:t>0.0000</w:t>
            </w:r>
          </w:p>
        </w:tc>
        <w:tc>
          <w:tcPr>
            <w:tcW w:w="1678" w:type="dxa"/>
          </w:tcPr>
          <w:p w14:paraId="76D5C9DA" w14:textId="77777777" w:rsidR="00312BC3" w:rsidRPr="00C26C40" w:rsidRDefault="00312BC3" w:rsidP="00870DFD">
            <w:pPr>
              <w:rPr>
                <w:lang w:val="en-GB"/>
              </w:rPr>
            </w:pPr>
            <w:r w:rsidRPr="00C26C40">
              <w:rPr>
                <w:lang w:val="en-GB"/>
              </w:rPr>
              <w:t>0.0000</w:t>
            </w:r>
          </w:p>
        </w:tc>
      </w:tr>
      <w:tr w:rsidR="00312BC3" w:rsidRPr="00C26C40" w14:paraId="00958BFC" w14:textId="77777777" w:rsidTr="00936023">
        <w:trPr>
          <w:jc w:val="center"/>
        </w:trPr>
        <w:tc>
          <w:tcPr>
            <w:tcW w:w="890" w:type="dxa"/>
          </w:tcPr>
          <w:p w14:paraId="5AC85CA6" w14:textId="77777777" w:rsidR="00312BC3" w:rsidRPr="00C26C40" w:rsidRDefault="00312BC3" w:rsidP="00870DFD">
            <w:pPr>
              <w:rPr>
                <w:lang w:val="en-GB"/>
              </w:rPr>
            </w:pPr>
            <w:r w:rsidRPr="00C26C40">
              <w:rPr>
                <w:lang w:val="en-GB"/>
              </w:rPr>
              <w:lastRenderedPageBreak/>
              <w:t>Al₂O₃ — Mass Fraction</w:t>
            </w:r>
          </w:p>
        </w:tc>
        <w:tc>
          <w:tcPr>
            <w:tcW w:w="1106" w:type="dxa"/>
          </w:tcPr>
          <w:p w14:paraId="539725EC" w14:textId="77777777" w:rsidR="00312BC3" w:rsidRPr="00C26C40" w:rsidRDefault="00312BC3" w:rsidP="00870DFD">
            <w:pPr>
              <w:rPr>
                <w:lang w:val="en-GB"/>
              </w:rPr>
            </w:pPr>
            <w:r w:rsidRPr="00C26C40">
              <w:rPr>
                <w:lang w:val="en-GB"/>
              </w:rPr>
              <w:t>0.0000</w:t>
            </w:r>
          </w:p>
        </w:tc>
        <w:tc>
          <w:tcPr>
            <w:tcW w:w="1039" w:type="dxa"/>
          </w:tcPr>
          <w:p w14:paraId="6896A281" w14:textId="77777777" w:rsidR="00312BC3" w:rsidRPr="00C26C40" w:rsidRDefault="00312BC3" w:rsidP="00870DFD">
            <w:pPr>
              <w:rPr>
                <w:lang w:val="en-GB"/>
              </w:rPr>
            </w:pPr>
            <w:r w:rsidRPr="00C26C40">
              <w:rPr>
                <w:lang w:val="en-GB"/>
              </w:rPr>
              <w:t>0.0197</w:t>
            </w:r>
          </w:p>
        </w:tc>
        <w:tc>
          <w:tcPr>
            <w:tcW w:w="1105" w:type="dxa"/>
          </w:tcPr>
          <w:p w14:paraId="75E50B8C" w14:textId="77777777" w:rsidR="00312BC3" w:rsidRPr="00C26C40" w:rsidRDefault="00312BC3" w:rsidP="00870DFD">
            <w:pPr>
              <w:rPr>
                <w:lang w:val="en-GB"/>
              </w:rPr>
            </w:pPr>
            <w:r w:rsidRPr="00C26C40">
              <w:rPr>
                <w:lang w:val="en-GB"/>
              </w:rPr>
              <w:t>0.1001</w:t>
            </w:r>
          </w:p>
        </w:tc>
        <w:tc>
          <w:tcPr>
            <w:tcW w:w="1105" w:type="dxa"/>
          </w:tcPr>
          <w:p w14:paraId="6EF8EE25" w14:textId="77777777" w:rsidR="00312BC3" w:rsidRPr="00C26C40" w:rsidRDefault="00312BC3" w:rsidP="00870DFD">
            <w:pPr>
              <w:rPr>
                <w:lang w:val="en-GB"/>
              </w:rPr>
            </w:pPr>
            <w:r w:rsidRPr="00C26C40">
              <w:rPr>
                <w:lang w:val="en-GB"/>
              </w:rPr>
              <w:t>0.0000</w:t>
            </w:r>
          </w:p>
        </w:tc>
        <w:tc>
          <w:tcPr>
            <w:tcW w:w="1105" w:type="dxa"/>
          </w:tcPr>
          <w:p w14:paraId="5ED4FE0C" w14:textId="77777777" w:rsidR="00312BC3" w:rsidRPr="00C26C40" w:rsidRDefault="00312BC3" w:rsidP="00870DFD">
            <w:pPr>
              <w:rPr>
                <w:lang w:val="en-GB"/>
              </w:rPr>
            </w:pPr>
            <w:r w:rsidRPr="00C26C40">
              <w:rPr>
                <w:lang w:val="en-GB"/>
              </w:rPr>
              <w:t>0.0000</w:t>
            </w:r>
          </w:p>
        </w:tc>
        <w:tc>
          <w:tcPr>
            <w:tcW w:w="1039" w:type="dxa"/>
          </w:tcPr>
          <w:p w14:paraId="2C22EEE6" w14:textId="77777777" w:rsidR="00312BC3" w:rsidRPr="00C26C40" w:rsidRDefault="00312BC3" w:rsidP="00870DFD">
            <w:pPr>
              <w:rPr>
                <w:lang w:val="en-GB"/>
              </w:rPr>
            </w:pPr>
            <w:r w:rsidRPr="00C26C40">
              <w:rPr>
                <w:lang w:val="en-GB"/>
              </w:rPr>
              <w:t>0.0000</w:t>
            </w:r>
          </w:p>
        </w:tc>
        <w:tc>
          <w:tcPr>
            <w:tcW w:w="1678" w:type="dxa"/>
          </w:tcPr>
          <w:p w14:paraId="5333AD8B" w14:textId="77777777" w:rsidR="00312BC3" w:rsidRPr="00C26C40" w:rsidRDefault="00312BC3" w:rsidP="00870DFD">
            <w:pPr>
              <w:rPr>
                <w:lang w:val="en-GB"/>
              </w:rPr>
            </w:pPr>
            <w:r w:rsidRPr="00C26C40">
              <w:rPr>
                <w:lang w:val="en-GB"/>
              </w:rPr>
              <w:t>0.0000</w:t>
            </w:r>
          </w:p>
        </w:tc>
      </w:tr>
      <w:tr w:rsidR="00312BC3" w:rsidRPr="00C26C40" w14:paraId="7B41E97E" w14:textId="77777777" w:rsidTr="00936023">
        <w:trPr>
          <w:jc w:val="center"/>
        </w:trPr>
        <w:tc>
          <w:tcPr>
            <w:tcW w:w="890" w:type="dxa"/>
          </w:tcPr>
          <w:p w14:paraId="0427F7E6" w14:textId="77777777" w:rsidR="00312BC3" w:rsidRPr="00C26C40" w:rsidRDefault="00312BC3" w:rsidP="00870DFD">
            <w:pPr>
              <w:rPr>
                <w:lang w:val="en-GB"/>
              </w:rPr>
            </w:pPr>
            <w:r w:rsidRPr="00C26C40">
              <w:rPr>
                <w:lang w:val="en-GB"/>
              </w:rPr>
              <w:t>O₂ — Mass Fraction</w:t>
            </w:r>
          </w:p>
        </w:tc>
        <w:tc>
          <w:tcPr>
            <w:tcW w:w="1106" w:type="dxa"/>
          </w:tcPr>
          <w:p w14:paraId="0C5DF29F" w14:textId="77777777" w:rsidR="00312BC3" w:rsidRPr="00C26C40" w:rsidRDefault="00312BC3" w:rsidP="00870DFD">
            <w:pPr>
              <w:rPr>
                <w:lang w:val="en-GB"/>
              </w:rPr>
            </w:pPr>
            <w:r w:rsidRPr="00C26C40">
              <w:rPr>
                <w:lang w:val="en-GB"/>
              </w:rPr>
              <w:t>0.0000</w:t>
            </w:r>
          </w:p>
        </w:tc>
        <w:tc>
          <w:tcPr>
            <w:tcW w:w="1039" w:type="dxa"/>
          </w:tcPr>
          <w:p w14:paraId="0B31885A" w14:textId="77777777" w:rsidR="00312BC3" w:rsidRPr="00C26C40" w:rsidRDefault="00312BC3" w:rsidP="00870DFD">
            <w:pPr>
              <w:rPr>
                <w:lang w:val="en-GB"/>
              </w:rPr>
            </w:pPr>
            <w:r w:rsidRPr="00C26C40">
              <w:rPr>
                <w:lang w:val="en-GB"/>
              </w:rPr>
              <w:t>0.0000</w:t>
            </w:r>
          </w:p>
        </w:tc>
        <w:tc>
          <w:tcPr>
            <w:tcW w:w="1105" w:type="dxa"/>
          </w:tcPr>
          <w:p w14:paraId="06489CF4" w14:textId="77777777" w:rsidR="00312BC3" w:rsidRPr="00C26C40" w:rsidRDefault="00312BC3" w:rsidP="00870DFD">
            <w:pPr>
              <w:rPr>
                <w:lang w:val="en-GB"/>
              </w:rPr>
            </w:pPr>
            <w:r w:rsidRPr="00C26C40">
              <w:rPr>
                <w:lang w:val="en-GB"/>
              </w:rPr>
              <w:t>0.0000</w:t>
            </w:r>
          </w:p>
        </w:tc>
        <w:tc>
          <w:tcPr>
            <w:tcW w:w="1105" w:type="dxa"/>
          </w:tcPr>
          <w:p w14:paraId="2AB9E16A" w14:textId="77777777" w:rsidR="00312BC3" w:rsidRPr="00C26C40" w:rsidRDefault="00312BC3" w:rsidP="00870DFD">
            <w:pPr>
              <w:rPr>
                <w:lang w:val="en-GB"/>
              </w:rPr>
            </w:pPr>
            <w:r w:rsidRPr="00C26C40">
              <w:rPr>
                <w:lang w:val="en-GB"/>
              </w:rPr>
              <w:t>0.0000</w:t>
            </w:r>
          </w:p>
        </w:tc>
        <w:tc>
          <w:tcPr>
            <w:tcW w:w="1105" w:type="dxa"/>
          </w:tcPr>
          <w:p w14:paraId="380961F4" w14:textId="77777777" w:rsidR="00312BC3" w:rsidRPr="00C26C40" w:rsidRDefault="00312BC3" w:rsidP="00870DFD">
            <w:pPr>
              <w:rPr>
                <w:lang w:val="en-GB"/>
              </w:rPr>
            </w:pPr>
            <w:r w:rsidRPr="00C26C40">
              <w:rPr>
                <w:lang w:val="en-GB"/>
              </w:rPr>
              <w:t>0.0000</w:t>
            </w:r>
          </w:p>
        </w:tc>
        <w:tc>
          <w:tcPr>
            <w:tcW w:w="1039" w:type="dxa"/>
          </w:tcPr>
          <w:p w14:paraId="5AFF8D67" w14:textId="77777777" w:rsidR="00312BC3" w:rsidRPr="00C26C40" w:rsidRDefault="00312BC3" w:rsidP="00870DFD">
            <w:pPr>
              <w:rPr>
                <w:lang w:val="en-GB"/>
              </w:rPr>
            </w:pPr>
            <w:r w:rsidRPr="00C26C40">
              <w:rPr>
                <w:lang w:val="en-GB"/>
              </w:rPr>
              <w:t>0.0000</w:t>
            </w:r>
          </w:p>
        </w:tc>
        <w:tc>
          <w:tcPr>
            <w:tcW w:w="1678" w:type="dxa"/>
          </w:tcPr>
          <w:p w14:paraId="18E0985D" w14:textId="77777777" w:rsidR="00312BC3" w:rsidRPr="00C26C40" w:rsidRDefault="00312BC3" w:rsidP="00870DFD">
            <w:pPr>
              <w:rPr>
                <w:lang w:val="en-GB"/>
              </w:rPr>
            </w:pPr>
            <w:r w:rsidRPr="00C26C40">
              <w:rPr>
                <w:lang w:val="en-GB"/>
              </w:rPr>
              <w:t>0.0000</w:t>
            </w:r>
          </w:p>
        </w:tc>
      </w:tr>
      <w:tr w:rsidR="00312BC3" w:rsidRPr="00C26C40" w14:paraId="6A6DB3C1" w14:textId="77777777" w:rsidTr="00936023">
        <w:trPr>
          <w:jc w:val="center"/>
        </w:trPr>
        <w:tc>
          <w:tcPr>
            <w:tcW w:w="890" w:type="dxa"/>
          </w:tcPr>
          <w:p w14:paraId="2AA79271" w14:textId="77777777" w:rsidR="00312BC3" w:rsidRPr="00C26C40" w:rsidRDefault="00312BC3" w:rsidP="00870DFD">
            <w:pPr>
              <w:rPr>
                <w:lang w:val="en-GB"/>
              </w:rPr>
            </w:pPr>
            <w:r w:rsidRPr="00C26C40">
              <w:rPr>
                <w:lang w:val="en-GB"/>
              </w:rPr>
              <w:t>CaAl₂O₄ — Mass Fraction</w:t>
            </w:r>
          </w:p>
        </w:tc>
        <w:tc>
          <w:tcPr>
            <w:tcW w:w="1106" w:type="dxa"/>
          </w:tcPr>
          <w:p w14:paraId="79A9C2B4" w14:textId="77777777" w:rsidR="00312BC3" w:rsidRPr="00C26C40" w:rsidRDefault="00312BC3" w:rsidP="00870DFD">
            <w:pPr>
              <w:rPr>
                <w:lang w:val="en-GB"/>
              </w:rPr>
            </w:pPr>
            <w:r w:rsidRPr="00C26C40">
              <w:rPr>
                <w:lang w:val="en-GB"/>
              </w:rPr>
              <w:t>0.0000</w:t>
            </w:r>
          </w:p>
        </w:tc>
        <w:tc>
          <w:tcPr>
            <w:tcW w:w="1039" w:type="dxa"/>
          </w:tcPr>
          <w:p w14:paraId="009F6270" w14:textId="77777777" w:rsidR="00312BC3" w:rsidRPr="00C26C40" w:rsidRDefault="00312BC3" w:rsidP="00870DFD">
            <w:pPr>
              <w:rPr>
                <w:lang w:val="en-GB"/>
              </w:rPr>
            </w:pPr>
            <w:r w:rsidRPr="00C26C40">
              <w:rPr>
                <w:lang w:val="en-GB"/>
              </w:rPr>
              <w:t>0.0000</w:t>
            </w:r>
          </w:p>
        </w:tc>
        <w:tc>
          <w:tcPr>
            <w:tcW w:w="1105" w:type="dxa"/>
          </w:tcPr>
          <w:p w14:paraId="7D901DA7" w14:textId="77777777" w:rsidR="00312BC3" w:rsidRPr="00C26C40" w:rsidRDefault="00312BC3" w:rsidP="00870DFD">
            <w:pPr>
              <w:rPr>
                <w:lang w:val="en-GB"/>
              </w:rPr>
            </w:pPr>
            <w:r w:rsidRPr="00C26C40">
              <w:rPr>
                <w:lang w:val="en-GB"/>
              </w:rPr>
              <w:t>0.0000</w:t>
            </w:r>
          </w:p>
        </w:tc>
        <w:tc>
          <w:tcPr>
            <w:tcW w:w="1105" w:type="dxa"/>
          </w:tcPr>
          <w:p w14:paraId="1CCE8E00" w14:textId="77777777" w:rsidR="00312BC3" w:rsidRPr="00C26C40" w:rsidRDefault="00312BC3" w:rsidP="00870DFD">
            <w:pPr>
              <w:rPr>
                <w:lang w:val="en-GB"/>
              </w:rPr>
            </w:pPr>
            <w:r w:rsidRPr="00C26C40">
              <w:rPr>
                <w:lang w:val="en-GB"/>
              </w:rPr>
              <w:t>0.0000</w:t>
            </w:r>
          </w:p>
        </w:tc>
        <w:tc>
          <w:tcPr>
            <w:tcW w:w="1105" w:type="dxa"/>
          </w:tcPr>
          <w:p w14:paraId="3B2A5E75" w14:textId="77777777" w:rsidR="00312BC3" w:rsidRPr="00C26C40" w:rsidRDefault="00312BC3" w:rsidP="00870DFD">
            <w:pPr>
              <w:rPr>
                <w:lang w:val="en-GB"/>
              </w:rPr>
            </w:pPr>
            <w:r w:rsidRPr="00C26C40">
              <w:rPr>
                <w:lang w:val="en-GB"/>
              </w:rPr>
              <w:t>0.0000</w:t>
            </w:r>
          </w:p>
        </w:tc>
        <w:tc>
          <w:tcPr>
            <w:tcW w:w="1039" w:type="dxa"/>
          </w:tcPr>
          <w:p w14:paraId="63767AC7" w14:textId="77777777" w:rsidR="00312BC3" w:rsidRPr="00C26C40" w:rsidRDefault="00312BC3" w:rsidP="00870DFD">
            <w:pPr>
              <w:rPr>
                <w:lang w:val="en-GB"/>
              </w:rPr>
            </w:pPr>
            <w:r w:rsidRPr="00C26C40">
              <w:rPr>
                <w:lang w:val="en-GB"/>
              </w:rPr>
              <w:t>0.0203</w:t>
            </w:r>
          </w:p>
        </w:tc>
        <w:tc>
          <w:tcPr>
            <w:tcW w:w="1678" w:type="dxa"/>
          </w:tcPr>
          <w:p w14:paraId="5351210C" w14:textId="77777777" w:rsidR="00312BC3" w:rsidRPr="00C26C40" w:rsidRDefault="00312BC3" w:rsidP="00870DFD">
            <w:pPr>
              <w:rPr>
                <w:lang w:val="en-GB"/>
              </w:rPr>
            </w:pPr>
            <w:r w:rsidRPr="00C26C40">
              <w:rPr>
                <w:lang w:val="en-GB"/>
              </w:rPr>
              <w:t>0.0000</w:t>
            </w:r>
          </w:p>
        </w:tc>
      </w:tr>
      <w:tr w:rsidR="00312BC3" w:rsidRPr="00C26C40" w14:paraId="77BDD1A4" w14:textId="77777777" w:rsidTr="00936023">
        <w:trPr>
          <w:jc w:val="center"/>
        </w:trPr>
        <w:tc>
          <w:tcPr>
            <w:tcW w:w="890" w:type="dxa"/>
          </w:tcPr>
          <w:p w14:paraId="0D95F09F" w14:textId="77777777" w:rsidR="00312BC3" w:rsidRPr="00C26C40" w:rsidRDefault="00312BC3" w:rsidP="00870DFD">
            <w:pPr>
              <w:rPr>
                <w:lang w:val="en-GB"/>
              </w:rPr>
            </w:pPr>
            <w:r w:rsidRPr="00C26C40">
              <w:rPr>
                <w:lang w:val="en-GB"/>
              </w:rPr>
              <w:t>CaOH⁺ — Mass Fraction</w:t>
            </w:r>
          </w:p>
        </w:tc>
        <w:tc>
          <w:tcPr>
            <w:tcW w:w="1106" w:type="dxa"/>
          </w:tcPr>
          <w:p w14:paraId="4C3CC0C1" w14:textId="77777777" w:rsidR="00312BC3" w:rsidRPr="00C26C40" w:rsidRDefault="00312BC3" w:rsidP="00870DFD">
            <w:pPr>
              <w:rPr>
                <w:lang w:val="en-GB"/>
              </w:rPr>
            </w:pPr>
            <w:r w:rsidRPr="00C26C40">
              <w:rPr>
                <w:lang w:val="en-GB"/>
              </w:rPr>
              <w:t>0.0000</w:t>
            </w:r>
          </w:p>
        </w:tc>
        <w:tc>
          <w:tcPr>
            <w:tcW w:w="1039" w:type="dxa"/>
          </w:tcPr>
          <w:p w14:paraId="51BB8068" w14:textId="77777777" w:rsidR="00312BC3" w:rsidRPr="00C26C40" w:rsidRDefault="00312BC3" w:rsidP="00870DFD">
            <w:pPr>
              <w:rPr>
                <w:lang w:val="en-GB"/>
              </w:rPr>
            </w:pPr>
            <w:r w:rsidRPr="00C26C40">
              <w:rPr>
                <w:lang w:val="en-GB"/>
              </w:rPr>
              <w:t>0.0000</w:t>
            </w:r>
          </w:p>
        </w:tc>
        <w:tc>
          <w:tcPr>
            <w:tcW w:w="1105" w:type="dxa"/>
          </w:tcPr>
          <w:p w14:paraId="2139FCE3" w14:textId="77777777" w:rsidR="00312BC3" w:rsidRPr="00C26C40" w:rsidRDefault="00312BC3" w:rsidP="00870DFD">
            <w:pPr>
              <w:rPr>
                <w:lang w:val="en-GB"/>
              </w:rPr>
            </w:pPr>
            <w:r w:rsidRPr="00C26C40">
              <w:rPr>
                <w:lang w:val="en-GB"/>
              </w:rPr>
              <w:t>0.0000</w:t>
            </w:r>
          </w:p>
        </w:tc>
        <w:tc>
          <w:tcPr>
            <w:tcW w:w="1105" w:type="dxa"/>
          </w:tcPr>
          <w:p w14:paraId="48A7418B" w14:textId="77777777" w:rsidR="00312BC3" w:rsidRPr="00C26C40" w:rsidRDefault="00312BC3" w:rsidP="00870DFD">
            <w:pPr>
              <w:rPr>
                <w:lang w:val="en-GB"/>
              </w:rPr>
            </w:pPr>
            <w:r w:rsidRPr="00C26C40">
              <w:rPr>
                <w:lang w:val="en-GB"/>
              </w:rPr>
              <w:t>0.0000</w:t>
            </w:r>
          </w:p>
        </w:tc>
        <w:tc>
          <w:tcPr>
            <w:tcW w:w="1105" w:type="dxa"/>
          </w:tcPr>
          <w:p w14:paraId="538A4A5C" w14:textId="77777777" w:rsidR="00312BC3" w:rsidRPr="00C26C40" w:rsidRDefault="00312BC3" w:rsidP="00870DFD">
            <w:pPr>
              <w:rPr>
                <w:lang w:val="en-GB"/>
              </w:rPr>
            </w:pPr>
            <w:r w:rsidRPr="00C26C40">
              <w:rPr>
                <w:lang w:val="en-GB"/>
              </w:rPr>
              <w:t>0.0000</w:t>
            </w:r>
          </w:p>
        </w:tc>
        <w:tc>
          <w:tcPr>
            <w:tcW w:w="1039" w:type="dxa"/>
          </w:tcPr>
          <w:p w14:paraId="7B539598" w14:textId="77777777" w:rsidR="00312BC3" w:rsidRPr="00C26C40" w:rsidRDefault="00312BC3" w:rsidP="00870DFD">
            <w:pPr>
              <w:rPr>
                <w:lang w:val="en-GB"/>
              </w:rPr>
            </w:pPr>
            <w:r w:rsidRPr="00C26C40">
              <w:rPr>
                <w:lang w:val="en-GB"/>
              </w:rPr>
              <w:t>0.0000</w:t>
            </w:r>
          </w:p>
        </w:tc>
        <w:tc>
          <w:tcPr>
            <w:tcW w:w="1678" w:type="dxa"/>
          </w:tcPr>
          <w:p w14:paraId="509ED0D1" w14:textId="77777777" w:rsidR="00312BC3" w:rsidRPr="00C26C40" w:rsidRDefault="00312BC3" w:rsidP="00870DFD">
            <w:pPr>
              <w:rPr>
                <w:lang w:val="en-GB"/>
              </w:rPr>
            </w:pPr>
            <w:r w:rsidRPr="00C26C40">
              <w:rPr>
                <w:lang w:val="en-GB"/>
              </w:rPr>
              <w:t>0.0000</w:t>
            </w:r>
          </w:p>
        </w:tc>
      </w:tr>
      <w:tr w:rsidR="00312BC3" w:rsidRPr="00C26C40" w14:paraId="527FF80B" w14:textId="77777777" w:rsidTr="00936023">
        <w:trPr>
          <w:jc w:val="center"/>
        </w:trPr>
        <w:tc>
          <w:tcPr>
            <w:tcW w:w="890" w:type="dxa"/>
          </w:tcPr>
          <w:p w14:paraId="48207A1D" w14:textId="77777777" w:rsidR="00312BC3" w:rsidRPr="00C26C40" w:rsidRDefault="00312BC3" w:rsidP="00870DFD">
            <w:pPr>
              <w:rPr>
                <w:lang w:val="en-GB"/>
              </w:rPr>
            </w:pPr>
            <w:r w:rsidRPr="00C26C40">
              <w:rPr>
                <w:lang w:val="en-GB"/>
              </w:rPr>
              <w:t>Iron-(s) — Mass Fraction</w:t>
            </w:r>
          </w:p>
        </w:tc>
        <w:tc>
          <w:tcPr>
            <w:tcW w:w="1106" w:type="dxa"/>
          </w:tcPr>
          <w:p w14:paraId="20F975FD" w14:textId="77777777" w:rsidR="00312BC3" w:rsidRPr="00C26C40" w:rsidRDefault="00312BC3" w:rsidP="00870DFD">
            <w:pPr>
              <w:rPr>
                <w:lang w:val="en-GB"/>
              </w:rPr>
            </w:pPr>
            <w:r w:rsidRPr="00C26C40">
              <w:rPr>
                <w:lang w:val="en-GB"/>
              </w:rPr>
              <w:t>0.0000</w:t>
            </w:r>
          </w:p>
        </w:tc>
        <w:tc>
          <w:tcPr>
            <w:tcW w:w="1039" w:type="dxa"/>
          </w:tcPr>
          <w:p w14:paraId="1D304161" w14:textId="77777777" w:rsidR="00312BC3" w:rsidRPr="00C26C40" w:rsidRDefault="00312BC3" w:rsidP="00870DFD">
            <w:pPr>
              <w:rPr>
                <w:lang w:val="en-GB"/>
              </w:rPr>
            </w:pPr>
            <w:r w:rsidRPr="00C26C40">
              <w:rPr>
                <w:lang w:val="en-GB"/>
              </w:rPr>
              <w:t>0.0000</w:t>
            </w:r>
          </w:p>
        </w:tc>
        <w:tc>
          <w:tcPr>
            <w:tcW w:w="1105" w:type="dxa"/>
          </w:tcPr>
          <w:p w14:paraId="5F48F13D" w14:textId="77777777" w:rsidR="00312BC3" w:rsidRPr="00C26C40" w:rsidRDefault="00312BC3" w:rsidP="00870DFD">
            <w:pPr>
              <w:rPr>
                <w:lang w:val="en-GB"/>
              </w:rPr>
            </w:pPr>
            <w:r w:rsidRPr="00C26C40">
              <w:rPr>
                <w:lang w:val="en-GB"/>
              </w:rPr>
              <w:t>0.0000</w:t>
            </w:r>
          </w:p>
        </w:tc>
        <w:tc>
          <w:tcPr>
            <w:tcW w:w="1105" w:type="dxa"/>
          </w:tcPr>
          <w:p w14:paraId="0C5BAA8C" w14:textId="77777777" w:rsidR="00312BC3" w:rsidRPr="00C26C40" w:rsidRDefault="00312BC3" w:rsidP="00870DFD">
            <w:pPr>
              <w:rPr>
                <w:lang w:val="en-GB"/>
              </w:rPr>
            </w:pPr>
            <w:r w:rsidRPr="00C26C40">
              <w:rPr>
                <w:lang w:val="en-GB"/>
              </w:rPr>
              <w:t>0.0000</w:t>
            </w:r>
          </w:p>
        </w:tc>
        <w:tc>
          <w:tcPr>
            <w:tcW w:w="1105" w:type="dxa"/>
          </w:tcPr>
          <w:p w14:paraId="33AA7A3A" w14:textId="77777777" w:rsidR="00312BC3" w:rsidRPr="00C26C40" w:rsidRDefault="00312BC3" w:rsidP="00870DFD">
            <w:pPr>
              <w:rPr>
                <w:lang w:val="en-GB"/>
              </w:rPr>
            </w:pPr>
            <w:r w:rsidRPr="00C26C40">
              <w:rPr>
                <w:lang w:val="en-GB"/>
              </w:rPr>
              <w:t>0.0000</w:t>
            </w:r>
          </w:p>
        </w:tc>
        <w:tc>
          <w:tcPr>
            <w:tcW w:w="1039" w:type="dxa"/>
          </w:tcPr>
          <w:p w14:paraId="2E1FD3D8" w14:textId="77777777" w:rsidR="00312BC3" w:rsidRPr="00C26C40" w:rsidRDefault="00312BC3" w:rsidP="00870DFD">
            <w:pPr>
              <w:rPr>
                <w:lang w:val="en-GB"/>
              </w:rPr>
            </w:pPr>
            <w:r w:rsidRPr="00C26C40">
              <w:rPr>
                <w:lang w:val="en-GB"/>
              </w:rPr>
              <w:t>0.0000</w:t>
            </w:r>
          </w:p>
        </w:tc>
        <w:tc>
          <w:tcPr>
            <w:tcW w:w="1678" w:type="dxa"/>
          </w:tcPr>
          <w:p w14:paraId="160ED7F8" w14:textId="77777777" w:rsidR="00312BC3" w:rsidRPr="00C26C40" w:rsidRDefault="00312BC3" w:rsidP="00870DFD">
            <w:pPr>
              <w:rPr>
                <w:lang w:val="en-GB"/>
              </w:rPr>
            </w:pPr>
            <w:r w:rsidRPr="00C26C40">
              <w:rPr>
                <w:lang w:val="en-GB"/>
              </w:rPr>
              <w:t>0.0000</w:t>
            </w:r>
          </w:p>
        </w:tc>
      </w:tr>
      <w:tr w:rsidR="00312BC3" w:rsidRPr="00C26C40" w14:paraId="14F4CCA4" w14:textId="77777777" w:rsidTr="00936023">
        <w:trPr>
          <w:jc w:val="center"/>
        </w:trPr>
        <w:tc>
          <w:tcPr>
            <w:tcW w:w="890" w:type="dxa"/>
          </w:tcPr>
          <w:p w14:paraId="125BAB9F" w14:textId="77777777" w:rsidR="00312BC3" w:rsidRPr="00C26C40" w:rsidRDefault="00312BC3" w:rsidP="00870DFD">
            <w:pPr>
              <w:rPr>
                <w:lang w:val="en-GB"/>
              </w:rPr>
            </w:pPr>
            <w:r w:rsidRPr="00C26C40">
              <w:rPr>
                <w:lang w:val="en-GB"/>
              </w:rPr>
              <w:t>HCO₃⁻ — Mass Fraction</w:t>
            </w:r>
          </w:p>
        </w:tc>
        <w:tc>
          <w:tcPr>
            <w:tcW w:w="1106" w:type="dxa"/>
          </w:tcPr>
          <w:p w14:paraId="61D39C45" w14:textId="77777777" w:rsidR="00312BC3" w:rsidRPr="00C26C40" w:rsidRDefault="00312BC3" w:rsidP="00870DFD">
            <w:pPr>
              <w:rPr>
                <w:lang w:val="en-GB"/>
              </w:rPr>
            </w:pPr>
            <w:r w:rsidRPr="00C26C40">
              <w:rPr>
                <w:lang w:val="en-GB"/>
              </w:rPr>
              <w:t>0.0000</w:t>
            </w:r>
          </w:p>
        </w:tc>
        <w:tc>
          <w:tcPr>
            <w:tcW w:w="1039" w:type="dxa"/>
          </w:tcPr>
          <w:p w14:paraId="0E1EF509" w14:textId="77777777" w:rsidR="00312BC3" w:rsidRPr="00C26C40" w:rsidRDefault="00312BC3" w:rsidP="00870DFD">
            <w:pPr>
              <w:rPr>
                <w:lang w:val="en-GB"/>
              </w:rPr>
            </w:pPr>
            <w:r w:rsidRPr="00C26C40">
              <w:rPr>
                <w:lang w:val="en-GB"/>
              </w:rPr>
              <w:t>0.0000</w:t>
            </w:r>
          </w:p>
        </w:tc>
        <w:tc>
          <w:tcPr>
            <w:tcW w:w="1105" w:type="dxa"/>
          </w:tcPr>
          <w:p w14:paraId="54AB184F" w14:textId="77777777" w:rsidR="00312BC3" w:rsidRPr="00C26C40" w:rsidRDefault="00312BC3" w:rsidP="00870DFD">
            <w:pPr>
              <w:rPr>
                <w:lang w:val="en-GB"/>
              </w:rPr>
            </w:pPr>
            <w:r w:rsidRPr="00C26C40">
              <w:rPr>
                <w:lang w:val="en-GB"/>
              </w:rPr>
              <w:t>0.0000</w:t>
            </w:r>
          </w:p>
        </w:tc>
        <w:tc>
          <w:tcPr>
            <w:tcW w:w="1105" w:type="dxa"/>
          </w:tcPr>
          <w:p w14:paraId="42D077D3" w14:textId="77777777" w:rsidR="00312BC3" w:rsidRPr="00C26C40" w:rsidRDefault="00312BC3" w:rsidP="00870DFD">
            <w:pPr>
              <w:rPr>
                <w:lang w:val="en-GB"/>
              </w:rPr>
            </w:pPr>
            <w:r w:rsidRPr="00C26C40">
              <w:rPr>
                <w:lang w:val="en-GB"/>
              </w:rPr>
              <w:t>0.0000</w:t>
            </w:r>
          </w:p>
        </w:tc>
        <w:tc>
          <w:tcPr>
            <w:tcW w:w="1105" w:type="dxa"/>
          </w:tcPr>
          <w:p w14:paraId="5291AD6C" w14:textId="77777777" w:rsidR="00312BC3" w:rsidRPr="00C26C40" w:rsidRDefault="00312BC3" w:rsidP="00870DFD">
            <w:pPr>
              <w:rPr>
                <w:lang w:val="en-GB"/>
              </w:rPr>
            </w:pPr>
            <w:r w:rsidRPr="00C26C40">
              <w:rPr>
                <w:lang w:val="en-GB"/>
              </w:rPr>
              <w:t>0.0000</w:t>
            </w:r>
          </w:p>
        </w:tc>
        <w:tc>
          <w:tcPr>
            <w:tcW w:w="1039" w:type="dxa"/>
          </w:tcPr>
          <w:p w14:paraId="39B6E4EC" w14:textId="77777777" w:rsidR="00312BC3" w:rsidRPr="00C26C40" w:rsidRDefault="00312BC3" w:rsidP="00870DFD">
            <w:pPr>
              <w:rPr>
                <w:lang w:val="en-GB"/>
              </w:rPr>
            </w:pPr>
            <w:r w:rsidRPr="00C26C40">
              <w:rPr>
                <w:lang w:val="en-GB"/>
              </w:rPr>
              <w:t>0.0000</w:t>
            </w:r>
          </w:p>
        </w:tc>
        <w:tc>
          <w:tcPr>
            <w:tcW w:w="1678" w:type="dxa"/>
          </w:tcPr>
          <w:p w14:paraId="3878FFA9" w14:textId="77777777" w:rsidR="00312BC3" w:rsidRPr="00C26C40" w:rsidRDefault="00312BC3" w:rsidP="00870DFD">
            <w:pPr>
              <w:rPr>
                <w:lang w:val="en-GB"/>
              </w:rPr>
            </w:pPr>
            <w:r w:rsidRPr="00C26C40">
              <w:rPr>
                <w:lang w:val="en-GB"/>
              </w:rPr>
              <w:t>0.0000</w:t>
            </w:r>
          </w:p>
        </w:tc>
      </w:tr>
      <w:tr w:rsidR="00312BC3" w:rsidRPr="00C26C40" w14:paraId="07A94B28" w14:textId="77777777" w:rsidTr="00936023">
        <w:trPr>
          <w:jc w:val="center"/>
        </w:trPr>
        <w:tc>
          <w:tcPr>
            <w:tcW w:w="890" w:type="dxa"/>
          </w:tcPr>
          <w:p w14:paraId="0E5B65AE" w14:textId="77777777" w:rsidR="00312BC3" w:rsidRPr="00C26C40" w:rsidRDefault="00312BC3" w:rsidP="00870DFD">
            <w:pPr>
              <w:rPr>
                <w:lang w:val="en-GB"/>
              </w:rPr>
            </w:pPr>
            <w:r w:rsidRPr="00C26C40">
              <w:rPr>
                <w:lang w:val="en-GB"/>
              </w:rPr>
              <w:t>CO₃²⁻ — Mass Fraction</w:t>
            </w:r>
          </w:p>
        </w:tc>
        <w:tc>
          <w:tcPr>
            <w:tcW w:w="1106" w:type="dxa"/>
          </w:tcPr>
          <w:p w14:paraId="63587D3B" w14:textId="77777777" w:rsidR="00312BC3" w:rsidRPr="00C26C40" w:rsidRDefault="00312BC3" w:rsidP="00870DFD">
            <w:pPr>
              <w:rPr>
                <w:lang w:val="en-GB"/>
              </w:rPr>
            </w:pPr>
            <w:r w:rsidRPr="00C26C40">
              <w:rPr>
                <w:lang w:val="en-GB"/>
              </w:rPr>
              <w:t>0.0000</w:t>
            </w:r>
          </w:p>
        </w:tc>
        <w:tc>
          <w:tcPr>
            <w:tcW w:w="1039" w:type="dxa"/>
          </w:tcPr>
          <w:p w14:paraId="54C9230A" w14:textId="77777777" w:rsidR="00312BC3" w:rsidRPr="00C26C40" w:rsidRDefault="00312BC3" w:rsidP="00870DFD">
            <w:pPr>
              <w:rPr>
                <w:lang w:val="en-GB"/>
              </w:rPr>
            </w:pPr>
            <w:r w:rsidRPr="00C26C40">
              <w:rPr>
                <w:lang w:val="en-GB"/>
              </w:rPr>
              <w:t>0.0000</w:t>
            </w:r>
          </w:p>
        </w:tc>
        <w:tc>
          <w:tcPr>
            <w:tcW w:w="1105" w:type="dxa"/>
          </w:tcPr>
          <w:p w14:paraId="435211F8" w14:textId="77777777" w:rsidR="00312BC3" w:rsidRPr="00C26C40" w:rsidRDefault="00312BC3" w:rsidP="00870DFD">
            <w:pPr>
              <w:rPr>
                <w:lang w:val="en-GB"/>
              </w:rPr>
            </w:pPr>
            <w:r w:rsidRPr="00C26C40">
              <w:rPr>
                <w:lang w:val="en-GB"/>
              </w:rPr>
              <w:t>0.0000</w:t>
            </w:r>
          </w:p>
        </w:tc>
        <w:tc>
          <w:tcPr>
            <w:tcW w:w="1105" w:type="dxa"/>
          </w:tcPr>
          <w:p w14:paraId="3E88410B" w14:textId="77777777" w:rsidR="00312BC3" w:rsidRPr="00C26C40" w:rsidRDefault="00312BC3" w:rsidP="00870DFD">
            <w:pPr>
              <w:rPr>
                <w:lang w:val="en-GB"/>
              </w:rPr>
            </w:pPr>
            <w:r w:rsidRPr="00C26C40">
              <w:rPr>
                <w:lang w:val="en-GB"/>
              </w:rPr>
              <w:t>0.0000</w:t>
            </w:r>
          </w:p>
        </w:tc>
        <w:tc>
          <w:tcPr>
            <w:tcW w:w="1105" w:type="dxa"/>
          </w:tcPr>
          <w:p w14:paraId="0C3416B2" w14:textId="77777777" w:rsidR="00312BC3" w:rsidRPr="00C26C40" w:rsidRDefault="00312BC3" w:rsidP="00870DFD">
            <w:pPr>
              <w:rPr>
                <w:lang w:val="en-GB"/>
              </w:rPr>
            </w:pPr>
            <w:r w:rsidRPr="00C26C40">
              <w:rPr>
                <w:lang w:val="en-GB"/>
              </w:rPr>
              <w:t>0.0000</w:t>
            </w:r>
          </w:p>
        </w:tc>
        <w:tc>
          <w:tcPr>
            <w:tcW w:w="1039" w:type="dxa"/>
          </w:tcPr>
          <w:p w14:paraId="45575A05" w14:textId="77777777" w:rsidR="00312BC3" w:rsidRPr="00C26C40" w:rsidRDefault="00312BC3" w:rsidP="00870DFD">
            <w:pPr>
              <w:rPr>
                <w:lang w:val="en-GB"/>
              </w:rPr>
            </w:pPr>
            <w:r w:rsidRPr="00C26C40">
              <w:rPr>
                <w:lang w:val="en-GB"/>
              </w:rPr>
              <w:t>0.0000</w:t>
            </w:r>
          </w:p>
        </w:tc>
        <w:tc>
          <w:tcPr>
            <w:tcW w:w="1678" w:type="dxa"/>
          </w:tcPr>
          <w:p w14:paraId="432543DD" w14:textId="77777777" w:rsidR="00312BC3" w:rsidRPr="00C26C40" w:rsidRDefault="00312BC3" w:rsidP="00870DFD">
            <w:pPr>
              <w:rPr>
                <w:lang w:val="en-GB"/>
              </w:rPr>
            </w:pPr>
            <w:r w:rsidRPr="00C26C40">
              <w:rPr>
                <w:lang w:val="en-GB"/>
              </w:rPr>
              <w:t>0.0000</w:t>
            </w:r>
          </w:p>
        </w:tc>
      </w:tr>
      <w:tr w:rsidR="00312BC3" w:rsidRPr="00C26C40" w14:paraId="64A3A21A" w14:textId="77777777" w:rsidTr="00936023">
        <w:trPr>
          <w:jc w:val="center"/>
        </w:trPr>
        <w:tc>
          <w:tcPr>
            <w:tcW w:w="890" w:type="dxa"/>
          </w:tcPr>
          <w:p w14:paraId="04B4F728" w14:textId="77777777" w:rsidR="00312BC3" w:rsidRPr="00C26C40" w:rsidRDefault="00312BC3" w:rsidP="00870DFD">
            <w:pPr>
              <w:rPr>
                <w:lang w:val="en-GB"/>
              </w:rPr>
            </w:pPr>
            <w:r w:rsidRPr="00C26C40">
              <w:rPr>
                <w:lang w:val="en-GB"/>
              </w:rPr>
              <w:t>N₂ — Mass Fraction</w:t>
            </w:r>
          </w:p>
        </w:tc>
        <w:tc>
          <w:tcPr>
            <w:tcW w:w="1106" w:type="dxa"/>
          </w:tcPr>
          <w:p w14:paraId="2D7A60CC" w14:textId="77777777" w:rsidR="00312BC3" w:rsidRPr="00C26C40" w:rsidRDefault="00312BC3" w:rsidP="00870DFD">
            <w:pPr>
              <w:rPr>
                <w:lang w:val="en-GB"/>
              </w:rPr>
            </w:pPr>
            <w:r w:rsidRPr="00C26C40">
              <w:rPr>
                <w:lang w:val="en-GB"/>
              </w:rPr>
              <w:t>0.0000</w:t>
            </w:r>
          </w:p>
        </w:tc>
        <w:tc>
          <w:tcPr>
            <w:tcW w:w="1039" w:type="dxa"/>
          </w:tcPr>
          <w:p w14:paraId="4AE02C7A" w14:textId="77777777" w:rsidR="00312BC3" w:rsidRPr="00C26C40" w:rsidRDefault="00312BC3" w:rsidP="00870DFD">
            <w:pPr>
              <w:rPr>
                <w:lang w:val="en-GB"/>
              </w:rPr>
            </w:pPr>
            <w:r w:rsidRPr="00C26C40">
              <w:rPr>
                <w:lang w:val="en-GB"/>
              </w:rPr>
              <w:t>0.3655</w:t>
            </w:r>
          </w:p>
        </w:tc>
        <w:tc>
          <w:tcPr>
            <w:tcW w:w="1105" w:type="dxa"/>
          </w:tcPr>
          <w:p w14:paraId="15173145" w14:textId="77777777" w:rsidR="00312BC3" w:rsidRPr="00C26C40" w:rsidRDefault="00312BC3" w:rsidP="00870DFD">
            <w:pPr>
              <w:rPr>
                <w:lang w:val="en-GB"/>
              </w:rPr>
            </w:pPr>
            <w:r w:rsidRPr="00C26C40">
              <w:rPr>
                <w:lang w:val="en-GB"/>
              </w:rPr>
              <w:t>0.0000</w:t>
            </w:r>
          </w:p>
        </w:tc>
        <w:tc>
          <w:tcPr>
            <w:tcW w:w="1105" w:type="dxa"/>
          </w:tcPr>
          <w:p w14:paraId="35C9DB97" w14:textId="77777777" w:rsidR="00312BC3" w:rsidRPr="00C26C40" w:rsidRDefault="00312BC3" w:rsidP="00870DFD">
            <w:pPr>
              <w:rPr>
                <w:lang w:val="en-GB"/>
              </w:rPr>
            </w:pPr>
            <w:r w:rsidRPr="00C26C40">
              <w:rPr>
                <w:lang w:val="en-GB"/>
              </w:rPr>
              <w:t>0.0000</w:t>
            </w:r>
          </w:p>
        </w:tc>
        <w:tc>
          <w:tcPr>
            <w:tcW w:w="1105" w:type="dxa"/>
          </w:tcPr>
          <w:p w14:paraId="1BF9FA30" w14:textId="77777777" w:rsidR="00312BC3" w:rsidRPr="00C26C40" w:rsidRDefault="00312BC3" w:rsidP="00870DFD">
            <w:pPr>
              <w:rPr>
                <w:lang w:val="en-GB"/>
              </w:rPr>
            </w:pPr>
            <w:r w:rsidRPr="00C26C40">
              <w:rPr>
                <w:lang w:val="en-GB"/>
              </w:rPr>
              <w:t>0.0000</w:t>
            </w:r>
          </w:p>
        </w:tc>
        <w:tc>
          <w:tcPr>
            <w:tcW w:w="1039" w:type="dxa"/>
          </w:tcPr>
          <w:p w14:paraId="5FFFBE1B" w14:textId="77777777" w:rsidR="00312BC3" w:rsidRPr="00C26C40" w:rsidRDefault="00312BC3" w:rsidP="00870DFD">
            <w:pPr>
              <w:rPr>
                <w:lang w:val="en-GB"/>
              </w:rPr>
            </w:pPr>
            <w:r w:rsidRPr="00C26C40">
              <w:rPr>
                <w:lang w:val="en-GB"/>
              </w:rPr>
              <w:t>0.0000</w:t>
            </w:r>
          </w:p>
        </w:tc>
        <w:tc>
          <w:tcPr>
            <w:tcW w:w="1678" w:type="dxa"/>
          </w:tcPr>
          <w:p w14:paraId="712CF443" w14:textId="77777777" w:rsidR="00312BC3" w:rsidRPr="00C26C40" w:rsidRDefault="00312BC3" w:rsidP="00870DFD">
            <w:pPr>
              <w:rPr>
                <w:lang w:val="en-GB"/>
              </w:rPr>
            </w:pPr>
            <w:r w:rsidRPr="00C26C40">
              <w:rPr>
                <w:lang w:val="en-GB"/>
              </w:rPr>
              <w:t>0.0000</w:t>
            </w:r>
          </w:p>
        </w:tc>
      </w:tr>
      <w:tr w:rsidR="00312BC3" w:rsidRPr="00C26C40" w14:paraId="3808B5B5" w14:textId="77777777" w:rsidTr="00936023">
        <w:trPr>
          <w:jc w:val="center"/>
        </w:trPr>
        <w:tc>
          <w:tcPr>
            <w:tcW w:w="890" w:type="dxa"/>
          </w:tcPr>
          <w:p w14:paraId="748EB1B5" w14:textId="77777777" w:rsidR="00312BC3" w:rsidRPr="00C26C40" w:rsidRDefault="00312BC3" w:rsidP="00870DFD">
            <w:pPr>
              <w:rPr>
                <w:lang w:val="en-GB"/>
              </w:rPr>
            </w:pPr>
            <w:r w:rsidRPr="00C26C40">
              <w:rPr>
                <w:lang w:val="en-GB"/>
              </w:rPr>
              <w:lastRenderedPageBreak/>
              <w:t>Fe(OH)₃ — Mass Fraction</w:t>
            </w:r>
          </w:p>
        </w:tc>
        <w:tc>
          <w:tcPr>
            <w:tcW w:w="1106" w:type="dxa"/>
          </w:tcPr>
          <w:p w14:paraId="21446D09" w14:textId="77777777" w:rsidR="00312BC3" w:rsidRPr="00C26C40" w:rsidRDefault="00312BC3" w:rsidP="00870DFD">
            <w:pPr>
              <w:rPr>
                <w:lang w:val="en-GB"/>
              </w:rPr>
            </w:pPr>
            <w:r w:rsidRPr="00C26C40">
              <w:rPr>
                <w:lang w:val="en-GB"/>
              </w:rPr>
              <w:t>0.0000</w:t>
            </w:r>
          </w:p>
        </w:tc>
        <w:tc>
          <w:tcPr>
            <w:tcW w:w="1039" w:type="dxa"/>
          </w:tcPr>
          <w:p w14:paraId="5917A48C" w14:textId="77777777" w:rsidR="00312BC3" w:rsidRPr="00C26C40" w:rsidRDefault="00312BC3" w:rsidP="00870DFD">
            <w:pPr>
              <w:rPr>
                <w:lang w:val="en-GB"/>
              </w:rPr>
            </w:pPr>
            <w:r w:rsidRPr="00C26C40">
              <w:rPr>
                <w:lang w:val="en-GB"/>
              </w:rPr>
              <w:t>0.0000</w:t>
            </w:r>
          </w:p>
        </w:tc>
        <w:tc>
          <w:tcPr>
            <w:tcW w:w="1105" w:type="dxa"/>
          </w:tcPr>
          <w:p w14:paraId="7B106420" w14:textId="77777777" w:rsidR="00312BC3" w:rsidRPr="00C26C40" w:rsidRDefault="00312BC3" w:rsidP="00870DFD">
            <w:pPr>
              <w:rPr>
                <w:lang w:val="en-GB"/>
              </w:rPr>
            </w:pPr>
            <w:r w:rsidRPr="00C26C40">
              <w:rPr>
                <w:lang w:val="en-GB"/>
              </w:rPr>
              <w:t>0.0000</w:t>
            </w:r>
          </w:p>
        </w:tc>
        <w:tc>
          <w:tcPr>
            <w:tcW w:w="1105" w:type="dxa"/>
          </w:tcPr>
          <w:p w14:paraId="3EDE1497" w14:textId="77777777" w:rsidR="00312BC3" w:rsidRPr="00C26C40" w:rsidRDefault="00312BC3" w:rsidP="00870DFD">
            <w:pPr>
              <w:rPr>
                <w:lang w:val="en-GB"/>
              </w:rPr>
            </w:pPr>
            <w:r w:rsidRPr="00C26C40">
              <w:rPr>
                <w:lang w:val="en-GB"/>
              </w:rPr>
              <w:t>0.0000</w:t>
            </w:r>
          </w:p>
        </w:tc>
        <w:tc>
          <w:tcPr>
            <w:tcW w:w="1105" w:type="dxa"/>
          </w:tcPr>
          <w:p w14:paraId="68C8AD29" w14:textId="77777777" w:rsidR="00312BC3" w:rsidRPr="00C26C40" w:rsidRDefault="00312BC3" w:rsidP="00870DFD">
            <w:pPr>
              <w:rPr>
                <w:lang w:val="en-GB"/>
              </w:rPr>
            </w:pPr>
            <w:r w:rsidRPr="00C26C40">
              <w:rPr>
                <w:lang w:val="en-GB"/>
              </w:rPr>
              <w:t>0.0000</w:t>
            </w:r>
          </w:p>
        </w:tc>
        <w:tc>
          <w:tcPr>
            <w:tcW w:w="1039" w:type="dxa"/>
          </w:tcPr>
          <w:p w14:paraId="75A7E298" w14:textId="77777777" w:rsidR="00312BC3" w:rsidRPr="00C26C40" w:rsidRDefault="00312BC3" w:rsidP="00870DFD">
            <w:pPr>
              <w:rPr>
                <w:lang w:val="en-GB"/>
              </w:rPr>
            </w:pPr>
            <w:r w:rsidRPr="00C26C40">
              <w:rPr>
                <w:lang w:val="en-GB"/>
              </w:rPr>
              <w:t>0.0002</w:t>
            </w:r>
          </w:p>
        </w:tc>
        <w:tc>
          <w:tcPr>
            <w:tcW w:w="1678" w:type="dxa"/>
          </w:tcPr>
          <w:p w14:paraId="44ACE637" w14:textId="77777777" w:rsidR="00312BC3" w:rsidRPr="00C26C40" w:rsidRDefault="00312BC3" w:rsidP="00870DFD">
            <w:pPr>
              <w:rPr>
                <w:lang w:val="en-GB"/>
              </w:rPr>
            </w:pPr>
            <w:r w:rsidRPr="00C26C40">
              <w:rPr>
                <w:lang w:val="en-GB"/>
              </w:rPr>
              <w:t>0.0000</w:t>
            </w:r>
          </w:p>
        </w:tc>
      </w:tr>
    </w:tbl>
    <w:p w14:paraId="5B087993" w14:textId="51A498DF" w:rsidR="00312BC3" w:rsidRPr="00C26C40" w:rsidRDefault="00312BC3" w:rsidP="00312BC3"/>
    <w:tbl>
      <w:tblPr>
        <w:tblStyle w:val="TableGrid"/>
        <w:tblW w:w="0" w:type="auto"/>
        <w:jc w:val="center"/>
        <w:tblLook w:val="04A0" w:firstRow="1" w:lastRow="0" w:firstColumn="1" w:lastColumn="0" w:noHBand="0" w:noVBand="1"/>
      </w:tblPr>
      <w:tblGrid>
        <w:gridCol w:w="3009"/>
        <w:gridCol w:w="3009"/>
        <w:gridCol w:w="3009"/>
      </w:tblGrid>
      <w:tr w:rsidR="00312BC3" w:rsidRPr="00C26C40" w14:paraId="16B1DA5F" w14:textId="77777777" w:rsidTr="00870DFD">
        <w:trPr>
          <w:jc w:val="center"/>
        </w:trPr>
        <w:tc>
          <w:tcPr>
            <w:tcW w:w="3009" w:type="dxa"/>
            <w:shd w:val="clear" w:color="auto" w:fill="D9D9D9"/>
          </w:tcPr>
          <w:p w14:paraId="6F2CF3B0" w14:textId="77777777" w:rsidR="00312BC3" w:rsidRPr="00C26C40" w:rsidRDefault="00312BC3" w:rsidP="00870DFD">
            <w:pPr>
              <w:rPr>
                <w:lang w:val="en-GB"/>
              </w:rPr>
            </w:pPr>
            <w:r w:rsidRPr="00C26C40">
              <w:rPr>
                <w:b/>
                <w:sz w:val="22"/>
                <w:lang w:val="en-GB"/>
              </w:rPr>
              <w:t>Parameter</w:t>
            </w:r>
          </w:p>
        </w:tc>
        <w:tc>
          <w:tcPr>
            <w:tcW w:w="3009" w:type="dxa"/>
            <w:shd w:val="clear" w:color="auto" w:fill="D9D9D9"/>
          </w:tcPr>
          <w:p w14:paraId="2A8D875F" w14:textId="77777777" w:rsidR="00312BC3" w:rsidRPr="00C26C40" w:rsidRDefault="00312BC3" w:rsidP="00870DFD">
            <w:pPr>
              <w:rPr>
                <w:lang w:val="en-GB"/>
              </w:rPr>
            </w:pPr>
            <w:r w:rsidRPr="00C26C40">
              <w:rPr>
                <w:b/>
                <w:sz w:val="22"/>
                <w:lang w:val="en-GB"/>
              </w:rPr>
              <w:t>PW-2</w:t>
            </w:r>
          </w:p>
        </w:tc>
        <w:tc>
          <w:tcPr>
            <w:tcW w:w="3009" w:type="dxa"/>
            <w:shd w:val="clear" w:color="auto" w:fill="D9D9D9"/>
          </w:tcPr>
          <w:p w14:paraId="128F18AA" w14:textId="77777777" w:rsidR="00312BC3" w:rsidRPr="00C26C40" w:rsidRDefault="00312BC3" w:rsidP="00870DFD">
            <w:pPr>
              <w:rPr>
                <w:lang w:val="en-GB"/>
              </w:rPr>
            </w:pPr>
            <w:r w:rsidRPr="00C26C40">
              <w:rPr>
                <w:b/>
                <w:sz w:val="22"/>
                <w:lang w:val="en-GB"/>
              </w:rPr>
              <w:t>SIO2</w:t>
            </w:r>
          </w:p>
        </w:tc>
      </w:tr>
      <w:tr w:rsidR="00312BC3" w:rsidRPr="00C26C40" w14:paraId="5F319C2D" w14:textId="77777777" w:rsidTr="00870DFD">
        <w:trPr>
          <w:jc w:val="center"/>
        </w:trPr>
        <w:tc>
          <w:tcPr>
            <w:tcW w:w="3009" w:type="dxa"/>
          </w:tcPr>
          <w:p w14:paraId="40133339" w14:textId="77777777" w:rsidR="00312BC3" w:rsidRPr="00C26C40" w:rsidRDefault="00312BC3" w:rsidP="00870DFD">
            <w:pPr>
              <w:rPr>
                <w:lang w:val="en-GB"/>
              </w:rPr>
            </w:pPr>
            <w:r w:rsidRPr="00C26C40">
              <w:rPr>
                <w:lang w:val="en-GB"/>
              </w:rPr>
              <w:t>Stream Name</w:t>
            </w:r>
          </w:p>
        </w:tc>
        <w:tc>
          <w:tcPr>
            <w:tcW w:w="3009" w:type="dxa"/>
          </w:tcPr>
          <w:p w14:paraId="3BA0DAD6" w14:textId="77777777" w:rsidR="00312BC3" w:rsidRPr="00C26C40" w:rsidRDefault="00312BC3" w:rsidP="00870DFD">
            <w:pPr>
              <w:rPr>
                <w:lang w:val="en-GB"/>
              </w:rPr>
            </w:pPr>
            <w:r w:rsidRPr="00C26C40">
              <w:rPr>
                <w:lang w:val="en-GB"/>
              </w:rPr>
              <w:t>PW-2</w:t>
            </w:r>
          </w:p>
        </w:tc>
        <w:tc>
          <w:tcPr>
            <w:tcW w:w="3009" w:type="dxa"/>
          </w:tcPr>
          <w:p w14:paraId="24F8285F" w14:textId="77777777" w:rsidR="00312BC3" w:rsidRPr="00C26C40" w:rsidRDefault="00312BC3" w:rsidP="00870DFD">
            <w:pPr>
              <w:rPr>
                <w:lang w:val="en-GB"/>
              </w:rPr>
            </w:pPr>
            <w:r w:rsidRPr="00C26C40">
              <w:rPr>
                <w:lang w:val="en-GB"/>
              </w:rPr>
              <w:t>SIO2</w:t>
            </w:r>
          </w:p>
        </w:tc>
      </w:tr>
      <w:tr w:rsidR="00312BC3" w:rsidRPr="00C26C40" w14:paraId="76946678" w14:textId="77777777" w:rsidTr="00870DFD">
        <w:trPr>
          <w:jc w:val="center"/>
        </w:trPr>
        <w:tc>
          <w:tcPr>
            <w:tcW w:w="3009" w:type="dxa"/>
          </w:tcPr>
          <w:p w14:paraId="0D41581F" w14:textId="77777777" w:rsidR="00312BC3" w:rsidRPr="00C26C40" w:rsidRDefault="00312BC3" w:rsidP="00870DFD">
            <w:pPr>
              <w:rPr>
                <w:lang w:val="en-GB"/>
              </w:rPr>
            </w:pPr>
            <w:r w:rsidRPr="00C26C40">
              <w:rPr>
                <w:lang w:val="en-GB"/>
              </w:rPr>
              <w:t>From (unit)</w:t>
            </w:r>
          </w:p>
        </w:tc>
        <w:tc>
          <w:tcPr>
            <w:tcW w:w="3009" w:type="dxa"/>
          </w:tcPr>
          <w:p w14:paraId="1EDE54B6" w14:textId="77777777" w:rsidR="00312BC3" w:rsidRPr="00C26C40" w:rsidRDefault="00312BC3" w:rsidP="00870DFD">
            <w:pPr>
              <w:rPr>
                <w:lang w:val="en-GB"/>
              </w:rPr>
            </w:pPr>
            <w:r w:rsidRPr="00C26C40">
              <w:rPr>
                <w:lang w:val="en-GB"/>
              </w:rPr>
              <w:t>P-501</w:t>
            </w:r>
          </w:p>
        </w:tc>
        <w:tc>
          <w:tcPr>
            <w:tcW w:w="3009" w:type="dxa"/>
          </w:tcPr>
          <w:p w14:paraId="52648D7A" w14:textId="77777777" w:rsidR="00312BC3" w:rsidRPr="00C26C40" w:rsidRDefault="00312BC3" w:rsidP="00870DFD">
            <w:pPr>
              <w:rPr>
                <w:lang w:val="en-GB"/>
              </w:rPr>
            </w:pPr>
            <w:r w:rsidRPr="00C26C40">
              <w:rPr>
                <w:lang w:val="en-GB"/>
              </w:rPr>
              <w:t>FP-601</w:t>
            </w:r>
          </w:p>
        </w:tc>
      </w:tr>
      <w:tr w:rsidR="00312BC3" w:rsidRPr="00C26C40" w14:paraId="48E5ACC7" w14:textId="77777777" w:rsidTr="00870DFD">
        <w:trPr>
          <w:jc w:val="center"/>
        </w:trPr>
        <w:tc>
          <w:tcPr>
            <w:tcW w:w="3009" w:type="dxa"/>
          </w:tcPr>
          <w:p w14:paraId="362C120A" w14:textId="77777777" w:rsidR="00312BC3" w:rsidRPr="00C26C40" w:rsidRDefault="00312BC3" w:rsidP="00870DFD">
            <w:pPr>
              <w:rPr>
                <w:lang w:val="en-GB"/>
              </w:rPr>
            </w:pPr>
            <w:r w:rsidRPr="00C26C40">
              <w:rPr>
                <w:lang w:val="en-GB"/>
              </w:rPr>
              <w:t>To (unit)</w:t>
            </w:r>
          </w:p>
        </w:tc>
        <w:tc>
          <w:tcPr>
            <w:tcW w:w="3009" w:type="dxa"/>
          </w:tcPr>
          <w:p w14:paraId="53BCDAA1" w14:textId="77777777" w:rsidR="00312BC3" w:rsidRPr="00C26C40" w:rsidRDefault="00312BC3" w:rsidP="00870DFD">
            <w:pPr>
              <w:rPr>
                <w:lang w:val="en-GB"/>
              </w:rPr>
            </w:pPr>
            <w:r w:rsidRPr="00C26C40">
              <w:rPr>
                <w:lang w:val="en-GB"/>
              </w:rPr>
              <w:t>TK-501</w:t>
            </w:r>
          </w:p>
        </w:tc>
        <w:tc>
          <w:tcPr>
            <w:tcW w:w="3009" w:type="dxa"/>
          </w:tcPr>
          <w:p w14:paraId="0F1C39E5" w14:textId="77777777" w:rsidR="00312BC3" w:rsidRPr="00C26C40" w:rsidRDefault="00312BC3" w:rsidP="00870DFD">
            <w:pPr>
              <w:rPr>
                <w:lang w:val="en-GB"/>
              </w:rPr>
            </w:pPr>
            <w:r w:rsidRPr="00C26C40">
              <w:rPr>
                <w:lang w:val="en-GB"/>
              </w:rPr>
              <w:t>— (plant boundary)</w:t>
            </w:r>
          </w:p>
        </w:tc>
      </w:tr>
      <w:tr w:rsidR="00312BC3" w:rsidRPr="00C26C40" w14:paraId="3063FCD6" w14:textId="77777777" w:rsidTr="00870DFD">
        <w:trPr>
          <w:jc w:val="center"/>
        </w:trPr>
        <w:tc>
          <w:tcPr>
            <w:tcW w:w="3009" w:type="dxa"/>
          </w:tcPr>
          <w:p w14:paraId="2E223D0A" w14:textId="77777777" w:rsidR="00312BC3" w:rsidRPr="00C26C40" w:rsidRDefault="00312BC3" w:rsidP="00870DFD">
            <w:pPr>
              <w:rPr>
                <w:lang w:val="en-GB"/>
              </w:rPr>
            </w:pPr>
            <w:r w:rsidRPr="00C26C40">
              <w:rPr>
                <w:lang w:val="en-GB"/>
              </w:rPr>
              <w:t>Temperature (°C)</w:t>
            </w:r>
          </w:p>
        </w:tc>
        <w:tc>
          <w:tcPr>
            <w:tcW w:w="3009" w:type="dxa"/>
          </w:tcPr>
          <w:p w14:paraId="728C6DF0" w14:textId="77777777" w:rsidR="00312BC3" w:rsidRPr="00C26C40" w:rsidRDefault="00312BC3" w:rsidP="00870DFD">
            <w:pPr>
              <w:rPr>
                <w:lang w:val="en-GB"/>
              </w:rPr>
            </w:pPr>
            <w:r w:rsidRPr="00C26C40">
              <w:rPr>
                <w:lang w:val="en-GB"/>
              </w:rPr>
              <w:t>32.01</w:t>
            </w:r>
          </w:p>
        </w:tc>
        <w:tc>
          <w:tcPr>
            <w:tcW w:w="3009" w:type="dxa"/>
          </w:tcPr>
          <w:p w14:paraId="10629111" w14:textId="77777777" w:rsidR="00312BC3" w:rsidRPr="00C26C40" w:rsidRDefault="00312BC3" w:rsidP="00870DFD">
            <w:pPr>
              <w:rPr>
                <w:lang w:val="en-GB"/>
              </w:rPr>
            </w:pPr>
            <w:r w:rsidRPr="00C26C40">
              <w:rPr>
                <w:lang w:val="en-GB"/>
              </w:rPr>
              <w:t>120.00</w:t>
            </w:r>
          </w:p>
        </w:tc>
      </w:tr>
      <w:tr w:rsidR="00312BC3" w:rsidRPr="00C26C40" w14:paraId="7E356BBD" w14:textId="77777777" w:rsidTr="00870DFD">
        <w:trPr>
          <w:jc w:val="center"/>
        </w:trPr>
        <w:tc>
          <w:tcPr>
            <w:tcW w:w="3009" w:type="dxa"/>
          </w:tcPr>
          <w:p w14:paraId="06E77869" w14:textId="77777777" w:rsidR="00312BC3" w:rsidRPr="00C26C40" w:rsidRDefault="00312BC3" w:rsidP="00870DFD">
            <w:pPr>
              <w:rPr>
                <w:lang w:val="en-GB"/>
              </w:rPr>
            </w:pPr>
            <w:r w:rsidRPr="00C26C40">
              <w:rPr>
                <w:lang w:val="en-GB"/>
              </w:rPr>
              <w:t>Pressure (atm)</w:t>
            </w:r>
          </w:p>
        </w:tc>
        <w:tc>
          <w:tcPr>
            <w:tcW w:w="3009" w:type="dxa"/>
          </w:tcPr>
          <w:p w14:paraId="7902FF60" w14:textId="77777777" w:rsidR="00312BC3" w:rsidRPr="00C26C40" w:rsidRDefault="00312BC3" w:rsidP="00870DFD">
            <w:pPr>
              <w:rPr>
                <w:lang w:val="en-GB"/>
              </w:rPr>
            </w:pPr>
            <w:r w:rsidRPr="00C26C40">
              <w:rPr>
                <w:lang w:val="en-GB"/>
              </w:rPr>
              <w:t>1.5000</w:t>
            </w:r>
          </w:p>
        </w:tc>
        <w:tc>
          <w:tcPr>
            <w:tcW w:w="3009" w:type="dxa"/>
          </w:tcPr>
          <w:p w14:paraId="030BFEAA" w14:textId="77777777" w:rsidR="00312BC3" w:rsidRPr="00C26C40" w:rsidRDefault="00312BC3" w:rsidP="00870DFD">
            <w:pPr>
              <w:rPr>
                <w:lang w:val="en-GB"/>
              </w:rPr>
            </w:pPr>
            <w:r w:rsidRPr="00C26C40">
              <w:rPr>
                <w:lang w:val="en-GB"/>
              </w:rPr>
              <w:t>2.9608</w:t>
            </w:r>
          </w:p>
        </w:tc>
      </w:tr>
      <w:tr w:rsidR="00312BC3" w:rsidRPr="00C26C40" w14:paraId="66B7CC1B" w14:textId="77777777" w:rsidTr="00870DFD">
        <w:trPr>
          <w:jc w:val="center"/>
        </w:trPr>
        <w:tc>
          <w:tcPr>
            <w:tcW w:w="3009" w:type="dxa"/>
          </w:tcPr>
          <w:p w14:paraId="62732367" w14:textId="77777777" w:rsidR="00312BC3" w:rsidRPr="00C26C40" w:rsidRDefault="00312BC3" w:rsidP="00870DFD">
            <w:pPr>
              <w:rPr>
                <w:lang w:val="en-GB"/>
              </w:rPr>
            </w:pPr>
            <w:r w:rsidRPr="00C26C40">
              <w:rPr>
                <w:lang w:val="en-GB"/>
              </w:rPr>
              <w:t>Mass Vapour Fraction</w:t>
            </w:r>
          </w:p>
        </w:tc>
        <w:tc>
          <w:tcPr>
            <w:tcW w:w="3009" w:type="dxa"/>
          </w:tcPr>
          <w:p w14:paraId="76220CFE" w14:textId="77777777" w:rsidR="00312BC3" w:rsidRPr="00C26C40" w:rsidRDefault="00312BC3" w:rsidP="00870DFD">
            <w:pPr>
              <w:rPr>
                <w:lang w:val="en-GB"/>
              </w:rPr>
            </w:pPr>
            <w:r w:rsidRPr="00C26C40">
              <w:rPr>
                <w:lang w:val="en-GB"/>
              </w:rPr>
              <w:t>0.0000</w:t>
            </w:r>
          </w:p>
        </w:tc>
        <w:tc>
          <w:tcPr>
            <w:tcW w:w="3009" w:type="dxa"/>
          </w:tcPr>
          <w:p w14:paraId="13595FAB" w14:textId="77777777" w:rsidR="00312BC3" w:rsidRPr="00C26C40" w:rsidRDefault="00312BC3" w:rsidP="00870DFD">
            <w:pPr>
              <w:rPr>
                <w:lang w:val="en-GB"/>
              </w:rPr>
            </w:pPr>
            <w:r w:rsidRPr="00C26C40">
              <w:rPr>
                <w:lang w:val="en-GB"/>
              </w:rPr>
              <w:t>0.0000</w:t>
            </w:r>
          </w:p>
        </w:tc>
      </w:tr>
      <w:tr w:rsidR="00312BC3" w:rsidRPr="00C26C40" w14:paraId="4B6C48F3" w14:textId="77777777" w:rsidTr="00870DFD">
        <w:trPr>
          <w:jc w:val="center"/>
        </w:trPr>
        <w:tc>
          <w:tcPr>
            <w:tcW w:w="3009" w:type="dxa"/>
          </w:tcPr>
          <w:p w14:paraId="341E0F5C" w14:textId="77777777" w:rsidR="00312BC3" w:rsidRPr="00C26C40" w:rsidRDefault="00312BC3" w:rsidP="00870DFD">
            <w:pPr>
              <w:rPr>
                <w:lang w:val="en-GB"/>
              </w:rPr>
            </w:pPr>
            <w:r w:rsidRPr="00C26C40">
              <w:rPr>
                <w:lang w:val="en-GB"/>
              </w:rPr>
              <w:t>Mass Liquid Fraction</w:t>
            </w:r>
          </w:p>
        </w:tc>
        <w:tc>
          <w:tcPr>
            <w:tcW w:w="3009" w:type="dxa"/>
          </w:tcPr>
          <w:p w14:paraId="00401750" w14:textId="77777777" w:rsidR="00312BC3" w:rsidRPr="00C26C40" w:rsidRDefault="00312BC3" w:rsidP="00870DFD">
            <w:pPr>
              <w:rPr>
                <w:lang w:val="en-GB"/>
              </w:rPr>
            </w:pPr>
            <w:r w:rsidRPr="00C26C40">
              <w:rPr>
                <w:lang w:val="en-GB"/>
              </w:rPr>
              <w:t>1.0000</w:t>
            </w:r>
          </w:p>
        </w:tc>
        <w:tc>
          <w:tcPr>
            <w:tcW w:w="3009" w:type="dxa"/>
          </w:tcPr>
          <w:p w14:paraId="35CB1834" w14:textId="77777777" w:rsidR="00312BC3" w:rsidRPr="00C26C40" w:rsidRDefault="00312BC3" w:rsidP="00870DFD">
            <w:pPr>
              <w:rPr>
                <w:lang w:val="en-GB"/>
              </w:rPr>
            </w:pPr>
            <w:r w:rsidRPr="00C26C40">
              <w:rPr>
                <w:lang w:val="en-GB"/>
              </w:rPr>
              <w:t>0.0000</w:t>
            </w:r>
          </w:p>
        </w:tc>
      </w:tr>
      <w:tr w:rsidR="00312BC3" w:rsidRPr="00C26C40" w14:paraId="6D594DE1" w14:textId="77777777" w:rsidTr="00870DFD">
        <w:trPr>
          <w:jc w:val="center"/>
        </w:trPr>
        <w:tc>
          <w:tcPr>
            <w:tcW w:w="3009" w:type="dxa"/>
          </w:tcPr>
          <w:p w14:paraId="14377423" w14:textId="77777777" w:rsidR="00312BC3" w:rsidRPr="00C26C40" w:rsidRDefault="00312BC3" w:rsidP="00870DFD">
            <w:pPr>
              <w:rPr>
                <w:lang w:val="en-GB"/>
              </w:rPr>
            </w:pPr>
            <w:r w:rsidRPr="00C26C40">
              <w:rPr>
                <w:lang w:val="en-GB"/>
              </w:rPr>
              <w:t>Mass Solid Fraction</w:t>
            </w:r>
          </w:p>
        </w:tc>
        <w:tc>
          <w:tcPr>
            <w:tcW w:w="3009" w:type="dxa"/>
          </w:tcPr>
          <w:p w14:paraId="2E6F1EBC" w14:textId="77777777" w:rsidR="00312BC3" w:rsidRPr="00C26C40" w:rsidRDefault="00312BC3" w:rsidP="00870DFD">
            <w:pPr>
              <w:rPr>
                <w:lang w:val="en-GB"/>
              </w:rPr>
            </w:pPr>
            <w:r w:rsidRPr="00C26C40">
              <w:rPr>
                <w:lang w:val="en-GB"/>
              </w:rPr>
              <w:t>0.0000</w:t>
            </w:r>
          </w:p>
        </w:tc>
        <w:tc>
          <w:tcPr>
            <w:tcW w:w="3009" w:type="dxa"/>
          </w:tcPr>
          <w:p w14:paraId="77FAD8BA" w14:textId="77777777" w:rsidR="00312BC3" w:rsidRPr="00C26C40" w:rsidRDefault="00312BC3" w:rsidP="00870DFD">
            <w:pPr>
              <w:rPr>
                <w:lang w:val="en-GB"/>
              </w:rPr>
            </w:pPr>
            <w:r w:rsidRPr="00C26C40">
              <w:rPr>
                <w:lang w:val="en-GB"/>
              </w:rPr>
              <w:t>1.0000</w:t>
            </w:r>
          </w:p>
        </w:tc>
      </w:tr>
      <w:tr w:rsidR="00312BC3" w:rsidRPr="00C26C40" w14:paraId="4AF94EBB" w14:textId="77777777" w:rsidTr="00870DFD">
        <w:trPr>
          <w:jc w:val="center"/>
        </w:trPr>
        <w:tc>
          <w:tcPr>
            <w:tcW w:w="3009" w:type="dxa"/>
          </w:tcPr>
          <w:p w14:paraId="160DA9C0" w14:textId="77777777" w:rsidR="00312BC3" w:rsidRPr="00C26C40" w:rsidRDefault="00312BC3" w:rsidP="00870DFD">
            <w:pPr>
              <w:rPr>
                <w:lang w:val="en-GB"/>
              </w:rPr>
            </w:pPr>
            <w:r w:rsidRPr="00C26C40">
              <w:rPr>
                <w:lang w:val="en-GB"/>
              </w:rPr>
              <w:t>Total Mass Flow (kg/hr)</w:t>
            </w:r>
          </w:p>
        </w:tc>
        <w:tc>
          <w:tcPr>
            <w:tcW w:w="3009" w:type="dxa"/>
          </w:tcPr>
          <w:p w14:paraId="2535EBB7" w14:textId="77777777" w:rsidR="00312BC3" w:rsidRPr="00C26C40" w:rsidRDefault="00312BC3" w:rsidP="00870DFD">
            <w:pPr>
              <w:rPr>
                <w:lang w:val="en-GB"/>
              </w:rPr>
            </w:pPr>
            <w:r w:rsidRPr="00C26C40">
              <w:rPr>
                <w:lang w:val="en-GB"/>
              </w:rPr>
              <w:t>833.333</w:t>
            </w:r>
          </w:p>
        </w:tc>
        <w:tc>
          <w:tcPr>
            <w:tcW w:w="3009" w:type="dxa"/>
          </w:tcPr>
          <w:p w14:paraId="20A09177" w14:textId="77777777" w:rsidR="00312BC3" w:rsidRPr="00C26C40" w:rsidRDefault="00312BC3" w:rsidP="00870DFD">
            <w:pPr>
              <w:rPr>
                <w:lang w:val="en-GB"/>
              </w:rPr>
            </w:pPr>
            <w:r w:rsidRPr="00C26C40">
              <w:rPr>
                <w:lang w:val="en-GB"/>
              </w:rPr>
              <w:t>242.964</w:t>
            </w:r>
          </w:p>
        </w:tc>
      </w:tr>
      <w:tr w:rsidR="00312BC3" w:rsidRPr="00C26C40" w14:paraId="495DF7B6" w14:textId="77777777" w:rsidTr="00870DFD">
        <w:trPr>
          <w:jc w:val="center"/>
        </w:trPr>
        <w:tc>
          <w:tcPr>
            <w:tcW w:w="3009" w:type="dxa"/>
          </w:tcPr>
          <w:p w14:paraId="594E473B" w14:textId="77777777" w:rsidR="00312BC3" w:rsidRPr="00C26C40" w:rsidRDefault="00312BC3" w:rsidP="00870DFD">
            <w:pPr>
              <w:rPr>
                <w:lang w:val="en-GB"/>
              </w:rPr>
            </w:pPr>
            <w:r w:rsidRPr="00C26C40">
              <w:rPr>
                <w:lang w:val="en-GB"/>
              </w:rPr>
              <w:t>Mass Enthalpy (J/kg)</w:t>
            </w:r>
          </w:p>
        </w:tc>
        <w:tc>
          <w:tcPr>
            <w:tcW w:w="3009" w:type="dxa"/>
          </w:tcPr>
          <w:p w14:paraId="2B0F8078" w14:textId="77777777" w:rsidR="00312BC3" w:rsidRPr="00C26C40" w:rsidRDefault="00312BC3" w:rsidP="00870DFD">
            <w:pPr>
              <w:rPr>
                <w:lang w:val="en-GB"/>
              </w:rPr>
            </w:pPr>
            <w:r w:rsidRPr="00C26C40">
              <w:rPr>
                <w:lang w:val="en-GB"/>
              </w:rPr>
              <w:t>-15,846,419.8099</w:t>
            </w:r>
          </w:p>
        </w:tc>
        <w:tc>
          <w:tcPr>
            <w:tcW w:w="3009" w:type="dxa"/>
          </w:tcPr>
          <w:p w14:paraId="0CC053DD" w14:textId="77777777" w:rsidR="00312BC3" w:rsidRPr="00C26C40" w:rsidRDefault="00312BC3" w:rsidP="00870DFD">
            <w:pPr>
              <w:rPr>
                <w:lang w:val="en-GB"/>
              </w:rPr>
            </w:pPr>
            <w:r w:rsidRPr="00C26C40">
              <w:rPr>
                <w:lang w:val="en-GB"/>
              </w:rPr>
              <w:t>-15,068,042.6220</w:t>
            </w:r>
          </w:p>
        </w:tc>
      </w:tr>
      <w:tr w:rsidR="00312BC3" w:rsidRPr="00C26C40" w14:paraId="3A3713BB" w14:textId="77777777" w:rsidTr="00870DFD">
        <w:trPr>
          <w:jc w:val="center"/>
        </w:trPr>
        <w:tc>
          <w:tcPr>
            <w:tcW w:w="3009" w:type="dxa"/>
          </w:tcPr>
          <w:p w14:paraId="34F4E453" w14:textId="77777777" w:rsidR="00312BC3" w:rsidRPr="00C26C40" w:rsidRDefault="00312BC3" w:rsidP="00870DFD">
            <w:pPr>
              <w:rPr>
                <w:lang w:val="en-GB"/>
              </w:rPr>
            </w:pPr>
            <w:r w:rsidRPr="00C26C40">
              <w:rPr>
                <w:lang w:val="en-GB"/>
              </w:rPr>
              <w:t>Enthalpy Flow (W)</w:t>
            </w:r>
          </w:p>
        </w:tc>
        <w:tc>
          <w:tcPr>
            <w:tcW w:w="3009" w:type="dxa"/>
          </w:tcPr>
          <w:p w14:paraId="31E80A83" w14:textId="77777777" w:rsidR="00312BC3" w:rsidRPr="00C26C40" w:rsidRDefault="00312BC3" w:rsidP="00870DFD">
            <w:pPr>
              <w:rPr>
                <w:lang w:val="en-GB"/>
              </w:rPr>
            </w:pPr>
            <w:r w:rsidRPr="00C26C40">
              <w:rPr>
                <w:lang w:val="en-GB"/>
              </w:rPr>
              <w:t>-3,668,152.7336</w:t>
            </w:r>
          </w:p>
        </w:tc>
        <w:tc>
          <w:tcPr>
            <w:tcW w:w="3009" w:type="dxa"/>
          </w:tcPr>
          <w:p w14:paraId="2DE80C92" w14:textId="77777777" w:rsidR="00312BC3" w:rsidRPr="00C26C40" w:rsidRDefault="00312BC3" w:rsidP="00870DFD">
            <w:pPr>
              <w:rPr>
                <w:lang w:val="en-GB"/>
              </w:rPr>
            </w:pPr>
            <w:r w:rsidRPr="00C26C40">
              <w:rPr>
                <w:lang w:val="en-GB"/>
              </w:rPr>
              <w:t>-1,016,944.0391</w:t>
            </w:r>
          </w:p>
        </w:tc>
      </w:tr>
      <w:tr w:rsidR="00312BC3" w:rsidRPr="00C26C40" w14:paraId="1FC20DC4" w14:textId="77777777" w:rsidTr="00870DFD">
        <w:trPr>
          <w:jc w:val="center"/>
        </w:trPr>
        <w:tc>
          <w:tcPr>
            <w:tcW w:w="3009" w:type="dxa"/>
          </w:tcPr>
          <w:p w14:paraId="6DFCCCD7" w14:textId="77777777" w:rsidR="00312BC3" w:rsidRPr="00C26C40" w:rsidRDefault="00312BC3" w:rsidP="00870DFD">
            <w:pPr>
              <w:rPr>
                <w:lang w:val="en-GB"/>
              </w:rPr>
            </w:pPr>
            <w:r w:rsidRPr="00C26C40">
              <w:rPr>
                <w:lang w:val="en-GB"/>
              </w:rPr>
              <w:t>Mass Density (kg/m³)</w:t>
            </w:r>
          </w:p>
        </w:tc>
        <w:tc>
          <w:tcPr>
            <w:tcW w:w="3009" w:type="dxa"/>
          </w:tcPr>
          <w:p w14:paraId="164B4121" w14:textId="77777777" w:rsidR="00312BC3" w:rsidRPr="00C26C40" w:rsidRDefault="00312BC3" w:rsidP="00870DFD">
            <w:pPr>
              <w:rPr>
                <w:lang w:val="en-GB"/>
              </w:rPr>
            </w:pPr>
            <w:r w:rsidRPr="00C26C40">
              <w:rPr>
                <w:lang w:val="en-GB"/>
              </w:rPr>
              <w:t>995.1551</w:t>
            </w:r>
          </w:p>
        </w:tc>
        <w:tc>
          <w:tcPr>
            <w:tcW w:w="3009" w:type="dxa"/>
          </w:tcPr>
          <w:p w14:paraId="600E4D8D" w14:textId="77777777" w:rsidR="00312BC3" w:rsidRPr="00C26C40" w:rsidRDefault="00312BC3" w:rsidP="00870DFD">
            <w:pPr>
              <w:rPr>
                <w:lang w:val="en-GB"/>
              </w:rPr>
            </w:pPr>
            <w:r w:rsidRPr="00C26C40">
              <w:rPr>
                <w:lang w:val="en-GB"/>
              </w:rPr>
              <w:t>2,659.5202</w:t>
            </w:r>
          </w:p>
        </w:tc>
      </w:tr>
      <w:tr w:rsidR="00312BC3" w:rsidRPr="00C26C40" w14:paraId="025F8F54" w14:textId="77777777" w:rsidTr="00870DFD">
        <w:trPr>
          <w:jc w:val="center"/>
        </w:trPr>
        <w:tc>
          <w:tcPr>
            <w:tcW w:w="3009" w:type="dxa"/>
          </w:tcPr>
          <w:p w14:paraId="7296CF1F" w14:textId="77777777" w:rsidR="00312BC3" w:rsidRPr="00C26C40" w:rsidRDefault="00312BC3" w:rsidP="00870DFD">
            <w:pPr>
              <w:rPr>
                <w:lang w:val="en-GB"/>
              </w:rPr>
            </w:pPr>
            <w:r w:rsidRPr="00C26C40">
              <w:rPr>
                <w:lang w:val="en-GB"/>
              </w:rPr>
              <w:t>Average MW</w:t>
            </w:r>
          </w:p>
        </w:tc>
        <w:tc>
          <w:tcPr>
            <w:tcW w:w="3009" w:type="dxa"/>
          </w:tcPr>
          <w:p w14:paraId="1E94DDF0" w14:textId="77777777" w:rsidR="00312BC3" w:rsidRPr="00C26C40" w:rsidRDefault="00312BC3" w:rsidP="00870DFD">
            <w:pPr>
              <w:rPr>
                <w:lang w:val="en-GB"/>
              </w:rPr>
            </w:pPr>
            <w:r w:rsidRPr="00C26C40">
              <w:rPr>
                <w:lang w:val="en-GB"/>
              </w:rPr>
              <w:t>18.0153</w:t>
            </w:r>
          </w:p>
        </w:tc>
        <w:tc>
          <w:tcPr>
            <w:tcW w:w="3009" w:type="dxa"/>
          </w:tcPr>
          <w:p w14:paraId="5012F576" w14:textId="77777777" w:rsidR="00312BC3" w:rsidRPr="00C26C40" w:rsidRDefault="00312BC3" w:rsidP="00870DFD">
            <w:pPr>
              <w:rPr>
                <w:lang w:val="en-GB"/>
              </w:rPr>
            </w:pPr>
            <w:r w:rsidRPr="00C26C40">
              <w:rPr>
                <w:lang w:val="en-GB"/>
              </w:rPr>
              <w:t>60.4144</w:t>
            </w:r>
          </w:p>
        </w:tc>
      </w:tr>
      <w:tr w:rsidR="00312BC3" w:rsidRPr="00C26C40" w14:paraId="7E6D1F6F" w14:textId="77777777" w:rsidTr="00870DFD">
        <w:trPr>
          <w:jc w:val="center"/>
        </w:trPr>
        <w:tc>
          <w:tcPr>
            <w:tcW w:w="3009" w:type="dxa"/>
          </w:tcPr>
          <w:p w14:paraId="270A4CBA" w14:textId="77777777" w:rsidR="00312BC3" w:rsidRPr="00C26C40" w:rsidRDefault="00312BC3" w:rsidP="00870DFD">
            <w:pPr>
              <w:rPr>
                <w:lang w:val="en-GB"/>
              </w:rPr>
            </w:pPr>
            <w:r w:rsidRPr="00C26C40">
              <w:rPr>
                <w:lang w:val="en-GB"/>
              </w:rPr>
              <w:lastRenderedPageBreak/>
              <w:t>H₂O — Mass Flow (kg/hr)</w:t>
            </w:r>
          </w:p>
        </w:tc>
        <w:tc>
          <w:tcPr>
            <w:tcW w:w="3009" w:type="dxa"/>
          </w:tcPr>
          <w:p w14:paraId="512E52CA" w14:textId="77777777" w:rsidR="00312BC3" w:rsidRPr="00C26C40" w:rsidRDefault="00312BC3" w:rsidP="00870DFD">
            <w:pPr>
              <w:rPr>
                <w:lang w:val="en-GB"/>
              </w:rPr>
            </w:pPr>
            <w:r w:rsidRPr="00C26C40">
              <w:rPr>
                <w:lang w:val="en-GB"/>
              </w:rPr>
              <w:t>833.333</w:t>
            </w:r>
          </w:p>
        </w:tc>
        <w:tc>
          <w:tcPr>
            <w:tcW w:w="3009" w:type="dxa"/>
          </w:tcPr>
          <w:p w14:paraId="792AEA58" w14:textId="77777777" w:rsidR="00312BC3" w:rsidRPr="00C26C40" w:rsidRDefault="00312BC3" w:rsidP="00870DFD">
            <w:pPr>
              <w:rPr>
                <w:lang w:val="en-GB"/>
              </w:rPr>
            </w:pPr>
            <w:r w:rsidRPr="00C26C40">
              <w:rPr>
                <w:lang w:val="en-GB"/>
              </w:rPr>
              <w:t>0.000</w:t>
            </w:r>
          </w:p>
        </w:tc>
      </w:tr>
      <w:tr w:rsidR="00312BC3" w:rsidRPr="00C26C40" w14:paraId="4DDE76FC" w14:textId="77777777" w:rsidTr="00870DFD">
        <w:trPr>
          <w:jc w:val="center"/>
        </w:trPr>
        <w:tc>
          <w:tcPr>
            <w:tcW w:w="3009" w:type="dxa"/>
          </w:tcPr>
          <w:p w14:paraId="42A8A1EE" w14:textId="77777777" w:rsidR="00312BC3" w:rsidRPr="00C26C40" w:rsidRDefault="00312BC3" w:rsidP="00870DFD">
            <w:pPr>
              <w:rPr>
                <w:lang w:val="en-GB"/>
              </w:rPr>
            </w:pPr>
            <w:r w:rsidRPr="00C26C40">
              <w:rPr>
                <w:lang w:val="en-GB"/>
              </w:rPr>
              <w:t>Fe₂O₃ — Mass Flow (kg/hr)</w:t>
            </w:r>
          </w:p>
        </w:tc>
        <w:tc>
          <w:tcPr>
            <w:tcW w:w="3009" w:type="dxa"/>
          </w:tcPr>
          <w:p w14:paraId="5A58FC0E" w14:textId="77777777" w:rsidR="00312BC3" w:rsidRPr="00C26C40" w:rsidRDefault="00312BC3" w:rsidP="00870DFD">
            <w:pPr>
              <w:rPr>
                <w:lang w:val="en-GB"/>
              </w:rPr>
            </w:pPr>
            <w:r w:rsidRPr="00C26C40">
              <w:rPr>
                <w:lang w:val="en-GB"/>
              </w:rPr>
              <w:t>0.000</w:t>
            </w:r>
          </w:p>
        </w:tc>
        <w:tc>
          <w:tcPr>
            <w:tcW w:w="3009" w:type="dxa"/>
          </w:tcPr>
          <w:p w14:paraId="22CA81B3" w14:textId="77777777" w:rsidR="00312BC3" w:rsidRPr="00C26C40" w:rsidRDefault="00312BC3" w:rsidP="00870DFD">
            <w:pPr>
              <w:rPr>
                <w:lang w:val="en-GB"/>
              </w:rPr>
            </w:pPr>
            <w:r w:rsidRPr="00C26C40">
              <w:rPr>
                <w:lang w:val="en-GB"/>
              </w:rPr>
              <w:t>0.039</w:t>
            </w:r>
          </w:p>
        </w:tc>
      </w:tr>
      <w:tr w:rsidR="00312BC3" w:rsidRPr="00C26C40" w14:paraId="30E72DF4" w14:textId="77777777" w:rsidTr="00870DFD">
        <w:trPr>
          <w:jc w:val="center"/>
        </w:trPr>
        <w:tc>
          <w:tcPr>
            <w:tcW w:w="3009" w:type="dxa"/>
          </w:tcPr>
          <w:p w14:paraId="6A877BE8" w14:textId="77777777" w:rsidR="00312BC3" w:rsidRPr="00C26C40" w:rsidRDefault="00312BC3" w:rsidP="00870DFD">
            <w:pPr>
              <w:rPr>
                <w:lang w:val="en-GB"/>
              </w:rPr>
            </w:pPr>
            <w:r w:rsidRPr="00C26C40">
              <w:rPr>
                <w:lang w:val="en-GB"/>
              </w:rPr>
              <w:t>SiO₂ — Mass Flow (kg/hr)</w:t>
            </w:r>
          </w:p>
        </w:tc>
        <w:tc>
          <w:tcPr>
            <w:tcW w:w="3009" w:type="dxa"/>
          </w:tcPr>
          <w:p w14:paraId="6AA975BB" w14:textId="77777777" w:rsidR="00312BC3" w:rsidRPr="00C26C40" w:rsidRDefault="00312BC3" w:rsidP="00870DFD">
            <w:pPr>
              <w:rPr>
                <w:lang w:val="en-GB"/>
              </w:rPr>
            </w:pPr>
            <w:r w:rsidRPr="00C26C40">
              <w:rPr>
                <w:lang w:val="en-GB"/>
              </w:rPr>
              <w:t>0.000</w:t>
            </w:r>
          </w:p>
        </w:tc>
        <w:tc>
          <w:tcPr>
            <w:tcW w:w="3009" w:type="dxa"/>
          </w:tcPr>
          <w:p w14:paraId="021669D8" w14:textId="77777777" w:rsidR="00312BC3" w:rsidRPr="00C26C40" w:rsidRDefault="00312BC3" w:rsidP="00870DFD">
            <w:pPr>
              <w:rPr>
                <w:lang w:val="en-GB"/>
              </w:rPr>
            </w:pPr>
            <w:r w:rsidRPr="00C26C40">
              <w:rPr>
                <w:lang w:val="en-GB"/>
              </w:rPr>
              <w:t>240.161</w:t>
            </w:r>
          </w:p>
        </w:tc>
      </w:tr>
      <w:tr w:rsidR="00312BC3" w:rsidRPr="00C26C40" w14:paraId="752B96B5" w14:textId="77777777" w:rsidTr="00870DFD">
        <w:trPr>
          <w:jc w:val="center"/>
        </w:trPr>
        <w:tc>
          <w:tcPr>
            <w:tcW w:w="3009" w:type="dxa"/>
          </w:tcPr>
          <w:p w14:paraId="65D1F9FF" w14:textId="77777777" w:rsidR="00312BC3" w:rsidRPr="00C26C40" w:rsidRDefault="00312BC3" w:rsidP="00870DFD">
            <w:pPr>
              <w:rPr>
                <w:lang w:val="en-GB"/>
              </w:rPr>
            </w:pPr>
            <w:r w:rsidRPr="00C26C40">
              <w:rPr>
                <w:lang w:val="en-GB"/>
              </w:rPr>
              <w:t>Fe₃O₄ — Mass Flow (kg/hr)</w:t>
            </w:r>
          </w:p>
        </w:tc>
        <w:tc>
          <w:tcPr>
            <w:tcW w:w="3009" w:type="dxa"/>
          </w:tcPr>
          <w:p w14:paraId="43708780" w14:textId="77777777" w:rsidR="00312BC3" w:rsidRPr="00C26C40" w:rsidRDefault="00312BC3" w:rsidP="00870DFD">
            <w:pPr>
              <w:rPr>
                <w:lang w:val="en-GB"/>
              </w:rPr>
            </w:pPr>
            <w:r w:rsidRPr="00C26C40">
              <w:rPr>
                <w:lang w:val="en-GB"/>
              </w:rPr>
              <w:t>0.000</w:t>
            </w:r>
          </w:p>
        </w:tc>
        <w:tc>
          <w:tcPr>
            <w:tcW w:w="3009" w:type="dxa"/>
          </w:tcPr>
          <w:p w14:paraId="4F0B0780" w14:textId="77777777" w:rsidR="00312BC3" w:rsidRPr="00C26C40" w:rsidRDefault="00312BC3" w:rsidP="00870DFD">
            <w:pPr>
              <w:rPr>
                <w:lang w:val="en-GB"/>
              </w:rPr>
            </w:pPr>
            <w:r w:rsidRPr="00C26C40">
              <w:rPr>
                <w:lang w:val="en-GB"/>
              </w:rPr>
              <w:t>0.508</w:t>
            </w:r>
          </w:p>
        </w:tc>
      </w:tr>
      <w:tr w:rsidR="00312BC3" w:rsidRPr="00C26C40" w14:paraId="281BDF39" w14:textId="77777777" w:rsidTr="00870DFD">
        <w:trPr>
          <w:jc w:val="center"/>
        </w:trPr>
        <w:tc>
          <w:tcPr>
            <w:tcW w:w="3009" w:type="dxa"/>
          </w:tcPr>
          <w:p w14:paraId="24419C76" w14:textId="77777777" w:rsidR="00312BC3" w:rsidRPr="00C26C40" w:rsidRDefault="00312BC3" w:rsidP="00870DFD">
            <w:pPr>
              <w:rPr>
                <w:lang w:val="en-GB"/>
              </w:rPr>
            </w:pPr>
            <w:r w:rsidRPr="00C26C40">
              <w:rPr>
                <w:lang w:val="en-GB"/>
              </w:rPr>
              <w:t>Al₂O₃ — Mass Flow (kg/hr)</w:t>
            </w:r>
          </w:p>
        </w:tc>
        <w:tc>
          <w:tcPr>
            <w:tcW w:w="3009" w:type="dxa"/>
          </w:tcPr>
          <w:p w14:paraId="041C1457" w14:textId="77777777" w:rsidR="00312BC3" w:rsidRPr="00C26C40" w:rsidRDefault="00312BC3" w:rsidP="00870DFD">
            <w:pPr>
              <w:rPr>
                <w:lang w:val="en-GB"/>
              </w:rPr>
            </w:pPr>
            <w:r w:rsidRPr="00C26C40">
              <w:rPr>
                <w:lang w:val="en-GB"/>
              </w:rPr>
              <w:t>0.000</w:t>
            </w:r>
          </w:p>
        </w:tc>
        <w:tc>
          <w:tcPr>
            <w:tcW w:w="3009" w:type="dxa"/>
          </w:tcPr>
          <w:p w14:paraId="44450D4B" w14:textId="77777777" w:rsidR="00312BC3" w:rsidRPr="00C26C40" w:rsidRDefault="00312BC3" w:rsidP="00870DFD">
            <w:pPr>
              <w:rPr>
                <w:lang w:val="en-GB"/>
              </w:rPr>
            </w:pPr>
            <w:r w:rsidRPr="00C26C40">
              <w:rPr>
                <w:lang w:val="en-GB"/>
              </w:rPr>
              <w:t>2.257</w:t>
            </w:r>
          </w:p>
        </w:tc>
      </w:tr>
      <w:tr w:rsidR="00312BC3" w:rsidRPr="00C26C40" w14:paraId="1ADEA6AB" w14:textId="77777777" w:rsidTr="00870DFD">
        <w:trPr>
          <w:jc w:val="center"/>
        </w:trPr>
        <w:tc>
          <w:tcPr>
            <w:tcW w:w="3009" w:type="dxa"/>
          </w:tcPr>
          <w:p w14:paraId="2A8E7978" w14:textId="77777777" w:rsidR="00312BC3" w:rsidRPr="00C26C40" w:rsidRDefault="00312BC3" w:rsidP="00870DFD">
            <w:pPr>
              <w:rPr>
                <w:lang w:val="en-GB"/>
              </w:rPr>
            </w:pPr>
            <w:r w:rsidRPr="00C26C40">
              <w:rPr>
                <w:lang w:val="en-GB"/>
              </w:rPr>
              <w:t>Fe₂O₃ — Mass Fraction</w:t>
            </w:r>
          </w:p>
        </w:tc>
        <w:tc>
          <w:tcPr>
            <w:tcW w:w="3009" w:type="dxa"/>
          </w:tcPr>
          <w:p w14:paraId="36D6A86B" w14:textId="77777777" w:rsidR="00312BC3" w:rsidRPr="00C26C40" w:rsidRDefault="00312BC3" w:rsidP="00870DFD">
            <w:pPr>
              <w:rPr>
                <w:lang w:val="en-GB"/>
              </w:rPr>
            </w:pPr>
            <w:r w:rsidRPr="00C26C40">
              <w:rPr>
                <w:lang w:val="en-GB"/>
              </w:rPr>
              <w:t>0.0000</w:t>
            </w:r>
          </w:p>
        </w:tc>
        <w:tc>
          <w:tcPr>
            <w:tcW w:w="3009" w:type="dxa"/>
          </w:tcPr>
          <w:p w14:paraId="6407D0B5" w14:textId="77777777" w:rsidR="00312BC3" w:rsidRPr="00C26C40" w:rsidRDefault="00312BC3" w:rsidP="00870DFD">
            <w:pPr>
              <w:rPr>
                <w:lang w:val="en-GB"/>
              </w:rPr>
            </w:pPr>
            <w:r w:rsidRPr="00C26C40">
              <w:rPr>
                <w:lang w:val="en-GB"/>
              </w:rPr>
              <w:t>0.0002</w:t>
            </w:r>
          </w:p>
        </w:tc>
      </w:tr>
      <w:tr w:rsidR="00312BC3" w:rsidRPr="00C26C40" w14:paraId="642536F6" w14:textId="77777777" w:rsidTr="00870DFD">
        <w:trPr>
          <w:jc w:val="center"/>
        </w:trPr>
        <w:tc>
          <w:tcPr>
            <w:tcW w:w="3009" w:type="dxa"/>
          </w:tcPr>
          <w:p w14:paraId="6AACABB6" w14:textId="77777777" w:rsidR="00312BC3" w:rsidRPr="00C26C40" w:rsidRDefault="00312BC3" w:rsidP="00870DFD">
            <w:pPr>
              <w:rPr>
                <w:lang w:val="en-GB"/>
              </w:rPr>
            </w:pPr>
            <w:r w:rsidRPr="00C26C40">
              <w:rPr>
                <w:lang w:val="en-GB"/>
              </w:rPr>
              <w:t>SiO₂ — Mass Fraction</w:t>
            </w:r>
          </w:p>
        </w:tc>
        <w:tc>
          <w:tcPr>
            <w:tcW w:w="3009" w:type="dxa"/>
          </w:tcPr>
          <w:p w14:paraId="7D444ACB" w14:textId="77777777" w:rsidR="00312BC3" w:rsidRPr="00C26C40" w:rsidRDefault="00312BC3" w:rsidP="00870DFD">
            <w:pPr>
              <w:rPr>
                <w:lang w:val="en-GB"/>
              </w:rPr>
            </w:pPr>
            <w:r w:rsidRPr="00C26C40">
              <w:rPr>
                <w:lang w:val="en-GB"/>
              </w:rPr>
              <w:t>0.0000</w:t>
            </w:r>
          </w:p>
        </w:tc>
        <w:tc>
          <w:tcPr>
            <w:tcW w:w="3009" w:type="dxa"/>
          </w:tcPr>
          <w:p w14:paraId="3FF63A3E" w14:textId="77777777" w:rsidR="00312BC3" w:rsidRPr="00C26C40" w:rsidRDefault="00312BC3" w:rsidP="00870DFD">
            <w:pPr>
              <w:rPr>
                <w:lang w:val="en-GB"/>
              </w:rPr>
            </w:pPr>
            <w:r w:rsidRPr="00C26C40">
              <w:rPr>
                <w:lang w:val="en-GB"/>
              </w:rPr>
              <w:t>0.9885</w:t>
            </w:r>
          </w:p>
        </w:tc>
      </w:tr>
      <w:tr w:rsidR="00312BC3" w:rsidRPr="00C26C40" w14:paraId="675FE318" w14:textId="77777777" w:rsidTr="00870DFD">
        <w:trPr>
          <w:jc w:val="center"/>
        </w:trPr>
        <w:tc>
          <w:tcPr>
            <w:tcW w:w="3009" w:type="dxa"/>
          </w:tcPr>
          <w:p w14:paraId="1308F22E" w14:textId="77777777" w:rsidR="00312BC3" w:rsidRPr="00C26C40" w:rsidRDefault="00312BC3" w:rsidP="00870DFD">
            <w:pPr>
              <w:rPr>
                <w:lang w:val="en-GB"/>
              </w:rPr>
            </w:pPr>
            <w:r w:rsidRPr="00C26C40">
              <w:rPr>
                <w:lang w:val="en-GB"/>
              </w:rPr>
              <w:t>Fe₃O₄ — Mass Fraction</w:t>
            </w:r>
          </w:p>
        </w:tc>
        <w:tc>
          <w:tcPr>
            <w:tcW w:w="3009" w:type="dxa"/>
          </w:tcPr>
          <w:p w14:paraId="593F85EF" w14:textId="77777777" w:rsidR="00312BC3" w:rsidRPr="00C26C40" w:rsidRDefault="00312BC3" w:rsidP="00870DFD">
            <w:pPr>
              <w:rPr>
                <w:lang w:val="en-GB"/>
              </w:rPr>
            </w:pPr>
            <w:r w:rsidRPr="00C26C40">
              <w:rPr>
                <w:lang w:val="en-GB"/>
              </w:rPr>
              <w:t>0.0000</w:t>
            </w:r>
          </w:p>
        </w:tc>
        <w:tc>
          <w:tcPr>
            <w:tcW w:w="3009" w:type="dxa"/>
          </w:tcPr>
          <w:p w14:paraId="7501F6A4" w14:textId="77777777" w:rsidR="00312BC3" w:rsidRPr="00C26C40" w:rsidRDefault="00312BC3" w:rsidP="00870DFD">
            <w:pPr>
              <w:rPr>
                <w:lang w:val="en-GB"/>
              </w:rPr>
            </w:pPr>
            <w:r w:rsidRPr="00C26C40">
              <w:rPr>
                <w:lang w:val="en-GB"/>
              </w:rPr>
              <w:t>0.0021</w:t>
            </w:r>
          </w:p>
        </w:tc>
      </w:tr>
      <w:tr w:rsidR="00312BC3" w:rsidRPr="00C26C40" w14:paraId="6D1796DB" w14:textId="77777777" w:rsidTr="00870DFD">
        <w:trPr>
          <w:jc w:val="center"/>
        </w:trPr>
        <w:tc>
          <w:tcPr>
            <w:tcW w:w="3009" w:type="dxa"/>
          </w:tcPr>
          <w:p w14:paraId="6497F0C0" w14:textId="77777777" w:rsidR="00312BC3" w:rsidRPr="00C26C40" w:rsidRDefault="00312BC3" w:rsidP="00870DFD">
            <w:pPr>
              <w:rPr>
                <w:lang w:val="en-GB"/>
              </w:rPr>
            </w:pPr>
            <w:r w:rsidRPr="00C26C40">
              <w:rPr>
                <w:lang w:val="en-GB"/>
              </w:rPr>
              <w:t>Al₂O₃ — Mass Fraction</w:t>
            </w:r>
          </w:p>
        </w:tc>
        <w:tc>
          <w:tcPr>
            <w:tcW w:w="3009" w:type="dxa"/>
          </w:tcPr>
          <w:p w14:paraId="33FBD835" w14:textId="77777777" w:rsidR="00312BC3" w:rsidRPr="00C26C40" w:rsidRDefault="00312BC3" w:rsidP="00870DFD">
            <w:pPr>
              <w:rPr>
                <w:lang w:val="en-GB"/>
              </w:rPr>
            </w:pPr>
            <w:r w:rsidRPr="00C26C40">
              <w:rPr>
                <w:lang w:val="en-GB"/>
              </w:rPr>
              <w:t>0.0000</w:t>
            </w:r>
          </w:p>
        </w:tc>
        <w:tc>
          <w:tcPr>
            <w:tcW w:w="3009" w:type="dxa"/>
          </w:tcPr>
          <w:p w14:paraId="5FA236A7" w14:textId="77777777" w:rsidR="00312BC3" w:rsidRPr="00C26C40" w:rsidRDefault="00312BC3" w:rsidP="00870DFD">
            <w:pPr>
              <w:rPr>
                <w:lang w:val="en-GB"/>
              </w:rPr>
            </w:pPr>
            <w:r w:rsidRPr="00C26C40">
              <w:rPr>
                <w:lang w:val="en-GB"/>
              </w:rPr>
              <w:t>0.0093</w:t>
            </w:r>
          </w:p>
        </w:tc>
      </w:tr>
    </w:tbl>
    <w:p w14:paraId="193B4781" w14:textId="6583674D" w:rsidR="00936023" w:rsidRPr="00C26C40" w:rsidRDefault="00E915D4" w:rsidP="00E915D4">
      <w:pPr>
        <w:pStyle w:val="Caption"/>
        <w:sectPr w:rsidR="00936023" w:rsidRPr="00C26C40" w:rsidSect="00615DE1">
          <w:pgSz w:w="16838" w:h="11906" w:orient="landscape"/>
          <w:pgMar w:top="2268" w:right="1134" w:bottom="1134" w:left="1134" w:header="709" w:footer="709" w:gutter="0"/>
          <w:cols w:space="708"/>
          <w:docGrid w:linePitch="360"/>
        </w:sectPr>
      </w:pPr>
      <w:bookmarkStart w:id="137" w:name="_Toc237220046"/>
      <w:r w:rsidRPr="00C26C40">
        <w:t xml:space="preserve">Figure </w:t>
      </w:r>
      <w:fldSimple w:instr=" STYLEREF 1 \s ">
        <w:r w:rsidR="006221B8">
          <w:rPr>
            <w:noProof/>
          </w:rPr>
          <w:t>4</w:t>
        </w:r>
      </w:fldSimple>
      <w:r w:rsidR="00E162A1">
        <w:noBreakHyphen/>
      </w:r>
      <w:fldSimple w:instr=" SEQ Figure \* ARABIC \s 1 ">
        <w:r w:rsidR="006221B8">
          <w:rPr>
            <w:noProof/>
          </w:rPr>
          <w:t>5</w:t>
        </w:r>
      </w:fldSimple>
      <w:r w:rsidRPr="00C26C40">
        <w:t xml:space="preserve"> Streams PW-2, SIO2</w:t>
      </w:r>
      <w:bookmarkEnd w:id="137"/>
    </w:p>
    <w:p w14:paraId="14A568FB" w14:textId="391C00AE" w:rsidR="00312BC3" w:rsidRPr="00C26C40" w:rsidRDefault="00312BC3" w:rsidP="00F02060">
      <w:pPr>
        <w:pStyle w:val="Heading2"/>
      </w:pPr>
      <w:bookmarkStart w:id="138" w:name="_Toc237244937"/>
      <w:r w:rsidRPr="00C26C40">
        <w:lastRenderedPageBreak/>
        <w:t>Energy Balance</w:t>
      </w:r>
      <w:bookmarkEnd w:id="138"/>
    </w:p>
    <w:p w14:paraId="28B92699" w14:textId="34D2102A" w:rsidR="00312BC3" w:rsidRPr="00C26C40" w:rsidRDefault="00312BC3" w:rsidP="00134FFF">
      <w:pPr>
        <w:pStyle w:val="Heading3"/>
      </w:pPr>
      <w:bookmarkStart w:id="139" w:name="_Toc237244938"/>
      <w:r w:rsidRPr="00C26C40">
        <w:t>Energy Balance Framework and Sign Convention</w:t>
      </w:r>
      <w:bookmarkEnd w:id="139"/>
    </w:p>
    <w:p w14:paraId="620A8503" w14:textId="77777777" w:rsidR="00312BC3" w:rsidRPr="00C26C40" w:rsidRDefault="00312BC3" w:rsidP="00312BC3">
      <w:r w:rsidRPr="00C26C40">
        <w:t>For each unit operation, the following energy balance framework is applied:</w:t>
      </w:r>
    </w:p>
    <w:p w14:paraId="489D9E3A" w14:textId="13F58D96" w:rsidR="00312BC3" w:rsidRPr="00C26C40" w:rsidRDefault="00534755" w:rsidP="00312BC3">
      <m:oMathPara>
        <m:oMath>
          <m:r>
            <w:rPr>
              <w:rFonts w:ascii="Cambria Math" w:hAnsi="Cambria Math"/>
            </w:rPr>
            <m:t xml:space="preserve">Σ </m:t>
          </m:r>
          <m:sSub>
            <m:sSubPr>
              <m:ctrlPr>
                <w:rPr>
                  <w:rFonts w:ascii="Cambria Math" w:hAnsi="Cambria Math"/>
                  <w:i/>
                </w:rPr>
              </m:ctrlPr>
            </m:sSubPr>
            <m:e>
              <m:r>
                <w:rPr>
                  <w:rFonts w:ascii="Cambria Math" w:hAnsi="Cambria Math"/>
                </w:rPr>
                <m:t>Ḥ</m:t>
              </m:r>
            </m:e>
            <m:sub>
              <m:r>
                <w:rPr>
                  <w:rFonts w:ascii="Cambria Math" w:hAnsi="Cambria Math"/>
                </w:rPr>
                <m:t>in</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added</m:t>
              </m:r>
            </m:sub>
          </m:sSub>
          <m:r>
            <w:rPr>
              <w:rFonts w:ascii="Cambria Math" w:hAnsi="Cambria Math"/>
            </w:rPr>
            <m:t xml:space="preserve"> = Σ </m:t>
          </m:r>
          <m:sSub>
            <m:sSubPr>
              <m:ctrlPr>
                <w:rPr>
                  <w:rFonts w:ascii="Cambria Math" w:hAnsi="Cambria Math"/>
                  <w:i/>
                </w:rPr>
              </m:ctrlPr>
            </m:sSubPr>
            <m:e>
              <m:r>
                <w:rPr>
                  <w:rFonts w:ascii="Cambria Math" w:hAnsi="Cambria Math"/>
                </w:rPr>
                <m:t>Ḥ</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removed</m:t>
              </m:r>
            </m:sub>
          </m:sSub>
        </m:oMath>
      </m:oMathPara>
    </w:p>
    <w:p w14:paraId="61CC049D" w14:textId="77777777" w:rsidR="00312BC3" w:rsidRPr="00C26C40" w:rsidRDefault="00312BC3" w:rsidP="00312BC3">
      <w:r w:rsidRPr="00C26C40">
        <w:t>where Ḥ denotes the total stream enthalpy flow (Gcal/hr) as reported by Aspen Plus for each material stream. Stream enthalpies are referenced to the Aspen Plus standard state (25 °C, 1 atm, ideal-gas reference) and include sensible heat, latent heat, and heat-of-mixing contributions.</w:t>
      </w:r>
    </w:p>
    <w:p w14:paraId="33C63F55" w14:textId="77777777" w:rsidR="00534755" w:rsidRPr="00C26C40" w:rsidRDefault="00312BC3" w:rsidP="00312BC3">
      <w:r w:rsidRPr="00C26C40">
        <w:t>For each stream, the partial enthalpy contribution of each component is computed as</w:t>
      </w:r>
    </w:p>
    <w:p w14:paraId="38004F25" w14:textId="41B25C3A" w:rsidR="00534755" w:rsidRPr="00C26C40" w:rsidRDefault="00534755" w:rsidP="00312BC3">
      <m:oMathPara>
        <m:oMath>
          <m:r>
            <w:rPr>
              <w:rFonts w:ascii="Cambria Math" w:hAnsi="Cambria Math"/>
            </w:rPr>
            <m:t>Ḥᵢ = ṁᵢ hᵢ</m:t>
          </m:r>
        </m:oMath>
      </m:oMathPara>
    </w:p>
    <w:p w14:paraId="6AD9EA4D" w14:textId="2D0BC7E4" w:rsidR="00312BC3" w:rsidRPr="00C26C40" w:rsidRDefault="00312BC3" w:rsidP="00312BC3">
      <w:r w:rsidRPr="00C26C40">
        <w:t>where ṁᵢ is the component mass flow (kg/hr) and hᵢ is the component-specific mass enthalpy (kcal/kg); the sum over all components equals the total stream enthalpy flow reported by Aspen Plus. Where Aspen Plus does not export a pure-component specific enthalpy — typically for ionic species in aqueous solution — the entry is marked "solid/ionic"; the contribution of these species is nonetheless captured within the total Aspen stream enthalpy via the electrolyte thermodynamics framework.</w:t>
      </w:r>
    </w:p>
    <w:p w14:paraId="44FE820F" w14:textId="77777777" w:rsidR="00312BC3" w:rsidRPr="00C26C40" w:rsidRDefault="00312BC3" w:rsidP="00312BC3">
      <w:r w:rsidRPr="00C26C40">
        <w:t>Aspen Plus reports all stream enthalpies in this plant as negative absolute values on the chosen reference state, i.e. at a lower energy state than the reference condition. The quantity ΔḤ = Ḥₒᵤₜ − Ḥᵢₙ indicates the net energy change across a unit: a negative ΔḤ indicates that the unit is a net energy sink (endothermic, requiring heat addition), while a positive ΔḤ indicates that the unit is a net energy source (exothermic, or products leaving at a higher enthalpy than the feeds, consistent with heat removal from the process).</w:t>
      </w:r>
    </w:p>
    <w:p w14:paraId="72D05D7A" w14:textId="7288E4EC" w:rsidR="00312BC3" w:rsidRPr="00C26C40" w:rsidRDefault="00312BC3" w:rsidP="00134FFF">
      <w:pPr>
        <w:pStyle w:val="Heading3"/>
      </w:pPr>
      <w:bookmarkStart w:id="140" w:name="_Toc237244939"/>
      <w:r w:rsidRPr="00C26C40">
        <w:lastRenderedPageBreak/>
        <w:t>Per-Unit Energy Balance</w:t>
      </w:r>
      <w:bookmarkEnd w:id="140"/>
    </w:p>
    <w:p w14:paraId="3E9EFDF7" w14:textId="08CD0F85" w:rsidR="00312BC3" w:rsidRPr="00C26C40" w:rsidRDefault="00312BC3" w:rsidP="00534755">
      <w:pPr>
        <w:pStyle w:val="Heading4"/>
      </w:pPr>
      <w:r w:rsidRPr="00C26C40">
        <w:t>FD-101 — Feed Bin / Storage Hopper</w:t>
      </w:r>
    </w:p>
    <w:p w14:paraId="7481D541" w14:textId="77777777" w:rsidR="00312BC3" w:rsidRPr="00C26C40" w:rsidRDefault="00312BC3" w:rsidP="00312BC3">
      <w:r w:rsidRPr="00C26C40">
        <w:t>Unit FD-101 (Feed Bin / Storage Hopper, Bin / Storage Vessel) is classified as thermally neutral / adiabatic on the basis of the Aspen Plus stream enthalpy data. The total inlet enthalpy flow is -2.8152 Gcal/hr and the total outlet enthalpy flow is -2.8152 Gcal/hr, giving a net ΔḤ of 0.0000 Gcal/hr.</w:t>
      </w:r>
    </w:p>
    <w:p w14:paraId="0E2A523B" w14:textId="77777777" w:rsidR="00312BC3" w:rsidRPr="00C26C40" w:rsidRDefault="00312BC3" w:rsidP="00312BC3">
      <w:r w:rsidRPr="00C26C40">
        <w:t>Table A — Stream Enthalpy Flow Summary:</w:t>
      </w:r>
    </w:p>
    <w:tbl>
      <w:tblPr>
        <w:tblStyle w:val="TableGrid"/>
        <w:tblW w:w="0" w:type="auto"/>
        <w:jc w:val="center"/>
        <w:tblLook w:val="04A0" w:firstRow="1" w:lastRow="0" w:firstColumn="1" w:lastColumn="0" w:noHBand="0" w:noVBand="1"/>
      </w:tblPr>
      <w:tblGrid>
        <w:gridCol w:w="3009"/>
        <w:gridCol w:w="3009"/>
        <w:gridCol w:w="3009"/>
      </w:tblGrid>
      <w:tr w:rsidR="00312BC3" w:rsidRPr="00C26C40" w14:paraId="48D4D984" w14:textId="77777777" w:rsidTr="00870DFD">
        <w:trPr>
          <w:jc w:val="center"/>
        </w:trPr>
        <w:tc>
          <w:tcPr>
            <w:tcW w:w="3009" w:type="dxa"/>
            <w:shd w:val="clear" w:color="auto" w:fill="D9D9D9"/>
          </w:tcPr>
          <w:p w14:paraId="08A153F0" w14:textId="77777777" w:rsidR="00312BC3" w:rsidRPr="00C26C40" w:rsidRDefault="00312BC3" w:rsidP="00870DFD">
            <w:pPr>
              <w:rPr>
                <w:lang w:val="en-GB"/>
              </w:rPr>
            </w:pPr>
            <w:r w:rsidRPr="00C26C40">
              <w:rPr>
                <w:b/>
                <w:sz w:val="22"/>
                <w:lang w:val="en-GB"/>
              </w:rPr>
              <w:t>Stream / Term</w:t>
            </w:r>
          </w:p>
        </w:tc>
        <w:tc>
          <w:tcPr>
            <w:tcW w:w="3009" w:type="dxa"/>
            <w:shd w:val="clear" w:color="auto" w:fill="D9D9D9"/>
          </w:tcPr>
          <w:p w14:paraId="301DE200" w14:textId="77777777" w:rsidR="00312BC3" w:rsidRPr="00C26C40" w:rsidRDefault="00312BC3" w:rsidP="00870DFD">
            <w:pPr>
              <w:rPr>
                <w:lang w:val="en-GB"/>
              </w:rPr>
            </w:pPr>
            <w:r w:rsidRPr="00C26C40">
              <w:rPr>
                <w:b/>
                <w:sz w:val="22"/>
                <w:lang w:val="en-GB"/>
              </w:rPr>
              <w:t>Direction</w:t>
            </w:r>
          </w:p>
        </w:tc>
        <w:tc>
          <w:tcPr>
            <w:tcW w:w="3009" w:type="dxa"/>
            <w:shd w:val="clear" w:color="auto" w:fill="D9D9D9"/>
          </w:tcPr>
          <w:p w14:paraId="0573DC3E" w14:textId="77777777" w:rsidR="00312BC3" w:rsidRPr="00C26C40" w:rsidRDefault="00312BC3" w:rsidP="00870DFD">
            <w:pPr>
              <w:rPr>
                <w:lang w:val="en-GB"/>
              </w:rPr>
            </w:pPr>
            <w:r w:rsidRPr="00C26C40">
              <w:rPr>
                <w:b/>
                <w:sz w:val="22"/>
                <w:lang w:val="en-GB"/>
              </w:rPr>
              <w:t>Enthalpy Flow (Gcal/hr)</w:t>
            </w:r>
          </w:p>
        </w:tc>
      </w:tr>
      <w:tr w:rsidR="00312BC3" w:rsidRPr="00C26C40" w14:paraId="4E144385" w14:textId="77777777" w:rsidTr="00870DFD">
        <w:trPr>
          <w:jc w:val="center"/>
        </w:trPr>
        <w:tc>
          <w:tcPr>
            <w:tcW w:w="3009" w:type="dxa"/>
          </w:tcPr>
          <w:p w14:paraId="28A97020" w14:textId="77777777" w:rsidR="00312BC3" w:rsidRPr="00C26C40" w:rsidRDefault="00312BC3" w:rsidP="00870DFD">
            <w:pPr>
              <w:rPr>
                <w:lang w:val="en-GB"/>
              </w:rPr>
            </w:pPr>
            <w:r w:rsidRPr="00C26C40">
              <w:rPr>
                <w:lang w:val="en-GB"/>
              </w:rPr>
              <w:t>101</w:t>
            </w:r>
          </w:p>
        </w:tc>
        <w:tc>
          <w:tcPr>
            <w:tcW w:w="3009" w:type="dxa"/>
          </w:tcPr>
          <w:p w14:paraId="073F46EF" w14:textId="77777777" w:rsidR="00312BC3" w:rsidRPr="00C26C40" w:rsidRDefault="00312BC3" w:rsidP="00870DFD">
            <w:pPr>
              <w:rPr>
                <w:lang w:val="en-GB"/>
              </w:rPr>
            </w:pPr>
            <w:r w:rsidRPr="00C26C40">
              <w:rPr>
                <w:lang w:val="en-GB"/>
              </w:rPr>
              <w:t>Inlet</w:t>
            </w:r>
          </w:p>
        </w:tc>
        <w:tc>
          <w:tcPr>
            <w:tcW w:w="3009" w:type="dxa"/>
          </w:tcPr>
          <w:p w14:paraId="2190E0FE" w14:textId="77777777" w:rsidR="00312BC3" w:rsidRPr="00C26C40" w:rsidRDefault="00312BC3" w:rsidP="00870DFD">
            <w:pPr>
              <w:rPr>
                <w:lang w:val="en-GB"/>
              </w:rPr>
            </w:pPr>
            <w:r w:rsidRPr="00C26C40">
              <w:rPr>
                <w:lang w:val="en-GB"/>
              </w:rPr>
              <w:t>-2.8152</w:t>
            </w:r>
          </w:p>
        </w:tc>
      </w:tr>
      <w:tr w:rsidR="00312BC3" w:rsidRPr="00C26C40" w14:paraId="4B8F52C6" w14:textId="77777777" w:rsidTr="00870DFD">
        <w:trPr>
          <w:jc w:val="center"/>
        </w:trPr>
        <w:tc>
          <w:tcPr>
            <w:tcW w:w="3009" w:type="dxa"/>
          </w:tcPr>
          <w:p w14:paraId="7A6F1796" w14:textId="77777777" w:rsidR="00312BC3" w:rsidRPr="00C26C40" w:rsidRDefault="00312BC3" w:rsidP="00870DFD">
            <w:pPr>
              <w:rPr>
                <w:lang w:val="en-GB"/>
              </w:rPr>
            </w:pPr>
            <w:r w:rsidRPr="00C26C40">
              <w:rPr>
                <w:b/>
                <w:lang w:val="en-GB"/>
              </w:rPr>
              <w:t>Total Inlet</w:t>
            </w:r>
          </w:p>
        </w:tc>
        <w:tc>
          <w:tcPr>
            <w:tcW w:w="3009" w:type="dxa"/>
          </w:tcPr>
          <w:p w14:paraId="12E8C045" w14:textId="77777777" w:rsidR="00312BC3" w:rsidRPr="00C26C40" w:rsidRDefault="00312BC3" w:rsidP="00870DFD">
            <w:pPr>
              <w:rPr>
                <w:lang w:val="en-GB"/>
              </w:rPr>
            </w:pPr>
            <w:r w:rsidRPr="00C26C40">
              <w:rPr>
                <w:b/>
                <w:lang w:val="en-GB"/>
              </w:rPr>
              <w:t>—</w:t>
            </w:r>
          </w:p>
        </w:tc>
        <w:tc>
          <w:tcPr>
            <w:tcW w:w="3009" w:type="dxa"/>
          </w:tcPr>
          <w:p w14:paraId="0624C467" w14:textId="77777777" w:rsidR="00312BC3" w:rsidRPr="00C26C40" w:rsidRDefault="00312BC3" w:rsidP="00870DFD">
            <w:pPr>
              <w:rPr>
                <w:lang w:val="en-GB"/>
              </w:rPr>
            </w:pPr>
            <w:r w:rsidRPr="00C26C40">
              <w:rPr>
                <w:b/>
                <w:lang w:val="en-GB"/>
              </w:rPr>
              <w:t>-2.8152</w:t>
            </w:r>
          </w:p>
        </w:tc>
      </w:tr>
      <w:tr w:rsidR="00312BC3" w:rsidRPr="00C26C40" w14:paraId="56E21D5C" w14:textId="77777777" w:rsidTr="00870DFD">
        <w:trPr>
          <w:jc w:val="center"/>
        </w:trPr>
        <w:tc>
          <w:tcPr>
            <w:tcW w:w="3009" w:type="dxa"/>
          </w:tcPr>
          <w:p w14:paraId="546747FA" w14:textId="77777777" w:rsidR="00312BC3" w:rsidRPr="00C26C40" w:rsidRDefault="00312BC3" w:rsidP="00870DFD">
            <w:pPr>
              <w:rPr>
                <w:lang w:val="en-GB"/>
              </w:rPr>
            </w:pPr>
            <w:r w:rsidRPr="00C26C40">
              <w:rPr>
                <w:lang w:val="en-GB"/>
              </w:rPr>
              <w:t>102</w:t>
            </w:r>
          </w:p>
        </w:tc>
        <w:tc>
          <w:tcPr>
            <w:tcW w:w="3009" w:type="dxa"/>
          </w:tcPr>
          <w:p w14:paraId="194117B1" w14:textId="77777777" w:rsidR="00312BC3" w:rsidRPr="00C26C40" w:rsidRDefault="00312BC3" w:rsidP="00870DFD">
            <w:pPr>
              <w:rPr>
                <w:lang w:val="en-GB"/>
              </w:rPr>
            </w:pPr>
            <w:r w:rsidRPr="00C26C40">
              <w:rPr>
                <w:lang w:val="en-GB"/>
              </w:rPr>
              <w:t>Outlet</w:t>
            </w:r>
          </w:p>
        </w:tc>
        <w:tc>
          <w:tcPr>
            <w:tcW w:w="3009" w:type="dxa"/>
          </w:tcPr>
          <w:p w14:paraId="71369AEB" w14:textId="77777777" w:rsidR="00312BC3" w:rsidRPr="00C26C40" w:rsidRDefault="00312BC3" w:rsidP="00870DFD">
            <w:pPr>
              <w:rPr>
                <w:lang w:val="en-GB"/>
              </w:rPr>
            </w:pPr>
            <w:r w:rsidRPr="00C26C40">
              <w:rPr>
                <w:lang w:val="en-GB"/>
              </w:rPr>
              <w:t>-2.8152</w:t>
            </w:r>
          </w:p>
        </w:tc>
      </w:tr>
      <w:tr w:rsidR="00312BC3" w:rsidRPr="00C26C40" w14:paraId="19294391" w14:textId="77777777" w:rsidTr="00870DFD">
        <w:trPr>
          <w:jc w:val="center"/>
        </w:trPr>
        <w:tc>
          <w:tcPr>
            <w:tcW w:w="3009" w:type="dxa"/>
          </w:tcPr>
          <w:p w14:paraId="3B8D3328" w14:textId="77777777" w:rsidR="00312BC3" w:rsidRPr="00C26C40" w:rsidRDefault="00312BC3" w:rsidP="00870DFD">
            <w:pPr>
              <w:rPr>
                <w:lang w:val="en-GB"/>
              </w:rPr>
            </w:pPr>
            <w:r w:rsidRPr="00C26C40">
              <w:rPr>
                <w:b/>
                <w:lang w:val="en-GB"/>
              </w:rPr>
              <w:t>Total Outlet</w:t>
            </w:r>
          </w:p>
        </w:tc>
        <w:tc>
          <w:tcPr>
            <w:tcW w:w="3009" w:type="dxa"/>
          </w:tcPr>
          <w:p w14:paraId="32F04C1D" w14:textId="77777777" w:rsidR="00312BC3" w:rsidRPr="00C26C40" w:rsidRDefault="00312BC3" w:rsidP="00870DFD">
            <w:pPr>
              <w:rPr>
                <w:lang w:val="en-GB"/>
              </w:rPr>
            </w:pPr>
            <w:r w:rsidRPr="00C26C40">
              <w:rPr>
                <w:b/>
                <w:lang w:val="en-GB"/>
              </w:rPr>
              <w:t>—</w:t>
            </w:r>
          </w:p>
        </w:tc>
        <w:tc>
          <w:tcPr>
            <w:tcW w:w="3009" w:type="dxa"/>
          </w:tcPr>
          <w:p w14:paraId="47A4D26C" w14:textId="77777777" w:rsidR="00312BC3" w:rsidRPr="00C26C40" w:rsidRDefault="00312BC3" w:rsidP="00870DFD">
            <w:pPr>
              <w:rPr>
                <w:lang w:val="en-GB"/>
              </w:rPr>
            </w:pPr>
            <w:r w:rsidRPr="00C26C40">
              <w:rPr>
                <w:b/>
                <w:lang w:val="en-GB"/>
              </w:rPr>
              <w:t>-2.8152</w:t>
            </w:r>
          </w:p>
        </w:tc>
      </w:tr>
      <w:tr w:rsidR="00312BC3" w:rsidRPr="00C26C40" w14:paraId="234FA0D4" w14:textId="77777777" w:rsidTr="00870DFD">
        <w:trPr>
          <w:jc w:val="center"/>
        </w:trPr>
        <w:tc>
          <w:tcPr>
            <w:tcW w:w="3009" w:type="dxa"/>
          </w:tcPr>
          <w:p w14:paraId="5F11CC58" w14:textId="77777777" w:rsidR="00312BC3" w:rsidRPr="00C26C40" w:rsidRDefault="00312BC3" w:rsidP="00870DFD">
            <w:pPr>
              <w:rPr>
                <w:lang w:val="en-GB"/>
              </w:rPr>
            </w:pPr>
            <w:r w:rsidRPr="00C26C40">
              <w:rPr>
                <w:b/>
                <w:lang w:val="en-GB"/>
              </w:rPr>
              <w:t>ΔḤ (Net)</w:t>
            </w:r>
          </w:p>
        </w:tc>
        <w:tc>
          <w:tcPr>
            <w:tcW w:w="3009" w:type="dxa"/>
          </w:tcPr>
          <w:p w14:paraId="48D92E6D" w14:textId="77777777" w:rsidR="00312BC3" w:rsidRPr="00C26C40" w:rsidRDefault="00312BC3" w:rsidP="00870DFD">
            <w:pPr>
              <w:rPr>
                <w:lang w:val="en-GB"/>
              </w:rPr>
            </w:pPr>
            <w:r w:rsidRPr="00C26C40">
              <w:rPr>
                <w:b/>
                <w:lang w:val="en-GB"/>
              </w:rPr>
              <w:t>Net</w:t>
            </w:r>
          </w:p>
        </w:tc>
        <w:tc>
          <w:tcPr>
            <w:tcW w:w="3009" w:type="dxa"/>
          </w:tcPr>
          <w:p w14:paraId="4ED6D8FF" w14:textId="77777777" w:rsidR="00312BC3" w:rsidRPr="00C26C40" w:rsidRDefault="00312BC3" w:rsidP="00870DFD">
            <w:pPr>
              <w:rPr>
                <w:lang w:val="en-GB"/>
              </w:rPr>
            </w:pPr>
            <w:r w:rsidRPr="00C26C40">
              <w:rPr>
                <w:b/>
                <w:lang w:val="en-GB"/>
              </w:rPr>
              <w:t>0.0000</w:t>
            </w:r>
          </w:p>
        </w:tc>
      </w:tr>
    </w:tbl>
    <w:p w14:paraId="71536B28" w14:textId="77777777" w:rsidR="00534755" w:rsidRPr="00C26C40" w:rsidRDefault="00534755" w:rsidP="00312BC3"/>
    <w:p w14:paraId="40D9B7F6" w14:textId="548E4755" w:rsidR="00312BC3" w:rsidRPr="00C26C40" w:rsidRDefault="00312BC3" w:rsidP="00312BC3">
      <w:r w:rsidRPr="00C26C40">
        <w:t>Table B — Component-Specific Enthalpy (kcal/kg) per stream:</w:t>
      </w:r>
    </w:p>
    <w:p w14:paraId="7B733520" w14:textId="7E77CA06" w:rsidR="00312BC3" w:rsidRPr="00C26C40" w:rsidRDefault="00312BC3" w:rsidP="00312BC3">
      <w:r w:rsidRPr="00C26C40">
        <w:t>Stream 101 (Inlet)</w:t>
      </w:r>
    </w:p>
    <w:tbl>
      <w:tblPr>
        <w:tblStyle w:val="TableGrid"/>
        <w:tblW w:w="0" w:type="auto"/>
        <w:jc w:val="center"/>
        <w:tblLook w:val="04A0" w:firstRow="1" w:lastRow="0" w:firstColumn="1" w:lastColumn="0" w:noHBand="0" w:noVBand="1"/>
      </w:tblPr>
      <w:tblGrid>
        <w:gridCol w:w="4513"/>
        <w:gridCol w:w="4513"/>
      </w:tblGrid>
      <w:tr w:rsidR="00312BC3" w:rsidRPr="00C26C40" w14:paraId="1CF8B66B" w14:textId="77777777" w:rsidTr="00870DFD">
        <w:trPr>
          <w:jc w:val="center"/>
        </w:trPr>
        <w:tc>
          <w:tcPr>
            <w:tcW w:w="4513" w:type="dxa"/>
            <w:shd w:val="clear" w:color="auto" w:fill="D9D9D9"/>
          </w:tcPr>
          <w:p w14:paraId="0DCA07E3"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1A9D3B4D" w14:textId="77777777" w:rsidR="00312BC3" w:rsidRPr="00C26C40" w:rsidRDefault="00312BC3" w:rsidP="00870DFD">
            <w:pPr>
              <w:rPr>
                <w:lang w:val="en-GB"/>
              </w:rPr>
            </w:pPr>
            <w:r w:rsidRPr="00C26C40">
              <w:rPr>
                <w:b/>
                <w:sz w:val="22"/>
                <w:lang w:val="en-GB"/>
              </w:rPr>
              <w:t>Specific Enthalpy (kcal/kg)</w:t>
            </w:r>
          </w:p>
        </w:tc>
      </w:tr>
      <w:tr w:rsidR="00312BC3" w:rsidRPr="00C26C40" w14:paraId="6B311CD0" w14:textId="77777777" w:rsidTr="00870DFD">
        <w:trPr>
          <w:jc w:val="center"/>
        </w:trPr>
        <w:tc>
          <w:tcPr>
            <w:tcW w:w="4513" w:type="dxa"/>
          </w:tcPr>
          <w:p w14:paraId="0C7AD841" w14:textId="61645762" w:rsidR="00312BC3" w:rsidRPr="00C26C40" w:rsidRDefault="00534755" w:rsidP="00870DFD">
            <w:pPr>
              <w:rPr>
                <w:lang w:val="en-GB"/>
              </w:rPr>
            </w:pPr>
            <m:oMathPara>
              <m:oMath>
                <m:r>
                  <w:rPr>
                    <w:rFonts w:ascii="Cambria Math" w:hAnsi="Cambria Math"/>
                    <w:lang w:val="en-GB"/>
                  </w:rPr>
                  <m:t>Al(OH)₃</m:t>
                </m:r>
              </m:oMath>
            </m:oMathPara>
          </w:p>
        </w:tc>
        <w:tc>
          <w:tcPr>
            <w:tcW w:w="4513" w:type="dxa"/>
          </w:tcPr>
          <w:p w14:paraId="5FC6DDA0" w14:textId="77777777" w:rsidR="00312BC3" w:rsidRPr="00C26C40" w:rsidRDefault="00312BC3" w:rsidP="00870DFD">
            <w:pPr>
              <w:rPr>
                <w:lang w:val="en-GB"/>
              </w:rPr>
            </w:pPr>
            <w:r w:rsidRPr="00C26C40">
              <w:rPr>
                <w:lang w:val="en-GB"/>
              </w:rPr>
              <w:t>-3,924.1067</w:t>
            </w:r>
          </w:p>
        </w:tc>
      </w:tr>
      <w:tr w:rsidR="00312BC3" w:rsidRPr="00C26C40" w14:paraId="39C02405" w14:textId="77777777" w:rsidTr="00870DFD">
        <w:trPr>
          <w:jc w:val="center"/>
        </w:trPr>
        <w:tc>
          <w:tcPr>
            <w:tcW w:w="4513" w:type="dxa"/>
          </w:tcPr>
          <w:p w14:paraId="562B41A9" w14:textId="02159698" w:rsidR="00312BC3" w:rsidRPr="00C26C40" w:rsidRDefault="00534755" w:rsidP="00870DFD">
            <w:pPr>
              <w:rPr>
                <w:lang w:val="en-GB"/>
              </w:rPr>
            </w:pPr>
            <m:oMathPara>
              <m:oMath>
                <m:r>
                  <w:rPr>
                    <w:rFonts w:ascii="Cambria Math" w:hAnsi="Cambria Math"/>
                    <w:lang w:val="en-GB"/>
                  </w:rPr>
                  <m:t>Fe₂O₃</m:t>
                </m:r>
              </m:oMath>
            </m:oMathPara>
          </w:p>
        </w:tc>
        <w:tc>
          <w:tcPr>
            <w:tcW w:w="4513" w:type="dxa"/>
          </w:tcPr>
          <w:p w14:paraId="5482D206" w14:textId="77777777" w:rsidR="00312BC3" w:rsidRPr="00C26C40" w:rsidRDefault="00312BC3" w:rsidP="00870DFD">
            <w:pPr>
              <w:rPr>
                <w:lang w:val="en-GB"/>
              </w:rPr>
            </w:pPr>
            <w:r w:rsidRPr="00C26C40">
              <w:rPr>
                <w:lang w:val="en-GB"/>
              </w:rPr>
              <w:t>-1,232.5287</w:t>
            </w:r>
          </w:p>
        </w:tc>
      </w:tr>
      <w:tr w:rsidR="00312BC3" w:rsidRPr="00C26C40" w14:paraId="75510C0E" w14:textId="77777777" w:rsidTr="00870DFD">
        <w:trPr>
          <w:jc w:val="center"/>
        </w:trPr>
        <w:tc>
          <w:tcPr>
            <w:tcW w:w="4513" w:type="dxa"/>
          </w:tcPr>
          <w:p w14:paraId="1B32A69D" w14:textId="379B390E" w:rsidR="00312BC3" w:rsidRPr="00C26C40" w:rsidRDefault="00534755" w:rsidP="00870DFD">
            <w:pPr>
              <w:rPr>
                <w:lang w:val="en-GB"/>
              </w:rPr>
            </w:pPr>
            <m:oMathPara>
              <m:oMath>
                <m:r>
                  <w:rPr>
                    <w:rFonts w:ascii="Cambria Math" w:hAnsi="Cambria Math"/>
                    <w:lang w:val="en-GB"/>
                  </w:rPr>
                  <m:t>SiO₂</m:t>
                </m:r>
              </m:oMath>
            </m:oMathPara>
          </w:p>
        </w:tc>
        <w:tc>
          <w:tcPr>
            <w:tcW w:w="4513" w:type="dxa"/>
          </w:tcPr>
          <w:p w14:paraId="012EA3DD" w14:textId="77777777" w:rsidR="00312BC3" w:rsidRPr="00C26C40" w:rsidRDefault="00312BC3" w:rsidP="00870DFD">
            <w:pPr>
              <w:rPr>
                <w:lang w:val="en-GB"/>
              </w:rPr>
            </w:pPr>
            <w:r w:rsidRPr="00C26C40">
              <w:rPr>
                <w:lang w:val="en-GB"/>
              </w:rPr>
              <w:t>-3,621.3665</w:t>
            </w:r>
          </w:p>
        </w:tc>
      </w:tr>
      <w:tr w:rsidR="00312BC3" w:rsidRPr="00C26C40" w14:paraId="5F2C346A" w14:textId="77777777" w:rsidTr="00870DFD">
        <w:trPr>
          <w:jc w:val="center"/>
        </w:trPr>
        <w:tc>
          <w:tcPr>
            <w:tcW w:w="4513" w:type="dxa"/>
          </w:tcPr>
          <w:p w14:paraId="41486CD3" w14:textId="6F990B1D" w:rsidR="00312BC3" w:rsidRPr="00C26C40" w:rsidRDefault="00534755" w:rsidP="00870DFD">
            <w:pPr>
              <w:rPr>
                <w:lang w:val="en-GB"/>
              </w:rPr>
            </w:pPr>
            <m:oMathPara>
              <m:oMath>
                <m:r>
                  <w:rPr>
                    <w:rFonts w:ascii="Cambria Math" w:hAnsi="Cambria Math"/>
                    <w:lang w:val="en-GB"/>
                  </w:rPr>
                  <m:t>TiO₂</m:t>
                </m:r>
              </m:oMath>
            </m:oMathPara>
          </w:p>
        </w:tc>
        <w:tc>
          <w:tcPr>
            <w:tcW w:w="4513" w:type="dxa"/>
          </w:tcPr>
          <w:p w14:paraId="1283A3B6" w14:textId="77777777" w:rsidR="00312BC3" w:rsidRPr="00C26C40" w:rsidRDefault="00312BC3" w:rsidP="00870DFD">
            <w:pPr>
              <w:rPr>
                <w:lang w:val="en-GB"/>
              </w:rPr>
            </w:pPr>
            <w:r w:rsidRPr="00C26C40">
              <w:rPr>
                <w:lang w:val="en-GB"/>
              </w:rPr>
              <w:t>-2,825.6322</w:t>
            </w:r>
          </w:p>
        </w:tc>
      </w:tr>
      <w:tr w:rsidR="00312BC3" w:rsidRPr="00C26C40" w14:paraId="0D7CE8EA" w14:textId="77777777" w:rsidTr="00870DFD">
        <w:trPr>
          <w:jc w:val="center"/>
        </w:trPr>
        <w:tc>
          <w:tcPr>
            <w:tcW w:w="4513" w:type="dxa"/>
          </w:tcPr>
          <w:p w14:paraId="3DE3A24C" w14:textId="52679B15" w:rsidR="00312BC3" w:rsidRPr="00C26C40" w:rsidRDefault="00534755" w:rsidP="00870DFD">
            <w:pPr>
              <w:rPr>
                <w:lang w:val="en-GB"/>
              </w:rPr>
            </w:pPr>
            <m:oMathPara>
              <m:oMath>
                <m:r>
                  <w:rPr>
                    <w:rFonts w:ascii="Cambria Math" w:hAnsi="Cambria Math"/>
                    <w:lang w:val="en-GB"/>
                  </w:rPr>
                  <m:t>K₂O</m:t>
                </m:r>
              </m:oMath>
            </m:oMathPara>
          </w:p>
        </w:tc>
        <w:tc>
          <w:tcPr>
            <w:tcW w:w="4513" w:type="dxa"/>
          </w:tcPr>
          <w:p w14:paraId="60D604A4" w14:textId="77777777" w:rsidR="00312BC3" w:rsidRPr="00C26C40" w:rsidRDefault="00312BC3" w:rsidP="00870DFD">
            <w:pPr>
              <w:rPr>
                <w:lang w:val="en-GB"/>
              </w:rPr>
            </w:pPr>
            <w:r w:rsidRPr="00C26C40">
              <w:rPr>
                <w:lang w:val="en-GB"/>
              </w:rPr>
              <w:t>-919.9908</w:t>
            </w:r>
          </w:p>
        </w:tc>
      </w:tr>
      <w:tr w:rsidR="00312BC3" w:rsidRPr="00C26C40" w14:paraId="42B98EF7" w14:textId="77777777" w:rsidTr="00870DFD">
        <w:trPr>
          <w:jc w:val="center"/>
        </w:trPr>
        <w:tc>
          <w:tcPr>
            <w:tcW w:w="4513" w:type="dxa"/>
          </w:tcPr>
          <w:p w14:paraId="0C000A9D" w14:textId="2678F8CB" w:rsidR="00312BC3" w:rsidRPr="00C26C40" w:rsidRDefault="00534755" w:rsidP="00870DFD">
            <w:pPr>
              <w:rPr>
                <w:lang w:val="en-GB"/>
              </w:rPr>
            </w:pPr>
            <m:oMathPara>
              <m:oMath>
                <m:r>
                  <w:rPr>
                    <w:rFonts w:ascii="Cambria Math" w:hAnsi="Cambria Math"/>
                    <w:lang w:val="en-GB"/>
                  </w:rPr>
                  <m:t>Na₂O</m:t>
                </m:r>
              </m:oMath>
            </m:oMathPara>
          </w:p>
        </w:tc>
        <w:tc>
          <w:tcPr>
            <w:tcW w:w="4513" w:type="dxa"/>
          </w:tcPr>
          <w:p w14:paraId="78A3E5F3" w14:textId="77777777" w:rsidR="00312BC3" w:rsidRPr="00C26C40" w:rsidRDefault="00312BC3" w:rsidP="00870DFD">
            <w:pPr>
              <w:rPr>
                <w:lang w:val="en-GB"/>
              </w:rPr>
            </w:pPr>
            <w:r w:rsidRPr="00C26C40">
              <w:rPr>
                <w:lang w:val="en-GB"/>
              </w:rPr>
              <w:t>-1,597.7727</w:t>
            </w:r>
          </w:p>
        </w:tc>
      </w:tr>
      <w:tr w:rsidR="00312BC3" w:rsidRPr="00C26C40" w14:paraId="68DE0B23" w14:textId="77777777" w:rsidTr="00870DFD">
        <w:trPr>
          <w:jc w:val="center"/>
        </w:trPr>
        <w:tc>
          <w:tcPr>
            <w:tcW w:w="4513" w:type="dxa"/>
          </w:tcPr>
          <w:p w14:paraId="63AE84F3" w14:textId="6E15C43C" w:rsidR="00312BC3" w:rsidRPr="00C26C40" w:rsidRDefault="00534755" w:rsidP="00870DFD">
            <w:pPr>
              <w:rPr>
                <w:lang w:val="en-GB"/>
              </w:rPr>
            </w:pPr>
            <m:oMathPara>
              <m:oMath>
                <m:r>
                  <w:rPr>
                    <w:rFonts w:ascii="Cambria Math" w:hAnsi="Cambria Math"/>
                    <w:lang w:val="en-GB"/>
                  </w:rPr>
                  <m:t>MgO</m:t>
                </m:r>
              </m:oMath>
            </m:oMathPara>
          </w:p>
        </w:tc>
        <w:tc>
          <w:tcPr>
            <w:tcW w:w="4513" w:type="dxa"/>
          </w:tcPr>
          <w:p w14:paraId="392F5BB5" w14:textId="77777777" w:rsidR="00312BC3" w:rsidRPr="00C26C40" w:rsidRDefault="00312BC3" w:rsidP="00870DFD">
            <w:pPr>
              <w:rPr>
                <w:lang w:val="en-GB"/>
              </w:rPr>
            </w:pPr>
            <w:r w:rsidRPr="00C26C40">
              <w:rPr>
                <w:lang w:val="en-GB"/>
              </w:rPr>
              <w:t>-3,565.2905</w:t>
            </w:r>
          </w:p>
        </w:tc>
      </w:tr>
    </w:tbl>
    <w:p w14:paraId="48B57AA2" w14:textId="77777777" w:rsidR="00534755" w:rsidRPr="00C26C40" w:rsidRDefault="00534755" w:rsidP="00312BC3"/>
    <w:p w14:paraId="295E3C7F" w14:textId="47E21E69" w:rsidR="00312BC3" w:rsidRPr="00C26C40" w:rsidRDefault="00312BC3" w:rsidP="00312BC3">
      <w:r w:rsidRPr="00C26C40">
        <w:t>Stream 102 (Outlet) — T = 32.00 °C, P = 1.0000 atm</w:t>
      </w:r>
    </w:p>
    <w:tbl>
      <w:tblPr>
        <w:tblStyle w:val="TableGrid"/>
        <w:tblW w:w="0" w:type="auto"/>
        <w:jc w:val="center"/>
        <w:tblLook w:val="04A0" w:firstRow="1" w:lastRow="0" w:firstColumn="1" w:lastColumn="0" w:noHBand="0" w:noVBand="1"/>
      </w:tblPr>
      <w:tblGrid>
        <w:gridCol w:w="4513"/>
        <w:gridCol w:w="4513"/>
      </w:tblGrid>
      <w:tr w:rsidR="00312BC3" w:rsidRPr="00C26C40" w14:paraId="136B1557" w14:textId="77777777" w:rsidTr="00870DFD">
        <w:trPr>
          <w:jc w:val="center"/>
        </w:trPr>
        <w:tc>
          <w:tcPr>
            <w:tcW w:w="4513" w:type="dxa"/>
            <w:shd w:val="clear" w:color="auto" w:fill="D9D9D9"/>
          </w:tcPr>
          <w:p w14:paraId="1F439481" w14:textId="77777777" w:rsidR="00312BC3" w:rsidRPr="00C26C40" w:rsidRDefault="00312BC3" w:rsidP="00870DFD">
            <w:pPr>
              <w:rPr>
                <w:lang w:val="en-GB"/>
              </w:rPr>
            </w:pPr>
            <w:r w:rsidRPr="00C26C40">
              <w:rPr>
                <w:b/>
                <w:sz w:val="22"/>
                <w:lang w:val="en-GB"/>
              </w:rPr>
              <w:lastRenderedPageBreak/>
              <w:t>Component</w:t>
            </w:r>
          </w:p>
        </w:tc>
        <w:tc>
          <w:tcPr>
            <w:tcW w:w="4513" w:type="dxa"/>
            <w:shd w:val="clear" w:color="auto" w:fill="D9D9D9"/>
          </w:tcPr>
          <w:p w14:paraId="7EA4CD76" w14:textId="77777777" w:rsidR="00312BC3" w:rsidRPr="00C26C40" w:rsidRDefault="00312BC3" w:rsidP="00870DFD">
            <w:pPr>
              <w:rPr>
                <w:lang w:val="en-GB"/>
              </w:rPr>
            </w:pPr>
            <w:r w:rsidRPr="00C26C40">
              <w:rPr>
                <w:b/>
                <w:sz w:val="22"/>
                <w:lang w:val="en-GB"/>
              </w:rPr>
              <w:t>Specific Enthalpy (kcal/kg)</w:t>
            </w:r>
          </w:p>
        </w:tc>
      </w:tr>
      <w:tr w:rsidR="00312BC3" w:rsidRPr="00C26C40" w14:paraId="03292B28" w14:textId="77777777" w:rsidTr="00870DFD">
        <w:trPr>
          <w:jc w:val="center"/>
        </w:trPr>
        <w:tc>
          <w:tcPr>
            <w:tcW w:w="4513" w:type="dxa"/>
          </w:tcPr>
          <w:p w14:paraId="0E1E6C9F" w14:textId="14EC7FB4" w:rsidR="00312BC3" w:rsidRPr="00C26C40" w:rsidRDefault="00534755" w:rsidP="00870DFD">
            <w:pPr>
              <w:rPr>
                <w:lang w:val="en-GB"/>
              </w:rPr>
            </w:pPr>
            <m:oMathPara>
              <m:oMath>
                <m:r>
                  <w:rPr>
                    <w:rFonts w:ascii="Cambria Math" w:hAnsi="Cambria Math"/>
                    <w:lang w:val="en-GB"/>
                  </w:rPr>
                  <m:t>Al(OH)₃</m:t>
                </m:r>
              </m:oMath>
            </m:oMathPara>
          </w:p>
        </w:tc>
        <w:tc>
          <w:tcPr>
            <w:tcW w:w="4513" w:type="dxa"/>
          </w:tcPr>
          <w:p w14:paraId="4039C436" w14:textId="77777777" w:rsidR="00312BC3" w:rsidRPr="00C26C40" w:rsidRDefault="00312BC3" w:rsidP="00870DFD">
            <w:pPr>
              <w:rPr>
                <w:lang w:val="en-GB"/>
              </w:rPr>
            </w:pPr>
            <w:r w:rsidRPr="00C26C40">
              <w:rPr>
                <w:lang w:val="en-GB"/>
              </w:rPr>
              <w:t>-3,924.1067</w:t>
            </w:r>
          </w:p>
        </w:tc>
      </w:tr>
      <w:tr w:rsidR="00312BC3" w:rsidRPr="00C26C40" w14:paraId="6155454C" w14:textId="77777777" w:rsidTr="00870DFD">
        <w:trPr>
          <w:jc w:val="center"/>
        </w:trPr>
        <w:tc>
          <w:tcPr>
            <w:tcW w:w="4513" w:type="dxa"/>
          </w:tcPr>
          <w:p w14:paraId="5D694158" w14:textId="2794A6AA" w:rsidR="00312BC3" w:rsidRPr="00C26C40" w:rsidRDefault="00534755" w:rsidP="00870DFD">
            <w:pPr>
              <w:rPr>
                <w:lang w:val="en-GB"/>
              </w:rPr>
            </w:pPr>
            <m:oMathPara>
              <m:oMath>
                <m:r>
                  <w:rPr>
                    <w:rFonts w:ascii="Cambria Math" w:hAnsi="Cambria Math"/>
                    <w:lang w:val="en-GB"/>
                  </w:rPr>
                  <m:t>Fe₂O₃</m:t>
                </m:r>
              </m:oMath>
            </m:oMathPara>
          </w:p>
        </w:tc>
        <w:tc>
          <w:tcPr>
            <w:tcW w:w="4513" w:type="dxa"/>
          </w:tcPr>
          <w:p w14:paraId="29FCC66E" w14:textId="77777777" w:rsidR="00312BC3" w:rsidRPr="00C26C40" w:rsidRDefault="00312BC3" w:rsidP="00870DFD">
            <w:pPr>
              <w:rPr>
                <w:lang w:val="en-GB"/>
              </w:rPr>
            </w:pPr>
            <w:r w:rsidRPr="00C26C40">
              <w:rPr>
                <w:lang w:val="en-GB"/>
              </w:rPr>
              <w:t>-1,232.5287</w:t>
            </w:r>
          </w:p>
        </w:tc>
      </w:tr>
      <w:tr w:rsidR="00312BC3" w:rsidRPr="00C26C40" w14:paraId="19BCFAA9" w14:textId="77777777" w:rsidTr="00870DFD">
        <w:trPr>
          <w:jc w:val="center"/>
        </w:trPr>
        <w:tc>
          <w:tcPr>
            <w:tcW w:w="4513" w:type="dxa"/>
          </w:tcPr>
          <w:p w14:paraId="1F505E8F" w14:textId="500BB147" w:rsidR="00312BC3" w:rsidRPr="00C26C40" w:rsidRDefault="00534755" w:rsidP="00870DFD">
            <w:pPr>
              <w:rPr>
                <w:lang w:val="en-GB"/>
              </w:rPr>
            </w:pPr>
            <m:oMathPara>
              <m:oMath>
                <m:r>
                  <w:rPr>
                    <w:rFonts w:ascii="Cambria Math" w:hAnsi="Cambria Math"/>
                    <w:lang w:val="en-GB"/>
                  </w:rPr>
                  <m:t>SiO₂</m:t>
                </m:r>
              </m:oMath>
            </m:oMathPara>
          </w:p>
        </w:tc>
        <w:tc>
          <w:tcPr>
            <w:tcW w:w="4513" w:type="dxa"/>
          </w:tcPr>
          <w:p w14:paraId="694867A4" w14:textId="77777777" w:rsidR="00312BC3" w:rsidRPr="00C26C40" w:rsidRDefault="00312BC3" w:rsidP="00870DFD">
            <w:pPr>
              <w:rPr>
                <w:lang w:val="en-GB"/>
              </w:rPr>
            </w:pPr>
            <w:r w:rsidRPr="00C26C40">
              <w:rPr>
                <w:lang w:val="en-GB"/>
              </w:rPr>
              <w:t>-3,621.3665</w:t>
            </w:r>
          </w:p>
        </w:tc>
      </w:tr>
      <w:tr w:rsidR="00312BC3" w:rsidRPr="00C26C40" w14:paraId="275D3A5C" w14:textId="77777777" w:rsidTr="00870DFD">
        <w:trPr>
          <w:jc w:val="center"/>
        </w:trPr>
        <w:tc>
          <w:tcPr>
            <w:tcW w:w="4513" w:type="dxa"/>
          </w:tcPr>
          <w:p w14:paraId="01E8F772" w14:textId="79447873" w:rsidR="00312BC3" w:rsidRPr="00C26C40" w:rsidRDefault="00534755" w:rsidP="00870DFD">
            <w:pPr>
              <w:rPr>
                <w:lang w:val="en-GB"/>
              </w:rPr>
            </w:pPr>
            <m:oMathPara>
              <m:oMath>
                <m:r>
                  <w:rPr>
                    <w:rFonts w:ascii="Cambria Math" w:hAnsi="Cambria Math"/>
                    <w:lang w:val="en-GB"/>
                  </w:rPr>
                  <m:t>TiO₂</m:t>
                </m:r>
              </m:oMath>
            </m:oMathPara>
          </w:p>
        </w:tc>
        <w:tc>
          <w:tcPr>
            <w:tcW w:w="4513" w:type="dxa"/>
          </w:tcPr>
          <w:p w14:paraId="61697FEB" w14:textId="77777777" w:rsidR="00312BC3" w:rsidRPr="00C26C40" w:rsidRDefault="00312BC3" w:rsidP="00870DFD">
            <w:pPr>
              <w:rPr>
                <w:lang w:val="en-GB"/>
              </w:rPr>
            </w:pPr>
            <w:r w:rsidRPr="00C26C40">
              <w:rPr>
                <w:lang w:val="en-GB"/>
              </w:rPr>
              <w:t>-2,825.6322</w:t>
            </w:r>
          </w:p>
        </w:tc>
      </w:tr>
      <w:tr w:rsidR="00312BC3" w:rsidRPr="00C26C40" w14:paraId="492E1DB7" w14:textId="77777777" w:rsidTr="00870DFD">
        <w:trPr>
          <w:jc w:val="center"/>
        </w:trPr>
        <w:tc>
          <w:tcPr>
            <w:tcW w:w="4513" w:type="dxa"/>
          </w:tcPr>
          <w:p w14:paraId="3E9499B0" w14:textId="3EDC83D3" w:rsidR="00312BC3" w:rsidRPr="00C26C40" w:rsidRDefault="00534755" w:rsidP="00870DFD">
            <w:pPr>
              <w:rPr>
                <w:lang w:val="en-GB"/>
              </w:rPr>
            </w:pPr>
            <m:oMathPara>
              <m:oMath>
                <m:r>
                  <w:rPr>
                    <w:rFonts w:ascii="Cambria Math" w:hAnsi="Cambria Math"/>
                    <w:lang w:val="en-GB"/>
                  </w:rPr>
                  <m:t>K₂O</m:t>
                </m:r>
              </m:oMath>
            </m:oMathPara>
          </w:p>
        </w:tc>
        <w:tc>
          <w:tcPr>
            <w:tcW w:w="4513" w:type="dxa"/>
          </w:tcPr>
          <w:p w14:paraId="65D8CC9A" w14:textId="77777777" w:rsidR="00312BC3" w:rsidRPr="00C26C40" w:rsidRDefault="00312BC3" w:rsidP="00870DFD">
            <w:pPr>
              <w:rPr>
                <w:lang w:val="en-GB"/>
              </w:rPr>
            </w:pPr>
            <w:r w:rsidRPr="00C26C40">
              <w:rPr>
                <w:lang w:val="en-GB"/>
              </w:rPr>
              <w:t>-919.9908</w:t>
            </w:r>
          </w:p>
        </w:tc>
      </w:tr>
      <w:tr w:rsidR="00312BC3" w:rsidRPr="00C26C40" w14:paraId="25AECA77" w14:textId="77777777" w:rsidTr="00870DFD">
        <w:trPr>
          <w:jc w:val="center"/>
        </w:trPr>
        <w:tc>
          <w:tcPr>
            <w:tcW w:w="4513" w:type="dxa"/>
          </w:tcPr>
          <w:p w14:paraId="0936D34B" w14:textId="79B1BDC7" w:rsidR="00312BC3" w:rsidRPr="00C26C40" w:rsidRDefault="00534755" w:rsidP="00870DFD">
            <w:pPr>
              <w:rPr>
                <w:lang w:val="en-GB"/>
              </w:rPr>
            </w:pPr>
            <m:oMathPara>
              <m:oMath>
                <m:r>
                  <w:rPr>
                    <w:rFonts w:ascii="Cambria Math" w:hAnsi="Cambria Math"/>
                    <w:lang w:val="en-GB"/>
                  </w:rPr>
                  <m:t>Na₂O</m:t>
                </m:r>
              </m:oMath>
            </m:oMathPara>
          </w:p>
        </w:tc>
        <w:tc>
          <w:tcPr>
            <w:tcW w:w="4513" w:type="dxa"/>
          </w:tcPr>
          <w:p w14:paraId="1754A79C" w14:textId="77777777" w:rsidR="00312BC3" w:rsidRPr="00C26C40" w:rsidRDefault="00312BC3" w:rsidP="00870DFD">
            <w:pPr>
              <w:rPr>
                <w:lang w:val="en-GB"/>
              </w:rPr>
            </w:pPr>
            <w:r w:rsidRPr="00C26C40">
              <w:rPr>
                <w:lang w:val="en-GB"/>
              </w:rPr>
              <w:t>-1,597.7726</w:t>
            </w:r>
          </w:p>
        </w:tc>
      </w:tr>
      <w:tr w:rsidR="00312BC3" w:rsidRPr="00C26C40" w14:paraId="5E41F5F5" w14:textId="77777777" w:rsidTr="00870DFD">
        <w:trPr>
          <w:jc w:val="center"/>
        </w:trPr>
        <w:tc>
          <w:tcPr>
            <w:tcW w:w="4513" w:type="dxa"/>
          </w:tcPr>
          <w:p w14:paraId="3D99F2F3" w14:textId="1BBCF6A6" w:rsidR="00312BC3" w:rsidRPr="00C26C40" w:rsidRDefault="00534755" w:rsidP="00870DFD">
            <w:pPr>
              <w:rPr>
                <w:lang w:val="en-GB"/>
              </w:rPr>
            </w:pPr>
            <m:oMathPara>
              <m:oMath>
                <m:r>
                  <w:rPr>
                    <w:rFonts w:ascii="Cambria Math" w:hAnsi="Cambria Math"/>
                    <w:lang w:val="en-GB"/>
                  </w:rPr>
                  <m:t>MgO</m:t>
                </m:r>
              </m:oMath>
            </m:oMathPara>
          </w:p>
        </w:tc>
        <w:tc>
          <w:tcPr>
            <w:tcW w:w="4513" w:type="dxa"/>
          </w:tcPr>
          <w:p w14:paraId="560A2533" w14:textId="77777777" w:rsidR="00312BC3" w:rsidRPr="00C26C40" w:rsidRDefault="00312BC3" w:rsidP="00870DFD">
            <w:pPr>
              <w:rPr>
                <w:lang w:val="en-GB"/>
              </w:rPr>
            </w:pPr>
            <w:r w:rsidRPr="00C26C40">
              <w:rPr>
                <w:lang w:val="en-GB"/>
              </w:rPr>
              <w:t>-3,565.2905</w:t>
            </w:r>
          </w:p>
        </w:tc>
      </w:tr>
    </w:tbl>
    <w:p w14:paraId="5CD5B5B7" w14:textId="77777777" w:rsidR="00534755" w:rsidRPr="00C26C40" w:rsidRDefault="00534755" w:rsidP="00312BC3">
      <w:pPr>
        <w:spacing w:before="160"/>
        <w:rPr>
          <w:b/>
        </w:rPr>
      </w:pPr>
    </w:p>
    <w:p w14:paraId="2385AF71" w14:textId="2BFC6798" w:rsidR="00312BC3" w:rsidRPr="00C26C40" w:rsidRDefault="00312BC3" w:rsidP="00534755">
      <w:pPr>
        <w:pStyle w:val="Heading4"/>
      </w:pPr>
      <w:r w:rsidRPr="00C26C40">
        <w:t>C</w:t>
      </w:r>
      <w:r w:rsidR="00036624" w:rsidRPr="00C26C40">
        <w:t>RK-201</w:t>
      </w:r>
      <w:r w:rsidRPr="00C26C40">
        <w:t xml:space="preserve"> — Jaw Crusher</w:t>
      </w:r>
    </w:p>
    <w:p w14:paraId="5AA84A0E" w14:textId="78A8E971" w:rsidR="00312BC3" w:rsidRPr="00C26C40" w:rsidRDefault="00312BC3" w:rsidP="00312BC3">
      <w:r w:rsidRPr="00C26C40">
        <w:t>Unit C</w:t>
      </w:r>
      <w:r w:rsidR="00036624" w:rsidRPr="00C26C40">
        <w:t>RK-201</w:t>
      </w:r>
      <w:r w:rsidRPr="00C26C40">
        <w:t xml:space="preserve"> (Jaw Crusher, Size-Reduction Unit) is classified as thermally neutral / adiabatic </w:t>
      </w:r>
      <w:r w:rsidR="00534755" w:rsidRPr="00C26C40">
        <w:t>based on</w:t>
      </w:r>
      <w:r w:rsidRPr="00C26C40">
        <w:t xml:space="preserve"> the Aspen Plus stream enthalpy data. The total inlet enthalpy flow is -2.8152 Gcal/hr and the total outlet enthalpy flow is -2.8151 Gcal/hr, giving a net ΔḤ of 0.0000 Gcal/hr.</w:t>
      </w:r>
    </w:p>
    <w:p w14:paraId="4D8194E9" w14:textId="77777777" w:rsidR="00312BC3" w:rsidRPr="00C26C40" w:rsidRDefault="00312BC3" w:rsidP="00312BC3">
      <w:r w:rsidRPr="00C26C40">
        <w:t>Table A — Stream Enthalpy Flow Summary:</w:t>
      </w:r>
    </w:p>
    <w:tbl>
      <w:tblPr>
        <w:tblStyle w:val="TableGrid"/>
        <w:tblW w:w="0" w:type="auto"/>
        <w:jc w:val="center"/>
        <w:tblLook w:val="04A0" w:firstRow="1" w:lastRow="0" w:firstColumn="1" w:lastColumn="0" w:noHBand="0" w:noVBand="1"/>
      </w:tblPr>
      <w:tblGrid>
        <w:gridCol w:w="3009"/>
        <w:gridCol w:w="3009"/>
        <w:gridCol w:w="3009"/>
      </w:tblGrid>
      <w:tr w:rsidR="00312BC3" w:rsidRPr="00C26C40" w14:paraId="51197C9F" w14:textId="77777777" w:rsidTr="00870DFD">
        <w:trPr>
          <w:jc w:val="center"/>
        </w:trPr>
        <w:tc>
          <w:tcPr>
            <w:tcW w:w="3009" w:type="dxa"/>
            <w:shd w:val="clear" w:color="auto" w:fill="D9D9D9"/>
          </w:tcPr>
          <w:p w14:paraId="7F3A96CB" w14:textId="77777777" w:rsidR="00312BC3" w:rsidRPr="00C26C40" w:rsidRDefault="00312BC3" w:rsidP="00870DFD">
            <w:pPr>
              <w:rPr>
                <w:lang w:val="en-GB"/>
              </w:rPr>
            </w:pPr>
            <w:r w:rsidRPr="00C26C40">
              <w:rPr>
                <w:b/>
                <w:sz w:val="22"/>
                <w:lang w:val="en-GB"/>
              </w:rPr>
              <w:t>Stream / Term</w:t>
            </w:r>
          </w:p>
        </w:tc>
        <w:tc>
          <w:tcPr>
            <w:tcW w:w="3009" w:type="dxa"/>
            <w:shd w:val="clear" w:color="auto" w:fill="D9D9D9"/>
          </w:tcPr>
          <w:p w14:paraId="05B7D605" w14:textId="77777777" w:rsidR="00312BC3" w:rsidRPr="00C26C40" w:rsidRDefault="00312BC3" w:rsidP="00870DFD">
            <w:pPr>
              <w:rPr>
                <w:lang w:val="en-GB"/>
              </w:rPr>
            </w:pPr>
            <w:r w:rsidRPr="00C26C40">
              <w:rPr>
                <w:b/>
                <w:sz w:val="22"/>
                <w:lang w:val="en-GB"/>
              </w:rPr>
              <w:t>Direction</w:t>
            </w:r>
          </w:p>
        </w:tc>
        <w:tc>
          <w:tcPr>
            <w:tcW w:w="3009" w:type="dxa"/>
            <w:shd w:val="clear" w:color="auto" w:fill="D9D9D9"/>
          </w:tcPr>
          <w:p w14:paraId="789A436C" w14:textId="77777777" w:rsidR="00312BC3" w:rsidRPr="00C26C40" w:rsidRDefault="00312BC3" w:rsidP="00870DFD">
            <w:pPr>
              <w:rPr>
                <w:lang w:val="en-GB"/>
              </w:rPr>
            </w:pPr>
            <w:r w:rsidRPr="00C26C40">
              <w:rPr>
                <w:b/>
                <w:sz w:val="22"/>
                <w:lang w:val="en-GB"/>
              </w:rPr>
              <w:t>Enthalpy Flow (Gcal/hr)</w:t>
            </w:r>
          </w:p>
        </w:tc>
      </w:tr>
      <w:tr w:rsidR="00312BC3" w:rsidRPr="00C26C40" w14:paraId="3CF3EACC" w14:textId="77777777" w:rsidTr="00870DFD">
        <w:trPr>
          <w:jc w:val="center"/>
        </w:trPr>
        <w:tc>
          <w:tcPr>
            <w:tcW w:w="3009" w:type="dxa"/>
          </w:tcPr>
          <w:p w14:paraId="59CEB94D" w14:textId="77777777" w:rsidR="00312BC3" w:rsidRPr="00C26C40" w:rsidRDefault="00312BC3" w:rsidP="00870DFD">
            <w:pPr>
              <w:rPr>
                <w:lang w:val="en-GB"/>
              </w:rPr>
            </w:pPr>
            <w:r w:rsidRPr="00C26C40">
              <w:rPr>
                <w:lang w:val="en-GB"/>
              </w:rPr>
              <w:t>102</w:t>
            </w:r>
          </w:p>
        </w:tc>
        <w:tc>
          <w:tcPr>
            <w:tcW w:w="3009" w:type="dxa"/>
          </w:tcPr>
          <w:p w14:paraId="6AA79B22" w14:textId="77777777" w:rsidR="00312BC3" w:rsidRPr="00C26C40" w:rsidRDefault="00312BC3" w:rsidP="00870DFD">
            <w:pPr>
              <w:rPr>
                <w:lang w:val="en-GB"/>
              </w:rPr>
            </w:pPr>
            <w:r w:rsidRPr="00C26C40">
              <w:rPr>
                <w:lang w:val="en-GB"/>
              </w:rPr>
              <w:t>Inlet</w:t>
            </w:r>
          </w:p>
        </w:tc>
        <w:tc>
          <w:tcPr>
            <w:tcW w:w="3009" w:type="dxa"/>
          </w:tcPr>
          <w:p w14:paraId="3AF7513A" w14:textId="77777777" w:rsidR="00312BC3" w:rsidRPr="00C26C40" w:rsidRDefault="00312BC3" w:rsidP="00870DFD">
            <w:pPr>
              <w:rPr>
                <w:lang w:val="en-GB"/>
              </w:rPr>
            </w:pPr>
            <w:r w:rsidRPr="00C26C40">
              <w:rPr>
                <w:lang w:val="en-GB"/>
              </w:rPr>
              <w:t>-2.8152</w:t>
            </w:r>
          </w:p>
        </w:tc>
      </w:tr>
      <w:tr w:rsidR="00312BC3" w:rsidRPr="00C26C40" w14:paraId="4DF2F929" w14:textId="77777777" w:rsidTr="00870DFD">
        <w:trPr>
          <w:jc w:val="center"/>
        </w:trPr>
        <w:tc>
          <w:tcPr>
            <w:tcW w:w="3009" w:type="dxa"/>
          </w:tcPr>
          <w:p w14:paraId="74836DF2" w14:textId="77777777" w:rsidR="00312BC3" w:rsidRPr="00C26C40" w:rsidRDefault="00312BC3" w:rsidP="00870DFD">
            <w:pPr>
              <w:rPr>
                <w:lang w:val="en-GB"/>
              </w:rPr>
            </w:pPr>
            <w:r w:rsidRPr="00C26C40">
              <w:rPr>
                <w:b/>
                <w:lang w:val="en-GB"/>
              </w:rPr>
              <w:t>Total Inlet</w:t>
            </w:r>
          </w:p>
        </w:tc>
        <w:tc>
          <w:tcPr>
            <w:tcW w:w="3009" w:type="dxa"/>
          </w:tcPr>
          <w:p w14:paraId="711DD4F2" w14:textId="77777777" w:rsidR="00312BC3" w:rsidRPr="00C26C40" w:rsidRDefault="00312BC3" w:rsidP="00870DFD">
            <w:pPr>
              <w:rPr>
                <w:lang w:val="en-GB"/>
              </w:rPr>
            </w:pPr>
            <w:r w:rsidRPr="00C26C40">
              <w:rPr>
                <w:b/>
                <w:lang w:val="en-GB"/>
              </w:rPr>
              <w:t>—</w:t>
            </w:r>
          </w:p>
        </w:tc>
        <w:tc>
          <w:tcPr>
            <w:tcW w:w="3009" w:type="dxa"/>
          </w:tcPr>
          <w:p w14:paraId="207F47D2" w14:textId="77777777" w:rsidR="00312BC3" w:rsidRPr="00C26C40" w:rsidRDefault="00312BC3" w:rsidP="00870DFD">
            <w:pPr>
              <w:rPr>
                <w:lang w:val="en-GB"/>
              </w:rPr>
            </w:pPr>
            <w:r w:rsidRPr="00C26C40">
              <w:rPr>
                <w:b/>
                <w:lang w:val="en-GB"/>
              </w:rPr>
              <w:t>-2.8152</w:t>
            </w:r>
          </w:p>
        </w:tc>
      </w:tr>
      <w:tr w:rsidR="00312BC3" w:rsidRPr="00C26C40" w14:paraId="73966C64" w14:textId="77777777" w:rsidTr="00870DFD">
        <w:trPr>
          <w:jc w:val="center"/>
        </w:trPr>
        <w:tc>
          <w:tcPr>
            <w:tcW w:w="3009" w:type="dxa"/>
          </w:tcPr>
          <w:p w14:paraId="7D4D8ABC" w14:textId="77777777" w:rsidR="00312BC3" w:rsidRPr="00C26C40" w:rsidRDefault="00312BC3" w:rsidP="00870DFD">
            <w:pPr>
              <w:rPr>
                <w:lang w:val="en-GB"/>
              </w:rPr>
            </w:pPr>
            <w:r w:rsidRPr="00C26C40">
              <w:rPr>
                <w:lang w:val="en-GB"/>
              </w:rPr>
              <w:t>103</w:t>
            </w:r>
          </w:p>
        </w:tc>
        <w:tc>
          <w:tcPr>
            <w:tcW w:w="3009" w:type="dxa"/>
          </w:tcPr>
          <w:p w14:paraId="22D03D45" w14:textId="77777777" w:rsidR="00312BC3" w:rsidRPr="00C26C40" w:rsidRDefault="00312BC3" w:rsidP="00870DFD">
            <w:pPr>
              <w:rPr>
                <w:lang w:val="en-GB"/>
              </w:rPr>
            </w:pPr>
            <w:r w:rsidRPr="00C26C40">
              <w:rPr>
                <w:lang w:val="en-GB"/>
              </w:rPr>
              <w:t>Outlet</w:t>
            </w:r>
          </w:p>
        </w:tc>
        <w:tc>
          <w:tcPr>
            <w:tcW w:w="3009" w:type="dxa"/>
          </w:tcPr>
          <w:p w14:paraId="29CB33FE" w14:textId="77777777" w:rsidR="00312BC3" w:rsidRPr="00C26C40" w:rsidRDefault="00312BC3" w:rsidP="00870DFD">
            <w:pPr>
              <w:rPr>
                <w:lang w:val="en-GB"/>
              </w:rPr>
            </w:pPr>
            <w:r w:rsidRPr="00C26C40">
              <w:rPr>
                <w:lang w:val="en-GB"/>
              </w:rPr>
              <w:t>-2.8151</w:t>
            </w:r>
          </w:p>
        </w:tc>
      </w:tr>
      <w:tr w:rsidR="00312BC3" w:rsidRPr="00C26C40" w14:paraId="3C7D9BF7" w14:textId="77777777" w:rsidTr="00870DFD">
        <w:trPr>
          <w:jc w:val="center"/>
        </w:trPr>
        <w:tc>
          <w:tcPr>
            <w:tcW w:w="3009" w:type="dxa"/>
          </w:tcPr>
          <w:p w14:paraId="6CC91F5A" w14:textId="77777777" w:rsidR="00312BC3" w:rsidRPr="00C26C40" w:rsidRDefault="00312BC3" w:rsidP="00870DFD">
            <w:pPr>
              <w:rPr>
                <w:lang w:val="en-GB"/>
              </w:rPr>
            </w:pPr>
            <w:r w:rsidRPr="00C26C40">
              <w:rPr>
                <w:b/>
                <w:lang w:val="en-GB"/>
              </w:rPr>
              <w:t>Total Outlet</w:t>
            </w:r>
          </w:p>
        </w:tc>
        <w:tc>
          <w:tcPr>
            <w:tcW w:w="3009" w:type="dxa"/>
          </w:tcPr>
          <w:p w14:paraId="7AC4B69A" w14:textId="77777777" w:rsidR="00312BC3" w:rsidRPr="00C26C40" w:rsidRDefault="00312BC3" w:rsidP="00870DFD">
            <w:pPr>
              <w:rPr>
                <w:lang w:val="en-GB"/>
              </w:rPr>
            </w:pPr>
            <w:r w:rsidRPr="00C26C40">
              <w:rPr>
                <w:b/>
                <w:lang w:val="en-GB"/>
              </w:rPr>
              <w:t>—</w:t>
            </w:r>
          </w:p>
        </w:tc>
        <w:tc>
          <w:tcPr>
            <w:tcW w:w="3009" w:type="dxa"/>
          </w:tcPr>
          <w:p w14:paraId="679E3C56" w14:textId="77777777" w:rsidR="00312BC3" w:rsidRPr="00C26C40" w:rsidRDefault="00312BC3" w:rsidP="00870DFD">
            <w:pPr>
              <w:rPr>
                <w:lang w:val="en-GB"/>
              </w:rPr>
            </w:pPr>
            <w:r w:rsidRPr="00C26C40">
              <w:rPr>
                <w:b/>
                <w:lang w:val="en-GB"/>
              </w:rPr>
              <w:t>-2.8151</w:t>
            </w:r>
          </w:p>
        </w:tc>
      </w:tr>
      <w:tr w:rsidR="00312BC3" w:rsidRPr="00C26C40" w14:paraId="306CACD5" w14:textId="77777777" w:rsidTr="00870DFD">
        <w:trPr>
          <w:jc w:val="center"/>
        </w:trPr>
        <w:tc>
          <w:tcPr>
            <w:tcW w:w="3009" w:type="dxa"/>
          </w:tcPr>
          <w:p w14:paraId="39D51BB6" w14:textId="77777777" w:rsidR="00312BC3" w:rsidRPr="00C26C40" w:rsidRDefault="00312BC3" w:rsidP="00870DFD">
            <w:pPr>
              <w:rPr>
                <w:lang w:val="en-GB"/>
              </w:rPr>
            </w:pPr>
            <w:r w:rsidRPr="00C26C40">
              <w:rPr>
                <w:b/>
                <w:lang w:val="en-GB"/>
              </w:rPr>
              <w:t>ΔḤ (Net)</w:t>
            </w:r>
          </w:p>
        </w:tc>
        <w:tc>
          <w:tcPr>
            <w:tcW w:w="3009" w:type="dxa"/>
          </w:tcPr>
          <w:p w14:paraId="3F94EBCF" w14:textId="77777777" w:rsidR="00312BC3" w:rsidRPr="00C26C40" w:rsidRDefault="00312BC3" w:rsidP="00870DFD">
            <w:pPr>
              <w:rPr>
                <w:lang w:val="en-GB"/>
              </w:rPr>
            </w:pPr>
            <w:r w:rsidRPr="00C26C40">
              <w:rPr>
                <w:b/>
                <w:lang w:val="en-GB"/>
              </w:rPr>
              <w:t>Net</w:t>
            </w:r>
          </w:p>
        </w:tc>
        <w:tc>
          <w:tcPr>
            <w:tcW w:w="3009" w:type="dxa"/>
          </w:tcPr>
          <w:p w14:paraId="4F27441B" w14:textId="77777777" w:rsidR="00312BC3" w:rsidRPr="00C26C40" w:rsidRDefault="00312BC3" w:rsidP="00870DFD">
            <w:pPr>
              <w:rPr>
                <w:lang w:val="en-GB"/>
              </w:rPr>
            </w:pPr>
            <w:r w:rsidRPr="00C26C40">
              <w:rPr>
                <w:b/>
                <w:lang w:val="en-GB"/>
              </w:rPr>
              <w:t>0.0000</w:t>
            </w:r>
          </w:p>
        </w:tc>
      </w:tr>
    </w:tbl>
    <w:p w14:paraId="75041476" w14:textId="77777777" w:rsidR="00534755" w:rsidRPr="00C26C40" w:rsidRDefault="00534755" w:rsidP="00312BC3"/>
    <w:p w14:paraId="542F25DE" w14:textId="65407637" w:rsidR="00312BC3" w:rsidRPr="00C26C40" w:rsidRDefault="00312BC3" w:rsidP="00312BC3">
      <w:r w:rsidRPr="00C26C40">
        <w:t>Table B — Component-Specific Enthalpy (kcal/kg) per stream:</w:t>
      </w:r>
    </w:p>
    <w:p w14:paraId="2FCCA239" w14:textId="70521B80" w:rsidR="00312BC3" w:rsidRPr="00C26C40" w:rsidRDefault="00312BC3" w:rsidP="00312BC3">
      <w:r w:rsidRPr="00C26C40">
        <w:t>Stream 102 (Inlet) — T = 32.00 °C, P = 1.0000 atm</w:t>
      </w:r>
    </w:p>
    <w:tbl>
      <w:tblPr>
        <w:tblStyle w:val="TableGrid"/>
        <w:tblW w:w="0" w:type="auto"/>
        <w:jc w:val="center"/>
        <w:tblLook w:val="04A0" w:firstRow="1" w:lastRow="0" w:firstColumn="1" w:lastColumn="0" w:noHBand="0" w:noVBand="1"/>
      </w:tblPr>
      <w:tblGrid>
        <w:gridCol w:w="4513"/>
        <w:gridCol w:w="4513"/>
      </w:tblGrid>
      <w:tr w:rsidR="00312BC3" w:rsidRPr="00C26C40" w14:paraId="6DD303BB" w14:textId="77777777" w:rsidTr="00870DFD">
        <w:trPr>
          <w:jc w:val="center"/>
        </w:trPr>
        <w:tc>
          <w:tcPr>
            <w:tcW w:w="4513" w:type="dxa"/>
            <w:shd w:val="clear" w:color="auto" w:fill="D9D9D9"/>
          </w:tcPr>
          <w:p w14:paraId="58781FC0"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1366E7B0" w14:textId="77777777" w:rsidR="00312BC3" w:rsidRPr="00C26C40" w:rsidRDefault="00312BC3" w:rsidP="00870DFD">
            <w:pPr>
              <w:rPr>
                <w:lang w:val="en-GB"/>
              </w:rPr>
            </w:pPr>
            <w:r w:rsidRPr="00C26C40">
              <w:rPr>
                <w:b/>
                <w:sz w:val="22"/>
                <w:lang w:val="en-GB"/>
              </w:rPr>
              <w:t>Specific Enthalpy (kcal/kg)</w:t>
            </w:r>
          </w:p>
        </w:tc>
      </w:tr>
      <w:tr w:rsidR="00312BC3" w:rsidRPr="00C26C40" w14:paraId="659A21F0" w14:textId="77777777" w:rsidTr="00870DFD">
        <w:trPr>
          <w:jc w:val="center"/>
        </w:trPr>
        <w:tc>
          <w:tcPr>
            <w:tcW w:w="4513" w:type="dxa"/>
          </w:tcPr>
          <w:p w14:paraId="534310FF" w14:textId="2BBFC12A" w:rsidR="00312BC3" w:rsidRPr="00C26C40" w:rsidRDefault="00534755" w:rsidP="00870DFD">
            <w:pPr>
              <w:rPr>
                <w:lang w:val="en-GB"/>
              </w:rPr>
            </w:pPr>
            <m:oMathPara>
              <m:oMath>
                <m:r>
                  <w:rPr>
                    <w:rFonts w:ascii="Cambria Math" w:hAnsi="Cambria Math"/>
                    <w:lang w:val="en-GB"/>
                  </w:rPr>
                  <m:t>Al(OH)₃</m:t>
                </m:r>
              </m:oMath>
            </m:oMathPara>
          </w:p>
        </w:tc>
        <w:tc>
          <w:tcPr>
            <w:tcW w:w="4513" w:type="dxa"/>
          </w:tcPr>
          <w:p w14:paraId="4EEFEE69" w14:textId="77777777" w:rsidR="00312BC3" w:rsidRPr="00C26C40" w:rsidRDefault="00312BC3" w:rsidP="00870DFD">
            <w:pPr>
              <w:rPr>
                <w:lang w:val="en-GB"/>
              </w:rPr>
            </w:pPr>
            <w:r w:rsidRPr="00C26C40">
              <w:rPr>
                <w:lang w:val="en-GB"/>
              </w:rPr>
              <w:t>-3,924.1067</w:t>
            </w:r>
          </w:p>
        </w:tc>
      </w:tr>
      <w:tr w:rsidR="00312BC3" w:rsidRPr="00C26C40" w14:paraId="229822EF" w14:textId="77777777" w:rsidTr="00870DFD">
        <w:trPr>
          <w:jc w:val="center"/>
        </w:trPr>
        <w:tc>
          <w:tcPr>
            <w:tcW w:w="4513" w:type="dxa"/>
          </w:tcPr>
          <w:p w14:paraId="6514CE53" w14:textId="3215D030" w:rsidR="00312BC3" w:rsidRPr="00C26C40" w:rsidRDefault="00534755" w:rsidP="00870DFD">
            <w:pPr>
              <w:rPr>
                <w:lang w:val="en-GB"/>
              </w:rPr>
            </w:pPr>
            <m:oMathPara>
              <m:oMath>
                <m:r>
                  <w:rPr>
                    <w:rFonts w:ascii="Cambria Math" w:hAnsi="Cambria Math"/>
                    <w:lang w:val="en-GB"/>
                  </w:rPr>
                  <m:t>Fe₂O₃</m:t>
                </m:r>
              </m:oMath>
            </m:oMathPara>
          </w:p>
        </w:tc>
        <w:tc>
          <w:tcPr>
            <w:tcW w:w="4513" w:type="dxa"/>
          </w:tcPr>
          <w:p w14:paraId="6A3C33B2" w14:textId="77777777" w:rsidR="00312BC3" w:rsidRPr="00C26C40" w:rsidRDefault="00312BC3" w:rsidP="00870DFD">
            <w:pPr>
              <w:rPr>
                <w:lang w:val="en-GB"/>
              </w:rPr>
            </w:pPr>
            <w:r w:rsidRPr="00C26C40">
              <w:rPr>
                <w:lang w:val="en-GB"/>
              </w:rPr>
              <w:t>-1,232.5287</w:t>
            </w:r>
          </w:p>
        </w:tc>
      </w:tr>
      <w:tr w:rsidR="00312BC3" w:rsidRPr="00C26C40" w14:paraId="2A46E11D" w14:textId="77777777" w:rsidTr="00870DFD">
        <w:trPr>
          <w:jc w:val="center"/>
        </w:trPr>
        <w:tc>
          <w:tcPr>
            <w:tcW w:w="4513" w:type="dxa"/>
          </w:tcPr>
          <w:p w14:paraId="4180FA8C" w14:textId="05D1E593" w:rsidR="00312BC3" w:rsidRPr="00C26C40" w:rsidRDefault="00534755" w:rsidP="00870DFD">
            <w:pPr>
              <w:rPr>
                <w:lang w:val="en-GB"/>
              </w:rPr>
            </w:pPr>
            <m:oMathPara>
              <m:oMath>
                <m:r>
                  <w:rPr>
                    <w:rFonts w:ascii="Cambria Math" w:hAnsi="Cambria Math"/>
                    <w:lang w:val="en-GB"/>
                  </w:rPr>
                  <m:t>SiO₂</m:t>
                </m:r>
              </m:oMath>
            </m:oMathPara>
          </w:p>
        </w:tc>
        <w:tc>
          <w:tcPr>
            <w:tcW w:w="4513" w:type="dxa"/>
          </w:tcPr>
          <w:p w14:paraId="0C18B0E4" w14:textId="77777777" w:rsidR="00312BC3" w:rsidRPr="00C26C40" w:rsidRDefault="00312BC3" w:rsidP="00870DFD">
            <w:pPr>
              <w:rPr>
                <w:lang w:val="en-GB"/>
              </w:rPr>
            </w:pPr>
            <w:r w:rsidRPr="00C26C40">
              <w:rPr>
                <w:lang w:val="en-GB"/>
              </w:rPr>
              <w:t>-3,621.3665</w:t>
            </w:r>
          </w:p>
        </w:tc>
      </w:tr>
      <w:tr w:rsidR="00312BC3" w:rsidRPr="00C26C40" w14:paraId="68D8D604" w14:textId="77777777" w:rsidTr="00870DFD">
        <w:trPr>
          <w:jc w:val="center"/>
        </w:trPr>
        <w:tc>
          <w:tcPr>
            <w:tcW w:w="4513" w:type="dxa"/>
          </w:tcPr>
          <w:p w14:paraId="7C36D78B" w14:textId="04148815" w:rsidR="00312BC3" w:rsidRPr="00C26C40" w:rsidRDefault="00534755" w:rsidP="00870DFD">
            <w:pPr>
              <w:rPr>
                <w:lang w:val="en-GB"/>
              </w:rPr>
            </w:pPr>
            <m:oMathPara>
              <m:oMath>
                <m:r>
                  <w:rPr>
                    <w:rFonts w:ascii="Cambria Math" w:hAnsi="Cambria Math"/>
                    <w:lang w:val="en-GB"/>
                  </w:rPr>
                  <w:lastRenderedPageBreak/>
                  <m:t>TiO₂</m:t>
                </m:r>
              </m:oMath>
            </m:oMathPara>
          </w:p>
        </w:tc>
        <w:tc>
          <w:tcPr>
            <w:tcW w:w="4513" w:type="dxa"/>
          </w:tcPr>
          <w:p w14:paraId="5EF7F0AC" w14:textId="77777777" w:rsidR="00312BC3" w:rsidRPr="00C26C40" w:rsidRDefault="00312BC3" w:rsidP="00870DFD">
            <w:pPr>
              <w:rPr>
                <w:lang w:val="en-GB"/>
              </w:rPr>
            </w:pPr>
            <w:r w:rsidRPr="00C26C40">
              <w:rPr>
                <w:lang w:val="en-GB"/>
              </w:rPr>
              <w:t>-2,825.6322</w:t>
            </w:r>
          </w:p>
        </w:tc>
      </w:tr>
      <w:tr w:rsidR="00312BC3" w:rsidRPr="00C26C40" w14:paraId="583AF4A1" w14:textId="77777777" w:rsidTr="00870DFD">
        <w:trPr>
          <w:jc w:val="center"/>
        </w:trPr>
        <w:tc>
          <w:tcPr>
            <w:tcW w:w="4513" w:type="dxa"/>
          </w:tcPr>
          <w:p w14:paraId="619747FE" w14:textId="1F52F1B0" w:rsidR="00312BC3" w:rsidRPr="00C26C40" w:rsidRDefault="00534755" w:rsidP="00870DFD">
            <w:pPr>
              <w:rPr>
                <w:lang w:val="en-GB"/>
              </w:rPr>
            </w:pPr>
            <m:oMathPara>
              <m:oMath>
                <m:r>
                  <w:rPr>
                    <w:rFonts w:ascii="Cambria Math" w:hAnsi="Cambria Math"/>
                    <w:lang w:val="en-GB"/>
                  </w:rPr>
                  <m:t>K₂O</m:t>
                </m:r>
              </m:oMath>
            </m:oMathPara>
          </w:p>
        </w:tc>
        <w:tc>
          <w:tcPr>
            <w:tcW w:w="4513" w:type="dxa"/>
          </w:tcPr>
          <w:p w14:paraId="03B1D4BC" w14:textId="77777777" w:rsidR="00312BC3" w:rsidRPr="00C26C40" w:rsidRDefault="00312BC3" w:rsidP="00870DFD">
            <w:pPr>
              <w:rPr>
                <w:lang w:val="en-GB"/>
              </w:rPr>
            </w:pPr>
            <w:r w:rsidRPr="00C26C40">
              <w:rPr>
                <w:lang w:val="en-GB"/>
              </w:rPr>
              <w:t>-919.9908</w:t>
            </w:r>
          </w:p>
        </w:tc>
      </w:tr>
      <w:tr w:rsidR="00312BC3" w:rsidRPr="00C26C40" w14:paraId="7B8ADC16" w14:textId="77777777" w:rsidTr="00870DFD">
        <w:trPr>
          <w:jc w:val="center"/>
        </w:trPr>
        <w:tc>
          <w:tcPr>
            <w:tcW w:w="4513" w:type="dxa"/>
          </w:tcPr>
          <w:p w14:paraId="68C7B780" w14:textId="6C1AE6EA" w:rsidR="00312BC3" w:rsidRPr="00C26C40" w:rsidRDefault="00534755" w:rsidP="00870DFD">
            <w:pPr>
              <w:rPr>
                <w:lang w:val="en-GB"/>
              </w:rPr>
            </w:pPr>
            <m:oMathPara>
              <m:oMath>
                <m:r>
                  <w:rPr>
                    <w:rFonts w:ascii="Cambria Math" w:hAnsi="Cambria Math"/>
                    <w:lang w:val="en-GB"/>
                  </w:rPr>
                  <m:t>Na₂O</m:t>
                </m:r>
              </m:oMath>
            </m:oMathPara>
          </w:p>
        </w:tc>
        <w:tc>
          <w:tcPr>
            <w:tcW w:w="4513" w:type="dxa"/>
          </w:tcPr>
          <w:p w14:paraId="50D7A2BC" w14:textId="77777777" w:rsidR="00312BC3" w:rsidRPr="00C26C40" w:rsidRDefault="00312BC3" w:rsidP="00870DFD">
            <w:pPr>
              <w:rPr>
                <w:lang w:val="en-GB"/>
              </w:rPr>
            </w:pPr>
            <w:r w:rsidRPr="00C26C40">
              <w:rPr>
                <w:lang w:val="en-GB"/>
              </w:rPr>
              <w:t>-1,597.7726</w:t>
            </w:r>
          </w:p>
        </w:tc>
      </w:tr>
      <w:tr w:rsidR="00312BC3" w:rsidRPr="00C26C40" w14:paraId="6DBF0955" w14:textId="77777777" w:rsidTr="00870DFD">
        <w:trPr>
          <w:jc w:val="center"/>
        </w:trPr>
        <w:tc>
          <w:tcPr>
            <w:tcW w:w="4513" w:type="dxa"/>
          </w:tcPr>
          <w:p w14:paraId="192A375F" w14:textId="717CD4B6" w:rsidR="00312BC3" w:rsidRPr="00C26C40" w:rsidRDefault="00534755" w:rsidP="00870DFD">
            <w:pPr>
              <w:rPr>
                <w:lang w:val="en-GB"/>
              </w:rPr>
            </w:pPr>
            <m:oMathPara>
              <m:oMath>
                <m:r>
                  <w:rPr>
                    <w:rFonts w:ascii="Cambria Math" w:hAnsi="Cambria Math"/>
                    <w:lang w:val="en-GB"/>
                  </w:rPr>
                  <m:t>MgO</m:t>
                </m:r>
              </m:oMath>
            </m:oMathPara>
          </w:p>
        </w:tc>
        <w:tc>
          <w:tcPr>
            <w:tcW w:w="4513" w:type="dxa"/>
          </w:tcPr>
          <w:p w14:paraId="039B0943" w14:textId="77777777" w:rsidR="00312BC3" w:rsidRPr="00C26C40" w:rsidRDefault="00312BC3" w:rsidP="00870DFD">
            <w:pPr>
              <w:rPr>
                <w:lang w:val="en-GB"/>
              </w:rPr>
            </w:pPr>
            <w:r w:rsidRPr="00C26C40">
              <w:rPr>
                <w:lang w:val="en-GB"/>
              </w:rPr>
              <w:t>-3,565.2905</w:t>
            </w:r>
          </w:p>
        </w:tc>
      </w:tr>
    </w:tbl>
    <w:p w14:paraId="2FF5F56F" w14:textId="77777777" w:rsidR="00534755" w:rsidRPr="00C26C40" w:rsidRDefault="00534755" w:rsidP="00312BC3"/>
    <w:p w14:paraId="54D5F258" w14:textId="09D5602B" w:rsidR="00312BC3" w:rsidRPr="00C26C40" w:rsidRDefault="00312BC3" w:rsidP="00312BC3">
      <w:r w:rsidRPr="00C26C40">
        <w:t>Stream 103 (Outlet) — T = 32.20 °C, P = 1.0000 atm</w:t>
      </w:r>
    </w:p>
    <w:tbl>
      <w:tblPr>
        <w:tblStyle w:val="TableGrid"/>
        <w:tblW w:w="0" w:type="auto"/>
        <w:jc w:val="center"/>
        <w:tblLook w:val="04A0" w:firstRow="1" w:lastRow="0" w:firstColumn="1" w:lastColumn="0" w:noHBand="0" w:noVBand="1"/>
      </w:tblPr>
      <w:tblGrid>
        <w:gridCol w:w="4513"/>
        <w:gridCol w:w="4513"/>
      </w:tblGrid>
      <w:tr w:rsidR="00312BC3" w:rsidRPr="00C26C40" w14:paraId="1CF74D53" w14:textId="77777777" w:rsidTr="00870DFD">
        <w:trPr>
          <w:jc w:val="center"/>
        </w:trPr>
        <w:tc>
          <w:tcPr>
            <w:tcW w:w="4513" w:type="dxa"/>
            <w:shd w:val="clear" w:color="auto" w:fill="D9D9D9"/>
          </w:tcPr>
          <w:p w14:paraId="2EBF0C89"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7250B331" w14:textId="77777777" w:rsidR="00312BC3" w:rsidRPr="00C26C40" w:rsidRDefault="00312BC3" w:rsidP="00870DFD">
            <w:pPr>
              <w:rPr>
                <w:lang w:val="en-GB"/>
              </w:rPr>
            </w:pPr>
            <w:r w:rsidRPr="00C26C40">
              <w:rPr>
                <w:b/>
                <w:sz w:val="22"/>
                <w:lang w:val="en-GB"/>
              </w:rPr>
              <w:t>Specific Enthalpy (kcal/kg)</w:t>
            </w:r>
          </w:p>
        </w:tc>
      </w:tr>
      <w:tr w:rsidR="00312BC3" w:rsidRPr="00C26C40" w14:paraId="66FA58A8" w14:textId="77777777" w:rsidTr="00870DFD">
        <w:trPr>
          <w:jc w:val="center"/>
        </w:trPr>
        <w:tc>
          <w:tcPr>
            <w:tcW w:w="4513" w:type="dxa"/>
          </w:tcPr>
          <w:p w14:paraId="565E19A1" w14:textId="60D6326E" w:rsidR="00312BC3" w:rsidRPr="00C26C40" w:rsidRDefault="00534755" w:rsidP="00870DFD">
            <w:pPr>
              <w:rPr>
                <w:lang w:val="en-GB"/>
              </w:rPr>
            </w:pPr>
            <m:oMathPara>
              <m:oMath>
                <m:r>
                  <w:rPr>
                    <w:rFonts w:ascii="Cambria Math" w:hAnsi="Cambria Math"/>
                    <w:lang w:val="en-GB"/>
                  </w:rPr>
                  <m:t>Al(OH)₃</m:t>
                </m:r>
              </m:oMath>
            </m:oMathPara>
          </w:p>
        </w:tc>
        <w:tc>
          <w:tcPr>
            <w:tcW w:w="4513" w:type="dxa"/>
          </w:tcPr>
          <w:p w14:paraId="730A2355" w14:textId="77777777" w:rsidR="00312BC3" w:rsidRPr="00C26C40" w:rsidRDefault="00312BC3" w:rsidP="00870DFD">
            <w:pPr>
              <w:rPr>
                <w:lang w:val="en-GB"/>
              </w:rPr>
            </w:pPr>
            <w:r w:rsidRPr="00C26C40">
              <w:rPr>
                <w:lang w:val="en-GB"/>
              </w:rPr>
              <w:t>-3,924.0505</w:t>
            </w:r>
          </w:p>
        </w:tc>
      </w:tr>
      <w:tr w:rsidR="00312BC3" w:rsidRPr="00C26C40" w14:paraId="643CA7B0" w14:textId="77777777" w:rsidTr="00870DFD">
        <w:trPr>
          <w:jc w:val="center"/>
        </w:trPr>
        <w:tc>
          <w:tcPr>
            <w:tcW w:w="4513" w:type="dxa"/>
          </w:tcPr>
          <w:p w14:paraId="2D280AB6" w14:textId="4C402256" w:rsidR="00312BC3" w:rsidRPr="00C26C40" w:rsidRDefault="00534755" w:rsidP="00870DFD">
            <w:pPr>
              <w:rPr>
                <w:lang w:val="en-GB"/>
              </w:rPr>
            </w:pPr>
            <m:oMathPara>
              <m:oMath>
                <m:r>
                  <w:rPr>
                    <w:rFonts w:ascii="Cambria Math" w:hAnsi="Cambria Math"/>
                    <w:lang w:val="en-GB"/>
                  </w:rPr>
                  <m:t>Fe₂O₃</m:t>
                </m:r>
              </m:oMath>
            </m:oMathPara>
          </w:p>
        </w:tc>
        <w:tc>
          <w:tcPr>
            <w:tcW w:w="4513" w:type="dxa"/>
          </w:tcPr>
          <w:p w14:paraId="742FAE3F" w14:textId="77777777" w:rsidR="00312BC3" w:rsidRPr="00C26C40" w:rsidRDefault="00312BC3" w:rsidP="00870DFD">
            <w:pPr>
              <w:rPr>
                <w:lang w:val="en-GB"/>
              </w:rPr>
            </w:pPr>
            <w:r w:rsidRPr="00C26C40">
              <w:rPr>
                <w:lang w:val="en-GB"/>
              </w:rPr>
              <w:t>-1,232.4977</w:t>
            </w:r>
          </w:p>
        </w:tc>
      </w:tr>
      <w:tr w:rsidR="00312BC3" w:rsidRPr="00C26C40" w14:paraId="02846291" w14:textId="77777777" w:rsidTr="00870DFD">
        <w:trPr>
          <w:jc w:val="center"/>
        </w:trPr>
        <w:tc>
          <w:tcPr>
            <w:tcW w:w="4513" w:type="dxa"/>
          </w:tcPr>
          <w:p w14:paraId="05F9EE12" w14:textId="5D6795B8" w:rsidR="00312BC3" w:rsidRPr="00C26C40" w:rsidRDefault="00534755" w:rsidP="00870DFD">
            <w:pPr>
              <w:rPr>
                <w:lang w:val="en-GB"/>
              </w:rPr>
            </w:pPr>
            <m:oMathPara>
              <m:oMath>
                <m:r>
                  <w:rPr>
                    <w:rFonts w:ascii="Cambria Math" w:hAnsi="Cambria Math"/>
                    <w:lang w:val="en-GB"/>
                  </w:rPr>
                  <m:t>SiO₂</m:t>
                </m:r>
              </m:oMath>
            </m:oMathPara>
          </w:p>
        </w:tc>
        <w:tc>
          <w:tcPr>
            <w:tcW w:w="4513" w:type="dxa"/>
          </w:tcPr>
          <w:p w14:paraId="602EE7ED" w14:textId="77777777" w:rsidR="00312BC3" w:rsidRPr="00C26C40" w:rsidRDefault="00312BC3" w:rsidP="00870DFD">
            <w:pPr>
              <w:rPr>
                <w:lang w:val="en-GB"/>
              </w:rPr>
            </w:pPr>
            <w:r w:rsidRPr="00C26C40">
              <w:rPr>
                <w:lang w:val="en-GB"/>
              </w:rPr>
              <w:t>-3,621.3309</w:t>
            </w:r>
          </w:p>
        </w:tc>
      </w:tr>
      <w:tr w:rsidR="00312BC3" w:rsidRPr="00C26C40" w14:paraId="018164A4" w14:textId="77777777" w:rsidTr="00870DFD">
        <w:trPr>
          <w:jc w:val="center"/>
        </w:trPr>
        <w:tc>
          <w:tcPr>
            <w:tcW w:w="4513" w:type="dxa"/>
          </w:tcPr>
          <w:p w14:paraId="2BC604A2" w14:textId="74A053D2" w:rsidR="00312BC3" w:rsidRPr="00C26C40" w:rsidRDefault="00534755" w:rsidP="00870DFD">
            <w:pPr>
              <w:rPr>
                <w:lang w:val="en-GB"/>
              </w:rPr>
            </w:pPr>
            <m:oMathPara>
              <m:oMath>
                <m:r>
                  <w:rPr>
                    <w:rFonts w:ascii="Cambria Math" w:hAnsi="Cambria Math"/>
                    <w:lang w:val="en-GB"/>
                  </w:rPr>
                  <m:t>TiO₂</m:t>
                </m:r>
              </m:oMath>
            </m:oMathPara>
          </w:p>
        </w:tc>
        <w:tc>
          <w:tcPr>
            <w:tcW w:w="4513" w:type="dxa"/>
          </w:tcPr>
          <w:p w14:paraId="66AC77EB" w14:textId="77777777" w:rsidR="00312BC3" w:rsidRPr="00C26C40" w:rsidRDefault="00312BC3" w:rsidP="00870DFD">
            <w:pPr>
              <w:rPr>
                <w:lang w:val="en-GB"/>
              </w:rPr>
            </w:pPr>
            <w:r w:rsidRPr="00C26C40">
              <w:rPr>
                <w:lang w:val="en-GB"/>
              </w:rPr>
              <w:t>-2,825.5994</w:t>
            </w:r>
          </w:p>
        </w:tc>
      </w:tr>
      <w:tr w:rsidR="00312BC3" w:rsidRPr="00C26C40" w14:paraId="6CEE1638" w14:textId="77777777" w:rsidTr="00870DFD">
        <w:trPr>
          <w:jc w:val="center"/>
        </w:trPr>
        <w:tc>
          <w:tcPr>
            <w:tcW w:w="4513" w:type="dxa"/>
          </w:tcPr>
          <w:p w14:paraId="5BFE9B21" w14:textId="6C7C81C4" w:rsidR="00312BC3" w:rsidRPr="00C26C40" w:rsidRDefault="00534755" w:rsidP="00870DFD">
            <w:pPr>
              <w:rPr>
                <w:lang w:val="en-GB"/>
              </w:rPr>
            </w:pPr>
            <m:oMathPara>
              <m:oMath>
                <m:r>
                  <w:rPr>
                    <w:rFonts w:ascii="Cambria Math" w:hAnsi="Cambria Math"/>
                    <w:lang w:val="en-GB"/>
                  </w:rPr>
                  <m:t>K₂O</m:t>
                </m:r>
              </m:oMath>
            </m:oMathPara>
          </w:p>
        </w:tc>
        <w:tc>
          <w:tcPr>
            <w:tcW w:w="4513" w:type="dxa"/>
          </w:tcPr>
          <w:p w14:paraId="519219A1" w14:textId="77777777" w:rsidR="00312BC3" w:rsidRPr="00C26C40" w:rsidRDefault="00312BC3" w:rsidP="00870DFD">
            <w:pPr>
              <w:rPr>
                <w:lang w:val="en-GB"/>
              </w:rPr>
            </w:pPr>
            <w:r w:rsidRPr="00C26C40">
              <w:rPr>
                <w:lang w:val="en-GB"/>
              </w:rPr>
              <w:t>-919.9487</w:t>
            </w:r>
          </w:p>
        </w:tc>
      </w:tr>
      <w:tr w:rsidR="00312BC3" w:rsidRPr="00C26C40" w14:paraId="347BBAA3" w14:textId="77777777" w:rsidTr="00870DFD">
        <w:trPr>
          <w:jc w:val="center"/>
        </w:trPr>
        <w:tc>
          <w:tcPr>
            <w:tcW w:w="4513" w:type="dxa"/>
          </w:tcPr>
          <w:p w14:paraId="04D74F4B" w14:textId="1B73D549" w:rsidR="00312BC3" w:rsidRPr="00C26C40" w:rsidRDefault="00534755" w:rsidP="00870DFD">
            <w:pPr>
              <w:rPr>
                <w:lang w:val="en-GB"/>
              </w:rPr>
            </w:pPr>
            <m:oMathPara>
              <m:oMath>
                <m:r>
                  <w:rPr>
                    <w:rFonts w:ascii="Cambria Math" w:hAnsi="Cambria Math"/>
                    <w:lang w:val="en-GB"/>
                  </w:rPr>
                  <m:t>Na₂O</m:t>
                </m:r>
              </m:oMath>
            </m:oMathPara>
          </w:p>
        </w:tc>
        <w:tc>
          <w:tcPr>
            <w:tcW w:w="4513" w:type="dxa"/>
          </w:tcPr>
          <w:p w14:paraId="5309A7EB" w14:textId="77777777" w:rsidR="00312BC3" w:rsidRPr="00C26C40" w:rsidRDefault="00312BC3" w:rsidP="00870DFD">
            <w:pPr>
              <w:rPr>
                <w:lang w:val="en-GB"/>
              </w:rPr>
            </w:pPr>
            <w:r w:rsidRPr="00C26C40">
              <w:rPr>
                <w:lang w:val="en-GB"/>
              </w:rPr>
              <w:t>-1,597.7197</w:t>
            </w:r>
          </w:p>
        </w:tc>
      </w:tr>
      <w:tr w:rsidR="00312BC3" w:rsidRPr="00C26C40" w14:paraId="6AE18465" w14:textId="77777777" w:rsidTr="00870DFD">
        <w:trPr>
          <w:jc w:val="center"/>
        </w:trPr>
        <w:tc>
          <w:tcPr>
            <w:tcW w:w="4513" w:type="dxa"/>
          </w:tcPr>
          <w:p w14:paraId="09B3D802" w14:textId="767E4AA5" w:rsidR="00312BC3" w:rsidRPr="00C26C40" w:rsidRDefault="00534755" w:rsidP="00870DFD">
            <w:pPr>
              <w:rPr>
                <w:lang w:val="en-GB"/>
              </w:rPr>
            </w:pPr>
            <m:oMathPara>
              <m:oMath>
                <m:r>
                  <w:rPr>
                    <w:rFonts w:ascii="Cambria Math" w:hAnsi="Cambria Math"/>
                    <w:lang w:val="en-GB"/>
                  </w:rPr>
                  <m:t>MgO</m:t>
                </m:r>
              </m:oMath>
            </m:oMathPara>
          </w:p>
        </w:tc>
        <w:tc>
          <w:tcPr>
            <w:tcW w:w="4513" w:type="dxa"/>
          </w:tcPr>
          <w:p w14:paraId="53728191" w14:textId="77777777" w:rsidR="00312BC3" w:rsidRPr="00C26C40" w:rsidRDefault="00312BC3" w:rsidP="00870DFD">
            <w:pPr>
              <w:rPr>
                <w:lang w:val="en-GB"/>
              </w:rPr>
            </w:pPr>
            <w:r w:rsidRPr="00C26C40">
              <w:rPr>
                <w:lang w:val="en-GB"/>
              </w:rPr>
              <w:t>-3,565.2465</w:t>
            </w:r>
          </w:p>
        </w:tc>
      </w:tr>
    </w:tbl>
    <w:p w14:paraId="71969DCD" w14:textId="77777777" w:rsidR="00E34D35" w:rsidRPr="00C26C40" w:rsidRDefault="00E34D35" w:rsidP="00312BC3">
      <w:pPr>
        <w:spacing w:before="160"/>
        <w:rPr>
          <w:b/>
        </w:rPr>
      </w:pPr>
    </w:p>
    <w:p w14:paraId="68A10608" w14:textId="70A7D4AB" w:rsidR="00312BC3" w:rsidRPr="00C26C40" w:rsidRDefault="00312BC3" w:rsidP="00E34D35">
      <w:pPr>
        <w:pStyle w:val="Heading4"/>
      </w:pPr>
      <w:r w:rsidRPr="00C26C40">
        <w:t>BN-101 — Crushed Ore Bin</w:t>
      </w:r>
    </w:p>
    <w:p w14:paraId="04715E1E" w14:textId="412F8713" w:rsidR="00312BC3" w:rsidRPr="00C26C40" w:rsidRDefault="00312BC3" w:rsidP="00312BC3">
      <w:r w:rsidRPr="00C26C40">
        <w:t xml:space="preserve">Unit BN-101 (Crushed Ore Bin, Bin / Storage Vessel) is classified as thermally neutral / adiabatic </w:t>
      </w:r>
      <w:r w:rsidR="00E34D35" w:rsidRPr="00C26C40">
        <w:t>based on</w:t>
      </w:r>
      <w:r w:rsidRPr="00C26C40">
        <w:t xml:space="preserve"> the Aspen Plus stream enthalpy data. The total inlet enthalpy flow is -2.8151 Gcal/hr and the total outlet enthalpy flow is -2.8151 Gcal/hr, giving a net ΔḤ of 0.0000 Gcal/hr.</w:t>
      </w:r>
    </w:p>
    <w:p w14:paraId="4C6EEC3B" w14:textId="77777777" w:rsidR="00312BC3" w:rsidRPr="00C26C40" w:rsidRDefault="00312BC3" w:rsidP="00312BC3">
      <w:r w:rsidRPr="00C26C40">
        <w:t>Table A — Stream Enthalpy Flow Summary:</w:t>
      </w:r>
    </w:p>
    <w:tbl>
      <w:tblPr>
        <w:tblStyle w:val="TableGrid"/>
        <w:tblW w:w="0" w:type="auto"/>
        <w:jc w:val="center"/>
        <w:tblLook w:val="04A0" w:firstRow="1" w:lastRow="0" w:firstColumn="1" w:lastColumn="0" w:noHBand="0" w:noVBand="1"/>
      </w:tblPr>
      <w:tblGrid>
        <w:gridCol w:w="3009"/>
        <w:gridCol w:w="3009"/>
        <w:gridCol w:w="3009"/>
      </w:tblGrid>
      <w:tr w:rsidR="00312BC3" w:rsidRPr="00C26C40" w14:paraId="421A3DCD" w14:textId="77777777" w:rsidTr="00870DFD">
        <w:trPr>
          <w:jc w:val="center"/>
        </w:trPr>
        <w:tc>
          <w:tcPr>
            <w:tcW w:w="3009" w:type="dxa"/>
            <w:shd w:val="clear" w:color="auto" w:fill="D9D9D9"/>
          </w:tcPr>
          <w:p w14:paraId="56697909" w14:textId="77777777" w:rsidR="00312BC3" w:rsidRPr="00C26C40" w:rsidRDefault="00312BC3" w:rsidP="00870DFD">
            <w:pPr>
              <w:rPr>
                <w:lang w:val="en-GB"/>
              </w:rPr>
            </w:pPr>
            <w:r w:rsidRPr="00C26C40">
              <w:rPr>
                <w:b/>
                <w:sz w:val="22"/>
                <w:lang w:val="en-GB"/>
              </w:rPr>
              <w:t>Stream / Term</w:t>
            </w:r>
          </w:p>
        </w:tc>
        <w:tc>
          <w:tcPr>
            <w:tcW w:w="3009" w:type="dxa"/>
            <w:shd w:val="clear" w:color="auto" w:fill="D9D9D9"/>
          </w:tcPr>
          <w:p w14:paraId="275533CD" w14:textId="77777777" w:rsidR="00312BC3" w:rsidRPr="00C26C40" w:rsidRDefault="00312BC3" w:rsidP="00870DFD">
            <w:pPr>
              <w:rPr>
                <w:lang w:val="en-GB"/>
              </w:rPr>
            </w:pPr>
            <w:r w:rsidRPr="00C26C40">
              <w:rPr>
                <w:b/>
                <w:sz w:val="22"/>
                <w:lang w:val="en-GB"/>
              </w:rPr>
              <w:t>Direction</w:t>
            </w:r>
          </w:p>
        </w:tc>
        <w:tc>
          <w:tcPr>
            <w:tcW w:w="3009" w:type="dxa"/>
            <w:shd w:val="clear" w:color="auto" w:fill="D9D9D9"/>
          </w:tcPr>
          <w:p w14:paraId="0AB0F7AC" w14:textId="77777777" w:rsidR="00312BC3" w:rsidRPr="00C26C40" w:rsidRDefault="00312BC3" w:rsidP="00870DFD">
            <w:pPr>
              <w:rPr>
                <w:lang w:val="en-GB"/>
              </w:rPr>
            </w:pPr>
            <w:r w:rsidRPr="00C26C40">
              <w:rPr>
                <w:b/>
                <w:sz w:val="22"/>
                <w:lang w:val="en-GB"/>
              </w:rPr>
              <w:t>Enthalpy Flow (Gcal/hr)</w:t>
            </w:r>
          </w:p>
        </w:tc>
      </w:tr>
      <w:tr w:rsidR="00312BC3" w:rsidRPr="00C26C40" w14:paraId="5AEBCB13" w14:textId="77777777" w:rsidTr="00870DFD">
        <w:trPr>
          <w:jc w:val="center"/>
        </w:trPr>
        <w:tc>
          <w:tcPr>
            <w:tcW w:w="3009" w:type="dxa"/>
          </w:tcPr>
          <w:p w14:paraId="03C1C3C8" w14:textId="77777777" w:rsidR="00312BC3" w:rsidRPr="00C26C40" w:rsidRDefault="00312BC3" w:rsidP="00870DFD">
            <w:pPr>
              <w:rPr>
                <w:lang w:val="en-GB"/>
              </w:rPr>
            </w:pPr>
            <w:r w:rsidRPr="00C26C40">
              <w:rPr>
                <w:lang w:val="en-GB"/>
              </w:rPr>
              <w:t>103</w:t>
            </w:r>
          </w:p>
        </w:tc>
        <w:tc>
          <w:tcPr>
            <w:tcW w:w="3009" w:type="dxa"/>
          </w:tcPr>
          <w:p w14:paraId="3B808F1F" w14:textId="77777777" w:rsidR="00312BC3" w:rsidRPr="00C26C40" w:rsidRDefault="00312BC3" w:rsidP="00870DFD">
            <w:pPr>
              <w:rPr>
                <w:lang w:val="en-GB"/>
              </w:rPr>
            </w:pPr>
            <w:r w:rsidRPr="00C26C40">
              <w:rPr>
                <w:lang w:val="en-GB"/>
              </w:rPr>
              <w:t>Inlet</w:t>
            </w:r>
          </w:p>
        </w:tc>
        <w:tc>
          <w:tcPr>
            <w:tcW w:w="3009" w:type="dxa"/>
          </w:tcPr>
          <w:p w14:paraId="4DFF6C55" w14:textId="77777777" w:rsidR="00312BC3" w:rsidRPr="00C26C40" w:rsidRDefault="00312BC3" w:rsidP="00870DFD">
            <w:pPr>
              <w:rPr>
                <w:lang w:val="en-GB"/>
              </w:rPr>
            </w:pPr>
            <w:r w:rsidRPr="00C26C40">
              <w:rPr>
                <w:lang w:val="en-GB"/>
              </w:rPr>
              <w:t>-2.8151</w:t>
            </w:r>
          </w:p>
        </w:tc>
      </w:tr>
      <w:tr w:rsidR="00312BC3" w:rsidRPr="00C26C40" w14:paraId="0B8D8F48" w14:textId="77777777" w:rsidTr="00870DFD">
        <w:trPr>
          <w:jc w:val="center"/>
        </w:trPr>
        <w:tc>
          <w:tcPr>
            <w:tcW w:w="3009" w:type="dxa"/>
          </w:tcPr>
          <w:p w14:paraId="22DA7BB5" w14:textId="77777777" w:rsidR="00312BC3" w:rsidRPr="00C26C40" w:rsidRDefault="00312BC3" w:rsidP="00870DFD">
            <w:pPr>
              <w:rPr>
                <w:lang w:val="en-GB"/>
              </w:rPr>
            </w:pPr>
            <w:r w:rsidRPr="00C26C40">
              <w:rPr>
                <w:b/>
                <w:lang w:val="en-GB"/>
              </w:rPr>
              <w:t>Total Inlet</w:t>
            </w:r>
          </w:p>
        </w:tc>
        <w:tc>
          <w:tcPr>
            <w:tcW w:w="3009" w:type="dxa"/>
          </w:tcPr>
          <w:p w14:paraId="32C8A67F" w14:textId="77777777" w:rsidR="00312BC3" w:rsidRPr="00C26C40" w:rsidRDefault="00312BC3" w:rsidP="00870DFD">
            <w:pPr>
              <w:rPr>
                <w:lang w:val="en-GB"/>
              </w:rPr>
            </w:pPr>
            <w:r w:rsidRPr="00C26C40">
              <w:rPr>
                <w:b/>
                <w:lang w:val="en-GB"/>
              </w:rPr>
              <w:t>—</w:t>
            </w:r>
          </w:p>
        </w:tc>
        <w:tc>
          <w:tcPr>
            <w:tcW w:w="3009" w:type="dxa"/>
          </w:tcPr>
          <w:p w14:paraId="56A82483" w14:textId="77777777" w:rsidR="00312BC3" w:rsidRPr="00C26C40" w:rsidRDefault="00312BC3" w:rsidP="00870DFD">
            <w:pPr>
              <w:rPr>
                <w:lang w:val="en-GB"/>
              </w:rPr>
            </w:pPr>
            <w:r w:rsidRPr="00C26C40">
              <w:rPr>
                <w:b/>
                <w:lang w:val="en-GB"/>
              </w:rPr>
              <w:t>-2.8151</w:t>
            </w:r>
          </w:p>
        </w:tc>
      </w:tr>
      <w:tr w:rsidR="00312BC3" w:rsidRPr="00C26C40" w14:paraId="6B19FAC3" w14:textId="77777777" w:rsidTr="00870DFD">
        <w:trPr>
          <w:jc w:val="center"/>
        </w:trPr>
        <w:tc>
          <w:tcPr>
            <w:tcW w:w="3009" w:type="dxa"/>
          </w:tcPr>
          <w:p w14:paraId="50BE80E4" w14:textId="77777777" w:rsidR="00312BC3" w:rsidRPr="00C26C40" w:rsidRDefault="00312BC3" w:rsidP="00870DFD">
            <w:pPr>
              <w:rPr>
                <w:lang w:val="en-GB"/>
              </w:rPr>
            </w:pPr>
            <w:r w:rsidRPr="00C26C40">
              <w:rPr>
                <w:lang w:val="en-GB"/>
              </w:rPr>
              <w:t>104</w:t>
            </w:r>
          </w:p>
        </w:tc>
        <w:tc>
          <w:tcPr>
            <w:tcW w:w="3009" w:type="dxa"/>
          </w:tcPr>
          <w:p w14:paraId="37638C76" w14:textId="77777777" w:rsidR="00312BC3" w:rsidRPr="00C26C40" w:rsidRDefault="00312BC3" w:rsidP="00870DFD">
            <w:pPr>
              <w:rPr>
                <w:lang w:val="en-GB"/>
              </w:rPr>
            </w:pPr>
            <w:r w:rsidRPr="00C26C40">
              <w:rPr>
                <w:lang w:val="en-GB"/>
              </w:rPr>
              <w:t>Outlet</w:t>
            </w:r>
          </w:p>
        </w:tc>
        <w:tc>
          <w:tcPr>
            <w:tcW w:w="3009" w:type="dxa"/>
          </w:tcPr>
          <w:p w14:paraId="01105859" w14:textId="77777777" w:rsidR="00312BC3" w:rsidRPr="00C26C40" w:rsidRDefault="00312BC3" w:rsidP="00870DFD">
            <w:pPr>
              <w:rPr>
                <w:lang w:val="en-GB"/>
              </w:rPr>
            </w:pPr>
            <w:r w:rsidRPr="00C26C40">
              <w:rPr>
                <w:lang w:val="en-GB"/>
              </w:rPr>
              <w:t>-2.8151</w:t>
            </w:r>
          </w:p>
        </w:tc>
      </w:tr>
      <w:tr w:rsidR="00312BC3" w:rsidRPr="00C26C40" w14:paraId="77F6B02B" w14:textId="77777777" w:rsidTr="00870DFD">
        <w:trPr>
          <w:jc w:val="center"/>
        </w:trPr>
        <w:tc>
          <w:tcPr>
            <w:tcW w:w="3009" w:type="dxa"/>
          </w:tcPr>
          <w:p w14:paraId="5EB60007" w14:textId="77777777" w:rsidR="00312BC3" w:rsidRPr="00C26C40" w:rsidRDefault="00312BC3" w:rsidP="00870DFD">
            <w:pPr>
              <w:rPr>
                <w:lang w:val="en-GB"/>
              </w:rPr>
            </w:pPr>
            <w:r w:rsidRPr="00C26C40">
              <w:rPr>
                <w:b/>
                <w:lang w:val="en-GB"/>
              </w:rPr>
              <w:t>Total Outlet</w:t>
            </w:r>
          </w:p>
        </w:tc>
        <w:tc>
          <w:tcPr>
            <w:tcW w:w="3009" w:type="dxa"/>
          </w:tcPr>
          <w:p w14:paraId="072BF539" w14:textId="77777777" w:rsidR="00312BC3" w:rsidRPr="00C26C40" w:rsidRDefault="00312BC3" w:rsidP="00870DFD">
            <w:pPr>
              <w:rPr>
                <w:lang w:val="en-GB"/>
              </w:rPr>
            </w:pPr>
            <w:r w:rsidRPr="00C26C40">
              <w:rPr>
                <w:b/>
                <w:lang w:val="en-GB"/>
              </w:rPr>
              <w:t>—</w:t>
            </w:r>
          </w:p>
        </w:tc>
        <w:tc>
          <w:tcPr>
            <w:tcW w:w="3009" w:type="dxa"/>
          </w:tcPr>
          <w:p w14:paraId="3C6B35AB" w14:textId="77777777" w:rsidR="00312BC3" w:rsidRPr="00C26C40" w:rsidRDefault="00312BC3" w:rsidP="00870DFD">
            <w:pPr>
              <w:rPr>
                <w:lang w:val="en-GB"/>
              </w:rPr>
            </w:pPr>
            <w:r w:rsidRPr="00C26C40">
              <w:rPr>
                <w:b/>
                <w:lang w:val="en-GB"/>
              </w:rPr>
              <w:t>-2.8151</w:t>
            </w:r>
          </w:p>
        </w:tc>
      </w:tr>
      <w:tr w:rsidR="00312BC3" w:rsidRPr="00C26C40" w14:paraId="61CF9A54" w14:textId="77777777" w:rsidTr="00870DFD">
        <w:trPr>
          <w:jc w:val="center"/>
        </w:trPr>
        <w:tc>
          <w:tcPr>
            <w:tcW w:w="3009" w:type="dxa"/>
          </w:tcPr>
          <w:p w14:paraId="4DD153A9" w14:textId="77777777" w:rsidR="00312BC3" w:rsidRPr="00C26C40" w:rsidRDefault="00312BC3" w:rsidP="00870DFD">
            <w:pPr>
              <w:rPr>
                <w:lang w:val="en-GB"/>
              </w:rPr>
            </w:pPr>
            <w:r w:rsidRPr="00C26C40">
              <w:rPr>
                <w:b/>
                <w:lang w:val="en-GB"/>
              </w:rPr>
              <w:t>ΔḤ (Net)</w:t>
            </w:r>
          </w:p>
        </w:tc>
        <w:tc>
          <w:tcPr>
            <w:tcW w:w="3009" w:type="dxa"/>
          </w:tcPr>
          <w:p w14:paraId="728365EA" w14:textId="77777777" w:rsidR="00312BC3" w:rsidRPr="00C26C40" w:rsidRDefault="00312BC3" w:rsidP="00870DFD">
            <w:pPr>
              <w:rPr>
                <w:lang w:val="en-GB"/>
              </w:rPr>
            </w:pPr>
            <w:r w:rsidRPr="00C26C40">
              <w:rPr>
                <w:b/>
                <w:lang w:val="en-GB"/>
              </w:rPr>
              <w:t>Net</w:t>
            </w:r>
          </w:p>
        </w:tc>
        <w:tc>
          <w:tcPr>
            <w:tcW w:w="3009" w:type="dxa"/>
          </w:tcPr>
          <w:p w14:paraId="35E9B4F3" w14:textId="77777777" w:rsidR="00312BC3" w:rsidRPr="00C26C40" w:rsidRDefault="00312BC3" w:rsidP="00870DFD">
            <w:pPr>
              <w:rPr>
                <w:lang w:val="en-GB"/>
              </w:rPr>
            </w:pPr>
            <w:r w:rsidRPr="00C26C40">
              <w:rPr>
                <w:b/>
                <w:lang w:val="en-GB"/>
              </w:rPr>
              <w:t>0.0000</w:t>
            </w:r>
          </w:p>
        </w:tc>
      </w:tr>
    </w:tbl>
    <w:p w14:paraId="5826523C" w14:textId="77777777" w:rsidR="00214D60" w:rsidRPr="00C26C40" w:rsidRDefault="00214D60" w:rsidP="00312BC3"/>
    <w:p w14:paraId="7460705D" w14:textId="12BC2D66" w:rsidR="00312BC3" w:rsidRPr="00C26C40" w:rsidRDefault="00312BC3" w:rsidP="00312BC3">
      <w:r w:rsidRPr="00C26C40">
        <w:lastRenderedPageBreak/>
        <w:t>Table B — Component-Specific Enthalpy (kcal/kg) per stream:</w:t>
      </w:r>
    </w:p>
    <w:p w14:paraId="32C3968C" w14:textId="4FB95E56" w:rsidR="00312BC3" w:rsidRPr="00C26C40" w:rsidRDefault="00312BC3" w:rsidP="00312BC3">
      <w:r w:rsidRPr="00C26C40">
        <w:t>Stream 103 (Inlet) — T = 32.20 °C, P = 1.0000 atm</w:t>
      </w:r>
    </w:p>
    <w:tbl>
      <w:tblPr>
        <w:tblStyle w:val="TableGrid"/>
        <w:tblW w:w="0" w:type="auto"/>
        <w:jc w:val="center"/>
        <w:tblLook w:val="04A0" w:firstRow="1" w:lastRow="0" w:firstColumn="1" w:lastColumn="0" w:noHBand="0" w:noVBand="1"/>
      </w:tblPr>
      <w:tblGrid>
        <w:gridCol w:w="4513"/>
        <w:gridCol w:w="4513"/>
      </w:tblGrid>
      <w:tr w:rsidR="00312BC3" w:rsidRPr="00C26C40" w14:paraId="313AF3E3" w14:textId="77777777" w:rsidTr="00870DFD">
        <w:trPr>
          <w:jc w:val="center"/>
        </w:trPr>
        <w:tc>
          <w:tcPr>
            <w:tcW w:w="4513" w:type="dxa"/>
            <w:shd w:val="clear" w:color="auto" w:fill="D9D9D9"/>
          </w:tcPr>
          <w:p w14:paraId="14734EF4"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26A8B52B" w14:textId="77777777" w:rsidR="00312BC3" w:rsidRPr="00C26C40" w:rsidRDefault="00312BC3" w:rsidP="00870DFD">
            <w:pPr>
              <w:rPr>
                <w:lang w:val="en-GB"/>
              </w:rPr>
            </w:pPr>
            <w:r w:rsidRPr="00C26C40">
              <w:rPr>
                <w:b/>
                <w:sz w:val="22"/>
                <w:lang w:val="en-GB"/>
              </w:rPr>
              <w:t>Specific Enthalpy (kcal/kg)</w:t>
            </w:r>
          </w:p>
        </w:tc>
      </w:tr>
      <w:tr w:rsidR="00312BC3" w:rsidRPr="00C26C40" w14:paraId="018BE767" w14:textId="77777777" w:rsidTr="00870DFD">
        <w:trPr>
          <w:jc w:val="center"/>
        </w:trPr>
        <w:tc>
          <w:tcPr>
            <w:tcW w:w="4513" w:type="dxa"/>
          </w:tcPr>
          <w:p w14:paraId="3DAB06F5" w14:textId="58858407" w:rsidR="00312BC3" w:rsidRPr="00C26C40" w:rsidRDefault="00214D60" w:rsidP="00870DFD">
            <w:pPr>
              <w:rPr>
                <w:lang w:val="en-GB"/>
              </w:rPr>
            </w:pPr>
            <m:oMathPara>
              <m:oMath>
                <m:r>
                  <w:rPr>
                    <w:rFonts w:ascii="Cambria Math" w:hAnsi="Cambria Math"/>
                    <w:lang w:val="en-GB"/>
                  </w:rPr>
                  <m:t>Al(OH)₃</m:t>
                </m:r>
              </m:oMath>
            </m:oMathPara>
          </w:p>
        </w:tc>
        <w:tc>
          <w:tcPr>
            <w:tcW w:w="4513" w:type="dxa"/>
          </w:tcPr>
          <w:p w14:paraId="6536C762" w14:textId="77777777" w:rsidR="00312BC3" w:rsidRPr="00C26C40" w:rsidRDefault="00312BC3" w:rsidP="00870DFD">
            <w:pPr>
              <w:rPr>
                <w:lang w:val="en-GB"/>
              </w:rPr>
            </w:pPr>
            <w:r w:rsidRPr="00C26C40">
              <w:rPr>
                <w:lang w:val="en-GB"/>
              </w:rPr>
              <w:t>-3,924.0505</w:t>
            </w:r>
          </w:p>
        </w:tc>
      </w:tr>
      <w:tr w:rsidR="00312BC3" w:rsidRPr="00C26C40" w14:paraId="436EF8A5" w14:textId="77777777" w:rsidTr="00870DFD">
        <w:trPr>
          <w:jc w:val="center"/>
        </w:trPr>
        <w:tc>
          <w:tcPr>
            <w:tcW w:w="4513" w:type="dxa"/>
          </w:tcPr>
          <w:p w14:paraId="6F390400" w14:textId="0EC870F3" w:rsidR="00312BC3" w:rsidRPr="00C26C40" w:rsidRDefault="00214D60" w:rsidP="00870DFD">
            <w:pPr>
              <w:rPr>
                <w:lang w:val="en-GB"/>
              </w:rPr>
            </w:pPr>
            <m:oMathPara>
              <m:oMath>
                <m:r>
                  <w:rPr>
                    <w:rFonts w:ascii="Cambria Math" w:hAnsi="Cambria Math"/>
                    <w:lang w:val="en-GB"/>
                  </w:rPr>
                  <m:t>Fe₂O₃</m:t>
                </m:r>
              </m:oMath>
            </m:oMathPara>
          </w:p>
        </w:tc>
        <w:tc>
          <w:tcPr>
            <w:tcW w:w="4513" w:type="dxa"/>
          </w:tcPr>
          <w:p w14:paraId="795B6CEF" w14:textId="77777777" w:rsidR="00312BC3" w:rsidRPr="00C26C40" w:rsidRDefault="00312BC3" w:rsidP="00870DFD">
            <w:pPr>
              <w:rPr>
                <w:lang w:val="en-GB"/>
              </w:rPr>
            </w:pPr>
            <w:r w:rsidRPr="00C26C40">
              <w:rPr>
                <w:lang w:val="en-GB"/>
              </w:rPr>
              <w:t>-1,232.4977</w:t>
            </w:r>
          </w:p>
        </w:tc>
      </w:tr>
      <w:tr w:rsidR="00312BC3" w:rsidRPr="00C26C40" w14:paraId="677C2779" w14:textId="77777777" w:rsidTr="00870DFD">
        <w:trPr>
          <w:jc w:val="center"/>
        </w:trPr>
        <w:tc>
          <w:tcPr>
            <w:tcW w:w="4513" w:type="dxa"/>
          </w:tcPr>
          <w:p w14:paraId="1345BA78" w14:textId="6CAFB329" w:rsidR="00312BC3" w:rsidRPr="00C26C40" w:rsidRDefault="00214D60" w:rsidP="00870DFD">
            <w:pPr>
              <w:rPr>
                <w:lang w:val="en-GB"/>
              </w:rPr>
            </w:pPr>
            <m:oMathPara>
              <m:oMath>
                <m:r>
                  <w:rPr>
                    <w:rFonts w:ascii="Cambria Math" w:hAnsi="Cambria Math"/>
                    <w:lang w:val="en-GB"/>
                  </w:rPr>
                  <m:t>SiO₂</m:t>
                </m:r>
              </m:oMath>
            </m:oMathPara>
          </w:p>
        </w:tc>
        <w:tc>
          <w:tcPr>
            <w:tcW w:w="4513" w:type="dxa"/>
          </w:tcPr>
          <w:p w14:paraId="750F4FFA" w14:textId="77777777" w:rsidR="00312BC3" w:rsidRPr="00C26C40" w:rsidRDefault="00312BC3" w:rsidP="00870DFD">
            <w:pPr>
              <w:rPr>
                <w:lang w:val="en-GB"/>
              </w:rPr>
            </w:pPr>
            <w:r w:rsidRPr="00C26C40">
              <w:rPr>
                <w:lang w:val="en-GB"/>
              </w:rPr>
              <w:t>-3,621.3309</w:t>
            </w:r>
          </w:p>
        </w:tc>
      </w:tr>
      <w:tr w:rsidR="00312BC3" w:rsidRPr="00C26C40" w14:paraId="458480B7" w14:textId="77777777" w:rsidTr="00870DFD">
        <w:trPr>
          <w:jc w:val="center"/>
        </w:trPr>
        <w:tc>
          <w:tcPr>
            <w:tcW w:w="4513" w:type="dxa"/>
          </w:tcPr>
          <w:p w14:paraId="21033E53" w14:textId="6280CE1F" w:rsidR="00312BC3" w:rsidRPr="00C26C40" w:rsidRDefault="00214D60" w:rsidP="00870DFD">
            <w:pPr>
              <w:rPr>
                <w:lang w:val="en-GB"/>
              </w:rPr>
            </w:pPr>
            <m:oMathPara>
              <m:oMath>
                <m:r>
                  <w:rPr>
                    <w:rFonts w:ascii="Cambria Math" w:hAnsi="Cambria Math"/>
                    <w:lang w:val="en-GB"/>
                  </w:rPr>
                  <m:t>TiO₂</m:t>
                </m:r>
              </m:oMath>
            </m:oMathPara>
          </w:p>
        </w:tc>
        <w:tc>
          <w:tcPr>
            <w:tcW w:w="4513" w:type="dxa"/>
          </w:tcPr>
          <w:p w14:paraId="147AC92D" w14:textId="77777777" w:rsidR="00312BC3" w:rsidRPr="00C26C40" w:rsidRDefault="00312BC3" w:rsidP="00870DFD">
            <w:pPr>
              <w:rPr>
                <w:lang w:val="en-GB"/>
              </w:rPr>
            </w:pPr>
            <w:r w:rsidRPr="00C26C40">
              <w:rPr>
                <w:lang w:val="en-GB"/>
              </w:rPr>
              <w:t>-2,825.5994</w:t>
            </w:r>
          </w:p>
        </w:tc>
      </w:tr>
      <w:tr w:rsidR="00312BC3" w:rsidRPr="00C26C40" w14:paraId="35DAC07D" w14:textId="77777777" w:rsidTr="00870DFD">
        <w:trPr>
          <w:jc w:val="center"/>
        </w:trPr>
        <w:tc>
          <w:tcPr>
            <w:tcW w:w="4513" w:type="dxa"/>
          </w:tcPr>
          <w:p w14:paraId="074ABD42" w14:textId="2BE4E7F4" w:rsidR="00312BC3" w:rsidRPr="00C26C40" w:rsidRDefault="00214D60" w:rsidP="00870DFD">
            <w:pPr>
              <w:rPr>
                <w:lang w:val="en-GB"/>
              </w:rPr>
            </w:pPr>
            <m:oMathPara>
              <m:oMath>
                <m:r>
                  <w:rPr>
                    <w:rFonts w:ascii="Cambria Math" w:hAnsi="Cambria Math"/>
                    <w:lang w:val="en-GB"/>
                  </w:rPr>
                  <m:t>K₂O</m:t>
                </m:r>
              </m:oMath>
            </m:oMathPara>
          </w:p>
        </w:tc>
        <w:tc>
          <w:tcPr>
            <w:tcW w:w="4513" w:type="dxa"/>
          </w:tcPr>
          <w:p w14:paraId="594B391C" w14:textId="77777777" w:rsidR="00312BC3" w:rsidRPr="00C26C40" w:rsidRDefault="00312BC3" w:rsidP="00870DFD">
            <w:pPr>
              <w:rPr>
                <w:lang w:val="en-GB"/>
              </w:rPr>
            </w:pPr>
            <w:r w:rsidRPr="00C26C40">
              <w:rPr>
                <w:lang w:val="en-GB"/>
              </w:rPr>
              <w:t>-919.9487</w:t>
            </w:r>
          </w:p>
        </w:tc>
      </w:tr>
      <w:tr w:rsidR="00312BC3" w:rsidRPr="00C26C40" w14:paraId="6CA0273D" w14:textId="77777777" w:rsidTr="00870DFD">
        <w:trPr>
          <w:jc w:val="center"/>
        </w:trPr>
        <w:tc>
          <w:tcPr>
            <w:tcW w:w="4513" w:type="dxa"/>
          </w:tcPr>
          <w:p w14:paraId="241742AB" w14:textId="1D8C7576" w:rsidR="00312BC3" w:rsidRPr="00C26C40" w:rsidRDefault="00214D60" w:rsidP="00870DFD">
            <w:pPr>
              <w:rPr>
                <w:lang w:val="en-GB"/>
              </w:rPr>
            </w:pPr>
            <m:oMathPara>
              <m:oMath>
                <m:r>
                  <w:rPr>
                    <w:rFonts w:ascii="Cambria Math" w:hAnsi="Cambria Math"/>
                    <w:lang w:val="en-GB"/>
                  </w:rPr>
                  <m:t>Na₂O</m:t>
                </m:r>
              </m:oMath>
            </m:oMathPara>
          </w:p>
        </w:tc>
        <w:tc>
          <w:tcPr>
            <w:tcW w:w="4513" w:type="dxa"/>
          </w:tcPr>
          <w:p w14:paraId="2B6569FF" w14:textId="77777777" w:rsidR="00312BC3" w:rsidRPr="00C26C40" w:rsidRDefault="00312BC3" w:rsidP="00870DFD">
            <w:pPr>
              <w:rPr>
                <w:lang w:val="en-GB"/>
              </w:rPr>
            </w:pPr>
            <w:r w:rsidRPr="00C26C40">
              <w:rPr>
                <w:lang w:val="en-GB"/>
              </w:rPr>
              <w:t>-1,597.7197</w:t>
            </w:r>
          </w:p>
        </w:tc>
      </w:tr>
      <w:tr w:rsidR="00312BC3" w:rsidRPr="00C26C40" w14:paraId="78001074" w14:textId="77777777" w:rsidTr="00870DFD">
        <w:trPr>
          <w:jc w:val="center"/>
        </w:trPr>
        <w:tc>
          <w:tcPr>
            <w:tcW w:w="4513" w:type="dxa"/>
          </w:tcPr>
          <w:p w14:paraId="570E3390" w14:textId="27E57DD1" w:rsidR="00312BC3" w:rsidRPr="00C26C40" w:rsidRDefault="00214D60" w:rsidP="00870DFD">
            <w:pPr>
              <w:rPr>
                <w:lang w:val="en-GB"/>
              </w:rPr>
            </w:pPr>
            <m:oMathPara>
              <m:oMath>
                <m:r>
                  <w:rPr>
                    <w:rFonts w:ascii="Cambria Math" w:hAnsi="Cambria Math"/>
                    <w:lang w:val="en-GB"/>
                  </w:rPr>
                  <m:t>MgO</m:t>
                </m:r>
              </m:oMath>
            </m:oMathPara>
          </w:p>
        </w:tc>
        <w:tc>
          <w:tcPr>
            <w:tcW w:w="4513" w:type="dxa"/>
          </w:tcPr>
          <w:p w14:paraId="56DD0470" w14:textId="77777777" w:rsidR="00312BC3" w:rsidRPr="00C26C40" w:rsidRDefault="00312BC3" w:rsidP="00870DFD">
            <w:pPr>
              <w:rPr>
                <w:lang w:val="en-GB"/>
              </w:rPr>
            </w:pPr>
            <w:r w:rsidRPr="00C26C40">
              <w:rPr>
                <w:lang w:val="en-GB"/>
              </w:rPr>
              <w:t>-3,565.2465</w:t>
            </w:r>
          </w:p>
        </w:tc>
      </w:tr>
    </w:tbl>
    <w:p w14:paraId="07F3E436" w14:textId="77777777" w:rsidR="00214D60" w:rsidRPr="00C26C40" w:rsidRDefault="00214D60" w:rsidP="00312BC3"/>
    <w:p w14:paraId="35843531" w14:textId="3286AAC8" w:rsidR="00312BC3" w:rsidRPr="00C26C40" w:rsidRDefault="00312BC3" w:rsidP="00312BC3">
      <w:r w:rsidRPr="00C26C40">
        <w:t>Stream 104 (Outlet) — T = 32.20 °C, P = 1.0000 atm</w:t>
      </w:r>
    </w:p>
    <w:tbl>
      <w:tblPr>
        <w:tblStyle w:val="TableGrid"/>
        <w:tblW w:w="0" w:type="auto"/>
        <w:jc w:val="center"/>
        <w:tblLook w:val="04A0" w:firstRow="1" w:lastRow="0" w:firstColumn="1" w:lastColumn="0" w:noHBand="0" w:noVBand="1"/>
      </w:tblPr>
      <w:tblGrid>
        <w:gridCol w:w="4513"/>
        <w:gridCol w:w="4513"/>
      </w:tblGrid>
      <w:tr w:rsidR="00312BC3" w:rsidRPr="00C26C40" w14:paraId="333948EA" w14:textId="77777777" w:rsidTr="00870DFD">
        <w:trPr>
          <w:jc w:val="center"/>
        </w:trPr>
        <w:tc>
          <w:tcPr>
            <w:tcW w:w="4513" w:type="dxa"/>
            <w:shd w:val="clear" w:color="auto" w:fill="D9D9D9"/>
          </w:tcPr>
          <w:p w14:paraId="2BF966CD"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19E9A3B0" w14:textId="77777777" w:rsidR="00312BC3" w:rsidRPr="00C26C40" w:rsidRDefault="00312BC3" w:rsidP="00870DFD">
            <w:pPr>
              <w:rPr>
                <w:lang w:val="en-GB"/>
              </w:rPr>
            </w:pPr>
            <w:r w:rsidRPr="00C26C40">
              <w:rPr>
                <w:b/>
                <w:sz w:val="22"/>
                <w:lang w:val="en-GB"/>
              </w:rPr>
              <w:t>Specific Enthalpy (kcal/kg)</w:t>
            </w:r>
          </w:p>
        </w:tc>
      </w:tr>
      <w:tr w:rsidR="00312BC3" w:rsidRPr="00C26C40" w14:paraId="23D63B9E" w14:textId="77777777" w:rsidTr="00870DFD">
        <w:trPr>
          <w:jc w:val="center"/>
        </w:trPr>
        <w:tc>
          <w:tcPr>
            <w:tcW w:w="4513" w:type="dxa"/>
          </w:tcPr>
          <w:p w14:paraId="37AF18C4" w14:textId="42CCB5A9" w:rsidR="00312BC3" w:rsidRPr="00C26C40" w:rsidRDefault="00214D60" w:rsidP="00870DFD">
            <w:pPr>
              <w:rPr>
                <w:lang w:val="en-GB"/>
              </w:rPr>
            </w:pPr>
            <m:oMathPara>
              <m:oMath>
                <m:r>
                  <w:rPr>
                    <w:rFonts w:ascii="Cambria Math" w:hAnsi="Cambria Math"/>
                    <w:lang w:val="en-GB"/>
                  </w:rPr>
                  <m:t>Al(OH)₃</m:t>
                </m:r>
              </m:oMath>
            </m:oMathPara>
          </w:p>
        </w:tc>
        <w:tc>
          <w:tcPr>
            <w:tcW w:w="4513" w:type="dxa"/>
          </w:tcPr>
          <w:p w14:paraId="5355F649" w14:textId="77777777" w:rsidR="00312BC3" w:rsidRPr="00C26C40" w:rsidRDefault="00312BC3" w:rsidP="00870DFD">
            <w:pPr>
              <w:rPr>
                <w:lang w:val="en-GB"/>
              </w:rPr>
            </w:pPr>
            <w:r w:rsidRPr="00C26C40">
              <w:rPr>
                <w:lang w:val="en-GB"/>
              </w:rPr>
              <w:t>-3,924.0505</w:t>
            </w:r>
          </w:p>
        </w:tc>
      </w:tr>
      <w:tr w:rsidR="00312BC3" w:rsidRPr="00C26C40" w14:paraId="3C5469A9" w14:textId="77777777" w:rsidTr="00870DFD">
        <w:trPr>
          <w:jc w:val="center"/>
        </w:trPr>
        <w:tc>
          <w:tcPr>
            <w:tcW w:w="4513" w:type="dxa"/>
          </w:tcPr>
          <w:p w14:paraId="6CB9E1DB" w14:textId="4344F6BA" w:rsidR="00312BC3" w:rsidRPr="00C26C40" w:rsidRDefault="00214D60" w:rsidP="00870DFD">
            <w:pPr>
              <w:rPr>
                <w:lang w:val="en-GB"/>
              </w:rPr>
            </w:pPr>
            <m:oMathPara>
              <m:oMath>
                <m:r>
                  <w:rPr>
                    <w:rFonts w:ascii="Cambria Math" w:hAnsi="Cambria Math"/>
                    <w:lang w:val="en-GB"/>
                  </w:rPr>
                  <m:t>Fe₂O₃</m:t>
                </m:r>
              </m:oMath>
            </m:oMathPara>
          </w:p>
        </w:tc>
        <w:tc>
          <w:tcPr>
            <w:tcW w:w="4513" w:type="dxa"/>
          </w:tcPr>
          <w:p w14:paraId="321A7703" w14:textId="77777777" w:rsidR="00312BC3" w:rsidRPr="00C26C40" w:rsidRDefault="00312BC3" w:rsidP="00870DFD">
            <w:pPr>
              <w:rPr>
                <w:lang w:val="en-GB"/>
              </w:rPr>
            </w:pPr>
            <w:r w:rsidRPr="00C26C40">
              <w:rPr>
                <w:lang w:val="en-GB"/>
              </w:rPr>
              <w:t>-1,232.4977</w:t>
            </w:r>
          </w:p>
        </w:tc>
      </w:tr>
      <w:tr w:rsidR="00312BC3" w:rsidRPr="00C26C40" w14:paraId="0AC14156" w14:textId="77777777" w:rsidTr="00870DFD">
        <w:trPr>
          <w:jc w:val="center"/>
        </w:trPr>
        <w:tc>
          <w:tcPr>
            <w:tcW w:w="4513" w:type="dxa"/>
          </w:tcPr>
          <w:p w14:paraId="0D663B62" w14:textId="47A579E3" w:rsidR="00312BC3" w:rsidRPr="00C26C40" w:rsidRDefault="00214D60" w:rsidP="00870DFD">
            <w:pPr>
              <w:rPr>
                <w:lang w:val="en-GB"/>
              </w:rPr>
            </w:pPr>
            <m:oMathPara>
              <m:oMath>
                <m:r>
                  <w:rPr>
                    <w:rFonts w:ascii="Cambria Math" w:hAnsi="Cambria Math"/>
                    <w:lang w:val="en-GB"/>
                  </w:rPr>
                  <m:t>SiO₂</m:t>
                </m:r>
              </m:oMath>
            </m:oMathPara>
          </w:p>
        </w:tc>
        <w:tc>
          <w:tcPr>
            <w:tcW w:w="4513" w:type="dxa"/>
          </w:tcPr>
          <w:p w14:paraId="2600E0EA" w14:textId="77777777" w:rsidR="00312BC3" w:rsidRPr="00C26C40" w:rsidRDefault="00312BC3" w:rsidP="00870DFD">
            <w:pPr>
              <w:rPr>
                <w:lang w:val="en-GB"/>
              </w:rPr>
            </w:pPr>
            <w:r w:rsidRPr="00C26C40">
              <w:rPr>
                <w:lang w:val="en-GB"/>
              </w:rPr>
              <w:t>-3,621.3309</w:t>
            </w:r>
          </w:p>
        </w:tc>
      </w:tr>
      <w:tr w:rsidR="00312BC3" w:rsidRPr="00C26C40" w14:paraId="486C7016" w14:textId="77777777" w:rsidTr="00870DFD">
        <w:trPr>
          <w:jc w:val="center"/>
        </w:trPr>
        <w:tc>
          <w:tcPr>
            <w:tcW w:w="4513" w:type="dxa"/>
          </w:tcPr>
          <w:p w14:paraId="32F428EE" w14:textId="234B5DE3" w:rsidR="00312BC3" w:rsidRPr="00C26C40" w:rsidRDefault="00214D60" w:rsidP="00870DFD">
            <w:pPr>
              <w:rPr>
                <w:lang w:val="en-GB"/>
              </w:rPr>
            </w:pPr>
            <m:oMathPara>
              <m:oMath>
                <m:r>
                  <w:rPr>
                    <w:rFonts w:ascii="Cambria Math" w:hAnsi="Cambria Math"/>
                    <w:lang w:val="en-GB"/>
                  </w:rPr>
                  <m:t>TiO₂</m:t>
                </m:r>
              </m:oMath>
            </m:oMathPara>
          </w:p>
        </w:tc>
        <w:tc>
          <w:tcPr>
            <w:tcW w:w="4513" w:type="dxa"/>
          </w:tcPr>
          <w:p w14:paraId="5BD2FE23" w14:textId="77777777" w:rsidR="00312BC3" w:rsidRPr="00C26C40" w:rsidRDefault="00312BC3" w:rsidP="00870DFD">
            <w:pPr>
              <w:rPr>
                <w:lang w:val="en-GB"/>
              </w:rPr>
            </w:pPr>
            <w:r w:rsidRPr="00C26C40">
              <w:rPr>
                <w:lang w:val="en-GB"/>
              </w:rPr>
              <w:t>-2,825.5994</w:t>
            </w:r>
          </w:p>
        </w:tc>
      </w:tr>
      <w:tr w:rsidR="00312BC3" w:rsidRPr="00C26C40" w14:paraId="04F553D4" w14:textId="77777777" w:rsidTr="00870DFD">
        <w:trPr>
          <w:jc w:val="center"/>
        </w:trPr>
        <w:tc>
          <w:tcPr>
            <w:tcW w:w="4513" w:type="dxa"/>
          </w:tcPr>
          <w:p w14:paraId="0314E100" w14:textId="2B783D90" w:rsidR="00312BC3" w:rsidRPr="00C26C40" w:rsidRDefault="00214D60" w:rsidP="00870DFD">
            <w:pPr>
              <w:rPr>
                <w:lang w:val="en-GB"/>
              </w:rPr>
            </w:pPr>
            <m:oMathPara>
              <m:oMath>
                <m:r>
                  <w:rPr>
                    <w:rFonts w:ascii="Cambria Math" w:hAnsi="Cambria Math"/>
                    <w:lang w:val="en-GB"/>
                  </w:rPr>
                  <m:t>K₂O</m:t>
                </m:r>
              </m:oMath>
            </m:oMathPara>
          </w:p>
        </w:tc>
        <w:tc>
          <w:tcPr>
            <w:tcW w:w="4513" w:type="dxa"/>
          </w:tcPr>
          <w:p w14:paraId="53086AC8" w14:textId="77777777" w:rsidR="00312BC3" w:rsidRPr="00C26C40" w:rsidRDefault="00312BC3" w:rsidP="00870DFD">
            <w:pPr>
              <w:rPr>
                <w:lang w:val="en-GB"/>
              </w:rPr>
            </w:pPr>
            <w:r w:rsidRPr="00C26C40">
              <w:rPr>
                <w:lang w:val="en-GB"/>
              </w:rPr>
              <w:t>-919.9487</w:t>
            </w:r>
          </w:p>
        </w:tc>
      </w:tr>
      <w:tr w:rsidR="00312BC3" w:rsidRPr="00C26C40" w14:paraId="526A44B0" w14:textId="77777777" w:rsidTr="00870DFD">
        <w:trPr>
          <w:jc w:val="center"/>
        </w:trPr>
        <w:tc>
          <w:tcPr>
            <w:tcW w:w="4513" w:type="dxa"/>
          </w:tcPr>
          <w:p w14:paraId="529D95FA" w14:textId="7AD8562B" w:rsidR="00312BC3" w:rsidRPr="00C26C40" w:rsidRDefault="00214D60" w:rsidP="00870DFD">
            <w:pPr>
              <w:rPr>
                <w:lang w:val="en-GB"/>
              </w:rPr>
            </w:pPr>
            <m:oMathPara>
              <m:oMath>
                <m:r>
                  <w:rPr>
                    <w:rFonts w:ascii="Cambria Math" w:hAnsi="Cambria Math"/>
                    <w:lang w:val="en-GB"/>
                  </w:rPr>
                  <m:t>Na₂O</m:t>
                </m:r>
              </m:oMath>
            </m:oMathPara>
          </w:p>
        </w:tc>
        <w:tc>
          <w:tcPr>
            <w:tcW w:w="4513" w:type="dxa"/>
          </w:tcPr>
          <w:p w14:paraId="028F66E0" w14:textId="77777777" w:rsidR="00312BC3" w:rsidRPr="00C26C40" w:rsidRDefault="00312BC3" w:rsidP="00870DFD">
            <w:pPr>
              <w:rPr>
                <w:lang w:val="en-GB"/>
              </w:rPr>
            </w:pPr>
            <w:r w:rsidRPr="00C26C40">
              <w:rPr>
                <w:lang w:val="en-GB"/>
              </w:rPr>
              <w:t>-1,597.7197</w:t>
            </w:r>
          </w:p>
        </w:tc>
      </w:tr>
      <w:tr w:rsidR="00312BC3" w:rsidRPr="00C26C40" w14:paraId="18C46BD6" w14:textId="77777777" w:rsidTr="00870DFD">
        <w:trPr>
          <w:jc w:val="center"/>
        </w:trPr>
        <w:tc>
          <w:tcPr>
            <w:tcW w:w="4513" w:type="dxa"/>
          </w:tcPr>
          <w:p w14:paraId="51D9FF50" w14:textId="25CFAC45" w:rsidR="00312BC3" w:rsidRPr="00C26C40" w:rsidRDefault="00214D60" w:rsidP="00870DFD">
            <w:pPr>
              <w:rPr>
                <w:lang w:val="en-GB"/>
              </w:rPr>
            </w:pPr>
            <m:oMathPara>
              <m:oMath>
                <m:r>
                  <w:rPr>
                    <w:rFonts w:ascii="Cambria Math" w:hAnsi="Cambria Math"/>
                    <w:lang w:val="en-GB"/>
                  </w:rPr>
                  <m:t>MgO</m:t>
                </m:r>
              </m:oMath>
            </m:oMathPara>
          </w:p>
        </w:tc>
        <w:tc>
          <w:tcPr>
            <w:tcW w:w="4513" w:type="dxa"/>
          </w:tcPr>
          <w:p w14:paraId="332475B5" w14:textId="77777777" w:rsidR="00312BC3" w:rsidRPr="00C26C40" w:rsidRDefault="00312BC3" w:rsidP="00870DFD">
            <w:pPr>
              <w:rPr>
                <w:lang w:val="en-GB"/>
              </w:rPr>
            </w:pPr>
            <w:r w:rsidRPr="00C26C40">
              <w:rPr>
                <w:lang w:val="en-GB"/>
              </w:rPr>
              <w:t>-3,565.2465</w:t>
            </w:r>
          </w:p>
        </w:tc>
      </w:tr>
    </w:tbl>
    <w:p w14:paraId="5C12368F" w14:textId="77777777" w:rsidR="00214D60" w:rsidRPr="00C26C40" w:rsidRDefault="00214D60" w:rsidP="00312BC3">
      <w:pPr>
        <w:spacing w:before="160"/>
        <w:rPr>
          <w:b/>
        </w:rPr>
      </w:pPr>
    </w:p>
    <w:p w14:paraId="4269A45E" w14:textId="34AFEC8A" w:rsidR="00312BC3" w:rsidRPr="00C26C40" w:rsidRDefault="00312BC3" w:rsidP="00214D60">
      <w:pPr>
        <w:pStyle w:val="Heading4"/>
      </w:pPr>
      <w:r w:rsidRPr="00C26C40">
        <w:t>E,BR-201 — Air Pre-heater / Burner</w:t>
      </w:r>
    </w:p>
    <w:p w14:paraId="69D389C1" w14:textId="77777777" w:rsidR="00312BC3" w:rsidRPr="00C26C40" w:rsidRDefault="00312BC3" w:rsidP="00312BC3">
      <w:r w:rsidRPr="00C26C40">
        <w:t>Unit E,BR-201 (Air Pre-heater / Burner, Fired Heater) is classified as exothermic on the basis of the Aspen Plus stream enthalpy data. The total inlet enthalpy flow is -0.6519 Gcal/hr and the total outlet enthalpy flow is -0.4830 Gcal/hr, giving a net ΔḤ of 0.1689 Gcal/hr.</w:t>
      </w:r>
    </w:p>
    <w:p w14:paraId="7358A89F" w14:textId="77777777" w:rsidR="00312BC3" w:rsidRPr="00C26C40" w:rsidRDefault="00312BC3" w:rsidP="00312BC3">
      <w:r w:rsidRPr="00C26C40">
        <w:t>Unit is a net energy source: 0.1689 Gcal/hr of enthalpy is released by the process (exothermic, or heat is rejected to a cooling utility).</w:t>
      </w:r>
    </w:p>
    <w:p w14:paraId="2B49D11A" w14:textId="77777777" w:rsidR="00312BC3" w:rsidRPr="00C26C40" w:rsidRDefault="00312BC3" w:rsidP="00312BC3">
      <w:r w:rsidRPr="00C26C40">
        <w:lastRenderedPageBreak/>
        <w:t>Table A — Stream Enthalpy Flow Summary:</w:t>
      </w:r>
    </w:p>
    <w:tbl>
      <w:tblPr>
        <w:tblStyle w:val="TableGrid"/>
        <w:tblW w:w="0" w:type="auto"/>
        <w:jc w:val="center"/>
        <w:tblLook w:val="04A0" w:firstRow="1" w:lastRow="0" w:firstColumn="1" w:lastColumn="0" w:noHBand="0" w:noVBand="1"/>
      </w:tblPr>
      <w:tblGrid>
        <w:gridCol w:w="3009"/>
        <w:gridCol w:w="3009"/>
        <w:gridCol w:w="3009"/>
      </w:tblGrid>
      <w:tr w:rsidR="00312BC3" w:rsidRPr="00C26C40" w14:paraId="16FFE841" w14:textId="77777777" w:rsidTr="00870DFD">
        <w:trPr>
          <w:jc w:val="center"/>
        </w:trPr>
        <w:tc>
          <w:tcPr>
            <w:tcW w:w="3009" w:type="dxa"/>
            <w:shd w:val="clear" w:color="auto" w:fill="D9D9D9"/>
          </w:tcPr>
          <w:p w14:paraId="49E7974E" w14:textId="77777777" w:rsidR="00312BC3" w:rsidRPr="00C26C40" w:rsidRDefault="00312BC3" w:rsidP="00870DFD">
            <w:pPr>
              <w:rPr>
                <w:lang w:val="en-GB"/>
              </w:rPr>
            </w:pPr>
            <w:r w:rsidRPr="00C26C40">
              <w:rPr>
                <w:b/>
                <w:sz w:val="22"/>
                <w:lang w:val="en-GB"/>
              </w:rPr>
              <w:t>Stream / Term</w:t>
            </w:r>
          </w:p>
        </w:tc>
        <w:tc>
          <w:tcPr>
            <w:tcW w:w="3009" w:type="dxa"/>
            <w:shd w:val="clear" w:color="auto" w:fill="D9D9D9"/>
          </w:tcPr>
          <w:p w14:paraId="54A46267" w14:textId="77777777" w:rsidR="00312BC3" w:rsidRPr="00C26C40" w:rsidRDefault="00312BC3" w:rsidP="00870DFD">
            <w:pPr>
              <w:rPr>
                <w:lang w:val="en-GB"/>
              </w:rPr>
            </w:pPr>
            <w:r w:rsidRPr="00C26C40">
              <w:rPr>
                <w:b/>
                <w:sz w:val="22"/>
                <w:lang w:val="en-GB"/>
              </w:rPr>
              <w:t>Direction</w:t>
            </w:r>
          </w:p>
        </w:tc>
        <w:tc>
          <w:tcPr>
            <w:tcW w:w="3009" w:type="dxa"/>
            <w:shd w:val="clear" w:color="auto" w:fill="D9D9D9"/>
          </w:tcPr>
          <w:p w14:paraId="415FE5CE" w14:textId="77777777" w:rsidR="00312BC3" w:rsidRPr="00C26C40" w:rsidRDefault="00312BC3" w:rsidP="00870DFD">
            <w:pPr>
              <w:rPr>
                <w:lang w:val="en-GB"/>
              </w:rPr>
            </w:pPr>
            <w:r w:rsidRPr="00C26C40">
              <w:rPr>
                <w:b/>
                <w:sz w:val="22"/>
                <w:lang w:val="en-GB"/>
              </w:rPr>
              <w:t>Enthalpy Flow (Gcal/hr)</w:t>
            </w:r>
          </w:p>
        </w:tc>
      </w:tr>
      <w:tr w:rsidR="00312BC3" w:rsidRPr="00C26C40" w14:paraId="247C73AB" w14:textId="77777777" w:rsidTr="00870DFD">
        <w:trPr>
          <w:jc w:val="center"/>
        </w:trPr>
        <w:tc>
          <w:tcPr>
            <w:tcW w:w="3009" w:type="dxa"/>
          </w:tcPr>
          <w:p w14:paraId="727DC5F9" w14:textId="77777777" w:rsidR="00312BC3" w:rsidRPr="00C26C40" w:rsidRDefault="00312BC3" w:rsidP="00870DFD">
            <w:pPr>
              <w:rPr>
                <w:lang w:val="en-GB"/>
              </w:rPr>
            </w:pPr>
            <w:r w:rsidRPr="00C26C40">
              <w:rPr>
                <w:lang w:val="en-GB"/>
              </w:rPr>
              <w:t>201</w:t>
            </w:r>
          </w:p>
        </w:tc>
        <w:tc>
          <w:tcPr>
            <w:tcW w:w="3009" w:type="dxa"/>
          </w:tcPr>
          <w:p w14:paraId="5E20E2C8" w14:textId="77777777" w:rsidR="00312BC3" w:rsidRPr="00C26C40" w:rsidRDefault="00312BC3" w:rsidP="00870DFD">
            <w:pPr>
              <w:rPr>
                <w:lang w:val="en-GB"/>
              </w:rPr>
            </w:pPr>
            <w:r w:rsidRPr="00C26C40">
              <w:rPr>
                <w:lang w:val="en-GB"/>
              </w:rPr>
              <w:t>Inlet</w:t>
            </w:r>
          </w:p>
        </w:tc>
        <w:tc>
          <w:tcPr>
            <w:tcW w:w="3009" w:type="dxa"/>
          </w:tcPr>
          <w:p w14:paraId="2EA90047" w14:textId="77777777" w:rsidR="00312BC3" w:rsidRPr="00C26C40" w:rsidRDefault="00312BC3" w:rsidP="00870DFD">
            <w:pPr>
              <w:rPr>
                <w:lang w:val="en-GB"/>
              </w:rPr>
            </w:pPr>
            <w:r w:rsidRPr="00C26C40">
              <w:rPr>
                <w:lang w:val="en-GB"/>
              </w:rPr>
              <w:t>-0.6519</w:t>
            </w:r>
          </w:p>
        </w:tc>
      </w:tr>
      <w:tr w:rsidR="00312BC3" w:rsidRPr="00C26C40" w14:paraId="443329F4" w14:textId="77777777" w:rsidTr="00870DFD">
        <w:trPr>
          <w:jc w:val="center"/>
        </w:trPr>
        <w:tc>
          <w:tcPr>
            <w:tcW w:w="3009" w:type="dxa"/>
          </w:tcPr>
          <w:p w14:paraId="556E32B9" w14:textId="77777777" w:rsidR="00312BC3" w:rsidRPr="00C26C40" w:rsidRDefault="00312BC3" w:rsidP="00870DFD">
            <w:pPr>
              <w:rPr>
                <w:lang w:val="en-GB"/>
              </w:rPr>
            </w:pPr>
            <w:r w:rsidRPr="00C26C40">
              <w:rPr>
                <w:b/>
                <w:lang w:val="en-GB"/>
              </w:rPr>
              <w:t>Total Inlet</w:t>
            </w:r>
          </w:p>
        </w:tc>
        <w:tc>
          <w:tcPr>
            <w:tcW w:w="3009" w:type="dxa"/>
          </w:tcPr>
          <w:p w14:paraId="7F9CC79B" w14:textId="77777777" w:rsidR="00312BC3" w:rsidRPr="00C26C40" w:rsidRDefault="00312BC3" w:rsidP="00870DFD">
            <w:pPr>
              <w:rPr>
                <w:lang w:val="en-GB"/>
              </w:rPr>
            </w:pPr>
            <w:r w:rsidRPr="00C26C40">
              <w:rPr>
                <w:b/>
                <w:lang w:val="en-GB"/>
              </w:rPr>
              <w:t>—</w:t>
            </w:r>
          </w:p>
        </w:tc>
        <w:tc>
          <w:tcPr>
            <w:tcW w:w="3009" w:type="dxa"/>
          </w:tcPr>
          <w:p w14:paraId="3CA294CC" w14:textId="77777777" w:rsidR="00312BC3" w:rsidRPr="00C26C40" w:rsidRDefault="00312BC3" w:rsidP="00870DFD">
            <w:pPr>
              <w:rPr>
                <w:lang w:val="en-GB"/>
              </w:rPr>
            </w:pPr>
            <w:r w:rsidRPr="00C26C40">
              <w:rPr>
                <w:b/>
                <w:lang w:val="en-GB"/>
              </w:rPr>
              <w:t>-0.6519</w:t>
            </w:r>
          </w:p>
        </w:tc>
      </w:tr>
      <w:tr w:rsidR="00312BC3" w:rsidRPr="00C26C40" w14:paraId="1408CB70" w14:textId="77777777" w:rsidTr="00870DFD">
        <w:trPr>
          <w:jc w:val="center"/>
        </w:trPr>
        <w:tc>
          <w:tcPr>
            <w:tcW w:w="3009" w:type="dxa"/>
          </w:tcPr>
          <w:p w14:paraId="79DD594B" w14:textId="77777777" w:rsidR="00312BC3" w:rsidRPr="00C26C40" w:rsidRDefault="00312BC3" w:rsidP="00870DFD">
            <w:pPr>
              <w:rPr>
                <w:lang w:val="en-GB"/>
              </w:rPr>
            </w:pPr>
            <w:r w:rsidRPr="00C26C40">
              <w:rPr>
                <w:lang w:val="en-GB"/>
              </w:rPr>
              <w:t>202</w:t>
            </w:r>
          </w:p>
        </w:tc>
        <w:tc>
          <w:tcPr>
            <w:tcW w:w="3009" w:type="dxa"/>
          </w:tcPr>
          <w:p w14:paraId="3BB7826A" w14:textId="77777777" w:rsidR="00312BC3" w:rsidRPr="00C26C40" w:rsidRDefault="00312BC3" w:rsidP="00870DFD">
            <w:pPr>
              <w:rPr>
                <w:lang w:val="en-GB"/>
              </w:rPr>
            </w:pPr>
            <w:r w:rsidRPr="00C26C40">
              <w:rPr>
                <w:lang w:val="en-GB"/>
              </w:rPr>
              <w:t>Outlet</w:t>
            </w:r>
          </w:p>
        </w:tc>
        <w:tc>
          <w:tcPr>
            <w:tcW w:w="3009" w:type="dxa"/>
          </w:tcPr>
          <w:p w14:paraId="0A12F334" w14:textId="77777777" w:rsidR="00312BC3" w:rsidRPr="00C26C40" w:rsidRDefault="00312BC3" w:rsidP="00870DFD">
            <w:pPr>
              <w:rPr>
                <w:lang w:val="en-GB"/>
              </w:rPr>
            </w:pPr>
            <w:r w:rsidRPr="00C26C40">
              <w:rPr>
                <w:lang w:val="en-GB"/>
              </w:rPr>
              <w:t>-0.4830</w:t>
            </w:r>
          </w:p>
        </w:tc>
      </w:tr>
      <w:tr w:rsidR="00312BC3" w:rsidRPr="00C26C40" w14:paraId="468A6754" w14:textId="77777777" w:rsidTr="00870DFD">
        <w:trPr>
          <w:jc w:val="center"/>
        </w:trPr>
        <w:tc>
          <w:tcPr>
            <w:tcW w:w="3009" w:type="dxa"/>
          </w:tcPr>
          <w:p w14:paraId="30714E59" w14:textId="77777777" w:rsidR="00312BC3" w:rsidRPr="00C26C40" w:rsidRDefault="00312BC3" w:rsidP="00870DFD">
            <w:pPr>
              <w:rPr>
                <w:lang w:val="en-GB"/>
              </w:rPr>
            </w:pPr>
            <w:r w:rsidRPr="00C26C40">
              <w:rPr>
                <w:b/>
                <w:lang w:val="en-GB"/>
              </w:rPr>
              <w:t>Total Outlet</w:t>
            </w:r>
          </w:p>
        </w:tc>
        <w:tc>
          <w:tcPr>
            <w:tcW w:w="3009" w:type="dxa"/>
          </w:tcPr>
          <w:p w14:paraId="05D76AD3" w14:textId="77777777" w:rsidR="00312BC3" w:rsidRPr="00C26C40" w:rsidRDefault="00312BC3" w:rsidP="00870DFD">
            <w:pPr>
              <w:rPr>
                <w:lang w:val="en-GB"/>
              </w:rPr>
            </w:pPr>
            <w:r w:rsidRPr="00C26C40">
              <w:rPr>
                <w:b/>
                <w:lang w:val="en-GB"/>
              </w:rPr>
              <w:t>—</w:t>
            </w:r>
          </w:p>
        </w:tc>
        <w:tc>
          <w:tcPr>
            <w:tcW w:w="3009" w:type="dxa"/>
          </w:tcPr>
          <w:p w14:paraId="3429E6DC" w14:textId="77777777" w:rsidR="00312BC3" w:rsidRPr="00C26C40" w:rsidRDefault="00312BC3" w:rsidP="00870DFD">
            <w:pPr>
              <w:rPr>
                <w:lang w:val="en-GB"/>
              </w:rPr>
            </w:pPr>
            <w:r w:rsidRPr="00C26C40">
              <w:rPr>
                <w:b/>
                <w:lang w:val="en-GB"/>
              </w:rPr>
              <w:t>-0.4830</w:t>
            </w:r>
          </w:p>
        </w:tc>
      </w:tr>
      <w:tr w:rsidR="00312BC3" w:rsidRPr="00C26C40" w14:paraId="2328EA2B" w14:textId="77777777" w:rsidTr="00870DFD">
        <w:trPr>
          <w:jc w:val="center"/>
        </w:trPr>
        <w:tc>
          <w:tcPr>
            <w:tcW w:w="3009" w:type="dxa"/>
          </w:tcPr>
          <w:p w14:paraId="46AAE073" w14:textId="77777777" w:rsidR="00312BC3" w:rsidRPr="00C26C40" w:rsidRDefault="00312BC3" w:rsidP="00870DFD">
            <w:pPr>
              <w:rPr>
                <w:lang w:val="en-GB"/>
              </w:rPr>
            </w:pPr>
            <w:r w:rsidRPr="00C26C40">
              <w:rPr>
                <w:b/>
                <w:lang w:val="en-GB"/>
              </w:rPr>
              <w:t>ΔḤ (Net)</w:t>
            </w:r>
          </w:p>
        </w:tc>
        <w:tc>
          <w:tcPr>
            <w:tcW w:w="3009" w:type="dxa"/>
          </w:tcPr>
          <w:p w14:paraId="24717AF0" w14:textId="77777777" w:rsidR="00312BC3" w:rsidRPr="00C26C40" w:rsidRDefault="00312BC3" w:rsidP="00870DFD">
            <w:pPr>
              <w:rPr>
                <w:lang w:val="en-GB"/>
              </w:rPr>
            </w:pPr>
            <w:r w:rsidRPr="00C26C40">
              <w:rPr>
                <w:b/>
                <w:lang w:val="en-GB"/>
              </w:rPr>
              <w:t>Net</w:t>
            </w:r>
          </w:p>
        </w:tc>
        <w:tc>
          <w:tcPr>
            <w:tcW w:w="3009" w:type="dxa"/>
          </w:tcPr>
          <w:p w14:paraId="308616E4" w14:textId="77777777" w:rsidR="00312BC3" w:rsidRPr="00C26C40" w:rsidRDefault="00312BC3" w:rsidP="00870DFD">
            <w:pPr>
              <w:rPr>
                <w:lang w:val="en-GB"/>
              </w:rPr>
            </w:pPr>
            <w:r w:rsidRPr="00C26C40">
              <w:rPr>
                <w:b/>
                <w:lang w:val="en-GB"/>
              </w:rPr>
              <w:t>0.1689</w:t>
            </w:r>
          </w:p>
        </w:tc>
      </w:tr>
    </w:tbl>
    <w:p w14:paraId="25B7A250" w14:textId="77777777" w:rsidR="00214D60" w:rsidRPr="00C26C40" w:rsidRDefault="00214D60" w:rsidP="00312BC3"/>
    <w:p w14:paraId="73AC3614" w14:textId="1AFE3804" w:rsidR="00312BC3" w:rsidRPr="00C26C40" w:rsidRDefault="00312BC3" w:rsidP="00312BC3">
      <w:r w:rsidRPr="00C26C40">
        <w:t>Table B — Component-Specific Enthalpy (kcal/kg) per stream:</w:t>
      </w:r>
    </w:p>
    <w:p w14:paraId="30A3A1E4" w14:textId="6EC96995" w:rsidR="00312BC3" w:rsidRPr="00C26C40" w:rsidRDefault="00312BC3" w:rsidP="00312BC3">
      <w:r w:rsidRPr="00C26C40">
        <w:t>Stream 201 (Inlet) — T = 32.00 °C, P = 1.0000 atm</w:t>
      </w:r>
    </w:p>
    <w:tbl>
      <w:tblPr>
        <w:tblStyle w:val="TableGrid"/>
        <w:tblW w:w="0" w:type="auto"/>
        <w:jc w:val="center"/>
        <w:tblLook w:val="04A0" w:firstRow="1" w:lastRow="0" w:firstColumn="1" w:lastColumn="0" w:noHBand="0" w:noVBand="1"/>
      </w:tblPr>
      <w:tblGrid>
        <w:gridCol w:w="4513"/>
        <w:gridCol w:w="4513"/>
      </w:tblGrid>
      <w:tr w:rsidR="00312BC3" w:rsidRPr="00C26C40" w14:paraId="25705EB1" w14:textId="77777777" w:rsidTr="00870DFD">
        <w:trPr>
          <w:jc w:val="center"/>
        </w:trPr>
        <w:tc>
          <w:tcPr>
            <w:tcW w:w="4513" w:type="dxa"/>
            <w:shd w:val="clear" w:color="auto" w:fill="D9D9D9"/>
          </w:tcPr>
          <w:p w14:paraId="10866ECA"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1054EF63" w14:textId="77777777" w:rsidR="00312BC3" w:rsidRPr="00C26C40" w:rsidRDefault="00312BC3" w:rsidP="00870DFD">
            <w:pPr>
              <w:rPr>
                <w:lang w:val="en-GB"/>
              </w:rPr>
            </w:pPr>
            <w:r w:rsidRPr="00C26C40">
              <w:rPr>
                <w:b/>
                <w:sz w:val="22"/>
                <w:lang w:val="en-GB"/>
              </w:rPr>
              <w:t>Specific Enthalpy (kcal/kg)</w:t>
            </w:r>
          </w:p>
        </w:tc>
      </w:tr>
      <w:tr w:rsidR="00312BC3" w:rsidRPr="00C26C40" w14:paraId="39ABB7E4" w14:textId="77777777" w:rsidTr="00870DFD">
        <w:trPr>
          <w:jc w:val="center"/>
        </w:trPr>
        <w:tc>
          <w:tcPr>
            <w:tcW w:w="4513" w:type="dxa"/>
          </w:tcPr>
          <w:p w14:paraId="62ED68D7" w14:textId="3A298DF9" w:rsidR="00312BC3" w:rsidRPr="00C26C40" w:rsidRDefault="00214D60" w:rsidP="00870DFD">
            <w:pPr>
              <w:rPr>
                <w:lang w:val="en-GB"/>
              </w:rPr>
            </w:pPr>
            <m:oMathPara>
              <m:oMath>
                <m:r>
                  <w:rPr>
                    <w:rFonts w:ascii="Cambria Math" w:hAnsi="Cambria Math"/>
                    <w:lang w:val="en-GB"/>
                  </w:rPr>
                  <m:t>CO₂</m:t>
                </m:r>
              </m:oMath>
            </m:oMathPara>
          </w:p>
        </w:tc>
        <w:tc>
          <w:tcPr>
            <w:tcW w:w="4513" w:type="dxa"/>
          </w:tcPr>
          <w:p w14:paraId="48DBF751" w14:textId="77777777" w:rsidR="00312BC3" w:rsidRPr="00C26C40" w:rsidRDefault="00312BC3" w:rsidP="00870DFD">
            <w:pPr>
              <w:rPr>
                <w:lang w:val="en-GB"/>
              </w:rPr>
            </w:pPr>
            <w:r w:rsidRPr="00C26C40">
              <w:rPr>
                <w:lang w:val="en-GB"/>
              </w:rPr>
              <w:t>-2,137.2547</w:t>
            </w:r>
          </w:p>
        </w:tc>
      </w:tr>
      <w:tr w:rsidR="00312BC3" w:rsidRPr="00C26C40" w14:paraId="1E0B63EB" w14:textId="77777777" w:rsidTr="00870DFD">
        <w:trPr>
          <w:jc w:val="center"/>
        </w:trPr>
        <w:tc>
          <w:tcPr>
            <w:tcW w:w="4513" w:type="dxa"/>
          </w:tcPr>
          <w:p w14:paraId="0BBA7B06" w14:textId="77EA5BED" w:rsidR="00312BC3" w:rsidRPr="00C26C40" w:rsidRDefault="00214D60" w:rsidP="00870DFD">
            <w:pPr>
              <w:rPr>
                <w:lang w:val="en-GB"/>
              </w:rPr>
            </w:pPr>
            <m:oMathPara>
              <m:oMath>
                <m:r>
                  <w:rPr>
                    <w:rFonts w:ascii="Cambria Math" w:hAnsi="Cambria Math"/>
                    <w:lang w:val="en-GB"/>
                  </w:rPr>
                  <m:t>CO</m:t>
                </m:r>
              </m:oMath>
            </m:oMathPara>
          </w:p>
        </w:tc>
        <w:tc>
          <w:tcPr>
            <w:tcW w:w="4513" w:type="dxa"/>
          </w:tcPr>
          <w:p w14:paraId="0C0E5CD1" w14:textId="77777777" w:rsidR="00312BC3" w:rsidRPr="00C26C40" w:rsidRDefault="00312BC3" w:rsidP="00870DFD">
            <w:pPr>
              <w:rPr>
                <w:lang w:val="en-GB"/>
              </w:rPr>
            </w:pPr>
            <w:r w:rsidRPr="00C26C40">
              <w:rPr>
                <w:lang w:val="en-GB"/>
              </w:rPr>
              <w:t>-942.1779</w:t>
            </w:r>
          </w:p>
        </w:tc>
      </w:tr>
      <w:tr w:rsidR="00312BC3" w:rsidRPr="00C26C40" w14:paraId="573B861D" w14:textId="77777777" w:rsidTr="00870DFD">
        <w:trPr>
          <w:jc w:val="center"/>
        </w:trPr>
        <w:tc>
          <w:tcPr>
            <w:tcW w:w="4513" w:type="dxa"/>
          </w:tcPr>
          <w:p w14:paraId="3604E55F" w14:textId="406CA38D" w:rsidR="00312BC3" w:rsidRPr="00C26C40" w:rsidRDefault="00214D60" w:rsidP="00870DFD">
            <w:pPr>
              <w:rPr>
                <w:lang w:val="en-GB"/>
              </w:rPr>
            </w:pPr>
            <m:oMathPara>
              <m:oMath>
                <m:r>
                  <w:rPr>
                    <w:rFonts w:ascii="Cambria Math" w:hAnsi="Cambria Math"/>
                    <w:lang w:val="en-GB"/>
                  </w:rPr>
                  <m:t>O₂</m:t>
                </m:r>
              </m:oMath>
            </m:oMathPara>
          </w:p>
        </w:tc>
        <w:tc>
          <w:tcPr>
            <w:tcW w:w="4513" w:type="dxa"/>
          </w:tcPr>
          <w:p w14:paraId="74E02D6C" w14:textId="77777777" w:rsidR="00312BC3" w:rsidRPr="00C26C40" w:rsidRDefault="00312BC3" w:rsidP="00870DFD">
            <w:pPr>
              <w:rPr>
                <w:lang w:val="en-GB"/>
              </w:rPr>
            </w:pPr>
            <w:r w:rsidRPr="00C26C40">
              <w:rPr>
                <w:lang w:val="en-GB"/>
              </w:rPr>
              <w:t>1.4688</w:t>
            </w:r>
          </w:p>
        </w:tc>
      </w:tr>
      <w:tr w:rsidR="00312BC3" w:rsidRPr="00C26C40" w14:paraId="5B00AF80" w14:textId="77777777" w:rsidTr="00870DFD">
        <w:trPr>
          <w:jc w:val="center"/>
        </w:trPr>
        <w:tc>
          <w:tcPr>
            <w:tcW w:w="4513" w:type="dxa"/>
          </w:tcPr>
          <w:p w14:paraId="2194E65F" w14:textId="66D0F28E" w:rsidR="00312BC3" w:rsidRPr="00C26C40" w:rsidRDefault="00214D60" w:rsidP="00870DFD">
            <w:pPr>
              <w:rPr>
                <w:lang w:val="en-GB"/>
              </w:rPr>
            </w:pPr>
            <m:oMathPara>
              <m:oMath>
                <m:r>
                  <w:rPr>
                    <w:rFonts w:ascii="Cambria Math" w:hAnsi="Cambria Math"/>
                    <w:lang w:val="en-GB"/>
                  </w:rPr>
                  <m:t>N₂</m:t>
                </m:r>
              </m:oMath>
            </m:oMathPara>
          </w:p>
        </w:tc>
        <w:tc>
          <w:tcPr>
            <w:tcW w:w="4513" w:type="dxa"/>
          </w:tcPr>
          <w:p w14:paraId="68568A33" w14:textId="77777777" w:rsidR="00312BC3" w:rsidRPr="00C26C40" w:rsidRDefault="00312BC3" w:rsidP="00870DFD">
            <w:pPr>
              <w:rPr>
                <w:lang w:val="en-GB"/>
              </w:rPr>
            </w:pPr>
            <w:r w:rsidRPr="00C26C40">
              <w:rPr>
                <w:lang w:val="en-GB"/>
              </w:rPr>
              <w:t>1.6797</w:t>
            </w:r>
          </w:p>
        </w:tc>
      </w:tr>
    </w:tbl>
    <w:p w14:paraId="13185B27" w14:textId="77777777" w:rsidR="00214D60" w:rsidRPr="00C26C40" w:rsidRDefault="00214D60" w:rsidP="00312BC3"/>
    <w:p w14:paraId="4459ADB2" w14:textId="75F4D76B" w:rsidR="00312BC3" w:rsidRPr="00C26C40" w:rsidRDefault="00312BC3" w:rsidP="00312BC3">
      <w:r w:rsidRPr="00C26C40">
        <w:t>Stream 202 (Outlet) — T = 700.00 °C, P = 1.1000 atm</w:t>
      </w:r>
    </w:p>
    <w:tbl>
      <w:tblPr>
        <w:tblStyle w:val="TableGrid"/>
        <w:tblW w:w="0" w:type="auto"/>
        <w:jc w:val="center"/>
        <w:tblLook w:val="04A0" w:firstRow="1" w:lastRow="0" w:firstColumn="1" w:lastColumn="0" w:noHBand="0" w:noVBand="1"/>
      </w:tblPr>
      <w:tblGrid>
        <w:gridCol w:w="4513"/>
        <w:gridCol w:w="4513"/>
      </w:tblGrid>
      <w:tr w:rsidR="00312BC3" w:rsidRPr="00C26C40" w14:paraId="7206FDF9" w14:textId="77777777" w:rsidTr="00870DFD">
        <w:trPr>
          <w:jc w:val="center"/>
        </w:trPr>
        <w:tc>
          <w:tcPr>
            <w:tcW w:w="4513" w:type="dxa"/>
            <w:shd w:val="clear" w:color="auto" w:fill="D9D9D9"/>
          </w:tcPr>
          <w:p w14:paraId="3F696A98"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4A2B1665" w14:textId="77777777" w:rsidR="00312BC3" w:rsidRPr="00C26C40" w:rsidRDefault="00312BC3" w:rsidP="00870DFD">
            <w:pPr>
              <w:rPr>
                <w:lang w:val="en-GB"/>
              </w:rPr>
            </w:pPr>
            <w:r w:rsidRPr="00C26C40">
              <w:rPr>
                <w:b/>
                <w:sz w:val="22"/>
                <w:lang w:val="en-GB"/>
              </w:rPr>
              <w:t>Specific Enthalpy (kcal/kg)</w:t>
            </w:r>
          </w:p>
        </w:tc>
      </w:tr>
      <w:tr w:rsidR="00312BC3" w:rsidRPr="00C26C40" w14:paraId="79D8C995" w14:textId="77777777" w:rsidTr="00870DFD">
        <w:trPr>
          <w:jc w:val="center"/>
        </w:trPr>
        <w:tc>
          <w:tcPr>
            <w:tcW w:w="4513" w:type="dxa"/>
          </w:tcPr>
          <w:p w14:paraId="114A3F22" w14:textId="09BC432D" w:rsidR="00312BC3" w:rsidRPr="00C26C40" w:rsidRDefault="00214D60" w:rsidP="00870DFD">
            <w:pPr>
              <w:rPr>
                <w:lang w:val="en-GB"/>
              </w:rPr>
            </w:pPr>
            <m:oMathPara>
              <m:oMath>
                <m:r>
                  <w:rPr>
                    <w:rFonts w:ascii="Cambria Math" w:hAnsi="Cambria Math"/>
                    <w:lang w:val="en-GB"/>
                  </w:rPr>
                  <m:t>CO₂</m:t>
                </m:r>
              </m:oMath>
            </m:oMathPara>
          </w:p>
        </w:tc>
        <w:tc>
          <w:tcPr>
            <w:tcW w:w="4513" w:type="dxa"/>
          </w:tcPr>
          <w:p w14:paraId="6864B0A0" w14:textId="77777777" w:rsidR="00312BC3" w:rsidRPr="00C26C40" w:rsidRDefault="00312BC3" w:rsidP="00870DFD">
            <w:pPr>
              <w:rPr>
                <w:lang w:val="en-GB"/>
              </w:rPr>
            </w:pPr>
            <w:r w:rsidRPr="00C26C40">
              <w:rPr>
                <w:lang w:val="en-GB"/>
              </w:rPr>
              <w:t>-1,964.8523</w:t>
            </w:r>
          </w:p>
        </w:tc>
      </w:tr>
      <w:tr w:rsidR="00312BC3" w:rsidRPr="00C26C40" w14:paraId="20756681" w14:textId="77777777" w:rsidTr="00870DFD">
        <w:trPr>
          <w:jc w:val="center"/>
        </w:trPr>
        <w:tc>
          <w:tcPr>
            <w:tcW w:w="4513" w:type="dxa"/>
          </w:tcPr>
          <w:p w14:paraId="0CBA42B5" w14:textId="75861E96" w:rsidR="00312BC3" w:rsidRPr="00C26C40" w:rsidRDefault="00214D60" w:rsidP="00870DFD">
            <w:pPr>
              <w:rPr>
                <w:lang w:val="en-GB"/>
              </w:rPr>
            </w:pPr>
            <m:oMathPara>
              <m:oMath>
                <m:r>
                  <w:rPr>
                    <w:rFonts w:ascii="Cambria Math" w:hAnsi="Cambria Math"/>
                    <w:lang w:val="en-GB"/>
                  </w:rPr>
                  <m:t>CO</m:t>
                </m:r>
              </m:oMath>
            </m:oMathPara>
          </w:p>
        </w:tc>
        <w:tc>
          <w:tcPr>
            <w:tcW w:w="4513" w:type="dxa"/>
          </w:tcPr>
          <w:p w14:paraId="609DCAAE" w14:textId="77777777" w:rsidR="00312BC3" w:rsidRPr="00C26C40" w:rsidRDefault="00312BC3" w:rsidP="00870DFD">
            <w:pPr>
              <w:rPr>
                <w:lang w:val="en-GB"/>
              </w:rPr>
            </w:pPr>
            <w:r w:rsidRPr="00C26C40">
              <w:rPr>
                <w:lang w:val="en-GB"/>
              </w:rPr>
              <w:t>-766.1972</w:t>
            </w:r>
          </w:p>
        </w:tc>
      </w:tr>
      <w:tr w:rsidR="00312BC3" w:rsidRPr="00C26C40" w14:paraId="6A3EFE51" w14:textId="77777777" w:rsidTr="00870DFD">
        <w:trPr>
          <w:jc w:val="center"/>
        </w:trPr>
        <w:tc>
          <w:tcPr>
            <w:tcW w:w="4513" w:type="dxa"/>
          </w:tcPr>
          <w:p w14:paraId="52EA2EEA" w14:textId="655E5812" w:rsidR="00312BC3" w:rsidRPr="00C26C40" w:rsidRDefault="00214D60" w:rsidP="00870DFD">
            <w:pPr>
              <w:rPr>
                <w:lang w:val="en-GB"/>
              </w:rPr>
            </w:pPr>
            <m:oMathPara>
              <m:oMath>
                <m:r>
                  <w:rPr>
                    <w:rFonts w:ascii="Cambria Math" w:hAnsi="Cambria Math"/>
                    <w:lang w:val="en-GB"/>
                  </w:rPr>
                  <m:t>O₂</m:t>
                </m:r>
              </m:oMath>
            </m:oMathPara>
          </w:p>
        </w:tc>
        <w:tc>
          <w:tcPr>
            <w:tcW w:w="4513" w:type="dxa"/>
          </w:tcPr>
          <w:p w14:paraId="7D16AEDB" w14:textId="77777777" w:rsidR="00312BC3" w:rsidRPr="00C26C40" w:rsidRDefault="00312BC3" w:rsidP="00870DFD">
            <w:pPr>
              <w:rPr>
                <w:lang w:val="en-GB"/>
              </w:rPr>
            </w:pPr>
            <w:r w:rsidRPr="00C26C40">
              <w:rPr>
                <w:lang w:val="en-GB"/>
              </w:rPr>
              <w:t>162.9239</w:t>
            </w:r>
          </w:p>
        </w:tc>
      </w:tr>
      <w:tr w:rsidR="00312BC3" w:rsidRPr="00C26C40" w14:paraId="7FE8AABF" w14:textId="77777777" w:rsidTr="00870DFD">
        <w:trPr>
          <w:jc w:val="center"/>
        </w:trPr>
        <w:tc>
          <w:tcPr>
            <w:tcW w:w="4513" w:type="dxa"/>
          </w:tcPr>
          <w:p w14:paraId="0DAF65E3" w14:textId="26ADD6BA" w:rsidR="00312BC3" w:rsidRPr="00C26C40" w:rsidRDefault="00214D60" w:rsidP="00870DFD">
            <w:pPr>
              <w:rPr>
                <w:lang w:val="en-GB"/>
              </w:rPr>
            </w:pPr>
            <m:oMathPara>
              <m:oMath>
                <m:r>
                  <w:rPr>
                    <w:rFonts w:ascii="Cambria Math" w:hAnsi="Cambria Math"/>
                    <w:lang w:val="en-GB"/>
                  </w:rPr>
                  <m:t>N₂</m:t>
                </m:r>
              </m:oMath>
            </m:oMathPara>
          </w:p>
        </w:tc>
        <w:tc>
          <w:tcPr>
            <w:tcW w:w="4513" w:type="dxa"/>
          </w:tcPr>
          <w:p w14:paraId="1CE45DA1" w14:textId="77777777" w:rsidR="00312BC3" w:rsidRPr="00C26C40" w:rsidRDefault="00312BC3" w:rsidP="00870DFD">
            <w:pPr>
              <w:rPr>
                <w:lang w:val="en-GB"/>
              </w:rPr>
            </w:pPr>
            <w:r w:rsidRPr="00C26C40">
              <w:rPr>
                <w:lang w:val="en-GB"/>
              </w:rPr>
              <w:t>175.8111</w:t>
            </w:r>
          </w:p>
        </w:tc>
      </w:tr>
    </w:tbl>
    <w:p w14:paraId="04DC24C9" w14:textId="77777777" w:rsidR="00214D60" w:rsidRPr="00C26C40" w:rsidRDefault="00214D60" w:rsidP="00312BC3">
      <w:pPr>
        <w:spacing w:before="160"/>
        <w:rPr>
          <w:b/>
        </w:rPr>
      </w:pPr>
    </w:p>
    <w:p w14:paraId="1BEB699C" w14:textId="63490F48" w:rsidR="00312BC3" w:rsidRPr="00C26C40" w:rsidRDefault="00312BC3" w:rsidP="00312BC3">
      <w:pPr>
        <w:spacing w:before="160"/>
      </w:pPr>
      <w:r w:rsidRPr="00C26C40">
        <w:rPr>
          <w:b/>
        </w:rPr>
        <w:t>RK-201 — Rotary Kiln (Roaster/Calciner)</w:t>
      </w:r>
    </w:p>
    <w:p w14:paraId="313F41D7" w14:textId="0979F9F9" w:rsidR="00312BC3" w:rsidRPr="00C26C40" w:rsidRDefault="00312BC3" w:rsidP="00312BC3">
      <w:r w:rsidRPr="00C26C40">
        <w:t xml:space="preserve">Unit RK-201 (Rotary Kiln (Roaster/Calciner), Reactor (Stoichiometric)) is classified as endothermic </w:t>
      </w:r>
      <w:r w:rsidR="00214D60" w:rsidRPr="00C26C40">
        <w:t>based on</w:t>
      </w:r>
      <w:r w:rsidRPr="00C26C40">
        <w:t xml:space="preserve"> the Aspen Plus stream enthalpy data. The total inlet enthalpy flow is -</w:t>
      </w:r>
      <w:r w:rsidRPr="00C26C40">
        <w:lastRenderedPageBreak/>
        <w:t>3.2981 Gcal/hr and the total outlet enthalpy flow is -3.5059 Gcal/hr, giving a net ΔḤ of -0.2079 Gcal/hr.</w:t>
      </w:r>
    </w:p>
    <w:p w14:paraId="62CDA979" w14:textId="77777777" w:rsidR="00312BC3" w:rsidRPr="00C26C40" w:rsidRDefault="00312BC3" w:rsidP="00312BC3">
      <w:r w:rsidRPr="00C26C40">
        <w:t>Unit is a net energy sink: 0.2079 Gcal/hr of enthalpy is absorbed by the process (endothermic; heat must be supplied by a utility, e.g. steam or fired duty).</w:t>
      </w:r>
    </w:p>
    <w:p w14:paraId="06EB7508" w14:textId="77777777" w:rsidR="00312BC3" w:rsidRPr="00C26C40" w:rsidRDefault="00312BC3" w:rsidP="00312BC3">
      <w:r w:rsidRPr="00C26C40">
        <w:t>Table A — Stream Enthalpy Flow Summary:</w:t>
      </w:r>
    </w:p>
    <w:tbl>
      <w:tblPr>
        <w:tblStyle w:val="TableGrid"/>
        <w:tblW w:w="0" w:type="auto"/>
        <w:jc w:val="center"/>
        <w:tblLook w:val="04A0" w:firstRow="1" w:lastRow="0" w:firstColumn="1" w:lastColumn="0" w:noHBand="0" w:noVBand="1"/>
      </w:tblPr>
      <w:tblGrid>
        <w:gridCol w:w="3009"/>
        <w:gridCol w:w="3009"/>
        <w:gridCol w:w="3009"/>
      </w:tblGrid>
      <w:tr w:rsidR="00312BC3" w:rsidRPr="00C26C40" w14:paraId="17938EE0" w14:textId="77777777" w:rsidTr="00870DFD">
        <w:trPr>
          <w:jc w:val="center"/>
        </w:trPr>
        <w:tc>
          <w:tcPr>
            <w:tcW w:w="3009" w:type="dxa"/>
            <w:shd w:val="clear" w:color="auto" w:fill="D9D9D9"/>
          </w:tcPr>
          <w:p w14:paraId="11F560DE" w14:textId="77777777" w:rsidR="00312BC3" w:rsidRPr="00C26C40" w:rsidRDefault="00312BC3" w:rsidP="00870DFD">
            <w:pPr>
              <w:rPr>
                <w:lang w:val="en-GB"/>
              </w:rPr>
            </w:pPr>
            <w:r w:rsidRPr="00C26C40">
              <w:rPr>
                <w:b/>
                <w:sz w:val="22"/>
                <w:lang w:val="en-GB"/>
              </w:rPr>
              <w:t>Stream / Term</w:t>
            </w:r>
          </w:p>
        </w:tc>
        <w:tc>
          <w:tcPr>
            <w:tcW w:w="3009" w:type="dxa"/>
            <w:shd w:val="clear" w:color="auto" w:fill="D9D9D9"/>
          </w:tcPr>
          <w:p w14:paraId="0D91D787" w14:textId="77777777" w:rsidR="00312BC3" w:rsidRPr="00C26C40" w:rsidRDefault="00312BC3" w:rsidP="00870DFD">
            <w:pPr>
              <w:rPr>
                <w:lang w:val="en-GB"/>
              </w:rPr>
            </w:pPr>
            <w:r w:rsidRPr="00C26C40">
              <w:rPr>
                <w:b/>
                <w:sz w:val="22"/>
                <w:lang w:val="en-GB"/>
              </w:rPr>
              <w:t>Direction</w:t>
            </w:r>
          </w:p>
        </w:tc>
        <w:tc>
          <w:tcPr>
            <w:tcW w:w="3009" w:type="dxa"/>
            <w:shd w:val="clear" w:color="auto" w:fill="D9D9D9"/>
          </w:tcPr>
          <w:p w14:paraId="2F061655" w14:textId="77777777" w:rsidR="00312BC3" w:rsidRPr="00C26C40" w:rsidRDefault="00312BC3" w:rsidP="00870DFD">
            <w:pPr>
              <w:rPr>
                <w:lang w:val="en-GB"/>
              </w:rPr>
            </w:pPr>
            <w:r w:rsidRPr="00C26C40">
              <w:rPr>
                <w:b/>
                <w:sz w:val="22"/>
                <w:lang w:val="en-GB"/>
              </w:rPr>
              <w:t>Enthalpy Flow (Gcal/hr)</w:t>
            </w:r>
          </w:p>
        </w:tc>
      </w:tr>
      <w:tr w:rsidR="00312BC3" w:rsidRPr="00C26C40" w14:paraId="6EA52222" w14:textId="77777777" w:rsidTr="00870DFD">
        <w:trPr>
          <w:jc w:val="center"/>
        </w:trPr>
        <w:tc>
          <w:tcPr>
            <w:tcW w:w="3009" w:type="dxa"/>
          </w:tcPr>
          <w:p w14:paraId="12DCF29B" w14:textId="77777777" w:rsidR="00312BC3" w:rsidRPr="00C26C40" w:rsidRDefault="00312BC3" w:rsidP="00870DFD">
            <w:pPr>
              <w:rPr>
                <w:lang w:val="en-GB"/>
              </w:rPr>
            </w:pPr>
            <w:r w:rsidRPr="00C26C40">
              <w:rPr>
                <w:lang w:val="en-GB"/>
              </w:rPr>
              <w:t>104</w:t>
            </w:r>
          </w:p>
        </w:tc>
        <w:tc>
          <w:tcPr>
            <w:tcW w:w="3009" w:type="dxa"/>
          </w:tcPr>
          <w:p w14:paraId="4153E5DF" w14:textId="77777777" w:rsidR="00312BC3" w:rsidRPr="00C26C40" w:rsidRDefault="00312BC3" w:rsidP="00870DFD">
            <w:pPr>
              <w:rPr>
                <w:lang w:val="en-GB"/>
              </w:rPr>
            </w:pPr>
            <w:r w:rsidRPr="00C26C40">
              <w:rPr>
                <w:lang w:val="en-GB"/>
              </w:rPr>
              <w:t>Inlet</w:t>
            </w:r>
          </w:p>
        </w:tc>
        <w:tc>
          <w:tcPr>
            <w:tcW w:w="3009" w:type="dxa"/>
          </w:tcPr>
          <w:p w14:paraId="4AA67361" w14:textId="77777777" w:rsidR="00312BC3" w:rsidRPr="00C26C40" w:rsidRDefault="00312BC3" w:rsidP="00870DFD">
            <w:pPr>
              <w:rPr>
                <w:lang w:val="en-GB"/>
              </w:rPr>
            </w:pPr>
            <w:r w:rsidRPr="00C26C40">
              <w:rPr>
                <w:lang w:val="en-GB"/>
              </w:rPr>
              <w:t>-2.8151</w:t>
            </w:r>
          </w:p>
        </w:tc>
      </w:tr>
      <w:tr w:rsidR="00312BC3" w:rsidRPr="00C26C40" w14:paraId="570087E9" w14:textId="77777777" w:rsidTr="00870DFD">
        <w:trPr>
          <w:jc w:val="center"/>
        </w:trPr>
        <w:tc>
          <w:tcPr>
            <w:tcW w:w="3009" w:type="dxa"/>
          </w:tcPr>
          <w:p w14:paraId="501B60A5" w14:textId="77777777" w:rsidR="00312BC3" w:rsidRPr="00C26C40" w:rsidRDefault="00312BC3" w:rsidP="00870DFD">
            <w:pPr>
              <w:rPr>
                <w:lang w:val="en-GB"/>
              </w:rPr>
            </w:pPr>
            <w:r w:rsidRPr="00C26C40">
              <w:rPr>
                <w:lang w:val="en-GB"/>
              </w:rPr>
              <w:t>202</w:t>
            </w:r>
          </w:p>
        </w:tc>
        <w:tc>
          <w:tcPr>
            <w:tcW w:w="3009" w:type="dxa"/>
          </w:tcPr>
          <w:p w14:paraId="4557822B" w14:textId="77777777" w:rsidR="00312BC3" w:rsidRPr="00C26C40" w:rsidRDefault="00312BC3" w:rsidP="00870DFD">
            <w:pPr>
              <w:rPr>
                <w:lang w:val="en-GB"/>
              </w:rPr>
            </w:pPr>
            <w:r w:rsidRPr="00C26C40">
              <w:rPr>
                <w:lang w:val="en-GB"/>
              </w:rPr>
              <w:t>Inlet</w:t>
            </w:r>
          </w:p>
        </w:tc>
        <w:tc>
          <w:tcPr>
            <w:tcW w:w="3009" w:type="dxa"/>
          </w:tcPr>
          <w:p w14:paraId="4929787F" w14:textId="77777777" w:rsidR="00312BC3" w:rsidRPr="00C26C40" w:rsidRDefault="00312BC3" w:rsidP="00870DFD">
            <w:pPr>
              <w:rPr>
                <w:lang w:val="en-GB"/>
              </w:rPr>
            </w:pPr>
            <w:r w:rsidRPr="00C26C40">
              <w:rPr>
                <w:lang w:val="en-GB"/>
              </w:rPr>
              <w:t>-0.4830</w:t>
            </w:r>
          </w:p>
        </w:tc>
      </w:tr>
      <w:tr w:rsidR="00312BC3" w:rsidRPr="00C26C40" w14:paraId="55E7F46F" w14:textId="77777777" w:rsidTr="00870DFD">
        <w:trPr>
          <w:jc w:val="center"/>
        </w:trPr>
        <w:tc>
          <w:tcPr>
            <w:tcW w:w="3009" w:type="dxa"/>
          </w:tcPr>
          <w:p w14:paraId="4A6AE570" w14:textId="77777777" w:rsidR="00312BC3" w:rsidRPr="00C26C40" w:rsidRDefault="00312BC3" w:rsidP="00870DFD">
            <w:pPr>
              <w:rPr>
                <w:lang w:val="en-GB"/>
              </w:rPr>
            </w:pPr>
            <w:r w:rsidRPr="00C26C40">
              <w:rPr>
                <w:b/>
                <w:lang w:val="en-GB"/>
              </w:rPr>
              <w:t>Total Inlet</w:t>
            </w:r>
          </w:p>
        </w:tc>
        <w:tc>
          <w:tcPr>
            <w:tcW w:w="3009" w:type="dxa"/>
          </w:tcPr>
          <w:p w14:paraId="01F0D3D5" w14:textId="77777777" w:rsidR="00312BC3" w:rsidRPr="00C26C40" w:rsidRDefault="00312BC3" w:rsidP="00870DFD">
            <w:pPr>
              <w:rPr>
                <w:lang w:val="en-GB"/>
              </w:rPr>
            </w:pPr>
            <w:r w:rsidRPr="00C26C40">
              <w:rPr>
                <w:b/>
                <w:lang w:val="en-GB"/>
              </w:rPr>
              <w:t>—</w:t>
            </w:r>
          </w:p>
        </w:tc>
        <w:tc>
          <w:tcPr>
            <w:tcW w:w="3009" w:type="dxa"/>
          </w:tcPr>
          <w:p w14:paraId="0EFB3333" w14:textId="77777777" w:rsidR="00312BC3" w:rsidRPr="00C26C40" w:rsidRDefault="00312BC3" w:rsidP="00870DFD">
            <w:pPr>
              <w:rPr>
                <w:lang w:val="en-GB"/>
              </w:rPr>
            </w:pPr>
            <w:r w:rsidRPr="00C26C40">
              <w:rPr>
                <w:b/>
                <w:lang w:val="en-GB"/>
              </w:rPr>
              <w:t>-3.2981</w:t>
            </w:r>
          </w:p>
        </w:tc>
      </w:tr>
      <w:tr w:rsidR="00312BC3" w:rsidRPr="00C26C40" w14:paraId="622F8F4B" w14:textId="77777777" w:rsidTr="00870DFD">
        <w:trPr>
          <w:jc w:val="center"/>
        </w:trPr>
        <w:tc>
          <w:tcPr>
            <w:tcW w:w="3009" w:type="dxa"/>
          </w:tcPr>
          <w:p w14:paraId="3E992D0D" w14:textId="77777777" w:rsidR="00312BC3" w:rsidRPr="00C26C40" w:rsidRDefault="00312BC3" w:rsidP="00870DFD">
            <w:pPr>
              <w:rPr>
                <w:lang w:val="en-GB"/>
              </w:rPr>
            </w:pPr>
            <w:r w:rsidRPr="00C26C40">
              <w:rPr>
                <w:lang w:val="en-GB"/>
              </w:rPr>
              <w:t>203</w:t>
            </w:r>
          </w:p>
        </w:tc>
        <w:tc>
          <w:tcPr>
            <w:tcW w:w="3009" w:type="dxa"/>
          </w:tcPr>
          <w:p w14:paraId="156226B0" w14:textId="77777777" w:rsidR="00312BC3" w:rsidRPr="00C26C40" w:rsidRDefault="00312BC3" w:rsidP="00870DFD">
            <w:pPr>
              <w:rPr>
                <w:lang w:val="en-GB"/>
              </w:rPr>
            </w:pPr>
            <w:r w:rsidRPr="00C26C40">
              <w:rPr>
                <w:lang w:val="en-GB"/>
              </w:rPr>
              <w:t>Outlet</w:t>
            </w:r>
          </w:p>
        </w:tc>
        <w:tc>
          <w:tcPr>
            <w:tcW w:w="3009" w:type="dxa"/>
          </w:tcPr>
          <w:p w14:paraId="7172F50B" w14:textId="77777777" w:rsidR="00312BC3" w:rsidRPr="00C26C40" w:rsidRDefault="00312BC3" w:rsidP="00870DFD">
            <w:pPr>
              <w:rPr>
                <w:lang w:val="en-GB"/>
              </w:rPr>
            </w:pPr>
            <w:r w:rsidRPr="00C26C40">
              <w:rPr>
                <w:lang w:val="en-GB"/>
              </w:rPr>
              <w:t>-1.9184</w:t>
            </w:r>
          </w:p>
        </w:tc>
      </w:tr>
      <w:tr w:rsidR="00312BC3" w:rsidRPr="00C26C40" w14:paraId="7AF4F5B2" w14:textId="77777777" w:rsidTr="00870DFD">
        <w:trPr>
          <w:jc w:val="center"/>
        </w:trPr>
        <w:tc>
          <w:tcPr>
            <w:tcW w:w="3009" w:type="dxa"/>
          </w:tcPr>
          <w:p w14:paraId="55992A74" w14:textId="77777777" w:rsidR="00312BC3" w:rsidRPr="00C26C40" w:rsidRDefault="00312BC3" w:rsidP="00870DFD">
            <w:pPr>
              <w:rPr>
                <w:lang w:val="en-GB"/>
              </w:rPr>
            </w:pPr>
            <w:r w:rsidRPr="00C26C40">
              <w:rPr>
                <w:lang w:val="en-GB"/>
              </w:rPr>
              <w:t>301</w:t>
            </w:r>
          </w:p>
        </w:tc>
        <w:tc>
          <w:tcPr>
            <w:tcW w:w="3009" w:type="dxa"/>
          </w:tcPr>
          <w:p w14:paraId="6FFE87CB" w14:textId="77777777" w:rsidR="00312BC3" w:rsidRPr="00C26C40" w:rsidRDefault="00312BC3" w:rsidP="00870DFD">
            <w:pPr>
              <w:rPr>
                <w:lang w:val="en-GB"/>
              </w:rPr>
            </w:pPr>
            <w:r w:rsidRPr="00C26C40">
              <w:rPr>
                <w:lang w:val="en-GB"/>
              </w:rPr>
              <w:t>Outlet</w:t>
            </w:r>
          </w:p>
        </w:tc>
        <w:tc>
          <w:tcPr>
            <w:tcW w:w="3009" w:type="dxa"/>
          </w:tcPr>
          <w:p w14:paraId="12AC66EB" w14:textId="77777777" w:rsidR="00312BC3" w:rsidRPr="00C26C40" w:rsidRDefault="00312BC3" w:rsidP="00870DFD">
            <w:pPr>
              <w:rPr>
                <w:lang w:val="en-GB"/>
              </w:rPr>
            </w:pPr>
            <w:r w:rsidRPr="00C26C40">
              <w:rPr>
                <w:lang w:val="en-GB"/>
              </w:rPr>
              <w:t>-1.5875</w:t>
            </w:r>
          </w:p>
        </w:tc>
      </w:tr>
      <w:tr w:rsidR="00312BC3" w:rsidRPr="00C26C40" w14:paraId="5BAF715C" w14:textId="77777777" w:rsidTr="00870DFD">
        <w:trPr>
          <w:jc w:val="center"/>
        </w:trPr>
        <w:tc>
          <w:tcPr>
            <w:tcW w:w="3009" w:type="dxa"/>
          </w:tcPr>
          <w:p w14:paraId="2282B3F0" w14:textId="77777777" w:rsidR="00312BC3" w:rsidRPr="00C26C40" w:rsidRDefault="00312BC3" w:rsidP="00870DFD">
            <w:pPr>
              <w:rPr>
                <w:lang w:val="en-GB"/>
              </w:rPr>
            </w:pPr>
            <w:r w:rsidRPr="00C26C40">
              <w:rPr>
                <w:b/>
                <w:lang w:val="en-GB"/>
              </w:rPr>
              <w:t>Total Outlet</w:t>
            </w:r>
          </w:p>
        </w:tc>
        <w:tc>
          <w:tcPr>
            <w:tcW w:w="3009" w:type="dxa"/>
          </w:tcPr>
          <w:p w14:paraId="0B3DC4D9" w14:textId="77777777" w:rsidR="00312BC3" w:rsidRPr="00C26C40" w:rsidRDefault="00312BC3" w:rsidP="00870DFD">
            <w:pPr>
              <w:rPr>
                <w:lang w:val="en-GB"/>
              </w:rPr>
            </w:pPr>
            <w:r w:rsidRPr="00C26C40">
              <w:rPr>
                <w:b/>
                <w:lang w:val="en-GB"/>
              </w:rPr>
              <w:t>—</w:t>
            </w:r>
          </w:p>
        </w:tc>
        <w:tc>
          <w:tcPr>
            <w:tcW w:w="3009" w:type="dxa"/>
          </w:tcPr>
          <w:p w14:paraId="5BB57752" w14:textId="77777777" w:rsidR="00312BC3" w:rsidRPr="00C26C40" w:rsidRDefault="00312BC3" w:rsidP="00870DFD">
            <w:pPr>
              <w:rPr>
                <w:lang w:val="en-GB"/>
              </w:rPr>
            </w:pPr>
            <w:r w:rsidRPr="00C26C40">
              <w:rPr>
                <w:b/>
                <w:lang w:val="en-GB"/>
              </w:rPr>
              <w:t>-3.5059</w:t>
            </w:r>
          </w:p>
        </w:tc>
      </w:tr>
      <w:tr w:rsidR="00312BC3" w:rsidRPr="00C26C40" w14:paraId="3F488942" w14:textId="77777777" w:rsidTr="00870DFD">
        <w:trPr>
          <w:jc w:val="center"/>
        </w:trPr>
        <w:tc>
          <w:tcPr>
            <w:tcW w:w="3009" w:type="dxa"/>
          </w:tcPr>
          <w:p w14:paraId="749CB7D3" w14:textId="77777777" w:rsidR="00312BC3" w:rsidRPr="00C26C40" w:rsidRDefault="00312BC3" w:rsidP="00870DFD">
            <w:pPr>
              <w:rPr>
                <w:lang w:val="en-GB"/>
              </w:rPr>
            </w:pPr>
            <w:r w:rsidRPr="00C26C40">
              <w:rPr>
                <w:b/>
                <w:lang w:val="en-GB"/>
              </w:rPr>
              <w:t>ΔḤ (Net)</w:t>
            </w:r>
          </w:p>
        </w:tc>
        <w:tc>
          <w:tcPr>
            <w:tcW w:w="3009" w:type="dxa"/>
          </w:tcPr>
          <w:p w14:paraId="3B451EF3" w14:textId="77777777" w:rsidR="00312BC3" w:rsidRPr="00C26C40" w:rsidRDefault="00312BC3" w:rsidP="00870DFD">
            <w:pPr>
              <w:rPr>
                <w:lang w:val="en-GB"/>
              </w:rPr>
            </w:pPr>
            <w:r w:rsidRPr="00C26C40">
              <w:rPr>
                <w:b/>
                <w:lang w:val="en-GB"/>
              </w:rPr>
              <w:t>Net</w:t>
            </w:r>
          </w:p>
        </w:tc>
        <w:tc>
          <w:tcPr>
            <w:tcW w:w="3009" w:type="dxa"/>
          </w:tcPr>
          <w:p w14:paraId="65C12F82" w14:textId="77777777" w:rsidR="00312BC3" w:rsidRPr="00C26C40" w:rsidRDefault="00312BC3" w:rsidP="00870DFD">
            <w:pPr>
              <w:rPr>
                <w:lang w:val="en-GB"/>
              </w:rPr>
            </w:pPr>
            <w:r w:rsidRPr="00C26C40">
              <w:rPr>
                <w:b/>
                <w:lang w:val="en-GB"/>
              </w:rPr>
              <w:t>-0.2079</w:t>
            </w:r>
          </w:p>
        </w:tc>
      </w:tr>
    </w:tbl>
    <w:p w14:paraId="5CC68C8E" w14:textId="77777777" w:rsidR="00312BC3" w:rsidRPr="00C26C40" w:rsidRDefault="00312BC3" w:rsidP="00312BC3">
      <w:r w:rsidRPr="00C26C40">
        <w:t>Table B — Component-Specific Enthalpy (kcal/kg) per stream:</w:t>
      </w:r>
    </w:p>
    <w:p w14:paraId="480B0CC9" w14:textId="32CE3B0A" w:rsidR="00312BC3" w:rsidRPr="00C26C40" w:rsidRDefault="00312BC3" w:rsidP="00312BC3">
      <w:r w:rsidRPr="00C26C40">
        <w:t>Stream 104 (Inlet) — T = 32.20 °C, P = 1.0000 atm</w:t>
      </w:r>
    </w:p>
    <w:tbl>
      <w:tblPr>
        <w:tblStyle w:val="TableGrid"/>
        <w:tblW w:w="0" w:type="auto"/>
        <w:jc w:val="center"/>
        <w:tblLook w:val="04A0" w:firstRow="1" w:lastRow="0" w:firstColumn="1" w:lastColumn="0" w:noHBand="0" w:noVBand="1"/>
      </w:tblPr>
      <w:tblGrid>
        <w:gridCol w:w="4513"/>
        <w:gridCol w:w="4513"/>
      </w:tblGrid>
      <w:tr w:rsidR="00312BC3" w:rsidRPr="00C26C40" w14:paraId="75549071" w14:textId="77777777" w:rsidTr="00870DFD">
        <w:trPr>
          <w:jc w:val="center"/>
        </w:trPr>
        <w:tc>
          <w:tcPr>
            <w:tcW w:w="4513" w:type="dxa"/>
            <w:shd w:val="clear" w:color="auto" w:fill="D9D9D9"/>
          </w:tcPr>
          <w:p w14:paraId="6AF655C1"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0744CC0C" w14:textId="77777777" w:rsidR="00312BC3" w:rsidRPr="00C26C40" w:rsidRDefault="00312BC3" w:rsidP="00870DFD">
            <w:pPr>
              <w:rPr>
                <w:lang w:val="en-GB"/>
              </w:rPr>
            </w:pPr>
            <w:r w:rsidRPr="00C26C40">
              <w:rPr>
                <w:b/>
                <w:sz w:val="22"/>
                <w:lang w:val="en-GB"/>
              </w:rPr>
              <w:t>Specific Enthalpy (kcal/kg)</w:t>
            </w:r>
          </w:p>
        </w:tc>
      </w:tr>
      <w:tr w:rsidR="00312BC3" w:rsidRPr="00C26C40" w14:paraId="3EAB97B3" w14:textId="77777777" w:rsidTr="00870DFD">
        <w:trPr>
          <w:jc w:val="center"/>
        </w:trPr>
        <w:tc>
          <w:tcPr>
            <w:tcW w:w="4513" w:type="dxa"/>
          </w:tcPr>
          <w:p w14:paraId="48364612" w14:textId="303E79C7" w:rsidR="00312BC3" w:rsidRPr="00C26C40" w:rsidRDefault="00214D60" w:rsidP="00870DFD">
            <w:pPr>
              <w:rPr>
                <w:lang w:val="en-GB"/>
              </w:rPr>
            </w:pPr>
            <m:oMathPara>
              <m:oMath>
                <m:r>
                  <w:rPr>
                    <w:rFonts w:ascii="Cambria Math" w:hAnsi="Cambria Math"/>
                    <w:lang w:val="en-GB"/>
                  </w:rPr>
                  <m:t>Al(OH)₃</m:t>
                </m:r>
              </m:oMath>
            </m:oMathPara>
          </w:p>
        </w:tc>
        <w:tc>
          <w:tcPr>
            <w:tcW w:w="4513" w:type="dxa"/>
          </w:tcPr>
          <w:p w14:paraId="652B06AA" w14:textId="77777777" w:rsidR="00312BC3" w:rsidRPr="00C26C40" w:rsidRDefault="00312BC3" w:rsidP="00870DFD">
            <w:pPr>
              <w:rPr>
                <w:lang w:val="en-GB"/>
              </w:rPr>
            </w:pPr>
            <w:r w:rsidRPr="00C26C40">
              <w:rPr>
                <w:lang w:val="en-GB"/>
              </w:rPr>
              <w:t>-3,924.0505</w:t>
            </w:r>
          </w:p>
        </w:tc>
      </w:tr>
      <w:tr w:rsidR="00312BC3" w:rsidRPr="00C26C40" w14:paraId="56D1B767" w14:textId="77777777" w:rsidTr="00870DFD">
        <w:trPr>
          <w:jc w:val="center"/>
        </w:trPr>
        <w:tc>
          <w:tcPr>
            <w:tcW w:w="4513" w:type="dxa"/>
          </w:tcPr>
          <w:p w14:paraId="57E7961A" w14:textId="15659392" w:rsidR="00312BC3" w:rsidRPr="00C26C40" w:rsidRDefault="00214D60" w:rsidP="00870DFD">
            <w:pPr>
              <w:rPr>
                <w:lang w:val="en-GB"/>
              </w:rPr>
            </w:pPr>
            <m:oMathPara>
              <m:oMath>
                <m:r>
                  <w:rPr>
                    <w:rFonts w:ascii="Cambria Math" w:hAnsi="Cambria Math"/>
                    <w:lang w:val="en-GB"/>
                  </w:rPr>
                  <m:t>Fe₂O₃</m:t>
                </m:r>
              </m:oMath>
            </m:oMathPara>
          </w:p>
        </w:tc>
        <w:tc>
          <w:tcPr>
            <w:tcW w:w="4513" w:type="dxa"/>
          </w:tcPr>
          <w:p w14:paraId="6A7648BF" w14:textId="77777777" w:rsidR="00312BC3" w:rsidRPr="00C26C40" w:rsidRDefault="00312BC3" w:rsidP="00870DFD">
            <w:pPr>
              <w:rPr>
                <w:lang w:val="en-GB"/>
              </w:rPr>
            </w:pPr>
            <w:r w:rsidRPr="00C26C40">
              <w:rPr>
                <w:lang w:val="en-GB"/>
              </w:rPr>
              <w:t>-1,232.4977</w:t>
            </w:r>
          </w:p>
        </w:tc>
      </w:tr>
      <w:tr w:rsidR="00312BC3" w:rsidRPr="00C26C40" w14:paraId="39456DC1" w14:textId="77777777" w:rsidTr="00870DFD">
        <w:trPr>
          <w:jc w:val="center"/>
        </w:trPr>
        <w:tc>
          <w:tcPr>
            <w:tcW w:w="4513" w:type="dxa"/>
          </w:tcPr>
          <w:p w14:paraId="4675D976" w14:textId="12488D99" w:rsidR="00312BC3" w:rsidRPr="00C26C40" w:rsidRDefault="00214D60" w:rsidP="00870DFD">
            <w:pPr>
              <w:rPr>
                <w:lang w:val="en-GB"/>
              </w:rPr>
            </w:pPr>
            <m:oMathPara>
              <m:oMath>
                <m:r>
                  <w:rPr>
                    <w:rFonts w:ascii="Cambria Math" w:hAnsi="Cambria Math"/>
                    <w:lang w:val="en-GB"/>
                  </w:rPr>
                  <m:t>SiO₂</m:t>
                </m:r>
              </m:oMath>
            </m:oMathPara>
          </w:p>
        </w:tc>
        <w:tc>
          <w:tcPr>
            <w:tcW w:w="4513" w:type="dxa"/>
          </w:tcPr>
          <w:p w14:paraId="3224650D" w14:textId="77777777" w:rsidR="00312BC3" w:rsidRPr="00C26C40" w:rsidRDefault="00312BC3" w:rsidP="00870DFD">
            <w:pPr>
              <w:rPr>
                <w:lang w:val="en-GB"/>
              </w:rPr>
            </w:pPr>
            <w:r w:rsidRPr="00C26C40">
              <w:rPr>
                <w:lang w:val="en-GB"/>
              </w:rPr>
              <w:t>-3,621.3309</w:t>
            </w:r>
          </w:p>
        </w:tc>
      </w:tr>
      <w:tr w:rsidR="00312BC3" w:rsidRPr="00C26C40" w14:paraId="446B14A1" w14:textId="77777777" w:rsidTr="00870DFD">
        <w:trPr>
          <w:jc w:val="center"/>
        </w:trPr>
        <w:tc>
          <w:tcPr>
            <w:tcW w:w="4513" w:type="dxa"/>
          </w:tcPr>
          <w:p w14:paraId="37904A46" w14:textId="620F9F6D" w:rsidR="00312BC3" w:rsidRPr="00C26C40" w:rsidRDefault="00214D60" w:rsidP="00870DFD">
            <w:pPr>
              <w:rPr>
                <w:lang w:val="en-GB"/>
              </w:rPr>
            </w:pPr>
            <m:oMathPara>
              <m:oMath>
                <m:r>
                  <w:rPr>
                    <w:rFonts w:ascii="Cambria Math" w:hAnsi="Cambria Math"/>
                    <w:lang w:val="en-GB"/>
                  </w:rPr>
                  <m:t>TiO₂</m:t>
                </m:r>
              </m:oMath>
            </m:oMathPara>
          </w:p>
        </w:tc>
        <w:tc>
          <w:tcPr>
            <w:tcW w:w="4513" w:type="dxa"/>
          </w:tcPr>
          <w:p w14:paraId="357E2C02" w14:textId="77777777" w:rsidR="00312BC3" w:rsidRPr="00C26C40" w:rsidRDefault="00312BC3" w:rsidP="00870DFD">
            <w:pPr>
              <w:rPr>
                <w:lang w:val="en-GB"/>
              </w:rPr>
            </w:pPr>
            <w:r w:rsidRPr="00C26C40">
              <w:rPr>
                <w:lang w:val="en-GB"/>
              </w:rPr>
              <w:t>-2,825.5994</w:t>
            </w:r>
          </w:p>
        </w:tc>
      </w:tr>
      <w:tr w:rsidR="00312BC3" w:rsidRPr="00C26C40" w14:paraId="4356EAB8" w14:textId="77777777" w:rsidTr="00870DFD">
        <w:trPr>
          <w:jc w:val="center"/>
        </w:trPr>
        <w:tc>
          <w:tcPr>
            <w:tcW w:w="4513" w:type="dxa"/>
          </w:tcPr>
          <w:p w14:paraId="5B033E67" w14:textId="734CADDB" w:rsidR="00312BC3" w:rsidRPr="00C26C40" w:rsidRDefault="00214D60" w:rsidP="00870DFD">
            <w:pPr>
              <w:rPr>
                <w:lang w:val="en-GB"/>
              </w:rPr>
            </w:pPr>
            <m:oMathPara>
              <m:oMath>
                <m:r>
                  <w:rPr>
                    <w:rFonts w:ascii="Cambria Math" w:hAnsi="Cambria Math"/>
                    <w:lang w:val="en-GB"/>
                  </w:rPr>
                  <m:t>K₂O</m:t>
                </m:r>
              </m:oMath>
            </m:oMathPara>
          </w:p>
        </w:tc>
        <w:tc>
          <w:tcPr>
            <w:tcW w:w="4513" w:type="dxa"/>
          </w:tcPr>
          <w:p w14:paraId="267DCE0F" w14:textId="77777777" w:rsidR="00312BC3" w:rsidRPr="00C26C40" w:rsidRDefault="00312BC3" w:rsidP="00870DFD">
            <w:pPr>
              <w:rPr>
                <w:lang w:val="en-GB"/>
              </w:rPr>
            </w:pPr>
            <w:r w:rsidRPr="00C26C40">
              <w:rPr>
                <w:lang w:val="en-GB"/>
              </w:rPr>
              <w:t>-919.9487</w:t>
            </w:r>
          </w:p>
        </w:tc>
      </w:tr>
      <w:tr w:rsidR="00312BC3" w:rsidRPr="00C26C40" w14:paraId="7AA09BAC" w14:textId="77777777" w:rsidTr="00870DFD">
        <w:trPr>
          <w:jc w:val="center"/>
        </w:trPr>
        <w:tc>
          <w:tcPr>
            <w:tcW w:w="4513" w:type="dxa"/>
          </w:tcPr>
          <w:p w14:paraId="78776371" w14:textId="79B6FB24" w:rsidR="00312BC3" w:rsidRPr="00C26C40" w:rsidRDefault="00214D60" w:rsidP="00870DFD">
            <w:pPr>
              <w:rPr>
                <w:lang w:val="en-GB"/>
              </w:rPr>
            </w:pPr>
            <m:oMathPara>
              <m:oMath>
                <m:r>
                  <w:rPr>
                    <w:rFonts w:ascii="Cambria Math" w:hAnsi="Cambria Math"/>
                    <w:lang w:val="en-GB"/>
                  </w:rPr>
                  <m:t>Na₂O</m:t>
                </m:r>
              </m:oMath>
            </m:oMathPara>
          </w:p>
        </w:tc>
        <w:tc>
          <w:tcPr>
            <w:tcW w:w="4513" w:type="dxa"/>
          </w:tcPr>
          <w:p w14:paraId="172ED4A6" w14:textId="77777777" w:rsidR="00312BC3" w:rsidRPr="00C26C40" w:rsidRDefault="00312BC3" w:rsidP="00870DFD">
            <w:pPr>
              <w:rPr>
                <w:lang w:val="en-GB"/>
              </w:rPr>
            </w:pPr>
            <w:r w:rsidRPr="00C26C40">
              <w:rPr>
                <w:lang w:val="en-GB"/>
              </w:rPr>
              <w:t>-1,597.7197</w:t>
            </w:r>
          </w:p>
        </w:tc>
      </w:tr>
      <w:tr w:rsidR="00312BC3" w:rsidRPr="00C26C40" w14:paraId="57427CDE" w14:textId="77777777" w:rsidTr="00870DFD">
        <w:trPr>
          <w:jc w:val="center"/>
        </w:trPr>
        <w:tc>
          <w:tcPr>
            <w:tcW w:w="4513" w:type="dxa"/>
          </w:tcPr>
          <w:p w14:paraId="7E811E9A" w14:textId="17D58A75" w:rsidR="00312BC3" w:rsidRPr="00C26C40" w:rsidRDefault="00214D60" w:rsidP="00870DFD">
            <w:pPr>
              <w:rPr>
                <w:lang w:val="en-GB"/>
              </w:rPr>
            </w:pPr>
            <m:oMathPara>
              <m:oMath>
                <m:r>
                  <w:rPr>
                    <w:rFonts w:ascii="Cambria Math" w:hAnsi="Cambria Math"/>
                    <w:lang w:val="en-GB"/>
                  </w:rPr>
                  <m:t>MgO</m:t>
                </m:r>
              </m:oMath>
            </m:oMathPara>
          </w:p>
        </w:tc>
        <w:tc>
          <w:tcPr>
            <w:tcW w:w="4513" w:type="dxa"/>
          </w:tcPr>
          <w:p w14:paraId="3A7FE35F" w14:textId="77777777" w:rsidR="00312BC3" w:rsidRPr="00C26C40" w:rsidRDefault="00312BC3" w:rsidP="00870DFD">
            <w:pPr>
              <w:rPr>
                <w:lang w:val="en-GB"/>
              </w:rPr>
            </w:pPr>
            <w:r w:rsidRPr="00C26C40">
              <w:rPr>
                <w:lang w:val="en-GB"/>
              </w:rPr>
              <w:t>-3,565.2465</w:t>
            </w:r>
          </w:p>
        </w:tc>
      </w:tr>
    </w:tbl>
    <w:p w14:paraId="373267BB" w14:textId="77777777" w:rsidR="00214D60" w:rsidRPr="00C26C40" w:rsidRDefault="00214D60" w:rsidP="00312BC3"/>
    <w:p w14:paraId="2CBD23D2" w14:textId="02ACC7A9" w:rsidR="00312BC3" w:rsidRPr="00C26C40" w:rsidRDefault="00312BC3" w:rsidP="00312BC3">
      <w:r w:rsidRPr="00C26C40">
        <w:t>Stream 202 (Inlet) — T = 700.00 °C, P = 1.1000 atm</w:t>
      </w:r>
    </w:p>
    <w:tbl>
      <w:tblPr>
        <w:tblStyle w:val="TableGrid"/>
        <w:tblW w:w="0" w:type="auto"/>
        <w:jc w:val="center"/>
        <w:tblLook w:val="04A0" w:firstRow="1" w:lastRow="0" w:firstColumn="1" w:lastColumn="0" w:noHBand="0" w:noVBand="1"/>
      </w:tblPr>
      <w:tblGrid>
        <w:gridCol w:w="4513"/>
        <w:gridCol w:w="4513"/>
      </w:tblGrid>
      <w:tr w:rsidR="00312BC3" w:rsidRPr="00C26C40" w14:paraId="3A8FD5FF" w14:textId="77777777" w:rsidTr="00870DFD">
        <w:trPr>
          <w:jc w:val="center"/>
        </w:trPr>
        <w:tc>
          <w:tcPr>
            <w:tcW w:w="4513" w:type="dxa"/>
            <w:shd w:val="clear" w:color="auto" w:fill="D9D9D9"/>
          </w:tcPr>
          <w:p w14:paraId="6F13FA97"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6C8161BF" w14:textId="77777777" w:rsidR="00312BC3" w:rsidRPr="00C26C40" w:rsidRDefault="00312BC3" w:rsidP="00870DFD">
            <w:pPr>
              <w:rPr>
                <w:lang w:val="en-GB"/>
              </w:rPr>
            </w:pPr>
            <w:r w:rsidRPr="00C26C40">
              <w:rPr>
                <w:b/>
                <w:sz w:val="22"/>
                <w:lang w:val="en-GB"/>
              </w:rPr>
              <w:t>Specific Enthalpy (kcal/kg)</w:t>
            </w:r>
          </w:p>
        </w:tc>
      </w:tr>
      <w:tr w:rsidR="00312BC3" w:rsidRPr="00C26C40" w14:paraId="0FD25A9A" w14:textId="77777777" w:rsidTr="00870DFD">
        <w:trPr>
          <w:jc w:val="center"/>
        </w:trPr>
        <w:tc>
          <w:tcPr>
            <w:tcW w:w="4513" w:type="dxa"/>
          </w:tcPr>
          <w:p w14:paraId="3B1169FC" w14:textId="77777777" w:rsidR="00312BC3" w:rsidRPr="00C26C40" w:rsidRDefault="00312BC3" w:rsidP="00870DFD">
            <w:pPr>
              <w:rPr>
                <w:lang w:val="en-GB"/>
              </w:rPr>
            </w:pPr>
            <w:r w:rsidRPr="00C26C40">
              <w:rPr>
                <w:lang w:val="en-GB"/>
              </w:rPr>
              <w:t>CO₂</w:t>
            </w:r>
          </w:p>
        </w:tc>
        <w:tc>
          <w:tcPr>
            <w:tcW w:w="4513" w:type="dxa"/>
          </w:tcPr>
          <w:p w14:paraId="261BB3ED" w14:textId="77777777" w:rsidR="00312BC3" w:rsidRPr="00C26C40" w:rsidRDefault="00312BC3" w:rsidP="00870DFD">
            <w:pPr>
              <w:rPr>
                <w:lang w:val="en-GB"/>
              </w:rPr>
            </w:pPr>
            <w:r w:rsidRPr="00C26C40">
              <w:rPr>
                <w:lang w:val="en-GB"/>
              </w:rPr>
              <w:t>-1,964.8523</w:t>
            </w:r>
          </w:p>
        </w:tc>
      </w:tr>
      <w:tr w:rsidR="00312BC3" w:rsidRPr="00C26C40" w14:paraId="2ED1784F" w14:textId="77777777" w:rsidTr="00870DFD">
        <w:trPr>
          <w:jc w:val="center"/>
        </w:trPr>
        <w:tc>
          <w:tcPr>
            <w:tcW w:w="4513" w:type="dxa"/>
          </w:tcPr>
          <w:p w14:paraId="13EA6EB6" w14:textId="77777777" w:rsidR="00312BC3" w:rsidRPr="00C26C40" w:rsidRDefault="00312BC3" w:rsidP="00870DFD">
            <w:pPr>
              <w:rPr>
                <w:lang w:val="en-GB"/>
              </w:rPr>
            </w:pPr>
            <w:r w:rsidRPr="00C26C40">
              <w:rPr>
                <w:lang w:val="en-GB"/>
              </w:rPr>
              <w:lastRenderedPageBreak/>
              <w:t>CO</w:t>
            </w:r>
          </w:p>
        </w:tc>
        <w:tc>
          <w:tcPr>
            <w:tcW w:w="4513" w:type="dxa"/>
          </w:tcPr>
          <w:p w14:paraId="23A5E867" w14:textId="77777777" w:rsidR="00312BC3" w:rsidRPr="00C26C40" w:rsidRDefault="00312BC3" w:rsidP="00870DFD">
            <w:pPr>
              <w:rPr>
                <w:lang w:val="en-GB"/>
              </w:rPr>
            </w:pPr>
            <w:r w:rsidRPr="00C26C40">
              <w:rPr>
                <w:lang w:val="en-GB"/>
              </w:rPr>
              <w:t>-766.1972</w:t>
            </w:r>
          </w:p>
        </w:tc>
      </w:tr>
      <w:tr w:rsidR="00312BC3" w:rsidRPr="00C26C40" w14:paraId="00E24E5F" w14:textId="77777777" w:rsidTr="00870DFD">
        <w:trPr>
          <w:jc w:val="center"/>
        </w:trPr>
        <w:tc>
          <w:tcPr>
            <w:tcW w:w="4513" w:type="dxa"/>
          </w:tcPr>
          <w:p w14:paraId="35012DB7" w14:textId="77777777" w:rsidR="00312BC3" w:rsidRPr="00C26C40" w:rsidRDefault="00312BC3" w:rsidP="00870DFD">
            <w:pPr>
              <w:rPr>
                <w:lang w:val="en-GB"/>
              </w:rPr>
            </w:pPr>
            <w:r w:rsidRPr="00C26C40">
              <w:rPr>
                <w:lang w:val="en-GB"/>
              </w:rPr>
              <w:t>O₂</w:t>
            </w:r>
          </w:p>
        </w:tc>
        <w:tc>
          <w:tcPr>
            <w:tcW w:w="4513" w:type="dxa"/>
          </w:tcPr>
          <w:p w14:paraId="0943961B" w14:textId="77777777" w:rsidR="00312BC3" w:rsidRPr="00C26C40" w:rsidRDefault="00312BC3" w:rsidP="00870DFD">
            <w:pPr>
              <w:rPr>
                <w:lang w:val="en-GB"/>
              </w:rPr>
            </w:pPr>
            <w:r w:rsidRPr="00C26C40">
              <w:rPr>
                <w:lang w:val="en-GB"/>
              </w:rPr>
              <w:t>162.9239</w:t>
            </w:r>
          </w:p>
        </w:tc>
      </w:tr>
      <w:tr w:rsidR="00312BC3" w:rsidRPr="00C26C40" w14:paraId="799BEFC0" w14:textId="77777777" w:rsidTr="00870DFD">
        <w:trPr>
          <w:jc w:val="center"/>
        </w:trPr>
        <w:tc>
          <w:tcPr>
            <w:tcW w:w="4513" w:type="dxa"/>
          </w:tcPr>
          <w:p w14:paraId="04E54DB6" w14:textId="77777777" w:rsidR="00312BC3" w:rsidRPr="00C26C40" w:rsidRDefault="00312BC3" w:rsidP="00870DFD">
            <w:pPr>
              <w:rPr>
                <w:lang w:val="en-GB"/>
              </w:rPr>
            </w:pPr>
            <w:r w:rsidRPr="00C26C40">
              <w:rPr>
                <w:lang w:val="en-GB"/>
              </w:rPr>
              <w:t>N₂</w:t>
            </w:r>
          </w:p>
        </w:tc>
        <w:tc>
          <w:tcPr>
            <w:tcW w:w="4513" w:type="dxa"/>
          </w:tcPr>
          <w:p w14:paraId="6BE2DF43" w14:textId="77777777" w:rsidR="00312BC3" w:rsidRPr="00C26C40" w:rsidRDefault="00312BC3" w:rsidP="00870DFD">
            <w:pPr>
              <w:rPr>
                <w:lang w:val="en-GB"/>
              </w:rPr>
            </w:pPr>
            <w:r w:rsidRPr="00C26C40">
              <w:rPr>
                <w:lang w:val="en-GB"/>
              </w:rPr>
              <w:t>175.8111</w:t>
            </w:r>
          </w:p>
        </w:tc>
      </w:tr>
    </w:tbl>
    <w:p w14:paraId="6CCE71FA" w14:textId="77777777" w:rsidR="001D2ED6" w:rsidRPr="00C26C40" w:rsidRDefault="001D2ED6" w:rsidP="00312BC3"/>
    <w:p w14:paraId="6E49949B" w14:textId="47B07889" w:rsidR="00312BC3" w:rsidRPr="00C26C40" w:rsidRDefault="00312BC3" w:rsidP="00312BC3">
      <w:r w:rsidRPr="00C26C40">
        <w:t>Stream 203 (Outlet) — T = 870.00 °C, P = 1.0000 atm</w:t>
      </w:r>
    </w:p>
    <w:tbl>
      <w:tblPr>
        <w:tblStyle w:val="TableGrid"/>
        <w:tblW w:w="0" w:type="auto"/>
        <w:jc w:val="center"/>
        <w:tblLook w:val="04A0" w:firstRow="1" w:lastRow="0" w:firstColumn="1" w:lastColumn="0" w:noHBand="0" w:noVBand="1"/>
      </w:tblPr>
      <w:tblGrid>
        <w:gridCol w:w="4513"/>
        <w:gridCol w:w="4513"/>
      </w:tblGrid>
      <w:tr w:rsidR="00312BC3" w:rsidRPr="00C26C40" w14:paraId="2D36F65E" w14:textId="77777777" w:rsidTr="00870DFD">
        <w:trPr>
          <w:jc w:val="center"/>
        </w:trPr>
        <w:tc>
          <w:tcPr>
            <w:tcW w:w="4513" w:type="dxa"/>
            <w:shd w:val="clear" w:color="auto" w:fill="D9D9D9"/>
          </w:tcPr>
          <w:p w14:paraId="17D6E1E4"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29A4AABE" w14:textId="77777777" w:rsidR="00312BC3" w:rsidRPr="00C26C40" w:rsidRDefault="00312BC3" w:rsidP="00870DFD">
            <w:pPr>
              <w:rPr>
                <w:lang w:val="en-GB"/>
              </w:rPr>
            </w:pPr>
            <w:r w:rsidRPr="00C26C40">
              <w:rPr>
                <w:b/>
                <w:sz w:val="22"/>
                <w:lang w:val="en-GB"/>
              </w:rPr>
              <w:t>Specific Enthalpy (kcal/kg)</w:t>
            </w:r>
          </w:p>
        </w:tc>
      </w:tr>
      <w:tr w:rsidR="00312BC3" w:rsidRPr="00C26C40" w14:paraId="1060C965" w14:textId="77777777" w:rsidTr="00870DFD">
        <w:trPr>
          <w:jc w:val="center"/>
        </w:trPr>
        <w:tc>
          <w:tcPr>
            <w:tcW w:w="4513" w:type="dxa"/>
          </w:tcPr>
          <w:p w14:paraId="30964898" w14:textId="074ECAA3" w:rsidR="00312BC3" w:rsidRPr="00C26C40" w:rsidRDefault="001D2ED6" w:rsidP="00870DFD">
            <w:pPr>
              <w:rPr>
                <w:lang w:val="en-GB"/>
              </w:rPr>
            </w:pPr>
            <m:oMathPara>
              <m:oMath>
                <m:r>
                  <w:rPr>
                    <w:rFonts w:ascii="Cambria Math" w:hAnsi="Cambria Math"/>
                    <w:lang w:val="en-GB"/>
                  </w:rPr>
                  <m:t>Al(OH)₃</m:t>
                </m:r>
              </m:oMath>
            </m:oMathPara>
          </w:p>
        </w:tc>
        <w:tc>
          <w:tcPr>
            <w:tcW w:w="4513" w:type="dxa"/>
          </w:tcPr>
          <w:p w14:paraId="106BBDE6" w14:textId="77777777" w:rsidR="00312BC3" w:rsidRPr="00C26C40" w:rsidRDefault="00312BC3" w:rsidP="00870DFD">
            <w:pPr>
              <w:rPr>
                <w:lang w:val="en-GB"/>
              </w:rPr>
            </w:pPr>
            <w:r w:rsidRPr="00C26C40">
              <w:rPr>
                <w:lang w:val="en-GB"/>
              </w:rPr>
              <w:t>-3,685.1343</w:t>
            </w:r>
          </w:p>
        </w:tc>
      </w:tr>
      <w:tr w:rsidR="00312BC3" w:rsidRPr="00C26C40" w14:paraId="1BFB230A" w14:textId="77777777" w:rsidTr="00870DFD">
        <w:trPr>
          <w:jc w:val="center"/>
        </w:trPr>
        <w:tc>
          <w:tcPr>
            <w:tcW w:w="4513" w:type="dxa"/>
          </w:tcPr>
          <w:p w14:paraId="6C1ADAF1" w14:textId="193188AA" w:rsidR="00312BC3" w:rsidRPr="00C26C40" w:rsidRDefault="001D2ED6" w:rsidP="00870DFD">
            <w:pPr>
              <w:rPr>
                <w:lang w:val="en-GB"/>
              </w:rPr>
            </w:pPr>
            <m:oMathPara>
              <m:oMath>
                <m:r>
                  <w:rPr>
                    <w:rFonts w:ascii="Cambria Math" w:hAnsi="Cambria Math"/>
                    <w:lang w:val="en-GB"/>
                  </w:rPr>
                  <m:t>Fe₂O₃</m:t>
                </m:r>
              </m:oMath>
            </m:oMathPara>
          </w:p>
        </w:tc>
        <w:tc>
          <w:tcPr>
            <w:tcW w:w="4513" w:type="dxa"/>
          </w:tcPr>
          <w:p w14:paraId="5D4E32AE" w14:textId="77777777" w:rsidR="00312BC3" w:rsidRPr="00C26C40" w:rsidRDefault="00312BC3" w:rsidP="00870DFD">
            <w:pPr>
              <w:rPr>
                <w:lang w:val="en-GB"/>
              </w:rPr>
            </w:pPr>
            <w:r w:rsidRPr="00C26C40">
              <w:rPr>
                <w:lang w:val="en-GB"/>
              </w:rPr>
              <w:t>-1,052.7885</w:t>
            </w:r>
          </w:p>
        </w:tc>
      </w:tr>
      <w:tr w:rsidR="00312BC3" w:rsidRPr="00C26C40" w14:paraId="377FF74C" w14:textId="77777777" w:rsidTr="00870DFD">
        <w:trPr>
          <w:jc w:val="center"/>
        </w:trPr>
        <w:tc>
          <w:tcPr>
            <w:tcW w:w="4513" w:type="dxa"/>
          </w:tcPr>
          <w:p w14:paraId="0C7C0AB5" w14:textId="75695F65" w:rsidR="00312BC3" w:rsidRPr="00C26C40" w:rsidRDefault="001D2ED6" w:rsidP="00870DFD">
            <w:pPr>
              <w:rPr>
                <w:lang w:val="en-GB"/>
              </w:rPr>
            </w:pPr>
            <m:oMathPara>
              <m:oMath>
                <m:r>
                  <w:rPr>
                    <w:rFonts w:ascii="Cambria Math" w:hAnsi="Cambria Math"/>
                    <w:lang w:val="en-GB"/>
                  </w:rPr>
                  <m:t>SiO₂</m:t>
                </m:r>
              </m:oMath>
            </m:oMathPara>
          </w:p>
        </w:tc>
        <w:tc>
          <w:tcPr>
            <w:tcW w:w="4513" w:type="dxa"/>
          </w:tcPr>
          <w:p w14:paraId="0DB36D97" w14:textId="77777777" w:rsidR="00312BC3" w:rsidRPr="00C26C40" w:rsidRDefault="00312BC3" w:rsidP="00870DFD">
            <w:pPr>
              <w:rPr>
                <w:lang w:val="en-GB"/>
              </w:rPr>
            </w:pPr>
            <w:r w:rsidRPr="00C26C40">
              <w:rPr>
                <w:lang w:val="en-GB"/>
              </w:rPr>
              <w:t>-3,390.9689</w:t>
            </w:r>
          </w:p>
        </w:tc>
      </w:tr>
      <w:tr w:rsidR="00312BC3" w:rsidRPr="00C26C40" w14:paraId="2CCBF13B" w14:textId="77777777" w:rsidTr="00870DFD">
        <w:trPr>
          <w:jc w:val="center"/>
        </w:trPr>
        <w:tc>
          <w:tcPr>
            <w:tcW w:w="4513" w:type="dxa"/>
          </w:tcPr>
          <w:p w14:paraId="433EF65A" w14:textId="7C38609C" w:rsidR="00312BC3" w:rsidRPr="00C26C40" w:rsidRDefault="001D2ED6" w:rsidP="00870DFD">
            <w:pPr>
              <w:rPr>
                <w:lang w:val="en-GB"/>
              </w:rPr>
            </w:pPr>
            <m:oMathPara>
              <m:oMath>
                <m:r>
                  <w:rPr>
                    <w:rFonts w:ascii="Cambria Math" w:hAnsi="Cambria Math"/>
                    <w:lang w:val="en-GB"/>
                  </w:rPr>
                  <m:t>TiO₂</m:t>
                </m:r>
              </m:oMath>
            </m:oMathPara>
          </w:p>
        </w:tc>
        <w:tc>
          <w:tcPr>
            <w:tcW w:w="4513" w:type="dxa"/>
          </w:tcPr>
          <w:p w14:paraId="617DA912" w14:textId="77777777" w:rsidR="00312BC3" w:rsidRPr="00C26C40" w:rsidRDefault="00312BC3" w:rsidP="00870DFD">
            <w:pPr>
              <w:rPr>
                <w:lang w:val="en-GB"/>
              </w:rPr>
            </w:pPr>
            <w:r w:rsidRPr="00C26C40">
              <w:rPr>
                <w:lang w:val="en-GB"/>
              </w:rPr>
              <w:t>-2,654.5769</w:t>
            </w:r>
          </w:p>
        </w:tc>
      </w:tr>
      <w:tr w:rsidR="00312BC3" w:rsidRPr="00C26C40" w14:paraId="03171A18" w14:textId="77777777" w:rsidTr="00870DFD">
        <w:trPr>
          <w:jc w:val="center"/>
        </w:trPr>
        <w:tc>
          <w:tcPr>
            <w:tcW w:w="4513" w:type="dxa"/>
          </w:tcPr>
          <w:p w14:paraId="26F2282C" w14:textId="230B1718" w:rsidR="00312BC3" w:rsidRPr="00C26C40" w:rsidRDefault="001D2ED6" w:rsidP="00870DFD">
            <w:pPr>
              <w:rPr>
                <w:lang w:val="en-GB"/>
              </w:rPr>
            </w:pPr>
            <m:oMathPara>
              <m:oMath>
                <m:r>
                  <w:rPr>
                    <w:rFonts w:ascii="Cambria Math" w:hAnsi="Cambria Math"/>
                    <w:lang w:val="en-GB"/>
                  </w:rPr>
                  <m:t>K₂O</m:t>
                </m:r>
              </m:oMath>
            </m:oMathPara>
          </w:p>
        </w:tc>
        <w:tc>
          <w:tcPr>
            <w:tcW w:w="4513" w:type="dxa"/>
          </w:tcPr>
          <w:p w14:paraId="32FBDB41" w14:textId="77777777" w:rsidR="00312BC3" w:rsidRPr="00C26C40" w:rsidRDefault="00312BC3" w:rsidP="00870DFD">
            <w:pPr>
              <w:rPr>
                <w:lang w:val="en-GB"/>
              </w:rPr>
            </w:pPr>
            <w:r w:rsidRPr="00C26C40">
              <w:rPr>
                <w:lang w:val="en-GB"/>
              </w:rPr>
              <w:t>-701.4388</w:t>
            </w:r>
          </w:p>
        </w:tc>
      </w:tr>
      <w:tr w:rsidR="00312BC3" w:rsidRPr="00C26C40" w14:paraId="7D180169" w14:textId="77777777" w:rsidTr="00870DFD">
        <w:trPr>
          <w:jc w:val="center"/>
        </w:trPr>
        <w:tc>
          <w:tcPr>
            <w:tcW w:w="4513" w:type="dxa"/>
          </w:tcPr>
          <w:p w14:paraId="2850B727" w14:textId="3BA3F08C" w:rsidR="00312BC3" w:rsidRPr="00C26C40" w:rsidRDefault="001D2ED6" w:rsidP="00870DFD">
            <w:pPr>
              <w:rPr>
                <w:lang w:val="en-GB"/>
              </w:rPr>
            </w:pPr>
            <m:oMathPara>
              <m:oMath>
                <m:r>
                  <w:rPr>
                    <w:rFonts w:ascii="Cambria Math" w:hAnsi="Cambria Math"/>
                    <w:lang w:val="en-GB"/>
                  </w:rPr>
                  <m:t>Na₂O</m:t>
                </m:r>
              </m:oMath>
            </m:oMathPara>
          </w:p>
        </w:tc>
        <w:tc>
          <w:tcPr>
            <w:tcW w:w="4513" w:type="dxa"/>
          </w:tcPr>
          <w:p w14:paraId="3B8F21FF" w14:textId="77777777" w:rsidR="00312BC3" w:rsidRPr="00C26C40" w:rsidRDefault="00312BC3" w:rsidP="00870DFD">
            <w:pPr>
              <w:rPr>
                <w:lang w:val="en-GB"/>
              </w:rPr>
            </w:pPr>
            <w:r w:rsidRPr="00C26C40">
              <w:rPr>
                <w:lang w:val="en-GB"/>
              </w:rPr>
              <w:t>-1,314.4366</w:t>
            </w:r>
          </w:p>
        </w:tc>
      </w:tr>
      <w:tr w:rsidR="00312BC3" w:rsidRPr="00C26C40" w14:paraId="52BF3E35" w14:textId="77777777" w:rsidTr="00870DFD">
        <w:trPr>
          <w:jc w:val="center"/>
        </w:trPr>
        <w:tc>
          <w:tcPr>
            <w:tcW w:w="4513" w:type="dxa"/>
          </w:tcPr>
          <w:p w14:paraId="1CFB07D1" w14:textId="6707E1C0" w:rsidR="00312BC3" w:rsidRPr="00C26C40" w:rsidRDefault="001D2ED6" w:rsidP="00870DFD">
            <w:pPr>
              <w:rPr>
                <w:lang w:val="en-GB"/>
              </w:rPr>
            </w:pPr>
            <m:oMathPara>
              <m:oMath>
                <m:r>
                  <w:rPr>
                    <w:rFonts w:ascii="Cambria Math" w:hAnsi="Cambria Math"/>
                    <w:lang w:val="en-GB"/>
                  </w:rPr>
                  <m:t>MgO</m:t>
                </m:r>
              </m:oMath>
            </m:oMathPara>
          </w:p>
        </w:tc>
        <w:tc>
          <w:tcPr>
            <w:tcW w:w="4513" w:type="dxa"/>
          </w:tcPr>
          <w:p w14:paraId="65679B57" w14:textId="77777777" w:rsidR="00312BC3" w:rsidRPr="00C26C40" w:rsidRDefault="00312BC3" w:rsidP="00870DFD">
            <w:pPr>
              <w:rPr>
                <w:lang w:val="en-GB"/>
              </w:rPr>
            </w:pPr>
            <w:r w:rsidRPr="00C26C40">
              <w:rPr>
                <w:lang w:val="en-GB"/>
              </w:rPr>
              <w:t>-3,327.4366</w:t>
            </w:r>
          </w:p>
        </w:tc>
      </w:tr>
      <w:tr w:rsidR="00312BC3" w:rsidRPr="00C26C40" w14:paraId="451577A9" w14:textId="77777777" w:rsidTr="00870DFD">
        <w:trPr>
          <w:jc w:val="center"/>
        </w:trPr>
        <w:tc>
          <w:tcPr>
            <w:tcW w:w="4513" w:type="dxa"/>
          </w:tcPr>
          <w:p w14:paraId="0DC25CC9" w14:textId="3F143CE7" w:rsidR="00312BC3" w:rsidRPr="00C26C40" w:rsidRDefault="001D2ED6" w:rsidP="00870DFD">
            <w:pPr>
              <w:rPr>
                <w:lang w:val="en-GB"/>
              </w:rPr>
            </w:pPr>
            <m:oMathPara>
              <m:oMath>
                <m:r>
                  <w:rPr>
                    <w:rFonts w:ascii="Cambria Math" w:hAnsi="Cambria Math"/>
                    <w:lang w:val="en-GB"/>
                  </w:rPr>
                  <m:t>Fe₃O₄</m:t>
                </m:r>
              </m:oMath>
            </m:oMathPara>
          </w:p>
        </w:tc>
        <w:tc>
          <w:tcPr>
            <w:tcW w:w="4513" w:type="dxa"/>
          </w:tcPr>
          <w:p w14:paraId="746E4336" w14:textId="77777777" w:rsidR="00312BC3" w:rsidRPr="00C26C40" w:rsidRDefault="00312BC3" w:rsidP="00870DFD">
            <w:pPr>
              <w:rPr>
                <w:lang w:val="en-GB"/>
              </w:rPr>
            </w:pPr>
            <w:r w:rsidRPr="00C26C40">
              <w:rPr>
                <w:lang w:val="en-GB"/>
              </w:rPr>
              <w:t>-971.4037</w:t>
            </w:r>
          </w:p>
        </w:tc>
      </w:tr>
      <w:tr w:rsidR="00312BC3" w:rsidRPr="00C26C40" w14:paraId="10B5D786" w14:textId="77777777" w:rsidTr="00870DFD">
        <w:trPr>
          <w:jc w:val="center"/>
        </w:trPr>
        <w:tc>
          <w:tcPr>
            <w:tcW w:w="4513" w:type="dxa"/>
          </w:tcPr>
          <w:p w14:paraId="639C70C6" w14:textId="42977745" w:rsidR="00312BC3" w:rsidRPr="00C26C40" w:rsidRDefault="001D2ED6" w:rsidP="00870DFD">
            <w:pPr>
              <w:rPr>
                <w:lang w:val="en-GB"/>
              </w:rPr>
            </w:pPr>
            <m:oMathPara>
              <m:oMath>
                <m:r>
                  <w:rPr>
                    <w:rFonts w:ascii="Cambria Math" w:hAnsi="Cambria Math"/>
                    <w:lang w:val="en-GB"/>
                  </w:rPr>
                  <m:t>Al₂O₃</m:t>
                </m:r>
              </m:oMath>
            </m:oMathPara>
          </w:p>
        </w:tc>
        <w:tc>
          <w:tcPr>
            <w:tcW w:w="4513" w:type="dxa"/>
          </w:tcPr>
          <w:p w14:paraId="039F48BB" w14:textId="77777777" w:rsidR="00312BC3" w:rsidRPr="00C26C40" w:rsidRDefault="00312BC3" w:rsidP="00870DFD">
            <w:pPr>
              <w:rPr>
                <w:lang w:val="en-GB"/>
              </w:rPr>
            </w:pPr>
            <w:r w:rsidRPr="00C26C40">
              <w:rPr>
                <w:lang w:val="en-GB"/>
              </w:rPr>
              <w:t>-3,703.6312</w:t>
            </w:r>
          </w:p>
        </w:tc>
      </w:tr>
    </w:tbl>
    <w:p w14:paraId="1404CD4F" w14:textId="77777777" w:rsidR="0045080A" w:rsidRPr="00C26C40" w:rsidRDefault="0045080A" w:rsidP="00312BC3"/>
    <w:p w14:paraId="2B19DBE4" w14:textId="58D8E638" w:rsidR="00312BC3" w:rsidRPr="00C26C40" w:rsidRDefault="00312BC3" w:rsidP="00312BC3">
      <w:r w:rsidRPr="00C26C40">
        <w:t>Stream 301 (Outlet) — T = 870.00 °C, P = 1.0000 atm</w:t>
      </w:r>
    </w:p>
    <w:tbl>
      <w:tblPr>
        <w:tblStyle w:val="TableGrid"/>
        <w:tblW w:w="0" w:type="auto"/>
        <w:jc w:val="center"/>
        <w:tblLook w:val="04A0" w:firstRow="1" w:lastRow="0" w:firstColumn="1" w:lastColumn="0" w:noHBand="0" w:noVBand="1"/>
      </w:tblPr>
      <w:tblGrid>
        <w:gridCol w:w="4513"/>
        <w:gridCol w:w="4513"/>
      </w:tblGrid>
      <w:tr w:rsidR="00312BC3" w:rsidRPr="00C26C40" w14:paraId="413387B7" w14:textId="77777777" w:rsidTr="00870DFD">
        <w:trPr>
          <w:jc w:val="center"/>
        </w:trPr>
        <w:tc>
          <w:tcPr>
            <w:tcW w:w="4513" w:type="dxa"/>
            <w:shd w:val="clear" w:color="auto" w:fill="D9D9D9"/>
          </w:tcPr>
          <w:p w14:paraId="1A1573C0"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44064FE3" w14:textId="77777777" w:rsidR="00312BC3" w:rsidRPr="00C26C40" w:rsidRDefault="00312BC3" w:rsidP="00870DFD">
            <w:pPr>
              <w:rPr>
                <w:lang w:val="en-GB"/>
              </w:rPr>
            </w:pPr>
            <w:r w:rsidRPr="00C26C40">
              <w:rPr>
                <w:b/>
                <w:sz w:val="22"/>
                <w:lang w:val="en-GB"/>
              </w:rPr>
              <w:t>Specific Enthalpy (kcal/kg)</w:t>
            </w:r>
          </w:p>
        </w:tc>
      </w:tr>
      <w:tr w:rsidR="00312BC3" w:rsidRPr="00C26C40" w14:paraId="2AD5E83F" w14:textId="77777777" w:rsidTr="00870DFD">
        <w:trPr>
          <w:jc w:val="center"/>
        </w:trPr>
        <w:tc>
          <w:tcPr>
            <w:tcW w:w="4513" w:type="dxa"/>
          </w:tcPr>
          <w:p w14:paraId="70EA3F8F" w14:textId="5088C523" w:rsidR="00312BC3" w:rsidRPr="00C26C40" w:rsidRDefault="0045080A" w:rsidP="00870DFD">
            <w:pPr>
              <w:rPr>
                <w:lang w:val="en-GB"/>
              </w:rPr>
            </w:pPr>
            <m:oMathPara>
              <m:oMath>
                <m:r>
                  <w:rPr>
                    <w:rFonts w:ascii="Cambria Math" w:hAnsi="Cambria Math"/>
                    <w:lang w:val="en-GB"/>
                  </w:rPr>
                  <m:t>H₂O</m:t>
                </m:r>
              </m:oMath>
            </m:oMathPara>
          </w:p>
        </w:tc>
        <w:tc>
          <w:tcPr>
            <w:tcW w:w="4513" w:type="dxa"/>
          </w:tcPr>
          <w:p w14:paraId="6595471C" w14:textId="77777777" w:rsidR="00312BC3" w:rsidRPr="00C26C40" w:rsidRDefault="00312BC3" w:rsidP="00870DFD">
            <w:pPr>
              <w:rPr>
                <w:lang w:val="en-GB"/>
              </w:rPr>
            </w:pPr>
            <w:r w:rsidRPr="00C26C40">
              <w:rPr>
                <w:lang w:val="en-GB"/>
              </w:rPr>
              <w:t>-2,785.6846</w:t>
            </w:r>
          </w:p>
        </w:tc>
      </w:tr>
      <w:tr w:rsidR="00312BC3" w:rsidRPr="00C26C40" w14:paraId="0E5DD560" w14:textId="77777777" w:rsidTr="00870DFD">
        <w:trPr>
          <w:jc w:val="center"/>
        </w:trPr>
        <w:tc>
          <w:tcPr>
            <w:tcW w:w="4513" w:type="dxa"/>
          </w:tcPr>
          <w:p w14:paraId="6B3B8204" w14:textId="4F32889A" w:rsidR="00312BC3" w:rsidRPr="00C26C40" w:rsidRDefault="0045080A" w:rsidP="00870DFD">
            <w:pPr>
              <w:rPr>
                <w:lang w:val="en-GB"/>
              </w:rPr>
            </w:pPr>
            <m:oMathPara>
              <m:oMath>
                <m:r>
                  <w:rPr>
                    <w:rFonts w:ascii="Cambria Math" w:hAnsi="Cambria Math"/>
                    <w:lang w:val="en-GB"/>
                  </w:rPr>
                  <m:t>CO₂</m:t>
                </m:r>
              </m:oMath>
            </m:oMathPara>
          </w:p>
        </w:tc>
        <w:tc>
          <w:tcPr>
            <w:tcW w:w="4513" w:type="dxa"/>
          </w:tcPr>
          <w:p w14:paraId="64F7B814" w14:textId="77777777" w:rsidR="00312BC3" w:rsidRPr="00C26C40" w:rsidRDefault="00312BC3" w:rsidP="00870DFD">
            <w:pPr>
              <w:rPr>
                <w:lang w:val="en-GB"/>
              </w:rPr>
            </w:pPr>
            <w:r w:rsidRPr="00C26C40">
              <w:rPr>
                <w:lang w:val="en-GB"/>
              </w:rPr>
              <w:t>-1,913.9743</w:t>
            </w:r>
          </w:p>
        </w:tc>
      </w:tr>
      <w:tr w:rsidR="00312BC3" w:rsidRPr="00C26C40" w14:paraId="49E76B44" w14:textId="77777777" w:rsidTr="00870DFD">
        <w:trPr>
          <w:jc w:val="center"/>
        </w:trPr>
        <w:tc>
          <w:tcPr>
            <w:tcW w:w="4513" w:type="dxa"/>
          </w:tcPr>
          <w:p w14:paraId="40CF6BE3" w14:textId="44D36B27" w:rsidR="00312BC3" w:rsidRPr="00C26C40" w:rsidRDefault="0045080A" w:rsidP="00870DFD">
            <w:pPr>
              <w:rPr>
                <w:lang w:val="en-GB"/>
              </w:rPr>
            </w:pPr>
            <m:oMathPara>
              <m:oMath>
                <m:r>
                  <w:rPr>
                    <w:rFonts w:ascii="Cambria Math" w:hAnsi="Cambria Math"/>
                    <w:lang w:val="en-GB"/>
                  </w:rPr>
                  <m:t>Al(OH)₃</m:t>
                </m:r>
              </m:oMath>
            </m:oMathPara>
          </w:p>
        </w:tc>
        <w:tc>
          <w:tcPr>
            <w:tcW w:w="4513" w:type="dxa"/>
          </w:tcPr>
          <w:p w14:paraId="706ABD27" w14:textId="77777777" w:rsidR="00312BC3" w:rsidRPr="00C26C40" w:rsidRDefault="00312BC3" w:rsidP="00870DFD">
            <w:pPr>
              <w:rPr>
                <w:lang w:val="en-GB"/>
              </w:rPr>
            </w:pPr>
            <w:r w:rsidRPr="00C26C40">
              <w:rPr>
                <w:lang w:val="en-GB"/>
              </w:rPr>
              <w:t>-3,685.1344</w:t>
            </w:r>
          </w:p>
        </w:tc>
      </w:tr>
      <w:tr w:rsidR="00312BC3" w:rsidRPr="00C26C40" w14:paraId="6D218EA3" w14:textId="77777777" w:rsidTr="00870DFD">
        <w:trPr>
          <w:jc w:val="center"/>
        </w:trPr>
        <w:tc>
          <w:tcPr>
            <w:tcW w:w="4513" w:type="dxa"/>
          </w:tcPr>
          <w:p w14:paraId="4E0AF156" w14:textId="2C1F4CF4" w:rsidR="00312BC3" w:rsidRPr="00C26C40" w:rsidRDefault="0045080A" w:rsidP="00870DFD">
            <w:pPr>
              <w:rPr>
                <w:lang w:val="en-GB"/>
              </w:rPr>
            </w:pPr>
            <m:oMathPara>
              <m:oMath>
                <m:r>
                  <w:rPr>
                    <w:rFonts w:ascii="Cambria Math" w:hAnsi="Cambria Math"/>
                    <w:lang w:val="en-GB"/>
                  </w:rPr>
                  <m:t>Fe₂O₃</m:t>
                </m:r>
              </m:oMath>
            </m:oMathPara>
          </w:p>
        </w:tc>
        <w:tc>
          <w:tcPr>
            <w:tcW w:w="4513" w:type="dxa"/>
          </w:tcPr>
          <w:p w14:paraId="14D93DB9" w14:textId="77777777" w:rsidR="00312BC3" w:rsidRPr="00C26C40" w:rsidRDefault="00312BC3" w:rsidP="00870DFD">
            <w:pPr>
              <w:rPr>
                <w:lang w:val="en-GB"/>
              </w:rPr>
            </w:pPr>
            <w:r w:rsidRPr="00C26C40">
              <w:rPr>
                <w:lang w:val="en-GB"/>
              </w:rPr>
              <w:t>-1,052.7885</w:t>
            </w:r>
          </w:p>
        </w:tc>
      </w:tr>
      <w:tr w:rsidR="00312BC3" w:rsidRPr="00C26C40" w14:paraId="11FD6CF6" w14:textId="77777777" w:rsidTr="00870DFD">
        <w:trPr>
          <w:jc w:val="center"/>
        </w:trPr>
        <w:tc>
          <w:tcPr>
            <w:tcW w:w="4513" w:type="dxa"/>
          </w:tcPr>
          <w:p w14:paraId="3B69F867" w14:textId="415B9DF3" w:rsidR="00312BC3" w:rsidRPr="00C26C40" w:rsidRDefault="0045080A" w:rsidP="00870DFD">
            <w:pPr>
              <w:rPr>
                <w:lang w:val="en-GB"/>
              </w:rPr>
            </w:pPr>
            <m:oMathPara>
              <m:oMath>
                <m:r>
                  <w:rPr>
                    <w:rFonts w:ascii="Cambria Math" w:hAnsi="Cambria Math"/>
                    <w:lang w:val="en-GB"/>
                  </w:rPr>
                  <m:t>SiO₂</m:t>
                </m:r>
              </m:oMath>
            </m:oMathPara>
          </w:p>
        </w:tc>
        <w:tc>
          <w:tcPr>
            <w:tcW w:w="4513" w:type="dxa"/>
          </w:tcPr>
          <w:p w14:paraId="6B6B648D" w14:textId="77777777" w:rsidR="00312BC3" w:rsidRPr="00C26C40" w:rsidRDefault="00312BC3" w:rsidP="00870DFD">
            <w:pPr>
              <w:rPr>
                <w:lang w:val="en-GB"/>
              </w:rPr>
            </w:pPr>
            <w:r w:rsidRPr="00C26C40">
              <w:rPr>
                <w:lang w:val="en-GB"/>
              </w:rPr>
              <w:t>-3,390.9690</w:t>
            </w:r>
          </w:p>
        </w:tc>
      </w:tr>
      <w:tr w:rsidR="00312BC3" w:rsidRPr="00C26C40" w14:paraId="00921B9A" w14:textId="77777777" w:rsidTr="00870DFD">
        <w:trPr>
          <w:jc w:val="center"/>
        </w:trPr>
        <w:tc>
          <w:tcPr>
            <w:tcW w:w="4513" w:type="dxa"/>
          </w:tcPr>
          <w:p w14:paraId="4249D709" w14:textId="60232962" w:rsidR="00312BC3" w:rsidRPr="00C26C40" w:rsidRDefault="0045080A" w:rsidP="00870DFD">
            <w:pPr>
              <w:rPr>
                <w:lang w:val="en-GB"/>
              </w:rPr>
            </w:pPr>
            <m:oMathPara>
              <m:oMath>
                <m:r>
                  <w:rPr>
                    <w:rFonts w:ascii="Cambria Math" w:hAnsi="Cambria Math"/>
                    <w:lang w:val="en-GB"/>
                  </w:rPr>
                  <m:t>TiO₂</m:t>
                </m:r>
              </m:oMath>
            </m:oMathPara>
          </w:p>
        </w:tc>
        <w:tc>
          <w:tcPr>
            <w:tcW w:w="4513" w:type="dxa"/>
          </w:tcPr>
          <w:p w14:paraId="25CB3A8E" w14:textId="77777777" w:rsidR="00312BC3" w:rsidRPr="00C26C40" w:rsidRDefault="00312BC3" w:rsidP="00870DFD">
            <w:pPr>
              <w:rPr>
                <w:lang w:val="en-GB"/>
              </w:rPr>
            </w:pPr>
            <w:r w:rsidRPr="00C26C40">
              <w:rPr>
                <w:lang w:val="en-GB"/>
              </w:rPr>
              <w:t>-2,654.5770</w:t>
            </w:r>
          </w:p>
        </w:tc>
      </w:tr>
      <w:tr w:rsidR="00312BC3" w:rsidRPr="00C26C40" w14:paraId="7740CFBF" w14:textId="77777777" w:rsidTr="00870DFD">
        <w:trPr>
          <w:jc w:val="center"/>
        </w:trPr>
        <w:tc>
          <w:tcPr>
            <w:tcW w:w="4513" w:type="dxa"/>
          </w:tcPr>
          <w:p w14:paraId="00399766" w14:textId="14B61B4F" w:rsidR="00312BC3" w:rsidRPr="00C26C40" w:rsidRDefault="0045080A" w:rsidP="00870DFD">
            <w:pPr>
              <w:rPr>
                <w:lang w:val="en-GB"/>
              </w:rPr>
            </w:pPr>
            <m:oMathPara>
              <m:oMath>
                <m:r>
                  <w:rPr>
                    <w:rFonts w:ascii="Cambria Math" w:hAnsi="Cambria Math"/>
                    <w:lang w:val="en-GB"/>
                  </w:rPr>
                  <m:t>K₂O</m:t>
                </m:r>
              </m:oMath>
            </m:oMathPara>
          </w:p>
        </w:tc>
        <w:tc>
          <w:tcPr>
            <w:tcW w:w="4513" w:type="dxa"/>
          </w:tcPr>
          <w:p w14:paraId="3C71DD3A" w14:textId="77777777" w:rsidR="00312BC3" w:rsidRPr="00C26C40" w:rsidRDefault="00312BC3" w:rsidP="00870DFD">
            <w:pPr>
              <w:rPr>
                <w:lang w:val="en-GB"/>
              </w:rPr>
            </w:pPr>
            <w:r w:rsidRPr="00C26C40">
              <w:rPr>
                <w:lang w:val="en-GB"/>
              </w:rPr>
              <w:t>-701.4388</w:t>
            </w:r>
          </w:p>
        </w:tc>
      </w:tr>
      <w:tr w:rsidR="00312BC3" w:rsidRPr="00C26C40" w14:paraId="4524F441" w14:textId="77777777" w:rsidTr="00870DFD">
        <w:trPr>
          <w:jc w:val="center"/>
        </w:trPr>
        <w:tc>
          <w:tcPr>
            <w:tcW w:w="4513" w:type="dxa"/>
          </w:tcPr>
          <w:p w14:paraId="0C6EC661" w14:textId="72A016CA" w:rsidR="00312BC3" w:rsidRPr="00C26C40" w:rsidRDefault="0045080A" w:rsidP="00870DFD">
            <w:pPr>
              <w:rPr>
                <w:lang w:val="en-GB"/>
              </w:rPr>
            </w:pPr>
            <m:oMathPara>
              <m:oMath>
                <m:r>
                  <w:rPr>
                    <w:rFonts w:ascii="Cambria Math" w:hAnsi="Cambria Math"/>
                    <w:lang w:val="en-GB"/>
                  </w:rPr>
                  <m:t>Na₂O</m:t>
                </m:r>
              </m:oMath>
            </m:oMathPara>
          </w:p>
        </w:tc>
        <w:tc>
          <w:tcPr>
            <w:tcW w:w="4513" w:type="dxa"/>
          </w:tcPr>
          <w:p w14:paraId="10BD319C" w14:textId="77777777" w:rsidR="00312BC3" w:rsidRPr="00C26C40" w:rsidRDefault="00312BC3" w:rsidP="00870DFD">
            <w:pPr>
              <w:rPr>
                <w:lang w:val="en-GB"/>
              </w:rPr>
            </w:pPr>
            <w:r w:rsidRPr="00C26C40">
              <w:rPr>
                <w:lang w:val="en-GB"/>
              </w:rPr>
              <w:t>-1,314.4367</w:t>
            </w:r>
          </w:p>
        </w:tc>
      </w:tr>
      <w:tr w:rsidR="00312BC3" w:rsidRPr="00C26C40" w14:paraId="2321350D" w14:textId="77777777" w:rsidTr="00870DFD">
        <w:trPr>
          <w:jc w:val="center"/>
        </w:trPr>
        <w:tc>
          <w:tcPr>
            <w:tcW w:w="4513" w:type="dxa"/>
          </w:tcPr>
          <w:p w14:paraId="35BB3F80" w14:textId="010597DD" w:rsidR="00312BC3" w:rsidRPr="00C26C40" w:rsidRDefault="0045080A" w:rsidP="00870DFD">
            <w:pPr>
              <w:rPr>
                <w:lang w:val="en-GB"/>
              </w:rPr>
            </w:pPr>
            <m:oMathPara>
              <m:oMath>
                <m:r>
                  <w:rPr>
                    <w:rFonts w:ascii="Cambria Math" w:hAnsi="Cambria Math"/>
                    <w:lang w:val="en-GB"/>
                  </w:rPr>
                  <m:t>MgO</m:t>
                </m:r>
              </m:oMath>
            </m:oMathPara>
          </w:p>
        </w:tc>
        <w:tc>
          <w:tcPr>
            <w:tcW w:w="4513" w:type="dxa"/>
          </w:tcPr>
          <w:p w14:paraId="6B7FDBD4" w14:textId="77777777" w:rsidR="00312BC3" w:rsidRPr="00C26C40" w:rsidRDefault="00312BC3" w:rsidP="00870DFD">
            <w:pPr>
              <w:rPr>
                <w:lang w:val="en-GB"/>
              </w:rPr>
            </w:pPr>
            <w:r w:rsidRPr="00C26C40">
              <w:rPr>
                <w:lang w:val="en-GB"/>
              </w:rPr>
              <w:t>-3,327.4366</w:t>
            </w:r>
          </w:p>
        </w:tc>
      </w:tr>
      <w:tr w:rsidR="00312BC3" w:rsidRPr="00C26C40" w14:paraId="2C0BB63C" w14:textId="77777777" w:rsidTr="00870DFD">
        <w:trPr>
          <w:jc w:val="center"/>
        </w:trPr>
        <w:tc>
          <w:tcPr>
            <w:tcW w:w="4513" w:type="dxa"/>
          </w:tcPr>
          <w:p w14:paraId="4BFCEFE4" w14:textId="5D12D042" w:rsidR="00312BC3" w:rsidRPr="00C26C40" w:rsidRDefault="0045080A" w:rsidP="00870DFD">
            <w:pPr>
              <w:rPr>
                <w:lang w:val="en-GB"/>
              </w:rPr>
            </w:pPr>
            <m:oMathPara>
              <m:oMath>
                <m:r>
                  <w:rPr>
                    <w:rFonts w:ascii="Cambria Math" w:hAnsi="Cambria Math"/>
                    <w:lang w:val="en-GB"/>
                  </w:rPr>
                  <m:t>CO</m:t>
                </m:r>
              </m:oMath>
            </m:oMathPara>
          </w:p>
        </w:tc>
        <w:tc>
          <w:tcPr>
            <w:tcW w:w="4513" w:type="dxa"/>
          </w:tcPr>
          <w:p w14:paraId="418BD233" w14:textId="77777777" w:rsidR="00312BC3" w:rsidRPr="00C26C40" w:rsidRDefault="00312BC3" w:rsidP="00870DFD">
            <w:pPr>
              <w:rPr>
                <w:lang w:val="en-GB"/>
              </w:rPr>
            </w:pPr>
            <w:r w:rsidRPr="00C26C40">
              <w:rPr>
                <w:lang w:val="en-GB"/>
              </w:rPr>
              <w:t>-717.7410</w:t>
            </w:r>
          </w:p>
        </w:tc>
      </w:tr>
      <w:tr w:rsidR="00312BC3" w:rsidRPr="00C26C40" w14:paraId="5647C45E" w14:textId="77777777" w:rsidTr="00870DFD">
        <w:trPr>
          <w:jc w:val="center"/>
        </w:trPr>
        <w:tc>
          <w:tcPr>
            <w:tcW w:w="4513" w:type="dxa"/>
          </w:tcPr>
          <w:p w14:paraId="585AEF1E" w14:textId="7E97C5A1" w:rsidR="00312BC3" w:rsidRPr="00C26C40" w:rsidRDefault="0045080A" w:rsidP="00870DFD">
            <w:pPr>
              <w:rPr>
                <w:lang w:val="en-GB"/>
              </w:rPr>
            </w:pPr>
            <m:oMathPara>
              <m:oMath>
                <m:r>
                  <w:rPr>
                    <w:rFonts w:ascii="Cambria Math" w:hAnsi="Cambria Math"/>
                    <w:lang w:val="en-GB"/>
                  </w:rPr>
                  <m:t>Fe₃O₄</m:t>
                </m:r>
              </m:oMath>
            </m:oMathPara>
          </w:p>
        </w:tc>
        <w:tc>
          <w:tcPr>
            <w:tcW w:w="4513" w:type="dxa"/>
          </w:tcPr>
          <w:p w14:paraId="33942B24" w14:textId="77777777" w:rsidR="00312BC3" w:rsidRPr="00C26C40" w:rsidRDefault="00312BC3" w:rsidP="00870DFD">
            <w:pPr>
              <w:rPr>
                <w:lang w:val="en-GB"/>
              </w:rPr>
            </w:pPr>
            <w:r w:rsidRPr="00C26C40">
              <w:rPr>
                <w:lang w:val="en-GB"/>
              </w:rPr>
              <w:t>-971.4038</w:t>
            </w:r>
          </w:p>
        </w:tc>
      </w:tr>
      <w:tr w:rsidR="00312BC3" w:rsidRPr="00C26C40" w14:paraId="32FE540C" w14:textId="77777777" w:rsidTr="00870DFD">
        <w:trPr>
          <w:jc w:val="center"/>
        </w:trPr>
        <w:tc>
          <w:tcPr>
            <w:tcW w:w="4513" w:type="dxa"/>
          </w:tcPr>
          <w:p w14:paraId="1A451E25" w14:textId="68EA2F01" w:rsidR="00312BC3" w:rsidRPr="00C26C40" w:rsidRDefault="0045080A" w:rsidP="00870DFD">
            <w:pPr>
              <w:rPr>
                <w:lang w:val="en-GB"/>
              </w:rPr>
            </w:pPr>
            <m:oMathPara>
              <m:oMath>
                <m:r>
                  <w:rPr>
                    <w:rFonts w:ascii="Cambria Math" w:hAnsi="Cambria Math"/>
                    <w:lang w:val="en-GB"/>
                  </w:rPr>
                  <w:lastRenderedPageBreak/>
                  <m:t>Al₂O₃</m:t>
                </m:r>
              </m:oMath>
            </m:oMathPara>
          </w:p>
        </w:tc>
        <w:tc>
          <w:tcPr>
            <w:tcW w:w="4513" w:type="dxa"/>
          </w:tcPr>
          <w:p w14:paraId="68A23CAB" w14:textId="77777777" w:rsidR="00312BC3" w:rsidRPr="00C26C40" w:rsidRDefault="00312BC3" w:rsidP="00870DFD">
            <w:pPr>
              <w:rPr>
                <w:lang w:val="en-GB"/>
              </w:rPr>
            </w:pPr>
            <w:r w:rsidRPr="00C26C40">
              <w:rPr>
                <w:lang w:val="en-GB"/>
              </w:rPr>
              <w:t>-3,703.6313</w:t>
            </w:r>
          </w:p>
        </w:tc>
      </w:tr>
      <w:tr w:rsidR="00312BC3" w:rsidRPr="00C26C40" w14:paraId="1999AF87" w14:textId="77777777" w:rsidTr="00870DFD">
        <w:trPr>
          <w:jc w:val="center"/>
        </w:trPr>
        <w:tc>
          <w:tcPr>
            <w:tcW w:w="4513" w:type="dxa"/>
          </w:tcPr>
          <w:p w14:paraId="61EB27B9" w14:textId="38056283" w:rsidR="00312BC3" w:rsidRPr="00C26C40" w:rsidRDefault="0045080A" w:rsidP="00870DFD">
            <w:pPr>
              <w:rPr>
                <w:lang w:val="en-GB"/>
              </w:rPr>
            </w:pPr>
            <m:oMathPara>
              <m:oMath>
                <m:r>
                  <w:rPr>
                    <w:rFonts w:ascii="Cambria Math" w:hAnsi="Cambria Math"/>
                    <w:lang w:val="en-GB"/>
                  </w:rPr>
                  <m:t>N₂</m:t>
                </m:r>
              </m:oMath>
            </m:oMathPara>
          </w:p>
        </w:tc>
        <w:tc>
          <w:tcPr>
            <w:tcW w:w="4513" w:type="dxa"/>
          </w:tcPr>
          <w:p w14:paraId="155FDC78" w14:textId="77777777" w:rsidR="00312BC3" w:rsidRPr="00C26C40" w:rsidRDefault="00312BC3" w:rsidP="00870DFD">
            <w:pPr>
              <w:rPr>
                <w:lang w:val="en-GB"/>
              </w:rPr>
            </w:pPr>
            <w:r w:rsidRPr="00C26C40">
              <w:rPr>
                <w:lang w:val="en-GB"/>
              </w:rPr>
              <w:t>223.5801</w:t>
            </w:r>
          </w:p>
        </w:tc>
      </w:tr>
    </w:tbl>
    <w:p w14:paraId="4D8C1224" w14:textId="77777777" w:rsidR="000335FD" w:rsidRPr="00C26C40" w:rsidRDefault="000335FD" w:rsidP="00312BC3">
      <w:pPr>
        <w:spacing w:before="160"/>
        <w:rPr>
          <w:b/>
        </w:rPr>
      </w:pPr>
    </w:p>
    <w:p w14:paraId="37EF8FE8" w14:textId="729EB4D4" w:rsidR="00312BC3" w:rsidRPr="00C26C40" w:rsidRDefault="00312BC3" w:rsidP="000335FD">
      <w:pPr>
        <w:pStyle w:val="Heading4"/>
      </w:pPr>
      <w:r w:rsidRPr="00C26C40">
        <w:t>CL-201 — Product Cooler</w:t>
      </w:r>
    </w:p>
    <w:p w14:paraId="7C708428" w14:textId="5B80B17A" w:rsidR="00312BC3" w:rsidRPr="00C26C40" w:rsidRDefault="00312BC3" w:rsidP="00312BC3">
      <w:r w:rsidRPr="00C26C40">
        <w:t xml:space="preserve">Unit CL-201 (Product Cooler, Heat Exchanger) is classified as endothermic </w:t>
      </w:r>
      <w:r w:rsidR="0045080A" w:rsidRPr="00C26C40">
        <w:t>based on</w:t>
      </w:r>
      <w:r w:rsidRPr="00C26C40">
        <w:t xml:space="preserve"> the Aspen Plus stream enthalpy data. The total inlet enthalpy flow is -1.9184 Gcal/hr and the total outlet enthalpy flow is -2.0429 Gcal/hr, giving a net ΔḤ of -0.1245 Gcal/hr.</w:t>
      </w:r>
    </w:p>
    <w:p w14:paraId="038ADA50" w14:textId="77777777" w:rsidR="00312BC3" w:rsidRPr="00C26C40" w:rsidRDefault="00312BC3" w:rsidP="00312BC3">
      <w:r w:rsidRPr="00C26C40">
        <w:t>Unit is a net energy sink: 0.1245 Gcal/hr of enthalpy is absorbed by the process (endothermic; heat must be supplied by a utility, e.g. steam or fired duty).</w:t>
      </w:r>
    </w:p>
    <w:p w14:paraId="00E5D235" w14:textId="77777777" w:rsidR="00312BC3" w:rsidRPr="00C26C40" w:rsidRDefault="00312BC3" w:rsidP="00312BC3">
      <w:r w:rsidRPr="00C26C40">
        <w:t>Table A — Stream Enthalpy Flow Summary:</w:t>
      </w:r>
    </w:p>
    <w:tbl>
      <w:tblPr>
        <w:tblStyle w:val="TableGrid"/>
        <w:tblW w:w="0" w:type="auto"/>
        <w:jc w:val="center"/>
        <w:tblLook w:val="04A0" w:firstRow="1" w:lastRow="0" w:firstColumn="1" w:lastColumn="0" w:noHBand="0" w:noVBand="1"/>
      </w:tblPr>
      <w:tblGrid>
        <w:gridCol w:w="3009"/>
        <w:gridCol w:w="3009"/>
        <w:gridCol w:w="3009"/>
      </w:tblGrid>
      <w:tr w:rsidR="00312BC3" w:rsidRPr="00C26C40" w14:paraId="3D299D12" w14:textId="77777777" w:rsidTr="00870DFD">
        <w:trPr>
          <w:jc w:val="center"/>
        </w:trPr>
        <w:tc>
          <w:tcPr>
            <w:tcW w:w="3009" w:type="dxa"/>
            <w:shd w:val="clear" w:color="auto" w:fill="D9D9D9"/>
          </w:tcPr>
          <w:p w14:paraId="0BBDF600" w14:textId="77777777" w:rsidR="00312BC3" w:rsidRPr="00C26C40" w:rsidRDefault="00312BC3" w:rsidP="00870DFD">
            <w:pPr>
              <w:rPr>
                <w:lang w:val="en-GB"/>
              </w:rPr>
            </w:pPr>
            <w:r w:rsidRPr="00C26C40">
              <w:rPr>
                <w:b/>
                <w:sz w:val="22"/>
                <w:lang w:val="en-GB"/>
              </w:rPr>
              <w:t>Stream / Term</w:t>
            </w:r>
          </w:p>
        </w:tc>
        <w:tc>
          <w:tcPr>
            <w:tcW w:w="3009" w:type="dxa"/>
            <w:shd w:val="clear" w:color="auto" w:fill="D9D9D9"/>
          </w:tcPr>
          <w:p w14:paraId="11932111" w14:textId="77777777" w:rsidR="00312BC3" w:rsidRPr="00C26C40" w:rsidRDefault="00312BC3" w:rsidP="00870DFD">
            <w:pPr>
              <w:rPr>
                <w:lang w:val="en-GB"/>
              </w:rPr>
            </w:pPr>
            <w:r w:rsidRPr="00C26C40">
              <w:rPr>
                <w:b/>
                <w:sz w:val="22"/>
                <w:lang w:val="en-GB"/>
              </w:rPr>
              <w:t>Direction</w:t>
            </w:r>
          </w:p>
        </w:tc>
        <w:tc>
          <w:tcPr>
            <w:tcW w:w="3009" w:type="dxa"/>
            <w:shd w:val="clear" w:color="auto" w:fill="D9D9D9"/>
          </w:tcPr>
          <w:p w14:paraId="54683798" w14:textId="77777777" w:rsidR="00312BC3" w:rsidRPr="00C26C40" w:rsidRDefault="00312BC3" w:rsidP="00870DFD">
            <w:pPr>
              <w:rPr>
                <w:lang w:val="en-GB"/>
              </w:rPr>
            </w:pPr>
            <w:r w:rsidRPr="00C26C40">
              <w:rPr>
                <w:b/>
                <w:sz w:val="22"/>
                <w:lang w:val="en-GB"/>
              </w:rPr>
              <w:t>Enthalpy Flow (Gcal/hr)</w:t>
            </w:r>
          </w:p>
        </w:tc>
      </w:tr>
      <w:tr w:rsidR="00312BC3" w:rsidRPr="00C26C40" w14:paraId="59984F07" w14:textId="77777777" w:rsidTr="00870DFD">
        <w:trPr>
          <w:jc w:val="center"/>
        </w:trPr>
        <w:tc>
          <w:tcPr>
            <w:tcW w:w="3009" w:type="dxa"/>
          </w:tcPr>
          <w:p w14:paraId="007B8B6B" w14:textId="77777777" w:rsidR="00312BC3" w:rsidRPr="00C26C40" w:rsidRDefault="00312BC3" w:rsidP="00870DFD">
            <w:pPr>
              <w:rPr>
                <w:lang w:val="en-GB"/>
              </w:rPr>
            </w:pPr>
            <w:r w:rsidRPr="00C26C40">
              <w:rPr>
                <w:lang w:val="en-GB"/>
              </w:rPr>
              <w:t>203</w:t>
            </w:r>
          </w:p>
        </w:tc>
        <w:tc>
          <w:tcPr>
            <w:tcW w:w="3009" w:type="dxa"/>
          </w:tcPr>
          <w:p w14:paraId="1EA02D1D" w14:textId="77777777" w:rsidR="00312BC3" w:rsidRPr="00C26C40" w:rsidRDefault="00312BC3" w:rsidP="00870DFD">
            <w:pPr>
              <w:rPr>
                <w:lang w:val="en-GB"/>
              </w:rPr>
            </w:pPr>
            <w:r w:rsidRPr="00C26C40">
              <w:rPr>
                <w:lang w:val="en-GB"/>
              </w:rPr>
              <w:t>Inlet</w:t>
            </w:r>
          </w:p>
        </w:tc>
        <w:tc>
          <w:tcPr>
            <w:tcW w:w="3009" w:type="dxa"/>
          </w:tcPr>
          <w:p w14:paraId="01EF6F95" w14:textId="77777777" w:rsidR="00312BC3" w:rsidRPr="00C26C40" w:rsidRDefault="00312BC3" w:rsidP="00870DFD">
            <w:pPr>
              <w:rPr>
                <w:lang w:val="en-GB"/>
              </w:rPr>
            </w:pPr>
            <w:r w:rsidRPr="00C26C40">
              <w:rPr>
                <w:lang w:val="en-GB"/>
              </w:rPr>
              <w:t>-1.9184</w:t>
            </w:r>
          </w:p>
        </w:tc>
      </w:tr>
      <w:tr w:rsidR="00312BC3" w:rsidRPr="00C26C40" w14:paraId="42467138" w14:textId="77777777" w:rsidTr="00870DFD">
        <w:trPr>
          <w:jc w:val="center"/>
        </w:trPr>
        <w:tc>
          <w:tcPr>
            <w:tcW w:w="3009" w:type="dxa"/>
          </w:tcPr>
          <w:p w14:paraId="431CA1F7" w14:textId="77777777" w:rsidR="00312BC3" w:rsidRPr="00C26C40" w:rsidRDefault="00312BC3" w:rsidP="00870DFD">
            <w:pPr>
              <w:rPr>
                <w:lang w:val="en-GB"/>
              </w:rPr>
            </w:pPr>
            <w:r w:rsidRPr="00C26C40">
              <w:rPr>
                <w:b/>
                <w:lang w:val="en-GB"/>
              </w:rPr>
              <w:t>Total Inlet</w:t>
            </w:r>
          </w:p>
        </w:tc>
        <w:tc>
          <w:tcPr>
            <w:tcW w:w="3009" w:type="dxa"/>
          </w:tcPr>
          <w:p w14:paraId="3C7E4E6F" w14:textId="77777777" w:rsidR="00312BC3" w:rsidRPr="00C26C40" w:rsidRDefault="00312BC3" w:rsidP="00870DFD">
            <w:pPr>
              <w:rPr>
                <w:lang w:val="en-GB"/>
              </w:rPr>
            </w:pPr>
            <w:r w:rsidRPr="00C26C40">
              <w:rPr>
                <w:b/>
                <w:lang w:val="en-GB"/>
              </w:rPr>
              <w:t>—</w:t>
            </w:r>
          </w:p>
        </w:tc>
        <w:tc>
          <w:tcPr>
            <w:tcW w:w="3009" w:type="dxa"/>
          </w:tcPr>
          <w:p w14:paraId="5493B9A9" w14:textId="77777777" w:rsidR="00312BC3" w:rsidRPr="00C26C40" w:rsidRDefault="00312BC3" w:rsidP="00870DFD">
            <w:pPr>
              <w:rPr>
                <w:lang w:val="en-GB"/>
              </w:rPr>
            </w:pPr>
            <w:r w:rsidRPr="00C26C40">
              <w:rPr>
                <w:b/>
                <w:lang w:val="en-GB"/>
              </w:rPr>
              <w:t>-1.9184</w:t>
            </w:r>
          </w:p>
        </w:tc>
      </w:tr>
      <w:tr w:rsidR="00312BC3" w:rsidRPr="00C26C40" w14:paraId="4078E77B" w14:textId="77777777" w:rsidTr="00870DFD">
        <w:trPr>
          <w:jc w:val="center"/>
        </w:trPr>
        <w:tc>
          <w:tcPr>
            <w:tcW w:w="3009" w:type="dxa"/>
          </w:tcPr>
          <w:p w14:paraId="23724F9B" w14:textId="77777777" w:rsidR="00312BC3" w:rsidRPr="00C26C40" w:rsidRDefault="00312BC3" w:rsidP="00870DFD">
            <w:pPr>
              <w:rPr>
                <w:lang w:val="en-GB"/>
              </w:rPr>
            </w:pPr>
            <w:r w:rsidRPr="00C26C40">
              <w:rPr>
                <w:lang w:val="en-GB"/>
              </w:rPr>
              <w:t>204</w:t>
            </w:r>
          </w:p>
        </w:tc>
        <w:tc>
          <w:tcPr>
            <w:tcW w:w="3009" w:type="dxa"/>
          </w:tcPr>
          <w:p w14:paraId="7364B41D" w14:textId="77777777" w:rsidR="00312BC3" w:rsidRPr="00C26C40" w:rsidRDefault="00312BC3" w:rsidP="00870DFD">
            <w:pPr>
              <w:rPr>
                <w:lang w:val="en-GB"/>
              </w:rPr>
            </w:pPr>
            <w:r w:rsidRPr="00C26C40">
              <w:rPr>
                <w:lang w:val="en-GB"/>
              </w:rPr>
              <w:t>Outlet</w:t>
            </w:r>
          </w:p>
        </w:tc>
        <w:tc>
          <w:tcPr>
            <w:tcW w:w="3009" w:type="dxa"/>
          </w:tcPr>
          <w:p w14:paraId="795EAF52" w14:textId="77777777" w:rsidR="00312BC3" w:rsidRPr="00C26C40" w:rsidRDefault="00312BC3" w:rsidP="00870DFD">
            <w:pPr>
              <w:rPr>
                <w:lang w:val="en-GB"/>
              </w:rPr>
            </w:pPr>
            <w:r w:rsidRPr="00C26C40">
              <w:rPr>
                <w:lang w:val="en-GB"/>
              </w:rPr>
              <w:t>-2.0429</w:t>
            </w:r>
          </w:p>
        </w:tc>
      </w:tr>
      <w:tr w:rsidR="00312BC3" w:rsidRPr="00C26C40" w14:paraId="75F2C3AA" w14:textId="77777777" w:rsidTr="00870DFD">
        <w:trPr>
          <w:jc w:val="center"/>
        </w:trPr>
        <w:tc>
          <w:tcPr>
            <w:tcW w:w="3009" w:type="dxa"/>
          </w:tcPr>
          <w:p w14:paraId="79553BE9" w14:textId="77777777" w:rsidR="00312BC3" w:rsidRPr="00C26C40" w:rsidRDefault="00312BC3" w:rsidP="00870DFD">
            <w:pPr>
              <w:rPr>
                <w:lang w:val="en-GB"/>
              </w:rPr>
            </w:pPr>
            <w:r w:rsidRPr="00C26C40">
              <w:rPr>
                <w:b/>
                <w:lang w:val="en-GB"/>
              </w:rPr>
              <w:t>Total Outlet</w:t>
            </w:r>
          </w:p>
        </w:tc>
        <w:tc>
          <w:tcPr>
            <w:tcW w:w="3009" w:type="dxa"/>
          </w:tcPr>
          <w:p w14:paraId="55E85EDE" w14:textId="77777777" w:rsidR="00312BC3" w:rsidRPr="00C26C40" w:rsidRDefault="00312BC3" w:rsidP="00870DFD">
            <w:pPr>
              <w:rPr>
                <w:lang w:val="en-GB"/>
              </w:rPr>
            </w:pPr>
            <w:r w:rsidRPr="00C26C40">
              <w:rPr>
                <w:b/>
                <w:lang w:val="en-GB"/>
              </w:rPr>
              <w:t>—</w:t>
            </w:r>
          </w:p>
        </w:tc>
        <w:tc>
          <w:tcPr>
            <w:tcW w:w="3009" w:type="dxa"/>
          </w:tcPr>
          <w:p w14:paraId="4E8C42FD" w14:textId="77777777" w:rsidR="00312BC3" w:rsidRPr="00C26C40" w:rsidRDefault="00312BC3" w:rsidP="00870DFD">
            <w:pPr>
              <w:rPr>
                <w:lang w:val="en-GB"/>
              </w:rPr>
            </w:pPr>
            <w:r w:rsidRPr="00C26C40">
              <w:rPr>
                <w:b/>
                <w:lang w:val="en-GB"/>
              </w:rPr>
              <w:t>-2.0429</w:t>
            </w:r>
          </w:p>
        </w:tc>
      </w:tr>
      <w:tr w:rsidR="00312BC3" w:rsidRPr="00C26C40" w14:paraId="27C5385D" w14:textId="77777777" w:rsidTr="00870DFD">
        <w:trPr>
          <w:jc w:val="center"/>
        </w:trPr>
        <w:tc>
          <w:tcPr>
            <w:tcW w:w="3009" w:type="dxa"/>
          </w:tcPr>
          <w:p w14:paraId="7D495634" w14:textId="77777777" w:rsidR="00312BC3" w:rsidRPr="00C26C40" w:rsidRDefault="00312BC3" w:rsidP="00870DFD">
            <w:pPr>
              <w:rPr>
                <w:lang w:val="en-GB"/>
              </w:rPr>
            </w:pPr>
            <w:r w:rsidRPr="00C26C40">
              <w:rPr>
                <w:b/>
                <w:lang w:val="en-GB"/>
              </w:rPr>
              <w:t>ΔḤ (Net)</w:t>
            </w:r>
          </w:p>
        </w:tc>
        <w:tc>
          <w:tcPr>
            <w:tcW w:w="3009" w:type="dxa"/>
          </w:tcPr>
          <w:p w14:paraId="017CF611" w14:textId="77777777" w:rsidR="00312BC3" w:rsidRPr="00C26C40" w:rsidRDefault="00312BC3" w:rsidP="00870DFD">
            <w:pPr>
              <w:rPr>
                <w:lang w:val="en-GB"/>
              </w:rPr>
            </w:pPr>
            <w:r w:rsidRPr="00C26C40">
              <w:rPr>
                <w:b/>
                <w:lang w:val="en-GB"/>
              </w:rPr>
              <w:t>Net</w:t>
            </w:r>
          </w:p>
        </w:tc>
        <w:tc>
          <w:tcPr>
            <w:tcW w:w="3009" w:type="dxa"/>
          </w:tcPr>
          <w:p w14:paraId="31F89051" w14:textId="77777777" w:rsidR="00312BC3" w:rsidRPr="00C26C40" w:rsidRDefault="00312BC3" w:rsidP="00870DFD">
            <w:pPr>
              <w:rPr>
                <w:lang w:val="en-GB"/>
              </w:rPr>
            </w:pPr>
            <w:r w:rsidRPr="00C26C40">
              <w:rPr>
                <w:b/>
                <w:lang w:val="en-GB"/>
              </w:rPr>
              <w:t>-0.1245</w:t>
            </w:r>
          </w:p>
        </w:tc>
      </w:tr>
    </w:tbl>
    <w:p w14:paraId="0216727E" w14:textId="77777777" w:rsidR="000335FD" w:rsidRPr="00C26C40" w:rsidRDefault="000335FD" w:rsidP="00312BC3"/>
    <w:p w14:paraId="54100AF5" w14:textId="0C57098F" w:rsidR="00312BC3" w:rsidRPr="00C26C40" w:rsidRDefault="00312BC3" w:rsidP="00312BC3">
      <w:r w:rsidRPr="00C26C40">
        <w:t>Table B — Component-Specific Enthalpy (kcal/kg) per stream:</w:t>
      </w:r>
    </w:p>
    <w:p w14:paraId="06813FEC" w14:textId="2CCA2117" w:rsidR="00312BC3" w:rsidRPr="00C26C40" w:rsidRDefault="00312BC3" w:rsidP="00312BC3">
      <w:r w:rsidRPr="00C26C40">
        <w:t>Stream 203 (Inlet) — T = 870.00 °C, P = 1.0000 atm</w:t>
      </w:r>
    </w:p>
    <w:tbl>
      <w:tblPr>
        <w:tblStyle w:val="TableGrid"/>
        <w:tblW w:w="0" w:type="auto"/>
        <w:jc w:val="center"/>
        <w:tblLook w:val="04A0" w:firstRow="1" w:lastRow="0" w:firstColumn="1" w:lastColumn="0" w:noHBand="0" w:noVBand="1"/>
      </w:tblPr>
      <w:tblGrid>
        <w:gridCol w:w="4513"/>
        <w:gridCol w:w="4513"/>
      </w:tblGrid>
      <w:tr w:rsidR="00312BC3" w:rsidRPr="00C26C40" w14:paraId="36D57042" w14:textId="77777777" w:rsidTr="00870DFD">
        <w:trPr>
          <w:jc w:val="center"/>
        </w:trPr>
        <w:tc>
          <w:tcPr>
            <w:tcW w:w="4513" w:type="dxa"/>
            <w:shd w:val="clear" w:color="auto" w:fill="D9D9D9"/>
          </w:tcPr>
          <w:p w14:paraId="277DF38A"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25F4AE74" w14:textId="77777777" w:rsidR="00312BC3" w:rsidRPr="00C26C40" w:rsidRDefault="00312BC3" w:rsidP="00870DFD">
            <w:pPr>
              <w:rPr>
                <w:lang w:val="en-GB"/>
              </w:rPr>
            </w:pPr>
            <w:r w:rsidRPr="00C26C40">
              <w:rPr>
                <w:b/>
                <w:sz w:val="22"/>
                <w:lang w:val="en-GB"/>
              </w:rPr>
              <w:t>Specific Enthalpy (kcal/kg)</w:t>
            </w:r>
          </w:p>
        </w:tc>
      </w:tr>
      <w:tr w:rsidR="00312BC3" w:rsidRPr="00C26C40" w14:paraId="136A58D8" w14:textId="77777777" w:rsidTr="00870DFD">
        <w:trPr>
          <w:jc w:val="center"/>
        </w:trPr>
        <w:tc>
          <w:tcPr>
            <w:tcW w:w="4513" w:type="dxa"/>
          </w:tcPr>
          <w:p w14:paraId="35405ED5" w14:textId="5C05FB1D" w:rsidR="00312BC3" w:rsidRPr="00C26C40" w:rsidRDefault="00BE6D19" w:rsidP="00870DFD">
            <w:pPr>
              <w:rPr>
                <w:lang w:val="en-GB"/>
              </w:rPr>
            </w:pPr>
            <m:oMathPara>
              <m:oMath>
                <m:r>
                  <w:rPr>
                    <w:rFonts w:ascii="Cambria Math" w:hAnsi="Cambria Math"/>
                    <w:lang w:val="en-GB"/>
                  </w:rPr>
                  <m:t>Al(OH)₃</m:t>
                </m:r>
              </m:oMath>
            </m:oMathPara>
          </w:p>
        </w:tc>
        <w:tc>
          <w:tcPr>
            <w:tcW w:w="4513" w:type="dxa"/>
          </w:tcPr>
          <w:p w14:paraId="0182D678" w14:textId="77777777" w:rsidR="00312BC3" w:rsidRPr="00C26C40" w:rsidRDefault="00312BC3" w:rsidP="00870DFD">
            <w:pPr>
              <w:rPr>
                <w:lang w:val="en-GB"/>
              </w:rPr>
            </w:pPr>
            <w:r w:rsidRPr="00C26C40">
              <w:rPr>
                <w:lang w:val="en-GB"/>
              </w:rPr>
              <w:t>-3,685.1343</w:t>
            </w:r>
          </w:p>
        </w:tc>
      </w:tr>
      <w:tr w:rsidR="00312BC3" w:rsidRPr="00C26C40" w14:paraId="218A1278" w14:textId="77777777" w:rsidTr="00870DFD">
        <w:trPr>
          <w:jc w:val="center"/>
        </w:trPr>
        <w:tc>
          <w:tcPr>
            <w:tcW w:w="4513" w:type="dxa"/>
          </w:tcPr>
          <w:p w14:paraId="71DF0021" w14:textId="724AFD8E" w:rsidR="00312BC3" w:rsidRPr="00C26C40" w:rsidRDefault="00BE6D19" w:rsidP="00870DFD">
            <w:pPr>
              <w:rPr>
                <w:lang w:val="en-GB"/>
              </w:rPr>
            </w:pPr>
            <m:oMathPara>
              <m:oMath>
                <m:r>
                  <w:rPr>
                    <w:rFonts w:ascii="Cambria Math" w:hAnsi="Cambria Math"/>
                    <w:lang w:val="en-GB"/>
                  </w:rPr>
                  <m:t>Fe₂O₃</m:t>
                </m:r>
              </m:oMath>
            </m:oMathPara>
          </w:p>
        </w:tc>
        <w:tc>
          <w:tcPr>
            <w:tcW w:w="4513" w:type="dxa"/>
          </w:tcPr>
          <w:p w14:paraId="1314D708" w14:textId="77777777" w:rsidR="00312BC3" w:rsidRPr="00C26C40" w:rsidRDefault="00312BC3" w:rsidP="00870DFD">
            <w:pPr>
              <w:rPr>
                <w:lang w:val="en-GB"/>
              </w:rPr>
            </w:pPr>
            <w:r w:rsidRPr="00C26C40">
              <w:rPr>
                <w:lang w:val="en-GB"/>
              </w:rPr>
              <w:t>-1,052.7885</w:t>
            </w:r>
          </w:p>
        </w:tc>
      </w:tr>
      <w:tr w:rsidR="00312BC3" w:rsidRPr="00C26C40" w14:paraId="7AB140BE" w14:textId="77777777" w:rsidTr="00870DFD">
        <w:trPr>
          <w:jc w:val="center"/>
        </w:trPr>
        <w:tc>
          <w:tcPr>
            <w:tcW w:w="4513" w:type="dxa"/>
          </w:tcPr>
          <w:p w14:paraId="48F340C9" w14:textId="68B3140F" w:rsidR="00312BC3" w:rsidRPr="00C26C40" w:rsidRDefault="00BE6D19" w:rsidP="00870DFD">
            <w:pPr>
              <w:rPr>
                <w:lang w:val="en-GB"/>
              </w:rPr>
            </w:pPr>
            <m:oMathPara>
              <m:oMath>
                <m:r>
                  <w:rPr>
                    <w:rFonts w:ascii="Cambria Math" w:hAnsi="Cambria Math"/>
                    <w:lang w:val="en-GB"/>
                  </w:rPr>
                  <m:t>SiO₂</m:t>
                </m:r>
              </m:oMath>
            </m:oMathPara>
          </w:p>
        </w:tc>
        <w:tc>
          <w:tcPr>
            <w:tcW w:w="4513" w:type="dxa"/>
          </w:tcPr>
          <w:p w14:paraId="37094BE4" w14:textId="77777777" w:rsidR="00312BC3" w:rsidRPr="00C26C40" w:rsidRDefault="00312BC3" w:rsidP="00870DFD">
            <w:pPr>
              <w:rPr>
                <w:lang w:val="en-GB"/>
              </w:rPr>
            </w:pPr>
            <w:r w:rsidRPr="00C26C40">
              <w:rPr>
                <w:lang w:val="en-GB"/>
              </w:rPr>
              <w:t>-3,390.9689</w:t>
            </w:r>
          </w:p>
        </w:tc>
      </w:tr>
      <w:tr w:rsidR="00312BC3" w:rsidRPr="00C26C40" w14:paraId="01D4CDFB" w14:textId="77777777" w:rsidTr="00870DFD">
        <w:trPr>
          <w:jc w:val="center"/>
        </w:trPr>
        <w:tc>
          <w:tcPr>
            <w:tcW w:w="4513" w:type="dxa"/>
          </w:tcPr>
          <w:p w14:paraId="7D0DADD5" w14:textId="08E7152A" w:rsidR="00312BC3" w:rsidRPr="00C26C40" w:rsidRDefault="00BE6D19" w:rsidP="00870DFD">
            <w:pPr>
              <w:rPr>
                <w:lang w:val="en-GB"/>
              </w:rPr>
            </w:pPr>
            <m:oMathPara>
              <m:oMath>
                <m:r>
                  <w:rPr>
                    <w:rFonts w:ascii="Cambria Math" w:hAnsi="Cambria Math"/>
                    <w:lang w:val="en-GB"/>
                  </w:rPr>
                  <m:t>TiO₂</m:t>
                </m:r>
              </m:oMath>
            </m:oMathPara>
          </w:p>
        </w:tc>
        <w:tc>
          <w:tcPr>
            <w:tcW w:w="4513" w:type="dxa"/>
          </w:tcPr>
          <w:p w14:paraId="10D2CB7A" w14:textId="77777777" w:rsidR="00312BC3" w:rsidRPr="00C26C40" w:rsidRDefault="00312BC3" w:rsidP="00870DFD">
            <w:pPr>
              <w:rPr>
                <w:lang w:val="en-GB"/>
              </w:rPr>
            </w:pPr>
            <w:r w:rsidRPr="00C26C40">
              <w:rPr>
                <w:lang w:val="en-GB"/>
              </w:rPr>
              <w:t>-2,654.5769</w:t>
            </w:r>
          </w:p>
        </w:tc>
      </w:tr>
      <w:tr w:rsidR="00312BC3" w:rsidRPr="00C26C40" w14:paraId="63B88C7E" w14:textId="77777777" w:rsidTr="00870DFD">
        <w:trPr>
          <w:jc w:val="center"/>
        </w:trPr>
        <w:tc>
          <w:tcPr>
            <w:tcW w:w="4513" w:type="dxa"/>
          </w:tcPr>
          <w:p w14:paraId="5BEED4AC" w14:textId="04AE2CBE" w:rsidR="00312BC3" w:rsidRPr="00C26C40" w:rsidRDefault="00BE6D19" w:rsidP="00870DFD">
            <w:pPr>
              <w:rPr>
                <w:lang w:val="en-GB"/>
              </w:rPr>
            </w:pPr>
            <m:oMathPara>
              <m:oMath>
                <m:r>
                  <w:rPr>
                    <w:rFonts w:ascii="Cambria Math" w:hAnsi="Cambria Math"/>
                    <w:lang w:val="en-GB"/>
                  </w:rPr>
                  <m:t>K₂O</m:t>
                </m:r>
              </m:oMath>
            </m:oMathPara>
          </w:p>
        </w:tc>
        <w:tc>
          <w:tcPr>
            <w:tcW w:w="4513" w:type="dxa"/>
          </w:tcPr>
          <w:p w14:paraId="7461B70E" w14:textId="77777777" w:rsidR="00312BC3" w:rsidRPr="00C26C40" w:rsidRDefault="00312BC3" w:rsidP="00870DFD">
            <w:pPr>
              <w:rPr>
                <w:lang w:val="en-GB"/>
              </w:rPr>
            </w:pPr>
            <w:r w:rsidRPr="00C26C40">
              <w:rPr>
                <w:lang w:val="en-GB"/>
              </w:rPr>
              <w:t>-701.4388</w:t>
            </w:r>
          </w:p>
        </w:tc>
      </w:tr>
      <w:tr w:rsidR="00312BC3" w:rsidRPr="00C26C40" w14:paraId="44E5C5D9" w14:textId="77777777" w:rsidTr="00870DFD">
        <w:trPr>
          <w:jc w:val="center"/>
        </w:trPr>
        <w:tc>
          <w:tcPr>
            <w:tcW w:w="4513" w:type="dxa"/>
          </w:tcPr>
          <w:p w14:paraId="39F2BA15" w14:textId="2B7DB7D2" w:rsidR="00312BC3" w:rsidRPr="00C26C40" w:rsidRDefault="00BE6D19" w:rsidP="00870DFD">
            <w:pPr>
              <w:rPr>
                <w:lang w:val="en-GB"/>
              </w:rPr>
            </w:pPr>
            <m:oMathPara>
              <m:oMath>
                <m:r>
                  <w:rPr>
                    <w:rFonts w:ascii="Cambria Math" w:hAnsi="Cambria Math"/>
                    <w:lang w:val="en-GB"/>
                  </w:rPr>
                  <m:t>Na₂O</m:t>
                </m:r>
              </m:oMath>
            </m:oMathPara>
          </w:p>
        </w:tc>
        <w:tc>
          <w:tcPr>
            <w:tcW w:w="4513" w:type="dxa"/>
          </w:tcPr>
          <w:p w14:paraId="2FD97838" w14:textId="77777777" w:rsidR="00312BC3" w:rsidRPr="00C26C40" w:rsidRDefault="00312BC3" w:rsidP="00870DFD">
            <w:pPr>
              <w:rPr>
                <w:lang w:val="en-GB"/>
              </w:rPr>
            </w:pPr>
            <w:r w:rsidRPr="00C26C40">
              <w:rPr>
                <w:lang w:val="en-GB"/>
              </w:rPr>
              <w:t>-1,314.4366</w:t>
            </w:r>
          </w:p>
        </w:tc>
      </w:tr>
      <w:tr w:rsidR="00312BC3" w:rsidRPr="00C26C40" w14:paraId="2BBFD651" w14:textId="77777777" w:rsidTr="00870DFD">
        <w:trPr>
          <w:jc w:val="center"/>
        </w:trPr>
        <w:tc>
          <w:tcPr>
            <w:tcW w:w="4513" w:type="dxa"/>
          </w:tcPr>
          <w:p w14:paraId="3DE3F6F1" w14:textId="0D131D92" w:rsidR="00312BC3" w:rsidRPr="00C26C40" w:rsidRDefault="00BE6D19" w:rsidP="00870DFD">
            <w:pPr>
              <w:rPr>
                <w:lang w:val="en-GB"/>
              </w:rPr>
            </w:pPr>
            <m:oMathPara>
              <m:oMath>
                <m:r>
                  <w:rPr>
                    <w:rFonts w:ascii="Cambria Math" w:hAnsi="Cambria Math"/>
                    <w:lang w:val="en-GB"/>
                  </w:rPr>
                  <w:lastRenderedPageBreak/>
                  <m:t>MgO</m:t>
                </m:r>
              </m:oMath>
            </m:oMathPara>
          </w:p>
        </w:tc>
        <w:tc>
          <w:tcPr>
            <w:tcW w:w="4513" w:type="dxa"/>
          </w:tcPr>
          <w:p w14:paraId="6D853E9C" w14:textId="77777777" w:rsidR="00312BC3" w:rsidRPr="00C26C40" w:rsidRDefault="00312BC3" w:rsidP="00870DFD">
            <w:pPr>
              <w:rPr>
                <w:lang w:val="en-GB"/>
              </w:rPr>
            </w:pPr>
            <w:r w:rsidRPr="00C26C40">
              <w:rPr>
                <w:lang w:val="en-GB"/>
              </w:rPr>
              <w:t>-3,327.4366</w:t>
            </w:r>
          </w:p>
        </w:tc>
      </w:tr>
      <w:tr w:rsidR="00312BC3" w:rsidRPr="00C26C40" w14:paraId="6B975518" w14:textId="77777777" w:rsidTr="00870DFD">
        <w:trPr>
          <w:jc w:val="center"/>
        </w:trPr>
        <w:tc>
          <w:tcPr>
            <w:tcW w:w="4513" w:type="dxa"/>
          </w:tcPr>
          <w:p w14:paraId="798DADC6" w14:textId="1A94D3D4" w:rsidR="00312BC3" w:rsidRPr="00C26C40" w:rsidRDefault="00BE6D19" w:rsidP="00870DFD">
            <w:pPr>
              <w:rPr>
                <w:lang w:val="en-GB"/>
              </w:rPr>
            </w:pPr>
            <m:oMathPara>
              <m:oMath>
                <m:r>
                  <w:rPr>
                    <w:rFonts w:ascii="Cambria Math" w:hAnsi="Cambria Math"/>
                    <w:lang w:val="en-GB"/>
                  </w:rPr>
                  <m:t>Fe₃O₄</m:t>
                </m:r>
              </m:oMath>
            </m:oMathPara>
          </w:p>
        </w:tc>
        <w:tc>
          <w:tcPr>
            <w:tcW w:w="4513" w:type="dxa"/>
          </w:tcPr>
          <w:p w14:paraId="4B5088A7" w14:textId="77777777" w:rsidR="00312BC3" w:rsidRPr="00C26C40" w:rsidRDefault="00312BC3" w:rsidP="00870DFD">
            <w:pPr>
              <w:rPr>
                <w:lang w:val="en-GB"/>
              </w:rPr>
            </w:pPr>
            <w:r w:rsidRPr="00C26C40">
              <w:rPr>
                <w:lang w:val="en-GB"/>
              </w:rPr>
              <w:t>-971.4037</w:t>
            </w:r>
          </w:p>
        </w:tc>
      </w:tr>
      <w:tr w:rsidR="00312BC3" w:rsidRPr="00C26C40" w14:paraId="260797F2" w14:textId="77777777" w:rsidTr="00870DFD">
        <w:trPr>
          <w:jc w:val="center"/>
        </w:trPr>
        <w:tc>
          <w:tcPr>
            <w:tcW w:w="4513" w:type="dxa"/>
          </w:tcPr>
          <w:p w14:paraId="27A85F2C" w14:textId="414D4436" w:rsidR="00312BC3" w:rsidRPr="00C26C40" w:rsidRDefault="00BE6D19" w:rsidP="00870DFD">
            <w:pPr>
              <w:rPr>
                <w:lang w:val="en-GB"/>
              </w:rPr>
            </w:pPr>
            <m:oMathPara>
              <m:oMath>
                <m:r>
                  <w:rPr>
                    <w:rFonts w:ascii="Cambria Math" w:hAnsi="Cambria Math"/>
                    <w:lang w:val="en-GB"/>
                  </w:rPr>
                  <m:t>Al₂O₃</m:t>
                </m:r>
              </m:oMath>
            </m:oMathPara>
          </w:p>
        </w:tc>
        <w:tc>
          <w:tcPr>
            <w:tcW w:w="4513" w:type="dxa"/>
          </w:tcPr>
          <w:p w14:paraId="0157F2BB" w14:textId="77777777" w:rsidR="00312BC3" w:rsidRPr="00C26C40" w:rsidRDefault="00312BC3" w:rsidP="00870DFD">
            <w:pPr>
              <w:rPr>
                <w:lang w:val="en-GB"/>
              </w:rPr>
            </w:pPr>
            <w:r w:rsidRPr="00C26C40">
              <w:rPr>
                <w:lang w:val="en-GB"/>
              </w:rPr>
              <w:t>-3,703.6312</w:t>
            </w:r>
          </w:p>
        </w:tc>
      </w:tr>
    </w:tbl>
    <w:p w14:paraId="0C5CF89C" w14:textId="77777777" w:rsidR="00312BC3" w:rsidRPr="00C26C40" w:rsidRDefault="00312BC3" w:rsidP="00312BC3">
      <w:r w:rsidRPr="00C26C40">
        <w:t>Stream 204 (Outlet) — T = 32.00 °C, P = 1.0000 atm, From: CL-201 → To: MS-401</w:t>
      </w:r>
    </w:p>
    <w:tbl>
      <w:tblPr>
        <w:tblStyle w:val="TableGrid"/>
        <w:tblW w:w="0" w:type="auto"/>
        <w:jc w:val="center"/>
        <w:tblLook w:val="04A0" w:firstRow="1" w:lastRow="0" w:firstColumn="1" w:lastColumn="0" w:noHBand="0" w:noVBand="1"/>
      </w:tblPr>
      <w:tblGrid>
        <w:gridCol w:w="4513"/>
        <w:gridCol w:w="4513"/>
      </w:tblGrid>
      <w:tr w:rsidR="00312BC3" w:rsidRPr="00C26C40" w14:paraId="6207BD37" w14:textId="77777777" w:rsidTr="00870DFD">
        <w:trPr>
          <w:jc w:val="center"/>
        </w:trPr>
        <w:tc>
          <w:tcPr>
            <w:tcW w:w="4513" w:type="dxa"/>
            <w:shd w:val="clear" w:color="auto" w:fill="D9D9D9"/>
          </w:tcPr>
          <w:p w14:paraId="65BA218B"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30A5C1C7" w14:textId="77777777" w:rsidR="00312BC3" w:rsidRPr="00C26C40" w:rsidRDefault="00312BC3" w:rsidP="00870DFD">
            <w:pPr>
              <w:rPr>
                <w:lang w:val="en-GB"/>
              </w:rPr>
            </w:pPr>
            <w:r w:rsidRPr="00C26C40">
              <w:rPr>
                <w:b/>
                <w:sz w:val="22"/>
                <w:lang w:val="en-GB"/>
              </w:rPr>
              <w:t>Specific Enthalpy (kcal/kg)</w:t>
            </w:r>
          </w:p>
        </w:tc>
      </w:tr>
      <w:tr w:rsidR="00312BC3" w:rsidRPr="00C26C40" w14:paraId="2816E907" w14:textId="77777777" w:rsidTr="00870DFD">
        <w:trPr>
          <w:jc w:val="center"/>
        </w:trPr>
        <w:tc>
          <w:tcPr>
            <w:tcW w:w="4513" w:type="dxa"/>
          </w:tcPr>
          <w:p w14:paraId="5DF2E396" w14:textId="0A8FFF4A" w:rsidR="00312BC3" w:rsidRPr="00C26C40" w:rsidRDefault="00056F4A" w:rsidP="00870DFD">
            <w:pPr>
              <w:rPr>
                <w:lang w:val="en-GB"/>
              </w:rPr>
            </w:pPr>
            <m:oMathPara>
              <m:oMath>
                <m:r>
                  <w:rPr>
                    <w:rFonts w:ascii="Cambria Math" w:hAnsi="Cambria Math"/>
                    <w:lang w:val="en-GB"/>
                  </w:rPr>
                  <m:t>Al(OH)₃</m:t>
                </m:r>
              </m:oMath>
            </m:oMathPara>
          </w:p>
        </w:tc>
        <w:tc>
          <w:tcPr>
            <w:tcW w:w="4513" w:type="dxa"/>
          </w:tcPr>
          <w:p w14:paraId="4A11CDF4" w14:textId="77777777" w:rsidR="00312BC3" w:rsidRPr="00C26C40" w:rsidRDefault="00312BC3" w:rsidP="00870DFD">
            <w:pPr>
              <w:rPr>
                <w:lang w:val="en-GB"/>
              </w:rPr>
            </w:pPr>
            <w:r w:rsidRPr="00C26C40">
              <w:rPr>
                <w:lang w:val="en-GB"/>
              </w:rPr>
              <w:t>-3,924.1067</w:t>
            </w:r>
          </w:p>
        </w:tc>
      </w:tr>
      <w:tr w:rsidR="00312BC3" w:rsidRPr="00C26C40" w14:paraId="36C7F402" w14:textId="77777777" w:rsidTr="00870DFD">
        <w:trPr>
          <w:jc w:val="center"/>
        </w:trPr>
        <w:tc>
          <w:tcPr>
            <w:tcW w:w="4513" w:type="dxa"/>
          </w:tcPr>
          <w:p w14:paraId="11F66DCA" w14:textId="55A2D8E1" w:rsidR="00312BC3" w:rsidRPr="00C26C40" w:rsidRDefault="00056F4A" w:rsidP="00870DFD">
            <w:pPr>
              <w:rPr>
                <w:lang w:val="en-GB"/>
              </w:rPr>
            </w:pPr>
            <m:oMathPara>
              <m:oMath>
                <m:r>
                  <w:rPr>
                    <w:rFonts w:ascii="Cambria Math" w:hAnsi="Cambria Math"/>
                    <w:lang w:val="en-GB"/>
                  </w:rPr>
                  <m:t>Fe₂O₃</m:t>
                </m:r>
              </m:oMath>
            </m:oMathPara>
          </w:p>
        </w:tc>
        <w:tc>
          <w:tcPr>
            <w:tcW w:w="4513" w:type="dxa"/>
          </w:tcPr>
          <w:p w14:paraId="35DE935C" w14:textId="77777777" w:rsidR="00312BC3" w:rsidRPr="00C26C40" w:rsidRDefault="00312BC3" w:rsidP="00870DFD">
            <w:pPr>
              <w:rPr>
                <w:lang w:val="en-GB"/>
              </w:rPr>
            </w:pPr>
            <w:r w:rsidRPr="00C26C40">
              <w:rPr>
                <w:lang w:val="en-GB"/>
              </w:rPr>
              <w:t>-1,232.5287</w:t>
            </w:r>
          </w:p>
        </w:tc>
      </w:tr>
      <w:tr w:rsidR="00312BC3" w:rsidRPr="00C26C40" w14:paraId="75C9BAAF" w14:textId="77777777" w:rsidTr="00870DFD">
        <w:trPr>
          <w:jc w:val="center"/>
        </w:trPr>
        <w:tc>
          <w:tcPr>
            <w:tcW w:w="4513" w:type="dxa"/>
          </w:tcPr>
          <w:p w14:paraId="2FE8C46C" w14:textId="02B0A6E6" w:rsidR="00312BC3" w:rsidRPr="00C26C40" w:rsidRDefault="00056F4A" w:rsidP="00870DFD">
            <w:pPr>
              <w:rPr>
                <w:lang w:val="en-GB"/>
              </w:rPr>
            </w:pPr>
            <m:oMathPara>
              <m:oMath>
                <m:r>
                  <w:rPr>
                    <w:rFonts w:ascii="Cambria Math" w:hAnsi="Cambria Math"/>
                    <w:lang w:val="en-GB"/>
                  </w:rPr>
                  <m:t>SiO₂</m:t>
                </m:r>
              </m:oMath>
            </m:oMathPara>
          </w:p>
        </w:tc>
        <w:tc>
          <w:tcPr>
            <w:tcW w:w="4513" w:type="dxa"/>
          </w:tcPr>
          <w:p w14:paraId="0FC438F5" w14:textId="77777777" w:rsidR="00312BC3" w:rsidRPr="00C26C40" w:rsidRDefault="00312BC3" w:rsidP="00870DFD">
            <w:pPr>
              <w:rPr>
                <w:lang w:val="en-GB"/>
              </w:rPr>
            </w:pPr>
            <w:r w:rsidRPr="00C26C40">
              <w:rPr>
                <w:lang w:val="en-GB"/>
              </w:rPr>
              <w:t>-3,621.3665</w:t>
            </w:r>
          </w:p>
        </w:tc>
      </w:tr>
      <w:tr w:rsidR="00312BC3" w:rsidRPr="00C26C40" w14:paraId="7B744AA7" w14:textId="77777777" w:rsidTr="00870DFD">
        <w:trPr>
          <w:jc w:val="center"/>
        </w:trPr>
        <w:tc>
          <w:tcPr>
            <w:tcW w:w="4513" w:type="dxa"/>
          </w:tcPr>
          <w:p w14:paraId="570BC7CE" w14:textId="5CFE17A4" w:rsidR="00312BC3" w:rsidRPr="00C26C40" w:rsidRDefault="00056F4A" w:rsidP="00870DFD">
            <w:pPr>
              <w:rPr>
                <w:lang w:val="en-GB"/>
              </w:rPr>
            </w:pPr>
            <m:oMathPara>
              <m:oMath>
                <m:r>
                  <w:rPr>
                    <w:rFonts w:ascii="Cambria Math" w:hAnsi="Cambria Math"/>
                    <w:lang w:val="en-GB"/>
                  </w:rPr>
                  <m:t>TiO₂</m:t>
                </m:r>
              </m:oMath>
            </m:oMathPara>
          </w:p>
        </w:tc>
        <w:tc>
          <w:tcPr>
            <w:tcW w:w="4513" w:type="dxa"/>
          </w:tcPr>
          <w:p w14:paraId="79FD09F7" w14:textId="77777777" w:rsidR="00312BC3" w:rsidRPr="00C26C40" w:rsidRDefault="00312BC3" w:rsidP="00870DFD">
            <w:pPr>
              <w:rPr>
                <w:lang w:val="en-GB"/>
              </w:rPr>
            </w:pPr>
            <w:r w:rsidRPr="00C26C40">
              <w:rPr>
                <w:lang w:val="en-GB"/>
              </w:rPr>
              <w:t>-2,825.6322</w:t>
            </w:r>
          </w:p>
        </w:tc>
      </w:tr>
      <w:tr w:rsidR="00312BC3" w:rsidRPr="00C26C40" w14:paraId="11D54896" w14:textId="77777777" w:rsidTr="00870DFD">
        <w:trPr>
          <w:jc w:val="center"/>
        </w:trPr>
        <w:tc>
          <w:tcPr>
            <w:tcW w:w="4513" w:type="dxa"/>
          </w:tcPr>
          <w:p w14:paraId="3760E7AC" w14:textId="493C0418" w:rsidR="00312BC3" w:rsidRPr="00C26C40" w:rsidRDefault="00056F4A" w:rsidP="00870DFD">
            <w:pPr>
              <w:rPr>
                <w:lang w:val="en-GB"/>
              </w:rPr>
            </w:pPr>
            <m:oMathPara>
              <m:oMath>
                <m:r>
                  <w:rPr>
                    <w:rFonts w:ascii="Cambria Math" w:hAnsi="Cambria Math"/>
                    <w:lang w:val="en-GB"/>
                  </w:rPr>
                  <m:t>K₂O</m:t>
                </m:r>
              </m:oMath>
            </m:oMathPara>
          </w:p>
        </w:tc>
        <w:tc>
          <w:tcPr>
            <w:tcW w:w="4513" w:type="dxa"/>
          </w:tcPr>
          <w:p w14:paraId="1BA486D5" w14:textId="77777777" w:rsidR="00312BC3" w:rsidRPr="00C26C40" w:rsidRDefault="00312BC3" w:rsidP="00870DFD">
            <w:pPr>
              <w:rPr>
                <w:lang w:val="en-GB"/>
              </w:rPr>
            </w:pPr>
            <w:r w:rsidRPr="00C26C40">
              <w:rPr>
                <w:lang w:val="en-GB"/>
              </w:rPr>
              <w:t>-919.9908</w:t>
            </w:r>
          </w:p>
        </w:tc>
      </w:tr>
      <w:tr w:rsidR="00312BC3" w:rsidRPr="00C26C40" w14:paraId="33E5F852" w14:textId="77777777" w:rsidTr="00870DFD">
        <w:trPr>
          <w:jc w:val="center"/>
        </w:trPr>
        <w:tc>
          <w:tcPr>
            <w:tcW w:w="4513" w:type="dxa"/>
          </w:tcPr>
          <w:p w14:paraId="3E4E669A" w14:textId="2DB2FB42" w:rsidR="00312BC3" w:rsidRPr="00C26C40" w:rsidRDefault="00056F4A" w:rsidP="00870DFD">
            <w:pPr>
              <w:rPr>
                <w:lang w:val="en-GB"/>
              </w:rPr>
            </w:pPr>
            <m:oMathPara>
              <m:oMath>
                <m:r>
                  <w:rPr>
                    <w:rFonts w:ascii="Cambria Math" w:hAnsi="Cambria Math"/>
                    <w:lang w:val="en-GB"/>
                  </w:rPr>
                  <m:t>Na₂O</m:t>
                </m:r>
              </m:oMath>
            </m:oMathPara>
          </w:p>
        </w:tc>
        <w:tc>
          <w:tcPr>
            <w:tcW w:w="4513" w:type="dxa"/>
          </w:tcPr>
          <w:p w14:paraId="60C3000E" w14:textId="77777777" w:rsidR="00312BC3" w:rsidRPr="00C26C40" w:rsidRDefault="00312BC3" w:rsidP="00870DFD">
            <w:pPr>
              <w:rPr>
                <w:lang w:val="en-GB"/>
              </w:rPr>
            </w:pPr>
            <w:r w:rsidRPr="00C26C40">
              <w:rPr>
                <w:lang w:val="en-GB"/>
              </w:rPr>
              <w:t>-1,597.7727</w:t>
            </w:r>
          </w:p>
        </w:tc>
      </w:tr>
      <w:tr w:rsidR="00312BC3" w:rsidRPr="00C26C40" w14:paraId="4241B0D4" w14:textId="77777777" w:rsidTr="00870DFD">
        <w:trPr>
          <w:jc w:val="center"/>
        </w:trPr>
        <w:tc>
          <w:tcPr>
            <w:tcW w:w="4513" w:type="dxa"/>
          </w:tcPr>
          <w:p w14:paraId="18743676" w14:textId="1ACBF130" w:rsidR="00312BC3" w:rsidRPr="00C26C40" w:rsidRDefault="00056F4A" w:rsidP="00870DFD">
            <w:pPr>
              <w:rPr>
                <w:lang w:val="en-GB"/>
              </w:rPr>
            </w:pPr>
            <m:oMathPara>
              <m:oMath>
                <m:r>
                  <w:rPr>
                    <w:rFonts w:ascii="Cambria Math" w:hAnsi="Cambria Math"/>
                    <w:lang w:val="en-GB"/>
                  </w:rPr>
                  <m:t>MgO</m:t>
                </m:r>
              </m:oMath>
            </m:oMathPara>
          </w:p>
        </w:tc>
        <w:tc>
          <w:tcPr>
            <w:tcW w:w="4513" w:type="dxa"/>
          </w:tcPr>
          <w:p w14:paraId="3D5A0A16" w14:textId="77777777" w:rsidR="00312BC3" w:rsidRPr="00C26C40" w:rsidRDefault="00312BC3" w:rsidP="00870DFD">
            <w:pPr>
              <w:rPr>
                <w:lang w:val="en-GB"/>
              </w:rPr>
            </w:pPr>
            <w:r w:rsidRPr="00C26C40">
              <w:rPr>
                <w:lang w:val="en-GB"/>
              </w:rPr>
              <w:t>-3,565.2905</w:t>
            </w:r>
          </w:p>
        </w:tc>
      </w:tr>
      <w:tr w:rsidR="00312BC3" w:rsidRPr="00C26C40" w14:paraId="419F5CA9" w14:textId="77777777" w:rsidTr="00870DFD">
        <w:trPr>
          <w:jc w:val="center"/>
        </w:trPr>
        <w:tc>
          <w:tcPr>
            <w:tcW w:w="4513" w:type="dxa"/>
          </w:tcPr>
          <w:p w14:paraId="6D298FC0" w14:textId="52BE881B" w:rsidR="00312BC3" w:rsidRPr="00C26C40" w:rsidRDefault="00056F4A" w:rsidP="00870DFD">
            <w:pPr>
              <w:rPr>
                <w:lang w:val="en-GB"/>
              </w:rPr>
            </w:pPr>
            <m:oMathPara>
              <m:oMath>
                <m:r>
                  <w:rPr>
                    <w:rFonts w:ascii="Cambria Math" w:hAnsi="Cambria Math"/>
                    <w:lang w:val="en-GB"/>
                  </w:rPr>
                  <m:t>Fe₃O₄</m:t>
                </m:r>
              </m:oMath>
            </m:oMathPara>
          </w:p>
        </w:tc>
        <w:tc>
          <w:tcPr>
            <w:tcW w:w="4513" w:type="dxa"/>
          </w:tcPr>
          <w:p w14:paraId="6E7CB7AD" w14:textId="77777777" w:rsidR="00312BC3" w:rsidRPr="00C26C40" w:rsidRDefault="00312BC3" w:rsidP="00870DFD">
            <w:pPr>
              <w:rPr>
                <w:lang w:val="en-GB"/>
              </w:rPr>
            </w:pPr>
            <w:r w:rsidRPr="00C26C40">
              <w:rPr>
                <w:lang w:val="en-GB"/>
              </w:rPr>
              <w:t>-1,153.3510</w:t>
            </w:r>
          </w:p>
        </w:tc>
      </w:tr>
      <w:tr w:rsidR="00312BC3" w:rsidRPr="00C26C40" w14:paraId="7F4236EC" w14:textId="77777777" w:rsidTr="00870DFD">
        <w:trPr>
          <w:jc w:val="center"/>
        </w:trPr>
        <w:tc>
          <w:tcPr>
            <w:tcW w:w="4513" w:type="dxa"/>
          </w:tcPr>
          <w:p w14:paraId="19B2A021" w14:textId="0CF42338" w:rsidR="00312BC3" w:rsidRPr="00C26C40" w:rsidRDefault="00056F4A" w:rsidP="00870DFD">
            <w:pPr>
              <w:rPr>
                <w:lang w:val="en-GB"/>
              </w:rPr>
            </w:pPr>
            <m:oMathPara>
              <m:oMath>
                <m:r>
                  <w:rPr>
                    <w:rFonts w:ascii="Cambria Math" w:hAnsi="Cambria Math"/>
                    <w:lang w:val="en-GB"/>
                  </w:rPr>
                  <m:t>Al₂O₃</m:t>
                </m:r>
              </m:oMath>
            </m:oMathPara>
          </w:p>
        </w:tc>
        <w:tc>
          <w:tcPr>
            <w:tcW w:w="4513" w:type="dxa"/>
          </w:tcPr>
          <w:p w14:paraId="74B5D891" w14:textId="77777777" w:rsidR="00312BC3" w:rsidRPr="00C26C40" w:rsidRDefault="00312BC3" w:rsidP="00870DFD">
            <w:pPr>
              <w:rPr>
                <w:lang w:val="en-GB"/>
              </w:rPr>
            </w:pPr>
            <w:r w:rsidRPr="00C26C40">
              <w:rPr>
                <w:lang w:val="en-GB"/>
              </w:rPr>
              <w:t>-3,926.6763</w:t>
            </w:r>
          </w:p>
        </w:tc>
      </w:tr>
    </w:tbl>
    <w:p w14:paraId="4A2F5598" w14:textId="77777777" w:rsidR="00BE6D19" w:rsidRPr="00C26C40" w:rsidRDefault="00BE6D19" w:rsidP="00312BC3">
      <w:pPr>
        <w:spacing w:before="160"/>
        <w:rPr>
          <w:b/>
        </w:rPr>
      </w:pPr>
    </w:p>
    <w:p w14:paraId="2A41EC81" w14:textId="197575A7" w:rsidR="00312BC3" w:rsidRPr="00C26C40" w:rsidRDefault="00312BC3" w:rsidP="00BE6D19">
      <w:pPr>
        <w:pStyle w:val="Heading4"/>
      </w:pPr>
      <w:r w:rsidRPr="00C26C40">
        <w:t>E,CL-301 — Off-gas Cooler</w:t>
      </w:r>
    </w:p>
    <w:p w14:paraId="3E1AD293" w14:textId="77777777" w:rsidR="00312BC3" w:rsidRPr="00C26C40" w:rsidRDefault="00312BC3" w:rsidP="00312BC3">
      <w:r w:rsidRPr="00C26C40">
        <w:t>Unit E,CL-301 (Off-gas Cooler, Heat Exchanger) is classified as endothermic on the basis of the Aspen Plus stream enthalpy data. The total inlet enthalpy flow is -1.5875 Gcal/hr and the total outlet enthalpy flow is -1.9703 Gcal/hr, giving a net ΔḤ of -0.3827 Gcal/hr.</w:t>
      </w:r>
    </w:p>
    <w:p w14:paraId="260D36B5" w14:textId="77777777" w:rsidR="00312BC3" w:rsidRPr="00C26C40" w:rsidRDefault="00312BC3" w:rsidP="00312BC3">
      <w:r w:rsidRPr="00C26C40">
        <w:t>Unit is a net energy sink: 0.3827 Gcal/hr of enthalpy is absorbed by the process (endothermic; heat must be supplied by a utility, e.g. steam or fired duty).</w:t>
      </w:r>
    </w:p>
    <w:p w14:paraId="63F88768" w14:textId="77777777" w:rsidR="00312BC3" w:rsidRPr="00C26C40" w:rsidRDefault="00312BC3" w:rsidP="00312BC3">
      <w:r w:rsidRPr="00C26C40">
        <w:t>Table A — Stream Enthalpy Flow Summary:</w:t>
      </w:r>
    </w:p>
    <w:tbl>
      <w:tblPr>
        <w:tblStyle w:val="TableGrid"/>
        <w:tblW w:w="0" w:type="auto"/>
        <w:jc w:val="center"/>
        <w:tblLook w:val="04A0" w:firstRow="1" w:lastRow="0" w:firstColumn="1" w:lastColumn="0" w:noHBand="0" w:noVBand="1"/>
      </w:tblPr>
      <w:tblGrid>
        <w:gridCol w:w="3009"/>
        <w:gridCol w:w="3009"/>
        <w:gridCol w:w="3009"/>
      </w:tblGrid>
      <w:tr w:rsidR="00312BC3" w:rsidRPr="00C26C40" w14:paraId="2A908217" w14:textId="77777777" w:rsidTr="00870DFD">
        <w:trPr>
          <w:jc w:val="center"/>
        </w:trPr>
        <w:tc>
          <w:tcPr>
            <w:tcW w:w="3009" w:type="dxa"/>
            <w:shd w:val="clear" w:color="auto" w:fill="D9D9D9"/>
          </w:tcPr>
          <w:p w14:paraId="506F8FD3" w14:textId="77777777" w:rsidR="00312BC3" w:rsidRPr="00C26C40" w:rsidRDefault="00312BC3" w:rsidP="00870DFD">
            <w:pPr>
              <w:rPr>
                <w:lang w:val="en-GB"/>
              </w:rPr>
            </w:pPr>
            <w:r w:rsidRPr="00C26C40">
              <w:rPr>
                <w:b/>
                <w:sz w:val="22"/>
                <w:lang w:val="en-GB"/>
              </w:rPr>
              <w:t>Stream / Term</w:t>
            </w:r>
          </w:p>
        </w:tc>
        <w:tc>
          <w:tcPr>
            <w:tcW w:w="3009" w:type="dxa"/>
            <w:shd w:val="clear" w:color="auto" w:fill="D9D9D9"/>
          </w:tcPr>
          <w:p w14:paraId="62ED72D5" w14:textId="77777777" w:rsidR="00312BC3" w:rsidRPr="00C26C40" w:rsidRDefault="00312BC3" w:rsidP="00870DFD">
            <w:pPr>
              <w:rPr>
                <w:lang w:val="en-GB"/>
              </w:rPr>
            </w:pPr>
            <w:r w:rsidRPr="00C26C40">
              <w:rPr>
                <w:b/>
                <w:sz w:val="22"/>
                <w:lang w:val="en-GB"/>
              </w:rPr>
              <w:t>Direction</w:t>
            </w:r>
          </w:p>
        </w:tc>
        <w:tc>
          <w:tcPr>
            <w:tcW w:w="3009" w:type="dxa"/>
            <w:shd w:val="clear" w:color="auto" w:fill="D9D9D9"/>
          </w:tcPr>
          <w:p w14:paraId="4A5B45C5" w14:textId="77777777" w:rsidR="00312BC3" w:rsidRPr="00C26C40" w:rsidRDefault="00312BC3" w:rsidP="00870DFD">
            <w:pPr>
              <w:rPr>
                <w:lang w:val="en-GB"/>
              </w:rPr>
            </w:pPr>
            <w:r w:rsidRPr="00C26C40">
              <w:rPr>
                <w:b/>
                <w:sz w:val="22"/>
                <w:lang w:val="en-GB"/>
              </w:rPr>
              <w:t>Enthalpy Flow (Gcal/hr)</w:t>
            </w:r>
          </w:p>
        </w:tc>
      </w:tr>
      <w:tr w:rsidR="00312BC3" w:rsidRPr="00C26C40" w14:paraId="1AC076B1" w14:textId="77777777" w:rsidTr="00870DFD">
        <w:trPr>
          <w:jc w:val="center"/>
        </w:trPr>
        <w:tc>
          <w:tcPr>
            <w:tcW w:w="3009" w:type="dxa"/>
          </w:tcPr>
          <w:p w14:paraId="04DB78F0" w14:textId="77777777" w:rsidR="00312BC3" w:rsidRPr="00C26C40" w:rsidRDefault="00312BC3" w:rsidP="00870DFD">
            <w:pPr>
              <w:rPr>
                <w:lang w:val="en-GB"/>
              </w:rPr>
            </w:pPr>
            <w:r w:rsidRPr="00C26C40">
              <w:rPr>
                <w:lang w:val="en-GB"/>
              </w:rPr>
              <w:t>301</w:t>
            </w:r>
          </w:p>
        </w:tc>
        <w:tc>
          <w:tcPr>
            <w:tcW w:w="3009" w:type="dxa"/>
          </w:tcPr>
          <w:p w14:paraId="72BB34B9" w14:textId="77777777" w:rsidR="00312BC3" w:rsidRPr="00C26C40" w:rsidRDefault="00312BC3" w:rsidP="00870DFD">
            <w:pPr>
              <w:rPr>
                <w:lang w:val="en-GB"/>
              </w:rPr>
            </w:pPr>
            <w:r w:rsidRPr="00C26C40">
              <w:rPr>
                <w:lang w:val="en-GB"/>
              </w:rPr>
              <w:t>Inlet</w:t>
            </w:r>
          </w:p>
        </w:tc>
        <w:tc>
          <w:tcPr>
            <w:tcW w:w="3009" w:type="dxa"/>
          </w:tcPr>
          <w:p w14:paraId="12E29D7D" w14:textId="77777777" w:rsidR="00312BC3" w:rsidRPr="00C26C40" w:rsidRDefault="00312BC3" w:rsidP="00870DFD">
            <w:pPr>
              <w:rPr>
                <w:lang w:val="en-GB"/>
              </w:rPr>
            </w:pPr>
            <w:r w:rsidRPr="00C26C40">
              <w:rPr>
                <w:lang w:val="en-GB"/>
              </w:rPr>
              <w:t>-1.5875</w:t>
            </w:r>
          </w:p>
        </w:tc>
      </w:tr>
      <w:tr w:rsidR="00312BC3" w:rsidRPr="00C26C40" w14:paraId="33850E1F" w14:textId="77777777" w:rsidTr="00870DFD">
        <w:trPr>
          <w:jc w:val="center"/>
        </w:trPr>
        <w:tc>
          <w:tcPr>
            <w:tcW w:w="3009" w:type="dxa"/>
          </w:tcPr>
          <w:p w14:paraId="64961334" w14:textId="77777777" w:rsidR="00312BC3" w:rsidRPr="00C26C40" w:rsidRDefault="00312BC3" w:rsidP="00870DFD">
            <w:pPr>
              <w:rPr>
                <w:lang w:val="en-GB"/>
              </w:rPr>
            </w:pPr>
            <w:r w:rsidRPr="00C26C40">
              <w:rPr>
                <w:b/>
                <w:lang w:val="en-GB"/>
              </w:rPr>
              <w:t>Total Inlet</w:t>
            </w:r>
          </w:p>
        </w:tc>
        <w:tc>
          <w:tcPr>
            <w:tcW w:w="3009" w:type="dxa"/>
          </w:tcPr>
          <w:p w14:paraId="6C6BA6DA" w14:textId="77777777" w:rsidR="00312BC3" w:rsidRPr="00C26C40" w:rsidRDefault="00312BC3" w:rsidP="00870DFD">
            <w:pPr>
              <w:rPr>
                <w:lang w:val="en-GB"/>
              </w:rPr>
            </w:pPr>
            <w:r w:rsidRPr="00C26C40">
              <w:rPr>
                <w:b/>
                <w:lang w:val="en-GB"/>
              </w:rPr>
              <w:t>—</w:t>
            </w:r>
          </w:p>
        </w:tc>
        <w:tc>
          <w:tcPr>
            <w:tcW w:w="3009" w:type="dxa"/>
          </w:tcPr>
          <w:p w14:paraId="78ECE7C9" w14:textId="77777777" w:rsidR="00312BC3" w:rsidRPr="00C26C40" w:rsidRDefault="00312BC3" w:rsidP="00870DFD">
            <w:pPr>
              <w:rPr>
                <w:lang w:val="en-GB"/>
              </w:rPr>
            </w:pPr>
            <w:r w:rsidRPr="00C26C40">
              <w:rPr>
                <w:b/>
                <w:lang w:val="en-GB"/>
              </w:rPr>
              <w:t>-1.5875</w:t>
            </w:r>
          </w:p>
        </w:tc>
      </w:tr>
      <w:tr w:rsidR="00312BC3" w:rsidRPr="00C26C40" w14:paraId="4EA6A59F" w14:textId="77777777" w:rsidTr="00870DFD">
        <w:trPr>
          <w:jc w:val="center"/>
        </w:trPr>
        <w:tc>
          <w:tcPr>
            <w:tcW w:w="3009" w:type="dxa"/>
          </w:tcPr>
          <w:p w14:paraId="127B77BB" w14:textId="77777777" w:rsidR="00312BC3" w:rsidRPr="00C26C40" w:rsidRDefault="00312BC3" w:rsidP="00870DFD">
            <w:pPr>
              <w:rPr>
                <w:lang w:val="en-GB"/>
              </w:rPr>
            </w:pPr>
            <w:r w:rsidRPr="00C26C40">
              <w:rPr>
                <w:lang w:val="en-GB"/>
              </w:rPr>
              <w:t>303B</w:t>
            </w:r>
          </w:p>
        </w:tc>
        <w:tc>
          <w:tcPr>
            <w:tcW w:w="3009" w:type="dxa"/>
          </w:tcPr>
          <w:p w14:paraId="25AD0AD1" w14:textId="77777777" w:rsidR="00312BC3" w:rsidRPr="00C26C40" w:rsidRDefault="00312BC3" w:rsidP="00870DFD">
            <w:pPr>
              <w:rPr>
                <w:lang w:val="en-GB"/>
              </w:rPr>
            </w:pPr>
            <w:r w:rsidRPr="00C26C40">
              <w:rPr>
                <w:lang w:val="en-GB"/>
              </w:rPr>
              <w:t>Outlet</w:t>
            </w:r>
          </w:p>
        </w:tc>
        <w:tc>
          <w:tcPr>
            <w:tcW w:w="3009" w:type="dxa"/>
          </w:tcPr>
          <w:p w14:paraId="7A84AB25" w14:textId="77777777" w:rsidR="00312BC3" w:rsidRPr="00C26C40" w:rsidRDefault="00312BC3" w:rsidP="00870DFD">
            <w:pPr>
              <w:rPr>
                <w:lang w:val="en-GB"/>
              </w:rPr>
            </w:pPr>
            <w:r w:rsidRPr="00C26C40">
              <w:rPr>
                <w:lang w:val="en-GB"/>
              </w:rPr>
              <w:t>-1.3896</w:t>
            </w:r>
          </w:p>
        </w:tc>
      </w:tr>
      <w:tr w:rsidR="00312BC3" w:rsidRPr="00C26C40" w14:paraId="4815A4AF" w14:textId="77777777" w:rsidTr="00870DFD">
        <w:trPr>
          <w:jc w:val="center"/>
        </w:trPr>
        <w:tc>
          <w:tcPr>
            <w:tcW w:w="3009" w:type="dxa"/>
          </w:tcPr>
          <w:p w14:paraId="6A2CB647" w14:textId="77777777" w:rsidR="00312BC3" w:rsidRPr="00C26C40" w:rsidRDefault="00312BC3" w:rsidP="00870DFD">
            <w:pPr>
              <w:rPr>
                <w:lang w:val="en-GB"/>
              </w:rPr>
            </w:pPr>
            <w:r w:rsidRPr="00C26C40">
              <w:rPr>
                <w:lang w:val="en-GB"/>
              </w:rPr>
              <w:t>CONDENSA</w:t>
            </w:r>
          </w:p>
        </w:tc>
        <w:tc>
          <w:tcPr>
            <w:tcW w:w="3009" w:type="dxa"/>
          </w:tcPr>
          <w:p w14:paraId="5059A2C0" w14:textId="77777777" w:rsidR="00312BC3" w:rsidRPr="00C26C40" w:rsidRDefault="00312BC3" w:rsidP="00870DFD">
            <w:pPr>
              <w:rPr>
                <w:lang w:val="en-GB"/>
              </w:rPr>
            </w:pPr>
            <w:r w:rsidRPr="00C26C40">
              <w:rPr>
                <w:lang w:val="en-GB"/>
              </w:rPr>
              <w:t>Outlet</w:t>
            </w:r>
          </w:p>
        </w:tc>
        <w:tc>
          <w:tcPr>
            <w:tcW w:w="3009" w:type="dxa"/>
          </w:tcPr>
          <w:p w14:paraId="19C57B3D" w14:textId="77777777" w:rsidR="00312BC3" w:rsidRPr="00C26C40" w:rsidRDefault="00312BC3" w:rsidP="00870DFD">
            <w:pPr>
              <w:rPr>
                <w:lang w:val="en-GB"/>
              </w:rPr>
            </w:pPr>
            <w:r w:rsidRPr="00C26C40">
              <w:rPr>
                <w:lang w:val="en-GB"/>
              </w:rPr>
              <w:t>-0.5807</w:t>
            </w:r>
          </w:p>
        </w:tc>
      </w:tr>
      <w:tr w:rsidR="00312BC3" w:rsidRPr="00C26C40" w14:paraId="72E4353D" w14:textId="77777777" w:rsidTr="00870DFD">
        <w:trPr>
          <w:jc w:val="center"/>
        </w:trPr>
        <w:tc>
          <w:tcPr>
            <w:tcW w:w="3009" w:type="dxa"/>
          </w:tcPr>
          <w:p w14:paraId="015B9908" w14:textId="77777777" w:rsidR="00312BC3" w:rsidRPr="00C26C40" w:rsidRDefault="00312BC3" w:rsidP="00870DFD">
            <w:pPr>
              <w:rPr>
                <w:lang w:val="en-GB"/>
              </w:rPr>
            </w:pPr>
            <w:r w:rsidRPr="00C26C40">
              <w:rPr>
                <w:b/>
                <w:lang w:val="en-GB"/>
              </w:rPr>
              <w:lastRenderedPageBreak/>
              <w:t>Total Outlet</w:t>
            </w:r>
          </w:p>
        </w:tc>
        <w:tc>
          <w:tcPr>
            <w:tcW w:w="3009" w:type="dxa"/>
          </w:tcPr>
          <w:p w14:paraId="320A7803" w14:textId="77777777" w:rsidR="00312BC3" w:rsidRPr="00C26C40" w:rsidRDefault="00312BC3" w:rsidP="00870DFD">
            <w:pPr>
              <w:rPr>
                <w:lang w:val="en-GB"/>
              </w:rPr>
            </w:pPr>
            <w:r w:rsidRPr="00C26C40">
              <w:rPr>
                <w:b/>
                <w:lang w:val="en-GB"/>
              </w:rPr>
              <w:t>—</w:t>
            </w:r>
          </w:p>
        </w:tc>
        <w:tc>
          <w:tcPr>
            <w:tcW w:w="3009" w:type="dxa"/>
          </w:tcPr>
          <w:p w14:paraId="56AAD618" w14:textId="77777777" w:rsidR="00312BC3" w:rsidRPr="00C26C40" w:rsidRDefault="00312BC3" w:rsidP="00870DFD">
            <w:pPr>
              <w:rPr>
                <w:lang w:val="en-GB"/>
              </w:rPr>
            </w:pPr>
            <w:r w:rsidRPr="00C26C40">
              <w:rPr>
                <w:b/>
                <w:lang w:val="en-GB"/>
              </w:rPr>
              <w:t>-1.9703</w:t>
            </w:r>
          </w:p>
        </w:tc>
      </w:tr>
      <w:tr w:rsidR="00312BC3" w:rsidRPr="00C26C40" w14:paraId="36B4BCD6" w14:textId="77777777" w:rsidTr="00870DFD">
        <w:trPr>
          <w:jc w:val="center"/>
        </w:trPr>
        <w:tc>
          <w:tcPr>
            <w:tcW w:w="3009" w:type="dxa"/>
          </w:tcPr>
          <w:p w14:paraId="37DB5780" w14:textId="77777777" w:rsidR="00312BC3" w:rsidRPr="00C26C40" w:rsidRDefault="00312BC3" w:rsidP="00870DFD">
            <w:pPr>
              <w:rPr>
                <w:lang w:val="en-GB"/>
              </w:rPr>
            </w:pPr>
            <w:r w:rsidRPr="00C26C40">
              <w:rPr>
                <w:b/>
                <w:lang w:val="en-GB"/>
              </w:rPr>
              <w:t>ΔḤ (Net)</w:t>
            </w:r>
          </w:p>
        </w:tc>
        <w:tc>
          <w:tcPr>
            <w:tcW w:w="3009" w:type="dxa"/>
          </w:tcPr>
          <w:p w14:paraId="74B8AA87" w14:textId="77777777" w:rsidR="00312BC3" w:rsidRPr="00C26C40" w:rsidRDefault="00312BC3" w:rsidP="00870DFD">
            <w:pPr>
              <w:rPr>
                <w:lang w:val="en-GB"/>
              </w:rPr>
            </w:pPr>
            <w:r w:rsidRPr="00C26C40">
              <w:rPr>
                <w:b/>
                <w:lang w:val="en-GB"/>
              </w:rPr>
              <w:t>Net</w:t>
            </w:r>
          </w:p>
        </w:tc>
        <w:tc>
          <w:tcPr>
            <w:tcW w:w="3009" w:type="dxa"/>
          </w:tcPr>
          <w:p w14:paraId="6B7305DC" w14:textId="77777777" w:rsidR="00312BC3" w:rsidRPr="00C26C40" w:rsidRDefault="00312BC3" w:rsidP="00870DFD">
            <w:pPr>
              <w:rPr>
                <w:lang w:val="en-GB"/>
              </w:rPr>
            </w:pPr>
            <w:r w:rsidRPr="00C26C40">
              <w:rPr>
                <w:b/>
                <w:lang w:val="en-GB"/>
              </w:rPr>
              <w:t>-0.3827</w:t>
            </w:r>
          </w:p>
        </w:tc>
      </w:tr>
    </w:tbl>
    <w:p w14:paraId="1CEAFBC1" w14:textId="77777777" w:rsidR="00056F4A" w:rsidRPr="00C26C40" w:rsidRDefault="00056F4A" w:rsidP="00312BC3"/>
    <w:p w14:paraId="4EBD3795" w14:textId="0CF7E3CE" w:rsidR="00312BC3" w:rsidRPr="00C26C40" w:rsidRDefault="00312BC3" w:rsidP="00312BC3">
      <w:r w:rsidRPr="00C26C40">
        <w:t>Table B — Component-Specific Enthalpy (kcal/kg) per stream:</w:t>
      </w:r>
    </w:p>
    <w:p w14:paraId="4C0A20CD" w14:textId="3C40D5CA" w:rsidR="00312BC3" w:rsidRPr="00C26C40" w:rsidRDefault="00312BC3" w:rsidP="00312BC3">
      <w:r w:rsidRPr="00C26C40">
        <w:t>Stream 301 (Inlet) — T = 870.00 °C, P = 1.0000 atm</w:t>
      </w:r>
    </w:p>
    <w:tbl>
      <w:tblPr>
        <w:tblStyle w:val="TableGrid"/>
        <w:tblW w:w="0" w:type="auto"/>
        <w:jc w:val="center"/>
        <w:tblLook w:val="04A0" w:firstRow="1" w:lastRow="0" w:firstColumn="1" w:lastColumn="0" w:noHBand="0" w:noVBand="1"/>
      </w:tblPr>
      <w:tblGrid>
        <w:gridCol w:w="4513"/>
        <w:gridCol w:w="4513"/>
      </w:tblGrid>
      <w:tr w:rsidR="00312BC3" w:rsidRPr="00C26C40" w14:paraId="3F4BA258" w14:textId="77777777" w:rsidTr="00870DFD">
        <w:trPr>
          <w:jc w:val="center"/>
        </w:trPr>
        <w:tc>
          <w:tcPr>
            <w:tcW w:w="4513" w:type="dxa"/>
            <w:shd w:val="clear" w:color="auto" w:fill="D9D9D9"/>
          </w:tcPr>
          <w:p w14:paraId="3B9931DD"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7F1AB982" w14:textId="77777777" w:rsidR="00312BC3" w:rsidRPr="00C26C40" w:rsidRDefault="00312BC3" w:rsidP="00870DFD">
            <w:pPr>
              <w:rPr>
                <w:lang w:val="en-GB"/>
              </w:rPr>
            </w:pPr>
            <w:r w:rsidRPr="00C26C40">
              <w:rPr>
                <w:b/>
                <w:sz w:val="22"/>
                <w:lang w:val="en-GB"/>
              </w:rPr>
              <w:t>Specific Enthalpy (kcal/kg)</w:t>
            </w:r>
          </w:p>
        </w:tc>
      </w:tr>
      <w:tr w:rsidR="00312BC3" w:rsidRPr="00C26C40" w14:paraId="49632185" w14:textId="77777777" w:rsidTr="00870DFD">
        <w:trPr>
          <w:jc w:val="center"/>
        </w:trPr>
        <w:tc>
          <w:tcPr>
            <w:tcW w:w="4513" w:type="dxa"/>
          </w:tcPr>
          <w:p w14:paraId="539FD605" w14:textId="1B260E7B" w:rsidR="00312BC3" w:rsidRPr="00C26C40" w:rsidRDefault="00056F4A" w:rsidP="00870DFD">
            <w:pPr>
              <w:rPr>
                <w:lang w:val="en-GB"/>
              </w:rPr>
            </w:pPr>
            <m:oMathPara>
              <m:oMath>
                <m:r>
                  <w:rPr>
                    <w:rFonts w:ascii="Cambria Math" w:hAnsi="Cambria Math"/>
                    <w:lang w:val="en-GB"/>
                  </w:rPr>
                  <m:t>H₂O</m:t>
                </m:r>
              </m:oMath>
            </m:oMathPara>
          </w:p>
        </w:tc>
        <w:tc>
          <w:tcPr>
            <w:tcW w:w="4513" w:type="dxa"/>
          </w:tcPr>
          <w:p w14:paraId="35E265AB" w14:textId="77777777" w:rsidR="00312BC3" w:rsidRPr="00C26C40" w:rsidRDefault="00312BC3" w:rsidP="00870DFD">
            <w:pPr>
              <w:rPr>
                <w:lang w:val="en-GB"/>
              </w:rPr>
            </w:pPr>
            <w:r w:rsidRPr="00C26C40">
              <w:rPr>
                <w:lang w:val="en-GB"/>
              </w:rPr>
              <w:t>-2,785.6846</w:t>
            </w:r>
          </w:p>
        </w:tc>
      </w:tr>
      <w:tr w:rsidR="00312BC3" w:rsidRPr="00C26C40" w14:paraId="0FDFC8EF" w14:textId="77777777" w:rsidTr="00870DFD">
        <w:trPr>
          <w:jc w:val="center"/>
        </w:trPr>
        <w:tc>
          <w:tcPr>
            <w:tcW w:w="4513" w:type="dxa"/>
          </w:tcPr>
          <w:p w14:paraId="7B09C155" w14:textId="6F3DD338" w:rsidR="00312BC3" w:rsidRPr="00C26C40" w:rsidRDefault="00056F4A" w:rsidP="00870DFD">
            <w:pPr>
              <w:rPr>
                <w:lang w:val="en-GB"/>
              </w:rPr>
            </w:pPr>
            <m:oMathPara>
              <m:oMath>
                <m:r>
                  <w:rPr>
                    <w:rFonts w:ascii="Cambria Math" w:hAnsi="Cambria Math"/>
                    <w:lang w:val="en-GB"/>
                  </w:rPr>
                  <m:t>CO₂</m:t>
                </m:r>
              </m:oMath>
            </m:oMathPara>
          </w:p>
        </w:tc>
        <w:tc>
          <w:tcPr>
            <w:tcW w:w="4513" w:type="dxa"/>
          </w:tcPr>
          <w:p w14:paraId="404AC7CD" w14:textId="77777777" w:rsidR="00312BC3" w:rsidRPr="00C26C40" w:rsidRDefault="00312BC3" w:rsidP="00870DFD">
            <w:pPr>
              <w:rPr>
                <w:lang w:val="en-GB"/>
              </w:rPr>
            </w:pPr>
            <w:r w:rsidRPr="00C26C40">
              <w:rPr>
                <w:lang w:val="en-GB"/>
              </w:rPr>
              <w:t>-1,913.9743</w:t>
            </w:r>
          </w:p>
        </w:tc>
      </w:tr>
      <w:tr w:rsidR="00312BC3" w:rsidRPr="00C26C40" w14:paraId="324DD703" w14:textId="77777777" w:rsidTr="00870DFD">
        <w:trPr>
          <w:jc w:val="center"/>
        </w:trPr>
        <w:tc>
          <w:tcPr>
            <w:tcW w:w="4513" w:type="dxa"/>
          </w:tcPr>
          <w:p w14:paraId="172C3AEA" w14:textId="073C152E" w:rsidR="00312BC3" w:rsidRPr="00C26C40" w:rsidRDefault="00056F4A" w:rsidP="00870DFD">
            <w:pPr>
              <w:rPr>
                <w:lang w:val="en-GB"/>
              </w:rPr>
            </w:pPr>
            <m:oMathPara>
              <m:oMath>
                <m:r>
                  <w:rPr>
                    <w:rFonts w:ascii="Cambria Math" w:hAnsi="Cambria Math"/>
                    <w:lang w:val="en-GB"/>
                  </w:rPr>
                  <m:t>Al(OH)₃</m:t>
                </m:r>
              </m:oMath>
            </m:oMathPara>
          </w:p>
        </w:tc>
        <w:tc>
          <w:tcPr>
            <w:tcW w:w="4513" w:type="dxa"/>
          </w:tcPr>
          <w:p w14:paraId="16DCDE6E" w14:textId="77777777" w:rsidR="00312BC3" w:rsidRPr="00C26C40" w:rsidRDefault="00312BC3" w:rsidP="00870DFD">
            <w:pPr>
              <w:rPr>
                <w:lang w:val="en-GB"/>
              </w:rPr>
            </w:pPr>
            <w:r w:rsidRPr="00C26C40">
              <w:rPr>
                <w:lang w:val="en-GB"/>
              </w:rPr>
              <w:t>-3,685.1344</w:t>
            </w:r>
          </w:p>
        </w:tc>
      </w:tr>
      <w:tr w:rsidR="00312BC3" w:rsidRPr="00C26C40" w14:paraId="11047B33" w14:textId="77777777" w:rsidTr="00870DFD">
        <w:trPr>
          <w:jc w:val="center"/>
        </w:trPr>
        <w:tc>
          <w:tcPr>
            <w:tcW w:w="4513" w:type="dxa"/>
          </w:tcPr>
          <w:p w14:paraId="6F3E58A4" w14:textId="0F1F1039" w:rsidR="00312BC3" w:rsidRPr="00C26C40" w:rsidRDefault="00056F4A" w:rsidP="00870DFD">
            <w:pPr>
              <w:rPr>
                <w:lang w:val="en-GB"/>
              </w:rPr>
            </w:pPr>
            <m:oMathPara>
              <m:oMath>
                <m:r>
                  <w:rPr>
                    <w:rFonts w:ascii="Cambria Math" w:hAnsi="Cambria Math"/>
                    <w:lang w:val="en-GB"/>
                  </w:rPr>
                  <m:t>Fe₂O₃</m:t>
                </m:r>
              </m:oMath>
            </m:oMathPara>
          </w:p>
        </w:tc>
        <w:tc>
          <w:tcPr>
            <w:tcW w:w="4513" w:type="dxa"/>
          </w:tcPr>
          <w:p w14:paraId="45DB8184" w14:textId="77777777" w:rsidR="00312BC3" w:rsidRPr="00C26C40" w:rsidRDefault="00312BC3" w:rsidP="00870DFD">
            <w:pPr>
              <w:rPr>
                <w:lang w:val="en-GB"/>
              </w:rPr>
            </w:pPr>
            <w:r w:rsidRPr="00C26C40">
              <w:rPr>
                <w:lang w:val="en-GB"/>
              </w:rPr>
              <w:t>-1,052.7885</w:t>
            </w:r>
          </w:p>
        </w:tc>
      </w:tr>
      <w:tr w:rsidR="00312BC3" w:rsidRPr="00C26C40" w14:paraId="155443E9" w14:textId="77777777" w:rsidTr="00870DFD">
        <w:trPr>
          <w:jc w:val="center"/>
        </w:trPr>
        <w:tc>
          <w:tcPr>
            <w:tcW w:w="4513" w:type="dxa"/>
          </w:tcPr>
          <w:p w14:paraId="73F7099F" w14:textId="59B3F5E8" w:rsidR="00312BC3" w:rsidRPr="00C26C40" w:rsidRDefault="00056F4A" w:rsidP="00870DFD">
            <w:pPr>
              <w:rPr>
                <w:lang w:val="en-GB"/>
              </w:rPr>
            </w:pPr>
            <m:oMathPara>
              <m:oMath>
                <m:r>
                  <w:rPr>
                    <w:rFonts w:ascii="Cambria Math" w:hAnsi="Cambria Math"/>
                    <w:lang w:val="en-GB"/>
                  </w:rPr>
                  <m:t>SiO₂</m:t>
                </m:r>
              </m:oMath>
            </m:oMathPara>
          </w:p>
        </w:tc>
        <w:tc>
          <w:tcPr>
            <w:tcW w:w="4513" w:type="dxa"/>
          </w:tcPr>
          <w:p w14:paraId="67391E82" w14:textId="77777777" w:rsidR="00312BC3" w:rsidRPr="00C26C40" w:rsidRDefault="00312BC3" w:rsidP="00870DFD">
            <w:pPr>
              <w:rPr>
                <w:lang w:val="en-GB"/>
              </w:rPr>
            </w:pPr>
            <w:r w:rsidRPr="00C26C40">
              <w:rPr>
                <w:lang w:val="en-GB"/>
              </w:rPr>
              <w:t>-3,390.9690</w:t>
            </w:r>
          </w:p>
        </w:tc>
      </w:tr>
      <w:tr w:rsidR="00312BC3" w:rsidRPr="00C26C40" w14:paraId="0F27A2DD" w14:textId="77777777" w:rsidTr="00870DFD">
        <w:trPr>
          <w:jc w:val="center"/>
        </w:trPr>
        <w:tc>
          <w:tcPr>
            <w:tcW w:w="4513" w:type="dxa"/>
          </w:tcPr>
          <w:p w14:paraId="5CBDFD96" w14:textId="222F17BD" w:rsidR="00312BC3" w:rsidRPr="00C26C40" w:rsidRDefault="00056F4A" w:rsidP="00870DFD">
            <w:pPr>
              <w:rPr>
                <w:lang w:val="en-GB"/>
              </w:rPr>
            </w:pPr>
            <m:oMathPara>
              <m:oMath>
                <m:r>
                  <w:rPr>
                    <w:rFonts w:ascii="Cambria Math" w:hAnsi="Cambria Math"/>
                    <w:lang w:val="en-GB"/>
                  </w:rPr>
                  <m:t>TiO₂</m:t>
                </m:r>
              </m:oMath>
            </m:oMathPara>
          </w:p>
        </w:tc>
        <w:tc>
          <w:tcPr>
            <w:tcW w:w="4513" w:type="dxa"/>
          </w:tcPr>
          <w:p w14:paraId="7FB64951" w14:textId="77777777" w:rsidR="00312BC3" w:rsidRPr="00C26C40" w:rsidRDefault="00312BC3" w:rsidP="00870DFD">
            <w:pPr>
              <w:rPr>
                <w:lang w:val="en-GB"/>
              </w:rPr>
            </w:pPr>
            <w:r w:rsidRPr="00C26C40">
              <w:rPr>
                <w:lang w:val="en-GB"/>
              </w:rPr>
              <w:t>-2,654.5770</w:t>
            </w:r>
          </w:p>
        </w:tc>
      </w:tr>
      <w:tr w:rsidR="00312BC3" w:rsidRPr="00C26C40" w14:paraId="04FD0311" w14:textId="77777777" w:rsidTr="00870DFD">
        <w:trPr>
          <w:jc w:val="center"/>
        </w:trPr>
        <w:tc>
          <w:tcPr>
            <w:tcW w:w="4513" w:type="dxa"/>
          </w:tcPr>
          <w:p w14:paraId="7E9FA444" w14:textId="54BFE2A7" w:rsidR="00312BC3" w:rsidRPr="00C26C40" w:rsidRDefault="00056F4A" w:rsidP="00870DFD">
            <w:pPr>
              <w:rPr>
                <w:lang w:val="en-GB"/>
              </w:rPr>
            </w:pPr>
            <m:oMathPara>
              <m:oMath>
                <m:r>
                  <w:rPr>
                    <w:rFonts w:ascii="Cambria Math" w:hAnsi="Cambria Math"/>
                    <w:lang w:val="en-GB"/>
                  </w:rPr>
                  <m:t>K₂O</m:t>
                </m:r>
              </m:oMath>
            </m:oMathPara>
          </w:p>
        </w:tc>
        <w:tc>
          <w:tcPr>
            <w:tcW w:w="4513" w:type="dxa"/>
          </w:tcPr>
          <w:p w14:paraId="4D6DB672" w14:textId="77777777" w:rsidR="00312BC3" w:rsidRPr="00C26C40" w:rsidRDefault="00312BC3" w:rsidP="00870DFD">
            <w:pPr>
              <w:rPr>
                <w:lang w:val="en-GB"/>
              </w:rPr>
            </w:pPr>
            <w:r w:rsidRPr="00C26C40">
              <w:rPr>
                <w:lang w:val="en-GB"/>
              </w:rPr>
              <w:t>-701.4388</w:t>
            </w:r>
          </w:p>
        </w:tc>
      </w:tr>
      <w:tr w:rsidR="00312BC3" w:rsidRPr="00C26C40" w14:paraId="5981AA5E" w14:textId="77777777" w:rsidTr="00870DFD">
        <w:trPr>
          <w:jc w:val="center"/>
        </w:trPr>
        <w:tc>
          <w:tcPr>
            <w:tcW w:w="4513" w:type="dxa"/>
          </w:tcPr>
          <w:p w14:paraId="796B59DF" w14:textId="6A0F7A1C" w:rsidR="00312BC3" w:rsidRPr="00C26C40" w:rsidRDefault="00056F4A" w:rsidP="00870DFD">
            <w:pPr>
              <w:rPr>
                <w:lang w:val="en-GB"/>
              </w:rPr>
            </w:pPr>
            <m:oMathPara>
              <m:oMath>
                <m:r>
                  <w:rPr>
                    <w:rFonts w:ascii="Cambria Math" w:hAnsi="Cambria Math"/>
                    <w:lang w:val="en-GB"/>
                  </w:rPr>
                  <m:t>Na₂O</m:t>
                </m:r>
              </m:oMath>
            </m:oMathPara>
          </w:p>
        </w:tc>
        <w:tc>
          <w:tcPr>
            <w:tcW w:w="4513" w:type="dxa"/>
          </w:tcPr>
          <w:p w14:paraId="2663B0C8" w14:textId="77777777" w:rsidR="00312BC3" w:rsidRPr="00C26C40" w:rsidRDefault="00312BC3" w:rsidP="00870DFD">
            <w:pPr>
              <w:rPr>
                <w:lang w:val="en-GB"/>
              </w:rPr>
            </w:pPr>
            <w:r w:rsidRPr="00C26C40">
              <w:rPr>
                <w:lang w:val="en-GB"/>
              </w:rPr>
              <w:t>-1,314.4367</w:t>
            </w:r>
          </w:p>
        </w:tc>
      </w:tr>
      <w:tr w:rsidR="00312BC3" w:rsidRPr="00C26C40" w14:paraId="12595ECB" w14:textId="77777777" w:rsidTr="00870DFD">
        <w:trPr>
          <w:jc w:val="center"/>
        </w:trPr>
        <w:tc>
          <w:tcPr>
            <w:tcW w:w="4513" w:type="dxa"/>
          </w:tcPr>
          <w:p w14:paraId="5E71BD73" w14:textId="371347A4" w:rsidR="00312BC3" w:rsidRPr="00C26C40" w:rsidRDefault="00056F4A" w:rsidP="00870DFD">
            <w:pPr>
              <w:rPr>
                <w:lang w:val="en-GB"/>
              </w:rPr>
            </w:pPr>
            <m:oMathPara>
              <m:oMath>
                <m:r>
                  <w:rPr>
                    <w:rFonts w:ascii="Cambria Math" w:hAnsi="Cambria Math"/>
                    <w:lang w:val="en-GB"/>
                  </w:rPr>
                  <m:t>MgO</m:t>
                </m:r>
              </m:oMath>
            </m:oMathPara>
          </w:p>
        </w:tc>
        <w:tc>
          <w:tcPr>
            <w:tcW w:w="4513" w:type="dxa"/>
          </w:tcPr>
          <w:p w14:paraId="4C7DD4CB" w14:textId="77777777" w:rsidR="00312BC3" w:rsidRPr="00C26C40" w:rsidRDefault="00312BC3" w:rsidP="00870DFD">
            <w:pPr>
              <w:rPr>
                <w:lang w:val="en-GB"/>
              </w:rPr>
            </w:pPr>
            <w:r w:rsidRPr="00C26C40">
              <w:rPr>
                <w:lang w:val="en-GB"/>
              </w:rPr>
              <w:t>-3,327.4366</w:t>
            </w:r>
          </w:p>
        </w:tc>
      </w:tr>
      <w:tr w:rsidR="00312BC3" w:rsidRPr="00C26C40" w14:paraId="476784EA" w14:textId="77777777" w:rsidTr="00870DFD">
        <w:trPr>
          <w:jc w:val="center"/>
        </w:trPr>
        <w:tc>
          <w:tcPr>
            <w:tcW w:w="4513" w:type="dxa"/>
          </w:tcPr>
          <w:p w14:paraId="09964C92" w14:textId="79CFE2C3" w:rsidR="00312BC3" w:rsidRPr="00C26C40" w:rsidRDefault="00056F4A" w:rsidP="00870DFD">
            <w:pPr>
              <w:rPr>
                <w:lang w:val="en-GB"/>
              </w:rPr>
            </w:pPr>
            <m:oMathPara>
              <m:oMath>
                <m:r>
                  <w:rPr>
                    <w:rFonts w:ascii="Cambria Math" w:hAnsi="Cambria Math"/>
                    <w:lang w:val="en-GB"/>
                  </w:rPr>
                  <m:t>CO</m:t>
                </m:r>
              </m:oMath>
            </m:oMathPara>
          </w:p>
        </w:tc>
        <w:tc>
          <w:tcPr>
            <w:tcW w:w="4513" w:type="dxa"/>
          </w:tcPr>
          <w:p w14:paraId="660420B4" w14:textId="77777777" w:rsidR="00312BC3" w:rsidRPr="00C26C40" w:rsidRDefault="00312BC3" w:rsidP="00870DFD">
            <w:pPr>
              <w:rPr>
                <w:lang w:val="en-GB"/>
              </w:rPr>
            </w:pPr>
            <w:r w:rsidRPr="00C26C40">
              <w:rPr>
                <w:lang w:val="en-GB"/>
              </w:rPr>
              <w:t>-717.7410</w:t>
            </w:r>
          </w:p>
        </w:tc>
      </w:tr>
      <w:tr w:rsidR="00312BC3" w:rsidRPr="00C26C40" w14:paraId="5533839B" w14:textId="77777777" w:rsidTr="00870DFD">
        <w:trPr>
          <w:jc w:val="center"/>
        </w:trPr>
        <w:tc>
          <w:tcPr>
            <w:tcW w:w="4513" w:type="dxa"/>
          </w:tcPr>
          <w:p w14:paraId="6962D195" w14:textId="79412680" w:rsidR="00312BC3" w:rsidRPr="00C26C40" w:rsidRDefault="00056F4A" w:rsidP="00870DFD">
            <w:pPr>
              <w:rPr>
                <w:lang w:val="en-GB"/>
              </w:rPr>
            </w:pPr>
            <m:oMathPara>
              <m:oMath>
                <m:r>
                  <w:rPr>
                    <w:rFonts w:ascii="Cambria Math" w:hAnsi="Cambria Math"/>
                    <w:lang w:val="en-GB"/>
                  </w:rPr>
                  <m:t>Fe₃O₄</m:t>
                </m:r>
              </m:oMath>
            </m:oMathPara>
          </w:p>
        </w:tc>
        <w:tc>
          <w:tcPr>
            <w:tcW w:w="4513" w:type="dxa"/>
          </w:tcPr>
          <w:p w14:paraId="0F0F3366" w14:textId="77777777" w:rsidR="00312BC3" w:rsidRPr="00C26C40" w:rsidRDefault="00312BC3" w:rsidP="00870DFD">
            <w:pPr>
              <w:rPr>
                <w:lang w:val="en-GB"/>
              </w:rPr>
            </w:pPr>
            <w:r w:rsidRPr="00C26C40">
              <w:rPr>
                <w:lang w:val="en-GB"/>
              </w:rPr>
              <w:t>-971.4038</w:t>
            </w:r>
          </w:p>
        </w:tc>
      </w:tr>
      <w:tr w:rsidR="00312BC3" w:rsidRPr="00C26C40" w14:paraId="0B555D76" w14:textId="77777777" w:rsidTr="00870DFD">
        <w:trPr>
          <w:jc w:val="center"/>
        </w:trPr>
        <w:tc>
          <w:tcPr>
            <w:tcW w:w="4513" w:type="dxa"/>
          </w:tcPr>
          <w:p w14:paraId="344CA9F3" w14:textId="61AB10B0" w:rsidR="00312BC3" w:rsidRPr="00C26C40" w:rsidRDefault="00056F4A" w:rsidP="00870DFD">
            <w:pPr>
              <w:rPr>
                <w:lang w:val="en-GB"/>
              </w:rPr>
            </w:pPr>
            <m:oMathPara>
              <m:oMath>
                <m:r>
                  <w:rPr>
                    <w:rFonts w:ascii="Cambria Math" w:hAnsi="Cambria Math"/>
                    <w:lang w:val="en-GB"/>
                  </w:rPr>
                  <m:t>Al₂O₃</m:t>
                </m:r>
              </m:oMath>
            </m:oMathPara>
          </w:p>
        </w:tc>
        <w:tc>
          <w:tcPr>
            <w:tcW w:w="4513" w:type="dxa"/>
          </w:tcPr>
          <w:p w14:paraId="7C20A48B" w14:textId="77777777" w:rsidR="00312BC3" w:rsidRPr="00C26C40" w:rsidRDefault="00312BC3" w:rsidP="00870DFD">
            <w:pPr>
              <w:rPr>
                <w:lang w:val="en-GB"/>
              </w:rPr>
            </w:pPr>
            <w:r w:rsidRPr="00C26C40">
              <w:rPr>
                <w:lang w:val="en-GB"/>
              </w:rPr>
              <w:t>-3,703.6313</w:t>
            </w:r>
          </w:p>
        </w:tc>
      </w:tr>
      <w:tr w:rsidR="00312BC3" w:rsidRPr="00C26C40" w14:paraId="77BC8A92" w14:textId="77777777" w:rsidTr="00870DFD">
        <w:trPr>
          <w:jc w:val="center"/>
        </w:trPr>
        <w:tc>
          <w:tcPr>
            <w:tcW w:w="4513" w:type="dxa"/>
          </w:tcPr>
          <w:p w14:paraId="64EF402C" w14:textId="37F3E6F4" w:rsidR="00312BC3" w:rsidRPr="00C26C40" w:rsidRDefault="00056F4A" w:rsidP="00870DFD">
            <w:pPr>
              <w:rPr>
                <w:lang w:val="en-GB"/>
              </w:rPr>
            </w:pPr>
            <m:oMathPara>
              <m:oMath>
                <m:r>
                  <w:rPr>
                    <w:rFonts w:ascii="Cambria Math" w:hAnsi="Cambria Math"/>
                    <w:lang w:val="en-GB"/>
                  </w:rPr>
                  <m:t>N₂</m:t>
                </m:r>
              </m:oMath>
            </m:oMathPara>
          </w:p>
        </w:tc>
        <w:tc>
          <w:tcPr>
            <w:tcW w:w="4513" w:type="dxa"/>
          </w:tcPr>
          <w:p w14:paraId="497DBCB0" w14:textId="77777777" w:rsidR="00312BC3" w:rsidRPr="00C26C40" w:rsidRDefault="00312BC3" w:rsidP="00870DFD">
            <w:pPr>
              <w:rPr>
                <w:lang w:val="en-GB"/>
              </w:rPr>
            </w:pPr>
            <w:r w:rsidRPr="00C26C40">
              <w:rPr>
                <w:lang w:val="en-GB"/>
              </w:rPr>
              <w:t>223.5801</w:t>
            </w:r>
          </w:p>
        </w:tc>
      </w:tr>
    </w:tbl>
    <w:p w14:paraId="490E14CD" w14:textId="77777777" w:rsidR="00056F4A" w:rsidRPr="00C26C40" w:rsidRDefault="00056F4A" w:rsidP="00312BC3"/>
    <w:p w14:paraId="171CECB1" w14:textId="77B9B9BD" w:rsidR="00312BC3" w:rsidRPr="00C26C40" w:rsidRDefault="00312BC3" w:rsidP="00312BC3">
      <w:r w:rsidRPr="00C26C40">
        <w:t>Stream 303B (Outlet) — T = 30.00 °C, P = 1.0000 atm</w:t>
      </w:r>
    </w:p>
    <w:tbl>
      <w:tblPr>
        <w:tblStyle w:val="TableGrid"/>
        <w:tblW w:w="0" w:type="auto"/>
        <w:jc w:val="center"/>
        <w:tblLook w:val="04A0" w:firstRow="1" w:lastRow="0" w:firstColumn="1" w:lastColumn="0" w:noHBand="0" w:noVBand="1"/>
      </w:tblPr>
      <w:tblGrid>
        <w:gridCol w:w="4513"/>
        <w:gridCol w:w="4513"/>
      </w:tblGrid>
      <w:tr w:rsidR="00312BC3" w:rsidRPr="00C26C40" w14:paraId="04334290" w14:textId="77777777" w:rsidTr="00870DFD">
        <w:trPr>
          <w:jc w:val="center"/>
        </w:trPr>
        <w:tc>
          <w:tcPr>
            <w:tcW w:w="4513" w:type="dxa"/>
            <w:shd w:val="clear" w:color="auto" w:fill="D9D9D9"/>
          </w:tcPr>
          <w:p w14:paraId="4BB0FA46"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5F7E1D34" w14:textId="77777777" w:rsidR="00312BC3" w:rsidRPr="00C26C40" w:rsidRDefault="00312BC3" w:rsidP="00870DFD">
            <w:pPr>
              <w:rPr>
                <w:lang w:val="en-GB"/>
              </w:rPr>
            </w:pPr>
            <w:r w:rsidRPr="00C26C40">
              <w:rPr>
                <w:b/>
                <w:sz w:val="22"/>
                <w:lang w:val="en-GB"/>
              </w:rPr>
              <w:t>Specific Enthalpy (kcal/kg)</w:t>
            </w:r>
          </w:p>
        </w:tc>
      </w:tr>
      <w:tr w:rsidR="00312BC3" w:rsidRPr="00C26C40" w14:paraId="70E7509E" w14:textId="77777777" w:rsidTr="00870DFD">
        <w:trPr>
          <w:jc w:val="center"/>
        </w:trPr>
        <w:tc>
          <w:tcPr>
            <w:tcW w:w="4513" w:type="dxa"/>
          </w:tcPr>
          <w:p w14:paraId="3D8D4CA7" w14:textId="699B29AF" w:rsidR="00312BC3" w:rsidRPr="00C26C40" w:rsidRDefault="00056F4A" w:rsidP="00870DFD">
            <w:pPr>
              <w:rPr>
                <w:lang w:val="en-GB"/>
              </w:rPr>
            </w:pPr>
            <m:oMathPara>
              <m:oMath>
                <m:r>
                  <w:rPr>
                    <w:rFonts w:ascii="Cambria Math" w:hAnsi="Cambria Math"/>
                    <w:lang w:val="en-GB"/>
                  </w:rPr>
                  <m:t>H₂O</m:t>
                </m:r>
              </m:oMath>
            </m:oMathPara>
          </w:p>
        </w:tc>
        <w:tc>
          <w:tcPr>
            <w:tcW w:w="4513" w:type="dxa"/>
          </w:tcPr>
          <w:p w14:paraId="70C2814D" w14:textId="77777777" w:rsidR="00312BC3" w:rsidRPr="00C26C40" w:rsidRDefault="00312BC3" w:rsidP="00870DFD">
            <w:pPr>
              <w:rPr>
                <w:lang w:val="en-GB"/>
              </w:rPr>
            </w:pPr>
            <w:r w:rsidRPr="00C26C40">
              <w:rPr>
                <w:lang w:val="en-GB"/>
              </w:rPr>
              <w:t>-3,209.3791</w:t>
            </w:r>
          </w:p>
        </w:tc>
      </w:tr>
      <w:tr w:rsidR="00312BC3" w:rsidRPr="00C26C40" w14:paraId="7539CE2C" w14:textId="77777777" w:rsidTr="00870DFD">
        <w:trPr>
          <w:jc w:val="center"/>
        </w:trPr>
        <w:tc>
          <w:tcPr>
            <w:tcW w:w="4513" w:type="dxa"/>
          </w:tcPr>
          <w:p w14:paraId="750CC218" w14:textId="566C32D5" w:rsidR="00312BC3" w:rsidRPr="00C26C40" w:rsidRDefault="00056F4A" w:rsidP="00870DFD">
            <w:pPr>
              <w:rPr>
                <w:lang w:val="en-GB"/>
              </w:rPr>
            </w:pPr>
            <m:oMathPara>
              <m:oMath>
                <m:r>
                  <w:rPr>
                    <w:rFonts w:ascii="Cambria Math" w:hAnsi="Cambria Math"/>
                    <w:lang w:val="en-GB"/>
                  </w:rPr>
                  <m:t>CO₂</m:t>
                </m:r>
              </m:oMath>
            </m:oMathPara>
          </w:p>
        </w:tc>
        <w:tc>
          <w:tcPr>
            <w:tcW w:w="4513" w:type="dxa"/>
          </w:tcPr>
          <w:p w14:paraId="057F06F0" w14:textId="77777777" w:rsidR="00312BC3" w:rsidRPr="00C26C40" w:rsidRDefault="00312BC3" w:rsidP="00870DFD">
            <w:pPr>
              <w:rPr>
                <w:lang w:val="en-GB"/>
              </w:rPr>
            </w:pPr>
            <w:r w:rsidRPr="00C26C40">
              <w:rPr>
                <w:lang w:val="en-GB"/>
              </w:rPr>
              <w:t>-2,137.6290</w:t>
            </w:r>
          </w:p>
        </w:tc>
      </w:tr>
      <w:tr w:rsidR="00312BC3" w:rsidRPr="00C26C40" w14:paraId="0FFB2A47" w14:textId="77777777" w:rsidTr="00870DFD">
        <w:trPr>
          <w:jc w:val="center"/>
        </w:trPr>
        <w:tc>
          <w:tcPr>
            <w:tcW w:w="4513" w:type="dxa"/>
          </w:tcPr>
          <w:p w14:paraId="45A75589" w14:textId="291258E1" w:rsidR="00312BC3" w:rsidRPr="00C26C40" w:rsidRDefault="00056F4A" w:rsidP="00870DFD">
            <w:pPr>
              <w:rPr>
                <w:lang w:val="en-GB"/>
              </w:rPr>
            </w:pPr>
            <m:oMathPara>
              <m:oMath>
                <m:r>
                  <w:rPr>
                    <w:rFonts w:ascii="Cambria Math" w:hAnsi="Cambria Math"/>
                    <w:lang w:val="en-GB"/>
                  </w:rPr>
                  <m:t>Al(OH)₃</m:t>
                </m:r>
              </m:oMath>
            </m:oMathPara>
          </w:p>
        </w:tc>
        <w:tc>
          <w:tcPr>
            <w:tcW w:w="4513" w:type="dxa"/>
          </w:tcPr>
          <w:p w14:paraId="3F8943CF" w14:textId="77777777" w:rsidR="00312BC3" w:rsidRPr="00C26C40" w:rsidRDefault="00312BC3" w:rsidP="00870DFD">
            <w:pPr>
              <w:rPr>
                <w:lang w:val="en-GB"/>
              </w:rPr>
            </w:pPr>
            <w:r w:rsidRPr="00C26C40">
              <w:rPr>
                <w:lang w:val="en-GB"/>
              </w:rPr>
              <w:t>-3,924.6770</w:t>
            </w:r>
          </w:p>
        </w:tc>
      </w:tr>
      <w:tr w:rsidR="00312BC3" w:rsidRPr="00C26C40" w14:paraId="64BDE9F6" w14:textId="77777777" w:rsidTr="00870DFD">
        <w:trPr>
          <w:jc w:val="center"/>
        </w:trPr>
        <w:tc>
          <w:tcPr>
            <w:tcW w:w="4513" w:type="dxa"/>
          </w:tcPr>
          <w:p w14:paraId="3191A39C" w14:textId="53AE4A12" w:rsidR="00312BC3" w:rsidRPr="00C26C40" w:rsidRDefault="00056F4A" w:rsidP="00870DFD">
            <w:pPr>
              <w:rPr>
                <w:lang w:val="en-GB"/>
              </w:rPr>
            </w:pPr>
            <m:oMathPara>
              <m:oMath>
                <m:r>
                  <w:rPr>
                    <w:rFonts w:ascii="Cambria Math" w:hAnsi="Cambria Math"/>
                    <w:lang w:val="en-GB"/>
                  </w:rPr>
                  <m:t>Fe₂O₃</m:t>
                </m:r>
              </m:oMath>
            </m:oMathPara>
          </w:p>
        </w:tc>
        <w:tc>
          <w:tcPr>
            <w:tcW w:w="4513" w:type="dxa"/>
          </w:tcPr>
          <w:p w14:paraId="3B3E6BE4" w14:textId="77777777" w:rsidR="00312BC3" w:rsidRPr="00C26C40" w:rsidRDefault="00312BC3" w:rsidP="00870DFD">
            <w:pPr>
              <w:rPr>
                <w:lang w:val="en-GB"/>
              </w:rPr>
            </w:pPr>
            <w:r w:rsidRPr="00C26C40">
              <w:rPr>
                <w:lang w:val="en-GB"/>
              </w:rPr>
              <w:t>-1,232.8427</w:t>
            </w:r>
          </w:p>
        </w:tc>
      </w:tr>
      <w:tr w:rsidR="00312BC3" w:rsidRPr="00C26C40" w14:paraId="66BB96F8" w14:textId="77777777" w:rsidTr="00870DFD">
        <w:trPr>
          <w:jc w:val="center"/>
        </w:trPr>
        <w:tc>
          <w:tcPr>
            <w:tcW w:w="4513" w:type="dxa"/>
          </w:tcPr>
          <w:p w14:paraId="64C55DED" w14:textId="5670607C" w:rsidR="00312BC3" w:rsidRPr="00C26C40" w:rsidRDefault="00056F4A" w:rsidP="00870DFD">
            <w:pPr>
              <w:rPr>
                <w:lang w:val="en-GB"/>
              </w:rPr>
            </w:pPr>
            <m:oMathPara>
              <m:oMath>
                <m:r>
                  <w:rPr>
                    <w:rFonts w:ascii="Cambria Math" w:hAnsi="Cambria Math"/>
                    <w:lang w:val="en-GB"/>
                  </w:rPr>
                  <m:t>SiO₂</m:t>
                </m:r>
              </m:oMath>
            </m:oMathPara>
          </w:p>
        </w:tc>
        <w:tc>
          <w:tcPr>
            <w:tcW w:w="4513" w:type="dxa"/>
          </w:tcPr>
          <w:p w14:paraId="02B14BF5" w14:textId="77777777" w:rsidR="00312BC3" w:rsidRPr="00C26C40" w:rsidRDefault="00312BC3" w:rsidP="00870DFD">
            <w:pPr>
              <w:rPr>
                <w:lang w:val="en-GB"/>
              </w:rPr>
            </w:pPr>
            <w:r w:rsidRPr="00C26C40">
              <w:rPr>
                <w:lang w:val="en-GB"/>
              </w:rPr>
              <w:t>-3,621.7265</w:t>
            </w:r>
          </w:p>
        </w:tc>
      </w:tr>
      <w:tr w:rsidR="00312BC3" w:rsidRPr="00C26C40" w14:paraId="3D71B937" w14:textId="77777777" w:rsidTr="00870DFD">
        <w:trPr>
          <w:jc w:val="center"/>
        </w:trPr>
        <w:tc>
          <w:tcPr>
            <w:tcW w:w="4513" w:type="dxa"/>
          </w:tcPr>
          <w:p w14:paraId="459BA54D" w14:textId="1705F540" w:rsidR="00312BC3" w:rsidRPr="00C26C40" w:rsidRDefault="00056F4A" w:rsidP="00870DFD">
            <w:pPr>
              <w:rPr>
                <w:lang w:val="en-GB"/>
              </w:rPr>
            </w:pPr>
            <m:oMathPara>
              <m:oMath>
                <m:r>
                  <w:rPr>
                    <w:rFonts w:ascii="Cambria Math" w:hAnsi="Cambria Math"/>
                    <w:lang w:val="en-GB"/>
                  </w:rPr>
                  <m:t>TiO₂</m:t>
                </m:r>
              </m:oMath>
            </m:oMathPara>
          </w:p>
        </w:tc>
        <w:tc>
          <w:tcPr>
            <w:tcW w:w="4513" w:type="dxa"/>
          </w:tcPr>
          <w:p w14:paraId="7F215974" w14:textId="77777777" w:rsidR="00312BC3" w:rsidRPr="00C26C40" w:rsidRDefault="00312BC3" w:rsidP="00870DFD">
            <w:pPr>
              <w:rPr>
                <w:lang w:val="en-GB"/>
              </w:rPr>
            </w:pPr>
            <w:r w:rsidRPr="00C26C40">
              <w:rPr>
                <w:lang w:val="en-GB"/>
              </w:rPr>
              <w:t>-2,825.9645</w:t>
            </w:r>
          </w:p>
        </w:tc>
      </w:tr>
      <w:tr w:rsidR="00312BC3" w:rsidRPr="00C26C40" w14:paraId="709E6563" w14:textId="77777777" w:rsidTr="00870DFD">
        <w:trPr>
          <w:jc w:val="center"/>
        </w:trPr>
        <w:tc>
          <w:tcPr>
            <w:tcW w:w="4513" w:type="dxa"/>
          </w:tcPr>
          <w:p w14:paraId="4EDB5968" w14:textId="05A691ED" w:rsidR="00312BC3" w:rsidRPr="00C26C40" w:rsidRDefault="00056F4A" w:rsidP="00870DFD">
            <w:pPr>
              <w:rPr>
                <w:lang w:val="en-GB"/>
              </w:rPr>
            </w:pPr>
            <m:oMathPara>
              <m:oMath>
                <m:r>
                  <w:rPr>
                    <w:rFonts w:ascii="Cambria Math" w:hAnsi="Cambria Math"/>
                    <w:lang w:val="en-GB"/>
                  </w:rPr>
                  <m:t>K₂O</m:t>
                </m:r>
              </m:oMath>
            </m:oMathPara>
          </w:p>
        </w:tc>
        <w:tc>
          <w:tcPr>
            <w:tcW w:w="4513" w:type="dxa"/>
          </w:tcPr>
          <w:p w14:paraId="5001D03C" w14:textId="77777777" w:rsidR="00312BC3" w:rsidRPr="00C26C40" w:rsidRDefault="00312BC3" w:rsidP="00870DFD">
            <w:pPr>
              <w:rPr>
                <w:lang w:val="en-GB"/>
              </w:rPr>
            </w:pPr>
            <w:r w:rsidRPr="00C26C40">
              <w:rPr>
                <w:lang w:val="en-GB"/>
              </w:rPr>
              <w:t>-920.4180</w:t>
            </w:r>
          </w:p>
        </w:tc>
      </w:tr>
      <w:tr w:rsidR="00312BC3" w:rsidRPr="00C26C40" w14:paraId="76A433B3" w14:textId="77777777" w:rsidTr="00870DFD">
        <w:trPr>
          <w:jc w:val="center"/>
        </w:trPr>
        <w:tc>
          <w:tcPr>
            <w:tcW w:w="4513" w:type="dxa"/>
          </w:tcPr>
          <w:p w14:paraId="07A46DC5" w14:textId="3DDBF399" w:rsidR="00312BC3" w:rsidRPr="00C26C40" w:rsidRDefault="00056F4A" w:rsidP="00870DFD">
            <w:pPr>
              <w:rPr>
                <w:lang w:val="en-GB"/>
              </w:rPr>
            </w:pPr>
            <m:oMathPara>
              <m:oMath>
                <m:r>
                  <w:rPr>
                    <w:rFonts w:ascii="Cambria Math" w:hAnsi="Cambria Math"/>
                    <w:lang w:val="en-GB"/>
                  </w:rPr>
                  <w:lastRenderedPageBreak/>
                  <m:t>Na₂O</m:t>
                </m:r>
              </m:oMath>
            </m:oMathPara>
          </w:p>
        </w:tc>
        <w:tc>
          <w:tcPr>
            <w:tcW w:w="4513" w:type="dxa"/>
          </w:tcPr>
          <w:p w14:paraId="4A13DA22" w14:textId="77777777" w:rsidR="00312BC3" w:rsidRPr="00C26C40" w:rsidRDefault="00312BC3" w:rsidP="00870DFD">
            <w:pPr>
              <w:rPr>
                <w:lang w:val="en-GB"/>
              </w:rPr>
            </w:pPr>
            <w:r w:rsidRPr="00C26C40">
              <w:rPr>
                <w:lang w:val="en-GB"/>
              </w:rPr>
              <w:t>-1,598.3095</w:t>
            </w:r>
          </w:p>
        </w:tc>
      </w:tr>
      <w:tr w:rsidR="00312BC3" w:rsidRPr="00C26C40" w14:paraId="2EC2F267" w14:textId="77777777" w:rsidTr="00870DFD">
        <w:trPr>
          <w:jc w:val="center"/>
        </w:trPr>
        <w:tc>
          <w:tcPr>
            <w:tcW w:w="4513" w:type="dxa"/>
          </w:tcPr>
          <w:p w14:paraId="146042B5" w14:textId="06BF426C" w:rsidR="00312BC3" w:rsidRPr="00C26C40" w:rsidRDefault="00056F4A" w:rsidP="00870DFD">
            <w:pPr>
              <w:rPr>
                <w:lang w:val="en-GB"/>
              </w:rPr>
            </w:pPr>
            <m:oMathPara>
              <m:oMath>
                <m:r>
                  <w:rPr>
                    <w:rFonts w:ascii="Cambria Math" w:hAnsi="Cambria Math"/>
                    <w:lang w:val="en-GB"/>
                  </w:rPr>
                  <m:t>MgO</m:t>
                </m:r>
              </m:oMath>
            </m:oMathPara>
          </w:p>
        </w:tc>
        <w:tc>
          <w:tcPr>
            <w:tcW w:w="4513" w:type="dxa"/>
          </w:tcPr>
          <w:p w14:paraId="4BEBC3CA" w14:textId="77777777" w:rsidR="00312BC3" w:rsidRPr="00C26C40" w:rsidRDefault="00312BC3" w:rsidP="00870DFD">
            <w:pPr>
              <w:rPr>
                <w:lang w:val="en-GB"/>
              </w:rPr>
            </w:pPr>
            <w:r w:rsidRPr="00C26C40">
              <w:rPr>
                <w:lang w:val="en-GB"/>
              </w:rPr>
              <w:t>-3,565.7368</w:t>
            </w:r>
          </w:p>
        </w:tc>
      </w:tr>
      <w:tr w:rsidR="00312BC3" w:rsidRPr="00C26C40" w14:paraId="051F9860" w14:textId="77777777" w:rsidTr="00870DFD">
        <w:trPr>
          <w:jc w:val="center"/>
        </w:trPr>
        <w:tc>
          <w:tcPr>
            <w:tcW w:w="4513" w:type="dxa"/>
          </w:tcPr>
          <w:p w14:paraId="07DA20FA" w14:textId="797F01A9" w:rsidR="00312BC3" w:rsidRPr="00C26C40" w:rsidRDefault="00056F4A" w:rsidP="00870DFD">
            <w:pPr>
              <w:rPr>
                <w:lang w:val="en-GB"/>
              </w:rPr>
            </w:pPr>
            <m:oMathPara>
              <m:oMath>
                <m:r>
                  <w:rPr>
                    <w:rFonts w:ascii="Cambria Math" w:hAnsi="Cambria Math"/>
                    <w:lang w:val="en-GB"/>
                  </w:rPr>
                  <m:t>CO</m:t>
                </m:r>
              </m:oMath>
            </m:oMathPara>
          </w:p>
        </w:tc>
        <w:tc>
          <w:tcPr>
            <w:tcW w:w="4513" w:type="dxa"/>
          </w:tcPr>
          <w:p w14:paraId="562FDC34" w14:textId="77777777" w:rsidR="00312BC3" w:rsidRPr="00C26C40" w:rsidRDefault="00312BC3" w:rsidP="00870DFD">
            <w:pPr>
              <w:rPr>
                <w:lang w:val="en-GB"/>
              </w:rPr>
            </w:pPr>
            <w:r w:rsidRPr="00C26C40">
              <w:rPr>
                <w:lang w:val="en-GB"/>
              </w:rPr>
              <w:t>-942.6684</w:t>
            </w:r>
          </w:p>
        </w:tc>
      </w:tr>
      <w:tr w:rsidR="00312BC3" w:rsidRPr="00C26C40" w14:paraId="77661BEE" w14:textId="77777777" w:rsidTr="00870DFD">
        <w:trPr>
          <w:jc w:val="center"/>
        </w:trPr>
        <w:tc>
          <w:tcPr>
            <w:tcW w:w="4513" w:type="dxa"/>
          </w:tcPr>
          <w:p w14:paraId="28255A6A" w14:textId="0EB73C44" w:rsidR="00312BC3" w:rsidRPr="00C26C40" w:rsidRDefault="00056F4A" w:rsidP="00870DFD">
            <w:pPr>
              <w:rPr>
                <w:lang w:val="en-GB"/>
              </w:rPr>
            </w:pPr>
            <m:oMathPara>
              <m:oMath>
                <m:r>
                  <w:rPr>
                    <w:rFonts w:ascii="Cambria Math" w:hAnsi="Cambria Math"/>
                    <w:lang w:val="en-GB"/>
                  </w:rPr>
                  <m:t>Fe₃O₄</m:t>
                </m:r>
              </m:oMath>
            </m:oMathPara>
          </w:p>
        </w:tc>
        <w:tc>
          <w:tcPr>
            <w:tcW w:w="4513" w:type="dxa"/>
          </w:tcPr>
          <w:p w14:paraId="3C0A6F8C" w14:textId="77777777" w:rsidR="00312BC3" w:rsidRPr="00C26C40" w:rsidRDefault="00312BC3" w:rsidP="00870DFD">
            <w:pPr>
              <w:rPr>
                <w:lang w:val="en-GB"/>
              </w:rPr>
            </w:pPr>
            <w:r w:rsidRPr="00C26C40">
              <w:rPr>
                <w:lang w:val="en-GB"/>
              </w:rPr>
              <w:t>-1,153.6674</w:t>
            </w:r>
          </w:p>
        </w:tc>
      </w:tr>
      <w:tr w:rsidR="00312BC3" w:rsidRPr="00C26C40" w14:paraId="10EE8A23" w14:textId="77777777" w:rsidTr="00870DFD">
        <w:trPr>
          <w:jc w:val="center"/>
        </w:trPr>
        <w:tc>
          <w:tcPr>
            <w:tcW w:w="4513" w:type="dxa"/>
          </w:tcPr>
          <w:p w14:paraId="234A8401" w14:textId="70E54C33" w:rsidR="00312BC3" w:rsidRPr="00C26C40" w:rsidRDefault="00056F4A" w:rsidP="00870DFD">
            <w:pPr>
              <w:rPr>
                <w:lang w:val="en-GB"/>
              </w:rPr>
            </w:pPr>
            <m:oMathPara>
              <m:oMath>
                <m:r>
                  <w:rPr>
                    <w:rFonts w:ascii="Cambria Math" w:hAnsi="Cambria Math"/>
                    <w:lang w:val="en-GB"/>
                  </w:rPr>
                  <m:t>Al₂O₃</m:t>
                </m:r>
              </m:oMath>
            </m:oMathPara>
          </w:p>
        </w:tc>
        <w:tc>
          <w:tcPr>
            <w:tcW w:w="4513" w:type="dxa"/>
          </w:tcPr>
          <w:p w14:paraId="7CB6EEA7" w14:textId="77777777" w:rsidR="00312BC3" w:rsidRPr="00C26C40" w:rsidRDefault="00312BC3" w:rsidP="00870DFD">
            <w:pPr>
              <w:rPr>
                <w:lang w:val="en-GB"/>
              </w:rPr>
            </w:pPr>
            <w:r w:rsidRPr="00C26C40">
              <w:rPr>
                <w:lang w:val="en-GB"/>
              </w:rPr>
              <w:t>-3,927.0516</w:t>
            </w:r>
          </w:p>
        </w:tc>
      </w:tr>
      <w:tr w:rsidR="00312BC3" w:rsidRPr="00C26C40" w14:paraId="23F457D9" w14:textId="77777777" w:rsidTr="00870DFD">
        <w:trPr>
          <w:jc w:val="center"/>
        </w:trPr>
        <w:tc>
          <w:tcPr>
            <w:tcW w:w="4513" w:type="dxa"/>
          </w:tcPr>
          <w:p w14:paraId="2A3611CB" w14:textId="221F8360" w:rsidR="00312BC3" w:rsidRPr="00C26C40" w:rsidRDefault="00056F4A" w:rsidP="00870DFD">
            <w:pPr>
              <w:rPr>
                <w:lang w:val="en-GB"/>
              </w:rPr>
            </w:pPr>
            <m:oMathPara>
              <m:oMath>
                <m:r>
                  <w:rPr>
                    <w:rFonts w:ascii="Cambria Math" w:hAnsi="Cambria Math"/>
                    <w:lang w:val="en-GB"/>
                  </w:rPr>
                  <m:t>N₂</m:t>
                </m:r>
              </m:oMath>
            </m:oMathPara>
          </w:p>
        </w:tc>
        <w:tc>
          <w:tcPr>
            <w:tcW w:w="4513" w:type="dxa"/>
          </w:tcPr>
          <w:p w14:paraId="7755719C" w14:textId="77777777" w:rsidR="00312BC3" w:rsidRPr="00C26C40" w:rsidRDefault="00312BC3" w:rsidP="00870DFD">
            <w:pPr>
              <w:rPr>
                <w:lang w:val="en-GB"/>
              </w:rPr>
            </w:pPr>
            <w:r w:rsidRPr="00C26C40">
              <w:rPr>
                <w:lang w:val="en-GB"/>
              </w:rPr>
              <w:t>1.1911</w:t>
            </w:r>
          </w:p>
        </w:tc>
      </w:tr>
    </w:tbl>
    <w:p w14:paraId="425C28AB" w14:textId="77777777" w:rsidR="00056F4A" w:rsidRPr="00C26C40" w:rsidRDefault="00056F4A" w:rsidP="00312BC3"/>
    <w:p w14:paraId="6FDAE224" w14:textId="18D7EBBA" w:rsidR="00312BC3" w:rsidRPr="00C26C40" w:rsidRDefault="00312BC3" w:rsidP="00312BC3">
      <w:r w:rsidRPr="00C26C40">
        <w:t>Stream CONDENSA (Outlet) — T = 30.00 °C, P = 1.0000 atm</w:t>
      </w:r>
    </w:p>
    <w:tbl>
      <w:tblPr>
        <w:tblStyle w:val="TableGrid"/>
        <w:tblW w:w="0" w:type="auto"/>
        <w:jc w:val="center"/>
        <w:tblLook w:val="04A0" w:firstRow="1" w:lastRow="0" w:firstColumn="1" w:lastColumn="0" w:noHBand="0" w:noVBand="1"/>
      </w:tblPr>
      <w:tblGrid>
        <w:gridCol w:w="4513"/>
        <w:gridCol w:w="4513"/>
      </w:tblGrid>
      <w:tr w:rsidR="00312BC3" w:rsidRPr="00C26C40" w14:paraId="65AC1C4A" w14:textId="77777777" w:rsidTr="00870DFD">
        <w:trPr>
          <w:jc w:val="center"/>
        </w:trPr>
        <w:tc>
          <w:tcPr>
            <w:tcW w:w="4513" w:type="dxa"/>
            <w:shd w:val="clear" w:color="auto" w:fill="D9D9D9"/>
          </w:tcPr>
          <w:p w14:paraId="3B2275C4"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340CAF41" w14:textId="77777777" w:rsidR="00312BC3" w:rsidRPr="00C26C40" w:rsidRDefault="00312BC3" w:rsidP="00870DFD">
            <w:pPr>
              <w:rPr>
                <w:lang w:val="en-GB"/>
              </w:rPr>
            </w:pPr>
            <w:r w:rsidRPr="00C26C40">
              <w:rPr>
                <w:b/>
                <w:sz w:val="22"/>
                <w:lang w:val="en-GB"/>
              </w:rPr>
              <w:t>Specific Enthalpy (kcal/kg)</w:t>
            </w:r>
          </w:p>
        </w:tc>
      </w:tr>
      <w:tr w:rsidR="00312BC3" w:rsidRPr="00C26C40" w14:paraId="51F9798B" w14:textId="77777777" w:rsidTr="00870DFD">
        <w:trPr>
          <w:jc w:val="center"/>
        </w:trPr>
        <w:tc>
          <w:tcPr>
            <w:tcW w:w="4513" w:type="dxa"/>
          </w:tcPr>
          <w:p w14:paraId="16C62E42" w14:textId="77777777" w:rsidR="00312BC3" w:rsidRPr="00C26C40" w:rsidRDefault="00312BC3" w:rsidP="00870DFD">
            <w:pPr>
              <w:rPr>
                <w:lang w:val="en-GB"/>
              </w:rPr>
            </w:pPr>
            <w:r w:rsidRPr="00C26C40">
              <w:rPr>
                <w:lang w:val="en-GB"/>
              </w:rPr>
              <w:t>H₂O</w:t>
            </w:r>
          </w:p>
        </w:tc>
        <w:tc>
          <w:tcPr>
            <w:tcW w:w="4513" w:type="dxa"/>
          </w:tcPr>
          <w:p w14:paraId="4BE9589E" w14:textId="77777777" w:rsidR="00312BC3" w:rsidRPr="00C26C40" w:rsidRDefault="00312BC3" w:rsidP="00870DFD">
            <w:pPr>
              <w:rPr>
                <w:lang w:val="en-GB"/>
              </w:rPr>
            </w:pPr>
            <w:r w:rsidRPr="00C26C40">
              <w:rPr>
                <w:lang w:val="en-GB"/>
              </w:rPr>
              <w:t>-3,787.6051</w:t>
            </w:r>
          </w:p>
        </w:tc>
      </w:tr>
      <w:tr w:rsidR="00312BC3" w:rsidRPr="00C26C40" w14:paraId="1C139062" w14:textId="77777777" w:rsidTr="00870DFD">
        <w:trPr>
          <w:jc w:val="center"/>
        </w:trPr>
        <w:tc>
          <w:tcPr>
            <w:tcW w:w="4513" w:type="dxa"/>
          </w:tcPr>
          <w:p w14:paraId="6AB8A2A9" w14:textId="77777777" w:rsidR="00312BC3" w:rsidRPr="00C26C40" w:rsidRDefault="00312BC3" w:rsidP="00870DFD">
            <w:pPr>
              <w:rPr>
                <w:lang w:val="en-GB"/>
              </w:rPr>
            </w:pPr>
            <w:r w:rsidRPr="00C26C40">
              <w:rPr>
                <w:lang w:val="en-GB"/>
              </w:rPr>
              <w:t>H₃O⁺</w:t>
            </w:r>
          </w:p>
        </w:tc>
        <w:tc>
          <w:tcPr>
            <w:tcW w:w="4513" w:type="dxa"/>
          </w:tcPr>
          <w:p w14:paraId="48450D14" w14:textId="77777777" w:rsidR="00312BC3" w:rsidRPr="00C26C40" w:rsidRDefault="00312BC3" w:rsidP="00870DFD">
            <w:pPr>
              <w:rPr>
                <w:lang w:val="en-GB"/>
              </w:rPr>
            </w:pPr>
            <w:r w:rsidRPr="00C26C40">
              <w:rPr>
                <w:lang w:val="en-GB"/>
              </w:rPr>
              <w:t>solid/ionic</w:t>
            </w:r>
          </w:p>
        </w:tc>
      </w:tr>
      <w:tr w:rsidR="00312BC3" w:rsidRPr="00C26C40" w14:paraId="1119F978" w14:textId="77777777" w:rsidTr="00870DFD">
        <w:trPr>
          <w:jc w:val="center"/>
        </w:trPr>
        <w:tc>
          <w:tcPr>
            <w:tcW w:w="4513" w:type="dxa"/>
          </w:tcPr>
          <w:p w14:paraId="3596CA75" w14:textId="77777777" w:rsidR="00312BC3" w:rsidRPr="00C26C40" w:rsidRDefault="00312BC3" w:rsidP="00870DFD">
            <w:pPr>
              <w:rPr>
                <w:lang w:val="en-GB"/>
              </w:rPr>
            </w:pPr>
            <w:r w:rsidRPr="00C26C40">
              <w:rPr>
                <w:lang w:val="en-GB"/>
              </w:rPr>
              <w:t>OH⁻</w:t>
            </w:r>
          </w:p>
        </w:tc>
        <w:tc>
          <w:tcPr>
            <w:tcW w:w="4513" w:type="dxa"/>
          </w:tcPr>
          <w:p w14:paraId="74E1AF96" w14:textId="77777777" w:rsidR="00312BC3" w:rsidRPr="00C26C40" w:rsidRDefault="00312BC3" w:rsidP="00870DFD">
            <w:pPr>
              <w:rPr>
                <w:lang w:val="en-GB"/>
              </w:rPr>
            </w:pPr>
            <w:r w:rsidRPr="00C26C40">
              <w:rPr>
                <w:lang w:val="en-GB"/>
              </w:rPr>
              <w:t>solid/ionic</w:t>
            </w:r>
          </w:p>
        </w:tc>
      </w:tr>
    </w:tbl>
    <w:p w14:paraId="171230C6" w14:textId="77777777" w:rsidR="00056F4A" w:rsidRPr="00C26C40" w:rsidRDefault="00056F4A" w:rsidP="00312BC3">
      <w:pPr>
        <w:spacing w:before="160"/>
        <w:rPr>
          <w:b/>
        </w:rPr>
      </w:pPr>
    </w:p>
    <w:p w14:paraId="2C841A55" w14:textId="3F3CB5AB" w:rsidR="00312BC3" w:rsidRPr="00C26C40" w:rsidRDefault="00312BC3" w:rsidP="00056F4A">
      <w:pPr>
        <w:pStyle w:val="Heading4"/>
      </w:pPr>
      <w:r w:rsidRPr="00C26C40">
        <w:t>CY-301 — Cyclone Separator</w:t>
      </w:r>
    </w:p>
    <w:p w14:paraId="62F2E905" w14:textId="66F00898" w:rsidR="00312BC3" w:rsidRPr="00C26C40" w:rsidRDefault="00312BC3" w:rsidP="00312BC3">
      <w:r w:rsidRPr="00C26C40">
        <w:t xml:space="preserve">Unit CY-301 (Cyclone Separator, Gas-Solid Separator) is classified as thermally neutral / adiabatic </w:t>
      </w:r>
      <w:r w:rsidR="00056F4A" w:rsidRPr="00C26C40">
        <w:t>based on</w:t>
      </w:r>
      <w:r w:rsidRPr="00C26C40">
        <w:t xml:space="preserve"> the Aspen Plus stream enthalpy data. The total inlet enthalpy flow is -1.3896 Gcal/hr and the total outlet enthalpy flow is -1.3896 Gcal/hr, giving a net ΔḤ of -0.0000 Gcal/hr.</w:t>
      </w:r>
    </w:p>
    <w:p w14:paraId="57054597" w14:textId="77777777" w:rsidR="00312BC3" w:rsidRPr="00C26C40" w:rsidRDefault="00312BC3" w:rsidP="00312BC3">
      <w:r w:rsidRPr="00C26C40">
        <w:t>Table A — Stream Enthalpy Flow Summary:</w:t>
      </w:r>
    </w:p>
    <w:tbl>
      <w:tblPr>
        <w:tblStyle w:val="TableGrid"/>
        <w:tblW w:w="0" w:type="auto"/>
        <w:jc w:val="center"/>
        <w:tblLook w:val="04A0" w:firstRow="1" w:lastRow="0" w:firstColumn="1" w:lastColumn="0" w:noHBand="0" w:noVBand="1"/>
      </w:tblPr>
      <w:tblGrid>
        <w:gridCol w:w="3009"/>
        <w:gridCol w:w="3009"/>
        <w:gridCol w:w="3009"/>
      </w:tblGrid>
      <w:tr w:rsidR="00312BC3" w:rsidRPr="00C26C40" w14:paraId="14F2EF58" w14:textId="77777777" w:rsidTr="00870DFD">
        <w:trPr>
          <w:jc w:val="center"/>
        </w:trPr>
        <w:tc>
          <w:tcPr>
            <w:tcW w:w="3009" w:type="dxa"/>
            <w:shd w:val="clear" w:color="auto" w:fill="D9D9D9"/>
          </w:tcPr>
          <w:p w14:paraId="004BA16E" w14:textId="77777777" w:rsidR="00312BC3" w:rsidRPr="00C26C40" w:rsidRDefault="00312BC3" w:rsidP="00870DFD">
            <w:pPr>
              <w:rPr>
                <w:lang w:val="en-GB"/>
              </w:rPr>
            </w:pPr>
            <w:r w:rsidRPr="00C26C40">
              <w:rPr>
                <w:b/>
                <w:sz w:val="22"/>
                <w:lang w:val="en-GB"/>
              </w:rPr>
              <w:t>Stream / Term</w:t>
            </w:r>
          </w:p>
        </w:tc>
        <w:tc>
          <w:tcPr>
            <w:tcW w:w="3009" w:type="dxa"/>
            <w:shd w:val="clear" w:color="auto" w:fill="D9D9D9"/>
          </w:tcPr>
          <w:p w14:paraId="707C97D4" w14:textId="77777777" w:rsidR="00312BC3" w:rsidRPr="00C26C40" w:rsidRDefault="00312BC3" w:rsidP="00870DFD">
            <w:pPr>
              <w:rPr>
                <w:lang w:val="en-GB"/>
              </w:rPr>
            </w:pPr>
            <w:r w:rsidRPr="00C26C40">
              <w:rPr>
                <w:b/>
                <w:sz w:val="22"/>
                <w:lang w:val="en-GB"/>
              </w:rPr>
              <w:t>Direction</w:t>
            </w:r>
          </w:p>
        </w:tc>
        <w:tc>
          <w:tcPr>
            <w:tcW w:w="3009" w:type="dxa"/>
            <w:shd w:val="clear" w:color="auto" w:fill="D9D9D9"/>
          </w:tcPr>
          <w:p w14:paraId="76D999EC" w14:textId="77777777" w:rsidR="00312BC3" w:rsidRPr="00C26C40" w:rsidRDefault="00312BC3" w:rsidP="00870DFD">
            <w:pPr>
              <w:rPr>
                <w:lang w:val="en-GB"/>
              </w:rPr>
            </w:pPr>
            <w:r w:rsidRPr="00C26C40">
              <w:rPr>
                <w:b/>
                <w:sz w:val="22"/>
                <w:lang w:val="en-GB"/>
              </w:rPr>
              <w:t>Enthalpy Flow (Gcal/hr)</w:t>
            </w:r>
          </w:p>
        </w:tc>
      </w:tr>
      <w:tr w:rsidR="00312BC3" w:rsidRPr="00C26C40" w14:paraId="158F2321" w14:textId="77777777" w:rsidTr="00870DFD">
        <w:trPr>
          <w:jc w:val="center"/>
        </w:trPr>
        <w:tc>
          <w:tcPr>
            <w:tcW w:w="3009" w:type="dxa"/>
          </w:tcPr>
          <w:p w14:paraId="46D4B924" w14:textId="77777777" w:rsidR="00312BC3" w:rsidRPr="00C26C40" w:rsidRDefault="00312BC3" w:rsidP="00870DFD">
            <w:pPr>
              <w:rPr>
                <w:lang w:val="en-GB"/>
              </w:rPr>
            </w:pPr>
            <w:r w:rsidRPr="00C26C40">
              <w:rPr>
                <w:lang w:val="en-GB"/>
              </w:rPr>
              <w:t>303B</w:t>
            </w:r>
          </w:p>
        </w:tc>
        <w:tc>
          <w:tcPr>
            <w:tcW w:w="3009" w:type="dxa"/>
          </w:tcPr>
          <w:p w14:paraId="69CF806E" w14:textId="77777777" w:rsidR="00312BC3" w:rsidRPr="00C26C40" w:rsidRDefault="00312BC3" w:rsidP="00870DFD">
            <w:pPr>
              <w:rPr>
                <w:lang w:val="en-GB"/>
              </w:rPr>
            </w:pPr>
            <w:r w:rsidRPr="00C26C40">
              <w:rPr>
                <w:lang w:val="en-GB"/>
              </w:rPr>
              <w:t>Inlet</w:t>
            </w:r>
          </w:p>
        </w:tc>
        <w:tc>
          <w:tcPr>
            <w:tcW w:w="3009" w:type="dxa"/>
          </w:tcPr>
          <w:p w14:paraId="587EDA72" w14:textId="77777777" w:rsidR="00312BC3" w:rsidRPr="00C26C40" w:rsidRDefault="00312BC3" w:rsidP="00870DFD">
            <w:pPr>
              <w:rPr>
                <w:lang w:val="en-GB"/>
              </w:rPr>
            </w:pPr>
            <w:r w:rsidRPr="00C26C40">
              <w:rPr>
                <w:lang w:val="en-GB"/>
              </w:rPr>
              <w:t>-1.3896</w:t>
            </w:r>
          </w:p>
        </w:tc>
      </w:tr>
      <w:tr w:rsidR="00312BC3" w:rsidRPr="00C26C40" w14:paraId="56E4A3FD" w14:textId="77777777" w:rsidTr="00870DFD">
        <w:trPr>
          <w:jc w:val="center"/>
        </w:trPr>
        <w:tc>
          <w:tcPr>
            <w:tcW w:w="3009" w:type="dxa"/>
          </w:tcPr>
          <w:p w14:paraId="2F43690E" w14:textId="77777777" w:rsidR="00312BC3" w:rsidRPr="00C26C40" w:rsidRDefault="00312BC3" w:rsidP="00870DFD">
            <w:pPr>
              <w:rPr>
                <w:lang w:val="en-GB"/>
              </w:rPr>
            </w:pPr>
            <w:r w:rsidRPr="00C26C40">
              <w:rPr>
                <w:b/>
                <w:lang w:val="en-GB"/>
              </w:rPr>
              <w:t>Total Inlet</w:t>
            </w:r>
          </w:p>
        </w:tc>
        <w:tc>
          <w:tcPr>
            <w:tcW w:w="3009" w:type="dxa"/>
          </w:tcPr>
          <w:p w14:paraId="4821FD2D" w14:textId="77777777" w:rsidR="00312BC3" w:rsidRPr="00C26C40" w:rsidRDefault="00312BC3" w:rsidP="00870DFD">
            <w:pPr>
              <w:rPr>
                <w:lang w:val="en-GB"/>
              </w:rPr>
            </w:pPr>
            <w:r w:rsidRPr="00C26C40">
              <w:rPr>
                <w:b/>
                <w:lang w:val="en-GB"/>
              </w:rPr>
              <w:t>—</w:t>
            </w:r>
          </w:p>
        </w:tc>
        <w:tc>
          <w:tcPr>
            <w:tcW w:w="3009" w:type="dxa"/>
          </w:tcPr>
          <w:p w14:paraId="5AFA7EF0" w14:textId="77777777" w:rsidR="00312BC3" w:rsidRPr="00C26C40" w:rsidRDefault="00312BC3" w:rsidP="00870DFD">
            <w:pPr>
              <w:rPr>
                <w:lang w:val="en-GB"/>
              </w:rPr>
            </w:pPr>
            <w:r w:rsidRPr="00C26C40">
              <w:rPr>
                <w:b/>
                <w:lang w:val="en-GB"/>
              </w:rPr>
              <w:t>-1.3896</w:t>
            </w:r>
          </w:p>
        </w:tc>
      </w:tr>
      <w:tr w:rsidR="00312BC3" w:rsidRPr="00C26C40" w14:paraId="10C8F741" w14:textId="77777777" w:rsidTr="00870DFD">
        <w:trPr>
          <w:jc w:val="center"/>
        </w:trPr>
        <w:tc>
          <w:tcPr>
            <w:tcW w:w="3009" w:type="dxa"/>
          </w:tcPr>
          <w:p w14:paraId="1C7402D8" w14:textId="77777777" w:rsidR="00312BC3" w:rsidRPr="00C26C40" w:rsidRDefault="00312BC3" w:rsidP="00870DFD">
            <w:pPr>
              <w:rPr>
                <w:lang w:val="en-GB"/>
              </w:rPr>
            </w:pPr>
            <w:r w:rsidRPr="00C26C40">
              <w:rPr>
                <w:lang w:val="en-GB"/>
              </w:rPr>
              <w:t>304</w:t>
            </w:r>
          </w:p>
        </w:tc>
        <w:tc>
          <w:tcPr>
            <w:tcW w:w="3009" w:type="dxa"/>
          </w:tcPr>
          <w:p w14:paraId="299DDB75" w14:textId="77777777" w:rsidR="00312BC3" w:rsidRPr="00C26C40" w:rsidRDefault="00312BC3" w:rsidP="00870DFD">
            <w:pPr>
              <w:rPr>
                <w:lang w:val="en-GB"/>
              </w:rPr>
            </w:pPr>
            <w:r w:rsidRPr="00C26C40">
              <w:rPr>
                <w:lang w:val="en-GB"/>
              </w:rPr>
              <w:t>Outlet</w:t>
            </w:r>
          </w:p>
        </w:tc>
        <w:tc>
          <w:tcPr>
            <w:tcW w:w="3009" w:type="dxa"/>
          </w:tcPr>
          <w:p w14:paraId="27F8D9D1" w14:textId="77777777" w:rsidR="00312BC3" w:rsidRPr="00C26C40" w:rsidRDefault="00312BC3" w:rsidP="00870DFD">
            <w:pPr>
              <w:rPr>
                <w:lang w:val="en-GB"/>
              </w:rPr>
            </w:pPr>
            <w:r w:rsidRPr="00C26C40">
              <w:rPr>
                <w:lang w:val="en-GB"/>
              </w:rPr>
              <w:t>-0.0228</w:t>
            </w:r>
          </w:p>
        </w:tc>
      </w:tr>
      <w:tr w:rsidR="00312BC3" w:rsidRPr="00C26C40" w14:paraId="4471F2DA" w14:textId="77777777" w:rsidTr="00870DFD">
        <w:trPr>
          <w:jc w:val="center"/>
        </w:trPr>
        <w:tc>
          <w:tcPr>
            <w:tcW w:w="3009" w:type="dxa"/>
          </w:tcPr>
          <w:p w14:paraId="08C2214E" w14:textId="77777777" w:rsidR="00312BC3" w:rsidRPr="00C26C40" w:rsidRDefault="00312BC3" w:rsidP="00870DFD">
            <w:pPr>
              <w:rPr>
                <w:lang w:val="en-GB"/>
              </w:rPr>
            </w:pPr>
            <w:r w:rsidRPr="00C26C40">
              <w:rPr>
                <w:lang w:val="en-GB"/>
              </w:rPr>
              <w:t>CY-DUST</w:t>
            </w:r>
          </w:p>
        </w:tc>
        <w:tc>
          <w:tcPr>
            <w:tcW w:w="3009" w:type="dxa"/>
          </w:tcPr>
          <w:p w14:paraId="1A8452A7" w14:textId="77777777" w:rsidR="00312BC3" w:rsidRPr="00C26C40" w:rsidRDefault="00312BC3" w:rsidP="00870DFD">
            <w:pPr>
              <w:rPr>
                <w:lang w:val="en-GB"/>
              </w:rPr>
            </w:pPr>
            <w:r w:rsidRPr="00C26C40">
              <w:rPr>
                <w:lang w:val="en-GB"/>
              </w:rPr>
              <w:t>Outlet</w:t>
            </w:r>
          </w:p>
        </w:tc>
        <w:tc>
          <w:tcPr>
            <w:tcW w:w="3009" w:type="dxa"/>
          </w:tcPr>
          <w:p w14:paraId="616395AD" w14:textId="77777777" w:rsidR="00312BC3" w:rsidRPr="00C26C40" w:rsidRDefault="00312BC3" w:rsidP="00870DFD">
            <w:pPr>
              <w:rPr>
                <w:lang w:val="en-GB"/>
              </w:rPr>
            </w:pPr>
            <w:r w:rsidRPr="00C26C40">
              <w:rPr>
                <w:lang w:val="en-GB"/>
              </w:rPr>
              <w:t>-1.3668</w:t>
            </w:r>
          </w:p>
        </w:tc>
      </w:tr>
      <w:tr w:rsidR="00312BC3" w:rsidRPr="00C26C40" w14:paraId="7F279F5D" w14:textId="77777777" w:rsidTr="00870DFD">
        <w:trPr>
          <w:jc w:val="center"/>
        </w:trPr>
        <w:tc>
          <w:tcPr>
            <w:tcW w:w="3009" w:type="dxa"/>
          </w:tcPr>
          <w:p w14:paraId="627E6957" w14:textId="77777777" w:rsidR="00312BC3" w:rsidRPr="00C26C40" w:rsidRDefault="00312BC3" w:rsidP="00870DFD">
            <w:pPr>
              <w:rPr>
                <w:lang w:val="en-GB"/>
              </w:rPr>
            </w:pPr>
            <w:r w:rsidRPr="00C26C40">
              <w:rPr>
                <w:b/>
                <w:lang w:val="en-GB"/>
              </w:rPr>
              <w:t>Total Outlet</w:t>
            </w:r>
          </w:p>
        </w:tc>
        <w:tc>
          <w:tcPr>
            <w:tcW w:w="3009" w:type="dxa"/>
          </w:tcPr>
          <w:p w14:paraId="269C07C6" w14:textId="77777777" w:rsidR="00312BC3" w:rsidRPr="00C26C40" w:rsidRDefault="00312BC3" w:rsidP="00870DFD">
            <w:pPr>
              <w:rPr>
                <w:lang w:val="en-GB"/>
              </w:rPr>
            </w:pPr>
            <w:r w:rsidRPr="00C26C40">
              <w:rPr>
                <w:b/>
                <w:lang w:val="en-GB"/>
              </w:rPr>
              <w:t>—</w:t>
            </w:r>
          </w:p>
        </w:tc>
        <w:tc>
          <w:tcPr>
            <w:tcW w:w="3009" w:type="dxa"/>
          </w:tcPr>
          <w:p w14:paraId="4AE2F040" w14:textId="77777777" w:rsidR="00312BC3" w:rsidRPr="00C26C40" w:rsidRDefault="00312BC3" w:rsidP="00870DFD">
            <w:pPr>
              <w:rPr>
                <w:lang w:val="en-GB"/>
              </w:rPr>
            </w:pPr>
            <w:r w:rsidRPr="00C26C40">
              <w:rPr>
                <w:b/>
                <w:lang w:val="en-GB"/>
              </w:rPr>
              <w:t>-1.3896</w:t>
            </w:r>
          </w:p>
        </w:tc>
      </w:tr>
      <w:tr w:rsidR="00312BC3" w:rsidRPr="00C26C40" w14:paraId="0DB223E2" w14:textId="77777777" w:rsidTr="00870DFD">
        <w:trPr>
          <w:jc w:val="center"/>
        </w:trPr>
        <w:tc>
          <w:tcPr>
            <w:tcW w:w="3009" w:type="dxa"/>
          </w:tcPr>
          <w:p w14:paraId="2E19A401" w14:textId="77777777" w:rsidR="00312BC3" w:rsidRPr="00C26C40" w:rsidRDefault="00312BC3" w:rsidP="00870DFD">
            <w:pPr>
              <w:rPr>
                <w:lang w:val="en-GB"/>
              </w:rPr>
            </w:pPr>
            <w:r w:rsidRPr="00C26C40">
              <w:rPr>
                <w:b/>
                <w:lang w:val="en-GB"/>
              </w:rPr>
              <w:t>ΔḤ (Net)</w:t>
            </w:r>
          </w:p>
        </w:tc>
        <w:tc>
          <w:tcPr>
            <w:tcW w:w="3009" w:type="dxa"/>
          </w:tcPr>
          <w:p w14:paraId="28B57F86" w14:textId="77777777" w:rsidR="00312BC3" w:rsidRPr="00C26C40" w:rsidRDefault="00312BC3" w:rsidP="00870DFD">
            <w:pPr>
              <w:rPr>
                <w:lang w:val="en-GB"/>
              </w:rPr>
            </w:pPr>
            <w:r w:rsidRPr="00C26C40">
              <w:rPr>
                <w:b/>
                <w:lang w:val="en-GB"/>
              </w:rPr>
              <w:t>Net</w:t>
            </w:r>
          </w:p>
        </w:tc>
        <w:tc>
          <w:tcPr>
            <w:tcW w:w="3009" w:type="dxa"/>
          </w:tcPr>
          <w:p w14:paraId="55EA0441" w14:textId="77777777" w:rsidR="00312BC3" w:rsidRPr="00C26C40" w:rsidRDefault="00312BC3" w:rsidP="00870DFD">
            <w:pPr>
              <w:rPr>
                <w:lang w:val="en-GB"/>
              </w:rPr>
            </w:pPr>
            <w:r w:rsidRPr="00C26C40">
              <w:rPr>
                <w:b/>
                <w:lang w:val="en-GB"/>
              </w:rPr>
              <w:t>-0.0000</w:t>
            </w:r>
          </w:p>
        </w:tc>
      </w:tr>
    </w:tbl>
    <w:p w14:paraId="0E0DF52C" w14:textId="77777777" w:rsidR="00056F4A" w:rsidRPr="00C26C40" w:rsidRDefault="00056F4A" w:rsidP="00312BC3"/>
    <w:p w14:paraId="061748A8" w14:textId="1C5899B8" w:rsidR="00312BC3" w:rsidRPr="00C26C40" w:rsidRDefault="00312BC3" w:rsidP="00312BC3">
      <w:r w:rsidRPr="00C26C40">
        <w:t>Table B — Component-Specific Enthalpy (kcal/kg) per stream:</w:t>
      </w:r>
    </w:p>
    <w:p w14:paraId="464B074F" w14:textId="48835DD8" w:rsidR="00312BC3" w:rsidRPr="00C26C40" w:rsidRDefault="00312BC3" w:rsidP="00312BC3">
      <w:r w:rsidRPr="00C26C40">
        <w:lastRenderedPageBreak/>
        <w:t>Stream 303B (Inlet) — T = 30.00 °C, P = 1.0000 atm</w:t>
      </w:r>
    </w:p>
    <w:tbl>
      <w:tblPr>
        <w:tblStyle w:val="TableGrid"/>
        <w:tblW w:w="0" w:type="auto"/>
        <w:jc w:val="center"/>
        <w:tblLook w:val="04A0" w:firstRow="1" w:lastRow="0" w:firstColumn="1" w:lastColumn="0" w:noHBand="0" w:noVBand="1"/>
      </w:tblPr>
      <w:tblGrid>
        <w:gridCol w:w="4513"/>
        <w:gridCol w:w="4513"/>
      </w:tblGrid>
      <w:tr w:rsidR="00312BC3" w:rsidRPr="00C26C40" w14:paraId="3AAAF2E5" w14:textId="77777777" w:rsidTr="00870DFD">
        <w:trPr>
          <w:jc w:val="center"/>
        </w:trPr>
        <w:tc>
          <w:tcPr>
            <w:tcW w:w="4513" w:type="dxa"/>
            <w:shd w:val="clear" w:color="auto" w:fill="D9D9D9"/>
          </w:tcPr>
          <w:p w14:paraId="476436F8"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6A9D96B1" w14:textId="77777777" w:rsidR="00312BC3" w:rsidRPr="00C26C40" w:rsidRDefault="00312BC3" w:rsidP="00870DFD">
            <w:pPr>
              <w:rPr>
                <w:lang w:val="en-GB"/>
              </w:rPr>
            </w:pPr>
            <w:r w:rsidRPr="00C26C40">
              <w:rPr>
                <w:b/>
                <w:sz w:val="22"/>
                <w:lang w:val="en-GB"/>
              </w:rPr>
              <w:t>Specific Enthalpy (kcal/kg)</w:t>
            </w:r>
          </w:p>
        </w:tc>
      </w:tr>
      <w:tr w:rsidR="00312BC3" w:rsidRPr="00C26C40" w14:paraId="524E7A78" w14:textId="77777777" w:rsidTr="00870DFD">
        <w:trPr>
          <w:jc w:val="center"/>
        </w:trPr>
        <w:tc>
          <w:tcPr>
            <w:tcW w:w="4513" w:type="dxa"/>
          </w:tcPr>
          <w:p w14:paraId="4B3518ED" w14:textId="7E38AA27" w:rsidR="00312BC3" w:rsidRPr="00C26C40" w:rsidRDefault="00056F4A" w:rsidP="00870DFD">
            <w:pPr>
              <w:rPr>
                <w:lang w:val="en-GB"/>
              </w:rPr>
            </w:pPr>
            <m:oMathPara>
              <m:oMath>
                <m:r>
                  <w:rPr>
                    <w:rFonts w:ascii="Cambria Math" w:hAnsi="Cambria Math"/>
                    <w:lang w:val="en-GB"/>
                  </w:rPr>
                  <m:t>H₂O</m:t>
                </m:r>
              </m:oMath>
            </m:oMathPara>
          </w:p>
        </w:tc>
        <w:tc>
          <w:tcPr>
            <w:tcW w:w="4513" w:type="dxa"/>
          </w:tcPr>
          <w:p w14:paraId="4F0A1EDA" w14:textId="77777777" w:rsidR="00312BC3" w:rsidRPr="00C26C40" w:rsidRDefault="00312BC3" w:rsidP="00870DFD">
            <w:pPr>
              <w:rPr>
                <w:lang w:val="en-GB"/>
              </w:rPr>
            </w:pPr>
            <w:r w:rsidRPr="00C26C40">
              <w:rPr>
                <w:lang w:val="en-GB"/>
              </w:rPr>
              <w:t>-3,209.3791</w:t>
            </w:r>
          </w:p>
        </w:tc>
      </w:tr>
      <w:tr w:rsidR="00312BC3" w:rsidRPr="00C26C40" w14:paraId="0127E48D" w14:textId="77777777" w:rsidTr="00870DFD">
        <w:trPr>
          <w:jc w:val="center"/>
        </w:trPr>
        <w:tc>
          <w:tcPr>
            <w:tcW w:w="4513" w:type="dxa"/>
          </w:tcPr>
          <w:p w14:paraId="27BD2F4D" w14:textId="02CF4297" w:rsidR="00312BC3" w:rsidRPr="00C26C40" w:rsidRDefault="00056F4A" w:rsidP="00870DFD">
            <w:pPr>
              <w:rPr>
                <w:lang w:val="en-GB"/>
              </w:rPr>
            </w:pPr>
            <m:oMathPara>
              <m:oMath>
                <m:r>
                  <w:rPr>
                    <w:rFonts w:ascii="Cambria Math" w:hAnsi="Cambria Math"/>
                    <w:lang w:val="en-GB"/>
                  </w:rPr>
                  <m:t>CO₂</m:t>
                </m:r>
              </m:oMath>
            </m:oMathPara>
          </w:p>
        </w:tc>
        <w:tc>
          <w:tcPr>
            <w:tcW w:w="4513" w:type="dxa"/>
          </w:tcPr>
          <w:p w14:paraId="1FCC716B" w14:textId="77777777" w:rsidR="00312BC3" w:rsidRPr="00C26C40" w:rsidRDefault="00312BC3" w:rsidP="00870DFD">
            <w:pPr>
              <w:rPr>
                <w:lang w:val="en-GB"/>
              </w:rPr>
            </w:pPr>
            <w:r w:rsidRPr="00C26C40">
              <w:rPr>
                <w:lang w:val="en-GB"/>
              </w:rPr>
              <w:t>-2,137.6290</w:t>
            </w:r>
          </w:p>
        </w:tc>
      </w:tr>
      <w:tr w:rsidR="00312BC3" w:rsidRPr="00C26C40" w14:paraId="3ED2777B" w14:textId="77777777" w:rsidTr="00870DFD">
        <w:trPr>
          <w:jc w:val="center"/>
        </w:trPr>
        <w:tc>
          <w:tcPr>
            <w:tcW w:w="4513" w:type="dxa"/>
          </w:tcPr>
          <w:p w14:paraId="72779E0E" w14:textId="2C743DB3" w:rsidR="00312BC3" w:rsidRPr="00C26C40" w:rsidRDefault="00056F4A" w:rsidP="00870DFD">
            <w:pPr>
              <w:rPr>
                <w:lang w:val="en-GB"/>
              </w:rPr>
            </w:pPr>
            <m:oMathPara>
              <m:oMath>
                <m:r>
                  <w:rPr>
                    <w:rFonts w:ascii="Cambria Math" w:hAnsi="Cambria Math"/>
                    <w:lang w:val="en-GB"/>
                  </w:rPr>
                  <m:t>Al(OH)₃</m:t>
                </m:r>
              </m:oMath>
            </m:oMathPara>
          </w:p>
        </w:tc>
        <w:tc>
          <w:tcPr>
            <w:tcW w:w="4513" w:type="dxa"/>
          </w:tcPr>
          <w:p w14:paraId="71F77F10" w14:textId="77777777" w:rsidR="00312BC3" w:rsidRPr="00C26C40" w:rsidRDefault="00312BC3" w:rsidP="00870DFD">
            <w:pPr>
              <w:rPr>
                <w:lang w:val="en-GB"/>
              </w:rPr>
            </w:pPr>
            <w:r w:rsidRPr="00C26C40">
              <w:rPr>
                <w:lang w:val="en-GB"/>
              </w:rPr>
              <w:t>-3,924.6770</w:t>
            </w:r>
          </w:p>
        </w:tc>
      </w:tr>
      <w:tr w:rsidR="00312BC3" w:rsidRPr="00C26C40" w14:paraId="14262320" w14:textId="77777777" w:rsidTr="00870DFD">
        <w:trPr>
          <w:jc w:val="center"/>
        </w:trPr>
        <w:tc>
          <w:tcPr>
            <w:tcW w:w="4513" w:type="dxa"/>
          </w:tcPr>
          <w:p w14:paraId="2B3E8E77" w14:textId="16D13E4F" w:rsidR="00312BC3" w:rsidRPr="00C26C40" w:rsidRDefault="00056F4A" w:rsidP="00870DFD">
            <w:pPr>
              <w:rPr>
                <w:lang w:val="en-GB"/>
              </w:rPr>
            </w:pPr>
            <m:oMathPara>
              <m:oMath>
                <m:r>
                  <w:rPr>
                    <w:rFonts w:ascii="Cambria Math" w:hAnsi="Cambria Math"/>
                    <w:lang w:val="en-GB"/>
                  </w:rPr>
                  <m:t>Fe₂O₃</m:t>
                </m:r>
              </m:oMath>
            </m:oMathPara>
          </w:p>
        </w:tc>
        <w:tc>
          <w:tcPr>
            <w:tcW w:w="4513" w:type="dxa"/>
          </w:tcPr>
          <w:p w14:paraId="19EC2A79" w14:textId="77777777" w:rsidR="00312BC3" w:rsidRPr="00C26C40" w:rsidRDefault="00312BC3" w:rsidP="00870DFD">
            <w:pPr>
              <w:rPr>
                <w:lang w:val="en-GB"/>
              </w:rPr>
            </w:pPr>
            <w:r w:rsidRPr="00C26C40">
              <w:rPr>
                <w:lang w:val="en-GB"/>
              </w:rPr>
              <w:t>-1,232.8427</w:t>
            </w:r>
          </w:p>
        </w:tc>
      </w:tr>
      <w:tr w:rsidR="00312BC3" w:rsidRPr="00C26C40" w14:paraId="04384867" w14:textId="77777777" w:rsidTr="00870DFD">
        <w:trPr>
          <w:jc w:val="center"/>
        </w:trPr>
        <w:tc>
          <w:tcPr>
            <w:tcW w:w="4513" w:type="dxa"/>
          </w:tcPr>
          <w:p w14:paraId="161E3AD3" w14:textId="3D5304FD" w:rsidR="00312BC3" w:rsidRPr="00C26C40" w:rsidRDefault="00056F4A" w:rsidP="00870DFD">
            <w:pPr>
              <w:rPr>
                <w:lang w:val="en-GB"/>
              </w:rPr>
            </w:pPr>
            <m:oMathPara>
              <m:oMath>
                <m:r>
                  <w:rPr>
                    <w:rFonts w:ascii="Cambria Math" w:hAnsi="Cambria Math"/>
                    <w:lang w:val="en-GB"/>
                  </w:rPr>
                  <m:t>SiO₂</m:t>
                </m:r>
              </m:oMath>
            </m:oMathPara>
          </w:p>
        </w:tc>
        <w:tc>
          <w:tcPr>
            <w:tcW w:w="4513" w:type="dxa"/>
          </w:tcPr>
          <w:p w14:paraId="20C36CF9" w14:textId="77777777" w:rsidR="00312BC3" w:rsidRPr="00C26C40" w:rsidRDefault="00312BC3" w:rsidP="00870DFD">
            <w:pPr>
              <w:rPr>
                <w:lang w:val="en-GB"/>
              </w:rPr>
            </w:pPr>
            <w:r w:rsidRPr="00C26C40">
              <w:rPr>
                <w:lang w:val="en-GB"/>
              </w:rPr>
              <w:t>-3,621.7265</w:t>
            </w:r>
          </w:p>
        </w:tc>
      </w:tr>
      <w:tr w:rsidR="00312BC3" w:rsidRPr="00C26C40" w14:paraId="37E59A55" w14:textId="77777777" w:rsidTr="00870DFD">
        <w:trPr>
          <w:jc w:val="center"/>
        </w:trPr>
        <w:tc>
          <w:tcPr>
            <w:tcW w:w="4513" w:type="dxa"/>
          </w:tcPr>
          <w:p w14:paraId="7E3E56E1" w14:textId="73B9BAE2" w:rsidR="00312BC3" w:rsidRPr="00C26C40" w:rsidRDefault="00056F4A" w:rsidP="00870DFD">
            <w:pPr>
              <w:rPr>
                <w:lang w:val="en-GB"/>
              </w:rPr>
            </w:pPr>
            <m:oMathPara>
              <m:oMath>
                <m:r>
                  <w:rPr>
                    <w:rFonts w:ascii="Cambria Math" w:hAnsi="Cambria Math"/>
                    <w:lang w:val="en-GB"/>
                  </w:rPr>
                  <m:t>TiO₂</m:t>
                </m:r>
              </m:oMath>
            </m:oMathPara>
          </w:p>
        </w:tc>
        <w:tc>
          <w:tcPr>
            <w:tcW w:w="4513" w:type="dxa"/>
          </w:tcPr>
          <w:p w14:paraId="3897F02C" w14:textId="77777777" w:rsidR="00312BC3" w:rsidRPr="00C26C40" w:rsidRDefault="00312BC3" w:rsidP="00870DFD">
            <w:pPr>
              <w:rPr>
                <w:lang w:val="en-GB"/>
              </w:rPr>
            </w:pPr>
            <w:r w:rsidRPr="00C26C40">
              <w:rPr>
                <w:lang w:val="en-GB"/>
              </w:rPr>
              <w:t>-2,825.9645</w:t>
            </w:r>
          </w:p>
        </w:tc>
      </w:tr>
      <w:tr w:rsidR="00312BC3" w:rsidRPr="00C26C40" w14:paraId="4F2FE885" w14:textId="77777777" w:rsidTr="00870DFD">
        <w:trPr>
          <w:jc w:val="center"/>
        </w:trPr>
        <w:tc>
          <w:tcPr>
            <w:tcW w:w="4513" w:type="dxa"/>
          </w:tcPr>
          <w:p w14:paraId="7E5E7A41" w14:textId="2DFC5754" w:rsidR="00312BC3" w:rsidRPr="00C26C40" w:rsidRDefault="00056F4A" w:rsidP="00870DFD">
            <w:pPr>
              <w:rPr>
                <w:lang w:val="en-GB"/>
              </w:rPr>
            </w:pPr>
            <m:oMathPara>
              <m:oMath>
                <m:r>
                  <w:rPr>
                    <w:rFonts w:ascii="Cambria Math" w:hAnsi="Cambria Math"/>
                    <w:lang w:val="en-GB"/>
                  </w:rPr>
                  <m:t>K₂O</m:t>
                </m:r>
              </m:oMath>
            </m:oMathPara>
          </w:p>
        </w:tc>
        <w:tc>
          <w:tcPr>
            <w:tcW w:w="4513" w:type="dxa"/>
          </w:tcPr>
          <w:p w14:paraId="0985057B" w14:textId="77777777" w:rsidR="00312BC3" w:rsidRPr="00C26C40" w:rsidRDefault="00312BC3" w:rsidP="00870DFD">
            <w:pPr>
              <w:rPr>
                <w:lang w:val="en-GB"/>
              </w:rPr>
            </w:pPr>
            <w:r w:rsidRPr="00C26C40">
              <w:rPr>
                <w:lang w:val="en-GB"/>
              </w:rPr>
              <w:t>-920.4180</w:t>
            </w:r>
          </w:p>
        </w:tc>
      </w:tr>
      <w:tr w:rsidR="00312BC3" w:rsidRPr="00C26C40" w14:paraId="5A8B86AF" w14:textId="77777777" w:rsidTr="00870DFD">
        <w:trPr>
          <w:jc w:val="center"/>
        </w:trPr>
        <w:tc>
          <w:tcPr>
            <w:tcW w:w="4513" w:type="dxa"/>
          </w:tcPr>
          <w:p w14:paraId="7BF80FED" w14:textId="0AF18C9F" w:rsidR="00312BC3" w:rsidRPr="00C26C40" w:rsidRDefault="00056F4A" w:rsidP="00870DFD">
            <w:pPr>
              <w:rPr>
                <w:lang w:val="en-GB"/>
              </w:rPr>
            </w:pPr>
            <m:oMathPara>
              <m:oMath>
                <m:r>
                  <w:rPr>
                    <w:rFonts w:ascii="Cambria Math" w:hAnsi="Cambria Math"/>
                    <w:lang w:val="en-GB"/>
                  </w:rPr>
                  <m:t>Na₂O</m:t>
                </m:r>
              </m:oMath>
            </m:oMathPara>
          </w:p>
        </w:tc>
        <w:tc>
          <w:tcPr>
            <w:tcW w:w="4513" w:type="dxa"/>
          </w:tcPr>
          <w:p w14:paraId="76880097" w14:textId="77777777" w:rsidR="00312BC3" w:rsidRPr="00C26C40" w:rsidRDefault="00312BC3" w:rsidP="00870DFD">
            <w:pPr>
              <w:rPr>
                <w:lang w:val="en-GB"/>
              </w:rPr>
            </w:pPr>
            <w:r w:rsidRPr="00C26C40">
              <w:rPr>
                <w:lang w:val="en-GB"/>
              </w:rPr>
              <w:t>-1,598.3095</w:t>
            </w:r>
          </w:p>
        </w:tc>
      </w:tr>
      <w:tr w:rsidR="00312BC3" w:rsidRPr="00C26C40" w14:paraId="09703B6A" w14:textId="77777777" w:rsidTr="00870DFD">
        <w:trPr>
          <w:jc w:val="center"/>
        </w:trPr>
        <w:tc>
          <w:tcPr>
            <w:tcW w:w="4513" w:type="dxa"/>
          </w:tcPr>
          <w:p w14:paraId="35BABBB8" w14:textId="43DDC788" w:rsidR="00312BC3" w:rsidRPr="00C26C40" w:rsidRDefault="00056F4A" w:rsidP="00870DFD">
            <w:pPr>
              <w:rPr>
                <w:lang w:val="en-GB"/>
              </w:rPr>
            </w:pPr>
            <m:oMathPara>
              <m:oMath>
                <m:r>
                  <w:rPr>
                    <w:rFonts w:ascii="Cambria Math" w:hAnsi="Cambria Math"/>
                    <w:lang w:val="en-GB"/>
                  </w:rPr>
                  <m:t>MgO</m:t>
                </m:r>
              </m:oMath>
            </m:oMathPara>
          </w:p>
        </w:tc>
        <w:tc>
          <w:tcPr>
            <w:tcW w:w="4513" w:type="dxa"/>
          </w:tcPr>
          <w:p w14:paraId="57C05B02" w14:textId="77777777" w:rsidR="00312BC3" w:rsidRPr="00C26C40" w:rsidRDefault="00312BC3" w:rsidP="00870DFD">
            <w:pPr>
              <w:rPr>
                <w:lang w:val="en-GB"/>
              </w:rPr>
            </w:pPr>
            <w:r w:rsidRPr="00C26C40">
              <w:rPr>
                <w:lang w:val="en-GB"/>
              </w:rPr>
              <w:t>-3,565.7368</w:t>
            </w:r>
          </w:p>
        </w:tc>
      </w:tr>
      <w:tr w:rsidR="00312BC3" w:rsidRPr="00C26C40" w14:paraId="22FAFF40" w14:textId="77777777" w:rsidTr="00870DFD">
        <w:trPr>
          <w:jc w:val="center"/>
        </w:trPr>
        <w:tc>
          <w:tcPr>
            <w:tcW w:w="4513" w:type="dxa"/>
          </w:tcPr>
          <w:p w14:paraId="31A40343" w14:textId="60958BF9" w:rsidR="00312BC3" w:rsidRPr="00C26C40" w:rsidRDefault="00056F4A" w:rsidP="00870DFD">
            <w:pPr>
              <w:rPr>
                <w:lang w:val="en-GB"/>
              </w:rPr>
            </w:pPr>
            <m:oMathPara>
              <m:oMath>
                <m:r>
                  <w:rPr>
                    <w:rFonts w:ascii="Cambria Math" w:hAnsi="Cambria Math"/>
                    <w:lang w:val="en-GB"/>
                  </w:rPr>
                  <m:t>CO</m:t>
                </m:r>
              </m:oMath>
            </m:oMathPara>
          </w:p>
        </w:tc>
        <w:tc>
          <w:tcPr>
            <w:tcW w:w="4513" w:type="dxa"/>
          </w:tcPr>
          <w:p w14:paraId="7C1DEC31" w14:textId="77777777" w:rsidR="00312BC3" w:rsidRPr="00C26C40" w:rsidRDefault="00312BC3" w:rsidP="00870DFD">
            <w:pPr>
              <w:rPr>
                <w:lang w:val="en-GB"/>
              </w:rPr>
            </w:pPr>
            <w:r w:rsidRPr="00C26C40">
              <w:rPr>
                <w:lang w:val="en-GB"/>
              </w:rPr>
              <w:t>-942.6684</w:t>
            </w:r>
          </w:p>
        </w:tc>
      </w:tr>
      <w:tr w:rsidR="00312BC3" w:rsidRPr="00C26C40" w14:paraId="0082733D" w14:textId="77777777" w:rsidTr="00870DFD">
        <w:trPr>
          <w:jc w:val="center"/>
        </w:trPr>
        <w:tc>
          <w:tcPr>
            <w:tcW w:w="4513" w:type="dxa"/>
          </w:tcPr>
          <w:p w14:paraId="121F0003" w14:textId="64F7A7D8" w:rsidR="00312BC3" w:rsidRPr="00C26C40" w:rsidRDefault="00056F4A" w:rsidP="00870DFD">
            <w:pPr>
              <w:rPr>
                <w:lang w:val="en-GB"/>
              </w:rPr>
            </w:pPr>
            <m:oMathPara>
              <m:oMath>
                <m:r>
                  <w:rPr>
                    <w:rFonts w:ascii="Cambria Math" w:hAnsi="Cambria Math"/>
                    <w:lang w:val="en-GB"/>
                  </w:rPr>
                  <m:t>Fe₃O₄</m:t>
                </m:r>
              </m:oMath>
            </m:oMathPara>
          </w:p>
        </w:tc>
        <w:tc>
          <w:tcPr>
            <w:tcW w:w="4513" w:type="dxa"/>
          </w:tcPr>
          <w:p w14:paraId="4A502AB0" w14:textId="77777777" w:rsidR="00312BC3" w:rsidRPr="00C26C40" w:rsidRDefault="00312BC3" w:rsidP="00870DFD">
            <w:pPr>
              <w:rPr>
                <w:lang w:val="en-GB"/>
              </w:rPr>
            </w:pPr>
            <w:r w:rsidRPr="00C26C40">
              <w:rPr>
                <w:lang w:val="en-GB"/>
              </w:rPr>
              <w:t>-1,153.6674</w:t>
            </w:r>
          </w:p>
        </w:tc>
      </w:tr>
      <w:tr w:rsidR="00312BC3" w:rsidRPr="00C26C40" w14:paraId="2A7672E0" w14:textId="77777777" w:rsidTr="00870DFD">
        <w:trPr>
          <w:jc w:val="center"/>
        </w:trPr>
        <w:tc>
          <w:tcPr>
            <w:tcW w:w="4513" w:type="dxa"/>
          </w:tcPr>
          <w:p w14:paraId="278BA1B6" w14:textId="671D1929" w:rsidR="00312BC3" w:rsidRPr="00C26C40" w:rsidRDefault="00056F4A" w:rsidP="00870DFD">
            <w:pPr>
              <w:rPr>
                <w:lang w:val="en-GB"/>
              </w:rPr>
            </w:pPr>
            <m:oMathPara>
              <m:oMath>
                <m:r>
                  <w:rPr>
                    <w:rFonts w:ascii="Cambria Math" w:hAnsi="Cambria Math"/>
                    <w:lang w:val="en-GB"/>
                  </w:rPr>
                  <m:t>Al₂O₃</m:t>
                </m:r>
              </m:oMath>
            </m:oMathPara>
          </w:p>
        </w:tc>
        <w:tc>
          <w:tcPr>
            <w:tcW w:w="4513" w:type="dxa"/>
          </w:tcPr>
          <w:p w14:paraId="32C77F96" w14:textId="77777777" w:rsidR="00312BC3" w:rsidRPr="00C26C40" w:rsidRDefault="00312BC3" w:rsidP="00870DFD">
            <w:pPr>
              <w:rPr>
                <w:lang w:val="en-GB"/>
              </w:rPr>
            </w:pPr>
            <w:r w:rsidRPr="00C26C40">
              <w:rPr>
                <w:lang w:val="en-GB"/>
              </w:rPr>
              <w:t>-3,927.0516</w:t>
            </w:r>
          </w:p>
        </w:tc>
      </w:tr>
      <w:tr w:rsidR="00312BC3" w:rsidRPr="00C26C40" w14:paraId="0A8A5433" w14:textId="77777777" w:rsidTr="00870DFD">
        <w:trPr>
          <w:jc w:val="center"/>
        </w:trPr>
        <w:tc>
          <w:tcPr>
            <w:tcW w:w="4513" w:type="dxa"/>
          </w:tcPr>
          <w:p w14:paraId="1D21C140" w14:textId="5FD96DE0" w:rsidR="00312BC3" w:rsidRPr="00C26C40" w:rsidRDefault="00056F4A" w:rsidP="00870DFD">
            <w:pPr>
              <w:rPr>
                <w:lang w:val="en-GB"/>
              </w:rPr>
            </w:pPr>
            <m:oMathPara>
              <m:oMath>
                <m:r>
                  <w:rPr>
                    <w:rFonts w:ascii="Cambria Math" w:hAnsi="Cambria Math"/>
                    <w:lang w:val="en-GB"/>
                  </w:rPr>
                  <m:t>N₂</m:t>
                </m:r>
              </m:oMath>
            </m:oMathPara>
          </w:p>
        </w:tc>
        <w:tc>
          <w:tcPr>
            <w:tcW w:w="4513" w:type="dxa"/>
          </w:tcPr>
          <w:p w14:paraId="32FF631E" w14:textId="77777777" w:rsidR="00312BC3" w:rsidRPr="00C26C40" w:rsidRDefault="00312BC3" w:rsidP="00870DFD">
            <w:pPr>
              <w:rPr>
                <w:lang w:val="en-GB"/>
              </w:rPr>
            </w:pPr>
            <w:r w:rsidRPr="00C26C40">
              <w:rPr>
                <w:lang w:val="en-GB"/>
              </w:rPr>
              <w:t>1.1911</w:t>
            </w:r>
          </w:p>
        </w:tc>
      </w:tr>
    </w:tbl>
    <w:p w14:paraId="77CCDFA2" w14:textId="77777777" w:rsidR="00312BC3" w:rsidRPr="00C26C40" w:rsidRDefault="00312BC3" w:rsidP="00312BC3">
      <w:r w:rsidRPr="00C26C40">
        <w:t>Stream 304 (Outlet) — T = 30.00 °C, P = 1.2000 atm, From: CY-301 → To: CP-301</w:t>
      </w:r>
    </w:p>
    <w:tbl>
      <w:tblPr>
        <w:tblStyle w:val="TableGrid"/>
        <w:tblW w:w="0" w:type="auto"/>
        <w:jc w:val="center"/>
        <w:tblLook w:val="04A0" w:firstRow="1" w:lastRow="0" w:firstColumn="1" w:lastColumn="0" w:noHBand="0" w:noVBand="1"/>
      </w:tblPr>
      <w:tblGrid>
        <w:gridCol w:w="4513"/>
        <w:gridCol w:w="4513"/>
      </w:tblGrid>
      <w:tr w:rsidR="00312BC3" w:rsidRPr="00C26C40" w14:paraId="79DAD142" w14:textId="77777777" w:rsidTr="00870DFD">
        <w:trPr>
          <w:jc w:val="center"/>
        </w:trPr>
        <w:tc>
          <w:tcPr>
            <w:tcW w:w="4513" w:type="dxa"/>
            <w:shd w:val="clear" w:color="auto" w:fill="D9D9D9"/>
          </w:tcPr>
          <w:p w14:paraId="09AC4DC4"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32301678" w14:textId="77777777" w:rsidR="00312BC3" w:rsidRPr="00C26C40" w:rsidRDefault="00312BC3" w:rsidP="00870DFD">
            <w:pPr>
              <w:rPr>
                <w:lang w:val="en-GB"/>
              </w:rPr>
            </w:pPr>
            <w:r w:rsidRPr="00C26C40">
              <w:rPr>
                <w:b/>
                <w:sz w:val="22"/>
                <w:lang w:val="en-GB"/>
              </w:rPr>
              <w:t>Specific Enthalpy (kcal/kg)</w:t>
            </w:r>
          </w:p>
        </w:tc>
      </w:tr>
      <w:tr w:rsidR="00312BC3" w:rsidRPr="00C26C40" w14:paraId="457CDEC2" w14:textId="77777777" w:rsidTr="00870DFD">
        <w:trPr>
          <w:jc w:val="center"/>
        </w:trPr>
        <w:tc>
          <w:tcPr>
            <w:tcW w:w="4513" w:type="dxa"/>
          </w:tcPr>
          <w:p w14:paraId="5A9ABEBF" w14:textId="7A50F4A6" w:rsidR="00312BC3" w:rsidRPr="00C26C40" w:rsidRDefault="00056F4A" w:rsidP="00870DFD">
            <w:pPr>
              <w:rPr>
                <w:lang w:val="en-GB"/>
              </w:rPr>
            </w:pPr>
            <m:oMathPara>
              <m:oMath>
                <m:r>
                  <w:rPr>
                    <w:rFonts w:ascii="Cambria Math" w:hAnsi="Cambria Math"/>
                    <w:lang w:val="en-GB"/>
                  </w:rPr>
                  <m:t>H₂O</m:t>
                </m:r>
              </m:oMath>
            </m:oMathPara>
          </w:p>
        </w:tc>
        <w:tc>
          <w:tcPr>
            <w:tcW w:w="4513" w:type="dxa"/>
          </w:tcPr>
          <w:p w14:paraId="7D948345" w14:textId="77777777" w:rsidR="00312BC3" w:rsidRPr="00C26C40" w:rsidRDefault="00312BC3" w:rsidP="00870DFD">
            <w:pPr>
              <w:rPr>
                <w:lang w:val="en-GB"/>
              </w:rPr>
            </w:pPr>
            <w:r w:rsidRPr="00C26C40">
              <w:rPr>
                <w:lang w:val="en-GB"/>
              </w:rPr>
              <w:t>-3,209.8410</w:t>
            </w:r>
          </w:p>
        </w:tc>
      </w:tr>
      <w:tr w:rsidR="00312BC3" w:rsidRPr="00C26C40" w14:paraId="3FEDF0FA" w14:textId="77777777" w:rsidTr="00870DFD">
        <w:trPr>
          <w:jc w:val="center"/>
        </w:trPr>
        <w:tc>
          <w:tcPr>
            <w:tcW w:w="4513" w:type="dxa"/>
          </w:tcPr>
          <w:p w14:paraId="627A9982" w14:textId="6E1EA045" w:rsidR="00312BC3" w:rsidRPr="00C26C40" w:rsidRDefault="00056F4A" w:rsidP="00870DFD">
            <w:pPr>
              <w:rPr>
                <w:lang w:val="en-GB"/>
              </w:rPr>
            </w:pPr>
            <m:oMathPara>
              <m:oMath>
                <m:r>
                  <w:rPr>
                    <w:rFonts w:ascii="Cambria Math" w:hAnsi="Cambria Math"/>
                    <w:lang w:val="en-GB"/>
                  </w:rPr>
                  <m:t>CO₂</m:t>
                </m:r>
              </m:oMath>
            </m:oMathPara>
          </w:p>
        </w:tc>
        <w:tc>
          <w:tcPr>
            <w:tcW w:w="4513" w:type="dxa"/>
          </w:tcPr>
          <w:p w14:paraId="145FF2AF" w14:textId="77777777" w:rsidR="00312BC3" w:rsidRPr="00C26C40" w:rsidRDefault="00312BC3" w:rsidP="00870DFD">
            <w:pPr>
              <w:rPr>
                <w:lang w:val="en-GB"/>
              </w:rPr>
            </w:pPr>
            <w:r w:rsidRPr="00C26C40">
              <w:rPr>
                <w:lang w:val="en-GB"/>
              </w:rPr>
              <w:t>-2,137.7081</w:t>
            </w:r>
          </w:p>
        </w:tc>
      </w:tr>
      <w:tr w:rsidR="00312BC3" w:rsidRPr="00C26C40" w14:paraId="36AFFD03" w14:textId="77777777" w:rsidTr="00870DFD">
        <w:trPr>
          <w:jc w:val="center"/>
        </w:trPr>
        <w:tc>
          <w:tcPr>
            <w:tcW w:w="4513" w:type="dxa"/>
          </w:tcPr>
          <w:p w14:paraId="264272A6" w14:textId="56DBFAF6" w:rsidR="00312BC3" w:rsidRPr="00C26C40" w:rsidRDefault="00056F4A" w:rsidP="00870DFD">
            <w:pPr>
              <w:rPr>
                <w:lang w:val="en-GB"/>
              </w:rPr>
            </w:pPr>
            <m:oMathPara>
              <m:oMath>
                <m:r>
                  <w:rPr>
                    <w:rFonts w:ascii="Cambria Math" w:hAnsi="Cambria Math"/>
                    <w:lang w:val="en-GB"/>
                  </w:rPr>
                  <m:t>Al(OH)₃</m:t>
                </m:r>
              </m:oMath>
            </m:oMathPara>
          </w:p>
        </w:tc>
        <w:tc>
          <w:tcPr>
            <w:tcW w:w="4513" w:type="dxa"/>
          </w:tcPr>
          <w:p w14:paraId="5E351D40" w14:textId="77777777" w:rsidR="00312BC3" w:rsidRPr="00C26C40" w:rsidRDefault="00312BC3" w:rsidP="00870DFD">
            <w:pPr>
              <w:rPr>
                <w:lang w:val="en-GB"/>
              </w:rPr>
            </w:pPr>
            <w:r w:rsidRPr="00C26C40">
              <w:rPr>
                <w:lang w:val="en-GB"/>
              </w:rPr>
              <w:t>-3,924.6770</w:t>
            </w:r>
          </w:p>
        </w:tc>
      </w:tr>
      <w:tr w:rsidR="00312BC3" w:rsidRPr="00C26C40" w14:paraId="18944DF6" w14:textId="77777777" w:rsidTr="00870DFD">
        <w:trPr>
          <w:jc w:val="center"/>
        </w:trPr>
        <w:tc>
          <w:tcPr>
            <w:tcW w:w="4513" w:type="dxa"/>
          </w:tcPr>
          <w:p w14:paraId="188A30FD" w14:textId="7CC5B15D" w:rsidR="00312BC3" w:rsidRPr="00C26C40" w:rsidRDefault="00056F4A" w:rsidP="00870DFD">
            <w:pPr>
              <w:rPr>
                <w:lang w:val="en-GB"/>
              </w:rPr>
            </w:pPr>
            <m:oMathPara>
              <m:oMath>
                <m:r>
                  <w:rPr>
                    <w:rFonts w:ascii="Cambria Math" w:hAnsi="Cambria Math"/>
                    <w:lang w:val="en-GB"/>
                  </w:rPr>
                  <m:t>Fe₂O₃</m:t>
                </m:r>
              </m:oMath>
            </m:oMathPara>
          </w:p>
        </w:tc>
        <w:tc>
          <w:tcPr>
            <w:tcW w:w="4513" w:type="dxa"/>
          </w:tcPr>
          <w:p w14:paraId="088605AC" w14:textId="77777777" w:rsidR="00312BC3" w:rsidRPr="00C26C40" w:rsidRDefault="00312BC3" w:rsidP="00870DFD">
            <w:pPr>
              <w:rPr>
                <w:lang w:val="en-GB"/>
              </w:rPr>
            </w:pPr>
            <w:r w:rsidRPr="00C26C40">
              <w:rPr>
                <w:lang w:val="en-GB"/>
              </w:rPr>
              <w:t>-1,232.8427</w:t>
            </w:r>
          </w:p>
        </w:tc>
      </w:tr>
      <w:tr w:rsidR="00312BC3" w:rsidRPr="00C26C40" w14:paraId="00516A85" w14:textId="77777777" w:rsidTr="00870DFD">
        <w:trPr>
          <w:jc w:val="center"/>
        </w:trPr>
        <w:tc>
          <w:tcPr>
            <w:tcW w:w="4513" w:type="dxa"/>
          </w:tcPr>
          <w:p w14:paraId="0C7F8BDF" w14:textId="6C6072D5" w:rsidR="00312BC3" w:rsidRPr="00C26C40" w:rsidRDefault="00056F4A" w:rsidP="00870DFD">
            <w:pPr>
              <w:rPr>
                <w:lang w:val="en-GB"/>
              </w:rPr>
            </w:pPr>
            <m:oMathPara>
              <m:oMath>
                <m:r>
                  <w:rPr>
                    <w:rFonts w:ascii="Cambria Math" w:hAnsi="Cambria Math"/>
                    <w:lang w:val="en-GB"/>
                  </w:rPr>
                  <m:t>SiO₂</m:t>
                </m:r>
              </m:oMath>
            </m:oMathPara>
          </w:p>
        </w:tc>
        <w:tc>
          <w:tcPr>
            <w:tcW w:w="4513" w:type="dxa"/>
          </w:tcPr>
          <w:p w14:paraId="142591A7" w14:textId="77777777" w:rsidR="00312BC3" w:rsidRPr="00C26C40" w:rsidRDefault="00312BC3" w:rsidP="00870DFD">
            <w:pPr>
              <w:rPr>
                <w:lang w:val="en-GB"/>
              </w:rPr>
            </w:pPr>
            <w:r w:rsidRPr="00C26C40">
              <w:rPr>
                <w:lang w:val="en-GB"/>
              </w:rPr>
              <w:t>-3,621.7265</w:t>
            </w:r>
          </w:p>
        </w:tc>
      </w:tr>
      <w:tr w:rsidR="00312BC3" w:rsidRPr="00C26C40" w14:paraId="44424ED5" w14:textId="77777777" w:rsidTr="00870DFD">
        <w:trPr>
          <w:jc w:val="center"/>
        </w:trPr>
        <w:tc>
          <w:tcPr>
            <w:tcW w:w="4513" w:type="dxa"/>
          </w:tcPr>
          <w:p w14:paraId="4E70224B" w14:textId="7B65D30C" w:rsidR="00312BC3" w:rsidRPr="00C26C40" w:rsidRDefault="00056F4A" w:rsidP="00870DFD">
            <w:pPr>
              <w:rPr>
                <w:lang w:val="en-GB"/>
              </w:rPr>
            </w:pPr>
            <m:oMathPara>
              <m:oMath>
                <m:r>
                  <w:rPr>
                    <w:rFonts w:ascii="Cambria Math" w:hAnsi="Cambria Math"/>
                    <w:lang w:val="en-GB"/>
                  </w:rPr>
                  <m:t>TiO₂</m:t>
                </m:r>
              </m:oMath>
            </m:oMathPara>
          </w:p>
        </w:tc>
        <w:tc>
          <w:tcPr>
            <w:tcW w:w="4513" w:type="dxa"/>
          </w:tcPr>
          <w:p w14:paraId="3EE07702" w14:textId="77777777" w:rsidR="00312BC3" w:rsidRPr="00C26C40" w:rsidRDefault="00312BC3" w:rsidP="00870DFD">
            <w:pPr>
              <w:rPr>
                <w:lang w:val="en-GB"/>
              </w:rPr>
            </w:pPr>
            <w:r w:rsidRPr="00C26C40">
              <w:rPr>
                <w:lang w:val="en-GB"/>
              </w:rPr>
              <w:t>-2,825.9645</w:t>
            </w:r>
          </w:p>
        </w:tc>
      </w:tr>
      <w:tr w:rsidR="00312BC3" w:rsidRPr="00C26C40" w14:paraId="05AF18BF" w14:textId="77777777" w:rsidTr="00870DFD">
        <w:trPr>
          <w:jc w:val="center"/>
        </w:trPr>
        <w:tc>
          <w:tcPr>
            <w:tcW w:w="4513" w:type="dxa"/>
          </w:tcPr>
          <w:p w14:paraId="3ED729AE" w14:textId="1E6A4E4D" w:rsidR="00312BC3" w:rsidRPr="00C26C40" w:rsidRDefault="00056F4A" w:rsidP="00870DFD">
            <w:pPr>
              <w:rPr>
                <w:lang w:val="en-GB"/>
              </w:rPr>
            </w:pPr>
            <m:oMathPara>
              <m:oMath>
                <m:r>
                  <w:rPr>
                    <w:rFonts w:ascii="Cambria Math" w:hAnsi="Cambria Math"/>
                    <w:lang w:val="en-GB"/>
                  </w:rPr>
                  <m:t>K₂O</m:t>
                </m:r>
              </m:oMath>
            </m:oMathPara>
          </w:p>
        </w:tc>
        <w:tc>
          <w:tcPr>
            <w:tcW w:w="4513" w:type="dxa"/>
          </w:tcPr>
          <w:p w14:paraId="5F66CC0E" w14:textId="77777777" w:rsidR="00312BC3" w:rsidRPr="00C26C40" w:rsidRDefault="00312BC3" w:rsidP="00870DFD">
            <w:pPr>
              <w:rPr>
                <w:lang w:val="en-GB"/>
              </w:rPr>
            </w:pPr>
            <w:r w:rsidRPr="00C26C40">
              <w:rPr>
                <w:lang w:val="en-GB"/>
              </w:rPr>
              <w:t>-920.4180</w:t>
            </w:r>
          </w:p>
        </w:tc>
      </w:tr>
      <w:tr w:rsidR="00312BC3" w:rsidRPr="00C26C40" w14:paraId="4FA5B8CA" w14:textId="77777777" w:rsidTr="00870DFD">
        <w:trPr>
          <w:jc w:val="center"/>
        </w:trPr>
        <w:tc>
          <w:tcPr>
            <w:tcW w:w="4513" w:type="dxa"/>
          </w:tcPr>
          <w:p w14:paraId="2954FAD4" w14:textId="1CDBFF5F" w:rsidR="00312BC3" w:rsidRPr="00C26C40" w:rsidRDefault="00056F4A" w:rsidP="00870DFD">
            <w:pPr>
              <w:rPr>
                <w:lang w:val="en-GB"/>
              </w:rPr>
            </w:pPr>
            <m:oMathPara>
              <m:oMath>
                <m:r>
                  <w:rPr>
                    <w:rFonts w:ascii="Cambria Math" w:hAnsi="Cambria Math"/>
                    <w:lang w:val="en-GB"/>
                  </w:rPr>
                  <m:t>Na₂O</m:t>
                </m:r>
              </m:oMath>
            </m:oMathPara>
          </w:p>
        </w:tc>
        <w:tc>
          <w:tcPr>
            <w:tcW w:w="4513" w:type="dxa"/>
          </w:tcPr>
          <w:p w14:paraId="3C276DA2" w14:textId="77777777" w:rsidR="00312BC3" w:rsidRPr="00C26C40" w:rsidRDefault="00312BC3" w:rsidP="00870DFD">
            <w:pPr>
              <w:rPr>
                <w:lang w:val="en-GB"/>
              </w:rPr>
            </w:pPr>
            <w:r w:rsidRPr="00C26C40">
              <w:rPr>
                <w:lang w:val="en-GB"/>
              </w:rPr>
              <w:t>-1,598.3095</w:t>
            </w:r>
          </w:p>
        </w:tc>
      </w:tr>
      <w:tr w:rsidR="00312BC3" w:rsidRPr="00C26C40" w14:paraId="0ECB61A1" w14:textId="77777777" w:rsidTr="00870DFD">
        <w:trPr>
          <w:jc w:val="center"/>
        </w:trPr>
        <w:tc>
          <w:tcPr>
            <w:tcW w:w="4513" w:type="dxa"/>
          </w:tcPr>
          <w:p w14:paraId="23AF0E87" w14:textId="4B36E5C4" w:rsidR="00312BC3" w:rsidRPr="00C26C40" w:rsidRDefault="00056F4A" w:rsidP="00870DFD">
            <w:pPr>
              <w:rPr>
                <w:lang w:val="en-GB"/>
              </w:rPr>
            </w:pPr>
            <m:oMathPara>
              <m:oMath>
                <m:r>
                  <w:rPr>
                    <w:rFonts w:ascii="Cambria Math" w:hAnsi="Cambria Math"/>
                    <w:lang w:val="en-GB"/>
                  </w:rPr>
                  <m:t>MgO</m:t>
                </m:r>
              </m:oMath>
            </m:oMathPara>
          </w:p>
        </w:tc>
        <w:tc>
          <w:tcPr>
            <w:tcW w:w="4513" w:type="dxa"/>
          </w:tcPr>
          <w:p w14:paraId="0DCD0F29" w14:textId="77777777" w:rsidR="00312BC3" w:rsidRPr="00C26C40" w:rsidRDefault="00312BC3" w:rsidP="00870DFD">
            <w:pPr>
              <w:rPr>
                <w:lang w:val="en-GB"/>
              </w:rPr>
            </w:pPr>
            <w:r w:rsidRPr="00C26C40">
              <w:rPr>
                <w:lang w:val="en-GB"/>
              </w:rPr>
              <w:t>-3,565.7368</w:t>
            </w:r>
          </w:p>
        </w:tc>
      </w:tr>
      <w:tr w:rsidR="00312BC3" w:rsidRPr="00C26C40" w14:paraId="59DDF8AD" w14:textId="77777777" w:rsidTr="00870DFD">
        <w:trPr>
          <w:jc w:val="center"/>
        </w:trPr>
        <w:tc>
          <w:tcPr>
            <w:tcW w:w="4513" w:type="dxa"/>
          </w:tcPr>
          <w:p w14:paraId="2B6D06C6" w14:textId="3141D46C" w:rsidR="00312BC3" w:rsidRPr="00C26C40" w:rsidRDefault="00056F4A" w:rsidP="00870DFD">
            <w:pPr>
              <w:rPr>
                <w:lang w:val="en-GB"/>
              </w:rPr>
            </w:pPr>
            <m:oMathPara>
              <m:oMath>
                <m:r>
                  <w:rPr>
                    <w:rFonts w:ascii="Cambria Math" w:hAnsi="Cambria Math"/>
                    <w:lang w:val="en-GB"/>
                  </w:rPr>
                  <m:t>CO</m:t>
                </m:r>
              </m:oMath>
            </m:oMathPara>
          </w:p>
        </w:tc>
        <w:tc>
          <w:tcPr>
            <w:tcW w:w="4513" w:type="dxa"/>
          </w:tcPr>
          <w:p w14:paraId="10A9B6FE" w14:textId="77777777" w:rsidR="00312BC3" w:rsidRPr="00C26C40" w:rsidRDefault="00312BC3" w:rsidP="00870DFD">
            <w:pPr>
              <w:rPr>
                <w:lang w:val="en-GB"/>
              </w:rPr>
            </w:pPr>
            <w:r w:rsidRPr="00C26C40">
              <w:rPr>
                <w:lang w:val="en-GB"/>
              </w:rPr>
              <w:t>-942.6908</w:t>
            </w:r>
          </w:p>
        </w:tc>
      </w:tr>
      <w:tr w:rsidR="00312BC3" w:rsidRPr="00C26C40" w14:paraId="72588265" w14:textId="77777777" w:rsidTr="00870DFD">
        <w:trPr>
          <w:jc w:val="center"/>
        </w:trPr>
        <w:tc>
          <w:tcPr>
            <w:tcW w:w="4513" w:type="dxa"/>
          </w:tcPr>
          <w:p w14:paraId="3399ECD9" w14:textId="36702036" w:rsidR="00312BC3" w:rsidRPr="00C26C40" w:rsidRDefault="00056F4A" w:rsidP="00870DFD">
            <w:pPr>
              <w:rPr>
                <w:lang w:val="en-GB"/>
              </w:rPr>
            </w:pPr>
            <m:oMathPara>
              <m:oMath>
                <m:r>
                  <w:rPr>
                    <w:rFonts w:ascii="Cambria Math" w:hAnsi="Cambria Math"/>
                    <w:lang w:val="en-GB"/>
                  </w:rPr>
                  <m:t>Fe₃O₄</m:t>
                </m:r>
              </m:oMath>
            </m:oMathPara>
          </w:p>
        </w:tc>
        <w:tc>
          <w:tcPr>
            <w:tcW w:w="4513" w:type="dxa"/>
          </w:tcPr>
          <w:p w14:paraId="33201F2B" w14:textId="77777777" w:rsidR="00312BC3" w:rsidRPr="00C26C40" w:rsidRDefault="00312BC3" w:rsidP="00870DFD">
            <w:pPr>
              <w:rPr>
                <w:lang w:val="en-GB"/>
              </w:rPr>
            </w:pPr>
            <w:r w:rsidRPr="00C26C40">
              <w:rPr>
                <w:lang w:val="en-GB"/>
              </w:rPr>
              <w:t>-1,153.6674</w:t>
            </w:r>
          </w:p>
        </w:tc>
      </w:tr>
      <w:tr w:rsidR="00312BC3" w:rsidRPr="00C26C40" w14:paraId="217AA322" w14:textId="77777777" w:rsidTr="00870DFD">
        <w:trPr>
          <w:jc w:val="center"/>
        </w:trPr>
        <w:tc>
          <w:tcPr>
            <w:tcW w:w="4513" w:type="dxa"/>
          </w:tcPr>
          <w:p w14:paraId="488F4B5C" w14:textId="74487A3E" w:rsidR="00312BC3" w:rsidRPr="00C26C40" w:rsidRDefault="00056F4A" w:rsidP="00870DFD">
            <w:pPr>
              <w:rPr>
                <w:lang w:val="en-GB"/>
              </w:rPr>
            </w:pPr>
            <m:oMathPara>
              <m:oMath>
                <m:r>
                  <w:rPr>
                    <w:rFonts w:ascii="Cambria Math" w:hAnsi="Cambria Math"/>
                    <w:lang w:val="en-GB"/>
                  </w:rPr>
                  <m:t>Al₂O₃</m:t>
                </m:r>
              </m:oMath>
            </m:oMathPara>
          </w:p>
        </w:tc>
        <w:tc>
          <w:tcPr>
            <w:tcW w:w="4513" w:type="dxa"/>
          </w:tcPr>
          <w:p w14:paraId="3C4AED33" w14:textId="77777777" w:rsidR="00312BC3" w:rsidRPr="00C26C40" w:rsidRDefault="00312BC3" w:rsidP="00870DFD">
            <w:pPr>
              <w:rPr>
                <w:lang w:val="en-GB"/>
              </w:rPr>
            </w:pPr>
            <w:r w:rsidRPr="00C26C40">
              <w:rPr>
                <w:lang w:val="en-GB"/>
              </w:rPr>
              <w:t>-3,927.0516</w:t>
            </w:r>
          </w:p>
        </w:tc>
      </w:tr>
      <w:tr w:rsidR="00312BC3" w:rsidRPr="00C26C40" w14:paraId="741AD06B" w14:textId="77777777" w:rsidTr="00870DFD">
        <w:trPr>
          <w:jc w:val="center"/>
        </w:trPr>
        <w:tc>
          <w:tcPr>
            <w:tcW w:w="4513" w:type="dxa"/>
          </w:tcPr>
          <w:p w14:paraId="78D10E83" w14:textId="11E1CF3D" w:rsidR="00312BC3" w:rsidRPr="00C26C40" w:rsidRDefault="00056F4A" w:rsidP="00870DFD">
            <w:pPr>
              <w:rPr>
                <w:lang w:val="en-GB"/>
              </w:rPr>
            </w:pPr>
            <m:oMathPara>
              <m:oMath>
                <m:r>
                  <w:rPr>
                    <w:rFonts w:ascii="Cambria Math" w:hAnsi="Cambria Math"/>
                    <w:lang w:val="en-GB"/>
                  </w:rPr>
                  <m:t>N₂</m:t>
                </m:r>
              </m:oMath>
            </m:oMathPara>
          </w:p>
        </w:tc>
        <w:tc>
          <w:tcPr>
            <w:tcW w:w="4513" w:type="dxa"/>
          </w:tcPr>
          <w:p w14:paraId="0726BC84" w14:textId="77777777" w:rsidR="00312BC3" w:rsidRPr="00C26C40" w:rsidRDefault="00312BC3" w:rsidP="00870DFD">
            <w:pPr>
              <w:rPr>
                <w:lang w:val="en-GB"/>
              </w:rPr>
            </w:pPr>
            <w:r w:rsidRPr="00C26C40">
              <w:rPr>
                <w:lang w:val="en-GB"/>
              </w:rPr>
              <w:t>1.1683</w:t>
            </w:r>
          </w:p>
        </w:tc>
      </w:tr>
    </w:tbl>
    <w:p w14:paraId="64C316DB" w14:textId="77777777" w:rsidR="00056F4A" w:rsidRPr="00C26C40" w:rsidRDefault="00056F4A" w:rsidP="00312BC3"/>
    <w:p w14:paraId="43BA891D" w14:textId="1ED822FD" w:rsidR="00312BC3" w:rsidRPr="00C26C40" w:rsidRDefault="00312BC3" w:rsidP="00312BC3">
      <w:r w:rsidRPr="00C26C40">
        <w:lastRenderedPageBreak/>
        <w:t>Stream CY-DUST (Outlet) — T = 30.00 °C, P = 1.2000 atm, From: CY-301 → To: Plant Boundary</w:t>
      </w:r>
    </w:p>
    <w:tbl>
      <w:tblPr>
        <w:tblStyle w:val="TableGrid"/>
        <w:tblW w:w="0" w:type="auto"/>
        <w:jc w:val="center"/>
        <w:tblLook w:val="04A0" w:firstRow="1" w:lastRow="0" w:firstColumn="1" w:lastColumn="0" w:noHBand="0" w:noVBand="1"/>
      </w:tblPr>
      <w:tblGrid>
        <w:gridCol w:w="4513"/>
        <w:gridCol w:w="4513"/>
      </w:tblGrid>
      <w:tr w:rsidR="00312BC3" w:rsidRPr="00C26C40" w14:paraId="1D202991" w14:textId="77777777" w:rsidTr="00870DFD">
        <w:trPr>
          <w:jc w:val="center"/>
        </w:trPr>
        <w:tc>
          <w:tcPr>
            <w:tcW w:w="4513" w:type="dxa"/>
            <w:shd w:val="clear" w:color="auto" w:fill="D9D9D9"/>
          </w:tcPr>
          <w:p w14:paraId="662AFB45"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19F668D3" w14:textId="77777777" w:rsidR="00312BC3" w:rsidRPr="00C26C40" w:rsidRDefault="00312BC3" w:rsidP="00870DFD">
            <w:pPr>
              <w:rPr>
                <w:lang w:val="en-GB"/>
              </w:rPr>
            </w:pPr>
            <w:r w:rsidRPr="00C26C40">
              <w:rPr>
                <w:b/>
                <w:sz w:val="22"/>
                <w:lang w:val="en-GB"/>
              </w:rPr>
              <w:t>Specific Enthalpy (kcal/kg)</w:t>
            </w:r>
          </w:p>
        </w:tc>
      </w:tr>
      <w:tr w:rsidR="00312BC3" w:rsidRPr="00C26C40" w14:paraId="38D31017" w14:textId="77777777" w:rsidTr="00870DFD">
        <w:trPr>
          <w:jc w:val="center"/>
        </w:trPr>
        <w:tc>
          <w:tcPr>
            <w:tcW w:w="4513" w:type="dxa"/>
          </w:tcPr>
          <w:p w14:paraId="75E75B04" w14:textId="50EF9AAF" w:rsidR="00312BC3" w:rsidRPr="00C26C40" w:rsidRDefault="00056F4A" w:rsidP="00870DFD">
            <w:pPr>
              <w:rPr>
                <w:lang w:val="en-GB"/>
              </w:rPr>
            </w:pPr>
            <m:oMathPara>
              <m:oMath>
                <m:r>
                  <w:rPr>
                    <w:rFonts w:ascii="Cambria Math" w:hAnsi="Cambria Math"/>
                    <w:lang w:val="en-GB"/>
                  </w:rPr>
                  <m:t>H₂O</m:t>
                </m:r>
              </m:oMath>
            </m:oMathPara>
          </w:p>
        </w:tc>
        <w:tc>
          <w:tcPr>
            <w:tcW w:w="4513" w:type="dxa"/>
          </w:tcPr>
          <w:p w14:paraId="479BA343" w14:textId="77777777" w:rsidR="00312BC3" w:rsidRPr="00C26C40" w:rsidRDefault="00312BC3" w:rsidP="00870DFD">
            <w:pPr>
              <w:rPr>
                <w:lang w:val="en-GB"/>
              </w:rPr>
            </w:pPr>
            <w:r w:rsidRPr="00C26C40">
              <w:rPr>
                <w:lang w:val="en-GB"/>
              </w:rPr>
              <w:t>-3,209.8410</w:t>
            </w:r>
          </w:p>
        </w:tc>
      </w:tr>
      <w:tr w:rsidR="00312BC3" w:rsidRPr="00C26C40" w14:paraId="0654557E" w14:textId="77777777" w:rsidTr="00870DFD">
        <w:trPr>
          <w:jc w:val="center"/>
        </w:trPr>
        <w:tc>
          <w:tcPr>
            <w:tcW w:w="4513" w:type="dxa"/>
          </w:tcPr>
          <w:p w14:paraId="141D1887" w14:textId="1ACA7281" w:rsidR="00312BC3" w:rsidRPr="00C26C40" w:rsidRDefault="00056F4A" w:rsidP="00870DFD">
            <w:pPr>
              <w:rPr>
                <w:lang w:val="en-GB"/>
              </w:rPr>
            </w:pPr>
            <m:oMathPara>
              <m:oMath>
                <m:r>
                  <w:rPr>
                    <w:rFonts w:ascii="Cambria Math" w:hAnsi="Cambria Math"/>
                    <w:lang w:val="en-GB"/>
                  </w:rPr>
                  <m:t>CO₂</m:t>
                </m:r>
              </m:oMath>
            </m:oMathPara>
          </w:p>
        </w:tc>
        <w:tc>
          <w:tcPr>
            <w:tcW w:w="4513" w:type="dxa"/>
          </w:tcPr>
          <w:p w14:paraId="3B42A22C" w14:textId="77777777" w:rsidR="00312BC3" w:rsidRPr="00C26C40" w:rsidRDefault="00312BC3" w:rsidP="00870DFD">
            <w:pPr>
              <w:rPr>
                <w:lang w:val="en-GB"/>
              </w:rPr>
            </w:pPr>
            <w:r w:rsidRPr="00C26C40">
              <w:rPr>
                <w:lang w:val="en-GB"/>
              </w:rPr>
              <w:t>-2,137.7081</w:t>
            </w:r>
          </w:p>
        </w:tc>
      </w:tr>
      <w:tr w:rsidR="00312BC3" w:rsidRPr="00C26C40" w14:paraId="5D6CF907" w14:textId="77777777" w:rsidTr="00870DFD">
        <w:trPr>
          <w:jc w:val="center"/>
        </w:trPr>
        <w:tc>
          <w:tcPr>
            <w:tcW w:w="4513" w:type="dxa"/>
          </w:tcPr>
          <w:p w14:paraId="6C607EA4" w14:textId="4457E1C9" w:rsidR="00312BC3" w:rsidRPr="00C26C40" w:rsidRDefault="00056F4A" w:rsidP="00870DFD">
            <w:pPr>
              <w:rPr>
                <w:lang w:val="en-GB"/>
              </w:rPr>
            </w:pPr>
            <m:oMathPara>
              <m:oMath>
                <m:r>
                  <w:rPr>
                    <w:rFonts w:ascii="Cambria Math" w:hAnsi="Cambria Math"/>
                    <w:lang w:val="en-GB"/>
                  </w:rPr>
                  <m:t>Al(OH)₃</m:t>
                </m:r>
              </m:oMath>
            </m:oMathPara>
          </w:p>
        </w:tc>
        <w:tc>
          <w:tcPr>
            <w:tcW w:w="4513" w:type="dxa"/>
          </w:tcPr>
          <w:p w14:paraId="4CE73870" w14:textId="77777777" w:rsidR="00312BC3" w:rsidRPr="00C26C40" w:rsidRDefault="00312BC3" w:rsidP="00870DFD">
            <w:pPr>
              <w:rPr>
                <w:lang w:val="en-GB"/>
              </w:rPr>
            </w:pPr>
            <w:r w:rsidRPr="00C26C40">
              <w:rPr>
                <w:lang w:val="en-GB"/>
              </w:rPr>
              <w:t>-3,924.6770</w:t>
            </w:r>
          </w:p>
        </w:tc>
      </w:tr>
      <w:tr w:rsidR="00312BC3" w:rsidRPr="00C26C40" w14:paraId="5C56542E" w14:textId="77777777" w:rsidTr="00870DFD">
        <w:trPr>
          <w:jc w:val="center"/>
        </w:trPr>
        <w:tc>
          <w:tcPr>
            <w:tcW w:w="4513" w:type="dxa"/>
          </w:tcPr>
          <w:p w14:paraId="389A614D" w14:textId="4437E4C6" w:rsidR="00312BC3" w:rsidRPr="00C26C40" w:rsidRDefault="00056F4A" w:rsidP="00870DFD">
            <w:pPr>
              <w:rPr>
                <w:lang w:val="en-GB"/>
              </w:rPr>
            </w:pPr>
            <m:oMathPara>
              <m:oMath>
                <m:r>
                  <w:rPr>
                    <w:rFonts w:ascii="Cambria Math" w:hAnsi="Cambria Math"/>
                    <w:lang w:val="en-GB"/>
                  </w:rPr>
                  <m:t>Fe₂O₃</m:t>
                </m:r>
              </m:oMath>
            </m:oMathPara>
          </w:p>
        </w:tc>
        <w:tc>
          <w:tcPr>
            <w:tcW w:w="4513" w:type="dxa"/>
          </w:tcPr>
          <w:p w14:paraId="1593A60F" w14:textId="77777777" w:rsidR="00312BC3" w:rsidRPr="00C26C40" w:rsidRDefault="00312BC3" w:rsidP="00870DFD">
            <w:pPr>
              <w:rPr>
                <w:lang w:val="en-GB"/>
              </w:rPr>
            </w:pPr>
            <w:r w:rsidRPr="00C26C40">
              <w:rPr>
                <w:lang w:val="en-GB"/>
              </w:rPr>
              <w:t>-1,232.8427</w:t>
            </w:r>
          </w:p>
        </w:tc>
      </w:tr>
      <w:tr w:rsidR="00312BC3" w:rsidRPr="00C26C40" w14:paraId="75892C7D" w14:textId="77777777" w:rsidTr="00870DFD">
        <w:trPr>
          <w:jc w:val="center"/>
        </w:trPr>
        <w:tc>
          <w:tcPr>
            <w:tcW w:w="4513" w:type="dxa"/>
          </w:tcPr>
          <w:p w14:paraId="76E85488" w14:textId="3976A1E5" w:rsidR="00312BC3" w:rsidRPr="00C26C40" w:rsidRDefault="00056F4A" w:rsidP="00870DFD">
            <w:pPr>
              <w:rPr>
                <w:lang w:val="en-GB"/>
              </w:rPr>
            </w:pPr>
            <m:oMathPara>
              <m:oMath>
                <m:r>
                  <w:rPr>
                    <w:rFonts w:ascii="Cambria Math" w:hAnsi="Cambria Math"/>
                    <w:lang w:val="en-GB"/>
                  </w:rPr>
                  <m:t>SiO₂</m:t>
                </m:r>
              </m:oMath>
            </m:oMathPara>
          </w:p>
        </w:tc>
        <w:tc>
          <w:tcPr>
            <w:tcW w:w="4513" w:type="dxa"/>
          </w:tcPr>
          <w:p w14:paraId="49FFCDDB" w14:textId="77777777" w:rsidR="00312BC3" w:rsidRPr="00C26C40" w:rsidRDefault="00312BC3" w:rsidP="00870DFD">
            <w:pPr>
              <w:rPr>
                <w:lang w:val="en-GB"/>
              </w:rPr>
            </w:pPr>
            <w:r w:rsidRPr="00C26C40">
              <w:rPr>
                <w:lang w:val="en-GB"/>
              </w:rPr>
              <w:t>-3,621.7265</w:t>
            </w:r>
          </w:p>
        </w:tc>
      </w:tr>
      <w:tr w:rsidR="00312BC3" w:rsidRPr="00C26C40" w14:paraId="7294373B" w14:textId="77777777" w:rsidTr="00870DFD">
        <w:trPr>
          <w:jc w:val="center"/>
        </w:trPr>
        <w:tc>
          <w:tcPr>
            <w:tcW w:w="4513" w:type="dxa"/>
          </w:tcPr>
          <w:p w14:paraId="2A7CA0C3" w14:textId="4A18F4AB" w:rsidR="00312BC3" w:rsidRPr="00C26C40" w:rsidRDefault="00056F4A" w:rsidP="00870DFD">
            <w:pPr>
              <w:rPr>
                <w:lang w:val="en-GB"/>
              </w:rPr>
            </w:pPr>
            <m:oMathPara>
              <m:oMath>
                <m:r>
                  <w:rPr>
                    <w:rFonts w:ascii="Cambria Math" w:hAnsi="Cambria Math"/>
                    <w:lang w:val="en-GB"/>
                  </w:rPr>
                  <m:t>TiO₂</m:t>
                </m:r>
              </m:oMath>
            </m:oMathPara>
          </w:p>
        </w:tc>
        <w:tc>
          <w:tcPr>
            <w:tcW w:w="4513" w:type="dxa"/>
          </w:tcPr>
          <w:p w14:paraId="0A301B4E" w14:textId="77777777" w:rsidR="00312BC3" w:rsidRPr="00C26C40" w:rsidRDefault="00312BC3" w:rsidP="00870DFD">
            <w:pPr>
              <w:rPr>
                <w:lang w:val="en-GB"/>
              </w:rPr>
            </w:pPr>
            <w:r w:rsidRPr="00C26C40">
              <w:rPr>
                <w:lang w:val="en-GB"/>
              </w:rPr>
              <w:t>-2,825.9645</w:t>
            </w:r>
          </w:p>
        </w:tc>
      </w:tr>
      <w:tr w:rsidR="00312BC3" w:rsidRPr="00C26C40" w14:paraId="3ECE157F" w14:textId="77777777" w:rsidTr="00870DFD">
        <w:trPr>
          <w:jc w:val="center"/>
        </w:trPr>
        <w:tc>
          <w:tcPr>
            <w:tcW w:w="4513" w:type="dxa"/>
          </w:tcPr>
          <w:p w14:paraId="3B17BF9B" w14:textId="5586A4E6" w:rsidR="00312BC3" w:rsidRPr="00C26C40" w:rsidRDefault="00056F4A" w:rsidP="00870DFD">
            <w:pPr>
              <w:rPr>
                <w:lang w:val="en-GB"/>
              </w:rPr>
            </w:pPr>
            <m:oMathPara>
              <m:oMath>
                <m:r>
                  <w:rPr>
                    <w:rFonts w:ascii="Cambria Math" w:hAnsi="Cambria Math"/>
                    <w:lang w:val="en-GB"/>
                  </w:rPr>
                  <m:t>K₂O</m:t>
                </m:r>
              </m:oMath>
            </m:oMathPara>
          </w:p>
        </w:tc>
        <w:tc>
          <w:tcPr>
            <w:tcW w:w="4513" w:type="dxa"/>
          </w:tcPr>
          <w:p w14:paraId="191E69D0" w14:textId="77777777" w:rsidR="00312BC3" w:rsidRPr="00C26C40" w:rsidRDefault="00312BC3" w:rsidP="00870DFD">
            <w:pPr>
              <w:rPr>
                <w:lang w:val="en-GB"/>
              </w:rPr>
            </w:pPr>
            <w:r w:rsidRPr="00C26C40">
              <w:rPr>
                <w:lang w:val="en-GB"/>
              </w:rPr>
              <w:t>-920.4180</w:t>
            </w:r>
          </w:p>
        </w:tc>
      </w:tr>
      <w:tr w:rsidR="00312BC3" w:rsidRPr="00C26C40" w14:paraId="500E1F0B" w14:textId="77777777" w:rsidTr="00870DFD">
        <w:trPr>
          <w:jc w:val="center"/>
        </w:trPr>
        <w:tc>
          <w:tcPr>
            <w:tcW w:w="4513" w:type="dxa"/>
          </w:tcPr>
          <w:p w14:paraId="031B872D" w14:textId="6BA15F69" w:rsidR="00312BC3" w:rsidRPr="00C26C40" w:rsidRDefault="00056F4A" w:rsidP="00870DFD">
            <w:pPr>
              <w:rPr>
                <w:lang w:val="en-GB"/>
              </w:rPr>
            </w:pPr>
            <m:oMathPara>
              <m:oMath>
                <m:r>
                  <w:rPr>
                    <w:rFonts w:ascii="Cambria Math" w:hAnsi="Cambria Math"/>
                    <w:lang w:val="en-GB"/>
                  </w:rPr>
                  <m:t>Na₂O</m:t>
                </m:r>
              </m:oMath>
            </m:oMathPara>
          </w:p>
        </w:tc>
        <w:tc>
          <w:tcPr>
            <w:tcW w:w="4513" w:type="dxa"/>
          </w:tcPr>
          <w:p w14:paraId="521D7B40" w14:textId="77777777" w:rsidR="00312BC3" w:rsidRPr="00C26C40" w:rsidRDefault="00312BC3" w:rsidP="00870DFD">
            <w:pPr>
              <w:rPr>
                <w:lang w:val="en-GB"/>
              </w:rPr>
            </w:pPr>
            <w:r w:rsidRPr="00C26C40">
              <w:rPr>
                <w:lang w:val="en-GB"/>
              </w:rPr>
              <w:t>-1,598.3095</w:t>
            </w:r>
          </w:p>
        </w:tc>
      </w:tr>
      <w:tr w:rsidR="00312BC3" w:rsidRPr="00C26C40" w14:paraId="06BF6DA6" w14:textId="77777777" w:rsidTr="00870DFD">
        <w:trPr>
          <w:jc w:val="center"/>
        </w:trPr>
        <w:tc>
          <w:tcPr>
            <w:tcW w:w="4513" w:type="dxa"/>
          </w:tcPr>
          <w:p w14:paraId="48C9BCD7" w14:textId="3E8E07FA" w:rsidR="00312BC3" w:rsidRPr="00C26C40" w:rsidRDefault="00056F4A" w:rsidP="00870DFD">
            <w:pPr>
              <w:rPr>
                <w:lang w:val="en-GB"/>
              </w:rPr>
            </w:pPr>
            <m:oMathPara>
              <m:oMath>
                <m:r>
                  <w:rPr>
                    <w:rFonts w:ascii="Cambria Math" w:hAnsi="Cambria Math"/>
                    <w:lang w:val="en-GB"/>
                  </w:rPr>
                  <m:t>MgO</m:t>
                </m:r>
              </m:oMath>
            </m:oMathPara>
          </w:p>
        </w:tc>
        <w:tc>
          <w:tcPr>
            <w:tcW w:w="4513" w:type="dxa"/>
          </w:tcPr>
          <w:p w14:paraId="7E5E67C2" w14:textId="77777777" w:rsidR="00312BC3" w:rsidRPr="00C26C40" w:rsidRDefault="00312BC3" w:rsidP="00870DFD">
            <w:pPr>
              <w:rPr>
                <w:lang w:val="en-GB"/>
              </w:rPr>
            </w:pPr>
            <w:r w:rsidRPr="00C26C40">
              <w:rPr>
                <w:lang w:val="en-GB"/>
              </w:rPr>
              <w:t>-3,565.7368</w:t>
            </w:r>
          </w:p>
        </w:tc>
      </w:tr>
      <w:tr w:rsidR="00312BC3" w:rsidRPr="00C26C40" w14:paraId="7CFFFE7E" w14:textId="77777777" w:rsidTr="00870DFD">
        <w:trPr>
          <w:jc w:val="center"/>
        </w:trPr>
        <w:tc>
          <w:tcPr>
            <w:tcW w:w="4513" w:type="dxa"/>
          </w:tcPr>
          <w:p w14:paraId="78DE29A1" w14:textId="23A2EF19" w:rsidR="00312BC3" w:rsidRPr="00C26C40" w:rsidRDefault="00056F4A" w:rsidP="00870DFD">
            <w:pPr>
              <w:rPr>
                <w:lang w:val="en-GB"/>
              </w:rPr>
            </w:pPr>
            <m:oMathPara>
              <m:oMath>
                <m:r>
                  <w:rPr>
                    <w:rFonts w:ascii="Cambria Math" w:hAnsi="Cambria Math"/>
                    <w:lang w:val="en-GB"/>
                  </w:rPr>
                  <m:t>CO</m:t>
                </m:r>
              </m:oMath>
            </m:oMathPara>
          </w:p>
        </w:tc>
        <w:tc>
          <w:tcPr>
            <w:tcW w:w="4513" w:type="dxa"/>
          </w:tcPr>
          <w:p w14:paraId="7DF00BC2" w14:textId="77777777" w:rsidR="00312BC3" w:rsidRPr="00C26C40" w:rsidRDefault="00312BC3" w:rsidP="00870DFD">
            <w:pPr>
              <w:rPr>
                <w:lang w:val="en-GB"/>
              </w:rPr>
            </w:pPr>
            <w:r w:rsidRPr="00C26C40">
              <w:rPr>
                <w:lang w:val="en-GB"/>
              </w:rPr>
              <w:t>-942.6908</w:t>
            </w:r>
          </w:p>
        </w:tc>
      </w:tr>
      <w:tr w:rsidR="00312BC3" w:rsidRPr="00C26C40" w14:paraId="316099DA" w14:textId="77777777" w:rsidTr="00870DFD">
        <w:trPr>
          <w:jc w:val="center"/>
        </w:trPr>
        <w:tc>
          <w:tcPr>
            <w:tcW w:w="4513" w:type="dxa"/>
          </w:tcPr>
          <w:p w14:paraId="03D33312" w14:textId="79EF1385" w:rsidR="00312BC3" w:rsidRPr="00C26C40" w:rsidRDefault="00056F4A" w:rsidP="00870DFD">
            <w:pPr>
              <w:rPr>
                <w:lang w:val="en-GB"/>
              </w:rPr>
            </w:pPr>
            <m:oMathPara>
              <m:oMath>
                <m:r>
                  <w:rPr>
                    <w:rFonts w:ascii="Cambria Math" w:hAnsi="Cambria Math"/>
                    <w:lang w:val="en-GB"/>
                  </w:rPr>
                  <m:t>Fe₃O₄</m:t>
                </m:r>
              </m:oMath>
            </m:oMathPara>
          </w:p>
        </w:tc>
        <w:tc>
          <w:tcPr>
            <w:tcW w:w="4513" w:type="dxa"/>
          </w:tcPr>
          <w:p w14:paraId="585AE06D" w14:textId="77777777" w:rsidR="00312BC3" w:rsidRPr="00C26C40" w:rsidRDefault="00312BC3" w:rsidP="00870DFD">
            <w:pPr>
              <w:rPr>
                <w:lang w:val="en-GB"/>
              </w:rPr>
            </w:pPr>
            <w:r w:rsidRPr="00C26C40">
              <w:rPr>
                <w:lang w:val="en-GB"/>
              </w:rPr>
              <w:t>-1,153.6674</w:t>
            </w:r>
          </w:p>
        </w:tc>
      </w:tr>
      <w:tr w:rsidR="00312BC3" w:rsidRPr="00C26C40" w14:paraId="00DF14FA" w14:textId="77777777" w:rsidTr="00870DFD">
        <w:trPr>
          <w:jc w:val="center"/>
        </w:trPr>
        <w:tc>
          <w:tcPr>
            <w:tcW w:w="4513" w:type="dxa"/>
          </w:tcPr>
          <w:p w14:paraId="61FB1B62" w14:textId="431CCD2A" w:rsidR="00312BC3" w:rsidRPr="00C26C40" w:rsidRDefault="00056F4A" w:rsidP="00870DFD">
            <w:pPr>
              <w:rPr>
                <w:lang w:val="en-GB"/>
              </w:rPr>
            </w:pPr>
            <m:oMathPara>
              <m:oMath>
                <m:r>
                  <w:rPr>
                    <w:rFonts w:ascii="Cambria Math" w:hAnsi="Cambria Math"/>
                    <w:lang w:val="en-GB"/>
                  </w:rPr>
                  <m:t>Al₂O₃</m:t>
                </m:r>
              </m:oMath>
            </m:oMathPara>
          </w:p>
        </w:tc>
        <w:tc>
          <w:tcPr>
            <w:tcW w:w="4513" w:type="dxa"/>
          </w:tcPr>
          <w:p w14:paraId="79565A9C" w14:textId="77777777" w:rsidR="00312BC3" w:rsidRPr="00C26C40" w:rsidRDefault="00312BC3" w:rsidP="00870DFD">
            <w:pPr>
              <w:rPr>
                <w:lang w:val="en-GB"/>
              </w:rPr>
            </w:pPr>
            <w:r w:rsidRPr="00C26C40">
              <w:rPr>
                <w:lang w:val="en-GB"/>
              </w:rPr>
              <w:t>-3,927.0516</w:t>
            </w:r>
          </w:p>
        </w:tc>
      </w:tr>
      <w:tr w:rsidR="00312BC3" w:rsidRPr="00C26C40" w14:paraId="7A86D50B" w14:textId="77777777" w:rsidTr="00870DFD">
        <w:trPr>
          <w:jc w:val="center"/>
        </w:trPr>
        <w:tc>
          <w:tcPr>
            <w:tcW w:w="4513" w:type="dxa"/>
          </w:tcPr>
          <w:p w14:paraId="09346981" w14:textId="3270001F" w:rsidR="00312BC3" w:rsidRPr="00C26C40" w:rsidRDefault="00056F4A" w:rsidP="00870DFD">
            <w:pPr>
              <w:rPr>
                <w:lang w:val="en-GB"/>
              </w:rPr>
            </w:pPr>
            <m:oMathPara>
              <m:oMath>
                <m:r>
                  <w:rPr>
                    <w:rFonts w:ascii="Cambria Math" w:hAnsi="Cambria Math"/>
                    <w:lang w:val="en-GB"/>
                  </w:rPr>
                  <m:t>N₂</m:t>
                </m:r>
              </m:oMath>
            </m:oMathPara>
          </w:p>
        </w:tc>
        <w:tc>
          <w:tcPr>
            <w:tcW w:w="4513" w:type="dxa"/>
          </w:tcPr>
          <w:p w14:paraId="3AC0338F" w14:textId="77777777" w:rsidR="00312BC3" w:rsidRPr="00C26C40" w:rsidRDefault="00312BC3" w:rsidP="00870DFD">
            <w:pPr>
              <w:rPr>
                <w:lang w:val="en-GB"/>
              </w:rPr>
            </w:pPr>
            <w:r w:rsidRPr="00C26C40">
              <w:rPr>
                <w:lang w:val="en-GB"/>
              </w:rPr>
              <w:t>1.1683</w:t>
            </w:r>
          </w:p>
        </w:tc>
      </w:tr>
    </w:tbl>
    <w:p w14:paraId="1CABA9AF" w14:textId="77777777" w:rsidR="00056F4A" w:rsidRPr="00C26C40" w:rsidRDefault="00056F4A" w:rsidP="00312BC3">
      <w:pPr>
        <w:spacing w:before="160"/>
        <w:rPr>
          <w:b/>
        </w:rPr>
      </w:pPr>
    </w:p>
    <w:p w14:paraId="21A7F24C" w14:textId="544CAD92" w:rsidR="00312BC3" w:rsidRPr="00C26C40" w:rsidRDefault="00312BC3" w:rsidP="00056F4A">
      <w:pPr>
        <w:pStyle w:val="Heading4"/>
      </w:pPr>
      <w:r w:rsidRPr="00C26C40">
        <w:t>CP-301 — Gas Compressor / Fan</w:t>
      </w:r>
    </w:p>
    <w:p w14:paraId="43070548" w14:textId="1ED6FAB8" w:rsidR="00312BC3" w:rsidRPr="00C26C40" w:rsidRDefault="00312BC3" w:rsidP="00312BC3">
      <w:r w:rsidRPr="00C26C40">
        <w:t xml:space="preserve">Unit CP-301 (Gas Compressor / Fan, Rotating Equipment (Compressor)) is classified as thermally neutral / adiabatic </w:t>
      </w:r>
      <w:r w:rsidR="00056F4A" w:rsidRPr="00C26C40">
        <w:t>based on</w:t>
      </w:r>
      <w:r w:rsidRPr="00C26C40">
        <w:t xml:space="preserve"> the Aspen Plus stream enthalpy data. The total inlet enthalpy flow is -0.0228 Gcal/hr and the total outlet enthalpy flow is -0.0226 Gcal/hr, giving a net ΔḤ of 0.0002 Gcal/hr.</w:t>
      </w:r>
    </w:p>
    <w:p w14:paraId="7F62736B" w14:textId="77777777" w:rsidR="00312BC3" w:rsidRPr="00C26C40" w:rsidRDefault="00312BC3" w:rsidP="00312BC3">
      <w:r w:rsidRPr="00C26C40">
        <w:t>Thermally neutral — negligible net enthalpy change across the unit (adiabatic / pass-through).</w:t>
      </w:r>
    </w:p>
    <w:p w14:paraId="7EF2CF05" w14:textId="77777777" w:rsidR="00312BC3" w:rsidRPr="00C26C40" w:rsidRDefault="00312BC3" w:rsidP="00312BC3">
      <w:r w:rsidRPr="00C26C40">
        <w:t>Table A — Stream Enthalpy Flow Summary:</w:t>
      </w:r>
    </w:p>
    <w:tbl>
      <w:tblPr>
        <w:tblStyle w:val="TableGrid"/>
        <w:tblW w:w="0" w:type="auto"/>
        <w:jc w:val="center"/>
        <w:tblLook w:val="04A0" w:firstRow="1" w:lastRow="0" w:firstColumn="1" w:lastColumn="0" w:noHBand="0" w:noVBand="1"/>
      </w:tblPr>
      <w:tblGrid>
        <w:gridCol w:w="3009"/>
        <w:gridCol w:w="3009"/>
        <w:gridCol w:w="3009"/>
      </w:tblGrid>
      <w:tr w:rsidR="00312BC3" w:rsidRPr="00C26C40" w14:paraId="5EEEC623" w14:textId="77777777" w:rsidTr="00870DFD">
        <w:trPr>
          <w:jc w:val="center"/>
        </w:trPr>
        <w:tc>
          <w:tcPr>
            <w:tcW w:w="3009" w:type="dxa"/>
            <w:shd w:val="clear" w:color="auto" w:fill="D9D9D9"/>
          </w:tcPr>
          <w:p w14:paraId="43FCFC76" w14:textId="77777777" w:rsidR="00312BC3" w:rsidRPr="00C26C40" w:rsidRDefault="00312BC3" w:rsidP="00870DFD">
            <w:pPr>
              <w:rPr>
                <w:lang w:val="en-GB"/>
              </w:rPr>
            </w:pPr>
            <w:r w:rsidRPr="00C26C40">
              <w:rPr>
                <w:b/>
                <w:sz w:val="22"/>
                <w:lang w:val="en-GB"/>
              </w:rPr>
              <w:t>Stream / Term</w:t>
            </w:r>
          </w:p>
        </w:tc>
        <w:tc>
          <w:tcPr>
            <w:tcW w:w="3009" w:type="dxa"/>
            <w:shd w:val="clear" w:color="auto" w:fill="D9D9D9"/>
          </w:tcPr>
          <w:p w14:paraId="5B6E0844" w14:textId="77777777" w:rsidR="00312BC3" w:rsidRPr="00C26C40" w:rsidRDefault="00312BC3" w:rsidP="00870DFD">
            <w:pPr>
              <w:rPr>
                <w:lang w:val="en-GB"/>
              </w:rPr>
            </w:pPr>
            <w:r w:rsidRPr="00C26C40">
              <w:rPr>
                <w:b/>
                <w:sz w:val="22"/>
                <w:lang w:val="en-GB"/>
              </w:rPr>
              <w:t>Direction</w:t>
            </w:r>
          </w:p>
        </w:tc>
        <w:tc>
          <w:tcPr>
            <w:tcW w:w="3009" w:type="dxa"/>
            <w:shd w:val="clear" w:color="auto" w:fill="D9D9D9"/>
          </w:tcPr>
          <w:p w14:paraId="27400AE5" w14:textId="77777777" w:rsidR="00312BC3" w:rsidRPr="00C26C40" w:rsidRDefault="00312BC3" w:rsidP="00870DFD">
            <w:pPr>
              <w:rPr>
                <w:lang w:val="en-GB"/>
              </w:rPr>
            </w:pPr>
            <w:r w:rsidRPr="00C26C40">
              <w:rPr>
                <w:b/>
                <w:sz w:val="22"/>
                <w:lang w:val="en-GB"/>
              </w:rPr>
              <w:t>Enthalpy Flow (Gcal/hr)</w:t>
            </w:r>
          </w:p>
        </w:tc>
      </w:tr>
      <w:tr w:rsidR="00312BC3" w:rsidRPr="00C26C40" w14:paraId="38FA8448" w14:textId="77777777" w:rsidTr="00870DFD">
        <w:trPr>
          <w:jc w:val="center"/>
        </w:trPr>
        <w:tc>
          <w:tcPr>
            <w:tcW w:w="3009" w:type="dxa"/>
          </w:tcPr>
          <w:p w14:paraId="0934097B" w14:textId="77777777" w:rsidR="00312BC3" w:rsidRPr="00C26C40" w:rsidRDefault="00312BC3" w:rsidP="00870DFD">
            <w:pPr>
              <w:rPr>
                <w:lang w:val="en-GB"/>
              </w:rPr>
            </w:pPr>
            <w:r w:rsidRPr="00C26C40">
              <w:rPr>
                <w:lang w:val="en-GB"/>
              </w:rPr>
              <w:t>304</w:t>
            </w:r>
          </w:p>
        </w:tc>
        <w:tc>
          <w:tcPr>
            <w:tcW w:w="3009" w:type="dxa"/>
          </w:tcPr>
          <w:p w14:paraId="2C5C6237" w14:textId="77777777" w:rsidR="00312BC3" w:rsidRPr="00C26C40" w:rsidRDefault="00312BC3" w:rsidP="00870DFD">
            <w:pPr>
              <w:rPr>
                <w:lang w:val="en-GB"/>
              </w:rPr>
            </w:pPr>
            <w:r w:rsidRPr="00C26C40">
              <w:rPr>
                <w:lang w:val="en-GB"/>
              </w:rPr>
              <w:t>Inlet</w:t>
            </w:r>
          </w:p>
        </w:tc>
        <w:tc>
          <w:tcPr>
            <w:tcW w:w="3009" w:type="dxa"/>
          </w:tcPr>
          <w:p w14:paraId="6F30AA19" w14:textId="77777777" w:rsidR="00312BC3" w:rsidRPr="00C26C40" w:rsidRDefault="00312BC3" w:rsidP="00870DFD">
            <w:pPr>
              <w:rPr>
                <w:lang w:val="en-GB"/>
              </w:rPr>
            </w:pPr>
            <w:r w:rsidRPr="00C26C40">
              <w:rPr>
                <w:lang w:val="en-GB"/>
              </w:rPr>
              <w:t>-0.0228</w:t>
            </w:r>
          </w:p>
        </w:tc>
      </w:tr>
      <w:tr w:rsidR="00312BC3" w:rsidRPr="00C26C40" w14:paraId="20EFF100" w14:textId="77777777" w:rsidTr="00870DFD">
        <w:trPr>
          <w:jc w:val="center"/>
        </w:trPr>
        <w:tc>
          <w:tcPr>
            <w:tcW w:w="3009" w:type="dxa"/>
          </w:tcPr>
          <w:p w14:paraId="7DB19A17" w14:textId="77777777" w:rsidR="00312BC3" w:rsidRPr="00C26C40" w:rsidRDefault="00312BC3" w:rsidP="00870DFD">
            <w:pPr>
              <w:rPr>
                <w:lang w:val="en-GB"/>
              </w:rPr>
            </w:pPr>
            <w:r w:rsidRPr="00C26C40">
              <w:rPr>
                <w:b/>
                <w:lang w:val="en-GB"/>
              </w:rPr>
              <w:t>Total Inlet</w:t>
            </w:r>
          </w:p>
        </w:tc>
        <w:tc>
          <w:tcPr>
            <w:tcW w:w="3009" w:type="dxa"/>
          </w:tcPr>
          <w:p w14:paraId="21715FB1" w14:textId="77777777" w:rsidR="00312BC3" w:rsidRPr="00C26C40" w:rsidRDefault="00312BC3" w:rsidP="00870DFD">
            <w:pPr>
              <w:rPr>
                <w:lang w:val="en-GB"/>
              </w:rPr>
            </w:pPr>
            <w:r w:rsidRPr="00C26C40">
              <w:rPr>
                <w:b/>
                <w:lang w:val="en-GB"/>
              </w:rPr>
              <w:t>—</w:t>
            </w:r>
          </w:p>
        </w:tc>
        <w:tc>
          <w:tcPr>
            <w:tcW w:w="3009" w:type="dxa"/>
          </w:tcPr>
          <w:p w14:paraId="1570BC2E" w14:textId="77777777" w:rsidR="00312BC3" w:rsidRPr="00C26C40" w:rsidRDefault="00312BC3" w:rsidP="00870DFD">
            <w:pPr>
              <w:rPr>
                <w:lang w:val="en-GB"/>
              </w:rPr>
            </w:pPr>
            <w:r w:rsidRPr="00C26C40">
              <w:rPr>
                <w:b/>
                <w:lang w:val="en-GB"/>
              </w:rPr>
              <w:t>-0.0228</w:t>
            </w:r>
          </w:p>
        </w:tc>
      </w:tr>
      <w:tr w:rsidR="00312BC3" w:rsidRPr="00C26C40" w14:paraId="146CC5FD" w14:textId="77777777" w:rsidTr="00870DFD">
        <w:trPr>
          <w:jc w:val="center"/>
        </w:trPr>
        <w:tc>
          <w:tcPr>
            <w:tcW w:w="3009" w:type="dxa"/>
          </w:tcPr>
          <w:p w14:paraId="2FFD60FF" w14:textId="77777777" w:rsidR="00312BC3" w:rsidRPr="00C26C40" w:rsidRDefault="00312BC3" w:rsidP="00870DFD">
            <w:pPr>
              <w:rPr>
                <w:lang w:val="en-GB"/>
              </w:rPr>
            </w:pPr>
            <w:r w:rsidRPr="00C26C40">
              <w:rPr>
                <w:lang w:val="en-GB"/>
              </w:rPr>
              <w:lastRenderedPageBreak/>
              <w:t>304B</w:t>
            </w:r>
          </w:p>
        </w:tc>
        <w:tc>
          <w:tcPr>
            <w:tcW w:w="3009" w:type="dxa"/>
          </w:tcPr>
          <w:p w14:paraId="267EE1DE" w14:textId="77777777" w:rsidR="00312BC3" w:rsidRPr="00C26C40" w:rsidRDefault="00312BC3" w:rsidP="00870DFD">
            <w:pPr>
              <w:rPr>
                <w:lang w:val="en-GB"/>
              </w:rPr>
            </w:pPr>
            <w:r w:rsidRPr="00C26C40">
              <w:rPr>
                <w:lang w:val="en-GB"/>
              </w:rPr>
              <w:t>Outlet</w:t>
            </w:r>
          </w:p>
        </w:tc>
        <w:tc>
          <w:tcPr>
            <w:tcW w:w="3009" w:type="dxa"/>
          </w:tcPr>
          <w:p w14:paraId="6CABC335" w14:textId="77777777" w:rsidR="00312BC3" w:rsidRPr="00C26C40" w:rsidRDefault="00312BC3" w:rsidP="00870DFD">
            <w:pPr>
              <w:rPr>
                <w:lang w:val="en-GB"/>
              </w:rPr>
            </w:pPr>
            <w:r w:rsidRPr="00C26C40">
              <w:rPr>
                <w:lang w:val="en-GB"/>
              </w:rPr>
              <w:t>-0.0226</w:t>
            </w:r>
          </w:p>
        </w:tc>
      </w:tr>
      <w:tr w:rsidR="00312BC3" w:rsidRPr="00C26C40" w14:paraId="7EC7E671" w14:textId="77777777" w:rsidTr="00870DFD">
        <w:trPr>
          <w:jc w:val="center"/>
        </w:trPr>
        <w:tc>
          <w:tcPr>
            <w:tcW w:w="3009" w:type="dxa"/>
          </w:tcPr>
          <w:p w14:paraId="2BF42698" w14:textId="77777777" w:rsidR="00312BC3" w:rsidRPr="00C26C40" w:rsidRDefault="00312BC3" w:rsidP="00870DFD">
            <w:pPr>
              <w:rPr>
                <w:lang w:val="en-GB"/>
              </w:rPr>
            </w:pPr>
            <w:r w:rsidRPr="00C26C40">
              <w:rPr>
                <w:b/>
                <w:lang w:val="en-GB"/>
              </w:rPr>
              <w:t>Total Outlet</w:t>
            </w:r>
          </w:p>
        </w:tc>
        <w:tc>
          <w:tcPr>
            <w:tcW w:w="3009" w:type="dxa"/>
          </w:tcPr>
          <w:p w14:paraId="50796B16" w14:textId="77777777" w:rsidR="00312BC3" w:rsidRPr="00C26C40" w:rsidRDefault="00312BC3" w:rsidP="00870DFD">
            <w:pPr>
              <w:rPr>
                <w:lang w:val="en-GB"/>
              </w:rPr>
            </w:pPr>
            <w:r w:rsidRPr="00C26C40">
              <w:rPr>
                <w:b/>
                <w:lang w:val="en-GB"/>
              </w:rPr>
              <w:t>—</w:t>
            </w:r>
          </w:p>
        </w:tc>
        <w:tc>
          <w:tcPr>
            <w:tcW w:w="3009" w:type="dxa"/>
          </w:tcPr>
          <w:p w14:paraId="5D0E0AF9" w14:textId="77777777" w:rsidR="00312BC3" w:rsidRPr="00C26C40" w:rsidRDefault="00312BC3" w:rsidP="00870DFD">
            <w:pPr>
              <w:rPr>
                <w:lang w:val="en-GB"/>
              </w:rPr>
            </w:pPr>
            <w:r w:rsidRPr="00C26C40">
              <w:rPr>
                <w:b/>
                <w:lang w:val="en-GB"/>
              </w:rPr>
              <w:t>-0.0226</w:t>
            </w:r>
          </w:p>
        </w:tc>
      </w:tr>
      <w:tr w:rsidR="00312BC3" w:rsidRPr="00C26C40" w14:paraId="4BB0B26A" w14:textId="77777777" w:rsidTr="00870DFD">
        <w:trPr>
          <w:jc w:val="center"/>
        </w:trPr>
        <w:tc>
          <w:tcPr>
            <w:tcW w:w="3009" w:type="dxa"/>
          </w:tcPr>
          <w:p w14:paraId="55E08425" w14:textId="77777777" w:rsidR="00312BC3" w:rsidRPr="00C26C40" w:rsidRDefault="00312BC3" w:rsidP="00870DFD">
            <w:pPr>
              <w:rPr>
                <w:lang w:val="en-GB"/>
              </w:rPr>
            </w:pPr>
            <w:r w:rsidRPr="00C26C40">
              <w:rPr>
                <w:b/>
                <w:lang w:val="en-GB"/>
              </w:rPr>
              <w:t>ΔḤ (Net)</w:t>
            </w:r>
          </w:p>
        </w:tc>
        <w:tc>
          <w:tcPr>
            <w:tcW w:w="3009" w:type="dxa"/>
          </w:tcPr>
          <w:p w14:paraId="213A6C77" w14:textId="77777777" w:rsidR="00312BC3" w:rsidRPr="00C26C40" w:rsidRDefault="00312BC3" w:rsidP="00870DFD">
            <w:pPr>
              <w:rPr>
                <w:lang w:val="en-GB"/>
              </w:rPr>
            </w:pPr>
            <w:r w:rsidRPr="00C26C40">
              <w:rPr>
                <w:b/>
                <w:lang w:val="en-GB"/>
              </w:rPr>
              <w:t>Net</w:t>
            </w:r>
          </w:p>
        </w:tc>
        <w:tc>
          <w:tcPr>
            <w:tcW w:w="3009" w:type="dxa"/>
          </w:tcPr>
          <w:p w14:paraId="595FCFB8" w14:textId="77777777" w:rsidR="00312BC3" w:rsidRPr="00C26C40" w:rsidRDefault="00312BC3" w:rsidP="00870DFD">
            <w:pPr>
              <w:rPr>
                <w:lang w:val="en-GB"/>
              </w:rPr>
            </w:pPr>
            <w:r w:rsidRPr="00C26C40">
              <w:rPr>
                <w:b/>
                <w:lang w:val="en-GB"/>
              </w:rPr>
              <w:t>0.0002</w:t>
            </w:r>
          </w:p>
        </w:tc>
      </w:tr>
    </w:tbl>
    <w:p w14:paraId="67BFA4D8" w14:textId="77777777" w:rsidR="00056F4A" w:rsidRPr="00C26C40" w:rsidRDefault="00056F4A" w:rsidP="00312BC3"/>
    <w:p w14:paraId="54B96DEA" w14:textId="385D20CA" w:rsidR="00312BC3" w:rsidRPr="00C26C40" w:rsidRDefault="00312BC3" w:rsidP="00312BC3">
      <w:r w:rsidRPr="00C26C40">
        <w:t>Table B — Component-Specific Enthalpy (kcal/kg) per stream:</w:t>
      </w:r>
    </w:p>
    <w:p w14:paraId="68BA88F1" w14:textId="695D3856" w:rsidR="00312BC3" w:rsidRPr="00C26C40" w:rsidRDefault="00312BC3" w:rsidP="00312BC3">
      <w:r w:rsidRPr="00C26C40">
        <w:t>Stream 304 (Inlet) — T = 30.00 °C, P = 1.2000 atm</w:t>
      </w:r>
    </w:p>
    <w:tbl>
      <w:tblPr>
        <w:tblStyle w:val="TableGrid"/>
        <w:tblW w:w="0" w:type="auto"/>
        <w:jc w:val="center"/>
        <w:tblLook w:val="04A0" w:firstRow="1" w:lastRow="0" w:firstColumn="1" w:lastColumn="0" w:noHBand="0" w:noVBand="1"/>
      </w:tblPr>
      <w:tblGrid>
        <w:gridCol w:w="4513"/>
        <w:gridCol w:w="4513"/>
      </w:tblGrid>
      <w:tr w:rsidR="00312BC3" w:rsidRPr="00C26C40" w14:paraId="50F3A4A0" w14:textId="77777777" w:rsidTr="00870DFD">
        <w:trPr>
          <w:jc w:val="center"/>
        </w:trPr>
        <w:tc>
          <w:tcPr>
            <w:tcW w:w="4513" w:type="dxa"/>
            <w:shd w:val="clear" w:color="auto" w:fill="D9D9D9"/>
          </w:tcPr>
          <w:p w14:paraId="572464B5"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2A3867D2" w14:textId="77777777" w:rsidR="00312BC3" w:rsidRPr="00C26C40" w:rsidRDefault="00312BC3" w:rsidP="00870DFD">
            <w:pPr>
              <w:rPr>
                <w:lang w:val="en-GB"/>
              </w:rPr>
            </w:pPr>
            <w:r w:rsidRPr="00C26C40">
              <w:rPr>
                <w:b/>
                <w:sz w:val="22"/>
                <w:lang w:val="en-GB"/>
              </w:rPr>
              <w:t>Specific Enthalpy (kcal/kg)</w:t>
            </w:r>
          </w:p>
        </w:tc>
      </w:tr>
      <w:tr w:rsidR="00312BC3" w:rsidRPr="00C26C40" w14:paraId="0E6A42F2" w14:textId="77777777" w:rsidTr="00870DFD">
        <w:trPr>
          <w:jc w:val="center"/>
        </w:trPr>
        <w:tc>
          <w:tcPr>
            <w:tcW w:w="4513" w:type="dxa"/>
          </w:tcPr>
          <w:p w14:paraId="2DFF76F3" w14:textId="1F6FF0B6" w:rsidR="00312BC3" w:rsidRPr="00C26C40" w:rsidRDefault="00056F4A" w:rsidP="00870DFD">
            <w:pPr>
              <w:rPr>
                <w:lang w:val="en-GB"/>
              </w:rPr>
            </w:pPr>
            <m:oMathPara>
              <m:oMath>
                <m:r>
                  <w:rPr>
                    <w:rFonts w:ascii="Cambria Math" w:hAnsi="Cambria Math"/>
                    <w:lang w:val="en-GB"/>
                  </w:rPr>
                  <m:t>H₂O</m:t>
                </m:r>
              </m:oMath>
            </m:oMathPara>
          </w:p>
        </w:tc>
        <w:tc>
          <w:tcPr>
            <w:tcW w:w="4513" w:type="dxa"/>
          </w:tcPr>
          <w:p w14:paraId="3C83268A" w14:textId="77777777" w:rsidR="00312BC3" w:rsidRPr="00C26C40" w:rsidRDefault="00312BC3" w:rsidP="00870DFD">
            <w:pPr>
              <w:rPr>
                <w:lang w:val="en-GB"/>
              </w:rPr>
            </w:pPr>
            <w:r w:rsidRPr="00C26C40">
              <w:rPr>
                <w:lang w:val="en-GB"/>
              </w:rPr>
              <w:t>-3,209.8410</w:t>
            </w:r>
          </w:p>
        </w:tc>
      </w:tr>
      <w:tr w:rsidR="00312BC3" w:rsidRPr="00C26C40" w14:paraId="73EEDDF5" w14:textId="77777777" w:rsidTr="00870DFD">
        <w:trPr>
          <w:jc w:val="center"/>
        </w:trPr>
        <w:tc>
          <w:tcPr>
            <w:tcW w:w="4513" w:type="dxa"/>
          </w:tcPr>
          <w:p w14:paraId="1D96E3FB" w14:textId="4F10AB95" w:rsidR="00312BC3" w:rsidRPr="00C26C40" w:rsidRDefault="00056F4A" w:rsidP="00870DFD">
            <w:pPr>
              <w:rPr>
                <w:lang w:val="en-GB"/>
              </w:rPr>
            </w:pPr>
            <m:oMathPara>
              <m:oMath>
                <m:r>
                  <w:rPr>
                    <w:rFonts w:ascii="Cambria Math" w:hAnsi="Cambria Math"/>
                    <w:lang w:val="en-GB"/>
                  </w:rPr>
                  <m:t>CO₂</m:t>
                </m:r>
              </m:oMath>
            </m:oMathPara>
          </w:p>
        </w:tc>
        <w:tc>
          <w:tcPr>
            <w:tcW w:w="4513" w:type="dxa"/>
          </w:tcPr>
          <w:p w14:paraId="40B4D226" w14:textId="77777777" w:rsidR="00312BC3" w:rsidRPr="00C26C40" w:rsidRDefault="00312BC3" w:rsidP="00870DFD">
            <w:pPr>
              <w:rPr>
                <w:lang w:val="en-GB"/>
              </w:rPr>
            </w:pPr>
            <w:r w:rsidRPr="00C26C40">
              <w:rPr>
                <w:lang w:val="en-GB"/>
              </w:rPr>
              <w:t>-2,137.7081</w:t>
            </w:r>
          </w:p>
        </w:tc>
      </w:tr>
      <w:tr w:rsidR="00312BC3" w:rsidRPr="00C26C40" w14:paraId="71D8F633" w14:textId="77777777" w:rsidTr="00870DFD">
        <w:trPr>
          <w:jc w:val="center"/>
        </w:trPr>
        <w:tc>
          <w:tcPr>
            <w:tcW w:w="4513" w:type="dxa"/>
          </w:tcPr>
          <w:p w14:paraId="2DC5FE42" w14:textId="2824AA72" w:rsidR="00312BC3" w:rsidRPr="00C26C40" w:rsidRDefault="00056F4A" w:rsidP="00870DFD">
            <w:pPr>
              <w:rPr>
                <w:lang w:val="en-GB"/>
              </w:rPr>
            </w:pPr>
            <m:oMathPara>
              <m:oMath>
                <m:r>
                  <w:rPr>
                    <w:rFonts w:ascii="Cambria Math" w:hAnsi="Cambria Math"/>
                    <w:lang w:val="en-GB"/>
                  </w:rPr>
                  <m:t>Al(OH)₃</m:t>
                </m:r>
              </m:oMath>
            </m:oMathPara>
          </w:p>
        </w:tc>
        <w:tc>
          <w:tcPr>
            <w:tcW w:w="4513" w:type="dxa"/>
          </w:tcPr>
          <w:p w14:paraId="1FB8065E" w14:textId="77777777" w:rsidR="00312BC3" w:rsidRPr="00C26C40" w:rsidRDefault="00312BC3" w:rsidP="00870DFD">
            <w:pPr>
              <w:rPr>
                <w:lang w:val="en-GB"/>
              </w:rPr>
            </w:pPr>
            <w:r w:rsidRPr="00C26C40">
              <w:rPr>
                <w:lang w:val="en-GB"/>
              </w:rPr>
              <w:t>-3,924.6770</w:t>
            </w:r>
          </w:p>
        </w:tc>
      </w:tr>
      <w:tr w:rsidR="00312BC3" w:rsidRPr="00C26C40" w14:paraId="6B17FDBE" w14:textId="77777777" w:rsidTr="00870DFD">
        <w:trPr>
          <w:jc w:val="center"/>
        </w:trPr>
        <w:tc>
          <w:tcPr>
            <w:tcW w:w="4513" w:type="dxa"/>
          </w:tcPr>
          <w:p w14:paraId="2B69E941" w14:textId="524BC154" w:rsidR="00312BC3" w:rsidRPr="00C26C40" w:rsidRDefault="00056F4A" w:rsidP="00870DFD">
            <w:pPr>
              <w:rPr>
                <w:lang w:val="en-GB"/>
              </w:rPr>
            </w:pPr>
            <m:oMathPara>
              <m:oMath>
                <m:r>
                  <w:rPr>
                    <w:rFonts w:ascii="Cambria Math" w:hAnsi="Cambria Math"/>
                    <w:lang w:val="en-GB"/>
                  </w:rPr>
                  <m:t>Fe₂O₃</m:t>
                </m:r>
              </m:oMath>
            </m:oMathPara>
          </w:p>
        </w:tc>
        <w:tc>
          <w:tcPr>
            <w:tcW w:w="4513" w:type="dxa"/>
          </w:tcPr>
          <w:p w14:paraId="19263DA7" w14:textId="77777777" w:rsidR="00312BC3" w:rsidRPr="00C26C40" w:rsidRDefault="00312BC3" w:rsidP="00870DFD">
            <w:pPr>
              <w:rPr>
                <w:lang w:val="en-GB"/>
              </w:rPr>
            </w:pPr>
            <w:r w:rsidRPr="00C26C40">
              <w:rPr>
                <w:lang w:val="en-GB"/>
              </w:rPr>
              <w:t>-1,232.8427</w:t>
            </w:r>
          </w:p>
        </w:tc>
      </w:tr>
      <w:tr w:rsidR="00312BC3" w:rsidRPr="00C26C40" w14:paraId="1D6EAB2E" w14:textId="77777777" w:rsidTr="00870DFD">
        <w:trPr>
          <w:jc w:val="center"/>
        </w:trPr>
        <w:tc>
          <w:tcPr>
            <w:tcW w:w="4513" w:type="dxa"/>
          </w:tcPr>
          <w:p w14:paraId="126E4635" w14:textId="44F541F6" w:rsidR="00312BC3" w:rsidRPr="00C26C40" w:rsidRDefault="00056F4A" w:rsidP="00870DFD">
            <w:pPr>
              <w:rPr>
                <w:lang w:val="en-GB"/>
              </w:rPr>
            </w:pPr>
            <m:oMathPara>
              <m:oMath>
                <m:r>
                  <w:rPr>
                    <w:rFonts w:ascii="Cambria Math" w:hAnsi="Cambria Math"/>
                    <w:lang w:val="en-GB"/>
                  </w:rPr>
                  <m:t>SiO₂</m:t>
                </m:r>
              </m:oMath>
            </m:oMathPara>
          </w:p>
        </w:tc>
        <w:tc>
          <w:tcPr>
            <w:tcW w:w="4513" w:type="dxa"/>
          </w:tcPr>
          <w:p w14:paraId="2B880D30" w14:textId="77777777" w:rsidR="00312BC3" w:rsidRPr="00C26C40" w:rsidRDefault="00312BC3" w:rsidP="00870DFD">
            <w:pPr>
              <w:rPr>
                <w:lang w:val="en-GB"/>
              </w:rPr>
            </w:pPr>
            <w:r w:rsidRPr="00C26C40">
              <w:rPr>
                <w:lang w:val="en-GB"/>
              </w:rPr>
              <w:t>-3,621.7265</w:t>
            </w:r>
          </w:p>
        </w:tc>
      </w:tr>
      <w:tr w:rsidR="00312BC3" w:rsidRPr="00C26C40" w14:paraId="3C569510" w14:textId="77777777" w:rsidTr="00870DFD">
        <w:trPr>
          <w:jc w:val="center"/>
        </w:trPr>
        <w:tc>
          <w:tcPr>
            <w:tcW w:w="4513" w:type="dxa"/>
          </w:tcPr>
          <w:p w14:paraId="39A9B4CA" w14:textId="131498D5" w:rsidR="00312BC3" w:rsidRPr="00C26C40" w:rsidRDefault="00056F4A" w:rsidP="00870DFD">
            <w:pPr>
              <w:rPr>
                <w:lang w:val="en-GB"/>
              </w:rPr>
            </w:pPr>
            <m:oMathPara>
              <m:oMath>
                <m:r>
                  <w:rPr>
                    <w:rFonts w:ascii="Cambria Math" w:hAnsi="Cambria Math"/>
                    <w:lang w:val="en-GB"/>
                  </w:rPr>
                  <m:t>TiO₂</m:t>
                </m:r>
              </m:oMath>
            </m:oMathPara>
          </w:p>
        </w:tc>
        <w:tc>
          <w:tcPr>
            <w:tcW w:w="4513" w:type="dxa"/>
          </w:tcPr>
          <w:p w14:paraId="3E898240" w14:textId="77777777" w:rsidR="00312BC3" w:rsidRPr="00C26C40" w:rsidRDefault="00312BC3" w:rsidP="00870DFD">
            <w:pPr>
              <w:rPr>
                <w:lang w:val="en-GB"/>
              </w:rPr>
            </w:pPr>
            <w:r w:rsidRPr="00C26C40">
              <w:rPr>
                <w:lang w:val="en-GB"/>
              </w:rPr>
              <w:t>-2,825.9645</w:t>
            </w:r>
          </w:p>
        </w:tc>
      </w:tr>
      <w:tr w:rsidR="00312BC3" w:rsidRPr="00C26C40" w14:paraId="07D96F71" w14:textId="77777777" w:rsidTr="00870DFD">
        <w:trPr>
          <w:jc w:val="center"/>
        </w:trPr>
        <w:tc>
          <w:tcPr>
            <w:tcW w:w="4513" w:type="dxa"/>
          </w:tcPr>
          <w:p w14:paraId="60A1490C" w14:textId="32D56EBD" w:rsidR="00312BC3" w:rsidRPr="00C26C40" w:rsidRDefault="00056F4A" w:rsidP="00870DFD">
            <w:pPr>
              <w:rPr>
                <w:lang w:val="en-GB"/>
              </w:rPr>
            </w:pPr>
            <m:oMathPara>
              <m:oMath>
                <m:r>
                  <w:rPr>
                    <w:rFonts w:ascii="Cambria Math" w:hAnsi="Cambria Math"/>
                    <w:lang w:val="en-GB"/>
                  </w:rPr>
                  <m:t>K₂O</m:t>
                </m:r>
              </m:oMath>
            </m:oMathPara>
          </w:p>
        </w:tc>
        <w:tc>
          <w:tcPr>
            <w:tcW w:w="4513" w:type="dxa"/>
          </w:tcPr>
          <w:p w14:paraId="267C4114" w14:textId="77777777" w:rsidR="00312BC3" w:rsidRPr="00C26C40" w:rsidRDefault="00312BC3" w:rsidP="00870DFD">
            <w:pPr>
              <w:rPr>
                <w:lang w:val="en-GB"/>
              </w:rPr>
            </w:pPr>
            <w:r w:rsidRPr="00C26C40">
              <w:rPr>
                <w:lang w:val="en-GB"/>
              </w:rPr>
              <w:t>-920.4180</w:t>
            </w:r>
          </w:p>
        </w:tc>
      </w:tr>
      <w:tr w:rsidR="00312BC3" w:rsidRPr="00C26C40" w14:paraId="586AC015" w14:textId="77777777" w:rsidTr="00870DFD">
        <w:trPr>
          <w:jc w:val="center"/>
        </w:trPr>
        <w:tc>
          <w:tcPr>
            <w:tcW w:w="4513" w:type="dxa"/>
          </w:tcPr>
          <w:p w14:paraId="3B94E6FE" w14:textId="214152E0" w:rsidR="00312BC3" w:rsidRPr="00C26C40" w:rsidRDefault="00056F4A" w:rsidP="00870DFD">
            <w:pPr>
              <w:rPr>
                <w:lang w:val="en-GB"/>
              </w:rPr>
            </w:pPr>
            <m:oMathPara>
              <m:oMath>
                <m:r>
                  <w:rPr>
                    <w:rFonts w:ascii="Cambria Math" w:hAnsi="Cambria Math"/>
                    <w:lang w:val="en-GB"/>
                  </w:rPr>
                  <m:t>Na₂O</m:t>
                </m:r>
              </m:oMath>
            </m:oMathPara>
          </w:p>
        </w:tc>
        <w:tc>
          <w:tcPr>
            <w:tcW w:w="4513" w:type="dxa"/>
          </w:tcPr>
          <w:p w14:paraId="5A6E66CE" w14:textId="77777777" w:rsidR="00312BC3" w:rsidRPr="00C26C40" w:rsidRDefault="00312BC3" w:rsidP="00870DFD">
            <w:pPr>
              <w:rPr>
                <w:lang w:val="en-GB"/>
              </w:rPr>
            </w:pPr>
            <w:r w:rsidRPr="00C26C40">
              <w:rPr>
                <w:lang w:val="en-GB"/>
              </w:rPr>
              <w:t>-1,598.3095</w:t>
            </w:r>
          </w:p>
        </w:tc>
      </w:tr>
      <w:tr w:rsidR="00312BC3" w:rsidRPr="00C26C40" w14:paraId="35D5B323" w14:textId="77777777" w:rsidTr="00870DFD">
        <w:trPr>
          <w:jc w:val="center"/>
        </w:trPr>
        <w:tc>
          <w:tcPr>
            <w:tcW w:w="4513" w:type="dxa"/>
          </w:tcPr>
          <w:p w14:paraId="1257B7E7" w14:textId="5FD0115F" w:rsidR="00312BC3" w:rsidRPr="00C26C40" w:rsidRDefault="00056F4A" w:rsidP="00870DFD">
            <w:pPr>
              <w:rPr>
                <w:lang w:val="en-GB"/>
              </w:rPr>
            </w:pPr>
            <m:oMathPara>
              <m:oMath>
                <m:r>
                  <w:rPr>
                    <w:rFonts w:ascii="Cambria Math" w:hAnsi="Cambria Math"/>
                    <w:lang w:val="en-GB"/>
                  </w:rPr>
                  <m:t>MgO</m:t>
                </m:r>
              </m:oMath>
            </m:oMathPara>
          </w:p>
        </w:tc>
        <w:tc>
          <w:tcPr>
            <w:tcW w:w="4513" w:type="dxa"/>
          </w:tcPr>
          <w:p w14:paraId="4A36DD54" w14:textId="77777777" w:rsidR="00312BC3" w:rsidRPr="00C26C40" w:rsidRDefault="00312BC3" w:rsidP="00870DFD">
            <w:pPr>
              <w:rPr>
                <w:lang w:val="en-GB"/>
              </w:rPr>
            </w:pPr>
            <w:r w:rsidRPr="00C26C40">
              <w:rPr>
                <w:lang w:val="en-GB"/>
              </w:rPr>
              <w:t>-3,565.7368</w:t>
            </w:r>
          </w:p>
        </w:tc>
      </w:tr>
      <w:tr w:rsidR="00312BC3" w:rsidRPr="00C26C40" w14:paraId="546BF18C" w14:textId="77777777" w:rsidTr="00870DFD">
        <w:trPr>
          <w:jc w:val="center"/>
        </w:trPr>
        <w:tc>
          <w:tcPr>
            <w:tcW w:w="4513" w:type="dxa"/>
          </w:tcPr>
          <w:p w14:paraId="62461476" w14:textId="0013FA61" w:rsidR="00312BC3" w:rsidRPr="00C26C40" w:rsidRDefault="00056F4A" w:rsidP="00870DFD">
            <w:pPr>
              <w:rPr>
                <w:lang w:val="en-GB"/>
              </w:rPr>
            </w:pPr>
            <m:oMathPara>
              <m:oMath>
                <m:r>
                  <w:rPr>
                    <w:rFonts w:ascii="Cambria Math" w:hAnsi="Cambria Math"/>
                    <w:lang w:val="en-GB"/>
                  </w:rPr>
                  <m:t>CO</m:t>
                </m:r>
              </m:oMath>
            </m:oMathPara>
          </w:p>
        </w:tc>
        <w:tc>
          <w:tcPr>
            <w:tcW w:w="4513" w:type="dxa"/>
          </w:tcPr>
          <w:p w14:paraId="358BEF66" w14:textId="77777777" w:rsidR="00312BC3" w:rsidRPr="00C26C40" w:rsidRDefault="00312BC3" w:rsidP="00870DFD">
            <w:pPr>
              <w:rPr>
                <w:lang w:val="en-GB"/>
              </w:rPr>
            </w:pPr>
            <w:r w:rsidRPr="00C26C40">
              <w:rPr>
                <w:lang w:val="en-GB"/>
              </w:rPr>
              <w:t>-942.6908</w:t>
            </w:r>
          </w:p>
        </w:tc>
      </w:tr>
      <w:tr w:rsidR="00312BC3" w:rsidRPr="00C26C40" w14:paraId="7CD8C54F" w14:textId="77777777" w:rsidTr="00870DFD">
        <w:trPr>
          <w:jc w:val="center"/>
        </w:trPr>
        <w:tc>
          <w:tcPr>
            <w:tcW w:w="4513" w:type="dxa"/>
          </w:tcPr>
          <w:p w14:paraId="4C1E6B5D" w14:textId="53647D98" w:rsidR="00312BC3" w:rsidRPr="00C26C40" w:rsidRDefault="00056F4A" w:rsidP="00870DFD">
            <w:pPr>
              <w:rPr>
                <w:lang w:val="en-GB"/>
              </w:rPr>
            </w:pPr>
            <m:oMathPara>
              <m:oMath>
                <m:r>
                  <w:rPr>
                    <w:rFonts w:ascii="Cambria Math" w:hAnsi="Cambria Math"/>
                    <w:lang w:val="en-GB"/>
                  </w:rPr>
                  <m:t>Fe₃O₄</m:t>
                </m:r>
              </m:oMath>
            </m:oMathPara>
          </w:p>
        </w:tc>
        <w:tc>
          <w:tcPr>
            <w:tcW w:w="4513" w:type="dxa"/>
          </w:tcPr>
          <w:p w14:paraId="4609B104" w14:textId="77777777" w:rsidR="00312BC3" w:rsidRPr="00C26C40" w:rsidRDefault="00312BC3" w:rsidP="00870DFD">
            <w:pPr>
              <w:rPr>
                <w:lang w:val="en-GB"/>
              </w:rPr>
            </w:pPr>
            <w:r w:rsidRPr="00C26C40">
              <w:rPr>
                <w:lang w:val="en-GB"/>
              </w:rPr>
              <w:t>-1,153.6674</w:t>
            </w:r>
          </w:p>
        </w:tc>
      </w:tr>
      <w:tr w:rsidR="00312BC3" w:rsidRPr="00C26C40" w14:paraId="7B707285" w14:textId="77777777" w:rsidTr="00870DFD">
        <w:trPr>
          <w:jc w:val="center"/>
        </w:trPr>
        <w:tc>
          <w:tcPr>
            <w:tcW w:w="4513" w:type="dxa"/>
          </w:tcPr>
          <w:p w14:paraId="23166641" w14:textId="2F277EC9" w:rsidR="00312BC3" w:rsidRPr="00C26C40" w:rsidRDefault="00056F4A" w:rsidP="00870DFD">
            <w:pPr>
              <w:rPr>
                <w:lang w:val="en-GB"/>
              </w:rPr>
            </w:pPr>
            <m:oMathPara>
              <m:oMath>
                <m:r>
                  <w:rPr>
                    <w:rFonts w:ascii="Cambria Math" w:hAnsi="Cambria Math"/>
                    <w:lang w:val="en-GB"/>
                  </w:rPr>
                  <m:t>Al₂O₃</m:t>
                </m:r>
              </m:oMath>
            </m:oMathPara>
          </w:p>
        </w:tc>
        <w:tc>
          <w:tcPr>
            <w:tcW w:w="4513" w:type="dxa"/>
          </w:tcPr>
          <w:p w14:paraId="2D5D9D83" w14:textId="77777777" w:rsidR="00312BC3" w:rsidRPr="00C26C40" w:rsidRDefault="00312BC3" w:rsidP="00870DFD">
            <w:pPr>
              <w:rPr>
                <w:lang w:val="en-GB"/>
              </w:rPr>
            </w:pPr>
            <w:r w:rsidRPr="00C26C40">
              <w:rPr>
                <w:lang w:val="en-GB"/>
              </w:rPr>
              <w:t>-3,927.0516</w:t>
            </w:r>
          </w:p>
        </w:tc>
      </w:tr>
      <w:tr w:rsidR="00312BC3" w:rsidRPr="00C26C40" w14:paraId="6143C128" w14:textId="77777777" w:rsidTr="00870DFD">
        <w:trPr>
          <w:jc w:val="center"/>
        </w:trPr>
        <w:tc>
          <w:tcPr>
            <w:tcW w:w="4513" w:type="dxa"/>
          </w:tcPr>
          <w:p w14:paraId="23E6408B" w14:textId="08F862BD" w:rsidR="00312BC3" w:rsidRPr="00C26C40" w:rsidRDefault="00056F4A" w:rsidP="00870DFD">
            <w:pPr>
              <w:rPr>
                <w:lang w:val="en-GB"/>
              </w:rPr>
            </w:pPr>
            <m:oMathPara>
              <m:oMath>
                <m:r>
                  <w:rPr>
                    <w:rFonts w:ascii="Cambria Math" w:hAnsi="Cambria Math"/>
                    <w:lang w:val="en-GB"/>
                  </w:rPr>
                  <m:t>N₂</m:t>
                </m:r>
              </m:oMath>
            </m:oMathPara>
          </w:p>
        </w:tc>
        <w:tc>
          <w:tcPr>
            <w:tcW w:w="4513" w:type="dxa"/>
          </w:tcPr>
          <w:p w14:paraId="5346E172" w14:textId="77777777" w:rsidR="00312BC3" w:rsidRPr="00C26C40" w:rsidRDefault="00312BC3" w:rsidP="00870DFD">
            <w:pPr>
              <w:rPr>
                <w:lang w:val="en-GB"/>
              </w:rPr>
            </w:pPr>
            <w:r w:rsidRPr="00C26C40">
              <w:rPr>
                <w:lang w:val="en-GB"/>
              </w:rPr>
              <w:t>1.1683</w:t>
            </w:r>
          </w:p>
        </w:tc>
      </w:tr>
    </w:tbl>
    <w:p w14:paraId="189577E4" w14:textId="77777777" w:rsidR="00056F4A" w:rsidRPr="00C26C40" w:rsidRDefault="00056F4A" w:rsidP="00312BC3"/>
    <w:p w14:paraId="3DA454DF" w14:textId="310AEFBD" w:rsidR="00056F4A" w:rsidRPr="00C26C40" w:rsidRDefault="00312BC3" w:rsidP="00312BC3">
      <w:r w:rsidRPr="00C26C40">
        <w:t>Stream 304B (Outlet) — T = 117.52 °C, P = 5.0000 atm</w:t>
      </w:r>
    </w:p>
    <w:tbl>
      <w:tblPr>
        <w:tblStyle w:val="TableGrid"/>
        <w:tblW w:w="0" w:type="auto"/>
        <w:jc w:val="center"/>
        <w:tblLook w:val="04A0" w:firstRow="1" w:lastRow="0" w:firstColumn="1" w:lastColumn="0" w:noHBand="0" w:noVBand="1"/>
      </w:tblPr>
      <w:tblGrid>
        <w:gridCol w:w="4513"/>
        <w:gridCol w:w="4513"/>
      </w:tblGrid>
      <w:tr w:rsidR="00312BC3" w:rsidRPr="00C26C40" w14:paraId="3CCCCEB7" w14:textId="77777777" w:rsidTr="00870DFD">
        <w:trPr>
          <w:jc w:val="center"/>
        </w:trPr>
        <w:tc>
          <w:tcPr>
            <w:tcW w:w="4513" w:type="dxa"/>
            <w:shd w:val="clear" w:color="auto" w:fill="D9D9D9"/>
          </w:tcPr>
          <w:p w14:paraId="225F3068"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38D0C971" w14:textId="77777777" w:rsidR="00312BC3" w:rsidRPr="00C26C40" w:rsidRDefault="00312BC3" w:rsidP="00870DFD">
            <w:pPr>
              <w:rPr>
                <w:lang w:val="en-GB"/>
              </w:rPr>
            </w:pPr>
            <w:r w:rsidRPr="00C26C40">
              <w:rPr>
                <w:b/>
                <w:sz w:val="22"/>
                <w:lang w:val="en-GB"/>
              </w:rPr>
              <w:t>Specific Enthalpy (kcal/kg)</w:t>
            </w:r>
          </w:p>
        </w:tc>
      </w:tr>
      <w:tr w:rsidR="00312BC3" w:rsidRPr="00C26C40" w14:paraId="0E3AD349" w14:textId="77777777" w:rsidTr="00870DFD">
        <w:trPr>
          <w:jc w:val="center"/>
        </w:trPr>
        <w:tc>
          <w:tcPr>
            <w:tcW w:w="4513" w:type="dxa"/>
          </w:tcPr>
          <w:p w14:paraId="18231415" w14:textId="78A5FA30" w:rsidR="00312BC3" w:rsidRPr="00C26C40" w:rsidRDefault="00056F4A" w:rsidP="00870DFD">
            <w:pPr>
              <w:rPr>
                <w:lang w:val="en-GB"/>
              </w:rPr>
            </w:pPr>
            <m:oMathPara>
              <m:oMath>
                <m:r>
                  <w:rPr>
                    <w:rFonts w:ascii="Cambria Math" w:hAnsi="Cambria Math"/>
                    <w:lang w:val="en-GB"/>
                  </w:rPr>
                  <m:t>H₂O</m:t>
                </m:r>
              </m:oMath>
            </m:oMathPara>
          </w:p>
        </w:tc>
        <w:tc>
          <w:tcPr>
            <w:tcW w:w="4513" w:type="dxa"/>
          </w:tcPr>
          <w:p w14:paraId="14C615B1" w14:textId="77777777" w:rsidR="00312BC3" w:rsidRPr="00C26C40" w:rsidRDefault="00312BC3" w:rsidP="00870DFD">
            <w:pPr>
              <w:rPr>
                <w:lang w:val="en-GB"/>
              </w:rPr>
            </w:pPr>
            <w:r w:rsidRPr="00C26C40">
              <w:rPr>
                <w:lang w:val="en-GB"/>
              </w:rPr>
              <w:t>-3,173.4600</w:t>
            </w:r>
          </w:p>
        </w:tc>
      </w:tr>
      <w:tr w:rsidR="00312BC3" w:rsidRPr="00C26C40" w14:paraId="7474A536" w14:textId="77777777" w:rsidTr="00870DFD">
        <w:trPr>
          <w:jc w:val="center"/>
        </w:trPr>
        <w:tc>
          <w:tcPr>
            <w:tcW w:w="4513" w:type="dxa"/>
          </w:tcPr>
          <w:p w14:paraId="01C862E7" w14:textId="3B457515" w:rsidR="00312BC3" w:rsidRPr="00C26C40" w:rsidRDefault="00056F4A" w:rsidP="00870DFD">
            <w:pPr>
              <w:rPr>
                <w:lang w:val="en-GB"/>
              </w:rPr>
            </w:pPr>
            <m:oMathPara>
              <m:oMath>
                <m:r>
                  <w:rPr>
                    <w:rFonts w:ascii="Cambria Math" w:hAnsi="Cambria Math"/>
                    <w:lang w:val="en-GB"/>
                  </w:rPr>
                  <m:t>CO₂</m:t>
                </m:r>
              </m:oMath>
            </m:oMathPara>
          </w:p>
        </w:tc>
        <w:tc>
          <w:tcPr>
            <w:tcW w:w="4513" w:type="dxa"/>
          </w:tcPr>
          <w:p w14:paraId="7F86E10D" w14:textId="77777777" w:rsidR="00312BC3" w:rsidRPr="00C26C40" w:rsidRDefault="00312BC3" w:rsidP="00870DFD">
            <w:pPr>
              <w:rPr>
                <w:lang w:val="en-GB"/>
              </w:rPr>
            </w:pPr>
            <w:r w:rsidRPr="00C26C40">
              <w:rPr>
                <w:lang w:val="en-GB"/>
              </w:rPr>
              <w:t>-2,119.5271</w:t>
            </w:r>
          </w:p>
        </w:tc>
      </w:tr>
      <w:tr w:rsidR="00312BC3" w:rsidRPr="00C26C40" w14:paraId="37564C6E" w14:textId="77777777" w:rsidTr="00870DFD">
        <w:trPr>
          <w:jc w:val="center"/>
        </w:trPr>
        <w:tc>
          <w:tcPr>
            <w:tcW w:w="4513" w:type="dxa"/>
          </w:tcPr>
          <w:p w14:paraId="39F2F257" w14:textId="6C95630C" w:rsidR="00312BC3" w:rsidRPr="00C26C40" w:rsidRDefault="00056F4A" w:rsidP="00870DFD">
            <w:pPr>
              <w:rPr>
                <w:lang w:val="en-GB"/>
              </w:rPr>
            </w:pPr>
            <m:oMathPara>
              <m:oMath>
                <m:r>
                  <w:rPr>
                    <w:rFonts w:ascii="Cambria Math" w:hAnsi="Cambria Math"/>
                    <w:lang w:val="en-GB"/>
                  </w:rPr>
                  <m:t>Al(OH)₃</m:t>
                </m:r>
              </m:oMath>
            </m:oMathPara>
          </w:p>
        </w:tc>
        <w:tc>
          <w:tcPr>
            <w:tcW w:w="4513" w:type="dxa"/>
          </w:tcPr>
          <w:p w14:paraId="3847D8D6" w14:textId="77777777" w:rsidR="00312BC3" w:rsidRPr="00C26C40" w:rsidRDefault="00312BC3" w:rsidP="00870DFD">
            <w:pPr>
              <w:rPr>
                <w:lang w:val="en-GB"/>
              </w:rPr>
            </w:pPr>
            <w:r w:rsidRPr="00C26C40">
              <w:rPr>
                <w:lang w:val="en-GB"/>
              </w:rPr>
              <w:t>-3,899.7199</w:t>
            </w:r>
          </w:p>
        </w:tc>
      </w:tr>
      <w:tr w:rsidR="00312BC3" w:rsidRPr="00C26C40" w14:paraId="7D5BC6DA" w14:textId="77777777" w:rsidTr="00870DFD">
        <w:trPr>
          <w:jc w:val="center"/>
        </w:trPr>
        <w:tc>
          <w:tcPr>
            <w:tcW w:w="4513" w:type="dxa"/>
          </w:tcPr>
          <w:p w14:paraId="04BEE4C4" w14:textId="07521DE9" w:rsidR="00312BC3" w:rsidRPr="00C26C40" w:rsidRDefault="00056F4A" w:rsidP="00870DFD">
            <w:pPr>
              <w:rPr>
                <w:lang w:val="en-GB"/>
              </w:rPr>
            </w:pPr>
            <m:oMathPara>
              <m:oMath>
                <m:r>
                  <w:rPr>
                    <w:rFonts w:ascii="Cambria Math" w:hAnsi="Cambria Math"/>
                    <w:lang w:val="en-GB"/>
                  </w:rPr>
                  <m:t>Fe₂O₃</m:t>
                </m:r>
              </m:oMath>
            </m:oMathPara>
          </w:p>
        </w:tc>
        <w:tc>
          <w:tcPr>
            <w:tcW w:w="4513" w:type="dxa"/>
          </w:tcPr>
          <w:p w14:paraId="2A5AEDA6" w14:textId="77777777" w:rsidR="00312BC3" w:rsidRPr="00C26C40" w:rsidRDefault="00312BC3" w:rsidP="00870DFD">
            <w:pPr>
              <w:rPr>
                <w:lang w:val="en-GB"/>
              </w:rPr>
            </w:pPr>
            <w:r w:rsidRPr="00C26C40">
              <w:rPr>
                <w:lang w:val="en-GB"/>
              </w:rPr>
              <w:t>-1,218.1698</w:t>
            </w:r>
          </w:p>
        </w:tc>
      </w:tr>
      <w:tr w:rsidR="00312BC3" w:rsidRPr="00C26C40" w14:paraId="2C8EA1D0" w14:textId="77777777" w:rsidTr="00870DFD">
        <w:trPr>
          <w:jc w:val="center"/>
        </w:trPr>
        <w:tc>
          <w:tcPr>
            <w:tcW w:w="4513" w:type="dxa"/>
          </w:tcPr>
          <w:p w14:paraId="44E89953" w14:textId="115163CE" w:rsidR="00312BC3" w:rsidRPr="00C26C40" w:rsidRDefault="00056F4A" w:rsidP="00870DFD">
            <w:pPr>
              <w:rPr>
                <w:lang w:val="en-GB"/>
              </w:rPr>
            </w:pPr>
            <m:oMathPara>
              <m:oMath>
                <m:r>
                  <w:rPr>
                    <w:rFonts w:ascii="Cambria Math" w:hAnsi="Cambria Math"/>
                    <w:lang w:val="en-GB"/>
                  </w:rPr>
                  <m:t>SiO₂</m:t>
                </m:r>
              </m:oMath>
            </m:oMathPara>
          </w:p>
        </w:tc>
        <w:tc>
          <w:tcPr>
            <w:tcW w:w="4513" w:type="dxa"/>
          </w:tcPr>
          <w:p w14:paraId="2A4ED002" w14:textId="77777777" w:rsidR="00312BC3" w:rsidRPr="00C26C40" w:rsidRDefault="00312BC3" w:rsidP="00870DFD">
            <w:pPr>
              <w:rPr>
                <w:lang w:val="en-GB"/>
              </w:rPr>
            </w:pPr>
            <w:r w:rsidRPr="00C26C40">
              <w:rPr>
                <w:lang w:val="en-GB"/>
              </w:rPr>
              <w:t>-3,604.5843</w:t>
            </w:r>
          </w:p>
        </w:tc>
      </w:tr>
      <w:tr w:rsidR="00312BC3" w:rsidRPr="00C26C40" w14:paraId="67884C44" w14:textId="77777777" w:rsidTr="00870DFD">
        <w:trPr>
          <w:jc w:val="center"/>
        </w:trPr>
        <w:tc>
          <w:tcPr>
            <w:tcW w:w="4513" w:type="dxa"/>
          </w:tcPr>
          <w:p w14:paraId="76E26E2B" w14:textId="7D5D1651" w:rsidR="00312BC3" w:rsidRPr="00C26C40" w:rsidRDefault="00056F4A" w:rsidP="00870DFD">
            <w:pPr>
              <w:rPr>
                <w:lang w:val="en-GB"/>
              </w:rPr>
            </w:pPr>
            <m:oMathPara>
              <m:oMath>
                <m:r>
                  <w:rPr>
                    <w:rFonts w:ascii="Cambria Math" w:hAnsi="Cambria Math"/>
                    <w:lang w:val="en-GB"/>
                  </w:rPr>
                  <m:t>TiO₂</m:t>
                </m:r>
              </m:oMath>
            </m:oMathPara>
          </w:p>
        </w:tc>
        <w:tc>
          <w:tcPr>
            <w:tcW w:w="4513" w:type="dxa"/>
          </w:tcPr>
          <w:p w14:paraId="67A95E01" w14:textId="77777777" w:rsidR="00312BC3" w:rsidRPr="00C26C40" w:rsidRDefault="00312BC3" w:rsidP="00870DFD">
            <w:pPr>
              <w:rPr>
                <w:lang w:val="en-GB"/>
              </w:rPr>
            </w:pPr>
            <w:r w:rsidRPr="00C26C40">
              <w:rPr>
                <w:lang w:val="en-GB"/>
              </w:rPr>
              <w:t>-2,810.6794</w:t>
            </w:r>
          </w:p>
        </w:tc>
      </w:tr>
      <w:tr w:rsidR="00312BC3" w:rsidRPr="00C26C40" w14:paraId="31F9C1B2" w14:textId="77777777" w:rsidTr="00870DFD">
        <w:trPr>
          <w:jc w:val="center"/>
        </w:trPr>
        <w:tc>
          <w:tcPr>
            <w:tcW w:w="4513" w:type="dxa"/>
          </w:tcPr>
          <w:p w14:paraId="72E2A8DD" w14:textId="409BE5ED" w:rsidR="00312BC3" w:rsidRPr="00C26C40" w:rsidRDefault="00056F4A" w:rsidP="00870DFD">
            <w:pPr>
              <w:rPr>
                <w:lang w:val="en-GB"/>
              </w:rPr>
            </w:pPr>
            <m:oMathPara>
              <m:oMath>
                <m:r>
                  <w:rPr>
                    <w:rFonts w:ascii="Cambria Math" w:hAnsi="Cambria Math"/>
                    <w:lang w:val="en-GB"/>
                  </w:rPr>
                  <w:lastRenderedPageBreak/>
                  <m:t>K₂O</m:t>
                </m:r>
              </m:oMath>
            </m:oMathPara>
          </w:p>
        </w:tc>
        <w:tc>
          <w:tcPr>
            <w:tcW w:w="4513" w:type="dxa"/>
          </w:tcPr>
          <w:p w14:paraId="7C751028" w14:textId="77777777" w:rsidR="00312BC3" w:rsidRPr="00C26C40" w:rsidRDefault="00312BC3" w:rsidP="00870DFD">
            <w:pPr>
              <w:rPr>
                <w:lang w:val="en-GB"/>
              </w:rPr>
            </w:pPr>
            <w:r w:rsidRPr="00C26C40">
              <w:rPr>
                <w:lang w:val="en-GB"/>
              </w:rPr>
              <w:t>-901.0739</w:t>
            </w:r>
          </w:p>
        </w:tc>
      </w:tr>
      <w:tr w:rsidR="00312BC3" w:rsidRPr="00C26C40" w14:paraId="5EED0BE1" w14:textId="77777777" w:rsidTr="00870DFD">
        <w:trPr>
          <w:jc w:val="center"/>
        </w:trPr>
        <w:tc>
          <w:tcPr>
            <w:tcW w:w="4513" w:type="dxa"/>
          </w:tcPr>
          <w:p w14:paraId="5588AA8C" w14:textId="53CC841B" w:rsidR="00312BC3" w:rsidRPr="00C26C40" w:rsidRDefault="00056F4A" w:rsidP="00870DFD">
            <w:pPr>
              <w:rPr>
                <w:lang w:val="en-GB"/>
              </w:rPr>
            </w:pPr>
            <m:oMathPara>
              <m:oMath>
                <m:r>
                  <w:rPr>
                    <w:rFonts w:ascii="Cambria Math" w:hAnsi="Cambria Math"/>
                    <w:lang w:val="en-GB"/>
                  </w:rPr>
                  <m:t>Na₂O</m:t>
                </m:r>
              </m:oMath>
            </m:oMathPara>
          </w:p>
        </w:tc>
        <w:tc>
          <w:tcPr>
            <w:tcW w:w="4513" w:type="dxa"/>
          </w:tcPr>
          <w:p w14:paraId="77039160" w14:textId="77777777" w:rsidR="00312BC3" w:rsidRPr="00C26C40" w:rsidRDefault="00312BC3" w:rsidP="00870DFD">
            <w:pPr>
              <w:rPr>
                <w:lang w:val="en-GB"/>
              </w:rPr>
            </w:pPr>
            <w:r w:rsidRPr="00C26C40">
              <w:rPr>
                <w:lang w:val="en-GB"/>
              </w:rPr>
              <w:t>-1,573.7370</w:t>
            </w:r>
          </w:p>
        </w:tc>
      </w:tr>
      <w:tr w:rsidR="00312BC3" w:rsidRPr="00C26C40" w14:paraId="4B6F0A87" w14:textId="77777777" w:rsidTr="00870DFD">
        <w:trPr>
          <w:jc w:val="center"/>
        </w:trPr>
        <w:tc>
          <w:tcPr>
            <w:tcW w:w="4513" w:type="dxa"/>
          </w:tcPr>
          <w:p w14:paraId="46EDA841" w14:textId="36E14BE4" w:rsidR="00312BC3" w:rsidRPr="00C26C40" w:rsidRDefault="00056F4A" w:rsidP="00870DFD">
            <w:pPr>
              <w:rPr>
                <w:lang w:val="en-GB"/>
              </w:rPr>
            </w:pPr>
            <m:oMathPara>
              <m:oMath>
                <m:r>
                  <w:rPr>
                    <w:rFonts w:ascii="Cambria Math" w:hAnsi="Cambria Math"/>
                    <w:lang w:val="en-GB"/>
                  </w:rPr>
                  <m:t>MgO</m:t>
                </m:r>
              </m:oMath>
            </m:oMathPara>
          </w:p>
        </w:tc>
        <w:tc>
          <w:tcPr>
            <w:tcW w:w="4513" w:type="dxa"/>
          </w:tcPr>
          <w:p w14:paraId="265CA693" w14:textId="77777777" w:rsidR="00312BC3" w:rsidRPr="00C26C40" w:rsidRDefault="00312BC3" w:rsidP="00870DFD">
            <w:pPr>
              <w:rPr>
                <w:lang w:val="en-GB"/>
              </w:rPr>
            </w:pPr>
            <w:r w:rsidRPr="00C26C40">
              <w:rPr>
                <w:lang w:val="en-GB"/>
              </w:rPr>
              <w:t>-3,544.9580</w:t>
            </w:r>
          </w:p>
        </w:tc>
      </w:tr>
      <w:tr w:rsidR="00312BC3" w:rsidRPr="00C26C40" w14:paraId="344A1488" w14:textId="77777777" w:rsidTr="00870DFD">
        <w:trPr>
          <w:jc w:val="center"/>
        </w:trPr>
        <w:tc>
          <w:tcPr>
            <w:tcW w:w="4513" w:type="dxa"/>
          </w:tcPr>
          <w:p w14:paraId="7DF3AE90" w14:textId="567D4423" w:rsidR="00312BC3" w:rsidRPr="00C26C40" w:rsidRDefault="00056F4A" w:rsidP="00870DFD">
            <w:pPr>
              <w:rPr>
                <w:lang w:val="en-GB"/>
              </w:rPr>
            </w:pPr>
            <m:oMathPara>
              <m:oMath>
                <m:r>
                  <w:rPr>
                    <w:rFonts w:ascii="Cambria Math" w:hAnsi="Cambria Math"/>
                    <w:lang w:val="en-GB"/>
                  </w:rPr>
                  <m:t>CO</m:t>
                </m:r>
              </m:oMath>
            </m:oMathPara>
          </w:p>
        </w:tc>
        <w:tc>
          <w:tcPr>
            <w:tcW w:w="4513" w:type="dxa"/>
          </w:tcPr>
          <w:p w14:paraId="087CBC22" w14:textId="77777777" w:rsidR="00312BC3" w:rsidRPr="00C26C40" w:rsidRDefault="00312BC3" w:rsidP="00870DFD">
            <w:pPr>
              <w:rPr>
                <w:lang w:val="en-GB"/>
              </w:rPr>
            </w:pPr>
            <w:r w:rsidRPr="00C26C40">
              <w:rPr>
                <w:lang w:val="en-GB"/>
              </w:rPr>
              <w:t>-920.9481</w:t>
            </w:r>
          </w:p>
        </w:tc>
      </w:tr>
      <w:tr w:rsidR="00312BC3" w:rsidRPr="00C26C40" w14:paraId="40DB89D2" w14:textId="77777777" w:rsidTr="00870DFD">
        <w:trPr>
          <w:jc w:val="center"/>
        </w:trPr>
        <w:tc>
          <w:tcPr>
            <w:tcW w:w="4513" w:type="dxa"/>
          </w:tcPr>
          <w:p w14:paraId="19027761" w14:textId="408B2CFB" w:rsidR="00312BC3" w:rsidRPr="00C26C40" w:rsidRDefault="00056F4A" w:rsidP="00870DFD">
            <w:pPr>
              <w:rPr>
                <w:lang w:val="en-GB"/>
              </w:rPr>
            </w:pPr>
            <m:oMathPara>
              <m:oMath>
                <m:r>
                  <w:rPr>
                    <w:rFonts w:ascii="Cambria Math" w:hAnsi="Cambria Math"/>
                    <w:lang w:val="en-GB"/>
                  </w:rPr>
                  <m:t>Fe₃O₄</m:t>
                </m:r>
              </m:oMath>
            </m:oMathPara>
          </w:p>
        </w:tc>
        <w:tc>
          <w:tcPr>
            <w:tcW w:w="4513" w:type="dxa"/>
          </w:tcPr>
          <w:p w14:paraId="0EAA9324" w14:textId="77777777" w:rsidR="00312BC3" w:rsidRPr="00C26C40" w:rsidRDefault="00312BC3" w:rsidP="00870DFD">
            <w:pPr>
              <w:rPr>
                <w:lang w:val="en-GB"/>
              </w:rPr>
            </w:pPr>
            <w:r w:rsidRPr="00C26C40">
              <w:rPr>
                <w:lang w:val="en-GB"/>
              </w:rPr>
              <w:t>-1,138.7762</w:t>
            </w:r>
          </w:p>
        </w:tc>
      </w:tr>
      <w:tr w:rsidR="00312BC3" w:rsidRPr="00C26C40" w14:paraId="23FE9528" w14:textId="77777777" w:rsidTr="00870DFD">
        <w:trPr>
          <w:jc w:val="center"/>
        </w:trPr>
        <w:tc>
          <w:tcPr>
            <w:tcW w:w="4513" w:type="dxa"/>
          </w:tcPr>
          <w:p w14:paraId="41430A8A" w14:textId="3B75375A" w:rsidR="00312BC3" w:rsidRPr="00C26C40" w:rsidRDefault="00056F4A" w:rsidP="00870DFD">
            <w:pPr>
              <w:rPr>
                <w:lang w:val="en-GB"/>
              </w:rPr>
            </w:pPr>
            <m:oMathPara>
              <m:oMath>
                <m:r>
                  <w:rPr>
                    <w:rFonts w:ascii="Cambria Math" w:hAnsi="Cambria Math"/>
                    <w:lang w:val="en-GB"/>
                  </w:rPr>
                  <m:t>Al₂O₃</m:t>
                </m:r>
              </m:oMath>
            </m:oMathPara>
          </w:p>
        </w:tc>
        <w:tc>
          <w:tcPr>
            <w:tcW w:w="4513" w:type="dxa"/>
          </w:tcPr>
          <w:p w14:paraId="43F83463" w14:textId="77777777" w:rsidR="00312BC3" w:rsidRPr="00C26C40" w:rsidRDefault="00312BC3" w:rsidP="00870DFD">
            <w:pPr>
              <w:rPr>
                <w:lang w:val="en-GB"/>
              </w:rPr>
            </w:pPr>
            <w:r w:rsidRPr="00C26C40">
              <w:rPr>
                <w:lang w:val="en-GB"/>
              </w:rPr>
              <w:t>-3,908.9827</w:t>
            </w:r>
          </w:p>
        </w:tc>
      </w:tr>
      <w:tr w:rsidR="00312BC3" w:rsidRPr="00C26C40" w14:paraId="23C6B25A" w14:textId="77777777" w:rsidTr="00870DFD">
        <w:trPr>
          <w:jc w:val="center"/>
        </w:trPr>
        <w:tc>
          <w:tcPr>
            <w:tcW w:w="4513" w:type="dxa"/>
          </w:tcPr>
          <w:p w14:paraId="78ACD52D" w14:textId="1CB5567B" w:rsidR="00312BC3" w:rsidRPr="00C26C40" w:rsidRDefault="00056F4A" w:rsidP="00870DFD">
            <w:pPr>
              <w:rPr>
                <w:lang w:val="en-GB"/>
              </w:rPr>
            </w:pPr>
            <m:oMathPara>
              <m:oMath>
                <m:r>
                  <w:rPr>
                    <w:rFonts w:ascii="Cambria Math" w:hAnsi="Cambria Math"/>
                    <w:lang w:val="en-GB"/>
                  </w:rPr>
                  <m:t>N₂</m:t>
                </m:r>
              </m:oMath>
            </m:oMathPara>
          </w:p>
        </w:tc>
        <w:tc>
          <w:tcPr>
            <w:tcW w:w="4513" w:type="dxa"/>
          </w:tcPr>
          <w:p w14:paraId="197B21A7" w14:textId="77777777" w:rsidR="00312BC3" w:rsidRPr="00C26C40" w:rsidRDefault="00312BC3" w:rsidP="00870DFD">
            <w:pPr>
              <w:rPr>
                <w:lang w:val="en-GB"/>
              </w:rPr>
            </w:pPr>
            <w:r w:rsidRPr="00C26C40">
              <w:rPr>
                <w:lang w:val="en-GB"/>
              </w:rPr>
              <w:t>22.8706</w:t>
            </w:r>
          </w:p>
        </w:tc>
      </w:tr>
    </w:tbl>
    <w:p w14:paraId="1345ACCB" w14:textId="77777777" w:rsidR="00056F4A" w:rsidRPr="00C26C40" w:rsidRDefault="00056F4A" w:rsidP="00312BC3">
      <w:pPr>
        <w:spacing w:before="160"/>
        <w:rPr>
          <w:b/>
        </w:rPr>
      </w:pPr>
    </w:p>
    <w:p w14:paraId="18B4E065" w14:textId="2B130222" w:rsidR="00312BC3" w:rsidRPr="00C26C40" w:rsidRDefault="00312BC3" w:rsidP="00056F4A">
      <w:pPr>
        <w:pStyle w:val="Heading4"/>
      </w:pPr>
      <w:r w:rsidRPr="00C26C40">
        <w:t>BH-101 — Baghouse Filter</w:t>
      </w:r>
    </w:p>
    <w:p w14:paraId="6E1130EB" w14:textId="3B41D3AA" w:rsidR="00312BC3" w:rsidRPr="00C26C40" w:rsidRDefault="00312BC3" w:rsidP="00312BC3">
      <w:r w:rsidRPr="00C26C40">
        <w:t xml:space="preserve">Unit BH-101 (Baghouse Filter, Gas-Solid Separator) is classified as thermally neutral / adiabatic </w:t>
      </w:r>
      <w:r w:rsidR="00056F4A" w:rsidRPr="00C26C40">
        <w:t>based on</w:t>
      </w:r>
      <w:r w:rsidRPr="00C26C40">
        <w:t xml:space="preserve"> the Aspen Plus stream enthalpy data. The total inlet enthalpy flow is -0.0226 Gcal/hr and the total outlet enthalpy flow is -0.0226 Gcal/hr, giving a net ΔḤ of 0.0000 Gcal/hr.</w:t>
      </w:r>
    </w:p>
    <w:p w14:paraId="1029DF4B" w14:textId="77777777" w:rsidR="00312BC3" w:rsidRPr="00C26C40" w:rsidRDefault="00312BC3" w:rsidP="00312BC3">
      <w:r w:rsidRPr="00C26C40">
        <w:t>Table A — Stream Enthalpy Flow Summary:</w:t>
      </w:r>
    </w:p>
    <w:tbl>
      <w:tblPr>
        <w:tblStyle w:val="TableGrid"/>
        <w:tblW w:w="0" w:type="auto"/>
        <w:jc w:val="center"/>
        <w:tblLook w:val="04A0" w:firstRow="1" w:lastRow="0" w:firstColumn="1" w:lastColumn="0" w:noHBand="0" w:noVBand="1"/>
      </w:tblPr>
      <w:tblGrid>
        <w:gridCol w:w="3009"/>
        <w:gridCol w:w="3009"/>
        <w:gridCol w:w="3009"/>
      </w:tblGrid>
      <w:tr w:rsidR="00312BC3" w:rsidRPr="00C26C40" w14:paraId="282EB7A2" w14:textId="77777777" w:rsidTr="00870DFD">
        <w:trPr>
          <w:jc w:val="center"/>
        </w:trPr>
        <w:tc>
          <w:tcPr>
            <w:tcW w:w="3009" w:type="dxa"/>
            <w:shd w:val="clear" w:color="auto" w:fill="D9D9D9"/>
          </w:tcPr>
          <w:p w14:paraId="3167F43F" w14:textId="77777777" w:rsidR="00312BC3" w:rsidRPr="00C26C40" w:rsidRDefault="00312BC3" w:rsidP="00870DFD">
            <w:pPr>
              <w:rPr>
                <w:lang w:val="en-GB"/>
              </w:rPr>
            </w:pPr>
            <w:r w:rsidRPr="00C26C40">
              <w:rPr>
                <w:b/>
                <w:sz w:val="22"/>
                <w:lang w:val="en-GB"/>
              </w:rPr>
              <w:t>Stream / Term</w:t>
            </w:r>
          </w:p>
        </w:tc>
        <w:tc>
          <w:tcPr>
            <w:tcW w:w="3009" w:type="dxa"/>
            <w:shd w:val="clear" w:color="auto" w:fill="D9D9D9"/>
          </w:tcPr>
          <w:p w14:paraId="7C11F0F8" w14:textId="77777777" w:rsidR="00312BC3" w:rsidRPr="00C26C40" w:rsidRDefault="00312BC3" w:rsidP="00870DFD">
            <w:pPr>
              <w:rPr>
                <w:lang w:val="en-GB"/>
              </w:rPr>
            </w:pPr>
            <w:r w:rsidRPr="00C26C40">
              <w:rPr>
                <w:b/>
                <w:sz w:val="22"/>
                <w:lang w:val="en-GB"/>
              </w:rPr>
              <w:t>Direction</w:t>
            </w:r>
          </w:p>
        </w:tc>
        <w:tc>
          <w:tcPr>
            <w:tcW w:w="3009" w:type="dxa"/>
            <w:shd w:val="clear" w:color="auto" w:fill="D9D9D9"/>
          </w:tcPr>
          <w:p w14:paraId="5756635C" w14:textId="77777777" w:rsidR="00312BC3" w:rsidRPr="00C26C40" w:rsidRDefault="00312BC3" w:rsidP="00870DFD">
            <w:pPr>
              <w:rPr>
                <w:lang w:val="en-GB"/>
              </w:rPr>
            </w:pPr>
            <w:r w:rsidRPr="00C26C40">
              <w:rPr>
                <w:b/>
                <w:sz w:val="22"/>
                <w:lang w:val="en-GB"/>
              </w:rPr>
              <w:t>Enthalpy Flow (Gcal/hr)</w:t>
            </w:r>
          </w:p>
        </w:tc>
      </w:tr>
      <w:tr w:rsidR="00312BC3" w:rsidRPr="00C26C40" w14:paraId="069AFD0C" w14:textId="77777777" w:rsidTr="00870DFD">
        <w:trPr>
          <w:jc w:val="center"/>
        </w:trPr>
        <w:tc>
          <w:tcPr>
            <w:tcW w:w="3009" w:type="dxa"/>
          </w:tcPr>
          <w:p w14:paraId="23479B51" w14:textId="77777777" w:rsidR="00312BC3" w:rsidRPr="00C26C40" w:rsidRDefault="00312BC3" w:rsidP="00870DFD">
            <w:pPr>
              <w:rPr>
                <w:lang w:val="en-GB"/>
              </w:rPr>
            </w:pPr>
            <w:r w:rsidRPr="00C26C40">
              <w:rPr>
                <w:lang w:val="en-GB"/>
              </w:rPr>
              <w:t>304B</w:t>
            </w:r>
          </w:p>
        </w:tc>
        <w:tc>
          <w:tcPr>
            <w:tcW w:w="3009" w:type="dxa"/>
          </w:tcPr>
          <w:p w14:paraId="0D1E479F" w14:textId="77777777" w:rsidR="00312BC3" w:rsidRPr="00C26C40" w:rsidRDefault="00312BC3" w:rsidP="00870DFD">
            <w:pPr>
              <w:rPr>
                <w:lang w:val="en-GB"/>
              </w:rPr>
            </w:pPr>
            <w:r w:rsidRPr="00C26C40">
              <w:rPr>
                <w:lang w:val="en-GB"/>
              </w:rPr>
              <w:t>Inlet</w:t>
            </w:r>
          </w:p>
        </w:tc>
        <w:tc>
          <w:tcPr>
            <w:tcW w:w="3009" w:type="dxa"/>
          </w:tcPr>
          <w:p w14:paraId="5DAE6664" w14:textId="77777777" w:rsidR="00312BC3" w:rsidRPr="00C26C40" w:rsidRDefault="00312BC3" w:rsidP="00870DFD">
            <w:pPr>
              <w:rPr>
                <w:lang w:val="en-GB"/>
              </w:rPr>
            </w:pPr>
            <w:r w:rsidRPr="00C26C40">
              <w:rPr>
                <w:lang w:val="en-GB"/>
              </w:rPr>
              <w:t>-0.0226</w:t>
            </w:r>
          </w:p>
        </w:tc>
      </w:tr>
      <w:tr w:rsidR="00312BC3" w:rsidRPr="00C26C40" w14:paraId="120D4864" w14:textId="77777777" w:rsidTr="00870DFD">
        <w:trPr>
          <w:jc w:val="center"/>
        </w:trPr>
        <w:tc>
          <w:tcPr>
            <w:tcW w:w="3009" w:type="dxa"/>
          </w:tcPr>
          <w:p w14:paraId="02EA6C5C" w14:textId="77777777" w:rsidR="00312BC3" w:rsidRPr="00C26C40" w:rsidRDefault="00312BC3" w:rsidP="00870DFD">
            <w:pPr>
              <w:rPr>
                <w:lang w:val="en-GB"/>
              </w:rPr>
            </w:pPr>
            <w:r w:rsidRPr="00C26C40">
              <w:rPr>
                <w:b/>
                <w:lang w:val="en-GB"/>
              </w:rPr>
              <w:t>Total Inlet</w:t>
            </w:r>
          </w:p>
        </w:tc>
        <w:tc>
          <w:tcPr>
            <w:tcW w:w="3009" w:type="dxa"/>
          </w:tcPr>
          <w:p w14:paraId="764BC555" w14:textId="77777777" w:rsidR="00312BC3" w:rsidRPr="00C26C40" w:rsidRDefault="00312BC3" w:rsidP="00870DFD">
            <w:pPr>
              <w:rPr>
                <w:lang w:val="en-GB"/>
              </w:rPr>
            </w:pPr>
            <w:r w:rsidRPr="00C26C40">
              <w:rPr>
                <w:b/>
                <w:lang w:val="en-GB"/>
              </w:rPr>
              <w:t>—</w:t>
            </w:r>
          </w:p>
        </w:tc>
        <w:tc>
          <w:tcPr>
            <w:tcW w:w="3009" w:type="dxa"/>
          </w:tcPr>
          <w:p w14:paraId="53DE4BC3" w14:textId="77777777" w:rsidR="00312BC3" w:rsidRPr="00C26C40" w:rsidRDefault="00312BC3" w:rsidP="00870DFD">
            <w:pPr>
              <w:rPr>
                <w:lang w:val="en-GB"/>
              </w:rPr>
            </w:pPr>
            <w:r w:rsidRPr="00C26C40">
              <w:rPr>
                <w:b/>
                <w:lang w:val="en-GB"/>
              </w:rPr>
              <w:t>-0.0226</w:t>
            </w:r>
          </w:p>
        </w:tc>
      </w:tr>
      <w:tr w:rsidR="00312BC3" w:rsidRPr="00C26C40" w14:paraId="5FE8ADFF" w14:textId="77777777" w:rsidTr="00870DFD">
        <w:trPr>
          <w:jc w:val="center"/>
        </w:trPr>
        <w:tc>
          <w:tcPr>
            <w:tcW w:w="3009" w:type="dxa"/>
          </w:tcPr>
          <w:p w14:paraId="229EE1EC" w14:textId="77777777" w:rsidR="00312BC3" w:rsidRPr="00C26C40" w:rsidRDefault="00312BC3" w:rsidP="00870DFD">
            <w:pPr>
              <w:rPr>
                <w:lang w:val="en-GB"/>
              </w:rPr>
            </w:pPr>
            <w:r w:rsidRPr="00C26C40">
              <w:rPr>
                <w:lang w:val="en-GB"/>
              </w:rPr>
              <w:t>BH-AIR</w:t>
            </w:r>
          </w:p>
        </w:tc>
        <w:tc>
          <w:tcPr>
            <w:tcW w:w="3009" w:type="dxa"/>
          </w:tcPr>
          <w:p w14:paraId="444DDA0D" w14:textId="77777777" w:rsidR="00312BC3" w:rsidRPr="00C26C40" w:rsidRDefault="00312BC3" w:rsidP="00870DFD">
            <w:pPr>
              <w:rPr>
                <w:lang w:val="en-GB"/>
              </w:rPr>
            </w:pPr>
            <w:r w:rsidRPr="00C26C40">
              <w:rPr>
                <w:lang w:val="en-GB"/>
              </w:rPr>
              <w:t>Outlet</w:t>
            </w:r>
          </w:p>
        </w:tc>
        <w:tc>
          <w:tcPr>
            <w:tcW w:w="3009" w:type="dxa"/>
          </w:tcPr>
          <w:p w14:paraId="79B2EADA" w14:textId="77777777" w:rsidR="00312BC3" w:rsidRPr="00C26C40" w:rsidRDefault="00312BC3" w:rsidP="00870DFD">
            <w:pPr>
              <w:rPr>
                <w:lang w:val="en-GB"/>
              </w:rPr>
            </w:pPr>
            <w:r w:rsidRPr="00C26C40">
              <w:rPr>
                <w:lang w:val="en-GB"/>
              </w:rPr>
              <w:t>-0.0057</w:t>
            </w:r>
          </w:p>
        </w:tc>
      </w:tr>
      <w:tr w:rsidR="00312BC3" w:rsidRPr="00C26C40" w14:paraId="3326B3DE" w14:textId="77777777" w:rsidTr="00870DFD">
        <w:trPr>
          <w:jc w:val="center"/>
        </w:trPr>
        <w:tc>
          <w:tcPr>
            <w:tcW w:w="3009" w:type="dxa"/>
          </w:tcPr>
          <w:p w14:paraId="7C67F2C3" w14:textId="77777777" w:rsidR="00312BC3" w:rsidRPr="00C26C40" w:rsidRDefault="00312BC3" w:rsidP="00870DFD">
            <w:pPr>
              <w:rPr>
                <w:lang w:val="en-GB"/>
              </w:rPr>
            </w:pPr>
            <w:r w:rsidRPr="00C26C40">
              <w:rPr>
                <w:lang w:val="en-GB"/>
              </w:rPr>
              <w:t>BH-DUST</w:t>
            </w:r>
          </w:p>
        </w:tc>
        <w:tc>
          <w:tcPr>
            <w:tcW w:w="3009" w:type="dxa"/>
          </w:tcPr>
          <w:p w14:paraId="3AD92EF5" w14:textId="77777777" w:rsidR="00312BC3" w:rsidRPr="00C26C40" w:rsidRDefault="00312BC3" w:rsidP="00870DFD">
            <w:pPr>
              <w:rPr>
                <w:lang w:val="en-GB"/>
              </w:rPr>
            </w:pPr>
            <w:r w:rsidRPr="00C26C40">
              <w:rPr>
                <w:lang w:val="en-GB"/>
              </w:rPr>
              <w:t>Outlet</w:t>
            </w:r>
          </w:p>
        </w:tc>
        <w:tc>
          <w:tcPr>
            <w:tcW w:w="3009" w:type="dxa"/>
          </w:tcPr>
          <w:p w14:paraId="38EB3A41" w14:textId="77777777" w:rsidR="00312BC3" w:rsidRPr="00C26C40" w:rsidRDefault="00312BC3" w:rsidP="00870DFD">
            <w:pPr>
              <w:rPr>
                <w:lang w:val="en-GB"/>
              </w:rPr>
            </w:pPr>
            <w:r w:rsidRPr="00C26C40">
              <w:rPr>
                <w:lang w:val="en-GB"/>
              </w:rPr>
              <w:t>-0.0170</w:t>
            </w:r>
          </w:p>
        </w:tc>
      </w:tr>
      <w:tr w:rsidR="00312BC3" w:rsidRPr="00C26C40" w14:paraId="52E742B1" w14:textId="77777777" w:rsidTr="00870DFD">
        <w:trPr>
          <w:jc w:val="center"/>
        </w:trPr>
        <w:tc>
          <w:tcPr>
            <w:tcW w:w="3009" w:type="dxa"/>
          </w:tcPr>
          <w:p w14:paraId="6ECF26D5" w14:textId="77777777" w:rsidR="00312BC3" w:rsidRPr="00C26C40" w:rsidRDefault="00312BC3" w:rsidP="00870DFD">
            <w:pPr>
              <w:rPr>
                <w:lang w:val="en-GB"/>
              </w:rPr>
            </w:pPr>
            <w:r w:rsidRPr="00C26C40">
              <w:rPr>
                <w:b/>
                <w:lang w:val="en-GB"/>
              </w:rPr>
              <w:t>Total Outlet</w:t>
            </w:r>
          </w:p>
        </w:tc>
        <w:tc>
          <w:tcPr>
            <w:tcW w:w="3009" w:type="dxa"/>
          </w:tcPr>
          <w:p w14:paraId="1C11BBC2" w14:textId="77777777" w:rsidR="00312BC3" w:rsidRPr="00C26C40" w:rsidRDefault="00312BC3" w:rsidP="00870DFD">
            <w:pPr>
              <w:rPr>
                <w:lang w:val="en-GB"/>
              </w:rPr>
            </w:pPr>
            <w:r w:rsidRPr="00C26C40">
              <w:rPr>
                <w:b/>
                <w:lang w:val="en-GB"/>
              </w:rPr>
              <w:t>—</w:t>
            </w:r>
          </w:p>
        </w:tc>
        <w:tc>
          <w:tcPr>
            <w:tcW w:w="3009" w:type="dxa"/>
          </w:tcPr>
          <w:p w14:paraId="6F5CB70C" w14:textId="77777777" w:rsidR="00312BC3" w:rsidRPr="00C26C40" w:rsidRDefault="00312BC3" w:rsidP="00870DFD">
            <w:pPr>
              <w:rPr>
                <w:lang w:val="en-GB"/>
              </w:rPr>
            </w:pPr>
            <w:r w:rsidRPr="00C26C40">
              <w:rPr>
                <w:b/>
                <w:lang w:val="en-GB"/>
              </w:rPr>
              <w:t>-0.0226</w:t>
            </w:r>
          </w:p>
        </w:tc>
      </w:tr>
      <w:tr w:rsidR="00312BC3" w:rsidRPr="00C26C40" w14:paraId="6EB29CAE" w14:textId="77777777" w:rsidTr="00870DFD">
        <w:trPr>
          <w:jc w:val="center"/>
        </w:trPr>
        <w:tc>
          <w:tcPr>
            <w:tcW w:w="3009" w:type="dxa"/>
          </w:tcPr>
          <w:p w14:paraId="0CF6598B" w14:textId="77777777" w:rsidR="00312BC3" w:rsidRPr="00C26C40" w:rsidRDefault="00312BC3" w:rsidP="00870DFD">
            <w:pPr>
              <w:rPr>
                <w:lang w:val="en-GB"/>
              </w:rPr>
            </w:pPr>
            <w:r w:rsidRPr="00C26C40">
              <w:rPr>
                <w:b/>
                <w:lang w:val="en-GB"/>
              </w:rPr>
              <w:t>ΔḤ (Net)</w:t>
            </w:r>
          </w:p>
        </w:tc>
        <w:tc>
          <w:tcPr>
            <w:tcW w:w="3009" w:type="dxa"/>
          </w:tcPr>
          <w:p w14:paraId="61D5E9C8" w14:textId="77777777" w:rsidR="00312BC3" w:rsidRPr="00C26C40" w:rsidRDefault="00312BC3" w:rsidP="00870DFD">
            <w:pPr>
              <w:rPr>
                <w:lang w:val="en-GB"/>
              </w:rPr>
            </w:pPr>
            <w:r w:rsidRPr="00C26C40">
              <w:rPr>
                <w:b/>
                <w:lang w:val="en-GB"/>
              </w:rPr>
              <w:t>Net</w:t>
            </w:r>
          </w:p>
        </w:tc>
        <w:tc>
          <w:tcPr>
            <w:tcW w:w="3009" w:type="dxa"/>
          </w:tcPr>
          <w:p w14:paraId="66769803" w14:textId="77777777" w:rsidR="00312BC3" w:rsidRPr="00C26C40" w:rsidRDefault="00312BC3" w:rsidP="00870DFD">
            <w:pPr>
              <w:rPr>
                <w:lang w:val="en-GB"/>
              </w:rPr>
            </w:pPr>
            <w:r w:rsidRPr="00C26C40">
              <w:rPr>
                <w:b/>
                <w:lang w:val="en-GB"/>
              </w:rPr>
              <w:t>0.0000</w:t>
            </w:r>
          </w:p>
        </w:tc>
      </w:tr>
    </w:tbl>
    <w:p w14:paraId="4758DB98" w14:textId="77777777" w:rsidR="00056F4A" w:rsidRPr="00C26C40" w:rsidRDefault="00056F4A" w:rsidP="00312BC3"/>
    <w:p w14:paraId="5531A723" w14:textId="33971DA4" w:rsidR="00312BC3" w:rsidRPr="00C26C40" w:rsidRDefault="00312BC3" w:rsidP="00312BC3">
      <w:r w:rsidRPr="00C26C40">
        <w:t>Table B — Component-Specific Enthalpy (kcal/kg) per stream:</w:t>
      </w:r>
    </w:p>
    <w:p w14:paraId="6CE5C127" w14:textId="36ED26D8" w:rsidR="00312BC3" w:rsidRPr="00C26C40" w:rsidRDefault="00312BC3" w:rsidP="00312BC3">
      <w:r w:rsidRPr="00C26C40">
        <w:t>Stream 304B (Inlet) — T = 117.52 °C, P = 5.0000 atm</w:t>
      </w:r>
    </w:p>
    <w:tbl>
      <w:tblPr>
        <w:tblStyle w:val="TableGrid"/>
        <w:tblW w:w="0" w:type="auto"/>
        <w:jc w:val="center"/>
        <w:tblLook w:val="04A0" w:firstRow="1" w:lastRow="0" w:firstColumn="1" w:lastColumn="0" w:noHBand="0" w:noVBand="1"/>
      </w:tblPr>
      <w:tblGrid>
        <w:gridCol w:w="4513"/>
        <w:gridCol w:w="4513"/>
      </w:tblGrid>
      <w:tr w:rsidR="00312BC3" w:rsidRPr="00C26C40" w14:paraId="63F6B6A0" w14:textId="77777777" w:rsidTr="00870DFD">
        <w:trPr>
          <w:jc w:val="center"/>
        </w:trPr>
        <w:tc>
          <w:tcPr>
            <w:tcW w:w="4513" w:type="dxa"/>
            <w:shd w:val="clear" w:color="auto" w:fill="D9D9D9"/>
          </w:tcPr>
          <w:p w14:paraId="452FF465"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5BBFB103" w14:textId="77777777" w:rsidR="00312BC3" w:rsidRPr="00C26C40" w:rsidRDefault="00312BC3" w:rsidP="00870DFD">
            <w:pPr>
              <w:rPr>
                <w:lang w:val="en-GB"/>
              </w:rPr>
            </w:pPr>
            <w:r w:rsidRPr="00C26C40">
              <w:rPr>
                <w:b/>
                <w:sz w:val="22"/>
                <w:lang w:val="en-GB"/>
              </w:rPr>
              <w:t>Specific Enthalpy (kcal/kg)</w:t>
            </w:r>
          </w:p>
        </w:tc>
      </w:tr>
      <w:tr w:rsidR="00312BC3" w:rsidRPr="00C26C40" w14:paraId="68962AE8" w14:textId="77777777" w:rsidTr="00870DFD">
        <w:trPr>
          <w:jc w:val="center"/>
        </w:trPr>
        <w:tc>
          <w:tcPr>
            <w:tcW w:w="4513" w:type="dxa"/>
          </w:tcPr>
          <w:p w14:paraId="0AC8FF9B" w14:textId="3CE67B1A" w:rsidR="00312BC3" w:rsidRPr="00C26C40" w:rsidRDefault="00056F4A" w:rsidP="00870DFD">
            <w:pPr>
              <w:rPr>
                <w:lang w:val="en-GB"/>
              </w:rPr>
            </w:pPr>
            <m:oMathPara>
              <m:oMath>
                <m:r>
                  <w:rPr>
                    <w:rFonts w:ascii="Cambria Math" w:hAnsi="Cambria Math"/>
                    <w:lang w:val="en-GB"/>
                  </w:rPr>
                  <m:t>H₂O</m:t>
                </m:r>
              </m:oMath>
            </m:oMathPara>
          </w:p>
        </w:tc>
        <w:tc>
          <w:tcPr>
            <w:tcW w:w="4513" w:type="dxa"/>
          </w:tcPr>
          <w:p w14:paraId="5C028ADD" w14:textId="77777777" w:rsidR="00312BC3" w:rsidRPr="00C26C40" w:rsidRDefault="00312BC3" w:rsidP="00870DFD">
            <w:pPr>
              <w:rPr>
                <w:lang w:val="en-GB"/>
              </w:rPr>
            </w:pPr>
            <w:r w:rsidRPr="00C26C40">
              <w:rPr>
                <w:lang w:val="en-GB"/>
              </w:rPr>
              <w:t>-3,173.4600</w:t>
            </w:r>
          </w:p>
        </w:tc>
      </w:tr>
      <w:tr w:rsidR="00312BC3" w:rsidRPr="00C26C40" w14:paraId="10AAEBA6" w14:textId="77777777" w:rsidTr="00870DFD">
        <w:trPr>
          <w:jc w:val="center"/>
        </w:trPr>
        <w:tc>
          <w:tcPr>
            <w:tcW w:w="4513" w:type="dxa"/>
          </w:tcPr>
          <w:p w14:paraId="63F8F253" w14:textId="2867198F" w:rsidR="00312BC3" w:rsidRPr="00C26C40" w:rsidRDefault="00056F4A" w:rsidP="00870DFD">
            <w:pPr>
              <w:rPr>
                <w:lang w:val="en-GB"/>
              </w:rPr>
            </w:pPr>
            <m:oMathPara>
              <m:oMath>
                <m:r>
                  <w:rPr>
                    <w:rFonts w:ascii="Cambria Math" w:hAnsi="Cambria Math"/>
                    <w:lang w:val="en-GB"/>
                  </w:rPr>
                  <m:t>CO₂</m:t>
                </m:r>
              </m:oMath>
            </m:oMathPara>
          </w:p>
        </w:tc>
        <w:tc>
          <w:tcPr>
            <w:tcW w:w="4513" w:type="dxa"/>
          </w:tcPr>
          <w:p w14:paraId="60755781" w14:textId="77777777" w:rsidR="00312BC3" w:rsidRPr="00C26C40" w:rsidRDefault="00312BC3" w:rsidP="00870DFD">
            <w:pPr>
              <w:rPr>
                <w:lang w:val="en-GB"/>
              </w:rPr>
            </w:pPr>
            <w:r w:rsidRPr="00C26C40">
              <w:rPr>
                <w:lang w:val="en-GB"/>
              </w:rPr>
              <w:t>-2,119.5271</w:t>
            </w:r>
          </w:p>
        </w:tc>
      </w:tr>
      <w:tr w:rsidR="00312BC3" w:rsidRPr="00C26C40" w14:paraId="1C7DB7F9" w14:textId="77777777" w:rsidTr="00870DFD">
        <w:trPr>
          <w:jc w:val="center"/>
        </w:trPr>
        <w:tc>
          <w:tcPr>
            <w:tcW w:w="4513" w:type="dxa"/>
          </w:tcPr>
          <w:p w14:paraId="081EF57B" w14:textId="08DB96B7" w:rsidR="00312BC3" w:rsidRPr="00C26C40" w:rsidRDefault="00056F4A" w:rsidP="00870DFD">
            <w:pPr>
              <w:rPr>
                <w:lang w:val="en-GB"/>
              </w:rPr>
            </w:pPr>
            <m:oMathPara>
              <m:oMath>
                <m:r>
                  <w:rPr>
                    <w:rFonts w:ascii="Cambria Math" w:hAnsi="Cambria Math"/>
                    <w:lang w:val="en-GB"/>
                  </w:rPr>
                  <m:t>Al(OH)₃</m:t>
                </m:r>
              </m:oMath>
            </m:oMathPara>
          </w:p>
        </w:tc>
        <w:tc>
          <w:tcPr>
            <w:tcW w:w="4513" w:type="dxa"/>
          </w:tcPr>
          <w:p w14:paraId="26BC2FAD" w14:textId="77777777" w:rsidR="00312BC3" w:rsidRPr="00C26C40" w:rsidRDefault="00312BC3" w:rsidP="00870DFD">
            <w:pPr>
              <w:rPr>
                <w:lang w:val="en-GB"/>
              </w:rPr>
            </w:pPr>
            <w:r w:rsidRPr="00C26C40">
              <w:rPr>
                <w:lang w:val="en-GB"/>
              </w:rPr>
              <w:t>-3,899.7199</w:t>
            </w:r>
          </w:p>
        </w:tc>
      </w:tr>
      <w:tr w:rsidR="00312BC3" w:rsidRPr="00C26C40" w14:paraId="169F00CC" w14:textId="77777777" w:rsidTr="00870DFD">
        <w:trPr>
          <w:jc w:val="center"/>
        </w:trPr>
        <w:tc>
          <w:tcPr>
            <w:tcW w:w="4513" w:type="dxa"/>
          </w:tcPr>
          <w:p w14:paraId="1E0780CF" w14:textId="6B573CB9" w:rsidR="00312BC3" w:rsidRPr="00C26C40" w:rsidRDefault="00056F4A" w:rsidP="00870DFD">
            <w:pPr>
              <w:rPr>
                <w:lang w:val="en-GB"/>
              </w:rPr>
            </w:pPr>
            <m:oMathPara>
              <m:oMath>
                <m:r>
                  <w:rPr>
                    <w:rFonts w:ascii="Cambria Math" w:hAnsi="Cambria Math"/>
                    <w:lang w:val="en-GB"/>
                  </w:rPr>
                  <w:lastRenderedPageBreak/>
                  <m:t>Fe₂O₃</m:t>
                </m:r>
              </m:oMath>
            </m:oMathPara>
          </w:p>
        </w:tc>
        <w:tc>
          <w:tcPr>
            <w:tcW w:w="4513" w:type="dxa"/>
          </w:tcPr>
          <w:p w14:paraId="20E54544" w14:textId="77777777" w:rsidR="00312BC3" w:rsidRPr="00C26C40" w:rsidRDefault="00312BC3" w:rsidP="00870DFD">
            <w:pPr>
              <w:rPr>
                <w:lang w:val="en-GB"/>
              </w:rPr>
            </w:pPr>
            <w:r w:rsidRPr="00C26C40">
              <w:rPr>
                <w:lang w:val="en-GB"/>
              </w:rPr>
              <w:t>-1,218.1698</w:t>
            </w:r>
          </w:p>
        </w:tc>
      </w:tr>
      <w:tr w:rsidR="00312BC3" w:rsidRPr="00C26C40" w14:paraId="32F284EE" w14:textId="77777777" w:rsidTr="00870DFD">
        <w:trPr>
          <w:jc w:val="center"/>
        </w:trPr>
        <w:tc>
          <w:tcPr>
            <w:tcW w:w="4513" w:type="dxa"/>
          </w:tcPr>
          <w:p w14:paraId="6CEE4356" w14:textId="74C67A4E" w:rsidR="00312BC3" w:rsidRPr="00C26C40" w:rsidRDefault="00056F4A" w:rsidP="00870DFD">
            <w:pPr>
              <w:rPr>
                <w:lang w:val="en-GB"/>
              </w:rPr>
            </w:pPr>
            <m:oMathPara>
              <m:oMath>
                <m:r>
                  <w:rPr>
                    <w:rFonts w:ascii="Cambria Math" w:hAnsi="Cambria Math"/>
                    <w:lang w:val="en-GB"/>
                  </w:rPr>
                  <m:t>SiO₂</m:t>
                </m:r>
              </m:oMath>
            </m:oMathPara>
          </w:p>
        </w:tc>
        <w:tc>
          <w:tcPr>
            <w:tcW w:w="4513" w:type="dxa"/>
          </w:tcPr>
          <w:p w14:paraId="0B9A210C" w14:textId="77777777" w:rsidR="00312BC3" w:rsidRPr="00C26C40" w:rsidRDefault="00312BC3" w:rsidP="00870DFD">
            <w:pPr>
              <w:rPr>
                <w:lang w:val="en-GB"/>
              </w:rPr>
            </w:pPr>
            <w:r w:rsidRPr="00C26C40">
              <w:rPr>
                <w:lang w:val="en-GB"/>
              </w:rPr>
              <w:t>-3,604.5843</w:t>
            </w:r>
          </w:p>
        </w:tc>
      </w:tr>
      <w:tr w:rsidR="00312BC3" w:rsidRPr="00C26C40" w14:paraId="1704B1AE" w14:textId="77777777" w:rsidTr="00870DFD">
        <w:trPr>
          <w:jc w:val="center"/>
        </w:trPr>
        <w:tc>
          <w:tcPr>
            <w:tcW w:w="4513" w:type="dxa"/>
          </w:tcPr>
          <w:p w14:paraId="1CE26173" w14:textId="5ACDDDB4" w:rsidR="00312BC3" w:rsidRPr="00C26C40" w:rsidRDefault="00056F4A" w:rsidP="00870DFD">
            <w:pPr>
              <w:rPr>
                <w:lang w:val="en-GB"/>
              </w:rPr>
            </w:pPr>
            <m:oMathPara>
              <m:oMath>
                <m:r>
                  <w:rPr>
                    <w:rFonts w:ascii="Cambria Math" w:hAnsi="Cambria Math"/>
                    <w:lang w:val="en-GB"/>
                  </w:rPr>
                  <m:t>TiO₂</m:t>
                </m:r>
              </m:oMath>
            </m:oMathPara>
          </w:p>
        </w:tc>
        <w:tc>
          <w:tcPr>
            <w:tcW w:w="4513" w:type="dxa"/>
          </w:tcPr>
          <w:p w14:paraId="33C13B17" w14:textId="77777777" w:rsidR="00312BC3" w:rsidRPr="00C26C40" w:rsidRDefault="00312BC3" w:rsidP="00870DFD">
            <w:pPr>
              <w:rPr>
                <w:lang w:val="en-GB"/>
              </w:rPr>
            </w:pPr>
            <w:r w:rsidRPr="00C26C40">
              <w:rPr>
                <w:lang w:val="en-GB"/>
              </w:rPr>
              <w:t>-2,810.6794</w:t>
            </w:r>
          </w:p>
        </w:tc>
      </w:tr>
      <w:tr w:rsidR="00312BC3" w:rsidRPr="00C26C40" w14:paraId="7ADE29D2" w14:textId="77777777" w:rsidTr="00870DFD">
        <w:trPr>
          <w:jc w:val="center"/>
        </w:trPr>
        <w:tc>
          <w:tcPr>
            <w:tcW w:w="4513" w:type="dxa"/>
          </w:tcPr>
          <w:p w14:paraId="2A212F43" w14:textId="0F5CB612" w:rsidR="00312BC3" w:rsidRPr="00C26C40" w:rsidRDefault="00056F4A" w:rsidP="00870DFD">
            <w:pPr>
              <w:rPr>
                <w:lang w:val="en-GB"/>
              </w:rPr>
            </w:pPr>
            <m:oMathPara>
              <m:oMath>
                <m:r>
                  <w:rPr>
                    <w:rFonts w:ascii="Cambria Math" w:hAnsi="Cambria Math"/>
                    <w:lang w:val="en-GB"/>
                  </w:rPr>
                  <m:t>K₂O</m:t>
                </m:r>
              </m:oMath>
            </m:oMathPara>
          </w:p>
        </w:tc>
        <w:tc>
          <w:tcPr>
            <w:tcW w:w="4513" w:type="dxa"/>
          </w:tcPr>
          <w:p w14:paraId="561EE904" w14:textId="77777777" w:rsidR="00312BC3" w:rsidRPr="00C26C40" w:rsidRDefault="00312BC3" w:rsidP="00870DFD">
            <w:pPr>
              <w:rPr>
                <w:lang w:val="en-GB"/>
              </w:rPr>
            </w:pPr>
            <w:r w:rsidRPr="00C26C40">
              <w:rPr>
                <w:lang w:val="en-GB"/>
              </w:rPr>
              <w:t>-901.0739</w:t>
            </w:r>
          </w:p>
        </w:tc>
      </w:tr>
      <w:tr w:rsidR="00312BC3" w:rsidRPr="00C26C40" w14:paraId="4D109C83" w14:textId="77777777" w:rsidTr="00870DFD">
        <w:trPr>
          <w:jc w:val="center"/>
        </w:trPr>
        <w:tc>
          <w:tcPr>
            <w:tcW w:w="4513" w:type="dxa"/>
          </w:tcPr>
          <w:p w14:paraId="37F768A8" w14:textId="0623116C" w:rsidR="00312BC3" w:rsidRPr="00C26C40" w:rsidRDefault="00056F4A" w:rsidP="00870DFD">
            <w:pPr>
              <w:rPr>
                <w:lang w:val="en-GB"/>
              </w:rPr>
            </w:pPr>
            <m:oMathPara>
              <m:oMath>
                <m:r>
                  <w:rPr>
                    <w:rFonts w:ascii="Cambria Math" w:hAnsi="Cambria Math"/>
                    <w:lang w:val="en-GB"/>
                  </w:rPr>
                  <m:t>Na₂O</m:t>
                </m:r>
              </m:oMath>
            </m:oMathPara>
          </w:p>
        </w:tc>
        <w:tc>
          <w:tcPr>
            <w:tcW w:w="4513" w:type="dxa"/>
          </w:tcPr>
          <w:p w14:paraId="2976C92D" w14:textId="77777777" w:rsidR="00312BC3" w:rsidRPr="00C26C40" w:rsidRDefault="00312BC3" w:rsidP="00870DFD">
            <w:pPr>
              <w:rPr>
                <w:lang w:val="en-GB"/>
              </w:rPr>
            </w:pPr>
            <w:r w:rsidRPr="00C26C40">
              <w:rPr>
                <w:lang w:val="en-GB"/>
              </w:rPr>
              <w:t>-1,573.7370</w:t>
            </w:r>
          </w:p>
        </w:tc>
      </w:tr>
      <w:tr w:rsidR="00312BC3" w:rsidRPr="00C26C40" w14:paraId="032EFBB7" w14:textId="77777777" w:rsidTr="00870DFD">
        <w:trPr>
          <w:jc w:val="center"/>
        </w:trPr>
        <w:tc>
          <w:tcPr>
            <w:tcW w:w="4513" w:type="dxa"/>
          </w:tcPr>
          <w:p w14:paraId="11512D47" w14:textId="1FFD252C" w:rsidR="00312BC3" w:rsidRPr="00C26C40" w:rsidRDefault="00056F4A" w:rsidP="00870DFD">
            <w:pPr>
              <w:rPr>
                <w:lang w:val="en-GB"/>
              </w:rPr>
            </w:pPr>
            <m:oMathPara>
              <m:oMath>
                <m:r>
                  <w:rPr>
                    <w:rFonts w:ascii="Cambria Math" w:hAnsi="Cambria Math"/>
                    <w:lang w:val="en-GB"/>
                  </w:rPr>
                  <m:t>MgO</m:t>
                </m:r>
              </m:oMath>
            </m:oMathPara>
          </w:p>
        </w:tc>
        <w:tc>
          <w:tcPr>
            <w:tcW w:w="4513" w:type="dxa"/>
          </w:tcPr>
          <w:p w14:paraId="7242AE8B" w14:textId="77777777" w:rsidR="00312BC3" w:rsidRPr="00C26C40" w:rsidRDefault="00312BC3" w:rsidP="00870DFD">
            <w:pPr>
              <w:rPr>
                <w:lang w:val="en-GB"/>
              </w:rPr>
            </w:pPr>
            <w:r w:rsidRPr="00C26C40">
              <w:rPr>
                <w:lang w:val="en-GB"/>
              </w:rPr>
              <w:t>-3,544.9580</w:t>
            </w:r>
          </w:p>
        </w:tc>
      </w:tr>
      <w:tr w:rsidR="00312BC3" w:rsidRPr="00C26C40" w14:paraId="36A52170" w14:textId="77777777" w:rsidTr="00870DFD">
        <w:trPr>
          <w:jc w:val="center"/>
        </w:trPr>
        <w:tc>
          <w:tcPr>
            <w:tcW w:w="4513" w:type="dxa"/>
          </w:tcPr>
          <w:p w14:paraId="3C7B60A4" w14:textId="7085D0CA" w:rsidR="00312BC3" w:rsidRPr="00C26C40" w:rsidRDefault="00056F4A" w:rsidP="00870DFD">
            <w:pPr>
              <w:rPr>
                <w:lang w:val="en-GB"/>
              </w:rPr>
            </w:pPr>
            <m:oMathPara>
              <m:oMath>
                <m:r>
                  <w:rPr>
                    <w:rFonts w:ascii="Cambria Math" w:hAnsi="Cambria Math"/>
                    <w:lang w:val="en-GB"/>
                  </w:rPr>
                  <m:t>CO</m:t>
                </m:r>
              </m:oMath>
            </m:oMathPara>
          </w:p>
        </w:tc>
        <w:tc>
          <w:tcPr>
            <w:tcW w:w="4513" w:type="dxa"/>
          </w:tcPr>
          <w:p w14:paraId="64374028" w14:textId="77777777" w:rsidR="00312BC3" w:rsidRPr="00C26C40" w:rsidRDefault="00312BC3" w:rsidP="00870DFD">
            <w:pPr>
              <w:rPr>
                <w:lang w:val="en-GB"/>
              </w:rPr>
            </w:pPr>
            <w:r w:rsidRPr="00C26C40">
              <w:rPr>
                <w:lang w:val="en-GB"/>
              </w:rPr>
              <w:t>-920.9481</w:t>
            </w:r>
          </w:p>
        </w:tc>
      </w:tr>
      <w:tr w:rsidR="00312BC3" w:rsidRPr="00C26C40" w14:paraId="7BCFD623" w14:textId="77777777" w:rsidTr="00870DFD">
        <w:trPr>
          <w:jc w:val="center"/>
        </w:trPr>
        <w:tc>
          <w:tcPr>
            <w:tcW w:w="4513" w:type="dxa"/>
          </w:tcPr>
          <w:p w14:paraId="78009688" w14:textId="360AD7A9" w:rsidR="00312BC3" w:rsidRPr="00C26C40" w:rsidRDefault="00056F4A" w:rsidP="00870DFD">
            <w:pPr>
              <w:rPr>
                <w:lang w:val="en-GB"/>
              </w:rPr>
            </w:pPr>
            <m:oMathPara>
              <m:oMath>
                <m:r>
                  <w:rPr>
                    <w:rFonts w:ascii="Cambria Math" w:hAnsi="Cambria Math"/>
                    <w:lang w:val="en-GB"/>
                  </w:rPr>
                  <m:t>Fe₃O₄</m:t>
                </m:r>
              </m:oMath>
            </m:oMathPara>
          </w:p>
        </w:tc>
        <w:tc>
          <w:tcPr>
            <w:tcW w:w="4513" w:type="dxa"/>
          </w:tcPr>
          <w:p w14:paraId="499BDF3C" w14:textId="77777777" w:rsidR="00312BC3" w:rsidRPr="00C26C40" w:rsidRDefault="00312BC3" w:rsidP="00870DFD">
            <w:pPr>
              <w:rPr>
                <w:lang w:val="en-GB"/>
              </w:rPr>
            </w:pPr>
            <w:r w:rsidRPr="00C26C40">
              <w:rPr>
                <w:lang w:val="en-GB"/>
              </w:rPr>
              <w:t>-1,138.7762</w:t>
            </w:r>
          </w:p>
        </w:tc>
      </w:tr>
      <w:tr w:rsidR="00312BC3" w:rsidRPr="00C26C40" w14:paraId="3687CC6F" w14:textId="77777777" w:rsidTr="00870DFD">
        <w:trPr>
          <w:jc w:val="center"/>
        </w:trPr>
        <w:tc>
          <w:tcPr>
            <w:tcW w:w="4513" w:type="dxa"/>
          </w:tcPr>
          <w:p w14:paraId="6F56F8A5" w14:textId="77733EE9" w:rsidR="00312BC3" w:rsidRPr="00C26C40" w:rsidRDefault="00056F4A" w:rsidP="00870DFD">
            <w:pPr>
              <w:rPr>
                <w:lang w:val="en-GB"/>
              </w:rPr>
            </w:pPr>
            <m:oMathPara>
              <m:oMath>
                <m:r>
                  <w:rPr>
                    <w:rFonts w:ascii="Cambria Math" w:hAnsi="Cambria Math"/>
                    <w:lang w:val="en-GB"/>
                  </w:rPr>
                  <m:t>Al₂O₃</m:t>
                </m:r>
              </m:oMath>
            </m:oMathPara>
          </w:p>
        </w:tc>
        <w:tc>
          <w:tcPr>
            <w:tcW w:w="4513" w:type="dxa"/>
          </w:tcPr>
          <w:p w14:paraId="768DBC90" w14:textId="77777777" w:rsidR="00312BC3" w:rsidRPr="00C26C40" w:rsidRDefault="00312BC3" w:rsidP="00870DFD">
            <w:pPr>
              <w:rPr>
                <w:lang w:val="en-GB"/>
              </w:rPr>
            </w:pPr>
            <w:r w:rsidRPr="00C26C40">
              <w:rPr>
                <w:lang w:val="en-GB"/>
              </w:rPr>
              <w:t>-3,908.9827</w:t>
            </w:r>
          </w:p>
        </w:tc>
      </w:tr>
      <w:tr w:rsidR="00312BC3" w:rsidRPr="00C26C40" w14:paraId="456A31BA" w14:textId="77777777" w:rsidTr="00870DFD">
        <w:trPr>
          <w:jc w:val="center"/>
        </w:trPr>
        <w:tc>
          <w:tcPr>
            <w:tcW w:w="4513" w:type="dxa"/>
          </w:tcPr>
          <w:p w14:paraId="12BA9C5D" w14:textId="3725F6EE" w:rsidR="00312BC3" w:rsidRPr="00C26C40" w:rsidRDefault="00056F4A" w:rsidP="00870DFD">
            <w:pPr>
              <w:rPr>
                <w:lang w:val="en-GB"/>
              </w:rPr>
            </w:pPr>
            <m:oMathPara>
              <m:oMath>
                <m:r>
                  <w:rPr>
                    <w:rFonts w:ascii="Cambria Math" w:hAnsi="Cambria Math"/>
                    <w:lang w:val="en-GB"/>
                  </w:rPr>
                  <m:t>N₂</m:t>
                </m:r>
              </m:oMath>
            </m:oMathPara>
          </w:p>
        </w:tc>
        <w:tc>
          <w:tcPr>
            <w:tcW w:w="4513" w:type="dxa"/>
          </w:tcPr>
          <w:p w14:paraId="1C0D4DB1" w14:textId="77777777" w:rsidR="00312BC3" w:rsidRPr="00C26C40" w:rsidRDefault="00312BC3" w:rsidP="00870DFD">
            <w:pPr>
              <w:rPr>
                <w:lang w:val="en-GB"/>
              </w:rPr>
            </w:pPr>
            <w:r w:rsidRPr="00C26C40">
              <w:rPr>
                <w:lang w:val="en-GB"/>
              </w:rPr>
              <w:t>22.8706</w:t>
            </w:r>
          </w:p>
        </w:tc>
      </w:tr>
    </w:tbl>
    <w:p w14:paraId="0A9D2E17" w14:textId="77777777" w:rsidR="00056F4A" w:rsidRPr="00C26C40" w:rsidRDefault="00056F4A" w:rsidP="00312BC3"/>
    <w:p w14:paraId="16028FC7" w14:textId="099398C9" w:rsidR="00312BC3" w:rsidRPr="00C26C40" w:rsidRDefault="00312BC3" w:rsidP="00312BC3">
      <w:r w:rsidRPr="00C26C40">
        <w:t>Stream BH-AIR (Outlet) — T = 117.52 °C, P = 4.9975 atm</w:t>
      </w:r>
    </w:p>
    <w:tbl>
      <w:tblPr>
        <w:tblStyle w:val="TableGrid"/>
        <w:tblW w:w="0" w:type="auto"/>
        <w:jc w:val="center"/>
        <w:tblLook w:val="04A0" w:firstRow="1" w:lastRow="0" w:firstColumn="1" w:lastColumn="0" w:noHBand="0" w:noVBand="1"/>
      </w:tblPr>
      <w:tblGrid>
        <w:gridCol w:w="4513"/>
        <w:gridCol w:w="4513"/>
      </w:tblGrid>
      <w:tr w:rsidR="00312BC3" w:rsidRPr="00C26C40" w14:paraId="0E0A0D26" w14:textId="77777777" w:rsidTr="00870DFD">
        <w:trPr>
          <w:jc w:val="center"/>
        </w:trPr>
        <w:tc>
          <w:tcPr>
            <w:tcW w:w="4513" w:type="dxa"/>
            <w:shd w:val="clear" w:color="auto" w:fill="D9D9D9"/>
          </w:tcPr>
          <w:p w14:paraId="7B528BA6"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28C44EA6" w14:textId="77777777" w:rsidR="00312BC3" w:rsidRPr="00C26C40" w:rsidRDefault="00312BC3" w:rsidP="00870DFD">
            <w:pPr>
              <w:rPr>
                <w:lang w:val="en-GB"/>
              </w:rPr>
            </w:pPr>
            <w:r w:rsidRPr="00C26C40">
              <w:rPr>
                <w:b/>
                <w:sz w:val="22"/>
                <w:lang w:val="en-GB"/>
              </w:rPr>
              <w:t>Specific Enthalpy (kcal/kg)</w:t>
            </w:r>
          </w:p>
        </w:tc>
      </w:tr>
      <w:tr w:rsidR="00312BC3" w:rsidRPr="00C26C40" w14:paraId="7F8EEC35" w14:textId="77777777" w:rsidTr="00870DFD">
        <w:trPr>
          <w:jc w:val="center"/>
        </w:trPr>
        <w:tc>
          <w:tcPr>
            <w:tcW w:w="4513" w:type="dxa"/>
          </w:tcPr>
          <w:p w14:paraId="32A7324A" w14:textId="38DA9CF9" w:rsidR="00312BC3" w:rsidRPr="00C26C40" w:rsidRDefault="00056F4A" w:rsidP="00870DFD">
            <w:pPr>
              <w:rPr>
                <w:lang w:val="en-GB"/>
              </w:rPr>
            </w:pPr>
            <m:oMathPara>
              <m:oMath>
                <m:r>
                  <w:rPr>
                    <w:rFonts w:ascii="Cambria Math" w:hAnsi="Cambria Math"/>
                    <w:lang w:val="en-GB"/>
                  </w:rPr>
                  <m:t>H₂O</m:t>
                </m:r>
              </m:oMath>
            </m:oMathPara>
          </w:p>
        </w:tc>
        <w:tc>
          <w:tcPr>
            <w:tcW w:w="4513" w:type="dxa"/>
          </w:tcPr>
          <w:p w14:paraId="5340FF4C" w14:textId="77777777" w:rsidR="00312BC3" w:rsidRPr="00C26C40" w:rsidRDefault="00312BC3" w:rsidP="00870DFD">
            <w:pPr>
              <w:rPr>
                <w:lang w:val="en-GB"/>
              </w:rPr>
            </w:pPr>
            <w:r w:rsidRPr="00C26C40">
              <w:rPr>
                <w:lang w:val="en-GB"/>
              </w:rPr>
              <w:t>-3,173.4580</w:t>
            </w:r>
          </w:p>
        </w:tc>
      </w:tr>
      <w:tr w:rsidR="00312BC3" w:rsidRPr="00C26C40" w14:paraId="5BEA858D" w14:textId="77777777" w:rsidTr="00870DFD">
        <w:trPr>
          <w:jc w:val="center"/>
        </w:trPr>
        <w:tc>
          <w:tcPr>
            <w:tcW w:w="4513" w:type="dxa"/>
          </w:tcPr>
          <w:p w14:paraId="2908B926" w14:textId="5B1EB620" w:rsidR="00312BC3" w:rsidRPr="00C26C40" w:rsidRDefault="00056F4A" w:rsidP="00870DFD">
            <w:pPr>
              <w:rPr>
                <w:lang w:val="en-GB"/>
              </w:rPr>
            </w:pPr>
            <m:oMathPara>
              <m:oMath>
                <m:r>
                  <w:rPr>
                    <w:rFonts w:ascii="Cambria Math" w:hAnsi="Cambria Math"/>
                    <w:lang w:val="en-GB"/>
                  </w:rPr>
                  <m:t>CO₂</m:t>
                </m:r>
              </m:oMath>
            </m:oMathPara>
          </w:p>
        </w:tc>
        <w:tc>
          <w:tcPr>
            <w:tcW w:w="4513" w:type="dxa"/>
          </w:tcPr>
          <w:p w14:paraId="4EB39F13" w14:textId="77777777" w:rsidR="00312BC3" w:rsidRPr="00C26C40" w:rsidRDefault="00312BC3" w:rsidP="00870DFD">
            <w:pPr>
              <w:rPr>
                <w:lang w:val="en-GB"/>
              </w:rPr>
            </w:pPr>
            <w:r w:rsidRPr="00C26C40">
              <w:rPr>
                <w:lang w:val="en-GB"/>
              </w:rPr>
              <w:t>-2,119.5269</w:t>
            </w:r>
          </w:p>
        </w:tc>
      </w:tr>
      <w:tr w:rsidR="00312BC3" w:rsidRPr="00C26C40" w14:paraId="793E1317" w14:textId="77777777" w:rsidTr="00870DFD">
        <w:trPr>
          <w:jc w:val="center"/>
        </w:trPr>
        <w:tc>
          <w:tcPr>
            <w:tcW w:w="4513" w:type="dxa"/>
          </w:tcPr>
          <w:p w14:paraId="4F125068" w14:textId="1285E6A0" w:rsidR="00312BC3" w:rsidRPr="00C26C40" w:rsidRDefault="00056F4A" w:rsidP="00870DFD">
            <w:pPr>
              <w:rPr>
                <w:lang w:val="en-GB"/>
              </w:rPr>
            </w:pPr>
            <m:oMathPara>
              <m:oMath>
                <m:r>
                  <w:rPr>
                    <w:rFonts w:ascii="Cambria Math" w:hAnsi="Cambria Math"/>
                    <w:lang w:val="en-GB"/>
                  </w:rPr>
                  <m:t>CO</m:t>
                </m:r>
              </m:oMath>
            </m:oMathPara>
          </w:p>
        </w:tc>
        <w:tc>
          <w:tcPr>
            <w:tcW w:w="4513" w:type="dxa"/>
          </w:tcPr>
          <w:p w14:paraId="0CA38BFD" w14:textId="77777777" w:rsidR="00312BC3" w:rsidRPr="00C26C40" w:rsidRDefault="00312BC3" w:rsidP="00870DFD">
            <w:pPr>
              <w:rPr>
                <w:lang w:val="en-GB"/>
              </w:rPr>
            </w:pPr>
            <w:r w:rsidRPr="00C26C40">
              <w:rPr>
                <w:lang w:val="en-GB"/>
              </w:rPr>
              <w:t>-920.9482</w:t>
            </w:r>
          </w:p>
        </w:tc>
      </w:tr>
      <w:tr w:rsidR="00312BC3" w:rsidRPr="00C26C40" w14:paraId="2B390822" w14:textId="77777777" w:rsidTr="00870DFD">
        <w:trPr>
          <w:jc w:val="center"/>
        </w:trPr>
        <w:tc>
          <w:tcPr>
            <w:tcW w:w="4513" w:type="dxa"/>
          </w:tcPr>
          <w:p w14:paraId="5D6F63AC" w14:textId="6CD4696B" w:rsidR="00312BC3" w:rsidRPr="00C26C40" w:rsidRDefault="00056F4A" w:rsidP="00870DFD">
            <w:pPr>
              <w:rPr>
                <w:lang w:val="en-GB"/>
              </w:rPr>
            </w:pPr>
            <m:oMathPara>
              <m:oMath>
                <m:r>
                  <w:rPr>
                    <w:rFonts w:ascii="Cambria Math" w:hAnsi="Cambria Math"/>
                    <w:lang w:val="en-GB"/>
                  </w:rPr>
                  <m:t>N₂</m:t>
                </m:r>
              </m:oMath>
            </m:oMathPara>
          </w:p>
        </w:tc>
        <w:tc>
          <w:tcPr>
            <w:tcW w:w="4513" w:type="dxa"/>
          </w:tcPr>
          <w:p w14:paraId="154FA351" w14:textId="77777777" w:rsidR="00312BC3" w:rsidRPr="00C26C40" w:rsidRDefault="00312BC3" w:rsidP="00870DFD">
            <w:pPr>
              <w:rPr>
                <w:lang w:val="en-GB"/>
              </w:rPr>
            </w:pPr>
            <w:r w:rsidRPr="00C26C40">
              <w:rPr>
                <w:lang w:val="en-GB"/>
              </w:rPr>
              <w:t>22.8705</w:t>
            </w:r>
          </w:p>
        </w:tc>
      </w:tr>
    </w:tbl>
    <w:p w14:paraId="5FDE5968" w14:textId="77777777" w:rsidR="00056F4A" w:rsidRPr="00C26C40" w:rsidRDefault="00056F4A" w:rsidP="00312BC3"/>
    <w:p w14:paraId="45F9D28C" w14:textId="7018CA89" w:rsidR="00312BC3" w:rsidRPr="00C26C40" w:rsidRDefault="00312BC3" w:rsidP="00312BC3">
      <w:r w:rsidRPr="00C26C40">
        <w:t>Stream BH-DUST (Outlet) — T = 117.52 °C, P = 4.9975 atm</w:t>
      </w:r>
    </w:p>
    <w:tbl>
      <w:tblPr>
        <w:tblStyle w:val="TableGrid"/>
        <w:tblW w:w="0" w:type="auto"/>
        <w:jc w:val="center"/>
        <w:tblLook w:val="04A0" w:firstRow="1" w:lastRow="0" w:firstColumn="1" w:lastColumn="0" w:noHBand="0" w:noVBand="1"/>
      </w:tblPr>
      <w:tblGrid>
        <w:gridCol w:w="4513"/>
        <w:gridCol w:w="4513"/>
      </w:tblGrid>
      <w:tr w:rsidR="00312BC3" w:rsidRPr="00C26C40" w14:paraId="387FD1E0" w14:textId="77777777" w:rsidTr="00870DFD">
        <w:trPr>
          <w:jc w:val="center"/>
        </w:trPr>
        <w:tc>
          <w:tcPr>
            <w:tcW w:w="4513" w:type="dxa"/>
            <w:shd w:val="clear" w:color="auto" w:fill="D9D9D9"/>
          </w:tcPr>
          <w:p w14:paraId="1C0F28AB"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0C97D981" w14:textId="77777777" w:rsidR="00312BC3" w:rsidRPr="00C26C40" w:rsidRDefault="00312BC3" w:rsidP="00870DFD">
            <w:pPr>
              <w:rPr>
                <w:lang w:val="en-GB"/>
              </w:rPr>
            </w:pPr>
            <w:r w:rsidRPr="00C26C40">
              <w:rPr>
                <w:b/>
                <w:sz w:val="22"/>
                <w:lang w:val="en-GB"/>
              </w:rPr>
              <w:t>Specific Enthalpy (kcal/kg)</w:t>
            </w:r>
          </w:p>
        </w:tc>
      </w:tr>
      <w:tr w:rsidR="00312BC3" w:rsidRPr="00C26C40" w14:paraId="5FB19746" w14:textId="77777777" w:rsidTr="00870DFD">
        <w:trPr>
          <w:jc w:val="center"/>
        </w:trPr>
        <w:tc>
          <w:tcPr>
            <w:tcW w:w="4513" w:type="dxa"/>
          </w:tcPr>
          <w:p w14:paraId="1AA35811" w14:textId="77CBFE26" w:rsidR="00312BC3" w:rsidRPr="00C26C40" w:rsidRDefault="00056F4A" w:rsidP="00870DFD">
            <w:pPr>
              <w:rPr>
                <w:lang w:val="en-GB"/>
              </w:rPr>
            </w:pPr>
            <m:oMathPara>
              <m:oMath>
                <m:r>
                  <w:rPr>
                    <w:rFonts w:ascii="Cambria Math" w:hAnsi="Cambria Math"/>
                    <w:lang w:val="en-GB"/>
                  </w:rPr>
                  <m:t>Al(OH)₃</m:t>
                </m:r>
              </m:oMath>
            </m:oMathPara>
          </w:p>
        </w:tc>
        <w:tc>
          <w:tcPr>
            <w:tcW w:w="4513" w:type="dxa"/>
          </w:tcPr>
          <w:p w14:paraId="077647EA" w14:textId="77777777" w:rsidR="00312BC3" w:rsidRPr="00C26C40" w:rsidRDefault="00312BC3" w:rsidP="00870DFD">
            <w:pPr>
              <w:rPr>
                <w:lang w:val="en-GB"/>
              </w:rPr>
            </w:pPr>
            <w:r w:rsidRPr="00C26C40">
              <w:rPr>
                <w:lang w:val="en-GB"/>
              </w:rPr>
              <w:t>-3,899.7199</w:t>
            </w:r>
          </w:p>
        </w:tc>
      </w:tr>
      <w:tr w:rsidR="00312BC3" w:rsidRPr="00C26C40" w14:paraId="56F27E1C" w14:textId="77777777" w:rsidTr="00870DFD">
        <w:trPr>
          <w:jc w:val="center"/>
        </w:trPr>
        <w:tc>
          <w:tcPr>
            <w:tcW w:w="4513" w:type="dxa"/>
          </w:tcPr>
          <w:p w14:paraId="3B054C45" w14:textId="60F1C4A0" w:rsidR="00312BC3" w:rsidRPr="00C26C40" w:rsidRDefault="00056F4A" w:rsidP="00870DFD">
            <w:pPr>
              <w:rPr>
                <w:lang w:val="en-GB"/>
              </w:rPr>
            </w:pPr>
            <m:oMathPara>
              <m:oMath>
                <m:r>
                  <w:rPr>
                    <w:rFonts w:ascii="Cambria Math" w:hAnsi="Cambria Math"/>
                    <w:lang w:val="en-GB"/>
                  </w:rPr>
                  <m:t>Fe₂O₃</m:t>
                </m:r>
              </m:oMath>
            </m:oMathPara>
          </w:p>
        </w:tc>
        <w:tc>
          <w:tcPr>
            <w:tcW w:w="4513" w:type="dxa"/>
          </w:tcPr>
          <w:p w14:paraId="554BC5DC" w14:textId="77777777" w:rsidR="00312BC3" w:rsidRPr="00C26C40" w:rsidRDefault="00312BC3" w:rsidP="00870DFD">
            <w:pPr>
              <w:rPr>
                <w:lang w:val="en-GB"/>
              </w:rPr>
            </w:pPr>
            <w:r w:rsidRPr="00C26C40">
              <w:rPr>
                <w:lang w:val="en-GB"/>
              </w:rPr>
              <w:t>-1,218.1698</w:t>
            </w:r>
          </w:p>
        </w:tc>
      </w:tr>
      <w:tr w:rsidR="00312BC3" w:rsidRPr="00C26C40" w14:paraId="2498DB6C" w14:textId="77777777" w:rsidTr="00870DFD">
        <w:trPr>
          <w:jc w:val="center"/>
        </w:trPr>
        <w:tc>
          <w:tcPr>
            <w:tcW w:w="4513" w:type="dxa"/>
          </w:tcPr>
          <w:p w14:paraId="2FDCD54F" w14:textId="4759F5AB" w:rsidR="00312BC3" w:rsidRPr="00C26C40" w:rsidRDefault="00056F4A" w:rsidP="00870DFD">
            <w:pPr>
              <w:rPr>
                <w:lang w:val="en-GB"/>
              </w:rPr>
            </w:pPr>
            <m:oMathPara>
              <m:oMath>
                <m:r>
                  <w:rPr>
                    <w:rFonts w:ascii="Cambria Math" w:hAnsi="Cambria Math"/>
                    <w:lang w:val="en-GB"/>
                  </w:rPr>
                  <m:t>SiO₂</m:t>
                </m:r>
              </m:oMath>
            </m:oMathPara>
          </w:p>
        </w:tc>
        <w:tc>
          <w:tcPr>
            <w:tcW w:w="4513" w:type="dxa"/>
          </w:tcPr>
          <w:p w14:paraId="45F00912" w14:textId="77777777" w:rsidR="00312BC3" w:rsidRPr="00C26C40" w:rsidRDefault="00312BC3" w:rsidP="00870DFD">
            <w:pPr>
              <w:rPr>
                <w:lang w:val="en-GB"/>
              </w:rPr>
            </w:pPr>
            <w:r w:rsidRPr="00C26C40">
              <w:rPr>
                <w:lang w:val="en-GB"/>
              </w:rPr>
              <w:t>-3,604.5843</w:t>
            </w:r>
          </w:p>
        </w:tc>
      </w:tr>
      <w:tr w:rsidR="00312BC3" w:rsidRPr="00C26C40" w14:paraId="49A215AA" w14:textId="77777777" w:rsidTr="00870DFD">
        <w:trPr>
          <w:jc w:val="center"/>
        </w:trPr>
        <w:tc>
          <w:tcPr>
            <w:tcW w:w="4513" w:type="dxa"/>
          </w:tcPr>
          <w:p w14:paraId="17267695" w14:textId="690E5C40" w:rsidR="00312BC3" w:rsidRPr="00C26C40" w:rsidRDefault="00056F4A" w:rsidP="00870DFD">
            <w:pPr>
              <w:rPr>
                <w:lang w:val="en-GB"/>
              </w:rPr>
            </w:pPr>
            <m:oMathPara>
              <m:oMath>
                <m:r>
                  <w:rPr>
                    <w:rFonts w:ascii="Cambria Math" w:hAnsi="Cambria Math"/>
                    <w:lang w:val="en-GB"/>
                  </w:rPr>
                  <m:t>TiO₂</m:t>
                </m:r>
              </m:oMath>
            </m:oMathPara>
          </w:p>
        </w:tc>
        <w:tc>
          <w:tcPr>
            <w:tcW w:w="4513" w:type="dxa"/>
          </w:tcPr>
          <w:p w14:paraId="399FFC62" w14:textId="77777777" w:rsidR="00312BC3" w:rsidRPr="00C26C40" w:rsidRDefault="00312BC3" w:rsidP="00870DFD">
            <w:pPr>
              <w:rPr>
                <w:lang w:val="en-GB"/>
              </w:rPr>
            </w:pPr>
            <w:r w:rsidRPr="00C26C40">
              <w:rPr>
                <w:lang w:val="en-GB"/>
              </w:rPr>
              <w:t>-2,810.6794</w:t>
            </w:r>
          </w:p>
        </w:tc>
      </w:tr>
      <w:tr w:rsidR="00312BC3" w:rsidRPr="00C26C40" w14:paraId="691FDF6A" w14:textId="77777777" w:rsidTr="00870DFD">
        <w:trPr>
          <w:jc w:val="center"/>
        </w:trPr>
        <w:tc>
          <w:tcPr>
            <w:tcW w:w="4513" w:type="dxa"/>
          </w:tcPr>
          <w:p w14:paraId="6A260155" w14:textId="070369E9" w:rsidR="00312BC3" w:rsidRPr="00C26C40" w:rsidRDefault="00056F4A" w:rsidP="00870DFD">
            <w:pPr>
              <w:rPr>
                <w:lang w:val="en-GB"/>
              </w:rPr>
            </w:pPr>
            <m:oMathPara>
              <m:oMath>
                <m:r>
                  <w:rPr>
                    <w:rFonts w:ascii="Cambria Math" w:hAnsi="Cambria Math"/>
                    <w:lang w:val="en-GB"/>
                  </w:rPr>
                  <m:t>K₂O</m:t>
                </m:r>
              </m:oMath>
            </m:oMathPara>
          </w:p>
        </w:tc>
        <w:tc>
          <w:tcPr>
            <w:tcW w:w="4513" w:type="dxa"/>
          </w:tcPr>
          <w:p w14:paraId="4F0E0D45" w14:textId="77777777" w:rsidR="00312BC3" w:rsidRPr="00C26C40" w:rsidRDefault="00312BC3" w:rsidP="00870DFD">
            <w:pPr>
              <w:rPr>
                <w:lang w:val="en-GB"/>
              </w:rPr>
            </w:pPr>
            <w:r w:rsidRPr="00C26C40">
              <w:rPr>
                <w:lang w:val="en-GB"/>
              </w:rPr>
              <w:t>-901.0739</w:t>
            </w:r>
          </w:p>
        </w:tc>
      </w:tr>
      <w:tr w:rsidR="00312BC3" w:rsidRPr="00C26C40" w14:paraId="2F0630BF" w14:textId="77777777" w:rsidTr="00870DFD">
        <w:trPr>
          <w:jc w:val="center"/>
        </w:trPr>
        <w:tc>
          <w:tcPr>
            <w:tcW w:w="4513" w:type="dxa"/>
          </w:tcPr>
          <w:p w14:paraId="06CACD10" w14:textId="6B601E48" w:rsidR="00312BC3" w:rsidRPr="00C26C40" w:rsidRDefault="00056F4A" w:rsidP="00870DFD">
            <w:pPr>
              <w:rPr>
                <w:lang w:val="en-GB"/>
              </w:rPr>
            </w:pPr>
            <m:oMathPara>
              <m:oMath>
                <m:r>
                  <w:rPr>
                    <w:rFonts w:ascii="Cambria Math" w:hAnsi="Cambria Math"/>
                    <w:lang w:val="en-GB"/>
                  </w:rPr>
                  <m:t>Na₂O</m:t>
                </m:r>
              </m:oMath>
            </m:oMathPara>
          </w:p>
        </w:tc>
        <w:tc>
          <w:tcPr>
            <w:tcW w:w="4513" w:type="dxa"/>
          </w:tcPr>
          <w:p w14:paraId="2D299357" w14:textId="77777777" w:rsidR="00312BC3" w:rsidRPr="00C26C40" w:rsidRDefault="00312BC3" w:rsidP="00870DFD">
            <w:pPr>
              <w:rPr>
                <w:lang w:val="en-GB"/>
              </w:rPr>
            </w:pPr>
            <w:r w:rsidRPr="00C26C40">
              <w:rPr>
                <w:lang w:val="en-GB"/>
              </w:rPr>
              <w:t>-1,573.7370</w:t>
            </w:r>
          </w:p>
        </w:tc>
      </w:tr>
      <w:tr w:rsidR="00312BC3" w:rsidRPr="00C26C40" w14:paraId="742C4A46" w14:textId="77777777" w:rsidTr="00870DFD">
        <w:trPr>
          <w:jc w:val="center"/>
        </w:trPr>
        <w:tc>
          <w:tcPr>
            <w:tcW w:w="4513" w:type="dxa"/>
          </w:tcPr>
          <w:p w14:paraId="1B88D572" w14:textId="214A2BE4" w:rsidR="00312BC3" w:rsidRPr="00C26C40" w:rsidRDefault="00056F4A" w:rsidP="00870DFD">
            <w:pPr>
              <w:rPr>
                <w:lang w:val="en-GB"/>
              </w:rPr>
            </w:pPr>
            <m:oMathPara>
              <m:oMath>
                <m:r>
                  <w:rPr>
                    <w:rFonts w:ascii="Cambria Math" w:hAnsi="Cambria Math"/>
                    <w:lang w:val="en-GB"/>
                  </w:rPr>
                  <m:t>MgO</m:t>
                </m:r>
              </m:oMath>
            </m:oMathPara>
          </w:p>
        </w:tc>
        <w:tc>
          <w:tcPr>
            <w:tcW w:w="4513" w:type="dxa"/>
          </w:tcPr>
          <w:p w14:paraId="6B7149E2" w14:textId="77777777" w:rsidR="00312BC3" w:rsidRPr="00C26C40" w:rsidRDefault="00312BC3" w:rsidP="00870DFD">
            <w:pPr>
              <w:rPr>
                <w:lang w:val="en-GB"/>
              </w:rPr>
            </w:pPr>
            <w:r w:rsidRPr="00C26C40">
              <w:rPr>
                <w:lang w:val="en-GB"/>
              </w:rPr>
              <w:t>-3,544.9580</w:t>
            </w:r>
          </w:p>
        </w:tc>
      </w:tr>
      <w:tr w:rsidR="00312BC3" w:rsidRPr="00C26C40" w14:paraId="6AA2C229" w14:textId="77777777" w:rsidTr="00870DFD">
        <w:trPr>
          <w:jc w:val="center"/>
        </w:trPr>
        <w:tc>
          <w:tcPr>
            <w:tcW w:w="4513" w:type="dxa"/>
          </w:tcPr>
          <w:p w14:paraId="622A6447" w14:textId="6F29D029" w:rsidR="00312BC3" w:rsidRPr="00C26C40" w:rsidRDefault="00056F4A" w:rsidP="00870DFD">
            <w:pPr>
              <w:rPr>
                <w:lang w:val="en-GB"/>
              </w:rPr>
            </w:pPr>
            <m:oMathPara>
              <m:oMath>
                <m:r>
                  <w:rPr>
                    <w:rFonts w:ascii="Cambria Math" w:hAnsi="Cambria Math"/>
                    <w:lang w:val="en-GB"/>
                  </w:rPr>
                  <m:t>Fe₃O₄</m:t>
                </m:r>
              </m:oMath>
            </m:oMathPara>
          </w:p>
        </w:tc>
        <w:tc>
          <w:tcPr>
            <w:tcW w:w="4513" w:type="dxa"/>
          </w:tcPr>
          <w:p w14:paraId="0F55D395" w14:textId="77777777" w:rsidR="00312BC3" w:rsidRPr="00C26C40" w:rsidRDefault="00312BC3" w:rsidP="00870DFD">
            <w:pPr>
              <w:rPr>
                <w:lang w:val="en-GB"/>
              </w:rPr>
            </w:pPr>
            <w:r w:rsidRPr="00C26C40">
              <w:rPr>
                <w:lang w:val="en-GB"/>
              </w:rPr>
              <w:t>-1,138.7762</w:t>
            </w:r>
          </w:p>
        </w:tc>
      </w:tr>
      <w:tr w:rsidR="00312BC3" w:rsidRPr="00C26C40" w14:paraId="0E52818E" w14:textId="77777777" w:rsidTr="00870DFD">
        <w:trPr>
          <w:jc w:val="center"/>
        </w:trPr>
        <w:tc>
          <w:tcPr>
            <w:tcW w:w="4513" w:type="dxa"/>
          </w:tcPr>
          <w:p w14:paraId="00FF803B" w14:textId="1F8B2A62" w:rsidR="00312BC3" w:rsidRPr="00C26C40" w:rsidRDefault="00056F4A" w:rsidP="00870DFD">
            <w:pPr>
              <w:rPr>
                <w:lang w:val="en-GB"/>
              </w:rPr>
            </w:pPr>
            <m:oMathPara>
              <m:oMath>
                <m:r>
                  <w:rPr>
                    <w:rFonts w:ascii="Cambria Math" w:hAnsi="Cambria Math"/>
                    <w:lang w:val="en-GB"/>
                  </w:rPr>
                  <m:t>Al₂O₃</m:t>
                </m:r>
              </m:oMath>
            </m:oMathPara>
          </w:p>
        </w:tc>
        <w:tc>
          <w:tcPr>
            <w:tcW w:w="4513" w:type="dxa"/>
          </w:tcPr>
          <w:p w14:paraId="64E70909" w14:textId="77777777" w:rsidR="00312BC3" w:rsidRPr="00C26C40" w:rsidRDefault="00312BC3" w:rsidP="00870DFD">
            <w:pPr>
              <w:rPr>
                <w:lang w:val="en-GB"/>
              </w:rPr>
            </w:pPr>
            <w:r w:rsidRPr="00C26C40">
              <w:rPr>
                <w:lang w:val="en-GB"/>
              </w:rPr>
              <w:t>-3,908.9827</w:t>
            </w:r>
          </w:p>
        </w:tc>
      </w:tr>
    </w:tbl>
    <w:p w14:paraId="6EC82B23" w14:textId="77777777" w:rsidR="00056F4A" w:rsidRPr="00C26C40" w:rsidRDefault="00056F4A" w:rsidP="00312BC3">
      <w:pPr>
        <w:spacing w:before="160"/>
        <w:rPr>
          <w:b/>
        </w:rPr>
      </w:pPr>
    </w:p>
    <w:p w14:paraId="0E40D704" w14:textId="61F428A5" w:rsidR="00312BC3" w:rsidRPr="00C26C40" w:rsidRDefault="00312BC3" w:rsidP="00056F4A">
      <w:pPr>
        <w:pStyle w:val="Heading4"/>
      </w:pPr>
      <w:r w:rsidRPr="00C26C40">
        <w:t>MS-401 — Magnetic Separator</w:t>
      </w:r>
    </w:p>
    <w:p w14:paraId="6885714B" w14:textId="297087C1" w:rsidR="00312BC3" w:rsidRPr="00C26C40" w:rsidRDefault="00312BC3" w:rsidP="00312BC3">
      <w:r w:rsidRPr="00C26C40">
        <w:t xml:space="preserve">Unit MS-401 (Magnetic Separator, Magnetic Separator) is classified as thermally neutral / adiabatic </w:t>
      </w:r>
      <w:r w:rsidR="00056F4A" w:rsidRPr="00C26C40">
        <w:t>based on</w:t>
      </w:r>
      <w:r w:rsidRPr="00C26C40">
        <w:t xml:space="preserve"> the Aspen Plus stream enthalpy data. The total inlet enthalpy flow is -2.0429 Gcal/hr and the total outlet enthalpy flow is -2.0429 Gcal/hr, giving a net ΔḤ of 0.0000 Gcal/hr.</w:t>
      </w:r>
    </w:p>
    <w:p w14:paraId="6D419112" w14:textId="77777777" w:rsidR="00312BC3" w:rsidRPr="00C26C40" w:rsidRDefault="00312BC3" w:rsidP="00312BC3">
      <w:r w:rsidRPr="00C26C40">
        <w:t>Table A — Stream Enthalpy Flow Summary:</w:t>
      </w:r>
    </w:p>
    <w:tbl>
      <w:tblPr>
        <w:tblStyle w:val="TableGrid"/>
        <w:tblW w:w="0" w:type="auto"/>
        <w:jc w:val="center"/>
        <w:tblLook w:val="04A0" w:firstRow="1" w:lastRow="0" w:firstColumn="1" w:lastColumn="0" w:noHBand="0" w:noVBand="1"/>
      </w:tblPr>
      <w:tblGrid>
        <w:gridCol w:w="3009"/>
        <w:gridCol w:w="3009"/>
        <w:gridCol w:w="3009"/>
      </w:tblGrid>
      <w:tr w:rsidR="00312BC3" w:rsidRPr="00C26C40" w14:paraId="7359CBAF" w14:textId="77777777" w:rsidTr="00870DFD">
        <w:trPr>
          <w:jc w:val="center"/>
        </w:trPr>
        <w:tc>
          <w:tcPr>
            <w:tcW w:w="3009" w:type="dxa"/>
            <w:shd w:val="clear" w:color="auto" w:fill="D9D9D9"/>
          </w:tcPr>
          <w:p w14:paraId="07675C99" w14:textId="77777777" w:rsidR="00312BC3" w:rsidRPr="00C26C40" w:rsidRDefault="00312BC3" w:rsidP="00870DFD">
            <w:pPr>
              <w:rPr>
                <w:lang w:val="en-GB"/>
              </w:rPr>
            </w:pPr>
            <w:r w:rsidRPr="00C26C40">
              <w:rPr>
                <w:b/>
                <w:sz w:val="22"/>
                <w:lang w:val="en-GB"/>
              </w:rPr>
              <w:t>Stream / Term</w:t>
            </w:r>
          </w:p>
        </w:tc>
        <w:tc>
          <w:tcPr>
            <w:tcW w:w="3009" w:type="dxa"/>
            <w:shd w:val="clear" w:color="auto" w:fill="D9D9D9"/>
          </w:tcPr>
          <w:p w14:paraId="23581334" w14:textId="77777777" w:rsidR="00312BC3" w:rsidRPr="00C26C40" w:rsidRDefault="00312BC3" w:rsidP="00870DFD">
            <w:pPr>
              <w:rPr>
                <w:lang w:val="en-GB"/>
              </w:rPr>
            </w:pPr>
            <w:r w:rsidRPr="00C26C40">
              <w:rPr>
                <w:b/>
                <w:sz w:val="22"/>
                <w:lang w:val="en-GB"/>
              </w:rPr>
              <w:t>Direction</w:t>
            </w:r>
          </w:p>
        </w:tc>
        <w:tc>
          <w:tcPr>
            <w:tcW w:w="3009" w:type="dxa"/>
            <w:shd w:val="clear" w:color="auto" w:fill="D9D9D9"/>
          </w:tcPr>
          <w:p w14:paraId="04E57F85" w14:textId="77777777" w:rsidR="00312BC3" w:rsidRPr="00C26C40" w:rsidRDefault="00312BC3" w:rsidP="00870DFD">
            <w:pPr>
              <w:rPr>
                <w:lang w:val="en-GB"/>
              </w:rPr>
            </w:pPr>
            <w:r w:rsidRPr="00C26C40">
              <w:rPr>
                <w:b/>
                <w:sz w:val="22"/>
                <w:lang w:val="en-GB"/>
              </w:rPr>
              <w:t>Enthalpy Flow (Gcal/hr)</w:t>
            </w:r>
          </w:p>
        </w:tc>
      </w:tr>
      <w:tr w:rsidR="00312BC3" w:rsidRPr="00C26C40" w14:paraId="3005DF29" w14:textId="77777777" w:rsidTr="00870DFD">
        <w:trPr>
          <w:jc w:val="center"/>
        </w:trPr>
        <w:tc>
          <w:tcPr>
            <w:tcW w:w="3009" w:type="dxa"/>
          </w:tcPr>
          <w:p w14:paraId="56E7E585" w14:textId="77777777" w:rsidR="00312BC3" w:rsidRPr="00C26C40" w:rsidRDefault="00312BC3" w:rsidP="00870DFD">
            <w:pPr>
              <w:rPr>
                <w:lang w:val="en-GB"/>
              </w:rPr>
            </w:pPr>
            <w:r w:rsidRPr="00C26C40">
              <w:rPr>
                <w:lang w:val="en-GB"/>
              </w:rPr>
              <w:t>204</w:t>
            </w:r>
          </w:p>
        </w:tc>
        <w:tc>
          <w:tcPr>
            <w:tcW w:w="3009" w:type="dxa"/>
          </w:tcPr>
          <w:p w14:paraId="195CFD5B" w14:textId="77777777" w:rsidR="00312BC3" w:rsidRPr="00C26C40" w:rsidRDefault="00312BC3" w:rsidP="00870DFD">
            <w:pPr>
              <w:rPr>
                <w:lang w:val="en-GB"/>
              </w:rPr>
            </w:pPr>
            <w:r w:rsidRPr="00C26C40">
              <w:rPr>
                <w:lang w:val="en-GB"/>
              </w:rPr>
              <w:t>Inlet</w:t>
            </w:r>
          </w:p>
        </w:tc>
        <w:tc>
          <w:tcPr>
            <w:tcW w:w="3009" w:type="dxa"/>
          </w:tcPr>
          <w:p w14:paraId="1F703DF7" w14:textId="77777777" w:rsidR="00312BC3" w:rsidRPr="00C26C40" w:rsidRDefault="00312BC3" w:rsidP="00870DFD">
            <w:pPr>
              <w:rPr>
                <w:lang w:val="en-GB"/>
              </w:rPr>
            </w:pPr>
            <w:r w:rsidRPr="00C26C40">
              <w:rPr>
                <w:lang w:val="en-GB"/>
              </w:rPr>
              <w:t>-2.0429</w:t>
            </w:r>
          </w:p>
        </w:tc>
      </w:tr>
      <w:tr w:rsidR="00312BC3" w:rsidRPr="00C26C40" w14:paraId="6EACC5AB" w14:textId="77777777" w:rsidTr="00870DFD">
        <w:trPr>
          <w:jc w:val="center"/>
        </w:trPr>
        <w:tc>
          <w:tcPr>
            <w:tcW w:w="3009" w:type="dxa"/>
          </w:tcPr>
          <w:p w14:paraId="6C4EE4BC" w14:textId="77777777" w:rsidR="00312BC3" w:rsidRPr="00C26C40" w:rsidRDefault="00312BC3" w:rsidP="00870DFD">
            <w:pPr>
              <w:rPr>
                <w:lang w:val="en-GB"/>
              </w:rPr>
            </w:pPr>
            <w:r w:rsidRPr="00C26C40">
              <w:rPr>
                <w:b/>
                <w:lang w:val="en-GB"/>
              </w:rPr>
              <w:t>Total Inlet</w:t>
            </w:r>
          </w:p>
        </w:tc>
        <w:tc>
          <w:tcPr>
            <w:tcW w:w="3009" w:type="dxa"/>
          </w:tcPr>
          <w:p w14:paraId="29A9ED05" w14:textId="77777777" w:rsidR="00312BC3" w:rsidRPr="00C26C40" w:rsidRDefault="00312BC3" w:rsidP="00870DFD">
            <w:pPr>
              <w:rPr>
                <w:lang w:val="en-GB"/>
              </w:rPr>
            </w:pPr>
            <w:r w:rsidRPr="00C26C40">
              <w:rPr>
                <w:b/>
                <w:lang w:val="en-GB"/>
              </w:rPr>
              <w:t>—</w:t>
            </w:r>
          </w:p>
        </w:tc>
        <w:tc>
          <w:tcPr>
            <w:tcW w:w="3009" w:type="dxa"/>
          </w:tcPr>
          <w:p w14:paraId="76F6A1DE" w14:textId="77777777" w:rsidR="00312BC3" w:rsidRPr="00C26C40" w:rsidRDefault="00312BC3" w:rsidP="00870DFD">
            <w:pPr>
              <w:rPr>
                <w:lang w:val="en-GB"/>
              </w:rPr>
            </w:pPr>
            <w:r w:rsidRPr="00C26C40">
              <w:rPr>
                <w:b/>
                <w:lang w:val="en-GB"/>
              </w:rPr>
              <w:t>-2.0429</w:t>
            </w:r>
          </w:p>
        </w:tc>
      </w:tr>
      <w:tr w:rsidR="00312BC3" w:rsidRPr="00C26C40" w14:paraId="5C8A19A9" w14:textId="77777777" w:rsidTr="00870DFD">
        <w:trPr>
          <w:jc w:val="center"/>
        </w:trPr>
        <w:tc>
          <w:tcPr>
            <w:tcW w:w="3009" w:type="dxa"/>
          </w:tcPr>
          <w:p w14:paraId="7528336B" w14:textId="77777777" w:rsidR="00312BC3" w:rsidRPr="00C26C40" w:rsidRDefault="00312BC3" w:rsidP="00870DFD">
            <w:pPr>
              <w:rPr>
                <w:lang w:val="en-GB"/>
              </w:rPr>
            </w:pPr>
            <w:r w:rsidRPr="00C26C40">
              <w:rPr>
                <w:lang w:val="en-GB"/>
              </w:rPr>
              <w:t>401</w:t>
            </w:r>
          </w:p>
        </w:tc>
        <w:tc>
          <w:tcPr>
            <w:tcW w:w="3009" w:type="dxa"/>
          </w:tcPr>
          <w:p w14:paraId="22498B48" w14:textId="77777777" w:rsidR="00312BC3" w:rsidRPr="00C26C40" w:rsidRDefault="00312BC3" w:rsidP="00870DFD">
            <w:pPr>
              <w:rPr>
                <w:lang w:val="en-GB"/>
              </w:rPr>
            </w:pPr>
            <w:r w:rsidRPr="00C26C40">
              <w:rPr>
                <w:lang w:val="en-GB"/>
              </w:rPr>
              <w:t>Outlet</w:t>
            </w:r>
          </w:p>
        </w:tc>
        <w:tc>
          <w:tcPr>
            <w:tcW w:w="3009" w:type="dxa"/>
          </w:tcPr>
          <w:p w14:paraId="7A7102EC" w14:textId="77777777" w:rsidR="00312BC3" w:rsidRPr="00C26C40" w:rsidRDefault="00312BC3" w:rsidP="00870DFD">
            <w:pPr>
              <w:rPr>
                <w:lang w:val="en-GB"/>
              </w:rPr>
            </w:pPr>
            <w:r w:rsidRPr="00C26C40">
              <w:rPr>
                <w:lang w:val="en-GB"/>
              </w:rPr>
              <w:t>-1.8978</w:t>
            </w:r>
          </w:p>
        </w:tc>
      </w:tr>
      <w:tr w:rsidR="00312BC3" w:rsidRPr="00C26C40" w14:paraId="51BF6387" w14:textId="77777777" w:rsidTr="00870DFD">
        <w:trPr>
          <w:jc w:val="center"/>
        </w:trPr>
        <w:tc>
          <w:tcPr>
            <w:tcW w:w="3009" w:type="dxa"/>
          </w:tcPr>
          <w:p w14:paraId="39074109" w14:textId="77777777" w:rsidR="00312BC3" w:rsidRPr="00C26C40" w:rsidRDefault="00312BC3" w:rsidP="00870DFD">
            <w:pPr>
              <w:rPr>
                <w:lang w:val="en-GB"/>
              </w:rPr>
            </w:pPr>
            <w:r w:rsidRPr="00C26C40">
              <w:rPr>
                <w:lang w:val="en-GB"/>
              </w:rPr>
              <w:t>FE3O4</w:t>
            </w:r>
          </w:p>
        </w:tc>
        <w:tc>
          <w:tcPr>
            <w:tcW w:w="3009" w:type="dxa"/>
          </w:tcPr>
          <w:p w14:paraId="6656CB89" w14:textId="77777777" w:rsidR="00312BC3" w:rsidRPr="00C26C40" w:rsidRDefault="00312BC3" w:rsidP="00870DFD">
            <w:pPr>
              <w:rPr>
                <w:lang w:val="en-GB"/>
              </w:rPr>
            </w:pPr>
            <w:r w:rsidRPr="00C26C40">
              <w:rPr>
                <w:lang w:val="en-GB"/>
              </w:rPr>
              <w:t>Outlet</w:t>
            </w:r>
          </w:p>
        </w:tc>
        <w:tc>
          <w:tcPr>
            <w:tcW w:w="3009" w:type="dxa"/>
          </w:tcPr>
          <w:p w14:paraId="2ACB3BBC" w14:textId="77777777" w:rsidR="00312BC3" w:rsidRPr="00C26C40" w:rsidRDefault="00312BC3" w:rsidP="00870DFD">
            <w:pPr>
              <w:rPr>
                <w:lang w:val="en-GB"/>
              </w:rPr>
            </w:pPr>
            <w:r w:rsidRPr="00C26C40">
              <w:rPr>
                <w:lang w:val="en-GB"/>
              </w:rPr>
              <w:t>-0.1451</w:t>
            </w:r>
          </w:p>
        </w:tc>
      </w:tr>
      <w:tr w:rsidR="00312BC3" w:rsidRPr="00C26C40" w14:paraId="4DFE518F" w14:textId="77777777" w:rsidTr="00870DFD">
        <w:trPr>
          <w:jc w:val="center"/>
        </w:trPr>
        <w:tc>
          <w:tcPr>
            <w:tcW w:w="3009" w:type="dxa"/>
          </w:tcPr>
          <w:p w14:paraId="365A0FC7" w14:textId="77777777" w:rsidR="00312BC3" w:rsidRPr="00C26C40" w:rsidRDefault="00312BC3" w:rsidP="00870DFD">
            <w:pPr>
              <w:rPr>
                <w:lang w:val="en-GB"/>
              </w:rPr>
            </w:pPr>
            <w:r w:rsidRPr="00C26C40">
              <w:rPr>
                <w:b/>
                <w:lang w:val="en-GB"/>
              </w:rPr>
              <w:t>Total Outlet</w:t>
            </w:r>
          </w:p>
        </w:tc>
        <w:tc>
          <w:tcPr>
            <w:tcW w:w="3009" w:type="dxa"/>
          </w:tcPr>
          <w:p w14:paraId="381C280D" w14:textId="77777777" w:rsidR="00312BC3" w:rsidRPr="00C26C40" w:rsidRDefault="00312BC3" w:rsidP="00870DFD">
            <w:pPr>
              <w:rPr>
                <w:lang w:val="en-GB"/>
              </w:rPr>
            </w:pPr>
            <w:r w:rsidRPr="00C26C40">
              <w:rPr>
                <w:b/>
                <w:lang w:val="en-GB"/>
              </w:rPr>
              <w:t>—</w:t>
            </w:r>
          </w:p>
        </w:tc>
        <w:tc>
          <w:tcPr>
            <w:tcW w:w="3009" w:type="dxa"/>
          </w:tcPr>
          <w:p w14:paraId="2B393DA3" w14:textId="77777777" w:rsidR="00312BC3" w:rsidRPr="00C26C40" w:rsidRDefault="00312BC3" w:rsidP="00870DFD">
            <w:pPr>
              <w:rPr>
                <w:lang w:val="en-GB"/>
              </w:rPr>
            </w:pPr>
            <w:r w:rsidRPr="00C26C40">
              <w:rPr>
                <w:b/>
                <w:lang w:val="en-GB"/>
              </w:rPr>
              <w:t>-2.0429</w:t>
            </w:r>
          </w:p>
        </w:tc>
      </w:tr>
      <w:tr w:rsidR="00312BC3" w:rsidRPr="00C26C40" w14:paraId="7B2D0505" w14:textId="77777777" w:rsidTr="00870DFD">
        <w:trPr>
          <w:jc w:val="center"/>
        </w:trPr>
        <w:tc>
          <w:tcPr>
            <w:tcW w:w="3009" w:type="dxa"/>
          </w:tcPr>
          <w:p w14:paraId="308BAF65" w14:textId="77777777" w:rsidR="00312BC3" w:rsidRPr="00C26C40" w:rsidRDefault="00312BC3" w:rsidP="00870DFD">
            <w:pPr>
              <w:rPr>
                <w:lang w:val="en-GB"/>
              </w:rPr>
            </w:pPr>
            <w:r w:rsidRPr="00C26C40">
              <w:rPr>
                <w:b/>
                <w:lang w:val="en-GB"/>
              </w:rPr>
              <w:t>ΔḤ (Net)</w:t>
            </w:r>
          </w:p>
        </w:tc>
        <w:tc>
          <w:tcPr>
            <w:tcW w:w="3009" w:type="dxa"/>
          </w:tcPr>
          <w:p w14:paraId="79D4845D" w14:textId="77777777" w:rsidR="00312BC3" w:rsidRPr="00C26C40" w:rsidRDefault="00312BC3" w:rsidP="00870DFD">
            <w:pPr>
              <w:rPr>
                <w:lang w:val="en-GB"/>
              </w:rPr>
            </w:pPr>
            <w:r w:rsidRPr="00C26C40">
              <w:rPr>
                <w:b/>
                <w:lang w:val="en-GB"/>
              </w:rPr>
              <w:t>Net</w:t>
            </w:r>
          </w:p>
        </w:tc>
        <w:tc>
          <w:tcPr>
            <w:tcW w:w="3009" w:type="dxa"/>
          </w:tcPr>
          <w:p w14:paraId="68E6D958" w14:textId="77777777" w:rsidR="00312BC3" w:rsidRPr="00C26C40" w:rsidRDefault="00312BC3" w:rsidP="00870DFD">
            <w:pPr>
              <w:rPr>
                <w:lang w:val="en-GB"/>
              </w:rPr>
            </w:pPr>
            <w:r w:rsidRPr="00C26C40">
              <w:rPr>
                <w:b/>
                <w:lang w:val="en-GB"/>
              </w:rPr>
              <w:t>0.0000</w:t>
            </w:r>
          </w:p>
        </w:tc>
      </w:tr>
    </w:tbl>
    <w:p w14:paraId="09267AEB" w14:textId="77777777" w:rsidR="00312BC3" w:rsidRPr="00C26C40" w:rsidRDefault="00312BC3" w:rsidP="00312BC3">
      <w:r w:rsidRPr="00C26C40">
        <w:t>Table B — Component-Specific Enthalpy (kcal/kg) per stream:</w:t>
      </w:r>
    </w:p>
    <w:p w14:paraId="244644A4" w14:textId="77777777" w:rsidR="00312BC3" w:rsidRPr="00C26C40" w:rsidRDefault="00312BC3" w:rsidP="00312BC3">
      <w:r w:rsidRPr="00C26C40">
        <w:t>Stream 204 (Inlet) — T = 32.00 °C, P = 1.0000 atm, From: CL-201 → To: MS-401</w:t>
      </w:r>
    </w:p>
    <w:tbl>
      <w:tblPr>
        <w:tblStyle w:val="TableGrid"/>
        <w:tblW w:w="0" w:type="auto"/>
        <w:jc w:val="center"/>
        <w:tblLook w:val="04A0" w:firstRow="1" w:lastRow="0" w:firstColumn="1" w:lastColumn="0" w:noHBand="0" w:noVBand="1"/>
      </w:tblPr>
      <w:tblGrid>
        <w:gridCol w:w="4513"/>
        <w:gridCol w:w="4513"/>
      </w:tblGrid>
      <w:tr w:rsidR="00312BC3" w:rsidRPr="00C26C40" w14:paraId="14F188EE" w14:textId="77777777" w:rsidTr="00870DFD">
        <w:trPr>
          <w:jc w:val="center"/>
        </w:trPr>
        <w:tc>
          <w:tcPr>
            <w:tcW w:w="4513" w:type="dxa"/>
            <w:shd w:val="clear" w:color="auto" w:fill="D9D9D9"/>
          </w:tcPr>
          <w:p w14:paraId="36C4150E"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1B688CE2" w14:textId="77777777" w:rsidR="00312BC3" w:rsidRPr="00C26C40" w:rsidRDefault="00312BC3" w:rsidP="00870DFD">
            <w:pPr>
              <w:rPr>
                <w:lang w:val="en-GB"/>
              </w:rPr>
            </w:pPr>
            <w:r w:rsidRPr="00C26C40">
              <w:rPr>
                <w:b/>
                <w:sz w:val="22"/>
                <w:lang w:val="en-GB"/>
              </w:rPr>
              <w:t>Specific Enthalpy (kcal/kg)</w:t>
            </w:r>
          </w:p>
        </w:tc>
      </w:tr>
      <w:tr w:rsidR="00312BC3" w:rsidRPr="00C26C40" w14:paraId="514A5980" w14:textId="77777777" w:rsidTr="00870DFD">
        <w:trPr>
          <w:jc w:val="center"/>
        </w:trPr>
        <w:tc>
          <w:tcPr>
            <w:tcW w:w="4513" w:type="dxa"/>
          </w:tcPr>
          <w:p w14:paraId="111EC93D" w14:textId="21ECA1C0" w:rsidR="00312BC3" w:rsidRPr="00C26C40" w:rsidRDefault="00056F4A" w:rsidP="00870DFD">
            <w:pPr>
              <w:rPr>
                <w:lang w:val="en-GB"/>
              </w:rPr>
            </w:pPr>
            <m:oMathPara>
              <m:oMath>
                <m:r>
                  <w:rPr>
                    <w:rFonts w:ascii="Cambria Math" w:hAnsi="Cambria Math"/>
                    <w:lang w:val="en-GB"/>
                  </w:rPr>
                  <m:t>Al(OH)₃</m:t>
                </m:r>
              </m:oMath>
            </m:oMathPara>
          </w:p>
        </w:tc>
        <w:tc>
          <w:tcPr>
            <w:tcW w:w="4513" w:type="dxa"/>
          </w:tcPr>
          <w:p w14:paraId="651AD42B" w14:textId="77777777" w:rsidR="00312BC3" w:rsidRPr="00C26C40" w:rsidRDefault="00312BC3" w:rsidP="00870DFD">
            <w:pPr>
              <w:rPr>
                <w:lang w:val="en-GB"/>
              </w:rPr>
            </w:pPr>
            <w:r w:rsidRPr="00C26C40">
              <w:rPr>
                <w:lang w:val="en-GB"/>
              </w:rPr>
              <w:t>-3,924.1067</w:t>
            </w:r>
          </w:p>
        </w:tc>
      </w:tr>
      <w:tr w:rsidR="00312BC3" w:rsidRPr="00C26C40" w14:paraId="3AE8F413" w14:textId="77777777" w:rsidTr="00870DFD">
        <w:trPr>
          <w:jc w:val="center"/>
        </w:trPr>
        <w:tc>
          <w:tcPr>
            <w:tcW w:w="4513" w:type="dxa"/>
          </w:tcPr>
          <w:p w14:paraId="2C586236" w14:textId="1A52EC3D" w:rsidR="00312BC3" w:rsidRPr="00C26C40" w:rsidRDefault="00056F4A" w:rsidP="00870DFD">
            <w:pPr>
              <w:rPr>
                <w:lang w:val="en-GB"/>
              </w:rPr>
            </w:pPr>
            <m:oMathPara>
              <m:oMath>
                <m:r>
                  <w:rPr>
                    <w:rFonts w:ascii="Cambria Math" w:hAnsi="Cambria Math"/>
                    <w:lang w:val="en-GB"/>
                  </w:rPr>
                  <m:t>Fe₂O₃</m:t>
                </m:r>
              </m:oMath>
            </m:oMathPara>
          </w:p>
        </w:tc>
        <w:tc>
          <w:tcPr>
            <w:tcW w:w="4513" w:type="dxa"/>
          </w:tcPr>
          <w:p w14:paraId="55BC7BDF" w14:textId="77777777" w:rsidR="00312BC3" w:rsidRPr="00C26C40" w:rsidRDefault="00312BC3" w:rsidP="00870DFD">
            <w:pPr>
              <w:rPr>
                <w:lang w:val="en-GB"/>
              </w:rPr>
            </w:pPr>
            <w:r w:rsidRPr="00C26C40">
              <w:rPr>
                <w:lang w:val="en-GB"/>
              </w:rPr>
              <w:t>-1,232.5287</w:t>
            </w:r>
          </w:p>
        </w:tc>
      </w:tr>
      <w:tr w:rsidR="00312BC3" w:rsidRPr="00C26C40" w14:paraId="39CF3F78" w14:textId="77777777" w:rsidTr="00870DFD">
        <w:trPr>
          <w:jc w:val="center"/>
        </w:trPr>
        <w:tc>
          <w:tcPr>
            <w:tcW w:w="4513" w:type="dxa"/>
          </w:tcPr>
          <w:p w14:paraId="15E8637B" w14:textId="297D8D0F" w:rsidR="00312BC3" w:rsidRPr="00C26C40" w:rsidRDefault="00056F4A" w:rsidP="00870DFD">
            <w:pPr>
              <w:rPr>
                <w:lang w:val="en-GB"/>
              </w:rPr>
            </w:pPr>
            <m:oMathPara>
              <m:oMath>
                <m:r>
                  <w:rPr>
                    <w:rFonts w:ascii="Cambria Math" w:hAnsi="Cambria Math"/>
                    <w:lang w:val="en-GB"/>
                  </w:rPr>
                  <m:t>SiO₂</m:t>
                </m:r>
              </m:oMath>
            </m:oMathPara>
          </w:p>
        </w:tc>
        <w:tc>
          <w:tcPr>
            <w:tcW w:w="4513" w:type="dxa"/>
          </w:tcPr>
          <w:p w14:paraId="0F3D32B7" w14:textId="77777777" w:rsidR="00312BC3" w:rsidRPr="00C26C40" w:rsidRDefault="00312BC3" w:rsidP="00870DFD">
            <w:pPr>
              <w:rPr>
                <w:lang w:val="en-GB"/>
              </w:rPr>
            </w:pPr>
            <w:r w:rsidRPr="00C26C40">
              <w:rPr>
                <w:lang w:val="en-GB"/>
              </w:rPr>
              <w:t>-3,621.3665</w:t>
            </w:r>
          </w:p>
        </w:tc>
      </w:tr>
      <w:tr w:rsidR="00312BC3" w:rsidRPr="00C26C40" w14:paraId="0C343900" w14:textId="77777777" w:rsidTr="00870DFD">
        <w:trPr>
          <w:jc w:val="center"/>
        </w:trPr>
        <w:tc>
          <w:tcPr>
            <w:tcW w:w="4513" w:type="dxa"/>
          </w:tcPr>
          <w:p w14:paraId="5EC29FC8" w14:textId="21535C75" w:rsidR="00312BC3" w:rsidRPr="00C26C40" w:rsidRDefault="00056F4A" w:rsidP="00870DFD">
            <w:pPr>
              <w:rPr>
                <w:lang w:val="en-GB"/>
              </w:rPr>
            </w:pPr>
            <m:oMathPara>
              <m:oMath>
                <m:r>
                  <w:rPr>
                    <w:rFonts w:ascii="Cambria Math" w:hAnsi="Cambria Math"/>
                    <w:lang w:val="en-GB"/>
                  </w:rPr>
                  <m:t>TiO₂</m:t>
                </m:r>
              </m:oMath>
            </m:oMathPara>
          </w:p>
        </w:tc>
        <w:tc>
          <w:tcPr>
            <w:tcW w:w="4513" w:type="dxa"/>
          </w:tcPr>
          <w:p w14:paraId="6B78968B" w14:textId="77777777" w:rsidR="00312BC3" w:rsidRPr="00C26C40" w:rsidRDefault="00312BC3" w:rsidP="00870DFD">
            <w:pPr>
              <w:rPr>
                <w:lang w:val="en-GB"/>
              </w:rPr>
            </w:pPr>
            <w:r w:rsidRPr="00C26C40">
              <w:rPr>
                <w:lang w:val="en-GB"/>
              </w:rPr>
              <w:t>-2,825.6322</w:t>
            </w:r>
          </w:p>
        </w:tc>
      </w:tr>
      <w:tr w:rsidR="00312BC3" w:rsidRPr="00C26C40" w14:paraId="16183B8D" w14:textId="77777777" w:rsidTr="00870DFD">
        <w:trPr>
          <w:jc w:val="center"/>
        </w:trPr>
        <w:tc>
          <w:tcPr>
            <w:tcW w:w="4513" w:type="dxa"/>
          </w:tcPr>
          <w:p w14:paraId="4A7B7B0F" w14:textId="4FDE2559" w:rsidR="00312BC3" w:rsidRPr="00C26C40" w:rsidRDefault="00056F4A" w:rsidP="00870DFD">
            <w:pPr>
              <w:rPr>
                <w:lang w:val="en-GB"/>
              </w:rPr>
            </w:pPr>
            <m:oMathPara>
              <m:oMath>
                <m:r>
                  <w:rPr>
                    <w:rFonts w:ascii="Cambria Math" w:hAnsi="Cambria Math"/>
                    <w:lang w:val="en-GB"/>
                  </w:rPr>
                  <m:t>K₂O</m:t>
                </m:r>
              </m:oMath>
            </m:oMathPara>
          </w:p>
        </w:tc>
        <w:tc>
          <w:tcPr>
            <w:tcW w:w="4513" w:type="dxa"/>
          </w:tcPr>
          <w:p w14:paraId="7E2CC1EA" w14:textId="77777777" w:rsidR="00312BC3" w:rsidRPr="00C26C40" w:rsidRDefault="00312BC3" w:rsidP="00870DFD">
            <w:pPr>
              <w:rPr>
                <w:lang w:val="en-GB"/>
              </w:rPr>
            </w:pPr>
            <w:r w:rsidRPr="00C26C40">
              <w:rPr>
                <w:lang w:val="en-GB"/>
              </w:rPr>
              <w:t>-919.9908</w:t>
            </w:r>
          </w:p>
        </w:tc>
      </w:tr>
      <w:tr w:rsidR="00312BC3" w:rsidRPr="00C26C40" w14:paraId="009880A4" w14:textId="77777777" w:rsidTr="00870DFD">
        <w:trPr>
          <w:jc w:val="center"/>
        </w:trPr>
        <w:tc>
          <w:tcPr>
            <w:tcW w:w="4513" w:type="dxa"/>
          </w:tcPr>
          <w:p w14:paraId="3AB14858" w14:textId="2A9ACDD4" w:rsidR="00312BC3" w:rsidRPr="00C26C40" w:rsidRDefault="00056F4A" w:rsidP="00870DFD">
            <w:pPr>
              <w:rPr>
                <w:lang w:val="en-GB"/>
              </w:rPr>
            </w:pPr>
            <m:oMathPara>
              <m:oMath>
                <m:r>
                  <w:rPr>
                    <w:rFonts w:ascii="Cambria Math" w:hAnsi="Cambria Math"/>
                    <w:lang w:val="en-GB"/>
                  </w:rPr>
                  <m:t>Na₂O</m:t>
                </m:r>
              </m:oMath>
            </m:oMathPara>
          </w:p>
        </w:tc>
        <w:tc>
          <w:tcPr>
            <w:tcW w:w="4513" w:type="dxa"/>
          </w:tcPr>
          <w:p w14:paraId="3E3133AE" w14:textId="77777777" w:rsidR="00312BC3" w:rsidRPr="00C26C40" w:rsidRDefault="00312BC3" w:rsidP="00870DFD">
            <w:pPr>
              <w:rPr>
                <w:lang w:val="en-GB"/>
              </w:rPr>
            </w:pPr>
            <w:r w:rsidRPr="00C26C40">
              <w:rPr>
                <w:lang w:val="en-GB"/>
              </w:rPr>
              <w:t>-1,597.7727</w:t>
            </w:r>
          </w:p>
        </w:tc>
      </w:tr>
      <w:tr w:rsidR="00312BC3" w:rsidRPr="00C26C40" w14:paraId="609D5588" w14:textId="77777777" w:rsidTr="00870DFD">
        <w:trPr>
          <w:jc w:val="center"/>
        </w:trPr>
        <w:tc>
          <w:tcPr>
            <w:tcW w:w="4513" w:type="dxa"/>
          </w:tcPr>
          <w:p w14:paraId="758BD2AA" w14:textId="4611E864" w:rsidR="00312BC3" w:rsidRPr="00C26C40" w:rsidRDefault="00056F4A" w:rsidP="00870DFD">
            <w:pPr>
              <w:rPr>
                <w:lang w:val="en-GB"/>
              </w:rPr>
            </w:pPr>
            <m:oMathPara>
              <m:oMath>
                <m:r>
                  <w:rPr>
                    <w:rFonts w:ascii="Cambria Math" w:hAnsi="Cambria Math"/>
                    <w:lang w:val="en-GB"/>
                  </w:rPr>
                  <m:t>MgO</m:t>
                </m:r>
              </m:oMath>
            </m:oMathPara>
          </w:p>
        </w:tc>
        <w:tc>
          <w:tcPr>
            <w:tcW w:w="4513" w:type="dxa"/>
          </w:tcPr>
          <w:p w14:paraId="101DC1B7" w14:textId="77777777" w:rsidR="00312BC3" w:rsidRPr="00C26C40" w:rsidRDefault="00312BC3" w:rsidP="00870DFD">
            <w:pPr>
              <w:rPr>
                <w:lang w:val="en-GB"/>
              </w:rPr>
            </w:pPr>
            <w:r w:rsidRPr="00C26C40">
              <w:rPr>
                <w:lang w:val="en-GB"/>
              </w:rPr>
              <w:t>-3,565.2905</w:t>
            </w:r>
          </w:p>
        </w:tc>
      </w:tr>
      <w:tr w:rsidR="00312BC3" w:rsidRPr="00C26C40" w14:paraId="049496E6" w14:textId="77777777" w:rsidTr="00870DFD">
        <w:trPr>
          <w:jc w:val="center"/>
        </w:trPr>
        <w:tc>
          <w:tcPr>
            <w:tcW w:w="4513" w:type="dxa"/>
          </w:tcPr>
          <w:p w14:paraId="0EE72A43" w14:textId="6A56A8C6" w:rsidR="00312BC3" w:rsidRPr="00C26C40" w:rsidRDefault="00056F4A" w:rsidP="00870DFD">
            <w:pPr>
              <w:rPr>
                <w:lang w:val="en-GB"/>
              </w:rPr>
            </w:pPr>
            <m:oMathPara>
              <m:oMath>
                <m:r>
                  <w:rPr>
                    <w:rFonts w:ascii="Cambria Math" w:hAnsi="Cambria Math"/>
                    <w:lang w:val="en-GB"/>
                  </w:rPr>
                  <m:t>Fe₃O₄</m:t>
                </m:r>
              </m:oMath>
            </m:oMathPara>
          </w:p>
        </w:tc>
        <w:tc>
          <w:tcPr>
            <w:tcW w:w="4513" w:type="dxa"/>
          </w:tcPr>
          <w:p w14:paraId="554CF660" w14:textId="77777777" w:rsidR="00312BC3" w:rsidRPr="00C26C40" w:rsidRDefault="00312BC3" w:rsidP="00870DFD">
            <w:pPr>
              <w:rPr>
                <w:lang w:val="en-GB"/>
              </w:rPr>
            </w:pPr>
            <w:r w:rsidRPr="00C26C40">
              <w:rPr>
                <w:lang w:val="en-GB"/>
              </w:rPr>
              <w:t>-1,153.3510</w:t>
            </w:r>
          </w:p>
        </w:tc>
      </w:tr>
      <w:tr w:rsidR="00312BC3" w:rsidRPr="00C26C40" w14:paraId="76943ED5" w14:textId="77777777" w:rsidTr="00870DFD">
        <w:trPr>
          <w:jc w:val="center"/>
        </w:trPr>
        <w:tc>
          <w:tcPr>
            <w:tcW w:w="4513" w:type="dxa"/>
          </w:tcPr>
          <w:p w14:paraId="536D96BF" w14:textId="1CA2AB41" w:rsidR="00312BC3" w:rsidRPr="00C26C40" w:rsidRDefault="00056F4A" w:rsidP="00870DFD">
            <w:pPr>
              <w:rPr>
                <w:lang w:val="en-GB"/>
              </w:rPr>
            </w:pPr>
            <m:oMathPara>
              <m:oMath>
                <m:r>
                  <w:rPr>
                    <w:rFonts w:ascii="Cambria Math" w:hAnsi="Cambria Math"/>
                    <w:lang w:val="en-GB"/>
                  </w:rPr>
                  <m:t>Al₂O₃</m:t>
                </m:r>
              </m:oMath>
            </m:oMathPara>
          </w:p>
        </w:tc>
        <w:tc>
          <w:tcPr>
            <w:tcW w:w="4513" w:type="dxa"/>
          </w:tcPr>
          <w:p w14:paraId="2E3D0923" w14:textId="77777777" w:rsidR="00312BC3" w:rsidRPr="00C26C40" w:rsidRDefault="00312BC3" w:rsidP="00870DFD">
            <w:pPr>
              <w:rPr>
                <w:lang w:val="en-GB"/>
              </w:rPr>
            </w:pPr>
            <w:r w:rsidRPr="00C26C40">
              <w:rPr>
                <w:lang w:val="en-GB"/>
              </w:rPr>
              <w:t>-3,926.6763</w:t>
            </w:r>
          </w:p>
        </w:tc>
      </w:tr>
    </w:tbl>
    <w:p w14:paraId="717B8270" w14:textId="77777777" w:rsidR="00056F4A" w:rsidRPr="00C26C40" w:rsidRDefault="00056F4A" w:rsidP="00312BC3"/>
    <w:p w14:paraId="303B5748" w14:textId="2A47EB10" w:rsidR="00312BC3" w:rsidRPr="00C26C40" w:rsidRDefault="00312BC3" w:rsidP="00312BC3">
      <w:r w:rsidRPr="00C26C40">
        <w:t>Stream 401 (Outlet) — T = 32.00 °C, P = 1.0000 atm</w:t>
      </w:r>
    </w:p>
    <w:tbl>
      <w:tblPr>
        <w:tblStyle w:val="TableGrid"/>
        <w:tblW w:w="0" w:type="auto"/>
        <w:jc w:val="center"/>
        <w:tblLook w:val="04A0" w:firstRow="1" w:lastRow="0" w:firstColumn="1" w:lastColumn="0" w:noHBand="0" w:noVBand="1"/>
      </w:tblPr>
      <w:tblGrid>
        <w:gridCol w:w="4513"/>
        <w:gridCol w:w="4513"/>
      </w:tblGrid>
      <w:tr w:rsidR="00312BC3" w:rsidRPr="00C26C40" w14:paraId="4C3FE47D" w14:textId="77777777" w:rsidTr="00870DFD">
        <w:trPr>
          <w:jc w:val="center"/>
        </w:trPr>
        <w:tc>
          <w:tcPr>
            <w:tcW w:w="4513" w:type="dxa"/>
            <w:shd w:val="clear" w:color="auto" w:fill="D9D9D9"/>
          </w:tcPr>
          <w:p w14:paraId="6F904031" w14:textId="77777777" w:rsidR="00312BC3" w:rsidRPr="00C26C40" w:rsidRDefault="00312BC3" w:rsidP="00870DFD">
            <w:pPr>
              <w:rPr>
                <w:lang w:val="en-GB"/>
              </w:rPr>
            </w:pPr>
            <w:r w:rsidRPr="00C26C40">
              <w:rPr>
                <w:b/>
                <w:sz w:val="22"/>
                <w:lang w:val="en-GB"/>
              </w:rPr>
              <w:lastRenderedPageBreak/>
              <w:t>Component</w:t>
            </w:r>
          </w:p>
        </w:tc>
        <w:tc>
          <w:tcPr>
            <w:tcW w:w="4513" w:type="dxa"/>
            <w:shd w:val="clear" w:color="auto" w:fill="D9D9D9"/>
          </w:tcPr>
          <w:p w14:paraId="0BFB8C3E" w14:textId="77777777" w:rsidR="00312BC3" w:rsidRPr="00C26C40" w:rsidRDefault="00312BC3" w:rsidP="00870DFD">
            <w:pPr>
              <w:rPr>
                <w:lang w:val="en-GB"/>
              </w:rPr>
            </w:pPr>
            <w:r w:rsidRPr="00C26C40">
              <w:rPr>
                <w:b/>
                <w:sz w:val="22"/>
                <w:lang w:val="en-GB"/>
              </w:rPr>
              <w:t>Specific Enthalpy (kcal/kg)</w:t>
            </w:r>
          </w:p>
        </w:tc>
      </w:tr>
      <w:tr w:rsidR="00312BC3" w:rsidRPr="00C26C40" w14:paraId="317859FD" w14:textId="77777777" w:rsidTr="00870DFD">
        <w:trPr>
          <w:jc w:val="center"/>
        </w:trPr>
        <w:tc>
          <w:tcPr>
            <w:tcW w:w="4513" w:type="dxa"/>
          </w:tcPr>
          <w:p w14:paraId="4A2D7191" w14:textId="53287C87" w:rsidR="00312BC3" w:rsidRPr="00C26C40" w:rsidRDefault="00056F4A" w:rsidP="00870DFD">
            <w:pPr>
              <w:rPr>
                <w:lang w:val="en-GB"/>
              </w:rPr>
            </w:pPr>
            <m:oMathPara>
              <m:oMath>
                <m:r>
                  <w:rPr>
                    <w:rFonts w:ascii="Cambria Math" w:hAnsi="Cambria Math"/>
                    <w:lang w:val="en-GB"/>
                  </w:rPr>
                  <m:t>Fe₂O₃</m:t>
                </m:r>
              </m:oMath>
            </m:oMathPara>
          </w:p>
        </w:tc>
        <w:tc>
          <w:tcPr>
            <w:tcW w:w="4513" w:type="dxa"/>
          </w:tcPr>
          <w:p w14:paraId="4C6A9F91" w14:textId="77777777" w:rsidR="00312BC3" w:rsidRPr="00C26C40" w:rsidRDefault="00312BC3" w:rsidP="00870DFD">
            <w:pPr>
              <w:rPr>
                <w:lang w:val="en-GB"/>
              </w:rPr>
            </w:pPr>
            <w:r w:rsidRPr="00C26C40">
              <w:rPr>
                <w:lang w:val="en-GB"/>
              </w:rPr>
              <w:t>-1,232.5287</w:t>
            </w:r>
          </w:p>
        </w:tc>
      </w:tr>
      <w:tr w:rsidR="00312BC3" w:rsidRPr="00C26C40" w14:paraId="10886806" w14:textId="77777777" w:rsidTr="00870DFD">
        <w:trPr>
          <w:jc w:val="center"/>
        </w:trPr>
        <w:tc>
          <w:tcPr>
            <w:tcW w:w="4513" w:type="dxa"/>
          </w:tcPr>
          <w:p w14:paraId="7121105B" w14:textId="14492FB4" w:rsidR="00312BC3" w:rsidRPr="00C26C40" w:rsidRDefault="00056F4A" w:rsidP="00870DFD">
            <w:pPr>
              <w:rPr>
                <w:lang w:val="en-GB"/>
              </w:rPr>
            </w:pPr>
            <m:oMathPara>
              <m:oMath>
                <m:r>
                  <w:rPr>
                    <w:rFonts w:ascii="Cambria Math" w:hAnsi="Cambria Math"/>
                    <w:lang w:val="en-GB"/>
                  </w:rPr>
                  <m:t>SiO₂</m:t>
                </m:r>
              </m:oMath>
            </m:oMathPara>
          </w:p>
        </w:tc>
        <w:tc>
          <w:tcPr>
            <w:tcW w:w="4513" w:type="dxa"/>
          </w:tcPr>
          <w:p w14:paraId="1C7D5DE9" w14:textId="77777777" w:rsidR="00312BC3" w:rsidRPr="00C26C40" w:rsidRDefault="00312BC3" w:rsidP="00870DFD">
            <w:pPr>
              <w:rPr>
                <w:lang w:val="en-GB"/>
              </w:rPr>
            </w:pPr>
            <w:r w:rsidRPr="00C26C40">
              <w:rPr>
                <w:lang w:val="en-GB"/>
              </w:rPr>
              <w:t>-3,621.3665</w:t>
            </w:r>
          </w:p>
        </w:tc>
      </w:tr>
      <w:tr w:rsidR="00312BC3" w:rsidRPr="00C26C40" w14:paraId="538839A3" w14:textId="77777777" w:rsidTr="00870DFD">
        <w:trPr>
          <w:jc w:val="center"/>
        </w:trPr>
        <w:tc>
          <w:tcPr>
            <w:tcW w:w="4513" w:type="dxa"/>
          </w:tcPr>
          <w:p w14:paraId="5C0B6061" w14:textId="6448224C" w:rsidR="00312BC3" w:rsidRPr="00C26C40" w:rsidRDefault="00056F4A" w:rsidP="00870DFD">
            <w:pPr>
              <w:rPr>
                <w:lang w:val="en-GB"/>
              </w:rPr>
            </w:pPr>
            <m:oMathPara>
              <m:oMath>
                <m:r>
                  <w:rPr>
                    <w:rFonts w:ascii="Cambria Math" w:hAnsi="Cambria Math"/>
                    <w:lang w:val="en-GB"/>
                  </w:rPr>
                  <m:t>Fe₃O₄</m:t>
                </m:r>
              </m:oMath>
            </m:oMathPara>
          </w:p>
        </w:tc>
        <w:tc>
          <w:tcPr>
            <w:tcW w:w="4513" w:type="dxa"/>
          </w:tcPr>
          <w:p w14:paraId="3B7D5DE7" w14:textId="77777777" w:rsidR="00312BC3" w:rsidRPr="00C26C40" w:rsidRDefault="00312BC3" w:rsidP="00870DFD">
            <w:pPr>
              <w:rPr>
                <w:lang w:val="en-GB"/>
              </w:rPr>
            </w:pPr>
            <w:r w:rsidRPr="00C26C40">
              <w:rPr>
                <w:lang w:val="en-GB"/>
              </w:rPr>
              <w:t>-1,153.3510</w:t>
            </w:r>
          </w:p>
        </w:tc>
      </w:tr>
      <w:tr w:rsidR="00312BC3" w:rsidRPr="00C26C40" w14:paraId="29024C21" w14:textId="77777777" w:rsidTr="00870DFD">
        <w:trPr>
          <w:jc w:val="center"/>
        </w:trPr>
        <w:tc>
          <w:tcPr>
            <w:tcW w:w="4513" w:type="dxa"/>
          </w:tcPr>
          <w:p w14:paraId="2C181070" w14:textId="6CB32F07" w:rsidR="00312BC3" w:rsidRPr="00C26C40" w:rsidRDefault="00056F4A" w:rsidP="00870DFD">
            <w:pPr>
              <w:rPr>
                <w:lang w:val="en-GB"/>
              </w:rPr>
            </w:pPr>
            <m:oMathPara>
              <m:oMath>
                <m:r>
                  <w:rPr>
                    <w:rFonts w:ascii="Cambria Math" w:hAnsi="Cambria Math"/>
                    <w:lang w:val="en-GB"/>
                  </w:rPr>
                  <m:t>Al₂O₃</m:t>
                </m:r>
              </m:oMath>
            </m:oMathPara>
          </w:p>
        </w:tc>
        <w:tc>
          <w:tcPr>
            <w:tcW w:w="4513" w:type="dxa"/>
          </w:tcPr>
          <w:p w14:paraId="323B5395" w14:textId="77777777" w:rsidR="00312BC3" w:rsidRPr="00C26C40" w:rsidRDefault="00312BC3" w:rsidP="00870DFD">
            <w:pPr>
              <w:rPr>
                <w:lang w:val="en-GB"/>
              </w:rPr>
            </w:pPr>
            <w:r w:rsidRPr="00C26C40">
              <w:rPr>
                <w:lang w:val="en-GB"/>
              </w:rPr>
              <w:t>-3,926.6763</w:t>
            </w:r>
          </w:p>
        </w:tc>
      </w:tr>
    </w:tbl>
    <w:p w14:paraId="345E22F3" w14:textId="77777777" w:rsidR="00056F4A" w:rsidRPr="00C26C40" w:rsidRDefault="00056F4A" w:rsidP="00312BC3"/>
    <w:p w14:paraId="582F4F06" w14:textId="1A6FA04B" w:rsidR="00312BC3" w:rsidRPr="00C26C40" w:rsidRDefault="00312BC3" w:rsidP="00312BC3">
      <w:r w:rsidRPr="00C26C40">
        <w:t>Stream FE3O4 (Outlet) — T = 32.00 °C, P = 1.0000 atm</w:t>
      </w:r>
    </w:p>
    <w:tbl>
      <w:tblPr>
        <w:tblStyle w:val="TableGrid"/>
        <w:tblW w:w="0" w:type="auto"/>
        <w:jc w:val="center"/>
        <w:tblLook w:val="04A0" w:firstRow="1" w:lastRow="0" w:firstColumn="1" w:lastColumn="0" w:noHBand="0" w:noVBand="1"/>
      </w:tblPr>
      <w:tblGrid>
        <w:gridCol w:w="4513"/>
        <w:gridCol w:w="4513"/>
      </w:tblGrid>
      <w:tr w:rsidR="00312BC3" w:rsidRPr="00C26C40" w14:paraId="58482FA0" w14:textId="77777777" w:rsidTr="00870DFD">
        <w:trPr>
          <w:jc w:val="center"/>
        </w:trPr>
        <w:tc>
          <w:tcPr>
            <w:tcW w:w="4513" w:type="dxa"/>
            <w:shd w:val="clear" w:color="auto" w:fill="D9D9D9"/>
          </w:tcPr>
          <w:p w14:paraId="29F78C7F" w14:textId="77777777" w:rsidR="00312BC3" w:rsidRPr="00C26C40" w:rsidRDefault="00312BC3" w:rsidP="00870DFD">
            <w:pPr>
              <w:rPr>
                <w:lang w:val="en-GB"/>
              </w:rPr>
            </w:pPr>
            <w:r w:rsidRPr="00C26C40">
              <w:rPr>
                <w:b/>
                <w:sz w:val="22"/>
                <w:lang w:val="en-GB"/>
              </w:rPr>
              <w:t>Component</w:t>
            </w:r>
          </w:p>
        </w:tc>
        <w:tc>
          <w:tcPr>
            <w:tcW w:w="4513" w:type="dxa"/>
            <w:shd w:val="clear" w:color="auto" w:fill="D9D9D9"/>
          </w:tcPr>
          <w:p w14:paraId="18D5AC85" w14:textId="77777777" w:rsidR="00312BC3" w:rsidRPr="00C26C40" w:rsidRDefault="00312BC3" w:rsidP="00870DFD">
            <w:pPr>
              <w:rPr>
                <w:lang w:val="en-GB"/>
              </w:rPr>
            </w:pPr>
            <w:r w:rsidRPr="00C26C40">
              <w:rPr>
                <w:b/>
                <w:sz w:val="22"/>
                <w:lang w:val="en-GB"/>
              </w:rPr>
              <w:t>Specific Enthalpy (kcal/kg)</w:t>
            </w:r>
          </w:p>
        </w:tc>
      </w:tr>
      <w:tr w:rsidR="00312BC3" w:rsidRPr="00C26C40" w14:paraId="0A1FF8D4" w14:textId="77777777" w:rsidTr="00870DFD">
        <w:trPr>
          <w:jc w:val="center"/>
        </w:trPr>
        <w:tc>
          <w:tcPr>
            <w:tcW w:w="4513" w:type="dxa"/>
          </w:tcPr>
          <w:p w14:paraId="6457E7A3" w14:textId="0B8FD743" w:rsidR="00312BC3" w:rsidRPr="00C26C40" w:rsidRDefault="00056F4A" w:rsidP="00870DFD">
            <w:pPr>
              <w:rPr>
                <w:lang w:val="en-GB"/>
              </w:rPr>
            </w:pPr>
            <m:oMathPara>
              <m:oMath>
                <m:r>
                  <w:rPr>
                    <w:rFonts w:ascii="Cambria Math" w:hAnsi="Cambria Math"/>
                    <w:lang w:val="en-GB"/>
                  </w:rPr>
                  <m:t>Al(OH)₃</m:t>
                </m:r>
              </m:oMath>
            </m:oMathPara>
          </w:p>
        </w:tc>
        <w:tc>
          <w:tcPr>
            <w:tcW w:w="4513" w:type="dxa"/>
          </w:tcPr>
          <w:p w14:paraId="1B5E423E" w14:textId="77777777" w:rsidR="00312BC3" w:rsidRPr="00C26C40" w:rsidRDefault="00312BC3" w:rsidP="00870DFD">
            <w:pPr>
              <w:rPr>
                <w:lang w:val="en-GB"/>
              </w:rPr>
            </w:pPr>
            <w:r w:rsidRPr="00C26C40">
              <w:rPr>
                <w:lang w:val="en-GB"/>
              </w:rPr>
              <w:t>-3,924.1067</w:t>
            </w:r>
          </w:p>
        </w:tc>
      </w:tr>
      <w:tr w:rsidR="00312BC3" w:rsidRPr="00C26C40" w14:paraId="0ED485D5" w14:textId="77777777" w:rsidTr="00870DFD">
        <w:trPr>
          <w:jc w:val="center"/>
        </w:trPr>
        <w:tc>
          <w:tcPr>
            <w:tcW w:w="4513" w:type="dxa"/>
          </w:tcPr>
          <w:p w14:paraId="07998841" w14:textId="010ADCE5" w:rsidR="00312BC3" w:rsidRPr="00C26C40" w:rsidRDefault="00056F4A" w:rsidP="00870DFD">
            <w:pPr>
              <w:rPr>
                <w:lang w:val="en-GB"/>
              </w:rPr>
            </w:pPr>
            <m:oMathPara>
              <m:oMath>
                <m:r>
                  <w:rPr>
                    <w:rFonts w:ascii="Cambria Math" w:hAnsi="Cambria Math"/>
                    <w:lang w:val="en-GB"/>
                  </w:rPr>
                  <m:t>Fe₂O₃</m:t>
                </m:r>
              </m:oMath>
            </m:oMathPara>
          </w:p>
        </w:tc>
        <w:tc>
          <w:tcPr>
            <w:tcW w:w="4513" w:type="dxa"/>
          </w:tcPr>
          <w:p w14:paraId="280CD1AC" w14:textId="77777777" w:rsidR="00312BC3" w:rsidRPr="00C26C40" w:rsidRDefault="00312BC3" w:rsidP="00870DFD">
            <w:pPr>
              <w:rPr>
                <w:lang w:val="en-GB"/>
              </w:rPr>
            </w:pPr>
            <w:r w:rsidRPr="00C26C40">
              <w:rPr>
                <w:lang w:val="en-GB"/>
              </w:rPr>
              <w:t>-1,232.5287</w:t>
            </w:r>
          </w:p>
        </w:tc>
      </w:tr>
      <w:tr w:rsidR="00312BC3" w:rsidRPr="00C26C40" w14:paraId="445681F2" w14:textId="77777777" w:rsidTr="00870DFD">
        <w:trPr>
          <w:jc w:val="center"/>
        </w:trPr>
        <w:tc>
          <w:tcPr>
            <w:tcW w:w="4513" w:type="dxa"/>
          </w:tcPr>
          <w:p w14:paraId="0A1F07C3" w14:textId="70219DA7" w:rsidR="00312BC3" w:rsidRPr="00C26C40" w:rsidRDefault="00056F4A" w:rsidP="00870DFD">
            <w:pPr>
              <w:rPr>
                <w:lang w:val="en-GB"/>
              </w:rPr>
            </w:pPr>
            <m:oMathPara>
              <m:oMath>
                <m:r>
                  <w:rPr>
                    <w:rFonts w:ascii="Cambria Math" w:hAnsi="Cambria Math"/>
                    <w:lang w:val="en-GB"/>
                  </w:rPr>
                  <m:t>SiO₂</m:t>
                </m:r>
              </m:oMath>
            </m:oMathPara>
          </w:p>
        </w:tc>
        <w:tc>
          <w:tcPr>
            <w:tcW w:w="4513" w:type="dxa"/>
          </w:tcPr>
          <w:p w14:paraId="63796CF9" w14:textId="77777777" w:rsidR="00312BC3" w:rsidRPr="00C26C40" w:rsidRDefault="00312BC3" w:rsidP="00870DFD">
            <w:pPr>
              <w:rPr>
                <w:lang w:val="en-GB"/>
              </w:rPr>
            </w:pPr>
            <w:r w:rsidRPr="00C26C40">
              <w:rPr>
                <w:lang w:val="en-GB"/>
              </w:rPr>
              <w:t>-3,621.3665</w:t>
            </w:r>
          </w:p>
        </w:tc>
      </w:tr>
      <w:tr w:rsidR="00312BC3" w:rsidRPr="00C26C40" w14:paraId="4D6C35E8" w14:textId="77777777" w:rsidTr="00870DFD">
        <w:trPr>
          <w:jc w:val="center"/>
        </w:trPr>
        <w:tc>
          <w:tcPr>
            <w:tcW w:w="4513" w:type="dxa"/>
          </w:tcPr>
          <w:p w14:paraId="45C3F38F" w14:textId="1A53C9B1" w:rsidR="00312BC3" w:rsidRPr="00C26C40" w:rsidRDefault="00056F4A" w:rsidP="00870DFD">
            <w:pPr>
              <w:rPr>
                <w:lang w:val="en-GB"/>
              </w:rPr>
            </w:pPr>
            <m:oMathPara>
              <m:oMath>
                <m:r>
                  <w:rPr>
                    <w:rFonts w:ascii="Cambria Math" w:hAnsi="Cambria Math"/>
                    <w:lang w:val="en-GB"/>
                  </w:rPr>
                  <m:t>TiO₂</m:t>
                </m:r>
              </m:oMath>
            </m:oMathPara>
          </w:p>
        </w:tc>
        <w:tc>
          <w:tcPr>
            <w:tcW w:w="4513" w:type="dxa"/>
          </w:tcPr>
          <w:p w14:paraId="09639C34" w14:textId="77777777" w:rsidR="00312BC3" w:rsidRPr="00C26C40" w:rsidRDefault="00312BC3" w:rsidP="00870DFD">
            <w:pPr>
              <w:rPr>
                <w:lang w:val="en-GB"/>
              </w:rPr>
            </w:pPr>
            <w:r w:rsidRPr="00C26C40">
              <w:rPr>
                <w:lang w:val="en-GB"/>
              </w:rPr>
              <w:t>-2,825.6322</w:t>
            </w:r>
          </w:p>
        </w:tc>
      </w:tr>
      <w:tr w:rsidR="00312BC3" w:rsidRPr="00C26C40" w14:paraId="29C5BEAA" w14:textId="77777777" w:rsidTr="00870DFD">
        <w:trPr>
          <w:jc w:val="center"/>
        </w:trPr>
        <w:tc>
          <w:tcPr>
            <w:tcW w:w="4513" w:type="dxa"/>
          </w:tcPr>
          <w:p w14:paraId="4B5CD5E7" w14:textId="4BCE6A48" w:rsidR="00312BC3" w:rsidRPr="00C26C40" w:rsidRDefault="00056F4A" w:rsidP="00870DFD">
            <w:pPr>
              <w:rPr>
                <w:lang w:val="en-GB"/>
              </w:rPr>
            </w:pPr>
            <m:oMathPara>
              <m:oMath>
                <m:r>
                  <w:rPr>
                    <w:rFonts w:ascii="Cambria Math" w:hAnsi="Cambria Math"/>
                    <w:lang w:val="en-GB"/>
                  </w:rPr>
                  <m:t>K₂O</m:t>
                </m:r>
              </m:oMath>
            </m:oMathPara>
          </w:p>
        </w:tc>
        <w:tc>
          <w:tcPr>
            <w:tcW w:w="4513" w:type="dxa"/>
          </w:tcPr>
          <w:p w14:paraId="4386E9D7" w14:textId="77777777" w:rsidR="00312BC3" w:rsidRPr="00C26C40" w:rsidRDefault="00312BC3" w:rsidP="00870DFD">
            <w:pPr>
              <w:rPr>
                <w:lang w:val="en-GB"/>
              </w:rPr>
            </w:pPr>
            <w:r w:rsidRPr="00C26C40">
              <w:rPr>
                <w:lang w:val="en-GB"/>
              </w:rPr>
              <w:t>-919.9908</w:t>
            </w:r>
          </w:p>
        </w:tc>
      </w:tr>
      <w:tr w:rsidR="00312BC3" w:rsidRPr="00C26C40" w14:paraId="13212337" w14:textId="77777777" w:rsidTr="00870DFD">
        <w:trPr>
          <w:jc w:val="center"/>
        </w:trPr>
        <w:tc>
          <w:tcPr>
            <w:tcW w:w="4513" w:type="dxa"/>
          </w:tcPr>
          <w:p w14:paraId="22304644" w14:textId="7268AF29" w:rsidR="00312BC3" w:rsidRPr="00C26C40" w:rsidRDefault="00056F4A" w:rsidP="00870DFD">
            <w:pPr>
              <w:rPr>
                <w:lang w:val="en-GB"/>
              </w:rPr>
            </w:pPr>
            <m:oMathPara>
              <m:oMath>
                <m:r>
                  <w:rPr>
                    <w:rFonts w:ascii="Cambria Math" w:hAnsi="Cambria Math"/>
                    <w:lang w:val="en-GB"/>
                  </w:rPr>
                  <m:t>Na₂O</m:t>
                </m:r>
              </m:oMath>
            </m:oMathPara>
          </w:p>
        </w:tc>
        <w:tc>
          <w:tcPr>
            <w:tcW w:w="4513" w:type="dxa"/>
          </w:tcPr>
          <w:p w14:paraId="3104759F" w14:textId="77777777" w:rsidR="00312BC3" w:rsidRPr="00C26C40" w:rsidRDefault="00312BC3" w:rsidP="00870DFD">
            <w:pPr>
              <w:rPr>
                <w:lang w:val="en-GB"/>
              </w:rPr>
            </w:pPr>
            <w:r w:rsidRPr="00C26C40">
              <w:rPr>
                <w:lang w:val="en-GB"/>
              </w:rPr>
              <w:t>-1,597.7727</w:t>
            </w:r>
          </w:p>
        </w:tc>
      </w:tr>
      <w:tr w:rsidR="00312BC3" w:rsidRPr="00C26C40" w14:paraId="4DD9D5DD" w14:textId="77777777" w:rsidTr="00870DFD">
        <w:trPr>
          <w:jc w:val="center"/>
        </w:trPr>
        <w:tc>
          <w:tcPr>
            <w:tcW w:w="4513" w:type="dxa"/>
          </w:tcPr>
          <w:p w14:paraId="7950AF46" w14:textId="77B93F4F" w:rsidR="00312BC3" w:rsidRPr="00C26C40" w:rsidRDefault="00056F4A" w:rsidP="00870DFD">
            <w:pPr>
              <w:rPr>
                <w:lang w:val="en-GB"/>
              </w:rPr>
            </w:pPr>
            <m:oMathPara>
              <m:oMath>
                <m:r>
                  <w:rPr>
                    <w:rFonts w:ascii="Cambria Math" w:hAnsi="Cambria Math"/>
                    <w:lang w:val="en-GB"/>
                  </w:rPr>
                  <m:t>MgO</m:t>
                </m:r>
              </m:oMath>
            </m:oMathPara>
          </w:p>
        </w:tc>
        <w:tc>
          <w:tcPr>
            <w:tcW w:w="4513" w:type="dxa"/>
          </w:tcPr>
          <w:p w14:paraId="2760F669" w14:textId="77777777" w:rsidR="00312BC3" w:rsidRPr="00C26C40" w:rsidRDefault="00312BC3" w:rsidP="00870DFD">
            <w:pPr>
              <w:rPr>
                <w:lang w:val="en-GB"/>
              </w:rPr>
            </w:pPr>
            <w:r w:rsidRPr="00C26C40">
              <w:rPr>
                <w:lang w:val="en-GB"/>
              </w:rPr>
              <w:t>-3,565.2905</w:t>
            </w:r>
          </w:p>
        </w:tc>
      </w:tr>
      <w:tr w:rsidR="00312BC3" w:rsidRPr="00C26C40" w14:paraId="5CE9EE02" w14:textId="77777777" w:rsidTr="00870DFD">
        <w:trPr>
          <w:jc w:val="center"/>
        </w:trPr>
        <w:tc>
          <w:tcPr>
            <w:tcW w:w="4513" w:type="dxa"/>
          </w:tcPr>
          <w:p w14:paraId="38EE5035" w14:textId="68C63B0A" w:rsidR="00312BC3" w:rsidRPr="00C26C40" w:rsidRDefault="00056F4A" w:rsidP="00870DFD">
            <w:pPr>
              <w:rPr>
                <w:lang w:val="en-GB"/>
              </w:rPr>
            </w:pPr>
            <m:oMathPara>
              <m:oMath>
                <m:r>
                  <w:rPr>
                    <w:rFonts w:ascii="Cambria Math" w:hAnsi="Cambria Math"/>
                    <w:lang w:val="en-GB"/>
                  </w:rPr>
                  <m:t>Fe₃O₄</m:t>
                </m:r>
              </m:oMath>
            </m:oMathPara>
          </w:p>
        </w:tc>
        <w:tc>
          <w:tcPr>
            <w:tcW w:w="4513" w:type="dxa"/>
          </w:tcPr>
          <w:p w14:paraId="2987E1B0" w14:textId="77777777" w:rsidR="00312BC3" w:rsidRPr="00C26C40" w:rsidRDefault="00312BC3" w:rsidP="00870DFD">
            <w:pPr>
              <w:rPr>
                <w:lang w:val="en-GB"/>
              </w:rPr>
            </w:pPr>
            <w:r w:rsidRPr="00C26C40">
              <w:rPr>
                <w:lang w:val="en-GB"/>
              </w:rPr>
              <w:t>-1,153.3510</w:t>
            </w:r>
          </w:p>
        </w:tc>
      </w:tr>
      <w:tr w:rsidR="00312BC3" w:rsidRPr="00C26C40" w14:paraId="27AEDDC4" w14:textId="77777777" w:rsidTr="00870DFD">
        <w:trPr>
          <w:jc w:val="center"/>
        </w:trPr>
        <w:tc>
          <w:tcPr>
            <w:tcW w:w="4513" w:type="dxa"/>
          </w:tcPr>
          <w:p w14:paraId="155CB119" w14:textId="3470A81A" w:rsidR="00312BC3" w:rsidRPr="00C26C40" w:rsidRDefault="00056F4A" w:rsidP="00870DFD">
            <w:pPr>
              <w:rPr>
                <w:lang w:val="en-GB"/>
              </w:rPr>
            </w:pPr>
            <m:oMathPara>
              <m:oMath>
                <m:r>
                  <w:rPr>
                    <w:rFonts w:ascii="Cambria Math" w:hAnsi="Cambria Math"/>
                    <w:lang w:val="en-GB"/>
                  </w:rPr>
                  <m:t>Al₂O₃</m:t>
                </m:r>
              </m:oMath>
            </m:oMathPara>
          </w:p>
        </w:tc>
        <w:tc>
          <w:tcPr>
            <w:tcW w:w="4513" w:type="dxa"/>
          </w:tcPr>
          <w:p w14:paraId="2002D4EA" w14:textId="77777777" w:rsidR="00312BC3" w:rsidRPr="00C26C40" w:rsidRDefault="00312BC3" w:rsidP="00870DFD">
            <w:pPr>
              <w:rPr>
                <w:lang w:val="en-GB"/>
              </w:rPr>
            </w:pPr>
            <w:r w:rsidRPr="00C26C40">
              <w:rPr>
                <w:lang w:val="en-GB"/>
              </w:rPr>
              <w:t>-3,926.6763</w:t>
            </w:r>
          </w:p>
        </w:tc>
      </w:tr>
    </w:tbl>
    <w:p w14:paraId="5662B133" w14:textId="77777777" w:rsidR="00056F4A" w:rsidRPr="00C26C40" w:rsidRDefault="00056F4A" w:rsidP="00312BC3">
      <w:pPr>
        <w:spacing w:before="160"/>
        <w:rPr>
          <w:b/>
        </w:rPr>
      </w:pPr>
    </w:p>
    <w:p w14:paraId="7A7E69FD" w14:textId="1BACFC95" w:rsidR="00312BC3" w:rsidRPr="00C26C40" w:rsidRDefault="00312BC3" w:rsidP="00056F4A">
      <w:pPr>
        <w:pStyle w:val="Heading4"/>
      </w:pPr>
      <w:r w:rsidRPr="00C26C40">
        <w:t>BN-501 — Mill Feed Bin</w:t>
      </w:r>
    </w:p>
    <w:p w14:paraId="5EB4FB2E" w14:textId="176B3E3E" w:rsidR="00312BC3" w:rsidRPr="00C26C40" w:rsidRDefault="00312BC3" w:rsidP="00312BC3">
      <w:r w:rsidRPr="00C26C40">
        <w:t xml:space="preserve">Unit BN-501 (Mill Feed Bin, Bin / Storage Vessel) is classified as thermally neutral / adiabatic </w:t>
      </w:r>
      <w:r w:rsidR="00056F4A" w:rsidRPr="00C26C40">
        <w:t>based on</w:t>
      </w:r>
      <w:r w:rsidRPr="00C26C40">
        <w:t xml:space="preserve"> the Aspen Plus stream enthalpy data. The total inlet enthalpy flow is -1.8978 Gcal/hr and the total outlet enthalpy flow is -1.8978 Gcal/hr, giving a net ΔḤ of 0.0000 Gcal/hr.</w:t>
      </w:r>
    </w:p>
    <w:p w14:paraId="6BCB4213" w14:textId="6D35C615" w:rsidR="00312BC3" w:rsidRPr="00C26C40" w:rsidRDefault="00312BC3" w:rsidP="00B45615">
      <w:pPr>
        <w:pStyle w:val="Heading4"/>
      </w:pPr>
      <w:r w:rsidRPr="00C26C40">
        <w:t>P-501 — Process Water Feed Pump</w:t>
      </w:r>
    </w:p>
    <w:p w14:paraId="6FB2C35E" w14:textId="77777777" w:rsidR="00312BC3" w:rsidRPr="00C26C40" w:rsidRDefault="00312BC3" w:rsidP="00312BC3">
      <w:r w:rsidRPr="00C26C40">
        <w:t>Unit P-501 (Process Water Feed Pump, Pump) is classified as thermally neutral / adiabatic on the basis of the Aspen Plus stream enthalpy data. The total inlet enthalpy flow is -3.1562 Gcal/hr and the total outlet enthalpy flow is -3.1562 Gcal/hr, giving a net ΔḤ of 0.0000 Gcal/hr.</w:t>
      </w:r>
    </w:p>
    <w:p w14:paraId="37FDDFB7" w14:textId="77777777" w:rsidR="00312BC3" w:rsidRPr="00C26C40" w:rsidRDefault="00312BC3" w:rsidP="00312BC3">
      <w:r w:rsidRPr="00C26C40">
        <w:t>Thermally neutral — negligible net enthalpy change across the unit (adiabatic / pass-through).</w:t>
      </w:r>
    </w:p>
    <w:p w14:paraId="09589F21" w14:textId="2341D5CA" w:rsidR="00312BC3" w:rsidRPr="00C26C40" w:rsidRDefault="00312BC3" w:rsidP="00B45615">
      <w:pPr>
        <w:pStyle w:val="Heading4"/>
      </w:pPr>
      <w:r w:rsidRPr="00C26C40">
        <w:lastRenderedPageBreak/>
        <w:t>TK-501 — Slurry Conditioning Tank</w:t>
      </w:r>
    </w:p>
    <w:p w14:paraId="27DD755A" w14:textId="09C60399" w:rsidR="00312BC3" w:rsidRPr="00C26C40" w:rsidRDefault="00312BC3" w:rsidP="00312BC3">
      <w:r w:rsidRPr="00C26C40">
        <w:t xml:space="preserve">Unit TK-501 (Slurry Conditioning Tank, Tank / Mixer) is classified as thermally neutral / adiabatic </w:t>
      </w:r>
      <w:r w:rsidR="00B45615" w:rsidRPr="00C26C40">
        <w:t>based on</w:t>
      </w:r>
      <w:r w:rsidRPr="00C26C40">
        <w:t xml:space="preserve"> the Aspen Plus stream enthalpy data. The total inlet enthalpy flow is -7.6463 Gcal/hr and the total outlet enthalpy flow is -7.6463 Gcal/hr, giving a net ΔḤ of -0.0000 Gcal/hr.</w:t>
      </w:r>
    </w:p>
    <w:p w14:paraId="75EBD8A8" w14:textId="77777777" w:rsidR="00312BC3" w:rsidRPr="00C26C40" w:rsidRDefault="00312BC3" w:rsidP="00312BC3">
      <w:r w:rsidRPr="00C26C40">
        <w:t>Thermally neutral — negligible net enthalpy change across the unit (adiabatic / pass-through).</w:t>
      </w:r>
    </w:p>
    <w:p w14:paraId="28C6DD0A" w14:textId="26527D24" w:rsidR="00312BC3" w:rsidRPr="00C26C40" w:rsidRDefault="00312BC3" w:rsidP="009740C6">
      <w:pPr>
        <w:pStyle w:val="Heading4"/>
      </w:pPr>
      <w:r w:rsidRPr="00C26C40">
        <w:t>P-502 — Slurry Feed Pump</w:t>
      </w:r>
    </w:p>
    <w:p w14:paraId="701A9821" w14:textId="2D4638D3" w:rsidR="00312BC3" w:rsidRPr="00C26C40" w:rsidRDefault="00312BC3" w:rsidP="00312BC3">
      <w:r w:rsidRPr="00C26C40">
        <w:t xml:space="preserve">Unit P-502 (Slurry Feed Pump, Pump) is classified as thermally neutral / adiabatic </w:t>
      </w:r>
      <w:r w:rsidR="009740C6" w:rsidRPr="00C26C40">
        <w:t>based on</w:t>
      </w:r>
      <w:r w:rsidRPr="00C26C40">
        <w:t xml:space="preserve"> the Aspen Plus stream enthalpy data. The total inlet enthalpy flow is -7.6463 Gcal/hr and the total outlet enthalpy flow is -7.6463 Gcal/hr, giving a net ΔḤ of 0.0000 Gcal/hr.</w:t>
      </w:r>
    </w:p>
    <w:p w14:paraId="474B1F7A" w14:textId="77777777" w:rsidR="00312BC3" w:rsidRPr="00C26C40" w:rsidRDefault="00312BC3" w:rsidP="00312BC3">
      <w:r w:rsidRPr="00C26C40">
        <w:t>Thermally neutral — negligible net enthalpy change across the unit (adiabatic / pass-through).</w:t>
      </w:r>
    </w:p>
    <w:p w14:paraId="60D358DF" w14:textId="5376E3A9" w:rsidR="00312BC3" w:rsidRPr="00C26C40" w:rsidRDefault="00312BC3" w:rsidP="009740C6">
      <w:pPr>
        <w:pStyle w:val="Heading4"/>
      </w:pPr>
      <w:r w:rsidRPr="00C26C40">
        <w:t>ML--501 — Ball Mill</w:t>
      </w:r>
    </w:p>
    <w:p w14:paraId="2705477E" w14:textId="5632A4AF" w:rsidR="00312BC3" w:rsidRPr="00C26C40" w:rsidRDefault="00312BC3" w:rsidP="00312BC3">
      <w:r w:rsidRPr="00C26C40">
        <w:t xml:space="preserve">Unit ML--501 (Ball Mill, Mechanical Size-Reduction Unit) is classified as thermally neutral / adiabatic </w:t>
      </w:r>
      <w:r w:rsidR="009740C6" w:rsidRPr="00C26C40">
        <w:t>based on</w:t>
      </w:r>
      <w:r w:rsidRPr="00C26C40">
        <w:t xml:space="preserve"> the Aspen Plus stream enthalpy data. The total inlet enthalpy flow is -7.6463 Gcal/hr and the total outlet enthalpy flow is -7.6461 Gcal/hr, giving a net ΔḤ of 0.0002 Gcal/hr.</w:t>
      </w:r>
    </w:p>
    <w:p w14:paraId="10947682" w14:textId="77777777" w:rsidR="00312BC3" w:rsidRPr="00C26C40" w:rsidRDefault="00312BC3" w:rsidP="00312BC3">
      <w:r w:rsidRPr="00C26C40">
        <w:t>Thermally neutral — negligible net enthalpy change across the unit (adiabatic / pass-through).</w:t>
      </w:r>
    </w:p>
    <w:p w14:paraId="350108E3" w14:textId="1292DCCB" w:rsidR="00312BC3" w:rsidRPr="00C26C40" w:rsidRDefault="00312BC3" w:rsidP="009740C6">
      <w:pPr>
        <w:pStyle w:val="Heading4"/>
      </w:pPr>
      <w:r w:rsidRPr="00C26C40">
        <w:t>P-503 — Mill Discharge Pump</w:t>
      </w:r>
    </w:p>
    <w:p w14:paraId="03BECD6D" w14:textId="4B9AF416" w:rsidR="00312BC3" w:rsidRPr="00C26C40" w:rsidRDefault="00312BC3" w:rsidP="00312BC3">
      <w:r w:rsidRPr="00C26C40">
        <w:t xml:space="preserve">Unit P-503 (Mill Discharge Pump, Pump) is classified as thermally neutral / adiabatic </w:t>
      </w:r>
      <w:r w:rsidR="009740C6" w:rsidRPr="00C26C40">
        <w:t>based on</w:t>
      </w:r>
      <w:r w:rsidRPr="00C26C40">
        <w:t xml:space="preserve"> the Aspen Plus stream enthalpy data. The total inlet enthalpy flow is -7.6461 Gcal/hr and the total outlet enthalpy flow is -7.6461 Gcal/hr, giving a net ΔḤ of 0.0000 Gcal/hr.</w:t>
      </w:r>
    </w:p>
    <w:p w14:paraId="49DB83B9" w14:textId="77777777" w:rsidR="00312BC3" w:rsidRPr="00C26C40" w:rsidRDefault="00312BC3" w:rsidP="00312BC3">
      <w:r w:rsidRPr="00C26C40">
        <w:t>Thermally neutral — negligible net enthalpy change across the unit (adiabatic / pass-through).</w:t>
      </w:r>
    </w:p>
    <w:p w14:paraId="4DD66313" w14:textId="66AF8E75" w:rsidR="00312BC3" w:rsidRPr="00C26C40" w:rsidRDefault="00312BC3" w:rsidP="009740C6">
      <w:pPr>
        <w:pStyle w:val="Heading4"/>
      </w:pPr>
      <w:r w:rsidRPr="00C26C40">
        <w:lastRenderedPageBreak/>
        <w:t>HC-101 — Hydrocyclone Classifier</w:t>
      </w:r>
    </w:p>
    <w:p w14:paraId="34A39B95" w14:textId="77777777" w:rsidR="00312BC3" w:rsidRPr="00C26C40" w:rsidRDefault="00312BC3" w:rsidP="00312BC3">
      <w:r w:rsidRPr="00C26C40">
        <w:t>Unit HC-101 (Hydrocyclone Classifier, Classifier) is classified as thermally neutral / adiabatic on the basis of the Aspen Plus stream enthalpy data. The total inlet enthalpy flow is -7.6461 Gcal/hr and the total outlet enthalpy flow is -7.6460 Gcal/hr, giving a net ΔḤ of 0.0001 Gcal/hr.</w:t>
      </w:r>
    </w:p>
    <w:p w14:paraId="03946824" w14:textId="77777777" w:rsidR="00312BC3" w:rsidRPr="00C26C40" w:rsidRDefault="00312BC3" w:rsidP="00312BC3">
      <w:r w:rsidRPr="00C26C40">
        <w:t>Thermally neutral — negligible net enthalpy change across the unit (adiabatic / pass-through).</w:t>
      </w:r>
    </w:p>
    <w:p w14:paraId="0AE91BD8" w14:textId="452E9904" w:rsidR="00312BC3" w:rsidRPr="00C26C40" w:rsidRDefault="00312BC3" w:rsidP="001D43A3">
      <w:pPr>
        <w:pStyle w:val="Heading4"/>
      </w:pPr>
      <w:r w:rsidRPr="00C26C40">
        <w:t>TK-601 — Leach Feed Tank</w:t>
      </w:r>
    </w:p>
    <w:p w14:paraId="2BDDDAF4" w14:textId="77777777" w:rsidR="00312BC3" w:rsidRPr="00C26C40" w:rsidRDefault="00312BC3" w:rsidP="00312BC3">
      <w:r w:rsidRPr="00C26C40">
        <w:t>Unit TK-601 (Leach Feed Tank, Tank (Surge Vessel)) is classified as thermally neutral / adiabatic on the basis of the Aspen Plus stream enthalpy data. The total inlet enthalpy flow is -5.0536 Gcal/hr and the total outlet enthalpy flow is -5.0536 Gcal/hr, giving a net ΔḤ of -0.0000 Gcal/hr.</w:t>
      </w:r>
    </w:p>
    <w:p w14:paraId="79257FEE" w14:textId="77777777" w:rsidR="00312BC3" w:rsidRPr="00C26C40" w:rsidRDefault="00312BC3" w:rsidP="00312BC3">
      <w:r w:rsidRPr="00C26C40">
        <w:t>Thermally neutral — negligible net enthalpy change across the unit (adiabatic / pass-through).</w:t>
      </w:r>
    </w:p>
    <w:p w14:paraId="352E5DA7" w14:textId="38FFF8C5" w:rsidR="00312BC3" w:rsidRPr="00C26C40" w:rsidRDefault="00312BC3" w:rsidP="00771F2F">
      <w:pPr>
        <w:pStyle w:val="Heading4"/>
      </w:pPr>
      <w:r w:rsidRPr="00C26C40">
        <w:t>P-601 — HCl Acid Feed Pump</w:t>
      </w:r>
    </w:p>
    <w:p w14:paraId="4ECB8D2F" w14:textId="55BDC789" w:rsidR="00312BC3" w:rsidRPr="00C26C40" w:rsidRDefault="00312BC3" w:rsidP="00312BC3">
      <w:r w:rsidRPr="00C26C40">
        <w:t xml:space="preserve">Unit P-601 (HCl Acid Feed Pump, Pump) is classified as thermally neutral / adiabatic </w:t>
      </w:r>
      <w:r w:rsidR="00771F2F" w:rsidRPr="00C26C40">
        <w:t>based on</w:t>
      </w:r>
      <w:r w:rsidRPr="00C26C40">
        <w:t xml:space="preserve"> the Aspen Plus stream enthalpy data. The total inlet enthalpy flow is -5.2316 Gcal/hr and the total outlet enthalpy flow is -5.2316 Gcal/hr, giving a net ΔḤ of 0.0000 Gcal/hr.</w:t>
      </w:r>
    </w:p>
    <w:p w14:paraId="71F422C8" w14:textId="77777777" w:rsidR="00312BC3" w:rsidRPr="00C26C40" w:rsidRDefault="00312BC3" w:rsidP="00312BC3">
      <w:r w:rsidRPr="00C26C40">
        <w:t>Thermally neutral — negligible net enthalpy change across the unit (adiabatic / pass-through).</w:t>
      </w:r>
    </w:p>
    <w:p w14:paraId="6367E0E6" w14:textId="368680DE" w:rsidR="00312BC3" w:rsidRPr="00C26C40" w:rsidRDefault="00312BC3" w:rsidP="00771F2F">
      <w:pPr>
        <w:pStyle w:val="Heading4"/>
      </w:pPr>
      <w:r w:rsidRPr="00C26C40">
        <w:t>R-601 — Acid Leach Reactor</w:t>
      </w:r>
    </w:p>
    <w:p w14:paraId="232BC3C1" w14:textId="58A74CCD" w:rsidR="00312BC3" w:rsidRPr="00C26C40" w:rsidRDefault="00312BC3" w:rsidP="00312BC3">
      <w:r w:rsidRPr="00C26C40">
        <w:t xml:space="preserve">Unit R-601 (Acid Leach Reactor, Reactor (Kinetic)) is classified as exothermic </w:t>
      </w:r>
      <w:r w:rsidR="00771F2F" w:rsidRPr="00C26C40">
        <w:t>based on</w:t>
      </w:r>
      <w:r w:rsidRPr="00C26C40">
        <w:t xml:space="preserve"> the Aspen Plus stream enthalpy data. The total inlet enthalpy flow is -10.2852 Gcal/hr and the total outlet enthalpy flow is -10.2644 Gcal/hr, giving a net ΔḤ of 0.0208 Gcal/hr.</w:t>
      </w:r>
    </w:p>
    <w:p w14:paraId="610181AD" w14:textId="77777777" w:rsidR="00312BC3" w:rsidRPr="00C26C40" w:rsidRDefault="00312BC3" w:rsidP="00312BC3">
      <w:r w:rsidRPr="00C26C40">
        <w:t>Unit is a net energy source: 0.0208 Gcal/hr of enthalpy is released by the process (exothermic, or heat is rejected to a cooling utility).</w:t>
      </w:r>
    </w:p>
    <w:p w14:paraId="070033E0" w14:textId="743985C7" w:rsidR="00312BC3" w:rsidRPr="00C26C40" w:rsidRDefault="00312BC3" w:rsidP="00771F2F">
      <w:pPr>
        <w:pStyle w:val="Heading4"/>
      </w:pPr>
      <w:r w:rsidRPr="00C26C40">
        <w:lastRenderedPageBreak/>
        <w:t>FP-601 — Filter Press / Thickener</w:t>
      </w:r>
    </w:p>
    <w:p w14:paraId="2DD2D13F" w14:textId="261E2EA6" w:rsidR="00312BC3" w:rsidRPr="00C26C40" w:rsidRDefault="00312BC3" w:rsidP="00312BC3">
      <w:r w:rsidRPr="00C26C40">
        <w:t xml:space="preserve">Unit FP-601 (Filter Press / Thickener, Solid-Liquid Separator) is classified as thermally neutral / adiabatic </w:t>
      </w:r>
      <w:r w:rsidR="00E542EF" w:rsidRPr="00C26C40">
        <w:t>based on</w:t>
      </w:r>
      <w:r w:rsidRPr="00C26C40">
        <w:t xml:space="preserve"> the Aspen Plus stream enthalpy data. The total inlet enthalpy flow is -10.2644 Gcal/hr and the total outlet enthalpy flow is -10.2644 Gcal/hr, giving a net ΔḤ of -0.0000 Gcal/hr.</w:t>
      </w:r>
    </w:p>
    <w:p w14:paraId="0BB2328F" w14:textId="77777777" w:rsidR="00312BC3" w:rsidRPr="00C26C40" w:rsidRDefault="00312BC3" w:rsidP="00312BC3">
      <w:r w:rsidRPr="00C26C40">
        <w:t>Thermally neutral — negligible net enthalpy change across the unit (adiabatic / pass-through).</w:t>
      </w:r>
    </w:p>
    <w:p w14:paraId="72CCFB6A" w14:textId="0B7AF4A7" w:rsidR="00312BC3" w:rsidRPr="00C26C40" w:rsidRDefault="00312BC3" w:rsidP="00E542EF">
      <w:pPr>
        <w:pStyle w:val="Heading4"/>
      </w:pPr>
      <w:r w:rsidRPr="00C26C40">
        <w:t xml:space="preserve">H-701 — </w:t>
      </w:r>
      <m:oMath>
        <m:r>
          <m:rPr>
            <m:sty m:val="bi"/>
          </m:rPr>
          <w:rPr>
            <w:rFonts w:ascii="Cambria Math" w:hAnsi="Cambria Math"/>
          </w:rPr>
          <m:t xml:space="preserve">CaAl₂O₄ </m:t>
        </m:r>
      </m:oMath>
      <w:r w:rsidRPr="00C26C40">
        <w:t>Reagent Hopper</w:t>
      </w:r>
    </w:p>
    <w:p w14:paraId="3CD5F563" w14:textId="6980470C" w:rsidR="00312BC3" w:rsidRPr="00C26C40" w:rsidRDefault="00312BC3" w:rsidP="00312BC3">
      <w:r w:rsidRPr="00C26C40">
        <w:t>Unit H-701 (</w:t>
      </w:r>
      <m:oMath>
        <m:r>
          <w:rPr>
            <w:rFonts w:ascii="Cambria Math" w:hAnsi="Cambria Math"/>
          </w:rPr>
          <m:t>CaAl₂O₄</m:t>
        </m:r>
      </m:oMath>
      <w:r w:rsidRPr="00C26C40">
        <w:t xml:space="preserve"> Reagent Hopper, Bin / Dosing Hopper) is classified as thermally neutral / adiabatic </w:t>
      </w:r>
      <w:r w:rsidR="00E542EF" w:rsidRPr="00C26C40">
        <w:t>based on</w:t>
      </w:r>
      <w:r w:rsidRPr="00C26C40">
        <w:t xml:space="preserve"> the Aspen Plus stream enthalpy data. The total inlet enthalpy flow is -2.4168 Gcal/hr and the total outlet enthalpy flow is -2.4168 Gcal/hr, giving a net ΔḤ of 0.0000 Gcal/hr.</w:t>
      </w:r>
    </w:p>
    <w:p w14:paraId="7733B5BF" w14:textId="77777777" w:rsidR="00312BC3" w:rsidRPr="00C26C40" w:rsidRDefault="00312BC3" w:rsidP="00312BC3">
      <w:r w:rsidRPr="00C26C40">
        <w:t>Thermally neutral — negligible net enthalpy change across the unit (adiabatic / pass-through).</w:t>
      </w:r>
    </w:p>
    <w:p w14:paraId="71888DAE" w14:textId="6C8F36AE" w:rsidR="00312BC3" w:rsidRPr="00C26C40" w:rsidRDefault="00312BC3" w:rsidP="00E542EF">
      <w:pPr>
        <w:pStyle w:val="Heading4"/>
      </w:pPr>
      <w:r w:rsidRPr="00C26C40">
        <w:t>R-701 — Precipitation Reactor</w:t>
      </w:r>
    </w:p>
    <w:p w14:paraId="1EB0423A" w14:textId="50685E3F" w:rsidR="00312BC3" w:rsidRPr="00C26C40" w:rsidRDefault="00312BC3" w:rsidP="00312BC3">
      <w:r w:rsidRPr="00C26C40">
        <w:t xml:space="preserve">Unit R-701 (Precipitation Reactor, Reactor) is classified as endothermic </w:t>
      </w:r>
      <w:r w:rsidR="00E542EF" w:rsidRPr="00C26C40">
        <w:t>based on</w:t>
      </w:r>
      <w:r w:rsidRPr="00C26C40">
        <w:t xml:space="preserve"> the Aspen Plus stream enthalpy data. The total inlet enthalpy flow is -11.8062 Gcal/hr and the total outlet enthalpy flow is -12.0515 Gcal/hr, giving a net ΔḤ of -0.2453 Gcal/hr.</w:t>
      </w:r>
    </w:p>
    <w:p w14:paraId="6AE961D7" w14:textId="77777777" w:rsidR="00312BC3" w:rsidRPr="00C26C40" w:rsidRDefault="00312BC3" w:rsidP="00312BC3">
      <w:r w:rsidRPr="00C26C40">
        <w:t>Unit is a net energy sink: 0.2453 Gcal/hr of enthalpy is absorbed by the process (endothermic; heat must be supplied by a utility, e.g. steam or fired duty).</w:t>
      </w:r>
    </w:p>
    <w:p w14:paraId="56708569" w14:textId="327E9A32" w:rsidR="00312BC3" w:rsidRPr="00C26C40" w:rsidRDefault="00312BC3" w:rsidP="00E542EF">
      <w:pPr>
        <w:pStyle w:val="Heading4"/>
      </w:pPr>
      <w:r w:rsidRPr="00C26C40">
        <w:t>R-702 — PAC Polymerisation Reactor</w:t>
      </w:r>
    </w:p>
    <w:p w14:paraId="35BAFB37" w14:textId="4936E305" w:rsidR="00312BC3" w:rsidRPr="00C26C40" w:rsidRDefault="00312BC3" w:rsidP="00312BC3">
      <w:r w:rsidRPr="00C26C40">
        <w:t xml:space="preserve">Unit R-702 (PAC Polymerisation Reactor, Reactor) is classified as exothermic </w:t>
      </w:r>
      <w:r w:rsidR="00E542EF" w:rsidRPr="00C26C40">
        <w:t>based on</w:t>
      </w:r>
      <w:r w:rsidRPr="00C26C40">
        <w:t xml:space="preserve"> the Aspen Plus stream enthalpy data. The total inlet enthalpy flow is -12.0515 Gcal/hr and the total outlet enthalpy flow is -7.9107 Gcal/hr, giving a net ΔḤ of 4.1408 Gcal/hr.</w:t>
      </w:r>
    </w:p>
    <w:p w14:paraId="6144404D" w14:textId="77777777" w:rsidR="00312BC3" w:rsidRPr="00C26C40" w:rsidRDefault="00312BC3" w:rsidP="00312BC3">
      <w:r w:rsidRPr="00C26C40">
        <w:t>Unit is a net energy source: 4.1408 Gcal/hr of enthalpy is released by the process (exothermic, or heat is rejected to a cooling utility).</w:t>
      </w:r>
    </w:p>
    <w:p w14:paraId="72608A29" w14:textId="36475C1C" w:rsidR="00312BC3" w:rsidRPr="00C26C40" w:rsidRDefault="00312BC3" w:rsidP="00134FFF">
      <w:pPr>
        <w:pStyle w:val="Heading3"/>
      </w:pPr>
      <w:bookmarkStart w:id="141" w:name="_Toc237244940"/>
      <w:r w:rsidRPr="00C26C40">
        <w:lastRenderedPageBreak/>
        <w:t>Plant-Wide Energy Balance Summary</w:t>
      </w:r>
      <w:bookmarkEnd w:id="141"/>
    </w:p>
    <w:p w14:paraId="7CA14598" w14:textId="5AB61A73" w:rsidR="00312BC3" w:rsidRPr="00C26C40" w:rsidRDefault="00AF2B16" w:rsidP="00312BC3">
      <w:r w:rsidRPr="00C26C40">
        <w:t>The table below</w:t>
      </w:r>
      <w:r w:rsidR="00312BC3" w:rsidRPr="00C26C40">
        <w:t xml:space="preserve"> consolidates the overall energy balance across all 25</w:t>
      </w:r>
      <w:r w:rsidR="00E542EF" w:rsidRPr="00C26C40">
        <w:t xml:space="preserve"> </w:t>
      </w:r>
      <w:r w:rsidR="00312BC3" w:rsidRPr="00C26C40">
        <w:t>unit operations of the PAC production plant. All values are reported on the Aspen Plus reference state. A positive ΔḤ denotes a net energy release from the unit; a negative ΔḤ denotes a net energy absorption, requiring the addition of utility heat.</w:t>
      </w:r>
    </w:p>
    <w:tbl>
      <w:tblPr>
        <w:tblStyle w:val="TableGrid"/>
        <w:tblW w:w="0" w:type="auto"/>
        <w:jc w:val="center"/>
        <w:tblLook w:val="04A0" w:firstRow="1" w:lastRow="0" w:firstColumn="1" w:lastColumn="0" w:noHBand="0" w:noVBand="1"/>
      </w:tblPr>
      <w:tblGrid>
        <w:gridCol w:w="1990"/>
        <w:gridCol w:w="1760"/>
        <w:gridCol w:w="1760"/>
        <w:gridCol w:w="1760"/>
        <w:gridCol w:w="1791"/>
      </w:tblGrid>
      <w:tr w:rsidR="00312BC3" w:rsidRPr="00C26C40" w14:paraId="6EBC60DF" w14:textId="77777777" w:rsidTr="00870DFD">
        <w:trPr>
          <w:jc w:val="center"/>
        </w:trPr>
        <w:tc>
          <w:tcPr>
            <w:tcW w:w="1805" w:type="dxa"/>
            <w:shd w:val="clear" w:color="auto" w:fill="D9D9D9"/>
          </w:tcPr>
          <w:p w14:paraId="51F7DE6A" w14:textId="77777777" w:rsidR="00312BC3" w:rsidRPr="00C26C40" w:rsidRDefault="00312BC3" w:rsidP="00870DFD">
            <w:pPr>
              <w:rPr>
                <w:lang w:val="en-GB"/>
              </w:rPr>
            </w:pPr>
            <w:r w:rsidRPr="00C26C40">
              <w:rPr>
                <w:b/>
                <w:sz w:val="22"/>
                <w:lang w:val="en-GB"/>
              </w:rPr>
              <w:t>Unit Operation</w:t>
            </w:r>
          </w:p>
        </w:tc>
        <w:tc>
          <w:tcPr>
            <w:tcW w:w="1805" w:type="dxa"/>
            <w:shd w:val="clear" w:color="auto" w:fill="D9D9D9"/>
          </w:tcPr>
          <w:p w14:paraId="2D1C6EA3" w14:textId="77777777" w:rsidR="00312BC3" w:rsidRPr="00C26C40" w:rsidRDefault="00312BC3" w:rsidP="00870DFD">
            <w:pPr>
              <w:rPr>
                <w:lang w:val="en-GB"/>
              </w:rPr>
            </w:pPr>
            <w:r w:rsidRPr="00C26C40">
              <w:rPr>
                <w:b/>
                <w:sz w:val="22"/>
                <w:lang w:val="en-GB"/>
              </w:rPr>
              <w:t>Total Inlet Ḥ (Gcal/hr)</w:t>
            </w:r>
          </w:p>
        </w:tc>
        <w:tc>
          <w:tcPr>
            <w:tcW w:w="1805" w:type="dxa"/>
            <w:shd w:val="clear" w:color="auto" w:fill="D9D9D9"/>
          </w:tcPr>
          <w:p w14:paraId="36CD2CCC" w14:textId="77777777" w:rsidR="00312BC3" w:rsidRPr="00C26C40" w:rsidRDefault="00312BC3" w:rsidP="00870DFD">
            <w:pPr>
              <w:rPr>
                <w:lang w:val="en-GB"/>
              </w:rPr>
            </w:pPr>
            <w:r w:rsidRPr="00C26C40">
              <w:rPr>
                <w:b/>
                <w:sz w:val="22"/>
                <w:lang w:val="en-GB"/>
              </w:rPr>
              <w:t>Total Outlet Ḥ (Gcal/hr)</w:t>
            </w:r>
          </w:p>
        </w:tc>
        <w:tc>
          <w:tcPr>
            <w:tcW w:w="1805" w:type="dxa"/>
            <w:shd w:val="clear" w:color="auto" w:fill="D9D9D9"/>
          </w:tcPr>
          <w:p w14:paraId="783C4FD2" w14:textId="77777777" w:rsidR="00312BC3" w:rsidRPr="00C26C40" w:rsidRDefault="00312BC3" w:rsidP="00870DFD">
            <w:pPr>
              <w:rPr>
                <w:lang w:val="en-GB"/>
              </w:rPr>
            </w:pPr>
            <w:r w:rsidRPr="00C26C40">
              <w:rPr>
                <w:b/>
                <w:sz w:val="22"/>
                <w:lang w:val="en-GB"/>
              </w:rPr>
              <w:t>ΔḤ (Gcal/hr)</w:t>
            </w:r>
          </w:p>
        </w:tc>
        <w:tc>
          <w:tcPr>
            <w:tcW w:w="1805" w:type="dxa"/>
            <w:shd w:val="clear" w:color="auto" w:fill="D9D9D9"/>
          </w:tcPr>
          <w:p w14:paraId="3CCF1098" w14:textId="77777777" w:rsidR="00312BC3" w:rsidRPr="00C26C40" w:rsidRDefault="00312BC3" w:rsidP="00870DFD">
            <w:pPr>
              <w:rPr>
                <w:lang w:val="en-GB"/>
              </w:rPr>
            </w:pPr>
            <w:r w:rsidRPr="00C26C40">
              <w:rPr>
                <w:b/>
                <w:sz w:val="22"/>
                <w:lang w:val="en-GB"/>
              </w:rPr>
              <w:t>Interpretation</w:t>
            </w:r>
          </w:p>
        </w:tc>
      </w:tr>
      <w:tr w:rsidR="00312BC3" w:rsidRPr="00C26C40" w14:paraId="7E589C4C" w14:textId="77777777" w:rsidTr="00870DFD">
        <w:trPr>
          <w:jc w:val="center"/>
        </w:trPr>
        <w:tc>
          <w:tcPr>
            <w:tcW w:w="1805" w:type="dxa"/>
          </w:tcPr>
          <w:p w14:paraId="4BDD3A0E" w14:textId="77777777" w:rsidR="00312BC3" w:rsidRPr="00C26C40" w:rsidRDefault="00312BC3" w:rsidP="00870DFD">
            <w:pPr>
              <w:rPr>
                <w:lang w:val="en-GB"/>
              </w:rPr>
            </w:pPr>
            <w:r w:rsidRPr="00C26C40">
              <w:rPr>
                <w:lang w:val="en-GB"/>
              </w:rPr>
              <w:t>FD-101 — Feed Bin / Storage Hopper</w:t>
            </w:r>
          </w:p>
        </w:tc>
        <w:tc>
          <w:tcPr>
            <w:tcW w:w="1805" w:type="dxa"/>
          </w:tcPr>
          <w:p w14:paraId="01090C6C" w14:textId="77777777" w:rsidR="00312BC3" w:rsidRPr="00C26C40" w:rsidRDefault="00312BC3" w:rsidP="00870DFD">
            <w:pPr>
              <w:rPr>
                <w:lang w:val="en-GB"/>
              </w:rPr>
            </w:pPr>
            <w:r w:rsidRPr="00C26C40">
              <w:rPr>
                <w:lang w:val="en-GB"/>
              </w:rPr>
              <w:t>-2.8152</w:t>
            </w:r>
          </w:p>
        </w:tc>
        <w:tc>
          <w:tcPr>
            <w:tcW w:w="1805" w:type="dxa"/>
          </w:tcPr>
          <w:p w14:paraId="532E3CD6" w14:textId="77777777" w:rsidR="00312BC3" w:rsidRPr="00C26C40" w:rsidRDefault="00312BC3" w:rsidP="00870DFD">
            <w:pPr>
              <w:rPr>
                <w:lang w:val="en-GB"/>
              </w:rPr>
            </w:pPr>
            <w:r w:rsidRPr="00C26C40">
              <w:rPr>
                <w:lang w:val="en-GB"/>
              </w:rPr>
              <w:t>-2.8152</w:t>
            </w:r>
          </w:p>
        </w:tc>
        <w:tc>
          <w:tcPr>
            <w:tcW w:w="1805" w:type="dxa"/>
          </w:tcPr>
          <w:p w14:paraId="2FE0C106" w14:textId="77777777" w:rsidR="00312BC3" w:rsidRPr="00C26C40" w:rsidRDefault="00312BC3" w:rsidP="00870DFD">
            <w:pPr>
              <w:rPr>
                <w:lang w:val="en-GB"/>
              </w:rPr>
            </w:pPr>
            <w:r w:rsidRPr="00C26C40">
              <w:rPr>
                <w:lang w:val="en-GB"/>
              </w:rPr>
              <w:t>0.0000</w:t>
            </w:r>
          </w:p>
        </w:tc>
        <w:tc>
          <w:tcPr>
            <w:tcW w:w="1805" w:type="dxa"/>
          </w:tcPr>
          <w:p w14:paraId="5C59DBF8" w14:textId="77777777" w:rsidR="00312BC3" w:rsidRPr="00C26C40" w:rsidRDefault="00312BC3" w:rsidP="00870DFD">
            <w:pPr>
              <w:rPr>
                <w:lang w:val="en-GB"/>
              </w:rPr>
            </w:pPr>
            <w:r w:rsidRPr="00C26C40">
              <w:rPr>
                <w:lang w:val="en-GB"/>
              </w:rPr>
              <w:t>Thermally neutral</w:t>
            </w:r>
          </w:p>
        </w:tc>
      </w:tr>
      <w:tr w:rsidR="00312BC3" w:rsidRPr="00C26C40" w14:paraId="63CC1C21" w14:textId="77777777" w:rsidTr="00870DFD">
        <w:trPr>
          <w:jc w:val="center"/>
        </w:trPr>
        <w:tc>
          <w:tcPr>
            <w:tcW w:w="1805" w:type="dxa"/>
          </w:tcPr>
          <w:p w14:paraId="2870FC55" w14:textId="2B4893A4" w:rsidR="00312BC3" w:rsidRPr="00C26C40" w:rsidRDefault="00312BC3" w:rsidP="00870DFD">
            <w:pPr>
              <w:rPr>
                <w:lang w:val="en-GB"/>
              </w:rPr>
            </w:pPr>
            <w:r w:rsidRPr="00C26C40">
              <w:rPr>
                <w:lang w:val="en-GB"/>
              </w:rPr>
              <w:t>C</w:t>
            </w:r>
            <w:r w:rsidR="00036624" w:rsidRPr="00C26C40">
              <w:rPr>
                <w:lang w:val="en-GB"/>
              </w:rPr>
              <w:t>RK-201</w:t>
            </w:r>
            <w:r w:rsidRPr="00C26C40">
              <w:rPr>
                <w:lang w:val="en-GB"/>
              </w:rPr>
              <w:t xml:space="preserve"> — Jaw Crusher</w:t>
            </w:r>
          </w:p>
        </w:tc>
        <w:tc>
          <w:tcPr>
            <w:tcW w:w="1805" w:type="dxa"/>
          </w:tcPr>
          <w:p w14:paraId="118D11F0" w14:textId="77777777" w:rsidR="00312BC3" w:rsidRPr="00C26C40" w:rsidRDefault="00312BC3" w:rsidP="00870DFD">
            <w:pPr>
              <w:rPr>
                <w:lang w:val="en-GB"/>
              </w:rPr>
            </w:pPr>
            <w:r w:rsidRPr="00C26C40">
              <w:rPr>
                <w:lang w:val="en-GB"/>
              </w:rPr>
              <w:t>-2.8152</w:t>
            </w:r>
          </w:p>
        </w:tc>
        <w:tc>
          <w:tcPr>
            <w:tcW w:w="1805" w:type="dxa"/>
          </w:tcPr>
          <w:p w14:paraId="6BF5DB7B" w14:textId="77777777" w:rsidR="00312BC3" w:rsidRPr="00C26C40" w:rsidRDefault="00312BC3" w:rsidP="00870DFD">
            <w:pPr>
              <w:rPr>
                <w:lang w:val="en-GB"/>
              </w:rPr>
            </w:pPr>
            <w:r w:rsidRPr="00C26C40">
              <w:rPr>
                <w:lang w:val="en-GB"/>
              </w:rPr>
              <w:t>-2.8151</w:t>
            </w:r>
          </w:p>
        </w:tc>
        <w:tc>
          <w:tcPr>
            <w:tcW w:w="1805" w:type="dxa"/>
          </w:tcPr>
          <w:p w14:paraId="51F1FFD5" w14:textId="77777777" w:rsidR="00312BC3" w:rsidRPr="00C26C40" w:rsidRDefault="00312BC3" w:rsidP="00870DFD">
            <w:pPr>
              <w:rPr>
                <w:lang w:val="en-GB"/>
              </w:rPr>
            </w:pPr>
            <w:r w:rsidRPr="00C26C40">
              <w:rPr>
                <w:lang w:val="en-GB"/>
              </w:rPr>
              <w:t>0.0000</w:t>
            </w:r>
          </w:p>
        </w:tc>
        <w:tc>
          <w:tcPr>
            <w:tcW w:w="1805" w:type="dxa"/>
          </w:tcPr>
          <w:p w14:paraId="4BF07BD9" w14:textId="77777777" w:rsidR="00312BC3" w:rsidRPr="00C26C40" w:rsidRDefault="00312BC3" w:rsidP="00870DFD">
            <w:pPr>
              <w:rPr>
                <w:lang w:val="en-GB"/>
              </w:rPr>
            </w:pPr>
            <w:r w:rsidRPr="00C26C40">
              <w:rPr>
                <w:lang w:val="en-GB"/>
              </w:rPr>
              <w:t>Thermally neutral</w:t>
            </w:r>
          </w:p>
        </w:tc>
      </w:tr>
      <w:tr w:rsidR="00312BC3" w:rsidRPr="00C26C40" w14:paraId="2ADCFBDB" w14:textId="77777777" w:rsidTr="00870DFD">
        <w:trPr>
          <w:jc w:val="center"/>
        </w:trPr>
        <w:tc>
          <w:tcPr>
            <w:tcW w:w="1805" w:type="dxa"/>
          </w:tcPr>
          <w:p w14:paraId="28601833" w14:textId="77777777" w:rsidR="00312BC3" w:rsidRPr="00C26C40" w:rsidRDefault="00312BC3" w:rsidP="00870DFD">
            <w:pPr>
              <w:rPr>
                <w:lang w:val="en-GB"/>
              </w:rPr>
            </w:pPr>
            <w:r w:rsidRPr="00C26C40">
              <w:rPr>
                <w:lang w:val="en-GB"/>
              </w:rPr>
              <w:t>BN-101 — Crushed Ore Bin</w:t>
            </w:r>
          </w:p>
        </w:tc>
        <w:tc>
          <w:tcPr>
            <w:tcW w:w="1805" w:type="dxa"/>
          </w:tcPr>
          <w:p w14:paraId="098D19D3" w14:textId="77777777" w:rsidR="00312BC3" w:rsidRPr="00C26C40" w:rsidRDefault="00312BC3" w:rsidP="00870DFD">
            <w:pPr>
              <w:rPr>
                <w:lang w:val="en-GB"/>
              </w:rPr>
            </w:pPr>
            <w:r w:rsidRPr="00C26C40">
              <w:rPr>
                <w:lang w:val="en-GB"/>
              </w:rPr>
              <w:t>-2.8151</w:t>
            </w:r>
          </w:p>
        </w:tc>
        <w:tc>
          <w:tcPr>
            <w:tcW w:w="1805" w:type="dxa"/>
          </w:tcPr>
          <w:p w14:paraId="05245719" w14:textId="77777777" w:rsidR="00312BC3" w:rsidRPr="00C26C40" w:rsidRDefault="00312BC3" w:rsidP="00870DFD">
            <w:pPr>
              <w:rPr>
                <w:lang w:val="en-GB"/>
              </w:rPr>
            </w:pPr>
            <w:r w:rsidRPr="00C26C40">
              <w:rPr>
                <w:lang w:val="en-GB"/>
              </w:rPr>
              <w:t>-2.8151</w:t>
            </w:r>
          </w:p>
        </w:tc>
        <w:tc>
          <w:tcPr>
            <w:tcW w:w="1805" w:type="dxa"/>
          </w:tcPr>
          <w:p w14:paraId="5E2E0A56" w14:textId="77777777" w:rsidR="00312BC3" w:rsidRPr="00C26C40" w:rsidRDefault="00312BC3" w:rsidP="00870DFD">
            <w:pPr>
              <w:rPr>
                <w:lang w:val="en-GB"/>
              </w:rPr>
            </w:pPr>
            <w:r w:rsidRPr="00C26C40">
              <w:rPr>
                <w:lang w:val="en-GB"/>
              </w:rPr>
              <w:t>0.0000</w:t>
            </w:r>
          </w:p>
        </w:tc>
        <w:tc>
          <w:tcPr>
            <w:tcW w:w="1805" w:type="dxa"/>
          </w:tcPr>
          <w:p w14:paraId="274F5E2F" w14:textId="77777777" w:rsidR="00312BC3" w:rsidRPr="00C26C40" w:rsidRDefault="00312BC3" w:rsidP="00870DFD">
            <w:pPr>
              <w:rPr>
                <w:lang w:val="en-GB"/>
              </w:rPr>
            </w:pPr>
            <w:r w:rsidRPr="00C26C40">
              <w:rPr>
                <w:lang w:val="en-GB"/>
              </w:rPr>
              <w:t>Thermally neutral</w:t>
            </w:r>
          </w:p>
        </w:tc>
      </w:tr>
      <w:tr w:rsidR="00312BC3" w:rsidRPr="00C26C40" w14:paraId="748E5A0C" w14:textId="77777777" w:rsidTr="00870DFD">
        <w:trPr>
          <w:jc w:val="center"/>
        </w:trPr>
        <w:tc>
          <w:tcPr>
            <w:tcW w:w="1805" w:type="dxa"/>
          </w:tcPr>
          <w:p w14:paraId="7AB6BEAC" w14:textId="77777777" w:rsidR="00312BC3" w:rsidRPr="00C26C40" w:rsidRDefault="00312BC3" w:rsidP="00870DFD">
            <w:pPr>
              <w:rPr>
                <w:lang w:val="en-GB"/>
              </w:rPr>
            </w:pPr>
            <w:r w:rsidRPr="00C26C40">
              <w:rPr>
                <w:lang w:val="en-GB"/>
              </w:rPr>
              <w:t>E,BR-201 — Air Pre-heater / Burner</w:t>
            </w:r>
          </w:p>
        </w:tc>
        <w:tc>
          <w:tcPr>
            <w:tcW w:w="1805" w:type="dxa"/>
          </w:tcPr>
          <w:p w14:paraId="4FBDBC94" w14:textId="77777777" w:rsidR="00312BC3" w:rsidRPr="00C26C40" w:rsidRDefault="00312BC3" w:rsidP="00870DFD">
            <w:pPr>
              <w:rPr>
                <w:lang w:val="en-GB"/>
              </w:rPr>
            </w:pPr>
            <w:r w:rsidRPr="00C26C40">
              <w:rPr>
                <w:lang w:val="en-GB"/>
              </w:rPr>
              <w:t>-0.6519</w:t>
            </w:r>
          </w:p>
        </w:tc>
        <w:tc>
          <w:tcPr>
            <w:tcW w:w="1805" w:type="dxa"/>
          </w:tcPr>
          <w:p w14:paraId="3CF8496A" w14:textId="77777777" w:rsidR="00312BC3" w:rsidRPr="00C26C40" w:rsidRDefault="00312BC3" w:rsidP="00870DFD">
            <w:pPr>
              <w:rPr>
                <w:lang w:val="en-GB"/>
              </w:rPr>
            </w:pPr>
            <w:r w:rsidRPr="00C26C40">
              <w:rPr>
                <w:lang w:val="en-GB"/>
              </w:rPr>
              <w:t>-0.4830</w:t>
            </w:r>
          </w:p>
        </w:tc>
        <w:tc>
          <w:tcPr>
            <w:tcW w:w="1805" w:type="dxa"/>
          </w:tcPr>
          <w:p w14:paraId="1C254492" w14:textId="77777777" w:rsidR="00312BC3" w:rsidRPr="00C26C40" w:rsidRDefault="00312BC3" w:rsidP="00870DFD">
            <w:pPr>
              <w:rPr>
                <w:lang w:val="en-GB"/>
              </w:rPr>
            </w:pPr>
            <w:r w:rsidRPr="00C26C40">
              <w:rPr>
                <w:lang w:val="en-GB"/>
              </w:rPr>
              <w:t>0.1689</w:t>
            </w:r>
          </w:p>
        </w:tc>
        <w:tc>
          <w:tcPr>
            <w:tcW w:w="1805" w:type="dxa"/>
          </w:tcPr>
          <w:p w14:paraId="5CC45F71" w14:textId="77777777" w:rsidR="00312BC3" w:rsidRPr="00C26C40" w:rsidRDefault="00312BC3" w:rsidP="00870DFD">
            <w:pPr>
              <w:rPr>
                <w:lang w:val="en-GB"/>
              </w:rPr>
            </w:pPr>
            <w:r w:rsidRPr="00C26C40">
              <w:rPr>
                <w:lang w:val="en-GB"/>
              </w:rPr>
              <w:t>Net energy source (exothermic)</w:t>
            </w:r>
          </w:p>
        </w:tc>
      </w:tr>
      <w:tr w:rsidR="00312BC3" w:rsidRPr="00C26C40" w14:paraId="2DCB45F2" w14:textId="77777777" w:rsidTr="00870DFD">
        <w:trPr>
          <w:jc w:val="center"/>
        </w:trPr>
        <w:tc>
          <w:tcPr>
            <w:tcW w:w="1805" w:type="dxa"/>
          </w:tcPr>
          <w:p w14:paraId="1421830F" w14:textId="77777777" w:rsidR="00312BC3" w:rsidRPr="00C26C40" w:rsidRDefault="00312BC3" w:rsidP="00870DFD">
            <w:pPr>
              <w:rPr>
                <w:lang w:val="en-GB"/>
              </w:rPr>
            </w:pPr>
            <w:r w:rsidRPr="00C26C40">
              <w:rPr>
                <w:lang w:val="en-GB"/>
              </w:rPr>
              <w:t>RK-201 — Rotary Kiln (Roaster/Calciner)</w:t>
            </w:r>
          </w:p>
        </w:tc>
        <w:tc>
          <w:tcPr>
            <w:tcW w:w="1805" w:type="dxa"/>
          </w:tcPr>
          <w:p w14:paraId="64ADA44C" w14:textId="77777777" w:rsidR="00312BC3" w:rsidRPr="00C26C40" w:rsidRDefault="00312BC3" w:rsidP="00870DFD">
            <w:pPr>
              <w:rPr>
                <w:lang w:val="en-GB"/>
              </w:rPr>
            </w:pPr>
            <w:r w:rsidRPr="00C26C40">
              <w:rPr>
                <w:lang w:val="en-GB"/>
              </w:rPr>
              <w:t>-3.2981</w:t>
            </w:r>
          </w:p>
        </w:tc>
        <w:tc>
          <w:tcPr>
            <w:tcW w:w="1805" w:type="dxa"/>
          </w:tcPr>
          <w:p w14:paraId="7484ED3E" w14:textId="77777777" w:rsidR="00312BC3" w:rsidRPr="00C26C40" w:rsidRDefault="00312BC3" w:rsidP="00870DFD">
            <w:pPr>
              <w:rPr>
                <w:lang w:val="en-GB"/>
              </w:rPr>
            </w:pPr>
            <w:r w:rsidRPr="00C26C40">
              <w:rPr>
                <w:lang w:val="en-GB"/>
              </w:rPr>
              <w:t>-3.5059</w:t>
            </w:r>
          </w:p>
        </w:tc>
        <w:tc>
          <w:tcPr>
            <w:tcW w:w="1805" w:type="dxa"/>
          </w:tcPr>
          <w:p w14:paraId="2A8E6A79" w14:textId="77777777" w:rsidR="00312BC3" w:rsidRPr="00C26C40" w:rsidRDefault="00312BC3" w:rsidP="00870DFD">
            <w:pPr>
              <w:rPr>
                <w:lang w:val="en-GB"/>
              </w:rPr>
            </w:pPr>
            <w:r w:rsidRPr="00C26C40">
              <w:rPr>
                <w:lang w:val="en-GB"/>
              </w:rPr>
              <w:t>-0.2079</w:t>
            </w:r>
          </w:p>
        </w:tc>
        <w:tc>
          <w:tcPr>
            <w:tcW w:w="1805" w:type="dxa"/>
          </w:tcPr>
          <w:p w14:paraId="34975CAE" w14:textId="77777777" w:rsidR="00312BC3" w:rsidRPr="00C26C40" w:rsidRDefault="00312BC3" w:rsidP="00870DFD">
            <w:pPr>
              <w:rPr>
                <w:lang w:val="en-GB"/>
              </w:rPr>
            </w:pPr>
            <w:r w:rsidRPr="00C26C40">
              <w:rPr>
                <w:lang w:val="en-GB"/>
              </w:rPr>
              <w:t>Net energy sink (endothermic)</w:t>
            </w:r>
          </w:p>
        </w:tc>
      </w:tr>
      <w:tr w:rsidR="00312BC3" w:rsidRPr="00C26C40" w14:paraId="631EE320" w14:textId="77777777" w:rsidTr="00870DFD">
        <w:trPr>
          <w:jc w:val="center"/>
        </w:trPr>
        <w:tc>
          <w:tcPr>
            <w:tcW w:w="1805" w:type="dxa"/>
          </w:tcPr>
          <w:p w14:paraId="6A471A5F" w14:textId="77777777" w:rsidR="00312BC3" w:rsidRPr="00C26C40" w:rsidRDefault="00312BC3" w:rsidP="00870DFD">
            <w:pPr>
              <w:rPr>
                <w:lang w:val="en-GB"/>
              </w:rPr>
            </w:pPr>
            <w:r w:rsidRPr="00C26C40">
              <w:rPr>
                <w:lang w:val="en-GB"/>
              </w:rPr>
              <w:t>CL-201 — Product Cooler</w:t>
            </w:r>
          </w:p>
        </w:tc>
        <w:tc>
          <w:tcPr>
            <w:tcW w:w="1805" w:type="dxa"/>
          </w:tcPr>
          <w:p w14:paraId="44CB96F6" w14:textId="77777777" w:rsidR="00312BC3" w:rsidRPr="00C26C40" w:rsidRDefault="00312BC3" w:rsidP="00870DFD">
            <w:pPr>
              <w:rPr>
                <w:lang w:val="en-GB"/>
              </w:rPr>
            </w:pPr>
            <w:r w:rsidRPr="00C26C40">
              <w:rPr>
                <w:lang w:val="en-GB"/>
              </w:rPr>
              <w:t>-1.9184</w:t>
            </w:r>
          </w:p>
        </w:tc>
        <w:tc>
          <w:tcPr>
            <w:tcW w:w="1805" w:type="dxa"/>
          </w:tcPr>
          <w:p w14:paraId="516B3D26" w14:textId="77777777" w:rsidR="00312BC3" w:rsidRPr="00C26C40" w:rsidRDefault="00312BC3" w:rsidP="00870DFD">
            <w:pPr>
              <w:rPr>
                <w:lang w:val="en-GB"/>
              </w:rPr>
            </w:pPr>
            <w:r w:rsidRPr="00C26C40">
              <w:rPr>
                <w:lang w:val="en-GB"/>
              </w:rPr>
              <w:t>-2.0429</w:t>
            </w:r>
          </w:p>
        </w:tc>
        <w:tc>
          <w:tcPr>
            <w:tcW w:w="1805" w:type="dxa"/>
          </w:tcPr>
          <w:p w14:paraId="1A15B638" w14:textId="77777777" w:rsidR="00312BC3" w:rsidRPr="00C26C40" w:rsidRDefault="00312BC3" w:rsidP="00870DFD">
            <w:pPr>
              <w:rPr>
                <w:lang w:val="en-GB"/>
              </w:rPr>
            </w:pPr>
            <w:r w:rsidRPr="00C26C40">
              <w:rPr>
                <w:lang w:val="en-GB"/>
              </w:rPr>
              <w:t>-0.1245</w:t>
            </w:r>
          </w:p>
        </w:tc>
        <w:tc>
          <w:tcPr>
            <w:tcW w:w="1805" w:type="dxa"/>
          </w:tcPr>
          <w:p w14:paraId="4DFC4CE6" w14:textId="77777777" w:rsidR="00312BC3" w:rsidRPr="00C26C40" w:rsidRDefault="00312BC3" w:rsidP="00870DFD">
            <w:pPr>
              <w:rPr>
                <w:lang w:val="en-GB"/>
              </w:rPr>
            </w:pPr>
            <w:r w:rsidRPr="00C26C40">
              <w:rPr>
                <w:lang w:val="en-GB"/>
              </w:rPr>
              <w:t>Net energy sink (endothermic)</w:t>
            </w:r>
          </w:p>
        </w:tc>
      </w:tr>
      <w:tr w:rsidR="00312BC3" w:rsidRPr="00C26C40" w14:paraId="6E1871F2" w14:textId="77777777" w:rsidTr="00870DFD">
        <w:trPr>
          <w:jc w:val="center"/>
        </w:trPr>
        <w:tc>
          <w:tcPr>
            <w:tcW w:w="1805" w:type="dxa"/>
          </w:tcPr>
          <w:p w14:paraId="32FC3F15" w14:textId="77777777" w:rsidR="00312BC3" w:rsidRPr="00C26C40" w:rsidRDefault="00312BC3" w:rsidP="00870DFD">
            <w:pPr>
              <w:rPr>
                <w:lang w:val="en-GB"/>
              </w:rPr>
            </w:pPr>
            <w:r w:rsidRPr="00C26C40">
              <w:rPr>
                <w:lang w:val="en-GB"/>
              </w:rPr>
              <w:t>E,CL-301 — Off-gas Cooler</w:t>
            </w:r>
          </w:p>
        </w:tc>
        <w:tc>
          <w:tcPr>
            <w:tcW w:w="1805" w:type="dxa"/>
          </w:tcPr>
          <w:p w14:paraId="120CD728" w14:textId="77777777" w:rsidR="00312BC3" w:rsidRPr="00C26C40" w:rsidRDefault="00312BC3" w:rsidP="00870DFD">
            <w:pPr>
              <w:rPr>
                <w:lang w:val="en-GB"/>
              </w:rPr>
            </w:pPr>
            <w:r w:rsidRPr="00C26C40">
              <w:rPr>
                <w:lang w:val="en-GB"/>
              </w:rPr>
              <w:t>-1.5875</w:t>
            </w:r>
          </w:p>
        </w:tc>
        <w:tc>
          <w:tcPr>
            <w:tcW w:w="1805" w:type="dxa"/>
          </w:tcPr>
          <w:p w14:paraId="11A6DACC" w14:textId="77777777" w:rsidR="00312BC3" w:rsidRPr="00C26C40" w:rsidRDefault="00312BC3" w:rsidP="00870DFD">
            <w:pPr>
              <w:rPr>
                <w:lang w:val="en-GB"/>
              </w:rPr>
            </w:pPr>
            <w:r w:rsidRPr="00C26C40">
              <w:rPr>
                <w:lang w:val="en-GB"/>
              </w:rPr>
              <w:t>-1.9703</w:t>
            </w:r>
          </w:p>
        </w:tc>
        <w:tc>
          <w:tcPr>
            <w:tcW w:w="1805" w:type="dxa"/>
          </w:tcPr>
          <w:p w14:paraId="49247F9A" w14:textId="77777777" w:rsidR="00312BC3" w:rsidRPr="00C26C40" w:rsidRDefault="00312BC3" w:rsidP="00870DFD">
            <w:pPr>
              <w:rPr>
                <w:lang w:val="en-GB"/>
              </w:rPr>
            </w:pPr>
            <w:r w:rsidRPr="00C26C40">
              <w:rPr>
                <w:lang w:val="en-GB"/>
              </w:rPr>
              <w:t>-0.3827</w:t>
            </w:r>
          </w:p>
        </w:tc>
        <w:tc>
          <w:tcPr>
            <w:tcW w:w="1805" w:type="dxa"/>
          </w:tcPr>
          <w:p w14:paraId="18401954" w14:textId="77777777" w:rsidR="00312BC3" w:rsidRPr="00C26C40" w:rsidRDefault="00312BC3" w:rsidP="00870DFD">
            <w:pPr>
              <w:rPr>
                <w:lang w:val="en-GB"/>
              </w:rPr>
            </w:pPr>
            <w:r w:rsidRPr="00C26C40">
              <w:rPr>
                <w:lang w:val="en-GB"/>
              </w:rPr>
              <w:t>Net energy sink (endothermic)</w:t>
            </w:r>
          </w:p>
        </w:tc>
      </w:tr>
      <w:tr w:rsidR="00312BC3" w:rsidRPr="00C26C40" w14:paraId="257E4D72" w14:textId="77777777" w:rsidTr="00870DFD">
        <w:trPr>
          <w:jc w:val="center"/>
        </w:trPr>
        <w:tc>
          <w:tcPr>
            <w:tcW w:w="1805" w:type="dxa"/>
          </w:tcPr>
          <w:p w14:paraId="3AD8473A" w14:textId="77777777" w:rsidR="00312BC3" w:rsidRPr="00C26C40" w:rsidRDefault="00312BC3" w:rsidP="00870DFD">
            <w:pPr>
              <w:rPr>
                <w:lang w:val="en-GB"/>
              </w:rPr>
            </w:pPr>
            <w:r w:rsidRPr="00C26C40">
              <w:rPr>
                <w:lang w:val="en-GB"/>
              </w:rPr>
              <w:t>CY-301 — Cyclone Separator</w:t>
            </w:r>
          </w:p>
        </w:tc>
        <w:tc>
          <w:tcPr>
            <w:tcW w:w="1805" w:type="dxa"/>
          </w:tcPr>
          <w:p w14:paraId="16314EB8" w14:textId="77777777" w:rsidR="00312BC3" w:rsidRPr="00C26C40" w:rsidRDefault="00312BC3" w:rsidP="00870DFD">
            <w:pPr>
              <w:rPr>
                <w:lang w:val="en-GB"/>
              </w:rPr>
            </w:pPr>
            <w:r w:rsidRPr="00C26C40">
              <w:rPr>
                <w:lang w:val="en-GB"/>
              </w:rPr>
              <w:t>-1.3896</w:t>
            </w:r>
          </w:p>
        </w:tc>
        <w:tc>
          <w:tcPr>
            <w:tcW w:w="1805" w:type="dxa"/>
          </w:tcPr>
          <w:p w14:paraId="7CA5A9BA" w14:textId="77777777" w:rsidR="00312BC3" w:rsidRPr="00C26C40" w:rsidRDefault="00312BC3" w:rsidP="00870DFD">
            <w:pPr>
              <w:rPr>
                <w:lang w:val="en-GB"/>
              </w:rPr>
            </w:pPr>
            <w:r w:rsidRPr="00C26C40">
              <w:rPr>
                <w:lang w:val="en-GB"/>
              </w:rPr>
              <w:t>-1.3896</w:t>
            </w:r>
          </w:p>
        </w:tc>
        <w:tc>
          <w:tcPr>
            <w:tcW w:w="1805" w:type="dxa"/>
          </w:tcPr>
          <w:p w14:paraId="7A6D504F" w14:textId="77777777" w:rsidR="00312BC3" w:rsidRPr="00C26C40" w:rsidRDefault="00312BC3" w:rsidP="00870DFD">
            <w:pPr>
              <w:rPr>
                <w:lang w:val="en-GB"/>
              </w:rPr>
            </w:pPr>
            <w:r w:rsidRPr="00C26C40">
              <w:rPr>
                <w:lang w:val="en-GB"/>
              </w:rPr>
              <w:t>-0.0000</w:t>
            </w:r>
          </w:p>
        </w:tc>
        <w:tc>
          <w:tcPr>
            <w:tcW w:w="1805" w:type="dxa"/>
          </w:tcPr>
          <w:p w14:paraId="4EAEDDC2" w14:textId="77777777" w:rsidR="00312BC3" w:rsidRPr="00C26C40" w:rsidRDefault="00312BC3" w:rsidP="00870DFD">
            <w:pPr>
              <w:rPr>
                <w:lang w:val="en-GB"/>
              </w:rPr>
            </w:pPr>
            <w:r w:rsidRPr="00C26C40">
              <w:rPr>
                <w:lang w:val="en-GB"/>
              </w:rPr>
              <w:t>Thermally neutral</w:t>
            </w:r>
          </w:p>
        </w:tc>
      </w:tr>
      <w:tr w:rsidR="00312BC3" w:rsidRPr="00C26C40" w14:paraId="72F30F17" w14:textId="77777777" w:rsidTr="00870DFD">
        <w:trPr>
          <w:jc w:val="center"/>
        </w:trPr>
        <w:tc>
          <w:tcPr>
            <w:tcW w:w="1805" w:type="dxa"/>
          </w:tcPr>
          <w:p w14:paraId="796DCC74" w14:textId="77777777" w:rsidR="00312BC3" w:rsidRPr="00C26C40" w:rsidRDefault="00312BC3" w:rsidP="00870DFD">
            <w:pPr>
              <w:rPr>
                <w:lang w:val="en-GB"/>
              </w:rPr>
            </w:pPr>
            <w:r w:rsidRPr="00C26C40">
              <w:rPr>
                <w:lang w:val="en-GB"/>
              </w:rPr>
              <w:t>CP-301 — Gas Compressor / Fan</w:t>
            </w:r>
          </w:p>
        </w:tc>
        <w:tc>
          <w:tcPr>
            <w:tcW w:w="1805" w:type="dxa"/>
          </w:tcPr>
          <w:p w14:paraId="04496745" w14:textId="77777777" w:rsidR="00312BC3" w:rsidRPr="00C26C40" w:rsidRDefault="00312BC3" w:rsidP="00870DFD">
            <w:pPr>
              <w:rPr>
                <w:lang w:val="en-GB"/>
              </w:rPr>
            </w:pPr>
            <w:r w:rsidRPr="00C26C40">
              <w:rPr>
                <w:lang w:val="en-GB"/>
              </w:rPr>
              <w:t>-0.0228</w:t>
            </w:r>
          </w:p>
        </w:tc>
        <w:tc>
          <w:tcPr>
            <w:tcW w:w="1805" w:type="dxa"/>
          </w:tcPr>
          <w:p w14:paraId="0F0B6F8D" w14:textId="77777777" w:rsidR="00312BC3" w:rsidRPr="00C26C40" w:rsidRDefault="00312BC3" w:rsidP="00870DFD">
            <w:pPr>
              <w:rPr>
                <w:lang w:val="en-GB"/>
              </w:rPr>
            </w:pPr>
            <w:r w:rsidRPr="00C26C40">
              <w:rPr>
                <w:lang w:val="en-GB"/>
              </w:rPr>
              <w:t>-0.0226</w:t>
            </w:r>
          </w:p>
        </w:tc>
        <w:tc>
          <w:tcPr>
            <w:tcW w:w="1805" w:type="dxa"/>
          </w:tcPr>
          <w:p w14:paraId="44C33184" w14:textId="77777777" w:rsidR="00312BC3" w:rsidRPr="00C26C40" w:rsidRDefault="00312BC3" w:rsidP="00870DFD">
            <w:pPr>
              <w:rPr>
                <w:lang w:val="en-GB"/>
              </w:rPr>
            </w:pPr>
            <w:r w:rsidRPr="00C26C40">
              <w:rPr>
                <w:lang w:val="en-GB"/>
              </w:rPr>
              <w:t>0.0002</w:t>
            </w:r>
          </w:p>
        </w:tc>
        <w:tc>
          <w:tcPr>
            <w:tcW w:w="1805" w:type="dxa"/>
          </w:tcPr>
          <w:p w14:paraId="0F4F5EC3" w14:textId="77777777" w:rsidR="00312BC3" w:rsidRPr="00C26C40" w:rsidRDefault="00312BC3" w:rsidP="00870DFD">
            <w:pPr>
              <w:rPr>
                <w:lang w:val="en-GB"/>
              </w:rPr>
            </w:pPr>
            <w:r w:rsidRPr="00C26C40">
              <w:rPr>
                <w:lang w:val="en-GB"/>
              </w:rPr>
              <w:t>Thermally neutral</w:t>
            </w:r>
          </w:p>
        </w:tc>
      </w:tr>
      <w:tr w:rsidR="00312BC3" w:rsidRPr="00C26C40" w14:paraId="51F78316" w14:textId="77777777" w:rsidTr="00870DFD">
        <w:trPr>
          <w:jc w:val="center"/>
        </w:trPr>
        <w:tc>
          <w:tcPr>
            <w:tcW w:w="1805" w:type="dxa"/>
          </w:tcPr>
          <w:p w14:paraId="7196E4A8" w14:textId="77777777" w:rsidR="00312BC3" w:rsidRPr="00C26C40" w:rsidRDefault="00312BC3" w:rsidP="00870DFD">
            <w:pPr>
              <w:rPr>
                <w:lang w:val="en-GB"/>
              </w:rPr>
            </w:pPr>
            <w:r w:rsidRPr="00C26C40">
              <w:rPr>
                <w:lang w:val="en-GB"/>
              </w:rPr>
              <w:t>BH-101 — Baghouse Filter</w:t>
            </w:r>
          </w:p>
        </w:tc>
        <w:tc>
          <w:tcPr>
            <w:tcW w:w="1805" w:type="dxa"/>
          </w:tcPr>
          <w:p w14:paraId="44CEF23F" w14:textId="77777777" w:rsidR="00312BC3" w:rsidRPr="00C26C40" w:rsidRDefault="00312BC3" w:rsidP="00870DFD">
            <w:pPr>
              <w:rPr>
                <w:lang w:val="en-GB"/>
              </w:rPr>
            </w:pPr>
            <w:r w:rsidRPr="00C26C40">
              <w:rPr>
                <w:lang w:val="en-GB"/>
              </w:rPr>
              <w:t>-0.0226</w:t>
            </w:r>
          </w:p>
        </w:tc>
        <w:tc>
          <w:tcPr>
            <w:tcW w:w="1805" w:type="dxa"/>
          </w:tcPr>
          <w:p w14:paraId="52304668" w14:textId="77777777" w:rsidR="00312BC3" w:rsidRPr="00C26C40" w:rsidRDefault="00312BC3" w:rsidP="00870DFD">
            <w:pPr>
              <w:rPr>
                <w:lang w:val="en-GB"/>
              </w:rPr>
            </w:pPr>
            <w:r w:rsidRPr="00C26C40">
              <w:rPr>
                <w:lang w:val="en-GB"/>
              </w:rPr>
              <w:t>-0.0226</w:t>
            </w:r>
          </w:p>
        </w:tc>
        <w:tc>
          <w:tcPr>
            <w:tcW w:w="1805" w:type="dxa"/>
          </w:tcPr>
          <w:p w14:paraId="2109F6B9" w14:textId="77777777" w:rsidR="00312BC3" w:rsidRPr="00C26C40" w:rsidRDefault="00312BC3" w:rsidP="00870DFD">
            <w:pPr>
              <w:rPr>
                <w:lang w:val="en-GB"/>
              </w:rPr>
            </w:pPr>
            <w:r w:rsidRPr="00C26C40">
              <w:rPr>
                <w:lang w:val="en-GB"/>
              </w:rPr>
              <w:t>0.0000</w:t>
            </w:r>
          </w:p>
        </w:tc>
        <w:tc>
          <w:tcPr>
            <w:tcW w:w="1805" w:type="dxa"/>
          </w:tcPr>
          <w:p w14:paraId="164AE31D" w14:textId="77777777" w:rsidR="00312BC3" w:rsidRPr="00C26C40" w:rsidRDefault="00312BC3" w:rsidP="00870DFD">
            <w:pPr>
              <w:rPr>
                <w:lang w:val="en-GB"/>
              </w:rPr>
            </w:pPr>
            <w:r w:rsidRPr="00C26C40">
              <w:rPr>
                <w:lang w:val="en-GB"/>
              </w:rPr>
              <w:t>Thermally neutral</w:t>
            </w:r>
          </w:p>
        </w:tc>
      </w:tr>
      <w:tr w:rsidR="00312BC3" w:rsidRPr="00C26C40" w14:paraId="371503B2" w14:textId="77777777" w:rsidTr="00870DFD">
        <w:trPr>
          <w:jc w:val="center"/>
        </w:trPr>
        <w:tc>
          <w:tcPr>
            <w:tcW w:w="1805" w:type="dxa"/>
          </w:tcPr>
          <w:p w14:paraId="1F6CBBA2" w14:textId="77777777" w:rsidR="00312BC3" w:rsidRPr="00C26C40" w:rsidRDefault="00312BC3" w:rsidP="00870DFD">
            <w:pPr>
              <w:rPr>
                <w:lang w:val="en-GB"/>
              </w:rPr>
            </w:pPr>
            <w:r w:rsidRPr="00C26C40">
              <w:rPr>
                <w:lang w:val="en-GB"/>
              </w:rPr>
              <w:t>MS-401 — Magnetic Separator</w:t>
            </w:r>
          </w:p>
        </w:tc>
        <w:tc>
          <w:tcPr>
            <w:tcW w:w="1805" w:type="dxa"/>
          </w:tcPr>
          <w:p w14:paraId="29670B1F" w14:textId="77777777" w:rsidR="00312BC3" w:rsidRPr="00C26C40" w:rsidRDefault="00312BC3" w:rsidP="00870DFD">
            <w:pPr>
              <w:rPr>
                <w:lang w:val="en-GB"/>
              </w:rPr>
            </w:pPr>
            <w:r w:rsidRPr="00C26C40">
              <w:rPr>
                <w:lang w:val="en-GB"/>
              </w:rPr>
              <w:t>-2.0429</w:t>
            </w:r>
          </w:p>
        </w:tc>
        <w:tc>
          <w:tcPr>
            <w:tcW w:w="1805" w:type="dxa"/>
          </w:tcPr>
          <w:p w14:paraId="712272DC" w14:textId="77777777" w:rsidR="00312BC3" w:rsidRPr="00C26C40" w:rsidRDefault="00312BC3" w:rsidP="00870DFD">
            <w:pPr>
              <w:rPr>
                <w:lang w:val="en-GB"/>
              </w:rPr>
            </w:pPr>
            <w:r w:rsidRPr="00C26C40">
              <w:rPr>
                <w:lang w:val="en-GB"/>
              </w:rPr>
              <w:t>-2.0429</w:t>
            </w:r>
          </w:p>
        </w:tc>
        <w:tc>
          <w:tcPr>
            <w:tcW w:w="1805" w:type="dxa"/>
          </w:tcPr>
          <w:p w14:paraId="519D5084" w14:textId="77777777" w:rsidR="00312BC3" w:rsidRPr="00C26C40" w:rsidRDefault="00312BC3" w:rsidP="00870DFD">
            <w:pPr>
              <w:rPr>
                <w:lang w:val="en-GB"/>
              </w:rPr>
            </w:pPr>
            <w:r w:rsidRPr="00C26C40">
              <w:rPr>
                <w:lang w:val="en-GB"/>
              </w:rPr>
              <w:t>0.0000</w:t>
            </w:r>
          </w:p>
        </w:tc>
        <w:tc>
          <w:tcPr>
            <w:tcW w:w="1805" w:type="dxa"/>
          </w:tcPr>
          <w:p w14:paraId="1B26B5B1" w14:textId="77777777" w:rsidR="00312BC3" w:rsidRPr="00C26C40" w:rsidRDefault="00312BC3" w:rsidP="00870DFD">
            <w:pPr>
              <w:rPr>
                <w:lang w:val="en-GB"/>
              </w:rPr>
            </w:pPr>
            <w:r w:rsidRPr="00C26C40">
              <w:rPr>
                <w:lang w:val="en-GB"/>
              </w:rPr>
              <w:t>Thermally neutral</w:t>
            </w:r>
          </w:p>
        </w:tc>
      </w:tr>
      <w:tr w:rsidR="00312BC3" w:rsidRPr="00C26C40" w14:paraId="2CA98810" w14:textId="77777777" w:rsidTr="00870DFD">
        <w:trPr>
          <w:jc w:val="center"/>
        </w:trPr>
        <w:tc>
          <w:tcPr>
            <w:tcW w:w="1805" w:type="dxa"/>
          </w:tcPr>
          <w:p w14:paraId="3C3B8693" w14:textId="77777777" w:rsidR="00312BC3" w:rsidRPr="00C26C40" w:rsidRDefault="00312BC3" w:rsidP="00870DFD">
            <w:pPr>
              <w:rPr>
                <w:lang w:val="en-GB"/>
              </w:rPr>
            </w:pPr>
            <w:r w:rsidRPr="00C26C40">
              <w:rPr>
                <w:lang w:val="en-GB"/>
              </w:rPr>
              <w:t>BN-501 — Mill Feed Bin</w:t>
            </w:r>
          </w:p>
        </w:tc>
        <w:tc>
          <w:tcPr>
            <w:tcW w:w="1805" w:type="dxa"/>
          </w:tcPr>
          <w:p w14:paraId="52A6971C" w14:textId="77777777" w:rsidR="00312BC3" w:rsidRPr="00C26C40" w:rsidRDefault="00312BC3" w:rsidP="00870DFD">
            <w:pPr>
              <w:rPr>
                <w:lang w:val="en-GB"/>
              </w:rPr>
            </w:pPr>
            <w:r w:rsidRPr="00C26C40">
              <w:rPr>
                <w:lang w:val="en-GB"/>
              </w:rPr>
              <w:t>-1.8978</w:t>
            </w:r>
          </w:p>
        </w:tc>
        <w:tc>
          <w:tcPr>
            <w:tcW w:w="1805" w:type="dxa"/>
          </w:tcPr>
          <w:p w14:paraId="5BFFE19D" w14:textId="77777777" w:rsidR="00312BC3" w:rsidRPr="00C26C40" w:rsidRDefault="00312BC3" w:rsidP="00870DFD">
            <w:pPr>
              <w:rPr>
                <w:lang w:val="en-GB"/>
              </w:rPr>
            </w:pPr>
            <w:r w:rsidRPr="00C26C40">
              <w:rPr>
                <w:lang w:val="en-GB"/>
              </w:rPr>
              <w:t>-1.8978</w:t>
            </w:r>
          </w:p>
        </w:tc>
        <w:tc>
          <w:tcPr>
            <w:tcW w:w="1805" w:type="dxa"/>
          </w:tcPr>
          <w:p w14:paraId="027F3914" w14:textId="77777777" w:rsidR="00312BC3" w:rsidRPr="00C26C40" w:rsidRDefault="00312BC3" w:rsidP="00870DFD">
            <w:pPr>
              <w:rPr>
                <w:lang w:val="en-GB"/>
              </w:rPr>
            </w:pPr>
            <w:r w:rsidRPr="00C26C40">
              <w:rPr>
                <w:lang w:val="en-GB"/>
              </w:rPr>
              <w:t>0.0000</w:t>
            </w:r>
          </w:p>
        </w:tc>
        <w:tc>
          <w:tcPr>
            <w:tcW w:w="1805" w:type="dxa"/>
          </w:tcPr>
          <w:p w14:paraId="65BD5D19" w14:textId="77777777" w:rsidR="00312BC3" w:rsidRPr="00C26C40" w:rsidRDefault="00312BC3" w:rsidP="00870DFD">
            <w:pPr>
              <w:rPr>
                <w:lang w:val="en-GB"/>
              </w:rPr>
            </w:pPr>
            <w:r w:rsidRPr="00C26C40">
              <w:rPr>
                <w:lang w:val="en-GB"/>
              </w:rPr>
              <w:t>Thermally neutral</w:t>
            </w:r>
          </w:p>
        </w:tc>
      </w:tr>
      <w:tr w:rsidR="00312BC3" w:rsidRPr="00C26C40" w14:paraId="25B9F365" w14:textId="77777777" w:rsidTr="00870DFD">
        <w:trPr>
          <w:jc w:val="center"/>
        </w:trPr>
        <w:tc>
          <w:tcPr>
            <w:tcW w:w="1805" w:type="dxa"/>
          </w:tcPr>
          <w:p w14:paraId="7ED5A194" w14:textId="77777777" w:rsidR="00312BC3" w:rsidRPr="00C26C40" w:rsidRDefault="00312BC3" w:rsidP="00870DFD">
            <w:pPr>
              <w:rPr>
                <w:lang w:val="en-GB"/>
              </w:rPr>
            </w:pPr>
            <w:r w:rsidRPr="00C26C40">
              <w:rPr>
                <w:lang w:val="en-GB"/>
              </w:rPr>
              <w:lastRenderedPageBreak/>
              <w:t>P-501 — Process Water Feed Pump</w:t>
            </w:r>
          </w:p>
        </w:tc>
        <w:tc>
          <w:tcPr>
            <w:tcW w:w="1805" w:type="dxa"/>
          </w:tcPr>
          <w:p w14:paraId="64A4ADD0" w14:textId="77777777" w:rsidR="00312BC3" w:rsidRPr="00C26C40" w:rsidRDefault="00312BC3" w:rsidP="00870DFD">
            <w:pPr>
              <w:rPr>
                <w:lang w:val="en-GB"/>
              </w:rPr>
            </w:pPr>
            <w:r w:rsidRPr="00C26C40">
              <w:rPr>
                <w:lang w:val="en-GB"/>
              </w:rPr>
              <w:t>-3.1562</w:t>
            </w:r>
          </w:p>
        </w:tc>
        <w:tc>
          <w:tcPr>
            <w:tcW w:w="1805" w:type="dxa"/>
          </w:tcPr>
          <w:p w14:paraId="1CACF8EE" w14:textId="77777777" w:rsidR="00312BC3" w:rsidRPr="00C26C40" w:rsidRDefault="00312BC3" w:rsidP="00870DFD">
            <w:pPr>
              <w:rPr>
                <w:lang w:val="en-GB"/>
              </w:rPr>
            </w:pPr>
            <w:r w:rsidRPr="00C26C40">
              <w:rPr>
                <w:lang w:val="en-GB"/>
              </w:rPr>
              <w:t>-3.1562</w:t>
            </w:r>
          </w:p>
        </w:tc>
        <w:tc>
          <w:tcPr>
            <w:tcW w:w="1805" w:type="dxa"/>
          </w:tcPr>
          <w:p w14:paraId="32D6794F" w14:textId="77777777" w:rsidR="00312BC3" w:rsidRPr="00C26C40" w:rsidRDefault="00312BC3" w:rsidP="00870DFD">
            <w:pPr>
              <w:rPr>
                <w:lang w:val="en-GB"/>
              </w:rPr>
            </w:pPr>
            <w:r w:rsidRPr="00C26C40">
              <w:rPr>
                <w:lang w:val="en-GB"/>
              </w:rPr>
              <w:t>0.0000</w:t>
            </w:r>
          </w:p>
        </w:tc>
        <w:tc>
          <w:tcPr>
            <w:tcW w:w="1805" w:type="dxa"/>
          </w:tcPr>
          <w:p w14:paraId="68F8A40A" w14:textId="77777777" w:rsidR="00312BC3" w:rsidRPr="00C26C40" w:rsidRDefault="00312BC3" w:rsidP="00870DFD">
            <w:pPr>
              <w:rPr>
                <w:lang w:val="en-GB"/>
              </w:rPr>
            </w:pPr>
            <w:r w:rsidRPr="00C26C40">
              <w:rPr>
                <w:lang w:val="en-GB"/>
              </w:rPr>
              <w:t>Thermally neutral</w:t>
            </w:r>
          </w:p>
        </w:tc>
      </w:tr>
      <w:tr w:rsidR="00312BC3" w:rsidRPr="00C26C40" w14:paraId="3331D544" w14:textId="77777777" w:rsidTr="00870DFD">
        <w:trPr>
          <w:jc w:val="center"/>
        </w:trPr>
        <w:tc>
          <w:tcPr>
            <w:tcW w:w="1805" w:type="dxa"/>
          </w:tcPr>
          <w:p w14:paraId="69BB2269" w14:textId="77777777" w:rsidR="00312BC3" w:rsidRPr="00C26C40" w:rsidRDefault="00312BC3" w:rsidP="00870DFD">
            <w:pPr>
              <w:rPr>
                <w:lang w:val="en-GB"/>
              </w:rPr>
            </w:pPr>
            <w:r w:rsidRPr="00C26C40">
              <w:rPr>
                <w:lang w:val="en-GB"/>
              </w:rPr>
              <w:t>TK-501 — Slurry Conditioning Tank</w:t>
            </w:r>
          </w:p>
        </w:tc>
        <w:tc>
          <w:tcPr>
            <w:tcW w:w="1805" w:type="dxa"/>
          </w:tcPr>
          <w:p w14:paraId="4B24033D" w14:textId="77777777" w:rsidR="00312BC3" w:rsidRPr="00C26C40" w:rsidRDefault="00312BC3" w:rsidP="00870DFD">
            <w:pPr>
              <w:rPr>
                <w:lang w:val="en-GB"/>
              </w:rPr>
            </w:pPr>
            <w:r w:rsidRPr="00C26C40">
              <w:rPr>
                <w:lang w:val="en-GB"/>
              </w:rPr>
              <w:t>-7.6463</w:t>
            </w:r>
          </w:p>
        </w:tc>
        <w:tc>
          <w:tcPr>
            <w:tcW w:w="1805" w:type="dxa"/>
          </w:tcPr>
          <w:p w14:paraId="3F9D26FB" w14:textId="77777777" w:rsidR="00312BC3" w:rsidRPr="00C26C40" w:rsidRDefault="00312BC3" w:rsidP="00870DFD">
            <w:pPr>
              <w:rPr>
                <w:lang w:val="en-GB"/>
              </w:rPr>
            </w:pPr>
            <w:r w:rsidRPr="00C26C40">
              <w:rPr>
                <w:lang w:val="en-GB"/>
              </w:rPr>
              <w:t>-7.6463</w:t>
            </w:r>
          </w:p>
        </w:tc>
        <w:tc>
          <w:tcPr>
            <w:tcW w:w="1805" w:type="dxa"/>
          </w:tcPr>
          <w:p w14:paraId="0AED53A3" w14:textId="77777777" w:rsidR="00312BC3" w:rsidRPr="00C26C40" w:rsidRDefault="00312BC3" w:rsidP="00870DFD">
            <w:pPr>
              <w:rPr>
                <w:lang w:val="en-GB"/>
              </w:rPr>
            </w:pPr>
            <w:r w:rsidRPr="00C26C40">
              <w:rPr>
                <w:lang w:val="en-GB"/>
              </w:rPr>
              <w:t>-0.0000</w:t>
            </w:r>
          </w:p>
        </w:tc>
        <w:tc>
          <w:tcPr>
            <w:tcW w:w="1805" w:type="dxa"/>
          </w:tcPr>
          <w:p w14:paraId="4DAE4FA2" w14:textId="77777777" w:rsidR="00312BC3" w:rsidRPr="00C26C40" w:rsidRDefault="00312BC3" w:rsidP="00870DFD">
            <w:pPr>
              <w:rPr>
                <w:lang w:val="en-GB"/>
              </w:rPr>
            </w:pPr>
            <w:r w:rsidRPr="00C26C40">
              <w:rPr>
                <w:lang w:val="en-GB"/>
              </w:rPr>
              <w:t>Thermally neutral</w:t>
            </w:r>
          </w:p>
        </w:tc>
      </w:tr>
      <w:tr w:rsidR="00312BC3" w:rsidRPr="00C26C40" w14:paraId="475947C6" w14:textId="77777777" w:rsidTr="00870DFD">
        <w:trPr>
          <w:jc w:val="center"/>
        </w:trPr>
        <w:tc>
          <w:tcPr>
            <w:tcW w:w="1805" w:type="dxa"/>
          </w:tcPr>
          <w:p w14:paraId="19CF5C42" w14:textId="77777777" w:rsidR="00312BC3" w:rsidRPr="00C26C40" w:rsidRDefault="00312BC3" w:rsidP="00870DFD">
            <w:pPr>
              <w:rPr>
                <w:lang w:val="en-GB"/>
              </w:rPr>
            </w:pPr>
            <w:r w:rsidRPr="00C26C40">
              <w:rPr>
                <w:lang w:val="en-GB"/>
              </w:rPr>
              <w:t>P-502 — Slurry Feed Pump</w:t>
            </w:r>
          </w:p>
        </w:tc>
        <w:tc>
          <w:tcPr>
            <w:tcW w:w="1805" w:type="dxa"/>
          </w:tcPr>
          <w:p w14:paraId="43131F8D" w14:textId="77777777" w:rsidR="00312BC3" w:rsidRPr="00C26C40" w:rsidRDefault="00312BC3" w:rsidP="00870DFD">
            <w:pPr>
              <w:rPr>
                <w:lang w:val="en-GB"/>
              </w:rPr>
            </w:pPr>
            <w:r w:rsidRPr="00C26C40">
              <w:rPr>
                <w:lang w:val="en-GB"/>
              </w:rPr>
              <w:t>-7.6463</w:t>
            </w:r>
          </w:p>
        </w:tc>
        <w:tc>
          <w:tcPr>
            <w:tcW w:w="1805" w:type="dxa"/>
          </w:tcPr>
          <w:p w14:paraId="4FAE3A51" w14:textId="77777777" w:rsidR="00312BC3" w:rsidRPr="00C26C40" w:rsidRDefault="00312BC3" w:rsidP="00870DFD">
            <w:pPr>
              <w:rPr>
                <w:lang w:val="en-GB"/>
              </w:rPr>
            </w:pPr>
            <w:r w:rsidRPr="00C26C40">
              <w:rPr>
                <w:lang w:val="en-GB"/>
              </w:rPr>
              <w:t>-7.6463</w:t>
            </w:r>
          </w:p>
        </w:tc>
        <w:tc>
          <w:tcPr>
            <w:tcW w:w="1805" w:type="dxa"/>
          </w:tcPr>
          <w:p w14:paraId="6A0003F3" w14:textId="77777777" w:rsidR="00312BC3" w:rsidRPr="00C26C40" w:rsidRDefault="00312BC3" w:rsidP="00870DFD">
            <w:pPr>
              <w:rPr>
                <w:lang w:val="en-GB"/>
              </w:rPr>
            </w:pPr>
            <w:r w:rsidRPr="00C26C40">
              <w:rPr>
                <w:lang w:val="en-GB"/>
              </w:rPr>
              <w:t>0.0000</w:t>
            </w:r>
          </w:p>
        </w:tc>
        <w:tc>
          <w:tcPr>
            <w:tcW w:w="1805" w:type="dxa"/>
          </w:tcPr>
          <w:p w14:paraId="1DA468E8" w14:textId="77777777" w:rsidR="00312BC3" w:rsidRPr="00C26C40" w:rsidRDefault="00312BC3" w:rsidP="00870DFD">
            <w:pPr>
              <w:rPr>
                <w:lang w:val="en-GB"/>
              </w:rPr>
            </w:pPr>
            <w:r w:rsidRPr="00C26C40">
              <w:rPr>
                <w:lang w:val="en-GB"/>
              </w:rPr>
              <w:t>Thermally neutral</w:t>
            </w:r>
          </w:p>
        </w:tc>
      </w:tr>
      <w:tr w:rsidR="00312BC3" w:rsidRPr="00C26C40" w14:paraId="50D3F275" w14:textId="77777777" w:rsidTr="00870DFD">
        <w:trPr>
          <w:jc w:val="center"/>
        </w:trPr>
        <w:tc>
          <w:tcPr>
            <w:tcW w:w="1805" w:type="dxa"/>
          </w:tcPr>
          <w:p w14:paraId="4723594F" w14:textId="77777777" w:rsidR="00312BC3" w:rsidRPr="00C26C40" w:rsidRDefault="00312BC3" w:rsidP="00870DFD">
            <w:pPr>
              <w:rPr>
                <w:lang w:val="en-GB"/>
              </w:rPr>
            </w:pPr>
            <w:r w:rsidRPr="00C26C40">
              <w:rPr>
                <w:lang w:val="en-GB"/>
              </w:rPr>
              <w:t>ML--501 — Ball Mill</w:t>
            </w:r>
          </w:p>
        </w:tc>
        <w:tc>
          <w:tcPr>
            <w:tcW w:w="1805" w:type="dxa"/>
          </w:tcPr>
          <w:p w14:paraId="3226187F" w14:textId="77777777" w:rsidR="00312BC3" w:rsidRPr="00C26C40" w:rsidRDefault="00312BC3" w:rsidP="00870DFD">
            <w:pPr>
              <w:rPr>
                <w:lang w:val="en-GB"/>
              </w:rPr>
            </w:pPr>
            <w:r w:rsidRPr="00C26C40">
              <w:rPr>
                <w:lang w:val="en-GB"/>
              </w:rPr>
              <w:t>-7.6463</w:t>
            </w:r>
          </w:p>
        </w:tc>
        <w:tc>
          <w:tcPr>
            <w:tcW w:w="1805" w:type="dxa"/>
          </w:tcPr>
          <w:p w14:paraId="7A869015" w14:textId="77777777" w:rsidR="00312BC3" w:rsidRPr="00C26C40" w:rsidRDefault="00312BC3" w:rsidP="00870DFD">
            <w:pPr>
              <w:rPr>
                <w:lang w:val="en-GB"/>
              </w:rPr>
            </w:pPr>
            <w:r w:rsidRPr="00C26C40">
              <w:rPr>
                <w:lang w:val="en-GB"/>
              </w:rPr>
              <w:t>-7.6461</w:t>
            </w:r>
          </w:p>
        </w:tc>
        <w:tc>
          <w:tcPr>
            <w:tcW w:w="1805" w:type="dxa"/>
          </w:tcPr>
          <w:p w14:paraId="17526E91" w14:textId="77777777" w:rsidR="00312BC3" w:rsidRPr="00C26C40" w:rsidRDefault="00312BC3" w:rsidP="00870DFD">
            <w:pPr>
              <w:rPr>
                <w:lang w:val="en-GB"/>
              </w:rPr>
            </w:pPr>
            <w:r w:rsidRPr="00C26C40">
              <w:rPr>
                <w:lang w:val="en-GB"/>
              </w:rPr>
              <w:t>0.0002</w:t>
            </w:r>
          </w:p>
        </w:tc>
        <w:tc>
          <w:tcPr>
            <w:tcW w:w="1805" w:type="dxa"/>
          </w:tcPr>
          <w:p w14:paraId="50686ABF" w14:textId="77777777" w:rsidR="00312BC3" w:rsidRPr="00C26C40" w:rsidRDefault="00312BC3" w:rsidP="00870DFD">
            <w:pPr>
              <w:rPr>
                <w:lang w:val="en-GB"/>
              </w:rPr>
            </w:pPr>
            <w:r w:rsidRPr="00C26C40">
              <w:rPr>
                <w:lang w:val="en-GB"/>
              </w:rPr>
              <w:t>Thermally neutral</w:t>
            </w:r>
          </w:p>
        </w:tc>
      </w:tr>
      <w:tr w:rsidR="00312BC3" w:rsidRPr="00C26C40" w14:paraId="379248BB" w14:textId="77777777" w:rsidTr="00870DFD">
        <w:trPr>
          <w:jc w:val="center"/>
        </w:trPr>
        <w:tc>
          <w:tcPr>
            <w:tcW w:w="1805" w:type="dxa"/>
          </w:tcPr>
          <w:p w14:paraId="6E0960DF" w14:textId="77777777" w:rsidR="00312BC3" w:rsidRPr="00C26C40" w:rsidRDefault="00312BC3" w:rsidP="00870DFD">
            <w:pPr>
              <w:rPr>
                <w:lang w:val="en-GB"/>
              </w:rPr>
            </w:pPr>
            <w:r w:rsidRPr="00C26C40">
              <w:rPr>
                <w:lang w:val="en-GB"/>
              </w:rPr>
              <w:t>P-503 — Mill Discharge Pump</w:t>
            </w:r>
          </w:p>
        </w:tc>
        <w:tc>
          <w:tcPr>
            <w:tcW w:w="1805" w:type="dxa"/>
          </w:tcPr>
          <w:p w14:paraId="78D63A34" w14:textId="77777777" w:rsidR="00312BC3" w:rsidRPr="00C26C40" w:rsidRDefault="00312BC3" w:rsidP="00870DFD">
            <w:pPr>
              <w:rPr>
                <w:lang w:val="en-GB"/>
              </w:rPr>
            </w:pPr>
            <w:r w:rsidRPr="00C26C40">
              <w:rPr>
                <w:lang w:val="en-GB"/>
              </w:rPr>
              <w:t>-7.6461</w:t>
            </w:r>
          </w:p>
        </w:tc>
        <w:tc>
          <w:tcPr>
            <w:tcW w:w="1805" w:type="dxa"/>
          </w:tcPr>
          <w:p w14:paraId="4D83CC02" w14:textId="77777777" w:rsidR="00312BC3" w:rsidRPr="00C26C40" w:rsidRDefault="00312BC3" w:rsidP="00870DFD">
            <w:pPr>
              <w:rPr>
                <w:lang w:val="en-GB"/>
              </w:rPr>
            </w:pPr>
            <w:r w:rsidRPr="00C26C40">
              <w:rPr>
                <w:lang w:val="en-GB"/>
              </w:rPr>
              <w:t>-7.6461</w:t>
            </w:r>
          </w:p>
        </w:tc>
        <w:tc>
          <w:tcPr>
            <w:tcW w:w="1805" w:type="dxa"/>
          </w:tcPr>
          <w:p w14:paraId="543650F3" w14:textId="77777777" w:rsidR="00312BC3" w:rsidRPr="00C26C40" w:rsidRDefault="00312BC3" w:rsidP="00870DFD">
            <w:pPr>
              <w:rPr>
                <w:lang w:val="en-GB"/>
              </w:rPr>
            </w:pPr>
            <w:r w:rsidRPr="00C26C40">
              <w:rPr>
                <w:lang w:val="en-GB"/>
              </w:rPr>
              <w:t>0.0000</w:t>
            </w:r>
          </w:p>
        </w:tc>
        <w:tc>
          <w:tcPr>
            <w:tcW w:w="1805" w:type="dxa"/>
          </w:tcPr>
          <w:p w14:paraId="42CC6D84" w14:textId="77777777" w:rsidR="00312BC3" w:rsidRPr="00C26C40" w:rsidRDefault="00312BC3" w:rsidP="00870DFD">
            <w:pPr>
              <w:rPr>
                <w:lang w:val="en-GB"/>
              </w:rPr>
            </w:pPr>
            <w:r w:rsidRPr="00C26C40">
              <w:rPr>
                <w:lang w:val="en-GB"/>
              </w:rPr>
              <w:t>Thermally neutral</w:t>
            </w:r>
          </w:p>
        </w:tc>
      </w:tr>
      <w:tr w:rsidR="00312BC3" w:rsidRPr="00C26C40" w14:paraId="63DB4F4E" w14:textId="77777777" w:rsidTr="00870DFD">
        <w:trPr>
          <w:jc w:val="center"/>
        </w:trPr>
        <w:tc>
          <w:tcPr>
            <w:tcW w:w="1805" w:type="dxa"/>
          </w:tcPr>
          <w:p w14:paraId="01FCF75E" w14:textId="77777777" w:rsidR="00312BC3" w:rsidRPr="00C26C40" w:rsidRDefault="00312BC3" w:rsidP="00870DFD">
            <w:pPr>
              <w:rPr>
                <w:lang w:val="en-GB"/>
              </w:rPr>
            </w:pPr>
            <w:r w:rsidRPr="00C26C40">
              <w:rPr>
                <w:lang w:val="en-GB"/>
              </w:rPr>
              <w:t>HC-101 — Hydrocyclone Classifier</w:t>
            </w:r>
          </w:p>
        </w:tc>
        <w:tc>
          <w:tcPr>
            <w:tcW w:w="1805" w:type="dxa"/>
          </w:tcPr>
          <w:p w14:paraId="60AA84EC" w14:textId="77777777" w:rsidR="00312BC3" w:rsidRPr="00C26C40" w:rsidRDefault="00312BC3" w:rsidP="00870DFD">
            <w:pPr>
              <w:rPr>
                <w:lang w:val="en-GB"/>
              </w:rPr>
            </w:pPr>
            <w:r w:rsidRPr="00C26C40">
              <w:rPr>
                <w:lang w:val="en-GB"/>
              </w:rPr>
              <w:t>-7.6461</w:t>
            </w:r>
          </w:p>
        </w:tc>
        <w:tc>
          <w:tcPr>
            <w:tcW w:w="1805" w:type="dxa"/>
          </w:tcPr>
          <w:p w14:paraId="08BA3F49" w14:textId="77777777" w:rsidR="00312BC3" w:rsidRPr="00C26C40" w:rsidRDefault="00312BC3" w:rsidP="00870DFD">
            <w:pPr>
              <w:rPr>
                <w:lang w:val="en-GB"/>
              </w:rPr>
            </w:pPr>
            <w:r w:rsidRPr="00C26C40">
              <w:rPr>
                <w:lang w:val="en-GB"/>
              </w:rPr>
              <w:t>-7.6460</w:t>
            </w:r>
          </w:p>
        </w:tc>
        <w:tc>
          <w:tcPr>
            <w:tcW w:w="1805" w:type="dxa"/>
          </w:tcPr>
          <w:p w14:paraId="6C1A8D10" w14:textId="77777777" w:rsidR="00312BC3" w:rsidRPr="00C26C40" w:rsidRDefault="00312BC3" w:rsidP="00870DFD">
            <w:pPr>
              <w:rPr>
                <w:lang w:val="en-GB"/>
              </w:rPr>
            </w:pPr>
            <w:r w:rsidRPr="00C26C40">
              <w:rPr>
                <w:lang w:val="en-GB"/>
              </w:rPr>
              <w:t>0.0001</w:t>
            </w:r>
          </w:p>
        </w:tc>
        <w:tc>
          <w:tcPr>
            <w:tcW w:w="1805" w:type="dxa"/>
          </w:tcPr>
          <w:p w14:paraId="51A28BD5" w14:textId="77777777" w:rsidR="00312BC3" w:rsidRPr="00C26C40" w:rsidRDefault="00312BC3" w:rsidP="00870DFD">
            <w:pPr>
              <w:rPr>
                <w:lang w:val="en-GB"/>
              </w:rPr>
            </w:pPr>
            <w:r w:rsidRPr="00C26C40">
              <w:rPr>
                <w:lang w:val="en-GB"/>
              </w:rPr>
              <w:t>Thermally neutral</w:t>
            </w:r>
          </w:p>
        </w:tc>
      </w:tr>
      <w:tr w:rsidR="00312BC3" w:rsidRPr="00C26C40" w14:paraId="500D98C7" w14:textId="77777777" w:rsidTr="00870DFD">
        <w:trPr>
          <w:jc w:val="center"/>
        </w:trPr>
        <w:tc>
          <w:tcPr>
            <w:tcW w:w="1805" w:type="dxa"/>
          </w:tcPr>
          <w:p w14:paraId="6F7E56DF" w14:textId="77777777" w:rsidR="00312BC3" w:rsidRPr="00C26C40" w:rsidRDefault="00312BC3" w:rsidP="00870DFD">
            <w:pPr>
              <w:rPr>
                <w:lang w:val="en-GB"/>
              </w:rPr>
            </w:pPr>
            <w:r w:rsidRPr="00C26C40">
              <w:rPr>
                <w:lang w:val="en-GB"/>
              </w:rPr>
              <w:t>TK-601 — Leach Feed Tank</w:t>
            </w:r>
          </w:p>
        </w:tc>
        <w:tc>
          <w:tcPr>
            <w:tcW w:w="1805" w:type="dxa"/>
          </w:tcPr>
          <w:p w14:paraId="5CD7ACA9" w14:textId="77777777" w:rsidR="00312BC3" w:rsidRPr="00C26C40" w:rsidRDefault="00312BC3" w:rsidP="00870DFD">
            <w:pPr>
              <w:rPr>
                <w:lang w:val="en-GB"/>
              </w:rPr>
            </w:pPr>
            <w:r w:rsidRPr="00C26C40">
              <w:rPr>
                <w:lang w:val="en-GB"/>
              </w:rPr>
              <w:t>-5.0536</w:t>
            </w:r>
          </w:p>
        </w:tc>
        <w:tc>
          <w:tcPr>
            <w:tcW w:w="1805" w:type="dxa"/>
          </w:tcPr>
          <w:p w14:paraId="5907AEC7" w14:textId="77777777" w:rsidR="00312BC3" w:rsidRPr="00C26C40" w:rsidRDefault="00312BC3" w:rsidP="00870DFD">
            <w:pPr>
              <w:rPr>
                <w:lang w:val="en-GB"/>
              </w:rPr>
            </w:pPr>
            <w:r w:rsidRPr="00C26C40">
              <w:rPr>
                <w:lang w:val="en-GB"/>
              </w:rPr>
              <w:t>-5.0536</w:t>
            </w:r>
          </w:p>
        </w:tc>
        <w:tc>
          <w:tcPr>
            <w:tcW w:w="1805" w:type="dxa"/>
          </w:tcPr>
          <w:p w14:paraId="16C8EAE7" w14:textId="77777777" w:rsidR="00312BC3" w:rsidRPr="00C26C40" w:rsidRDefault="00312BC3" w:rsidP="00870DFD">
            <w:pPr>
              <w:rPr>
                <w:lang w:val="en-GB"/>
              </w:rPr>
            </w:pPr>
            <w:r w:rsidRPr="00C26C40">
              <w:rPr>
                <w:lang w:val="en-GB"/>
              </w:rPr>
              <w:t>-0.0000</w:t>
            </w:r>
          </w:p>
        </w:tc>
        <w:tc>
          <w:tcPr>
            <w:tcW w:w="1805" w:type="dxa"/>
          </w:tcPr>
          <w:p w14:paraId="34E854E5" w14:textId="77777777" w:rsidR="00312BC3" w:rsidRPr="00C26C40" w:rsidRDefault="00312BC3" w:rsidP="00870DFD">
            <w:pPr>
              <w:rPr>
                <w:lang w:val="en-GB"/>
              </w:rPr>
            </w:pPr>
            <w:r w:rsidRPr="00C26C40">
              <w:rPr>
                <w:lang w:val="en-GB"/>
              </w:rPr>
              <w:t>Thermally neutral</w:t>
            </w:r>
          </w:p>
        </w:tc>
      </w:tr>
      <w:tr w:rsidR="00312BC3" w:rsidRPr="00C26C40" w14:paraId="1F74B23B" w14:textId="77777777" w:rsidTr="00870DFD">
        <w:trPr>
          <w:jc w:val="center"/>
        </w:trPr>
        <w:tc>
          <w:tcPr>
            <w:tcW w:w="1805" w:type="dxa"/>
          </w:tcPr>
          <w:p w14:paraId="34AADDFD" w14:textId="77777777" w:rsidR="00312BC3" w:rsidRPr="00C26C40" w:rsidRDefault="00312BC3" w:rsidP="00870DFD">
            <w:pPr>
              <w:rPr>
                <w:lang w:val="en-GB"/>
              </w:rPr>
            </w:pPr>
            <w:r w:rsidRPr="00C26C40">
              <w:rPr>
                <w:lang w:val="en-GB"/>
              </w:rPr>
              <w:t>P-601 — HCl Acid Feed Pump</w:t>
            </w:r>
          </w:p>
        </w:tc>
        <w:tc>
          <w:tcPr>
            <w:tcW w:w="1805" w:type="dxa"/>
          </w:tcPr>
          <w:p w14:paraId="1A1308A1" w14:textId="77777777" w:rsidR="00312BC3" w:rsidRPr="00C26C40" w:rsidRDefault="00312BC3" w:rsidP="00870DFD">
            <w:pPr>
              <w:rPr>
                <w:lang w:val="en-GB"/>
              </w:rPr>
            </w:pPr>
            <w:r w:rsidRPr="00C26C40">
              <w:rPr>
                <w:lang w:val="en-GB"/>
              </w:rPr>
              <w:t>-5.2316</w:t>
            </w:r>
          </w:p>
        </w:tc>
        <w:tc>
          <w:tcPr>
            <w:tcW w:w="1805" w:type="dxa"/>
          </w:tcPr>
          <w:p w14:paraId="673EDA88" w14:textId="77777777" w:rsidR="00312BC3" w:rsidRPr="00C26C40" w:rsidRDefault="00312BC3" w:rsidP="00870DFD">
            <w:pPr>
              <w:rPr>
                <w:lang w:val="en-GB"/>
              </w:rPr>
            </w:pPr>
            <w:r w:rsidRPr="00C26C40">
              <w:rPr>
                <w:lang w:val="en-GB"/>
              </w:rPr>
              <w:t>-5.2316</w:t>
            </w:r>
          </w:p>
        </w:tc>
        <w:tc>
          <w:tcPr>
            <w:tcW w:w="1805" w:type="dxa"/>
          </w:tcPr>
          <w:p w14:paraId="71528FA2" w14:textId="77777777" w:rsidR="00312BC3" w:rsidRPr="00C26C40" w:rsidRDefault="00312BC3" w:rsidP="00870DFD">
            <w:pPr>
              <w:rPr>
                <w:lang w:val="en-GB"/>
              </w:rPr>
            </w:pPr>
            <w:r w:rsidRPr="00C26C40">
              <w:rPr>
                <w:lang w:val="en-GB"/>
              </w:rPr>
              <w:t>0.0000</w:t>
            </w:r>
          </w:p>
        </w:tc>
        <w:tc>
          <w:tcPr>
            <w:tcW w:w="1805" w:type="dxa"/>
          </w:tcPr>
          <w:p w14:paraId="075D4034" w14:textId="77777777" w:rsidR="00312BC3" w:rsidRPr="00C26C40" w:rsidRDefault="00312BC3" w:rsidP="00870DFD">
            <w:pPr>
              <w:rPr>
                <w:lang w:val="en-GB"/>
              </w:rPr>
            </w:pPr>
            <w:r w:rsidRPr="00C26C40">
              <w:rPr>
                <w:lang w:val="en-GB"/>
              </w:rPr>
              <w:t>Thermally neutral</w:t>
            </w:r>
          </w:p>
        </w:tc>
      </w:tr>
      <w:tr w:rsidR="00312BC3" w:rsidRPr="00C26C40" w14:paraId="049A6668" w14:textId="77777777" w:rsidTr="00870DFD">
        <w:trPr>
          <w:jc w:val="center"/>
        </w:trPr>
        <w:tc>
          <w:tcPr>
            <w:tcW w:w="1805" w:type="dxa"/>
          </w:tcPr>
          <w:p w14:paraId="5AE642C5" w14:textId="77777777" w:rsidR="00312BC3" w:rsidRPr="00C26C40" w:rsidRDefault="00312BC3" w:rsidP="00870DFD">
            <w:pPr>
              <w:rPr>
                <w:lang w:val="en-GB"/>
              </w:rPr>
            </w:pPr>
            <w:r w:rsidRPr="00C26C40">
              <w:rPr>
                <w:lang w:val="en-GB"/>
              </w:rPr>
              <w:t>R-601 — Acid Leach Reactor</w:t>
            </w:r>
          </w:p>
        </w:tc>
        <w:tc>
          <w:tcPr>
            <w:tcW w:w="1805" w:type="dxa"/>
          </w:tcPr>
          <w:p w14:paraId="4E9C6864" w14:textId="77777777" w:rsidR="00312BC3" w:rsidRPr="00C26C40" w:rsidRDefault="00312BC3" w:rsidP="00870DFD">
            <w:pPr>
              <w:rPr>
                <w:lang w:val="en-GB"/>
              </w:rPr>
            </w:pPr>
            <w:r w:rsidRPr="00C26C40">
              <w:rPr>
                <w:lang w:val="en-GB"/>
              </w:rPr>
              <w:t>-10.2852</w:t>
            </w:r>
          </w:p>
        </w:tc>
        <w:tc>
          <w:tcPr>
            <w:tcW w:w="1805" w:type="dxa"/>
          </w:tcPr>
          <w:p w14:paraId="615DA296" w14:textId="77777777" w:rsidR="00312BC3" w:rsidRPr="00C26C40" w:rsidRDefault="00312BC3" w:rsidP="00870DFD">
            <w:pPr>
              <w:rPr>
                <w:lang w:val="en-GB"/>
              </w:rPr>
            </w:pPr>
            <w:r w:rsidRPr="00C26C40">
              <w:rPr>
                <w:lang w:val="en-GB"/>
              </w:rPr>
              <w:t>-10.2644</w:t>
            </w:r>
          </w:p>
        </w:tc>
        <w:tc>
          <w:tcPr>
            <w:tcW w:w="1805" w:type="dxa"/>
          </w:tcPr>
          <w:p w14:paraId="603341A9" w14:textId="77777777" w:rsidR="00312BC3" w:rsidRPr="00C26C40" w:rsidRDefault="00312BC3" w:rsidP="00870DFD">
            <w:pPr>
              <w:rPr>
                <w:lang w:val="en-GB"/>
              </w:rPr>
            </w:pPr>
            <w:r w:rsidRPr="00C26C40">
              <w:rPr>
                <w:lang w:val="en-GB"/>
              </w:rPr>
              <w:t>0.0208</w:t>
            </w:r>
          </w:p>
        </w:tc>
        <w:tc>
          <w:tcPr>
            <w:tcW w:w="1805" w:type="dxa"/>
          </w:tcPr>
          <w:p w14:paraId="296AE330" w14:textId="77777777" w:rsidR="00312BC3" w:rsidRPr="00C26C40" w:rsidRDefault="00312BC3" w:rsidP="00870DFD">
            <w:pPr>
              <w:rPr>
                <w:lang w:val="en-GB"/>
              </w:rPr>
            </w:pPr>
            <w:r w:rsidRPr="00C26C40">
              <w:rPr>
                <w:lang w:val="en-GB"/>
              </w:rPr>
              <w:t>Net energy source (exothermic)</w:t>
            </w:r>
          </w:p>
        </w:tc>
      </w:tr>
      <w:tr w:rsidR="00312BC3" w:rsidRPr="00C26C40" w14:paraId="117F37E0" w14:textId="77777777" w:rsidTr="00870DFD">
        <w:trPr>
          <w:jc w:val="center"/>
        </w:trPr>
        <w:tc>
          <w:tcPr>
            <w:tcW w:w="1805" w:type="dxa"/>
          </w:tcPr>
          <w:p w14:paraId="32575F93" w14:textId="77777777" w:rsidR="00312BC3" w:rsidRPr="00C26C40" w:rsidRDefault="00312BC3" w:rsidP="00870DFD">
            <w:pPr>
              <w:rPr>
                <w:lang w:val="en-GB"/>
              </w:rPr>
            </w:pPr>
            <w:r w:rsidRPr="00C26C40">
              <w:rPr>
                <w:lang w:val="en-GB"/>
              </w:rPr>
              <w:t>FP-601 — Filter Press / Thickener</w:t>
            </w:r>
          </w:p>
        </w:tc>
        <w:tc>
          <w:tcPr>
            <w:tcW w:w="1805" w:type="dxa"/>
          </w:tcPr>
          <w:p w14:paraId="5CFA624B" w14:textId="77777777" w:rsidR="00312BC3" w:rsidRPr="00C26C40" w:rsidRDefault="00312BC3" w:rsidP="00870DFD">
            <w:pPr>
              <w:rPr>
                <w:lang w:val="en-GB"/>
              </w:rPr>
            </w:pPr>
            <w:r w:rsidRPr="00C26C40">
              <w:rPr>
                <w:lang w:val="en-GB"/>
              </w:rPr>
              <w:t>-10.2644</w:t>
            </w:r>
          </w:p>
        </w:tc>
        <w:tc>
          <w:tcPr>
            <w:tcW w:w="1805" w:type="dxa"/>
          </w:tcPr>
          <w:p w14:paraId="0C99B390" w14:textId="77777777" w:rsidR="00312BC3" w:rsidRPr="00C26C40" w:rsidRDefault="00312BC3" w:rsidP="00870DFD">
            <w:pPr>
              <w:rPr>
                <w:lang w:val="en-GB"/>
              </w:rPr>
            </w:pPr>
            <w:r w:rsidRPr="00C26C40">
              <w:rPr>
                <w:lang w:val="en-GB"/>
              </w:rPr>
              <w:t>-10.2644</w:t>
            </w:r>
          </w:p>
        </w:tc>
        <w:tc>
          <w:tcPr>
            <w:tcW w:w="1805" w:type="dxa"/>
          </w:tcPr>
          <w:p w14:paraId="7F8A4665" w14:textId="77777777" w:rsidR="00312BC3" w:rsidRPr="00C26C40" w:rsidRDefault="00312BC3" w:rsidP="00870DFD">
            <w:pPr>
              <w:rPr>
                <w:lang w:val="en-GB"/>
              </w:rPr>
            </w:pPr>
            <w:r w:rsidRPr="00C26C40">
              <w:rPr>
                <w:lang w:val="en-GB"/>
              </w:rPr>
              <w:t>-0.0000</w:t>
            </w:r>
          </w:p>
        </w:tc>
        <w:tc>
          <w:tcPr>
            <w:tcW w:w="1805" w:type="dxa"/>
          </w:tcPr>
          <w:p w14:paraId="76BB7B89" w14:textId="77777777" w:rsidR="00312BC3" w:rsidRPr="00C26C40" w:rsidRDefault="00312BC3" w:rsidP="00870DFD">
            <w:pPr>
              <w:rPr>
                <w:lang w:val="en-GB"/>
              </w:rPr>
            </w:pPr>
            <w:r w:rsidRPr="00C26C40">
              <w:rPr>
                <w:lang w:val="en-GB"/>
              </w:rPr>
              <w:t>Thermally neutral</w:t>
            </w:r>
          </w:p>
        </w:tc>
      </w:tr>
      <w:tr w:rsidR="00312BC3" w:rsidRPr="00C26C40" w14:paraId="46A5FB52" w14:textId="77777777" w:rsidTr="00870DFD">
        <w:trPr>
          <w:jc w:val="center"/>
        </w:trPr>
        <w:tc>
          <w:tcPr>
            <w:tcW w:w="1805" w:type="dxa"/>
          </w:tcPr>
          <w:p w14:paraId="588F3EA7" w14:textId="77777777" w:rsidR="00312BC3" w:rsidRPr="00C26C40" w:rsidRDefault="00312BC3" w:rsidP="00870DFD">
            <w:pPr>
              <w:rPr>
                <w:lang w:val="en-GB"/>
              </w:rPr>
            </w:pPr>
            <w:r w:rsidRPr="00C26C40">
              <w:rPr>
                <w:lang w:val="en-GB"/>
              </w:rPr>
              <w:t>H-701 — CaAl₂O₄ Reagent Hopper</w:t>
            </w:r>
          </w:p>
        </w:tc>
        <w:tc>
          <w:tcPr>
            <w:tcW w:w="1805" w:type="dxa"/>
          </w:tcPr>
          <w:p w14:paraId="0A6361F1" w14:textId="77777777" w:rsidR="00312BC3" w:rsidRPr="00C26C40" w:rsidRDefault="00312BC3" w:rsidP="00870DFD">
            <w:pPr>
              <w:rPr>
                <w:lang w:val="en-GB"/>
              </w:rPr>
            </w:pPr>
            <w:r w:rsidRPr="00C26C40">
              <w:rPr>
                <w:lang w:val="en-GB"/>
              </w:rPr>
              <w:t>-2.4168</w:t>
            </w:r>
          </w:p>
        </w:tc>
        <w:tc>
          <w:tcPr>
            <w:tcW w:w="1805" w:type="dxa"/>
          </w:tcPr>
          <w:p w14:paraId="21B102CA" w14:textId="77777777" w:rsidR="00312BC3" w:rsidRPr="00C26C40" w:rsidRDefault="00312BC3" w:rsidP="00870DFD">
            <w:pPr>
              <w:rPr>
                <w:lang w:val="en-GB"/>
              </w:rPr>
            </w:pPr>
            <w:r w:rsidRPr="00C26C40">
              <w:rPr>
                <w:lang w:val="en-GB"/>
              </w:rPr>
              <w:t>-2.4168</w:t>
            </w:r>
          </w:p>
        </w:tc>
        <w:tc>
          <w:tcPr>
            <w:tcW w:w="1805" w:type="dxa"/>
          </w:tcPr>
          <w:p w14:paraId="1EC4C79E" w14:textId="77777777" w:rsidR="00312BC3" w:rsidRPr="00C26C40" w:rsidRDefault="00312BC3" w:rsidP="00870DFD">
            <w:pPr>
              <w:rPr>
                <w:lang w:val="en-GB"/>
              </w:rPr>
            </w:pPr>
            <w:r w:rsidRPr="00C26C40">
              <w:rPr>
                <w:lang w:val="en-GB"/>
              </w:rPr>
              <w:t>0.0000</w:t>
            </w:r>
          </w:p>
        </w:tc>
        <w:tc>
          <w:tcPr>
            <w:tcW w:w="1805" w:type="dxa"/>
          </w:tcPr>
          <w:p w14:paraId="7E2AAFC4" w14:textId="77777777" w:rsidR="00312BC3" w:rsidRPr="00C26C40" w:rsidRDefault="00312BC3" w:rsidP="00870DFD">
            <w:pPr>
              <w:rPr>
                <w:lang w:val="en-GB"/>
              </w:rPr>
            </w:pPr>
            <w:r w:rsidRPr="00C26C40">
              <w:rPr>
                <w:lang w:val="en-GB"/>
              </w:rPr>
              <w:t>Thermally neutral</w:t>
            </w:r>
          </w:p>
        </w:tc>
      </w:tr>
      <w:tr w:rsidR="00312BC3" w:rsidRPr="00C26C40" w14:paraId="6CBF566E" w14:textId="77777777" w:rsidTr="00870DFD">
        <w:trPr>
          <w:jc w:val="center"/>
        </w:trPr>
        <w:tc>
          <w:tcPr>
            <w:tcW w:w="1805" w:type="dxa"/>
          </w:tcPr>
          <w:p w14:paraId="68A76236" w14:textId="77777777" w:rsidR="00312BC3" w:rsidRPr="00C26C40" w:rsidRDefault="00312BC3" w:rsidP="00870DFD">
            <w:pPr>
              <w:rPr>
                <w:lang w:val="en-GB"/>
              </w:rPr>
            </w:pPr>
            <w:r w:rsidRPr="00C26C40">
              <w:rPr>
                <w:lang w:val="en-GB"/>
              </w:rPr>
              <w:t>R-701 — Precipitation Reactor</w:t>
            </w:r>
          </w:p>
        </w:tc>
        <w:tc>
          <w:tcPr>
            <w:tcW w:w="1805" w:type="dxa"/>
          </w:tcPr>
          <w:p w14:paraId="786FA142" w14:textId="77777777" w:rsidR="00312BC3" w:rsidRPr="00C26C40" w:rsidRDefault="00312BC3" w:rsidP="00870DFD">
            <w:pPr>
              <w:rPr>
                <w:lang w:val="en-GB"/>
              </w:rPr>
            </w:pPr>
            <w:r w:rsidRPr="00C26C40">
              <w:rPr>
                <w:lang w:val="en-GB"/>
              </w:rPr>
              <w:t>-11.8062</w:t>
            </w:r>
          </w:p>
        </w:tc>
        <w:tc>
          <w:tcPr>
            <w:tcW w:w="1805" w:type="dxa"/>
          </w:tcPr>
          <w:p w14:paraId="6D8A538A" w14:textId="77777777" w:rsidR="00312BC3" w:rsidRPr="00C26C40" w:rsidRDefault="00312BC3" w:rsidP="00870DFD">
            <w:pPr>
              <w:rPr>
                <w:lang w:val="en-GB"/>
              </w:rPr>
            </w:pPr>
            <w:r w:rsidRPr="00C26C40">
              <w:rPr>
                <w:lang w:val="en-GB"/>
              </w:rPr>
              <w:t>-12.0515</w:t>
            </w:r>
          </w:p>
        </w:tc>
        <w:tc>
          <w:tcPr>
            <w:tcW w:w="1805" w:type="dxa"/>
          </w:tcPr>
          <w:p w14:paraId="6EB3CAFE" w14:textId="77777777" w:rsidR="00312BC3" w:rsidRPr="00C26C40" w:rsidRDefault="00312BC3" w:rsidP="00870DFD">
            <w:pPr>
              <w:rPr>
                <w:lang w:val="en-GB"/>
              </w:rPr>
            </w:pPr>
            <w:r w:rsidRPr="00C26C40">
              <w:rPr>
                <w:lang w:val="en-GB"/>
              </w:rPr>
              <w:t>-0.2453</w:t>
            </w:r>
          </w:p>
        </w:tc>
        <w:tc>
          <w:tcPr>
            <w:tcW w:w="1805" w:type="dxa"/>
          </w:tcPr>
          <w:p w14:paraId="027F67D7" w14:textId="77777777" w:rsidR="00312BC3" w:rsidRPr="00C26C40" w:rsidRDefault="00312BC3" w:rsidP="00870DFD">
            <w:pPr>
              <w:rPr>
                <w:lang w:val="en-GB"/>
              </w:rPr>
            </w:pPr>
            <w:r w:rsidRPr="00C26C40">
              <w:rPr>
                <w:lang w:val="en-GB"/>
              </w:rPr>
              <w:t>Net energy sink (endothermic)</w:t>
            </w:r>
          </w:p>
        </w:tc>
      </w:tr>
      <w:tr w:rsidR="00312BC3" w:rsidRPr="00C26C40" w14:paraId="7B9E2A23" w14:textId="77777777" w:rsidTr="00870DFD">
        <w:trPr>
          <w:jc w:val="center"/>
        </w:trPr>
        <w:tc>
          <w:tcPr>
            <w:tcW w:w="1805" w:type="dxa"/>
          </w:tcPr>
          <w:p w14:paraId="0363A411" w14:textId="77777777" w:rsidR="00312BC3" w:rsidRPr="00C26C40" w:rsidRDefault="00312BC3" w:rsidP="00870DFD">
            <w:pPr>
              <w:rPr>
                <w:lang w:val="en-GB"/>
              </w:rPr>
            </w:pPr>
            <w:r w:rsidRPr="00C26C40">
              <w:rPr>
                <w:lang w:val="en-GB"/>
              </w:rPr>
              <w:t>R-702 — PAC Polymerisation Reactor</w:t>
            </w:r>
          </w:p>
        </w:tc>
        <w:tc>
          <w:tcPr>
            <w:tcW w:w="1805" w:type="dxa"/>
          </w:tcPr>
          <w:p w14:paraId="2099CC29" w14:textId="77777777" w:rsidR="00312BC3" w:rsidRPr="00C26C40" w:rsidRDefault="00312BC3" w:rsidP="00870DFD">
            <w:pPr>
              <w:rPr>
                <w:lang w:val="en-GB"/>
              </w:rPr>
            </w:pPr>
            <w:r w:rsidRPr="00C26C40">
              <w:rPr>
                <w:lang w:val="en-GB"/>
              </w:rPr>
              <w:t>-12.0515</w:t>
            </w:r>
          </w:p>
        </w:tc>
        <w:tc>
          <w:tcPr>
            <w:tcW w:w="1805" w:type="dxa"/>
          </w:tcPr>
          <w:p w14:paraId="473A0C46" w14:textId="77777777" w:rsidR="00312BC3" w:rsidRPr="00C26C40" w:rsidRDefault="00312BC3" w:rsidP="00870DFD">
            <w:pPr>
              <w:rPr>
                <w:lang w:val="en-GB"/>
              </w:rPr>
            </w:pPr>
            <w:r w:rsidRPr="00C26C40">
              <w:rPr>
                <w:lang w:val="en-GB"/>
              </w:rPr>
              <w:t>-7.9107</w:t>
            </w:r>
          </w:p>
        </w:tc>
        <w:tc>
          <w:tcPr>
            <w:tcW w:w="1805" w:type="dxa"/>
          </w:tcPr>
          <w:p w14:paraId="18F5A8EE" w14:textId="77777777" w:rsidR="00312BC3" w:rsidRPr="00C26C40" w:rsidRDefault="00312BC3" w:rsidP="00870DFD">
            <w:pPr>
              <w:rPr>
                <w:lang w:val="en-GB"/>
              </w:rPr>
            </w:pPr>
            <w:r w:rsidRPr="00C26C40">
              <w:rPr>
                <w:lang w:val="en-GB"/>
              </w:rPr>
              <w:t>4.1408</w:t>
            </w:r>
          </w:p>
        </w:tc>
        <w:tc>
          <w:tcPr>
            <w:tcW w:w="1805" w:type="dxa"/>
          </w:tcPr>
          <w:p w14:paraId="235E8196" w14:textId="77777777" w:rsidR="00312BC3" w:rsidRPr="00C26C40" w:rsidRDefault="00312BC3" w:rsidP="00870DFD">
            <w:pPr>
              <w:rPr>
                <w:lang w:val="en-GB"/>
              </w:rPr>
            </w:pPr>
            <w:r w:rsidRPr="00C26C40">
              <w:rPr>
                <w:lang w:val="en-GB"/>
              </w:rPr>
              <w:t>Net energy source (exothermic)</w:t>
            </w:r>
          </w:p>
        </w:tc>
      </w:tr>
    </w:tbl>
    <w:p w14:paraId="7DC367F6" w14:textId="77777777" w:rsidR="00312BC3" w:rsidRPr="00C26C40" w:rsidRDefault="00312BC3" w:rsidP="00312BC3"/>
    <w:p w14:paraId="7DA767C6" w14:textId="77777777" w:rsidR="00D47568" w:rsidRPr="00C26C40" w:rsidRDefault="00D47568" w:rsidP="00312BC3"/>
    <w:p w14:paraId="6404C653" w14:textId="09869083" w:rsidR="00FD1EE3" w:rsidRPr="00C26C40" w:rsidRDefault="00FD1EE3" w:rsidP="008D6EC1">
      <w:pPr>
        <w:spacing w:before="120" w:after="280"/>
      </w:pPr>
      <w:r w:rsidRPr="00C26C40">
        <w:br w:type="page"/>
      </w:r>
    </w:p>
    <w:p w14:paraId="76FC8CA1" w14:textId="7C64D8A2" w:rsidR="008D6EC1" w:rsidRPr="00C26C40" w:rsidRDefault="00F671F6" w:rsidP="008D6EC1">
      <w:pPr>
        <w:pStyle w:val="Heading1"/>
      </w:pPr>
      <w:bookmarkStart w:id="142" w:name="_Toc235285299"/>
      <w:bookmarkStart w:id="143" w:name="_Toc237244941"/>
      <w:r w:rsidRPr="00C26C40">
        <w:lastRenderedPageBreak/>
        <w:t>E</w:t>
      </w:r>
      <w:r w:rsidR="008D6EC1" w:rsidRPr="00C26C40">
        <w:t>quipment specification</w:t>
      </w:r>
      <w:bookmarkEnd w:id="142"/>
      <w:bookmarkEnd w:id="143"/>
    </w:p>
    <w:p w14:paraId="51ABF26D" w14:textId="77777777" w:rsidR="008D6EC1" w:rsidRPr="00C26C40" w:rsidRDefault="008D6EC1" w:rsidP="00F02060">
      <w:pPr>
        <w:pStyle w:val="Heading2"/>
      </w:pPr>
      <w:bookmarkStart w:id="144" w:name="_Toc235285300"/>
      <w:bookmarkStart w:id="145" w:name="_Toc237244942"/>
      <w:r w:rsidRPr="00C26C40">
        <w:t>Solid Handling and Comminution Infrastructure</w:t>
      </w:r>
      <w:bookmarkEnd w:id="144"/>
      <w:bookmarkEnd w:id="145"/>
    </w:p>
    <w:p w14:paraId="4C8015D7" w14:textId="77777777" w:rsidR="008D6EC1" w:rsidRPr="00C26C40" w:rsidRDefault="008D6EC1" w:rsidP="008D6EC1">
      <w:r w:rsidRPr="00C26C40">
        <w:t>The physical beneficiation and sequential size reduction of the raw bauxite ore are critical preliminary operations. The specific surface area of the mineral matrix dictates the thermodynamic efficiency and reaction kinetics of the subsequent pyrometallurgical roasting and hydrometallurgical leaching phases. The comminution circuit is designed to progressively fracture and grind the run-of-mine ore into a microscopic powder, maximizing the interfacial area available for chemical attack.</w:t>
      </w:r>
    </w:p>
    <w:p w14:paraId="68D2B591" w14:textId="3E38D12A" w:rsidR="008D6EC1" w:rsidRPr="00C26C40" w:rsidRDefault="008D6EC1" w:rsidP="00134FFF">
      <w:pPr>
        <w:pStyle w:val="Heading3"/>
      </w:pPr>
      <w:bookmarkStart w:id="146" w:name="_Toc235285301"/>
      <w:bookmarkStart w:id="147" w:name="_Toc237244943"/>
      <w:r w:rsidRPr="00C26C40">
        <w:t>Primary Jaw Crusher (Block: C</w:t>
      </w:r>
      <w:r w:rsidR="00036624" w:rsidRPr="00C26C40">
        <w:t>RK-201</w:t>
      </w:r>
      <w:r w:rsidRPr="00C26C40">
        <w:t>)</w:t>
      </w:r>
      <w:bookmarkEnd w:id="146"/>
      <w:bookmarkEnd w:id="147"/>
    </w:p>
    <w:p w14:paraId="768C5B0E" w14:textId="05FE88A7" w:rsidR="008D6EC1" w:rsidRPr="00C26C40" w:rsidRDefault="008D6EC1" w:rsidP="008D6EC1">
      <w:r w:rsidRPr="00C26C40">
        <w:t>The initial size reduction of the incoming raw bauxite ore is executed by a heavy-duty, continuous jaw crusher designated as Block C</w:t>
      </w:r>
      <w:r w:rsidR="00036624" w:rsidRPr="00C26C40">
        <w:t>RK-201</w:t>
      </w:r>
      <w:r w:rsidRPr="00C26C40">
        <w:t>. This unit operates on the fundamental principles of Kick's Law of comminution, which postulates that the energy required to reduce the size of a given quantity of material is proportional to the logarithmic ratio of the initial and final particle sizes. The crusher serves to fracture the bulk ore into a manageable particle size distribution suitable for downstream secondary milling.</w:t>
      </w:r>
    </w:p>
    <w:p w14:paraId="018E310F" w14:textId="502C1CAA" w:rsidR="008D6EC1" w:rsidRPr="00C26C40" w:rsidRDefault="008D6EC1" w:rsidP="008D6EC1">
      <w:r w:rsidRPr="00C26C40">
        <w:t>The crusher is specified to process a continuous inlet stream (Stream 1</w:t>
      </w:r>
      <w:r w:rsidR="00F671F6" w:rsidRPr="00C26C40">
        <w:t>02</w:t>
      </w:r>
      <w:r w:rsidRPr="00C26C40">
        <w:t>) with a total mass flow rate of 755.987 kg/hr. Operating with a specified mass-specific power consumption of 4,000.00 J/kg, the unit utilizes a Bond Work Index of 43,051.5 J/kg for the solid substream, reflecting the considerable hardness and high crushing resistance characteristic of unweathered bauxite. A single unit is sufficient to handle this capacity.</w:t>
      </w:r>
    </w:p>
    <w:p w14:paraId="46FCC16C" w14:textId="77777777" w:rsidR="008D6EC1" w:rsidRPr="00C26C40" w:rsidRDefault="008D6EC1" w:rsidP="008D6EC1">
      <w:r w:rsidRPr="00C26C40">
        <w:t xml:space="preserve">The inlet material is characterized by a </w:t>
      </w:r>
      <m:oMath>
        <m:sSub>
          <m:sSubPr>
            <m:ctrlPr>
              <w:rPr>
                <w:rFonts w:ascii="Cambria Math" w:hAnsi="Cambria Math"/>
                <w:i/>
              </w:rPr>
            </m:ctrlPr>
          </m:sSubPr>
          <m:e>
            <m:r>
              <w:rPr>
                <w:rFonts w:ascii="Cambria Math" w:hAnsi="Cambria Math"/>
              </w:rPr>
              <m:t>D</m:t>
            </m:r>
          </m:e>
          <m:sub>
            <m:r>
              <w:rPr>
                <w:rFonts w:ascii="Cambria Math" w:hAnsi="Cambria Math"/>
              </w:rPr>
              <m:t>80</m:t>
            </m:r>
          </m:sub>
        </m:sSub>
      </m:oMath>
      <w:r w:rsidRPr="00C26C40">
        <w:t xml:space="preserve"> (the particle diameter at which 80% of the mass is smaller) of </w:t>
      </w:r>
      <m:oMath>
        <m:r>
          <w:rPr>
            <w:rFonts w:ascii="Cambria Math" w:hAnsi="Cambria Math"/>
          </w:rPr>
          <m:t>0.98 mm</m:t>
        </m:r>
      </m:oMath>
      <w:r w:rsidRPr="00C26C40">
        <w:t xml:space="preserve">, which is systematically reduced to an outlet </w:t>
      </w:r>
      <m:oMath>
        <m:sSub>
          <m:sSubPr>
            <m:ctrlPr>
              <w:rPr>
                <w:rFonts w:ascii="Cambria Math" w:hAnsi="Cambria Math"/>
                <w:i/>
              </w:rPr>
            </m:ctrlPr>
          </m:sSubPr>
          <m:e>
            <m:r>
              <w:rPr>
                <w:rFonts w:ascii="Cambria Math" w:hAnsi="Cambria Math"/>
              </w:rPr>
              <m:t>D</m:t>
            </m:r>
          </m:e>
          <m:sub>
            <m:r>
              <w:rPr>
                <w:rFonts w:ascii="Cambria Math" w:hAnsi="Cambria Math"/>
              </w:rPr>
              <m:t>80</m:t>
            </m:r>
          </m:sub>
        </m:sSub>
      </m:oMath>
      <w:r w:rsidRPr="00C26C40">
        <w:t xml:space="preserve"> of </w:t>
      </w:r>
      <m:oMath>
        <m:r>
          <w:rPr>
            <w:rFonts w:ascii="Cambria Math" w:hAnsi="Cambria Math"/>
          </w:rPr>
          <m:t>88 μm</m:t>
        </m:r>
      </m:oMath>
      <w:r w:rsidRPr="00C26C40">
        <w:t xml:space="preserve">. The Sauter mean diameter undergoes a shift from </w:t>
      </w:r>
      <m:oMath>
        <m:r>
          <w:rPr>
            <w:rFonts w:ascii="Cambria Math" w:hAnsi="Cambria Math"/>
          </w:rPr>
          <m:t>0.9358 μm</m:t>
        </m:r>
      </m:oMath>
      <w:r w:rsidRPr="00C26C40">
        <w:t xml:space="preserve"> at the inlet to </w:t>
      </w:r>
      <m:oMath>
        <m:r>
          <w:rPr>
            <w:rFonts w:ascii="Cambria Math" w:hAnsi="Cambria Math"/>
          </w:rPr>
          <m:t>0.9122 μm</m:t>
        </m:r>
      </m:oMath>
      <w:r w:rsidRPr="00C26C40">
        <w:t xml:space="preserve"> at the outlet.</w:t>
      </w:r>
    </w:p>
    <w:p w14:paraId="6995362F" w14:textId="77777777" w:rsidR="008D6EC1" w:rsidRPr="00C26C40" w:rsidRDefault="008D6EC1" w:rsidP="008D6EC1">
      <w:r w:rsidRPr="00C26C40">
        <w:t xml:space="preserve">Thermodynamically, the process of mechanically fracturing the mineral lattice converts kinetic energy into thermal energy which is reflected in the slight enthalpy variation. The relative </w:t>
      </w:r>
      <w:r w:rsidRPr="00C26C40">
        <w:lastRenderedPageBreak/>
        <w:t xml:space="preserve">difference in the total balance is an infinitesimal </w:t>
      </w:r>
      <m:oMath>
        <m:r>
          <w:rPr>
            <w:rFonts w:ascii="Cambria Math" w:hAnsi="Cambria Math"/>
          </w:rPr>
          <m:t>-12.84 μW</m:t>
        </m:r>
      </m:oMath>
      <w:r w:rsidRPr="00C26C40">
        <w:t>, validating the energy conservation of the comminution model. Due to the highly abrasive nature of high-silica bauxite, the materials of construction for the crushing jaws and internal wear plates must utilize high-manganese austenitic steel (Hadfield steel) or hard-faced chromium-molybdenum alloys to mitigate rapid mechanical degradation and ensure a continuous operational lifecycle.</w:t>
      </w:r>
    </w:p>
    <w:tbl>
      <w:tblPr>
        <w:tblStyle w:val="TableGrid"/>
        <w:tblW w:w="0" w:type="auto"/>
        <w:jc w:val="center"/>
        <w:tblLayout w:type="fixed"/>
        <w:tblLook w:val="01E0" w:firstRow="1" w:lastRow="1" w:firstColumn="1" w:lastColumn="1" w:noHBand="0" w:noVBand="0"/>
      </w:tblPr>
      <w:tblGrid>
        <w:gridCol w:w="3539"/>
        <w:gridCol w:w="1843"/>
      </w:tblGrid>
      <w:tr w:rsidR="008D6EC1" w:rsidRPr="00C26C40" w14:paraId="5EAB76D6" w14:textId="77777777" w:rsidTr="00F671F6">
        <w:trPr>
          <w:trHeight w:val="494"/>
          <w:jc w:val="center"/>
        </w:trPr>
        <w:tc>
          <w:tcPr>
            <w:tcW w:w="3539" w:type="dxa"/>
          </w:tcPr>
          <w:p w14:paraId="1C4C883C" w14:textId="77777777" w:rsidR="008D6EC1" w:rsidRPr="00C26C40" w:rsidRDefault="008D6EC1" w:rsidP="00F671F6">
            <w:pPr>
              <w:pStyle w:val="Table"/>
              <w:rPr>
                <w:lang w:val="en-GB"/>
              </w:rPr>
            </w:pPr>
            <w:r w:rsidRPr="00C26C40">
              <w:rPr>
                <w:lang w:val="en-GB"/>
              </w:rPr>
              <w:t>Parameter</w:t>
            </w:r>
          </w:p>
        </w:tc>
        <w:tc>
          <w:tcPr>
            <w:tcW w:w="1843" w:type="dxa"/>
          </w:tcPr>
          <w:p w14:paraId="3F13337F" w14:textId="77777777" w:rsidR="008D6EC1" w:rsidRPr="00C26C40" w:rsidRDefault="008D6EC1" w:rsidP="00F671F6">
            <w:pPr>
              <w:pStyle w:val="Table"/>
              <w:rPr>
                <w:lang w:val="en-GB"/>
              </w:rPr>
            </w:pPr>
            <w:r w:rsidRPr="00C26C40">
              <w:rPr>
                <w:lang w:val="en-GB"/>
              </w:rPr>
              <w:t>Value</w:t>
            </w:r>
          </w:p>
        </w:tc>
      </w:tr>
      <w:tr w:rsidR="008D6EC1" w:rsidRPr="00C26C40" w14:paraId="39BD8E25" w14:textId="77777777" w:rsidTr="00F671F6">
        <w:trPr>
          <w:trHeight w:val="494"/>
          <w:jc w:val="center"/>
        </w:trPr>
        <w:tc>
          <w:tcPr>
            <w:tcW w:w="3539" w:type="dxa"/>
          </w:tcPr>
          <w:p w14:paraId="72FAD890" w14:textId="77777777" w:rsidR="008D6EC1" w:rsidRPr="00C26C40" w:rsidRDefault="008D6EC1" w:rsidP="00F671F6">
            <w:pPr>
              <w:pStyle w:val="Table"/>
              <w:rPr>
                <w:lang w:val="en-GB"/>
              </w:rPr>
            </w:pPr>
            <w:r w:rsidRPr="00C26C40">
              <w:rPr>
                <w:lang w:val="en-GB"/>
              </w:rPr>
              <w:t>Capacity</w:t>
            </w:r>
          </w:p>
        </w:tc>
        <w:tc>
          <w:tcPr>
            <w:tcW w:w="1843" w:type="dxa"/>
          </w:tcPr>
          <w:p w14:paraId="1C5310F0" w14:textId="77777777" w:rsidR="008D6EC1" w:rsidRPr="00C26C40" w:rsidRDefault="008D6EC1" w:rsidP="00F671F6">
            <w:pPr>
              <w:pStyle w:val="Table"/>
              <w:rPr>
                <w:lang w:val="en-GB"/>
              </w:rPr>
            </w:pPr>
            <m:oMathPara>
              <m:oMath>
                <m:r>
                  <m:rPr>
                    <m:sty m:val="p"/>
                  </m:rPr>
                  <w:rPr>
                    <w:rFonts w:ascii="Cambria Math" w:hAnsi="Cambria Math"/>
                    <w:lang w:val="en-GB"/>
                  </w:rPr>
                  <m:t xml:space="preserve">755.987 </m:t>
                </m:r>
                <m:r>
                  <w:rPr>
                    <w:rFonts w:ascii="Cambria Math" w:hAnsi="Cambria Math"/>
                    <w:spacing w:val="-2"/>
                    <w:lang w:val="en-GB"/>
                  </w:rPr>
                  <m:t>kg</m:t>
                </m:r>
                <m:r>
                  <m:rPr>
                    <m:sty m:val="p"/>
                  </m:rPr>
                  <w:rPr>
                    <w:rFonts w:ascii="Cambria Math" w:hAnsi="Cambria Math"/>
                    <w:spacing w:val="-2"/>
                    <w:lang w:val="en-GB"/>
                  </w:rPr>
                  <m:t>/</m:t>
                </m:r>
                <m:r>
                  <w:rPr>
                    <w:rFonts w:ascii="Cambria Math" w:hAnsi="Cambria Math"/>
                    <w:spacing w:val="-2"/>
                    <w:lang w:val="en-GB"/>
                  </w:rPr>
                  <m:t>hr</m:t>
                </m:r>
              </m:oMath>
            </m:oMathPara>
          </w:p>
        </w:tc>
      </w:tr>
      <w:tr w:rsidR="008D6EC1" w:rsidRPr="00C26C40" w14:paraId="6A54E5A3" w14:textId="77777777" w:rsidTr="00F671F6">
        <w:trPr>
          <w:trHeight w:val="494"/>
          <w:jc w:val="center"/>
        </w:trPr>
        <w:tc>
          <w:tcPr>
            <w:tcW w:w="3539" w:type="dxa"/>
          </w:tcPr>
          <w:p w14:paraId="3802FBCE" w14:textId="77777777" w:rsidR="008D6EC1" w:rsidRPr="00C26C40" w:rsidRDefault="008D6EC1" w:rsidP="00F671F6">
            <w:pPr>
              <w:pStyle w:val="Table"/>
              <w:rPr>
                <w:lang w:val="en-GB"/>
              </w:rPr>
            </w:pPr>
            <w:r w:rsidRPr="00C26C40">
              <w:rPr>
                <w:lang w:val="en-GB"/>
              </w:rPr>
              <w:t xml:space="preserve">Enthalpy </w:t>
            </w:r>
            <w:r w:rsidRPr="00C26C40">
              <w:rPr>
                <w:spacing w:val="-4"/>
                <w:lang w:val="en-GB"/>
              </w:rPr>
              <w:t>(In)</w:t>
            </w:r>
          </w:p>
        </w:tc>
        <w:tc>
          <w:tcPr>
            <w:tcW w:w="1843" w:type="dxa"/>
          </w:tcPr>
          <w:p w14:paraId="6582E9EC" w14:textId="77777777" w:rsidR="008D6EC1" w:rsidRPr="00C26C40" w:rsidRDefault="008D6EC1" w:rsidP="00F671F6">
            <w:pPr>
              <w:pStyle w:val="Table"/>
              <w:rPr>
                <w:lang w:val="en-GB"/>
              </w:rPr>
            </w:pPr>
            <m:oMathPara>
              <m:oMath>
                <m:r>
                  <m:rPr>
                    <m:sty m:val="p"/>
                  </m:rPr>
                  <w:rPr>
                    <w:rFonts w:ascii="Cambria Math" w:hAnsi="Cambria Math"/>
                    <w:lang w:val="en-GB"/>
                  </w:rPr>
                  <m:t xml:space="preserve">-3.27 </m:t>
                </m:r>
                <m:r>
                  <w:rPr>
                    <w:rFonts w:ascii="Cambria Math" w:hAnsi="Cambria Math"/>
                    <w:spacing w:val="-2"/>
                    <w:lang w:val="en-GB"/>
                  </w:rPr>
                  <m:t>M</m:t>
                </m:r>
                <m:r>
                  <w:rPr>
                    <w:rFonts w:ascii="Cambria Math" w:hAnsi="Cambria Math"/>
                    <w:spacing w:val="-4"/>
                    <w:lang w:val="en-GB"/>
                  </w:rPr>
                  <m:t>W</m:t>
                </m:r>
              </m:oMath>
            </m:oMathPara>
          </w:p>
        </w:tc>
      </w:tr>
      <w:tr w:rsidR="008D6EC1" w:rsidRPr="00C26C40" w14:paraId="76634B01" w14:textId="77777777" w:rsidTr="00F671F6">
        <w:trPr>
          <w:trHeight w:val="494"/>
          <w:jc w:val="center"/>
        </w:trPr>
        <w:tc>
          <w:tcPr>
            <w:tcW w:w="3539" w:type="dxa"/>
          </w:tcPr>
          <w:p w14:paraId="55FA956D" w14:textId="77777777" w:rsidR="008D6EC1" w:rsidRPr="00C26C40" w:rsidRDefault="008D6EC1" w:rsidP="00F671F6">
            <w:pPr>
              <w:pStyle w:val="Table"/>
              <w:rPr>
                <w:lang w:val="en-GB"/>
              </w:rPr>
            </w:pPr>
            <w:r w:rsidRPr="00C26C40">
              <w:rPr>
                <w:lang w:val="en-GB"/>
              </w:rPr>
              <w:t xml:space="preserve">Maximum no. Of flash </w:t>
            </w:r>
            <w:r w:rsidRPr="00C26C40">
              <w:rPr>
                <w:spacing w:val="-2"/>
                <w:lang w:val="en-GB"/>
              </w:rPr>
              <w:t>iterations</w:t>
            </w:r>
          </w:p>
        </w:tc>
        <w:tc>
          <w:tcPr>
            <w:tcW w:w="1843" w:type="dxa"/>
          </w:tcPr>
          <w:p w14:paraId="09435011" w14:textId="77777777" w:rsidR="008D6EC1" w:rsidRPr="00C26C40" w:rsidRDefault="008D6EC1" w:rsidP="00F671F6">
            <w:pPr>
              <w:pStyle w:val="Table"/>
              <w:rPr>
                <w:lang w:val="en-GB"/>
              </w:rPr>
            </w:pPr>
            <m:oMathPara>
              <m:oMath>
                <m:r>
                  <m:rPr>
                    <m:sty m:val="p"/>
                  </m:rPr>
                  <w:rPr>
                    <w:rFonts w:ascii="Cambria Math" w:hAnsi="Cambria Math"/>
                    <w:lang w:val="en-GB"/>
                  </w:rPr>
                  <m:t>30</m:t>
                </m:r>
              </m:oMath>
            </m:oMathPara>
          </w:p>
        </w:tc>
      </w:tr>
      <w:tr w:rsidR="008D6EC1" w:rsidRPr="00C26C40" w14:paraId="6A81D54A" w14:textId="77777777" w:rsidTr="00F671F6">
        <w:trPr>
          <w:trHeight w:val="479"/>
          <w:jc w:val="center"/>
        </w:trPr>
        <w:tc>
          <w:tcPr>
            <w:tcW w:w="3539" w:type="dxa"/>
          </w:tcPr>
          <w:p w14:paraId="5A41535B" w14:textId="77777777" w:rsidR="008D6EC1" w:rsidRPr="00C26C40" w:rsidRDefault="008D6EC1" w:rsidP="00F671F6">
            <w:pPr>
              <w:pStyle w:val="Table"/>
              <w:rPr>
                <w:lang w:val="en-GB"/>
              </w:rPr>
            </w:pPr>
            <w:r w:rsidRPr="00C26C40">
              <w:rPr>
                <w:lang w:val="en-GB"/>
              </w:rPr>
              <w:t>Larger</w:t>
            </w:r>
            <w:r w:rsidRPr="00C26C40">
              <w:rPr>
                <w:spacing w:val="-5"/>
                <w:lang w:val="en-GB"/>
              </w:rPr>
              <w:t xml:space="preserve"> </w:t>
            </w:r>
            <w:r w:rsidRPr="00C26C40">
              <w:rPr>
                <w:lang w:val="en-GB"/>
              </w:rPr>
              <w:t>than 80% of inlet</w:t>
            </w:r>
            <w:r w:rsidRPr="00C26C40">
              <w:rPr>
                <w:spacing w:val="-5"/>
                <w:lang w:val="en-GB"/>
              </w:rPr>
              <w:t xml:space="preserve"> </w:t>
            </w:r>
            <w:r w:rsidRPr="00C26C40">
              <w:rPr>
                <w:lang w:val="en-GB"/>
              </w:rPr>
              <w:t xml:space="preserve">mass </w:t>
            </w:r>
          </w:p>
        </w:tc>
        <w:tc>
          <w:tcPr>
            <w:tcW w:w="1843" w:type="dxa"/>
          </w:tcPr>
          <w:p w14:paraId="1727BCC7" w14:textId="77777777" w:rsidR="008D6EC1" w:rsidRPr="00C26C40" w:rsidRDefault="008D6EC1" w:rsidP="00F671F6">
            <w:pPr>
              <w:pStyle w:val="Table"/>
              <w:rPr>
                <w:lang w:val="en-GB"/>
              </w:rPr>
            </w:pPr>
            <m:oMathPara>
              <m:oMath>
                <m:r>
                  <m:rPr>
                    <m:sty m:val="p"/>
                  </m:rPr>
                  <w:rPr>
                    <w:rFonts w:ascii="Cambria Math" w:hAnsi="Cambria Math"/>
                    <w:lang w:val="en-GB"/>
                  </w:rPr>
                  <m:t xml:space="preserve">0.98038 </m:t>
                </m:r>
                <m:r>
                  <w:rPr>
                    <w:rFonts w:ascii="Cambria Math" w:hAnsi="Cambria Math"/>
                    <w:lang w:val="en-GB"/>
                  </w:rPr>
                  <m:t>mm</m:t>
                </m:r>
              </m:oMath>
            </m:oMathPara>
          </w:p>
        </w:tc>
      </w:tr>
      <w:tr w:rsidR="008D6EC1" w:rsidRPr="00C26C40" w14:paraId="12F9F5FB" w14:textId="77777777" w:rsidTr="00F671F6">
        <w:trPr>
          <w:trHeight w:val="494"/>
          <w:jc w:val="center"/>
        </w:trPr>
        <w:tc>
          <w:tcPr>
            <w:tcW w:w="3539" w:type="dxa"/>
          </w:tcPr>
          <w:p w14:paraId="11E05E2A" w14:textId="77777777" w:rsidR="008D6EC1" w:rsidRPr="00C26C40" w:rsidRDefault="008D6EC1" w:rsidP="00F671F6">
            <w:pPr>
              <w:pStyle w:val="Table"/>
              <w:rPr>
                <w:lang w:val="en-GB"/>
              </w:rPr>
            </w:pPr>
            <w:r w:rsidRPr="00C26C40">
              <w:rPr>
                <w:lang w:val="en-GB"/>
              </w:rPr>
              <w:t>Larger</w:t>
            </w:r>
            <w:r w:rsidRPr="00C26C40">
              <w:rPr>
                <w:spacing w:val="-5"/>
                <w:lang w:val="en-GB"/>
              </w:rPr>
              <w:t xml:space="preserve"> </w:t>
            </w:r>
            <w:r w:rsidRPr="00C26C40">
              <w:rPr>
                <w:lang w:val="en-GB"/>
              </w:rPr>
              <w:t>than 80% of outlet</w:t>
            </w:r>
            <w:r w:rsidRPr="00C26C40">
              <w:rPr>
                <w:spacing w:val="-5"/>
                <w:lang w:val="en-GB"/>
              </w:rPr>
              <w:t xml:space="preserve"> </w:t>
            </w:r>
            <w:r w:rsidRPr="00C26C40">
              <w:rPr>
                <w:lang w:val="en-GB"/>
              </w:rPr>
              <w:t>mass</w:t>
            </w:r>
          </w:p>
        </w:tc>
        <w:tc>
          <w:tcPr>
            <w:tcW w:w="1843" w:type="dxa"/>
          </w:tcPr>
          <w:p w14:paraId="67892269" w14:textId="77777777" w:rsidR="008D6EC1" w:rsidRPr="00C26C40" w:rsidRDefault="008D6EC1" w:rsidP="00F671F6">
            <w:pPr>
              <w:pStyle w:val="Table"/>
              <w:rPr>
                <w:lang w:val="en-GB"/>
              </w:rPr>
            </w:pPr>
            <m:oMathPara>
              <m:oMath>
                <m:r>
                  <m:rPr>
                    <m:sty m:val="p"/>
                  </m:rPr>
                  <w:rPr>
                    <w:rFonts w:ascii="Cambria Math" w:hAnsi="Cambria Math"/>
                    <w:lang w:val="en-GB"/>
                  </w:rPr>
                  <m:t xml:space="preserve">8.84771 </m:t>
                </m:r>
                <m:r>
                  <w:rPr>
                    <w:rFonts w:ascii="Cambria Math" w:hAnsi="Cambria Math"/>
                    <w:lang w:val="en-GB"/>
                  </w:rPr>
                  <m:t>μm</m:t>
                </m:r>
              </m:oMath>
            </m:oMathPara>
          </w:p>
        </w:tc>
      </w:tr>
      <w:tr w:rsidR="008D6EC1" w:rsidRPr="00C26C40" w14:paraId="1D18DBBF" w14:textId="77777777" w:rsidTr="00F671F6">
        <w:trPr>
          <w:trHeight w:val="494"/>
          <w:jc w:val="center"/>
        </w:trPr>
        <w:tc>
          <w:tcPr>
            <w:tcW w:w="3539" w:type="dxa"/>
          </w:tcPr>
          <w:p w14:paraId="1A5E5DE0" w14:textId="77777777" w:rsidR="008D6EC1" w:rsidRPr="00C26C40" w:rsidRDefault="008D6EC1" w:rsidP="00F671F6">
            <w:pPr>
              <w:pStyle w:val="Table"/>
              <w:rPr>
                <w:lang w:val="en-GB"/>
              </w:rPr>
            </w:pPr>
            <w:r w:rsidRPr="00C26C40">
              <w:rPr>
                <w:lang w:val="en-GB"/>
              </w:rPr>
              <w:t xml:space="preserve">D80 reduction </w:t>
            </w:r>
            <w:r w:rsidRPr="00C26C40">
              <w:rPr>
                <w:spacing w:val="-2"/>
                <w:lang w:val="en-GB"/>
              </w:rPr>
              <w:t>ratio</w:t>
            </w:r>
          </w:p>
        </w:tc>
        <w:tc>
          <w:tcPr>
            <w:tcW w:w="1843" w:type="dxa"/>
          </w:tcPr>
          <w:p w14:paraId="31441CFD" w14:textId="77777777" w:rsidR="008D6EC1" w:rsidRPr="00C26C40" w:rsidRDefault="008D6EC1" w:rsidP="00F671F6">
            <w:pPr>
              <w:pStyle w:val="Table"/>
              <w:rPr>
                <w:lang w:val="en-GB"/>
              </w:rPr>
            </w:pPr>
            <m:oMathPara>
              <m:oMath>
                <m:r>
                  <m:rPr>
                    <m:sty m:val="p"/>
                  </m:rPr>
                  <w:rPr>
                    <w:rFonts w:ascii="Cambria Math" w:hAnsi="Cambria Math"/>
                    <w:lang w:val="en-GB"/>
                  </w:rPr>
                  <m:t>11.0806</m:t>
                </m:r>
              </m:oMath>
            </m:oMathPara>
          </w:p>
        </w:tc>
      </w:tr>
      <w:tr w:rsidR="008D6EC1" w:rsidRPr="00C26C40" w14:paraId="0DA04437" w14:textId="77777777" w:rsidTr="00F671F6">
        <w:trPr>
          <w:trHeight w:val="479"/>
          <w:jc w:val="center"/>
        </w:trPr>
        <w:tc>
          <w:tcPr>
            <w:tcW w:w="3539" w:type="dxa"/>
          </w:tcPr>
          <w:p w14:paraId="5DB2ECF3" w14:textId="77777777" w:rsidR="008D6EC1" w:rsidRPr="00C26C40" w:rsidRDefault="008D6EC1" w:rsidP="00F671F6">
            <w:pPr>
              <w:pStyle w:val="Table"/>
              <w:rPr>
                <w:lang w:val="en-GB"/>
              </w:rPr>
            </w:pPr>
            <w:r w:rsidRPr="00C26C40">
              <w:rPr>
                <w:lang w:val="en-GB"/>
              </w:rPr>
              <w:t xml:space="preserve">D50 reduction </w:t>
            </w:r>
            <w:r w:rsidRPr="00C26C40">
              <w:rPr>
                <w:spacing w:val="-2"/>
                <w:lang w:val="en-GB"/>
              </w:rPr>
              <w:t>ratio</w:t>
            </w:r>
          </w:p>
        </w:tc>
        <w:tc>
          <w:tcPr>
            <w:tcW w:w="1843" w:type="dxa"/>
          </w:tcPr>
          <w:p w14:paraId="343919D1" w14:textId="77777777" w:rsidR="008D6EC1" w:rsidRPr="00C26C40" w:rsidRDefault="008D6EC1" w:rsidP="00F671F6">
            <w:pPr>
              <w:pStyle w:val="Table"/>
              <w:rPr>
                <w:lang w:val="en-GB"/>
              </w:rPr>
            </w:pPr>
            <m:oMathPara>
              <m:oMath>
                <m:r>
                  <m:rPr>
                    <m:sty m:val="p"/>
                  </m:rPr>
                  <w:rPr>
                    <w:rFonts w:ascii="Cambria Math" w:hAnsi="Cambria Math"/>
                    <w:lang w:val="en-GB"/>
                  </w:rPr>
                  <m:t>12.0452</m:t>
                </m:r>
              </m:oMath>
            </m:oMathPara>
          </w:p>
        </w:tc>
      </w:tr>
      <w:tr w:rsidR="008D6EC1" w:rsidRPr="00C26C40" w14:paraId="762A08C1" w14:textId="77777777" w:rsidTr="00F671F6">
        <w:trPr>
          <w:trHeight w:val="494"/>
          <w:jc w:val="center"/>
        </w:trPr>
        <w:tc>
          <w:tcPr>
            <w:tcW w:w="3539" w:type="dxa"/>
          </w:tcPr>
          <w:p w14:paraId="5865AAED" w14:textId="77777777" w:rsidR="008D6EC1" w:rsidRPr="0097619E" w:rsidRDefault="008D6EC1" w:rsidP="00F671F6">
            <w:pPr>
              <w:pStyle w:val="Table"/>
              <w:rPr>
                <w:lang w:val="de-DE"/>
              </w:rPr>
            </w:pPr>
            <w:r w:rsidRPr="0097619E">
              <w:rPr>
                <w:lang w:val="de-DE"/>
              </w:rPr>
              <w:t>Sauter</w:t>
            </w:r>
            <w:r w:rsidRPr="0097619E">
              <w:rPr>
                <w:spacing w:val="-9"/>
                <w:lang w:val="de-DE"/>
              </w:rPr>
              <w:t xml:space="preserve"> </w:t>
            </w:r>
            <w:r w:rsidRPr="0097619E">
              <w:rPr>
                <w:lang w:val="de-DE"/>
              </w:rPr>
              <w:t>diameter</w:t>
            </w:r>
            <w:r w:rsidRPr="0097619E">
              <w:rPr>
                <w:spacing w:val="-16"/>
                <w:lang w:val="de-DE"/>
              </w:rPr>
              <w:t xml:space="preserve"> </w:t>
            </w:r>
            <w:r w:rsidRPr="0097619E">
              <w:rPr>
                <w:lang w:val="de-DE"/>
              </w:rPr>
              <w:t>at</w:t>
            </w:r>
            <w:r w:rsidRPr="0097619E">
              <w:rPr>
                <w:spacing w:val="-10"/>
                <w:lang w:val="de-DE"/>
              </w:rPr>
              <w:t xml:space="preserve"> </w:t>
            </w:r>
            <w:r w:rsidRPr="0097619E">
              <w:rPr>
                <w:lang w:val="de-DE"/>
              </w:rPr>
              <w:t>inlet</w:t>
            </w:r>
            <w:r w:rsidRPr="0097619E">
              <w:rPr>
                <w:spacing w:val="-9"/>
                <w:lang w:val="de-DE"/>
              </w:rPr>
              <w:t xml:space="preserve"> </w:t>
            </w:r>
            <w:r w:rsidRPr="0097619E">
              <w:rPr>
                <w:spacing w:val="-2"/>
                <w:lang w:val="de-DE"/>
              </w:rPr>
              <w:t>meter</w:t>
            </w:r>
          </w:p>
        </w:tc>
        <w:tc>
          <w:tcPr>
            <w:tcW w:w="1843" w:type="dxa"/>
          </w:tcPr>
          <w:p w14:paraId="4F5B21BC" w14:textId="77777777" w:rsidR="008D6EC1" w:rsidRPr="00C26C40" w:rsidRDefault="008D6EC1" w:rsidP="00F671F6">
            <w:pPr>
              <w:pStyle w:val="Table"/>
              <w:rPr>
                <w:lang w:val="en-GB"/>
              </w:rPr>
            </w:pPr>
            <m:oMathPara>
              <m:oMath>
                <m:r>
                  <m:rPr>
                    <m:sty m:val="p"/>
                  </m:rPr>
                  <w:rPr>
                    <w:rFonts w:ascii="Cambria Math" w:hAnsi="Cambria Math"/>
                    <w:lang w:val="en-GB"/>
                  </w:rPr>
                  <m:t>0.935837</m:t>
                </m:r>
                <m:r>
                  <w:rPr>
                    <w:rFonts w:ascii="Cambria Math" w:hAnsi="Cambria Math"/>
                    <w:lang w:val="en-GB"/>
                  </w:rPr>
                  <m:t>μm</m:t>
                </m:r>
              </m:oMath>
            </m:oMathPara>
          </w:p>
        </w:tc>
      </w:tr>
      <w:tr w:rsidR="008D6EC1" w:rsidRPr="00C26C40" w14:paraId="28AA025D" w14:textId="77777777" w:rsidTr="00F671F6">
        <w:trPr>
          <w:trHeight w:val="494"/>
          <w:jc w:val="center"/>
        </w:trPr>
        <w:tc>
          <w:tcPr>
            <w:tcW w:w="3539" w:type="dxa"/>
          </w:tcPr>
          <w:p w14:paraId="459EBDB0" w14:textId="77777777" w:rsidR="008D6EC1" w:rsidRPr="00C26C40" w:rsidRDefault="008D6EC1" w:rsidP="00F671F6">
            <w:pPr>
              <w:pStyle w:val="Table"/>
              <w:rPr>
                <w:lang w:val="en-GB"/>
              </w:rPr>
            </w:pPr>
            <w:r w:rsidRPr="00C26C40">
              <w:rPr>
                <w:lang w:val="en-GB"/>
              </w:rPr>
              <w:t>Sauter</w:t>
            </w:r>
            <w:r w:rsidRPr="00C26C40">
              <w:rPr>
                <w:spacing w:val="-9"/>
                <w:lang w:val="en-GB"/>
              </w:rPr>
              <w:t xml:space="preserve"> </w:t>
            </w:r>
            <w:r w:rsidRPr="00C26C40">
              <w:rPr>
                <w:lang w:val="en-GB"/>
              </w:rPr>
              <w:t>diameter</w:t>
            </w:r>
            <w:r w:rsidRPr="00C26C40">
              <w:rPr>
                <w:spacing w:val="-16"/>
                <w:lang w:val="en-GB"/>
              </w:rPr>
              <w:t xml:space="preserve"> </w:t>
            </w:r>
            <w:r w:rsidRPr="00C26C40">
              <w:rPr>
                <w:lang w:val="en-GB"/>
              </w:rPr>
              <w:t>at</w:t>
            </w:r>
            <w:r w:rsidRPr="00C26C40">
              <w:rPr>
                <w:spacing w:val="-10"/>
                <w:lang w:val="en-GB"/>
              </w:rPr>
              <w:t xml:space="preserve"> </w:t>
            </w:r>
            <w:r w:rsidRPr="00C26C40">
              <w:rPr>
                <w:lang w:val="en-GB"/>
              </w:rPr>
              <w:t>outlet</w:t>
            </w:r>
            <w:r w:rsidRPr="00C26C40">
              <w:rPr>
                <w:spacing w:val="-9"/>
                <w:lang w:val="en-GB"/>
              </w:rPr>
              <w:t xml:space="preserve"> </w:t>
            </w:r>
            <w:r w:rsidRPr="00C26C40">
              <w:rPr>
                <w:spacing w:val="-2"/>
                <w:lang w:val="en-GB"/>
              </w:rPr>
              <w:t>meter</w:t>
            </w:r>
          </w:p>
        </w:tc>
        <w:tc>
          <w:tcPr>
            <w:tcW w:w="1843" w:type="dxa"/>
          </w:tcPr>
          <w:p w14:paraId="75DFE03A" w14:textId="77777777" w:rsidR="008D6EC1" w:rsidRPr="00C26C40" w:rsidRDefault="008D6EC1" w:rsidP="00F671F6">
            <w:pPr>
              <w:pStyle w:val="Table"/>
              <w:rPr>
                <w:lang w:val="en-GB"/>
              </w:rPr>
            </w:pPr>
            <m:oMathPara>
              <m:oMath>
                <m:r>
                  <m:rPr>
                    <m:sty m:val="p"/>
                  </m:rPr>
                  <w:rPr>
                    <w:rFonts w:ascii="Cambria Math" w:hAnsi="Cambria Math"/>
                    <w:lang w:val="en-GB"/>
                  </w:rPr>
                  <m:t xml:space="preserve">0.912178 </m:t>
                </m:r>
                <m:r>
                  <w:rPr>
                    <w:rFonts w:ascii="Cambria Math" w:hAnsi="Cambria Math"/>
                    <w:lang w:val="en-GB"/>
                  </w:rPr>
                  <m:t>μm</m:t>
                </m:r>
              </m:oMath>
            </m:oMathPara>
          </w:p>
        </w:tc>
      </w:tr>
      <w:tr w:rsidR="008D6EC1" w:rsidRPr="00C26C40" w14:paraId="735DE99D" w14:textId="77777777" w:rsidTr="00F671F6">
        <w:trPr>
          <w:trHeight w:val="494"/>
          <w:jc w:val="center"/>
        </w:trPr>
        <w:tc>
          <w:tcPr>
            <w:tcW w:w="3539" w:type="dxa"/>
          </w:tcPr>
          <w:p w14:paraId="1D2975D7" w14:textId="77777777" w:rsidR="008D6EC1" w:rsidRPr="00C26C40" w:rsidRDefault="008D6EC1" w:rsidP="00F671F6">
            <w:pPr>
              <w:pStyle w:val="Table"/>
              <w:rPr>
                <w:lang w:val="en-GB"/>
              </w:rPr>
            </w:pPr>
            <w:r w:rsidRPr="00C26C40">
              <w:rPr>
                <w:lang w:val="en-GB"/>
              </w:rPr>
              <w:t>Material of construction</w:t>
            </w:r>
          </w:p>
        </w:tc>
        <w:tc>
          <w:tcPr>
            <w:tcW w:w="1843" w:type="dxa"/>
          </w:tcPr>
          <w:p w14:paraId="5A9A7A97" w14:textId="77777777" w:rsidR="008D6EC1" w:rsidRPr="00C26C40" w:rsidRDefault="008D6EC1" w:rsidP="00C03467">
            <w:pPr>
              <w:pStyle w:val="Table"/>
              <w:keepNext/>
              <w:rPr>
                <w:lang w:val="en-GB"/>
              </w:rPr>
            </w:pPr>
            <w:r w:rsidRPr="00C26C40">
              <w:rPr>
                <w:lang w:val="en-GB"/>
              </w:rPr>
              <w:t>Austenitic steel</w:t>
            </w:r>
          </w:p>
        </w:tc>
      </w:tr>
    </w:tbl>
    <w:p w14:paraId="74D8286A" w14:textId="4B071DFD" w:rsidR="008D6EC1" w:rsidRPr="00C26C40" w:rsidRDefault="00C03467" w:rsidP="00C03467">
      <w:pPr>
        <w:pStyle w:val="Caption"/>
      </w:pPr>
      <w:bookmarkStart w:id="148" w:name="_Toc237220047"/>
      <w:r w:rsidRPr="00C26C40">
        <w:t xml:space="preserve">Figure </w:t>
      </w:r>
      <w:fldSimple w:instr=" STYLEREF 1 \s ">
        <w:r w:rsidR="006221B8">
          <w:rPr>
            <w:noProof/>
          </w:rPr>
          <w:t>5</w:t>
        </w:r>
      </w:fldSimple>
      <w:r w:rsidR="00E162A1">
        <w:noBreakHyphen/>
      </w:r>
      <w:fldSimple w:instr=" SEQ Figure \* ARABIC \s 1 ">
        <w:r w:rsidR="006221B8">
          <w:rPr>
            <w:noProof/>
          </w:rPr>
          <w:t>1</w:t>
        </w:r>
      </w:fldSimple>
      <w:r w:rsidRPr="00C26C40">
        <w:t xml:space="preserve"> Design summary for primary jaw crusher, C</w:t>
      </w:r>
      <w:r w:rsidR="00036624" w:rsidRPr="00C26C40">
        <w:t>RK-201</w:t>
      </w:r>
      <w:bookmarkEnd w:id="148"/>
    </w:p>
    <w:p w14:paraId="767E2390" w14:textId="77777777" w:rsidR="00C03467" w:rsidRPr="00C26C40" w:rsidRDefault="00C03467" w:rsidP="00C03467"/>
    <w:p w14:paraId="54DB5776" w14:textId="26F4A9A7" w:rsidR="00C03467" w:rsidRPr="00C26C40" w:rsidRDefault="008D6EC1" w:rsidP="00C03467">
      <w:pPr>
        <w:keepNext/>
      </w:pPr>
      <w:r w:rsidRPr="00C26C40">
        <w:rPr>
          <w:noProof/>
        </w:rPr>
        <w:drawing>
          <wp:inline distT="0" distB="0" distL="0" distR="0" wp14:anchorId="021CEFEF" wp14:editId="2B2D67A3">
            <wp:extent cx="2620537" cy="1965012"/>
            <wp:effectExtent l="0" t="0" r="8890" b="0"/>
            <wp:docPr id="278410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46138" cy="1984209"/>
                    </a:xfrm>
                    <a:prstGeom prst="rect">
                      <a:avLst/>
                    </a:prstGeom>
                    <a:noFill/>
                    <a:ln>
                      <a:noFill/>
                    </a:ln>
                  </pic:spPr>
                </pic:pic>
              </a:graphicData>
            </a:graphic>
          </wp:inline>
        </w:drawing>
      </w:r>
      <w:r w:rsidR="00C03467" w:rsidRPr="00C26C40">
        <w:rPr>
          <w:noProof/>
        </w:rPr>
        <w:drawing>
          <wp:inline distT="0" distB="0" distL="0" distR="0" wp14:anchorId="131D28E3" wp14:editId="60B64F4D">
            <wp:extent cx="2606949" cy="1954824"/>
            <wp:effectExtent l="0" t="0" r="3175" b="7620"/>
            <wp:docPr id="156527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97637" cy="2022826"/>
                    </a:xfrm>
                    <a:prstGeom prst="rect">
                      <a:avLst/>
                    </a:prstGeom>
                    <a:noFill/>
                    <a:ln>
                      <a:noFill/>
                    </a:ln>
                  </pic:spPr>
                </pic:pic>
              </a:graphicData>
            </a:graphic>
          </wp:inline>
        </w:drawing>
      </w:r>
    </w:p>
    <w:p w14:paraId="7DB73B4E" w14:textId="5C68547F" w:rsidR="00C03467" w:rsidRPr="00C26C40" w:rsidRDefault="00C03467" w:rsidP="00C03467">
      <w:pPr>
        <w:pStyle w:val="Caption"/>
        <w:jc w:val="both"/>
      </w:pPr>
      <w:bookmarkStart w:id="149" w:name="_Toc237220048"/>
      <w:r w:rsidRPr="00C26C40">
        <w:t xml:space="preserve">Figure </w:t>
      </w:r>
      <w:fldSimple w:instr=" STYLEREF 1 \s ">
        <w:r w:rsidR="006221B8">
          <w:rPr>
            <w:noProof/>
          </w:rPr>
          <w:t>5</w:t>
        </w:r>
      </w:fldSimple>
      <w:r w:rsidR="00E162A1">
        <w:noBreakHyphen/>
      </w:r>
      <w:fldSimple w:instr=" SEQ Figure \* ARABIC \s 1 ">
        <w:r w:rsidR="006221B8">
          <w:rPr>
            <w:noProof/>
          </w:rPr>
          <w:t>2</w:t>
        </w:r>
      </w:fldSimple>
      <w:r w:rsidRPr="00C26C40">
        <w:t xml:space="preserve"> Particle size distribution of the input and output of the Jaw Crusher, C</w:t>
      </w:r>
      <w:r w:rsidR="00036624" w:rsidRPr="00C26C40">
        <w:t>RK-201</w:t>
      </w:r>
      <w:bookmarkEnd w:id="149"/>
    </w:p>
    <w:p w14:paraId="2393586E" w14:textId="36E509E9" w:rsidR="008D6EC1" w:rsidRPr="00C26C40" w:rsidRDefault="008D6EC1" w:rsidP="008D6EC1"/>
    <w:p w14:paraId="66B4396B" w14:textId="77777777" w:rsidR="008D6EC1" w:rsidRPr="00C26C40" w:rsidRDefault="008D6EC1" w:rsidP="00134FFF">
      <w:pPr>
        <w:pStyle w:val="Heading3"/>
      </w:pPr>
      <w:bookmarkStart w:id="150" w:name="_Toc235285302"/>
      <w:bookmarkStart w:id="151" w:name="_Toc237244944"/>
      <w:r w:rsidRPr="00C26C40">
        <w:lastRenderedPageBreak/>
        <w:t>Solid Handling Hopper and Mixer (Block: H-301)</w:t>
      </w:r>
      <w:bookmarkEnd w:id="150"/>
      <w:bookmarkEnd w:id="151"/>
    </w:p>
    <w:p w14:paraId="2B0BA653" w14:textId="1CFD9BBE" w:rsidR="008D6EC1" w:rsidRPr="00C26C40" w:rsidRDefault="008D6EC1" w:rsidP="008D6EC1">
      <w:r w:rsidRPr="00C26C40">
        <w:t xml:space="preserve">This unit is designed to continuously process an inlet stream of 687.215 kg/hr. The thermodynamic calculation parameters specify a two-phase flash operation with a maximum of 30 iterations and a convergence tolerance of 0.0001. The unit operates isobarically at the minimum of the inlet stream pressures. The mass and energy balances are completely neutral, with both inlet and outlet streams registering a mass of 687.215 kg/hr and an enthalpy of </w:t>
      </w:r>
      <m:oMath>
        <m:r>
          <w:rPr>
            <w:rFonts w:ascii="Cambria Math" w:hAnsi="Cambria Math"/>
          </w:rPr>
          <m:t>-2.81 MW</m:t>
        </m:r>
      </m:oMath>
      <w:r w:rsidRPr="00C26C40">
        <w:t>. A single unit is sufficient. The vessel is constructed of standard carbon steel and equipped with internal pneumatic fluidisers or mechanical paddle agitators to prevent rat-holing, bridging, and the agglomeration of the hygroscopic calcium aluminate powder.</w:t>
      </w:r>
    </w:p>
    <w:p w14:paraId="7496FD1D" w14:textId="44FEBE2B" w:rsidR="008D6EC1" w:rsidRPr="00C26C40" w:rsidRDefault="008D6EC1" w:rsidP="00F02060">
      <w:pPr>
        <w:pStyle w:val="Heading2"/>
      </w:pPr>
      <w:bookmarkStart w:id="152" w:name="_Toc235285303"/>
      <w:bookmarkStart w:id="153" w:name="_Toc237244945"/>
      <w:r w:rsidRPr="00C26C40">
        <w:t>High-Temperature Pyrometallurgical Pre-Treatment</w:t>
      </w:r>
      <w:bookmarkEnd w:id="152"/>
      <w:bookmarkEnd w:id="153"/>
    </w:p>
    <w:p w14:paraId="5F792723" w14:textId="77777777" w:rsidR="008D6EC1" w:rsidRPr="00C26C40" w:rsidRDefault="008D6EC1" w:rsidP="00134FFF">
      <w:pPr>
        <w:pStyle w:val="Heading3"/>
      </w:pPr>
      <w:bookmarkStart w:id="154" w:name="_Toc235285305"/>
      <w:bookmarkStart w:id="155" w:name="_Toc237244946"/>
      <w:r w:rsidRPr="00C26C40">
        <w:t>High-Temperature Fabric Filter Baghouse (Block: BH-101)</w:t>
      </w:r>
      <w:bookmarkEnd w:id="154"/>
      <w:bookmarkEnd w:id="155"/>
    </w:p>
    <w:p w14:paraId="45DF4F3E" w14:textId="598805D3" w:rsidR="008D6EC1" w:rsidRPr="00C26C40" w:rsidRDefault="008D6EC1" w:rsidP="008D6EC1">
      <w:r w:rsidRPr="00C26C40">
        <w:t xml:space="preserve">The particulate-laden flue gases exiting the roasting circuit at elevated temperatures must be rigorously filtered. This serves a dual purpose: recovering </w:t>
      </w:r>
      <w:r w:rsidR="008F310A" w:rsidRPr="00C26C40">
        <w:t>valuable, entrained</w:t>
      </w:r>
      <w:r w:rsidRPr="00C26C40">
        <w:t xml:space="preserve"> bauxite fines and ensuring strict compliance with atmospheric emission limits. The Baghouse (Block: BH-</w:t>
      </w:r>
      <w:r w:rsidR="008F310A" w:rsidRPr="00C26C40">
        <w:t>3</w:t>
      </w:r>
      <w:r w:rsidRPr="00C26C40">
        <w:t>01) is engineered to process the complex vapor-solid stream at a total mass flow rate of 179.600 kg/hr, separating it into a clean flue gas stream and a recovered particulate matter stream. One total unit is specified for this operation.</w:t>
      </w:r>
    </w:p>
    <w:p w14:paraId="22EFDC16" w14:textId="77777777" w:rsidR="008D6EC1" w:rsidRPr="00C26C40" w:rsidRDefault="008D6EC1" w:rsidP="008F310A">
      <w:pPr>
        <w:pStyle w:val="Heading4"/>
      </w:pPr>
      <w:r w:rsidRPr="00C26C40">
        <w:t>Filtration Geometry and Active Area Calculations</w:t>
      </w:r>
    </w:p>
    <w:p w14:paraId="66DAF44F" w14:textId="77777777" w:rsidR="008D6EC1" w:rsidRPr="00C26C40" w:rsidRDefault="008D6EC1" w:rsidP="008D6EC1">
      <w:r w:rsidRPr="00C26C40">
        <w:t>The physical geometry of the filtration unit is calculated based on strict resistance models and spatial requirements. The baghouse comprises 2 distinct filtration cells, operated under a staggered cleaning regime where 1 cell undergoes continuous online cleaning (pulsing) at any given moment, leaving 1 cell actively filtering.</w:t>
      </w:r>
    </w:p>
    <w:p w14:paraId="78DB5D01" w14:textId="77777777" w:rsidR="008D6EC1" w:rsidRPr="00C26C40" w:rsidRDefault="008D6EC1" w:rsidP="008D6EC1">
      <w:r w:rsidRPr="00C26C40">
        <w:t>Each cell contains 26 cylindrical filter bags. With a specified bag diameter (D) of 0.15400 m and an individual surface area (</w:t>
      </w:r>
      <m:oMath>
        <m:sSub>
          <m:sSubPr>
            <m:ctrlPr>
              <w:rPr>
                <w:rFonts w:ascii="Cambria Math" w:hAnsi="Cambria Math"/>
                <w:i/>
              </w:rPr>
            </m:ctrlPr>
          </m:sSubPr>
          <m:e>
            <m:r>
              <w:rPr>
                <w:rFonts w:ascii="Cambria Math" w:hAnsi="Cambria Math"/>
              </w:rPr>
              <m:t>A</m:t>
            </m:r>
          </m:e>
          <m:sub>
            <m:r>
              <w:rPr>
                <w:rFonts w:ascii="Cambria Math" w:hAnsi="Cambria Math"/>
              </w:rPr>
              <m:t>bag</m:t>
            </m:r>
          </m:sub>
        </m:sSub>
      </m:oMath>
      <w:r w:rsidRPr="00C26C40">
        <w:t xml:space="preserve">) of 1.48000 m², the required length (L) of each bag is </w:t>
      </w:r>
      <w:r w:rsidRPr="00C26C40">
        <w:lastRenderedPageBreak/>
        <w:t>implicitly designed at approximately 3.06 m, derived from the standard cylinder surface area equation:</w:t>
      </w:r>
    </w:p>
    <w:p w14:paraId="128BD532" w14:textId="77777777" w:rsidR="008D6EC1" w:rsidRPr="00C26C40" w:rsidRDefault="003D0B1E" w:rsidP="008D6EC1">
      <m:oMathPara>
        <m:oMath>
          <m:sSub>
            <m:sSubPr>
              <m:ctrlPr>
                <w:rPr>
                  <w:rFonts w:ascii="Cambria Math" w:hAnsi="Cambria Math"/>
                </w:rPr>
              </m:ctrlPr>
            </m:sSubPr>
            <m:e>
              <m:r>
                <w:rPr>
                  <w:rFonts w:ascii="Cambria Math" w:hAnsi="Cambria Math"/>
                </w:rPr>
                <m:t>A</m:t>
              </m:r>
            </m:e>
            <m:sub>
              <m:r>
                <w:rPr>
                  <w:rFonts w:ascii="Cambria Math" w:hAnsi="Cambria Math"/>
                </w:rPr>
                <m:t>bag</m:t>
              </m:r>
            </m:sub>
          </m:sSub>
          <m:r>
            <m:rPr>
              <m:sty m:val="p"/>
            </m:rPr>
            <w:rPr>
              <w:rFonts w:ascii="Cambria Math" w:hAnsi="Cambria Math"/>
            </w:rPr>
            <m:t>=</m:t>
          </m:r>
          <m:r>
            <w:rPr>
              <w:rFonts w:ascii="Cambria Math" w:hAnsi="Cambria Math"/>
            </w:rPr>
            <m:t>π</m:t>
          </m:r>
          <m:r>
            <m:rPr>
              <m:sty m:val="p"/>
            </m:rPr>
            <w:rPr>
              <w:rFonts w:ascii="Cambria Math" w:hAnsi="Cambria Math" w:cs="Cambria Math"/>
            </w:rPr>
            <m:t>⋅</m:t>
          </m:r>
          <m:r>
            <w:rPr>
              <w:rFonts w:ascii="Cambria Math" w:hAnsi="Cambria Math"/>
            </w:rPr>
            <m:t>D</m:t>
          </m:r>
          <m:r>
            <m:rPr>
              <m:sty m:val="p"/>
            </m:rPr>
            <w:rPr>
              <w:rFonts w:ascii="Cambria Math" w:hAnsi="Cambria Math" w:cs="Cambria Math"/>
            </w:rPr>
            <m:t>⋅</m:t>
          </m:r>
          <m:r>
            <w:rPr>
              <w:rFonts w:ascii="Cambria Math" w:hAnsi="Cambria Math"/>
            </w:rPr>
            <m:t>L</m:t>
          </m:r>
        </m:oMath>
      </m:oMathPara>
    </w:p>
    <w:p w14:paraId="197E8CF3" w14:textId="77777777" w:rsidR="008D6EC1" w:rsidRPr="00C26C40" w:rsidRDefault="008D6EC1" w:rsidP="008D6EC1">
      <w:r w:rsidRPr="00C26C40">
        <w:t>Because only one cell is actively filtering the process gas at any given time, the total active filtration area (</w:t>
      </w:r>
      <m:oMath>
        <m:sSub>
          <m:sSubPr>
            <m:ctrlPr>
              <w:rPr>
                <w:rFonts w:ascii="Cambria Math" w:hAnsi="Cambria Math"/>
                <w:i/>
              </w:rPr>
            </m:ctrlPr>
          </m:sSubPr>
          <m:e>
            <m:r>
              <w:rPr>
                <w:rFonts w:ascii="Cambria Math" w:hAnsi="Cambria Math"/>
              </w:rPr>
              <m:t>A</m:t>
            </m:r>
          </m:e>
          <m:sub>
            <m:r>
              <w:rPr>
                <w:rFonts w:ascii="Cambria Math" w:hAnsi="Cambria Math"/>
              </w:rPr>
              <m:t>active</m:t>
            </m:r>
          </m:sub>
        </m:sSub>
      </m:oMath>
      <w:r w:rsidRPr="00C26C40">
        <w:t>) is governed entirely by the online bags:</w:t>
      </w:r>
    </w:p>
    <w:p w14:paraId="26F1F915" w14:textId="77777777" w:rsidR="008D6EC1" w:rsidRPr="00C26C40" w:rsidRDefault="003D0B1E" w:rsidP="008D6EC1">
      <w:pPr>
        <w:rPr>
          <w:rFonts w:ascii="Cambria Math" w:hAnsi="Cambria Math"/>
          <w:oMath/>
        </w:rPr>
      </w:pPr>
      <m:oMathPara>
        <m:oMath>
          <m:sSub>
            <m:sSubPr>
              <m:ctrlPr>
                <w:rPr>
                  <w:rFonts w:ascii="Cambria Math" w:hAnsi="Cambria Math"/>
                </w:rPr>
              </m:ctrlPr>
            </m:sSubPr>
            <m:e>
              <m:r>
                <w:rPr>
                  <w:rFonts w:ascii="Cambria Math" w:hAnsi="Cambria Math"/>
                </w:rPr>
                <m:t>A</m:t>
              </m:r>
            </m:e>
            <m:sub>
              <m:r>
                <w:rPr>
                  <w:rFonts w:ascii="Cambria Math" w:hAnsi="Cambria Math"/>
                </w:rPr>
                <m:t>active</m:t>
              </m:r>
            </m:sub>
          </m:sSub>
          <m:r>
            <m:rPr>
              <m:sty m:val="p"/>
            </m:rPr>
            <w:rPr>
              <w:rFonts w:ascii="Cambria Math" w:hAnsi="Cambria Math"/>
            </w:rPr>
            <m:t>=</m:t>
          </m:r>
          <m:r>
            <w:rPr>
              <w:rFonts w:ascii="Cambria Math" w:hAnsi="Cambria Math"/>
            </w:rPr>
            <m:t>Nactive</m:t>
          </m:r>
          <m:r>
            <m:rPr>
              <m:sty m:val="p"/>
            </m:rPr>
            <w:rPr>
              <w:rFonts w:ascii="Cambria Math" w:hAnsi="Cambria Math"/>
            </w:rPr>
            <m:t>_</m:t>
          </m:r>
          <m:r>
            <w:rPr>
              <w:rFonts w:ascii="Cambria Math" w:hAnsi="Cambria Math"/>
            </w:rPr>
            <m:t>bags</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m:t>
          </m:r>
          <m:r>
            <w:rPr>
              <w:rFonts w:ascii="Cambria Math" w:hAnsi="Cambria Math"/>
            </w:rPr>
            <m:t>Abag</m:t>
          </m:r>
        </m:oMath>
      </m:oMathPara>
    </w:p>
    <w:p w14:paraId="2BED53F3" w14:textId="77777777" w:rsidR="008D6EC1" w:rsidRPr="00C26C40" w:rsidRDefault="003D0B1E" w:rsidP="008D6EC1">
      <w:pPr>
        <w:rPr>
          <w:rFonts w:ascii="Cambria Math" w:hAnsi="Cambria Math"/>
          <w:oMath/>
        </w:rPr>
      </w:pPr>
      <m:oMathPara>
        <m:oMath>
          <m:sSub>
            <m:sSubPr>
              <m:ctrlPr>
                <w:rPr>
                  <w:rFonts w:ascii="Cambria Math" w:hAnsi="Cambria Math"/>
                </w:rPr>
              </m:ctrlPr>
            </m:sSubPr>
            <m:e>
              <m:r>
                <w:rPr>
                  <w:rFonts w:ascii="Cambria Math" w:hAnsi="Cambria Math"/>
                </w:rPr>
                <m:t>A</m:t>
              </m:r>
            </m:e>
            <m:sub>
              <m:r>
                <w:rPr>
                  <w:rFonts w:ascii="Cambria Math" w:hAnsi="Cambria Math"/>
                </w:rPr>
                <m:t>active</m:t>
              </m:r>
            </m:sub>
          </m:sSub>
          <m:r>
            <m:rPr>
              <m:sty m:val="p"/>
            </m:rPr>
            <w:rPr>
              <w:rFonts w:ascii="Cambria Math" w:hAnsi="Cambria Math"/>
            </w:rPr>
            <m:t>=26</m:t>
          </m:r>
          <m:r>
            <m:rPr>
              <m:sty m:val="p"/>
            </m:rPr>
            <w:rPr>
              <w:rFonts w:ascii="Cambria Math" w:hAnsi="Cambria Math" w:cs="Cambria Math"/>
            </w:rPr>
            <m:t>⋅</m:t>
          </m:r>
          <m:r>
            <m:rPr>
              <m:sty m:val="p"/>
            </m:rPr>
            <w:rPr>
              <w:rFonts w:ascii="Cambria Math" w:hAnsi="Cambria Math"/>
            </w:rPr>
            <m:t xml:space="preserve">1.48= 38.4800 </m:t>
          </m:r>
          <m:r>
            <w:rPr>
              <w:rFonts w:ascii="Cambria Math" w:hAnsi="Cambria Math"/>
            </w:rPr>
            <m:t>m</m:t>
          </m:r>
          <m:r>
            <m:rPr>
              <m:sty m:val="p"/>
            </m:rPr>
            <w:rPr>
              <w:rFonts w:ascii="Cambria Math" w:hAnsi="Cambria Math"/>
            </w:rPr>
            <m:t>2</m:t>
          </m:r>
        </m:oMath>
      </m:oMathPara>
    </w:p>
    <w:p w14:paraId="4ABA6965" w14:textId="77777777" w:rsidR="008D6EC1" w:rsidRPr="00C26C40" w:rsidRDefault="008D6EC1" w:rsidP="008D6EC1">
      <w:r w:rsidRPr="00C26C40">
        <w:t>To accommodate these two cells, their respective hoppers, and maintenance clearances, spatial allocation models require a total floor footprint of 7.02928 m².</w:t>
      </w:r>
    </w:p>
    <w:p w14:paraId="6C6A128B" w14:textId="77777777" w:rsidR="008D6EC1" w:rsidRPr="00C26C40" w:rsidRDefault="008D6EC1" w:rsidP="008F310A">
      <w:pPr>
        <w:pStyle w:val="Heading4"/>
      </w:pPr>
      <w:r w:rsidRPr="00C26C40">
        <w:t>Gas Velocity and Volumetric Flow</w:t>
      </w:r>
    </w:p>
    <w:p w14:paraId="3C5649F2" w14:textId="77777777" w:rsidR="008D6EC1" w:rsidRPr="00C26C40" w:rsidRDefault="008D6EC1" w:rsidP="008D6EC1">
      <w:r w:rsidRPr="00C26C40">
        <w:t xml:space="preserve">While the initial design velocity was specified at </w:t>
      </w:r>
      <m:oMath>
        <m:r>
          <w:rPr>
            <w:rFonts w:ascii="Cambria Math" w:hAnsi="Cambria Math"/>
          </w:rPr>
          <m:t>0.025 m/s</m:t>
        </m:r>
      </m:oMath>
      <w:r w:rsidRPr="00C26C40">
        <w:t xml:space="preserve">, the actual calculated operational gas velocity (v) is reduced to a </w:t>
      </w:r>
      <m:oMath>
        <m:r>
          <w:rPr>
            <w:rFonts w:ascii="Cambria Math" w:hAnsi="Cambria Math"/>
          </w:rPr>
          <m:t>0.0057824 m/s</m:t>
        </m:r>
      </m:oMath>
      <w:r w:rsidRPr="00C26C40">
        <w:t>. This extremely slow face velocity guarantees maximum particle interception and minimizes interstitial penetration, preventing the premature blinding of the filter media.</w:t>
      </w:r>
    </w:p>
    <w:p w14:paraId="555F8EAC" w14:textId="77777777" w:rsidR="008D6EC1" w:rsidRPr="00C26C40" w:rsidRDefault="008D6EC1" w:rsidP="008D6EC1">
      <w:r w:rsidRPr="00C26C40">
        <w:t>Using the active filtration area and the actual gas velocity, the operating volumetric flow rate (Q) handled by the active cell is calculated as:</w:t>
      </w:r>
    </w:p>
    <w:p w14:paraId="4DF13A72" w14:textId="77777777" w:rsidR="008D6EC1" w:rsidRPr="00C26C40" w:rsidRDefault="008D6EC1" w:rsidP="008D6EC1">
      <w:pPr>
        <w:rPr>
          <w:rFonts w:ascii="Cambria Math" w:hAnsi="Cambria Math"/>
          <w:oMath/>
        </w:rPr>
      </w:pPr>
      <m:oMathPara>
        <m:oMath>
          <m:r>
            <w:rPr>
              <w:rFonts w:ascii="Cambria Math" w:hAnsi="Cambria Math"/>
            </w:rPr>
            <m:t>Q</m:t>
          </m:r>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active</m:t>
              </m:r>
            </m:sub>
          </m:sSub>
          <m:r>
            <m:rPr>
              <m:sty m:val="p"/>
            </m:rPr>
            <w:rPr>
              <w:rFonts w:ascii="Cambria Math" w:hAnsi="Cambria Math" w:cs="Cambria Math"/>
            </w:rPr>
            <m:t>⋅</m:t>
          </m:r>
          <m:r>
            <w:rPr>
              <w:rFonts w:ascii="Cambria Math" w:hAnsi="Cambria Math"/>
            </w:rPr>
            <m:t>v</m:t>
          </m:r>
        </m:oMath>
      </m:oMathPara>
    </w:p>
    <w:p w14:paraId="3A5BF8B6" w14:textId="77777777" w:rsidR="008D6EC1" w:rsidRPr="00C26C40" w:rsidRDefault="008D6EC1" w:rsidP="008D6EC1">
      <w:pPr>
        <w:rPr>
          <w:rFonts w:ascii="Cambria Math" w:hAnsi="Cambria Math"/>
          <w:oMath/>
        </w:rPr>
      </w:pPr>
      <m:oMathPara>
        <m:oMath>
          <m:r>
            <w:rPr>
              <w:rFonts w:ascii="Cambria Math" w:hAnsi="Cambria Math"/>
            </w:rPr>
            <m:t>Q</m:t>
          </m:r>
          <m:r>
            <m:rPr>
              <m:sty m:val="p"/>
            </m:rPr>
            <w:rPr>
              <w:rFonts w:ascii="Cambria Math" w:hAnsi="Cambria Math"/>
            </w:rPr>
            <m:t xml:space="preserve"> = 38.4800 </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cs="Cambria Math"/>
            </w:rPr>
            <m:t>⋅</m:t>
          </m:r>
          <m:r>
            <m:rPr>
              <m:sty m:val="p"/>
            </m:rPr>
            <w:rPr>
              <w:rFonts w:ascii="Cambria Math" w:hAnsi="Cambria Math"/>
            </w:rPr>
            <m:t xml:space="preserve">0.0057824 </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 xml:space="preserve"> ≈ 0.2225 </m:t>
          </m:r>
          <m:r>
            <w:rPr>
              <w:rFonts w:ascii="Cambria Math" w:hAnsi="Cambria Math"/>
            </w:rPr>
            <m:t>m</m:t>
          </m:r>
          <m:r>
            <m:rPr>
              <m:sty m:val="p"/>
            </m:rPr>
            <w:rPr>
              <w:rFonts w:ascii="Cambria Math" w:hAnsi="Cambria Math"/>
            </w:rPr>
            <m:t>3/</m:t>
          </m:r>
          <m:r>
            <w:rPr>
              <w:rFonts w:ascii="Cambria Math" w:hAnsi="Cambria Math"/>
            </w:rPr>
            <m:t>sec</m:t>
          </m:r>
        </m:oMath>
      </m:oMathPara>
    </w:p>
    <w:p w14:paraId="75613B06" w14:textId="77777777" w:rsidR="008D6EC1" w:rsidRPr="00C26C40" w:rsidRDefault="008D6EC1" w:rsidP="008F310A">
      <w:pPr>
        <w:pStyle w:val="Heading4"/>
      </w:pPr>
      <w:r w:rsidRPr="00C26C40">
        <w:t>Pressure Drop (ΔP) and Cleaning Cycle Modelling</w:t>
      </w:r>
    </w:p>
    <w:p w14:paraId="2E225E60" w14:textId="77777777" w:rsidR="008D6EC1" w:rsidRPr="00C26C40" w:rsidRDefault="008D6EC1" w:rsidP="008D6EC1">
      <w:r w:rsidRPr="00C26C40">
        <w:t>The filtration cycle involves a filtering time (t) of 30 seconds followed by an equivalent cleaning time of 30 seconds. To determine the maximum allowable pressure-drop across the baghouse just before the cleaning pulse is triggered, the system relies on the classical empirical resistance model for fabric filters:</w:t>
      </w:r>
    </w:p>
    <w:p w14:paraId="778B52D3" w14:textId="77777777" w:rsidR="008D6EC1" w:rsidRPr="00C26C40" w:rsidRDefault="008D6EC1" w:rsidP="008D6EC1">
      <m:oMathPara>
        <m:oMath>
          <m:r>
            <w:rPr>
              <w:rFonts w:ascii="Cambria Math" w:hAnsi="Cambria Math"/>
            </w:rPr>
            <w:lastRenderedPageBreak/>
            <m:t>Δ</m:t>
          </m:r>
          <m:sSub>
            <m:sSubPr>
              <m:ctrlPr>
                <w:rPr>
                  <w:rFonts w:ascii="Cambria Math" w:hAnsi="Cambria Math"/>
                </w:rPr>
              </m:ctrlPr>
            </m:sSubPr>
            <m:e>
              <m:r>
                <w:rPr>
                  <w:rFonts w:ascii="Cambria Math" w:hAnsi="Cambria Math"/>
                </w:rPr>
                <m:t>P</m:t>
              </m:r>
            </m:e>
            <m:sub>
              <m:r>
                <w:rPr>
                  <w:rFonts w:ascii="Cambria Math" w:hAnsi="Cambria Math"/>
                </w:rPr>
                <m:t>total</m:t>
              </m:r>
            </m:sub>
          </m:sSub>
          <m:r>
            <m:rPr>
              <m:sty m:val="p"/>
            </m:rPr>
            <w:rPr>
              <w:rFonts w:ascii="Cambria Math" w:hAnsi="Cambria Math"/>
            </w:rPr>
            <m:t xml:space="preserve">= </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cloth</m:t>
              </m:r>
            </m:sub>
          </m:sSub>
          <m:r>
            <m:rPr>
              <m:sty m:val="p"/>
            </m:rPr>
            <w:rPr>
              <w:rFonts w:ascii="Cambria Math" w:hAnsi="Cambria Math"/>
            </w:rPr>
            <m:t xml:space="preserve">+ </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cake</m:t>
              </m:r>
            </m:sub>
          </m:sSub>
        </m:oMath>
      </m:oMathPara>
    </w:p>
    <w:p w14:paraId="36F57392" w14:textId="77777777" w:rsidR="008D6EC1" w:rsidRPr="00C26C40" w:rsidRDefault="008D6EC1" w:rsidP="008D6EC1">
      <w:r w:rsidRPr="00C26C40">
        <w:t>The pressure-drop inherent to the clean filter cloth (</w:t>
      </w:r>
      <m:oMath>
        <m: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cloth</m:t>
            </m:r>
          </m:sub>
        </m:sSub>
      </m:oMath>
      <w:r w:rsidRPr="00C26C40">
        <w:t>) is modelled at 0.0024673 atm (approximately 250.0 Pa). The pressure-drop across the accumulating filter cake (</w:t>
      </w:r>
      <m:oMath>
        <m: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cake</m:t>
            </m:r>
          </m:sub>
        </m:sSub>
      </m:oMath>
      <w:r w:rsidRPr="00C26C40">
        <w:t>) increases dynamically as dust builds up, calculated using the specific dust resistance parameter (K2), the filtration velocity (v), and the areal dust loading (W):</w:t>
      </w:r>
    </w:p>
    <w:p w14:paraId="015F78E4" w14:textId="77777777" w:rsidR="008D6EC1" w:rsidRPr="00C26C40" w:rsidRDefault="008D6EC1" w:rsidP="008D6EC1">
      <m:oMathPara>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cake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cs="Cambria Math"/>
            </w:rPr>
            <m:t>⋅</m:t>
          </m:r>
          <m:r>
            <w:rPr>
              <w:rFonts w:ascii="Cambria Math" w:hAnsi="Cambria Math"/>
            </w:rPr>
            <m:t>v</m:t>
          </m:r>
          <m:r>
            <m:rPr>
              <m:sty m:val="p"/>
            </m:rPr>
            <w:rPr>
              <w:rFonts w:ascii="Cambria Math" w:hAnsi="Cambria Math" w:cs="Cambria Math"/>
            </w:rPr>
            <m:t>⋅</m:t>
          </m:r>
          <m:r>
            <w:rPr>
              <w:rFonts w:ascii="Cambria Math" w:hAnsi="Cambria Math"/>
            </w:rPr>
            <m:t>W</m:t>
          </m:r>
        </m:oMath>
      </m:oMathPara>
    </w:p>
    <w:p w14:paraId="46AD75EE" w14:textId="77777777" w:rsidR="008D6EC1" w:rsidRPr="00C26C40" w:rsidRDefault="008D6EC1" w:rsidP="008D6EC1">
      <w:r w:rsidRPr="00C26C40">
        <w:t>The areal dust loading (W, in kg/m²) after 30 seconds of filtration is a function of the inlet solids concentration (Ci = 0.031191 kg/m3):</w:t>
      </w:r>
    </w:p>
    <w:p w14:paraId="079200A9" w14:textId="77777777" w:rsidR="008D6EC1" w:rsidRPr="00C26C40" w:rsidRDefault="008D6EC1" w:rsidP="008D6EC1">
      <w:pPr>
        <w:rPr>
          <w:rFonts w:ascii="Cambria Math" w:hAnsi="Cambria Math"/>
          <w:oMath/>
        </w:rPr>
      </w:pPr>
      <m:oMathPara>
        <m:oMath>
          <m:r>
            <w:rPr>
              <w:rFonts w:ascii="Cambria Math" w:hAnsi="Cambria Math"/>
            </w:rPr>
            <m:t>W</m:t>
          </m:r>
          <m:r>
            <m:rPr>
              <m:sty m:val="p"/>
            </m:rPr>
            <w:rPr>
              <w:rFonts w:ascii="Cambria Math" w:hAnsi="Cambria Math"/>
            </w:rPr>
            <m:t>=</m:t>
          </m:r>
          <m:r>
            <w:rPr>
              <w:rFonts w:ascii="Cambria Math" w:hAnsi="Cambria Math"/>
            </w:rPr>
            <m:t>Ci</m:t>
          </m:r>
          <m:r>
            <m:rPr>
              <m:sty m:val="p"/>
            </m:rPr>
            <w:rPr>
              <w:rFonts w:ascii="Cambria Math" w:hAnsi="Cambria Math" w:cs="Cambria Math"/>
            </w:rPr>
            <m:t>⋅</m:t>
          </m:r>
          <m:r>
            <w:rPr>
              <w:rFonts w:ascii="Cambria Math" w:hAnsi="Cambria Math"/>
            </w:rPr>
            <m:t>v</m:t>
          </m:r>
          <m:r>
            <m:rPr>
              <m:sty m:val="p"/>
            </m:rPr>
            <w:rPr>
              <w:rFonts w:ascii="Cambria Math" w:hAnsi="Cambria Math" w:cs="Cambria Math"/>
            </w:rPr>
            <m:t>⋅</m:t>
          </m:r>
          <m:r>
            <w:rPr>
              <w:rFonts w:ascii="Cambria Math" w:hAnsi="Cambria Math"/>
            </w:rPr>
            <m:t>t</m:t>
          </m:r>
        </m:oMath>
      </m:oMathPara>
    </w:p>
    <w:p w14:paraId="07300021" w14:textId="77777777" w:rsidR="008D6EC1" w:rsidRPr="00C26C40" w:rsidRDefault="008D6EC1" w:rsidP="008D6EC1">
      <w:pPr>
        <w:rPr>
          <w:rFonts w:ascii="Cambria Math" w:hAnsi="Cambria Math"/>
          <w:oMath/>
        </w:rPr>
      </w:pPr>
      <m:oMathPara>
        <m:oMath>
          <m:r>
            <w:rPr>
              <w:rFonts w:ascii="Cambria Math" w:hAnsi="Cambria Math"/>
            </w:rPr>
            <m:t>W</m:t>
          </m:r>
          <m:r>
            <m:rPr>
              <m:sty m:val="p"/>
            </m:rPr>
            <w:rPr>
              <w:rFonts w:ascii="Cambria Math" w:hAnsi="Cambria Math"/>
            </w:rPr>
            <m:t xml:space="preserve"> = 0.031191</m:t>
          </m:r>
          <m:r>
            <m:rPr>
              <m:sty m:val="p"/>
            </m:rPr>
            <w:rPr>
              <w:rFonts w:ascii="Cambria Math" w:hAnsi="Cambria Math" w:cs="Cambria Math"/>
            </w:rPr>
            <m:t>⋅</m:t>
          </m:r>
          <m:r>
            <m:rPr>
              <m:sty m:val="p"/>
            </m:rPr>
            <w:rPr>
              <w:rFonts w:ascii="Cambria Math" w:hAnsi="Cambria Math"/>
            </w:rPr>
            <m:t>0.0057824</m:t>
          </m:r>
          <m:r>
            <m:rPr>
              <m:sty m:val="p"/>
            </m:rPr>
            <w:rPr>
              <w:rFonts w:ascii="Cambria Math" w:hAnsi="Cambria Math" w:cs="Cambria Math"/>
            </w:rPr>
            <m:t>⋅</m:t>
          </m:r>
          <m:r>
            <m:rPr>
              <m:sty m:val="p"/>
            </m:rPr>
            <w:rPr>
              <w:rFonts w:ascii="Cambria Math" w:hAnsi="Cambria Math"/>
            </w:rPr>
            <m:t xml:space="preserve">30 ≈ 0.00541 </m:t>
          </m:r>
          <m:r>
            <w:rPr>
              <w:rFonts w:ascii="Cambria Math" w:hAnsi="Cambria Math"/>
            </w:rPr>
            <m:t>kg</m:t>
          </m:r>
          <m:r>
            <m:rPr>
              <m:sty m:val="p"/>
            </m:rPr>
            <w:rPr>
              <w:rFonts w:ascii="Cambria Math" w:hAnsi="Cambria Math"/>
            </w:rPr>
            <m:t>/</m:t>
          </m:r>
          <m:r>
            <w:rPr>
              <w:rFonts w:ascii="Cambria Math" w:hAnsi="Cambria Math"/>
            </w:rPr>
            <m:t>m</m:t>
          </m:r>
          <m:r>
            <m:rPr>
              <m:sty m:val="p"/>
            </m:rPr>
            <w:rPr>
              <w:rFonts w:ascii="Cambria Math" w:hAnsi="Cambria Math"/>
            </w:rPr>
            <m:t>2</m:t>
          </m:r>
        </m:oMath>
      </m:oMathPara>
    </w:p>
    <w:p w14:paraId="5781B652" w14:textId="77777777" w:rsidR="008D6EC1" w:rsidRPr="00C26C40" w:rsidRDefault="008D6EC1" w:rsidP="008D6EC1">
      <w:r w:rsidRPr="00C26C40">
        <w:t>Applying the modeled dust resistance parameter (K2 = 60, 000.0 s−1):</w:t>
      </w:r>
    </w:p>
    <w:p w14:paraId="263C5ACE" w14:textId="77777777" w:rsidR="008D6EC1" w:rsidRPr="00C26C40" w:rsidRDefault="008D6EC1" w:rsidP="008D6EC1">
      <m:oMathPara>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cake</m:t>
              </m:r>
            </m:sub>
          </m:sSub>
          <m:r>
            <m:rPr>
              <m:sty m:val="p"/>
            </m:rPr>
            <w:rPr>
              <w:rFonts w:ascii="Cambria Math" w:hAnsi="Cambria Math"/>
            </w:rPr>
            <m:t>=60000.0</m:t>
          </m:r>
          <m:r>
            <m:rPr>
              <m:sty m:val="p"/>
            </m:rPr>
            <w:rPr>
              <w:rFonts w:ascii="Cambria Math" w:hAnsi="Cambria Math" w:cs="Cambria Math"/>
            </w:rPr>
            <m:t>⋅</m:t>
          </m:r>
          <m:r>
            <m:rPr>
              <m:sty m:val="p"/>
            </m:rPr>
            <w:rPr>
              <w:rFonts w:ascii="Cambria Math" w:hAnsi="Cambria Math"/>
            </w:rPr>
            <m:t xml:space="preserve"> 0.0057824 </m:t>
          </m:r>
          <m:r>
            <m:rPr>
              <m:sty m:val="p"/>
            </m:rPr>
            <w:rPr>
              <w:rFonts w:ascii="Cambria Math" w:hAnsi="Cambria Math" w:cs="Cambria Math"/>
            </w:rPr>
            <m:t>⋅</m:t>
          </m:r>
          <m:r>
            <m:rPr>
              <m:sty m:val="p"/>
            </m:rPr>
            <w:rPr>
              <w:rFonts w:ascii="Cambria Math" w:hAnsi="Cambria Math"/>
            </w:rPr>
            <m:t xml:space="preserve"> 0.00541 ≈ 1.877 </m:t>
          </m:r>
          <m:r>
            <w:rPr>
              <w:rFonts w:ascii="Cambria Math" w:hAnsi="Cambria Math"/>
            </w:rPr>
            <m:t>Pa</m:t>
          </m:r>
        </m:oMath>
      </m:oMathPara>
    </w:p>
    <w:p w14:paraId="747463B4" w14:textId="77777777" w:rsidR="008D6EC1" w:rsidRPr="00C26C40" w:rsidRDefault="008D6EC1" w:rsidP="008D6EC1">
      <w:r w:rsidRPr="00C26C40">
        <w:t>Converting this transient cake resistance to atmospheres (1 atm = 101, 325 Pa), the cake contributes an additional 0.0000185 atm of resistance. Summing these factors validates the system's maximum allowable pressure drop constraint:</w:t>
      </w:r>
    </w:p>
    <w:p w14:paraId="3021EC8C" w14:textId="77777777" w:rsidR="008D6EC1" w:rsidRPr="00C26C40" w:rsidRDefault="008D6EC1" w:rsidP="008D6EC1">
      <m:oMathPara>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total</m:t>
              </m:r>
            </m:sub>
          </m:sSub>
          <m:r>
            <m:rPr>
              <m:sty m:val="p"/>
            </m:rPr>
            <w:rPr>
              <w:rFonts w:ascii="Cambria Math" w:hAnsi="Cambria Math"/>
            </w:rPr>
            <m:t xml:space="preserve">=0.0024673 </m:t>
          </m:r>
          <m:r>
            <w:rPr>
              <w:rFonts w:ascii="Cambria Math" w:hAnsi="Cambria Math"/>
            </w:rPr>
            <m:t>atm</m:t>
          </m:r>
          <m:r>
            <m:rPr>
              <m:sty m:val="p"/>
            </m:rPr>
            <w:rPr>
              <w:rFonts w:ascii="Cambria Math" w:hAnsi="Cambria Math"/>
            </w:rPr>
            <m:t xml:space="preserve">+0.0000185 </m:t>
          </m:r>
          <m:r>
            <w:rPr>
              <w:rFonts w:ascii="Cambria Math" w:hAnsi="Cambria Math"/>
            </w:rPr>
            <m:t>atm</m:t>
          </m:r>
          <m:r>
            <m:rPr>
              <m:sty m:val="p"/>
            </m:rPr>
            <w:rPr>
              <w:rFonts w:ascii="Cambria Math" w:hAnsi="Cambria Math"/>
            </w:rPr>
            <m:t xml:space="preserve"> = 0.0024858 </m:t>
          </m:r>
          <m:r>
            <w:rPr>
              <w:rFonts w:ascii="Cambria Math" w:hAnsi="Cambria Math"/>
            </w:rPr>
            <m:t>atm</m:t>
          </m:r>
        </m:oMath>
      </m:oMathPara>
    </w:p>
    <w:p w14:paraId="207C8FF4" w14:textId="77777777" w:rsidR="008D6EC1" w:rsidRPr="00C26C40" w:rsidRDefault="008D6EC1" w:rsidP="008F310A">
      <w:pPr>
        <w:pStyle w:val="Heading4"/>
      </w:pPr>
      <w:r w:rsidRPr="00C26C40">
        <w:t>Collection Efficiency and Mass Balance</w:t>
      </w:r>
    </w:p>
    <w:p w14:paraId="65AB35FE" w14:textId="77777777" w:rsidR="008D6EC1" w:rsidRPr="00C26C40" w:rsidRDefault="008D6EC1" w:rsidP="008D6EC1">
      <w:r w:rsidRPr="00C26C40">
        <w:t>The unit operates with an assumed overall collection efficiency (</w:t>
      </w:r>
      <m:oMath>
        <m:r>
          <w:rPr>
            <w:rFonts w:ascii="Cambria Math" w:hAnsi="Cambria Math"/>
          </w:rPr>
          <m:t>η</m:t>
        </m:r>
      </m:oMath>
      <w:r w:rsidRPr="00C26C40">
        <w:t>) of 1.00 (100%). Therefore, the inlet gas, featuring a solids concentration of 0.031191 kg/m³, is entirely stripped of particulate matter, effectively reducing the outlet solids concentration to 0.0 kg/m³ at the vapor exhaust. Based on the calculated volumetric flow rate (0.2225 m3/sec), the baghouse successfully recovers approximately 25.0 kg/hr of bauxite fines for recirculation or product capture.</w:t>
      </w:r>
    </w:p>
    <w:p w14:paraId="74432D82" w14:textId="7CE5129B" w:rsidR="008D6EC1" w:rsidRPr="00C26C40" w:rsidRDefault="008D6EC1" w:rsidP="008D6EC1">
      <w:r w:rsidRPr="00C26C40">
        <w:rPr>
          <w:b/>
          <w:bCs/>
        </w:rPr>
        <w:lastRenderedPageBreak/>
        <w:t xml:space="preserve">Material of Construction Warning: </w:t>
      </w:r>
      <w:r w:rsidRPr="00C26C40">
        <w:t xml:space="preserve">Because the inlet gases originate from an 870 °C roasting process, even with upstream heat recovery, the temperature will </w:t>
      </w:r>
      <w:r w:rsidR="008F310A" w:rsidRPr="00C26C40">
        <w:t>exceeded</w:t>
      </w:r>
      <w:r w:rsidRPr="00C26C40">
        <w:t xml:space="preserve"> the thermal degradation limits of standard polyester, acrylic, or aramid fabric filter bags. To prevent catastrophic bag failure and subsequent combustion, the filtration media utilises advanced low-density ceramic filter candles </w:t>
      </w:r>
      <w:sdt>
        <w:sdtPr>
          <w:rPr>
            <w:color w:val="000000"/>
          </w:rPr>
          <w:tag w:val="MENDELEY_CITATION_v3_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"/>
          <w:id w:val="-1542047093"/>
          <w:placeholder>
            <w:docPart w:val="8A7CD64CE86E48E38AE5B3885BF2A862"/>
          </w:placeholder>
        </w:sdtPr>
        <w:sdtEndPr/>
        <w:sdtContent>
          <w:r w:rsidR="00A37BED" w:rsidRPr="00A37BED">
            <w:rPr>
              <w:color w:val="000000"/>
            </w:rPr>
            <w:t>(Lang et al., 2021)</w:t>
          </w:r>
        </w:sdtContent>
      </w:sdt>
      <w:r w:rsidRPr="00C26C40">
        <w:t xml:space="preserve">. Ceramic candle filters provide a rigid, fragile-yet-stable structural barrier capable of operating continuously at temperatures exceeding 800 °C up to 1000 °C while maintaining &gt;99.0% collection efficiency. The structural housing of the baghouse </w:t>
      </w:r>
      <w:r w:rsidR="008F310A" w:rsidRPr="00C26C40">
        <w:t>is</w:t>
      </w:r>
      <w:r w:rsidRPr="00C26C40">
        <w:t xml:space="preserve"> fabricated from thermally insulated carbon steel.</w:t>
      </w:r>
    </w:p>
    <w:p w14:paraId="5035C511" w14:textId="77777777" w:rsidR="008D6EC1" w:rsidRPr="00C26C40" w:rsidRDefault="008D6EC1" w:rsidP="00F02060">
      <w:pPr>
        <w:pStyle w:val="Heading2"/>
      </w:pPr>
      <w:bookmarkStart w:id="156" w:name="_Toc235285306"/>
      <w:bookmarkStart w:id="157" w:name="_Toc237244947"/>
      <w:r w:rsidRPr="00C26C40">
        <w:t>Hydrometallurgical Reaction and Leaching Systems</w:t>
      </w:r>
      <w:bookmarkEnd w:id="156"/>
      <w:bookmarkEnd w:id="157"/>
    </w:p>
    <w:p w14:paraId="39D60C4C" w14:textId="77777777" w:rsidR="008D6EC1" w:rsidRPr="00C26C40" w:rsidRDefault="008D6EC1" w:rsidP="008D6EC1">
      <w:r w:rsidRPr="00C26C40">
        <w:t>The core chemical transformations required to synthesize poly-aluminium chloride occur within the wet hydrometallurgical circuit. These continuous reactors manage the aggressive dissolution of roasted bauxite in concentrated hydrochloric acid, followed by precise stoichiometric basification and carefully controlled polymerization. The convergence of high operating temperatures, elevated pressures, and highly concentrated halide solutions creates a localized environment requiring the most stringent material specifications in the entire facility.</w:t>
      </w:r>
    </w:p>
    <w:p w14:paraId="63A28165" w14:textId="52ED79FF" w:rsidR="008D6EC1" w:rsidRPr="00C26C40" w:rsidRDefault="008D6EC1" w:rsidP="00134FFF">
      <w:pPr>
        <w:pStyle w:val="Heading3"/>
      </w:pPr>
      <w:bookmarkStart w:id="158" w:name="_Toc235285307"/>
      <w:bookmarkStart w:id="159" w:name="_Toc237244948"/>
      <w:r w:rsidRPr="00C26C40">
        <w:t>Polymerisation and Maturation Tank (Block: R-</w:t>
      </w:r>
      <w:r w:rsidR="001E40A7" w:rsidRPr="00C26C40">
        <w:t>702</w:t>
      </w:r>
      <w:r w:rsidRPr="00C26C40">
        <w:t>)</w:t>
      </w:r>
      <w:bookmarkEnd w:id="158"/>
      <w:bookmarkEnd w:id="159"/>
    </w:p>
    <w:p w14:paraId="6C4AEBF6" w14:textId="25E9F9F0" w:rsidR="008D6EC1" w:rsidRPr="00C26C40" w:rsidRDefault="008D6EC1" w:rsidP="008D6EC1">
      <w:r w:rsidRPr="00C26C40">
        <w:t>The final chemical synthesis occurs in the Polymerisation Tank (Block: R-</w:t>
      </w:r>
      <w:r w:rsidR="001E40A7" w:rsidRPr="00C26C40">
        <w:t>7</w:t>
      </w:r>
      <w:r w:rsidRPr="00C26C40">
        <w:t>0</w:t>
      </w:r>
      <w:r w:rsidR="001E40A7" w:rsidRPr="00C26C40">
        <w:t>2</w:t>
      </w:r>
      <w:r w:rsidRPr="00C26C40">
        <w:t xml:space="preserve">), where the freshly basified, purified liquor undergoes controlled thermal aging to properly form the final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n</m:t>
                    </m:r>
                  </m:sub>
                </m:sSub>
                <m:r>
                  <w:rPr>
                    <w:rFonts w:ascii="Cambria Math" w:hAnsi="Cambria Math"/>
                  </w:rPr>
                  <m:t>C</m:t>
                </m:r>
                <m:sSub>
                  <m:sSubPr>
                    <m:ctrlPr>
                      <w:rPr>
                        <w:rFonts w:ascii="Cambria Math" w:hAnsi="Cambria Math"/>
                        <w:i/>
                      </w:rPr>
                    </m:ctrlPr>
                  </m:sSubPr>
                  <m:e>
                    <m:r>
                      <w:rPr>
                        <w:rFonts w:ascii="Cambria Math" w:hAnsi="Cambria Math"/>
                      </w:rPr>
                      <m:t>l</m:t>
                    </m:r>
                  </m:e>
                  <m:sub>
                    <m:r>
                      <w:rPr>
                        <w:rFonts w:ascii="Cambria Math" w:hAnsi="Cambria Math"/>
                      </w:rPr>
                      <m:t>6-n</m:t>
                    </m:r>
                  </m:sub>
                </m:sSub>
              </m:e>
            </m:d>
          </m:e>
          <m:sub>
            <m:r>
              <w:rPr>
                <w:rFonts w:ascii="Cambria Math" w:hAnsi="Cambria Math"/>
              </w:rPr>
              <m:t>m</m:t>
            </m:r>
          </m:sub>
        </m:sSub>
      </m:oMath>
      <w:r w:rsidRPr="00C26C40">
        <w:t xml:space="preserve"> poly-aluminium chloride complexes. This vessel is modelled as a continuous CSTR. One unit handles the final product stream.</w:t>
      </w:r>
    </w:p>
    <w:p w14:paraId="114B2844" w14:textId="77777777" w:rsidR="008D6EC1" w:rsidRPr="00C26C40" w:rsidRDefault="008D6EC1" w:rsidP="008D6EC1">
      <w:r w:rsidRPr="00C26C40">
        <w:t xml:space="preserve">The maturation process relies on a prolonged residence time of 3 hours to allow the slow cross-linking of the aluminium hydroxide-chloride polymers to reach equilibrium. To accommodate the 3,580.33 kg/hr continuous flow over 3 hours, the reactor demands a massive physical volume of 8.2535 cubic meters. The operating temperature is tightly controlled at 75.000 °C at 1.0000 atm. The reaction is completely liquid-phase, with a vapor volume fraction of 0.0000 </w:t>
      </w:r>
      <w:r w:rsidRPr="00C26C40">
        <w:lastRenderedPageBreak/>
        <w:t xml:space="preserve">and a liquid volume fraction of 0.99492, taking up 8.2116 cubic meters of the vessel, alongside a minor precipitated salt volume of </w:t>
      </w:r>
      <m:oMath>
        <m:r>
          <w:rPr>
            <w:rFonts w:ascii="Cambria Math" w:hAnsi="Cambria Math"/>
          </w:rPr>
          <m:t>5.8914×</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3</m:t>
            </m:r>
          </m:sup>
        </m:sSup>
      </m:oMath>
      <w:r w:rsidRPr="00C26C40">
        <w:t>.</w:t>
      </w:r>
    </w:p>
    <w:p w14:paraId="0B5481C3" w14:textId="77777777" w:rsidR="008D6EC1" w:rsidRPr="00C26C40" w:rsidRDefault="008D6EC1" w:rsidP="008D6EC1">
      <w:r w:rsidRPr="00C26C40">
        <w:t xml:space="preserve">The complex power-law maturation kinetics exhibit a pre-exponential factor of </w:t>
      </w:r>
      <m:oMath>
        <m:r>
          <w:rPr>
            <w:rFonts w:ascii="Cambria Math" w:hAnsi="Cambria Math"/>
          </w:rPr>
          <m:t>1.93×</m:t>
        </m:r>
        <m:sSup>
          <m:sSupPr>
            <m:ctrlPr>
              <w:rPr>
                <w:rFonts w:ascii="Cambria Math" w:hAnsi="Cambria Math"/>
                <w:i/>
              </w:rPr>
            </m:ctrlPr>
          </m:sSupPr>
          <m:e>
            <m:r>
              <w:rPr>
                <w:rFonts w:ascii="Cambria Math" w:hAnsi="Cambria Math"/>
              </w:rPr>
              <m:t>10</m:t>
            </m:r>
          </m:e>
          <m:sup>
            <m:r>
              <w:rPr>
                <w:rFonts w:ascii="Cambria Math" w:hAnsi="Cambria Math"/>
              </w:rPr>
              <m:t>-10</m:t>
            </m:r>
          </m:sup>
        </m:sSup>
      </m:oMath>
      <w:r w:rsidRPr="00C26C40">
        <w:t xml:space="preserve"> and an activation energy of </w:t>
      </w:r>
      <m:oMath>
        <m:r>
          <w:rPr>
            <w:rFonts w:ascii="Cambria Math" w:hAnsi="Cambria Math"/>
          </w:rPr>
          <m:t>5.00×</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J/kmol</m:t>
        </m:r>
      </m:oMath>
      <w:r w:rsidRPr="00C26C40">
        <w:t xml:space="preserve"> based on the </w:t>
      </w:r>
      <m:oMath>
        <m:r>
          <w:rPr>
            <w:rFonts w:ascii="Cambria Math" w:hAnsi="Cambria Math"/>
          </w:rPr>
          <m:t>Al</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oMath>
      <w:r w:rsidRPr="00C26C40">
        <w:t xml:space="preserve"> solid substream. This continuous cross-linking reaction demands a massive influx of thermal energy, registering a required reactor heat duty of (4.81 MW). The mass balance demonstrates a molar reduction from 139.819 kmol/hr to 114.023 kmol/hr.</w:t>
      </w:r>
    </w:p>
    <w:p w14:paraId="4402CD23" w14:textId="77777777" w:rsidR="008D6EC1" w:rsidRPr="00C26C40" w:rsidRDefault="008D6EC1" w:rsidP="008D6EC1">
      <w:r w:rsidRPr="00C26C40">
        <w:t>Because this vessel contains the finished liquid PAC long-term structural integrity against acid attack is paramount. The massive 8.25 cubic meter vessel must be constructed of premium Fiberglass Reinforced Plastic (FRP). The tank's interior must feature a thick, resin-rich corrosion barrier utilizing high-grade vinyl ester to prevent acidic chemical wicking into the structural fiberglass layers. Furthermore, the tank geometry must feature a conical bottom. This ensures complete drainage and eliminates the accumulation of standing, concentrated liquid at the base, which accelerates localized stress-corrosion cracking at the knuckle radius commonly seen in flat-bottom designs.</w:t>
      </w:r>
    </w:p>
    <w:p w14:paraId="3A849381" w14:textId="77777777" w:rsidR="008D6EC1" w:rsidRPr="00C26C40" w:rsidRDefault="008D6EC1" w:rsidP="00F02060">
      <w:pPr>
        <w:pStyle w:val="Heading2"/>
      </w:pPr>
      <w:bookmarkStart w:id="160" w:name="_Toc235285308"/>
      <w:bookmarkStart w:id="161" w:name="_Toc237244949"/>
      <w:r w:rsidRPr="00C26C40">
        <w:t>Separation and Clarification Equipment</w:t>
      </w:r>
      <w:bookmarkEnd w:id="160"/>
      <w:bookmarkEnd w:id="161"/>
    </w:p>
    <w:p w14:paraId="0B1B82E6" w14:textId="77777777" w:rsidR="008D6EC1" w:rsidRPr="00C26C40" w:rsidRDefault="008D6EC1" w:rsidP="008D6EC1">
      <w:r w:rsidRPr="00C26C40">
        <w:t>To achieve a commercially viable, pure liquid PAC product, the unreacted gangue materials must be continuously separated from the dense aqueous phase. This relies on an optimized sequence of gravimetric, mechanical, and magnetic separation technologies.</w:t>
      </w:r>
    </w:p>
    <w:p w14:paraId="39796C86" w14:textId="77777777" w:rsidR="008D6EC1" w:rsidRPr="00C26C40" w:rsidRDefault="008D6EC1" w:rsidP="00134FFF">
      <w:pPr>
        <w:pStyle w:val="Heading3"/>
      </w:pPr>
      <w:bookmarkStart w:id="162" w:name="_Toc235285309"/>
      <w:bookmarkStart w:id="163" w:name="_Toc237244950"/>
      <w:r w:rsidRPr="00C26C40">
        <w:t>Liquid-Solid Hydrocyclone Array (Block: HC-501)</w:t>
      </w:r>
      <w:bookmarkEnd w:id="162"/>
      <w:bookmarkEnd w:id="163"/>
    </w:p>
    <w:p w14:paraId="024528A6" w14:textId="77777777" w:rsidR="008D6EC1" w:rsidRPr="00C26C40" w:rsidRDefault="008D6EC1" w:rsidP="008D6EC1">
      <w:r w:rsidRPr="00C26C40">
        <w:t xml:space="preserve">The hydrocyclone array is the major and most important liquid-solid separation unit for the hot, abrasive, highly acidic post-leach slurry. The feed of the system is a heavy slurry flow of 2083.54 kg/hr (80.7189 kmol/hr). The mathematical model provides a round geometry for the Rietema classification, which is optimized geometrically for the ultra-fine classification </w:t>
      </w:r>
      <w:r w:rsidRPr="00C26C40">
        <w:lastRenderedPageBreak/>
        <w:t>necessary to separate the abrasive kaolinite and reactive silica slimes from the valuable bauxite liquor.</w:t>
      </w:r>
    </w:p>
    <w:p w14:paraId="32352539" w14:textId="77777777" w:rsidR="008D6EC1" w:rsidRPr="00C26C40" w:rsidRDefault="008D6EC1" w:rsidP="008D6EC1">
      <w:r w:rsidRPr="00C26C40">
        <w:t xml:space="preserve">The system is based on 4 parallel cyclones with a diameter of 0.30 m for cylinder. The hydrocyclone flow properties are given by a Bradley efficiency correlation with an inlet liquid velocity of 0.015890 m/sec and a fractional pressure drop of </w:t>
      </w:r>
      <m:oMath>
        <m:r>
          <w:rPr>
            <w:rFonts w:ascii="Cambria Math" w:hAnsi="Cambria Math"/>
          </w:rPr>
          <m:t>1.334×</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atm</m:t>
        </m:r>
      </m:oMath>
      <w:r w:rsidRPr="00C26C40">
        <w:t xml:space="preserve">. The liquid volumetric flow per cyclone can be determined to be </w:t>
      </w:r>
      <m:oMath>
        <m:r>
          <w:rPr>
            <w:rFonts w:ascii="Cambria Math" w:hAnsi="Cambria Math"/>
          </w:rPr>
          <m:t xml:space="preserve">0.31701 </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/h</m:t>
        </m:r>
      </m:oMath>
      <w:r w:rsidRPr="00C26C40">
        <w:t>.</w:t>
      </w:r>
    </w:p>
    <w:p w14:paraId="3BE1C909" w14:textId="21476E66" w:rsidR="008D6EC1" w:rsidRPr="00C26C40" w:rsidRDefault="008D6EC1" w:rsidP="008D6EC1">
      <w:r w:rsidRPr="00C26C40">
        <w:t>The physical separation is made possible using strong centrifugal forces resulting in a calculated overall separation efficiency of 0.33832. The particle cut diameter that gives 50% collection efficiency (</w:t>
      </w:r>
      <m:oMath>
        <m:sSub>
          <m:sSubPr>
            <m:ctrlPr>
              <w:rPr>
                <w:rFonts w:ascii="Cambria Math" w:hAnsi="Cambria Math"/>
                <w:i/>
              </w:rPr>
            </m:ctrlPr>
          </m:sSubPr>
          <m:e>
            <m:r>
              <w:rPr>
                <w:rFonts w:ascii="Cambria Math" w:hAnsi="Cambria Math"/>
              </w:rPr>
              <m:t>d</m:t>
            </m:r>
          </m:e>
          <m:sub>
            <m:r>
              <w:rPr>
                <w:rFonts w:ascii="Cambria Math" w:hAnsi="Cambria Math"/>
              </w:rPr>
              <m:t>50c</m:t>
            </m:r>
          </m:sub>
        </m:sSub>
      </m:oMath>
      <w:r w:rsidRPr="00C26C40">
        <w:t xml:space="preserve">) is very accurate, with a value of </w:t>
      </w:r>
      <m:oMath>
        <m:r>
          <w:rPr>
            <w:rFonts w:ascii="Cambria Math" w:hAnsi="Cambria Math"/>
          </w:rPr>
          <m:t>0.00082848 m</m:t>
        </m:r>
      </m:oMath>
      <w:r w:rsidRPr="00C26C40">
        <w:t xml:space="preserve"> for the solid substream.</w:t>
      </w:r>
    </w:p>
    <w:p w14:paraId="5FEA3A21" w14:textId="77777777" w:rsidR="008D6EC1" w:rsidRPr="00C26C40" w:rsidRDefault="008D6EC1" w:rsidP="008D6EC1">
      <w:r w:rsidRPr="00C26C40">
        <w:t>Abrasive wear from the high velocity silica particles in the fluid is always occurring on the inside of the hydrocyclone, and the chemical attack from any residual hydrochloric acid in the fluid will take the rest of the story. As a result, the internal wetted surfaces, apex and vortex finders must be injection moulded from high density, corrosion resistant polyurethane. In high-abrasion applications, such as in a cyclone, polyurethane offers far greater elastomeric wear resistance, which will maintain the geometric integrity of the cyclone.</w:t>
      </w:r>
    </w:p>
    <w:p w14:paraId="37C4F85A" w14:textId="20F1B4D4" w:rsidR="008D6EC1" w:rsidRPr="00C26C40" w:rsidRDefault="008D6EC1" w:rsidP="00134FFF">
      <w:pPr>
        <w:pStyle w:val="Heading3"/>
      </w:pPr>
      <w:bookmarkStart w:id="164" w:name="_Toc235285310"/>
      <w:bookmarkStart w:id="165" w:name="_Toc237244951"/>
      <w:r w:rsidRPr="00C26C40">
        <w:t>Mechanical Filter Press (Block: F</w:t>
      </w:r>
      <w:r w:rsidR="001B28BB" w:rsidRPr="00C26C40">
        <w:t>P-6</w:t>
      </w:r>
      <w:r w:rsidRPr="00C26C40">
        <w:t>01)</w:t>
      </w:r>
      <w:bookmarkEnd w:id="164"/>
      <w:bookmarkEnd w:id="165"/>
    </w:p>
    <w:p w14:paraId="1A7871E9" w14:textId="3259A192" w:rsidR="008D6EC1" w:rsidRPr="00C26C40" w:rsidRDefault="008D6EC1" w:rsidP="008D6EC1">
      <w:r w:rsidRPr="00C26C40">
        <w:t xml:space="preserve">To extract the absolute maximum volumetric yield of valuable PAC liquor from the densified solid waste matrix rejected by the hydrocyclones, a robust mechanical Filter Press (Block: </w:t>
      </w:r>
      <w:r w:rsidR="001B28BB" w:rsidRPr="00C26C40">
        <w:t>FP-601</w:t>
      </w:r>
      <w:r w:rsidRPr="00C26C40">
        <w:t>) is deployed. Modelled as a single ideal generic separator (SEP), the unit receives a massive, combined feed of 3,177.94 kg/hr (147.296 kmol/hr).</w:t>
      </w:r>
    </w:p>
    <w:p w14:paraId="19B6A9A0" w14:textId="77777777" w:rsidR="008D6EC1" w:rsidRPr="00C26C40" w:rsidRDefault="008D6EC1" w:rsidP="008D6EC1">
      <w:r w:rsidRPr="00C26C40">
        <w:t>The press executes an absolute, mathematically ideal split. It forces the valuable aqueous phase components (</w:t>
      </w:r>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w:r w:rsidRPr="00C26C40">
        <w:t xml:space="preserve">, </w:t>
      </w:r>
      <m:oMath>
        <m:sSub>
          <m:sSubPr>
            <m:ctrlPr>
              <w:rPr>
                <w:rFonts w:ascii="Cambria Math" w:hAnsi="Cambria Math"/>
                <w:i/>
              </w:rPr>
            </m:ctrlPr>
          </m:sSubPr>
          <m:e>
            <m:r>
              <w:rPr>
                <w:rFonts w:ascii="Cambria Math" w:hAnsi="Cambria Math"/>
              </w:rPr>
              <m:t>H</m:t>
            </m:r>
          </m:e>
          <m:sub>
            <m:r>
              <w:rPr>
                <w:rFonts w:ascii="Cambria Math" w:hAnsi="Cambria Math"/>
              </w:rPr>
              <m:t>3</m:t>
            </m:r>
          </m:sub>
        </m:sSub>
        <m:sSup>
          <m:sSupPr>
            <m:ctrlPr>
              <w:rPr>
                <w:rFonts w:ascii="Cambria Math" w:hAnsi="Cambria Math"/>
                <w:i/>
              </w:rPr>
            </m:ctrlPr>
          </m:sSupPr>
          <m:e>
            <m:r>
              <w:rPr>
                <w:rFonts w:ascii="Cambria Math" w:hAnsi="Cambria Math"/>
              </w:rPr>
              <m:t>O</m:t>
            </m:r>
          </m:e>
          <m:sup>
            <m:r>
              <w:rPr>
                <w:rFonts w:ascii="Cambria Math" w:hAnsi="Cambria Math"/>
              </w:rPr>
              <m:t>+</m:t>
            </m:r>
          </m:sup>
        </m:sSup>
      </m:oMath>
      <w:r w:rsidRPr="00C26C40">
        <w:t xml:space="preserve">, </w:t>
      </w:r>
      <m:oMath>
        <m:r>
          <w:rPr>
            <w:rFonts w:ascii="Cambria Math" w:hAnsi="Cambria Math"/>
          </w:rPr>
          <m:t>C</m:t>
        </m:r>
        <m:sSup>
          <m:sSupPr>
            <m:ctrlPr>
              <w:rPr>
                <w:rFonts w:ascii="Cambria Math" w:hAnsi="Cambria Math"/>
                <w:i/>
              </w:rPr>
            </m:ctrlPr>
          </m:sSupPr>
          <m:e>
            <m:r>
              <w:rPr>
                <w:rFonts w:ascii="Cambria Math" w:hAnsi="Cambria Math"/>
              </w:rPr>
              <m:t>l</m:t>
            </m:r>
          </m:e>
          <m:sup>
            <m:r>
              <w:rPr>
                <w:rFonts w:ascii="Cambria Math" w:hAnsi="Cambria Math"/>
              </w:rPr>
              <m:t>-</m:t>
            </m:r>
          </m:sup>
        </m:sSup>
      </m:oMath>
      <w:r w:rsidRPr="00C26C40">
        <w:t xml:space="preserve">, </w:t>
      </w:r>
      <m:oMath>
        <m:r>
          <w:rPr>
            <w:rFonts w:ascii="Cambria Math" w:hAnsi="Cambria Math"/>
          </w:rPr>
          <m:t>A</m:t>
        </m:r>
        <m:sSup>
          <m:sSupPr>
            <m:ctrlPr>
              <w:rPr>
                <w:rFonts w:ascii="Cambria Math" w:hAnsi="Cambria Math"/>
                <w:i/>
              </w:rPr>
            </m:ctrlPr>
          </m:sSupPr>
          <m:e>
            <m:r>
              <w:rPr>
                <w:rFonts w:ascii="Cambria Math" w:hAnsi="Cambria Math"/>
              </w:rPr>
              <m:t>l</m:t>
            </m:r>
          </m:e>
          <m:sup>
            <m:r>
              <w:rPr>
                <w:rFonts w:ascii="Cambria Math" w:hAnsi="Cambria Math"/>
              </w:rPr>
              <m:t>3+</m:t>
            </m:r>
          </m:sup>
        </m:sSup>
      </m:oMath>
      <w:r w:rsidRPr="00C26C40">
        <w:t xml:space="preserve">, </w:t>
      </w:r>
      <m:oMath>
        <m:r>
          <w:rPr>
            <w:rFonts w:ascii="Cambria Math" w:hAnsi="Cambria Math"/>
          </w:rPr>
          <m:t>F</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 xml:space="preserve"> </m:t>
        </m:r>
      </m:oMath>
      <w:r w:rsidRPr="00C26C40">
        <w:t>) through the filtration media with a split fraction of 1.00000 into Stream 16, while completely retaining the solid gangue substream (</w:t>
      </w:r>
      <m:oMath>
        <m:r>
          <w:rPr>
            <w:rFonts w:ascii="Cambria Math" w:hAnsi="Cambria Math"/>
          </w:rPr>
          <m:t>Al</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oMath>
      <w:r w:rsidRPr="00C26C40">
        <w:t xml:space="preserve">, </w:t>
      </w:r>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w:r w:rsidRPr="00C26C40">
        <w:t xml:space="preserve">, </w:t>
      </w:r>
      <m:oMath>
        <m:r>
          <w:rPr>
            <w:rFonts w:ascii="Cambria Math" w:hAnsi="Cambria Math"/>
          </w:rPr>
          <m:t>Si</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C26C40">
        <w:t xml:space="preserve">, Kaolinite, </w:t>
      </w:r>
      <m:oMath>
        <m:r>
          <w:rPr>
            <w:rFonts w:ascii="Cambria Math" w:hAnsi="Cambria Math"/>
          </w:rPr>
          <m:t>Ti</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C26C40">
        <w:t xml:space="preserve">) into the reject stream designated SIO2. The unit features a </w:t>
      </w:r>
      <w:r w:rsidRPr="00C26C40">
        <w:lastRenderedPageBreak/>
        <w:t>negligible internal heat duty (</w:t>
      </w:r>
      <m:oMath>
        <m:r>
          <w:rPr>
            <w:rFonts w:ascii="Cambria Math" w:hAnsi="Cambria Math"/>
          </w:rPr>
          <m:t>-0.64413 W</m:t>
        </m:r>
      </m:oMath>
      <w:r w:rsidRPr="00C26C40">
        <w:t>), validating its function as a purely mechanical separator devoid of thermal phase changes.</w:t>
      </w:r>
    </w:p>
    <w:p w14:paraId="0C378567" w14:textId="4D982B83" w:rsidR="008D6EC1" w:rsidRPr="00C26C40" w:rsidRDefault="008D6EC1" w:rsidP="008D6EC1">
      <w:r w:rsidRPr="00C26C40">
        <w:t>The filter plates must be moulded from solid, high-density polypropylene (HDPP), which offers excellent structural rigidity and total resistance to acidic chlorides. The structural skeleton and hydraulic rams of the press should be constructed of heavy-duty, epoxy-coated carbon steel. The filter cloths themselves must utilize tightly woven, multi-filament polypropylene or PTFE fibres to withstand the acidic environment without degrading, ensuring a crystal-clear PAC filtrate.</w:t>
      </w:r>
    </w:p>
    <w:tbl>
      <w:tblPr>
        <w:tblStyle w:val="TableGrid"/>
        <w:tblW w:w="0" w:type="auto"/>
        <w:tblLook w:val="04A0" w:firstRow="1" w:lastRow="0" w:firstColumn="1" w:lastColumn="0" w:noHBand="0" w:noVBand="1"/>
      </w:tblPr>
      <w:tblGrid>
        <w:gridCol w:w="2083"/>
        <w:gridCol w:w="2482"/>
        <w:gridCol w:w="4496"/>
      </w:tblGrid>
      <w:tr w:rsidR="008D6EC1" w:rsidRPr="00C26C40" w14:paraId="172EEB56" w14:textId="77777777" w:rsidTr="00870DFD">
        <w:tc>
          <w:tcPr>
            <w:tcW w:w="2122" w:type="dxa"/>
            <w:hideMark/>
          </w:tcPr>
          <w:p w14:paraId="49058726" w14:textId="77777777" w:rsidR="008D6EC1" w:rsidRPr="00C26C40" w:rsidRDefault="008D6EC1" w:rsidP="00870DFD">
            <w:pPr>
              <w:rPr>
                <w:lang w:val="en-GB"/>
              </w:rPr>
            </w:pPr>
            <w:r w:rsidRPr="00C26C40">
              <w:rPr>
                <w:lang w:val="en-GB"/>
              </w:rPr>
              <w:t>Category</w:t>
            </w:r>
          </w:p>
        </w:tc>
        <w:tc>
          <w:tcPr>
            <w:tcW w:w="2551" w:type="dxa"/>
            <w:hideMark/>
          </w:tcPr>
          <w:p w14:paraId="741EA8A0" w14:textId="77777777" w:rsidR="008D6EC1" w:rsidRPr="00C26C40" w:rsidRDefault="008D6EC1" w:rsidP="00870DFD">
            <w:pPr>
              <w:rPr>
                <w:lang w:val="en-GB"/>
              </w:rPr>
            </w:pPr>
            <w:r w:rsidRPr="00C26C40">
              <w:rPr>
                <w:lang w:val="en-GB"/>
              </w:rPr>
              <w:t>Parameter</w:t>
            </w:r>
          </w:p>
        </w:tc>
        <w:tc>
          <w:tcPr>
            <w:tcW w:w="4677" w:type="dxa"/>
            <w:hideMark/>
          </w:tcPr>
          <w:p w14:paraId="5737EA93" w14:textId="77777777" w:rsidR="008D6EC1" w:rsidRPr="00C26C40" w:rsidRDefault="008D6EC1" w:rsidP="00870DFD">
            <w:pPr>
              <w:rPr>
                <w:lang w:val="en-GB"/>
              </w:rPr>
            </w:pPr>
            <w:r w:rsidRPr="00C26C40">
              <w:rPr>
                <w:lang w:val="en-GB"/>
              </w:rPr>
              <w:t>Value / Description</w:t>
            </w:r>
          </w:p>
        </w:tc>
      </w:tr>
      <w:tr w:rsidR="008D6EC1" w:rsidRPr="00C26C40" w14:paraId="0DA7821E" w14:textId="77777777" w:rsidTr="00870DFD">
        <w:tc>
          <w:tcPr>
            <w:tcW w:w="2122" w:type="dxa"/>
            <w:hideMark/>
          </w:tcPr>
          <w:p w14:paraId="7E07053A" w14:textId="77777777" w:rsidR="008D6EC1" w:rsidRPr="00C26C40" w:rsidRDefault="008D6EC1" w:rsidP="00870DFD">
            <w:pPr>
              <w:rPr>
                <w:lang w:val="en-GB"/>
              </w:rPr>
            </w:pPr>
            <w:r w:rsidRPr="00C26C40">
              <w:rPr>
                <w:lang w:val="en-GB"/>
              </w:rPr>
              <w:t>General Details</w:t>
            </w:r>
          </w:p>
        </w:tc>
        <w:tc>
          <w:tcPr>
            <w:tcW w:w="2551" w:type="dxa"/>
            <w:hideMark/>
          </w:tcPr>
          <w:p w14:paraId="6E606ABE" w14:textId="77777777" w:rsidR="008D6EC1" w:rsidRPr="00C26C40" w:rsidRDefault="008D6EC1" w:rsidP="00870DFD">
            <w:pPr>
              <w:rPr>
                <w:lang w:val="en-GB"/>
              </w:rPr>
            </w:pPr>
            <w:r w:rsidRPr="00C26C40">
              <w:rPr>
                <w:lang w:val="en-GB"/>
              </w:rPr>
              <w:t>Equipment Type</w:t>
            </w:r>
          </w:p>
        </w:tc>
        <w:tc>
          <w:tcPr>
            <w:tcW w:w="4677" w:type="dxa"/>
            <w:hideMark/>
          </w:tcPr>
          <w:p w14:paraId="03EBF1CA" w14:textId="77777777" w:rsidR="008D6EC1" w:rsidRPr="00C26C40" w:rsidRDefault="008D6EC1" w:rsidP="00870DFD">
            <w:pPr>
              <w:rPr>
                <w:lang w:val="en-GB"/>
              </w:rPr>
            </w:pPr>
            <w:r w:rsidRPr="00C26C40">
              <w:rPr>
                <w:lang w:val="en-GB"/>
              </w:rPr>
              <w:t>Mechanical Filter Press</w:t>
            </w:r>
          </w:p>
        </w:tc>
      </w:tr>
      <w:tr w:rsidR="008D6EC1" w:rsidRPr="00C26C40" w14:paraId="2B0CEABB" w14:textId="77777777" w:rsidTr="00870DFD">
        <w:tc>
          <w:tcPr>
            <w:tcW w:w="2122" w:type="dxa"/>
            <w:hideMark/>
          </w:tcPr>
          <w:p w14:paraId="6E37610F" w14:textId="77777777" w:rsidR="008D6EC1" w:rsidRPr="00C26C40" w:rsidRDefault="008D6EC1" w:rsidP="00870DFD">
            <w:pPr>
              <w:rPr>
                <w:lang w:val="en-GB"/>
              </w:rPr>
            </w:pPr>
          </w:p>
        </w:tc>
        <w:tc>
          <w:tcPr>
            <w:tcW w:w="2551" w:type="dxa"/>
            <w:hideMark/>
          </w:tcPr>
          <w:p w14:paraId="5D936413" w14:textId="77777777" w:rsidR="008D6EC1" w:rsidRPr="00C26C40" w:rsidRDefault="008D6EC1" w:rsidP="00870DFD">
            <w:pPr>
              <w:rPr>
                <w:lang w:val="en-GB"/>
              </w:rPr>
            </w:pPr>
            <w:r w:rsidRPr="00C26C40">
              <w:rPr>
                <w:lang w:val="en-GB"/>
              </w:rPr>
              <w:t>Block Designation</w:t>
            </w:r>
          </w:p>
        </w:tc>
        <w:tc>
          <w:tcPr>
            <w:tcW w:w="4677" w:type="dxa"/>
            <w:hideMark/>
          </w:tcPr>
          <w:p w14:paraId="7A730ED5" w14:textId="72A738C5" w:rsidR="008D6EC1" w:rsidRPr="00C26C40" w:rsidRDefault="001B28BB" w:rsidP="00870DFD">
            <w:pPr>
              <w:rPr>
                <w:lang w:val="en-GB"/>
              </w:rPr>
            </w:pPr>
            <w:r w:rsidRPr="00C26C40">
              <w:rPr>
                <w:lang w:val="en-GB"/>
              </w:rPr>
              <w:t>FP-601</w:t>
            </w:r>
          </w:p>
        </w:tc>
      </w:tr>
      <w:tr w:rsidR="008D6EC1" w:rsidRPr="00C26C40" w14:paraId="17AD9548" w14:textId="77777777" w:rsidTr="00870DFD">
        <w:tc>
          <w:tcPr>
            <w:tcW w:w="2122" w:type="dxa"/>
            <w:hideMark/>
          </w:tcPr>
          <w:p w14:paraId="2995CA66" w14:textId="77777777" w:rsidR="008D6EC1" w:rsidRPr="00C26C40" w:rsidRDefault="008D6EC1" w:rsidP="00870DFD">
            <w:pPr>
              <w:rPr>
                <w:lang w:val="en-GB"/>
              </w:rPr>
            </w:pPr>
          </w:p>
        </w:tc>
        <w:tc>
          <w:tcPr>
            <w:tcW w:w="2551" w:type="dxa"/>
            <w:hideMark/>
          </w:tcPr>
          <w:p w14:paraId="728262F3" w14:textId="77777777" w:rsidR="008D6EC1" w:rsidRPr="00C26C40" w:rsidRDefault="008D6EC1" w:rsidP="00870DFD">
            <w:pPr>
              <w:rPr>
                <w:lang w:val="en-GB"/>
              </w:rPr>
            </w:pPr>
            <w:r w:rsidRPr="00C26C40">
              <w:rPr>
                <w:lang w:val="en-GB"/>
              </w:rPr>
              <w:t>Process Model</w:t>
            </w:r>
          </w:p>
        </w:tc>
        <w:tc>
          <w:tcPr>
            <w:tcW w:w="4677" w:type="dxa"/>
            <w:hideMark/>
          </w:tcPr>
          <w:p w14:paraId="0F1AF174" w14:textId="77777777" w:rsidR="008D6EC1" w:rsidRPr="00C26C40" w:rsidRDefault="008D6EC1" w:rsidP="00870DFD">
            <w:pPr>
              <w:rPr>
                <w:lang w:val="en-GB"/>
              </w:rPr>
            </w:pPr>
            <w:r w:rsidRPr="00C26C40">
              <w:rPr>
                <w:lang w:val="en-GB"/>
              </w:rPr>
              <w:t>Single ideal generic separator (SEP)</w:t>
            </w:r>
          </w:p>
        </w:tc>
      </w:tr>
      <w:tr w:rsidR="008D6EC1" w:rsidRPr="00C26C40" w14:paraId="2870C3E2" w14:textId="77777777" w:rsidTr="00870DFD">
        <w:tc>
          <w:tcPr>
            <w:tcW w:w="2122" w:type="dxa"/>
            <w:hideMark/>
          </w:tcPr>
          <w:p w14:paraId="7944B016" w14:textId="77777777" w:rsidR="008D6EC1" w:rsidRPr="00C26C40" w:rsidRDefault="008D6EC1" w:rsidP="00870DFD">
            <w:pPr>
              <w:rPr>
                <w:lang w:val="en-GB"/>
              </w:rPr>
            </w:pPr>
          </w:p>
        </w:tc>
        <w:tc>
          <w:tcPr>
            <w:tcW w:w="2551" w:type="dxa"/>
            <w:hideMark/>
          </w:tcPr>
          <w:p w14:paraId="5B244064" w14:textId="77777777" w:rsidR="008D6EC1" w:rsidRPr="00C26C40" w:rsidRDefault="008D6EC1" w:rsidP="00870DFD">
            <w:pPr>
              <w:rPr>
                <w:lang w:val="en-GB"/>
              </w:rPr>
            </w:pPr>
            <w:r w:rsidRPr="00C26C40">
              <w:rPr>
                <w:lang w:val="en-GB"/>
              </w:rPr>
              <w:t>Purpose</w:t>
            </w:r>
          </w:p>
        </w:tc>
        <w:tc>
          <w:tcPr>
            <w:tcW w:w="4677" w:type="dxa"/>
            <w:hideMark/>
          </w:tcPr>
          <w:p w14:paraId="18C714AC" w14:textId="77777777" w:rsidR="008D6EC1" w:rsidRPr="00C26C40" w:rsidRDefault="008D6EC1" w:rsidP="00870DFD">
            <w:pPr>
              <w:rPr>
                <w:lang w:val="en-GB"/>
              </w:rPr>
            </w:pPr>
            <w:r w:rsidRPr="00C26C40">
              <w:rPr>
                <w:lang w:val="en-GB"/>
              </w:rPr>
              <w:t>Extract maximum volumetric yield of PAC liquor from densified solid waste.</w:t>
            </w:r>
          </w:p>
        </w:tc>
      </w:tr>
      <w:tr w:rsidR="008D6EC1" w:rsidRPr="00C26C40" w14:paraId="562FD4AF" w14:textId="77777777" w:rsidTr="00870DFD">
        <w:tc>
          <w:tcPr>
            <w:tcW w:w="2122" w:type="dxa"/>
            <w:hideMark/>
          </w:tcPr>
          <w:p w14:paraId="09176DD3" w14:textId="77777777" w:rsidR="008D6EC1" w:rsidRPr="00C26C40" w:rsidRDefault="008D6EC1" w:rsidP="00870DFD">
            <w:pPr>
              <w:rPr>
                <w:lang w:val="en-GB"/>
              </w:rPr>
            </w:pPr>
            <w:r w:rsidRPr="00C26C40">
              <w:rPr>
                <w:lang w:val="en-GB"/>
              </w:rPr>
              <w:t>Feed &amp; Flow Data</w:t>
            </w:r>
          </w:p>
        </w:tc>
        <w:tc>
          <w:tcPr>
            <w:tcW w:w="2551" w:type="dxa"/>
            <w:hideMark/>
          </w:tcPr>
          <w:p w14:paraId="62DCFE62" w14:textId="77777777" w:rsidR="008D6EC1" w:rsidRPr="00C26C40" w:rsidRDefault="008D6EC1" w:rsidP="00870DFD">
            <w:pPr>
              <w:rPr>
                <w:lang w:val="en-GB"/>
              </w:rPr>
            </w:pPr>
            <w:r w:rsidRPr="00C26C40">
              <w:rPr>
                <w:lang w:val="en-GB"/>
              </w:rPr>
              <w:t>Total Feed Mass Flow</w:t>
            </w:r>
          </w:p>
        </w:tc>
        <w:tc>
          <w:tcPr>
            <w:tcW w:w="4677" w:type="dxa"/>
            <w:hideMark/>
          </w:tcPr>
          <w:p w14:paraId="5317E16C" w14:textId="77777777" w:rsidR="008D6EC1" w:rsidRPr="00C26C40" w:rsidRDefault="008D6EC1" w:rsidP="00870DFD">
            <w:pPr>
              <w:rPr>
                <w:lang w:val="en-GB"/>
              </w:rPr>
            </w:pPr>
            <w:r w:rsidRPr="00C26C40">
              <w:rPr>
                <w:lang w:val="en-GB"/>
              </w:rPr>
              <w:t>3,177.94 kg/hr</w:t>
            </w:r>
          </w:p>
        </w:tc>
      </w:tr>
      <w:tr w:rsidR="008D6EC1" w:rsidRPr="00C26C40" w14:paraId="566AB63D" w14:textId="77777777" w:rsidTr="00870DFD">
        <w:tc>
          <w:tcPr>
            <w:tcW w:w="2122" w:type="dxa"/>
            <w:hideMark/>
          </w:tcPr>
          <w:p w14:paraId="03FF1F5C" w14:textId="77777777" w:rsidR="008D6EC1" w:rsidRPr="00C26C40" w:rsidRDefault="008D6EC1" w:rsidP="00870DFD">
            <w:pPr>
              <w:rPr>
                <w:lang w:val="en-GB"/>
              </w:rPr>
            </w:pPr>
          </w:p>
        </w:tc>
        <w:tc>
          <w:tcPr>
            <w:tcW w:w="2551" w:type="dxa"/>
            <w:hideMark/>
          </w:tcPr>
          <w:p w14:paraId="6D62C178" w14:textId="77777777" w:rsidR="008D6EC1" w:rsidRPr="00C26C40" w:rsidRDefault="008D6EC1" w:rsidP="00870DFD">
            <w:pPr>
              <w:rPr>
                <w:lang w:val="en-GB"/>
              </w:rPr>
            </w:pPr>
            <w:r w:rsidRPr="00C26C40">
              <w:rPr>
                <w:lang w:val="en-GB"/>
              </w:rPr>
              <w:t>Total Feed Molar Flow</w:t>
            </w:r>
          </w:p>
        </w:tc>
        <w:tc>
          <w:tcPr>
            <w:tcW w:w="4677" w:type="dxa"/>
            <w:hideMark/>
          </w:tcPr>
          <w:p w14:paraId="00A50984" w14:textId="77777777" w:rsidR="008D6EC1" w:rsidRPr="00C26C40" w:rsidRDefault="008D6EC1" w:rsidP="00870DFD">
            <w:pPr>
              <w:rPr>
                <w:lang w:val="en-GB"/>
              </w:rPr>
            </w:pPr>
            <w:r w:rsidRPr="00C26C40">
              <w:rPr>
                <w:lang w:val="en-GB"/>
              </w:rPr>
              <w:t>147.296 kmol/hr</w:t>
            </w:r>
          </w:p>
        </w:tc>
      </w:tr>
      <w:tr w:rsidR="008D6EC1" w:rsidRPr="00C26C40" w14:paraId="184A8998" w14:textId="77777777" w:rsidTr="00870DFD">
        <w:tc>
          <w:tcPr>
            <w:tcW w:w="2122" w:type="dxa"/>
            <w:hideMark/>
          </w:tcPr>
          <w:p w14:paraId="56DE1F39" w14:textId="77777777" w:rsidR="008D6EC1" w:rsidRPr="00C26C40" w:rsidRDefault="008D6EC1" w:rsidP="00870DFD">
            <w:pPr>
              <w:rPr>
                <w:lang w:val="en-GB"/>
              </w:rPr>
            </w:pPr>
            <w:r w:rsidRPr="00C26C40">
              <w:rPr>
                <w:lang w:val="en-GB"/>
              </w:rPr>
              <w:t>Separation Dynamics</w:t>
            </w:r>
          </w:p>
        </w:tc>
        <w:tc>
          <w:tcPr>
            <w:tcW w:w="2551" w:type="dxa"/>
            <w:hideMark/>
          </w:tcPr>
          <w:p w14:paraId="2260A394" w14:textId="77777777" w:rsidR="008D6EC1" w:rsidRPr="00C26C40" w:rsidRDefault="008D6EC1" w:rsidP="00870DFD">
            <w:pPr>
              <w:rPr>
                <w:lang w:val="en-GB"/>
              </w:rPr>
            </w:pPr>
            <w:r w:rsidRPr="00C26C40">
              <w:rPr>
                <w:lang w:val="en-GB"/>
              </w:rPr>
              <w:t>Aqueous Split Fraction</w:t>
            </w:r>
          </w:p>
        </w:tc>
        <w:tc>
          <w:tcPr>
            <w:tcW w:w="4677" w:type="dxa"/>
            <w:hideMark/>
          </w:tcPr>
          <w:p w14:paraId="70701E62" w14:textId="77777777" w:rsidR="008D6EC1" w:rsidRPr="00C26C40" w:rsidRDefault="008D6EC1" w:rsidP="00870DFD">
            <w:pPr>
              <w:rPr>
                <w:lang w:val="en-GB"/>
              </w:rPr>
            </w:pPr>
            <w:r w:rsidRPr="00C26C40">
              <w:rPr>
                <w:lang w:val="en-GB"/>
              </w:rPr>
              <w:t>1.00 (100% routed to Stream 16)</w:t>
            </w:r>
          </w:p>
        </w:tc>
      </w:tr>
      <w:tr w:rsidR="008D6EC1" w:rsidRPr="00C26C40" w14:paraId="2FDB1C79" w14:textId="77777777" w:rsidTr="00870DFD">
        <w:tc>
          <w:tcPr>
            <w:tcW w:w="2122" w:type="dxa"/>
            <w:hideMark/>
          </w:tcPr>
          <w:p w14:paraId="7E8D4696" w14:textId="77777777" w:rsidR="008D6EC1" w:rsidRPr="00C26C40" w:rsidRDefault="008D6EC1" w:rsidP="00870DFD">
            <w:pPr>
              <w:rPr>
                <w:lang w:val="en-GB"/>
              </w:rPr>
            </w:pPr>
          </w:p>
        </w:tc>
        <w:tc>
          <w:tcPr>
            <w:tcW w:w="2551" w:type="dxa"/>
            <w:hideMark/>
          </w:tcPr>
          <w:p w14:paraId="0CD9D571" w14:textId="77777777" w:rsidR="008D6EC1" w:rsidRPr="00C26C40" w:rsidRDefault="008D6EC1" w:rsidP="00870DFD">
            <w:pPr>
              <w:rPr>
                <w:lang w:val="en-GB"/>
              </w:rPr>
            </w:pPr>
            <w:r w:rsidRPr="00C26C40">
              <w:rPr>
                <w:lang w:val="en-GB"/>
              </w:rPr>
              <w:t>Solid Retention Fraction</w:t>
            </w:r>
          </w:p>
        </w:tc>
        <w:tc>
          <w:tcPr>
            <w:tcW w:w="4677" w:type="dxa"/>
            <w:hideMark/>
          </w:tcPr>
          <w:p w14:paraId="1BDE07BA" w14:textId="77777777" w:rsidR="008D6EC1" w:rsidRPr="00C26C40" w:rsidRDefault="008D6EC1" w:rsidP="00870DFD">
            <w:pPr>
              <w:rPr>
                <w:lang w:val="en-GB"/>
              </w:rPr>
            </w:pPr>
            <w:r w:rsidRPr="00C26C40">
              <w:rPr>
                <w:lang w:val="en-GB"/>
              </w:rPr>
              <w:t>1.00 (100% retained in SIO2 stream)</w:t>
            </w:r>
          </w:p>
        </w:tc>
      </w:tr>
      <w:tr w:rsidR="008D6EC1" w:rsidRPr="00C26C40" w14:paraId="379CFFBF" w14:textId="77777777" w:rsidTr="00870DFD">
        <w:tc>
          <w:tcPr>
            <w:tcW w:w="2122" w:type="dxa"/>
            <w:hideMark/>
          </w:tcPr>
          <w:p w14:paraId="03E026C0" w14:textId="77777777" w:rsidR="008D6EC1" w:rsidRPr="00C26C40" w:rsidRDefault="008D6EC1" w:rsidP="00870DFD">
            <w:pPr>
              <w:rPr>
                <w:lang w:val="en-GB"/>
              </w:rPr>
            </w:pPr>
          </w:p>
        </w:tc>
        <w:tc>
          <w:tcPr>
            <w:tcW w:w="2551" w:type="dxa"/>
            <w:hideMark/>
          </w:tcPr>
          <w:p w14:paraId="493B5097" w14:textId="77777777" w:rsidR="008D6EC1" w:rsidRPr="00C26C40" w:rsidRDefault="008D6EC1" w:rsidP="00870DFD">
            <w:pPr>
              <w:rPr>
                <w:lang w:val="en-GB"/>
              </w:rPr>
            </w:pPr>
            <w:r w:rsidRPr="00C26C40">
              <w:rPr>
                <w:lang w:val="en-GB"/>
              </w:rPr>
              <w:t>Filtrate Stream (Stream 16)</w:t>
            </w:r>
          </w:p>
        </w:tc>
        <w:tc>
          <w:tcPr>
            <w:tcW w:w="4677" w:type="dxa"/>
            <w:hideMark/>
          </w:tcPr>
          <w:p w14:paraId="038F9D95" w14:textId="77777777" w:rsidR="008D6EC1" w:rsidRPr="00C26C40" w:rsidRDefault="008D6EC1" w:rsidP="00870DFD">
            <w:pPr>
              <w:rPr>
                <w:lang w:val="en-GB"/>
              </w:rPr>
            </w:pPr>
            <w:r w:rsidRPr="00C26C40">
              <w:rPr>
                <w:lang w:val="en-GB"/>
              </w:rPr>
              <w:t>Valuable aqueous phase components [Specifics not specified]</w:t>
            </w:r>
          </w:p>
        </w:tc>
      </w:tr>
      <w:tr w:rsidR="008D6EC1" w:rsidRPr="00C26C40" w14:paraId="4EBFF04B" w14:textId="77777777" w:rsidTr="00870DFD">
        <w:tc>
          <w:tcPr>
            <w:tcW w:w="2122" w:type="dxa"/>
            <w:hideMark/>
          </w:tcPr>
          <w:p w14:paraId="1D0C1915" w14:textId="77777777" w:rsidR="008D6EC1" w:rsidRPr="00C26C40" w:rsidRDefault="008D6EC1" w:rsidP="00870DFD">
            <w:pPr>
              <w:rPr>
                <w:lang w:val="en-GB"/>
              </w:rPr>
            </w:pPr>
          </w:p>
        </w:tc>
        <w:tc>
          <w:tcPr>
            <w:tcW w:w="2551" w:type="dxa"/>
            <w:hideMark/>
          </w:tcPr>
          <w:p w14:paraId="742AF42C" w14:textId="77777777" w:rsidR="008D6EC1" w:rsidRPr="00C26C40" w:rsidRDefault="008D6EC1" w:rsidP="00870DFD">
            <w:pPr>
              <w:rPr>
                <w:lang w:val="en-GB"/>
              </w:rPr>
            </w:pPr>
            <w:r w:rsidRPr="00C26C40">
              <w:rPr>
                <w:lang w:val="en-GB"/>
              </w:rPr>
              <w:t>Reject Stream (SIO2)</w:t>
            </w:r>
          </w:p>
        </w:tc>
        <w:tc>
          <w:tcPr>
            <w:tcW w:w="4677" w:type="dxa"/>
            <w:hideMark/>
          </w:tcPr>
          <w:p w14:paraId="2EE62902" w14:textId="77777777" w:rsidR="008D6EC1" w:rsidRPr="00C26C40" w:rsidRDefault="008D6EC1" w:rsidP="00870DFD">
            <w:pPr>
              <w:rPr>
                <w:lang w:val="en-GB"/>
              </w:rPr>
            </w:pPr>
            <w:r w:rsidRPr="00C26C40">
              <w:rPr>
                <w:lang w:val="en-GB"/>
              </w:rPr>
              <w:t>Solid gangue substream</w:t>
            </w:r>
          </w:p>
        </w:tc>
      </w:tr>
      <w:tr w:rsidR="008D6EC1" w:rsidRPr="00C26C40" w14:paraId="15B2DCC4" w14:textId="77777777" w:rsidTr="00870DFD">
        <w:tc>
          <w:tcPr>
            <w:tcW w:w="2122" w:type="dxa"/>
            <w:hideMark/>
          </w:tcPr>
          <w:p w14:paraId="34723A6C" w14:textId="77777777" w:rsidR="008D6EC1" w:rsidRPr="00C26C40" w:rsidRDefault="008D6EC1" w:rsidP="00870DFD">
            <w:pPr>
              <w:rPr>
                <w:lang w:val="en-GB"/>
              </w:rPr>
            </w:pPr>
          </w:p>
        </w:tc>
        <w:tc>
          <w:tcPr>
            <w:tcW w:w="2551" w:type="dxa"/>
            <w:hideMark/>
          </w:tcPr>
          <w:p w14:paraId="1D381E86" w14:textId="77777777" w:rsidR="008D6EC1" w:rsidRPr="00C26C40" w:rsidRDefault="008D6EC1" w:rsidP="00870DFD">
            <w:pPr>
              <w:rPr>
                <w:lang w:val="en-GB"/>
              </w:rPr>
            </w:pPr>
            <w:r w:rsidRPr="00C26C40">
              <w:rPr>
                <w:lang w:val="en-GB"/>
              </w:rPr>
              <w:t>Internal Heat Duty</w:t>
            </w:r>
          </w:p>
        </w:tc>
        <w:tc>
          <w:tcPr>
            <w:tcW w:w="4677" w:type="dxa"/>
            <w:hideMark/>
          </w:tcPr>
          <w:p w14:paraId="0CF7B3A1" w14:textId="77777777" w:rsidR="008D6EC1" w:rsidRPr="00C26C40" w:rsidRDefault="008D6EC1" w:rsidP="00870DFD">
            <w:pPr>
              <w:rPr>
                <w:lang w:val="en-GB"/>
              </w:rPr>
            </w:pPr>
            <w:r w:rsidRPr="00C26C40">
              <w:rPr>
                <w:lang w:val="en-GB"/>
              </w:rPr>
              <w:t>Negligible</w:t>
            </w:r>
          </w:p>
        </w:tc>
      </w:tr>
      <w:tr w:rsidR="008D6EC1" w:rsidRPr="00C26C40" w14:paraId="6EE6A434" w14:textId="77777777" w:rsidTr="00870DFD">
        <w:tc>
          <w:tcPr>
            <w:tcW w:w="2122" w:type="dxa"/>
            <w:hideMark/>
          </w:tcPr>
          <w:p w14:paraId="09CC044D" w14:textId="77777777" w:rsidR="008D6EC1" w:rsidRPr="00C26C40" w:rsidRDefault="008D6EC1" w:rsidP="00870DFD">
            <w:pPr>
              <w:rPr>
                <w:lang w:val="en-GB"/>
              </w:rPr>
            </w:pPr>
            <w:r w:rsidRPr="00C26C40">
              <w:rPr>
                <w:lang w:val="en-GB"/>
              </w:rPr>
              <w:t>Materials of Construction</w:t>
            </w:r>
          </w:p>
        </w:tc>
        <w:tc>
          <w:tcPr>
            <w:tcW w:w="2551" w:type="dxa"/>
            <w:hideMark/>
          </w:tcPr>
          <w:p w14:paraId="72CDC12E" w14:textId="77777777" w:rsidR="008D6EC1" w:rsidRPr="00C26C40" w:rsidRDefault="008D6EC1" w:rsidP="00870DFD">
            <w:pPr>
              <w:rPr>
                <w:lang w:val="en-GB"/>
              </w:rPr>
            </w:pPr>
            <w:r w:rsidRPr="00C26C40">
              <w:rPr>
                <w:lang w:val="en-GB"/>
              </w:rPr>
              <w:t>Filter Plates</w:t>
            </w:r>
          </w:p>
        </w:tc>
        <w:tc>
          <w:tcPr>
            <w:tcW w:w="4677" w:type="dxa"/>
            <w:hideMark/>
          </w:tcPr>
          <w:p w14:paraId="5A78FF4A" w14:textId="77777777" w:rsidR="008D6EC1" w:rsidRPr="00C26C40" w:rsidRDefault="008D6EC1" w:rsidP="00870DFD">
            <w:pPr>
              <w:rPr>
                <w:lang w:val="en-GB"/>
              </w:rPr>
            </w:pPr>
            <w:r w:rsidRPr="00C26C40">
              <w:rPr>
                <w:lang w:val="en-GB"/>
              </w:rPr>
              <w:t>Solid, high-density polypropylene (HDPP)</w:t>
            </w:r>
          </w:p>
        </w:tc>
      </w:tr>
      <w:tr w:rsidR="008D6EC1" w:rsidRPr="00C26C40" w14:paraId="2A6840B2" w14:textId="77777777" w:rsidTr="00870DFD">
        <w:tc>
          <w:tcPr>
            <w:tcW w:w="2122" w:type="dxa"/>
            <w:hideMark/>
          </w:tcPr>
          <w:p w14:paraId="2136556E" w14:textId="77777777" w:rsidR="008D6EC1" w:rsidRPr="00C26C40" w:rsidRDefault="008D6EC1" w:rsidP="00870DFD">
            <w:pPr>
              <w:rPr>
                <w:lang w:val="en-GB"/>
              </w:rPr>
            </w:pPr>
          </w:p>
        </w:tc>
        <w:tc>
          <w:tcPr>
            <w:tcW w:w="2551" w:type="dxa"/>
            <w:hideMark/>
          </w:tcPr>
          <w:p w14:paraId="3C781E39" w14:textId="77777777" w:rsidR="008D6EC1" w:rsidRPr="00C26C40" w:rsidRDefault="008D6EC1" w:rsidP="00870DFD">
            <w:pPr>
              <w:rPr>
                <w:lang w:val="en-GB"/>
              </w:rPr>
            </w:pPr>
            <w:r w:rsidRPr="00C26C40">
              <w:rPr>
                <w:lang w:val="en-GB"/>
              </w:rPr>
              <w:t>Skeleton &amp; Hydraulic Rams</w:t>
            </w:r>
          </w:p>
        </w:tc>
        <w:tc>
          <w:tcPr>
            <w:tcW w:w="4677" w:type="dxa"/>
            <w:hideMark/>
          </w:tcPr>
          <w:p w14:paraId="672C5290" w14:textId="77777777" w:rsidR="008D6EC1" w:rsidRPr="00C26C40" w:rsidRDefault="008D6EC1" w:rsidP="00870DFD">
            <w:pPr>
              <w:rPr>
                <w:lang w:val="en-GB"/>
              </w:rPr>
            </w:pPr>
            <w:r w:rsidRPr="00C26C40">
              <w:rPr>
                <w:lang w:val="en-GB"/>
              </w:rPr>
              <w:t>Heavy-duty, epoxy-coated carbon steel</w:t>
            </w:r>
          </w:p>
        </w:tc>
      </w:tr>
      <w:tr w:rsidR="008D6EC1" w:rsidRPr="00C26C40" w14:paraId="62049F79" w14:textId="77777777" w:rsidTr="00870DFD">
        <w:tc>
          <w:tcPr>
            <w:tcW w:w="2122" w:type="dxa"/>
            <w:hideMark/>
          </w:tcPr>
          <w:p w14:paraId="7C86B318" w14:textId="77777777" w:rsidR="008D6EC1" w:rsidRPr="00C26C40" w:rsidRDefault="008D6EC1" w:rsidP="00870DFD">
            <w:pPr>
              <w:rPr>
                <w:lang w:val="en-GB"/>
              </w:rPr>
            </w:pPr>
          </w:p>
        </w:tc>
        <w:tc>
          <w:tcPr>
            <w:tcW w:w="2551" w:type="dxa"/>
            <w:hideMark/>
          </w:tcPr>
          <w:p w14:paraId="56919608" w14:textId="77777777" w:rsidR="008D6EC1" w:rsidRPr="00C26C40" w:rsidRDefault="008D6EC1" w:rsidP="00870DFD">
            <w:pPr>
              <w:rPr>
                <w:lang w:val="en-GB"/>
              </w:rPr>
            </w:pPr>
            <w:r w:rsidRPr="00C26C40">
              <w:rPr>
                <w:lang w:val="en-GB"/>
              </w:rPr>
              <w:t>Filter Cloths</w:t>
            </w:r>
          </w:p>
        </w:tc>
        <w:tc>
          <w:tcPr>
            <w:tcW w:w="4677" w:type="dxa"/>
            <w:hideMark/>
          </w:tcPr>
          <w:p w14:paraId="2A35838E" w14:textId="77777777" w:rsidR="008D6EC1" w:rsidRPr="00C26C40" w:rsidRDefault="008D6EC1" w:rsidP="00C03467">
            <w:pPr>
              <w:keepNext/>
              <w:rPr>
                <w:lang w:val="en-GB"/>
              </w:rPr>
            </w:pPr>
            <w:r w:rsidRPr="00C26C40">
              <w:rPr>
                <w:lang w:val="en-GB"/>
              </w:rPr>
              <w:t>Tightly woven, multi-filament polypropylene or PTFE fibres</w:t>
            </w:r>
          </w:p>
        </w:tc>
      </w:tr>
    </w:tbl>
    <w:p w14:paraId="6666CA55" w14:textId="33719F7A" w:rsidR="008D6EC1" w:rsidRPr="00C26C40" w:rsidRDefault="00C03467" w:rsidP="00C03467">
      <w:pPr>
        <w:pStyle w:val="Caption"/>
      </w:pPr>
      <w:bookmarkStart w:id="166" w:name="_Toc237220049"/>
      <w:r w:rsidRPr="00C26C40">
        <w:t xml:space="preserve">Figure </w:t>
      </w:r>
      <w:fldSimple w:instr=" STYLEREF 1 \s ">
        <w:r w:rsidR="006221B8">
          <w:rPr>
            <w:noProof/>
          </w:rPr>
          <w:t>5</w:t>
        </w:r>
      </w:fldSimple>
      <w:r w:rsidR="00E162A1">
        <w:noBreakHyphen/>
      </w:r>
      <w:fldSimple w:instr=" SEQ Figure \* ARABIC \s 1 ">
        <w:r w:rsidR="006221B8">
          <w:rPr>
            <w:noProof/>
          </w:rPr>
          <w:t>3</w:t>
        </w:r>
      </w:fldSimple>
      <w:r w:rsidRPr="00C26C40">
        <w:t xml:space="preserve"> Design summary for Mechanical Filter Press, FP-601</w:t>
      </w:r>
      <w:bookmarkEnd w:id="166"/>
    </w:p>
    <w:p w14:paraId="106D15DE" w14:textId="77777777" w:rsidR="008D6EC1" w:rsidRPr="00C26C40" w:rsidRDefault="008D6EC1" w:rsidP="00134FFF">
      <w:pPr>
        <w:pStyle w:val="Heading3"/>
      </w:pPr>
      <w:bookmarkStart w:id="167" w:name="_Toc235285311"/>
      <w:bookmarkStart w:id="168" w:name="_Toc237244952"/>
      <w:r w:rsidRPr="00C26C40">
        <w:lastRenderedPageBreak/>
        <w:t>High-Intensity Magnetic Separator (Block: MS-401)</w:t>
      </w:r>
      <w:bookmarkEnd w:id="167"/>
      <w:bookmarkEnd w:id="168"/>
    </w:p>
    <w:p w14:paraId="43ECAA35" w14:textId="77777777" w:rsidR="008D6EC1" w:rsidRPr="00C26C40" w:rsidRDefault="008D6EC1" w:rsidP="008D6EC1">
      <w:r w:rsidRPr="00C26C40">
        <w:t>To selectively eliminate the reduced magnetic gangue—primarily the magnetite (</w:t>
      </w:r>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3</m:t>
            </m:r>
          </m:sub>
        </m:sSub>
        <m:sSub>
          <m:sSubPr>
            <m:ctrlPr>
              <w:rPr>
                <w:rFonts w:ascii="Cambria Math" w:hAnsi="Cambria Math"/>
                <w:i/>
              </w:rPr>
            </m:ctrlPr>
          </m:sSubPr>
          <m:e>
            <m:r>
              <w:rPr>
                <w:rFonts w:ascii="Cambria Math" w:hAnsi="Cambria Math"/>
              </w:rPr>
              <m:t>O</m:t>
            </m:r>
          </m:e>
          <m:sub>
            <m:r>
              <w:rPr>
                <w:rFonts w:ascii="Cambria Math" w:hAnsi="Cambria Math"/>
              </w:rPr>
              <m:t>4</m:t>
            </m:r>
          </m:sub>
        </m:sSub>
      </m:oMath>
      <w:r w:rsidRPr="00C26C40">
        <w:t>) deliberately generated during the pyrometallurgical roasting phase—a wet, high-intensity Magnetic Separator (Block: MS-401) is integrated into the intermediate slurry line. Processing a feed of 602.372 kg/hr (7.76112 kmol/hr), the unit is modelled as an ideal separator (SEP) operating under two-phase TP flash conditions at an isobaric pressure drop of 0.0 atm. One unit is sufficient.</w:t>
      </w:r>
    </w:p>
    <w:p w14:paraId="694A94CF" w14:textId="77777777" w:rsidR="008D6EC1" w:rsidRPr="00C26C40" w:rsidRDefault="008D6EC1" w:rsidP="008D6EC1">
      <w:r w:rsidRPr="00C26C40">
        <w:t xml:space="preserve">The magnetic separation mechanics achieve a highly selective 0.95 (95%) recovery rate of the highly susceptible </w:t>
      </w:r>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3</m:t>
            </m:r>
          </m:sub>
        </m:sSub>
        <m:sSub>
          <m:sSubPr>
            <m:ctrlPr>
              <w:rPr>
                <w:rFonts w:ascii="Cambria Math" w:hAnsi="Cambria Math"/>
                <w:i/>
              </w:rPr>
            </m:ctrlPr>
          </m:sSubPr>
          <m:e>
            <m:r>
              <w:rPr>
                <w:rFonts w:ascii="Cambria Math" w:hAnsi="Cambria Math"/>
              </w:rPr>
              <m:t>O</m:t>
            </m:r>
          </m:e>
          <m:sub>
            <m:r>
              <w:rPr>
                <w:rFonts w:ascii="Cambria Math" w:hAnsi="Cambria Math"/>
              </w:rPr>
              <m:t>4</m:t>
            </m:r>
          </m:sub>
        </m:sSub>
      </m:oMath>
      <w:r w:rsidRPr="00C26C40">
        <w:t xml:space="preserve"> solid phase into the reject stream, alongside minor entrained fractions of </w:t>
      </w:r>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w:r w:rsidRPr="00C26C40">
        <w:t xml:space="preserve"> (0.05) and </w:t>
      </w:r>
      <m:oMath>
        <m:r>
          <w:rPr>
            <w:rFonts w:ascii="Cambria Math" w:hAnsi="Cambria Math"/>
          </w:rPr>
          <m:t>Si</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C26C40">
        <w:t xml:space="preserve"> (0.02). The remaining 95% of the non-magnetic </w:t>
      </w:r>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w:r w:rsidRPr="00C26C40">
        <w:t xml:space="preserve"> and 98% of the </w:t>
      </w:r>
      <m:oMath>
        <m:r>
          <w:rPr>
            <w:rFonts w:ascii="Cambria Math" w:hAnsi="Cambria Math"/>
          </w:rPr>
          <m:t>Si</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C26C40">
        <w:t xml:space="preserve"> and </w:t>
      </w:r>
      <m:oMath>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w:r w:rsidRPr="00C26C40">
        <w:t xml:space="preserve"> safely pass through the magnetic field into the product stream (5A). The unit operates physically and thermally neutral. The wetted rotating drum, stationary tank, and internal magnetic matrix elements must be fabricated from highly passivated 316L stainless steel or titanium to resist the acidic slurry during the brief contact time.</w:t>
      </w:r>
    </w:p>
    <w:p w14:paraId="6D3BB611" w14:textId="77777777" w:rsidR="008D6EC1" w:rsidRPr="00C26C40" w:rsidRDefault="008D6EC1" w:rsidP="00F02060">
      <w:pPr>
        <w:pStyle w:val="Heading2"/>
      </w:pPr>
      <w:bookmarkStart w:id="169" w:name="_Toc235285312"/>
      <w:bookmarkStart w:id="170" w:name="_Toc237244953"/>
      <w:r w:rsidRPr="00C26C40">
        <w:t>HEAT EXCHANGER NETWORK (HEN)</w:t>
      </w:r>
      <w:bookmarkEnd w:id="169"/>
      <w:bookmarkEnd w:id="170"/>
    </w:p>
    <w:p w14:paraId="26C4A775" w14:textId="77777777" w:rsidR="008D6EC1" w:rsidRPr="00C26C40" w:rsidRDefault="008D6EC1" w:rsidP="008D6EC1">
      <w:r w:rsidRPr="00C26C40">
        <w:t>The overarching thermal efficiency and economic viability of the entire plant are maximized through an extensive, highly integrated network of six critical heat exchangers. These units are tasked with recovering high-grade waste heat from the pyrometallurgical section to intensely pre-heat combustion air and utility water, while precisely regulating the temperatures of the violently corrosive hydrometallurgical acidic streams.</w:t>
      </w:r>
    </w:p>
    <w:p w14:paraId="615901F4" w14:textId="77777777" w:rsidR="008D6EC1" w:rsidRPr="00C26C40" w:rsidRDefault="008D6EC1" w:rsidP="00134FFF">
      <w:pPr>
        <w:pStyle w:val="Heading3"/>
      </w:pPr>
      <w:bookmarkStart w:id="171" w:name="_Toc235285313"/>
      <w:bookmarkStart w:id="172" w:name="_Toc237244954"/>
      <w:r w:rsidRPr="00C26C40">
        <w:t>Air and Flue Gas Recovery Exchangers (Blocks: CL-201, HX-102, HX-103)</w:t>
      </w:r>
      <w:bookmarkEnd w:id="171"/>
      <w:bookmarkEnd w:id="172"/>
    </w:p>
    <w:p w14:paraId="2EACCE4D" w14:textId="77777777" w:rsidR="008D6EC1" w:rsidRPr="00C26C40" w:rsidRDefault="008D6EC1" w:rsidP="008D6EC1">
      <w:r w:rsidRPr="00C26C40">
        <w:t>This primary cluster of heat exchangers is dedicated entirely to clean air and hot flue gas heat recovery, operating free from the constraints of acidic chloride corrosion.</w:t>
      </w:r>
    </w:p>
    <w:p w14:paraId="36731F96" w14:textId="77777777" w:rsidR="008D6EC1" w:rsidRPr="00C26C40" w:rsidRDefault="008D6EC1" w:rsidP="008D6EC1">
      <w:pPr>
        <w:pStyle w:val="Heading4"/>
      </w:pPr>
      <w:r w:rsidRPr="00C26C40">
        <w:lastRenderedPageBreak/>
        <w:t>High-Temperature Gas Exchanger Specifications</w:t>
      </w:r>
    </w:p>
    <w:tbl>
      <w:tblPr>
        <w:tblStyle w:val="TableGrid"/>
        <w:tblW w:w="8359" w:type="dxa"/>
        <w:tblLayout w:type="fixed"/>
        <w:tblLook w:val="0600" w:firstRow="0" w:lastRow="0" w:firstColumn="0" w:lastColumn="0" w:noHBand="1" w:noVBand="1"/>
      </w:tblPr>
      <w:tblGrid>
        <w:gridCol w:w="2405"/>
        <w:gridCol w:w="2268"/>
        <w:gridCol w:w="1843"/>
        <w:gridCol w:w="1843"/>
      </w:tblGrid>
      <w:tr w:rsidR="008D6EC1" w:rsidRPr="00C26C40" w14:paraId="72542B33" w14:textId="77777777" w:rsidTr="00870DFD">
        <w:tc>
          <w:tcPr>
            <w:tcW w:w="2405" w:type="dxa"/>
          </w:tcPr>
          <w:p w14:paraId="798F9F7F" w14:textId="77777777" w:rsidR="008D6EC1" w:rsidRPr="00C26C40" w:rsidRDefault="008D6EC1" w:rsidP="00870DFD">
            <w:pPr>
              <w:rPr>
                <w:lang w:val="en-GB"/>
              </w:rPr>
            </w:pPr>
            <w:r w:rsidRPr="00C26C40">
              <w:rPr>
                <w:lang w:val="en-GB"/>
              </w:rPr>
              <w:t>Parameter</w:t>
            </w:r>
          </w:p>
        </w:tc>
        <w:tc>
          <w:tcPr>
            <w:tcW w:w="2268" w:type="dxa"/>
          </w:tcPr>
          <w:p w14:paraId="15E6BB75" w14:textId="77777777" w:rsidR="008D6EC1" w:rsidRPr="00C26C40" w:rsidRDefault="008D6EC1" w:rsidP="00870DFD">
            <w:pPr>
              <w:rPr>
                <w:lang w:val="en-GB"/>
              </w:rPr>
            </w:pPr>
            <w:r w:rsidRPr="00C26C40">
              <w:rPr>
                <w:lang w:val="en-GB"/>
              </w:rPr>
              <w:t>CL-201</w:t>
            </w:r>
          </w:p>
        </w:tc>
        <w:tc>
          <w:tcPr>
            <w:tcW w:w="1843" w:type="dxa"/>
          </w:tcPr>
          <w:p w14:paraId="4FB235C5" w14:textId="77777777" w:rsidR="008D6EC1" w:rsidRPr="00C26C40" w:rsidRDefault="008D6EC1" w:rsidP="00870DFD">
            <w:pPr>
              <w:rPr>
                <w:lang w:val="en-GB"/>
              </w:rPr>
            </w:pPr>
            <w:r w:rsidRPr="00C26C40">
              <w:rPr>
                <w:lang w:val="en-GB"/>
              </w:rPr>
              <w:t>HX-102</w:t>
            </w:r>
          </w:p>
        </w:tc>
        <w:tc>
          <w:tcPr>
            <w:tcW w:w="1843" w:type="dxa"/>
          </w:tcPr>
          <w:p w14:paraId="02C59E3D" w14:textId="77777777" w:rsidR="008D6EC1" w:rsidRPr="00C26C40" w:rsidRDefault="008D6EC1" w:rsidP="00870DFD">
            <w:pPr>
              <w:rPr>
                <w:lang w:val="en-GB"/>
              </w:rPr>
            </w:pPr>
            <w:r w:rsidRPr="00C26C40">
              <w:rPr>
                <w:lang w:val="en-GB"/>
              </w:rPr>
              <w:t>HX-103</w:t>
            </w:r>
          </w:p>
        </w:tc>
      </w:tr>
      <w:tr w:rsidR="008D6EC1" w:rsidRPr="00C26C40" w14:paraId="3FF8AC1E" w14:textId="77777777" w:rsidTr="00870DFD">
        <w:tc>
          <w:tcPr>
            <w:tcW w:w="2405" w:type="dxa"/>
          </w:tcPr>
          <w:p w14:paraId="220A47B5" w14:textId="77777777" w:rsidR="008D6EC1" w:rsidRPr="00C26C40" w:rsidRDefault="008D6EC1" w:rsidP="00870DFD">
            <w:pPr>
              <w:rPr>
                <w:lang w:val="en-GB"/>
              </w:rPr>
            </w:pPr>
            <w:r w:rsidRPr="00C26C40">
              <w:rPr>
                <w:lang w:val="en-GB"/>
              </w:rPr>
              <w:t>Model Type</w:t>
            </w:r>
          </w:p>
        </w:tc>
        <w:tc>
          <w:tcPr>
            <w:tcW w:w="2268" w:type="dxa"/>
          </w:tcPr>
          <w:p w14:paraId="7F6D9ED3" w14:textId="77777777" w:rsidR="008D6EC1" w:rsidRPr="00C26C40" w:rsidRDefault="008D6EC1" w:rsidP="00870DFD">
            <w:pPr>
              <w:rPr>
                <w:lang w:val="en-GB"/>
              </w:rPr>
            </w:pPr>
            <w:r w:rsidRPr="00C26C40">
              <w:rPr>
                <w:lang w:val="en-GB"/>
              </w:rPr>
              <w:t>Multiple Tube Pass Shell &amp; Tube</w:t>
            </w:r>
          </w:p>
        </w:tc>
        <w:tc>
          <w:tcPr>
            <w:tcW w:w="1843" w:type="dxa"/>
          </w:tcPr>
          <w:p w14:paraId="2B730E13" w14:textId="77777777" w:rsidR="008D6EC1" w:rsidRPr="00C26C40" w:rsidRDefault="008D6EC1" w:rsidP="00870DFD">
            <w:pPr>
              <w:rPr>
                <w:lang w:val="en-GB"/>
              </w:rPr>
            </w:pPr>
            <w:r w:rsidRPr="00C26C40">
              <w:rPr>
                <w:lang w:val="en-GB"/>
              </w:rPr>
              <w:t>Counter-current</w:t>
            </w:r>
          </w:p>
        </w:tc>
        <w:tc>
          <w:tcPr>
            <w:tcW w:w="1843" w:type="dxa"/>
          </w:tcPr>
          <w:p w14:paraId="77EFA778" w14:textId="77777777" w:rsidR="008D6EC1" w:rsidRPr="00C26C40" w:rsidRDefault="008D6EC1" w:rsidP="00870DFD">
            <w:pPr>
              <w:rPr>
                <w:lang w:val="en-GB"/>
              </w:rPr>
            </w:pPr>
            <w:r w:rsidRPr="00C26C40">
              <w:rPr>
                <w:lang w:val="en-GB"/>
              </w:rPr>
              <w:t>Counter-current</w:t>
            </w:r>
          </w:p>
        </w:tc>
      </w:tr>
      <w:tr w:rsidR="008D6EC1" w:rsidRPr="00C26C40" w14:paraId="7D526CF5" w14:textId="77777777" w:rsidTr="00870DFD">
        <w:tc>
          <w:tcPr>
            <w:tcW w:w="2405" w:type="dxa"/>
          </w:tcPr>
          <w:p w14:paraId="41EFC8C0" w14:textId="77777777" w:rsidR="008D6EC1" w:rsidRPr="00C26C40" w:rsidRDefault="008D6EC1" w:rsidP="00870DFD">
            <w:pPr>
              <w:rPr>
                <w:lang w:val="en-GB"/>
              </w:rPr>
            </w:pPr>
            <w:r w:rsidRPr="00C26C40">
              <w:rPr>
                <w:lang w:val="en-GB"/>
              </w:rPr>
              <w:t>Number Required</w:t>
            </w:r>
          </w:p>
        </w:tc>
        <w:tc>
          <w:tcPr>
            <w:tcW w:w="2268" w:type="dxa"/>
          </w:tcPr>
          <w:p w14:paraId="26F53D07" w14:textId="77777777" w:rsidR="008D6EC1" w:rsidRPr="00C26C40" w:rsidRDefault="008D6EC1" w:rsidP="00870DFD">
            <w:pPr>
              <w:rPr>
                <w:lang w:val="en-GB"/>
              </w:rPr>
            </w:pPr>
            <w:r w:rsidRPr="00C26C40">
              <w:rPr>
                <w:lang w:val="en-GB"/>
              </w:rPr>
              <w:t>1</w:t>
            </w:r>
          </w:p>
        </w:tc>
        <w:tc>
          <w:tcPr>
            <w:tcW w:w="1843" w:type="dxa"/>
          </w:tcPr>
          <w:p w14:paraId="2932EFC4" w14:textId="77777777" w:rsidR="008D6EC1" w:rsidRPr="00C26C40" w:rsidRDefault="008D6EC1" w:rsidP="00870DFD">
            <w:pPr>
              <w:rPr>
                <w:lang w:val="en-GB"/>
              </w:rPr>
            </w:pPr>
            <w:r w:rsidRPr="00C26C40">
              <w:rPr>
                <w:lang w:val="en-GB"/>
              </w:rPr>
              <w:t>1</w:t>
            </w:r>
          </w:p>
        </w:tc>
        <w:tc>
          <w:tcPr>
            <w:tcW w:w="1843" w:type="dxa"/>
          </w:tcPr>
          <w:p w14:paraId="2224EADA" w14:textId="77777777" w:rsidR="008D6EC1" w:rsidRPr="00C26C40" w:rsidRDefault="008D6EC1" w:rsidP="00870DFD">
            <w:pPr>
              <w:rPr>
                <w:lang w:val="en-GB"/>
              </w:rPr>
            </w:pPr>
            <w:r w:rsidRPr="00C26C40">
              <w:rPr>
                <w:lang w:val="en-GB"/>
              </w:rPr>
              <w:t>1</w:t>
            </w:r>
          </w:p>
        </w:tc>
      </w:tr>
      <w:tr w:rsidR="008D6EC1" w:rsidRPr="00C26C40" w14:paraId="2AA14161" w14:textId="77777777" w:rsidTr="00870DFD">
        <w:tc>
          <w:tcPr>
            <w:tcW w:w="2405" w:type="dxa"/>
          </w:tcPr>
          <w:p w14:paraId="5E2AE2F2" w14:textId="77777777" w:rsidR="008D6EC1" w:rsidRPr="00C26C40" w:rsidRDefault="008D6EC1" w:rsidP="00870DFD">
            <w:pPr>
              <w:rPr>
                <w:lang w:val="en-GB"/>
              </w:rPr>
            </w:pPr>
            <w:r w:rsidRPr="00C26C40">
              <w:rPr>
                <w:lang w:val="en-GB"/>
              </w:rPr>
              <w:t>Heat Duty (Watts)</w:t>
            </w:r>
          </w:p>
        </w:tc>
        <w:tc>
          <w:tcPr>
            <w:tcW w:w="2268" w:type="dxa"/>
          </w:tcPr>
          <w:p w14:paraId="2E514624" w14:textId="77777777" w:rsidR="008D6EC1" w:rsidRPr="00C26C40" w:rsidRDefault="008D6EC1" w:rsidP="00870DFD">
            <w:pPr>
              <w:rPr>
                <w:lang w:val="en-GB"/>
              </w:rPr>
            </w:pPr>
            <w:r w:rsidRPr="00C26C40">
              <w:rPr>
                <w:lang w:val="en-GB"/>
              </w:rPr>
              <w:t>153,040.44</w:t>
            </w:r>
          </w:p>
        </w:tc>
        <w:tc>
          <w:tcPr>
            <w:tcW w:w="1843" w:type="dxa"/>
          </w:tcPr>
          <w:p w14:paraId="7EFC9FF3" w14:textId="77777777" w:rsidR="008D6EC1" w:rsidRPr="00C26C40" w:rsidRDefault="008D6EC1" w:rsidP="00870DFD">
            <w:pPr>
              <w:rPr>
                <w:lang w:val="en-GB"/>
              </w:rPr>
            </w:pPr>
            <w:r w:rsidRPr="00C26C40">
              <w:rPr>
                <w:lang w:val="en-GB"/>
              </w:rPr>
              <w:t>27,077.68</w:t>
            </w:r>
          </w:p>
        </w:tc>
        <w:tc>
          <w:tcPr>
            <w:tcW w:w="1843" w:type="dxa"/>
          </w:tcPr>
          <w:p w14:paraId="3C913B6B" w14:textId="77777777" w:rsidR="008D6EC1" w:rsidRPr="00C26C40" w:rsidRDefault="008D6EC1" w:rsidP="00870DFD">
            <w:pPr>
              <w:rPr>
                <w:lang w:val="en-GB"/>
              </w:rPr>
            </w:pPr>
            <w:r w:rsidRPr="00C26C40">
              <w:rPr>
                <w:lang w:val="en-GB"/>
              </w:rPr>
              <w:t>117,263.40</w:t>
            </w:r>
          </w:p>
        </w:tc>
      </w:tr>
      <w:tr w:rsidR="008D6EC1" w:rsidRPr="00C26C40" w14:paraId="655548E4" w14:textId="77777777" w:rsidTr="00870DFD">
        <w:tc>
          <w:tcPr>
            <w:tcW w:w="2405" w:type="dxa"/>
          </w:tcPr>
          <w:p w14:paraId="0755E0FC" w14:textId="77777777" w:rsidR="008D6EC1" w:rsidRPr="00C26C40" w:rsidRDefault="008D6EC1" w:rsidP="00870DFD">
            <w:pPr>
              <w:rPr>
                <w:lang w:val="en-GB"/>
              </w:rPr>
            </w:pPr>
            <w:r w:rsidRPr="00C26C40">
              <w:rPr>
                <w:lang w:val="en-GB"/>
              </w:rPr>
              <w:t>Hot Stream Inlet Temp (°C)</w:t>
            </w:r>
          </w:p>
        </w:tc>
        <w:tc>
          <w:tcPr>
            <w:tcW w:w="2268" w:type="dxa"/>
          </w:tcPr>
          <w:p w14:paraId="04A4E69D" w14:textId="77777777" w:rsidR="008D6EC1" w:rsidRPr="00C26C40" w:rsidRDefault="008D6EC1" w:rsidP="00870DFD">
            <w:pPr>
              <w:rPr>
                <w:lang w:val="en-GB"/>
              </w:rPr>
            </w:pPr>
            <w:r w:rsidRPr="00C26C40">
              <w:rPr>
                <w:lang w:val="en-GB"/>
              </w:rPr>
              <w:t>870.00</w:t>
            </w:r>
          </w:p>
        </w:tc>
        <w:tc>
          <w:tcPr>
            <w:tcW w:w="1843" w:type="dxa"/>
          </w:tcPr>
          <w:p w14:paraId="452FB7F4" w14:textId="77777777" w:rsidR="008D6EC1" w:rsidRPr="00C26C40" w:rsidRDefault="008D6EC1" w:rsidP="00870DFD">
            <w:pPr>
              <w:rPr>
                <w:lang w:val="en-GB"/>
              </w:rPr>
            </w:pPr>
            <w:r w:rsidRPr="00C26C40">
              <w:rPr>
                <w:lang w:val="en-GB"/>
              </w:rPr>
              <w:t>594.04</w:t>
            </w:r>
          </w:p>
        </w:tc>
        <w:tc>
          <w:tcPr>
            <w:tcW w:w="1843" w:type="dxa"/>
          </w:tcPr>
          <w:p w14:paraId="52B0D7D8" w14:textId="77777777" w:rsidR="008D6EC1" w:rsidRPr="00C26C40" w:rsidRDefault="008D6EC1" w:rsidP="00870DFD">
            <w:pPr>
              <w:rPr>
                <w:lang w:val="en-GB"/>
              </w:rPr>
            </w:pPr>
            <w:r w:rsidRPr="00C26C40">
              <w:rPr>
                <w:lang w:val="en-GB"/>
              </w:rPr>
              <w:t>650.00</w:t>
            </w:r>
          </w:p>
        </w:tc>
      </w:tr>
      <w:tr w:rsidR="008D6EC1" w:rsidRPr="00C26C40" w14:paraId="35B3C526" w14:textId="77777777" w:rsidTr="00870DFD">
        <w:tc>
          <w:tcPr>
            <w:tcW w:w="2405" w:type="dxa"/>
          </w:tcPr>
          <w:p w14:paraId="13DA415A" w14:textId="77777777" w:rsidR="008D6EC1" w:rsidRPr="00C26C40" w:rsidRDefault="008D6EC1" w:rsidP="00870DFD">
            <w:pPr>
              <w:rPr>
                <w:lang w:val="en-GB"/>
              </w:rPr>
            </w:pPr>
            <w:r w:rsidRPr="00C26C40">
              <w:rPr>
                <w:lang w:val="en-GB"/>
              </w:rPr>
              <w:t>Hot Stream Outlet Temp (°C)</w:t>
            </w:r>
          </w:p>
        </w:tc>
        <w:tc>
          <w:tcPr>
            <w:tcW w:w="2268" w:type="dxa"/>
          </w:tcPr>
          <w:p w14:paraId="3709CA1A" w14:textId="77777777" w:rsidR="008D6EC1" w:rsidRPr="00C26C40" w:rsidRDefault="008D6EC1" w:rsidP="00870DFD">
            <w:pPr>
              <w:rPr>
                <w:lang w:val="en-GB"/>
              </w:rPr>
            </w:pPr>
            <w:r w:rsidRPr="00C26C40">
              <w:rPr>
                <w:lang w:val="en-GB"/>
              </w:rPr>
              <w:t>60.00</w:t>
            </w:r>
          </w:p>
        </w:tc>
        <w:tc>
          <w:tcPr>
            <w:tcW w:w="1843" w:type="dxa"/>
          </w:tcPr>
          <w:p w14:paraId="0D9B07F6" w14:textId="77777777" w:rsidR="008D6EC1" w:rsidRPr="00C26C40" w:rsidRDefault="008D6EC1" w:rsidP="00870DFD">
            <w:pPr>
              <w:rPr>
                <w:lang w:val="en-GB"/>
              </w:rPr>
            </w:pPr>
            <w:r w:rsidRPr="00C26C40">
              <w:rPr>
                <w:lang w:val="en-GB"/>
              </w:rPr>
              <w:t>563.58</w:t>
            </w:r>
          </w:p>
        </w:tc>
        <w:tc>
          <w:tcPr>
            <w:tcW w:w="1843" w:type="dxa"/>
          </w:tcPr>
          <w:p w14:paraId="0F8D2AE8" w14:textId="77777777" w:rsidR="008D6EC1" w:rsidRPr="00C26C40" w:rsidRDefault="008D6EC1" w:rsidP="00870DFD">
            <w:pPr>
              <w:rPr>
                <w:lang w:val="en-GB"/>
              </w:rPr>
            </w:pPr>
            <w:r w:rsidRPr="00C26C40">
              <w:rPr>
                <w:lang w:val="en-GB"/>
              </w:rPr>
              <w:t>263.47</w:t>
            </w:r>
          </w:p>
        </w:tc>
      </w:tr>
      <w:tr w:rsidR="008D6EC1" w:rsidRPr="00C26C40" w14:paraId="11BD1F77" w14:textId="77777777" w:rsidTr="00870DFD">
        <w:tc>
          <w:tcPr>
            <w:tcW w:w="2405" w:type="dxa"/>
          </w:tcPr>
          <w:p w14:paraId="4C9F057E" w14:textId="77777777" w:rsidR="008D6EC1" w:rsidRPr="00C26C40" w:rsidRDefault="008D6EC1" w:rsidP="00870DFD">
            <w:pPr>
              <w:rPr>
                <w:lang w:val="en-GB"/>
              </w:rPr>
            </w:pPr>
            <w:r w:rsidRPr="00C26C40">
              <w:rPr>
                <w:lang w:val="en-GB"/>
              </w:rPr>
              <w:t>Cold Stream Inlet Temp (°C)</w:t>
            </w:r>
          </w:p>
        </w:tc>
        <w:tc>
          <w:tcPr>
            <w:tcW w:w="2268" w:type="dxa"/>
          </w:tcPr>
          <w:p w14:paraId="0BA27F94" w14:textId="77777777" w:rsidR="008D6EC1" w:rsidRPr="00C26C40" w:rsidRDefault="008D6EC1" w:rsidP="00870DFD">
            <w:pPr>
              <w:rPr>
                <w:lang w:val="en-GB"/>
              </w:rPr>
            </w:pPr>
            <w:r w:rsidRPr="00C26C40">
              <w:rPr>
                <w:lang w:val="en-GB"/>
              </w:rPr>
              <w:t>43.65</w:t>
            </w:r>
          </w:p>
        </w:tc>
        <w:tc>
          <w:tcPr>
            <w:tcW w:w="1843" w:type="dxa"/>
          </w:tcPr>
          <w:p w14:paraId="74050B35" w14:textId="77777777" w:rsidR="008D6EC1" w:rsidRPr="00C26C40" w:rsidRDefault="008D6EC1" w:rsidP="00870DFD">
            <w:pPr>
              <w:rPr>
                <w:lang w:val="en-GB"/>
              </w:rPr>
            </w:pPr>
            <w:r w:rsidRPr="00C26C40">
              <w:rPr>
                <w:lang w:val="en-GB"/>
              </w:rPr>
              <w:t>563.58</w:t>
            </w:r>
          </w:p>
        </w:tc>
        <w:tc>
          <w:tcPr>
            <w:tcW w:w="1843" w:type="dxa"/>
          </w:tcPr>
          <w:p w14:paraId="008BE42C" w14:textId="77777777" w:rsidR="008D6EC1" w:rsidRPr="00C26C40" w:rsidRDefault="008D6EC1" w:rsidP="00870DFD">
            <w:pPr>
              <w:rPr>
                <w:lang w:val="en-GB"/>
              </w:rPr>
            </w:pPr>
            <w:r w:rsidRPr="00C26C40">
              <w:rPr>
                <w:lang w:val="en-GB"/>
              </w:rPr>
              <w:t>32.00</w:t>
            </w:r>
          </w:p>
        </w:tc>
      </w:tr>
      <w:tr w:rsidR="008D6EC1" w:rsidRPr="00C26C40" w14:paraId="3F02D469" w14:textId="77777777" w:rsidTr="00870DFD">
        <w:tc>
          <w:tcPr>
            <w:tcW w:w="2405" w:type="dxa"/>
          </w:tcPr>
          <w:p w14:paraId="1F6CC38B" w14:textId="77777777" w:rsidR="008D6EC1" w:rsidRPr="00C26C40" w:rsidRDefault="008D6EC1" w:rsidP="00870DFD">
            <w:pPr>
              <w:rPr>
                <w:lang w:val="en-GB"/>
              </w:rPr>
            </w:pPr>
            <w:r w:rsidRPr="00C26C40">
              <w:rPr>
                <w:lang w:val="en-GB"/>
              </w:rPr>
              <w:t>Cold Stream Outlet Temp (°C)</w:t>
            </w:r>
          </w:p>
        </w:tc>
        <w:tc>
          <w:tcPr>
            <w:tcW w:w="2268" w:type="dxa"/>
          </w:tcPr>
          <w:p w14:paraId="2A966A06" w14:textId="77777777" w:rsidR="008D6EC1" w:rsidRPr="00C26C40" w:rsidRDefault="008D6EC1" w:rsidP="00870DFD">
            <w:pPr>
              <w:rPr>
                <w:lang w:val="en-GB"/>
              </w:rPr>
            </w:pPr>
            <w:r w:rsidRPr="00C26C40">
              <w:rPr>
                <w:lang w:val="en-GB"/>
              </w:rPr>
              <w:t>563.58</w:t>
            </w:r>
          </w:p>
        </w:tc>
        <w:tc>
          <w:tcPr>
            <w:tcW w:w="1843" w:type="dxa"/>
          </w:tcPr>
          <w:p w14:paraId="676E450D" w14:textId="77777777" w:rsidR="008D6EC1" w:rsidRPr="00C26C40" w:rsidRDefault="008D6EC1" w:rsidP="00870DFD">
            <w:pPr>
              <w:rPr>
                <w:lang w:val="en-GB"/>
              </w:rPr>
            </w:pPr>
            <w:r w:rsidRPr="00C26C40">
              <w:rPr>
                <w:lang w:val="en-GB"/>
              </w:rPr>
              <w:t>650.00</w:t>
            </w:r>
          </w:p>
        </w:tc>
        <w:tc>
          <w:tcPr>
            <w:tcW w:w="1843" w:type="dxa"/>
          </w:tcPr>
          <w:p w14:paraId="0C5BF641" w14:textId="77777777" w:rsidR="008D6EC1" w:rsidRPr="00C26C40" w:rsidRDefault="008D6EC1" w:rsidP="00870DFD">
            <w:pPr>
              <w:rPr>
                <w:lang w:val="en-GB"/>
              </w:rPr>
            </w:pPr>
            <w:r w:rsidRPr="00C26C40">
              <w:rPr>
                <w:lang w:val="en-GB"/>
              </w:rPr>
              <w:t>95.00</w:t>
            </w:r>
          </w:p>
        </w:tc>
      </w:tr>
      <w:tr w:rsidR="008D6EC1" w:rsidRPr="00C26C40" w14:paraId="700BFF99" w14:textId="77777777" w:rsidTr="00870DFD">
        <w:tc>
          <w:tcPr>
            <w:tcW w:w="2405" w:type="dxa"/>
          </w:tcPr>
          <w:p w14:paraId="6A9B8DD8" w14:textId="77777777" w:rsidR="008D6EC1" w:rsidRPr="00C26C40" w:rsidRDefault="008D6EC1" w:rsidP="00870DFD">
            <w:pPr>
              <w:rPr>
                <w:lang w:val="en-GB"/>
              </w:rPr>
            </w:pPr>
            <w:r w:rsidRPr="00C26C40">
              <w:rPr>
                <w:lang w:val="en-GB"/>
              </w:rPr>
              <w:t>Required Area (sqm)</w:t>
            </w:r>
          </w:p>
        </w:tc>
        <w:tc>
          <w:tcPr>
            <w:tcW w:w="2268" w:type="dxa"/>
          </w:tcPr>
          <w:p w14:paraId="6C9D7F2B" w14:textId="77777777" w:rsidR="008D6EC1" w:rsidRPr="00C26C40" w:rsidRDefault="008D6EC1" w:rsidP="00870DFD">
            <w:pPr>
              <w:rPr>
                <w:lang w:val="en-GB"/>
              </w:rPr>
            </w:pPr>
            <w:r w:rsidRPr="00C26C40">
              <w:rPr>
                <w:lang w:val="en-GB"/>
              </w:rPr>
              <w:t>3.3441</w:t>
            </w:r>
          </w:p>
        </w:tc>
        <w:tc>
          <w:tcPr>
            <w:tcW w:w="1843" w:type="dxa"/>
          </w:tcPr>
          <w:p w14:paraId="71247D71" w14:textId="77777777" w:rsidR="008D6EC1" w:rsidRPr="00C26C40" w:rsidRDefault="008D6EC1" w:rsidP="00870DFD">
            <w:pPr>
              <w:rPr>
                <w:lang w:val="en-GB"/>
              </w:rPr>
            </w:pPr>
            <w:r w:rsidRPr="00C26C40">
              <w:rPr>
                <w:lang w:val="en-GB"/>
              </w:rPr>
              <w:t>0.3323</w:t>
            </w:r>
          </w:p>
        </w:tc>
        <w:tc>
          <w:tcPr>
            <w:tcW w:w="1843" w:type="dxa"/>
          </w:tcPr>
          <w:p w14:paraId="1FED5CC0" w14:textId="77777777" w:rsidR="008D6EC1" w:rsidRPr="00C26C40" w:rsidRDefault="008D6EC1" w:rsidP="00870DFD">
            <w:pPr>
              <w:rPr>
                <w:lang w:val="en-GB"/>
              </w:rPr>
            </w:pPr>
            <w:r w:rsidRPr="00C26C40">
              <w:rPr>
                <w:lang w:val="en-GB"/>
              </w:rPr>
              <w:t>0.3729</w:t>
            </w:r>
          </w:p>
        </w:tc>
      </w:tr>
      <w:tr w:rsidR="008D6EC1" w:rsidRPr="00C26C40" w14:paraId="6F56632C" w14:textId="77777777" w:rsidTr="00870DFD">
        <w:tc>
          <w:tcPr>
            <w:tcW w:w="2405" w:type="dxa"/>
          </w:tcPr>
          <w:p w14:paraId="17598639" w14:textId="77777777" w:rsidR="008D6EC1" w:rsidRPr="00C26C40" w:rsidRDefault="008D6EC1" w:rsidP="00870DFD">
            <w:pPr>
              <w:rPr>
                <w:lang w:val="en-GB"/>
              </w:rPr>
            </w:pPr>
            <w:r w:rsidRPr="00C26C40">
              <w:rPr>
                <w:lang w:val="en-GB"/>
              </w:rPr>
              <w:t>Average U (W/sqm-K)</w:t>
            </w:r>
          </w:p>
        </w:tc>
        <w:tc>
          <w:tcPr>
            <w:tcW w:w="2268" w:type="dxa"/>
          </w:tcPr>
          <w:p w14:paraId="607EF313" w14:textId="77777777" w:rsidR="008D6EC1" w:rsidRPr="00C26C40" w:rsidRDefault="008D6EC1" w:rsidP="00870DFD">
            <w:pPr>
              <w:rPr>
                <w:lang w:val="en-GB"/>
              </w:rPr>
            </w:pPr>
            <w:r w:rsidRPr="00C26C40">
              <w:rPr>
                <w:lang w:val="en-GB"/>
              </w:rPr>
              <w:t>850</w:t>
            </w:r>
          </w:p>
        </w:tc>
        <w:tc>
          <w:tcPr>
            <w:tcW w:w="1843" w:type="dxa"/>
          </w:tcPr>
          <w:p w14:paraId="01400CDA" w14:textId="77777777" w:rsidR="008D6EC1" w:rsidRPr="00C26C40" w:rsidRDefault="008D6EC1" w:rsidP="00870DFD">
            <w:pPr>
              <w:rPr>
                <w:lang w:val="en-GB"/>
              </w:rPr>
            </w:pPr>
            <w:r w:rsidRPr="00C26C40">
              <w:rPr>
                <w:lang w:val="en-GB"/>
              </w:rPr>
              <w:t>850</w:t>
            </w:r>
          </w:p>
        </w:tc>
        <w:tc>
          <w:tcPr>
            <w:tcW w:w="1843" w:type="dxa"/>
          </w:tcPr>
          <w:p w14:paraId="1139BEB8" w14:textId="77777777" w:rsidR="008D6EC1" w:rsidRPr="00C26C40" w:rsidRDefault="008D6EC1" w:rsidP="00870DFD">
            <w:pPr>
              <w:rPr>
                <w:lang w:val="en-GB"/>
              </w:rPr>
            </w:pPr>
            <w:r w:rsidRPr="00C26C40">
              <w:rPr>
                <w:lang w:val="en-GB"/>
              </w:rPr>
              <w:t>850</w:t>
            </w:r>
          </w:p>
        </w:tc>
      </w:tr>
      <w:tr w:rsidR="008D6EC1" w:rsidRPr="00C26C40" w14:paraId="024226D5" w14:textId="77777777" w:rsidTr="00870DFD">
        <w:tc>
          <w:tcPr>
            <w:tcW w:w="2405" w:type="dxa"/>
          </w:tcPr>
          <w:p w14:paraId="60277B84" w14:textId="77777777" w:rsidR="008D6EC1" w:rsidRPr="00C26C40" w:rsidRDefault="008D6EC1" w:rsidP="00870DFD">
            <w:pPr>
              <w:rPr>
                <w:lang w:val="en-GB"/>
              </w:rPr>
            </w:pPr>
            <w:r w:rsidRPr="00C26C40">
              <w:rPr>
                <w:lang w:val="en-GB"/>
              </w:rPr>
              <w:t>LMTD (Corrected) (K)</w:t>
            </w:r>
          </w:p>
        </w:tc>
        <w:tc>
          <w:tcPr>
            <w:tcW w:w="2268" w:type="dxa"/>
          </w:tcPr>
          <w:p w14:paraId="65BA682B" w14:textId="77777777" w:rsidR="008D6EC1" w:rsidRPr="00C26C40" w:rsidRDefault="008D6EC1" w:rsidP="00870DFD">
            <w:pPr>
              <w:rPr>
                <w:lang w:val="en-GB"/>
              </w:rPr>
            </w:pPr>
            <w:r w:rsidRPr="00C26C40">
              <w:rPr>
                <w:lang w:val="en-GB"/>
              </w:rPr>
              <w:t>53.8409</w:t>
            </w:r>
          </w:p>
        </w:tc>
        <w:tc>
          <w:tcPr>
            <w:tcW w:w="1843" w:type="dxa"/>
          </w:tcPr>
          <w:p w14:paraId="3B3B2512" w14:textId="77777777" w:rsidR="008D6EC1" w:rsidRPr="00C26C40" w:rsidRDefault="008D6EC1" w:rsidP="00870DFD">
            <w:pPr>
              <w:rPr>
                <w:lang w:val="en-GB"/>
              </w:rPr>
            </w:pPr>
            <w:r w:rsidRPr="00C26C40">
              <w:rPr>
                <w:lang w:val="en-GB"/>
              </w:rPr>
              <w:t>95.8619</w:t>
            </w:r>
          </w:p>
        </w:tc>
        <w:tc>
          <w:tcPr>
            <w:tcW w:w="1843" w:type="dxa"/>
          </w:tcPr>
          <w:p w14:paraId="6709E925" w14:textId="77777777" w:rsidR="008D6EC1" w:rsidRPr="00C26C40" w:rsidRDefault="008D6EC1" w:rsidP="00870DFD">
            <w:pPr>
              <w:rPr>
                <w:lang w:val="en-GB"/>
              </w:rPr>
            </w:pPr>
            <w:r w:rsidRPr="00C26C40">
              <w:rPr>
                <w:lang w:val="en-GB"/>
              </w:rPr>
              <w:t>369.9551</w:t>
            </w:r>
          </w:p>
        </w:tc>
      </w:tr>
      <w:tr w:rsidR="008D6EC1" w:rsidRPr="00C26C40" w14:paraId="379EE973" w14:textId="77777777" w:rsidTr="00870DFD">
        <w:tc>
          <w:tcPr>
            <w:tcW w:w="2405" w:type="dxa"/>
          </w:tcPr>
          <w:p w14:paraId="3ED86C8E" w14:textId="77777777" w:rsidR="008D6EC1" w:rsidRPr="00C26C40" w:rsidRDefault="008D6EC1" w:rsidP="00870DFD">
            <w:pPr>
              <w:rPr>
                <w:lang w:val="en-GB"/>
              </w:rPr>
            </w:pPr>
            <w:r w:rsidRPr="00C26C40">
              <w:rPr>
                <w:lang w:val="en-GB"/>
              </w:rPr>
              <w:t>Number of Shells</w:t>
            </w:r>
          </w:p>
        </w:tc>
        <w:tc>
          <w:tcPr>
            <w:tcW w:w="2268" w:type="dxa"/>
          </w:tcPr>
          <w:p w14:paraId="0FC95FC1" w14:textId="77777777" w:rsidR="008D6EC1" w:rsidRPr="00C26C40" w:rsidRDefault="008D6EC1" w:rsidP="00870DFD">
            <w:pPr>
              <w:rPr>
                <w:lang w:val="en-GB"/>
              </w:rPr>
            </w:pPr>
            <w:r w:rsidRPr="00C26C40">
              <w:rPr>
                <w:lang w:val="en-GB"/>
              </w:rPr>
              <w:t>5</w:t>
            </w:r>
          </w:p>
        </w:tc>
        <w:tc>
          <w:tcPr>
            <w:tcW w:w="1843" w:type="dxa"/>
          </w:tcPr>
          <w:p w14:paraId="3B6B2344" w14:textId="77777777" w:rsidR="008D6EC1" w:rsidRPr="00C26C40" w:rsidRDefault="008D6EC1" w:rsidP="00870DFD">
            <w:pPr>
              <w:rPr>
                <w:lang w:val="en-GB"/>
              </w:rPr>
            </w:pPr>
            <w:r w:rsidRPr="00C26C40">
              <w:rPr>
                <w:lang w:val="en-GB"/>
              </w:rPr>
              <w:t>1</w:t>
            </w:r>
          </w:p>
        </w:tc>
        <w:tc>
          <w:tcPr>
            <w:tcW w:w="1843" w:type="dxa"/>
          </w:tcPr>
          <w:p w14:paraId="1834AB5E" w14:textId="77777777" w:rsidR="008D6EC1" w:rsidRPr="00C26C40" w:rsidRDefault="008D6EC1" w:rsidP="007546F9">
            <w:pPr>
              <w:keepNext/>
              <w:rPr>
                <w:lang w:val="en-GB"/>
              </w:rPr>
            </w:pPr>
            <w:r w:rsidRPr="00C26C40">
              <w:rPr>
                <w:lang w:val="en-GB"/>
              </w:rPr>
              <w:t>1</w:t>
            </w:r>
          </w:p>
        </w:tc>
      </w:tr>
    </w:tbl>
    <w:p w14:paraId="666EB25F" w14:textId="23468B7F" w:rsidR="008D6EC1" w:rsidRPr="00C26C40" w:rsidRDefault="007546F9" w:rsidP="007546F9">
      <w:pPr>
        <w:pStyle w:val="Caption"/>
      </w:pPr>
      <w:bookmarkStart w:id="173" w:name="_Toc237220050"/>
      <w:r w:rsidRPr="00C26C40">
        <w:t xml:space="preserve">Figure </w:t>
      </w:r>
      <w:fldSimple w:instr=" STYLEREF 1 \s ">
        <w:r w:rsidR="006221B8">
          <w:rPr>
            <w:noProof/>
          </w:rPr>
          <w:t>5</w:t>
        </w:r>
      </w:fldSimple>
      <w:r w:rsidR="00E162A1">
        <w:noBreakHyphen/>
      </w:r>
      <w:fldSimple w:instr=" SEQ Figure \* ARABIC \s 1 ">
        <w:r w:rsidR="006221B8">
          <w:rPr>
            <w:noProof/>
          </w:rPr>
          <w:t>4</w:t>
        </w:r>
      </w:fldSimple>
      <w:r w:rsidRPr="00C26C40">
        <w:t xml:space="preserve"> Design summary for high temperature Gas Exchangers</w:t>
      </w:r>
      <w:bookmarkEnd w:id="173"/>
    </w:p>
    <w:p w14:paraId="3FBDDF4C" w14:textId="77777777" w:rsidR="008D6EC1" w:rsidRPr="00C26C40" w:rsidRDefault="008D6EC1" w:rsidP="00C13B08">
      <w:pPr>
        <w:pStyle w:val="ListParagraph"/>
        <w:numPr>
          <w:ilvl w:val="0"/>
          <w:numId w:val="14"/>
        </w:numPr>
      </w:pPr>
      <w:r w:rsidRPr="00C26C40">
        <w:rPr>
          <w:b/>
          <w:bCs/>
        </w:rPr>
        <w:t>CL-201</w:t>
      </w:r>
      <w:r w:rsidRPr="00C26C40">
        <w:t>: This unit is used to remove sensible heat from the 870 °C solid/gas stream to energise compressed air with its pre-heat to 563.58 °C with a violent pre-heat. This large temperature difference means that the am LMTD correction factor is 0.5440, which is accomplished by the physical arrangement of 5 independent shells, giving a required 3.3441 sqm of area. The inlet gas is forced to hit 870 °C, which means that normal metals will melt or structurally yield. The hot side tubes and sheets should be made of special refractory lined carbon steel or super alloy such as Incoloy 800H.</w:t>
      </w:r>
    </w:p>
    <w:p w14:paraId="722C38F4" w14:textId="77777777" w:rsidR="008D6EC1" w:rsidRPr="00C26C40" w:rsidRDefault="008D6EC1" w:rsidP="00C13B08">
      <w:pPr>
        <w:pStyle w:val="ListParagraph"/>
        <w:numPr>
          <w:ilvl w:val="0"/>
          <w:numId w:val="14"/>
        </w:numPr>
      </w:pPr>
      <w:r w:rsidRPr="00C26C40">
        <w:rPr>
          <w:b/>
          <w:bCs/>
        </w:rPr>
        <w:t>HX-102 &amp; HX-103</w:t>
      </w:r>
      <w:r w:rsidRPr="00C26C40">
        <w:t xml:space="preserve">: These are small, very efficient single shell counter current units. HX-102 utilizes a tiny 0.3323 sqm area to extract 27 kW of heat, while HX-103 extracts 117.2 kW over 0.3729 sqm, dropping the 650 °C air down to 263.47 °C to heat process </w:t>
      </w:r>
      <w:r w:rsidRPr="00C26C40">
        <w:lastRenderedPageBreak/>
        <w:t>water. Such gas-to-water applications can be quite well managed by a high grade austenitic stainless steel, such as 310S or 316L.</w:t>
      </w:r>
    </w:p>
    <w:p w14:paraId="2591DA62" w14:textId="77777777" w:rsidR="008D6EC1" w:rsidRPr="00C26C40" w:rsidRDefault="008D6EC1" w:rsidP="00134FFF">
      <w:pPr>
        <w:pStyle w:val="Heading3"/>
      </w:pPr>
      <w:bookmarkStart w:id="174" w:name="_Toc235285314"/>
      <w:bookmarkStart w:id="175" w:name="_Toc237244955"/>
      <w:r w:rsidRPr="00C26C40">
        <w:t>Acidic and Corrosive Heat Exchangers (Blocks: HX-201, HX-601, HX-203)</w:t>
      </w:r>
      <w:bookmarkEnd w:id="174"/>
      <w:bookmarkEnd w:id="175"/>
    </w:p>
    <w:p w14:paraId="6773B140" w14:textId="77777777" w:rsidR="008D6EC1" w:rsidRPr="00C26C40" w:rsidRDefault="008D6EC1" w:rsidP="008D6EC1">
      <w:r w:rsidRPr="00C26C40">
        <w:t>This secondary cluster handles the highly aggressive, chloride-rich liquid streams entering and exiting the main leaching and polymerization reactors. The metallurgical constraints here are absolute; a single misapplication of material will result in immediate, catastrophic failure.</w:t>
      </w:r>
    </w:p>
    <w:tbl>
      <w:tblPr>
        <w:tblStyle w:val="TableGrid"/>
        <w:tblW w:w="8075" w:type="dxa"/>
        <w:tblLayout w:type="fixed"/>
        <w:tblLook w:val="0600" w:firstRow="0" w:lastRow="0" w:firstColumn="0" w:lastColumn="0" w:noHBand="1" w:noVBand="1"/>
      </w:tblPr>
      <w:tblGrid>
        <w:gridCol w:w="2340"/>
        <w:gridCol w:w="1766"/>
        <w:gridCol w:w="1843"/>
        <w:gridCol w:w="2126"/>
      </w:tblGrid>
      <w:tr w:rsidR="008D6EC1" w:rsidRPr="00C26C40" w14:paraId="42A1ED58" w14:textId="77777777" w:rsidTr="00870DFD">
        <w:tc>
          <w:tcPr>
            <w:tcW w:w="2340" w:type="dxa"/>
          </w:tcPr>
          <w:p w14:paraId="5C63C14F" w14:textId="77777777" w:rsidR="008D6EC1" w:rsidRPr="00C26C40" w:rsidRDefault="008D6EC1" w:rsidP="00870DFD">
            <w:pPr>
              <w:rPr>
                <w:lang w:val="en-GB"/>
              </w:rPr>
            </w:pPr>
            <w:r w:rsidRPr="00C26C40">
              <w:rPr>
                <w:lang w:val="en-GB"/>
              </w:rPr>
              <w:t>Parameter</w:t>
            </w:r>
          </w:p>
        </w:tc>
        <w:tc>
          <w:tcPr>
            <w:tcW w:w="1766" w:type="dxa"/>
          </w:tcPr>
          <w:p w14:paraId="79FBE477" w14:textId="77777777" w:rsidR="008D6EC1" w:rsidRPr="00C26C40" w:rsidRDefault="008D6EC1" w:rsidP="00870DFD">
            <w:pPr>
              <w:rPr>
                <w:lang w:val="en-GB"/>
              </w:rPr>
            </w:pPr>
            <w:r w:rsidRPr="00C26C40">
              <w:rPr>
                <w:lang w:val="en-GB"/>
              </w:rPr>
              <w:t>HX-201</w:t>
            </w:r>
          </w:p>
        </w:tc>
        <w:tc>
          <w:tcPr>
            <w:tcW w:w="1843" w:type="dxa"/>
          </w:tcPr>
          <w:p w14:paraId="4F78913B" w14:textId="77777777" w:rsidR="008D6EC1" w:rsidRPr="00C26C40" w:rsidRDefault="008D6EC1" w:rsidP="00870DFD">
            <w:pPr>
              <w:rPr>
                <w:lang w:val="en-GB"/>
              </w:rPr>
            </w:pPr>
            <w:r w:rsidRPr="00C26C40">
              <w:rPr>
                <w:lang w:val="en-GB"/>
              </w:rPr>
              <w:t>HX-601</w:t>
            </w:r>
          </w:p>
        </w:tc>
        <w:tc>
          <w:tcPr>
            <w:tcW w:w="2126" w:type="dxa"/>
          </w:tcPr>
          <w:p w14:paraId="5F6862C4" w14:textId="77777777" w:rsidR="008D6EC1" w:rsidRPr="00C26C40" w:rsidRDefault="008D6EC1" w:rsidP="00870DFD">
            <w:pPr>
              <w:rPr>
                <w:lang w:val="en-GB"/>
              </w:rPr>
            </w:pPr>
            <w:r w:rsidRPr="00C26C40">
              <w:rPr>
                <w:lang w:val="en-GB"/>
              </w:rPr>
              <w:t>HX-203</w:t>
            </w:r>
          </w:p>
        </w:tc>
      </w:tr>
      <w:tr w:rsidR="008D6EC1" w:rsidRPr="00C26C40" w14:paraId="64DB0638" w14:textId="77777777" w:rsidTr="00870DFD">
        <w:tc>
          <w:tcPr>
            <w:tcW w:w="2340" w:type="dxa"/>
          </w:tcPr>
          <w:p w14:paraId="591B1146" w14:textId="77777777" w:rsidR="008D6EC1" w:rsidRPr="00C26C40" w:rsidRDefault="008D6EC1" w:rsidP="00870DFD">
            <w:pPr>
              <w:rPr>
                <w:lang w:val="en-GB"/>
              </w:rPr>
            </w:pPr>
            <w:r w:rsidRPr="00C26C40">
              <w:rPr>
                <w:lang w:val="en-GB"/>
              </w:rPr>
              <w:t>Model Type</w:t>
            </w:r>
          </w:p>
        </w:tc>
        <w:tc>
          <w:tcPr>
            <w:tcW w:w="1766" w:type="dxa"/>
          </w:tcPr>
          <w:p w14:paraId="7E728F21" w14:textId="77777777" w:rsidR="008D6EC1" w:rsidRPr="00C26C40" w:rsidRDefault="008D6EC1" w:rsidP="00870DFD">
            <w:pPr>
              <w:rPr>
                <w:lang w:val="en-GB"/>
              </w:rPr>
            </w:pPr>
            <w:r w:rsidRPr="00C26C40">
              <w:rPr>
                <w:lang w:val="en-GB"/>
              </w:rPr>
              <w:t>Counter-current</w:t>
            </w:r>
          </w:p>
        </w:tc>
        <w:tc>
          <w:tcPr>
            <w:tcW w:w="1843" w:type="dxa"/>
          </w:tcPr>
          <w:p w14:paraId="0BE9E9FD" w14:textId="77777777" w:rsidR="008D6EC1" w:rsidRPr="00C26C40" w:rsidRDefault="008D6EC1" w:rsidP="00870DFD">
            <w:pPr>
              <w:rPr>
                <w:lang w:val="en-GB"/>
              </w:rPr>
            </w:pPr>
            <w:r w:rsidRPr="00C26C40">
              <w:rPr>
                <w:lang w:val="en-GB"/>
              </w:rPr>
              <w:t>Counter-current</w:t>
            </w:r>
          </w:p>
        </w:tc>
        <w:tc>
          <w:tcPr>
            <w:tcW w:w="2126" w:type="dxa"/>
          </w:tcPr>
          <w:p w14:paraId="27C25246" w14:textId="77777777" w:rsidR="008D6EC1" w:rsidRPr="00C26C40" w:rsidRDefault="008D6EC1" w:rsidP="00870DFD">
            <w:pPr>
              <w:rPr>
                <w:lang w:val="en-GB"/>
              </w:rPr>
            </w:pPr>
            <w:r w:rsidRPr="00C26C40">
              <w:rPr>
                <w:lang w:val="en-GB"/>
              </w:rPr>
              <w:t>Counter-current</w:t>
            </w:r>
          </w:p>
        </w:tc>
      </w:tr>
      <w:tr w:rsidR="008D6EC1" w:rsidRPr="00C26C40" w14:paraId="325CF488" w14:textId="77777777" w:rsidTr="00870DFD">
        <w:tc>
          <w:tcPr>
            <w:tcW w:w="2340" w:type="dxa"/>
          </w:tcPr>
          <w:p w14:paraId="418A746D" w14:textId="77777777" w:rsidR="008D6EC1" w:rsidRPr="00C26C40" w:rsidRDefault="008D6EC1" w:rsidP="00870DFD">
            <w:pPr>
              <w:rPr>
                <w:lang w:val="en-GB"/>
              </w:rPr>
            </w:pPr>
            <w:r w:rsidRPr="00C26C40">
              <w:rPr>
                <w:lang w:val="en-GB"/>
              </w:rPr>
              <w:t>Number Required</w:t>
            </w:r>
          </w:p>
        </w:tc>
        <w:tc>
          <w:tcPr>
            <w:tcW w:w="1766" w:type="dxa"/>
          </w:tcPr>
          <w:p w14:paraId="77A14A84" w14:textId="77777777" w:rsidR="008D6EC1" w:rsidRPr="00C26C40" w:rsidRDefault="008D6EC1" w:rsidP="00870DFD">
            <w:pPr>
              <w:rPr>
                <w:lang w:val="en-GB"/>
              </w:rPr>
            </w:pPr>
            <w:r w:rsidRPr="00C26C40">
              <w:rPr>
                <w:lang w:val="en-GB"/>
              </w:rPr>
              <w:t>1</w:t>
            </w:r>
          </w:p>
        </w:tc>
        <w:tc>
          <w:tcPr>
            <w:tcW w:w="1843" w:type="dxa"/>
          </w:tcPr>
          <w:p w14:paraId="01B4B0C1" w14:textId="77777777" w:rsidR="008D6EC1" w:rsidRPr="00C26C40" w:rsidRDefault="008D6EC1" w:rsidP="00870DFD">
            <w:pPr>
              <w:rPr>
                <w:lang w:val="en-GB"/>
              </w:rPr>
            </w:pPr>
            <w:r w:rsidRPr="00C26C40">
              <w:rPr>
                <w:lang w:val="en-GB"/>
              </w:rPr>
              <w:t>1</w:t>
            </w:r>
          </w:p>
        </w:tc>
        <w:tc>
          <w:tcPr>
            <w:tcW w:w="2126" w:type="dxa"/>
          </w:tcPr>
          <w:p w14:paraId="0BED86E7" w14:textId="77777777" w:rsidR="008D6EC1" w:rsidRPr="00C26C40" w:rsidRDefault="008D6EC1" w:rsidP="00870DFD">
            <w:pPr>
              <w:rPr>
                <w:lang w:val="en-GB"/>
              </w:rPr>
            </w:pPr>
            <w:r w:rsidRPr="00C26C40">
              <w:rPr>
                <w:lang w:val="en-GB"/>
              </w:rPr>
              <w:t>1</w:t>
            </w:r>
          </w:p>
        </w:tc>
      </w:tr>
      <w:tr w:rsidR="008D6EC1" w:rsidRPr="00C26C40" w14:paraId="65346175" w14:textId="77777777" w:rsidTr="00870DFD">
        <w:tc>
          <w:tcPr>
            <w:tcW w:w="2340" w:type="dxa"/>
          </w:tcPr>
          <w:p w14:paraId="331DE11C" w14:textId="77777777" w:rsidR="008D6EC1" w:rsidRPr="00C26C40" w:rsidRDefault="008D6EC1" w:rsidP="00870DFD">
            <w:pPr>
              <w:rPr>
                <w:lang w:val="en-GB"/>
              </w:rPr>
            </w:pPr>
            <w:r w:rsidRPr="00C26C40">
              <w:rPr>
                <w:lang w:val="en-GB"/>
              </w:rPr>
              <w:t>Heat Duty (Watts)</w:t>
            </w:r>
          </w:p>
        </w:tc>
        <w:tc>
          <w:tcPr>
            <w:tcW w:w="1766" w:type="dxa"/>
          </w:tcPr>
          <w:p w14:paraId="1C51C65A" w14:textId="77777777" w:rsidR="008D6EC1" w:rsidRPr="00C26C40" w:rsidRDefault="008D6EC1" w:rsidP="00870DFD">
            <w:pPr>
              <w:rPr>
                <w:lang w:val="en-GB"/>
              </w:rPr>
            </w:pPr>
            <w:r w:rsidRPr="00C26C40">
              <w:rPr>
                <w:lang w:val="en-GB"/>
              </w:rPr>
              <w:t>62,839.46</w:t>
            </w:r>
          </w:p>
        </w:tc>
        <w:tc>
          <w:tcPr>
            <w:tcW w:w="1843" w:type="dxa"/>
          </w:tcPr>
          <w:p w14:paraId="08333E5B" w14:textId="77777777" w:rsidR="008D6EC1" w:rsidRPr="00C26C40" w:rsidRDefault="008D6EC1" w:rsidP="00870DFD">
            <w:pPr>
              <w:rPr>
                <w:lang w:val="en-GB"/>
              </w:rPr>
            </w:pPr>
            <w:r w:rsidRPr="00C26C40">
              <w:rPr>
                <w:lang w:val="en-GB"/>
              </w:rPr>
              <w:t>48,680.05</w:t>
            </w:r>
          </w:p>
        </w:tc>
        <w:tc>
          <w:tcPr>
            <w:tcW w:w="2126" w:type="dxa"/>
          </w:tcPr>
          <w:p w14:paraId="30EBE81D" w14:textId="77777777" w:rsidR="008D6EC1" w:rsidRPr="00C26C40" w:rsidRDefault="008D6EC1" w:rsidP="00870DFD">
            <w:pPr>
              <w:rPr>
                <w:lang w:val="en-GB"/>
              </w:rPr>
            </w:pPr>
            <w:r w:rsidRPr="00C26C40">
              <w:rPr>
                <w:lang w:val="en-GB"/>
              </w:rPr>
              <w:t>155,696.10</w:t>
            </w:r>
          </w:p>
        </w:tc>
      </w:tr>
      <w:tr w:rsidR="008D6EC1" w:rsidRPr="00C26C40" w14:paraId="5B9A9142" w14:textId="77777777" w:rsidTr="00870DFD">
        <w:tc>
          <w:tcPr>
            <w:tcW w:w="2340" w:type="dxa"/>
          </w:tcPr>
          <w:p w14:paraId="258BC18D" w14:textId="77777777" w:rsidR="008D6EC1" w:rsidRPr="00C26C40" w:rsidRDefault="008D6EC1" w:rsidP="00870DFD">
            <w:pPr>
              <w:rPr>
                <w:lang w:val="en-GB"/>
              </w:rPr>
            </w:pPr>
            <w:r w:rsidRPr="00C26C40">
              <w:rPr>
                <w:lang w:val="en-GB"/>
              </w:rPr>
              <w:t>Hot Stream Inlet Temp (°C)</w:t>
            </w:r>
          </w:p>
        </w:tc>
        <w:tc>
          <w:tcPr>
            <w:tcW w:w="1766" w:type="dxa"/>
          </w:tcPr>
          <w:p w14:paraId="7D8CF990" w14:textId="77777777" w:rsidR="008D6EC1" w:rsidRPr="00C26C40" w:rsidRDefault="008D6EC1" w:rsidP="00870DFD">
            <w:pPr>
              <w:rPr>
                <w:lang w:val="en-GB"/>
              </w:rPr>
            </w:pPr>
            <w:r w:rsidRPr="00C26C40">
              <w:rPr>
                <w:lang w:val="en-GB"/>
              </w:rPr>
              <w:t>95.00</w:t>
            </w:r>
          </w:p>
        </w:tc>
        <w:tc>
          <w:tcPr>
            <w:tcW w:w="1843" w:type="dxa"/>
          </w:tcPr>
          <w:p w14:paraId="244F041F" w14:textId="77777777" w:rsidR="008D6EC1" w:rsidRPr="00C26C40" w:rsidRDefault="008D6EC1" w:rsidP="00870DFD">
            <w:pPr>
              <w:rPr>
                <w:lang w:val="en-GB"/>
              </w:rPr>
            </w:pPr>
            <w:r w:rsidRPr="00C26C40">
              <w:rPr>
                <w:lang w:val="en-GB"/>
              </w:rPr>
              <w:t>95.00</w:t>
            </w:r>
          </w:p>
        </w:tc>
        <w:tc>
          <w:tcPr>
            <w:tcW w:w="2126" w:type="dxa"/>
          </w:tcPr>
          <w:p w14:paraId="065DE804" w14:textId="77777777" w:rsidR="008D6EC1" w:rsidRPr="00C26C40" w:rsidRDefault="008D6EC1" w:rsidP="00870DFD">
            <w:pPr>
              <w:rPr>
                <w:lang w:val="en-GB"/>
              </w:rPr>
            </w:pPr>
            <w:r w:rsidRPr="00C26C40">
              <w:rPr>
                <w:lang w:val="en-GB"/>
              </w:rPr>
              <w:t>120.00</w:t>
            </w:r>
          </w:p>
        </w:tc>
      </w:tr>
      <w:tr w:rsidR="008D6EC1" w:rsidRPr="00C26C40" w14:paraId="7D07CEEC" w14:textId="77777777" w:rsidTr="00870DFD">
        <w:tc>
          <w:tcPr>
            <w:tcW w:w="2340" w:type="dxa"/>
          </w:tcPr>
          <w:p w14:paraId="53C36678" w14:textId="77777777" w:rsidR="008D6EC1" w:rsidRPr="00C26C40" w:rsidRDefault="008D6EC1" w:rsidP="00870DFD">
            <w:pPr>
              <w:rPr>
                <w:lang w:val="en-GB"/>
              </w:rPr>
            </w:pPr>
            <w:r w:rsidRPr="00C26C40">
              <w:rPr>
                <w:lang w:val="en-GB"/>
              </w:rPr>
              <w:t>Hot Stream Outlet Temp (°C)</w:t>
            </w:r>
          </w:p>
        </w:tc>
        <w:tc>
          <w:tcPr>
            <w:tcW w:w="1766" w:type="dxa"/>
          </w:tcPr>
          <w:p w14:paraId="0A3EED1A" w14:textId="77777777" w:rsidR="008D6EC1" w:rsidRPr="00C26C40" w:rsidRDefault="008D6EC1" w:rsidP="00870DFD">
            <w:pPr>
              <w:rPr>
                <w:lang w:val="en-GB"/>
              </w:rPr>
            </w:pPr>
            <w:r w:rsidRPr="00C26C40">
              <w:rPr>
                <w:lang w:val="en-GB"/>
              </w:rPr>
              <w:t>33.62</w:t>
            </w:r>
          </w:p>
        </w:tc>
        <w:tc>
          <w:tcPr>
            <w:tcW w:w="1843" w:type="dxa"/>
          </w:tcPr>
          <w:p w14:paraId="2B1ABA51" w14:textId="77777777" w:rsidR="008D6EC1" w:rsidRPr="00C26C40" w:rsidRDefault="008D6EC1" w:rsidP="00870DFD">
            <w:pPr>
              <w:rPr>
                <w:lang w:val="en-GB"/>
              </w:rPr>
            </w:pPr>
            <w:r w:rsidRPr="00C26C40">
              <w:rPr>
                <w:lang w:val="en-GB"/>
              </w:rPr>
              <w:t>36.89</w:t>
            </w:r>
          </w:p>
        </w:tc>
        <w:tc>
          <w:tcPr>
            <w:tcW w:w="2126" w:type="dxa"/>
          </w:tcPr>
          <w:p w14:paraId="3B6A6DEC" w14:textId="77777777" w:rsidR="008D6EC1" w:rsidRPr="00C26C40" w:rsidRDefault="008D6EC1" w:rsidP="00870DFD">
            <w:pPr>
              <w:rPr>
                <w:lang w:val="en-GB"/>
              </w:rPr>
            </w:pPr>
            <w:r w:rsidRPr="00C26C40">
              <w:rPr>
                <w:lang w:val="en-GB"/>
              </w:rPr>
              <w:t>60.00</w:t>
            </w:r>
          </w:p>
        </w:tc>
      </w:tr>
      <w:tr w:rsidR="008D6EC1" w:rsidRPr="00C26C40" w14:paraId="38E44127" w14:textId="77777777" w:rsidTr="00870DFD">
        <w:tc>
          <w:tcPr>
            <w:tcW w:w="2340" w:type="dxa"/>
          </w:tcPr>
          <w:p w14:paraId="2F9A2BEC" w14:textId="77777777" w:rsidR="008D6EC1" w:rsidRPr="00C26C40" w:rsidRDefault="008D6EC1" w:rsidP="00870DFD">
            <w:pPr>
              <w:rPr>
                <w:lang w:val="en-GB"/>
              </w:rPr>
            </w:pPr>
            <w:r w:rsidRPr="00C26C40">
              <w:rPr>
                <w:lang w:val="en-GB"/>
              </w:rPr>
              <w:t>Cold Stream Inlet Temp (°C)</w:t>
            </w:r>
          </w:p>
        </w:tc>
        <w:tc>
          <w:tcPr>
            <w:tcW w:w="1766" w:type="dxa"/>
          </w:tcPr>
          <w:p w14:paraId="4893BDB2" w14:textId="77777777" w:rsidR="008D6EC1" w:rsidRPr="00C26C40" w:rsidRDefault="008D6EC1" w:rsidP="00870DFD">
            <w:pPr>
              <w:rPr>
                <w:lang w:val="en-GB"/>
              </w:rPr>
            </w:pPr>
            <w:r w:rsidRPr="00C26C40">
              <w:rPr>
                <w:lang w:val="en-GB"/>
              </w:rPr>
              <w:t>32.01</w:t>
            </w:r>
          </w:p>
        </w:tc>
        <w:tc>
          <w:tcPr>
            <w:tcW w:w="1843" w:type="dxa"/>
          </w:tcPr>
          <w:p w14:paraId="66E14202" w14:textId="77777777" w:rsidR="008D6EC1" w:rsidRPr="00C26C40" w:rsidRDefault="008D6EC1" w:rsidP="00870DFD">
            <w:pPr>
              <w:rPr>
                <w:lang w:val="en-GB"/>
              </w:rPr>
            </w:pPr>
            <w:r w:rsidRPr="00C26C40">
              <w:rPr>
                <w:lang w:val="en-GB"/>
              </w:rPr>
              <w:t>35.43</w:t>
            </w:r>
          </w:p>
        </w:tc>
        <w:tc>
          <w:tcPr>
            <w:tcW w:w="2126" w:type="dxa"/>
          </w:tcPr>
          <w:p w14:paraId="6AAE3997" w14:textId="77777777" w:rsidR="008D6EC1" w:rsidRPr="00C26C40" w:rsidRDefault="008D6EC1" w:rsidP="00870DFD">
            <w:pPr>
              <w:rPr>
                <w:lang w:val="en-GB"/>
              </w:rPr>
            </w:pPr>
            <w:r w:rsidRPr="00C26C40">
              <w:rPr>
                <w:lang w:val="en-GB"/>
              </w:rPr>
              <w:t>34.57</w:t>
            </w:r>
          </w:p>
        </w:tc>
      </w:tr>
      <w:tr w:rsidR="008D6EC1" w:rsidRPr="00C26C40" w14:paraId="1DB1B9FF" w14:textId="77777777" w:rsidTr="00870DFD">
        <w:tc>
          <w:tcPr>
            <w:tcW w:w="2340" w:type="dxa"/>
          </w:tcPr>
          <w:p w14:paraId="27A45334" w14:textId="77777777" w:rsidR="008D6EC1" w:rsidRPr="00C26C40" w:rsidRDefault="008D6EC1" w:rsidP="00870DFD">
            <w:pPr>
              <w:rPr>
                <w:lang w:val="en-GB"/>
              </w:rPr>
            </w:pPr>
            <w:r w:rsidRPr="00C26C40">
              <w:rPr>
                <w:lang w:val="en-GB"/>
              </w:rPr>
              <w:t>Cold Stream Outlet Temp (°C)</w:t>
            </w:r>
          </w:p>
        </w:tc>
        <w:tc>
          <w:tcPr>
            <w:tcW w:w="1766" w:type="dxa"/>
          </w:tcPr>
          <w:p w14:paraId="6618CA27" w14:textId="77777777" w:rsidR="008D6EC1" w:rsidRPr="00C26C40" w:rsidRDefault="008D6EC1" w:rsidP="00870DFD">
            <w:pPr>
              <w:rPr>
                <w:lang w:val="en-GB"/>
              </w:rPr>
            </w:pPr>
            <w:r w:rsidRPr="00C26C40">
              <w:rPr>
                <w:lang w:val="en-GB"/>
              </w:rPr>
              <w:t>80.00</w:t>
            </w:r>
          </w:p>
        </w:tc>
        <w:tc>
          <w:tcPr>
            <w:tcW w:w="1843" w:type="dxa"/>
          </w:tcPr>
          <w:p w14:paraId="60103952" w14:textId="77777777" w:rsidR="008D6EC1" w:rsidRPr="00C26C40" w:rsidRDefault="008D6EC1" w:rsidP="00870DFD">
            <w:pPr>
              <w:rPr>
                <w:lang w:val="en-GB"/>
              </w:rPr>
            </w:pPr>
            <w:r w:rsidRPr="00C26C40">
              <w:rPr>
                <w:lang w:val="en-GB"/>
              </w:rPr>
              <w:t>80.00</w:t>
            </w:r>
          </w:p>
        </w:tc>
        <w:tc>
          <w:tcPr>
            <w:tcW w:w="2126" w:type="dxa"/>
          </w:tcPr>
          <w:p w14:paraId="6973E1FE" w14:textId="77777777" w:rsidR="008D6EC1" w:rsidRPr="00C26C40" w:rsidRDefault="008D6EC1" w:rsidP="00870DFD">
            <w:pPr>
              <w:rPr>
                <w:lang w:val="en-GB"/>
              </w:rPr>
            </w:pPr>
            <w:r w:rsidRPr="00C26C40">
              <w:rPr>
                <w:lang w:val="en-GB"/>
              </w:rPr>
              <w:t>99.86</w:t>
            </w:r>
          </w:p>
        </w:tc>
      </w:tr>
      <w:tr w:rsidR="008D6EC1" w:rsidRPr="00C26C40" w14:paraId="08ECD347" w14:textId="77777777" w:rsidTr="00870DFD">
        <w:tc>
          <w:tcPr>
            <w:tcW w:w="2340" w:type="dxa"/>
          </w:tcPr>
          <w:p w14:paraId="4639349E" w14:textId="77777777" w:rsidR="008D6EC1" w:rsidRPr="00C26C40" w:rsidRDefault="008D6EC1" w:rsidP="00870DFD">
            <w:pPr>
              <w:rPr>
                <w:lang w:val="en-GB"/>
              </w:rPr>
            </w:pPr>
            <w:r w:rsidRPr="00C26C40">
              <w:rPr>
                <w:lang w:val="en-GB"/>
              </w:rPr>
              <w:t>Required Area (sqm)</w:t>
            </w:r>
          </w:p>
        </w:tc>
        <w:tc>
          <w:tcPr>
            <w:tcW w:w="1766" w:type="dxa"/>
          </w:tcPr>
          <w:p w14:paraId="1BA46818" w14:textId="77777777" w:rsidR="008D6EC1" w:rsidRPr="00C26C40" w:rsidRDefault="008D6EC1" w:rsidP="00870DFD">
            <w:pPr>
              <w:rPr>
                <w:lang w:val="en-GB"/>
              </w:rPr>
            </w:pPr>
            <w:r w:rsidRPr="00C26C40">
              <w:rPr>
                <w:lang w:val="en-GB"/>
              </w:rPr>
              <w:t>12.3279</w:t>
            </w:r>
          </w:p>
        </w:tc>
        <w:tc>
          <w:tcPr>
            <w:tcW w:w="1843" w:type="dxa"/>
          </w:tcPr>
          <w:p w14:paraId="0D3A1A44" w14:textId="77777777" w:rsidR="008D6EC1" w:rsidRPr="00C26C40" w:rsidRDefault="008D6EC1" w:rsidP="00870DFD">
            <w:pPr>
              <w:rPr>
                <w:lang w:val="en-GB"/>
              </w:rPr>
            </w:pPr>
            <w:r w:rsidRPr="00C26C40">
              <w:rPr>
                <w:lang w:val="en-GB"/>
              </w:rPr>
              <w:t>9.8510</w:t>
            </w:r>
          </w:p>
        </w:tc>
        <w:tc>
          <w:tcPr>
            <w:tcW w:w="2126" w:type="dxa"/>
          </w:tcPr>
          <w:p w14:paraId="090E695D" w14:textId="77777777" w:rsidR="008D6EC1" w:rsidRPr="00C26C40" w:rsidRDefault="008D6EC1" w:rsidP="00870DFD">
            <w:pPr>
              <w:rPr>
                <w:lang w:val="en-GB"/>
              </w:rPr>
            </w:pPr>
            <w:r w:rsidRPr="00C26C40">
              <w:rPr>
                <w:lang w:val="en-GB"/>
              </w:rPr>
              <w:t>25.6241</w:t>
            </w:r>
          </w:p>
        </w:tc>
      </w:tr>
      <w:tr w:rsidR="008D6EC1" w:rsidRPr="00C26C40" w14:paraId="389E366E" w14:textId="77777777" w:rsidTr="00870DFD">
        <w:tc>
          <w:tcPr>
            <w:tcW w:w="2340" w:type="dxa"/>
          </w:tcPr>
          <w:p w14:paraId="00721101" w14:textId="77777777" w:rsidR="008D6EC1" w:rsidRPr="00C26C40" w:rsidRDefault="008D6EC1" w:rsidP="00870DFD">
            <w:pPr>
              <w:rPr>
                <w:lang w:val="en-GB"/>
              </w:rPr>
            </w:pPr>
            <w:r w:rsidRPr="00C26C40">
              <w:rPr>
                <w:lang w:val="en-GB"/>
              </w:rPr>
              <w:t>LMTD (Corrected) (K)</w:t>
            </w:r>
          </w:p>
        </w:tc>
        <w:tc>
          <w:tcPr>
            <w:tcW w:w="1766" w:type="dxa"/>
          </w:tcPr>
          <w:p w14:paraId="33030E68" w14:textId="77777777" w:rsidR="008D6EC1" w:rsidRPr="00C26C40" w:rsidRDefault="008D6EC1" w:rsidP="00870DFD">
            <w:pPr>
              <w:rPr>
                <w:lang w:val="en-GB"/>
              </w:rPr>
            </w:pPr>
            <w:r w:rsidRPr="00C26C40">
              <w:rPr>
                <w:lang w:val="en-GB"/>
              </w:rPr>
              <w:t>5.9969</w:t>
            </w:r>
          </w:p>
        </w:tc>
        <w:tc>
          <w:tcPr>
            <w:tcW w:w="1843" w:type="dxa"/>
          </w:tcPr>
          <w:p w14:paraId="174C8AB8" w14:textId="77777777" w:rsidR="008D6EC1" w:rsidRPr="00C26C40" w:rsidRDefault="008D6EC1" w:rsidP="00870DFD">
            <w:pPr>
              <w:rPr>
                <w:lang w:val="en-GB"/>
              </w:rPr>
            </w:pPr>
            <w:r w:rsidRPr="00C26C40">
              <w:rPr>
                <w:lang w:val="en-GB"/>
              </w:rPr>
              <w:t>5.8137</w:t>
            </w:r>
          </w:p>
        </w:tc>
        <w:tc>
          <w:tcPr>
            <w:tcW w:w="2126" w:type="dxa"/>
          </w:tcPr>
          <w:p w14:paraId="6E727923" w14:textId="77777777" w:rsidR="008D6EC1" w:rsidRPr="00C26C40" w:rsidRDefault="008D6EC1" w:rsidP="00870DFD">
            <w:pPr>
              <w:rPr>
                <w:lang w:val="en-GB"/>
              </w:rPr>
            </w:pPr>
            <w:r w:rsidRPr="00C26C40">
              <w:rPr>
                <w:lang w:val="en-GB"/>
              </w:rPr>
              <w:t>7.1484</w:t>
            </w:r>
          </w:p>
        </w:tc>
      </w:tr>
      <w:tr w:rsidR="008D6EC1" w:rsidRPr="00C26C40" w14:paraId="6DFF9DFB" w14:textId="77777777" w:rsidTr="00870DFD">
        <w:tc>
          <w:tcPr>
            <w:tcW w:w="2340" w:type="dxa"/>
          </w:tcPr>
          <w:p w14:paraId="289ADBD3" w14:textId="77777777" w:rsidR="008D6EC1" w:rsidRPr="00C26C40" w:rsidRDefault="008D6EC1" w:rsidP="00870DFD">
            <w:pPr>
              <w:rPr>
                <w:lang w:val="en-GB"/>
              </w:rPr>
            </w:pPr>
            <w:r w:rsidRPr="00C26C40">
              <w:rPr>
                <w:lang w:val="en-GB"/>
              </w:rPr>
              <w:t>Zone Analysis Notes</w:t>
            </w:r>
          </w:p>
        </w:tc>
        <w:tc>
          <w:tcPr>
            <w:tcW w:w="1766" w:type="dxa"/>
          </w:tcPr>
          <w:p w14:paraId="57EFFA87" w14:textId="77777777" w:rsidR="008D6EC1" w:rsidRPr="00C26C40" w:rsidRDefault="008D6EC1" w:rsidP="00870DFD">
            <w:pPr>
              <w:rPr>
                <w:lang w:val="en-GB"/>
              </w:rPr>
            </w:pPr>
            <w:r w:rsidRPr="00C26C40">
              <w:rPr>
                <w:lang w:val="en-GB"/>
              </w:rPr>
              <w:t>1 Zone (Liquid/Liquid)</w:t>
            </w:r>
          </w:p>
        </w:tc>
        <w:tc>
          <w:tcPr>
            <w:tcW w:w="1843" w:type="dxa"/>
          </w:tcPr>
          <w:p w14:paraId="2C6AF4D2" w14:textId="77777777" w:rsidR="008D6EC1" w:rsidRPr="00C26C40" w:rsidRDefault="008D6EC1" w:rsidP="00870DFD">
            <w:pPr>
              <w:rPr>
                <w:lang w:val="en-GB"/>
              </w:rPr>
            </w:pPr>
            <w:r w:rsidRPr="00C26C40">
              <w:rPr>
                <w:lang w:val="en-GB"/>
              </w:rPr>
              <w:t>1 Zone (Liquid/Liquid)</w:t>
            </w:r>
          </w:p>
        </w:tc>
        <w:tc>
          <w:tcPr>
            <w:tcW w:w="2126" w:type="dxa"/>
          </w:tcPr>
          <w:p w14:paraId="1E3EE5B9" w14:textId="77777777" w:rsidR="008D6EC1" w:rsidRPr="00C26C40" w:rsidRDefault="008D6EC1" w:rsidP="007546F9">
            <w:pPr>
              <w:keepNext/>
              <w:rPr>
                <w:lang w:val="en-GB"/>
              </w:rPr>
            </w:pPr>
            <w:r w:rsidRPr="00C26C40">
              <w:rPr>
                <w:lang w:val="en-GB"/>
              </w:rPr>
              <w:t>2 Zones (Vapor fraction 0.0598 generated on cold side)</w:t>
            </w:r>
          </w:p>
        </w:tc>
      </w:tr>
    </w:tbl>
    <w:p w14:paraId="025C93BC" w14:textId="7C2784DA" w:rsidR="008D6EC1" w:rsidRPr="00C26C40" w:rsidRDefault="007546F9" w:rsidP="007546F9">
      <w:pPr>
        <w:pStyle w:val="Caption"/>
      </w:pPr>
      <w:bookmarkStart w:id="176" w:name="_Toc237220051"/>
      <w:r w:rsidRPr="00C26C40">
        <w:t xml:space="preserve">Figure </w:t>
      </w:r>
      <w:fldSimple w:instr=" STYLEREF 1 \s ">
        <w:r w:rsidR="006221B8">
          <w:rPr>
            <w:noProof/>
          </w:rPr>
          <w:t>5</w:t>
        </w:r>
      </w:fldSimple>
      <w:r w:rsidR="00E162A1">
        <w:noBreakHyphen/>
      </w:r>
      <w:fldSimple w:instr=" SEQ Figure \* ARABIC \s 1 ">
        <w:r w:rsidR="006221B8">
          <w:rPr>
            <w:noProof/>
          </w:rPr>
          <w:t>5</w:t>
        </w:r>
      </w:fldSimple>
      <w:r w:rsidRPr="00C26C40">
        <w:t xml:space="preserve"> Design summary for Acidic and corrosive heat exchangers</w:t>
      </w:r>
      <w:bookmarkEnd w:id="176"/>
    </w:p>
    <w:p w14:paraId="349C35FD" w14:textId="77777777" w:rsidR="008D6EC1" w:rsidRPr="00C26C40" w:rsidRDefault="008D6EC1" w:rsidP="00C13B08">
      <w:pPr>
        <w:pStyle w:val="ListParagraph"/>
        <w:numPr>
          <w:ilvl w:val="0"/>
          <w:numId w:val="15"/>
        </w:numPr>
      </w:pPr>
      <w:r w:rsidRPr="00C26C40">
        <w:t xml:space="preserve">The unit is required to transfer 62.8 kW of thermal energy, to pre-heat the highly concentrated hydrochloric acid feed stream (HCL-2) from 32.01 °C to 80.00 °C, with a required area of 12.3279 sqm, and an extremely tight LMTD of 5.9969 K, making metallic materials totally unsuitable against hot HCL. This exchanger should be defined as Impervious Graphite Block or Graphite Plate heat exchanger (e.g., SGL Carbon </w:t>
      </w:r>
      <w:r w:rsidRPr="00C26C40">
        <w:lastRenderedPageBreak/>
        <w:t>Diabon). Graphite is uniquely suitable for heat transfer in boiling hydrochloric acid because it has extremely high thermal conductivity and absolute chemical inertness, allowing for trouble-free heat transfer without leak.</w:t>
      </w:r>
    </w:p>
    <w:p w14:paraId="67D00892" w14:textId="77777777" w:rsidR="008D6EC1" w:rsidRPr="00C26C40" w:rsidRDefault="008D6EC1" w:rsidP="00C13B08">
      <w:pPr>
        <w:pStyle w:val="ListParagraph"/>
        <w:numPr>
          <w:ilvl w:val="0"/>
          <w:numId w:val="15"/>
        </w:numPr>
      </w:pPr>
      <w:r w:rsidRPr="00C26C40">
        <w:t>This is an operating duty of 48.6 kW and requires an area of 9.8510 sqm and LMTD of 5.8137 K depending on the type of chlorides in Stream 11, either a secondary graphite block unit or a heavy-duty glass-lined double-pipe heat exchanger is needed. The glass lined, tubular exchangers are ideal for maximum heat transfer and a complete separation between the aggressive media and the carbon steel construction.</w:t>
      </w:r>
    </w:p>
    <w:p w14:paraId="32E5BBD5" w14:textId="77777777" w:rsidR="008D6EC1" w:rsidRPr="00C26C40" w:rsidRDefault="008D6EC1" w:rsidP="00C13B08">
      <w:pPr>
        <w:pStyle w:val="ListParagraph"/>
        <w:numPr>
          <w:ilvl w:val="0"/>
          <w:numId w:val="15"/>
        </w:numPr>
      </w:pPr>
      <w:r w:rsidRPr="00C26C40">
        <w:t>●</w:t>
      </w:r>
      <w:r w:rsidRPr="00C26C40">
        <w:tab/>
        <w:t>HX-203: The most complicated and largest exchanger in acid circuit. It delivers a very large energy transfer of 155.6 kW, cooling the very corrosive, abrasive high pressure post-leach slurry (Stream 13) from 120.00 °C to 60.00 °C and simultaneously heating the process water coming into the plant to 99.85 °C. The total area is enormous at 25.6241 sqm with an LMTD of 7.1484 K. Thermodynamic zone analysis indicates that the cold side partially boils under the high heat, creating a vapor fraction of 0.0598 and thus two thermal zones. The sensible liquid heating in Zone 1 is 51.5 kW and the boiling heat transfer in Zone 2 is 104.1 kW. This unit is used to process a very abrasive bauxite slurry at temperatures of 120 °C, which leads to rapid mechanical erosion-corrosion on the standard graphite. The specification therefore calls for a Silicon Carbide (SiC) block heat exchanger or a very special Tantalum lined tube and shell exchanger to resist both the chemical turbulence and the physical abrasion.</w:t>
      </w:r>
    </w:p>
    <w:p w14:paraId="32639859" w14:textId="77777777" w:rsidR="008D6EC1" w:rsidRPr="00C26C40" w:rsidRDefault="008D6EC1" w:rsidP="00F02060">
      <w:pPr>
        <w:pStyle w:val="Heading2"/>
      </w:pPr>
      <w:bookmarkStart w:id="177" w:name="_Toc235285315"/>
      <w:bookmarkStart w:id="178" w:name="_Toc237244956"/>
      <w:r w:rsidRPr="00C26C40">
        <w:t>Fluid Transport: Pumping Infrastructure</w:t>
      </w:r>
      <w:bookmarkEnd w:id="177"/>
      <w:bookmarkEnd w:id="178"/>
    </w:p>
    <w:p w14:paraId="51A08584" w14:textId="471C83DB" w:rsidR="008D6EC1" w:rsidRPr="00C26C40" w:rsidRDefault="008D6EC1" w:rsidP="007546F9">
      <w:r w:rsidRPr="00C26C40">
        <w:t>The motive hydraulic force required to drive the heavy slurries, aggressive acids, and pure process water through the extensive heat exchanger networks and high-pressure reactors is provided by a network of heavy-duty centrifugal pumps. The proper selection of these pumps requires a delicate balance between resisting the intense chemical corrosion of the chlorides and surviving the severe mechanical abrasion of the dense bauxite slurries.</w:t>
      </w:r>
    </w:p>
    <w:tbl>
      <w:tblPr>
        <w:tblStyle w:val="TableGrid"/>
        <w:tblW w:w="8784" w:type="dxa"/>
        <w:tblLayout w:type="fixed"/>
        <w:tblLook w:val="0600" w:firstRow="0" w:lastRow="0" w:firstColumn="0" w:lastColumn="0" w:noHBand="1" w:noVBand="1"/>
      </w:tblPr>
      <w:tblGrid>
        <w:gridCol w:w="2263"/>
        <w:gridCol w:w="1701"/>
        <w:gridCol w:w="1560"/>
        <w:gridCol w:w="1701"/>
        <w:gridCol w:w="1559"/>
      </w:tblGrid>
      <w:tr w:rsidR="008D6EC1" w:rsidRPr="00C26C40" w14:paraId="47486EDA" w14:textId="77777777" w:rsidTr="00870DFD">
        <w:tc>
          <w:tcPr>
            <w:tcW w:w="2263" w:type="dxa"/>
          </w:tcPr>
          <w:p w14:paraId="162EF545" w14:textId="77777777" w:rsidR="008D6EC1" w:rsidRPr="00C26C40" w:rsidRDefault="008D6EC1" w:rsidP="00870DFD">
            <w:pPr>
              <w:rPr>
                <w:lang w:val="en-GB"/>
              </w:rPr>
            </w:pPr>
            <w:r w:rsidRPr="00C26C40">
              <w:rPr>
                <w:lang w:val="en-GB"/>
              </w:rPr>
              <w:lastRenderedPageBreak/>
              <w:t>Parameter</w:t>
            </w:r>
          </w:p>
        </w:tc>
        <w:tc>
          <w:tcPr>
            <w:tcW w:w="1701" w:type="dxa"/>
          </w:tcPr>
          <w:p w14:paraId="22840327" w14:textId="77777777" w:rsidR="008D6EC1" w:rsidRPr="00C26C40" w:rsidRDefault="008D6EC1" w:rsidP="00870DFD">
            <w:pPr>
              <w:rPr>
                <w:lang w:val="en-GB"/>
              </w:rPr>
            </w:pPr>
            <w:r w:rsidRPr="00C26C40">
              <w:rPr>
                <w:lang w:val="en-GB"/>
              </w:rPr>
              <w:t>P-101</w:t>
            </w:r>
          </w:p>
        </w:tc>
        <w:tc>
          <w:tcPr>
            <w:tcW w:w="1560" w:type="dxa"/>
          </w:tcPr>
          <w:p w14:paraId="3D79B3A7" w14:textId="77777777" w:rsidR="008D6EC1" w:rsidRPr="00C26C40" w:rsidRDefault="008D6EC1" w:rsidP="00870DFD">
            <w:pPr>
              <w:rPr>
                <w:lang w:val="en-GB"/>
              </w:rPr>
            </w:pPr>
            <w:r w:rsidRPr="00C26C40">
              <w:rPr>
                <w:lang w:val="en-GB"/>
              </w:rPr>
              <w:t>P-501</w:t>
            </w:r>
          </w:p>
        </w:tc>
        <w:tc>
          <w:tcPr>
            <w:tcW w:w="1701" w:type="dxa"/>
          </w:tcPr>
          <w:p w14:paraId="00EDE843" w14:textId="77777777" w:rsidR="008D6EC1" w:rsidRPr="00C26C40" w:rsidRDefault="008D6EC1" w:rsidP="00870DFD">
            <w:pPr>
              <w:rPr>
                <w:lang w:val="en-GB"/>
              </w:rPr>
            </w:pPr>
            <w:r w:rsidRPr="00C26C40">
              <w:rPr>
                <w:lang w:val="en-GB"/>
              </w:rPr>
              <w:t>P-502</w:t>
            </w:r>
          </w:p>
        </w:tc>
        <w:tc>
          <w:tcPr>
            <w:tcW w:w="1559" w:type="dxa"/>
          </w:tcPr>
          <w:p w14:paraId="41F3F69B" w14:textId="77777777" w:rsidR="008D6EC1" w:rsidRPr="00C26C40" w:rsidRDefault="008D6EC1" w:rsidP="00870DFD">
            <w:pPr>
              <w:rPr>
                <w:lang w:val="en-GB"/>
              </w:rPr>
            </w:pPr>
            <w:r w:rsidRPr="00C26C40">
              <w:rPr>
                <w:lang w:val="en-GB"/>
              </w:rPr>
              <w:t>P-201</w:t>
            </w:r>
          </w:p>
        </w:tc>
      </w:tr>
      <w:tr w:rsidR="008D6EC1" w:rsidRPr="00C26C40" w14:paraId="31F003D9" w14:textId="77777777" w:rsidTr="00870DFD">
        <w:tc>
          <w:tcPr>
            <w:tcW w:w="2263" w:type="dxa"/>
          </w:tcPr>
          <w:p w14:paraId="40D17EA2" w14:textId="77777777" w:rsidR="008D6EC1" w:rsidRPr="00C26C40" w:rsidRDefault="008D6EC1" w:rsidP="00870DFD">
            <w:pPr>
              <w:rPr>
                <w:lang w:val="en-GB"/>
              </w:rPr>
            </w:pPr>
            <w:r w:rsidRPr="00C26C40">
              <w:rPr>
                <w:lang w:val="en-GB"/>
              </w:rPr>
              <w:t>Fluid Handled</w:t>
            </w:r>
          </w:p>
        </w:tc>
        <w:tc>
          <w:tcPr>
            <w:tcW w:w="1701" w:type="dxa"/>
          </w:tcPr>
          <w:p w14:paraId="3FF3D3BC" w14:textId="77777777" w:rsidR="008D6EC1" w:rsidRPr="00C26C40" w:rsidRDefault="008D6EC1" w:rsidP="00870DFD">
            <w:pPr>
              <w:rPr>
                <w:lang w:val="en-GB"/>
              </w:rPr>
            </w:pPr>
            <w:r w:rsidRPr="00C26C40">
              <w:rPr>
                <w:lang w:val="en-GB"/>
              </w:rPr>
              <w:t>Process Water</w:t>
            </w:r>
          </w:p>
        </w:tc>
        <w:tc>
          <w:tcPr>
            <w:tcW w:w="1560" w:type="dxa"/>
          </w:tcPr>
          <w:p w14:paraId="080EA6B2" w14:textId="77777777" w:rsidR="008D6EC1" w:rsidRPr="00C26C40" w:rsidRDefault="008D6EC1" w:rsidP="00870DFD">
            <w:pPr>
              <w:rPr>
                <w:lang w:val="en-GB"/>
              </w:rPr>
            </w:pPr>
            <w:r w:rsidRPr="00C26C40">
              <w:rPr>
                <w:lang w:val="en-GB"/>
              </w:rPr>
              <w:t>Intermediate Slurry</w:t>
            </w:r>
          </w:p>
        </w:tc>
        <w:tc>
          <w:tcPr>
            <w:tcW w:w="1701" w:type="dxa"/>
          </w:tcPr>
          <w:p w14:paraId="351DB482" w14:textId="77777777" w:rsidR="008D6EC1" w:rsidRPr="00C26C40" w:rsidRDefault="008D6EC1" w:rsidP="00870DFD">
            <w:pPr>
              <w:rPr>
                <w:lang w:val="en-GB"/>
              </w:rPr>
            </w:pPr>
            <w:r w:rsidRPr="00C26C40">
              <w:rPr>
                <w:lang w:val="en-GB"/>
              </w:rPr>
              <w:t>High-Pressure Slurry</w:t>
            </w:r>
          </w:p>
        </w:tc>
        <w:tc>
          <w:tcPr>
            <w:tcW w:w="1559" w:type="dxa"/>
          </w:tcPr>
          <w:p w14:paraId="4FA2C1C2" w14:textId="77777777" w:rsidR="008D6EC1" w:rsidRPr="00C26C40" w:rsidRDefault="008D6EC1" w:rsidP="00870DFD">
            <w:pPr>
              <w:rPr>
                <w:lang w:val="en-GB"/>
              </w:rPr>
            </w:pPr>
            <w:r w:rsidRPr="00C26C40">
              <w:rPr>
                <w:lang w:val="en-GB"/>
              </w:rPr>
              <w:t>Concentrated HCl</w:t>
            </w:r>
          </w:p>
        </w:tc>
      </w:tr>
      <w:tr w:rsidR="008D6EC1" w:rsidRPr="00C26C40" w14:paraId="5DFFF5F4" w14:textId="77777777" w:rsidTr="00870DFD">
        <w:tc>
          <w:tcPr>
            <w:tcW w:w="2263" w:type="dxa"/>
          </w:tcPr>
          <w:p w14:paraId="5FD06389" w14:textId="77777777" w:rsidR="008D6EC1" w:rsidRPr="00C26C40" w:rsidRDefault="008D6EC1" w:rsidP="00870DFD">
            <w:pPr>
              <w:rPr>
                <w:lang w:val="en-GB"/>
              </w:rPr>
            </w:pPr>
            <w:r w:rsidRPr="00C26C40">
              <w:rPr>
                <w:lang w:val="en-GB"/>
              </w:rPr>
              <w:t>Number Required</w:t>
            </w:r>
          </w:p>
        </w:tc>
        <w:tc>
          <w:tcPr>
            <w:tcW w:w="1701" w:type="dxa"/>
          </w:tcPr>
          <w:p w14:paraId="58877874" w14:textId="77777777" w:rsidR="008D6EC1" w:rsidRPr="00C26C40" w:rsidRDefault="008D6EC1" w:rsidP="00870DFD">
            <w:pPr>
              <w:rPr>
                <w:lang w:val="en-GB"/>
              </w:rPr>
            </w:pPr>
            <w:r w:rsidRPr="00C26C40">
              <w:rPr>
                <w:lang w:val="en-GB"/>
              </w:rPr>
              <w:t>1</w:t>
            </w:r>
          </w:p>
        </w:tc>
        <w:tc>
          <w:tcPr>
            <w:tcW w:w="1560" w:type="dxa"/>
          </w:tcPr>
          <w:p w14:paraId="6024D361" w14:textId="77777777" w:rsidR="008D6EC1" w:rsidRPr="00C26C40" w:rsidRDefault="008D6EC1" w:rsidP="00870DFD">
            <w:pPr>
              <w:rPr>
                <w:lang w:val="en-GB"/>
              </w:rPr>
            </w:pPr>
            <w:r w:rsidRPr="00C26C40">
              <w:rPr>
                <w:lang w:val="en-GB"/>
              </w:rPr>
              <w:t>1</w:t>
            </w:r>
          </w:p>
        </w:tc>
        <w:tc>
          <w:tcPr>
            <w:tcW w:w="1701" w:type="dxa"/>
          </w:tcPr>
          <w:p w14:paraId="7FCE16E3" w14:textId="77777777" w:rsidR="008D6EC1" w:rsidRPr="00C26C40" w:rsidRDefault="008D6EC1" w:rsidP="00870DFD">
            <w:pPr>
              <w:rPr>
                <w:lang w:val="en-GB"/>
              </w:rPr>
            </w:pPr>
            <w:r w:rsidRPr="00C26C40">
              <w:rPr>
                <w:lang w:val="en-GB"/>
              </w:rPr>
              <w:t>1</w:t>
            </w:r>
          </w:p>
        </w:tc>
        <w:tc>
          <w:tcPr>
            <w:tcW w:w="1559" w:type="dxa"/>
          </w:tcPr>
          <w:p w14:paraId="2050FCD3" w14:textId="77777777" w:rsidR="008D6EC1" w:rsidRPr="00C26C40" w:rsidRDefault="008D6EC1" w:rsidP="00870DFD">
            <w:pPr>
              <w:rPr>
                <w:lang w:val="en-GB"/>
              </w:rPr>
            </w:pPr>
            <w:r w:rsidRPr="00C26C40">
              <w:rPr>
                <w:lang w:val="en-GB"/>
              </w:rPr>
              <w:t>1</w:t>
            </w:r>
          </w:p>
        </w:tc>
      </w:tr>
      <w:tr w:rsidR="008D6EC1" w:rsidRPr="00C26C40" w14:paraId="55363A96" w14:textId="77777777" w:rsidTr="00870DFD">
        <w:tc>
          <w:tcPr>
            <w:tcW w:w="2263" w:type="dxa"/>
          </w:tcPr>
          <w:p w14:paraId="3F8B8089" w14:textId="77777777" w:rsidR="008D6EC1" w:rsidRPr="00C26C40" w:rsidRDefault="008D6EC1" w:rsidP="00870DFD">
            <w:pPr>
              <w:rPr>
                <w:lang w:val="en-GB"/>
              </w:rPr>
            </w:pPr>
            <w:r w:rsidRPr="00C26C40">
              <w:rPr>
                <w:lang w:val="en-GB"/>
              </w:rPr>
              <w:t>Mass Flow (kg/hr)</w:t>
            </w:r>
          </w:p>
        </w:tc>
        <w:tc>
          <w:tcPr>
            <w:tcW w:w="1701" w:type="dxa"/>
          </w:tcPr>
          <w:p w14:paraId="65CEDB03" w14:textId="77777777" w:rsidR="008D6EC1" w:rsidRPr="00C26C40" w:rsidRDefault="008D6EC1" w:rsidP="00870DFD">
            <w:pPr>
              <w:rPr>
                <w:lang w:val="en-GB"/>
              </w:rPr>
            </w:pPr>
            <w:r w:rsidRPr="00C26C40">
              <w:rPr>
                <w:lang w:val="en-GB"/>
              </w:rPr>
              <w:t>833.333</w:t>
            </w:r>
          </w:p>
        </w:tc>
        <w:tc>
          <w:tcPr>
            <w:tcW w:w="1560" w:type="dxa"/>
          </w:tcPr>
          <w:p w14:paraId="4BB4FAB9" w14:textId="77777777" w:rsidR="008D6EC1" w:rsidRPr="00C26C40" w:rsidRDefault="008D6EC1" w:rsidP="00870DFD">
            <w:pPr>
              <w:rPr>
                <w:lang w:val="en-GB"/>
              </w:rPr>
            </w:pPr>
            <w:r w:rsidRPr="00C26C40">
              <w:rPr>
                <w:lang w:val="en-GB"/>
              </w:rPr>
              <w:t>2,083.54</w:t>
            </w:r>
          </w:p>
        </w:tc>
        <w:tc>
          <w:tcPr>
            <w:tcW w:w="1701" w:type="dxa"/>
          </w:tcPr>
          <w:p w14:paraId="790375FA" w14:textId="77777777" w:rsidR="008D6EC1" w:rsidRPr="00C26C40" w:rsidRDefault="008D6EC1" w:rsidP="00870DFD">
            <w:pPr>
              <w:rPr>
                <w:lang w:val="en-GB"/>
              </w:rPr>
            </w:pPr>
            <w:r w:rsidRPr="00C26C40">
              <w:rPr>
                <w:lang w:val="en-GB"/>
              </w:rPr>
              <w:t>2,083.54</w:t>
            </w:r>
          </w:p>
        </w:tc>
        <w:tc>
          <w:tcPr>
            <w:tcW w:w="1559" w:type="dxa"/>
          </w:tcPr>
          <w:p w14:paraId="14D1F1CE" w14:textId="77777777" w:rsidR="008D6EC1" w:rsidRPr="00C26C40" w:rsidRDefault="008D6EC1" w:rsidP="00870DFD">
            <w:pPr>
              <w:rPr>
                <w:lang w:val="en-GB"/>
              </w:rPr>
            </w:pPr>
            <w:r w:rsidRPr="00C26C40">
              <w:rPr>
                <w:lang w:val="en-GB"/>
              </w:rPr>
              <w:t>1,800.00</w:t>
            </w:r>
          </w:p>
        </w:tc>
      </w:tr>
      <w:tr w:rsidR="008D6EC1" w:rsidRPr="00C26C40" w14:paraId="7D9E4F6D" w14:textId="77777777" w:rsidTr="00870DFD">
        <w:tc>
          <w:tcPr>
            <w:tcW w:w="2263" w:type="dxa"/>
          </w:tcPr>
          <w:p w14:paraId="1C7262AA" w14:textId="77777777" w:rsidR="008D6EC1" w:rsidRPr="00C26C40" w:rsidRDefault="008D6EC1" w:rsidP="00870DFD">
            <w:pPr>
              <w:rPr>
                <w:lang w:val="en-GB"/>
              </w:rPr>
            </w:pPr>
            <w:r w:rsidRPr="00C26C40">
              <w:rPr>
                <w:lang w:val="en-GB"/>
              </w:rPr>
              <w:t>Volumetric Flow (m³/hr)</w:t>
            </w:r>
          </w:p>
        </w:tc>
        <w:tc>
          <w:tcPr>
            <w:tcW w:w="1701" w:type="dxa"/>
          </w:tcPr>
          <w:p w14:paraId="6B3FC2E3" w14:textId="77777777" w:rsidR="008D6EC1" w:rsidRPr="00C26C40" w:rsidRDefault="008D6EC1" w:rsidP="00870DFD">
            <w:pPr>
              <w:rPr>
                <w:lang w:val="en-GB"/>
              </w:rPr>
            </w:pPr>
            <w:r w:rsidRPr="00C26C40">
              <w:rPr>
                <w:lang w:val="en-GB"/>
              </w:rPr>
              <w:t>0.83741</w:t>
            </w:r>
          </w:p>
        </w:tc>
        <w:tc>
          <w:tcPr>
            <w:tcW w:w="1560" w:type="dxa"/>
          </w:tcPr>
          <w:p w14:paraId="082461F9" w14:textId="77777777" w:rsidR="008D6EC1" w:rsidRPr="00C26C40" w:rsidRDefault="008D6EC1" w:rsidP="00870DFD">
            <w:pPr>
              <w:rPr>
                <w:lang w:val="en-GB"/>
              </w:rPr>
            </w:pPr>
            <w:r w:rsidRPr="00C26C40">
              <w:rPr>
                <w:lang w:val="en-GB"/>
              </w:rPr>
              <w:t>1.26801</w:t>
            </w:r>
          </w:p>
        </w:tc>
        <w:tc>
          <w:tcPr>
            <w:tcW w:w="1701" w:type="dxa"/>
          </w:tcPr>
          <w:p w14:paraId="76CF4952" w14:textId="77777777" w:rsidR="008D6EC1" w:rsidRPr="00C26C40" w:rsidRDefault="008D6EC1" w:rsidP="00870DFD">
            <w:pPr>
              <w:rPr>
                <w:lang w:val="en-GB"/>
              </w:rPr>
            </w:pPr>
            <w:r w:rsidRPr="00C26C40">
              <w:rPr>
                <w:lang w:val="en-GB"/>
              </w:rPr>
              <w:t>1.26808</w:t>
            </w:r>
          </w:p>
        </w:tc>
        <w:tc>
          <w:tcPr>
            <w:tcW w:w="1559" w:type="dxa"/>
          </w:tcPr>
          <w:p w14:paraId="093CD404" w14:textId="77777777" w:rsidR="008D6EC1" w:rsidRPr="00C26C40" w:rsidRDefault="008D6EC1" w:rsidP="00870DFD">
            <w:pPr>
              <w:rPr>
                <w:lang w:val="en-GB"/>
              </w:rPr>
            </w:pPr>
            <w:r w:rsidRPr="00C26C40">
              <w:rPr>
                <w:lang w:val="en-GB"/>
              </w:rPr>
              <w:t>1.55969</w:t>
            </w:r>
          </w:p>
        </w:tc>
      </w:tr>
      <w:tr w:rsidR="008D6EC1" w:rsidRPr="00C26C40" w14:paraId="3552FB23" w14:textId="77777777" w:rsidTr="00870DFD">
        <w:tc>
          <w:tcPr>
            <w:tcW w:w="2263" w:type="dxa"/>
          </w:tcPr>
          <w:p w14:paraId="3D5A0EB8" w14:textId="77777777" w:rsidR="008D6EC1" w:rsidRPr="00C26C40" w:rsidRDefault="008D6EC1" w:rsidP="00870DFD">
            <w:pPr>
              <w:rPr>
                <w:lang w:val="en-GB"/>
              </w:rPr>
            </w:pPr>
            <w:r w:rsidRPr="00C26C40">
              <w:rPr>
                <w:lang w:val="en-GB"/>
              </w:rPr>
              <w:t>Inlet/Outlet Mole Flow (kmol/hr)</w:t>
            </w:r>
          </w:p>
        </w:tc>
        <w:tc>
          <w:tcPr>
            <w:tcW w:w="1701" w:type="dxa"/>
          </w:tcPr>
          <w:p w14:paraId="42F38814" w14:textId="77777777" w:rsidR="008D6EC1" w:rsidRPr="00C26C40" w:rsidRDefault="008D6EC1" w:rsidP="00870DFD">
            <w:pPr>
              <w:rPr>
                <w:lang w:val="en-GB"/>
              </w:rPr>
            </w:pPr>
            <w:r w:rsidRPr="00C26C40">
              <w:rPr>
                <w:lang w:val="en-GB"/>
              </w:rPr>
              <w:t>46.2570</w:t>
            </w:r>
          </w:p>
        </w:tc>
        <w:tc>
          <w:tcPr>
            <w:tcW w:w="1560" w:type="dxa"/>
          </w:tcPr>
          <w:p w14:paraId="13B83BF0" w14:textId="77777777" w:rsidR="008D6EC1" w:rsidRPr="00C26C40" w:rsidRDefault="008D6EC1" w:rsidP="00870DFD">
            <w:pPr>
              <w:rPr>
                <w:lang w:val="en-GB"/>
              </w:rPr>
            </w:pPr>
            <w:r w:rsidRPr="00C26C40">
              <w:rPr>
                <w:lang w:val="en-GB"/>
              </w:rPr>
              <w:t>80.7189</w:t>
            </w:r>
          </w:p>
        </w:tc>
        <w:tc>
          <w:tcPr>
            <w:tcW w:w="1701" w:type="dxa"/>
          </w:tcPr>
          <w:p w14:paraId="1DE02368" w14:textId="77777777" w:rsidR="008D6EC1" w:rsidRPr="00C26C40" w:rsidRDefault="008D6EC1" w:rsidP="00870DFD">
            <w:pPr>
              <w:rPr>
                <w:lang w:val="en-GB"/>
              </w:rPr>
            </w:pPr>
            <w:r w:rsidRPr="00C26C40">
              <w:rPr>
                <w:lang w:val="en-GB"/>
              </w:rPr>
              <w:t>80.7189</w:t>
            </w:r>
          </w:p>
        </w:tc>
        <w:tc>
          <w:tcPr>
            <w:tcW w:w="1559" w:type="dxa"/>
          </w:tcPr>
          <w:p w14:paraId="3ABB0F9E" w14:textId="77777777" w:rsidR="008D6EC1" w:rsidRPr="00C26C40" w:rsidRDefault="008D6EC1" w:rsidP="00870DFD">
            <w:pPr>
              <w:rPr>
                <w:lang w:val="en-GB"/>
              </w:rPr>
            </w:pPr>
            <w:r w:rsidRPr="00C26C40">
              <w:rPr>
                <w:lang w:val="en-GB"/>
              </w:rPr>
              <w:t>83.7402</w:t>
            </w:r>
          </w:p>
        </w:tc>
      </w:tr>
      <w:tr w:rsidR="008D6EC1" w:rsidRPr="00C26C40" w14:paraId="2EEBEA01" w14:textId="77777777" w:rsidTr="00870DFD">
        <w:tc>
          <w:tcPr>
            <w:tcW w:w="2263" w:type="dxa"/>
          </w:tcPr>
          <w:p w14:paraId="4B794648" w14:textId="77777777" w:rsidR="008D6EC1" w:rsidRPr="00C26C40" w:rsidRDefault="008D6EC1" w:rsidP="00870DFD">
            <w:pPr>
              <w:rPr>
                <w:lang w:val="en-GB"/>
              </w:rPr>
            </w:pPr>
            <w:r w:rsidRPr="00C26C40">
              <w:rPr>
                <w:lang w:val="en-GB"/>
              </w:rPr>
              <w:t>Pressure Change (atm)</w:t>
            </w:r>
          </w:p>
        </w:tc>
        <w:tc>
          <w:tcPr>
            <w:tcW w:w="1701" w:type="dxa"/>
          </w:tcPr>
          <w:p w14:paraId="068A0676" w14:textId="77777777" w:rsidR="008D6EC1" w:rsidRPr="00C26C40" w:rsidRDefault="008D6EC1" w:rsidP="00870DFD">
            <w:pPr>
              <w:rPr>
                <w:lang w:val="en-GB"/>
              </w:rPr>
            </w:pPr>
            <w:r w:rsidRPr="00C26C40">
              <w:rPr>
                <w:lang w:val="en-GB"/>
              </w:rPr>
              <w:t>0.50000</w:t>
            </w:r>
          </w:p>
        </w:tc>
        <w:tc>
          <w:tcPr>
            <w:tcW w:w="1560" w:type="dxa"/>
          </w:tcPr>
          <w:p w14:paraId="78268939" w14:textId="77777777" w:rsidR="008D6EC1" w:rsidRPr="00C26C40" w:rsidRDefault="008D6EC1" w:rsidP="00870DFD">
            <w:pPr>
              <w:rPr>
                <w:lang w:val="en-GB"/>
              </w:rPr>
            </w:pPr>
            <w:r w:rsidRPr="00C26C40">
              <w:rPr>
                <w:lang w:val="en-GB"/>
              </w:rPr>
              <w:t>0.10249</w:t>
            </w:r>
          </w:p>
        </w:tc>
        <w:tc>
          <w:tcPr>
            <w:tcW w:w="1701" w:type="dxa"/>
          </w:tcPr>
          <w:p w14:paraId="796B3DEC" w14:textId="77777777" w:rsidR="008D6EC1" w:rsidRPr="00C26C40" w:rsidRDefault="008D6EC1" w:rsidP="00870DFD">
            <w:pPr>
              <w:rPr>
                <w:lang w:val="en-GB"/>
              </w:rPr>
            </w:pPr>
            <w:r w:rsidRPr="00C26C40">
              <w:rPr>
                <w:lang w:val="en-GB"/>
              </w:rPr>
              <w:t>0.87385</w:t>
            </w:r>
          </w:p>
        </w:tc>
        <w:tc>
          <w:tcPr>
            <w:tcW w:w="1559" w:type="dxa"/>
          </w:tcPr>
          <w:p w14:paraId="22338E6F" w14:textId="77777777" w:rsidR="008D6EC1" w:rsidRPr="00C26C40" w:rsidRDefault="008D6EC1" w:rsidP="00870DFD">
            <w:pPr>
              <w:rPr>
                <w:lang w:val="en-GB"/>
              </w:rPr>
            </w:pPr>
            <w:r w:rsidRPr="00C26C40">
              <w:rPr>
                <w:lang w:val="en-GB"/>
              </w:rPr>
              <w:t>0.49346</w:t>
            </w:r>
          </w:p>
        </w:tc>
      </w:tr>
      <w:tr w:rsidR="008D6EC1" w:rsidRPr="00C26C40" w14:paraId="44029B8F" w14:textId="77777777" w:rsidTr="00870DFD">
        <w:tc>
          <w:tcPr>
            <w:tcW w:w="2263" w:type="dxa"/>
          </w:tcPr>
          <w:p w14:paraId="2B7CEC40" w14:textId="77777777" w:rsidR="008D6EC1" w:rsidRPr="00C26C40" w:rsidRDefault="008D6EC1" w:rsidP="00870DFD">
            <w:pPr>
              <w:rPr>
                <w:lang w:val="en-GB"/>
              </w:rPr>
            </w:pPr>
            <w:r w:rsidRPr="00C26C40">
              <w:rPr>
                <w:lang w:val="en-GB"/>
              </w:rPr>
              <w:t>Head Developed (meters)</w:t>
            </w:r>
          </w:p>
        </w:tc>
        <w:tc>
          <w:tcPr>
            <w:tcW w:w="1701" w:type="dxa"/>
          </w:tcPr>
          <w:p w14:paraId="72801C74" w14:textId="77777777" w:rsidR="008D6EC1" w:rsidRPr="00C26C40" w:rsidRDefault="008D6EC1" w:rsidP="00870DFD">
            <w:pPr>
              <w:rPr>
                <w:lang w:val="en-GB"/>
              </w:rPr>
            </w:pPr>
            <w:r w:rsidRPr="00C26C40">
              <w:rPr>
                <w:lang w:val="en-GB"/>
              </w:rPr>
              <w:t>5.19140</w:t>
            </w:r>
          </w:p>
        </w:tc>
        <w:tc>
          <w:tcPr>
            <w:tcW w:w="1560" w:type="dxa"/>
          </w:tcPr>
          <w:p w14:paraId="37D079BD" w14:textId="77777777" w:rsidR="008D6EC1" w:rsidRPr="00C26C40" w:rsidRDefault="008D6EC1" w:rsidP="00870DFD">
            <w:pPr>
              <w:rPr>
                <w:lang w:val="en-GB"/>
              </w:rPr>
            </w:pPr>
            <w:r w:rsidRPr="00C26C40">
              <w:rPr>
                <w:lang w:val="en-GB"/>
              </w:rPr>
              <w:t>1.06526</w:t>
            </w:r>
          </w:p>
        </w:tc>
        <w:tc>
          <w:tcPr>
            <w:tcW w:w="1701" w:type="dxa"/>
          </w:tcPr>
          <w:p w14:paraId="53DB1B34" w14:textId="77777777" w:rsidR="008D6EC1" w:rsidRPr="00C26C40" w:rsidRDefault="008D6EC1" w:rsidP="00870DFD">
            <w:pPr>
              <w:rPr>
                <w:lang w:val="en-GB"/>
              </w:rPr>
            </w:pPr>
            <w:r w:rsidRPr="00C26C40">
              <w:rPr>
                <w:lang w:val="en-GB"/>
              </w:rPr>
              <w:t>9.08340</w:t>
            </w:r>
          </w:p>
        </w:tc>
        <w:tc>
          <w:tcPr>
            <w:tcW w:w="1559" w:type="dxa"/>
          </w:tcPr>
          <w:p w14:paraId="17AF880A" w14:textId="77777777" w:rsidR="008D6EC1" w:rsidRPr="00C26C40" w:rsidRDefault="008D6EC1" w:rsidP="00870DFD">
            <w:pPr>
              <w:rPr>
                <w:lang w:val="en-GB"/>
              </w:rPr>
            </w:pPr>
            <w:r w:rsidRPr="00C26C40">
              <w:rPr>
                <w:lang w:val="en-GB"/>
              </w:rPr>
              <w:t>4.41789</w:t>
            </w:r>
          </w:p>
        </w:tc>
      </w:tr>
      <w:tr w:rsidR="008D6EC1" w:rsidRPr="00C26C40" w14:paraId="36264EDA" w14:textId="77777777" w:rsidTr="00870DFD">
        <w:tc>
          <w:tcPr>
            <w:tcW w:w="2263" w:type="dxa"/>
          </w:tcPr>
          <w:p w14:paraId="33169212" w14:textId="77777777" w:rsidR="008D6EC1" w:rsidRPr="00C26C40" w:rsidRDefault="008D6EC1" w:rsidP="00870DFD">
            <w:pPr>
              <w:rPr>
                <w:lang w:val="en-GB"/>
              </w:rPr>
            </w:pPr>
            <w:r w:rsidRPr="00C26C40">
              <w:rPr>
                <w:lang w:val="en-GB"/>
              </w:rPr>
              <w:t>NPSH Available (meters)</w:t>
            </w:r>
          </w:p>
        </w:tc>
        <w:tc>
          <w:tcPr>
            <w:tcW w:w="1701" w:type="dxa"/>
          </w:tcPr>
          <w:p w14:paraId="03EE7D35" w14:textId="77777777" w:rsidR="008D6EC1" w:rsidRPr="00C26C40" w:rsidRDefault="008D6EC1" w:rsidP="00870DFD">
            <w:pPr>
              <w:rPr>
                <w:lang w:val="en-GB"/>
              </w:rPr>
            </w:pPr>
            <w:r w:rsidRPr="00C26C40">
              <w:rPr>
                <w:lang w:val="en-GB"/>
              </w:rPr>
              <w:t>9.89356</w:t>
            </w:r>
          </w:p>
        </w:tc>
        <w:tc>
          <w:tcPr>
            <w:tcW w:w="1560" w:type="dxa"/>
          </w:tcPr>
          <w:p w14:paraId="6F46045C" w14:textId="77777777" w:rsidR="008D6EC1" w:rsidRPr="00C26C40" w:rsidRDefault="008D6EC1" w:rsidP="00870DFD">
            <w:pPr>
              <w:rPr>
                <w:lang w:val="en-GB"/>
              </w:rPr>
            </w:pPr>
            <w:r w:rsidRPr="00C26C40">
              <w:rPr>
                <w:lang w:val="en-GB"/>
              </w:rPr>
              <w:t>9.78119</w:t>
            </w:r>
          </w:p>
        </w:tc>
        <w:tc>
          <w:tcPr>
            <w:tcW w:w="1701" w:type="dxa"/>
          </w:tcPr>
          <w:p w14:paraId="6C2240C5" w14:textId="77777777" w:rsidR="008D6EC1" w:rsidRPr="00C26C40" w:rsidRDefault="008D6EC1" w:rsidP="00870DFD">
            <w:pPr>
              <w:rPr>
                <w:lang w:val="en-GB"/>
              </w:rPr>
            </w:pPr>
            <w:r w:rsidRPr="00C26C40">
              <w:rPr>
                <w:lang w:val="en-GB"/>
              </w:rPr>
              <w:t>10.8417</w:t>
            </w:r>
          </w:p>
        </w:tc>
        <w:tc>
          <w:tcPr>
            <w:tcW w:w="1559" w:type="dxa"/>
          </w:tcPr>
          <w:p w14:paraId="791BAF70" w14:textId="77777777" w:rsidR="008D6EC1" w:rsidRPr="00C26C40" w:rsidRDefault="008D6EC1" w:rsidP="00870DFD">
            <w:pPr>
              <w:rPr>
                <w:lang w:val="en-GB"/>
              </w:rPr>
            </w:pPr>
            <w:r w:rsidRPr="00C26C40">
              <w:rPr>
                <w:lang w:val="en-GB"/>
              </w:rPr>
              <w:t>25.7791</w:t>
            </w:r>
          </w:p>
        </w:tc>
      </w:tr>
      <w:tr w:rsidR="008D6EC1" w:rsidRPr="00C26C40" w14:paraId="2E00A949" w14:textId="77777777" w:rsidTr="00870DFD">
        <w:tc>
          <w:tcPr>
            <w:tcW w:w="2263" w:type="dxa"/>
          </w:tcPr>
          <w:p w14:paraId="76ABE213" w14:textId="77777777" w:rsidR="008D6EC1" w:rsidRPr="00C26C40" w:rsidRDefault="008D6EC1" w:rsidP="00870DFD">
            <w:pPr>
              <w:rPr>
                <w:lang w:val="en-GB"/>
              </w:rPr>
            </w:pPr>
            <w:r w:rsidRPr="00C26C40">
              <w:rPr>
                <w:lang w:val="en-GB"/>
              </w:rPr>
              <w:t>Fluid Power (Watts)</w:t>
            </w:r>
          </w:p>
        </w:tc>
        <w:tc>
          <w:tcPr>
            <w:tcW w:w="1701" w:type="dxa"/>
          </w:tcPr>
          <w:p w14:paraId="3B0CEDC9" w14:textId="77777777" w:rsidR="008D6EC1" w:rsidRPr="00C26C40" w:rsidRDefault="008D6EC1" w:rsidP="00870DFD">
            <w:pPr>
              <w:rPr>
                <w:lang w:val="en-GB"/>
              </w:rPr>
            </w:pPr>
            <w:r w:rsidRPr="00C26C40">
              <w:rPr>
                <w:lang w:val="en-GB"/>
              </w:rPr>
              <w:t>11.7848</w:t>
            </w:r>
          </w:p>
        </w:tc>
        <w:tc>
          <w:tcPr>
            <w:tcW w:w="1560" w:type="dxa"/>
          </w:tcPr>
          <w:p w14:paraId="7A0B0DA9" w14:textId="77777777" w:rsidR="008D6EC1" w:rsidRPr="00C26C40" w:rsidRDefault="008D6EC1" w:rsidP="00870DFD">
            <w:pPr>
              <w:rPr>
                <w:lang w:val="en-GB"/>
              </w:rPr>
            </w:pPr>
            <w:r w:rsidRPr="00C26C40">
              <w:rPr>
                <w:lang w:val="en-GB"/>
              </w:rPr>
              <w:t>3.65763</w:t>
            </w:r>
          </w:p>
        </w:tc>
        <w:tc>
          <w:tcPr>
            <w:tcW w:w="1701" w:type="dxa"/>
          </w:tcPr>
          <w:p w14:paraId="1517FDD7" w14:textId="77777777" w:rsidR="008D6EC1" w:rsidRPr="00C26C40" w:rsidRDefault="008D6EC1" w:rsidP="00870DFD">
            <w:pPr>
              <w:rPr>
                <w:lang w:val="en-GB"/>
              </w:rPr>
            </w:pPr>
            <w:r w:rsidRPr="00C26C40">
              <w:rPr>
                <w:lang w:val="en-GB"/>
              </w:rPr>
              <w:t>31.1885</w:t>
            </w:r>
          </w:p>
        </w:tc>
        <w:tc>
          <w:tcPr>
            <w:tcW w:w="1559" w:type="dxa"/>
          </w:tcPr>
          <w:p w14:paraId="5471D4E1" w14:textId="77777777" w:rsidR="008D6EC1" w:rsidRPr="00C26C40" w:rsidRDefault="008D6EC1" w:rsidP="00870DFD">
            <w:pPr>
              <w:rPr>
                <w:lang w:val="en-GB"/>
              </w:rPr>
            </w:pPr>
            <w:r w:rsidRPr="00C26C40">
              <w:rPr>
                <w:lang w:val="en-GB"/>
              </w:rPr>
              <w:t>21.6624</w:t>
            </w:r>
          </w:p>
        </w:tc>
      </w:tr>
      <w:tr w:rsidR="008D6EC1" w:rsidRPr="00C26C40" w14:paraId="3B9F4C52" w14:textId="77777777" w:rsidTr="00870DFD">
        <w:tc>
          <w:tcPr>
            <w:tcW w:w="2263" w:type="dxa"/>
          </w:tcPr>
          <w:p w14:paraId="6A6B1E6C" w14:textId="77777777" w:rsidR="008D6EC1" w:rsidRPr="00C26C40" w:rsidRDefault="008D6EC1" w:rsidP="00870DFD">
            <w:pPr>
              <w:rPr>
                <w:lang w:val="en-GB"/>
              </w:rPr>
            </w:pPr>
            <w:r w:rsidRPr="00C26C40">
              <w:rPr>
                <w:lang w:val="en-GB"/>
              </w:rPr>
              <w:t>Brake Power / Net Work (Watts)</w:t>
            </w:r>
          </w:p>
        </w:tc>
        <w:tc>
          <w:tcPr>
            <w:tcW w:w="1701" w:type="dxa"/>
          </w:tcPr>
          <w:p w14:paraId="2A7B0B53" w14:textId="77777777" w:rsidR="008D6EC1" w:rsidRPr="00C26C40" w:rsidRDefault="008D6EC1" w:rsidP="00870DFD">
            <w:pPr>
              <w:rPr>
                <w:lang w:val="en-GB"/>
              </w:rPr>
            </w:pPr>
            <w:r w:rsidRPr="00C26C40">
              <w:rPr>
                <w:lang w:val="en-GB"/>
              </w:rPr>
              <w:t>15.7130</w:t>
            </w:r>
          </w:p>
        </w:tc>
        <w:tc>
          <w:tcPr>
            <w:tcW w:w="1560" w:type="dxa"/>
          </w:tcPr>
          <w:p w14:paraId="4D6E2CD1" w14:textId="77777777" w:rsidR="008D6EC1" w:rsidRPr="00C26C40" w:rsidRDefault="008D6EC1" w:rsidP="00870DFD">
            <w:pPr>
              <w:rPr>
                <w:lang w:val="en-GB"/>
              </w:rPr>
            </w:pPr>
            <w:r w:rsidRPr="00C26C40">
              <w:rPr>
                <w:lang w:val="en-GB"/>
              </w:rPr>
              <w:t>6.65024</w:t>
            </w:r>
          </w:p>
        </w:tc>
        <w:tc>
          <w:tcPr>
            <w:tcW w:w="1701" w:type="dxa"/>
          </w:tcPr>
          <w:p w14:paraId="16BA3A93" w14:textId="77777777" w:rsidR="008D6EC1" w:rsidRPr="00C26C40" w:rsidRDefault="008D6EC1" w:rsidP="00870DFD">
            <w:pPr>
              <w:rPr>
                <w:lang w:val="en-GB"/>
              </w:rPr>
            </w:pPr>
            <w:r w:rsidRPr="00C26C40">
              <w:rPr>
                <w:lang w:val="en-GB"/>
              </w:rPr>
              <w:t>56.7064</w:t>
            </w:r>
          </w:p>
        </w:tc>
        <w:tc>
          <w:tcPr>
            <w:tcW w:w="1559" w:type="dxa"/>
          </w:tcPr>
          <w:p w14:paraId="0165DB6B" w14:textId="77777777" w:rsidR="008D6EC1" w:rsidRPr="00C26C40" w:rsidRDefault="008D6EC1" w:rsidP="00870DFD">
            <w:pPr>
              <w:rPr>
                <w:lang w:val="en-GB"/>
              </w:rPr>
            </w:pPr>
            <w:r w:rsidRPr="00C26C40">
              <w:rPr>
                <w:lang w:val="en-GB"/>
              </w:rPr>
              <w:t>28.8832</w:t>
            </w:r>
          </w:p>
        </w:tc>
      </w:tr>
      <w:tr w:rsidR="008D6EC1" w:rsidRPr="00C26C40" w14:paraId="33052D67" w14:textId="77777777" w:rsidTr="00870DFD">
        <w:tc>
          <w:tcPr>
            <w:tcW w:w="2263" w:type="dxa"/>
          </w:tcPr>
          <w:p w14:paraId="693FC552" w14:textId="77777777" w:rsidR="008D6EC1" w:rsidRPr="00C26C40" w:rsidRDefault="008D6EC1" w:rsidP="00870DFD">
            <w:pPr>
              <w:rPr>
                <w:lang w:val="en-GB"/>
              </w:rPr>
            </w:pPr>
            <w:r w:rsidRPr="00C26C40">
              <w:rPr>
                <w:lang w:val="en-GB"/>
              </w:rPr>
              <w:t>Pump Efficiency Used</w:t>
            </w:r>
          </w:p>
        </w:tc>
        <w:tc>
          <w:tcPr>
            <w:tcW w:w="1701" w:type="dxa"/>
          </w:tcPr>
          <w:p w14:paraId="4E81D6CB" w14:textId="77777777" w:rsidR="008D6EC1" w:rsidRPr="00C26C40" w:rsidRDefault="008D6EC1" w:rsidP="00870DFD">
            <w:pPr>
              <w:rPr>
                <w:lang w:val="en-GB"/>
              </w:rPr>
            </w:pPr>
            <w:r w:rsidRPr="00C26C40">
              <w:rPr>
                <w:lang w:val="en-GB"/>
              </w:rPr>
              <w:t>0.75000</w:t>
            </w:r>
          </w:p>
        </w:tc>
        <w:tc>
          <w:tcPr>
            <w:tcW w:w="1560" w:type="dxa"/>
          </w:tcPr>
          <w:p w14:paraId="661A1B2F" w14:textId="77777777" w:rsidR="008D6EC1" w:rsidRPr="00C26C40" w:rsidRDefault="008D6EC1" w:rsidP="00870DFD">
            <w:pPr>
              <w:rPr>
                <w:lang w:val="en-GB"/>
              </w:rPr>
            </w:pPr>
            <w:r w:rsidRPr="00C26C40">
              <w:rPr>
                <w:lang w:val="en-GB"/>
              </w:rPr>
              <w:t>0.55000</w:t>
            </w:r>
          </w:p>
        </w:tc>
        <w:tc>
          <w:tcPr>
            <w:tcW w:w="1701" w:type="dxa"/>
          </w:tcPr>
          <w:p w14:paraId="1291DA6E" w14:textId="77777777" w:rsidR="008D6EC1" w:rsidRPr="00C26C40" w:rsidRDefault="008D6EC1" w:rsidP="00870DFD">
            <w:pPr>
              <w:rPr>
                <w:lang w:val="en-GB"/>
              </w:rPr>
            </w:pPr>
            <w:r w:rsidRPr="00C26C40">
              <w:rPr>
                <w:lang w:val="en-GB"/>
              </w:rPr>
              <w:t>0.55000</w:t>
            </w:r>
          </w:p>
        </w:tc>
        <w:tc>
          <w:tcPr>
            <w:tcW w:w="1559" w:type="dxa"/>
          </w:tcPr>
          <w:p w14:paraId="00756736" w14:textId="77777777" w:rsidR="008D6EC1" w:rsidRPr="00C26C40" w:rsidRDefault="008D6EC1" w:rsidP="00870DFD">
            <w:pPr>
              <w:rPr>
                <w:lang w:val="en-GB"/>
              </w:rPr>
            </w:pPr>
            <w:r w:rsidRPr="00C26C40">
              <w:rPr>
                <w:lang w:val="en-GB"/>
              </w:rPr>
              <w:t>0.75000</w:t>
            </w:r>
          </w:p>
        </w:tc>
      </w:tr>
      <w:tr w:rsidR="008D6EC1" w:rsidRPr="00C26C40" w14:paraId="137109EB" w14:textId="77777777" w:rsidTr="00870DFD">
        <w:tc>
          <w:tcPr>
            <w:tcW w:w="2263" w:type="dxa"/>
          </w:tcPr>
          <w:p w14:paraId="68AB9764" w14:textId="77777777" w:rsidR="008D6EC1" w:rsidRPr="00C26C40" w:rsidRDefault="008D6EC1" w:rsidP="00870DFD">
            <w:pPr>
              <w:rPr>
                <w:lang w:val="en-GB"/>
              </w:rPr>
            </w:pPr>
            <w:r w:rsidRPr="00C26C40">
              <w:rPr>
                <w:lang w:val="en-GB"/>
              </w:rPr>
              <w:t>Driver Efficiency</w:t>
            </w:r>
          </w:p>
        </w:tc>
        <w:tc>
          <w:tcPr>
            <w:tcW w:w="1701" w:type="dxa"/>
          </w:tcPr>
          <w:p w14:paraId="19DBCDE8" w14:textId="77777777" w:rsidR="008D6EC1" w:rsidRPr="00C26C40" w:rsidRDefault="008D6EC1" w:rsidP="00870DFD">
            <w:pPr>
              <w:rPr>
                <w:lang w:val="en-GB"/>
              </w:rPr>
            </w:pPr>
            <w:r w:rsidRPr="00C26C40">
              <w:rPr>
                <w:lang w:val="en-GB"/>
              </w:rPr>
              <w:t>1.00000</w:t>
            </w:r>
          </w:p>
        </w:tc>
        <w:tc>
          <w:tcPr>
            <w:tcW w:w="1560" w:type="dxa"/>
          </w:tcPr>
          <w:p w14:paraId="2076EEBC" w14:textId="77777777" w:rsidR="008D6EC1" w:rsidRPr="00C26C40" w:rsidRDefault="008D6EC1" w:rsidP="00870DFD">
            <w:pPr>
              <w:rPr>
                <w:lang w:val="en-GB"/>
              </w:rPr>
            </w:pPr>
            <w:r w:rsidRPr="00C26C40">
              <w:rPr>
                <w:lang w:val="en-GB"/>
              </w:rPr>
              <w:t>1.00000</w:t>
            </w:r>
          </w:p>
        </w:tc>
        <w:tc>
          <w:tcPr>
            <w:tcW w:w="1701" w:type="dxa"/>
          </w:tcPr>
          <w:p w14:paraId="0DB177A5" w14:textId="77777777" w:rsidR="008D6EC1" w:rsidRPr="00C26C40" w:rsidRDefault="008D6EC1" w:rsidP="00870DFD">
            <w:pPr>
              <w:rPr>
                <w:lang w:val="en-GB"/>
              </w:rPr>
            </w:pPr>
            <w:r w:rsidRPr="00C26C40">
              <w:rPr>
                <w:lang w:val="en-GB"/>
              </w:rPr>
              <w:t>1.00000</w:t>
            </w:r>
          </w:p>
        </w:tc>
        <w:tc>
          <w:tcPr>
            <w:tcW w:w="1559" w:type="dxa"/>
          </w:tcPr>
          <w:p w14:paraId="6C47A425" w14:textId="77777777" w:rsidR="008D6EC1" w:rsidRPr="00C26C40" w:rsidRDefault="008D6EC1" w:rsidP="007546F9">
            <w:pPr>
              <w:keepNext/>
              <w:rPr>
                <w:lang w:val="en-GB"/>
              </w:rPr>
            </w:pPr>
            <w:r w:rsidRPr="00C26C40">
              <w:rPr>
                <w:lang w:val="en-GB"/>
              </w:rPr>
              <w:t>1.00000</w:t>
            </w:r>
          </w:p>
        </w:tc>
      </w:tr>
    </w:tbl>
    <w:p w14:paraId="72963431" w14:textId="2E575CFD" w:rsidR="008D6EC1" w:rsidRPr="00C26C40" w:rsidRDefault="007546F9" w:rsidP="007546F9">
      <w:pPr>
        <w:pStyle w:val="Caption"/>
      </w:pPr>
      <w:bookmarkStart w:id="179" w:name="_Toc237220052"/>
      <w:r w:rsidRPr="00C26C40">
        <w:t xml:space="preserve">Figure </w:t>
      </w:r>
      <w:fldSimple w:instr=" STYLEREF 1 \s ">
        <w:r w:rsidR="006221B8">
          <w:rPr>
            <w:noProof/>
          </w:rPr>
          <w:t>5</w:t>
        </w:r>
      </w:fldSimple>
      <w:r w:rsidR="00E162A1">
        <w:noBreakHyphen/>
      </w:r>
      <w:fldSimple w:instr=" SEQ Figure \* ARABIC \s 1 ">
        <w:r w:rsidR="006221B8">
          <w:rPr>
            <w:noProof/>
          </w:rPr>
          <w:t>6</w:t>
        </w:r>
      </w:fldSimple>
      <w:r w:rsidRPr="00C26C40">
        <w:t xml:space="preserve"> Comprehensive Pump Performance Specifications</w:t>
      </w:r>
      <w:bookmarkEnd w:id="179"/>
    </w:p>
    <w:p w14:paraId="075D2202" w14:textId="77777777" w:rsidR="008D6EC1" w:rsidRPr="00C26C40" w:rsidRDefault="008D6EC1" w:rsidP="00C13B08">
      <w:pPr>
        <w:pStyle w:val="ListParagraph"/>
        <w:numPr>
          <w:ilvl w:val="0"/>
          <w:numId w:val="16"/>
        </w:numPr>
      </w:pPr>
      <w:r w:rsidRPr="00C26C40">
        <w:t>P-101: Process water of 0.837 m3/hr is treated for clean process water. The thermodynamic risk of cavitation at the impeller eye is almost unthinkably low with a high NPSHa of 9.89 m. The 316 stainless steel centrifugal pumps with single mechanical seal are just fine at standard operating efficiency of 0.75000.</w:t>
      </w:r>
    </w:p>
    <w:p w14:paraId="1AEE50EA" w14:textId="77777777" w:rsidR="008D6EC1" w:rsidRPr="00C26C40" w:rsidRDefault="008D6EC1" w:rsidP="00C13B08">
      <w:pPr>
        <w:pStyle w:val="ListParagraph"/>
        <w:numPr>
          <w:ilvl w:val="0"/>
          <w:numId w:val="16"/>
        </w:numPr>
      </w:pPr>
      <w:r w:rsidRPr="00C26C40">
        <w:t xml:space="preserve">P-501 and P-502: These pumps can pump high abrasiveness, dense bauxite and intermediate gangue slurries. The most challenging task is P-502, which must pump the dense slurry pressure up by almost 0.9 atm (9.08 meters of head) to propel the slurry into the high-pressure leaching reactor. The simulation deliberately reduces the efficiency parameter to 0.55000 to take into consideration the severe viscous drag and rheological issues associated with pumping heavy heterogeneous solid-liquid mixtures. Thin-vane metallic impellers would be destroyed by erosion within days. Hence, these pumps shall </w:t>
      </w:r>
      <w:r w:rsidRPr="00C26C40">
        <w:lastRenderedPageBreak/>
        <w:t>be precisely described as heavy duty vertical or horizontal centrifugal slurry pump. The internal casing and open impellers should be coated with thick, replaceable natural rubber elastomeric liner or hardened 27% Chrome Alloy.</w:t>
      </w:r>
    </w:p>
    <w:p w14:paraId="43A2DE99" w14:textId="77777777" w:rsidR="008D6EC1" w:rsidRPr="00C26C40" w:rsidRDefault="008D6EC1" w:rsidP="00C13B08">
      <w:pPr>
        <w:pStyle w:val="ListParagraph"/>
        <w:numPr>
          <w:ilvl w:val="0"/>
          <w:numId w:val="16"/>
        </w:numPr>
      </w:pPr>
      <w:r w:rsidRPr="00C26C40">
        <w:t>P-201 is a dedicated line exclusively for pumping concentrated and highly toxic hydrochloric acid to the leaching reactor - main reactor. Requires 28.8W of brake power to produce 4.41m of head with a flow rate of 1.55m3/hr. Absolute uncompromising corrosion resistance is required for pumping HCl. EFTE, PFA, or solid PTFE lined, seal-less centrifugal pumps with a magnetic drive are the industry standard for this application. There are no susceptible mechanical seals required and there is no toxic acid vapours lost to the environment by Mag-drive pumps. The very large NPSHa (25.77 meters) resulting from the simulation guarantees that operation of the valve is very smooth and free from cavitation even with the use of acids having relatively high vapor pressures.</w:t>
      </w:r>
    </w:p>
    <w:p w14:paraId="5A427942" w14:textId="77777777" w:rsidR="008D6EC1" w:rsidRPr="00C26C40" w:rsidRDefault="008D6EC1" w:rsidP="00F02060">
      <w:pPr>
        <w:pStyle w:val="Heading2"/>
      </w:pPr>
      <w:bookmarkStart w:id="180" w:name="_Toc235285316"/>
      <w:bookmarkStart w:id="181" w:name="_Toc237244957"/>
      <w:r w:rsidRPr="00C26C40">
        <w:t>Fluid Transport: Piping Network and Rheological Guidelines</w:t>
      </w:r>
      <w:bookmarkEnd w:id="180"/>
      <w:bookmarkEnd w:id="181"/>
    </w:p>
    <w:p w14:paraId="4332C579" w14:textId="77777777" w:rsidR="008D6EC1" w:rsidRPr="00C26C40" w:rsidRDefault="008D6EC1" w:rsidP="008D6EC1">
      <w:r w:rsidRPr="00C26C40">
        <w:t>The physical integration of the various unit operations requires a sophisticated piping network. The primary operational challenges are dichotomous: preventing the settling of heavy solid particles in the slurry lines (which causes plugging and catastrophic process halting) while simultaneously avoiding excessively high fluid velocities (which accelerates kinetic erosive wear on the pipe walls, particularly at elbows, bends, and tees).</w:t>
      </w:r>
    </w:p>
    <w:tbl>
      <w:tblPr>
        <w:tblStyle w:val="TableGrid"/>
        <w:tblW w:w="8642" w:type="dxa"/>
        <w:tblLayout w:type="fixed"/>
        <w:tblLook w:val="0600" w:firstRow="0" w:lastRow="0" w:firstColumn="0" w:lastColumn="0" w:noHBand="1" w:noVBand="1"/>
      </w:tblPr>
      <w:tblGrid>
        <w:gridCol w:w="1696"/>
        <w:gridCol w:w="2048"/>
        <w:gridCol w:w="1354"/>
        <w:gridCol w:w="1701"/>
        <w:gridCol w:w="1843"/>
      </w:tblGrid>
      <w:tr w:rsidR="008D6EC1" w:rsidRPr="00C26C40" w14:paraId="66068967" w14:textId="77777777" w:rsidTr="00870DFD">
        <w:tc>
          <w:tcPr>
            <w:tcW w:w="1696" w:type="dxa"/>
          </w:tcPr>
          <w:p w14:paraId="48133EBF" w14:textId="77777777" w:rsidR="008D6EC1" w:rsidRPr="00C26C40" w:rsidRDefault="008D6EC1" w:rsidP="00870DFD">
            <w:pPr>
              <w:rPr>
                <w:lang w:val="en-GB"/>
              </w:rPr>
            </w:pPr>
            <w:r w:rsidRPr="00C26C40">
              <w:rPr>
                <w:lang w:val="en-GB"/>
              </w:rPr>
              <w:t>Fluid Service</w:t>
            </w:r>
          </w:p>
        </w:tc>
        <w:tc>
          <w:tcPr>
            <w:tcW w:w="2048" w:type="dxa"/>
          </w:tcPr>
          <w:p w14:paraId="255B042C" w14:textId="77777777" w:rsidR="008D6EC1" w:rsidRPr="00C26C40" w:rsidRDefault="008D6EC1" w:rsidP="00870DFD">
            <w:pPr>
              <w:rPr>
                <w:lang w:val="en-GB"/>
              </w:rPr>
            </w:pPr>
            <w:r w:rsidRPr="00C26C40">
              <w:rPr>
                <w:lang w:val="en-GB"/>
              </w:rPr>
              <w:t>Pipe Material Specification</w:t>
            </w:r>
          </w:p>
        </w:tc>
        <w:tc>
          <w:tcPr>
            <w:tcW w:w="1354" w:type="dxa"/>
          </w:tcPr>
          <w:p w14:paraId="2FBBDD35" w14:textId="77777777" w:rsidR="008D6EC1" w:rsidRPr="00C26C40" w:rsidRDefault="008D6EC1" w:rsidP="00870DFD">
            <w:pPr>
              <w:rPr>
                <w:lang w:val="en-GB"/>
              </w:rPr>
            </w:pPr>
            <w:r w:rsidRPr="00C26C40">
              <w:rPr>
                <w:lang w:val="en-GB"/>
              </w:rPr>
              <w:t>Design Velocity (m/s)</w:t>
            </w:r>
          </w:p>
        </w:tc>
        <w:tc>
          <w:tcPr>
            <w:tcW w:w="1701" w:type="dxa"/>
          </w:tcPr>
          <w:p w14:paraId="55221032" w14:textId="77777777" w:rsidR="008D6EC1" w:rsidRPr="00C26C40" w:rsidRDefault="008D6EC1" w:rsidP="00870DFD">
            <w:pPr>
              <w:rPr>
                <w:lang w:val="en-GB"/>
              </w:rPr>
            </w:pPr>
            <w:r w:rsidRPr="00C26C40">
              <w:rPr>
                <w:lang w:val="en-GB"/>
              </w:rPr>
              <w:t>Fitting Specifications</w:t>
            </w:r>
          </w:p>
        </w:tc>
        <w:tc>
          <w:tcPr>
            <w:tcW w:w="1843" w:type="dxa"/>
          </w:tcPr>
          <w:p w14:paraId="16D4351E" w14:textId="77777777" w:rsidR="008D6EC1" w:rsidRPr="00C26C40" w:rsidRDefault="008D6EC1" w:rsidP="00870DFD">
            <w:pPr>
              <w:rPr>
                <w:lang w:val="en-GB"/>
              </w:rPr>
            </w:pPr>
            <w:r w:rsidRPr="00C26C40">
              <w:rPr>
                <w:lang w:val="en-GB"/>
              </w:rPr>
              <w:t>Application Notes</w:t>
            </w:r>
          </w:p>
        </w:tc>
      </w:tr>
      <w:tr w:rsidR="008D6EC1" w:rsidRPr="00C26C40" w14:paraId="2AE6FA08" w14:textId="77777777" w:rsidTr="00870DFD">
        <w:tc>
          <w:tcPr>
            <w:tcW w:w="1696" w:type="dxa"/>
          </w:tcPr>
          <w:p w14:paraId="23D21587" w14:textId="77777777" w:rsidR="008D6EC1" w:rsidRPr="00C26C40" w:rsidRDefault="008D6EC1" w:rsidP="00870DFD">
            <w:pPr>
              <w:rPr>
                <w:lang w:val="en-GB"/>
              </w:rPr>
            </w:pPr>
            <w:r w:rsidRPr="00C26C40">
              <w:rPr>
                <w:lang w:val="en-GB"/>
              </w:rPr>
              <w:t>Bauxite Slurry (Heterogeneous)</w:t>
            </w:r>
          </w:p>
        </w:tc>
        <w:tc>
          <w:tcPr>
            <w:tcW w:w="2048" w:type="dxa"/>
          </w:tcPr>
          <w:p w14:paraId="4D909F1A" w14:textId="77777777" w:rsidR="008D6EC1" w:rsidRPr="00C26C40" w:rsidRDefault="008D6EC1" w:rsidP="00870DFD">
            <w:pPr>
              <w:rPr>
                <w:lang w:val="en-GB"/>
              </w:rPr>
            </w:pPr>
            <w:r w:rsidRPr="00C26C40">
              <w:rPr>
                <w:lang w:val="en-GB"/>
              </w:rPr>
              <w:t>Carbon Steel w/ Natural Rubber Lining or High-Density Polyurethane</w:t>
            </w:r>
          </w:p>
        </w:tc>
        <w:tc>
          <w:tcPr>
            <w:tcW w:w="1354" w:type="dxa"/>
          </w:tcPr>
          <w:p w14:paraId="40349817" w14:textId="77777777" w:rsidR="008D6EC1" w:rsidRPr="00C26C40" w:rsidRDefault="008D6EC1" w:rsidP="00870DFD">
            <w:pPr>
              <w:rPr>
                <w:lang w:val="en-GB"/>
              </w:rPr>
            </w:pPr>
            <w:r w:rsidRPr="00C26C40">
              <w:rPr>
                <w:lang w:val="en-GB"/>
              </w:rPr>
              <w:t>1.50 – 2.00</w:t>
            </w:r>
          </w:p>
        </w:tc>
        <w:tc>
          <w:tcPr>
            <w:tcW w:w="1701" w:type="dxa"/>
          </w:tcPr>
          <w:p w14:paraId="3CBB768F" w14:textId="77777777" w:rsidR="008D6EC1" w:rsidRPr="00C26C40" w:rsidRDefault="008D6EC1" w:rsidP="00870DFD">
            <w:pPr>
              <w:rPr>
                <w:lang w:val="en-GB"/>
              </w:rPr>
            </w:pPr>
            <w:r w:rsidRPr="00C26C40">
              <w:rPr>
                <w:lang w:val="en-GB"/>
              </w:rPr>
              <w:t>Schedule 160, Long Radius Sweeps, Capped Tees</w:t>
            </w:r>
          </w:p>
        </w:tc>
        <w:tc>
          <w:tcPr>
            <w:tcW w:w="1843" w:type="dxa"/>
          </w:tcPr>
          <w:p w14:paraId="7EC01B5F" w14:textId="77777777" w:rsidR="008D6EC1" w:rsidRPr="00C26C40" w:rsidRDefault="008D6EC1" w:rsidP="00870DFD">
            <w:pPr>
              <w:rPr>
                <w:lang w:val="en-GB"/>
              </w:rPr>
            </w:pPr>
            <w:r w:rsidRPr="00C26C40">
              <w:rPr>
                <w:lang w:val="en-GB"/>
              </w:rPr>
              <w:t>Velocity must be strictly maintained 0.3 to 0.5 m/s above the critical settling velocity calculated via Durand or Wasp equations. Avoid dead legs.</w:t>
            </w:r>
          </w:p>
        </w:tc>
      </w:tr>
      <w:tr w:rsidR="008D6EC1" w:rsidRPr="00C26C40" w14:paraId="57D89C0D" w14:textId="77777777" w:rsidTr="00870DFD">
        <w:tc>
          <w:tcPr>
            <w:tcW w:w="1696" w:type="dxa"/>
          </w:tcPr>
          <w:p w14:paraId="7A12DBBF" w14:textId="77777777" w:rsidR="008D6EC1" w:rsidRPr="00C26C40" w:rsidRDefault="008D6EC1" w:rsidP="00870DFD">
            <w:pPr>
              <w:rPr>
                <w:lang w:val="en-GB"/>
              </w:rPr>
            </w:pPr>
            <w:r w:rsidRPr="00C26C40">
              <w:rPr>
                <w:lang w:val="en-GB"/>
              </w:rPr>
              <w:lastRenderedPageBreak/>
              <w:t>Concentrated HCl (up to 38%)</w:t>
            </w:r>
          </w:p>
        </w:tc>
        <w:tc>
          <w:tcPr>
            <w:tcW w:w="2048" w:type="dxa"/>
          </w:tcPr>
          <w:p w14:paraId="40851C3B" w14:textId="77777777" w:rsidR="008D6EC1" w:rsidRPr="00C26C40" w:rsidRDefault="008D6EC1" w:rsidP="00870DFD">
            <w:pPr>
              <w:rPr>
                <w:lang w:val="en-GB"/>
              </w:rPr>
            </w:pPr>
            <w:r w:rsidRPr="00C26C40">
              <w:rPr>
                <w:lang w:val="en-GB"/>
              </w:rPr>
              <w:t>Dual-Laminate CPVC with structural FRP Wrap, or PTFE-Lined Steel</w:t>
            </w:r>
          </w:p>
        </w:tc>
        <w:tc>
          <w:tcPr>
            <w:tcW w:w="1354" w:type="dxa"/>
          </w:tcPr>
          <w:p w14:paraId="4D98E85D" w14:textId="77777777" w:rsidR="008D6EC1" w:rsidRPr="00C26C40" w:rsidRDefault="008D6EC1" w:rsidP="00870DFD">
            <w:pPr>
              <w:rPr>
                <w:lang w:val="en-GB"/>
              </w:rPr>
            </w:pPr>
            <w:r w:rsidRPr="00C26C40">
              <w:rPr>
                <w:lang w:val="en-GB"/>
              </w:rPr>
              <w:t>1.00 – 1.50</w:t>
            </w:r>
          </w:p>
        </w:tc>
        <w:tc>
          <w:tcPr>
            <w:tcW w:w="1701" w:type="dxa"/>
          </w:tcPr>
          <w:p w14:paraId="7E1704F5" w14:textId="77777777" w:rsidR="008D6EC1" w:rsidRPr="00C26C40" w:rsidRDefault="008D6EC1" w:rsidP="00870DFD">
            <w:pPr>
              <w:rPr>
                <w:lang w:val="en-GB"/>
              </w:rPr>
            </w:pPr>
            <w:r w:rsidRPr="00C26C40">
              <w:rPr>
                <w:lang w:val="en-GB"/>
              </w:rPr>
              <w:t>Flanged, PTFE Envelope Gaskets</w:t>
            </w:r>
          </w:p>
        </w:tc>
        <w:tc>
          <w:tcPr>
            <w:tcW w:w="1843" w:type="dxa"/>
          </w:tcPr>
          <w:p w14:paraId="54262EA7" w14:textId="77777777" w:rsidR="008D6EC1" w:rsidRPr="00C26C40" w:rsidRDefault="008D6EC1" w:rsidP="00870DFD">
            <w:pPr>
              <w:rPr>
                <w:lang w:val="en-GB"/>
              </w:rPr>
            </w:pPr>
            <w:r w:rsidRPr="00C26C40">
              <w:rPr>
                <w:lang w:val="en-GB"/>
              </w:rPr>
              <w:t>CPVC Schedule 80 is acceptable for ambient up to 82 °C. Above 82 °C, PTFE lined steel is mandatory.</w:t>
            </w:r>
          </w:p>
        </w:tc>
      </w:tr>
      <w:tr w:rsidR="008D6EC1" w:rsidRPr="00C26C40" w14:paraId="7459BA26" w14:textId="77777777" w:rsidTr="00870DFD">
        <w:tc>
          <w:tcPr>
            <w:tcW w:w="1696" w:type="dxa"/>
          </w:tcPr>
          <w:p w14:paraId="2BE78154" w14:textId="77777777" w:rsidR="008D6EC1" w:rsidRPr="00C26C40" w:rsidRDefault="008D6EC1" w:rsidP="00870DFD">
            <w:pPr>
              <w:rPr>
                <w:lang w:val="en-GB"/>
              </w:rPr>
            </w:pPr>
            <w:r w:rsidRPr="00C26C40">
              <w:rPr>
                <w:lang w:val="en-GB"/>
              </w:rPr>
              <w:t>Liquid PAC Product (Aqueous)</w:t>
            </w:r>
          </w:p>
        </w:tc>
        <w:tc>
          <w:tcPr>
            <w:tcW w:w="2048" w:type="dxa"/>
          </w:tcPr>
          <w:p w14:paraId="6B594EDA" w14:textId="77777777" w:rsidR="008D6EC1" w:rsidRPr="00C26C40" w:rsidRDefault="008D6EC1" w:rsidP="00870DFD">
            <w:pPr>
              <w:rPr>
                <w:lang w:val="en-GB"/>
              </w:rPr>
            </w:pPr>
            <w:r w:rsidRPr="00C26C40">
              <w:rPr>
                <w:lang w:val="en-GB"/>
              </w:rPr>
              <w:t>Fiberglass Reinforced Plastic (FRP) with premium Vinyl Ester inner liner</w:t>
            </w:r>
          </w:p>
        </w:tc>
        <w:tc>
          <w:tcPr>
            <w:tcW w:w="1354" w:type="dxa"/>
          </w:tcPr>
          <w:p w14:paraId="5C32EB24" w14:textId="77777777" w:rsidR="008D6EC1" w:rsidRPr="00C26C40" w:rsidRDefault="008D6EC1" w:rsidP="00870DFD">
            <w:pPr>
              <w:rPr>
                <w:lang w:val="en-GB"/>
              </w:rPr>
            </w:pPr>
            <w:r w:rsidRPr="00C26C40">
              <w:rPr>
                <w:lang w:val="en-GB"/>
              </w:rPr>
              <w:t>1.50 – 2.50</w:t>
            </w:r>
          </w:p>
        </w:tc>
        <w:tc>
          <w:tcPr>
            <w:tcW w:w="1701" w:type="dxa"/>
          </w:tcPr>
          <w:p w14:paraId="2873BE4A" w14:textId="77777777" w:rsidR="008D6EC1" w:rsidRPr="00C26C40" w:rsidRDefault="008D6EC1" w:rsidP="00870DFD">
            <w:pPr>
              <w:rPr>
                <w:lang w:val="en-GB"/>
              </w:rPr>
            </w:pPr>
            <w:r w:rsidRPr="00C26C40">
              <w:rPr>
                <w:lang w:val="en-GB"/>
              </w:rPr>
              <w:t>Standard FRP Fittings, bonded</w:t>
            </w:r>
          </w:p>
        </w:tc>
        <w:tc>
          <w:tcPr>
            <w:tcW w:w="1843" w:type="dxa"/>
          </w:tcPr>
          <w:p w14:paraId="7B57DA2C" w14:textId="77777777" w:rsidR="008D6EC1" w:rsidRPr="00C26C40" w:rsidRDefault="008D6EC1" w:rsidP="00870DFD">
            <w:pPr>
              <w:rPr>
                <w:lang w:val="en-GB"/>
              </w:rPr>
            </w:pPr>
            <w:r w:rsidRPr="00C26C40">
              <w:rPr>
                <w:lang w:val="en-GB"/>
              </w:rPr>
              <w:t>FRP provides exceptional resistance to chloride ion attack, low pH, and high specific gravity.</w:t>
            </w:r>
          </w:p>
        </w:tc>
      </w:tr>
      <w:tr w:rsidR="008D6EC1" w:rsidRPr="00C26C40" w14:paraId="337D4028" w14:textId="77777777" w:rsidTr="00870DFD">
        <w:tc>
          <w:tcPr>
            <w:tcW w:w="1696" w:type="dxa"/>
          </w:tcPr>
          <w:p w14:paraId="314740DC" w14:textId="77777777" w:rsidR="008D6EC1" w:rsidRPr="00C26C40" w:rsidRDefault="008D6EC1" w:rsidP="00870DFD">
            <w:pPr>
              <w:rPr>
                <w:lang w:val="en-GB"/>
              </w:rPr>
            </w:pPr>
            <w:r w:rsidRPr="00C26C40">
              <w:rPr>
                <w:lang w:val="en-GB"/>
              </w:rPr>
              <w:t>Hot Gases / Roaster Off-Gas</w:t>
            </w:r>
          </w:p>
        </w:tc>
        <w:tc>
          <w:tcPr>
            <w:tcW w:w="2048" w:type="dxa"/>
          </w:tcPr>
          <w:p w14:paraId="159017E8" w14:textId="77777777" w:rsidR="008D6EC1" w:rsidRPr="00C26C40" w:rsidRDefault="008D6EC1" w:rsidP="00870DFD">
            <w:pPr>
              <w:rPr>
                <w:lang w:val="en-GB"/>
              </w:rPr>
            </w:pPr>
            <w:r w:rsidRPr="00C26C40">
              <w:rPr>
                <w:lang w:val="en-GB"/>
              </w:rPr>
              <w:t>Refractory-Lined Carbon Steel / Inconel Alloys</w:t>
            </w:r>
          </w:p>
        </w:tc>
        <w:tc>
          <w:tcPr>
            <w:tcW w:w="1354" w:type="dxa"/>
          </w:tcPr>
          <w:p w14:paraId="53F1ECE8" w14:textId="77777777" w:rsidR="008D6EC1" w:rsidRPr="00C26C40" w:rsidRDefault="008D6EC1" w:rsidP="00870DFD">
            <w:pPr>
              <w:rPr>
                <w:lang w:val="en-GB"/>
              </w:rPr>
            </w:pPr>
            <w:r w:rsidRPr="00C26C40">
              <w:rPr>
                <w:lang w:val="en-GB"/>
              </w:rPr>
              <w:t>15.00 – 25.00</w:t>
            </w:r>
          </w:p>
        </w:tc>
        <w:tc>
          <w:tcPr>
            <w:tcW w:w="1701" w:type="dxa"/>
          </w:tcPr>
          <w:p w14:paraId="031A6105" w14:textId="77777777" w:rsidR="008D6EC1" w:rsidRPr="00C26C40" w:rsidRDefault="008D6EC1" w:rsidP="00870DFD">
            <w:pPr>
              <w:rPr>
                <w:lang w:val="en-GB"/>
              </w:rPr>
            </w:pPr>
            <w:r w:rsidRPr="00C26C40">
              <w:rPr>
                <w:lang w:val="en-GB"/>
              </w:rPr>
              <w:t>High-Temp Expansion Joints Required</w:t>
            </w:r>
          </w:p>
        </w:tc>
        <w:tc>
          <w:tcPr>
            <w:tcW w:w="1843" w:type="dxa"/>
          </w:tcPr>
          <w:p w14:paraId="26089D0A" w14:textId="77777777" w:rsidR="008D6EC1" w:rsidRPr="00C26C40" w:rsidRDefault="008D6EC1" w:rsidP="00870DFD">
            <w:pPr>
              <w:rPr>
                <w:lang w:val="en-GB"/>
              </w:rPr>
            </w:pPr>
            <w:r w:rsidRPr="00C26C40">
              <w:rPr>
                <w:lang w:val="en-GB"/>
              </w:rPr>
              <w:t>Must safely accommodate massive thermal expansion stresses and cyclic fatigue from 870 °C continuous streams.</w:t>
            </w:r>
          </w:p>
        </w:tc>
      </w:tr>
      <w:tr w:rsidR="008D6EC1" w:rsidRPr="00C26C40" w14:paraId="47736B99" w14:textId="77777777" w:rsidTr="00870DFD">
        <w:tc>
          <w:tcPr>
            <w:tcW w:w="1696" w:type="dxa"/>
          </w:tcPr>
          <w:p w14:paraId="67131FDC" w14:textId="77777777" w:rsidR="008D6EC1" w:rsidRPr="00C26C40" w:rsidRDefault="008D6EC1" w:rsidP="00870DFD">
            <w:pPr>
              <w:rPr>
                <w:lang w:val="en-GB"/>
              </w:rPr>
            </w:pPr>
            <w:r w:rsidRPr="00C26C40">
              <w:rPr>
                <w:lang w:val="en-GB"/>
              </w:rPr>
              <w:t>Process Water / Utility</w:t>
            </w:r>
          </w:p>
        </w:tc>
        <w:tc>
          <w:tcPr>
            <w:tcW w:w="2048" w:type="dxa"/>
          </w:tcPr>
          <w:p w14:paraId="63BA3940" w14:textId="77777777" w:rsidR="008D6EC1" w:rsidRPr="00C26C40" w:rsidRDefault="008D6EC1" w:rsidP="00870DFD">
            <w:pPr>
              <w:rPr>
                <w:lang w:val="en-GB"/>
              </w:rPr>
            </w:pPr>
            <w:r w:rsidRPr="00C26C40">
              <w:rPr>
                <w:lang w:val="en-GB"/>
              </w:rPr>
              <w:t>Schedule 40 Carbon Steel, 304 SS, or industrial PVC</w:t>
            </w:r>
          </w:p>
        </w:tc>
        <w:tc>
          <w:tcPr>
            <w:tcW w:w="1354" w:type="dxa"/>
          </w:tcPr>
          <w:p w14:paraId="7A332F87" w14:textId="77777777" w:rsidR="008D6EC1" w:rsidRPr="00C26C40" w:rsidRDefault="008D6EC1" w:rsidP="00870DFD">
            <w:pPr>
              <w:rPr>
                <w:lang w:val="en-GB"/>
              </w:rPr>
            </w:pPr>
            <w:r w:rsidRPr="00C26C40">
              <w:rPr>
                <w:lang w:val="en-GB"/>
              </w:rPr>
              <w:t>1.50 – 3.00</w:t>
            </w:r>
          </w:p>
        </w:tc>
        <w:tc>
          <w:tcPr>
            <w:tcW w:w="1701" w:type="dxa"/>
          </w:tcPr>
          <w:p w14:paraId="18B341BC" w14:textId="77777777" w:rsidR="008D6EC1" w:rsidRPr="00C26C40" w:rsidRDefault="008D6EC1" w:rsidP="00870DFD">
            <w:pPr>
              <w:rPr>
                <w:lang w:val="en-GB"/>
              </w:rPr>
            </w:pPr>
            <w:r w:rsidRPr="00C26C40">
              <w:rPr>
                <w:lang w:val="en-GB"/>
              </w:rPr>
              <w:t>Standard Threaded or Welded</w:t>
            </w:r>
          </w:p>
        </w:tc>
        <w:tc>
          <w:tcPr>
            <w:tcW w:w="1843" w:type="dxa"/>
          </w:tcPr>
          <w:p w14:paraId="2FED8E28" w14:textId="77777777" w:rsidR="008D6EC1" w:rsidRPr="00C26C40" w:rsidRDefault="008D6EC1" w:rsidP="00467D39">
            <w:pPr>
              <w:keepNext/>
              <w:rPr>
                <w:lang w:val="en-GB"/>
              </w:rPr>
            </w:pPr>
            <w:r w:rsidRPr="00C26C40">
              <w:rPr>
                <w:lang w:val="en-GB"/>
              </w:rPr>
              <w:t>General velocity rule of thumb applies: 1.5 + d/10.</w:t>
            </w:r>
          </w:p>
        </w:tc>
      </w:tr>
    </w:tbl>
    <w:p w14:paraId="31F3A8F8" w14:textId="09618806" w:rsidR="008D6EC1" w:rsidRPr="00C26C40" w:rsidRDefault="00467D39" w:rsidP="00467D39">
      <w:pPr>
        <w:pStyle w:val="Caption"/>
      </w:pPr>
      <w:bookmarkStart w:id="182" w:name="_Toc237220053"/>
      <w:r w:rsidRPr="00C26C40">
        <w:t xml:space="preserve">Figure </w:t>
      </w:r>
      <w:fldSimple w:instr=" STYLEREF 1 \s ">
        <w:r w:rsidR="006221B8">
          <w:rPr>
            <w:noProof/>
          </w:rPr>
          <w:t>5</w:t>
        </w:r>
      </w:fldSimple>
      <w:r w:rsidR="00E162A1">
        <w:noBreakHyphen/>
      </w:r>
      <w:fldSimple w:instr=" SEQ Figure \* ARABIC \s 1 ">
        <w:r w:rsidR="006221B8">
          <w:rPr>
            <w:noProof/>
          </w:rPr>
          <w:t>7</w:t>
        </w:r>
      </w:fldSimple>
      <w:r w:rsidRPr="00C26C40">
        <w:t xml:space="preserve"> Piping Specification and Fluid Dynamics</w:t>
      </w:r>
      <w:bookmarkEnd w:id="182"/>
    </w:p>
    <w:p w14:paraId="6BA60A82" w14:textId="77777777" w:rsidR="008D6EC1" w:rsidRPr="00C26C40" w:rsidRDefault="008D6EC1" w:rsidP="008D6EC1">
      <w:r w:rsidRPr="00C26C40">
        <w:rPr>
          <w:b/>
          <w:bCs/>
        </w:rPr>
        <w:t>Hydraulic and Rheological Considerations</w:t>
      </w:r>
      <w:r w:rsidRPr="00C26C40">
        <w:t xml:space="preserve">: Hydraulic design of slurry transport lines from the ball mill, hydrocyclones and main leaching reactors must be extremely precise and based on empirical models of fluid flow. When the bulk fluid velocity is less than the critical settling velocity (which is usually around 1.0 to 1.5 m/s for fine heavy bauxite particles) a sliding bed will rapidly develop along the bottom of the pipe, causing a significant increase in the frictional pressure drop and eventually the line will be completely blocked. On the other hand, if the wind speed is more than 2.0-3.0 m/s, the kinetic erosion-corrosion process will accelerate rapidly, and the pressure limit of the pipe wall will be destroyed exponentially. Thus, it is imperative that all slurry piping is carefully sized so that the velocity of the slurry within the pipe is exactly 1.5–2.0 m/s. Also, direction changes should be carefully designed to avoid regular short radius </w:t>
      </w:r>
      <w:r w:rsidRPr="00C26C40">
        <w:lastRenderedPageBreak/>
        <w:t>90-degree elbows and should use long radius turns or special "capped tees" (which will provide a stationary pocket of slurry to protect and absorb the kinetic energy of the turning fluid).</w:t>
      </w:r>
    </w:p>
    <w:p w14:paraId="5BEE03F4" w14:textId="77777777" w:rsidR="008D6EC1" w:rsidRPr="00C26C40" w:rsidRDefault="008D6EC1" w:rsidP="008D6EC1">
      <w:r w:rsidRPr="00C26C40">
        <w:t>Chemical corrosion is the only dominant failure mode for the acid and liquid PAC transport lines. Normal metallic piping quickly penetrates and rapidly and catastrophically breaks down concentrated hydrochloric acid. The highly engineered Dual-Laminate pipe is chemically inert due to the impermeable chemical barrier (CPVC) completely enclosed in a load bearing structural barrier of Fiberglass Reinforced Polymer (FRP) material that offers the required mechanical rigidity. For the unavoidable vibration of a pump and the thermal expansion that must occur in all systems, highly engineered PTFE expansion joints must be used alongside all major rotating equipment and large volumetric storage tanks.</w:t>
      </w:r>
    </w:p>
    <w:p w14:paraId="551A82AD" w14:textId="77777777" w:rsidR="008D6EC1" w:rsidRPr="00C26C40" w:rsidRDefault="008D6EC1" w:rsidP="00F02060">
      <w:pPr>
        <w:pStyle w:val="Heading2"/>
      </w:pPr>
      <w:bookmarkStart w:id="183" w:name="_Toc235285317"/>
      <w:bookmarkStart w:id="184" w:name="_Toc237244958"/>
      <w:r w:rsidRPr="00C26C40">
        <w:t>Auxiliary Fluid Storage, Mixing, and Flow Control</w:t>
      </w:r>
      <w:bookmarkEnd w:id="183"/>
      <w:bookmarkEnd w:id="184"/>
    </w:p>
    <w:p w14:paraId="75141B49" w14:textId="77777777" w:rsidR="008D6EC1" w:rsidRPr="00C26C40" w:rsidRDefault="008D6EC1" w:rsidP="008D6EC1">
      <w:r w:rsidRPr="00C26C40">
        <w:t>The plant relies heavily on multiple auxiliary continuous mixing units, fluid splitters, and volumetric holding tanks to hydraulically balance flows, buffer operational surges, and perfectly homogenize liquid reagents prior to primary reaction.</w:t>
      </w:r>
    </w:p>
    <w:p w14:paraId="1F67A3B3" w14:textId="77777777" w:rsidR="008D6EC1" w:rsidRPr="00C26C40" w:rsidRDefault="008D6EC1" w:rsidP="00C13B08">
      <w:pPr>
        <w:pStyle w:val="ListParagraph"/>
        <w:numPr>
          <w:ilvl w:val="0"/>
          <w:numId w:val="17"/>
        </w:numPr>
      </w:pPr>
      <w:r w:rsidRPr="00C26C40">
        <w:rPr>
          <w:b/>
          <w:bCs/>
        </w:rPr>
        <w:t>Fluid Flow Splitter (Block: SS-201):</w:t>
      </w:r>
      <w:r w:rsidRPr="00C26C40">
        <w:t xml:space="preserve"> This unit acts as a precision hydraulic divider, receiving 1,600.00 kg/hr (88.8135 kmol/hr) of heated process water (W-2) and dividing it into two streams: WA-3 (taking a 0.45000 mass fraction split) and WB-3 (taking a 0.55000 mass fraction split). One unit (Number Required: 1) is required. The simulation applies a programmed, realistic pressure drop of 0.0050000 atm across the dividing manifold. Standard PTFE-lined carbon steel construction is appropriate to prevent any long-term internal scaling.</w:t>
      </w:r>
    </w:p>
    <w:p w14:paraId="65FFDE52" w14:textId="77777777" w:rsidR="008D6EC1" w:rsidRPr="00C26C40" w:rsidRDefault="008D6EC1" w:rsidP="00C13B08">
      <w:pPr>
        <w:pStyle w:val="ListParagraph"/>
        <w:numPr>
          <w:ilvl w:val="0"/>
          <w:numId w:val="17"/>
        </w:numPr>
      </w:pPr>
      <w:r w:rsidRPr="00C26C40">
        <w:rPr>
          <w:b/>
          <w:bCs/>
        </w:rPr>
        <w:t>Inline Continuous Mixers (Blocks: MX-101, MX-201):</w:t>
      </w:r>
      <w:r w:rsidRPr="00C26C40">
        <w:t xml:space="preserve"> These units provide continuous, isobaric inline homogenization. MX-101 continuously blends the recovered particulate matter into a unified solid stream (602.372 kg/hr, 7.76112 kmol/hr) with an enthalpy of -0.241552E+07 Watts. MX-201 unifies two distinct liquid water streams </w:t>
      </w:r>
      <w:r w:rsidRPr="00C26C40">
        <w:lastRenderedPageBreak/>
        <w:t>totalling 1,370.00 kg/hr (76.0466 kmol/hr) with an enthalpy of -0.602638E+07 Watts. One unit of each (Number Required: 1 per block) is specified. Both mixers operate mathematically at the minimum pressure of their respective inlet streams, ensuring forward flow.</w:t>
      </w:r>
    </w:p>
    <w:p w14:paraId="2400D6E4" w14:textId="77777777" w:rsidR="008D6EC1" w:rsidRPr="00C26C40" w:rsidRDefault="008D6EC1" w:rsidP="00C13B08">
      <w:pPr>
        <w:pStyle w:val="ListParagraph"/>
        <w:numPr>
          <w:ilvl w:val="0"/>
          <w:numId w:val="17"/>
        </w:numPr>
      </w:pPr>
      <w:r w:rsidRPr="00C26C40">
        <w:rPr>
          <w:b/>
          <w:bCs/>
        </w:rPr>
        <w:t>Volumetric Holding Tanks (Blocks: TK-501, TK-103):</w:t>
      </w:r>
      <w:r w:rsidRPr="00C26C40">
        <w:t xml:space="preserve"> Serving as critical hydraulic volumetric buffers, the Mixing Tank (TK-501) safely combines 2,083.54 kg/hr (80.7189 kmol/hr) of aggressive intermediate slurry streams prior to pumping. The Holding Tank (TK-103) buffers 1,377.94 kg/hr (53.3714 kmol/hr) of acidic fluid. One unit of each (Number Required: 1 per block) is utilized. For liquid PAC and acidic precursor storage, these massive tanks must utilize high-density cross-linked polyethylene (XLPE) or filament-wound FRP equipped with a pure vinyl ester corrosion barrier. Standard flat-bottom tanks must be explicitly avoided for slurry and dense PAC service; instead, conical bottoms or Integrally Moulded Flanged Outlets (IMFO) must be utilized to prevent the hazardous accumulation of abrasive sludges and facilitate safe, zero-entry cleaning protocols.</w:t>
      </w:r>
    </w:p>
    <w:p w14:paraId="49CBF4F9" w14:textId="3840C948" w:rsidR="00177051" w:rsidRPr="00C26C40" w:rsidRDefault="008D6EC1" w:rsidP="00E36CDF">
      <w:pPr>
        <w:pStyle w:val="ListParagraph"/>
        <w:numPr>
          <w:ilvl w:val="0"/>
          <w:numId w:val="17"/>
        </w:numPr>
      </w:pPr>
      <w:r w:rsidRPr="00C26C40">
        <w:rPr>
          <w:b/>
          <w:bCs/>
        </w:rPr>
        <w:t>Pressure Reduction Valve (Block: V-201):</w:t>
      </w:r>
      <w:r w:rsidRPr="00C26C40">
        <w:t xml:space="preserve"> This critical control valve handles a massive continuous flow of 3,177.94 kg/hr (147.296 kmol/hr) of liquid fluid. One unit (Number Required: 1) is needed. The unit violently drops the system pressure by a massive 1.96077 atm to safely reach atmospheric downstream conditions (1.00 atm outlet). The enthalpy remains constant at -0.122683E+08 Watts. To completely resist the high-velocity acidic erosion and potential localized cavitation induced by such a massive pressure drop, the internal valve body, plug, and trim must be constructed of solid moulded PTFE, or highly specialized ceramic-lined steel.</w:t>
      </w:r>
    </w:p>
    <w:p w14:paraId="5E5FD511" w14:textId="77777777" w:rsidR="004B3744" w:rsidRPr="00C26C40" w:rsidRDefault="004B3744" w:rsidP="004B3744"/>
    <w:p w14:paraId="19F49ED5" w14:textId="587E1AF5" w:rsidR="004B3744" w:rsidRPr="00C26C40" w:rsidRDefault="004B3744">
      <w:pPr>
        <w:spacing w:before="120" w:after="280"/>
      </w:pPr>
      <w:r w:rsidRPr="00C26C40">
        <w:br w:type="page"/>
      </w:r>
    </w:p>
    <w:p w14:paraId="53B28155" w14:textId="56CDAA29" w:rsidR="004B3744" w:rsidRPr="00C26C40" w:rsidRDefault="004B3744" w:rsidP="003901B6">
      <w:pPr>
        <w:pStyle w:val="Heading1"/>
      </w:pPr>
      <w:bookmarkStart w:id="185" w:name="_Toc237244959"/>
      <w:r w:rsidRPr="00C26C40">
        <w:lastRenderedPageBreak/>
        <w:t>DESIGN OF SPECIFIC EQUIPMENT</w:t>
      </w:r>
      <w:bookmarkEnd w:id="185"/>
    </w:p>
    <w:p w14:paraId="1B040CD4" w14:textId="07CD0AB9" w:rsidR="003901B6" w:rsidRPr="00C26C40" w:rsidRDefault="006659BD" w:rsidP="00F02060">
      <w:pPr>
        <w:pStyle w:val="Heading2"/>
      </w:pPr>
      <w:bookmarkStart w:id="186" w:name="_Toc237244960"/>
      <w:r w:rsidRPr="00C26C40">
        <w:t>ONE-DIMENSIONAL STEADY-STATE SIMULATION OF A COUNTER-CURRENT ROTARY KILN FOR BAUXITE REDUCTIVE ROASTING</w:t>
      </w:r>
      <w:r w:rsidR="003A553B" w:rsidRPr="00C26C40">
        <w:t xml:space="preserve"> – Gyasi-Denteh, Prince Sugar</w:t>
      </w:r>
      <w:bookmarkEnd w:id="186"/>
    </w:p>
    <w:p w14:paraId="216511F7" w14:textId="7C66B525" w:rsidR="00B62FDB" w:rsidRPr="00C26C40" w:rsidRDefault="001B31EA" w:rsidP="00134FFF">
      <w:pPr>
        <w:pStyle w:val="Heading3"/>
      </w:pPr>
      <w:bookmarkStart w:id="187" w:name="_Toc237244961"/>
      <w:r w:rsidRPr="00C26C40">
        <w:t>Abstract</w:t>
      </w:r>
      <w:bookmarkEnd w:id="187"/>
    </w:p>
    <w:p w14:paraId="4E69EFBD" w14:textId="76D0BEAB" w:rsidR="006659BD" w:rsidRPr="00C26C40" w:rsidRDefault="00B62FDB" w:rsidP="00B62FDB">
      <w:r w:rsidRPr="00C26C40">
        <w:t>The present Report contains the full chemical and mechanical engineering analysis on a counter-current rotary kiln designed for the reductive roasting of Awaso deposit bauxite ore. Using a reducing gas (CO-rich), the function of the kiln is to dehydrate gibbsite (</w:t>
      </w:r>
      <m:oMath>
        <m:r>
          <w:rPr>
            <w:rFonts w:ascii="Cambria Math" w:hAnsi="Cambria Math"/>
          </w:rPr>
          <m:t>Al</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oMath>
      <w:r w:rsidRPr="00C26C40">
        <w:t>) to alumina (</w:t>
      </w:r>
      <m:oMath>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w:r w:rsidRPr="00C26C40">
        <w:t>) and reduce Haematite (</w:t>
      </w:r>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w:r w:rsidRPr="00C26C40">
        <w:t>) to magnetite (</w:t>
      </w:r>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3</m:t>
            </m:r>
          </m:sub>
        </m:sSub>
        <m:sSub>
          <m:sSubPr>
            <m:ctrlPr>
              <w:rPr>
                <w:rFonts w:ascii="Cambria Math" w:hAnsi="Cambria Math"/>
                <w:i/>
              </w:rPr>
            </m:ctrlPr>
          </m:sSubPr>
          <m:e>
            <m:r>
              <w:rPr>
                <w:rFonts w:ascii="Cambria Math" w:hAnsi="Cambria Math"/>
              </w:rPr>
              <m:t>O</m:t>
            </m:r>
          </m:e>
          <m:sub>
            <m:r>
              <w:rPr>
                <w:rFonts w:ascii="Cambria Math" w:hAnsi="Cambria Math"/>
              </w:rPr>
              <m:t>4</m:t>
            </m:r>
          </m:sub>
        </m:sSub>
      </m:oMath>
      <w:r w:rsidRPr="00C26C40">
        <w:t>). A one-dimensional, steady-state heterogeneous two-temperature model was developed and implemented in the MATLAB environment using the bvp4c solver, which consists of nine coupled ordinary differential equations (ODEs) as a boundary value problem (BVP). The governing equations are for solid-phase mass balances, gas-phase mass balances, coupled energy balances for the gas and solid phases that feature the inclusion of convective and radiative heat transfer, Arrhenius reaction kinetics with harmonic mean transport-kinetic rate limiters, and a dynamic calculation of the fill-degree using Sullivan-Friedman-Maier correlation. The kiln is to be 10 m long and 0.70 m in inner diameter, for which the solid feed rate is about 755.9 kg/h and the reducing gas flow rate is about 607.6 kg/h. The mechanical design includes shell thickness calculation, refractory lining thermal resistance calculation, tyre and riding-ring sizing, and load estimation of the structure. The results show that simultaneous dehydration and selective reductive roasting was found to be feasible in the operating window mentioned.</w:t>
      </w:r>
    </w:p>
    <w:p w14:paraId="3E52F782" w14:textId="77777777" w:rsidR="003836FA" w:rsidRPr="00C26C40" w:rsidRDefault="003836FA" w:rsidP="00134FFF">
      <w:pPr>
        <w:pStyle w:val="Heading3"/>
      </w:pPr>
      <w:bookmarkStart w:id="188" w:name="_Toc233209415"/>
      <w:bookmarkStart w:id="189" w:name="_Toc237244962"/>
      <w:r w:rsidRPr="00134FFF">
        <w:t>INTRODUCTION</w:t>
      </w:r>
      <w:bookmarkEnd w:id="188"/>
      <w:bookmarkEnd w:id="189"/>
    </w:p>
    <w:p w14:paraId="0FEE0D85" w14:textId="77777777" w:rsidR="003836FA" w:rsidRPr="00C26C40" w:rsidRDefault="003836FA" w:rsidP="0080466F">
      <w:pPr>
        <w:pStyle w:val="Heading4"/>
      </w:pPr>
      <w:bookmarkStart w:id="190" w:name="_Toc233209416"/>
      <w:r w:rsidRPr="00C26C40">
        <w:t>Background and Motivation</w:t>
      </w:r>
      <w:bookmarkEnd w:id="190"/>
    </w:p>
    <w:p w14:paraId="3A89723F" w14:textId="77777777" w:rsidR="003836FA" w:rsidRPr="00C26C40" w:rsidRDefault="003836FA" w:rsidP="0080466F">
      <w:r w:rsidRPr="00C26C40">
        <w:t xml:space="preserve">The Awaso bauxite deposit in the Western Region is one of the largest lateritic bauxite deposits in the African continent with proven reserves exceeding 700 million tonnes and the anchor of </w:t>
      </w:r>
      <w:r w:rsidRPr="00C26C40">
        <w:lastRenderedPageBreak/>
        <w:t>Ghana's aluminium industry. It is characterized by the presence of high amounts of gibbsite (</w:t>
      </w:r>
      <m:oMath>
        <m:r>
          <w:rPr>
            <w:rFonts w:ascii="Cambria Math" w:hAnsi="Cambria Math"/>
          </w:rPr>
          <m:t>Al</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oMath>
      <w:r w:rsidRPr="00C26C40">
        <w:t>) in addition to Haematite (</w:t>
      </w:r>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w:r w:rsidRPr="00C26C40">
        <w:t>), silica (</w:t>
      </w:r>
      <m:oMath>
        <m:r>
          <w:rPr>
            <w:rFonts w:ascii="Cambria Math" w:hAnsi="Cambria Math"/>
          </w:rPr>
          <m:t>Si</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C26C40">
        <w:t>) and titania (</w:t>
      </w:r>
      <m:oMath>
        <m:r>
          <w:rPr>
            <w:rFonts w:ascii="Cambria Math" w:hAnsi="Cambria Math"/>
          </w:rPr>
          <m:t>Ti</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C26C40">
        <w:t>) gangue; the bauxite is the main source feedstock to produce alumina and downstream aluminium. Traditional processing methods involve a lot of energy consumption and chemical usage. Hence thermochemical pre-treatment steps that enhance the processing efficiency in the downstream process are of great interest to both industry and academia.</w:t>
      </w:r>
    </w:p>
    <w:p w14:paraId="45F0A6F0" w14:textId="77777777" w:rsidR="003836FA" w:rsidRPr="00C26C40" w:rsidRDefault="003836FA">
      <w:pPr>
        <w:pStyle w:val="ListParagraph"/>
        <w:numPr>
          <w:ilvl w:val="0"/>
          <w:numId w:val="20"/>
        </w:numPr>
        <w:spacing w:before="80" w:after="80"/>
        <w:contextualSpacing w:val="0"/>
      </w:pPr>
      <w:r w:rsidRPr="00C26C40">
        <w:t>Reductive roasting in a rotary kiln is a thermochemically preferred process for achieving two purposes: drying of gibbsite to transition alumina, which decreases the energy demand of the later calcination steps</w:t>
      </w:r>
    </w:p>
    <w:p w14:paraId="3C412D0A" w14:textId="77777777" w:rsidR="003836FA" w:rsidRPr="00C26C40" w:rsidRDefault="003836FA">
      <w:pPr>
        <w:pStyle w:val="ListParagraph"/>
        <w:numPr>
          <w:ilvl w:val="0"/>
          <w:numId w:val="20"/>
        </w:numPr>
        <w:spacing w:before="80" w:after="80"/>
        <w:contextualSpacing w:val="0"/>
      </w:pPr>
      <w:r w:rsidRPr="00C26C40">
        <w:t>Wet separation using magnetic beams to remove iron from the product stream after selective reduction of Haematite to magnetite. Selective reduction of Haematite to magnetite followed by wet magnetic separation to reduce the amount of iron in the product stream. The reducing gas used contains CO and is supplied from a burner or gasifier with a fuel-rich mixture.</w:t>
      </w:r>
    </w:p>
    <w:p w14:paraId="2B69A908" w14:textId="77777777" w:rsidR="003836FA" w:rsidRPr="00C26C40" w:rsidRDefault="003836FA" w:rsidP="003836FA">
      <w:r w:rsidRPr="00C26C40">
        <w:t>This report contains a complete chemical and mechanical engineering design basis for the counter-current rotary kiln of the poly-aluminium chloride (PAC) production plant. The PAC production context is important as the presence of iron impurities in the alumina feedstock can have a direct and adverse impact on the colour and performance of the PAC, which underlies the selective reduction step that converts the paramagnetic Haematite to the ferrimagnetic magnetite for magnetic separation downstream.</w:t>
      </w:r>
    </w:p>
    <w:p w14:paraId="0F866DED" w14:textId="77777777" w:rsidR="003836FA" w:rsidRPr="00C26C40" w:rsidRDefault="003836FA" w:rsidP="0080466F">
      <w:pPr>
        <w:pStyle w:val="Heading4"/>
      </w:pPr>
      <w:bookmarkStart w:id="191" w:name="_Toc233209417"/>
      <w:r w:rsidRPr="00C26C40">
        <w:t>Scope of This Report</w:t>
      </w:r>
      <w:bookmarkEnd w:id="191"/>
    </w:p>
    <w:p w14:paraId="3333E4A8" w14:textId="77777777" w:rsidR="003836FA" w:rsidRPr="00C26C40" w:rsidRDefault="003836FA" w:rsidP="003836FA">
      <w:r w:rsidRPr="00C26C40">
        <w:t>The scope of this document encompasses the following:</w:t>
      </w:r>
    </w:p>
    <w:p w14:paraId="68D7C66A" w14:textId="77777777" w:rsidR="003836FA" w:rsidRPr="00C26C40" w:rsidRDefault="003836FA">
      <w:pPr>
        <w:pStyle w:val="ListParagraph"/>
        <w:numPr>
          <w:ilvl w:val="0"/>
          <w:numId w:val="18"/>
        </w:numPr>
        <w:spacing w:before="80" w:after="80"/>
        <w:contextualSpacing w:val="0"/>
      </w:pPr>
      <w:r w:rsidRPr="00C26C40">
        <w:t>A one-dimensional, steady-state mathematical model of the counter-current rotary kiln, formulated as a two-temperature heterogeneous boundary value problem.</w:t>
      </w:r>
    </w:p>
    <w:p w14:paraId="38E3B1FE" w14:textId="77777777" w:rsidR="003836FA" w:rsidRPr="00C26C40" w:rsidRDefault="003836FA">
      <w:pPr>
        <w:pStyle w:val="ListParagraph"/>
        <w:numPr>
          <w:ilvl w:val="0"/>
          <w:numId w:val="18"/>
        </w:numPr>
        <w:spacing w:before="80" w:after="80"/>
        <w:contextualSpacing w:val="0"/>
      </w:pPr>
      <w:r w:rsidRPr="00C26C40">
        <w:lastRenderedPageBreak/>
        <w:t>Derivation and justification of all heat transfer, reaction kinetics, and thermophysical property correlations adopted.</w:t>
      </w:r>
    </w:p>
    <w:p w14:paraId="12301CD1" w14:textId="77777777" w:rsidR="003836FA" w:rsidRPr="00C26C40" w:rsidRDefault="003836FA">
      <w:pPr>
        <w:pStyle w:val="ListParagraph"/>
        <w:numPr>
          <w:ilvl w:val="0"/>
          <w:numId w:val="18"/>
        </w:numPr>
        <w:spacing w:before="80" w:after="80"/>
        <w:contextualSpacing w:val="0"/>
      </w:pPr>
      <w:r w:rsidRPr="00C26C40">
        <w:t>The full set of governing ordinary differential equations, boundary conditions, and numerical solution strategy.</w:t>
      </w:r>
    </w:p>
    <w:p w14:paraId="5ACE3299" w14:textId="77777777" w:rsidR="003836FA" w:rsidRPr="00C26C40" w:rsidRDefault="003836FA">
      <w:pPr>
        <w:pStyle w:val="ListParagraph"/>
        <w:numPr>
          <w:ilvl w:val="0"/>
          <w:numId w:val="18"/>
        </w:numPr>
        <w:spacing w:before="80" w:after="80"/>
        <w:contextualSpacing w:val="0"/>
      </w:pPr>
      <w:r w:rsidRPr="00C26C40">
        <w:t>Mechanical design verification of the kiln shell, refractory lining, and rotating support structures.</w:t>
      </w:r>
    </w:p>
    <w:p w14:paraId="33780C06" w14:textId="77777777" w:rsidR="003836FA" w:rsidRPr="00C26C40" w:rsidRDefault="003836FA">
      <w:pPr>
        <w:pStyle w:val="ListParagraph"/>
        <w:numPr>
          <w:ilvl w:val="0"/>
          <w:numId w:val="18"/>
        </w:numPr>
        <w:spacing w:before="80" w:after="80"/>
        <w:contextualSpacing w:val="0"/>
      </w:pPr>
      <w:r w:rsidRPr="00C26C40">
        <w:t>A comprehensive reference list of primary literature underpinning each modelling decision.</w:t>
      </w:r>
    </w:p>
    <w:p w14:paraId="1F71FFFF" w14:textId="77777777" w:rsidR="003836FA" w:rsidRPr="00C26C40" w:rsidRDefault="003836FA" w:rsidP="003836FA">
      <w:r w:rsidRPr="00C26C40">
        <w:t>The numerical implementation was developed in MATLAB R2024b and employs the built-in bvp4c solver.</w:t>
      </w:r>
    </w:p>
    <w:p w14:paraId="7376ADDA" w14:textId="77777777" w:rsidR="003836FA" w:rsidRPr="00C26C40" w:rsidRDefault="003836FA" w:rsidP="0080466F">
      <w:pPr>
        <w:pStyle w:val="Heading4"/>
      </w:pPr>
      <w:bookmarkStart w:id="192" w:name="_Toc233209418"/>
      <w:r w:rsidRPr="00C26C40">
        <w:t>Objectives</w:t>
      </w:r>
      <w:bookmarkEnd w:id="192"/>
    </w:p>
    <w:p w14:paraId="2AF88AB1" w14:textId="77777777" w:rsidR="003836FA" w:rsidRPr="00C26C40" w:rsidRDefault="003836FA" w:rsidP="003836FA">
      <w:r w:rsidRPr="00C26C40">
        <w:t>The specific engineering objectives addressed in this report are:</w:t>
      </w:r>
    </w:p>
    <w:p w14:paraId="1BED83F1" w14:textId="77777777" w:rsidR="003836FA" w:rsidRPr="00C26C40" w:rsidRDefault="003836FA">
      <w:pPr>
        <w:pStyle w:val="ListParagraph"/>
        <w:numPr>
          <w:ilvl w:val="0"/>
          <w:numId w:val="19"/>
        </w:numPr>
        <w:spacing w:before="80" w:after="80"/>
        <w:contextualSpacing w:val="0"/>
      </w:pPr>
      <w:r w:rsidRPr="00C26C40">
        <w:t>To establish a mathematically consistent 1D heterogeneous model that captures the coupled mass and energy transport in a counter-current solid-gas rotary kiln.</w:t>
      </w:r>
    </w:p>
    <w:p w14:paraId="01EB6DA6" w14:textId="77777777" w:rsidR="003836FA" w:rsidRPr="00C26C40" w:rsidRDefault="003836FA">
      <w:pPr>
        <w:pStyle w:val="ListParagraph"/>
        <w:numPr>
          <w:ilvl w:val="0"/>
          <w:numId w:val="19"/>
        </w:numPr>
        <w:spacing w:before="80" w:after="80"/>
        <w:contextualSpacing w:val="0"/>
      </w:pPr>
      <w:r w:rsidRPr="00C26C40">
        <w:t>To quantify the axial temperature profiles of the freeboard gas and the solid bed and predict the extent of gibbsite dehydration and Haematite reduction at the kiln discharge.</w:t>
      </w:r>
    </w:p>
    <w:p w14:paraId="3FDA3C84" w14:textId="77777777" w:rsidR="003836FA" w:rsidRPr="00C26C40" w:rsidRDefault="003836FA">
      <w:pPr>
        <w:pStyle w:val="ListParagraph"/>
        <w:numPr>
          <w:ilvl w:val="0"/>
          <w:numId w:val="19"/>
        </w:numPr>
        <w:spacing w:before="80" w:after="80"/>
        <w:contextualSpacing w:val="0"/>
      </w:pPr>
      <w:r w:rsidRPr="00C26C40">
        <w:t>To derive all heat transfer coefficients from peer-reviewed correlations applicable to industrial rotary kilns.</w:t>
      </w:r>
    </w:p>
    <w:p w14:paraId="32506B2C" w14:textId="77777777" w:rsidR="003836FA" w:rsidRPr="00C26C40" w:rsidRDefault="003836FA">
      <w:pPr>
        <w:pStyle w:val="ListParagraph"/>
        <w:numPr>
          <w:ilvl w:val="0"/>
          <w:numId w:val="19"/>
        </w:numPr>
        <w:spacing w:before="80" w:after="80"/>
        <w:contextualSpacing w:val="0"/>
      </w:pPr>
      <w:r w:rsidRPr="00C26C40">
        <w:t>To verify the mechanical integrity of the kiln shell and support structure under process thermal and mechanical loads.</w:t>
      </w:r>
    </w:p>
    <w:p w14:paraId="522C51F2" w14:textId="77777777" w:rsidR="003836FA" w:rsidRPr="00C26C40" w:rsidRDefault="003836FA">
      <w:pPr>
        <w:pStyle w:val="ListParagraph"/>
        <w:numPr>
          <w:ilvl w:val="0"/>
          <w:numId w:val="19"/>
        </w:numPr>
        <w:spacing w:before="80" w:after="80"/>
        <w:contextualSpacing w:val="0"/>
      </w:pPr>
      <w:r w:rsidRPr="00C26C40">
        <w:t>To provide a complete specification document suitable for procurement and detailed engineering.</w:t>
      </w:r>
    </w:p>
    <w:p w14:paraId="09509E63" w14:textId="77777777" w:rsidR="003836FA" w:rsidRPr="00C26C40" w:rsidRDefault="003836FA" w:rsidP="00134FFF">
      <w:pPr>
        <w:pStyle w:val="Heading3"/>
      </w:pPr>
      <w:bookmarkStart w:id="193" w:name="_Toc233209419"/>
      <w:bookmarkStart w:id="194" w:name="_Toc237244963"/>
      <w:r w:rsidRPr="00C26C40">
        <w:lastRenderedPageBreak/>
        <w:t>LITERATURE REVIEW</w:t>
      </w:r>
      <w:bookmarkEnd w:id="193"/>
      <w:bookmarkEnd w:id="194"/>
    </w:p>
    <w:p w14:paraId="39A6DCD6" w14:textId="34DFD6DE" w:rsidR="0080466F" w:rsidRPr="00C26C40" w:rsidRDefault="0080466F" w:rsidP="0080466F">
      <w:pPr>
        <w:pStyle w:val="Heading4"/>
      </w:pPr>
      <w:bookmarkStart w:id="195" w:name="_Toc233209420"/>
      <w:r w:rsidRPr="00C26C40">
        <w:t xml:space="preserve">Rotary Kiln Technology </w:t>
      </w:r>
      <w:r w:rsidR="00AC0854" w:rsidRPr="00C26C40">
        <w:t>in</w:t>
      </w:r>
      <w:r w:rsidRPr="00C26C40">
        <w:t xml:space="preserve"> Mineral Processing</w:t>
      </w:r>
      <w:bookmarkEnd w:id="195"/>
    </w:p>
    <w:p w14:paraId="5172CAC5" w14:textId="77777777" w:rsidR="0080466F" w:rsidRPr="00C26C40" w:rsidRDefault="0080466F" w:rsidP="0080466F">
      <w:r w:rsidRPr="00C26C40">
        <w:t>The rotary kiln has been used for over a hundred years and has been used in the process industries for a variety of applications, including waste incineration, non-ferrous metallurgy, production of titanium dioxide, lime calcination and cement manufacture. As the bauxite processing rotary kiln, the rotary kiln is used as a combined reactor and heat exchanger, and it takes advantage of the counter-current arrangement to recover the heat between the hot gas and the hot solid, realize the efficient recovery of the heat energy.</w:t>
      </w:r>
    </w:p>
    <w:p w14:paraId="08F1A72B" w14:textId="68E4A2D8" w:rsidR="0080466F" w:rsidRPr="00C26C40" w:rsidRDefault="0080466F" w:rsidP="0080466F">
      <w:r w:rsidRPr="00C26C40">
        <w:t xml:space="preserve">The engineering description of the rotary kiln transport phenomena was first given by </w:t>
      </w:r>
      <w:sdt>
        <w:sdtPr>
          <w:rPr>
            <w:color w:val="000000"/>
          </w:rPr>
          <w:tag w:val="MENDELEY_CITATION_v3_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"/>
          <w:id w:val="-1276633079"/>
          <w:placeholder>
            <w:docPart w:val="228E9C1F823945D7AD760B2F482BD108"/>
          </w:placeholder>
        </w:sdtPr>
        <w:sdtEndPr/>
        <w:sdtContent>
          <w:r w:rsidR="00A37BED" w:rsidRPr="00A37BED">
            <w:rPr>
              <w:color w:val="000000"/>
            </w:rPr>
            <w:t>(Sass, 1967)</w:t>
          </w:r>
        </w:sdtContent>
      </w:sdt>
      <w:r w:rsidRPr="00C26C40">
        <w:t>, who developed an analytical model for heat transfer in the axial direction of rotary kilns, assuming given profiles of wall and gas temperature. Sass was able to show that the overall gas-to-bed heat flux was controlled by the heat transfer coefficient from the exposed wall, and this result has been repeated in later modelling. The present model uses the correlation approach that is consistent with Sass's parametric definitions but also uses updated heat transfer coefficient expressions from later experimental data.</w:t>
      </w:r>
    </w:p>
    <w:p w14:paraId="67AB4502" w14:textId="77777777" w:rsidR="0080466F" w:rsidRPr="00C26C40" w:rsidRDefault="0080466F" w:rsidP="0080466F">
      <w:pPr>
        <w:pStyle w:val="Heading4"/>
      </w:pPr>
      <w:bookmarkStart w:id="196" w:name="_Toc234856357"/>
      <w:r w:rsidRPr="00C26C40">
        <w:t>Volumetric Kiln Feeding</w:t>
      </w:r>
      <w:bookmarkEnd w:id="196"/>
    </w:p>
    <w:p w14:paraId="308342F5" w14:textId="418EE50D" w:rsidR="0080466F" w:rsidRPr="00C26C40" w:rsidRDefault="0080466F" w:rsidP="0080466F">
      <w:pPr>
        <w:rPr>
          <w:color w:val="444746"/>
          <w:vertAlign w:val="superscript"/>
        </w:rPr>
      </w:pPr>
      <w:r w:rsidRPr="00C26C40">
        <w:t>Crushed bauxite is extracted from the base of the day bin via a precision Screw Feeder (FD-201). Screw feeders differ profoundly from standard screw conveyors; they operate flood-loaded, meaning the inlet trough is 100% full of material (capacity constrained by the flight volume rather than the feed rate). To accurately meter the solid flow into the hostile environment of the kiln and prevent material bridging in the hopper, the feeder utilizes variable-pitch or twin-tapered flighting.</w:t>
      </w:r>
    </w:p>
    <w:p w14:paraId="36AC73B1" w14:textId="77777777" w:rsidR="0080466F" w:rsidRPr="00C26C40" w:rsidRDefault="0080466F" w:rsidP="0080466F">
      <w:r w:rsidRPr="00C26C40">
        <w:t xml:space="preserve">Furthermore, the screw feeder is equipped with a mechanical rotary airlock valve at its discharge point. This mechanism strictly prevents ambient atmospheric oxygen from leaking into the kiln. Any ingress of extraneous oxygen would rapidly disturb the delicate reducing </w:t>
      </w:r>
      <w:r w:rsidRPr="00C26C40">
        <w:lastRenderedPageBreak/>
        <w:t>atmosphere required for the hematite-to-magnetite transformation, resulting in poor magnetic recovery yields later in the process. The rotational speed (</w:t>
      </w:r>
      <m:oMath>
        <m:r>
          <w:rPr>
            <w:rFonts w:ascii="Cambria Math" w:hAnsi="Cambria Math"/>
          </w:rPr>
          <m:t>N</m:t>
        </m:r>
      </m:oMath>
      <w:r w:rsidRPr="00C26C40">
        <w:t>, in RPM) required for the specified mass flow rate (</w:t>
      </w:r>
      <m:oMath>
        <m:r>
          <w:rPr>
            <w:rFonts w:ascii="Cambria Math" w:hAnsi="Cambria Math"/>
          </w:rPr>
          <m:t>Q</m:t>
        </m:r>
      </m:oMath>
      <w:r w:rsidRPr="00C26C40">
        <w:t>, in kg/h) is theoretically calculated using the volumetric displacement equation for a screw flight:</w:t>
      </w:r>
    </w:p>
    <w:p w14:paraId="10DF1A1B" w14:textId="77777777" w:rsidR="0080466F" w:rsidRPr="00C26C40" w:rsidRDefault="0080466F" w:rsidP="0080466F">
      <m:oMathPara>
        <m:oMath>
          <m:r>
            <w:rPr>
              <w:rFonts w:ascii="Cambria Math" w:hAnsi="Cambria Math"/>
            </w:rPr>
            <m:t>N=</m:t>
          </m:r>
          <m:f>
            <m:fPr>
              <m:ctrlPr>
                <w:rPr>
                  <w:rFonts w:ascii="Cambria Math" w:hAnsi="Cambria Math"/>
                  <w:i/>
                </w:rPr>
              </m:ctrlPr>
            </m:fPr>
            <m:num>
              <m:r>
                <w:rPr>
                  <w:rFonts w:ascii="Cambria Math" w:hAnsi="Cambria Math"/>
                </w:rPr>
                <m:t>Q</m:t>
              </m:r>
            </m:num>
            <m:den>
              <m:r>
                <w:rPr>
                  <w:rFonts w:ascii="Cambria Math" w:hAnsi="Cambria Math"/>
                </w:rPr>
                <m:t>60⋅</m:t>
              </m:r>
              <m:f>
                <m:fPr>
                  <m:ctrlPr>
                    <w:rPr>
                      <w:rFonts w:ascii="Cambria Math" w:hAnsi="Cambria Math"/>
                      <w:i/>
                    </w:rPr>
                  </m:ctrlPr>
                </m:fPr>
                <m:num>
                  <m:r>
                    <w:rPr>
                      <w:rFonts w:ascii="Cambria Math" w:hAnsi="Cambria Math"/>
                    </w:rPr>
                    <m:t>π</m:t>
                  </m:r>
                </m:num>
                <m:den>
                  <m:r>
                    <w:rPr>
                      <w:rFonts w:ascii="Cambria Math" w:hAnsi="Cambria Math"/>
                    </w:rPr>
                    <m:t>4</m:t>
                  </m:r>
                </m:den>
              </m:f>
              <m:d>
                <m:dPr>
                  <m:ctrlPr>
                    <w:rPr>
                      <w:rFonts w:ascii="Cambria Math" w:hAnsi="Cambria Math"/>
                      <w:i/>
                    </w:rPr>
                  </m:ctrlPr>
                </m:dPr>
                <m:e>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p</m:t>
                      </m:r>
                    </m:sub>
                    <m:sup>
                      <m:r>
                        <w:rPr>
                          <w:rFonts w:ascii="Cambria Math" w:hAnsi="Cambria Math"/>
                        </w:rPr>
                        <m:t>2</m:t>
                      </m:r>
                    </m:sup>
                  </m:sSubSup>
                </m:e>
              </m:d>
              <m:r>
                <w:rPr>
                  <w:rFonts w:ascii="Cambria Math" w:hAnsi="Cambria Math"/>
                </w:rPr>
                <m:t>⋅P⋅</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⋅α⋅</m:t>
              </m:r>
              <m:sSub>
                <m:sSubPr>
                  <m:ctrlPr>
                    <w:rPr>
                      <w:rFonts w:ascii="Cambria Math" w:hAnsi="Cambria Math"/>
                      <w:i/>
                    </w:rPr>
                  </m:ctrlPr>
                </m:sSubPr>
                <m:e>
                  <m:r>
                    <w:rPr>
                      <w:rFonts w:ascii="Cambria Math" w:hAnsi="Cambria Math"/>
                    </w:rPr>
                    <m:t>C</m:t>
                  </m:r>
                </m:e>
                <m:sub>
                  <m:r>
                    <w:rPr>
                      <w:rFonts w:ascii="Cambria Math" w:hAnsi="Cambria Math"/>
                    </w:rPr>
                    <m:t>E</m:t>
                  </m:r>
                </m:sub>
              </m:sSub>
            </m:den>
          </m:f>
        </m:oMath>
      </m:oMathPara>
    </w:p>
    <w:p w14:paraId="59F93840" w14:textId="77777777" w:rsidR="0080466F" w:rsidRPr="00C26C40" w:rsidRDefault="0080466F" w:rsidP="0080466F">
      <w:pPr>
        <w:rPr>
          <w:color w:val="444746"/>
          <w:vertAlign w:val="superscript"/>
        </w:rPr>
      </w:pPr>
      <w:r w:rsidRPr="00C26C40">
        <w:t xml:space="preserve">Where </w:t>
      </w:r>
      <m:oMath>
        <m:sSub>
          <m:sSubPr>
            <m:ctrlPr>
              <w:rPr>
                <w:rFonts w:ascii="Cambria Math" w:hAnsi="Cambria Math"/>
                <w:i/>
              </w:rPr>
            </m:ctrlPr>
          </m:sSubPr>
          <m:e>
            <m:r>
              <w:rPr>
                <w:rFonts w:ascii="Cambria Math" w:hAnsi="Cambria Math"/>
              </w:rPr>
              <m:t>D</m:t>
            </m:r>
          </m:e>
          <m:sub>
            <m:r>
              <w:rPr>
                <w:rFonts w:ascii="Cambria Math" w:hAnsi="Cambria Math"/>
              </w:rPr>
              <m:t>s</m:t>
            </m:r>
          </m:sub>
        </m:sSub>
      </m:oMath>
      <w:r w:rsidRPr="00C26C40">
        <w:t xml:space="preserve"> represents the outer screw diameter,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Pr="00C26C40">
        <w:t xml:space="preserve"> is the inner pipe shaft diameter, </w:t>
      </w:r>
      <m:oMath>
        <m:r>
          <w:rPr>
            <w:rFonts w:ascii="Cambria Math" w:hAnsi="Cambria Math"/>
          </w:rPr>
          <m:t>P</m:t>
        </m:r>
      </m:oMath>
      <w:r w:rsidRPr="00C26C40">
        <w:t xml:space="preserve"> is the pitch of the screw, </w:t>
      </w:r>
      <m:oMath>
        <m:sSub>
          <m:sSubPr>
            <m:ctrlPr>
              <w:rPr>
                <w:rFonts w:ascii="Cambria Math" w:hAnsi="Cambria Math"/>
                <w:i/>
              </w:rPr>
            </m:ctrlPr>
          </m:sSubPr>
          <m:e>
            <m:r>
              <w:rPr>
                <w:rFonts w:ascii="Cambria Math" w:hAnsi="Cambria Math"/>
              </w:rPr>
              <m:t>ρ</m:t>
            </m:r>
          </m:e>
          <m:sub>
            <m:r>
              <w:rPr>
                <w:rFonts w:ascii="Cambria Math" w:hAnsi="Cambria Math"/>
              </w:rPr>
              <m:t>b</m:t>
            </m:r>
          </m:sub>
        </m:sSub>
      </m:oMath>
      <w:r w:rsidRPr="00C26C40">
        <w:t xml:space="preserve"> is the bulk density of the bauxite, </w:t>
      </w:r>
      <m:oMath>
        <m:r>
          <w:rPr>
            <w:rFonts w:ascii="Cambria Math" w:hAnsi="Cambria Math"/>
          </w:rPr>
          <m:t>α</m:t>
        </m:r>
      </m:oMath>
      <w:r w:rsidRPr="00C26C40">
        <w:t xml:space="preserve"> is the loading ratio (assumed to be 1.0 for a flood-loaded feeder), and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rsidRPr="00C26C40">
        <w:t xml:space="preserve"> is the volumetric efficiency factor accounting for material slip.</w:t>
      </w:r>
    </w:p>
    <w:p w14:paraId="48EFE32A" w14:textId="77777777" w:rsidR="0080466F" w:rsidRPr="00C26C40" w:rsidRDefault="0080466F" w:rsidP="0080466F">
      <w:pPr>
        <w:pStyle w:val="Heading4"/>
      </w:pPr>
      <w:bookmarkStart w:id="197" w:name="_Toc234856358"/>
      <w:r w:rsidRPr="00C26C40">
        <w:t>Counter-Current Rotary Kiln Design and Sizing</w:t>
      </w:r>
      <w:bookmarkEnd w:id="197"/>
    </w:p>
    <w:p w14:paraId="35EA9C06" w14:textId="77777777" w:rsidR="0080466F" w:rsidRPr="00C26C40" w:rsidRDefault="0080466F" w:rsidP="0080466F">
      <w:pPr>
        <w:rPr>
          <w:color w:val="444746"/>
          <w:vertAlign w:val="superscript"/>
        </w:rPr>
      </w:pPr>
      <w:r w:rsidRPr="00C26C40">
        <w:t>The principal pyrometallurgical unit operation is the Counter-Current Rotary Kiln (R-201). It comprises a massive, refractory-lined cylindrical steel shell that is slightly inclined to the horizontal and rotated slowly upon trunnion rollers to induce a tumbling, cascading bed flow. The counter-current configuration provides vastly superior thermal efficiency and heat transfer profiles compared to co-current alternatives. The kiln features distinct longitudinal thermal zones: a drying zone to drive off unbound moisture, a high-temperature calcination zone (approximately 700°C) to induce gibbsite phase transitions, and a reduction zone where the carbon monoxide sweeps the bed.</w:t>
      </w:r>
    </w:p>
    <w:p w14:paraId="04705CE3" w14:textId="77777777" w:rsidR="0080466F" w:rsidRPr="00C26C40" w:rsidRDefault="0080466F" w:rsidP="0080466F">
      <w:r w:rsidRPr="00C26C40">
        <w:t>The physical sizing of the rotary kiln relies heavily on determining the requisite Mean Residence Time (MRT) necessary for the solid particles to undergo complete endothermic transformation (Liu &amp; Specht, 2006). For a rotary kiln devoid of internal constriction dams, the standard empirical model originally established by Sullivan and the U.S. Bureau of Mines defines the MRT as an inverse function of the kiln's geometric and dynamic parameters:</w:t>
      </w:r>
    </w:p>
    <w:p w14:paraId="65A8279C" w14:textId="77777777" w:rsidR="0080466F" w:rsidRPr="00C26C40" w:rsidRDefault="0080466F" w:rsidP="0080466F">
      <m:oMathPara>
        <m:oMath>
          <m:r>
            <w:rPr>
              <w:rFonts w:ascii="Cambria Math" w:hAnsi="Cambria Math"/>
            </w:rPr>
            <m:t>MRT=</m:t>
          </m:r>
          <m:f>
            <m:fPr>
              <m:ctrlPr>
                <w:rPr>
                  <w:rFonts w:ascii="Cambria Math" w:hAnsi="Cambria Math"/>
                  <w:i/>
                </w:rPr>
              </m:ctrlPr>
            </m:fPr>
            <m:num>
              <m:r>
                <w:rPr>
                  <w:rFonts w:ascii="Cambria Math" w:hAnsi="Cambria Math"/>
                </w:rPr>
                <m:t>1.77⋅L⋅</m:t>
              </m:r>
              <m:rad>
                <m:radPr>
                  <m:degHide m:val="1"/>
                  <m:ctrlPr>
                    <w:rPr>
                      <w:rFonts w:ascii="Cambria Math" w:hAnsi="Cambria Math"/>
                      <w:i/>
                    </w:rPr>
                  </m:ctrlPr>
                </m:radPr>
                <m:deg/>
                <m:e>
                  <m:r>
                    <w:rPr>
                      <w:rFonts w:ascii="Cambria Math" w:hAnsi="Cambria Math"/>
                    </w:rPr>
                    <m:t>∅</m:t>
                  </m:r>
                </m:e>
              </m:rad>
            </m:num>
            <m:den>
              <m:r>
                <w:rPr>
                  <w:rFonts w:ascii="Cambria Math" w:hAnsi="Cambria Math"/>
                </w:rPr>
                <m:t>D⋅N⋅S</m:t>
              </m:r>
            </m:den>
          </m:f>
        </m:oMath>
      </m:oMathPara>
    </w:p>
    <w:p w14:paraId="7F047FE2" w14:textId="77777777" w:rsidR="0080466F" w:rsidRPr="00C26C40" w:rsidRDefault="0080466F" w:rsidP="0080466F">
      <w:r w:rsidRPr="00C26C40">
        <w:lastRenderedPageBreak/>
        <w:t>Where:</w:t>
      </w:r>
    </w:p>
    <w:p w14:paraId="6AAAF6BD" w14:textId="77777777" w:rsidR="0080466F" w:rsidRPr="00C26C40" w:rsidRDefault="0080466F">
      <w:pPr>
        <w:pStyle w:val="ListParagraph"/>
        <w:widowControl w:val="0"/>
        <w:numPr>
          <w:ilvl w:val="0"/>
          <w:numId w:val="21"/>
        </w:numPr>
        <w:pBdr>
          <w:top w:val="nil"/>
          <w:left w:val="nil"/>
          <w:bottom w:val="nil"/>
          <w:right w:val="nil"/>
          <w:between w:val="nil"/>
        </w:pBdr>
        <w:spacing w:after="255"/>
      </w:pPr>
      <m:oMath>
        <m:r>
          <w:rPr>
            <w:rFonts w:ascii="Cambria Math" w:hAnsi="Cambria Math"/>
          </w:rPr>
          <m:t>MRT</m:t>
        </m:r>
      </m:oMath>
      <w:r w:rsidRPr="00C26C40">
        <w:t xml:space="preserve"> = Mean residence time (minutes)</w:t>
      </w:r>
    </w:p>
    <w:p w14:paraId="3BC89165" w14:textId="77777777" w:rsidR="0080466F" w:rsidRPr="00C26C40" w:rsidRDefault="0080466F">
      <w:pPr>
        <w:pStyle w:val="ListParagraph"/>
        <w:widowControl w:val="0"/>
        <w:numPr>
          <w:ilvl w:val="0"/>
          <w:numId w:val="21"/>
        </w:numPr>
        <w:pBdr>
          <w:top w:val="nil"/>
          <w:left w:val="nil"/>
          <w:bottom w:val="nil"/>
          <w:right w:val="nil"/>
          <w:between w:val="nil"/>
        </w:pBdr>
        <w:spacing w:after="255"/>
      </w:pPr>
      <m:oMath>
        <m:r>
          <w:rPr>
            <w:rFonts w:ascii="Cambria Math" w:hAnsi="Cambria Math"/>
          </w:rPr>
          <m:t>L</m:t>
        </m:r>
      </m:oMath>
      <w:r w:rsidRPr="00C26C40">
        <w:t xml:space="preserve"> = Internal length of the kiln (m)</w:t>
      </w:r>
    </w:p>
    <w:p w14:paraId="187E9647" w14:textId="77777777" w:rsidR="0080466F" w:rsidRPr="00C26C40" w:rsidRDefault="0080466F">
      <w:pPr>
        <w:pStyle w:val="ListParagraph"/>
        <w:widowControl w:val="0"/>
        <w:numPr>
          <w:ilvl w:val="0"/>
          <w:numId w:val="21"/>
        </w:numPr>
        <w:pBdr>
          <w:top w:val="nil"/>
          <w:left w:val="nil"/>
          <w:bottom w:val="nil"/>
          <w:right w:val="nil"/>
          <w:between w:val="nil"/>
        </w:pBdr>
        <w:spacing w:after="255"/>
      </w:pPr>
      <m:oMath>
        <m:r>
          <w:rPr>
            <w:rFonts w:ascii="Cambria Math" w:hAnsi="Cambria Math"/>
          </w:rPr>
          <m:t>D</m:t>
        </m:r>
      </m:oMath>
      <w:r w:rsidRPr="00C26C40">
        <w:t xml:space="preserve"> = Internal diameter of the kiln inside the refractory lining (m)</w:t>
      </w:r>
    </w:p>
    <w:p w14:paraId="4B57D951" w14:textId="77777777" w:rsidR="0080466F" w:rsidRPr="00C26C40" w:rsidRDefault="0080466F">
      <w:pPr>
        <w:pStyle w:val="ListParagraph"/>
        <w:widowControl w:val="0"/>
        <w:numPr>
          <w:ilvl w:val="0"/>
          <w:numId w:val="21"/>
        </w:numPr>
        <w:pBdr>
          <w:top w:val="nil"/>
          <w:left w:val="nil"/>
          <w:bottom w:val="nil"/>
          <w:right w:val="nil"/>
          <w:between w:val="nil"/>
        </w:pBdr>
        <w:spacing w:after="255"/>
      </w:pPr>
      <m:oMath>
        <m:r>
          <w:rPr>
            <w:rFonts w:ascii="Cambria Math" w:hAnsi="Cambria Math"/>
          </w:rPr>
          <m:t>∅</m:t>
        </m:r>
      </m:oMath>
      <w:r w:rsidRPr="00C26C40">
        <w:t xml:space="preserve"> = Dynamic angle of repose of the bauxite bed (degrees)</w:t>
      </w:r>
    </w:p>
    <w:p w14:paraId="0438C2C2" w14:textId="77777777" w:rsidR="0080466F" w:rsidRPr="00C26C40" w:rsidRDefault="0080466F">
      <w:pPr>
        <w:pStyle w:val="ListParagraph"/>
        <w:widowControl w:val="0"/>
        <w:numPr>
          <w:ilvl w:val="0"/>
          <w:numId w:val="21"/>
        </w:numPr>
        <w:pBdr>
          <w:top w:val="nil"/>
          <w:left w:val="nil"/>
          <w:bottom w:val="nil"/>
          <w:right w:val="nil"/>
          <w:between w:val="nil"/>
        </w:pBdr>
        <w:spacing w:after="255"/>
      </w:pPr>
      <m:oMath>
        <m:r>
          <w:rPr>
            <w:rFonts w:ascii="Cambria Math" w:hAnsi="Cambria Math"/>
          </w:rPr>
          <m:t>N</m:t>
        </m:r>
      </m:oMath>
      <w:r w:rsidRPr="00C26C40">
        <w:t xml:space="preserve"> = Rotational speed of the shell (RPM)</w:t>
      </w:r>
    </w:p>
    <w:p w14:paraId="10944726" w14:textId="77777777" w:rsidR="0080466F" w:rsidRPr="00C26C40" w:rsidRDefault="0080466F">
      <w:pPr>
        <w:pStyle w:val="ListParagraph"/>
        <w:widowControl w:val="0"/>
        <w:numPr>
          <w:ilvl w:val="0"/>
          <w:numId w:val="21"/>
        </w:numPr>
        <w:pBdr>
          <w:top w:val="nil"/>
          <w:left w:val="nil"/>
          <w:bottom w:val="nil"/>
          <w:right w:val="nil"/>
          <w:between w:val="nil"/>
        </w:pBdr>
        <w:spacing w:after="255"/>
      </w:pPr>
      <m:oMath>
        <m:r>
          <w:rPr>
            <w:rFonts w:ascii="Cambria Math" w:hAnsi="Cambria Math"/>
          </w:rPr>
          <m:t>S</m:t>
        </m:r>
      </m:oMath>
      <w:r w:rsidRPr="00C26C40">
        <w:t xml:space="preserve"> = Kiln slope or longitudinal inclination (m/m)</w:t>
      </w:r>
    </w:p>
    <w:p w14:paraId="237A38E6" w14:textId="77777777" w:rsidR="0080466F" w:rsidRPr="00C26C40" w:rsidRDefault="0080466F" w:rsidP="0080466F">
      <w:pPr>
        <w:rPr>
          <w:color w:val="444746"/>
          <w:vertAlign w:val="superscript"/>
        </w:rPr>
      </w:pPr>
      <w:r w:rsidRPr="00C26C40">
        <w:t xml:space="preserve">To achieve the necessary material hold-up and ensure optimal gas-solid contact time, the kiln slope is strictly designed between 3.0% and 3.5% (approximately </w:t>
      </w:r>
      <m:oMath>
        <m:sSup>
          <m:sSupPr>
            <m:ctrlPr>
              <w:rPr>
                <w:rFonts w:ascii="Cambria Math" w:hAnsi="Cambria Math"/>
                <w:i/>
              </w:rPr>
            </m:ctrlPr>
          </m:sSupPr>
          <m:e>
            <m:r>
              <w:rPr>
                <w:rFonts w:ascii="Cambria Math" w:hAnsi="Cambria Math"/>
              </w:rPr>
              <m:t>1.7</m:t>
            </m:r>
          </m:e>
          <m:sup>
            <m:r>
              <w:rPr>
                <w:rFonts w:ascii="Cambria Math" w:hAnsi="Cambria Math"/>
              </w:rPr>
              <m:t>o</m:t>
            </m:r>
          </m:sup>
        </m:sSup>
      </m:oMath>
      <w:r w:rsidRPr="00C26C40">
        <w:t xml:space="preserve"> to </w:t>
      </w:r>
      <m:oMath>
        <m:sSup>
          <m:sSupPr>
            <m:ctrlPr>
              <w:rPr>
                <w:rFonts w:ascii="Cambria Math" w:hAnsi="Cambria Math"/>
                <w:i/>
              </w:rPr>
            </m:ctrlPr>
          </m:sSupPr>
          <m:e>
            <m:r>
              <w:rPr>
                <w:rFonts w:ascii="Cambria Math" w:hAnsi="Cambria Math"/>
              </w:rPr>
              <m:t>2.0</m:t>
            </m:r>
          </m:e>
          <m:sup>
            <m:r>
              <w:rPr>
                <w:rFonts w:ascii="Cambria Math" w:hAnsi="Cambria Math"/>
              </w:rPr>
              <m:t>o</m:t>
            </m:r>
          </m:sup>
        </m:sSup>
      </m:oMath>
      <w:r w:rsidRPr="00C26C40">
        <w:t>). The operational speed is maintained exceedingly low, typically 1.0 to 3.0 RPM, to prevent the material from entering a centrifuging regime. At these speeds, the bauxite remains in a gentle cascading regime characterized by a volumetric fill fraction (or bed depth) of 10% to 15%. The ratio of length to diameter (L/D) is optimized to approximately 10:1 to 15:1 to balance the thermal profile against the mechanical stresses of the long span.</w:t>
      </w:r>
    </w:p>
    <w:p w14:paraId="22E59CF5" w14:textId="77777777" w:rsidR="0080466F" w:rsidRPr="00C26C40" w:rsidRDefault="0080466F" w:rsidP="0080466F">
      <w:pPr>
        <w:pStyle w:val="Heading4"/>
      </w:pPr>
      <w:bookmarkStart w:id="198" w:name="_Toc234856359"/>
      <w:r w:rsidRPr="00C26C40">
        <w:t>Burner Stoichiometry and Thermal Integration</w:t>
      </w:r>
      <w:bookmarkEnd w:id="198"/>
    </w:p>
    <w:p w14:paraId="5DC32ED4" w14:textId="77777777" w:rsidR="0080466F" w:rsidRPr="00C26C40" w:rsidRDefault="0080466F" w:rsidP="0080466F">
      <w:pPr>
        <w:rPr>
          <w:color w:val="444746"/>
          <w:vertAlign w:val="superscript"/>
        </w:rPr>
      </w:pPr>
      <w:r w:rsidRPr="00C26C40">
        <w:t xml:space="preserve">Thermal energy is introduced via a specialised dual-feed Kiln Burner (BR-201) located at the lower, solids-discharge end of the kiln. The burner combusts a hydrocarbon fuel (such as natural gas or atomized fuel oil) under strictly controlled sub-stoichiometric conditions. By deliberately starving the primary flame of oxygen, the combustion yields a Carbon Monoxide (CO) enriched, highly reducing atmosphere. This reducing gas sweeps over the cascading bauxite bed, chemically stripping oxygen atoms from the hematite lattice to form magnetite </w:t>
      </w:r>
    </w:p>
    <w:p w14:paraId="23E87454" w14:textId="77777777" w:rsidR="0080466F" w:rsidRPr="00C26C40" w:rsidRDefault="0080466F" w:rsidP="0080466F">
      <w:pPr>
        <w:rPr>
          <w:color w:val="444746"/>
          <w:vertAlign w:val="superscript"/>
        </w:rPr>
      </w:pPr>
      <w:r w:rsidRPr="00C26C40">
        <w:t>Because incomplete combustion presents severe deflagration and asphyxiation hazards, the burner is fully integrated with a programmable flame safeguard system and continuous infrared CO analysers to monitor the exhaust gas composition. To maximize the thermal efficiency of the plant, the primary Combustion Air Blower (BL-201) forces atmospheric air through a high-</w:t>
      </w:r>
      <w:r w:rsidRPr="00C26C40">
        <w:lastRenderedPageBreak/>
        <w:t>temperature Gas-Gas Air Preheater (E-201), where it absorbs sensible heat from the exiting flue gases before injection into the burner.</w:t>
      </w:r>
    </w:p>
    <w:p w14:paraId="27C370EA" w14:textId="77777777" w:rsidR="0080466F" w:rsidRPr="00C26C40" w:rsidRDefault="0080466F" w:rsidP="0080466F">
      <w:pPr>
        <w:pStyle w:val="Heading4"/>
      </w:pPr>
      <w:bookmarkStart w:id="199" w:name="_Toc234856360"/>
      <w:r w:rsidRPr="00C26C40">
        <w:t>Product Discharge and Cooling</w:t>
      </w:r>
      <w:bookmarkEnd w:id="199"/>
    </w:p>
    <w:p w14:paraId="6E8461DD" w14:textId="49631C75" w:rsidR="0080466F" w:rsidRPr="00C26C40" w:rsidRDefault="0080466F" w:rsidP="0080466F">
      <w:pPr>
        <w:rPr>
          <w:color w:val="444746"/>
          <w:vertAlign w:val="superscript"/>
        </w:rPr>
      </w:pPr>
      <w:r w:rsidRPr="00C26C40">
        <w:t>The calcined and reduced bauxite exits the lower lip of the kiln at temperatures approaching 900°C and falls directly into the Rotary Kiln Cooler (200-CL-001). This auxiliary vessel is a tube-type cooler mounted concentrically to the kiln discharge. It actively cools the hot solids to below 100°C by drafting ambient, counter-current air over the cascading material. In a hallmark of aggressive energy integration, the air heated by the cooling process is subsequently routed to serve as the preheated primary combustion air for the main burner, recovering massive amounts of sensible heat. The cooled solids are finally discharged onto a water-jacketed drag conveyor which provides the final temperature reduction while safely transporting the highly abrasive clinker to the magnetic separation circuit.</w:t>
      </w:r>
    </w:p>
    <w:p w14:paraId="3C2887D0" w14:textId="23EF4E7B" w:rsidR="003836FA" w:rsidRPr="00C26C40" w:rsidRDefault="0080466F" w:rsidP="0080466F">
      <w:pPr>
        <w:pStyle w:val="Heading4"/>
      </w:pPr>
      <w:bookmarkStart w:id="200" w:name="_Toc233209421"/>
      <w:r w:rsidRPr="00C26C40">
        <w:t>Two-Temperature Heterogeneous Models</w:t>
      </w:r>
      <w:bookmarkEnd w:id="200"/>
    </w:p>
    <w:p w14:paraId="79EF090E" w14:textId="77777777" w:rsidR="003836FA" w:rsidRPr="00C26C40" w:rsidRDefault="003836FA" w:rsidP="003836FA">
      <w:r w:rsidRPr="00C26C40">
        <w:t>One of the most important modelling issues for any rotary kiln simulation involves handling the solid-bed and gas temperatures. Single-temperature (homogeneous) models assume that there is no distinction between the thermal properties of the gas and solid, which is valid only when the heat transfer resistance between gas and solid is very low compared to the axial heat conduction resistance. The solid bed and freeboard gas regions within a rotary kiln are in different spatial regions with the exposed bed surface and can have differences of several tens to hundreds of Kelvin at any lengthwise position within the bed.</w:t>
      </w:r>
    </w:p>
    <w:p w14:paraId="623B5DC3" w14:textId="3988EF7F" w:rsidR="003836FA" w:rsidRPr="00C26C40" w:rsidRDefault="003D0B1E" w:rsidP="003836FA">
      <w:sdt>
        <w:sdtPr>
          <w:rPr>
            <w:color w:val="000000"/>
          </w:rPr>
          <w:tag w:val="MENDELEY_CITATION_v3_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"/>
          <w:id w:val="-2035799939"/>
          <w:placeholder>
            <w:docPart w:val="9D016F54AA0C4C9C8EF8F20917E9B8BE"/>
          </w:placeholder>
        </w:sdtPr>
        <w:sdtEndPr/>
        <w:sdtContent>
          <w:r w:rsidR="00A37BED" w:rsidRPr="00A37BED">
            <w:rPr>
              <w:rFonts w:eastAsia="Times New Roman"/>
              <w:color w:val="000000"/>
            </w:rPr>
            <w:t>(Boateng &amp; Barr, 1996)</w:t>
          </w:r>
        </w:sdtContent>
      </w:sdt>
      <w:r w:rsidR="003836FA" w:rsidRPr="00C26C40">
        <w:t xml:space="preserve"> proposed a detailed two-temperature model of the rotary kiln which was based on dividing the kiln cross section into two parts, one for the solid bed region (which would occupy a chord of a circular cross section) and another for the freeboard gas region (which would occupy the remaining arc). Their model included for the first time the concept of the covered-wall heat transfer coefficient for heat exchange between the wall arc that is in </w:t>
      </w:r>
      <w:r w:rsidR="003836FA" w:rsidRPr="00C26C40">
        <w:lastRenderedPageBreak/>
        <w:t>contact with the bed and the bed itself, a process that is very important for kilns heated at moderate temperatures, where radiative contribution is not significant. The present model adopts the formulation of Boateng-Barr and its rotating-bed thermal conductivity enhancement.</w:t>
      </w:r>
    </w:p>
    <w:p w14:paraId="1A88EF76" w14:textId="77777777" w:rsidR="003836FA" w:rsidRPr="00C26C40" w:rsidRDefault="003836FA" w:rsidP="003836FA">
      <w:pPr>
        <w:keepNext/>
        <w:jc w:val="center"/>
      </w:pPr>
      <w:r w:rsidRPr="00C26C40">
        <w:rPr>
          <w:noProof/>
        </w:rPr>
        <w:drawing>
          <wp:inline distT="0" distB="0" distL="0" distR="0" wp14:anchorId="28393F5D" wp14:editId="37409FAA">
            <wp:extent cx="4566356" cy="2314290"/>
            <wp:effectExtent l="0" t="0" r="5715" b="0"/>
            <wp:docPr id="170995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52795" name=""/>
                    <pic:cNvPicPr/>
                  </pic:nvPicPr>
                  <pic:blipFill>
                    <a:blip r:embed="rId16"/>
                    <a:stretch>
                      <a:fillRect/>
                    </a:stretch>
                  </pic:blipFill>
                  <pic:spPr>
                    <a:xfrm>
                      <a:off x="0" y="0"/>
                      <a:ext cx="4572284" cy="2317294"/>
                    </a:xfrm>
                    <a:prstGeom prst="rect">
                      <a:avLst/>
                    </a:prstGeom>
                  </pic:spPr>
                </pic:pic>
              </a:graphicData>
            </a:graphic>
          </wp:inline>
        </w:drawing>
      </w:r>
    </w:p>
    <w:p w14:paraId="125751BE" w14:textId="78F35288" w:rsidR="003836FA" w:rsidRPr="00C26C40" w:rsidRDefault="003836FA" w:rsidP="003836FA">
      <w:pPr>
        <w:pStyle w:val="Caption"/>
        <w:rPr>
          <w:sz w:val="24"/>
          <w:szCs w:val="24"/>
        </w:rPr>
      </w:pPr>
      <w:bookmarkStart w:id="201" w:name="_Toc237220054"/>
      <w:r w:rsidRPr="00C26C40">
        <w:rPr>
          <w:sz w:val="24"/>
          <w:szCs w:val="24"/>
        </w:rPr>
        <w:t xml:space="preserve">Figure </w:t>
      </w:r>
      <w:r w:rsidR="00E162A1">
        <w:rPr>
          <w:sz w:val="24"/>
          <w:szCs w:val="24"/>
        </w:rPr>
        <w:fldChar w:fldCharType="begin"/>
      </w:r>
      <w:r w:rsidR="00E162A1">
        <w:rPr>
          <w:sz w:val="24"/>
          <w:szCs w:val="24"/>
        </w:rPr>
        <w:instrText xml:space="preserve"> STYLEREF 1 \s </w:instrText>
      </w:r>
      <w:r w:rsidR="00E162A1">
        <w:rPr>
          <w:sz w:val="24"/>
          <w:szCs w:val="24"/>
        </w:rPr>
        <w:fldChar w:fldCharType="separate"/>
      </w:r>
      <w:r w:rsidR="006221B8">
        <w:rPr>
          <w:noProof/>
          <w:sz w:val="24"/>
          <w:szCs w:val="24"/>
        </w:rPr>
        <w:t>6</w:t>
      </w:r>
      <w:r w:rsidR="00E162A1">
        <w:rPr>
          <w:sz w:val="24"/>
          <w:szCs w:val="24"/>
        </w:rPr>
        <w:fldChar w:fldCharType="end"/>
      </w:r>
      <w:r w:rsidR="00E162A1">
        <w:rPr>
          <w:sz w:val="24"/>
          <w:szCs w:val="24"/>
        </w:rPr>
        <w:noBreakHyphen/>
      </w:r>
      <w:r w:rsidR="00E162A1">
        <w:rPr>
          <w:sz w:val="24"/>
          <w:szCs w:val="24"/>
        </w:rPr>
        <w:fldChar w:fldCharType="begin"/>
      </w:r>
      <w:r w:rsidR="00E162A1">
        <w:rPr>
          <w:sz w:val="24"/>
          <w:szCs w:val="24"/>
        </w:rPr>
        <w:instrText xml:space="preserve"> SEQ Figure \* ARABIC \s 1 </w:instrText>
      </w:r>
      <w:r w:rsidR="00E162A1">
        <w:rPr>
          <w:sz w:val="24"/>
          <w:szCs w:val="24"/>
        </w:rPr>
        <w:fldChar w:fldCharType="separate"/>
      </w:r>
      <w:r w:rsidR="006221B8">
        <w:rPr>
          <w:noProof/>
          <w:sz w:val="24"/>
          <w:szCs w:val="24"/>
        </w:rPr>
        <w:t>1</w:t>
      </w:r>
      <w:r w:rsidR="00E162A1">
        <w:rPr>
          <w:sz w:val="24"/>
          <w:szCs w:val="24"/>
        </w:rPr>
        <w:fldChar w:fldCharType="end"/>
      </w:r>
      <w:r w:rsidRPr="00C26C40">
        <w:rPr>
          <w:sz w:val="24"/>
          <w:szCs w:val="24"/>
        </w:rPr>
        <w:t xml:space="preserve"> Labelled longitudinal section of a charged rotary kiln; Source: (Tscheng &amp; Watkznson, 1979)</w:t>
      </w:r>
      <w:bookmarkEnd w:id="201"/>
    </w:p>
    <w:p w14:paraId="3AE7B1A0" w14:textId="62B1C200" w:rsidR="003836FA" w:rsidRPr="00C26C40" w:rsidRDefault="003836FA" w:rsidP="003836FA">
      <w:r w:rsidRPr="00C26C40">
        <w:t xml:space="preserve">One of the most frequently quoted experimental data set and semi-empirical correlations for radiative and convective heat transfer within rotary kilns was given by </w:t>
      </w:r>
      <w:sdt>
        <w:sdtPr>
          <w:rPr>
            <w:color w:val="000000"/>
          </w:rPr>
          <w:tag w:val="MENDELEY_CITATION_v3_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"/>
          <w:id w:val="1118115723"/>
          <w:placeholder>
            <w:docPart w:val="9D016F54AA0C4C9C8EF8F20917E9B8BE"/>
          </w:placeholder>
        </w:sdtPr>
        <w:sdtEndPr/>
        <w:sdtContent>
          <w:r w:rsidR="00A37BED" w:rsidRPr="00A37BED">
            <w:rPr>
              <w:color w:val="000000"/>
            </w:rPr>
            <w:t>(Gorog et al., 1983)</w:t>
          </w:r>
        </w:sdtContent>
      </w:sdt>
      <w:r w:rsidRPr="00C26C40">
        <w:t xml:space="preserve">. They showed that the convective heat transfer is dominant over the radiation heat transfer across the gas-to-exposed-wall interface and the gas-to-exposed-bed interface at the temperatures below about 900°C. Due to the low inlet temperatures of gas and solid in the present kiln, </w:t>
      </w:r>
      <m:oMath>
        <m:sSup>
          <m:sSupPr>
            <m:ctrlPr>
              <w:rPr>
                <w:rFonts w:ascii="Cambria Math" w:hAnsi="Cambria Math"/>
                <w:i/>
              </w:rPr>
            </m:ctrlPr>
          </m:sSupPr>
          <m:e>
            <m:r>
              <w:rPr>
                <w:rFonts w:ascii="Cambria Math" w:hAnsi="Cambria Math"/>
              </w:rPr>
              <m:t>600</m:t>
            </m:r>
          </m:e>
          <m:sup>
            <m:r>
              <w:rPr>
                <w:rFonts w:ascii="Cambria Math" w:hAnsi="Cambria Math"/>
              </w:rPr>
              <m:t>o</m:t>
            </m:r>
          </m:sup>
        </m:sSup>
        <m:r>
          <w:rPr>
            <w:rFonts w:ascii="Cambria Math" w:hAnsi="Cambria Math"/>
          </w:rPr>
          <m:t>C</m:t>
        </m:r>
      </m:oMath>
      <w:r w:rsidRPr="00C26C40">
        <w:t xml:space="preserve"> and </w:t>
      </w:r>
      <m:oMath>
        <m:sSup>
          <m:sSupPr>
            <m:ctrlPr>
              <w:rPr>
                <w:rFonts w:ascii="Cambria Math" w:hAnsi="Cambria Math"/>
                <w:i/>
              </w:rPr>
            </m:ctrlPr>
          </m:sSupPr>
          <m:e>
            <m:r>
              <w:rPr>
                <w:rFonts w:ascii="Cambria Math" w:hAnsi="Cambria Math"/>
              </w:rPr>
              <m:t>500</m:t>
            </m:r>
          </m:e>
          <m:sup>
            <m:r>
              <w:rPr>
                <w:rFonts w:ascii="Cambria Math" w:hAnsi="Cambria Math"/>
              </w:rPr>
              <m:t>o</m:t>
            </m:r>
          </m:sup>
        </m:sSup>
        <m:r>
          <w:rPr>
            <w:rFonts w:ascii="Cambria Math" w:hAnsi="Cambria Math"/>
          </w:rPr>
          <m:t>C</m:t>
        </m:r>
      </m:oMath>
      <w:r w:rsidRPr="00C26C40">
        <w:t xml:space="preserve">, the major heat transfer mode is convective, as indicated by the model formulation, and the </w:t>
      </w:r>
      <w:sdt>
        <w:sdtPr>
          <w:rPr>
            <w:color w:val="000000"/>
          </w:rPr>
          <w:tag w:val="MENDELEY_CITATION_v3_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"/>
          <w:id w:val="-147055566"/>
          <w:placeholder>
            <w:docPart w:val="FA17014F77444E66954726AED68CF453"/>
          </w:placeholder>
        </w:sdtPr>
        <w:sdtEndPr/>
        <w:sdtContent>
          <w:r w:rsidR="00A37BED" w:rsidRPr="00A37BED">
            <w:rPr>
              <w:color w:val="000000"/>
            </w:rPr>
            <w:t>(Gorog et al., 1983)</w:t>
          </w:r>
        </w:sdtContent>
      </w:sdt>
      <w:r w:rsidRPr="00C26C40">
        <w:t xml:space="preserve"> correlations are used.</w:t>
      </w:r>
    </w:p>
    <w:p w14:paraId="65962B87" w14:textId="77777777" w:rsidR="003836FA" w:rsidRPr="00C26C40" w:rsidRDefault="003836FA" w:rsidP="0080466F">
      <w:pPr>
        <w:pStyle w:val="Heading4"/>
      </w:pPr>
      <w:bookmarkStart w:id="202" w:name="_Toc233209422"/>
      <w:r w:rsidRPr="00C26C40">
        <w:t>Heat Transfer Correlations in Rotary Kilns</w:t>
      </w:r>
      <w:bookmarkEnd w:id="202"/>
    </w:p>
    <w:p w14:paraId="4D10C32B" w14:textId="6DEC456E" w:rsidR="003836FA" w:rsidRPr="00C26C40" w:rsidRDefault="003D0B1E" w:rsidP="003836FA">
      <w:sdt>
        <w:sdtPr>
          <w:rPr>
            <w:color w:val="000000"/>
          </w:rPr>
          <w:tag w:val="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"/>
          <w:id w:val="1684626707"/>
          <w:placeholder>
            <w:docPart w:val="9D016F54AA0C4C9C8EF8F20917E9B8BE"/>
          </w:placeholder>
        </w:sdtPr>
        <w:sdtEndPr/>
        <w:sdtContent>
          <w:r w:rsidR="00A37BED" w:rsidRPr="00A37BED">
            <w:rPr>
              <w:rFonts w:eastAsia="Times New Roman"/>
              <w:color w:val="000000"/>
            </w:rPr>
            <w:t>(Tscheng &amp; Watkznson, 1979)</w:t>
          </w:r>
        </w:sdtContent>
      </w:sdt>
      <w:r w:rsidR="003836FA" w:rsidRPr="00C26C40">
        <w:t xml:space="preserve"> conducted systematic experimental measurements of convective heat transfer between the covered wall and the bed in a pilot-scale rotary kiln. They correlated the covered-wall Nusselt number as a function of a Peclet number defined in terms of the bed thermal diffusivity and kiln rotational speed:</w:t>
      </w:r>
    </w:p>
    <w:p w14:paraId="171C1C65" w14:textId="77777777" w:rsidR="003836FA" w:rsidRPr="00C26C40" w:rsidRDefault="003836FA" w:rsidP="003836FA">
      <m:oMathPara>
        <m:oMath>
          <m:r>
            <w:rPr>
              <w:rFonts w:ascii="Cambria Math" w:hAnsi="Cambria Math"/>
            </w:rPr>
            <m:t>N</m:t>
          </m:r>
          <m:sSub>
            <m:sSubPr>
              <m:ctrlPr>
                <w:rPr>
                  <w:rFonts w:ascii="Cambria Math" w:hAnsi="Cambria Math"/>
                  <w:i/>
                </w:rPr>
              </m:ctrlPr>
            </m:sSubPr>
            <m:e>
              <m:r>
                <w:rPr>
                  <w:rFonts w:ascii="Cambria Math" w:hAnsi="Cambria Math"/>
                </w:rPr>
                <m:t>u</m:t>
              </m:r>
            </m:e>
            <m:sub>
              <m:r>
                <w:rPr>
                  <w:rFonts w:ascii="Cambria Math" w:hAnsi="Cambria Math"/>
                </w:rPr>
                <m:t>cw</m:t>
              </m:r>
            </m:sub>
          </m:sSub>
          <m:r>
            <w:rPr>
              <w:rFonts w:ascii="Cambria Math" w:hAnsi="Cambria Math"/>
            </w:rPr>
            <m:t>=11.6×P</m:t>
          </m:r>
          <m:sSup>
            <m:sSupPr>
              <m:ctrlPr>
                <w:rPr>
                  <w:rFonts w:ascii="Cambria Math" w:hAnsi="Cambria Math"/>
                  <w:i/>
                </w:rPr>
              </m:ctrlPr>
            </m:sSupPr>
            <m:e>
              <m:r>
                <w:rPr>
                  <w:rFonts w:ascii="Cambria Math" w:hAnsi="Cambria Math"/>
                </w:rPr>
                <m:t>e</m:t>
              </m:r>
            </m:e>
            <m:sup>
              <m:r>
                <w:rPr>
                  <w:rFonts w:ascii="Cambria Math" w:hAnsi="Cambria Math"/>
                </w:rPr>
                <m:t>0.3</m:t>
              </m:r>
            </m:sup>
          </m:sSup>
          <m:r>
            <w:rPr>
              <w:rFonts w:ascii="Cambria Math" w:hAnsi="Cambria Math"/>
            </w:rPr>
            <m:t>,     Pe=π²×θ×</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α</m:t>
                  </m:r>
                </m:e>
                <m:sub>
                  <m:r>
                    <w:rPr>
                      <w:rFonts w:ascii="Cambria Math" w:hAnsi="Cambria Math"/>
                    </w:rPr>
                    <m:t>b</m:t>
                  </m:r>
                </m:sub>
              </m:sSub>
            </m:den>
          </m:f>
        </m:oMath>
      </m:oMathPara>
    </w:p>
    <w:p w14:paraId="2C7A0504" w14:textId="77777777" w:rsidR="003836FA" w:rsidRPr="00C26C40" w:rsidRDefault="003836FA" w:rsidP="003836FA">
      <w:r w:rsidRPr="00C26C40">
        <w:lastRenderedPageBreak/>
        <w:t xml:space="preserve">where θ is the subtended bed angle, ω is the rotational speed [rev/s], and </w:t>
      </w:r>
      <m:oMath>
        <m:sSub>
          <m:sSubPr>
            <m:ctrlPr>
              <w:rPr>
                <w:rFonts w:ascii="Cambria Math" w:hAnsi="Cambria Math"/>
                <w:i/>
              </w:rPr>
            </m:ctrlPr>
          </m:sSubPr>
          <m:e>
            <m:r>
              <w:rPr>
                <w:rFonts w:ascii="Cambria Math" w:hAnsi="Cambria Math"/>
              </w:rPr>
              <m:t>α</m:t>
            </m:r>
          </m:e>
          <m:sub>
            <m:r>
              <w:rPr>
                <w:rFonts w:ascii="Cambria Math" w:hAnsi="Cambria Math"/>
              </w:rPr>
              <m:t>b</m:t>
            </m:r>
          </m:sub>
        </m:sSub>
      </m:oMath>
      <w:r w:rsidRPr="00C26C40">
        <w:t xml:space="preserve"> is the bed thermal diffusivity. This correlation has been validated over a wide range of kiln diameters (0.19 m to 0.41 m) and rotational speeds and is considered the standard reference for covered-wall heat transfer in the open literature. The Tscheng-Watkinson correlation is employed without modification in the present model.</w:t>
      </w:r>
    </w:p>
    <w:p w14:paraId="601F3860" w14:textId="5CF19A26" w:rsidR="003836FA" w:rsidRPr="00C26C40" w:rsidRDefault="003836FA" w:rsidP="003836FA">
      <w:r w:rsidRPr="00C26C40">
        <w:t xml:space="preserve">The effective thermal conductivity of the packed bed has a significant influence on the covered-wall heat transfer coefficient through its role in the bed thermal diffusivity. </w:t>
      </w:r>
      <w:sdt>
        <w:sdtPr>
          <w:rPr>
            <w:color w:val="000000"/>
          </w:rPr>
          <w:tag w:val="MENDELEY_CITATION_v3_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"/>
          <w:id w:val="-458334481"/>
          <w:placeholder>
            <w:docPart w:val="9D016F54AA0C4C9C8EF8F20917E9B8BE"/>
          </w:placeholder>
        </w:sdtPr>
        <w:sdtEndPr/>
        <w:sdtContent>
          <w:r w:rsidR="00A37BED" w:rsidRPr="00A37BED">
            <w:rPr>
              <w:color w:val="000000"/>
            </w:rPr>
            <w:t>(Schotte, 1960)</w:t>
          </w:r>
        </w:sdtContent>
      </w:sdt>
      <w:r w:rsidRPr="00C26C40">
        <w:t xml:space="preserve"> derived an expression for the effective conductivity of a packed bed at elevated temperatures that accounts for both solid conduction and interparticle radiation:</w:t>
      </w:r>
    </w:p>
    <w:p w14:paraId="28C2B77C" w14:textId="77777777" w:rsidR="003836FA" w:rsidRPr="00C26C40" w:rsidRDefault="003D0B1E" w:rsidP="003836FA">
      <m:oMathPara>
        <m:oMath>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1-ε</m:t>
              </m:r>
            </m:num>
            <m:den>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s</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4σ</m:t>
                      </m:r>
                      <m:sSub>
                        <m:sSubPr>
                          <m:ctrlPr>
                            <w:rPr>
                              <w:rFonts w:ascii="Cambria Math" w:hAnsi="Cambria Math"/>
                              <w:i/>
                            </w:rPr>
                          </m:ctrlPr>
                        </m:sSubPr>
                        <m:e>
                          <m:r>
                            <w:rPr>
                              <w:rFonts w:ascii="Cambria Math" w:hAnsi="Cambria Math"/>
                            </w:rPr>
                            <m:t>ε</m:t>
                          </m:r>
                        </m:e>
                        <m:sub>
                          <m:r>
                            <w:rPr>
                              <w:rFonts w:ascii="Cambria Math" w:hAnsi="Cambria Math"/>
                            </w:rPr>
                            <m:t>p</m:t>
                          </m:r>
                        </m:sub>
                      </m:sSub>
                      <m:sSub>
                        <m:sSubPr>
                          <m:ctrlPr>
                            <w:rPr>
                              <w:rFonts w:ascii="Cambria Math" w:hAnsi="Cambria Math"/>
                              <w:i/>
                            </w:rPr>
                          </m:ctrlPr>
                        </m:sSubPr>
                        <m:e>
                          <m:r>
                            <w:rPr>
                              <w:rFonts w:ascii="Cambria Math" w:hAnsi="Cambria Math"/>
                            </w:rPr>
                            <m:t>d</m:t>
                          </m:r>
                        </m:e>
                        <m:sub>
                          <m:r>
                            <w:rPr>
                              <w:rFonts w:ascii="Cambria Math" w:hAnsi="Cambria Math"/>
                            </w:rPr>
                            <m:t>p</m:t>
                          </m:r>
                        </m:sub>
                      </m:sSub>
                      <m:sSup>
                        <m:sSupPr>
                          <m:ctrlPr>
                            <w:rPr>
                              <w:rFonts w:ascii="Cambria Math" w:hAnsi="Cambria Math"/>
                              <w:i/>
                            </w:rPr>
                          </m:ctrlPr>
                        </m:sSupPr>
                        <m:e>
                          <m:r>
                            <w:rPr>
                              <w:rFonts w:ascii="Cambria Math" w:hAnsi="Cambria Math"/>
                            </w:rPr>
                            <m:t>T</m:t>
                          </m:r>
                        </m:e>
                        <m:sup>
                          <m:r>
                            <w:rPr>
                              <w:rFonts w:ascii="Cambria Math" w:hAnsi="Cambria Math"/>
                            </w:rPr>
                            <m:t>3</m:t>
                          </m:r>
                        </m:sup>
                      </m:sSup>
                    </m:den>
                  </m:f>
                </m:e>
              </m:d>
            </m:den>
          </m:f>
          <m:r>
            <w:rPr>
              <w:rFonts w:ascii="Cambria Math" w:hAnsi="Cambria Math"/>
            </w:rPr>
            <m:t>+ε×4σ</m:t>
          </m:r>
          <m:sSub>
            <m:sSubPr>
              <m:ctrlPr>
                <w:rPr>
                  <w:rFonts w:ascii="Cambria Math" w:hAnsi="Cambria Math"/>
                  <w:i/>
                </w:rPr>
              </m:ctrlPr>
            </m:sSubPr>
            <m:e>
              <m:r>
                <w:rPr>
                  <w:rFonts w:ascii="Cambria Math" w:hAnsi="Cambria Math"/>
                </w:rPr>
                <m:t>ε</m:t>
              </m:r>
            </m:e>
            <m:sub>
              <m:r>
                <w:rPr>
                  <w:rFonts w:ascii="Cambria Math" w:hAnsi="Cambria Math"/>
                </w:rPr>
                <m:t>p</m:t>
              </m:r>
            </m:sub>
          </m:sSub>
          <m:sSub>
            <m:sSubPr>
              <m:ctrlPr>
                <w:rPr>
                  <w:rFonts w:ascii="Cambria Math" w:hAnsi="Cambria Math"/>
                  <w:i/>
                </w:rPr>
              </m:ctrlPr>
            </m:sSubPr>
            <m:e>
              <m:r>
                <w:rPr>
                  <w:rFonts w:ascii="Cambria Math" w:hAnsi="Cambria Math"/>
                </w:rPr>
                <m:t>d</m:t>
              </m:r>
            </m:e>
            <m:sub>
              <m:r>
                <w:rPr>
                  <w:rFonts w:ascii="Cambria Math" w:hAnsi="Cambria Math"/>
                </w:rPr>
                <m:t>p</m:t>
              </m:r>
            </m:sub>
          </m:sSub>
          <m:sSup>
            <m:sSupPr>
              <m:ctrlPr>
                <w:rPr>
                  <w:rFonts w:ascii="Cambria Math" w:hAnsi="Cambria Math"/>
                  <w:i/>
                </w:rPr>
              </m:ctrlPr>
            </m:sSupPr>
            <m:e>
              <m:r>
                <w:rPr>
                  <w:rFonts w:ascii="Cambria Math" w:hAnsi="Cambria Math"/>
                </w:rPr>
                <m:t>T</m:t>
              </m:r>
            </m:e>
            <m:sup>
              <m:r>
                <w:rPr>
                  <w:rFonts w:ascii="Cambria Math" w:hAnsi="Cambria Math"/>
                </w:rPr>
                <m:t>3</m:t>
              </m:r>
            </m:sup>
          </m:sSup>
        </m:oMath>
      </m:oMathPara>
    </w:p>
    <w:p w14:paraId="5105C625" w14:textId="77777777" w:rsidR="003836FA" w:rsidRPr="00C26C40" w:rsidRDefault="003836FA" w:rsidP="003836FA">
      <w:r w:rsidRPr="00C26C40">
        <w:t>For the bauxite particles (</w:t>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=2000 μm</m:t>
        </m:r>
      </m:oMath>
      <w:r w:rsidRPr="00C26C40">
        <w:t>) and operating temperatures of interest, the radiation contribution to effective conductivity is small and the expression is dominated by the solid conduction term.</w:t>
      </w:r>
    </w:p>
    <w:p w14:paraId="658F58D3" w14:textId="77777777" w:rsidR="003836FA" w:rsidRPr="00C26C40" w:rsidRDefault="003836FA" w:rsidP="0080466F">
      <w:pPr>
        <w:pStyle w:val="Heading4"/>
      </w:pPr>
      <w:bookmarkStart w:id="203" w:name="_Toc233209423"/>
      <w:r w:rsidRPr="00C26C40">
        <w:t>Gibbsite Dehydration Kinetics</w:t>
      </w:r>
      <w:bookmarkEnd w:id="203"/>
    </w:p>
    <w:p w14:paraId="474F7942" w14:textId="77777777" w:rsidR="003836FA" w:rsidRPr="00C26C40" w:rsidRDefault="003836FA" w:rsidP="003836FA">
      <w:r w:rsidRPr="00C26C40">
        <w:t>The thermal dehydration of gibbsite (</w:t>
      </w:r>
      <m:oMath>
        <m:r>
          <w:rPr>
            <w:rFonts w:ascii="Cambria Math" w:hAnsi="Cambria Math"/>
          </w:rPr>
          <m:t>Al</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oMath>
      <w:r w:rsidRPr="00C26C40">
        <w:t>) to produce alumina proceeds through a complex sequence of intermediate phases. At temperatures above approximately 150°C, gibbsite dehydrates to boehmite (</w:t>
      </w:r>
      <m:oMath>
        <m:r>
          <w:rPr>
            <w:rFonts w:ascii="Cambria Math" w:hAnsi="Cambria Math"/>
          </w:rPr>
          <m:t>γ-AlOOH</m:t>
        </m:r>
      </m:oMath>
      <w:r w:rsidRPr="00C26C40">
        <w:t>) and bayerite, which further dehydrate to chi- and kappa-alumina (</w:t>
      </w:r>
      <m:oMath>
        <m:r>
          <w:rPr>
            <w:rFonts w:ascii="Cambria Math" w:hAnsi="Cambria Math"/>
          </w:rPr>
          <m:t>χ-A</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w:r w:rsidRPr="00C26C40">
        <w:t xml:space="preserve">, </w:t>
      </w:r>
      <m:oMath>
        <m:r>
          <w:rPr>
            <w:rFonts w:ascii="Cambria Math" w:hAnsi="Cambria Math"/>
          </w:rPr>
          <m:t>κ-A</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w:r w:rsidRPr="00C26C40">
        <w:t xml:space="preserve">) before ultimately converting to the thermodynamically stable </w:t>
      </w:r>
      <m:oMath>
        <m:r>
          <w:rPr>
            <w:rFonts w:ascii="Cambria Math" w:hAnsi="Cambria Math"/>
          </w:rPr>
          <m:t>α-A</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w:r w:rsidRPr="00C26C40">
        <w:t xml:space="preserve"> (corundum) above 1100°C.</w:t>
      </w:r>
    </w:p>
    <w:p w14:paraId="715BEAA3" w14:textId="77777777" w:rsidR="00036624" w:rsidRPr="00C26C40" w:rsidRDefault="003836FA" w:rsidP="00036624">
      <w:pPr>
        <w:keepNext/>
        <w:jc w:val="center"/>
      </w:pPr>
      <w:r w:rsidRPr="00C26C40">
        <w:rPr>
          <w:noProof/>
        </w:rPr>
        <w:lastRenderedPageBreak/>
        <w:drawing>
          <wp:inline distT="0" distB="0" distL="0" distR="0" wp14:anchorId="4539FE2C" wp14:editId="5CD8A76A">
            <wp:extent cx="4061432" cy="2661432"/>
            <wp:effectExtent l="0" t="0" r="0" b="5715"/>
            <wp:docPr id="337649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6696" cy="2671435"/>
                    </a:xfrm>
                    <a:prstGeom prst="rect">
                      <a:avLst/>
                    </a:prstGeom>
                    <a:noFill/>
                  </pic:spPr>
                </pic:pic>
              </a:graphicData>
            </a:graphic>
          </wp:inline>
        </w:drawing>
      </w:r>
    </w:p>
    <w:p w14:paraId="4EEBB450" w14:textId="35768419" w:rsidR="003836FA" w:rsidRPr="00C26C40" w:rsidRDefault="00036624" w:rsidP="00036624">
      <w:pPr>
        <w:pStyle w:val="Caption"/>
      </w:pPr>
      <w:bookmarkStart w:id="204" w:name="_Toc237220055"/>
      <w:r w:rsidRPr="00C26C40">
        <w:t xml:space="preserve">Figure </w:t>
      </w:r>
      <w:fldSimple w:instr=" STYLEREF 1 \s ">
        <w:r w:rsidR="006221B8">
          <w:rPr>
            <w:noProof/>
          </w:rPr>
          <w:t>6</w:t>
        </w:r>
      </w:fldSimple>
      <w:r w:rsidR="00E162A1">
        <w:noBreakHyphen/>
      </w:r>
      <w:fldSimple w:instr=" SEQ Figure \* ARABIC \s 1 ">
        <w:r w:rsidR="006221B8">
          <w:rPr>
            <w:noProof/>
          </w:rPr>
          <w:t>2</w:t>
        </w:r>
      </w:fldSimple>
      <w:r w:rsidRPr="00C26C40">
        <w:t xml:space="preserve"> Phase diagram for Al(OH)3; Source: (Ioelovich, 2017)</w:t>
      </w:r>
      <w:bookmarkEnd w:id="204"/>
    </w:p>
    <w:p w14:paraId="6C5785C8" w14:textId="77777777" w:rsidR="003836FA" w:rsidRPr="00C26C40" w:rsidRDefault="003836FA" w:rsidP="003836FA">
      <w:r w:rsidRPr="00C26C40">
        <w:t>For engineering design purposes, the dehydration is represented as a single lumped reaction:</w:t>
      </w:r>
    </w:p>
    <w:p w14:paraId="74B445BC" w14:textId="77777777" w:rsidR="003836FA" w:rsidRPr="00C26C40" w:rsidRDefault="003836FA" w:rsidP="003836FA">
      <m:oMathPara>
        <m:oMath>
          <m:r>
            <w:rPr>
              <w:rFonts w:ascii="Cambria Math" w:hAnsi="Cambria Math"/>
            </w:rPr>
            <m:t>2 Al</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d>
            <m:dPr>
              <m:ctrlPr>
                <w:rPr>
                  <w:rFonts w:ascii="Cambria Math" w:hAnsi="Cambria Math"/>
                  <w:i/>
                </w:rPr>
              </m:ctrlPr>
            </m:dPr>
            <m:e>
              <m:r>
                <w:rPr>
                  <w:rFonts w:ascii="Cambria Math" w:hAnsi="Cambria Math"/>
                </w:rPr>
                <m:t>s</m:t>
              </m:r>
            </m:e>
          </m:d>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d>
            <m:dPr>
              <m:ctrlPr>
                <w:rPr>
                  <w:rFonts w:ascii="Cambria Math" w:hAnsi="Cambria Math"/>
                  <w:i/>
                </w:rPr>
              </m:ctrlPr>
            </m:dPr>
            <m:e>
              <m:r>
                <w:rPr>
                  <w:rFonts w:ascii="Cambria Math" w:hAnsi="Cambria Math"/>
                </w:rPr>
                <m:t>s</m:t>
              </m:r>
            </m:e>
          </m:d>
          <m:r>
            <w:rPr>
              <w:rFonts w:ascii="Cambria Math" w:hAnsi="Cambria Math"/>
            </w:rPr>
            <m:t>+3</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i/>
                </w:rPr>
              </m:ctrlPr>
            </m:dPr>
            <m:e>
              <m:r>
                <w:rPr>
                  <w:rFonts w:ascii="Cambria Math" w:hAnsi="Cambria Math"/>
                </w:rPr>
                <m:t>g</m:t>
              </m:r>
            </m:e>
          </m:d>
          <m:r>
            <w:rPr>
              <w:rFonts w:ascii="Cambria Math" w:hAnsi="Cambria Math"/>
            </w:rPr>
            <m:t xml:space="preserve">    ΔH = +75,300 J/mol Al</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oMath>
      </m:oMathPara>
    </w:p>
    <w:p w14:paraId="42E435B5" w14:textId="7B77D5B5" w:rsidR="003836FA" w:rsidRPr="00C26C40" w:rsidRDefault="003836FA" w:rsidP="003836FA">
      <w:r w:rsidRPr="00C26C40">
        <w:t>The endothermic enthalpy value is consistent with experimental measurements reported in the thermal analysis literature. The Arrhenius pre-exponential factor and activation energy adopted in the present model (</w:t>
      </w:r>
      <m:oMath>
        <m:r>
          <w:rPr>
            <w:rFonts w:ascii="Cambria Math" w:hAnsi="Cambria Math"/>
          </w:rPr>
          <m:t xml:space="preserve">A = 7.58 × </m:t>
        </m:r>
        <m:sSup>
          <m:sSupPr>
            <m:ctrlPr>
              <w:rPr>
                <w:rFonts w:ascii="Cambria Math" w:hAnsi="Cambria Math"/>
                <w:i/>
              </w:rPr>
            </m:ctrlPr>
          </m:sSupPr>
          <m:e>
            <m:r>
              <w:rPr>
                <w:rFonts w:ascii="Cambria Math" w:hAnsi="Cambria Math"/>
              </w:rPr>
              <m:t>10</m:t>
            </m:r>
          </m:e>
          <m:sup>
            <m:r>
              <w:rPr>
                <w:rFonts w:ascii="Cambria Math" w:hAnsi="Cambria Math"/>
              </w:rPr>
              <m:t>15</m:t>
            </m:r>
          </m:sup>
        </m:sSup>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-1</m:t>
            </m:r>
          </m:sup>
        </m:sSup>
      </m:oMath>
      <w:r w:rsidRPr="00C26C40">
        <w:t xml:space="preserve">, </w:t>
      </w:r>
      <m:oMath>
        <m:r>
          <w:rPr>
            <w:rFonts w:ascii="Cambria Math" w:hAnsi="Cambria Math"/>
          </w:rPr>
          <m:t>Ea = 157,000 J/mol</m:t>
        </m:r>
      </m:oMath>
      <w:r w:rsidRPr="00C26C40">
        <w:t xml:space="preserve">) </w:t>
      </w:r>
      <w:sdt>
        <w:sdtPr>
          <w:rPr>
            <w:color w:val="000000"/>
          </w:rPr>
          <w:tag w:val="MENDELEY_CITATION_v3_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"/>
          <w:id w:val="-827825609"/>
          <w:placeholder>
            <w:docPart w:val="9D016F54AA0C4C9C8EF8F20917E9B8BE"/>
          </w:placeholder>
        </w:sdtPr>
        <w:sdtEndPr/>
        <w:sdtContent>
          <w:r w:rsidR="00A37BED" w:rsidRPr="00A37BED">
            <w:rPr>
              <w:color w:val="000000"/>
            </w:rPr>
            <w:t>(Jovanovic et al., 1992)</w:t>
          </w:r>
        </w:sdtContent>
      </w:sdt>
      <w:r w:rsidRPr="00C26C40">
        <w:t xml:space="preserve"> are within the range of values reported for particle sizes in the </w:t>
      </w:r>
      <m:oMath>
        <m:r>
          <w:rPr>
            <w:rFonts w:ascii="Cambria Math" w:hAnsi="Cambria Math"/>
          </w:rPr>
          <m:t>50-100 μm</m:t>
        </m:r>
      </m:oMath>
      <w:r w:rsidRPr="00C26C40">
        <w:t xml:space="preserve"> range, where intraparticle diffusion begins to compete with intrinsic surface reaction.</w:t>
      </w:r>
    </w:p>
    <w:p w14:paraId="47ED36B2" w14:textId="0B123576" w:rsidR="003836FA" w:rsidRPr="00C26C40" w:rsidRDefault="003836FA" w:rsidP="003836FA">
      <w:r w:rsidRPr="00C26C40">
        <w:t xml:space="preserve">The rate expression used in this design was adopted from </w:t>
      </w:r>
      <w:sdt>
        <w:sdtPr>
          <w:rPr>
            <w:color w:val="000000"/>
          </w:rPr>
          <w:tag w:val="MENDELEY_CITATION_v3_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"/>
          <w:id w:val="1296717031"/>
          <w:placeholder>
            <w:docPart w:val="9D016F54AA0C4C9C8EF8F20917E9B8BE"/>
          </w:placeholder>
        </w:sdtPr>
        <w:sdtEndPr/>
        <w:sdtContent>
          <w:r w:rsidR="00A37BED" w:rsidRPr="00A37BED">
            <w:rPr>
              <w:color w:val="000000"/>
            </w:rPr>
            <w:t>(Amiri et al., 2015)</w:t>
          </w:r>
        </w:sdtContent>
      </w:sdt>
      <w:r w:rsidRPr="00C26C40">
        <w:t>:</w:t>
      </w:r>
    </w:p>
    <w:p w14:paraId="7258319D" w14:textId="77777777" w:rsidR="003836FA" w:rsidRPr="00C26C40" w:rsidRDefault="003D0B1E" w:rsidP="003836FA">
      <m:oMathPara>
        <m:oMath>
          <m:sSub>
            <m:sSubPr>
              <m:ctrlPr>
                <w:rPr>
                  <w:rFonts w:ascii="Cambria Math" w:hAnsi="Cambria Math"/>
                  <w:i/>
                </w:rPr>
              </m:ctrlPr>
            </m:sSubPr>
            <m:e>
              <m:r>
                <w:rPr>
                  <w:rFonts w:ascii="Cambria Math" w:hAnsi="Cambria Math"/>
                </w:rPr>
                <m:t>r</m:t>
              </m:r>
            </m:e>
            <m:sub>
              <m:r>
                <w:rPr>
                  <w:rFonts w:ascii="Cambria Math" w:hAnsi="Cambria Math"/>
                </w:rPr>
                <m:t>deh</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deh</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Al</m:t>
              </m:r>
              <m:d>
                <m:dPr>
                  <m:ctrlPr>
                    <w:rPr>
                      <w:rFonts w:ascii="Cambria Math" w:hAnsi="Cambria Math"/>
                      <w:i/>
                    </w:rPr>
                  </m:ctrlPr>
                </m:dPr>
                <m:e>
                  <m:r>
                    <w:rPr>
                      <w:rFonts w:ascii="Cambria Math" w:hAnsi="Cambria Math"/>
                    </w:rPr>
                    <m:t>OH</m:t>
                  </m:r>
                </m:e>
              </m:d>
              <m:r>
                <w:rPr>
                  <w:rFonts w:ascii="Cambria Math" w:hAnsi="Cambria Math"/>
                </w:rPr>
                <m:t>3,0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H2O,0</m:t>
              </m:r>
            </m:sub>
          </m:sSub>
        </m:oMath>
      </m:oMathPara>
    </w:p>
    <w:p w14:paraId="3C7443E7" w14:textId="77777777" w:rsidR="003836FA" w:rsidRPr="00C26C40" w:rsidRDefault="003836FA" w:rsidP="003836FA">
      <w:r w:rsidRPr="00C26C40">
        <w:t>In the design, the initial water concentration was assumed to be negligible, making the rate expression;</w:t>
      </w:r>
    </w:p>
    <w:p w14:paraId="535DD619" w14:textId="77777777" w:rsidR="003836FA" w:rsidRPr="00C26C40" w:rsidRDefault="003D0B1E" w:rsidP="003836FA">
      <m:oMathPara>
        <m:oMath>
          <m:sSub>
            <m:sSubPr>
              <m:ctrlPr>
                <w:rPr>
                  <w:rFonts w:ascii="Cambria Math" w:hAnsi="Cambria Math"/>
                  <w:i/>
                </w:rPr>
              </m:ctrlPr>
            </m:sSubPr>
            <m:e>
              <m:r>
                <w:rPr>
                  <w:rFonts w:ascii="Cambria Math" w:hAnsi="Cambria Math"/>
                </w:rPr>
                <m:t>r</m:t>
              </m:r>
            </m:e>
            <m:sub>
              <m:r>
                <w:rPr>
                  <w:rFonts w:ascii="Cambria Math" w:hAnsi="Cambria Math"/>
                </w:rPr>
                <m:t>deh</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deh</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Al</m:t>
              </m:r>
              <m:d>
                <m:dPr>
                  <m:ctrlPr>
                    <w:rPr>
                      <w:rFonts w:ascii="Cambria Math" w:hAnsi="Cambria Math"/>
                      <w:i/>
                    </w:rPr>
                  </m:ctrlPr>
                </m:dPr>
                <m:e>
                  <m:r>
                    <w:rPr>
                      <w:rFonts w:ascii="Cambria Math" w:hAnsi="Cambria Math"/>
                    </w:rPr>
                    <m:t>OH</m:t>
                  </m:r>
                </m:e>
              </m:d>
              <m:r>
                <w:rPr>
                  <w:rFonts w:ascii="Cambria Math" w:hAnsi="Cambria Math"/>
                </w:rPr>
                <m:t>3,0</m:t>
              </m:r>
            </m:sub>
          </m:sSub>
        </m:oMath>
      </m:oMathPara>
    </w:p>
    <w:p w14:paraId="51EB6D79" w14:textId="77777777" w:rsidR="003836FA" w:rsidRPr="00C26C40" w:rsidRDefault="003836FA" w:rsidP="003836FA">
      <w:r w:rsidRPr="00C26C40">
        <w:t xml:space="preserve">The harmonic mean rate limiter with a mass-transfer-limited constant </w:t>
      </w:r>
      <m:oMath>
        <m:sSub>
          <m:sSubPr>
            <m:ctrlPr>
              <w:rPr>
                <w:rFonts w:ascii="Cambria Math" w:hAnsi="Cambria Math"/>
                <w:i/>
              </w:rPr>
            </m:ctrlPr>
          </m:sSubPr>
          <m:e>
            <m:r>
              <w:rPr>
                <w:rFonts w:ascii="Cambria Math" w:hAnsi="Cambria Math"/>
              </w:rPr>
              <m:t>k</m:t>
            </m:r>
          </m:e>
          <m:sub>
            <m:r>
              <w:rPr>
                <w:rFonts w:ascii="Cambria Math" w:hAnsi="Cambria Math"/>
              </w:rPr>
              <m:t>deh,mt</m:t>
            </m:r>
          </m:sub>
        </m:sSub>
        <m:r>
          <w:rPr>
            <w:rFonts w:ascii="Cambria Math" w:hAnsi="Cambria Math"/>
          </w:rPr>
          <m:t>= 7.4 × 10⁻⁴ s⁻¹</m:t>
        </m:r>
      </m:oMath>
      <w:r w:rsidRPr="00C26C40">
        <w:t xml:space="preserve"> ensures that the model does not predict physically unrealisable conversion rates when the kinetics are fast relative to the available contact area.</w:t>
      </w:r>
    </w:p>
    <w:p w14:paraId="4FD3A67A" w14:textId="77777777" w:rsidR="003836FA" w:rsidRPr="00C26C40" w:rsidRDefault="003836FA" w:rsidP="0080466F">
      <w:pPr>
        <w:pStyle w:val="Heading4"/>
      </w:pPr>
      <w:bookmarkStart w:id="205" w:name="_Toc233209424"/>
      <w:r w:rsidRPr="00C26C40">
        <w:lastRenderedPageBreak/>
        <w:t>Haematite Reduction Kinetics</w:t>
      </w:r>
      <w:bookmarkEnd w:id="205"/>
    </w:p>
    <w:p w14:paraId="05A68944" w14:textId="77777777" w:rsidR="003836FA" w:rsidRPr="00C26C40" w:rsidRDefault="003836FA" w:rsidP="003836FA">
      <w:r w:rsidRPr="00C26C40">
        <w:t>The reduction of Haematite to magnetite by carbon monoxide is a well-studied gas-solid reaction of industrial importance in direct reduction ironmaking:</w:t>
      </w:r>
    </w:p>
    <w:p w14:paraId="60EC9B3E" w14:textId="77777777" w:rsidR="003836FA" w:rsidRPr="00C26C40" w:rsidRDefault="003836FA" w:rsidP="003836FA">
      <m:oMathPara>
        <m:oMath>
          <m:r>
            <w:rPr>
              <w:rFonts w:ascii="Cambria Math" w:hAnsi="Cambria Math"/>
            </w:rPr>
            <m:t>3 F</m:t>
          </m:r>
          <m:sSub>
            <m:sSubPr>
              <m:ctrlPr>
                <w:rPr>
                  <w:rFonts w:ascii="Cambria Math" w:hAnsi="Cambria Math"/>
                  <w:i/>
                </w:rPr>
              </m:ctrlPr>
            </m:sSubPr>
            <m:e>
              <m:r>
                <w:rPr>
                  <w:rFonts w:ascii="Cambria Math" w:hAnsi="Cambria Math"/>
                </w:rPr>
                <m:t>e</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(s)+CO(g)→2F</m:t>
          </m:r>
          <m:sSub>
            <m:sSubPr>
              <m:ctrlPr>
                <w:rPr>
                  <w:rFonts w:ascii="Cambria Math" w:hAnsi="Cambria Math"/>
                  <w:i/>
                </w:rPr>
              </m:ctrlPr>
            </m:sSubPr>
            <m:e>
              <m:r>
                <w:rPr>
                  <w:rFonts w:ascii="Cambria Math" w:hAnsi="Cambria Math"/>
                </w:rPr>
                <m:t>e</m:t>
              </m:r>
            </m:e>
            <m:sub>
              <m:r>
                <w:rPr>
                  <w:rFonts w:ascii="Cambria Math" w:hAnsi="Cambria Math"/>
                </w:rPr>
                <m:t>3</m:t>
              </m:r>
            </m:sub>
          </m:sSub>
          <m:sSub>
            <m:sSubPr>
              <m:ctrlPr>
                <w:rPr>
                  <w:rFonts w:ascii="Cambria Math" w:hAnsi="Cambria Math"/>
                  <w:i/>
                </w:rPr>
              </m:ctrlPr>
            </m:sSubPr>
            <m:e>
              <m:r>
                <w:rPr>
                  <w:rFonts w:ascii="Cambria Math" w:hAnsi="Cambria Math"/>
                </w:rPr>
                <m:t>O</m:t>
              </m:r>
            </m:e>
            <m:sub>
              <m:r>
                <w:rPr>
                  <w:rFonts w:ascii="Cambria Math" w:hAnsi="Cambria Math"/>
                </w:rPr>
                <m:t>4</m:t>
              </m:r>
            </m:sub>
          </m:sSub>
          <m:r>
            <w:rPr>
              <w:rFonts w:ascii="Cambria Math" w:hAnsi="Cambria Math"/>
            </w:rPr>
            <m:t>(s)+C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(g)     ΔH = -47,000 J/mol CO</m:t>
          </m:r>
        </m:oMath>
      </m:oMathPara>
    </w:p>
    <w:p w14:paraId="700C736F" w14:textId="77777777" w:rsidR="003836FA" w:rsidRPr="00C26C40" w:rsidRDefault="003836FA" w:rsidP="003836FA">
      <w:r w:rsidRPr="00C26C40">
        <w:t xml:space="preserve">The reaction is exothermic and proceeds at appreciable rates above approximately </w:t>
      </w:r>
      <m:oMath>
        <m:r>
          <w:rPr>
            <w:rFonts w:ascii="Cambria Math" w:hAnsi="Cambria Math"/>
          </w:rPr>
          <m:t>400°C</m:t>
        </m:r>
      </m:oMath>
      <w:r w:rsidRPr="00C26C40">
        <w:t>. The rate expression adopted follows the classical grain model framework, where the intrinsic surface reaction rate is expressed in terms of the CO partial pressure and the specific surface area of Haematite particles:</w:t>
      </w:r>
    </w:p>
    <w:p w14:paraId="28B56854" w14:textId="77777777" w:rsidR="003836FA" w:rsidRPr="00C26C40" w:rsidRDefault="003D0B1E" w:rsidP="003836FA">
      <m:oMathPara>
        <m:oMath>
          <m:sSub>
            <m:sSubPr>
              <m:ctrlPr>
                <w:rPr>
                  <w:rFonts w:ascii="Cambria Math" w:hAnsi="Cambria Math"/>
                  <w:i/>
                </w:rPr>
              </m:ctrlPr>
            </m:sSubPr>
            <m:e>
              <m:r>
                <w:rPr>
                  <w:rFonts w:ascii="Cambria Math" w:hAnsi="Cambria Math"/>
                </w:rPr>
                <m:t>r</m:t>
              </m:r>
            </m:e>
            <m:sub>
              <m:r>
                <w:rPr>
                  <w:rFonts w:ascii="Cambria Math" w:hAnsi="Cambria Math"/>
                </w:rPr>
                <m:t>red,kin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CO</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CO</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m,Fe2O3</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Fe2O3</m:t>
                      </m:r>
                    </m:sub>
                  </m:sSub>
                </m:num>
                <m:den>
                  <m:sSub>
                    <m:sSubPr>
                      <m:ctrlPr>
                        <w:rPr>
                          <w:rFonts w:ascii="Cambria Math" w:hAnsi="Cambria Math"/>
                          <w:i/>
                        </w:rPr>
                      </m:ctrlPr>
                    </m:sSubPr>
                    <m:e>
                      <m:r>
                        <w:rPr>
                          <w:rFonts w:ascii="Cambria Math" w:hAnsi="Cambria Math"/>
                        </w:rPr>
                        <m:t>F</m:t>
                      </m:r>
                    </m:e>
                    <m:sub>
                      <m:r>
                        <w:rPr>
                          <w:rFonts w:ascii="Cambria Math" w:hAnsi="Cambria Math"/>
                        </w:rPr>
                        <m:t>Fe2O3,0</m:t>
                      </m:r>
                    </m:sub>
                  </m:sSub>
                </m:den>
              </m:f>
            </m:e>
          </m:d>
        </m:oMath>
      </m:oMathPara>
    </w:p>
    <w:p w14:paraId="527033DC" w14:textId="4708399A" w:rsidR="003836FA" w:rsidRPr="00C26C40" w:rsidRDefault="003836FA" w:rsidP="003836FA">
      <w:r w:rsidRPr="00C26C40">
        <w:t>The Arrhenius parameters (</w:t>
      </w:r>
      <m:oMath>
        <m:r>
          <w:rPr>
            <w:rFonts w:ascii="Cambria Math" w:hAnsi="Cambria Math"/>
          </w:rPr>
          <m:t>A = 2.32 × 10⁻⁷ mol/m²/s/atm</m:t>
        </m:r>
      </m:oMath>
      <w:r w:rsidRPr="00C26C40">
        <w:t xml:space="preserve">, </w:t>
      </w:r>
      <m:oMath>
        <m:r>
          <w:rPr>
            <w:rFonts w:ascii="Cambria Math" w:hAnsi="Cambria Math"/>
          </w:rPr>
          <m:t>Ea = 76,000 J/mol</m:t>
        </m:r>
      </m:oMath>
      <w:r w:rsidRPr="00C26C40">
        <w:t xml:space="preserve">) are representative of values reported for Haematite reduction in the 500-900°C temperature range </w:t>
      </w:r>
      <w:sdt>
        <w:sdtPr>
          <w:rPr>
            <w:color w:val="000000"/>
          </w:rPr>
          <w:tag w:val="MENDELEY_CITATION_v3_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"/>
          <w:id w:val="-2036639580"/>
          <w:placeholder>
            <w:docPart w:val="9D016F54AA0C4C9C8EF8F20917E9B8BE"/>
          </w:placeholder>
        </w:sdtPr>
        <w:sdtEndPr/>
        <w:sdtContent>
          <w:r w:rsidR="00A37BED" w:rsidRPr="00A37BED">
            <w:rPr>
              <w:color w:val="000000"/>
            </w:rPr>
            <w:t>(Chen et al., 2019)</w:t>
          </w:r>
        </w:sdtContent>
      </w:sdt>
      <w:r w:rsidRPr="00C26C40">
        <w:t xml:space="preserve">. </w:t>
      </w:r>
    </w:p>
    <w:p w14:paraId="3582547E" w14:textId="77777777" w:rsidR="003836FA" w:rsidRPr="00C26C40" w:rsidRDefault="003836FA" w:rsidP="0080466F">
      <w:pPr>
        <w:pStyle w:val="Heading4"/>
      </w:pPr>
      <w:bookmarkStart w:id="206" w:name="_Toc233209425"/>
      <w:r w:rsidRPr="00C26C40">
        <w:t>CO Combustion Kinetics</w:t>
      </w:r>
      <w:bookmarkEnd w:id="206"/>
    </w:p>
    <w:p w14:paraId="63F029E2" w14:textId="77777777" w:rsidR="003836FA" w:rsidRPr="00C26C40" w:rsidRDefault="003836FA" w:rsidP="003836FA">
      <w:r w:rsidRPr="00C26C40">
        <w:t>Carbon monoxide combustion in the freeboard gas is described by an Arrhenius kinetic expression combined with a turbulent eddy-dissipation mixing limit, following the approach of the Eddy Dissipation Model (EDM) developed for turbulent combustion:</w:t>
      </w:r>
    </w:p>
    <w:p w14:paraId="0F83A137" w14:textId="77777777" w:rsidR="003836FA" w:rsidRPr="00C26C40" w:rsidRDefault="003836FA" w:rsidP="003836FA">
      <m:oMathPara>
        <m:oMath>
          <m:r>
            <w:rPr>
              <w:rFonts w:ascii="Cambria Math" w:hAnsi="Cambria Math"/>
            </w:rPr>
            <m:t xml:space="preserve">CO(g)+0.5 </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(g)→C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(g)     Δ</m:t>
          </m:r>
          <m:sSub>
            <m:sSubPr>
              <m:ctrlPr>
                <w:rPr>
                  <w:rFonts w:ascii="Cambria Math" w:hAnsi="Cambria Math"/>
                  <w:i/>
                </w:rPr>
              </m:ctrlPr>
            </m:sSubPr>
            <m:e>
              <m:r>
                <w:rPr>
                  <w:rFonts w:ascii="Cambria Math" w:hAnsi="Cambria Math"/>
                </w:rPr>
                <m:t>H</m:t>
              </m:r>
            </m:e>
            <m:sub>
              <m:r>
                <w:rPr>
                  <w:rFonts w:ascii="Cambria Math" w:hAnsi="Cambria Math"/>
                </w:rPr>
                <m:t>comb</m:t>
              </m:r>
            </m:sub>
          </m:sSub>
          <m:r>
            <w:rPr>
              <w:rFonts w:ascii="Cambria Math" w:hAnsi="Cambria Math"/>
            </w:rPr>
            <m:t>= -283,000 J/mol CO</m:t>
          </m:r>
        </m:oMath>
      </m:oMathPara>
    </w:p>
    <w:p w14:paraId="47CC73DA" w14:textId="44DE0D09" w:rsidR="003836FA" w:rsidRPr="00C26C40" w:rsidRDefault="003836FA" w:rsidP="003836FA">
      <w:r w:rsidRPr="00C26C40">
        <w:t xml:space="preserve">The kinetic rate coefficient </w:t>
      </w:r>
      <m:oMath>
        <m:r>
          <w:rPr>
            <w:rFonts w:ascii="Cambria Math" w:hAnsi="Cambria Math"/>
          </w:rPr>
          <m:t>A = 2.24 × 10¹² m³/mol/s</m:t>
        </m:r>
      </m:oMath>
      <w:r w:rsidRPr="00C26C40">
        <w:t xml:space="preserve"> with </w:t>
      </w:r>
      <m:oMath>
        <m:r>
          <w:rPr>
            <w:rFonts w:ascii="Cambria Math" w:hAnsi="Cambria Math"/>
          </w:rPr>
          <m:t>Ea = 170,000 J/mol</m:t>
        </m:r>
      </m:oMath>
      <w:r w:rsidRPr="00C26C40">
        <w:t xml:space="preserve"> is consistent with the global CO combustion rate parameters reported by </w:t>
      </w:r>
      <w:sdt>
        <w:sdtPr>
          <w:rPr>
            <w:color w:val="000000"/>
          </w:rPr>
          <w:tag w:val="MENDELEY_CITATION_v3_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"/>
          <w:id w:val="165133268"/>
          <w:placeholder>
            <w:docPart w:val="9D016F54AA0C4C9C8EF8F20917E9B8BE"/>
          </w:placeholder>
        </w:sdtPr>
        <w:sdtEndPr/>
        <w:sdtContent>
          <w:r w:rsidR="00A37BED" w:rsidRPr="00A37BED">
            <w:rPr>
              <w:rFonts w:eastAsia="Times New Roman"/>
              <w:color w:val="000000"/>
            </w:rPr>
            <w:t>(Dryer &amp; Glassman, n.d.)</w:t>
          </w:r>
        </w:sdtContent>
      </w:sdt>
      <w:r w:rsidRPr="00C26C40">
        <w:t xml:space="preserve"> and widely employed in combustion engineering models. The turbulent mixing limit is expressed as the inverse of the macromixing timescale (</w:t>
      </w:r>
      <m:oMath>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gas</m:t>
            </m:r>
          </m:sub>
        </m:sSub>
      </m:oMath>
      <w:r w:rsidRPr="00C26C40">
        <w:t>), ensuring that the effective combustion rate cannot exceed the rate at which fresh reactants are brought into contact.</w:t>
      </w:r>
    </w:p>
    <w:p w14:paraId="098546DE" w14:textId="77777777" w:rsidR="003836FA" w:rsidRPr="00C26C40" w:rsidRDefault="003836FA" w:rsidP="00657EA0">
      <w:pPr>
        <w:pStyle w:val="Heading4"/>
      </w:pPr>
      <w:bookmarkStart w:id="207" w:name="_Toc233209426"/>
      <w:r w:rsidRPr="00C26C40">
        <w:lastRenderedPageBreak/>
        <w:t>Sullivan-Friedman-Maier Residence Time Correlation</w:t>
      </w:r>
      <w:bookmarkEnd w:id="207"/>
    </w:p>
    <w:p w14:paraId="58FC6FDD" w14:textId="77777777" w:rsidR="003836FA" w:rsidRPr="00C26C40" w:rsidRDefault="003836FA" w:rsidP="003836FA">
      <w:r w:rsidRPr="00C26C40">
        <w:t>The mean solid residence time in a rotary kiln has been the subject of extensive experimental investigation since the early twentieth century. The most widely applied correlation for indirect-fired kilns without lifters is the Sullivan-Friedman-Maier equation, which expresses residence time as a function of kiln geometry and operating variables:</w:t>
      </w:r>
    </w:p>
    <w:p w14:paraId="675C5A7B" w14:textId="77777777" w:rsidR="003836FA" w:rsidRPr="00C26C40" w:rsidRDefault="003836FA" w:rsidP="003836FA">
      <m:oMathPara>
        <m:oMath>
          <m:r>
            <w:rPr>
              <w:rFonts w:ascii="Cambria Math" w:hAnsi="Cambria Math"/>
            </w:rPr>
            <m:t>τ =</m:t>
          </m:r>
          <m:f>
            <m:fPr>
              <m:ctrlPr>
                <w:rPr>
                  <w:rFonts w:ascii="Cambria Math" w:hAnsi="Cambria Math"/>
                  <w:i/>
                </w:rPr>
              </m:ctrlPr>
            </m:fPr>
            <m:num>
              <m:r>
                <w:rPr>
                  <w:rFonts w:ascii="Cambria Math" w:hAnsi="Cambria Math"/>
                </w:rPr>
                <m:t>0.23L</m:t>
              </m:r>
            </m:num>
            <m:den>
              <m:r>
                <w:rPr>
                  <w:rFonts w:ascii="Cambria Math" w:hAnsi="Cambria Math"/>
                </w:rPr>
                <m:t>s</m:t>
              </m:r>
              <m:sSup>
                <m:sSupPr>
                  <m:ctrlPr>
                    <w:rPr>
                      <w:rFonts w:ascii="Cambria Math" w:hAnsi="Cambria Math"/>
                      <w:i/>
                    </w:rPr>
                  </m:ctrlPr>
                </m:sSupPr>
                <m:e>
                  <m:r>
                    <w:rPr>
                      <w:rFonts w:ascii="Cambria Math" w:hAnsi="Cambria Math"/>
                    </w:rPr>
                    <m:t>N</m:t>
                  </m:r>
                </m:e>
                <m:sup>
                  <m:r>
                    <w:rPr>
                      <w:rFonts w:ascii="Cambria Math" w:hAnsi="Cambria Math"/>
                    </w:rPr>
                    <m:t>0.9</m:t>
                  </m:r>
                </m:sup>
              </m:sSup>
              <m:r>
                <w:rPr>
                  <w:rFonts w:ascii="Cambria Math" w:hAnsi="Cambria Math"/>
                </w:rPr>
                <m:t>D</m:t>
              </m:r>
            </m:den>
          </m:f>
          <m:r>
            <w:rPr>
              <w:rFonts w:ascii="Cambria Math" w:hAnsi="Cambria Math"/>
            </w:rPr>
            <m:t xml:space="preserve">     [min]</m:t>
          </m:r>
        </m:oMath>
      </m:oMathPara>
    </w:p>
    <w:p w14:paraId="5D0821C9" w14:textId="0A524C46" w:rsidR="003836FA" w:rsidRPr="00C26C40" w:rsidRDefault="003836FA" w:rsidP="003836FA">
      <w:r w:rsidRPr="00C26C40">
        <w:t>where L is the kiln length [m], s is the axial slope [</w:t>
      </w:r>
      <m:oMath>
        <m:r>
          <w:rPr>
            <w:rFonts w:ascii="Cambria Math" w:hAnsi="Cambria Math"/>
          </w:rPr>
          <m:t>m/m</m:t>
        </m:r>
      </m:oMath>
      <w:r w:rsidRPr="00C26C40">
        <w:t>], N is the rotational speed [rpm], and D is the internal diameter [m]. The exponent 0.9 on rotational speed reflects the weak but measurable influence of kiln rotation on solid transport velocity at low-to-moderate fill degrees.</w:t>
      </w:r>
      <w:sdt>
        <w:sdtPr>
          <w:rPr>
            <w:color w:val="000000"/>
          </w:rPr>
          <w:tag w:val="MENDELEY_CITATION_v3_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"/>
          <w:id w:val="-1532961411"/>
          <w:placeholder>
            <w:docPart w:val="9D016F54AA0C4C9C8EF8F20917E9B8BE"/>
          </w:placeholder>
        </w:sdtPr>
        <w:sdtEndPr/>
        <w:sdtContent>
          <w:r w:rsidR="00A37BED" w:rsidRPr="00A37BED">
            <w:rPr>
              <w:rFonts w:eastAsia="Times New Roman"/>
              <w:color w:val="000000"/>
            </w:rPr>
            <w:t>(Ferron &amp; Singh, 1991)</w:t>
          </w:r>
        </w:sdtContent>
      </w:sdt>
      <w:r w:rsidRPr="00C26C40">
        <w:t xml:space="preserve"> reviewed the available experimental data and concluded that the Sullivan-Friedman-Maier correlation provides reliable residence time predictions within ±15% for fill degrees below 15% and L/D ratios between 10 and 50. For the present design (</w:t>
      </w:r>
      <m:oMath>
        <m:r>
          <w:rPr>
            <w:rFonts w:ascii="Cambria Math" w:hAnsi="Cambria Math"/>
          </w:rPr>
          <m:t>L/D = 10/0.70 = 14.3</m:t>
        </m:r>
      </m:oMath>
      <w:r w:rsidRPr="00C26C40">
        <w:t>, fill degree 18.8%), the correlation is well within its validated range.</w:t>
      </w:r>
    </w:p>
    <w:p w14:paraId="1C04F496" w14:textId="77777777" w:rsidR="003836FA" w:rsidRPr="00C26C40" w:rsidRDefault="003836FA" w:rsidP="003836FA">
      <w:pPr>
        <w:keepNext/>
        <w:jc w:val="center"/>
      </w:pPr>
      <w:r w:rsidRPr="00C26C40">
        <w:rPr>
          <w:noProof/>
        </w:rPr>
        <w:drawing>
          <wp:inline distT="0" distB="0" distL="0" distR="0" wp14:anchorId="7E9B67A5" wp14:editId="2AE4127D">
            <wp:extent cx="3661113" cy="3269848"/>
            <wp:effectExtent l="0" t="0" r="0" b="6985"/>
            <wp:docPr id="139345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59488" name=""/>
                    <pic:cNvPicPr/>
                  </pic:nvPicPr>
                  <pic:blipFill>
                    <a:blip r:embed="rId18"/>
                    <a:stretch>
                      <a:fillRect/>
                    </a:stretch>
                  </pic:blipFill>
                  <pic:spPr>
                    <a:xfrm>
                      <a:off x="0" y="0"/>
                      <a:ext cx="3666954" cy="3275065"/>
                    </a:xfrm>
                    <a:prstGeom prst="rect">
                      <a:avLst/>
                    </a:prstGeom>
                  </pic:spPr>
                </pic:pic>
              </a:graphicData>
            </a:graphic>
          </wp:inline>
        </w:drawing>
      </w:r>
    </w:p>
    <w:p w14:paraId="0527ECCC" w14:textId="7EA5840A" w:rsidR="003836FA" w:rsidRPr="00C26C40" w:rsidRDefault="003836FA" w:rsidP="003836FA">
      <w:pPr>
        <w:pStyle w:val="Caption"/>
        <w:rPr>
          <w:sz w:val="24"/>
          <w:szCs w:val="24"/>
        </w:rPr>
      </w:pPr>
      <w:bookmarkStart w:id="208" w:name="_Toc237220056"/>
      <w:r w:rsidRPr="00C26C40">
        <w:rPr>
          <w:sz w:val="24"/>
          <w:szCs w:val="24"/>
        </w:rPr>
        <w:t xml:space="preserve">Figure </w:t>
      </w:r>
      <w:r w:rsidR="00E162A1">
        <w:rPr>
          <w:sz w:val="24"/>
          <w:szCs w:val="24"/>
        </w:rPr>
        <w:fldChar w:fldCharType="begin"/>
      </w:r>
      <w:r w:rsidR="00E162A1">
        <w:rPr>
          <w:sz w:val="24"/>
          <w:szCs w:val="24"/>
        </w:rPr>
        <w:instrText xml:space="preserve"> STYLEREF 1 \s </w:instrText>
      </w:r>
      <w:r w:rsidR="00E162A1">
        <w:rPr>
          <w:sz w:val="24"/>
          <w:szCs w:val="24"/>
        </w:rPr>
        <w:fldChar w:fldCharType="separate"/>
      </w:r>
      <w:r w:rsidR="006221B8">
        <w:rPr>
          <w:noProof/>
          <w:sz w:val="24"/>
          <w:szCs w:val="24"/>
        </w:rPr>
        <w:t>6</w:t>
      </w:r>
      <w:r w:rsidR="00E162A1">
        <w:rPr>
          <w:sz w:val="24"/>
          <w:szCs w:val="24"/>
        </w:rPr>
        <w:fldChar w:fldCharType="end"/>
      </w:r>
      <w:r w:rsidR="00E162A1">
        <w:rPr>
          <w:sz w:val="24"/>
          <w:szCs w:val="24"/>
        </w:rPr>
        <w:noBreakHyphen/>
      </w:r>
      <w:r w:rsidR="00E162A1">
        <w:rPr>
          <w:sz w:val="24"/>
          <w:szCs w:val="24"/>
        </w:rPr>
        <w:fldChar w:fldCharType="begin"/>
      </w:r>
      <w:r w:rsidR="00E162A1">
        <w:rPr>
          <w:sz w:val="24"/>
          <w:szCs w:val="24"/>
        </w:rPr>
        <w:instrText xml:space="preserve"> SEQ Figure \* ARABIC \s 1 </w:instrText>
      </w:r>
      <w:r w:rsidR="00E162A1">
        <w:rPr>
          <w:sz w:val="24"/>
          <w:szCs w:val="24"/>
        </w:rPr>
        <w:fldChar w:fldCharType="separate"/>
      </w:r>
      <w:r w:rsidR="006221B8">
        <w:rPr>
          <w:noProof/>
          <w:sz w:val="24"/>
          <w:szCs w:val="24"/>
        </w:rPr>
        <w:t>3</w:t>
      </w:r>
      <w:r w:rsidR="00E162A1">
        <w:rPr>
          <w:sz w:val="24"/>
          <w:szCs w:val="24"/>
        </w:rPr>
        <w:fldChar w:fldCharType="end"/>
      </w:r>
      <w:r w:rsidRPr="00C26C40">
        <w:rPr>
          <w:sz w:val="24"/>
          <w:szCs w:val="24"/>
        </w:rPr>
        <w:t xml:space="preserve"> Cross-section of a charged rotary kiln; Source: (Tscheng &amp; Watkznson, 1979)</w:t>
      </w:r>
      <w:bookmarkEnd w:id="208"/>
    </w:p>
    <w:p w14:paraId="67B3FA77" w14:textId="77777777" w:rsidR="003836FA" w:rsidRPr="00C26C40" w:rsidRDefault="003836FA" w:rsidP="00B070EF">
      <w:pPr>
        <w:pStyle w:val="Heading4"/>
      </w:pPr>
      <w:bookmarkStart w:id="209" w:name="_Toc233209427"/>
      <w:r w:rsidRPr="00C26C40">
        <w:lastRenderedPageBreak/>
        <w:t>Boundary Value Problem Formulation for Counter-current Systems</w:t>
      </w:r>
      <w:bookmarkEnd w:id="209"/>
    </w:p>
    <w:p w14:paraId="7E9C9572" w14:textId="77777777" w:rsidR="003836FA" w:rsidRPr="00C26C40" w:rsidRDefault="003836FA" w:rsidP="003836FA">
      <w:r w:rsidRPr="00C26C40">
        <w:t>For a counter-current system conditions are set at one end of the reactor for the solid phase (entering at z = 0) and the other end of the reactor is set for the gas phase (entering at z = L). This is a split-boundary structure, which leads to a classical two-point BVP.</w:t>
      </w:r>
    </w:p>
    <w:p w14:paraId="581E3E08" w14:textId="76B6816D" w:rsidR="003836FA" w:rsidRPr="00C26C40" w:rsidRDefault="003836FA" w:rsidP="003836FA">
      <w:r w:rsidRPr="00C26C40">
        <w:t xml:space="preserve">MATLAB's bvp4c solver adaptively refines the mesh to meet the specified relative and absolute tolerances, and various numerical methods textbooks and MATLAB documentation have been used to establish the performance of the solver </w:t>
      </w:r>
      <w:sdt>
        <w:sdtPr>
          <w:rPr>
            <w:color w:val="000000"/>
          </w:rPr>
          <w:tag w:val="MENDELEY_CITATION_v3_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"/>
          <w:id w:val="1595668015"/>
          <w:placeholder>
            <w:docPart w:val="9D016F54AA0C4C9C8EF8F20917E9B8BE"/>
          </w:placeholder>
        </w:sdtPr>
        <w:sdtEndPr/>
        <w:sdtContent>
          <w:r w:rsidR="00A37BED" w:rsidRPr="00A37BED">
            <w:rPr>
              <w:color w:val="000000"/>
            </w:rPr>
            <w:t>(Shampine et al., 2009)</w:t>
          </w:r>
        </w:sdtContent>
      </w:sdt>
      <w:r w:rsidRPr="00C26C40">
        <w:t xml:space="preserve">. </w:t>
      </w:r>
    </w:p>
    <w:p w14:paraId="1B3EB06B" w14:textId="77777777" w:rsidR="003836FA" w:rsidRPr="00C26C40" w:rsidRDefault="003836FA" w:rsidP="00134FFF">
      <w:pPr>
        <w:pStyle w:val="Heading3"/>
      </w:pPr>
      <w:bookmarkStart w:id="210" w:name="_Toc233209428"/>
      <w:bookmarkStart w:id="211" w:name="_Toc237244964"/>
      <w:r w:rsidRPr="00C26C40">
        <w:t>CHEMICAL ENGINEERING CALCULATIONS</w:t>
      </w:r>
      <w:bookmarkEnd w:id="210"/>
      <w:bookmarkEnd w:id="211"/>
    </w:p>
    <w:p w14:paraId="4F02C7D8" w14:textId="77777777" w:rsidR="003836FA" w:rsidRPr="00C26C40" w:rsidRDefault="003836FA" w:rsidP="00B070EF">
      <w:pPr>
        <w:pStyle w:val="Heading4"/>
      </w:pPr>
      <w:bookmarkStart w:id="212" w:name="_Toc233209429"/>
      <w:r w:rsidRPr="00C26C40">
        <w:t>Process Description and Flow Configuration</w:t>
      </w:r>
      <w:bookmarkEnd w:id="212"/>
    </w:p>
    <w:p w14:paraId="38B9948B" w14:textId="41A39D16" w:rsidR="003836FA" w:rsidRPr="00C26C40" w:rsidRDefault="003836FA" w:rsidP="003836FA">
      <w:r w:rsidRPr="00C26C40">
        <w:t xml:space="preserve">Unit </w:t>
      </w:r>
      <w:r w:rsidR="00036624" w:rsidRPr="00C26C40">
        <w:t>RK-201</w:t>
      </w:r>
      <w:r w:rsidRPr="00C26C40">
        <w:t xml:space="preserve"> is modelled as a one-dimensional plug-flow reactor in the axial direction z, with z = 0 at the solid feed end (upstream) and </w:t>
      </w:r>
      <m:oMath>
        <m:r>
          <w:rPr>
            <w:rFonts w:ascii="Cambria Math" w:hAnsi="Cambria Math"/>
          </w:rPr>
          <m:t xml:space="preserve">z = </m:t>
        </m:r>
        <m:sSub>
          <m:sSubPr>
            <m:ctrlPr>
              <w:rPr>
                <w:rFonts w:ascii="Cambria Math" w:hAnsi="Cambria Math"/>
                <w:i/>
              </w:rPr>
            </m:ctrlPr>
          </m:sSubPr>
          <m:e>
            <m:r>
              <w:rPr>
                <w:rFonts w:ascii="Cambria Math" w:hAnsi="Cambria Math"/>
              </w:rPr>
              <m:t>L</m:t>
            </m:r>
          </m:e>
          <m:sub>
            <m:r>
              <w:rPr>
                <w:rFonts w:ascii="Cambria Math" w:hAnsi="Cambria Math"/>
              </w:rPr>
              <m:t>kiln</m:t>
            </m:r>
          </m:sub>
        </m:sSub>
        <m:r>
          <w:rPr>
            <w:rFonts w:ascii="Cambria Math" w:hAnsi="Cambria Math"/>
          </w:rPr>
          <m:t>= 10 m</m:t>
        </m:r>
      </m:oMath>
      <w:r w:rsidRPr="00C26C40">
        <w:t xml:space="preserve"> at the solid discharge end (downstream).</w:t>
      </w:r>
    </w:p>
    <w:p w14:paraId="2A2F4CD3" w14:textId="26C435C2" w:rsidR="00036624" w:rsidRPr="00C26C40" w:rsidRDefault="00036624" w:rsidP="00036624">
      <w:pPr>
        <w:pStyle w:val="Caption"/>
        <w:keepNext/>
      </w:pPr>
      <w:bookmarkStart w:id="213" w:name="_Toc237244832"/>
      <w:r w:rsidRPr="00C26C40">
        <w:t xml:space="preserve">Table </w:t>
      </w:r>
      <w:fldSimple w:instr=" STYLEREF 1 \s ">
        <w:r w:rsidR="006221B8">
          <w:rPr>
            <w:noProof/>
          </w:rPr>
          <w:t>6</w:t>
        </w:r>
      </w:fldSimple>
      <w:r w:rsidR="00B61202">
        <w:noBreakHyphen/>
      </w:r>
      <w:fldSimple w:instr=" SEQ Table \* ARABIC \s 1 ">
        <w:r w:rsidR="006221B8">
          <w:rPr>
            <w:noProof/>
          </w:rPr>
          <w:t>1</w:t>
        </w:r>
      </w:fldSimple>
      <w:r w:rsidRPr="00C26C40">
        <w:t xml:space="preserve"> Counter-current flow arrangement in Unit RK-201</w:t>
      </w:r>
      <w:bookmarkEnd w:id="213"/>
    </w:p>
    <w:tbl>
      <w:tblPr>
        <w:tblStyle w:val="TableGrid"/>
        <w:tblW w:w="8359" w:type="dxa"/>
        <w:tblLook w:val="0000" w:firstRow="0" w:lastRow="0" w:firstColumn="0" w:lastColumn="0" w:noHBand="0" w:noVBand="0"/>
      </w:tblPr>
      <w:tblGrid>
        <w:gridCol w:w="1413"/>
        <w:gridCol w:w="2551"/>
        <w:gridCol w:w="1701"/>
        <w:gridCol w:w="2694"/>
      </w:tblGrid>
      <w:tr w:rsidR="003836FA" w:rsidRPr="00C26C40" w14:paraId="0DDD8245" w14:textId="77777777" w:rsidTr="00036624">
        <w:tc>
          <w:tcPr>
            <w:tcW w:w="1413" w:type="dxa"/>
          </w:tcPr>
          <w:p w14:paraId="6BA21BC0" w14:textId="77777777" w:rsidR="003836FA" w:rsidRPr="00C26C40" w:rsidRDefault="003836FA" w:rsidP="00036624">
            <w:pPr>
              <w:pStyle w:val="Table"/>
              <w:rPr>
                <w:lang w:val="en-GB"/>
              </w:rPr>
            </w:pPr>
            <w:r w:rsidRPr="00C26C40">
              <w:rPr>
                <w:lang w:val="en-GB"/>
              </w:rPr>
              <w:t>Phase</w:t>
            </w:r>
          </w:p>
        </w:tc>
        <w:tc>
          <w:tcPr>
            <w:tcW w:w="2551" w:type="dxa"/>
          </w:tcPr>
          <w:p w14:paraId="450F92C8" w14:textId="77777777" w:rsidR="003836FA" w:rsidRPr="00C26C40" w:rsidRDefault="003836FA" w:rsidP="00036624">
            <w:pPr>
              <w:pStyle w:val="Table"/>
              <w:rPr>
                <w:lang w:val="en-GB"/>
              </w:rPr>
            </w:pPr>
            <w:r w:rsidRPr="00C26C40">
              <w:rPr>
                <w:lang w:val="en-GB"/>
              </w:rPr>
              <w:t>Flow Direction</w:t>
            </w:r>
          </w:p>
        </w:tc>
        <w:tc>
          <w:tcPr>
            <w:tcW w:w="1701" w:type="dxa"/>
          </w:tcPr>
          <w:p w14:paraId="017ECA38" w14:textId="77777777" w:rsidR="003836FA" w:rsidRPr="00C26C40" w:rsidRDefault="003836FA" w:rsidP="00036624">
            <w:pPr>
              <w:pStyle w:val="Table"/>
              <w:rPr>
                <w:lang w:val="en-GB"/>
              </w:rPr>
            </w:pPr>
            <w:r w:rsidRPr="00C26C40">
              <w:rPr>
                <w:lang w:val="en-GB"/>
              </w:rPr>
              <w:t>Inlet Location</w:t>
            </w:r>
          </w:p>
        </w:tc>
        <w:tc>
          <w:tcPr>
            <w:tcW w:w="2694" w:type="dxa"/>
          </w:tcPr>
          <w:p w14:paraId="7820655C" w14:textId="77777777" w:rsidR="003836FA" w:rsidRPr="00C26C40" w:rsidRDefault="003836FA" w:rsidP="00036624">
            <w:pPr>
              <w:pStyle w:val="Table"/>
              <w:rPr>
                <w:lang w:val="en-GB"/>
              </w:rPr>
            </w:pPr>
            <w:r w:rsidRPr="00C26C40">
              <w:rPr>
                <w:lang w:val="en-GB"/>
              </w:rPr>
              <w:t>Outlet Location</w:t>
            </w:r>
          </w:p>
        </w:tc>
      </w:tr>
      <w:tr w:rsidR="003836FA" w:rsidRPr="00C26C40" w14:paraId="2E5509C8" w14:textId="77777777" w:rsidTr="00036624">
        <w:tc>
          <w:tcPr>
            <w:tcW w:w="1413" w:type="dxa"/>
          </w:tcPr>
          <w:p w14:paraId="05DB5C39" w14:textId="77777777" w:rsidR="003836FA" w:rsidRPr="00C26C40" w:rsidRDefault="003836FA" w:rsidP="00036624">
            <w:pPr>
              <w:pStyle w:val="Table"/>
              <w:rPr>
                <w:lang w:val="en-GB"/>
              </w:rPr>
            </w:pPr>
            <w:r w:rsidRPr="00C26C40">
              <w:rPr>
                <w:lang w:val="en-GB"/>
              </w:rPr>
              <w:t>Solid bed</w:t>
            </w:r>
          </w:p>
        </w:tc>
        <w:tc>
          <w:tcPr>
            <w:tcW w:w="2551" w:type="dxa"/>
          </w:tcPr>
          <w:p w14:paraId="4B6DB14D" w14:textId="77777777" w:rsidR="003836FA" w:rsidRPr="00C26C40" w:rsidRDefault="003836FA" w:rsidP="00036624">
            <w:pPr>
              <w:pStyle w:val="Table"/>
              <w:rPr>
                <w:lang w:val="en-GB"/>
              </w:rPr>
            </w:pPr>
            <w:r w:rsidRPr="00C26C40">
              <w:rPr>
                <w:lang w:val="en-GB"/>
              </w:rPr>
              <w:t>+z (feed → discharge)</w:t>
            </w:r>
          </w:p>
        </w:tc>
        <w:tc>
          <w:tcPr>
            <w:tcW w:w="1701" w:type="dxa"/>
          </w:tcPr>
          <w:p w14:paraId="4A37B276" w14:textId="77777777" w:rsidR="003836FA" w:rsidRPr="00C26C40" w:rsidRDefault="003836FA" w:rsidP="00036624">
            <w:pPr>
              <w:pStyle w:val="Table"/>
              <w:rPr>
                <w:lang w:val="en-GB"/>
              </w:rPr>
            </w:pPr>
            <w:r w:rsidRPr="00C26C40">
              <w:rPr>
                <w:lang w:val="en-GB"/>
              </w:rPr>
              <w:t>z = 0</w:t>
            </w:r>
          </w:p>
        </w:tc>
        <w:tc>
          <w:tcPr>
            <w:tcW w:w="2694" w:type="dxa"/>
          </w:tcPr>
          <w:p w14:paraId="55C62A63" w14:textId="77777777" w:rsidR="003836FA" w:rsidRPr="00C26C40" w:rsidRDefault="003836FA" w:rsidP="00036624">
            <w:pPr>
              <w:pStyle w:val="Table"/>
              <w:rPr>
                <w:lang w:val="en-GB"/>
              </w:rPr>
            </w:pPr>
            <w:r w:rsidRPr="00C26C40">
              <w:rPr>
                <w:lang w:val="en-GB"/>
              </w:rPr>
              <w:t>z = L</w:t>
            </w:r>
          </w:p>
        </w:tc>
      </w:tr>
      <w:tr w:rsidR="003836FA" w:rsidRPr="00C26C40" w14:paraId="4B6ABAC7" w14:textId="77777777" w:rsidTr="00036624">
        <w:tc>
          <w:tcPr>
            <w:tcW w:w="1413" w:type="dxa"/>
          </w:tcPr>
          <w:p w14:paraId="0F651420" w14:textId="77777777" w:rsidR="003836FA" w:rsidRPr="00C26C40" w:rsidRDefault="003836FA" w:rsidP="00036624">
            <w:pPr>
              <w:pStyle w:val="Table"/>
              <w:rPr>
                <w:lang w:val="en-GB"/>
              </w:rPr>
            </w:pPr>
            <w:r w:rsidRPr="00C26C40">
              <w:rPr>
                <w:lang w:val="en-GB"/>
              </w:rPr>
              <w:t>Freeboard gas</w:t>
            </w:r>
          </w:p>
        </w:tc>
        <w:tc>
          <w:tcPr>
            <w:tcW w:w="2551" w:type="dxa"/>
          </w:tcPr>
          <w:p w14:paraId="33C1DAA1" w14:textId="77777777" w:rsidR="003836FA" w:rsidRPr="00C26C40" w:rsidRDefault="003836FA" w:rsidP="00036624">
            <w:pPr>
              <w:pStyle w:val="Table"/>
              <w:rPr>
                <w:lang w:val="en-GB"/>
              </w:rPr>
            </w:pPr>
            <w:r w:rsidRPr="00C26C40">
              <w:rPr>
                <w:lang w:val="en-GB"/>
              </w:rPr>
              <w:t>−z (discharge → feed end)</w:t>
            </w:r>
          </w:p>
        </w:tc>
        <w:tc>
          <w:tcPr>
            <w:tcW w:w="1701" w:type="dxa"/>
          </w:tcPr>
          <w:p w14:paraId="2EED2583" w14:textId="77777777" w:rsidR="003836FA" w:rsidRPr="00C26C40" w:rsidRDefault="003836FA" w:rsidP="00036624">
            <w:pPr>
              <w:pStyle w:val="Table"/>
              <w:rPr>
                <w:lang w:val="en-GB"/>
              </w:rPr>
            </w:pPr>
            <w:r w:rsidRPr="00C26C40">
              <w:rPr>
                <w:lang w:val="en-GB"/>
              </w:rPr>
              <w:t>z = L</w:t>
            </w:r>
          </w:p>
        </w:tc>
        <w:tc>
          <w:tcPr>
            <w:tcW w:w="2694" w:type="dxa"/>
          </w:tcPr>
          <w:p w14:paraId="5AC4CFF4" w14:textId="77777777" w:rsidR="003836FA" w:rsidRPr="00C26C40" w:rsidRDefault="003836FA" w:rsidP="00036624">
            <w:pPr>
              <w:pStyle w:val="Table"/>
              <w:rPr>
                <w:lang w:val="en-GB"/>
              </w:rPr>
            </w:pPr>
            <w:r w:rsidRPr="00C26C40">
              <w:rPr>
                <w:lang w:val="en-GB"/>
              </w:rPr>
              <w:t>z = 0</w:t>
            </w:r>
          </w:p>
        </w:tc>
      </w:tr>
    </w:tbl>
    <w:p w14:paraId="588C36CA" w14:textId="2B3B421C" w:rsidR="003836FA" w:rsidRPr="00C26C40" w:rsidRDefault="003836FA" w:rsidP="003836FA">
      <w:r w:rsidRPr="00C26C40">
        <w:t xml:space="preserve">Because some state variables are specified at z = 0 (solid feed conditions) and others at </w:t>
      </w:r>
      <m:oMath>
        <m:r>
          <w:rPr>
            <w:rFonts w:ascii="Cambria Math" w:hAnsi="Cambria Math"/>
          </w:rPr>
          <m:t xml:space="preserve">z = L </m:t>
        </m:r>
      </m:oMath>
      <w:r w:rsidRPr="00C26C40">
        <w:t>(gas feed conditions), the system constitutes a two-point boundary value problem that cannot be integrated in a single direction from one boundary.</w:t>
      </w:r>
    </w:p>
    <w:p w14:paraId="161EBCB3" w14:textId="77777777" w:rsidR="003836FA" w:rsidRPr="00C26C40" w:rsidRDefault="003836FA" w:rsidP="00B070EF">
      <w:pPr>
        <w:pStyle w:val="Heading4"/>
      </w:pPr>
      <w:bookmarkStart w:id="214" w:name="_Toc233209430"/>
      <w:r w:rsidRPr="00C26C40">
        <w:t>Feed Compositions and Mass Balances</w:t>
      </w:r>
      <w:bookmarkEnd w:id="214"/>
    </w:p>
    <w:p w14:paraId="3439E649" w14:textId="77777777" w:rsidR="003836FA" w:rsidRPr="00C26C40" w:rsidRDefault="003836FA" w:rsidP="00726850">
      <w:pPr>
        <w:pStyle w:val="Heading4"/>
      </w:pPr>
      <w:bookmarkStart w:id="215" w:name="_Toc233209431"/>
      <w:r w:rsidRPr="00C26C40">
        <w:t>Solid Feed Composition (z = 0)</w:t>
      </w:r>
      <w:bookmarkEnd w:id="215"/>
    </w:p>
    <w:p w14:paraId="2C444E65" w14:textId="77777777" w:rsidR="003836FA" w:rsidRPr="00C26C40" w:rsidRDefault="003836FA" w:rsidP="003836FA">
      <w:r w:rsidRPr="00C26C40">
        <w:t xml:space="preserve">The solid feed is Awaso deposit bauxite, crushed and screened to a mean particle size of </w:t>
      </w:r>
      <m:oMath>
        <m:r>
          <w:rPr>
            <w:rFonts w:ascii="Cambria Math" w:hAnsi="Cambria Math"/>
          </w:rPr>
          <m:t>2000 μm</m:t>
        </m:r>
      </m:oMath>
      <w:r w:rsidRPr="00C26C40">
        <w:t xml:space="preserve">. All molar flow rates are in mol/s; mass flows are derived from </w:t>
      </w:r>
      <m:oMath>
        <m:r>
          <w:rPr>
            <w:rFonts w:ascii="Cambria Math" w:hAnsi="Cambria Math"/>
          </w:rPr>
          <m:t>F×Mw×3600</m:t>
        </m:r>
      </m:oMath>
      <w:r w:rsidRPr="00C26C40">
        <w:t>.</w:t>
      </w:r>
    </w:p>
    <w:p w14:paraId="5380444B" w14:textId="223B00E0" w:rsidR="003836FA" w:rsidRPr="00C26C40" w:rsidRDefault="003836FA" w:rsidP="003836FA">
      <w:pPr>
        <w:pStyle w:val="Caption"/>
        <w:keepNext/>
        <w:rPr>
          <w:sz w:val="24"/>
          <w:szCs w:val="24"/>
        </w:rPr>
      </w:pPr>
      <w:bookmarkStart w:id="216" w:name="_Toc233741444"/>
      <w:bookmarkStart w:id="217" w:name="_Toc237244833"/>
      <w:r w:rsidRPr="00C26C40">
        <w:rPr>
          <w:sz w:val="24"/>
          <w:szCs w:val="24"/>
        </w:rPr>
        <w:t xml:space="preserve">Table </w:t>
      </w:r>
      <w:r w:rsidR="00B61202">
        <w:rPr>
          <w:sz w:val="24"/>
          <w:szCs w:val="24"/>
        </w:rPr>
        <w:fldChar w:fldCharType="begin"/>
      </w:r>
      <w:r w:rsidR="00B61202">
        <w:rPr>
          <w:sz w:val="24"/>
          <w:szCs w:val="24"/>
        </w:rPr>
        <w:instrText xml:space="preserve"> STYLEREF 1 \s </w:instrText>
      </w:r>
      <w:r w:rsidR="00B61202">
        <w:rPr>
          <w:sz w:val="24"/>
          <w:szCs w:val="24"/>
        </w:rPr>
        <w:fldChar w:fldCharType="separate"/>
      </w:r>
      <w:r w:rsidR="006221B8">
        <w:rPr>
          <w:noProof/>
          <w:sz w:val="24"/>
          <w:szCs w:val="24"/>
        </w:rPr>
        <w:t>6</w:t>
      </w:r>
      <w:r w:rsidR="00B61202">
        <w:rPr>
          <w:sz w:val="24"/>
          <w:szCs w:val="24"/>
        </w:rPr>
        <w:fldChar w:fldCharType="end"/>
      </w:r>
      <w:r w:rsidR="00B61202">
        <w:rPr>
          <w:sz w:val="24"/>
          <w:szCs w:val="24"/>
        </w:rPr>
        <w:noBreakHyphen/>
      </w:r>
      <w:r w:rsidR="00B61202">
        <w:rPr>
          <w:sz w:val="24"/>
          <w:szCs w:val="24"/>
        </w:rPr>
        <w:fldChar w:fldCharType="begin"/>
      </w:r>
      <w:r w:rsidR="00B61202">
        <w:rPr>
          <w:sz w:val="24"/>
          <w:szCs w:val="24"/>
        </w:rPr>
        <w:instrText xml:space="preserve"> SEQ Table \* ARABIC \s 1 </w:instrText>
      </w:r>
      <w:r w:rsidR="00B61202">
        <w:rPr>
          <w:sz w:val="24"/>
          <w:szCs w:val="24"/>
        </w:rPr>
        <w:fldChar w:fldCharType="separate"/>
      </w:r>
      <w:r w:rsidR="006221B8">
        <w:rPr>
          <w:noProof/>
          <w:sz w:val="24"/>
          <w:szCs w:val="24"/>
        </w:rPr>
        <w:t>2</w:t>
      </w:r>
      <w:r w:rsidR="00B61202">
        <w:rPr>
          <w:sz w:val="24"/>
          <w:szCs w:val="24"/>
        </w:rPr>
        <w:fldChar w:fldCharType="end"/>
      </w:r>
      <w:r w:rsidRPr="00C26C40">
        <w:rPr>
          <w:sz w:val="24"/>
          <w:szCs w:val="24"/>
        </w:rPr>
        <w:t xml:space="preserve"> Solid feed composition and mass flow rates, Unit </w:t>
      </w:r>
      <w:r w:rsidR="00036624" w:rsidRPr="00C26C40">
        <w:rPr>
          <w:sz w:val="24"/>
          <w:szCs w:val="24"/>
        </w:rPr>
        <w:t>RK-201</w:t>
      </w:r>
      <w:r w:rsidRPr="00C26C40">
        <w:rPr>
          <w:sz w:val="24"/>
          <w:szCs w:val="24"/>
        </w:rPr>
        <w:t>.</w:t>
      </w:r>
      <w:bookmarkEnd w:id="216"/>
      <w:bookmarkEnd w:id="217"/>
    </w:p>
    <w:tbl>
      <w:tblPr>
        <w:tblStyle w:val="TableGrid"/>
        <w:tblW w:w="7933" w:type="dxa"/>
        <w:tblLook w:val="0000" w:firstRow="0" w:lastRow="0" w:firstColumn="0" w:lastColumn="0" w:noHBand="0" w:noVBand="0"/>
      </w:tblPr>
      <w:tblGrid>
        <w:gridCol w:w="2263"/>
        <w:gridCol w:w="2127"/>
        <w:gridCol w:w="1559"/>
        <w:gridCol w:w="1984"/>
      </w:tblGrid>
      <w:tr w:rsidR="003836FA" w:rsidRPr="00C26C40" w14:paraId="3A94FE94" w14:textId="77777777" w:rsidTr="00870DFD">
        <w:tc>
          <w:tcPr>
            <w:tcW w:w="2263" w:type="dxa"/>
          </w:tcPr>
          <w:p w14:paraId="7AC8D5A6" w14:textId="77777777" w:rsidR="003836FA" w:rsidRPr="00C26C40" w:rsidRDefault="003836FA" w:rsidP="00036624">
            <w:pPr>
              <w:pStyle w:val="Table"/>
              <w:rPr>
                <w:b/>
                <w:bCs/>
                <w:lang w:val="en-GB"/>
              </w:rPr>
            </w:pPr>
            <w:r w:rsidRPr="00C26C40">
              <w:rPr>
                <w:b/>
                <w:bCs/>
                <w:lang w:val="en-GB"/>
              </w:rPr>
              <w:t>Species</w:t>
            </w:r>
          </w:p>
        </w:tc>
        <w:tc>
          <w:tcPr>
            <w:tcW w:w="2127" w:type="dxa"/>
          </w:tcPr>
          <w:p w14:paraId="05B92A6F" w14:textId="77777777" w:rsidR="003836FA" w:rsidRPr="00C26C40" w:rsidRDefault="003836FA" w:rsidP="00036624">
            <w:pPr>
              <w:pStyle w:val="Table"/>
              <w:rPr>
                <w:b/>
                <w:bCs/>
                <w:lang w:val="en-GB"/>
              </w:rPr>
            </w:pPr>
            <w:r w:rsidRPr="00C26C40">
              <w:rPr>
                <w:b/>
                <w:bCs/>
                <w:lang w:val="en-GB"/>
              </w:rPr>
              <w:t>Molar Flow (mol/s)</w:t>
            </w:r>
          </w:p>
        </w:tc>
        <w:tc>
          <w:tcPr>
            <w:tcW w:w="1559" w:type="dxa"/>
          </w:tcPr>
          <w:p w14:paraId="2B9D91CF" w14:textId="77777777" w:rsidR="003836FA" w:rsidRPr="00C26C40" w:rsidRDefault="003836FA" w:rsidP="00036624">
            <w:pPr>
              <w:pStyle w:val="Table"/>
              <w:rPr>
                <w:b/>
                <w:bCs/>
                <w:lang w:val="en-GB"/>
              </w:rPr>
            </w:pPr>
            <w:r w:rsidRPr="00C26C40">
              <w:rPr>
                <w:b/>
                <w:bCs/>
                <w:lang w:val="en-GB"/>
              </w:rPr>
              <w:t>Mw (kg/mol)</w:t>
            </w:r>
          </w:p>
        </w:tc>
        <w:tc>
          <w:tcPr>
            <w:tcW w:w="1984" w:type="dxa"/>
          </w:tcPr>
          <w:p w14:paraId="56EF6F7D" w14:textId="77777777" w:rsidR="003836FA" w:rsidRPr="00C26C40" w:rsidRDefault="003836FA" w:rsidP="00036624">
            <w:pPr>
              <w:pStyle w:val="Table"/>
              <w:rPr>
                <w:b/>
                <w:bCs/>
                <w:lang w:val="en-GB"/>
              </w:rPr>
            </w:pPr>
            <w:r w:rsidRPr="00C26C40">
              <w:rPr>
                <w:b/>
                <w:bCs/>
                <w:lang w:val="en-GB"/>
              </w:rPr>
              <w:t>Mass Flow (kg/h)</w:t>
            </w:r>
          </w:p>
        </w:tc>
      </w:tr>
      <w:tr w:rsidR="003836FA" w:rsidRPr="00C26C40" w14:paraId="58091685" w14:textId="77777777" w:rsidTr="00870DFD">
        <w:tc>
          <w:tcPr>
            <w:tcW w:w="2263" w:type="dxa"/>
          </w:tcPr>
          <w:p w14:paraId="00F74A63" w14:textId="77777777" w:rsidR="003836FA" w:rsidRPr="00C26C40" w:rsidRDefault="003836FA" w:rsidP="00036624">
            <w:pPr>
              <w:pStyle w:val="Table"/>
              <w:rPr>
                <w:lang w:val="en-GB"/>
              </w:rPr>
            </w:pPr>
            <m:oMath>
              <m:r>
                <w:rPr>
                  <w:rFonts w:ascii="Cambria Math" w:hAnsi="Cambria Math"/>
                  <w:lang w:val="en-GB"/>
                </w:rPr>
                <w:lastRenderedPageBreak/>
                <m:t>F</m:t>
              </m:r>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2</m:t>
                  </m:r>
                </m:sub>
              </m:sSub>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3</m:t>
                  </m:r>
                </m:sub>
              </m:sSub>
            </m:oMath>
            <w:r w:rsidRPr="00C26C40">
              <w:rPr>
                <w:lang w:val="en-GB"/>
              </w:rPr>
              <w:t xml:space="preserve"> (Haematite)</w:t>
            </w:r>
          </w:p>
        </w:tc>
        <w:tc>
          <w:tcPr>
            <w:tcW w:w="2127" w:type="dxa"/>
          </w:tcPr>
          <w:p w14:paraId="29ED6A8B" w14:textId="77777777" w:rsidR="003836FA" w:rsidRPr="00C26C40" w:rsidRDefault="003836FA" w:rsidP="00036624">
            <w:pPr>
              <w:pStyle w:val="Table"/>
              <w:rPr>
                <w:lang w:val="en-GB"/>
              </w:rPr>
            </w:pPr>
            <w:r w:rsidRPr="00C26C40">
              <w:rPr>
                <w:lang w:val="en-GB"/>
              </w:rPr>
              <w:t>0.02087</w:t>
            </w:r>
          </w:p>
        </w:tc>
        <w:tc>
          <w:tcPr>
            <w:tcW w:w="1559" w:type="dxa"/>
          </w:tcPr>
          <w:p w14:paraId="141D2147" w14:textId="77777777" w:rsidR="003836FA" w:rsidRPr="00C26C40" w:rsidRDefault="003836FA" w:rsidP="00036624">
            <w:pPr>
              <w:pStyle w:val="Table"/>
              <w:rPr>
                <w:lang w:val="en-GB"/>
              </w:rPr>
            </w:pPr>
            <w:r w:rsidRPr="00C26C40">
              <w:rPr>
                <w:lang w:val="en-GB"/>
              </w:rPr>
              <w:t>0.15969</w:t>
            </w:r>
          </w:p>
        </w:tc>
        <w:tc>
          <w:tcPr>
            <w:tcW w:w="1984" w:type="dxa"/>
          </w:tcPr>
          <w:p w14:paraId="3C926A69" w14:textId="77777777" w:rsidR="003836FA" w:rsidRPr="00C26C40" w:rsidRDefault="003836FA" w:rsidP="00036624">
            <w:pPr>
              <w:pStyle w:val="Table"/>
              <w:rPr>
                <w:lang w:val="en-GB"/>
              </w:rPr>
            </w:pPr>
            <w:r w:rsidRPr="00C26C40">
              <w:rPr>
                <w:lang w:val="en-GB"/>
              </w:rPr>
              <w:t>12.00</w:t>
            </w:r>
          </w:p>
        </w:tc>
      </w:tr>
      <w:tr w:rsidR="003836FA" w:rsidRPr="00C26C40" w14:paraId="3BD81ED5" w14:textId="77777777" w:rsidTr="00870DFD">
        <w:tc>
          <w:tcPr>
            <w:tcW w:w="2263" w:type="dxa"/>
          </w:tcPr>
          <w:p w14:paraId="6FB1E2B3" w14:textId="77777777" w:rsidR="003836FA" w:rsidRPr="00C26C40" w:rsidRDefault="003836FA" w:rsidP="00036624">
            <w:pPr>
              <w:pStyle w:val="Table"/>
              <w:rPr>
                <w:lang w:val="en-GB"/>
              </w:rPr>
            </w:pPr>
            <m:oMath>
              <m:r>
                <w:rPr>
                  <w:rFonts w:ascii="Cambria Math" w:hAnsi="Cambria Math"/>
                  <w:lang w:val="en-GB"/>
                </w:rPr>
                <m:t>Al</m:t>
              </m:r>
              <m:sSub>
                <m:sSubPr>
                  <m:ctrlPr>
                    <w:rPr>
                      <w:rFonts w:ascii="Cambria Math" w:hAnsi="Cambria Math"/>
                      <w:i/>
                      <w:lang w:val="en-GB"/>
                    </w:rPr>
                  </m:ctrlPr>
                </m:sSubPr>
                <m:e>
                  <m:d>
                    <m:dPr>
                      <m:ctrlPr>
                        <w:rPr>
                          <w:rFonts w:ascii="Cambria Math" w:hAnsi="Cambria Math"/>
                          <w:i/>
                          <w:lang w:val="en-GB"/>
                        </w:rPr>
                      </m:ctrlPr>
                    </m:dPr>
                    <m:e>
                      <m:r>
                        <w:rPr>
                          <w:rFonts w:ascii="Cambria Math" w:hAnsi="Cambria Math"/>
                          <w:lang w:val="en-GB"/>
                        </w:rPr>
                        <m:t>OH</m:t>
                      </m:r>
                    </m:e>
                  </m:d>
                </m:e>
                <m:sub>
                  <m:r>
                    <w:rPr>
                      <w:rFonts w:ascii="Cambria Math" w:hAnsi="Cambria Math"/>
                      <w:lang w:val="en-GB"/>
                    </w:rPr>
                    <m:t>3</m:t>
                  </m:r>
                </m:sub>
              </m:sSub>
            </m:oMath>
            <w:r w:rsidRPr="00C26C40">
              <w:rPr>
                <w:lang w:val="en-GB"/>
              </w:rPr>
              <w:t xml:space="preserve"> (Gibbsite)</w:t>
            </w:r>
          </w:p>
        </w:tc>
        <w:tc>
          <w:tcPr>
            <w:tcW w:w="2127" w:type="dxa"/>
          </w:tcPr>
          <w:p w14:paraId="1652ECEF" w14:textId="77777777" w:rsidR="003836FA" w:rsidRPr="00C26C40" w:rsidRDefault="003836FA" w:rsidP="00036624">
            <w:pPr>
              <w:pStyle w:val="Table"/>
              <w:rPr>
                <w:lang w:val="en-GB"/>
              </w:rPr>
            </w:pPr>
            <w:r w:rsidRPr="00C26C40">
              <w:rPr>
                <w:lang w:val="en-GB"/>
              </w:rPr>
              <w:t>1.6072</w:t>
            </w:r>
          </w:p>
        </w:tc>
        <w:tc>
          <w:tcPr>
            <w:tcW w:w="1559" w:type="dxa"/>
          </w:tcPr>
          <w:p w14:paraId="065842B4" w14:textId="77777777" w:rsidR="003836FA" w:rsidRPr="00C26C40" w:rsidRDefault="003836FA" w:rsidP="00036624">
            <w:pPr>
              <w:pStyle w:val="Table"/>
              <w:rPr>
                <w:lang w:val="en-GB"/>
              </w:rPr>
            </w:pPr>
            <w:r w:rsidRPr="00C26C40">
              <w:rPr>
                <w:lang w:val="en-GB"/>
              </w:rPr>
              <w:t>0.07800</w:t>
            </w:r>
          </w:p>
        </w:tc>
        <w:tc>
          <w:tcPr>
            <w:tcW w:w="1984" w:type="dxa"/>
          </w:tcPr>
          <w:p w14:paraId="03039783" w14:textId="77777777" w:rsidR="003836FA" w:rsidRPr="00C26C40" w:rsidRDefault="003836FA" w:rsidP="00036624">
            <w:pPr>
              <w:pStyle w:val="Table"/>
              <w:rPr>
                <w:lang w:val="en-GB"/>
              </w:rPr>
            </w:pPr>
            <w:r w:rsidRPr="00C26C40">
              <w:rPr>
                <w:lang w:val="en-GB"/>
              </w:rPr>
              <w:t>451.35</w:t>
            </w:r>
          </w:p>
        </w:tc>
      </w:tr>
      <w:tr w:rsidR="003836FA" w:rsidRPr="00C26C40" w14:paraId="498BD64B" w14:textId="77777777" w:rsidTr="00870DFD">
        <w:tc>
          <w:tcPr>
            <w:tcW w:w="2263" w:type="dxa"/>
          </w:tcPr>
          <w:p w14:paraId="6D23AB98" w14:textId="77777777" w:rsidR="003836FA" w:rsidRPr="00C26C40" w:rsidRDefault="003836FA" w:rsidP="00036624">
            <w:pPr>
              <w:pStyle w:val="Table"/>
              <w:rPr>
                <w:lang w:val="en-GB"/>
              </w:rPr>
            </w:pPr>
            <m:oMath>
              <m:r>
                <w:rPr>
                  <w:rFonts w:ascii="Cambria Math" w:hAnsi="Cambria Math"/>
                  <w:lang w:val="en-GB"/>
                </w:rPr>
                <m:t>Si</m:t>
              </m:r>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2</m:t>
                  </m:r>
                </m:sub>
              </m:sSub>
            </m:oMath>
            <w:r w:rsidRPr="00C26C40">
              <w:rPr>
                <w:lang w:val="en-GB"/>
              </w:rPr>
              <w:t xml:space="preserve"> (Silica)</w:t>
            </w:r>
          </w:p>
        </w:tc>
        <w:tc>
          <w:tcPr>
            <w:tcW w:w="2127" w:type="dxa"/>
          </w:tcPr>
          <w:p w14:paraId="0C7ACB60" w14:textId="77777777" w:rsidR="003836FA" w:rsidRPr="00C26C40" w:rsidRDefault="003836FA" w:rsidP="00036624">
            <w:pPr>
              <w:pStyle w:val="Table"/>
              <w:rPr>
                <w:lang w:val="en-GB"/>
              </w:rPr>
            </w:pPr>
            <w:r w:rsidRPr="00C26C40">
              <w:rPr>
                <w:lang w:val="en-GB"/>
              </w:rPr>
              <w:t>1.2275</w:t>
            </w:r>
          </w:p>
        </w:tc>
        <w:tc>
          <w:tcPr>
            <w:tcW w:w="1559" w:type="dxa"/>
          </w:tcPr>
          <w:p w14:paraId="5DD8DDBE" w14:textId="77777777" w:rsidR="003836FA" w:rsidRPr="00C26C40" w:rsidRDefault="003836FA" w:rsidP="00036624">
            <w:pPr>
              <w:pStyle w:val="Table"/>
              <w:rPr>
                <w:lang w:val="en-GB"/>
              </w:rPr>
            </w:pPr>
            <w:r w:rsidRPr="00C26C40">
              <w:rPr>
                <w:lang w:val="en-GB"/>
              </w:rPr>
              <w:t>0.06008</w:t>
            </w:r>
          </w:p>
        </w:tc>
        <w:tc>
          <w:tcPr>
            <w:tcW w:w="1984" w:type="dxa"/>
          </w:tcPr>
          <w:p w14:paraId="63BFA0E1" w14:textId="77777777" w:rsidR="003836FA" w:rsidRPr="00C26C40" w:rsidRDefault="003836FA" w:rsidP="00036624">
            <w:pPr>
              <w:pStyle w:val="Table"/>
              <w:rPr>
                <w:lang w:val="en-GB"/>
              </w:rPr>
            </w:pPr>
            <w:r w:rsidRPr="00C26C40">
              <w:rPr>
                <w:lang w:val="en-GB"/>
              </w:rPr>
              <w:t>265.44</w:t>
            </w:r>
          </w:p>
        </w:tc>
      </w:tr>
      <w:tr w:rsidR="003836FA" w:rsidRPr="00C26C40" w14:paraId="646C1B2D" w14:textId="77777777" w:rsidTr="00870DFD">
        <w:tc>
          <w:tcPr>
            <w:tcW w:w="2263" w:type="dxa"/>
          </w:tcPr>
          <w:p w14:paraId="14A8CD12" w14:textId="77777777" w:rsidR="003836FA" w:rsidRPr="00C26C40" w:rsidRDefault="003836FA" w:rsidP="00036624">
            <w:pPr>
              <w:pStyle w:val="Table"/>
              <w:rPr>
                <w:lang w:val="en-GB"/>
              </w:rPr>
            </w:pPr>
            <m:oMath>
              <m:r>
                <w:rPr>
                  <w:rFonts w:ascii="Cambria Math" w:hAnsi="Cambria Math"/>
                  <w:lang w:val="en-GB"/>
                </w:rPr>
                <m:t>Ti</m:t>
              </m:r>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2</m:t>
                  </m:r>
                </m:sub>
              </m:sSub>
            </m:oMath>
            <w:r w:rsidRPr="00C26C40">
              <w:rPr>
                <w:lang w:val="en-GB"/>
              </w:rPr>
              <w:t xml:space="preserve"> (Titania)</w:t>
            </w:r>
          </w:p>
        </w:tc>
        <w:tc>
          <w:tcPr>
            <w:tcW w:w="2127" w:type="dxa"/>
          </w:tcPr>
          <w:p w14:paraId="2ACFEC81" w14:textId="77777777" w:rsidR="003836FA" w:rsidRPr="00C26C40" w:rsidRDefault="003836FA" w:rsidP="00036624">
            <w:pPr>
              <w:pStyle w:val="Table"/>
              <w:rPr>
                <w:lang w:val="en-GB"/>
              </w:rPr>
            </w:pPr>
            <w:r w:rsidRPr="00C26C40">
              <w:rPr>
                <w:lang w:val="en-GB"/>
              </w:rPr>
              <w:t>0.0752</w:t>
            </w:r>
          </w:p>
        </w:tc>
        <w:tc>
          <w:tcPr>
            <w:tcW w:w="1559" w:type="dxa"/>
          </w:tcPr>
          <w:p w14:paraId="05B0D6DA" w14:textId="77777777" w:rsidR="003836FA" w:rsidRPr="00C26C40" w:rsidRDefault="003836FA" w:rsidP="00036624">
            <w:pPr>
              <w:pStyle w:val="Table"/>
              <w:rPr>
                <w:lang w:val="en-GB"/>
              </w:rPr>
            </w:pPr>
            <w:r w:rsidRPr="00C26C40">
              <w:rPr>
                <w:lang w:val="en-GB"/>
              </w:rPr>
              <w:t>0.07986</w:t>
            </w:r>
          </w:p>
        </w:tc>
        <w:tc>
          <w:tcPr>
            <w:tcW w:w="1984" w:type="dxa"/>
          </w:tcPr>
          <w:p w14:paraId="6C2F0F55" w14:textId="77777777" w:rsidR="003836FA" w:rsidRPr="00C26C40" w:rsidRDefault="003836FA" w:rsidP="00036624">
            <w:pPr>
              <w:pStyle w:val="Table"/>
              <w:rPr>
                <w:lang w:val="en-GB"/>
              </w:rPr>
            </w:pPr>
            <w:r w:rsidRPr="00C26C40">
              <w:rPr>
                <w:lang w:val="en-GB"/>
              </w:rPr>
              <w:t>21.62</w:t>
            </w:r>
          </w:p>
        </w:tc>
      </w:tr>
      <w:tr w:rsidR="003836FA" w:rsidRPr="00C26C40" w14:paraId="64A6F98C" w14:textId="77777777" w:rsidTr="00870DFD">
        <w:tc>
          <w:tcPr>
            <w:tcW w:w="2263" w:type="dxa"/>
          </w:tcPr>
          <w:p w14:paraId="225B6B63" w14:textId="77777777" w:rsidR="003836FA" w:rsidRPr="00C26C40" w:rsidRDefault="003D0B1E" w:rsidP="00036624">
            <w:pPr>
              <w:pStyle w:val="Table"/>
              <w:rPr>
                <w:lang w:val="en-GB"/>
              </w:rPr>
            </w:pPr>
            <m:oMathPara>
              <m:oMathParaPr>
                <m:jc m:val="left"/>
              </m:oMathParaPr>
              <m:oMath>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2</m:t>
                    </m:r>
                  </m:sub>
                </m:sSub>
                <m:r>
                  <w:rPr>
                    <w:rFonts w:ascii="Cambria Math" w:hAnsi="Cambria Math"/>
                    <w:lang w:val="en-GB"/>
                  </w:rPr>
                  <m:t>O</m:t>
                </m:r>
              </m:oMath>
            </m:oMathPara>
          </w:p>
        </w:tc>
        <w:tc>
          <w:tcPr>
            <w:tcW w:w="2127" w:type="dxa"/>
          </w:tcPr>
          <w:p w14:paraId="283366DE" w14:textId="77777777" w:rsidR="003836FA" w:rsidRPr="00C26C40" w:rsidRDefault="003836FA" w:rsidP="00036624">
            <w:pPr>
              <w:pStyle w:val="Table"/>
              <w:rPr>
                <w:lang w:val="en-GB"/>
              </w:rPr>
            </w:pPr>
            <w:r w:rsidRPr="00C26C40">
              <w:rPr>
                <w:lang w:val="en-GB"/>
              </w:rPr>
              <w:t>0.0119</w:t>
            </w:r>
          </w:p>
        </w:tc>
        <w:tc>
          <w:tcPr>
            <w:tcW w:w="1559" w:type="dxa"/>
          </w:tcPr>
          <w:p w14:paraId="56FE2B70" w14:textId="77777777" w:rsidR="003836FA" w:rsidRPr="00C26C40" w:rsidRDefault="003836FA" w:rsidP="00036624">
            <w:pPr>
              <w:pStyle w:val="Table"/>
              <w:rPr>
                <w:lang w:val="en-GB"/>
              </w:rPr>
            </w:pPr>
            <w:r w:rsidRPr="00C26C40">
              <w:rPr>
                <w:lang w:val="en-GB"/>
              </w:rPr>
              <w:t>0.09420</w:t>
            </w:r>
          </w:p>
        </w:tc>
        <w:tc>
          <w:tcPr>
            <w:tcW w:w="1984" w:type="dxa"/>
          </w:tcPr>
          <w:p w14:paraId="6FD54AE4" w14:textId="77777777" w:rsidR="003836FA" w:rsidRPr="00C26C40" w:rsidRDefault="003836FA" w:rsidP="00036624">
            <w:pPr>
              <w:pStyle w:val="Table"/>
              <w:rPr>
                <w:lang w:val="en-GB"/>
              </w:rPr>
            </w:pPr>
            <w:r w:rsidRPr="00C26C40">
              <w:rPr>
                <w:lang w:val="en-GB"/>
              </w:rPr>
              <w:t>4.04</w:t>
            </w:r>
          </w:p>
        </w:tc>
      </w:tr>
      <w:tr w:rsidR="003836FA" w:rsidRPr="00C26C40" w14:paraId="78569CE3" w14:textId="77777777" w:rsidTr="00870DFD">
        <w:tc>
          <w:tcPr>
            <w:tcW w:w="2263" w:type="dxa"/>
          </w:tcPr>
          <w:p w14:paraId="74C05F46" w14:textId="77777777" w:rsidR="003836FA" w:rsidRPr="00C26C40" w:rsidRDefault="003836FA" w:rsidP="00036624">
            <w:pPr>
              <w:pStyle w:val="Table"/>
              <w:rPr>
                <w:lang w:val="en-GB"/>
              </w:rPr>
            </w:pPr>
            <m:oMathPara>
              <m:oMathParaPr>
                <m:jc m:val="left"/>
              </m:oMathParaPr>
              <m:oMath>
                <m:r>
                  <w:rPr>
                    <w:rFonts w:ascii="Cambria Math" w:hAnsi="Cambria Math"/>
                    <w:lang w:val="en-GB"/>
                  </w:rPr>
                  <m:t>N</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2</m:t>
                    </m:r>
                  </m:sub>
                </m:sSub>
                <m:r>
                  <w:rPr>
                    <w:rFonts w:ascii="Cambria Math" w:hAnsi="Cambria Math"/>
                    <w:lang w:val="en-GB"/>
                  </w:rPr>
                  <m:t>O</m:t>
                </m:r>
              </m:oMath>
            </m:oMathPara>
          </w:p>
        </w:tc>
        <w:tc>
          <w:tcPr>
            <w:tcW w:w="2127" w:type="dxa"/>
          </w:tcPr>
          <w:p w14:paraId="13140475" w14:textId="77777777" w:rsidR="003836FA" w:rsidRPr="00C26C40" w:rsidRDefault="003836FA" w:rsidP="00036624">
            <w:pPr>
              <w:pStyle w:val="Table"/>
              <w:rPr>
                <w:lang w:val="en-GB"/>
              </w:rPr>
            </w:pPr>
            <w:r w:rsidRPr="00C26C40">
              <w:rPr>
                <w:lang w:val="en-GB"/>
              </w:rPr>
              <w:t>0.0053</w:t>
            </w:r>
          </w:p>
        </w:tc>
        <w:tc>
          <w:tcPr>
            <w:tcW w:w="1559" w:type="dxa"/>
          </w:tcPr>
          <w:p w14:paraId="01FBB215" w14:textId="77777777" w:rsidR="003836FA" w:rsidRPr="00C26C40" w:rsidRDefault="003836FA" w:rsidP="00036624">
            <w:pPr>
              <w:pStyle w:val="Table"/>
              <w:rPr>
                <w:lang w:val="en-GB"/>
              </w:rPr>
            </w:pPr>
            <w:r w:rsidRPr="00C26C40">
              <w:rPr>
                <w:lang w:val="en-GB"/>
              </w:rPr>
              <w:t>0.06198</w:t>
            </w:r>
          </w:p>
        </w:tc>
        <w:tc>
          <w:tcPr>
            <w:tcW w:w="1984" w:type="dxa"/>
          </w:tcPr>
          <w:p w14:paraId="2FEB7E3C" w14:textId="77777777" w:rsidR="003836FA" w:rsidRPr="00C26C40" w:rsidRDefault="003836FA" w:rsidP="00036624">
            <w:pPr>
              <w:pStyle w:val="Table"/>
              <w:rPr>
                <w:lang w:val="en-GB"/>
              </w:rPr>
            </w:pPr>
            <w:r w:rsidRPr="00C26C40">
              <w:rPr>
                <w:lang w:val="en-GB"/>
              </w:rPr>
              <w:t>1.18</w:t>
            </w:r>
          </w:p>
        </w:tc>
      </w:tr>
      <w:tr w:rsidR="003836FA" w:rsidRPr="00C26C40" w14:paraId="0B499255" w14:textId="77777777" w:rsidTr="00870DFD">
        <w:tc>
          <w:tcPr>
            <w:tcW w:w="2263" w:type="dxa"/>
          </w:tcPr>
          <w:p w14:paraId="2DCDA02F" w14:textId="77777777" w:rsidR="003836FA" w:rsidRPr="00C26C40" w:rsidRDefault="003836FA" w:rsidP="00036624">
            <w:pPr>
              <w:pStyle w:val="Table"/>
              <w:rPr>
                <w:lang w:val="en-GB"/>
              </w:rPr>
            </w:pPr>
            <w:r w:rsidRPr="00C26C40">
              <w:rPr>
                <w:lang w:val="en-GB"/>
              </w:rPr>
              <w:t>MgO</w:t>
            </w:r>
          </w:p>
        </w:tc>
        <w:tc>
          <w:tcPr>
            <w:tcW w:w="2127" w:type="dxa"/>
          </w:tcPr>
          <w:p w14:paraId="4486FE52" w14:textId="77777777" w:rsidR="003836FA" w:rsidRPr="00C26C40" w:rsidRDefault="003836FA" w:rsidP="00036624">
            <w:pPr>
              <w:pStyle w:val="Table"/>
              <w:rPr>
                <w:lang w:val="en-GB"/>
              </w:rPr>
            </w:pPr>
            <w:r w:rsidRPr="00C26C40">
              <w:rPr>
                <w:lang w:val="en-GB"/>
              </w:rPr>
              <w:t>0.0021</w:t>
            </w:r>
          </w:p>
        </w:tc>
        <w:tc>
          <w:tcPr>
            <w:tcW w:w="1559" w:type="dxa"/>
          </w:tcPr>
          <w:p w14:paraId="09D76210" w14:textId="77777777" w:rsidR="003836FA" w:rsidRPr="00C26C40" w:rsidRDefault="003836FA" w:rsidP="00036624">
            <w:pPr>
              <w:pStyle w:val="Table"/>
              <w:rPr>
                <w:lang w:val="en-GB"/>
              </w:rPr>
            </w:pPr>
            <w:r w:rsidRPr="00C26C40">
              <w:rPr>
                <w:lang w:val="en-GB"/>
              </w:rPr>
              <w:t>0.04030</w:t>
            </w:r>
          </w:p>
        </w:tc>
        <w:tc>
          <w:tcPr>
            <w:tcW w:w="1984" w:type="dxa"/>
          </w:tcPr>
          <w:p w14:paraId="26D9C439" w14:textId="77777777" w:rsidR="003836FA" w:rsidRPr="00C26C40" w:rsidRDefault="003836FA" w:rsidP="00036624">
            <w:pPr>
              <w:pStyle w:val="Table"/>
              <w:rPr>
                <w:lang w:val="en-GB"/>
              </w:rPr>
            </w:pPr>
            <w:r w:rsidRPr="00C26C40">
              <w:rPr>
                <w:lang w:val="en-GB"/>
              </w:rPr>
              <w:t>0.30</w:t>
            </w:r>
          </w:p>
        </w:tc>
      </w:tr>
      <w:tr w:rsidR="003836FA" w:rsidRPr="00C26C40" w14:paraId="1E854D62" w14:textId="77777777" w:rsidTr="00870DFD">
        <w:tc>
          <w:tcPr>
            <w:tcW w:w="2263" w:type="dxa"/>
          </w:tcPr>
          <w:p w14:paraId="207F6F44" w14:textId="77777777" w:rsidR="003836FA" w:rsidRPr="00C26C40" w:rsidRDefault="003836FA" w:rsidP="00036624">
            <w:pPr>
              <w:pStyle w:val="Table"/>
              <w:rPr>
                <w:b/>
                <w:bCs/>
                <w:lang w:val="en-GB"/>
              </w:rPr>
            </w:pPr>
            <w:r w:rsidRPr="00C26C40">
              <w:rPr>
                <w:b/>
                <w:bCs/>
                <w:lang w:val="en-GB"/>
              </w:rPr>
              <w:t>Total</w:t>
            </w:r>
          </w:p>
        </w:tc>
        <w:tc>
          <w:tcPr>
            <w:tcW w:w="2127" w:type="dxa"/>
          </w:tcPr>
          <w:p w14:paraId="53DC59DF" w14:textId="77777777" w:rsidR="003836FA" w:rsidRPr="00C26C40" w:rsidRDefault="003836FA" w:rsidP="00036624">
            <w:pPr>
              <w:pStyle w:val="Table"/>
              <w:rPr>
                <w:b/>
                <w:bCs/>
                <w:lang w:val="en-GB"/>
              </w:rPr>
            </w:pPr>
            <w:r w:rsidRPr="00C26C40">
              <w:rPr>
                <w:b/>
                <w:bCs/>
                <w:lang w:val="en-GB"/>
              </w:rPr>
              <w:t>—</w:t>
            </w:r>
          </w:p>
        </w:tc>
        <w:tc>
          <w:tcPr>
            <w:tcW w:w="1559" w:type="dxa"/>
          </w:tcPr>
          <w:p w14:paraId="47709581" w14:textId="77777777" w:rsidR="003836FA" w:rsidRPr="00C26C40" w:rsidRDefault="003836FA" w:rsidP="00036624">
            <w:pPr>
              <w:pStyle w:val="Table"/>
              <w:rPr>
                <w:b/>
                <w:bCs/>
                <w:lang w:val="en-GB"/>
              </w:rPr>
            </w:pPr>
            <w:r w:rsidRPr="00C26C40">
              <w:rPr>
                <w:b/>
                <w:bCs/>
                <w:lang w:val="en-GB"/>
              </w:rPr>
              <w:t>—</w:t>
            </w:r>
          </w:p>
        </w:tc>
        <w:tc>
          <w:tcPr>
            <w:tcW w:w="1984" w:type="dxa"/>
          </w:tcPr>
          <w:p w14:paraId="4524595E" w14:textId="77777777" w:rsidR="003836FA" w:rsidRPr="00C26C40" w:rsidRDefault="003836FA" w:rsidP="00036624">
            <w:pPr>
              <w:pStyle w:val="Table"/>
              <w:rPr>
                <w:b/>
                <w:bCs/>
                <w:lang w:val="en-GB"/>
              </w:rPr>
            </w:pPr>
            <w:r w:rsidRPr="00C26C40">
              <w:rPr>
                <w:b/>
                <w:bCs/>
                <w:lang w:val="en-GB"/>
              </w:rPr>
              <w:t>755.9</w:t>
            </w:r>
          </w:p>
        </w:tc>
      </w:tr>
    </w:tbl>
    <w:p w14:paraId="7AF66118" w14:textId="77777777" w:rsidR="003836FA" w:rsidRPr="00C26C40" w:rsidRDefault="003836FA" w:rsidP="00726850">
      <w:pPr>
        <w:pStyle w:val="Heading4"/>
      </w:pPr>
      <w:bookmarkStart w:id="218" w:name="_Toc233209432"/>
      <w:r w:rsidRPr="00C26C40">
        <w:t>Gas Feed Composition (</w:t>
      </w:r>
      <m:oMath>
        <m:r>
          <m:rPr>
            <m:sty m:val="bi"/>
          </m:rPr>
          <w:rPr>
            <w:rFonts w:ascii="Cambria Math" w:hAnsi="Cambria Math"/>
          </w:rPr>
          <m:t>Z=L</m:t>
        </m:r>
      </m:oMath>
      <w:r w:rsidRPr="00C26C40">
        <w:t>)</w:t>
      </w:r>
      <w:bookmarkEnd w:id="218"/>
    </w:p>
    <w:p w14:paraId="58F7D445" w14:textId="77777777" w:rsidR="003836FA" w:rsidRPr="00C26C40" w:rsidRDefault="003836FA" w:rsidP="003836FA">
      <w:r w:rsidRPr="00C26C40">
        <w:t>The reducing gas, derived from a fuel-rich burner, enters the kiln at the solid discharge end (z = L) at 600°C (873.15 K).</w:t>
      </w:r>
    </w:p>
    <w:p w14:paraId="36975354" w14:textId="6CA3C718" w:rsidR="003836FA" w:rsidRPr="00C26C40" w:rsidRDefault="003836FA" w:rsidP="003836FA">
      <w:pPr>
        <w:pStyle w:val="Caption"/>
        <w:keepNext/>
        <w:rPr>
          <w:sz w:val="24"/>
          <w:szCs w:val="24"/>
        </w:rPr>
      </w:pPr>
      <w:bookmarkStart w:id="219" w:name="_Toc233741445"/>
      <w:bookmarkStart w:id="220" w:name="_Toc237244834"/>
      <w:r w:rsidRPr="00C26C40">
        <w:rPr>
          <w:sz w:val="24"/>
          <w:szCs w:val="24"/>
        </w:rPr>
        <w:t xml:space="preserve">Table </w:t>
      </w:r>
      <w:r w:rsidR="00B61202">
        <w:rPr>
          <w:sz w:val="24"/>
          <w:szCs w:val="24"/>
        </w:rPr>
        <w:fldChar w:fldCharType="begin"/>
      </w:r>
      <w:r w:rsidR="00B61202">
        <w:rPr>
          <w:sz w:val="24"/>
          <w:szCs w:val="24"/>
        </w:rPr>
        <w:instrText xml:space="preserve"> STYLEREF 1 \s </w:instrText>
      </w:r>
      <w:r w:rsidR="00B61202">
        <w:rPr>
          <w:sz w:val="24"/>
          <w:szCs w:val="24"/>
        </w:rPr>
        <w:fldChar w:fldCharType="separate"/>
      </w:r>
      <w:r w:rsidR="006221B8">
        <w:rPr>
          <w:noProof/>
          <w:sz w:val="24"/>
          <w:szCs w:val="24"/>
        </w:rPr>
        <w:t>6</w:t>
      </w:r>
      <w:r w:rsidR="00B61202">
        <w:rPr>
          <w:sz w:val="24"/>
          <w:szCs w:val="24"/>
        </w:rPr>
        <w:fldChar w:fldCharType="end"/>
      </w:r>
      <w:r w:rsidR="00B61202">
        <w:rPr>
          <w:sz w:val="24"/>
          <w:szCs w:val="24"/>
        </w:rPr>
        <w:noBreakHyphen/>
      </w:r>
      <w:r w:rsidR="00B61202">
        <w:rPr>
          <w:sz w:val="24"/>
          <w:szCs w:val="24"/>
        </w:rPr>
        <w:fldChar w:fldCharType="begin"/>
      </w:r>
      <w:r w:rsidR="00B61202">
        <w:rPr>
          <w:sz w:val="24"/>
          <w:szCs w:val="24"/>
        </w:rPr>
        <w:instrText xml:space="preserve"> SEQ Table \* ARABIC \s 1 </w:instrText>
      </w:r>
      <w:r w:rsidR="00B61202">
        <w:rPr>
          <w:sz w:val="24"/>
          <w:szCs w:val="24"/>
        </w:rPr>
        <w:fldChar w:fldCharType="separate"/>
      </w:r>
      <w:r w:rsidR="006221B8">
        <w:rPr>
          <w:noProof/>
          <w:sz w:val="24"/>
          <w:szCs w:val="24"/>
        </w:rPr>
        <w:t>3</w:t>
      </w:r>
      <w:r w:rsidR="00B61202">
        <w:rPr>
          <w:sz w:val="24"/>
          <w:szCs w:val="24"/>
        </w:rPr>
        <w:fldChar w:fldCharType="end"/>
      </w:r>
      <w:r w:rsidRPr="00C26C40">
        <w:rPr>
          <w:sz w:val="24"/>
          <w:szCs w:val="24"/>
        </w:rPr>
        <w:t xml:space="preserve"> Gas feed composition and mass flow rates, Unit </w:t>
      </w:r>
      <w:r w:rsidR="00036624" w:rsidRPr="00C26C40">
        <w:rPr>
          <w:sz w:val="24"/>
          <w:szCs w:val="24"/>
        </w:rPr>
        <w:t>RK-201</w:t>
      </w:r>
      <w:bookmarkEnd w:id="219"/>
      <w:bookmarkEnd w:id="220"/>
    </w:p>
    <w:tbl>
      <w:tblPr>
        <w:tblStyle w:val="TableGrid"/>
        <w:tblW w:w="7933" w:type="dxa"/>
        <w:jc w:val="center"/>
        <w:tblLook w:val="0000" w:firstRow="0" w:lastRow="0" w:firstColumn="0" w:lastColumn="0" w:noHBand="0" w:noVBand="0"/>
      </w:tblPr>
      <w:tblGrid>
        <w:gridCol w:w="1600"/>
        <w:gridCol w:w="2506"/>
        <w:gridCol w:w="1843"/>
        <w:gridCol w:w="1984"/>
      </w:tblGrid>
      <w:tr w:rsidR="003836FA" w:rsidRPr="00C26C40" w14:paraId="22106BCE" w14:textId="77777777" w:rsidTr="00870DFD">
        <w:trPr>
          <w:jc w:val="center"/>
        </w:trPr>
        <w:tc>
          <w:tcPr>
            <w:tcW w:w="1600" w:type="dxa"/>
          </w:tcPr>
          <w:p w14:paraId="66648572" w14:textId="77777777" w:rsidR="003836FA" w:rsidRPr="00C26C40" w:rsidRDefault="003836FA" w:rsidP="00870DFD">
            <w:pPr>
              <w:rPr>
                <w:lang w:val="en-GB"/>
              </w:rPr>
            </w:pPr>
            <w:r w:rsidRPr="00C26C40">
              <w:rPr>
                <w:lang w:val="en-GB"/>
              </w:rPr>
              <w:t>Species</w:t>
            </w:r>
          </w:p>
        </w:tc>
        <w:tc>
          <w:tcPr>
            <w:tcW w:w="2506" w:type="dxa"/>
          </w:tcPr>
          <w:p w14:paraId="39604EA4" w14:textId="77777777" w:rsidR="003836FA" w:rsidRPr="00C26C40" w:rsidRDefault="003836FA" w:rsidP="00870DFD">
            <w:pPr>
              <w:rPr>
                <w:lang w:val="en-GB"/>
              </w:rPr>
            </w:pPr>
            <w:r w:rsidRPr="00C26C40">
              <w:rPr>
                <w:lang w:val="en-GB"/>
              </w:rPr>
              <w:t>Molar Flow (mol/s)</w:t>
            </w:r>
          </w:p>
        </w:tc>
        <w:tc>
          <w:tcPr>
            <w:tcW w:w="1843" w:type="dxa"/>
          </w:tcPr>
          <w:p w14:paraId="3EB5B674" w14:textId="77777777" w:rsidR="003836FA" w:rsidRPr="00C26C40" w:rsidRDefault="003836FA" w:rsidP="00870DFD">
            <w:pPr>
              <w:rPr>
                <w:lang w:val="en-GB"/>
              </w:rPr>
            </w:pPr>
            <w:r w:rsidRPr="00C26C40">
              <w:rPr>
                <w:lang w:val="en-GB"/>
              </w:rPr>
              <w:t>Mw (kg/mol)</w:t>
            </w:r>
          </w:p>
        </w:tc>
        <w:tc>
          <w:tcPr>
            <w:tcW w:w="1984" w:type="dxa"/>
          </w:tcPr>
          <w:p w14:paraId="5C2567EA" w14:textId="77777777" w:rsidR="003836FA" w:rsidRPr="00C26C40" w:rsidRDefault="003836FA" w:rsidP="00870DFD">
            <w:pPr>
              <w:rPr>
                <w:lang w:val="en-GB"/>
              </w:rPr>
            </w:pPr>
            <w:r w:rsidRPr="00C26C40">
              <w:rPr>
                <w:lang w:val="en-GB"/>
              </w:rPr>
              <w:t>Mass Flow (kg/h)</w:t>
            </w:r>
          </w:p>
        </w:tc>
      </w:tr>
      <w:tr w:rsidR="003836FA" w:rsidRPr="00C26C40" w14:paraId="119C326C" w14:textId="77777777" w:rsidTr="00870DFD">
        <w:trPr>
          <w:jc w:val="center"/>
        </w:trPr>
        <w:tc>
          <w:tcPr>
            <w:tcW w:w="1600" w:type="dxa"/>
          </w:tcPr>
          <w:p w14:paraId="6B04719C" w14:textId="77777777" w:rsidR="003836FA" w:rsidRPr="00C26C40" w:rsidRDefault="003836FA" w:rsidP="00870DFD">
            <w:pPr>
              <w:rPr>
                <w:lang w:val="en-GB"/>
              </w:rPr>
            </w:pPr>
            <m:oMathPara>
              <m:oMath>
                <m:r>
                  <w:rPr>
                    <w:rFonts w:ascii="Cambria Math" w:hAnsi="Cambria Math"/>
                    <w:lang w:val="en-GB"/>
                  </w:rPr>
                  <m:t>CO</m:t>
                </m:r>
              </m:oMath>
            </m:oMathPara>
          </w:p>
        </w:tc>
        <w:tc>
          <w:tcPr>
            <w:tcW w:w="2506" w:type="dxa"/>
          </w:tcPr>
          <w:p w14:paraId="24875B38" w14:textId="77777777" w:rsidR="003836FA" w:rsidRPr="00C26C40" w:rsidRDefault="003836FA" w:rsidP="00870DFD">
            <w:pPr>
              <w:rPr>
                <w:lang w:val="en-GB"/>
              </w:rPr>
            </w:pPr>
            <w:r w:rsidRPr="00C26C40">
              <w:rPr>
                <w:lang w:val="en-GB"/>
              </w:rPr>
              <w:t>2.95</w:t>
            </w:r>
          </w:p>
        </w:tc>
        <w:tc>
          <w:tcPr>
            <w:tcW w:w="1843" w:type="dxa"/>
          </w:tcPr>
          <w:p w14:paraId="77C33C65" w14:textId="77777777" w:rsidR="003836FA" w:rsidRPr="00C26C40" w:rsidRDefault="003836FA" w:rsidP="00870DFD">
            <w:pPr>
              <w:rPr>
                <w:lang w:val="en-GB"/>
              </w:rPr>
            </w:pPr>
            <w:r w:rsidRPr="00C26C40">
              <w:rPr>
                <w:lang w:val="en-GB"/>
              </w:rPr>
              <w:t>0.02801</w:t>
            </w:r>
          </w:p>
        </w:tc>
        <w:tc>
          <w:tcPr>
            <w:tcW w:w="1984" w:type="dxa"/>
          </w:tcPr>
          <w:p w14:paraId="17F0F2B8" w14:textId="77777777" w:rsidR="003836FA" w:rsidRPr="00C26C40" w:rsidRDefault="003836FA" w:rsidP="00870DFD">
            <w:pPr>
              <w:rPr>
                <w:lang w:val="en-GB"/>
              </w:rPr>
            </w:pPr>
            <w:r w:rsidRPr="00C26C40">
              <w:rPr>
                <w:lang w:val="en-GB"/>
              </w:rPr>
              <w:t>297.5</w:t>
            </w:r>
          </w:p>
        </w:tc>
      </w:tr>
      <w:tr w:rsidR="003836FA" w:rsidRPr="00C26C40" w14:paraId="735C3A4C" w14:textId="77777777" w:rsidTr="00870DFD">
        <w:trPr>
          <w:jc w:val="center"/>
        </w:trPr>
        <w:tc>
          <w:tcPr>
            <w:tcW w:w="1600" w:type="dxa"/>
          </w:tcPr>
          <w:p w14:paraId="304707D7" w14:textId="77777777" w:rsidR="003836FA" w:rsidRPr="00C26C40" w:rsidRDefault="003836FA" w:rsidP="00870DFD">
            <w:pPr>
              <w:rPr>
                <w:lang w:val="en-GB"/>
              </w:rPr>
            </w:pPr>
            <m:oMathPara>
              <m:oMath>
                <m:r>
                  <w:rPr>
                    <w:rFonts w:ascii="Cambria Math" w:hAnsi="Cambria Math"/>
                    <w:lang w:val="en-GB"/>
                  </w:rPr>
                  <m:t>C</m:t>
                </m:r>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2</m:t>
                    </m:r>
                  </m:sub>
                </m:sSub>
              </m:oMath>
            </m:oMathPara>
          </w:p>
        </w:tc>
        <w:tc>
          <w:tcPr>
            <w:tcW w:w="2506" w:type="dxa"/>
          </w:tcPr>
          <w:p w14:paraId="30049C32" w14:textId="77777777" w:rsidR="003836FA" w:rsidRPr="00C26C40" w:rsidRDefault="003836FA" w:rsidP="00870DFD">
            <w:pPr>
              <w:rPr>
                <w:lang w:val="en-GB"/>
              </w:rPr>
            </w:pPr>
            <w:r w:rsidRPr="00C26C40">
              <w:rPr>
                <w:lang w:val="en-GB"/>
              </w:rPr>
              <w:t>1.10</w:t>
            </w:r>
          </w:p>
        </w:tc>
        <w:tc>
          <w:tcPr>
            <w:tcW w:w="1843" w:type="dxa"/>
          </w:tcPr>
          <w:p w14:paraId="3BE902E1" w14:textId="77777777" w:rsidR="003836FA" w:rsidRPr="00C26C40" w:rsidRDefault="003836FA" w:rsidP="00870DFD">
            <w:pPr>
              <w:rPr>
                <w:lang w:val="en-GB"/>
              </w:rPr>
            </w:pPr>
            <w:r w:rsidRPr="00C26C40">
              <w:rPr>
                <w:lang w:val="en-GB"/>
              </w:rPr>
              <w:t>0.04401</w:t>
            </w:r>
          </w:p>
        </w:tc>
        <w:tc>
          <w:tcPr>
            <w:tcW w:w="1984" w:type="dxa"/>
          </w:tcPr>
          <w:p w14:paraId="75204DF9" w14:textId="77777777" w:rsidR="003836FA" w:rsidRPr="00C26C40" w:rsidRDefault="003836FA" w:rsidP="00870DFD">
            <w:pPr>
              <w:rPr>
                <w:lang w:val="en-GB"/>
              </w:rPr>
            </w:pPr>
            <w:r w:rsidRPr="00C26C40">
              <w:rPr>
                <w:lang w:val="en-GB"/>
              </w:rPr>
              <w:t>174.3</w:t>
            </w:r>
          </w:p>
        </w:tc>
      </w:tr>
      <w:tr w:rsidR="003836FA" w:rsidRPr="00C26C40" w14:paraId="00726D54" w14:textId="77777777" w:rsidTr="00870DFD">
        <w:trPr>
          <w:jc w:val="center"/>
        </w:trPr>
        <w:tc>
          <w:tcPr>
            <w:tcW w:w="1600" w:type="dxa"/>
          </w:tcPr>
          <w:p w14:paraId="343564BB" w14:textId="77777777" w:rsidR="003836FA" w:rsidRPr="00C26C40" w:rsidRDefault="003D0B1E" w:rsidP="00870DFD">
            <w:pPr>
              <w:rPr>
                <w:lang w:val="en-GB"/>
              </w:rPr>
            </w:pPr>
            <m:oMathPara>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2</m:t>
                    </m:r>
                  </m:sub>
                </m:sSub>
                <m:r>
                  <w:rPr>
                    <w:rFonts w:ascii="Cambria Math" w:hAnsi="Cambria Math"/>
                    <w:lang w:val="en-GB"/>
                  </w:rPr>
                  <m:t xml:space="preserve"> (carrier)</m:t>
                </m:r>
              </m:oMath>
            </m:oMathPara>
          </w:p>
        </w:tc>
        <w:tc>
          <w:tcPr>
            <w:tcW w:w="2506" w:type="dxa"/>
          </w:tcPr>
          <w:p w14:paraId="7F661BCB" w14:textId="77777777" w:rsidR="003836FA" w:rsidRPr="00C26C40" w:rsidRDefault="003836FA" w:rsidP="00870DFD">
            <w:pPr>
              <w:rPr>
                <w:lang w:val="en-GB"/>
              </w:rPr>
            </w:pPr>
            <w:r w:rsidRPr="00C26C40">
              <w:rPr>
                <w:lang w:val="en-GB"/>
              </w:rPr>
              <w:t>3.70</w:t>
            </w:r>
          </w:p>
        </w:tc>
        <w:tc>
          <w:tcPr>
            <w:tcW w:w="1843" w:type="dxa"/>
          </w:tcPr>
          <w:p w14:paraId="0B452DFD" w14:textId="77777777" w:rsidR="003836FA" w:rsidRPr="00C26C40" w:rsidRDefault="003836FA" w:rsidP="00870DFD">
            <w:pPr>
              <w:rPr>
                <w:lang w:val="en-GB"/>
              </w:rPr>
            </w:pPr>
            <w:r w:rsidRPr="00C26C40">
              <w:rPr>
                <w:lang w:val="en-GB"/>
              </w:rPr>
              <w:t>0.02801</w:t>
            </w:r>
          </w:p>
        </w:tc>
        <w:tc>
          <w:tcPr>
            <w:tcW w:w="1984" w:type="dxa"/>
          </w:tcPr>
          <w:p w14:paraId="78020478" w14:textId="77777777" w:rsidR="003836FA" w:rsidRPr="00C26C40" w:rsidRDefault="003836FA" w:rsidP="00870DFD">
            <w:pPr>
              <w:rPr>
                <w:lang w:val="en-GB"/>
              </w:rPr>
            </w:pPr>
            <w:r w:rsidRPr="00C26C40">
              <w:rPr>
                <w:lang w:val="en-GB"/>
              </w:rPr>
              <w:t>373.0</w:t>
            </w:r>
          </w:p>
        </w:tc>
      </w:tr>
      <w:tr w:rsidR="003836FA" w:rsidRPr="00C26C40" w14:paraId="3A379CF6" w14:textId="77777777" w:rsidTr="00870DFD">
        <w:trPr>
          <w:jc w:val="center"/>
        </w:trPr>
        <w:tc>
          <w:tcPr>
            <w:tcW w:w="1600" w:type="dxa"/>
          </w:tcPr>
          <w:p w14:paraId="40D8DB33" w14:textId="77777777" w:rsidR="003836FA" w:rsidRPr="00C26C40" w:rsidRDefault="003D0B1E" w:rsidP="00870DFD">
            <w:pPr>
              <w:rPr>
                <w:lang w:val="en-GB"/>
              </w:rPr>
            </w:pPr>
            <m:oMathPara>
              <m:oMath>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2</m:t>
                    </m:r>
                  </m:sub>
                </m:sSub>
              </m:oMath>
            </m:oMathPara>
          </w:p>
        </w:tc>
        <w:tc>
          <w:tcPr>
            <w:tcW w:w="2506" w:type="dxa"/>
          </w:tcPr>
          <w:p w14:paraId="5A5E0965" w14:textId="77777777" w:rsidR="003836FA" w:rsidRPr="00C26C40" w:rsidRDefault="003836FA" w:rsidP="00870DFD">
            <w:pPr>
              <w:rPr>
                <w:lang w:val="en-GB"/>
              </w:rPr>
            </w:pPr>
            <w:r w:rsidRPr="00C26C40">
              <w:rPr>
                <w:lang w:val="en-GB"/>
              </w:rPr>
              <w:t>1.16</w:t>
            </w:r>
          </w:p>
        </w:tc>
        <w:tc>
          <w:tcPr>
            <w:tcW w:w="1843" w:type="dxa"/>
          </w:tcPr>
          <w:p w14:paraId="649B5323" w14:textId="77777777" w:rsidR="003836FA" w:rsidRPr="00C26C40" w:rsidRDefault="003836FA" w:rsidP="00870DFD">
            <w:pPr>
              <w:rPr>
                <w:lang w:val="en-GB"/>
              </w:rPr>
            </w:pPr>
            <w:r w:rsidRPr="00C26C40">
              <w:rPr>
                <w:lang w:val="en-GB"/>
              </w:rPr>
              <w:t>0.03200</w:t>
            </w:r>
          </w:p>
        </w:tc>
        <w:tc>
          <w:tcPr>
            <w:tcW w:w="1984" w:type="dxa"/>
          </w:tcPr>
          <w:p w14:paraId="35D151B0" w14:textId="77777777" w:rsidR="003836FA" w:rsidRPr="00C26C40" w:rsidRDefault="003836FA" w:rsidP="00870DFD">
            <w:pPr>
              <w:rPr>
                <w:lang w:val="en-GB"/>
              </w:rPr>
            </w:pPr>
            <w:r w:rsidRPr="00C26C40">
              <w:rPr>
                <w:lang w:val="en-GB"/>
              </w:rPr>
              <w:t>133.6</w:t>
            </w:r>
          </w:p>
        </w:tc>
      </w:tr>
      <w:tr w:rsidR="003836FA" w:rsidRPr="00C26C40" w14:paraId="7ABB5ED0" w14:textId="77777777" w:rsidTr="00870DFD">
        <w:trPr>
          <w:jc w:val="center"/>
        </w:trPr>
        <w:tc>
          <w:tcPr>
            <w:tcW w:w="1600" w:type="dxa"/>
          </w:tcPr>
          <w:p w14:paraId="028D62E9" w14:textId="77777777" w:rsidR="003836FA" w:rsidRPr="00C26C40" w:rsidRDefault="003D0B1E" w:rsidP="00870DFD">
            <w:pPr>
              <w:rPr>
                <w:lang w:val="en-GB"/>
              </w:rPr>
            </w:pPr>
            <m:oMathPara>
              <m:oMath>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2</m:t>
                    </m:r>
                  </m:sub>
                </m:sSub>
                <m:r>
                  <w:rPr>
                    <w:rFonts w:ascii="Cambria Math" w:hAnsi="Cambria Math"/>
                    <w:lang w:val="en-GB"/>
                  </w:rPr>
                  <m:t>O</m:t>
                </m:r>
              </m:oMath>
            </m:oMathPara>
          </w:p>
        </w:tc>
        <w:tc>
          <w:tcPr>
            <w:tcW w:w="2506" w:type="dxa"/>
          </w:tcPr>
          <w:p w14:paraId="05183A72" w14:textId="77777777" w:rsidR="003836FA" w:rsidRPr="00C26C40" w:rsidRDefault="003836FA" w:rsidP="00870DFD">
            <w:pPr>
              <w:rPr>
                <w:lang w:val="en-GB"/>
              </w:rPr>
            </w:pPr>
            <w:r w:rsidRPr="00C26C40">
              <w:rPr>
                <w:lang w:val="en-GB"/>
              </w:rPr>
              <w:t>0</w:t>
            </w:r>
          </w:p>
        </w:tc>
        <w:tc>
          <w:tcPr>
            <w:tcW w:w="1843" w:type="dxa"/>
          </w:tcPr>
          <w:p w14:paraId="0D86EAEE" w14:textId="77777777" w:rsidR="003836FA" w:rsidRPr="00C26C40" w:rsidRDefault="003836FA" w:rsidP="00870DFD">
            <w:pPr>
              <w:rPr>
                <w:lang w:val="en-GB"/>
              </w:rPr>
            </w:pPr>
            <w:r w:rsidRPr="00C26C40">
              <w:rPr>
                <w:lang w:val="en-GB"/>
              </w:rPr>
              <w:t>0.01802</w:t>
            </w:r>
          </w:p>
        </w:tc>
        <w:tc>
          <w:tcPr>
            <w:tcW w:w="1984" w:type="dxa"/>
          </w:tcPr>
          <w:p w14:paraId="0BEF69D2" w14:textId="77777777" w:rsidR="003836FA" w:rsidRPr="00C26C40" w:rsidRDefault="003836FA" w:rsidP="00870DFD">
            <w:pPr>
              <w:rPr>
                <w:lang w:val="en-GB"/>
              </w:rPr>
            </w:pPr>
            <w:r w:rsidRPr="00C26C40">
              <w:rPr>
                <w:lang w:val="en-GB"/>
              </w:rPr>
              <w:t>0</w:t>
            </w:r>
          </w:p>
        </w:tc>
      </w:tr>
      <w:tr w:rsidR="003836FA" w:rsidRPr="00C26C40" w14:paraId="7F919FBA" w14:textId="77777777" w:rsidTr="00870DFD">
        <w:trPr>
          <w:jc w:val="center"/>
        </w:trPr>
        <w:tc>
          <w:tcPr>
            <w:tcW w:w="1600" w:type="dxa"/>
          </w:tcPr>
          <w:p w14:paraId="013138A1" w14:textId="77777777" w:rsidR="003836FA" w:rsidRPr="00C26C40" w:rsidRDefault="003836FA" w:rsidP="00870DFD">
            <w:pPr>
              <w:rPr>
                <w:b/>
                <w:bCs/>
                <w:lang w:val="en-GB"/>
              </w:rPr>
            </w:pPr>
            <w:r w:rsidRPr="00C26C40">
              <w:rPr>
                <w:b/>
                <w:bCs/>
                <w:lang w:val="en-GB"/>
              </w:rPr>
              <w:t>Total</w:t>
            </w:r>
          </w:p>
        </w:tc>
        <w:tc>
          <w:tcPr>
            <w:tcW w:w="2506" w:type="dxa"/>
          </w:tcPr>
          <w:p w14:paraId="5856394D" w14:textId="77777777" w:rsidR="003836FA" w:rsidRPr="00C26C40" w:rsidRDefault="003836FA" w:rsidP="00870DFD">
            <w:pPr>
              <w:rPr>
                <w:b/>
                <w:bCs/>
                <w:lang w:val="en-GB"/>
              </w:rPr>
            </w:pPr>
            <w:r w:rsidRPr="00C26C40">
              <w:rPr>
                <w:b/>
                <w:bCs/>
                <w:lang w:val="en-GB"/>
              </w:rPr>
              <w:t>8.91</w:t>
            </w:r>
          </w:p>
        </w:tc>
        <w:tc>
          <w:tcPr>
            <w:tcW w:w="1843" w:type="dxa"/>
          </w:tcPr>
          <w:p w14:paraId="7EE11D61" w14:textId="77777777" w:rsidR="003836FA" w:rsidRPr="00C26C40" w:rsidRDefault="003836FA" w:rsidP="00870DFD">
            <w:pPr>
              <w:rPr>
                <w:b/>
                <w:bCs/>
                <w:lang w:val="en-GB"/>
              </w:rPr>
            </w:pPr>
            <w:r w:rsidRPr="00C26C40">
              <w:rPr>
                <w:b/>
                <w:bCs/>
                <w:lang w:val="en-GB"/>
              </w:rPr>
              <w:t>—</w:t>
            </w:r>
          </w:p>
        </w:tc>
        <w:tc>
          <w:tcPr>
            <w:tcW w:w="1984" w:type="dxa"/>
          </w:tcPr>
          <w:p w14:paraId="1D3118D0" w14:textId="77777777" w:rsidR="003836FA" w:rsidRPr="00C26C40" w:rsidRDefault="003836FA" w:rsidP="00870DFD">
            <w:pPr>
              <w:rPr>
                <w:b/>
                <w:bCs/>
                <w:lang w:val="en-GB"/>
              </w:rPr>
            </w:pPr>
            <w:r w:rsidRPr="00C26C40">
              <w:rPr>
                <w:b/>
                <w:bCs/>
                <w:lang w:val="en-GB"/>
              </w:rPr>
              <w:t>978.4</w:t>
            </w:r>
          </w:p>
        </w:tc>
      </w:tr>
    </w:tbl>
    <w:p w14:paraId="10A99D4E" w14:textId="77777777" w:rsidR="003836FA" w:rsidRPr="00C26C40" w:rsidRDefault="003836FA" w:rsidP="003836FA"/>
    <w:p w14:paraId="56048131" w14:textId="77777777" w:rsidR="003836FA" w:rsidRPr="00C26C40" w:rsidRDefault="003836FA" w:rsidP="003836FA">
      <w:r w:rsidRPr="00C26C40">
        <w:t xml:space="preserve">Note: The CO/O₂ molar ratio of </w:t>
      </w:r>
      <m:oMath>
        <m:r>
          <w:rPr>
            <w:rFonts w:ascii="Cambria Math" w:hAnsi="Cambria Math"/>
          </w:rPr>
          <m:t>2.95/1.16 = 2.54</m:t>
        </m:r>
      </m:oMath>
      <w:r w:rsidRPr="00C26C40">
        <w:t xml:space="preserve"> is significantly above the stoichiometric ratio of 2.0, ensuring a net reducing atmosphere throughout the kiln and preventing re-oxidation of magnetite product.</w:t>
      </w:r>
    </w:p>
    <w:p w14:paraId="05DD1610" w14:textId="77777777" w:rsidR="003836FA" w:rsidRPr="00C26C40" w:rsidRDefault="003836FA" w:rsidP="00726850">
      <w:pPr>
        <w:pStyle w:val="Heading4"/>
      </w:pPr>
      <w:bookmarkStart w:id="221" w:name="_Toc233209433"/>
      <w:r w:rsidRPr="00C26C40">
        <w:t>Chemical Reactions and Thermochemistry</w:t>
      </w:r>
      <w:bookmarkEnd w:id="221"/>
    </w:p>
    <w:p w14:paraId="0DA40E73" w14:textId="77777777" w:rsidR="003836FA" w:rsidRPr="00C26C40" w:rsidRDefault="003836FA" w:rsidP="003836FA">
      <w:r w:rsidRPr="00C26C40">
        <w:t>Three chemical reactions are modelled. The enthalpy values are standard state values referenced to 298 K and adjusted at operating temperatures through heat capacity integration.</w:t>
      </w:r>
    </w:p>
    <w:p w14:paraId="69CB12D0" w14:textId="2E2C6F04" w:rsidR="003836FA" w:rsidRPr="00C26C40" w:rsidRDefault="003836FA" w:rsidP="003836FA">
      <w:pPr>
        <w:pStyle w:val="Caption"/>
        <w:keepNext/>
        <w:rPr>
          <w:sz w:val="24"/>
          <w:szCs w:val="24"/>
        </w:rPr>
      </w:pPr>
      <w:bookmarkStart w:id="222" w:name="_Toc233741446"/>
      <w:bookmarkStart w:id="223" w:name="_Toc237244835"/>
      <w:r w:rsidRPr="00C26C40">
        <w:rPr>
          <w:sz w:val="24"/>
          <w:szCs w:val="24"/>
        </w:rPr>
        <w:t xml:space="preserve">Table </w:t>
      </w:r>
      <w:r w:rsidR="00B61202">
        <w:rPr>
          <w:sz w:val="24"/>
          <w:szCs w:val="24"/>
        </w:rPr>
        <w:fldChar w:fldCharType="begin"/>
      </w:r>
      <w:r w:rsidR="00B61202">
        <w:rPr>
          <w:sz w:val="24"/>
          <w:szCs w:val="24"/>
        </w:rPr>
        <w:instrText xml:space="preserve"> STYLEREF 1 \s </w:instrText>
      </w:r>
      <w:r w:rsidR="00B61202">
        <w:rPr>
          <w:sz w:val="24"/>
          <w:szCs w:val="24"/>
        </w:rPr>
        <w:fldChar w:fldCharType="separate"/>
      </w:r>
      <w:r w:rsidR="006221B8">
        <w:rPr>
          <w:noProof/>
          <w:sz w:val="24"/>
          <w:szCs w:val="24"/>
        </w:rPr>
        <w:t>6</w:t>
      </w:r>
      <w:r w:rsidR="00B61202">
        <w:rPr>
          <w:sz w:val="24"/>
          <w:szCs w:val="24"/>
        </w:rPr>
        <w:fldChar w:fldCharType="end"/>
      </w:r>
      <w:r w:rsidR="00B61202">
        <w:rPr>
          <w:sz w:val="24"/>
          <w:szCs w:val="24"/>
        </w:rPr>
        <w:noBreakHyphen/>
      </w:r>
      <w:r w:rsidR="00B61202">
        <w:rPr>
          <w:sz w:val="24"/>
          <w:szCs w:val="24"/>
        </w:rPr>
        <w:fldChar w:fldCharType="begin"/>
      </w:r>
      <w:r w:rsidR="00B61202">
        <w:rPr>
          <w:sz w:val="24"/>
          <w:szCs w:val="24"/>
        </w:rPr>
        <w:instrText xml:space="preserve"> SEQ Table \* ARABIC \s 1 </w:instrText>
      </w:r>
      <w:r w:rsidR="00B61202">
        <w:rPr>
          <w:sz w:val="24"/>
          <w:szCs w:val="24"/>
        </w:rPr>
        <w:fldChar w:fldCharType="separate"/>
      </w:r>
      <w:r w:rsidR="006221B8">
        <w:rPr>
          <w:noProof/>
          <w:sz w:val="24"/>
          <w:szCs w:val="24"/>
        </w:rPr>
        <w:t>4</w:t>
      </w:r>
      <w:r w:rsidR="00B61202">
        <w:rPr>
          <w:sz w:val="24"/>
          <w:szCs w:val="24"/>
        </w:rPr>
        <w:fldChar w:fldCharType="end"/>
      </w:r>
      <w:r w:rsidRPr="00C26C40">
        <w:rPr>
          <w:sz w:val="24"/>
          <w:szCs w:val="24"/>
        </w:rPr>
        <w:t xml:space="preserve"> Chemical reactions and standard enthalpies.</w:t>
      </w:r>
      <w:bookmarkEnd w:id="222"/>
      <w:bookmarkEnd w:id="223"/>
    </w:p>
    <w:tbl>
      <w:tblPr>
        <w:tblStyle w:val="TableGrid"/>
        <w:tblW w:w="8500" w:type="dxa"/>
        <w:tblLook w:val="0000" w:firstRow="0" w:lastRow="0" w:firstColumn="0" w:lastColumn="0" w:noHBand="0" w:noVBand="0"/>
      </w:tblPr>
      <w:tblGrid>
        <w:gridCol w:w="500"/>
        <w:gridCol w:w="3039"/>
        <w:gridCol w:w="1276"/>
        <w:gridCol w:w="1417"/>
        <w:gridCol w:w="2268"/>
      </w:tblGrid>
      <w:tr w:rsidR="003836FA" w:rsidRPr="00C26C40" w14:paraId="6FA2A170" w14:textId="77777777" w:rsidTr="000A51F0">
        <w:tc>
          <w:tcPr>
            <w:tcW w:w="500" w:type="dxa"/>
          </w:tcPr>
          <w:p w14:paraId="2E9DA8E1" w14:textId="77777777" w:rsidR="003836FA" w:rsidRPr="00C26C40" w:rsidRDefault="003836FA" w:rsidP="000A51F0">
            <w:pPr>
              <w:pStyle w:val="Table"/>
              <w:rPr>
                <w:sz w:val="22"/>
                <w:szCs w:val="22"/>
                <w:lang w:val="en-GB"/>
              </w:rPr>
            </w:pPr>
            <w:r w:rsidRPr="00C26C40">
              <w:rPr>
                <w:sz w:val="22"/>
                <w:szCs w:val="22"/>
                <w:lang w:val="en-GB"/>
              </w:rPr>
              <w:t>#</w:t>
            </w:r>
          </w:p>
        </w:tc>
        <w:tc>
          <w:tcPr>
            <w:tcW w:w="3039" w:type="dxa"/>
          </w:tcPr>
          <w:p w14:paraId="7164881E" w14:textId="77777777" w:rsidR="003836FA" w:rsidRPr="00C26C40" w:rsidRDefault="003836FA" w:rsidP="000A51F0">
            <w:pPr>
              <w:pStyle w:val="Table"/>
              <w:rPr>
                <w:sz w:val="22"/>
                <w:szCs w:val="22"/>
                <w:lang w:val="en-GB"/>
              </w:rPr>
            </w:pPr>
            <w:r w:rsidRPr="00C26C40">
              <w:rPr>
                <w:sz w:val="22"/>
                <w:szCs w:val="22"/>
                <w:lang w:val="en-GB"/>
              </w:rPr>
              <w:t>Reaction</w:t>
            </w:r>
          </w:p>
        </w:tc>
        <w:tc>
          <w:tcPr>
            <w:tcW w:w="1276" w:type="dxa"/>
          </w:tcPr>
          <w:p w14:paraId="38C6D292" w14:textId="77777777" w:rsidR="003836FA" w:rsidRPr="00C26C40" w:rsidRDefault="003836FA" w:rsidP="000A51F0">
            <w:pPr>
              <w:pStyle w:val="Table"/>
              <w:rPr>
                <w:sz w:val="22"/>
                <w:szCs w:val="22"/>
                <w:lang w:val="en-GB"/>
              </w:rPr>
            </w:pPr>
            <w:r w:rsidRPr="00C26C40">
              <w:rPr>
                <w:sz w:val="22"/>
                <w:szCs w:val="22"/>
                <w:lang w:val="en-GB"/>
              </w:rPr>
              <w:t>Phase</w:t>
            </w:r>
          </w:p>
        </w:tc>
        <w:tc>
          <w:tcPr>
            <w:tcW w:w="1417" w:type="dxa"/>
          </w:tcPr>
          <w:p w14:paraId="3E8905A1" w14:textId="77777777" w:rsidR="003836FA" w:rsidRPr="00C26C40" w:rsidRDefault="003836FA" w:rsidP="000A51F0">
            <w:pPr>
              <w:pStyle w:val="Table"/>
              <w:rPr>
                <w:sz w:val="22"/>
                <w:szCs w:val="22"/>
                <w:lang w:val="en-GB"/>
              </w:rPr>
            </w:pPr>
            <w:r w:rsidRPr="00C26C40">
              <w:rPr>
                <w:sz w:val="22"/>
                <w:szCs w:val="22"/>
                <w:lang w:val="en-GB"/>
              </w:rPr>
              <w:t>Type</w:t>
            </w:r>
          </w:p>
        </w:tc>
        <w:tc>
          <w:tcPr>
            <w:tcW w:w="2268" w:type="dxa"/>
          </w:tcPr>
          <w:p w14:paraId="29A9BC1E" w14:textId="77777777" w:rsidR="003836FA" w:rsidRPr="00C26C40" w:rsidRDefault="003836FA" w:rsidP="000A51F0">
            <w:pPr>
              <w:pStyle w:val="Table"/>
              <w:rPr>
                <w:sz w:val="22"/>
                <w:szCs w:val="22"/>
                <w:lang w:val="en-GB"/>
              </w:rPr>
            </w:pPr>
            <w:r w:rsidRPr="00C26C40">
              <w:rPr>
                <w:sz w:val="22"/>
                <w:szCs w:val="22"/>
                <w:lang w:val="en-GB"/>
              </w:rPr>
              <w:t>ΔH (J/mol)</w:t>
            </w:r>
          </w:p>
        </w:tc>
      </w:tr>
      <w:tr w:rsidR="003836FA" w:rsidRPr="00C26C40" w14:paraId="507056A5" w14:textId="77777777" w:rsidTr="000A51F0">
        <w:tc>
          <w:tcPr>
            <w:tcW w:w="500" w:type="dxa"/>
          </w:tcPr>
          <w:p w14:paraId="4D183E06" w14:textId="77777777" w:rsidR="003836FA" w:rsidRPr="00C26C40" w:rsidRDefault="003836FA" w:rsidP="000A51F0">
            <w:pPr>
              <w:pStyle w:val="Table"/>
              <w:rPr>
                <w:sz w:val="22"/>
                <w:szCs w:val="22"/>
                <w:lang w:val="en-GB"/>
              </w:rPr>
            </w:pPr>
            <w:r w:rsidRPr="00C26C40">
              <w:rPr>
                <w:sz w:val="22"/>
                <w:szCs w:val="22"/>
                <w:lang w:val="en-GB"/>
              </w:rPr>
              <w:lastRenderedPageBreak/>
              <w:t>R1</w:t>
            </w:r>
          </w:p>
        </w:tc>
        <w:tc>
          <w:tcPr>
            <w:tcW w:w="3039" w:type="dxa"/>
          </w:tcPr>
          <w:p w14:paraId="36103B3B" w14:textId="77777777" w:rsidR="003836FA" w:rsidRPr="00C26C40" w:rsidRDefault="003836FA" w:rsidP="000A51F0">
            <w:pPr>
              <w:pStyle w:val="Table"/>
              <w:rPr>
                <w:sz w:val="22"/>
                <w:szCs w:val="22"/>
                <w:lang w:val="en-GB"/>
              </w:rPr>
            </w:pPr>
            <w:r w:rsidRPr="00C26C40">
              <w:rPr>
                <w:sz w:val="22"/>
                <w:szCs w:val="22"/>
                <w:lang w:val="en-GB"/>
              </w:rPr>
              <w:t>Gibbsite dehydration</w:t>
            </w:r>
          </w:p>
        </w:tc>
        <w:tc>
          <w:tcPr>
            <w:tcW w:w="1276" w:type="dxa"/>
          </w:tcPr>
          <w:p w14:paraId="27BD121D" w14:textId="77777777" w:rsidR="003836FA" w:rsidRPr="00C26C40" w:rsidRDefault="003836FA" w:rsidP="000A51F0">
            <w:pPr>
              <w:pStyle w:val="Table"/>
              <w:rPr>
                <w:sz w:val="22"/>
                <w:szCs w:val="22"/>
                <w:lang w:val="en-GB"/>
              </w:rPr>
            </w:pPr>
            <w:r w:rsidRPr="00C26C40">
              <w:rPr>
                <w:sz w:val="22"/>
                <w:szCs w:val="22"/>
                <w:lang w:val="en-GB"/>
              </w:rPr>
              <w:t>Solid-Gas</w:t>
            </w:r>
          </w:p>
        </w:tc>
        <w:tc>
          <w:tcPr>
            <w:tcW w:w="1417" w:type="dxa"/>
          </w:tcPr>
          <w:p w14:paraId="1B6CA78C" w14:textId="77777777" w:rsidR="003836FA" w:rsidRPr="00C26C40" w:rsidRDefault="003836FA" w:rsidP="000A51F0">
            <w:pPr>
              <w:pStyle w:val="Table"/>
              <w:rPr>
                <w:sz w:val="22"/>
                <w:szCs w:val="22"/>
                <w:lang w:val="en-GB"/>
              </w:rPr>
            </w:pPr>
            <w:r w:rsidRPr="00C26C40">
              <w:rPr>
                <w:sz w:val="22"/>
                <w:szCs w:val="22"/>
                <w:lang w:val="en-GB"/>
              </w:rPr>
              <w:t>Endothermic</w:t>
            </w:r>
          </w:p>
        </w:tc>
        <w:tc>
          <w:tcPr>
            <w:tcW w:w="2268" w:type="dxa"/>
          </w:tcPr>
          <w:p w14:paraId="32646480" w14:textId="77777777" w:rsidR="003836FA" w:rsidRPr="00C26C40" w:rsidRDefault="003836FA" w:rsidP="000A51F0">
            <w:pPr>
              <w:pStyle w:val="Table"/>
              <w:rPr>
                <w:sz w:val="22"/>
                <w:szCs w:val="22"/>
                <w:lang w:val="en-GB"/>
              </w:rPr>
            </w:pPr>
            <w:r w:rsidRPr="00C26C40">
              <w:rPr>
                <w:sz w:val="22"/>
                <w:szCs w:val="22"/>
                <w:lang w:val="en-GB"/>
              </w:rPr>
              <w:t xml:space="preserve">+75,300 per mol </w:t>
            </w:r>
            <m:oMath>
              <m:r>
                <w:rPr>
                  <w:rFonts w:ascii="Cambria Math" w:hAnsi="Cambria Math"/>
                  <w:sz w:val="22"/>
                  <w:szCs w:val="22"/>
                  <w:lang w:val="en-GB"/>
                </w:rPr>
                <m:t>Al</m:t>
              </m:r>
              <m:sSub>
                <m:sSubPr>
                  <m:ctrlPr>
                    <w:rPr>
                      <w:rFonts w:ascii="Cambria Math" w:hAnsi="Cambria Math"/>
                      <w:i/>
                      <w:sz w:val="22"/>
                      <w:szCs w:val="22"/>
                      <w:lang w:val="en-GB"/>
                    </w:rPr>
                  </m:ctrlPr>
                </m:sSubPr>
                <m:e>
                  <m:d>
                    <m:dPr>
                      <m:ctrlPr>
                        <w:rPr>
                          <w:rFonts w:ascii="Cambria Math" w:hAnsi="Cambria Math"/>
                          <w:i/>
                          <w:sz w:val="22"/>
                          <w:szCs w:val="22"/>
                          <w:lang w:val="en-GB"/>
                        </w:rPr>
                      </m:ctrlPr>
                    </m:dPr>
                    <m:e>
                      <m:r>
                        <w:rPr>
                          <w:rFonts w:ascii="Cambria Math" w:hAnsi="Cambria Math"/>
                          <w:sz w:val="22"/>
                          <w:szCs w:val="22"/>
                          <w:lang w:val="en-GB"/>
                        </w:rPr>
                        <m:t>OH</m:t>
                      </m:r>
                    </m:e>
                  </m:d>
                </m:e>
                <m:sub>
                  <m:r>
                    <w:rPr>
                      <w:rFonts w:ascii="Cambria Math" w:hAnsi="Cambria Math"/>
                      <w:sz w:val="22"/>
                      <w:szCs w:val="22"/>
                      <w:lang w:val="en-GB"/>
                    </w:rPr>
                    <m:t>3</m:t>
                  </m:r>
                </m:sub>
              </m:sSub>
            </m:oMath>
          </w:p>
        </w:tc>
      </w:tr>
      <w:tr w:rsidR="003836FA" w:rsidRPr="00C26C40" w14:paraId="7CF1FA45" w14:textId="77777777" w:rsidTr="000A51F0">
        <w:tc>
          <w:tcPr>
            <w:tcW w:w="500" w:type="dxa"/>
          </w:tcPr>
          <w:p w14:paraId="00B8D11C" w14:textId="77777777" w:rsidR="003836FA" w:rsidRPr="00C26C40" w:rsidRDefault="003836FA" w:rsidP="000A51F0">
            <w:pPr>
              <w:pStyle w:val="Table"/>
              <w:rPr>
                <w:sz w:val="22"/>
                <w:szCs w:val="22"/>
                <w:lang w:val="en-GB"/>
              </w:rPr>
            </w:pPr>
            <w:r w:rsidRPr="00C26C40">
              <w:rPr>
                <w:sz w:val="22"/>
                <w:szCs w:val="22"/>
                <w:lang w:val="en-GB"/>
              </w:rPr>
              <w:t>R2</w:t>
            </w:r>
          </w:p>
        </w:tc>
        <w:tc>
          <w:tcPr>
            <w:tcW w:w="3039" w:type="dxa"/>
          </w:tcPr>
          <w:p w14:paraId="4D3AD87E" w14:textId="77777777" w:rsidR="003836FA" w:rsidRPr="00C26C40" w:rsidRDefault="003836FA" w:rsidP="000A51F0">
            <w:pPr>
              <w:pStyle w:val="Table"/>
              <w:rPr>
                <w:sz w:val="22"/>
                <w:szCs w:val="22"/>
                <w:lang w:val="en-GB"/>
              </w:rPr>
            </w:pPr>
            <w:r w:rsidRPr="00C26C40">
              <w:rPr>
                <w:sz w:val="22"/>
                <w:szCs w:val="22"/>
                <w:lang w:val="en-GB"/>
              </w:rPr>
              <w:t>Reduction of Haematite</w:t>
            </w:r>
          </w:p>
        </w:tc>
        <w:tc>
          <w:tcPr>
            <w:tcW w:w="1276" w:type="dxa"/>
          </w:tcPr>
          <w:p w14:paraId="659031E3" w14:textId="77777777" w:rsidR="003836FA" w:rsidRPr="00C26C40" w:rsidRDefault="003836FA" w:rsidP="000A51F0">
            <w:pPr>
              <w:pStyle w:val="Table"/>
              <w:rPr>
                <w:sz w:val="22"/>
                <w:szCs w:val="22"/>
                <w:lang w:val="en-GB"/>
              </w:rPr>
            </w:pPr>
            <w:r w:rsidRPr="00C26C40">
              <w:rPr>
                <w:sz w:val="22"/>
                <w:szCs w:val="22"/>
                <w:lang w:val="en-GB"/>
              </w:rPr>
              <w:t>Solid-Gas</w:t>
            </w:r>
          </w:p>
        </w:tc>
        <w:tc>
          <w:tcPr>
            <w:tcW w:w="1417" w:type="dxa"/>
          </w:tcPr>
          <w:p w14:paraId="67D6CE25" w14:textId="77777777" w:rsidR="003836FA" w:rsidRPr="00C26C40" w:rsidRDefault="003836FA" w:rsidP="000A51F0">
            <w:pPr>
              <w:pStyle w:val="Table"/>
              <w:rPr>
                <w:sz w:val="22"/>
                <w:szCs w:val="22"/>
                <w:lang w:val="en-GB"/>
              </w:rPr>
            </w:pPr>
            <w:r w:rsidRPr="00C26C40">
              <w:rPr>
                <w:sz w:val="22"/>
                <w:szCs w:val="22"/>
                <w:lang w:val="en-GB"/>
              </w:rPr>
              <w:t>Exothermic</w:t>
            </w:r>
          </w:p>
        </w:tc>
        <w:tc>
          <w:tcPr>
            <w:tcW w:w="2268" w:type="dxa"/>
          </w:tcPr>
          <w:p w14:paraId="36AF44DF" w14:textId="77777777" w:rsidR="003836FA" w:rsidRPr="00C26C40" w:rsidRDefault="003836FA" w:rsidP="000A51F0">
            <w:pPr>
              <w:pStyle w:val="Table"/>
              <w:rPr>
                <w:sz w:val="22"/>
                <w:szCs w:val="22"/>
                <w:lang w:val="en-GB"/>
              </w:rPr>
            </w:pPr>
            <w:r w:rsidRPr="00C26C40">
              <w:rPr>
                <w:sz w:val="22"/>
                <w:szCs w:val="22"/>
                <w:lang w:val="en-GB"/>
              </w:rPr>
              <w:t>−47,000 per mol CO</w:t>
            </w:r>
          </w:p>
        </w:tc>
      </w:tr>
      <w:tr w:rsidR="003836FA" w:rsidRPr="00C26C40" w14:paraId="24128FD7" w14:textId="77777777" w:rsidTr="000A51F0">
        <w:tc>
          <w:tcPr>
            <w:tcW w:w="500" w:type="dxa"/>
          </w:tcPr>
          <w:p w14:paraId="6A1B3268" w14:textId="77777777" w:rsidR="003836FA" w:rsidRPr="00C26C40" w:rsidRDefault="003836FA" w:rsidP="000A51F0">
            <w:pPr>
              <w:pStyle w:val="Table"/>
              <w:rPr>
                <w:sz w:val="22"/>
                <w:szCs w:val="22"/>
                <w:lang w:val="en-GB"/>
              </w:rPr>
            </w:pPr>
            <w:r w:rsidRPr="00C26C40">
              <w:rPr>
                <w:sz w:val="22"/>
                <w:szCs w:val="22"/>
                <w:lang w:val="en-GB"/>
              </w:rPr>
              <w:t>R3</w:t>
            </w:r>
          </w:p>
        </w:tc>
        <w:tc>
          <w:tcPr>
            <w:tcW w:w="3039" w:type="dxa"/>
          </w:tcPr>
          <w:p w14:paraId="3069BE09" w14:textId="77777777" w:rsidR="003836FA" w:rsidRPr="00C26C40" w:rsidRDefault="003836FA" w:rsidP="000A51F0">
            <w:pPr>
              <w:pStyle w:val="Table"/>
              <w:rPr>
                <w:sz w:val="22"/>
                <w:szCs w:val="22"/>
                <w:lang w:val="en-GB"/>
              </w:rPr>
            </w:pPr>
            <w:r w:rsidRPr="00C26C40">
              <w:rPr>
                <w:sz w:val="22"/>
                <w:szCs w:val="22"/>
                <w:lang w:val="en-GB"/>
              </w:rPr>
              <w:t>Combustion of Carbon monoxide</w:t>
            </w:r>
          </w:p>
        </w:tc>
        <w:tc>
          <w:tcPr>
            <w:tcW w:w="1276" w:type="dxa"/>
          </w:tcPr>
          <w:p w14:paraId="63AC3B94" w14:textId="77777777" w:rsidR="003836FA" w:rsidRPr="00C26C40" w:rsidRDefault="003836FA" w:rsidP="000A51F0">
            <w:pPr>
              <w:pStyle w:val="Table"/>
              <w:rPr>
                <w:sz w:val="22"/>
                <w:szCs w:val="22"/>
                <w:lang w:val="en-GB"/>
              </w:rPr>
            </w:pPr>
            <w:r w:rsidRPr="00C26C40">
              <w:rPr>
                <w:sz w:val="22"/>
                <w:szCs w:val="22"/>
                <w:lang w:val="en-GB"/>
              </w:rPr>
              <w:t>Gas-phase</w:t>
            </w:r>
          </w:p>
        </w:tc>
        <w:tc>
          <w:tcPr>
            <w:tcW w:w="1417" w:type="dxa"/>
          </w:tcPr>
          <w:p w14:paraId="61769493" w14:textId="77777777" w:rsidR="003836FA" w:rsidRPr="00C26C40" w:rsidRDefault="003836FA" w:rsidP="000A51F0">
            <w:pPr>
              <w:pStyle w:val="Table"/>
              <w:rPr>
                <w:sz w:val="22"/>
                <w:szCs w:val="22"/>
                <w:lang w:val="en-GB"/>
              </w:rPr>
            </w:pPr>
            <w:r w:rsidRPr="00C26C40">
              <w:rPr>
                <w:sz w:val="22"/>
                <w:szCs w:val="22"/>
                <w:lang w:val="en-GB"/>
              </w:rPr>
              <w:t>Exothermic</w:t>
            </w:r>
          </w:p>
        </w:tc>
        <w:tc>
          <w:tcPr>
            <w:tcW w:w="2268" w:type="dxa"/>
          </w:tcPr>
          <w:p w14:paraId="1D2EB641" w14:textId="77777777" w:rsidR="003836FA" w:rsidRPr="00C26C40" w:rsidRDefault="003836FA" w:rsidP="000A51F0">
            <w:pPr>
              <w:pStyle w:val="Table"/>
              <w:rPr>
                <w:sz w:val="22"/>
                <w:szCs w:val="22"/>
                <w:lang w:val="en-GB"/>
              </w:rPr>
            </w:pPr>
            <w:r w:rsidRPr="00C26C40">
              <w:rPr>
                <w:sz w:val="22"/>
                <w:szCs w:val="22"/>
                <w:lang w:val="en-GB"/>
              </w:rPr>
              <w:t>−283,000 per mol CO</w:t>
            </w:r>
          </w:p>
        </w:tc>
      </w:tr>
    </w:tbl>
    <w:p w14:paraId="1272081D" w14:textId="77777777" w:rsidR="002C5AA7" w:rsidRPr="00C26C40" w:rsidRDefault="002C5AA7" w:rsidP="002C5AA7">
      <w:bookmarkStart w:id="224" w:name="_Toc233209434"/>
    </w:p>
    <w:p w14:paraId="5FF403D6" w14:textId="53417D55" w:rsidR="003836FA" w:rsidRPr="00C26C40" w:rsidRDefault="003836FA" w:rsidP="00726850">
      <w:pPr>
        <w:pStyle w:val="Heading4"/>
      </w:pPr>
      <w:r w:rsidRPr="00C26C40">
        <w:t>Kiln Geometry and Kinematic Parameters</w:t>
      </w:r>
      <w:bookmarkEnd w:id="224"/>
    </w:p>
    <w:p w14:paraId="2F442127" w14:textId="0965F6E4" w:rsidR="003836FA" w:rsidRPr="00C26C40" w:rsidRDefault="003836FA" w:rsidP="003836FA">
      <w:pPr>
        <w:pStyle w:val="Caption"/>
        <w:keepNext/>
        <w:rPr>
          <w:sz w:val="24"/>
          <w:szCs w:val="24"/>
        </w:rPr>
      </w:pPr>
      <w:bookmarkStart w:id="225" w:name="_Toc233741447"/>
      <w:bookmarkStart w:id="226" w:name="_Toc237244836"/>
      <w:r w:rsidRPr="00C26C40">
        <w:rPr>
          <w:sz w:val="24"/>
          <w:szCs w:val="24"/>
        </w:rPr>
        <w:t xml:space="preserve">Table </w:t>
      </w:r>
      <w:r w:rsidR="00B61202">
        <w:rPr>
          <w:sz w:val="24"/>
          <w:szCs w:val="24"/>
        </w:rPr>
        <w:fldChar w:fldCharType="begin"/>
      </w:r>
      <w:r w:rsidR="00B61202">
        <w:rPr>
          <w:sz w:val="24"/>
          <w:szCs w:val="24"/>
        </w:rPr>
        <w:instrText xml:space="preserve"> STYLEREF 1 \s </w:instrText>
      </w:r>
      <w:r w:rsidR="00B61202">
        <w:rPr>
          <w:sz w:val="24"/>
          <w:szCs w:val="24"/>
        </w:rPr>
        <w:fldChar w:fldCharType="separate"/>
      </w:r>
      <w:r w:rsidR="006221B8">
        <w:rPr>
          <w:noProof/>
          <w:sz w:val="24"/>
          <w:szCs w:val="24"/>
        </w:rPr>
        <w:t>6</w:t>
      </w:r>
      <w:r w:rsidR="00B61202">
        <w:rPr>
          <w:sz w:val="24"/>
          <w:szCs w:val="24"/>
        </w:rPr>
        <w:fldChar w:fldCharType="end"/>
      </w:r>
      <w:r w:rsidR="00B61202">
        <w:rPr>
          <w:sz w:val="24"/>
          <w:szCs w:val="24"/>
        </w:rPr>
        <w:noBreakHyphen/>
      </w:r>
      <w:r w:rsidR="00B61202">
        <w:rPr>
          <w:sz w:val="24"/>
          <w:szCs w:val="24"/>
        </w:rPr>
        <w:fldChar w:fldCharType="begin"/>
      </w:r>
      <w:r w:rsidR="00B61202">
        <w:rPr>
          <w:sz w:val="24"/>
          <w:szCs w:val="24"/>
        </w:rPr>
        <w:instrText xml:space="preserve"> SEQ Table \* ARABIC \s 1 </w:instrText>
      </w:r>
      <w:r w:rsidR="00B61202">
        <w:rPr>
          <w:sz w:val="24"/>
          <w:szCs w:val="24"/>
        </w:rPr>
        <w:fldChar w:fldCharType="separate"/>
      </w:r>
      <w:r w:rsidR="006221B8">
        <w:rPr>
          <w:noProof/>
          <w:sz w:val="24"/>
          <w:szCs w:val="24"/>
        </w:rPr>
        <w:t>5</w:t>
      </w:r>
      <w:r w:rsidR="00B61202">
        <w:rPr>
          <w:sz w:val="24"/>
          <w:szCs w:val="24"/>
        </w:rPr>
        <w:fldChar w:fldCharType="end"/>
      </w:r>
      <w:r w:rsidRPr="00C26C40">
        <w:rPr>
          <w:sz w:val="24"/>
          <w:szCs w:val="24"/>
        </w:rPr>
        <w:t xml:space="preserve"> Kiln geometric and kinematic parameters</w:t>
      </w:r>
      <w:bookmarkEnd w:id="225"/>
      <w:bookmarkEnd w:id="226"/>
    </w:p>
    <w:tbl>
      <w:tblPr>
        <w:tblStyle w:val="TableGrid"/>
        <w:tblW w:w="7508" w:type="dxa"/>
        <w:jc w:val="center"/>
        <w:tblLook w:val="0000" w:firstRow="0" w:lastRow="0" w:firstColumn="0" w:lastColumn="0" w:noHBand="0" w:noVBand="0"/>
      </w:tblPr>
      <w:tblGrid>
        <w:gridCol w:w="4106"/>
        <w:gridCol w:w="1985"/>
        <w:gridCol w:w="1417"/>
      </w:tblGrid>
      <w:tr w:rsidR="003836FA" w:rsidRPr="00C26C40" w14:paraId="395B9BE5" w14:textId="77777777" w:rsidTr="00870DFD">
        <w:trPr>
          <w:jc w:val="center"/>
        </w:trPr>
        <w:tc>
          <w:tcPr>
            <w:tcW w:w="4106" w:type="dxa"/>
          </w:tcPr>
          <w:p w14:paraId="63B8AB09" w14:textId="77777777" w:rsidR="003836FA" w:rsidRPr="00C26C40" w:rsidRDefault="003836FA" w:rsidP="00870DFD">
            <w:pPr>
              <w:rPr>
                <w:b/>
                <w:bCs/>
                <w:sz w:val="22"/>
                <w:szCs w:val="22"/>
                <w:lang w:val="en-GB"/>
              </w:rPr>
            </w:pPr>
            <w:r w:rsidRPr="00C26C40">
              <w:rPr>
                <w:b/>
                <w:bCs/>
                <w:sz w:val="22"/>
                <w:szCs w:val="22"/>
                <w:lang w:val="en-GB"/>
              </w:rPr>
              <w:t>Parameter</w:t>
            </w:r>
          </w:p>
        </w:tc>
        <w:tc>
          <w:tcPr>
            <w:tcW w:w="1985" w:type="dxa"/>
          </w:tcPr>
          <w:p w14:paraId="3E865841" w14:textId="77777777" w:rsidR="003836FA" w:rsidRPr="00C26C40" w:rsidRDefault="003836FA" w:rsidP="00870DFD">
            <w:pPr>
              <w:rPr>
                <w:b/>
                <w:bCs/>
                <w:sz w:val="22"/>
                <w:szCs w:val="22"/>
                <w:lang w:val="en-GB"/>
              </w:rPr>
            </w:pPr>
            <w:r w:rsidRPr="00C26C40">
              <w:rPr>
                <w:b/>
                <w:bCs/>
                <w:sz w:val="22"/>
                <w:szCs w:val="22"/>
                <w:lang w:val="en-GB"/>
              </w:rPr>
              <w:t>Value</w:t>
            </w:r>
          </w:p>
        </w:tc>
        <w:tc>
          <w:tcPr>
            <w:tcW w:w="1417" w:type="dxa"/>
          </w:tcPr>
          <w:p w14:paraId="42F4833D" w14:textId="77777777" w:rsidR="003836FA" w:rsidRPr="00C26C40" w:rsidRDefault="003836FA" w:rsidP="00870DFD">
            <w:pPr>
              <w:rPr>
                <w:b/>
                <w:bCs/>
                <w:sz w:val="22"/>
                <w:szCs w:val="22"/>
                <w:lang w:val="en-GB"/>
              </w:rPr>
            </w:pPr>
            <w:r w:rsidRPr="00C26C40">
              <w:rPr>
                <w:b/>
                <w:bCs/>
                <w:sz w:val="22"/>
                <w:szCs w:val="22"/>
                <w:lang w:val="en-GB"/>
              </w:rPr>
              <w:t>Unit</w:t>
            </w:r>
          </w:p>
        </w:tc>
      </w:tr>
      <w:tr w:rsidR="003836FA" w:rsidRPr="00C26C40" w14:paraId="4ED959A5" w14:textId="77777777" w:rsidTr="00870DFD">
        <w:trPr>
          <w:jc w:val="center"/>
        </w:trPr>
        <w:tc>
          <w:tcPr>
            <w:tcW w:w="4106" w:type="dxa"/>
          </w:tcPr>
          <w:p w14:paraId="0A7866C7" w14:textId="77777777" w:rsidR="003836FA" w:rsidRPr="00C26C40" w:rsidRDefault="003836FA" w:rsidP="00870DFD">
            <w:pPr>
              <w:rPr>
                <w:sz w:val="22"/>
                <w:szCs w:val="22"/>
                <w:lang w:val="en-GB"/>
              </w:rPr>
            </w:pPr>
            <w:r w:rsidRPr="00C26C40">
              <w:rPr>
                <w:sz w:val="22"/>
                <w:szCs w:val="22"/>
                <w:lang w:val="en-GB"/>
              </w:rPr>
              <w:t>Kiln length</w:t>
            </w:r>
          </w:p>
        </w:tc>
        <w:tc>
          <w:tcPr>
            <w:tcW w:w="1985" w:type="dxa"/>
          </w:tcPr>
          <w:p w14:paraId="480B97D1" w14:textId="77777777" w:rsidR="003836FA" w:rsidRPr="00C26C40" w:rsidRDefault="003836FA" w:rsidP="00870DFD">
            <w:pPr>
              <w:rPr>
                <w:sz w:val="22"/>
                <w:szCs w:val="22"/>
                <w:lang w:val="en-GB"/>
              </w:rPr>
            </w:pPr>
            <w:r w:rsidRPr="00C26C40">
              <w:rPr>
                <w:sz w:val="22"/>
                <w:szCs w:val="22"/>
                <w:lang w:val="en-GB"/>
              </w:rPr>
              <w:t>10</w:t>
            </w:r>
          </w:p>
        </w:tc>
        <w:tc>
          <w:tcPr>
            <w:tcW w:w="1417" w:type="dxa"/>
          </w:tcPr>
          <w:p w14:paraId="7FCBF740" w14:textId="77777777" w:rsidR="003836FA" w:rsidRPr="00C26C40" w:rsidRDefault="003836FA" w:rsidP="00870DFD">
            <w:pPr>
              <w:rPr>
                <w:sz w:val="22"/>
                <w:szCs w:val="22"/>
                <w:lang w:val="en-GB"/>
              </w:rPr>
            </w:pPr>
            <w:r w:rsidRPr="00C26C40">
              <w:rPr>
                <w:sz w:val="22"/>
                <w:szCs w:val="22"/>
                <w:lang w:val="en-GB"/>
              </w:rPr>
              <w:t>m</w:t>
            </w:r>
          </w:p>
        </w:tc>
      </w:tr>
      <w:tr w:rsidR="003836FA" w:rsidRPr="00C26C40" w14:paraId="580A7607" w14:textId="77777777" w:rsidTr="00870DFD">
        <w:trPr>
          <w:jc w:val="center"/>
        </w:trPr>
        <w:tc>
          <w:tcPr>
            <w:tcW w:w="4106" w:type="dxa"/>
          </w:tcPr>
          <w:p w14:paraId="0350F17A" w14:textId="77777777" w:rsidR="003836FA" w:rsidRPr="00C26C40" w:rsidRDefault="003836FA" w:rsidP="00870DFD">
            <w:pPr>
              <w:rPr>
                <w:sz w:val="22"/>
                <w:szCs w:val="22"/>
                <w:lang w:val="en-GB"/>
              </w:rPr>
            </w:pPr>
            <w:r w:rsidRPr="00C26C40">
              <w:rPr>
                <w:sz w:val="22"/>
                <w:szCs w:val="22"/>
                <w:lang w:val="en-GB"/>
              </w:rPr>
              <w:t>Outer diameter</w:t>
            </w:r>
          </w:p>
        </w:tc>
        <w:tc>
          <w:tcPr>
            <w:tcW w:w="1985" w:type="dxa"/>
          </w:tcPr>
          <w:p w14:paraId="534C8353" w14:textId="77777777" w:rsidR="003836FA" w:rsidRPr="00C26C40" w:rsidRDefault="003836FA" w:rsidP="00870DFD">
            <w:pPr>
              <w:rPr>
                <w:sz w:val="22"/>
                <w:szCs w:val="22"/>
                <w:lang w:val="en-GB"/>
              </w:rPr>
            </w:pPr>
            <w:r w:rsidRPr="00C26C40">
              <w:rPr>
                <w:sz w:val="22"/>
                <w:szCs w:val="22"/>
                <w:lang w:val="en-GB"/>
              </w:rPr>
              <w:t>1.0</w:t>
            </w:r>
          </w:p>
        </w:tc>
        <w:tc>
          <w:tcPr>
            <w:tcW w:w="1417" w:type="dxa"/>
          </w:tcPr>
          <w:p w14:paraId="3956F53A" w14:textId="77777777" w:rsidR="003836FA" w:rsidRPr="00C26C40" w:rsidRDefault="003836FA" w:rsidP="00870DFD">
            <w:pPr>
              <w:rPr>
                <w:sz w:val="22"/>
                <w:szCs w:val="22"/>
                <w:lang w:val="en-GB"/>
              </w:rPr>
            </w:pPr>
            <w:r w:rsidRPr="00C26C40">
              <w:rPr>
                <w:sz w:val="22"/>
                <w:szCs w:val="22"/>
                <w:lang w:val="en-GB"/>
              </w:rPr>
              <w:t>m</w:t>
            </w:r>
          </w:p>
        </w:tc>
      </w:tr>
      <w:tr w:rsidR="003836FA" w:rsidRPr="00C26C40" w14:paraId="79659F2C" w14:textId="77777777" w:rsidTr="00870DFD">
        <w:trPr>
          <w:jc w:val="center"/>
        </w:trPr>
        <w:tc>
          <w:tcPr>
            <w:tcW w:w="4106" w:type="dxa"/>
          </w:tcPr>
          <w:p w14:paraId="245EE115" w14:textId="77777777" w:rsidR="003836FA" w:rsidRPr="00C26C40" w:rsidRDefault="003836FA" w:rsidP="00870DFD">
            <w:pPr>
              <w:rPr>
                <w:sz w:val="22"/>
                <w:szCs w:val="22"/>
                <w:lang w:val="en-GB"/>
              </w:rPr>
            </w:pPr>
            <w:r w:rsidRPr="00C26C40">
              <w:rPr>
                <w:sz w:val="22"/>
                <w:szCs w:val="22"/>
                <w:lang w:val="en-GB"/>
              </w:rPr>
              <w:t>Steel shell thickness</w:t>
            </w:r>
          </w:p>
        </w:tc>
        <w:tc>
          <w:tcPr>
            <w:tcW w:w="1985" w:type="dxa"/>
          </w:tcPr>
          <w:p w14:paraId="66EDA3BD" w14:textId="77777777" w:rsidR="003836FA" w:rsidRPr="00C26C40" w:rsidRDefault="003836FA" w:rsidP="00870DFD">
            <w:pPr>
              <w:rPr>
                <w:sz w:val="22"/>
                <w:szCs w:val="22"/>
                <w:lang w:val="en-GB"/>
              </w:rPr>
            </w:pPr>
            <w:r w:rsidRPr="00C26C40">
              <w:rPr>
                <w:sz w:val="22"/>
                <w:szCs w:val="22"/>
                <w:lang w:val="en-GB"/>
              </w:rPr>
              <w:t>0.01</w:t>
            </w:r>
          </w:p>
        </w:tc>
        <w:tc>
          <w:tcPr>
            <w:tcW w:w="1417" w:type="dxa"/>
          </w:tcPr>
          <w:p w14:paraId="45AF83F1" w14:textId="77777777" w:rsidR="003836FA" w:rsidRPr="00C26C40" w:rsidRDefault="003836FA" w:rsidP="00870DFD">
            <w:pPr>
              <w:rPr>
                <w:sz w:val="22"/>
                <w:szCs w:val="22"/>
                <w:lang w:val="en-GB"/>
              </w:rPr>
            </w:pPr>
            <w:r w:rsidRPr="00C26C40">
              <w:rPr>
                <w:sz w:val="22"/>
                <w:szCs w:val="22"/>
                <w:lang w:val="en-GB"/>
              </w:rPr>
              <w:t>m</w:t>
            </w:r>
          </w:p>
        </w:tc>
      </w:tr>
      <w:tr w:rsidR="003836FA" w:rsidRPr="00C26C40" w14:paraId="205110C7" w14:textId="77777777" w:rsidTr="00870DFD">
        <w:trPr>
          <w:jc w:val="center"/>
        </w:trPr>
        <w:tc>
          <w:tcPr>
            <w:tcW w:w="4106" w:type="dxa"/>
          </w:tcPr>
          <w:p w14:paraId="4A984708" w14:textId="77777777" w:rsidR="003836FA" w:rsidRPr="00C26C40" w:rsidRDefault="003836FA" w:rsidP="00870DFD">
            <w:pPr>
              <w:rPr>
                <w:sz w:val="22"/>
                <w:szCs w:val="22"/>
                <w:lang w:val="en-GB"/>
              </w:rPr>
            </w:pPr>
            <w:r w:rsidRPr="00C26C40">
              <w:rPr>
                <w:sz w:val="22"/>
                <w:szCs w:val="22"/>
                <w:lang w:val="en-GB"/>
              </w:rPr>
              <w:t>Refractory lining thickness</w:t>
            </w:r>
          </w:p>
        </w:tc>
        <w:tc>
          <w:tcPr>
            <w:tcW w:w="1985" w:type="dxa"/>
          </w:tcPr>
          <w:p w14:paraId="4EE9D50C" w14:textId="77777777" w:rsidR="003836FA" w:rsidRPr="00C26C40" w:rsidRDefault="003836FA" w:rsidP="00870DFD">
            <w:pPr>
              <w:rPr>
                <w:sz w:val="22"/>
                <w:szCs w:val="22"/>
                <w:lang w:val="en-GB"/>
              </w:rPr>
            </w:pPr>
            <w:r w:rsidRPr="00C26C40">
              <w:rPr>
                <w:sz w:val="22"/>
                <w:szCs w:val="22"/>
                <w:lang w:val="en-GB"/>
              </w:rPr>
              <w:t>0.14</w:t>
            </w:r>
          </w:p>
        </w:tc>
        <w:tc>
          <w:tcPr>
            <w:tcW w:w="1417" w:type="dxa"/>
          </w:tcPr>
          <w:p w14:paraId="7B9F10B6" w14:textId="77777777" w:rsidR="003836FA" w:rsidRPr="00C26C40" w:rsidRDefault="003836FA" w:rsidP="00870DFD">
            <w:pPr>
              <w:rPr>
                <w:sz w:val="22"/>
                <w:szCs w:val="22"/>
                <w:lang w:val="en-GB"/>
              </w:rPr>
            </w:pPr>
            <w:r w:rsidRPr="00C26C40">
              <w:rPr>
                <w:sz w:val="22"/>
                <w:szCs w:val="22"/>
                <w:lang w:val="en-GB"/>
              </w:rPr>
              <w:t>m</w:t>
            </w:r>
          </w:p>
        </w:tc>
      </w:tr>
      <w:tr w:rsidR="003836FA" w:rsidRPr="00C26C40" w14:paraId="5E90949D" w14:textId="77777777" w:rsidTr="00870DFD">
        <w:trPr>
          <w:jc w:val="center"/>
        </w:trPr>
        <w:tc>
          <w:tcPr>
            <w:tcW w:w="4106" w:type="dxa"/>
          </w:tcPr>
          <w:p w14:paraId="60FD631B" w14:textId="77777777" w:rsidR="003836FA" w:rsidRPr="00C26C40" w:rsidRDefault="003836FA" w:rsidP="00870DFD">
            <w:pPr>
              <w:rPr>
                <w:sz w:val="22"/>
                <w:szCs w:val="22"/>
                <w:lang w:val="en-GB"/>
              </w:rPr>
            </w:pPr>
            <w:r w:rsidRPr="00C26C40">
              <w:rPr>
                <w:sz w:val="22"/>
                <w:szCs w:val="22"/>
                <w:lang w:val="en-GB"/>
              </w:rPr>
              <w:t>Outer shell radius</w:t>
            </w:r>
          </w:p>
        </w:tc>
        <w:tc>
          <w:tcPr>
            <w:tcW w:w="1985" w:type="dxa"/>
          </w:tcPr>
          <w:p w14:paraId="73CFE137" w14:textId="77777777" w:rsidR="003836FA" w:rsidRPr="00C26C40" w:rsidRDefault="003836FA" w:rsidP="00870DFD">
            <w:pPr>
              <w:rPr>
                <w:sz w:val="22"/>
                <w:szCs w:val="22"/>
                <w:lang w:val="en-GB"/>
              </w:rPr>
            </w:pPr>
            <w:r w:rsidRPr="00C26C40">
              <w:rPr>
                <w:sz w:val="22"/>
                <w:szCs w:val="22"/>
                <w:lang w:val="en-GB"/>
              </w:rPr>
              <w:t>0.500</w:t>
            </w:r>
          </w:p>
        </w:tc>
        <w:tc>
          <w:tcPr>
            <w:tcW w:w="1417" w:type="dxa"/>
          </w:tcPr>
          <w:p w14:paraId="08FFF617" w14:textId="77777777" w:rsidR="003836FA" w:rsidRPr="00C26C40" w:rsidRDefault="003836FA" w:rsidP="00870DFD">
            <w:pPr>
              <w:rPr>
                <w:sz w:val="22"/>
                <w:szCs w:val="22"/>
                <w:lang w:val="en-GB"/>
              </w:rPr>
            </w:pPr>
            <w:r w:rsidRPr="00C26C40">
              <w:rPr>
                <w:sz w:val="22"/>
                <w:szCs w:val="22"/>
                <w:lang w:val="en-GB"/>
              </w:rPr>
              <w:t>m</w:t>
            </w:r>
          </w:p>
        </w:tc>
      </w:tr>
      <w:tr w:rsidR="003836FA" w:rsidRPr="00C26C40" w14:paraId="2339F51F" w14:textId="77777777" w:rsidTr="00870DFD">
        <w:trPr>
          <w:jc w:val="center"/>
        </w:trPr>
        <w:tc>
          <w:tcPr>
            <w:tcW w:w="4106" w:type="dxa"/>
          </w:tcPr>
          <w:p w14:paraId="6BA23714" w14:textId="77777777" w:rsidR="003836FA" w:rsidRPr="00C26C40" w:rsidRDefault="003836FA" w:rsidP="00870DFD">
            <w:pPr>
              <w:rPr>
                <w:sz w:val="22"/>
                <w:szCs w:val="22"/>
                <w:lang w:val="en-GB"/>
              </w:rPr>
            </w:pPr>
            <w:r w:rsidRPr="00C26C40">
              <w:rPr>
                <w:sz w:val="22"/>
                <w:szCs w:val="22"/>
                <w:lang w:val="en-GB"/>
              </w:rPr>
              <w:t>Inner shell radius</w:t>
            </w:r>
          </w:p>
        </w:tc>
        <w:tc>
          <w:tcPr>
            <w:tcW w:w="1985" w:type="dxa"/>
          </w:tcPr>
          <w:p w14:paraId="4927F79F" w14:textId="77777777" w:rsidR="003836FA" w:rsidRPr="00C26C40" w:rsidRDefault="003836FA" w:rsidP="00870DFD">
            <w:pPr>
              <w:rPr>
                <w:sz w:val="22"/>
                <w:szCs w:val="22"/>
                <w:lang w:val="en-GB"/>
              </w:rPr>
            </w:pPr>
            <w:r w:rsidRPr="00C26C40">
              <w:rPr>
                <w:sz w:val="22"/>
                <w:szCs w:val="22"/>
                <w:lang w:val="en-GB"/>
              </w:rPr>
              <w:t>0.490</w:t>
            </w:r>
          </w:p>
        </w:tc>
        <w:tc>
          <w:tcPr>
            <w:tcW w:w="1417" w:type="dxa"/>
          </w:tcPr>
          <w:p w14:paraId="1D536442" w14:textId="77777777" w:rsidR="003836FA" w:rsidRPr="00C26C40" w:rsidRDefault="003836FA" w:rsidP="00870DFD">
            <w:pPr>
              <w:rPr>
                <w:sz w:val="22"/>
                <w:szCs w:val="22"/>
                <w:lang w:val="en-GB"/>
              </w:rPr>
            </w:pPr>
            <w:r w:rsidRPr="00C26C40">
              <w:rPr>
                <w:sz w:val="22"/>
                <w:szCs w:val="22"/>
                <w:lang w:val="en-GB"/>
              </w:rPr>
              <w:t>m</w:t>
            </w:r>
          </w:p>
        </w:tc>
      </w:tr>
      <w:tr w:rsidR="003836FA" w:rsidRPr="00C26C40" w14:paraId="0FE5C678" w14:textId="77777777" w:rsidTr="00870DFD">
        <w:trPr>
          <w:jc w:val="center"/>
        </w:trPr>
        <w:tc>
          <w:tcPr>
            <w:tcW w:w="4106" w:type="dxa"/>
          </w:tcPr>
          <w:p w14:paraId="017D6222" w14:textId="77777777" w:rsidR="003836FA" w:rsidRPr="00C26C40" w:rsidRDefault="003836FA" w:rsidP="00870DFD">
            <w:pPr>
              <w:rPr>
                <w:sz w:val="22"/>
                <w:szCs w:val="22"/>
                <w:lang w:val="en-GB"/>
              </w:rPr>
            </w:pPr>
            <w:r w:rsidRPr="00C26C40">
              <w:rPr>
                <w:sz w:val="22"/>
                <w:szCs w:val="22"/>
                <w:lang w:val="en-GB"/>
              </w:rPr>
              <w:t>Inner refractory radius (effective)</w:t>
            </w:r>
          </w:p>
        </w:tc>
        <w:tc>
          <w:tcPr>
            <w:tcW w:w="1985" w:type="dxa"/>
          </w:tcPr>
          <w:p w14:paraId="422A6AD9" w14:textId="77777777" w:rsidR="003836FA" w:rsidRPr="00C26C40" w:rsidRDefault="003836FA" w:rsidP="00870DFD">
            <w:pPr>
              <w:rPr>
                <w:sz w:val="22"/>
                <w:szCs w:val="22"/>
                <w:lang w:val="en-GB"/>
              </w:rPr>
            </w:pPr>
            <w:r w:rsidRPr="00C26C40">
              <w:rPr>
                <w:sz w:val="22"/>
                <w:szCs w:val="22"/>
                <w:lang w:val="en-GB"/>
              </w:rPr>
              <w:t>0.350</w:t>
            </w:r>
          </w:p>
        </w:tc>
        <w:tc>
          <w:tcPr>
            <w:tcW w:w="1417" w:type="dxa"/>
          </w:tcPr>
          <w:p w14:paraId="7051DF05" w14:textId="77777777" w:rsidR="003836FA" w:rsidRPr="00C26C40" w:rsidRDefault="003836FA" w:rsidP="00870DFD">
            <w:pPr>
              <w:rPr>
                <w:sz w:val="22"/>
                <w:szCs w:val="22"/>
                <w:lang w:val="en-GB"/>
              </w:rPr>
            </w:pPr>
            <w:r w:rsidRPr="00C26C40">
              <w:rPr>
                <w:sz w:val="22"/>
                <w:szCs w:val="22"/>
                <w:lang w:val="en-GB"/>
              </w:rPr>
              <w:t>m</w:t>
            </w:r>
          </w:p>
        </w:tc>
      </w:tr>
      <w:tr w:rsidR="003836FA" w:rsidRPr="00C26C40" w14:paraId="1BB28BF5" w14:textId="77777777" w:rsidTr="00870DFD">
        <w:trPr>
          <w:jc w:val="center"/>
        </w:trPr>
        <w:tc>
          <w:tcPr>
            <w:tcW w:w="4106" w:type="dxa"/>
          </w:tcPr>
          <w:p w14:paraId="7CFBA29C" w14:textId="77777777" w:rsidR="003836FA" w:rsidRPr="00C26C40" w:rsidRDefault="003836FA" w:rsidP="00870DFD">
            <w:pPr>
              <w:rPr>
                <w:sz w:val="22"/>
                <w:szCs w:val="22"/>
                <w:lang w:val="en-GB"/>
              </w:rPr>
            </w:pPr>
            <w:r w:rsidRPr="00C26C40">
              <w:rPr>
                <w:sz w:val="22"/>
                <w:szCs w:val="22"/>
                <w:lang w:val="en-GB"/>
              </w:rPr>
              <w:t>Effective internal diameter</w:t>
            </w:r>
          </w:p>
        </w:tc>
        <w:tc>
          <w:tcPr>
            <w:tcW w:w="1985" w:type="dxa"/>
          </w:tcPr>
          <w:p w14:paraId="5C9A43A4" w14:textId="77777777" w:rsidR="003836FA" w:rsidRPr="00C26C40" w:rsidRDefault="003836FA" w:rsidP="00870DFD">
            <w:pPr>
              <w:rPr>
                <w:sz w:val="22"/>
                <w:szCs w:val="22"/>
                <w:lang w:val="en-GB"/>
              </w:rPr>
            </w:pPr>
            <w:r w:rsidRPr="00C26C40">
              <w:rPr>
                <w:sz w:val="22"/>
                <w:szCs w:val="22"/>
                <w:lang w:val="en-GB"/>
              </w:rPr>
              <w:t>0.700</w:t>
            </w:r>
          </w:p>
        </w:tc>
        <w:tc>
          <w:tcPr>
            <w:tcW w:w="1417" w:type="dxa"/>
          </w:tcPr>
          <w:p w14:paraId="2521C5EB" w14:textId="77777777" w:rsidR="003836FA" w:rsidRPr="00C26C40" w:rsidRDefault="003836FA" w:rsidP="00870DFD">
            <w:pPr>
              <w:rPr>
                <w:sz w:val="22"/>
                <w:szCs w:val="22"/>
                <w:lang w:val="en-GB"/>
              </w:rPr>
            </w:pPr>
            <w:r w:rsidRPr="00C26C40">
              <w:rPr>
                <w:sz w:val="22"/>
                <w:szCs w:val="22"/>
                <w:lang w:val="en-GB"/>
              </w:rPr>
              <w:t>m</w:t>
            </w:r>
          </w:p>
        </w:tc>
      </w:tr>
      <w:tr w:rsidR="003836FA" w:rsidRPr="00C26C40" w14:paraId="5D949A31" w14:textId="77777777" w:rsidTr="00870DFD">
        <w:trPr>
          <w:jc w:val="center"/>
        </w:trPr>
        <w:tc>
          <w:tcPr>
            <w:tcW w:w="4106" w:type="dxa"/>
          </w:tcPr>
          <w:p w14:paraId="2BB009B3" w14:textId="77777777" w:rsidR="003836FA" w:rsidRPr="00C26C40" w:rsidRDefault="003836FA" w:rsidP="00870DFD">
            <w:pPr>
              <w:rPr>
                <w:sz w:val="22"/>
                <w:szCs w:val="22"/>
                <w:lang w:val="en-GB"/>
              </w:rPr>
            </w:pPr>
            <w:r w:rsidRPr="00C26C40">
              <w:rPr>
                <w:sz w:val="22"/>
                <w:szCs w:val="22"/>
                <w:lang w:val="en-GB"/>
              </w:rPr>
              <w:t>Axial slope</w:t>
            </w:r>
          </w:p>
        </w:tc>
        <w:tc>
          <w:tcPr>
            <w:tcW w:w="1985" w:type="dxa"/>
          </w:tcPr>
          <w:p w14:paraId="1B70EDBF" w14:textId="77777777" w:rsidR="003836FA" w:rsidRPr="00C26C40" w:rsidRDefault="003836FA" w:rsidP="00870DFD">
            <w:pPr>
              <w:rPr>
                <w:sz w:val="22"/>
                <w:szCs w:val="22"/>
                <w:lang w:val="en-GB"/>
              </w:rPr>
            </w:pPr>
            <w:r w:rsidRPr="00C26C40">
              <w:rPr>
                <w:sz w:val="22"/>
                <w:szCs w:val="22"/>
                <w:lang w:val="en-GB"/>
              </w:rPr>
              <w:t>0.02</w:t>
            </w:r>
          </w:p>
        </w:tc>
        <w:tc>
          <w:tcPr>
            <w:tcW w:w="1417" w:type="dxa"/>
          </w:tcPr>
          <w:p w14:paraId="565D8A6F" w14:textId="77777777" w:rsidR="003836FA" w:rsidRPr="00C26C40" w:rsidRDefault="003836FA" w:rsidP="00870DFD">
            <w:pPr>
              <w:rPr>
                <w:sz w:val="22"/>
                <w:szCs w:val="22"/>
                <w:lang w:val="en-GB"/>
              </w:rPr>
            </w:pPr>
            <w:r w:rsidRPr="00C26C40">
              <w:rPr>
                <w:sz w:val="22"/>
                <w:szCs w:val="22"/>
                <w:lang w:val="en-GB"/>
              </w:rPr>
              <w:t>m/m</w:t>
            </w:r>
          </w:p>
        </w:tc>
      </w:tr>
      <w:tr w:rsidR="003836FA" w:rsidRPr="00C26C40" w14:paraId="3D3FBE6E" w14:textId="77777777" w:rsidTr="00870DFD">
        <w:trPr>
          <w:jc w:val="center"/>
        </w:trPr>
        <w:tc>
          <w:tcPr>
            <w:tcW w:w="4106" w:type="dxa"/>
          </w:tcPr>
          <w:p w14:paraId="28EC29C9" w14:textId="77777777" w:rsidR="003836FA" w:rsidRPr="00C26C40" w:rsidRDefault="003836FA" w:rsidP="00870DFD">
            <w:pPr>
              <w:rPr>
                <w:sz w:val="22"/>
                <w:szCs w:val="22"/>
                <w:lang w:val="en-GB"/>
              </w:rPr>
            </w:pPr>
            <w:r w:rsidRPr="00C26C40">
              <w:rPr>
                <w:sz w:val="22"/>
                <w:szCs w:val="22"/>
                <w:lang w:val="en-GB"/>
              </w:rPr>
              <w:t>Rotational speed</w:t>
            </w:r>
          </w:p>
        </w:tc>
        <w:tc>
          <w:tcPr>
            <w:tcW w:w="1985" w:type="dxa"/>
          </w:tcPr>
          <w:p w14:paraId="070BD1A6" w14:textId="77777777" w:rsidR="003836FA" w:rsidRPr="00C26C40" w:rsidRDefault="003836FA" w:rsidP="00870DFD">
            <w:pPr>
              <w:rPr>
                <w:sz w:val="22"/>
                <w:szCs w:val="22"/>
                <w:lang w:val="en-GB"/>
              </w:rPr>
            </w:pPr>
            <w:r w:rsidRPr="00C26C40">
              <w:rPr>
                <w:sz w:val="22"/>
                <w:szCs w:val="22"/>
                <w:lang w:val="en-GB"/>
              </w:rPr>
              <w:t>2.00</w:t>
            </w:r>
          </w:p>
        </w:tc>
        <w:tc>
          <w:tcPr>
            <w:tcW w:w="1417" w:type="dxa"/>
          </w:tcPr>
          <w:p w14:paraId="6B7687AC" w14:textId="77777777" w:rsidR="003836FA" w:rsidRPr="00C26C40" w:rsidRDefault="003836FA" w:rsidP="00870DFD">
            <w:pPr>
              <w:rPr>
                <w:sz w:val="22"/>
                <w:szCs w:val="22"/>
                <w:lang w:val="en-GB"/>
              </w:rPr>
            </w:pPr>
            <w:r w:rsidRPr="00C26C40">
              <w:rPr>
                <w:sz w:val="22"/>
                <w:szCs w:val="22"/>
                <w:lang w:val="en-GB"/>
              </w:rPr>
              <w:t>rpm</w:t>
            </w:r>
          </w:p>
        </w:tc>
      </w:tr>
      <w:tr w:rsidR="003836FA" w:rsidRPr="00C26C40" w14:paraId="3BECB9F6" w14:textId="77777777" w:rsidTr="00870DFD">
        <w:trPr>
          <w:jc w:val="center"/>
        </w:trPr>
        <w:tc>
          <w:tcPr>
            <w:tcW w:w="4106" w:type="dxa"/>
          </w:tcPr>
          <w:p w14:paraId="51795FFF" w14:textId="77777777" w:rsidR="003836FA" w:rsidRPr="00C26C40" w:rsidRDefault="003836FA" w:rsidP="00870DFD">
            <w:pPr>
              <w:rPr>
                <w:sz w:val="22"/>
                <w:szCs w:val="22"/>
                <w:lang w:val="en-GB"/>
              </w:rPr>
            </w:pPr>
            <w:r w:rsidRPr="00C26C40">
              <w:rPr>
                <w:sz w:val="22"/>
                <w:szCs w:val="22"/>
                <w:lang w:val="en-GB"/>
              </w:rPr>
              <w:t>Rotational speed (rev/s)</w:t>
            </w:r>
          </w:p>
        </w:tc>
        <w:tc>
          <w:tcPr>
            <w:tcW w:w="1985" w:type="dxa"/>
          </w:tcPr>
          <w:p w14:paraId="386491E7" w14:textId="77777777" w:rsidR="003836FA" w:rsidRPr="00C26C40" w:rsidRDefault="003836FA" w:rsidP="00870DFD">
            <w:pPr>
              <w:rPr>
                <w:sz w:val="22"/>
                <w:szCs w:val="22"/>
                <w:lang w:val="en-GB"/>
              </w:rPr>
            </w:pPr>
            <w:r w:rsidRPr="00C26C40">
              <w:rPr>
                <w:sz w:val="22"/>
                <w:szCs w:val="22"/>
                <w:lang w:val="en-GB"/>
              </w:rPr>
              <w:t>0.0333</w:t>
            </w:r>
          </w:p>
        </w:tc>
        <w:tc>
          <w:tcPr>
            <w:tcW w:w="1417" w:type="dxa"/>
          </w:tcPr>
          <w:p w14:paraId="053E23B6" w14:textId="77777777" w:rsidR="003836FA" w:rsidRPr="00C26C40" w:rsidRDefault="003836FA" w:rsidP="00870DFD">
            <w:pPr>
              <w:rPr>
                <w:sz w:val="22"/>
                <w:szCs w:val="22"/>
                <w:lang w:val="en-GB"/>
              </w:rPr>
            </w:pPr>
            <w:r w:rsidRPr="00C26C40">
              <w:rPr>
                <w:sz w:val="22"/>
                <w:szCs w:val="22"/>
                <w:lang w:val="en-GB"/>
              </w:rPr>
              <w:t>rev/s</w:t>
            </w:r>
          </w:p>
        </w:tc>
      </w:tr>
      <w:tr w:rsidR="003836FA" w:rsidRPr="00C26C40" w14:paraId="2326CBEB" w14:textId="77777777" w:rsidTr="00870DFD">
        <w:trPr>
          <w:jc w:val="center"/>
        </w:trPr>
        <w:tc>
          <w:tcPr>
            <w:tcW w:w="4106" w:type="dxa"/>
          </w:tcPr>
          <w:p w14:paraId="03A6D8BB" w14:textId="77777777" w:rsidR="003836FA" w:rsidRPr="00C26C40" w:rsidRDefault="003836FA" w:rsidP="00870DFD">
            <w:pPr>
              <w:rPr>
                <w:sz w:val="22"/>
                <w:szCs w:val="22"/>
                <w:lang w:val="en-GB"/>
              </w:rPr>
            </w:pPr>
            <w:r w:rsidRPr="00C26C40">
              <w:rPr>
                <w:sz w:val="22"/>
                <w:szCs w:val="22"/>
                <w:lang w:val="en-GB"/>
              </w:rPr>
              <w:t>Mean particle diameter</w:t>
            </w:r>
          </w:p>
        </w:tc>
        <w:tc>
          <w:tcPr>
            <w:tcW w:w="1985" w:type="dxa"/>
          </w:tcPr>
          <w:p w14:paraId="32D5208D" w14:textId="77777777" w:rsidR="003836FA" w:rsidRPr="00C26C40" w:rsidRDefault="003836FA" w:rsidP="00870DFD">
            <w:pPr>
              <w:rPr>
                <w:sz w:val="22"/>
                <w:szCs w:val="22"/>
                <w:lang w:val="en-GB"/>
              </w:rPr>
            </w:pPr>
            <w:r w:rsidRPr="00C26C40">
              <w:rPr>
                <w:sz w:val="22"/>
                <w:szCs w:val="22"/>
                <w:lang w:val="en-GB"/>
              </w:rPr>
              <w:t>75 × 10⁻⁶</w:t>
            </w:r>
          </w:p>
        </w:tc>
        <w:tc>
          <w:tcPr>
            <w:tcW w:w="1417" w:type="dxa"/>
          </w:tcPr>
          <w:p w14:paraId="354E97EA" w14:textId="77777777" w:rsidR="003836FA" w:rsidRPr="00C26C40" w:rsidRDefault="003836FA" w:rsidP="00870DFD">
            <w:pPr>
              <w:rPr>
                <w:sz w:val="22"/>
                <w:szCs w:val="22"/>
                <w:lang w:val="en-GB"/>
              </w:rPr>
            </w:pPr>
            <w:r w:rsidRPr="00C26C40">
              <w:rPr>
                <w:sz w:val="22"/>
                <w:szCs w:val="22"/>
                <w:lang w:val="en-GB"/>
              </w:rPr>
              <w:t>m</w:t>
            </w:r>
          </w:p>
        </w:tc>
      </w:tr>
      <w:tr w:rsidR="003836FA" w:rsidRPr="00C26C40" w14:paraId="051A48C0" w14:textId="77777777" w:rsidTr="00870DFD">
        <w:trPr>
          <w:jc w:val="center"/>
        </w:trPr>
        <w:tc>
          <w:tcPr>
            <w:tcW w:w="4106" w:type="dxa"/>
          </w:tcPr>
          <w:p w14:paraId="2269BD08" w14:textId="77777777" w:rsidR="003836FA" w:rsidRPr="00C26C40" w:rsidRDefault="003836FA" w:rsidP="00870DFD">
            <w:pPr>
              <w:rPr>
                <w:sz w:val="22"/>
                <w:szCs w:val="22"/>
                <w:lang w:val="en-GB"/>
              </w:rPr>
            </w:pPr>
            <w:r w:rsidRPr="00C26C40">
              <w:rPr>
                <w:sz w:val="22"/>
                <w:szCs w:val="22"/>
                <w:lang w:val="en-GB"/>
              </w:rPr>
              <w:t>Bed void fraction</w:t>
            </w:r>
          </w:p>
        </w:tc>
        <w:tc>
          <w:tcPr>
            <w:tcW w:w="1985" w:type="dxa"/>
          </w:tcPr>
          <w:p w14:paraId="4D859A65" w14:textId="77777777" w:rsidR="003836FA" w:rsidRPr="00C26C40" w:rsidRDefault="003836FA" w:rsidP="00870DFD">
            <w:pPr>
              <w:rPr>
                <w:sz w:val="22"/>
                <w:szCs w:val="22"/>
                <w:lang w:val="en-GB"/>
              </w:rPr>
            </w:pPr>
            <w:r w:rsidRPr="00C26C40">
              <w:rPr>
                <w:sz w:val="22"/>
                <w:szCs w:val="22"/>
                <w:lang w:val="en-GB"/>
              </w:rPr>
              <w:t>0.30</w:t>
            </w:r>
          </w:p>
        </w:tc>
        <w:tc>
          <w:tcPr>
            <w:tcW w:w="1417" w:type="dxa"/>
          </w:tcPr>
          <w:p w14:paraId="19810144" w14:textId="77777777" w:rsidR="003836FA" w:rsidRPr="00C26C40" w:rsidRDefault="003836FA" w:rsidP="00870DFD">
            <w:pPr>
              <w:rPr>
                <w:sz w:val="22"/>
                <w:szCs w:val="22"/>
                <w:lang w:val="en-GB"/>
              </w:rPr>
            </w:pPr>
            <w:r w:rsidRPr="00C26C40">
              <w:rPr>
                <w:sz w:val="22"/>
                <w:szCs w:val="22"/>
                <w:lang w:val="en-GB"/>
              </w:rPr>
              <w:t>—</w:t>
            </w:r>
          </w:p>
        </w:tc>
      </w:tr>
      <w:tr w:rsidR="003836FA" w:rsidRPr="00C26C40" w14:paraId="0531FF86" w14:textId="77777777" w:rsidTr="00870DFD">
        <w:trPr>
          <w:jc w:val="center"/>
        </w:trPr>
        <w:tc>
          <w:tcPr>
            <w:tcW w:w="4106" w:type="dxa"/>
          </w:tcPr>
          <w:p w14:paraId="5C65A652" w14:textId="77777777" w:rsidR="003836FA" w:rsidRPr="00C26C40" w:rsidRDefault="003836FA" w:rsidP="00870DFD">
            <w:pPr>
              <w:rPr>
                <w:sz w:val="22"/>
                <w:szCs w:val="22"/>
                <w:lang w:val="en-GB"/>
              </w:rPr>
            </w:pPr>
            <w:r w:rsidRPr="00C26C40">
              <w:rPr>
                <w:sz w:val="22"/>
                <w:szCs w:val="22"/>
                <w:lang w:val="en-GB"/>
              </w:rPr>
              <w:t>Particle emissivity</w:t>
            </w:r>
          </w:p>
        </w:tc>
        <w:tc>
          <w:tcPr>
            <w:tcW w:w="1985" w:type="dxa"/>
          </w:tcPr>
          <w:p w14:paraId="42AA76F3" w14:textId="77777777" w:rsidR="003836FA" w:rsidRPr="00C26C40" w:rsidRDefault="003836FA" w:rsidP="00870DFD">
            <w:pPr>
              <w:rPr>
                <w:sz w:val="22"/>
                <w:szCs w:val="22"/>
                <w:lang w:val="en-GB"/>
              </w:rPr>
            </w:pPr>
            <w:r w:rsidRPr="00C26C40">
              <w:rPr>
                <w:sz w:val="22"/>
                <w:szCs w:val="22"/>
                <w:lang w:val="en-GB"/>
              </w:rPr>
              <w:t>0.89</w:t>
            </w:r>
          </w:p>
        </w:tc>
        <w:tc>
          <w:tcPr>
            <w:tcW w:w="1417" w:type="dxa"/>
          </w:tcPr>
          <w:p w14:paraId="20A215FB" w14:textId="77777777" w:rsidR="003836FA" w:rsidRPr="00C26C40" w:rsidRDefault="003836FA" w:rsidP="00870DFD">
            <w:pPr>
              <w:rPr>
                <w:sz w:val="22"/>
                <w:szCs w:val="22"/>
                <w:lang w:val="en-GB"/>
              </w:rPr>
            </w:pPr>
            <w:r w:rsidRPr="00C26C40">
              <w:rPr>
                <w:sz w:val="22"/>
                <w:szCs w:val="22"/>
                <w:lang w:val="en-GB"/>
              </w:rPr>
              <w:t>—</w:t>
            </w:r>
          </w:p>
        </w:tc>
      </w:tr>
    </w:tbl>
    <w:p w14:paraId="6A247A24" w14:textId="77777777" w:rsidR="003836FA" w:rsidRPr="00C26C40" w:rsidRDefault="003836FA" w:rsidP="003836FA"/>
    <w:p w14:paraId="146E9557" w14:textId="77777777" w:rsidR="003836FA" w:rsidRPr="00C26C40" w:rsidRDefault="003836FA" w:rsidP="00726850">
      <w:pPr>
        <w:pStyle w:val="Heading4"/>
      </w:pPr>
      <w:bookmarkStart w:id="227" w:name="_Toc233209435"/>
      <w:r w:rsidRPr="00C26C40">
        <w:t>Dynamic Fill Degree and Interface Geometry</w:t>
      </w:r>
      <w:bookmarkEnd w:id="227"/>
    </w:p>
    <w:p w14:paraId="7163F169" w14:textId="77777777" w:rsidR="003836FA" w:rsidRPr="00C26C40" w:rsidRDefault="003836FA" w:rsidP="002C5AA7">
      <w:pPr>
        <w:rPr>
          <w:b/>
          <w:bCs/>
        </w:rPr>
      </w:pPr>
      <w:bookmarkStart w:id="228" w:name="_Toc233209436"/>
      <w:r w:rsidRPr="00C26C40">
        <w:rPr>
          <w:b/>
          <w:bCs/>
        </w:rPr>
        <w:t>Solid Residence Time (Sullivan-Friedman-Maier)</w:t>
      </w:r>
      <w:bookmarkEnd w:id="228"/>
    </w:p>
    <w:p w14:paraId="22313BF0" w14:textId="77777777" w:rsidR="003836FA" w:rsidRPr="00C26C40" w:rsidRDefault="003836FA" w:rsidP="003836FA">
      <w:r w:rsidRPr="00C26C40">
        <w:t>The mean solid residence time is calculated from the Sullivan-Friedman-Maier empirical correlation:</w:t>
      </w:r>
    </w:p>
    <w:p w14:paraId="55D52427"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τ</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 xml:space="preserve">0.23 × </m:t>
              </m:r>
              <m:sSub>
                <m:sSubPr>
                  <m:ctrlPr>
                    <w:rPr>
                      <w:rFonts w:ascii="Cambria Math" w:hAnsi="Cambria Math"/>
                      <w:i/>
                    </w:rPr>
                  </m:ctrlPr>
                </m:sSubPr>
                <m:e>
                  <m:r>
                    <w:rPr>
                      <w:rFonts w:ascii="Cambria Math" w:hAnsi="Cambria Math"/>
                    </w:rPr>
                    <m:t>L</m:t>
                  </m:r>
                </m:e>
                <m:sub>
                  <m:r>
                    <w:rPr>
                      <w:rFonts w:ascii="Cambria Math" w:hAnsi="Cambria Math"/>
                    </w:rPr>
                    <m:t>kiln</m:t>
                  </m:r>
                </m:sub>
              </m:sSub>
            </m:num>
            <m:den>
              <m:r>
                <w:rPr>
                  <w:rFonts w:ascii="Cambria Math" w:hAnsi="Cambria Math"/>
                </w:rPr>
                <m:t>s×</m:t>
              </m:r>
              <m:sSup>
                <m:sSupPr>
                  <m:ctrlPr>
                    <w:rPr>
                      <w:rFonts w:ascii="Cambria Math" w:hAnsi="Cambria Math"/>
                      <w:i/>
                    </w:rPr>
                  </m:ctrlPr>
                </m:sSupPr>
                <m:e>
                  <m:r>
                    <w:rPr>
                      <w:rFonts w:ascii="Cambria Math" w:hAnsi="Cambria Math"/>
                    </w:rPr>
                    <m:t>N</m:t>
                  </m:r>
                </m:e>
                <m:sup>
                  <m:r>
                    <w:rPr>
                      <w:rFonts w:ascii="Cambria Math" w:hAnsi="Cambria Math"/>
                    </w:rPr>
                    <m:t>0.9</m:t>
                  </m:r>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in</m:t>
                  </m:r>
                </m:sub>
              </m:sSub>
            </m:den>
          </m:f>
        </m:oMath>
      </m:oMathPara>
    </w:p>
    <w:p w14:paraId="6CD8CE52"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τ</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0.23 × 10</m:t>
              </m:r>
            </m:num>
            <m:den>
              <m:r>
                <w:rPr>
                  <w:rFonts w:ascii="Cambria Math" w:hAnsi="Cambria Math"/>
                </w:rPr>
                <m:t xml:space="preserve">0.02 × </m:t>
              </m:r>
              <m:sSup>
                <m:sSupPr>
                  <m:ctrlPr>
                    <w:rPr>
                      <w:rFonts w:ascii="Cambria Math" w:hAnsi="Cambria Math"/>
                      <w:i/>
                    </w:rPr>
                  </m:ctrlPr>
                </m:sSupPr>
                <m:e>
                  <m:r>
                    <w:rPr>
                      <w:rFonts w:ascii="Cambria Math" w:hAnsi="Cambria Math"/>
                    </w:rPr>
                    <m:t>2.00</m:t>
                  </m:r>
                </m:e>
                <m:sup>
                  <m:r>
                    <w:rPr>
                      <w:rFonts w:ascii="Cambria Math" w:hAnsi="Cambria Math"/>
                    </w:rPr>
                    <m:t>0.9</m:t>
                  </m:r>
                </m:sup>
              </m:sSup>
              <m:r>
                <w:rPr>
                  <w:rFonts w:ascii="Cambria Math" w:hAnsi="Cambria Math"/>
                </w:rPr>
                <m:t>× 0.70</m:t>
              </m:r>
            </m:den>
          </m:f>
        </m:oMath>
      </m:oMathPara>
    </w:p>
    <w:p w14:paraId="54701E0B"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τ</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2.30</m:t>
              </m:r>
            </m:num>
            <m:den>
              <m:r>
                <w:rPr>
                  <w:rFonts w:ascii="Cambria Math" w:hAnsi="Cambria Math"/>
                </w:rPr>
                <m:t>0.02 × 1.866 × 0.70</m:t>
              </m:r>
            </m:den>
          </m:f>
          <m:r>
            <w:rPr>
              <w:rFonts w:ascii="Cambria Math" w:hAnsi="Cambria Math"/>
            </w:rPr>
            <m:t>=</m:t>
          </m:r>
          <m:f>
            <m:fPr>
              <m:ctrlPr>
                <w:rPr>
                  <w:rFonts w:ascii="Cambria Math" w:hAnsi="Cambria Math"/>
                  <w:i/>
                </w:rPr>
              </m:ctrlPr>
            </m:fPr>
            <m:num>
              <m:r>
                <w:rPr>
                  <w:rFonts w:ascii="Cambria Math" w:hAnsi="Cambria Math"/>
                </w:rPr>
                <m:t>2.30</m:t>
              </m:r>
            </m:num>
            <m:den>
              <m:r>
                <w:rPr>
                  <w:rFonts w:ascii="Cambria Math" w:hAnsi="Cambria Math"/>
                </w:rPr>
                <m:t>0.02612</m:t>
              </m:r>
            </m:den>
          </m:f>
          <m:r>
            <w:rPr>
              <w:rFonts w:ascii="Cambria Math" w:hAnsi="Cambria Math"/>
            </w:rPr>
            <m:t>≈88.1 min</m:t>
          </m:r>
        </m:oMath>
      </m:oMathPara>
    </w:p>
    <w:p w14:paraId="2A98E2CF" w14:textId="77777777" w:rsidR="002C5AA7" w:rsidRPr="00C26C40" w:rsidRDefault="002C5AA7" w:rsidP="002C5AA7">
      <w:pPr>
        <w:rPr>
          <w:b/>
          <w:bCs/>
        </w:rPr>
      </w:pPr>
      <w:bookmarkStart w:id="229" w:name="_Toc233209437"/>
    </w:p>
    <w:p w14:paraId="6C3D6861" w14:textId="50FD9062" w:rsidR="003836FA" w:rsidRPr="00C26C40" w:rsidRDefault="003836FA" w:rsidP="002C5AA7">
      <w:pPr>
        <w:rPr>
          <w:b/>
          <w:bCs/>
        </w:rPr>
      </w:pPr>
      <w:r w:rsidRPr="00C26C40">
        <w:rPr>
          <w:b/>
          <w:bCs/>
        </w:rPr>
        <w:t>Dynamic Bulk Density</w:t>
      </w:r>
      <w:bookmarkEnd w:id="229"/>
    </w:p>
    <w:p w14:paraId="0ADA5005" w14:textId="77777777" w:rsidR="003836FA" w:rsidRPr="00C26C40" w:rsidRDefault="003836FA" w:rsidP="003836FA">
      <w:r w:rsidRPr="00C26C40">
        <w:t>The bulk density is computed dynamically from the instantaneous solid composition:</w:t>
      </w:r>
    </w:p>
    <w:p w14:paraId="743C902D"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ṁ</m:t>
              </m:r>
            </m:e>
            <m:sub>
              <m:r>
                <w:rPr>
                  <w:rFonts w:ascii="Cambria Math" w:hAnsi="Cambria Math"/>
                </w:rPr>
                <m:t>solid,in</m:t>
              </m:r>
            </m:sub>
          </m:sSub>
          <m:r>
            <w:rPr>
              <w:rFonts w:ascii="Cambria Math" w:hAnsi="Cambria Math"/>
            </w:rPr>
            <m:t>=Σ</m:t>
          </m:r>
          <m:sSub>
            <m:sSubPr>
              <m:ctrlPr>
                <w:rPr>
                  <w:rFonts w:ascii="Cambria Math" w:hAnsi="Cambria Math"/>
                  <w:i/>
                </w:rPr>
              </m:ctrlPr>
            </m:sSubPr>
            <m:e>
              <m:r>
                <w:rPr>
                  <w:rFonts w:ascii="Cambria Math" w:hAnsi="Cambria Math"/>
                </w:rPr>
                <m:t>F</m:t>
              </m:r>
            </m:e>
            <m:sub>
              <m:r>
                <w:rPr>
                  <w:rFonts w:ascii="Cambria Math" w:hAnsi="Cambria Math"/>
                </w:rPr>
                <m:t>i,0</m:t>
              </m:r>
            </m:sub>
          </m:sSub>
          <m:r>
            <w:rPr>
              <w:rFonts w:ascii="Cambria Math" w:hAnsi="Cambria Math"/>
            </w:rPr>
            <m:t>×M</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[kg/s]</m:t>
          </m:r>
        </m:oMath>
      </m:oMathPara>
    </w:p>
    <w:p w14:paraId="52740FAC"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V</m:t>
              </m:r>
            </m:e>
            <m:sub>
              <m:r>
                <w:rPr>
                  <w:rFonts w:ascii="Cambria Math" w:hAnsi="Cambria Math"/>
                </w:rPr>
                <m:t>solid,true</m:t>
              </m:r>
            </m:sub>
          </m:sSub>
          <m:r>
            <w:rPr>
              <w:rFonts w:ascii="Cambria Math" w:hAnsi="Cambria Math"/>
            </w:rPr>
            <m:t>=</m:t>
          </m:r>
          <m:f>
            <m:fPr>
              <m:ctrlPr>
                <w:rPr>
                  <w:rFonts w:ascii="Cambria Math" w:hAnsi="Cambria Math"/>
                  <w:i/>
                </w:rPr>
              </m:ctrlPr>
            </m:fPr>
            <m:num>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i,0</m:t>
                      </m:r>
                    </m:sub>
                  </m:sSub>
                  <m:r>
                    <w:rPr>
                      <w:rFonts w:ascii="Cambria Math" w:hAnsi="Cambria Math"/>
                    </w:rPr>
                    <m:t>×M</m:t>
                  </m:r>
                  <m:sSub>
                    <m:sSubPr>
                      <m:ctrlPr>
                        <w:rPr>
                          <w:rFonts w:ascii="Cambria Math" w:hAnsi="Cambria Math"/>
                          <w:i/>
                        </w:rPr>
                      </m:ctrlPr>
                    </m:sSubPr>
                    <m:e>
                      <m:r>
                        <w:rPr>
                          <w:rFonts w:ascii="Cambria Math" w:hAnsi="Cambria Math"/>
                        </w:rPr>
                        <m:t>w</m:t>
                      </m:r>
                    </m:e>
                    <m:sub>
                      <m:r>
                        <w:rPr>
                          <w:rFonts w:ascii="Cambria Math" w:hAnsi="Cambria Math"/>
                        </w:rPr>
                        <m:t>i</m:t>
                      </m:r>
                    </m:sub>
                  </m:sSub>
                </m:e>
              </m:d>
            </m:num>
            <m:den>
              <m:sSub>
                <m:sSubPr>
                  <m:ctrlPr>
                    <w:rPr>
                      <w:rFonts w:ascii="Cambria Math" w:hAnsi="Cambria Math"/>
                      <w:i/>
                    </w:rPr>
                  </m:ctrlPr>
                </m:sSubPr>
                <m:e>
                  <m:r>
                    <w:rPr>
                      <w:rFonts w:ascii="Cambria Math" w:hAnsi="Cambria Math"/>
                    </w:rPr>
                    <m:t>ρ</m:t>
                  </m:r>
                </m:e>
                <m:sub>
                  <m:r>
                    <w:rPr>
                      <w:rFonts w:ascii="Cambria Math" w:hAnsi="Cambria Math"/>
                    </w:rPr>
                    <m:t>true,i</m:t>
                  </m:r>
                </m:sub>
              </m:sSub>
            </m:den>
          </m:f>
          <m:r>
            <w:rPr>
              <w:rFonts w:ascii="Cambria Math" w:hAnsi="Cambria Math"/>
            </w:rPr>
            <m:t xml:space="preserve">  [m³/s]</m:t>
          </m:r>
        </m:oMath>
      </m:oMathPara>
    </w:p>
    <w:p w14:paraId="498A271B"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ρ</m:t>
              </m:r>
            </m:e>
            <m:sub>
              <m:r>
                <w:rPr>
                  <w:rFonts w:ascii="Cambria Math" w:hAnsi="Cambria Math"/>
                </w:rPr>
                <m:t>true,bed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ṁ</m:t>
                  </m:r>
                </m:e>
                <m:sub>
                  <m:r>
                    <w:rPr>
                      <w:rFonts w:ascii="Cambria Math" w:hAnsi="Cambria Math"/>
                    </w:rPr>
                    <m:t>solid,in</m:t>
                  </m:r>
                </m:sub>
              </m:sSub>
            </m:num>
            <m:den>
              <m:sSub>
                <m:sSubPr>
                  <m:ctrlPr>
                    <w:rPr>
                      <w:rFonts w:ascii="Cambria Math" w:hAnsi="Cambria Math"/>
                      <w:i/>
                    </w:rPr>
                  </m:ctrlPr>
                </m:sSubPr>
                <m:e>
                  <m:r>
                    <w:rPr>
                      <w:rFonts w:ascii="Cambria Math" w:hAnsi="Cambria Math"/>
                    </w:rPr>
                    <m:t>V</m:t>
                  </m:r>
                </m:e>
                <m:sub>
                  <m:r>
                    <w:rPr>
                      <w:rFonts w:ascii="Cambria Math" w:hAnsi="Cambria Math"/>
                    </w:rPr>
                    <m:t>solid,true</m:t>
                  </m:r>
                </m:sub>
              </m:sSub>
            </m:den>
          </m:f>
          <m:r>
            <w:rPr>
              <w:rFonts w:ascii="Cambria Math" w:hAnsi="Cambria Math"/>
            </w:rPr>
            <m:t xml:space="preserve">  [kg/m³]</m:t>
          </m:r>
        </m:oMath>
      </m:oMathPara>
    </w:p>
    <w:p w14:paraId="540B06AE" w14:textId="77777777" w:rsidR="003836FA" w:rsidRPr="00C26C40" w:rsidRDefault="003D0B1E" w:rsidP="003836FA">
      <m:oMathPara>
        <m:oMath>
          <m:sSub>
            <m:sSubPr>
              <m:ctrlPr>
                <w:rPr>
                  <w:rFonts w:ascii="Cambria Math" w:hAnsi="Cambria Math"/>
                  <w:i/>
                </w:rPr>
              </m:ctrlPr>
            </m:sSubPr>
            <m:e>
              <m:r>
                <w:rPr>
                  <w:rFonts w:ascii="Cambria Math" w:hAnsi="Cambria Math"/>
                </w:rPr>
                <m:t>ρ</m:t>
              </m:r>
            </m:e>
            <m:sub>
              <m:r>
                <w:rPr>
                  <w:rFonts w:ascii="Cambria Math" w:hAnsi="Cambria Math"/>
                </w:rPr>
                <m:t>bulk,in</m:t>
              </m:r>
            </m:sub>
          </m:sSub>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bed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true,bed</m:t>
              </m:r>
            </m:sub>
          </m:sSub>
          <m:r>
            <w:rPr>
              <w:rFonts w:ascii="Cambria Math" w:hAnsi="Cambria Math"/>
            </w:rPr>
            <m:t xml:space="preserve">  [kg/m³]</m:t>
          </m:r>
        </m:oMath>
      </m:oMathPara>
    </w:p>
    <w:p w14:paraId="20BD8548" w14:textId="77777777" w:rsidR="0074664C" w:rsidRPr="00C26C40" w:rsidRDefault="003836FA" w:rsidP="0074664C">
      <w:pPr>
        <w:keepNext/>
        <w:jc w:val="center"/>
      </w:pPr>
      <w:r w:rsidRPr="00C26C40">
        <w:rPr>
          <w:noProof/>
        </w:rPr>
        <w:drawing>
          <wp:inline distT="0" distB="0" distL="0" distR="0" wp14:anchorId="0AA60E78" wp14:editId="1F85C8E5">
            <wp:extent cx="4846320" cy="3629398"/>
            <wp:effectExtent l="0" t="0" r="0" b="0"/>
            <wp:docPr id="86086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0593" cy="3632598"/>
                    </a:xfrm>
                    <a:prstGeom prst="rect">
                      <a:avLst/>
                    </a:prstGeom>
                    <a:noFill/>
                    <a:ln>
                      <a:noFill/>
                    </a:ln>
                  </pic:spPr>
                </pic:pic>
              </a:graphicData>
            </a:graphic>
          </wp:inline>
        </w:drawing>
      </w:r>
    </w:p>
    <w:p w14:paraId="460C332D" w14:textId="2751CCC1" w:rsidR="003836FA" w:rsidRPr="00C26C40" w:rsidRDefault="0074664C" w:rsidP="0074664C">
      <w:pPr>
        <w:pStyle w:val="Caption"/>
        <w:rPr>
          <w:rFonts w:ascii="Cambria Math" w:hAnsi="Cambria Math"/>
          <w:oMath/>
        </w:rPr>
      </w:pPr>
      <w:bookmarkStart w:id="230" w:name="_Toc237220057"/>
      <w:r w:rsidRPr="00C26C40">
        <w:t xml:space="preserve">Figure </w:t>
      </w:r>
      <w:fldSimple w:instr=" STYLEREF 1 \s ">
        <w:r w:rsidR="006221B8">
          <w:rPr>
            <w:noProof/>
          </w:rPr>
          <w:t>6</w:t>
        </w:r>
      </w:fldSimple>
      <w:r w:rsidR="00E162A1">
        <w:noBreakHyphen/>
      </w:r>
      <w:fldSimple w:instr=" SEQ Figure \* ARABIC \s 1 ">
        <w:r w:rsidR="006221B8">
          <w:rPr>
            <w:noProof/>
          </w:rPr>
          <w:t>4</w:t>
        </w:r>
      </w:fldSimple>
      <w:r w:rsidRPr="00C26C40">
        <w:t xml:space="preserve"> Variation of bauxite bulk density along kiln length</w:t>
      </w:r>
      <w:bookmarkEnd w:id="230"/>
    </w:p>
    <w:p w14:paraId="47D48B0A" w14:textId="77777777" w:rsidR="002C5AA7" w:rsidRPr="00C26C40" w:rsidRDefault="002C5AA7" w:rsidP="002C5AA7">
      <w:pPr>
        <w:rPr>
          <w:b/>
          <w:bCs/>
        </w:rPr>
      </w:pPr>
      <w:bookmarkStart w:id="231" w:name="_Toc233209438"/>
    </w:p>
    <w:p w14:paraId="5D1429C0" w14:textId="7EACD782" w:rsidR="003836FA" w:rsidRPr="00C26C40" w:rsidRDefault="003836FA" w:rsidP="002C5AA7">
      <w:pPr>
        <w:rPr>
          <w:b/>
          <w:bCs/>
        </w:rPr>
      </w:pPr>
      <w:r w:rsidRPr="00C26C40">
        <w:rPr>
          <w:b/>
          <w:bCs/>
        </w:rPr>
        <w:t>Volumetric Flow and Fill Degree</w:t>
      </w:r>
      <w:bookmarkEnd w:id="231"/>
    </w:p>
    <w:p w14:paraId="699293DF"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Q</m:t>
              </m:r>
            </m:e>
            <m:sub>
              <m:r>
                <w:rPr>
                  <w:rFonts w:ascii="Cambria Math" w:hAnsi="Cambria Math"/>
                </w:rPr>
                <m:t>vol,in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ṁ</m:t>
                  </m:r>
                </m:e>
                <m:sub>
                  <m:r>
                    <w:rPr>
                      <w:rFonts w:ascii="Cambria Math" w:hAnsi="Cambria Math"/>
                    </w:rPr>
                    <m:t>solid,in</m:t>
                  </m:r>
                </m:sub>
              </m:sSub>
            </m:num>
            <m:den>
              <m:sSub>
                <m:sSubPr>
                  <m:ctrlPr>
                    <w:rPr>
                      <w:rFonts w:ascii="Cambria Math" w:hAnsi="Cambria Math"/>
                      <w:i/>
                    </w:rPr>
                  </m:ctrlPr>
                </m:sSubPr>
                <m:e>
                  <m:r>
                    <w:rPr>
                      <w:rFonts w:ascii="Cambria Math" w:hAnsi="Cambria Math"/>
                    </w:rPr>
                    <m:t>ρ</m:t>
                  </m:r>
                </m:e>
                <m:sub>
                  <m:r>
                    <w:rPr>
                      <w:rFonts w:ascii="Cambria Math" w:hAnsi="Cambria Math"/>
                    </w:rPr>
                    <m:t>bulk,in</m:t>
                  </m:r>
                </m:sub>
              </m:sSub>
            </m:den>
          </m:f>
          <m:r>
            <w:rPr>
              <w:rFonts w:ascii="Cambria Math" w:hAnsi="Cambria Math"/>
            </w:rPr>
            <m:t xml:space="preserve">  [m³/s]</m:t>
          </m:r>
        </m:oMath>
      </m:oMathPara>
    </w:p>
    <w:p w14:paraId="373FCC25"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v</m:t>
              </m:r>
            </m:e>
            <m:sub>
              <m:r>
                <w:rPr>
                  <w:rFonts w:ascii="Cambria Math" w:hAnsi="Cambria Math"/>
                </w:rPr>
                <m:t>solid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kiln</m:t>
                  </m:r>
                </m:sub>
              </m:sSub>
            </m:num>
            <m:den>
              <m:sSub>
                <m:sSubPr>
                  <m:ctrlPr>
                    <w:rPr>
                      <w:rFonts w:ascii="Cambria Math" w:hAnsi="Cambria Math"/>
                      <w:i/>
                    </w:rPr>
                  </m:ctrlPr>
                </m:sSubPr>
                <m:e>
                  <m:r>
                    <w:rPr>
                      <w:rFonts w:ascii="Cambria Math" w:hAnsi="Cambria Math"/>
                    </w:rPr>
                    <m:t>τ</m:t>
                  </m:r>
                </m:e>
                <m:sub>
                  <m:r>
                    <w:rPr>
                      <w:rFonts w:ascii="Cambria Math" w:hAnsi="Cambria Math"/>
                    </w:rPr>
                    <m:t>sec</m:t>
                  </m:r>
                </m:sub>
              </m:sSub>
            </m:den>
          </m:f>
          <m:r>
            <w:rPr>
              <w:rFonts w:ascii="Cambria Math" w:hAnsi="Cambria Math"/>
            </w:rPr>
            <m:t xml:space="preserve">  [m/s]</m:t>
          </m:r>
        </m:oMath>
      </m:oMathPara>
    </w:p>
    <w:p w14:paraId="25878421"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A</m:t>
              </m:r>
            </m:e>
            <m:sub>
              <m:r>
                <w:rPr>
                  <w:rFonts w:ascii="Cambria Math" w:hAnsi="Cambria Math"/>
                </w:rPr>
                <m:t>bed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vol,in</m:t>
                  </m:r>
                </m:sub>
              </m:sSub>
            </m:num>
            <m:den>
              <m:sSub>
                <m:sSubPr>
                  <m:ctrlPr>
                    <w:rPr>
                      <w:rFonts w:ascii="Cambria Math" w:hAnsi="Cambria Math"/>
                      <w:i/>
                    </w:rPr>
                  </m:ctrlPr>
                </m:sSubPr>
                <m:e>
                  <m:r>
                    <w:rPr>
                      <w:rFonts w:ascii="Cambria Math" w:hAnsi="Cambria Math"/>
                    </w:rPr>
                    <m:t>v</m:t>
                  </m:r>
                </m:e>
                <m:sub>
                  <m:r>
                    <w:rPr>
                      <w:rFonts w:ascii="Cambria Math" w:hAnsi="Cambria Math"/>
                    </w:rPr>
                    <m:t>solid</m:t>
                  </m:r>
                </m:sub>
              </m:sSub>
            </m:den>
          </m:f>
          <m:r>
            <w:rPr>
              <w:rFonts w:ascii="Cambria Math" w:hAnsi="Cambria Math"/>
            </w:rPr>
            <m:t xml:space="preserve">  [m²]</m:t>
          </m:r>
        </m:oMath>
      </m:oMathPara>
    </w:p>
    <w:p w14:paraId="5AE4B3EA" w14:textId="77777777" w:rsidR="003836FA" w:rsidRPr="00C26C40" w:rsidRDefault="003836FA" w:rsidP="003836FA">
      <m:oMathPara>
        <m:oMath>
          <m:r>
            <w:rPr>
              <w:rFonts w:ascii="Cambria Math" w:hAnsi="Cambria Math"/>
            </w:rPr>
            <m:t>f =</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bed</m:t>
                  </m:r>
                </m:sub>
              </m:sSub>
            </m:num>
            <m:den>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=fractional fill degree  [-]</m:t>
          </m:r>
        </m:oMath>
      </m:oMathPara>
    </w:p>
    <w:p w14:paraId="12D6EE41" w14:textId="77777777" w:rsidR="003836FA" w:rsidRPr="00C26C40" w:rsidRDefault="003836FA" w:rsidP="002C5AA7">
      <w:pPr>
        <w:rPr>
          <w:b/>
          <w:bCs/>
        </w:rPr>
      </w:pPr>
      <w:bookmarkStart w:id="232" w:name="_Toc233209439"/>
      <w:r w:rsidRPr="00C26C40">
        <w:rPr>
          <w:b/>
          <w:bCs/>
        </w:rPr>
        <w:t>Interface Geometry</w:t>
      </w:r>
      <w:bookmarkEnd w:id="232"/>
    </w:p>
    <w:p w14:paraId="5A7EE9B6" w14:textId="77777777" w:rsidR="003836FA" w:rsidRPr="00C26C40" w:rsidRDefault="003836FA" w:rsidP="003836FA">
      <w:r w:rsidRPr="00C26C40">
        <w:t>The subtended central angle θ [rad] of the bed cross-section is found from the implicit equation:</w:t>
      </w:r>
    </w:p>
    <w:p w14:paraId="51D8CA80" w14:textId="77777777" w:rsidR="003836FA" w:rsidRPr="00C26C40" w:rsidRDefault="003836FA" w:rsidP="003836FA">
      <m:oMathPara>
        <m:oMath>
          <m:r>
            <w:rPr>
              <w:rFonts w:ascii="Cambria Math" w:hAnsi="Cambria Math"/>
            </w:rPr>
            <m:t>θ-sin</m:t>
          </m:r>
          <m:d>
            <m:dPr>
              <m:ctrlPr>
                <w:rPr>
                  <w:rFonts w:ascii="Cambria Math" w:hAnsi="Cambria Math"/>
                  <w:i/>
                </w:rPr>
              </m:ctrlPr>
            </m:dPr>
            <m:e>
              <m:r>
                <w:rPr>
                  <w:rFonts w:ascii="Cambria Math" w:hAnsi="Cambria Math"/>
                </w:rPr>
                <m:t>θ</m:t>
              </m:r>
            </m:e>
          </m:d>
          <m:r>
            <w:rPr>
              <w:rFonts w:ascii="Cambria Math" w:hAnsi="Cambria Math"/>
            </w:rPr>
            <m:t>=2πf</m:t>
          </m:r>
        </m:oMath>
      </m:oMathPara>
    </w:p>
    <w:p w14:paraId="04DD731C" w14:textId="77777777" w:rsidR="003836FA" w:rsidRPr="00C26C40" w:rsidRDefault="003836FA" w:rsidP="003836FA">
      <w:r w:rsidRPr="00C26C40">
        <w:t>Solved iteratively using Newton-Raphson. The per-unit-length interface areas are:</w:t>
      </w:r>
    </w:p>
    <w:p w14:paraId="3E95AE26" w14:textId="57687F13" w:rsidR="003836FA" w:rsidRPr="00C26C40" w:rsidRDefault="003836FA" w:rsidP="003836FA">
      <w:pPr>
        <w:pStyle w:val="Caption"/>
        <w:keepNext/>
        <w:rPr>
          <w:sz w:val="24"/>
          <w:szCs w:val="24"/>
        </w:rPr>
      </w:pPr>
      <w:bookmarkStart w:id="233" w:name="_Toc233741448"/>
      <w:bookmarkStart w:id="234" w:name="_Toc237244837"/>
      <w:r w:rsidRPr="00C26C40">
        <w:rPr>
          <w:sz w:val="24"/>
          <w:szCs w:val="24"/>
        </w:rPr>
        <w:t xml:space="preserve">Table </w:t>
      </w:r>
      <w:r w:rsidR="00B61202">
        <w:rPr>
          <w:sz w:val="24"/>
          <w:szCs w:val="24"/>
        </w:rPr>
        <w:fldChar w:fldCharType="begin"/>
      </w:r>
      <w:r w:rsidR="00B61202">
        <w:rPr>
          <w:sz w:val="24"/>
          <w:szCs w:val="24"/>
        </w:rPr>
        <w:instrText xml:space="preserve"> STYLEREF 1 \s </w:instrText>
      </w:r>
      <w:r w:rsidR="00B61202">
        <w:rPr>
          <w:sz w:val="24"/>
          <w:szCs w:val="24"/>
        </w:rPr>
        <w:fldChar w:fldCharType="separate"/>
      </w:r>
      <w:r w:rsidR="006221B8">
        <w:rPr>
          <w:noProof/>
          <w:sz w:val="24"/>
          <w:szCs w:val="24"/>
        </w:rPr>
        <w:t>6</w:t>
      </w:r>
      <w:r w:rsidR="00B61202">
        <w:rPr>
          <w:sz w:val="24"/>
          <w:szCs w:val="24"/>
        </w:rPr>
        <w:fldChar w:fldCharType="end"/>
      </w:r>
      <w:r w:rsidR="00B61202">
        <w:rPr>
          <w:sz w:val="24"/>
          <w:szCs w:val="24"/>
        </w:rPr>
        <w:noBreakHyphen/>
      </w:r>
      <w:r w:rsidR="00B61202">
        <w:rPr>
          <w:sz w:val="24"/>
          <w:szCs w:val="24"/>
        </w:rPr>
        <w:fldChar w:fldCharType="begin"/>
      </w:r>
      <w:r w:rsidR="00B61202">
        <w:rPr>
          <w:sz w:val="24"/>
          <w:szCs w:val="24"/>
        </w:rPr>
        <w:instrText xml:space="preserve"> SEQ Table \* ARABIC \s 1 </w:instrText>
      </w:r>
      <w:r w:rsidR="00B61202">
        <w:rPr>
          <w:sz w:val="24"/>
          <w:szCs w:val="24"/>
        </w:rPr>
        <w:fldChar w:fldCharType="separate"/>
      </w:r>
      <w:r w:rsidR="006221B8">
        <w:rPr>
          <w:noProof/>
          <w:sz w:val="24"/>
          <w:szCs w:val="24"/>
        </w:rPr>
        <w:t>6</w:t>
      </w:r>
      <w:r w:rsidR="00B61202">
        <w:rPr>
          <w:sz w:val="24"/>
          <w:szCs w:val="24"/>
        </w:rPr>
        <w:fldChar w:fldCharType="end"/>
      </w:r>
      <w:r w:rsidRPr="00C26C40">
        <w:rPr>
          <w:sz w:val="24"/>
          <w:szCs w:val="24"/>
        </w:rPr>
        <w:t xml:space="preserve"> Per-unit-length interface areas</w:t>
      </w:r>
      <w:bookmarkEnd w:id="233"/>
      <w:bookmarkEnd w:id="234"/>
    </w:p>
    <w:tbl>
      <w:tblPr>
        <w:tblStyle w:val="TableGrid"/>
        <w:tblW w:w="9209" w:type="dxa"/>
        <w:tblLook w:val="0000" w:firstRow="0" w:lastRow="0" w:firstColumn="0" w:lastColumn="0" w:noHBand="0" w:noVBand="0"/>
      </w:tblPr>
      <w:tblGrid>
        <w:gridCol w:w="2830"/>
        <w:gridCol w:w="2694"/>
        <w:gridCol w:w="3685"/>
      </w:tblGrid>
      <w:tr w:rsidR="003836FA" w:rsidRPr="00C26C40" w14:paraId="6D4DDF99" w14:textId="77777777" w:rsidTr="00870DFD">
        <w:tc>
          <w:tcPr>
            <w:tcW w:w="2830" w:type="dxa"/>
          </w:tcPr>
          <w:p w14:paraId="0F46AB65" w14:textId="77777777" w:rsidR="003836FA" w:rsidRPr="00C26C40" w:rsidRDefault="003836FA" w:rsidP="00870DFD">
            <w:pPr>
              <w:rPr>
                <w:b/>
                <w:bCs/>
                <w:lang w:val="en-GB"/>
              </w:rPr>
            </w:pPr>
            <w:r w:rsidRPr="00C26C40">
              <w:rPr>
                <w:b/>
                <w:bCs/>
                <w:lang w:val="en-GB"/>
              </w:rPr>
              <w:t>Interface</w:t>
            </w:r>
          </w:p>
        </w:tc>
        <w:tc>
          <w:tcPr>
            <w:tcW w:w="2694" w:type="dxa"/>
          </w:tcPr>
          <w:p w14:paraId="2529EF06" w14:textId="77777777" w:rsidR="003836FA" w:rsidRPr="00C26C40" w:rsidRDefault="003836FA" w:rsidP="00870DFD">
            <w:pPr>
              <w:rPr>
                <w:b/>
                <w:bCs/>
                <w:lang w:val="en-GB"/>
              </w:rPr>
            </w:pPr>
            <w:r w:rsidRPr="00C26C40">
              <w:rPr>
                <w:b/>
                <w:bCs/>
                <w:lang w:val="en-GB"/>
              </w:rPr>
              <w:t>Formula</w:t>
            </w:r>
          </w:p>
        </w:tc>
        <w:tc>
          <w:tcPr>
            <w:tcW w:w="3685" w:type="dxa"/>
          </w:tcPr>
          <w:p w14:paraId="54C38EE6" w14:textId="77777777" w:rsidR="003836FA" w:rsidRPr="00C26C40" w:rsidRDefault="003836FA" w:rsidP="00870DFD">
            <w:pPr>
              <w:rPr>
                <w:b/>
                <w:bCs/>
                <w:lang w:val="en-GB"/>
              </w:rPr>
            </w:pPr>
            <w:r w:rsidRPr="00C26C40">
              <w:rPr>
                <w:b/>
                <w:bCs/>
                <w:lang w:val="en-GB"/>
              </w:rPr>
              <w:t>Physical Meaning</w:t>
            </w:r>
          </w:p>
        </w:tc>
      </w:tr>
      <w:tr w:rsidR="003836FA" w:rsidRPr="00C26C40" w14:paraId="775D30B5" w14:textId="77777777" w:rsidTr="00870DFD">
        <w:tc>
          <w:tcPr>
            <w:tcW w:w="2830" w:type="dxa"/>
          </w:tcPr>
          <w:p w14:paraId="5F87ECD0" w14:textId="77777777" w:rsidR="003836FA" w:rsidRPr="00C26C40" w:rsidRDefault="003836FA" w:rsidP="00870DFD">
            <w:pPr>
              <w:rPr>
                <w:lang w:val="en-GB"/>
              </w:rPr>
            </w:pPr>
            <w:r w:rsidRPr="00C26C40">
              <w:rPr>
                <w:lang w:val="en-GB"/>
              </w:rPr>
              <w:t>Exposed wall (gas-side)</w:t>
            </w:r>
          </w:p>
        </w:tc>
        <w:tc>
          <w:tcPr>
            <w:tcW w:w="2694" w:type="dxa"/>
          </w:tcPr>
          <w:p w14:paraId="7C94C7B1" w14:textId="77777777" w:rsidR="003836FA" w:rsidRPr="00C26C40" w:rsidRDefault="003D0B1E" w:rsidP="00870DFD">
            <w:pPr>
              <w:rPr>
                <w:lang w:val="en-GB"/>
              </w:rPr>
            </w:pPr>
            <m:oMathPara>
              <m:oMath>
                <m:d>
                  <m:dPr>
                    <m:ctrlPr>
                      <w:rPr>
                        <w:rFonts w:ascii="Cambria Math" w:hAnsi="Cambria Math"/>
                        <w:i/>
                        <w:lang w:val="en-GB"/>
                      </w:rPr>
                    </m:ctrlPr>
                  </m:dPr>
                  <m:e>
                    <m:r>
                      <w:rPr>
                        <w:rFonts w:ascii="Cambria Math" w:hAnsi="Cambria Math"/>
                        <w:lang w:val="en-GB"/>
                      </w:rPr>
                      <m:t>2π-θ</m:t>
                    </m:r>
                  </m:e>
                </m:d>
                <m:r>
                  <w:rPr>
                    <w:rFonts w:ascii="Cambria Math" w:hAnsi="Cambria Math"/>
                    <w:lang w:val="en-GB"/>
                  </w:rPr>
                  <m:t>×R</m:t>
                </m:r>
              </m:oMath>
            </m:oMathPara>
          </w:p>
        </w:tc>
        <w:tc>
          <w:tcPr>
            <w:tcW w:w="3685" w:type="dxa"/>
          </w:tcPr>
          <w:p w14:paraId="72BDD339" w14:textId="77777777" w:rsidR="003836FA" w:rsidRPr="00C26C40" w:rsidRDefault="003836FA" w:rsidP="00870DFD">
            <w:pPr>
              <w:rPr>
                <w:lang w:val="en-GB"/>
              </w:rPr>
            </w:pPr>
            <w:r w:rsidRPr="00C26C40">
              <w:rPr>
                <w:lang w:val="en-GB"/>
              </w:rPr>
              <w:t>Wall arc facing freeboard gas</w:t>
            </w:r>
          </w:p>
        </w:tc>
      </w:tr>
      <w:tr w:rsidR="003836FA" w:rsidRPr="00C26C40" w14:paraId="23A4111D" w14:textId="77777777" w:rsidTr="00870DFD">
        <w:tc>
          <w:tcPr>
            <w:tcW w:w="2830" w:type="dxa"/>
          </w:tcPr>
          <w:p w14:paraId="4D228B76" w14:textId="77777777" w:rsidR="003836FA" w:rsidRPr="00C26C40" w:rsidRDefault="003836FA" w:rsidP="00870DFD">
            <w:pPr>
              <w:rPr>
                <w:lang w:val="en-GB"/>
              </w:rPr>
            </w:pPr>
            <w:r w:rsidRPr="00C26C40">
              <w:rPr>
                <w:lang w:val="en-GB"/>
              </w:rPr>
              <w:t>Exposed bed surface</w:t>
            </w:r>
          </w:p>
        </w:tc>
        <w:tc>
          <w:tcPr>
            <w:tcW w:w="2694" w:type="dxa"/>
          </w:tcPr>
          <w:p w14:paraId="414D0383" w14:textId="77777777" w:rsidR="003836FA" w:rsidRPr="00C26C40" w:rsidRDefault="003836FA" w:rsidP="00870DFD">
            <w:pPr>
              <w:rPr>
                <w:lang w:val="en-GB"/>
              </w:rPr>
            </w:pPr>
            <m:oMathPara>
              <m:oMath>
                <m:r>
                  <w:rPr>
                    <w:rFonts w:ascii="Cambria Math" w:hAnsi="Cambria Math"/>
                    <w:lang w:val="en-GB"/>
                  </w:rPr>
                  <m:t>2R sin</m:t>
                </m:r>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θ</m:t>
                        </m:r>
                      </m:num>
                      <m:den>
                        <m:r>
                          <w:rPr>
                            <w:rFonts w:ascii="Cambria Math" w:hAnsi="Cambria Math"/>
                            <w:lang w:val="en-GB"/>
                          </w:rPr>
                          <m:t>2</m:t>
                        </m:r>
                      </m:den>
                    </m:f>
                  </m:e>
                </m:d>
              </m:oMath>
            </m:oMathPara>
          </w:p>
        </w:tc>
        <w:tc>
          <w:tcPr>
            <w:tcW w:w="3685" w:type="dxa"/>
          </w:tcPr>
          <w:p w14:paraId="428C83AB" w14:textId="77777777" w:rsidR="003836FA" w:rsidRPr="00C26C40" w:rsidRDefault="003836FA" w:rsidP="00870DFD">
            <w:pPr>
              <w:rPr>
                <w:lang w:val="en-GB"/>
              </w:rPr>
            </w:pPr>
            <w:r w:rsidRPr="00C26C40">
              <w:rPr>
                <w:lang w:val="en-GB"/>
              </w:rPr>
              <w:t>Chord at gas-solid interface</w:t>
            </w:r>
          </w:p>
        </w:tc>
      </w:tr>
      <w:tr w:rsidR="003836FA" w:rsidRPr="00C26C40" w14:paraId="731AD045" w14:textId="77777777" w:rsidTr="00870DFD">
        <w:tc>
          <w:tcPr>
            <w:tcW w:w="2830" w:type="dxa"/>
          </w:tcPr>
          <w:p w14:paraId="68313EC7" w14:textId="77777777" w:rsidR="003836FA" w:rsidRPr="00C26C40" w:rsidRDefault="003836FA" w:rsidP="00870DFD">
            <w:pPr>
              <w:rPr>
                <w:lang w:val="en-GB"/>
              </w:rPr>
            </w:pPr>
            <w:r w:rsidRPr="00C26C40">
              <w:rPr>
                <w:lang w:val="en-GB"/>
              </w:rPr>
              <w:t>Covered wall (bedside)</w:t>
            </w:r>
          </w:p>
        </w:tc>
        <w:tc>
          <w:tcPr>
            <w:tcW w:w="2694" w:type="dxa"/>
          </w:tcPr>
          <w:p w14:paraId="44424FCE" w14:textId="77777777" w:rsidR="003836FA" w:rsidRPr="00C26C40" w:rsidRDefault="003836FA" w:rsidP="00870DFD">
            <w:pPr>
              <w:rPr>
                <w:lang w:val="en-GB"/>
              </w:rPr>
            </w:pPr>
            <m:oMathPara>
              <m:oMath>
                <m:r>
                  <w:rPr>
                    <w:rFonts w:ascii="Cambria Math" w:hAnsi="Cambria Math"/>
                    <w:lang w:val="en-GB"/>
                  </w:rPr>
                  <m:t>θ×R</m:t>
                </m:r>
              </m:oMath>
            </m:oMathPara>
          </w:p>
        </w:tc>
        <w:tc>
          <w:tcPr>
            <w:tcW w:w="3685" w:type="dxa"/>
          </w:tcPr>
          <w:p w14:paraId="3EFC60D0" w14:textId="77777777" w:rsidR="003836FA" w:rsidRPr="00C26C40" w:rsidRDefault="003836FA" w:rsidP="00870DFD">
            <w:pPr>
              <w:rPr>
                <w:lang w:val="en-GB"/>
              </w:rPr>
            </w:pPr>
            <w:r w:rsidRPr="00C26C40">
              <w:rPr>
                <w:lang w:val="en-GB"/>
              </w:rPr>
              <w:t>Wall arc in contact with solid bed</w:t>
            </w:r>
          </w:p>
        </w:tc>
      </w:tr>
    </w:tbl>
    <w:p w14:paraId="66B4D68F" w14:textId="77777777" w:rsidR="003836FA" w:rsidRPr="00C26C40" w:rsidRDefault="003836FA" w:rsidP="003836FA">
      <w:r w:rsidRPr="00C26C40">
        <w:t>The freeboard cross-sectional area is:</w:t>
      </w:r>
    </w:p>
    <w:p w14:paraId="42981094" w14:textId="2089C0C7" w:rsidR="003836FA" w:rsidRPr="00C26C40" w:rsidRDefault="003D0B1E" w:rsidP="003836FA">
      <m:oMathPara>
        <m:oMath>
          <m:sSub>
            <m:sSubPr>
              <m:ctrlPr>
                <w:rPr>
                  <w:rFonts w:ascii="Cambria Math" w:hAnsi="Cambria Math"/>
                  <w:i/>
                </w:rPr>
              </m:ctrlPr>
            </m:sSubPr>
            <m:e>
              <m:r>
                <w:rPr>
                  <w:rFonts w:ascii="Cambria Math" w:hAnsi="Cambria Math"/>
                </w:rPr>
                <m:t>A</m:t>
              </m:r>
            </m:e>
            <m:sub>
              <m:r>
                <w:rPr>
                  <w:rFonts w:ascii="Cambria Math" w:hAnsi="Cambria Math"/>
                </w:rPr>
                <m:t>fb</m:t>
              </m:r>
            </m:sub>
          </m:sSub>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bed</m:t>
              </m:r>
            </m:sub>
          </m:sSub>
          <m:r>
            <w:rPr>
              <w:rFonts w:ascii="Cambria Math" w:hAnsi="Cambria Math"/>
            </w:rPr>
            <m:t xml:space="preserve">  [m²]</m:t>
          </m:r>
        </m:oMath>
      </m:oMathPara>
    </w:p>
    <w:p w14:paraId="5EC0D56E" w14:textId="2089C0C7" w:rsidR="003836FA" w:rsidRPr="00C26C40" w:rsidRDefault="003836FA" w:rsidP="0071056F">
      <w:pPr>
        <w:rPr>
          <w:b/>
          <w:bCs/>
        </w:rPr>
      </w:pPr>
      <w:bookmarkStart w:id="235" w:name="_Toc233209440"/>
      <w:r w:rsidRPr="00C26C40">
        <w:rPr>
          <w:b/>
          <w:bCs/>
        </w:rPr>
        <w:t>Heat Capacity Correlations</w:t>
      </w:r>
      <w:bookmarkEnd w:id="235"/>
    </w:p>
    <w:p w14:paraId="26C8CABC" w14:textId="1F6FA535" w:rsidR="003836FA" w:rsidRPr="00C26C40" w:rsidRDefault="003836FA" w:rsidP="0071056F">
      <w:pPr>
        <w:pStyle w:val="ListParagraph"/>
        <w:numPr>
          <w:ilvl w:val="1"/>
          <w:numId w:val="5"/>
        </w:numPr>
        <w:rPr>
          <w:b/>
          <w:bCs/>
        </w:rPr>
      </w:pPr>
      <w:r w:rsidRPr="00C26C40">
        <w:rPr>
          <w:b/>
          <w:bCs/>
        </w:rPr>
        <w:t>Gas Phase [J/mol/K]</w:t>
      </w:r>
    </w:p>
    <w:p w14:paraId="001645BF" w14:textId="77777777" w:rsidR="003836FA" w:rsidRPr="00C26C40" w:rsidRDefault="003836FA" w:rsidP="003836FA">
      <w:r w:rsidRPr="00C26C40">
        <w:lastRenderedPageBreak/>
        <w:t>All polynomial correlations use the reduced temperature t = T/1000 (T in Kelvin), consistent with NIST/JANAF data. The temperature range of validity is 298-1500 K.</w:t>
      </w:r>
    </w:p>
    <w:p w14:paraId="717E73BF" w14:textId="5E25836B" w:rsidR="003836FA" w:rsidRPr="00C26C40" w:rsidRDefault="003836FA" w:rsidP="003836FA">
      <w:pPr>
        <w:pStyle w:val="Caption"/>
        <w:keepNext/>
        <w:rPr>
          <w:sz w:val="24"/>
          <w:szCs w:val="24"/>
        </w:rPr>
      </w:pPr>
      <w:bookmarkStart w:id="236" w:name="_Toc233741449"/>
      <w:bookmarkStart w:id="237" w:name="_Toc237244838"/>
      <w:r w:rsidRPr="00C26C40">
        <w:rPr>
          <w:sz w:val="24"/>
          <w:szCs w:val="24"/>
        </w:rPr>
        <w:t xml:space="preserve">Table </w:t>
      </w:r>
      <w:r w:rsidR="00B61202">
        <w:rPr>
          <w:sz w:val="24"/>
          <w:szCs w:val="24"/>
        </w:rPr>
        <w:fldChar w:fldCharType="begin"/>
      </w:r>
      <w:r w:rsidR="00B61202">
        <w:rPr>
          <w:sz w:val="24"/>
          <w:szCs w:val="24"/>
        </w:rPr>
        <w:instrText xml:space="preserve"> STYLEREF 1 \s </w:instrText>
      </w:r>
      <w:r w:rsidR="00B61202">
        <w:rPr>
          <w:sz w:val="24"/>
          <w:szCs w:val="24"/>
        </w:rPr>
        <w:fldChar w:fldCharType="separate"/>
      </w:r>
      <w:r w:rsidR="006221B8">
        <w:rPr>
          <w:noProof/>
          <w:sz w:val="24"/>
          <w:szCs w:val="24"/>
        </w:rPr>
        <w:t>6</w:t>
      </w:r>
      <w:r w:rsidR="00B61202">
        <w:rPr>
          <w:sz w:val="24"/>
          <w:szCs w:val="24"/>
        </w:rPr>
        <w:fldChar w:fldCharType="end"/>
      </w:r>
      <w:r w:rsidR="00B61202">
        <w:rPr>
          <w:sz w:val="24"/>
          <w:szCs w:val="24"/>
        </w:rPr>
        <w:noBreakHyphen/>
      </w:r>
      <w:r w:rsidR="00B61202">
        <w:rPr>
          <w:sz w:val="24"/>
          <w:szCs w:val="24"/>
        </w:rPr>
        <w:fldChar w:fldCharType="begin"/>
      </w:r>
      <w:r w:rsidR="00B61202">
        <w:rPr>
          <w:sz w:val="24"/>
          <w:szCs w:val="24"/>
        </w:rPr>
        <w:instrText xml:space="preserve"> SEQ Table \* ARABIC \s 1 </w:instrText>
      </w:r>
      <w:r w:rsidR="00B61202">
        <w:rPr>
          <w:sz w:val="24"/>
          <w:szCs w:val="24"/>
        </w:rPr>
        <w:fldChar w:fldCharType="separate"/>
      </w:r>
      <w:r w:rsidR="006221B8">
        <w:rPr>
          <w:noProof/>
          <w:sz w:val="24"/>
          <w:szCs w:val="24"/>
        </w:rPr>
        <w:t>7</w:t>
      </w:r>
      <w:r w:rsidR="00B61202">
        <w:rPr>
          <w:sz w:val="24"/>
          <w:szCs w:val="24"/>
        </w:rPr>
        <w:fldChar w:fldCharType="end"/>
      </w:r>
      <w:r w:rsidRPr="00C26C40">
        <w:rPr>
          <w:sz w:val="24"/>
          <w:szCs w:val="24"/>
        </w:rPr>
        <w:t xml:space="preserve"> Gas-phase heat capacity polynomials (NIST WebBook)</w:t>
      </w:r>
      <w:bookmarkEnd w:id="236"/>
      <w:bookmarkEnd w:id="237"/>
    </w:p>
    <w:tbl>
      <w:tblPr>
        <w:tblStyle w:val="TableGrid"/>
        <w:tblW w:w="9060" w:type="dxa"/>
        <w:tblLook w:val="0000" w:firstRow="0" w:lastRow="0" w:firstColumn="0" w:lastColumn="0" w:noHBand="0" w:noVBand="0"/>
      </w:tblPr>
      <w:tblGrid>
        <w:gridCol w:w="2200"/>
        <w:gridCol w:w="6860"/>
      </w:tblGrid>
      <w:tr w:rsidR="003836FA" w:rsidRPr="00C26C40" w14:paraId="34142A1C" w14:textId="77777777" w:rsidTr="00870DFD">
        <w:tc>
          <w:tcPr>
            <w:tcW w:w="2200" w:type="dxa"/>
          </w:tcPr>
          <w:p w14:paraId="1B2B4B8B" w14:textId="77777777" w:rsidR="003836FA" w:rsidRPr="00C26C40" w:rsidRDefault="003836FA" w:rsidP="00870DFD">
            <w:pPr>
              <w:rPr>
                <w:b/>
                <w:bCs/>
                <w:lang w:val="en-GB"/>
              </w:rPr>
            </w:pPr>
            <w:r w:rsidRPr="00C26C40">
              <w:rPr>
                <w:b/>
                <w:bCs/>
                <w:lang w:val="en-GB"/>
              </w:rPr>
              <w:t>Species</w:t>
            </w:r>
          </w:p>
        </w:tc>
        <w:tc>
          <w:tcPr>
            <w:tcW w:w="6860" w:type="dxa"/>
          </w:tcPr>
          <w:p w14:paraId="66FDDD00" w14:textId="77777777" w:rsidR="003836FA" w:rsidRPr="00C26C40" w:rsidRDefault="003836FA" w:rsidP="00870DFD">
            <w:pPr>
              <w:rPr>
                <w:b/>
                <w:bCs/>
                <w:lang w:val="en-GB"/>
              </w:rPr>
            </w:pPr>
            <w:r w:rsidRPr="00C26C40">
              <w:rPr>
                <w:b/>
                <w:bCs/>
                <w:lang w:val="en-GB"/>
              </w:rPr>
              <w:t>Cp Polynomial [J/mol/K]</w:t>
            </w:r>
          </w:p>
        </w:tc>
      </w:tr>
      <w:tr w:rsidR="003836FA" w:rsidRPr="00C26C40" w14:paraId="20E94578" w14:textId="77777777" w:rsidTr="00870DFD">
        <w:tc>
          <w:tcPr>
            <w:tcW w:w="2200" w:type="dxa"/>
          </w:tcPr>
          <w:p w14:paraId="04A0373D" w14:textId="77777777" w:rsidR="003836FA" w:rsidRPr="00C26C40" w:rsidRDefault="003836FA" w:rsidP="00870DFD">
            <w:pPr>
              <w:rPr>
                <w:lang w:val="en-GB"/>
              </w:rPr>
            </w:pPr>
            <w:r w:rsidRPr="00C26C40">
              <w:rPr>
                <w:lang w:val="en-GB"/>
              </w:rPr>
              <w:t>CO</w:t>
            </w:r>
          </w:p>
        </w:tc>
        <w:tc>
          <w:tcPr>
            <w:tcW w:w="6860" w:type="dxa"/>
          </w:tcPr>
          <w:p w14:paraId="1173C214" w14:textId="77777777" w:rsidR="003836FA" w:rsidRPr="00C26C40" w:rsidRDefault="003836FA" w:rsidP="00870DFD">
            <w:pPr>
              <w:rPr>
                <w:lang w:val="en-GB"/>
              </w:rPr>
            </w:pPr>
            <m:oMathPara>
              <m:oMath>
                <m:r>
                  <w:rPr>
                    <w:rFonts w:ascii="Cambria Math" w:hAnsi="Cambria Math"/>
                    <w:lang w:val="en-GB"/>
                  </w:rPr>
                  <m:t>25.568 + 6.096t + 4.055</m:t>
                </m:r>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2</m:t>
                    </m:r>
                  </m:sup>
                </m:sSup>
                <m:r>
                  <w:rPr>
                    <w:rFonts w:ascii="Cambria Math" w:hAnsi="Cambria Math"/>
                    <w:lang w:val="en-GB"/>
                  </w:rPr>
                  <m:t>- 2.671</m:t>
                </m:r>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3</m:t>
                    </m:r>
                  </m:sup>
                </m:sSup>
                <m:r>
                  <w:rPr>
                    <w:rFonts w:ascii="Cambria Math" w:hAnsi="Cambria Math"/>
                    <w:lang w:val="en-GB"/>
                  </w:rPr>
                  <m:t>+</m:t>
                </m:r>
                <m:f>
                  <m:fPr>
                    <m:ctrlPr>
                      <w:rPr>
                        <w:rFonts w:ascii="Cambria Math" w:hAnsi="Cambria Math"/>
                        <w:i/>
                        <w:lang w:val="en-GB"/>
                      </w:rPr>
                    </m:ctrlPr>
                  </m:fPr>
                  <m:num>
                    <m:r>
                      <w:rPr>
                        <w:rFonts w:ascii="Cambria Math" w:hAnsi="Cambria Math"/>
                        <w:lang w:val="en-GB"/>
                      </w:rPr>
                      <m:t>0.131</m:t>
                    </m:r>
                  </m:num>
                  <m:den>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2</m:t>
                        </m:r>
                      </m:sup>
                    </m:sSup>
                  </m:den>
                </m:f>
              </m:oMath>
            </m:oMathPara>
          </w:p>
        </w:tc>
      </w:tr>
      <w:tr w:rsidR="003836FA" w:rsidRPr="00C26C40" w14:paraId="2EA8EE3A" w14:textId="77777777" w:rsidTr="00870DFD">
        <w:tc>
          <w:tcPr>
            <w:tcW w:w="2200" w:type="dxa"/>
          </w:tcPr>
          <w:p w14:paraId="301ADC05" w14:textId="77777777" w:rsidR="003836FA" w:rsidRPr="00C26C40" w:rsidRDefault="003836FA" w:rsidP="00870DFD">
            <w:pPr>
              <w:rPr>
                <w:lang w:val="en-GB"/>
              </w:rPr>
            </w:pPr>
            <w:r w:rsidRPr="00C26C40">
              <w:rPr>
                <w:lang w:val="en-GB"/>
              </w:rPr>
              <w:t>CO₂</w:t>
            </w:r>
          </w:p>
        </w:tc>
        <w:tc>
          <w:tcPr>
            <w:tcW w:w="6860" w:type="dxa"/>
          </w:tcPr>
          <w:p w14:paraId="117773FA" w14:textId="77777777" w:rsidR="003836FA" w:rsidRPr="00C26C40" w:rsidRDefault="003836FA" w:rsidP="00870DFD">
            <w:pPr>
              <w:rPr>
                <w:lang w:val="en-GB"/>
              </w:rPr>
            </w:pPr>
            <m:oMathPara>
              <m:oMath>
                <m:r>
                  <w:rPr>
                    <w:rFonts w:ascii="Cambria Math" w:hAnsi="Cambria Math"/>
                    <w:lang w:val="en-GB"/>
                  </w:rPr>
                  <m:t>24.997 + 55.187t - 33.691</m:t>
                </m:r>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2</m:t>
                    </m:r>
                  </m:sup>
                </m:sSup>
                <m:r>
                  <w:rPr>
                    <w:rFonts w:ascii="Cambria Math" w:hAnsi="Cambria Math"/>
                    <w:lang w:val="en-GB"/>
                  </w:rPr>
                  <m:t>+ 7.948</m:t>
                </m:r>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3</m:t>
                    </m:r>
                  </m:sup>
                </m:sSup>
                <m:r>
                  <w:rPr>
                    <w:rFonts w:ascii="Cambria Math" w:hAnsi="Cambria Math"/>
                    <w:lang w:val="en-GB"/>
                  </w:rPr>
                  <m:t>-</m:t>
                </m:r>
                <m:f>
                  <m:fPr>
                    <m:ctrlPr>
                      <w:rPr>
                        <w:rFonts w:ascii="Cambria Math" w:hAnsi="Cambria Math"/>
                        <w:i/>
                        <w:lang w:val="en-GB"/>
                      </w:rPr>
                    </m:ctrlPr>
                  </m:fPr>
                  <m:num>
                    <m:r>
                      <w:rPr>
                        <w:rFonts w:ascii="Cambria Math" w:hAnsi="Cambria Math"/>
                        <w:lang w:val="en-GB"/>
                      </w:rPr>
                      <m:t>0.137</m:t>
                    </m:r>
                  </m:num>
                  <m:den>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2</m:t>
                        </m:r>
                      </m:sup>
                    </m:sSup>
                  </m:den>
                </m:f>
              </m:oMath>
            </m:oMathPara>
          </w:p>
        </w:tc>
      </w:tr>
      <w:tr w:rsidR="003836FA" w:rsidRPr="00C26C40" w14:paraId="266879C6" w14:textId="77777777" w:rsidTr="00870DFD">
        <w:tc>
          <w:tcPr>
            <w:tcW w:w="2200" w:type="dxa"/>
          </w:tcPr>
          <w:p w14:paraId="21C7E796" w14:textId="77777777" w:rsidR="003836FA" w:rsidRPr="00C26C40" w:rsidRDefault="003836FA" w:rsidP="00870DFD">
            <w:pPr>
              <w:rPr>
                <w:lang w:val="en-GB"/>
              </w:rPr>
            </w:pPr>
            <w:r w:rsidRPr="00C26C40">
              <w:rPr>
                <w:lang w:val="en-GB"/>
              </w:rPr>
              <w:t>H₂O(g)</w:t>
            </w:r>
          </w:p>
        </w:tc>
        <w:tc>
          <w:tcPr>
            <w:tcW w:w="6860" w:type="dxa"/>
          </w:tcPr>
          <w:p w14:paraId="0D0C2808" w14:textId="77777777" w:rsidR="003836FA" w:rsidRPr="00C26C40" w:rsidRDefault="003836FA" w:rsidP="00870DFD">
            <w:pPr>
              <w:rPr>
                <w:lang w:val="en-GB"/>
              </w:rPr>
            </w:pPr>
            <m:oMathPara>
              <m:oMath>
                <m:r>
                  <w:rPr>
                    <w:rFonts w:ascii="Cambria Math" w:hAnsi="Cambria Math"/>
                    <w:lang w:val="en-GB"/>
                  </w:rPr>
                  <m:t>30.092 + 6.833t + 6.793</m:t>
                </m:r>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2</m:t>
                    </m:r>
                  </m:sup>
                </m:sSup>
                <m:r>
                  <w:rPr>
                    <w:rFonts w:ascii="Cambria Math" w:hAnsi="Cambria Math"/>
                    <w:lang w:val="en-GB"/>
                  </w:rPr>
                  <m:t>- 2.534</m:t>
                </m:r>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3</m:t>
                    </m:r>
                  </m:sup>
                </m:sSup>
                <m:r>
                  <w:rPr>
                    <w:rFonts w:ascii="Cambria Math" w:hAnsi="Cambria Math"/>
                    <w:lang w:val="en-GB"/>
                  </w:rPr>
                  <m:t>+</m:t>
                </m:r>
                <m:f>
                  <m:fPr>
                    <m:ctrlPr>
                      <w:rPr>
                        <w:rFonts w:ascii="Cambria Math" w:hAnsi="Cambria Math"/>
                        <w:i/>
                        <w:lang w:val="en-GB"/>
                      </w:rPr>
                    </m:ctrlPr>
                  </m:fPr>
                  <m:num>
                    <m:r>
                      <w:rPr>
                        <w:rFonts w:ascii="Cambria Math" w:hAnsi="Cambria Math"/>
                        <w:lang w:val="en-GB"/>
                      </w:rPr>
                      <m:t>0.082</m:t>
                    </m:r>
                  </m:num>
                  <m:den>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2</m:t>
                        </m:r>
                      </m:sup>
                    </m:sSup>
                  </m:den>
                </m:f>
              </m:oMath>
            </m:oMathPara>
          </w:p>
        </w:tc>
      </w:tr>
      <w:tr w:rsidR="003836FA" w:rsidRPr="00C26C40" w14:paraId="34899256" w14:textId="77777777" w:rsidTr="00870DFD">
        <w:tc>
          <w:tcPr>
            <w:tcW w:w="2200" w:type="dxa"/>
          </w:tcPr>
          <w:p w14:paraId="1114639E" w14:textId="77777777" w:rsidR="003836FA" w:rsidRPr="00C26C40" w:rsidRDefault="003836FA" w:rsidP="00870DFD">
            <w:pPr>
              <w:rPr>
                <w:lang w:val="en-GB"/>
              </w:rPr>
            </w:pPr>
            <w:r w:rsidRPr="00C26C40">
              <w:rPr>
                <w:lang w:val="en-GB"/>
              </w:rPr>
              <w:t>N₂</w:t>
            </w:r>
          </w:p>
        </w:tc>
        <w:tc>
          <w:tcPr>
            <w:tcW w:w="6860" w:type="dxa"/>
          </w:tcPr>
          <w:p w14:paraId="563E7133" w14:textId="77777777" w:rsidR="003836FA" w:rsidRPr="00C26C40" w:rsidRDefault="003836FA" w:rsidP="00870DFD">
            <w:pPr>
              <w:rPr>
                <w:lang w:val="en-GB"/>
              </w:rPr>
            </w:pPr>
            <m:oMathPara>
              <m:oMath>
                <m:r>
                  <w:rPr>
                    <w:rFonts w:ascii="Cambria Math" w:hAnsi="Cambria Math"/>
                    <w:lang w:val="en-GB"/>
                  </w:rPr>
                  <m:t>30.0 (constant approximation)</m:t>
                </m:r>
              </m:oMath>
            </m:oMathPara>
          </w:p>
        </w:tc>
      </w:tr>
    </w:tbl>
    <w:p w14:paraId="1CBFBACC" w14:textId="77777777" w:rsidR="003836FA" w:rsidRPr="00C26C40" w:rsidRDefault="003836FA" w:rsidP="003836FA"/>
    <w:p w14:paraId="026DD784" w14:textId="77777777" w:rsidR="003836FA" w:rsidRPr="00C26C40" w:rsidRDefault="003836FA" w:rsidP="003836FA">
      <w:r w:rsidRPr="00C26C40">
        <w:t>The total gas-phase heat capacity flow rate [</w:t>
      </w:r>
      <m:oMath>
        <m:r>
          <w:rPr>
            <w:rFonts w:ascii="Cambria Math" w:hAnsi="Cambria Math"/>
          </w:rPr>
          <m:t>W/K</m:t>
        </m:r>
      </m:oMath>
      <w:r w:rsidRPr="00C26C40">
        <w:t>] is:</w:t>
      </w:r>
    </w:p>
    <w:p w14:paraId="4AF1874B" w14:textId="77777777" w:rsidR="003836FA" w:rsidRPr="00C26C40" w:rsidRDefault="003836FA" w:rsidP="003836FA">
      <m:oMathPara>
        <m:oMath>
          <m:r>
            <w:rPr>
              <w:rFonts w:ascii="Cambria Math" w:hAnsi="Cambria Math"/>
            </w:rPr>
            <m:t>G</m:t>
          </m:r>
          <m:sSub>
            <m:sSubPr>
              <m:ctrlPr>
                <w:rPr>
                  <w:rFonts w:ascii="Cambria Math" w:hAnsi="Cambria Math"/>
                  <w:i/>
                </w:rPr>
              </m:ctrlPr>
            </m:sSubPr>
            <m:e>
              <m:r>
                <w:rPr>
                  <w:rFonts w:ascii="Cambria Math" w:hAnsi="Cambria Math"/>
                </w:rPr>
                <m:t>C</m:t>
              </m:r>
            </m:e>
            <m:sub>
              <m:r>
                <w:rPr>
                  <w:rFonts w:ascii="Cambria Math" w:hAnsi="Cambria Math"/>
                </w:rPr>
                <m:t>p,g</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CO</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p,CO</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CO2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p,CO2</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H2O</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p,H2O</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p,N2</m:t>
              </m:r>
            </m:sub>
          </m:sSub>
        </m:oMath>
      </m:oMathPara>
    </w:p>
    <w:p w14:paraId="2EE025C3" w14:textId="5AC9CA22" w:rsidR="003836FA" w:rsidRPr="00C26C40" w:rsidRDefault="003836FA" w:rsidP="0071056F">
      <w:pPr>
        <w:pStyle w:val="ListParagraph"/>
        <w:numPr>
          <w:ilvl w:val="1"/>
          <w:numId w:val="5"/>
        </w:numPr>
        <w:rPr>
          <w:b/>
          <w:bCs/>
        </w:rPr>
      </w:pPr>
      <w:r w:rsidRPr="00C26C40">
        <w:rPr>
          <w:b/>
          <w:bCs/>
        </w:rPr>
        <w:t>Solid Phase [J/kg/K]</w:t>
      </w:r>
    </w:p>
    <w:p w14:paraId="68156854" w14:textId="77777777" w:rsidR="003836FA" w:rsidRPr="00C26C40" w:rsidRDefault="003836FA" w:rsidP="003836FA">
      <w:r w:rsidRPr="00C26C40">
        <w:t>All solid-phase Cp polynomials are derived from NIST data in J/mol/K and converted to J/kg/K by dividing by the molecular weight.</w:t>
      </w:r>
    </w:p>
    <w:p w14:paraId="18504B17" w14:textId="77089C32" w:rsidR="003836FA" w:rsidRPr="00C26C40" w:rsidRDefault="003836FA" w:rsidP="003836FA">
      <w:pPr>
        <w:pStyle w:val="Caption"/>
        <w:keepNext/>
        <w:rPr>
          <w:sz w:val="24"/>
          <w:szCs w:val="24"/>
        </w:rPr>
      </w:pPr>
      <w:bookmarkStart w:id="238" w:name="_Toc233741450"/>
      <w:bookmarkStart w:id="239" w:name="_Toc237244839"/>
      <w:r w:rsidRPr="00C26C40">
        <w:rPr>
          <w:sz w:val="24"/>
          <w:szCs w:val="24"/>
        </w:rPr>
        <w:t xml:space="preserve">Table </w:t>
      </w:r>
      <w:r w:rsidR="00B61202">
        <w:rPr>
          <w:sz w:val="24"/>
          <w:szCs w:val="24"/>
        </w:rPr>
        <w:fldChar w:fldCharType="begin"/>
      </w:r>
      <w:r w:rsidR="00B61202">
        <w:rPr>
          <w:sz w:val="24"/>
          <w:szCs w:val="24"/>
        </w:rPr>
        <w:instrText xml:space="preserve"> STYLEREF 1 \s </w:instrText>
      </w:r>
      <w:r w:rsidR="00B61202">
        <w:rPr>
          <w:sz w:val="24"/>
          <w:szCs w:val="24"/>
        </w:rPr>
        <w:fldChar w:fldCharType="separate"/>
      </w:r>
      <w:r w:rsidR="006221B8">
        <w:rPr>
          <w:noProof/>
          <w:sz w:val="24"/>
          <w:szCs w:val="24"/>
        </w:rPr>
        <w:t>6</w:t>
      </w:r>
      <w:r w:rsidR="00B61202">
        <w:rPr>
          <w:sz w:val="24"/>
          <w:szCs w:val="24"/>
        </w:rPr>
        <w:fldChar w:fldCharType="end"/>
      </w:r>
      <w:r w:rsidR="00B61202">
        <w:rPr>
          <w:sz w:val="24"/>
          <w:szCs w:val="24"/>
        </w:rPr>
        <w:noBreakHyphen/>
      </w:r>
      <w:r w:rsidR="00B61202">
        <w:rPr>
          <w:sz w:val="24"/>
          <w:szCs w:val="24"/>
        </w:rPr>
        <w:fldChar w:fldCharType="begin"/>
      </w:r>
      <w:r w:rsidR="00B61202">
        <w:rPr>
          <w:sz w:val="24"/>
          <w:szCs w:val="24"/>
        </w:rPr>
        <w:instrText xml:space="preserve"> SEQ Table \* ARABIC \s 1 </w:instrText>
      </w:r>
      <w:r w:rsidR="00B61202">
        <w:rPr>
          <w:sz w:val="24"/>
          <w:szCs w:val="24"/>
        </w:rPr>
        <w:fldChar w:fldCharType="separate"/>
      </w:r>
      <w:r w:rsidR="006221B8">
        <w:rPr>
          <w:noProof/>
          <w:sz w:val="24"/>
          <w:szCs w:val="24"/>
        </w:rPr>
        <w:t>8</w:t>
      </w:r>
      <w:r w:rsidR="00B61202">
        <w:rPr>
          <w:sz w:val="24"/>
          <w:szCs w:val="24"/>
        </w:rPr>
        <w:fldChar w:fldCharType="end"/>
      </w:r>
      <w:r w:rsidRPr="00C26C40">
        <w:rPr>
          <w:sz w:val="24"/>
          <w:szCs w:val="24"/>
        </w:rPr>
        <w:t xml:space="preserve"> Solid-phase heat capacity expressions</w:t>
      </w:r>
      <w:bookmarkEnd w:id="238"/>
      <w:bookmarkEnd w:id="239"/>
    </w:p>
    <w:tbl>
      <w:tblPr>
        <w:tblStyle w:val="TableGrid"/>
        <w:tblW w:w="9060" w:type="dxa"/>
        <w:tblLook w:val="0000" w:firstRow="0" w:lastRow="0" w:firstColumn="0" w:lastColumn="0" w:noHBand="0" w:noVBand="0"/>
      </w:tblPr>
      <w:tblGrid>
        <w:gridCol w:w="2200"/>
        <w:gridCol w:w="6860"/>
      </w:tblGrid>
      <w:tr w:rsidR="003836FA" w:rsidRPr="00C26C40" w14:paraId="6B4CC011" w14:textId="77777777" w:rsidTr="00870DFD">
        <w:tc>
          <w:tcPr>
            <w:tcW w:w="2200" w:type="dxa"/>
          </w:tcPr>
          <w:p w14:paraId="5B5D6C66" w14:textId="77777777" w:rsidR="003836FA" w:rsidRPr="00C26C40" w:rsidRDefault="003836FA" w:rsidP="00870DFD">
            <w:pPr>
              <w:rPr>
                <w:b/>
                <w:bCs/>
                <w:lang w:val="en-GB"/>
              </w:rPr>
            </w:pPr>
            <w:r w:rsidRPr="00C26C40">
              <w:rPr>
                <w:b/>
                <w:bCs/>
                <w:lang w:val="en-GB"/>
              </w:rPr>
              <w:t>Species</w:t>
            </w:r>
          </w:p>
        </w:tc>
        <w:tc>
          <w:tcPr>
            <w:tcW w:w="6860" w:type="dxa"/>
          </w:tcPr>
          <w:p w14:paraId="2A1463FE" w14:textId="77777777" w:rsidR="003836FA" w:rsidRPr="00C26C40" w:rsidRDefault="003836FA" w:rsidP="00870DFD">
            <w:pPr>
              <w:rPr>
                <w:b/>
                <w:bCs/>
                <w:lang w:val="en-GB"/>
              </w:rPr>
            </w:pPr>
            <w:r w:rsidRPr="00C26C40">
              <w:rPr>
                <w:b/>
                <w:bCs/>
                <w:lang w:val="en-GB"/>
              </w:rPr>
              <w:t>Cp Expression [J/mol/K] (</w:t>
            </w:r>
            <m:oMath>
              <m:r>
                <m:rPr>
                  <m:sty m:val="bi"/>
                </m:rPr>
                <w:rPr>
                  <w:rFonts w:ascii="Cambria Math" w:hAnsi="Cambria Math"/>
                  <w:lang w:val="en-GB"/>
                </w:rPr>
                <m:t xml:space="preserve">t = </m:t>
              </m:r>
              <m:sSub>
                <m:sSubPr>
                  <m:ctrlPr>
                    <w:rPr>
                      <w:rFonts w:ascii="Cambria Math" w:hAnsi="Cambria Math"/>
                      <w:b/>
                      <w:bCs/>
                      <w:i/>
                      <w:lang w:val="en-GB"/>
                    </w:rPr>
                  </m:ctrlPr>
                </m:sSubPr>
                <m:e>
                  <m:r>
                    <m:rPr>
                      <m:sty m:val="bi"/>
                    </m:rPr>
                    <w:rPr>
                      <w:rFonts w:ascii="Cambria Math" w:hAnsi="Cambria Math"/>
                      <w:lang w:val="en-GB"/>
                    </w:rPr>
                    <m:t>T</m:t>
                  </m:r>
                </m:e>
                <m:sub>
                  <m:r>
                    <m:rPr>
                      <m:sty m:val="bi"/>
                    </m:rPr>
                    <w:rPr>
                      <w:rFonts w:ascii="Cambria Math" w:hAnsi="Cambria Math"/>
                      <w:lang w:val="en-GB"/>
                    </w:rPr>
                    <m:t>b</m:t>
                  </m:r>
                </m:sub>
              </m:sSub>
              <m:r>
                <m:rPr>
                  <m:sty m:val="bi"/>
                </m:rPr>
                <w:rPr>
                  <w:rFonts w:ascii="Cambria Math" w:hAnsi="Cambria Math"/>
                  <w:lang w:val="en-GB"/>
                </w:rPr>
                <m:t>/1000</m:t>
              </m:r>
            </m:oMath>
            <w:r w:rsidRPr="00C26C40">
              <w:rPr>
                <w:b/>
                <w:bCs/>
                <w:lang w:val="en-GB"/>
              </w:rPr>
              <w:t>)</w:t>
            </w:r>
          </w:p>
        </w:tc>
      </w:tr>
      <w:tr w:rsidR="003836FA" w:rsidRPr="00C26C40" w14:paraId="36FFFFB1" w14:textId="77777777" w:rsidTr="00870DFD">
        <w:tc>
          <w:tcPr>
            <w:tcW w:w="2200" w:type="dxa"/>
          </w:tcPr>
          <w:p w14:paraId="7A71403D" w14:textId="77777777" w:rsidR="003836FA" w:rsidRPr="00C26C40" w:rsidRDefault="003836FA" w:rsidP="00870DFD">
            <w:pPr>
              <w:rPr>
                <w:lang w:val="en-GB"/>
              </w:rPr>
            </w:pPr>
            <m:oMathPara>
              <m:oMath>
                <m:r>
                  <w:rPr>
                    <w:rFonts w:ascii="Cambria Math" w:hAnsi="Cambria Math"/>
                    <w:lang w:val="en-GB"/>
                  </w:rPr>
                  <m:t>Al</m:t>
                </m:r>
                <m:sSub>
                  <m:sSubPr>
                    <m:ctrlPr>
                      <w:rPr>
                        <w:rFonts w:ascii="Cambria Math" w:hAnsi="Cambria Math"/>
                        <w:i/>
                        <w:lang w:val="en-GB"/>
                      </w:rPr>
                    </m:ctrlPr>
                  </m:sSubPr>
                  <m:e>
                    <m:d>
                      <m:dPr>
                        <m:ctrlPr>
                          <w:rPr>
                            <w:rFonts w:ascii="Cambria Math" w:hAnsi="Cambria Math"/>
                            <w:i/>
                            <w:lang w:val="en-GB"/>
                          </w:rPr>
                        </m:ctrlPr>
                      </m:dPr>
                      <m:e>
                        <m:r>
                          <w:rPr>
                            <w:rFonts w:ascii="Cambria Math" w:hAnsi="Cambria Math"/>
                            <w:lang w:val="en-GB"/>
                          </w:rPr>
                          <m:t>OH</m:t>
                        </m:r>
                      </m:e>
                    </m:d>
                  </m:e>
                  <m:sub>
                    <m:r>
                      <w:rPr>
                        <w:rFonts w:ascii="Cambria Math" w:hAnsi="Cambria Math"/>
                        <w:lang w:val="en-GB"/>
                      </w:rPr>
                      <m:t>3</m:t>
                    </m:r>
                  </m:sub>
                </m:sSub>
              </m:oMath>
            </m:oMathPara>
          </w:p>
        </w:tc>
        <w:tc>
          <w:tcPr>
            <w:tcW w:w="6860" w:type="dxa"/>
          </w:tcPr>
          <w:p w14:paraId="65BA4BEF" w14:textId="77777777" w:rsidR="003836FA" w:rsidRPr="00C26C40" w:rsidRDefault="003836FA" w:rsidP="00870DFD">
            <w:pPr>
              <w:rPr>
                <w:lang w:val="en-GB"/>
              </w:rPr>
            </w:pPr>
            <m:oMathPara>
              <m:oMathParaPr>
                <m:jc m:val="left"/>
              </m:oMathParaPr>
              <m:oMath>
                <m:r>
                  <w:rPr>
                    <w:rFonts w:ascii="Cambria Math" w:hAnsi="Cambria Math"/>
                    <w:lang w:val="en-GB"/>
                  </w:rPr>
                  <m:t>58.62 + 0.126</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b</m:t>
                    </m:r>
                  </m:sub>
                </m:sSub>
              </m:oMath>
            </m:oMathPara>
          </w:p>
        </w:tc>
      </w:tr>
      <w:tr w:rsidR="003836FA" w:rsidRPr="00C26C40" w14:paraId="307BB789" w14:textId="77777777" w:rsidTr="00870DFD">
        <w:tc>
          <w:tcPr>
            <w:tcW w:w="2200" w:type="dxa"/>
          </w:tcPr>
          <w:p w14:paraId="16010A69" w14:textId="77777777" w:rsidR="003836FA" w:rsidRPr="00C26C40" w:rsidRDefault="003836FA" w:rsidP="00870DFD">
            <w:pPr>
              <w:rPr>
                <w:lang w:val="en-GB"/>
              </w:rPr>
            </w:pPr>
            <m:oMathPara>
              <m:oMath>
                <m:r>
                  <w:rPr>
                    <w:rFonts w:ascii="Cambria Math" w:hAnsi="Cambria Math"/>
                    <w:lang w:val="en-GB"/>
                  </w:rPr>
                  <m:t>A</m:t>
                </m:r>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2</m:t>
                    </m:r>
                  </m:sub>
                </m:sSub>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3</m:t>
                    </m:r>
                  </m:sub>
                </m:sSub>
              </m:oMath>
            </m:oMathPara>
          </w:p>
        </w:tc>
        <w:tc>
          <w:tcPr>
            <w:tcW w:w="6860" w:type="dxa"/>
          </w:tcPr>
          <w:p w14:paraId="40F92135" w14:textId="77777777" w:rsidR="003836FA" w:rsidRPr="00C26C40" w:rsidRDefault="003836FA" w:rsidP="00870DFD">
            <w:pPr>
              <w:rPr>
                <w:lang w:val="en-GB"/>
              </w:rPr>
            </w:pPr>
            <m:oMathPara>
              <m:oMathParaPr>
                <m:jc m:val="left"/>
              </m:oMathParaPr>
              <m:oMath>
                <m:r>
                  <w:rPr>
                    <w:rFonts w:ascii="Cambria Math" w:hAnsi="Cambria Math"/>
                    <w:lang w:val="en-GB"/>
                  </w:rPr>
                  <m:t>104.157 + 16.481t - 8.125</m:t>
                </m:r>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2</m:t>
                    </m:r>
                  </m:sup>
                </m:sSup>
                <m:r>
                  <w:rPr>
                    <w:rFonts w:ascii="Cambria Math" w:hAnsi="Cambria Math"/>
                    <w:lang w:val="en-GB"/>
                  </w:rPr>
                  <m:t>+ 1.638</m:t>
                </m:r>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3</m:t>
                    </m:r>
                  </m:sup>
                </m:sSup>
                <m:r>
                  <w:rPr>
                    <w:rFonts w:ascii="Cambria Math" w:hAnsi="Cambria Math"/>
                    <w:lang w:val="en-GB"/>
                  </w:rPr>
                  <m:t>-</m:t>
                </m:r>
                <m:f>
                  <m:fPr>
                    <m:ctrlPr>
                      <w:rPr>
                        <w:rFonts w:ascii="Cambria Math" w:hAnsi="Cambria Math"/>
                        <w:i/>
                        <w:lang w:val="en-GB"/>
                      </w:rPr>
                    </m:ctrlPr>
                  </m:fPr>
                  <m:num>
                    <m:r>
                      <w:rPr>
                        <w:rFonts w:ascii="Cambria Math" w:hAnsi="Cambria Math"/>
                        <w:lang w:val="en-GB"/>
                      </w:rPr>
                      <m:t>3.208</m:t>
                    </m:r>
                  </m:num>
                  <m:den>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2</m:t>
                        </m:r>
                      </m:sup>
                    </m:sSup>
                  </m:den>
                </m:f>
              </m:oMath>
            </m:oMathPara>
          </w:p>
        </w:tc>
      </w:tr>
      <w:tr w:rsidR="003836FA" w:rsidRPr="00C26C40" w14:paraId="2FD1A742" w14:textId="77777777" w:rsidTr="00870DFD">
        <w:tc>
          <w:tcPr>
            <w:tcW w:w="2200" w:type="dxa"/>
          </w:tcPr>
          <w:p w14:paraId="153CCEF9" w14:textId="77777777" w:rsidR="003836FA" w:rsidRPr="00C26C40" w:rsidRDefault="003836FA" w:rsidP="00870DFD">
            <w:pPr>
              <w:rPr>
                <w:lang w:val="en-GB"/>
              </w:rPr>
            </w:pPr>
            <m:oMathPara>
              <m:oMath>
                <m:r>
                  <w:rPr>
                    <w:rFonts w:ascii="Cambria Math" w:hAnsi="Cambria Math"/>
                    <w:lang w:val="en-GB"/>
                  </w:rPr>
                  <m:t>F</m:t>
                </m:r>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2</m:t>
                    </m:r>
                  </m:sub>
                </m:sSub>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3</m:t>
                    </m:r>
                  </m:sub>
                </m:sSub>
              </m:oMath>
            </m:oMathPara>
          </w:p>
        </w:tc>
        <w:tc>
          <w:tcPr>
            <w:tcW w:w="6860" w:type="dxa"/>
          </w:tcPr>
          <w:p w14:paraId="58DCF5E1" w14:textId="77777777" w:rsidR="003836FA" w:rsidRPr="00C26C40" w:rsidRDefault="003836FA" w:rsidP="00870DFD">
            <w:pPr>
              <w:rPr>
                <w:lang w:val="en-GB"/>
              </w:rPr>
            </w:pPr>
            <m:oMathPara>
              <m:oMathParaPr>
                <m:jc m:val="left"/>
              </m:oMathParaPr>
              <m:oMath>
                <m:r>
                  <w:rPr>
                    <w:rFonts w:ascii="Cambria Math" w:hAnsi="Cambria Math"/>
                    <w:lang w:val="en-GB"/>
                  </w:rPr>
                  <m:t>98.806 + 111.725t - 52.687</m:t>
                </m:r>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2</m:t>
                    </m:r>
                  </m:sup>
                </m:sSup>
                <m:r>
                  <w:rPr>
                    <w:rFonts w:ascii="Cambria Math" w:hAnsi="Cambria Math"/>
                    <w:lang w:val="en-GB"/>
                  </w:rPr>
                  <m:t>+ 9.871</m:t>
                </m:r>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3</m:t>
                    </m:r>
                  </m:sup>
                </m:sSup>
                <m:r>
                  <w:rPr>
                    <w:rFonts w:ascii="Cambria Math" w:hAnsi="Cambria Math"/>
                    <w:lang w:val="en-GB"/>
                  </w:rPr>
                  <m:t>-</m:t>
                </m:r>
                <m:f>
                  <m:fPr>
                    <m:ctrlPr>
                      <w:rPr>
                        <w:rFonts w:ascii="Cambria Math" w:hAnsi="Cambria Math"/>
                        <w:i/>
                        <w:lang w:val="en-GB"/>
                      </w:rPr>
                    </m:ctrlPr>
                  </m:fPr>
                  <m:num>
                    <m:r>
                      <w:rPr>
                        <w:rFonts w:ascii="Cambria Math" w:hAnsi="Cambria Math"/>
                        <w:lang w:val="en-GB"/>
                      </w:rPr>
                      <m:t>1.246</m:t>
                    </m:r>
                  </m:num>
                  <m:den>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2</m:t>
                        </m:r>
                      </m:sup>
                    </m:sSup>
                  </m:den>
                </m:f>
              </m:oMath>
            </m:oMathPara>
          </w:p>
        </w:tc>
      </w:tr>
      <w:tr w:rsidR="003836FA" w:rsidRPr="00C26C40" w14:paraId="4E0B3074" w14:textId="77777777" w:rsidTr="00870DFD">
        <w:tc>
          <w:tcPr>
            <w:tcW w:w="2200" w:type="dxa"/>
          </w:tcPr>
          <w:p w14:paraId="190A65BF" w14:textId="77777777" w:rsidR="003836FA" w:rsidRPr="00C26C40" w:rsidRDefault="003836FA" w:rsidP="00870DFD">
            <w:pPr>
              <w:rPr>
                <w:lang w:val="en-GB"/>
              </w:rPr>
            </w:pPr>
            <m:oMathPara>
              <m:oMath>
                <m:r>
                  <w:rPr>
                    <w:rFonts w:ascii="Cambria Math" w:hAnsi="Cambria Math"/>
                    <w:lang w:val="en-GB"/>
                  </w:rPr>
                  <m:t>F</m:t>
                </m:r>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3</m:t>
                    </m:r>
                  </m:sub>
                </m:sSub>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4</m:t>
                    </m:r>
                  </m:sub>
                </m:sSub>
              </m:oMath>
            </m:oMathPara>
          </w:p>
        </w:tc>
        <w:tc>
          <w:tcPr>
            <w:tcW w:w="6860" w:type="dxa"/>
          </w:tcPr>
          <w:p w14:paraId="3EEE10E6" w14:textId="77777777" w:rsidR="003836FA" w:rsidRPr="00C26C40" w:rsidRDefault="003836FA" w:rsidP="00870DFD">
            <w:pPr>
              <w:rPr>
                <w:lang w:val="en-GB"/>
              </w:rPr>
            </w:pPr>
            <m:oMathPara>
              <m:oMathParaPr>
                <m:jc m:val="left"/>
              </m:oMathParaPr>
              <m:oMath>
                <m:r>
                  <w:rPr>
                    <w:rFonts w:ascii="Cambria Math" w:hAnsi="Cambria Math"/>
                    <w:lang w:val="en-GB"/>
                  </w:rPr>
                  <m:t>200.832 + 1.586t -</m:t>
                </m:r>
                <m:f>
                  <m:fPr>
                    <m:ctrlPr>
                      <w:rPr>
                        <w:rFonts w:ascii="Cambria Math" w:hAnsi="Cambria Math"/>
                        <w:i/>
                        <w:lang w:val="en-GB"/>
                      </w:rPr>
                    </m:ctrlPr>
                  </m:fPr>
                  <m:num>
                    <m:r>
                      <w:rPr>
                        <w:rFonts w:ascii="Cambria Math" w:hAnsi="Cambria Math"/>
                        <w:lang w:val="en-GB"/>
                      </w:rPr>
                      <m:t>4.113</m:t>
                    </m:r>
                  </m:num>
                  <m:den>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2</m:t>
                        </m:r>
                      </m:sup>
                    </m:sSup>
                  </m:den>
                </m:f>
              </m:oMath>
            </m:oMathPara>
          </w:p>
        </w:tc>
      </w:tr>
      <w:tr w:rsidR="003836FA" w:rsidRPr="00C26C40" w14:paraId="67A5C354" w14:textId="77777777" w:rsidTr="00870DFD">
        <w:tc>
          <w:tcPr>
            <w:tcW w:w="2200" w:type="dxa"/>
          </w:tcPr>
          <w:p w14:paraId="1E4EB75F" w14:textId="77777777" w:rsidR="003836FA" w:rsidRPr="00C26C40" w:rsidRDefault="003836FA" w:rsidP="00870DFD">
            <w:pPr>
              <w:rPr>
                <w:lang w:val="en-GB"/>
              </w:rPr>
            </w:pPr>
            <m:oMathPara>
              <m:oMath>
                <m:r>
                  <w:rPr>
                    <w:rFonts w:ascii="Cambria Math" w:hAnsi="Cambria Math"/>
                    <w:lang w:val="en-GB"/>
                  </w:rPr>
                  <m:t>Si</m:t>
                </m:r>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2</m:t>
                    </m:r>
                  </m:sub>
                </m:sSub>
              </m:oMath>
            </m:oMathPara>
          </w:p>
        </w:tc>
        <w:tc>
          <w:tcPr>
            <w:tcW w:w="6860" w:type="dxa"/>
          </w:tcPr>
          <w:p w14:paraId="4CDD7A33" w14:textId="77777777" w:rsidR="003836FA" w:rsidRPr="00C26C40" w:rsidRDefault="003836FA" w:rsidP="00870DFD">
            <w:pPr>
              <w:rPr>
                <w:lang w:val="en-GB"/>
              </w:rPr>
            </w:pPr>
            <m:oMathPara>
              <m:oMathParaPr>
                <m:jc m:val="left"/>
              </m:oMathParaPr>
              <m:oMath>
                <m:r>
                  <w:rPr>
                    <w:rFonts w:ascii="Cambria Math" w:hAnsi="Cambria Math"/>
                    <w:lang w:val="en-GB"/>
                  </w:rPr>
                  <m:t>46.94 + 34.31t -</m:t>
                </m:r>
                <m:f>
                  <m:fPr>
                    <m:ctrlPr>
                      <w:rPr>
                        <w:rFonts w:ascii="Cambria Math" w:hAnsi="Cambria Math"/>
                        <w:i/>
                        <w:lang w:val="en-GB"/>
                      </w:rPr>
                    </m:ctrlPr>
                  </m:fPr>
                  <m:num>
                    <m:r>
                      <w:rPr>
                        <w:rFonts w:ascii="Cambria Math" w:hAnsi="Cambria Math"/>
                        <w:lang w:val="en-GB"/>
                      </w:rPr>
                      <m:t>1.13</m:t>
                    </m:r>
                  </m:num>
                  <m:den>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2</m:t>
                        </m:r>
                      </m:sup>
                    </m:sSup>
                  </m:den>
                </m:f>
              </m:oMath>
            </m:oMathPara>
          </w:p>
        </w:tc>
      </w:tr>
      <w:tr w:rsidR="003836FA" w:rsidRPr="00C26C40" w14:paraId="4ECF3A27" w14:textId="77777777" w:rsidTr="00870DFD">
        <w:tc>
          <w:tcPr>
            <w:tcW w:w="2200" w:type="dxa"/>
          </w:tcPr>
          <w:p w14:paraId="5D434E52" w14:textId="77777777" w:rsidR="003836FA" w:rsidRPr="00C26C40" w:rsidRDefault="003836FA" w:rsidP="00870DFD">
            <w:pPr>
              <w:rPr>
                <w:lang w:val="en-GB"/>
              </w:rPr>
            </w:pPr>
            <m:oMathPara>
              <m:oMath>
                <m:r>
                  <w:rPr>
                    <w:rFonts w:ascii="Cambria Math" w:hAnsi="Cambria Math"/>
                    <w:lang w:val="en-GB"/>
                  </w:rPr>
                  <m:t>Ti</m:t>
                </m:r>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2</m:t>
                    </m:r>
                  </m:sub>
                </m:sSub>
              </m:oMath>
            </m:oMathPara>
          </w:p>
        </w:tc>
        <w:tc>
          <w:tcPr>
            <w:tcW w:w="6860" w:type="dxa"/>
          </w:tcPr>
          <w:p w14:paraId="7A2093B3" w14:textId="77777777" w:rsidR="003836FA" w:rsidRPr="00C26C40" w:rsidRDefault="003836FA" w:rsidP="00870DFD">
            <w:pPr>
              <w:rPr>
                <w:lang w:val="en-GB"/>
              </w:rPr>
            </w:pPr>
            <m:oMathPara>
              <m:oMathParaPr>
                <m:jc m:val="left"/>
              </m:oMathParaPr>
              <m:oMath>
                <m:r>
                  <w:rPr>
                    <w:rFonts w:ascii="Cambria Math" w:hAnsi="Cambria Math"/>
                    <w:lang w:val="en-GB"/>
                  </w:rPr>
                  <m:t>73.35 + 5.02t -</m:t>
                </m:r>
                <m:f>
                  <m:fPr>
                    <m:ctrlPr>
                      <w:rPr>
                        <w:rFonts w:ascii="Cambria Math" w:hAnsi="Cambria Math"/>
                        <w:i/>
                        <w:lang w:val="en-GB"/>
                      </w:rPr>
                    </m:ctrlPr>
                  </m:fPr>
                  <m:num>
                    <m:r>
                      <w:rPr>
                        <w:rFonts w:ascii="Cambria Math" w:hAnsi="Cambria Math"/>
                        <w:lang w:val="en-GB"/>
                      </w:rPr>
                      <m:t>1.715</m:t>
                    </m:r>
                  </m:num>
                  <m:den>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2</m:t>
                        </m:r>
                      </m:sup>
                    </m:sSup>
                  </m:den>
                </m:f>
              </m:oMath>
            </m:oMathPara>
          </w:p>
        </w:tc>
      </w:tr>
      <w:tr w:rsidR="003836FA" w:rsidRPr="00C26C40" w14:paraId="6198FA7B" w14:textId="77777777" w:rsidTr="00870DFD">
        <w:tc>
          <w:tcPr>
            <w:tcW w:w="2200" w:type="dxa"/>
          </w:tcPr>
          <w:p w14:paraId="7EF6DB62" w14:textId="77777777" w:rsidR="003836FA" w:rsidRPr="00C26C40" w:rsidRDefault="003836FA" w:rsidP="00870DFD">
            <w:pPr>
              <w:rPr>
                <w:lang w:val="en-GB"/>
              </w:rPr>
            </w:pPr>
            <m:oMathPara>
              <m:oMath>
                <m:r>
                  <w:rPr>
                    <w:rFonts w:ascii="Cambria Math" w:hAnsi="Cambria Math"/>
                    <w:lang w:val="en-GB"/>
                  </w:rPr>
                  <w:lastRenderedPageBreak/>
                  <m:t>MgO</m:t>
                </m:r>
              </m:oMath>
            </m:oMathPara>
          </w:p>
        </w:tc>
        <w:tc>
          <w:tcPr>
            <w:tcW w:w="6860" w:type="dxa"/>
          </w:tcPr>
          <w:p w14:paraId="5F4B2A0C" w14:textId="77777777" w:rsidR="003836FA" w:rsidRPr="00C26C40" w:rsidRDefault="003836FA" w:rsidP="00870DFD">
            <w:pPr>
              <w:rPr>
                <w:lang w:val="en-GB"/>
              </w:rPr>
            </w:pPr>
            <m:oMathPara>
              <m:oMathParaPr>
                <m:jc m:val="left"/>
              </m:oMathParaPr>
              <m:oMath>
                <m:r>
                  <w:rPr>
                    <w:rFonts w:ascii="Cambria Math" w:hAnsi="Cambria Math"/>
                    <w:lang w:val="en-GB"/>
                  </w:rPr>
                  <m:t>42.59 + 7.28t -</m:t>
                </m:r>
                <m:f>
                  <m:fPr>
                    <m:ctrlPr>
                      <w:rPr>
                        <w:rFonts w:ascii="Cambria Math" w:hAnsi="Cambria Math"/>
                        <w:i/>
                        <w:lang w:val="en-GB"/>
                      </w:rPr>
                    </m:ctrlPr>
                  </m:fPr>
                  <m:num>
                    <m:r>
                      <w:rPr>
                        <w:rFonts w:ascii="Cambria Math" w:hAnsi="Cambria Math"/>
                        <w:lang w:val="en-GB"/>
                      </w:rPr>
                      <m:t>0.619</m:t>
                    </m:r>
                  </m:num>
                  <m:den>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2</m:t>
                        </m:r>
                      </m:sup>
                    </m:sSup>
                  </m:den>
                </m:f>
              </m:oMath>
            </m:oMathPara>
          </w:p>
        </w:tc>
      </w:tr>
      <w:tr w:rsidR="003836FA" w:rsidRPr="00C26C40" w14:paraId="1E570E13" w14:textId="77777777" w:rsidTr="00870DFD">
        <w:tc>
          <w:tcPr>
            <w:tcW w:w="2200" w:type="dxa"/>
          </w:tcPr>
          <w:p w14:paraId="44CE1EA5" w14:textId="77777777" w:rsidR="003836FA" w:rsidRPr="00C26C40" w:rsidRDefault="003D0B1E" w:rsidP="00870DFD">
            <w:pPr>
              <w:rPr>
                <w:lang w:val="en-GB"/>
              </w:rPr>
            </w:pPr>
            <m:oMathPara>
              <m:oMath>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2</m:t>
                    </m:r>
                  </m:sub>
                </m:sSub>
                <m:r>
                  <w:rPr>
                    <w:rFonts w:ascii="Cambria Math" w:hAnsi="Cambria Math"/>
                    <w:lang w:val="en-GB"/>
                  </w:rPr>
                  <m:t>O</m:t>
                </m:r>
              </m:oMath>
            </m:oMathPara>
          </w:p>
        </w:tc>
        <w:tc>
          <w:tcPr>
            <w:tcW w:w="6860" w:type="dxa"/>
          </w:tcPr>
          <w:p w14:paraId="327A713D" w14:textId="77777777" w:rsidR="003836FA" w:rsidRPr="00C26C40" w:rsidRDefault="003836FA" w:rsidP="00870DFD">
            <w:pPr>
              <w:rPr>
                <w:lang w:val="en-GB"/>
              </w:rPr>
            </w:pPr>
            <m:oMathPara>
              <m:oMathParaPr>
                <m:jc m:val="left"/>
              </m:oMathParaPr>
              <m:oMath>
                <m:r>
                  <w:rPr>
                    <w:rFonts w:ascii="Cambria Math" w:hAnsi="Cambria Math"/>
                    <w:lang w:val="en-GB"/>
                  </w:rPr>
                  <m:t>1000 J/kg/K (constant estimate)</m:t>
                </m:r>
              </m:oMath>
            </m:oMathPara>
          </w:p>
        </w:tc>
      </w:tr>
      <w:tr w:rsidR="003836FA" w:rsidRPr="00C26C40" w14:paraId="06B14AEB" w14:textId="77777777" w:rsidTr="00870DFD">
        <w:tc>
          <w:tcPr>
            <w:tcW w:w="2200" w:type="dxa"/>
          </w:tcPr>
          <w:p w14:paraId="0CC3AB5F" w14:textId="77777777" w:rsidR="003836FA" w:rsidRPr="00C26C40" w:rsidRDefault="003836FA" w:rsidP="00870DFD">
            <w:pPr>
              <w:rPr>
                <w:lang w:val="en-GB"/>
              </w:rPr>
            </w:pPr>
            <m:oMathPara>
              <m:oMath>
                <m:r>
                  <w:rPr>
                    <w:rFonts w:ascii="Cambria Math" w:hAnsi="Cambria Math"/>
                    <w:lang w:val="en-GB"/>
                  </w:rPr>
                  <m:t>N</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2</m:t>
                    </m:r>
                  </m:sub>
                </m:sSub>
                <m:r>
                  <w:rPr>
                    <w:rFonts w:ascii="Cambria Math" w:hAnsi="Cambria Math"/>
                    <w:lang w:val="en-GB"/>
                  </w:rPr>
                  <m:t>O</m:t>
                </m:r>
              </m:oMath>
            </m:oMathPara>
          </w:p>
        </w:tc>
        <w:tc>
          <w:tcPr>
            <w:tcW w:w="6860" w:type="dxa"/>
          </w:tcPr>
          <w:p w14:paraId="49922564" w14:textId="77777777" w:rsidR="003836FA" w:rsidRPr="00C26C40" w:rsidRDefault="003836FA" w:rsidP="00870DFD">
            <w:pPr>
              <w:rPr>
                <w:lang w:val="en-GB"/>
              </w:rPr>
            </w:pPr>
            <m:oMathPara>
              <m:oMathParaPr>
                <m:jc m:val="left"/>
              </m:oMathParaPr>
              <m:oMath>
                <m:r>
                  <w:rPr>
                    <w:rFonts w:ascii="Cambria Math" w:hAnsi="Cambria Math"/>
                    <w:lang w:val="en-GB"/>
                  </w:rPr>
                  <m:t>1000 J/kg/K (constant estimate)</m:t>
                </m:r>
              </m:oMath>
            </m:oMathPara>
          </w:p>
        </w:tc>
      </w:tr>
    </w:tbl>
    <w:p w14:paraId="5A93C7D3" w14:textId="77777777" w:rsidR="003836FA" w:rsidRPr="00C26C40" w:rsidRDefault="003836FA" w:rsidP="003836FA"/>
    <w:p w14:paraId="7265DB2A" w14:textId="77777777" w:rsidR="003836FA" w:rsidRPr="00C26C40" w:rsidRDefault="003836FA" w:rsidP="003836FA">
      <w:r w:rsidRPr="00C26C40">
        <w:t>The total bed heat capacity flow rate [</w:t>
      </w:r>
      <m:oMath>
        <m:r>
          <w:rPr>
            <w:rFonts w:ascii="Cambria Math" w:hAnsi="Cambria Math"/>
          </w:rPr>
          <m:t>W/K</m:t>
        </m:r>
      </m:oMath>
      <w:r w:rsidRPr="00C26C40">
        <w:t>] is:</w:t>
      </w:r>
    </w:p>
    <w:p w14:paraId="4895E194" w14:textId="77777777" w:rsidR="003836FA" w:rsidRPr="00C26C40" w:rsidRDefault="003836FA" w:rsidP="003836FA">
      <m:oMathPara>
        <m:oMath>
          <m:r>
            <w:rPr>
              <w:rFonts w:ascii="Cambria Math" w:hAnsi="Cambria Math"/>
            </w:rPr>
            <m:t>G</m:t>
          </m:r>
          <m:sSub>
            <m:sSubPr>
              <m:ctrlPr>
                <w:rPr>
                  <w:rFonts w:ascii="Cambria Math" w:hAnsi="Cambria Math"/>
                  <w:i/>
                </w:rPr>
              </m:ctrlPr>
            </m:sSubPr>
            <m:e>
              <m:r>
                <w:rPr>
                  <w:rFonts w:ascii="Cambria Math" w:hAnsi="Cambria Math"/>
                </w:rPr>
                <m:t>C</m:t>
              </m:r>
            </m:e>
            <m:sub>
              <m:r>
                <w:rPr>
                  <w:rFonts w:ascii="Cambria Math" w:hAnsi="Cambria Math"/>
                </w:rPr>
                <m:t>p,b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×M</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p,j</m:t>
              </m:r>
            </m:sub>
          </m:sSub>
          <m:r>
            <w:rPr>
              <w:rFonts w:ascii="Cambria Math" w:hAnsi="Cambria Math"/>
            </w:rPr>
            <m:t xml:space="preserve">  (summed over all solid species)</m:t>
          </m:r>
        </m:oMath>
      </m:oMathPara>
    </w:p>
    <w:p w14:paraId="38FBC667" w14:textId="77777777" w:rsidR="003836FA" w:rsidRPr="00C26C40" w:rsidRDefault="003836FA" w:rsidP="003836FA"/>
    <w:p w14:paraId="2DF73CE1" w14:textId="77777777" w:rsidR="003836FA" w:rsidRPr="00C26C40" w:rsidRDefault="003836FA" w:rsidP="00726850">
      <w:pPr>
        <w:pStyle w:val="Heading4"/>
      </w:pPr>
      <w:bookmarkStart w:id="240" w:name="_Toc233209441"/>
      <w:r w:rsidRPr="00C26C40">
        <w:t>Heat Transfer Coefficient Derivations</w:t>
      </w:r>
      <w:bookmarkEnd w:id="240"/>
    </w:p>
    <w:p w14:paraId="00E746F4" w14:textId="77777777" w:rsidR="003836FA" w:rsidRPr="00C26C40" w:rsidRDefault="003836FA" w:rsidP="004117FA">
      <w:pPr>
        <w:pStyle w:val="Heading4"/>
      </w:pPr>
      <w:bookmarkStart w:id="241" w:name="_Toc233209442"/>
      <w:r w:rsidRPr="00C26C40">
        <w:t>Gas-to-Exposed Wall (</w:t>
      </w:r>
      <m:oMath>
        <m:sSub>
          <m:sSubPr>
            <m:ctrlPr>
              <w:rPr>
                <w:rFonts w:ascii="Cambria Math" w:hAnsi="Cambria Math"/>
                <w:i/>
              </w:rPr>
            </m:ctrlPr>
          </m:sSubPr>
          <m:e>
            <m:r>
              <m:rPr>
                <m:sty m:val="bi"/>
              </m:rPr>
              <w:rPr>
                <w:rFonts w:ascii="Cambria Math" w:hAnsi="Cambria Math"/>
              </w:rPr>
              <m:t>h</m:t>
            </m:r>
          </m:e>
          <m:sub>
            <m:r>
              <m:rPr>
                <m:sty m:val="bi"/>
              </m:rPr>
              <w:rPr>
                <w:rFonts w:ascii="Cambria Math" w:hAnsi="Cambria Math"/>
              </w:rPr>
              <m:t>ew</m:t>
            </m:r>
          </m:sub>
        </m:sSub>
      </m:oMath>
      <w:r w:rsidRPr="00C26C40">
        <w:t>)</w:t>
      </w:r>
      <w:bookmarkEnd w:id="241"/>
    </w:p>
    <w:p w14:paraId="4399AF7E" w14:textId="0FEDCB1D" w:rsidR="003836FA" w:rsidRPr="00C26C40" w:rsidRDefault="003836FA" w:rsidP="003836FA">
      <w:r w:rsidRPr="00C26C40">
        <w:t xml:space="preserve">The convective heat transfer coefficient from the freeboard gas to the exposed wall arc is calculated using the </w:t>
      </w:r>
      <w:sdt>
        <w:sdtPr>
          <w:rPr>
            <w:color w:val="000000"/>
          </w:rPr>
          <w:tag w:val="MENDELEY_CITATION_v3_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"/>
          <w:id w:val="909582928"/>
          <w:placeholder>
            <w:docPart w:val="9D016F54AA0C4C9C8EF8F20917E9B8BE"/>
          </w:placeholder>
        </w:sdtPr>
        <w:sdtEndPr/>
        <w:sdtContent>
          <w:r w:rsidR="00A37BED" w:rsidRPr="00A37BED">
            <w:rPr>
              <w:color w:val="000000"/>
            </w:rPr>
            <w:t>(Gorog et al., 1983)</w:t>
          </w:r>
        </w:sdtContent>
      </w:sdt>
      <w:r w:rsidRPr="00C26C40">
        <w:t xml:space="preserve"> modified Dittus-Boelter correlation adapted for kiln geometry:</w:t>
      </w:r>
    </w:p>
    <w:p w14:paraId="79EE5F18" w14:textId="77777777" w:rsidR="003836FA" w:rsidRPr="00C26C40" w:rsidRDefault="003D0B1E" w:rsidP="003836FA">
      <m:oMathPara>
        <m:oMath>
          <m:sSub>
            <m:sSubPr>
              <m:ctrlPr>
                <w:rPr>
                  <w:rFonts w:ascii="Cambria Math" w:hAnsi="Cambria Math"/>
                  <w:i/>
                </w:rPr>
              </m:ctrlPr>
            </m:sSubPr>
            <m:e>
              <m:r>
                <w:rPr>
                  <w:rFonts w:ascii="Cambria Math" w:hAnsi="Cambria Math"/>
                </w:rPr>
                <m:t>h</m:t>
              </m:r>
            </m:e>
            <m:sub>
              <m:r>
                <w:rPr>
                  <w:rFonts w:ascii="Cambria Math" w:hAnsi="Cambria Math"/>
                </w:rPr>
                <m:t>ew</m:t>
              </m:r>
            </m:sub>
          </m:sSub>
          <m:r>
            <w:rPr>
              <w:rFonts w:ascii="Cambria Math" w:hAnsi="Cambria Math"/>
            </w:rPr>
            <m:t>= 0.036×</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g</m:t>
                      </m:r>
                    </m:sub>
                  </m:sSub>
                </m:num>
                <m:den>
                  <m:sSub>
                    <m:sSubPr>
                      <m:ctrlPr>
                        <w:rPr>
                          <w:rFonts w:ascii="Cambria Math" w:hAnsi="Cambria Math"/>
                          <w:i/>
                        </w:rPr>
                      </m:ctrlPr>
                    </m:sSubPr>
                    <m:e>
                      <m:r>
                        <w:rPr>
                          <w:rFonts w:ascii="Cambria Math" w:hAnsi="Cambria Math"/>
                        </w:rPr>
                        <m:t>D</m:t>
                      </m:r>
                    </m:e>
                    <m:sub>
                      <m:r>
                        <w:rPr>
                          <w:rFonts w:ascii="Cambria Math" w:hAnsi="Cambria Math"/>
                        </w:rPr>
                        <m:t>k</m:t>
                      </m:r>
                    </m:sub>
                  </m:sSub>
                </m:den>
              </m:f>
            </m:e>
          </m:d>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0.8</m:t>
              </m:r>
            </m:sup>
          </m:sSup>
          <m:r>
            <w:rPr>
              <w:rFonts w:ascii="Cambria Math" w:hAnsi="Cambria Math"/>
            </w:rPr>
            <m:t>×P</m:t>
          </m:r>
          <m:sSup>
            <m:sSupPr>
              <m:ctrlPr>
                <w:rPr>
                  <w:rFonts w:ascii="Cambria Math" w:hAnsi="Cambria Math"/>
                  <w:i/>
                </w:rPr>
              </m:ctrlPr>
            </m:sSupPr>
            <m:e>
              <m:r>
                <w:rPr>
                  <w:rFonts w:ascii="Cambria Math" w:hAnsi="Cambria Math"/>
                </w:rPr>
                <m:t>r</m:t>
              </m:r>
            </m:e>
            <m:sup>
              <m:r>
                <w:rPr>
                  <w:rFonts w:ascii="Cambria Math" w:hAnsi="Cambria Math"/>
                </w:rPr>
                <m:t>0.33</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k</m:t>
                          </m:r>
                        </m:sub>
                      </m:sSub>
                    </m:num>
                    <m:den>
                      <m:sSub>
                        <m:sSubPr>
                          <m:ctrlPr>
                            <w:rPr>
                              <w:rFonts w:ascii="Cambria Math" w:hAnsi="Cambria Math"/>
                              <w:i/>
                            </w:rPr>
                          </m:ctrlPr>
                        </m:sSubPr>
                        <m:e>
                          <m:r>
                            <w:rPr>
                              <w:rFonts w:ascii="Cambria Math" w:hAnsi="Cambria Math"/>
                            </w:rPr>
                            <m:t>L</m:t>
                          </m:r>
                        </m:e>
                        <m:sub>
                          <m:r>
                            <w:rPr>
                              <w:rFonts w:ascii="Cambria Math" w:hAnsi="Cambria Math"/>
                            </w:rPr>
                            <m:t>kiln</m:t>
                          </m:r>
                        </m:sub>
                      </m:sSub>
                    </m:den>
                  </m:f>
                </m:e>
              </m:d>
            </m:e>
            <m:sup>
              <m:r>
                <w:rPr>
                  <w:rFonts w:ascii="Cambria Math" w:hAnsi="Cambria Math"/>
                </w:rPr>
                <m:t>0.055</m:t>
              </m:r>
            </m:sup>
          </m:sSup>
        </m:oMath>
      </m:oMathPara>
    </w:p>
    <w:p w14:paraId="0057FB62" w14:textId="56045F30" w:rsidR="003836FA" w:rsidRPr="00C26C40" w:rsidRDefault="003836FA" w:rsidP="003836FA">
      <w:r w:rsidRPr="00C26C40">
        <w:t>where:</w:t>
      </w:r>
    </w:p>
    <w:p w14:paraId="4A53826B" w14:textId="1F9A89FF" w:rsidR="003836FA" w:rsidRPr="00C26C40" w:rsidRDefault="003836FA" w:rsidP="003836FA">
      <w:pPr>
        <w:pStyle w:val="Caption"/>
        <w:keepNext/>
        <w:rPr>
          <w:sz w:val="24"/>
          <w:szCs w:val="24"/>
        </w:rPr>
      </w:pPr>
      <w:bookmarkStart w:id="242" w:name="_Toc233741451"/>
      <w:bookmarkStart w:id="243" w:name="_Toc237244840"/>
      <w:r w:rsidRPr="00C26C40">
        <w:rPr>
          <w:sz w:val="24"/>
          <w:szCs w:val="24"/>
        </w:rPr>
        <w:t xml:space="preserve">Table </w:t>
      </w:r>
      <w:r w:rsidR="00B61202">
        <w:rPr>
          <w:sz w:val="24"/>
          <w:szCs w:val="24"/>
        </w:rPr>
        <w:fldChar w:fldCharType="begin"/>
      </w:r>
      <w:r w:rsidR="00B61202">
        <w:rPr>
          <w:sz w:val="24"/>
          <w:szCs w:val="24"/>
        </w:rPr>
        <w:instrText xml:space="preserve"> STYLEREF 1 \s </w:instrText>
      </w:r>
      <w:r w:rsidR="00B61202">
        <w:rPr>
          <w:sz w:val="24"/>
          <w:szCs w:val="24"/>
        </w:rPr>
        <w:fldChar w:fldCharType="separate"/>
      </w:r>
      <w:r w:rsidR="006221B8">
        <w:rPr>
          <w:noProof/>
          <w:sz w:val="24"/>
          <w:szCs w:val="24"/>
        </w:rPr>
        <w:t>6</w:t>
      </w:r>
      <w:r w:rsidR="00B61202">
        <w:rPr>
          <w:sz w:val="24"/>
          <w:szCs w:val="24"/>
        </w:rPr>
        <w:fldChar w:fldCharType="end"/>
      </w:r>
      <w:r w:rsidR="00B61202">
        <w:rPr>
          <w:sz w:val="24"/>
          <w:szCs w:val="24"/>
        </w:rPr>
        <w:noBreakHyphen/>
      </w:r>
      <w:r w:rsidR="00B61202">
        <w:rPr>
          <w:sz w:val="24"/>
          <w:szCs w:val="24"/>
        </w:rPr>
        <w:fldChar w:fldCharType="begin"/>
      </w:r>
      <w:r w:rsidR="00B61202">
        <w:rPr>
          <w:sz w:val="24"/>
          <w:szCs w:val="24"/>
        </w:rPr>
        <w:instrText xml:space="preserve"> SEQ Table \* ARABIC \s 1 </w:instrText>
      </w:r>
      <w:r w:rsidR="00B61202">
        <w:rPr>
          <w:sz w:val="24"/>
          <w:szCs w:val="24"/>
        </w:rPr>
        <w:fldChar w:fldCharType="separate"/>
      </w:r>
      <w:r w:rsidR="006221B8">
        <w:rPr>
          <w:noProof/>
          <w:sz w:val="24"/>
          <w:szCs w:val="24"/>
        </w:rPr>
        <w:t>9</w:t>
      </w:r>
      <w:r w:rsidR="00B61202">
        <w:rPr>
          <w:sz w:val="24"/>
          <w:szCs w:val="24"/>
        </w:rPr>
        <w:fldChar w:fldCharType="end"/>
      </w:r>
      <w:r w:rsidRPr="00C26C40">
        <w:rPr>
          <w:sz w:val="24"/>
          <w:szCs w:val="24"/>
        </w:rPr>
        <w:t xml:space="preserve"> Parameters for gas-to-exposed-wall heat transfer coefficient.</w:t>
      </w:r>
      <w:bookmarkEnd w:id="242"/>
      <w:bookmarkEnd w:id="243"/>
    </w:p>
    <w:tbl>
      <w:tblPr>
        <w:tblStyle w:val="TableGrid"/>
        <w:tblW w:w="8060" w:type="dxa"/>
        <w:jc w:val="center"/>
        <w:tblLook w:val="0000" w:firstRow="0" w:lastRow="0" w:firstColumn="0" w:lastColumn="0" w:noHBand="0" w:noVBand="0"/>
      </w:tblPr>
      <w:tblGrid>
        <w:gridCol w:w="1400"/>
        <w:gridCol w:w="4200"/>
        <w:gridCol w:w="2460"/>
      </w:tblGrid>
      <w:tr w:rsidR="003836FA" w:rsidRPr="00C26C40" w14:paraId="66543F60" w14:textId="77777777" w:rsidTr="00870DFD">
        <w:trPr>
          <w:trHeight w:val="508"/>
          <w:jc w:val="center"/>
        </w:trPr>
        <w:tc>
          <w:tcPr>
            <w:tcW w:w="1400" w:type="dxa"/>
          </w:tcPr>
          <w:p w14:paraId="00BF15F9" w14:textId="77777777" w:rsidR="003836FA" w:rsidRPr="00C26C40" w:rsidRDefault="003836FA" w:rsidP="00870DFD">
            <w:pPr>
              <w:rPr>
                <w:b/>
                <w:bCs/>
                <w:lang w:val="en-GB"/>
              </w:rPr>
            </w:pPr>
            <w:r w:rsidRPr="00C26C40">
              <w:rPr>
                <w:b/>
                <w:bCs/>
                <w:lang w:val="en-GB"/>
              </w:rPr>
              <w:t>Symbol</w:t>
            </w:r>
          </w:p>
        </w:tc>
        <w:tc>
          <w:tcPr>
            <w:tcW w:w="4200" w:type="dxa"/>
          </w:tcPr>
          <w:p w14:paraId="3DBA9DD1" w14:textId="77777777" w:rsidR="003836FA" w:rsidRPr="00C26C40" w:rsidRDefault="003836FA" w:rsidP="00870DFD">
            <w:pPr>
              <w:rPr>
                <w:b/>
                <w:bCs/>
                <w:lang w:val="en-GB"/>
              </w:rPr>
            </w:pPr>
            <w:r w:rsidRPr="00C26C40">
              <w:rPr>
                <w:b/>
                <w:bCs/>
                <w:lang w:val="en-GB"/>
              </w:rPr>
              <w:t>Definition</w:t>
            </w:r>
          </w:p>
        </w:tc>
        <w:tc>
          <w:tcPr>
            <w:tcW w:w="2460" w:type="dxa"/>
          </w:tcPr>
          <w:p w14:paraId="3B4522C9" w14:textId="77777777" w:rsidR="003836FA" w:rsidRPr="00C26C40" w:rsidRDefault="003836FA" w:rsidP="00870DFD">
            <w:pPr>
              <w:rPr>
                <w:b/>
                <w:bCs/>
                <w:lang w:val="en-GB"/>
              </w:rPr>
            </w:pPr>
            <w:r w:rsidRPr="00C26C40">
              <w:rPr>
                <w:b/>
                <w:bCs/>
                <w:lang w:val="en-GB"/>
              </w:rPr>
              <w:t>Value</w:t>
            </w:r>
          </w:p>
        </w:tc>
      </w:tr>
      <w:tr w:rsidR="003836FA" w:rsidRPr="00C26C40" w14:paraId="2BF24714" w14:textId="77777777" w:rsidTr="00870DFD">
        <w:trPr>
          <w:jc w:val="center"/>
        </w:trPr>
        <w:tc>
          <w:tcPr>
            <w:tcW w:w="1400" w:type="dxa"/>
          </w:tcPr>
          <w:p w14:paraId="49103538" w14:textId="77777777" w:rsidR="003836FA" w:rsidRPr="00C26C40" w:rsidRDefault="003D0B1E" w:rsidP="00870DFD">
            <w:pPr>
              <w:rPr>
                <w:lang w:val="en-GB"/>
              </w:rPr>
            </w:pPr>
            <m:oMathPara>
              <m:oMath>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k</m:t>
                    </m:r>
                  </m:sub>
                </m:sSub>
              </m:oMath>
            </m:oMathPara>
          </w:p>
        </w:tc>
        <w:tc>
          <w:tcPr>
            <w:tcW w:w="4200" w:type="dxa"/>
          </w:tcPr>
          <w:p w14:paraId="0DD67C0A" w14:textId="77777777" w:rsidR="003836FA" w:rsidRPr="00C26C40" w:rsidRDefault="003836FA" w:rsidP="00870DFD">
            <w:pPr>
              <w:rPr>
                <w:lang w:val="en-GB"/>
              </w:rPr>
            </w:pPr>
            <w:r w:rsidRPr="00C26C40">
              <w:rPr>
                <w:lang w:val="en-GB"/>
              </w:rPr>
              <w:t xml:space="preserve">Hydraulic diam. of freeboard: </w:t>
            </w:r>
          </w:p>
          <w:p w14:paraId="7861452D" w14:textId="77777777" w:rsidR="003836FA" w:rsidRPr="00C26C40" w:rsidRDefault="003D0B1E" w:rsidP="00870DFD">
            <w:pPr>
              <w:rPr>
                <w:lang w:val="en-GB"/>
              </w:rPr>
            </w:pPr>
            <m:oMathPara>
              <m:oMath>
                <m:f>
                  <m:fPr>
                    <m:ctrlPr>
                      <w:rPr>
                        <w:rFonts w:ascii="Cambria Math" w:hAnsi="Cambria Math"/>
                        <w:i/>
                        <w:lang w:val="en-GB"/>
                      </w:rPr>
                    </m:ctrlPr>
                  </m:fPr>
                  <m:num>
                    <m:r>
                      <w:rPr>
                        <w:rFonts w:ascii="Cambria Math" w:hAnsi="Cambria Math"/>
                        <w:lang w:val="en-GB"/>
                      </w:rPr>
                      <m:t>4</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fb</m:t>
                        </m:r>
                      </m:sub>
                    </m:sSub>
                  </m:num>
                  <m:den>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ew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eb</m:t>
                        </m:r>
                      </m:sub>
                    </m:sSub>
                  </m:den>
                </m:f>
              </m:oMath>
            </m:oMathPara>
          </w:p>
        </w:tc>
        <w:tc>
          <w:tcPr>
            <w:tcW w:w="2460" w:type="dxa"/>
          </w:tcPr>
          <w:p w14:paraId="46A7BC5E" w14:textId="77777777" w:rsidR="003836FA" w:rsidRPr="00C26C40" w:rsidRDefault="003836FA" w:rsidP="00870DFD">
            <w:pPr>
              <w:rPr>
                <w:lang w:val="en-GB"/>
              </w:rPr>
            </w:pPr>
            <w:r w:rsidRPr="00C26C40">
              <w:rPr>
                <w:lang w:val="en-GB"/>
              </w:rPr>
              <w:t>Computed at each z</w:t>
            </w:r>
          </w:p>
        </w:tc>
      </w:tr>
      <w:tr w:rsidR="003836FA" w:rsidRPr="00C26C40" w14:paraId="4EBFF861" w14:textId="77777777" w:rsidTr="00870DFD">
        <w:trPr>
          <w:jc w:val="center"/>
        </w:trPr>
        <w:tc>
          <w:tcPr>
            <w:tcW w:w="1400" w:type="dxa"/>
          </w:tcPr>
          <w:p w14:paraId="089D9772" w14:textId="77777777" w:rsidR="003836FA" w:rsidRPr="00C26C40" w:rsidRDefault="003836FA" w:rsidP="00870DFD">
            <w:pPr>
              <w:rPr>
                <w:lang w:val="en-GB"/>
              </w:rPr>
            </w:pPr>
            <m:oMathPara>
              <m:oMath>
                <m:r>
                  <w:rPr>
                    <w:rFonts w:ascii="Cambria Math" w:hAnsi="Cambria Math"/>
                    <w:lang w:val="en-GB"/>
                  </w:rPr>
                  <m:t>Re</m:t>
                </m:r>
              </m:oMath>
            </m:oMathPara>
          </w:p>
        </w:tc>
        <w:tc>
          <w:tcPr>
            <w:tcW w:w="4200" w:type="dxa"/>
          </w:tcPr>
          <w:p w14:paraId="20C7A757" w14:textId="77777777" w:rsidR="003836FA" w:rsidRPr="00C26C40" w:rsidRDefault="003836FA" w:rsidP="00870DFD">
            <w:pPr>
              <w:rPr>
                <w:lang w:val="en-GB"/>
              </w:rPr>
            </w:pPr>
            <w:r w:rsidRPr="00C26C40">
              <w:rPr>
                <w:lang w:val="en-GB"/>
              </w:rPr>
              <w:t>Gas Reynolds no.:</w:t>
            </w:r>
          </w:p>
          <w:p w14:paraId="266B6D8E" w14:textId="77777777" w:rsidR="003836FA" w:rsidRPr="00C26C40" w:rsidRDefault="003D0B1E" w:rsidP="00870DFD">
            <w:pPr>
              <w:rPr>
                <w:lang w:val="en-GB"/>
              </w:rPr>
            </w:pPr>
            <m:oMathPara>
              <m:oMath>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g</m:t>
                        </m:r>
                      </m:sub>
                    </m:sSub>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k</m:t>
                        </m:r>
                      </m:sub>
                    </m:sSub>
                  </m:num>
                  <m:den>
                    <m:sSub>
                      <m:sSubPr>
                        <m:ctrlPr>
                          <w:rPr>
                            <w:rFonts w:ascii="Cambria Math" w:hAnsi="Cambria Math"/>
                            <w:i/>
                            <w:lang w:val="en-GB"/>
                          </w:rPr>
                        </m:ctrlPr>
                      </m:sSubPr>
                      <m:e>
                        <m:r>
                          <w:rPr>
                            <w:rFonts w:ascii="Cambria Math" w:hAnsi="Cambria Math"/>
                            <w:lang w:val="en-GB"/>
                          </w:rPr>
                          <m:t>μ</m:t>
                        </m:r>
                      </m:e>
                      <m:sub>
                        <m:r>
                          <w:rPr>
                            <w:rFonts w:ascii="Cambria Math" w:hAnsi="Cambria Math"/>
                            <w:lang w:val="en-GB"/>
                          </w:rPr>
                          <m:t>g</m:t>
                        </m:r>
                      </m:sub>
                    </m:sSub>
                  </m:den>
                </m:f>
              </m:oMath>
            </m:oMathPara>
          </w:p>
        </w:tc>
        <w:tc>
          <w:tcPr>
            <w:tcW w:w="2460" w:type="dxa"/>
          </w:tcPr>
          <w:p w14:paraId="025695DD" w14:textId="77777777" w:rsidR="003836FA" w:rsidRPr="00C26C40" w:rsidRDefault="003836FA" w:rsidP="00870DFD">
            <w:pPr>
              <w:rPr>
                <w:lang w:val="en-GB"/>
              </w:rPr>
            </w:pPr>
            <w:r w:rsidRPr="00C26C40">
              <w:rPr>
                <w:lang w:val="en-GB"/>
              </w:rPr>
              <w:t>Computed at each z</w:t>
            </w:r>
          </w:p>
        </w:tc>
      </w:tr>
      <w:tr w:rsidR="003836FA" w:rsidRPr="00C26C40" w14:paraId="695AAFC3" w14:textId="77777777" w:rsidTr="00870DFD">
        <w:trPr>
          <w:jc w:val="center"/>
        </w:trPr>
        <w:tc>
          <w:tcPr>
            <w:tcW w:w="1400" w:type="dxa"/>
          </w:tcPr>
          <w:p w14:paraId="35A88AD1" w14:textId="77777777" w:rsidR="003836FA" w:rsidRPr="00C26C40" w:rsidRDefault="003D0B1E" w:rsidP="00870DFD">
            <w:pPr>
              <w:rPr>
                <w:lang w:val="en-GB"/>
              </w:rPr>
            </w:pPr>
            <m:oMathPara>
              <m:oMath>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g</m:t>
                    </m:r>
                  </m:sub>
                </m:sSub>
              </m:oMath>
            </m:oMathPara>
          </w:p>
        </w:tc>
        <w:tc>
          <w:tcPr>
            <w:tcW w:w="4200" w:type="dxa"/>
          </w:tcPr>
          <w:p w14:paraId="1DE23BC9" w14:textId="77777777" w:rsidR="003836FA" w:rsidRPr="00C26C40" w:rsidRDefault="003836FA" w:rsidP="00870DFD">
            <w:pPr>
              <w:rPr>
                <w:lang w:val="en-GB"/>
              </w:rPr>
            </w:pPr>
            <w:r w:rsidRPr="00C26C40">
              <w:rPr>
                <w:lang w:val="en-GB"/>
              </w:rPr>
              <w:t>Gas mass flux:</w:t>
            </w:r>
          </w:p>
          <w:p w14:paraId="0B1C48EB" w14:textId="77777777" w:rsidR="003836FA" w:rsidRPr="00C26C40" w:rsidRDefault="003D0B1E" w:rsidP="00870DFD">
            <w:pPr>
              <w:rPr>
                <w:lang w:val="en-GB"/>
              </w:rPr>
            </w:pPr>
            <m:oMathPara>
              <m:oMath>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ṁ</m:t>
                        </m:r>
                      </m:e>
                      <m:sub>
                        <m:r>
                          <w:rPr>
                            <w:rFonts w:ascii="Cambria Math" w:hAnsi="Cambria Math"/>
                            <w:lang w:val="en-GB"/>
                          </w:rPr>
                          <m:t>g</m:t>
                        </m:r>
                      </m:sub>
                    </m:sSub>
                  </m:num>
                  <m:den>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fb</m:t>
                        </m:r>
                      </m:sub>
                    </m:sSub>
                  </m:den>
                </m:f>
                <m:r>
                  <w:rPr>
                    <w:rFonts w:ascii="Cambria Math" w:hAnsi="Cambria Math"/>
                    <w:lang w:val="en-GB"/>
                  </w:rPr>
                  <m:t xml:space="preserve">     [kg/m²/s]</m:t>
                </m:r>
              </m:oMath>
            </m:oMathPara>
          </w:p>
        </w:tc>
        <w:tc>
          <w:tcPr>
            <w:tcW w:w="2460" w:type="dxa"/>
          </w:tcPr>
          <w:p w14:paraId="57260A01" w14:textId="77777777" w:rsidR="003836FA" w:rsidRPr="00C26C40" w:rsidRDefault="003836FA" w:rsidP="00870DFD">
            <w:pPr>
              <w:rPr>
                <w:lang w:val="en-GB"/>
              </w:rPr>
            </w:pPr>
            <w:r w:rsidRPr="00C26C40">
              <w:rPr>
                <w:lang w:val="en-GB"/>
              </w:rPr>
              <w:t>Computed at each z</w:t>
            </w:r>
          </w:p>
        </w:tc>
      </w:tr>
      <w:tr w:rsidR="003836FA" w:rsidRPr="00C26C40" w14:paraId="0ACDED05" w14:textId="77777777" w:rsidTr="00870DFD">
        <w:trPr>
          <w:jc w:val="center"/>
        </w:trPr>
        <w:tc>
          <w:tcPr>
            <w:tcW w:w="1400" w:type="dxa"/>
          </w:tcPr>
          <w:p w14:paraId="5715BF27" w14:textId="77777777" w:rsidR="003836FA" w:rsidRPr="00C26C40" w:rsidRDefault="003D0B1E" w:rsidP="00870DFD">
            <w:pPr>
              <w:rPr>
                <w:lang w:val="en-GB"/>
              </w:rPr>
            </w:pPr>
            <m:oMathPara>
              <m:oMath>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g</m:t>
                    </m:r>
                  </m:sub>
                </m:sSub>
              </m:oMath>
            </m:oMathPara>
          </w:p>
        </w:tc>
        <w:tc>
          <w:tcPr>
            <w:tcW w:w="4200" w:type="dxa"/>
          </w:tcPr>
          <w:p w14:paraId="785329E9" w14:textId="77777777" w:rsidR="003836FA" w:rsidRPr="00C26C40" w:rsidRDefault="003836FA" w:rsidP="00870DFD">
            <w:pPr>
              <w:rPr>
                <w:lang w:val="en-GB"/>
              </w:rPr>
            </w:pPr>
            <w:r w:rsidRPr="00C26C40">
              <w:rPr>
                <w:lang w:val="en-GB"/>
              </w:rPr>
              <w:t>Gas thermal conductivity</w:t>
            </w:r>
          </w:p>
        </w:tc>
        <w:tc>
          <w:tcPr>
            <w:tcW w:w="2460" w:type="dxa"/>
          </w:tcPr>
          <w:p w14:paraId="297BBB51" w14:textId="77777777" w:rsidR="003836FA" w:rsidRPr="00C26C40" w:rsidRDefault="003836FA" w:rsidP="00870DFD">
            <w:pPr>
              <w:rPr>
                <w:lang w:val="en-GB"/>
              </w:rPr>
            </w:pPr>
            <m:oMathPara>
              <m:oMath>
                <m:r>
                  <w:rPr>
                    <w:rFonts w:ascii="Cambria Math" w:hAnsi="Cambria Math"/>
                    <w:lang w:val="en-GB"/>
                  </w:rPr>
                  <m:t>0.07 W/m/K</m:t>
                </m:r>
              </m:oMath>
            </m:oMathPara>
          </w:p>
        </w:tc>
      </w:tr>
      <w:tr w:rsidR="003836FA" w:rsidRPr="00C26C40" w14:paraId="1949F7E8" w14:textId="77777777" w:rsidTr="00870DFD">
        <w:trPr>
          <w:jc w:val="center"/>
        </w:trPr>
        <w:tc>
          <w:tcPr>
            <w:tcW w:w="1400" w:type="dxa"/>
          </w:tcPr>
          <w:p w14:paraId="190A7D16" w14:textId="77777777" w:rsidR="003836FA" w:rsidRPr="00C26C40" w:rsidRDefault="003D0B1E" w:rsidP="00870DFD">
            <w:pPr>
              <w:rPr>
                <w:lang w:val="en-GB"/>
              </w:rPr>
            </w:pPr>
            <m:oMathPara>
              <m:oMath>
                <m:sSub>
                  <m:sSubPr>
                    <m:ctrlPr>
                      <w:rPr>
                        <w:rFonts w:ascii="Cambria Math" w:hAnsi="Cambria Math"/>
                        <w:i/>
                        <w:lang w:val="en-GB"/>
                      </w:rPr>
                    </m:ctrlPr>
                  </m:sSubPr>
                  <m:e>
                    <m:r>
                      <w:rPr>
                        <w:rFonts w:ascii="Cambria Math" w:hAnsi="Cambria Math"/>
                        <w:lang w:val="en-GB"/>
                      </w:rPr>
                      <m:t>μ</m:t>
                    </m:r>
                  </m:e>
                  <m:sub>
                    <m:r>
                      <w:rPr>
                        <w:rFonts w:ascii="Cambria Math" w:hAnsi="Cambria Math"/>
                        <w:lang w:val="en-GB"/>
                      </w:rPr>
                      <m:t>g</m:t>
                    </m:r>
                  </m:sub>
                </m:sSub>
              </m:oMath>
            </m:oMathPara>
          </w:p>
        </w:tc>
        <w:tc>
          <w:tcPr>
            <w:tcW w:w="4200" w:type="dxa"/>
          </w:tcPr>
          <w:p w14:paraId="426D652C" w14:textId="77777777" w:rsidR="003836FA" w:rsidRPr="00C26C40" w:rsidRDefault="003836FA" w:rsidP="00870DFD">
            <w:pPr>
              <w:rPr>
                <w:lang w:val="en-GB"/>
              </w:rPr>
            </w:pPr>
            <w:r w:rsidRPr="00C26C40">
              <w:rPr>
                <w:lang w:val="en-GB"/>
              </w:rPr>
              <w:t>Gas dynamic viscosity</w:t>
            </w:r>
          </w:p>
        </w:tc>
        <w:tc>
          <w:tcPr>
            <w:tcW w:w="2460" w:type="dxa"/>
          </w:tcPr>
          <w:p w14:paraId="79CF1AF4" w14:textId="77777777" w:rsidR="003836FA" w:rsidRPr="00C26C40" w:rsidRDefault="003836FA" w:rsidP="00870DFD">
            <w:pPr>
              <w:rPr>
                <w:lang w:val="en-GB"/>
              </w:rPr>
            </w:pPr>
            <m:oMathPara>
              <m:oMath>
                <m:r>
                  <w:rPr>
                    <w:rFonts w:ascii="Cambria Math" w:hAnsi="Cambria Math"/>
                    <w:lang w:val="en-GB"/>
                  </w:rPr>
                  <m:t xml:space="preserve">4 × </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-5</m:t>
                    </m:r>
                  </m:sup>
                </m:sSup>
                <m:r>
                  <w:rPr>
                    <w:rFonts w:ascii="Cambria Math" w:hAnsi="Cambria Math"/>
                    <w:lang w:val="en-GB"/>
                  </w:rPr>
                  <m:t xml:space="preserve"> kg/m/s</m:t>
                </m:r>
              </m:oMath>
            </m:oMathPara>
          </w:p>
        </w:tc>
      </w:tr>
      <w:tr w:rsidR="003836FA" w:rsidRPr="00C26C40" w14:paraId="4F77055F" w14:textId="77777777" w:rsidTr="00870DFD">
        <w:trPr>
          <w:jc w:val="center"/>
        </w:trPr>
        <w:tc>
          <w:tcPr>
            <w:tcW w:w="1400" w:type="dxa"/>
          </w:tcPr>
          <w:p w14:paraId="45B83D19" w14:textId="77777777" w:rsidR="003836FA" w:rsidRPr="00C26C40" w:rsidRDefault="003836FA" w:rsidP="00870DFD">
            <w:pPr>
              <w:rPr>
                <w:lang w:val="en-GB"/>
              </w:rPr>
            </w:pPr>
            <m:oMathPara>
              <m:oMath>
                <m:r>
                  <w:rPr>
                    <w:rFonts w:ascii="Cambria Math" w:hAnsi="Cambria Math"/>
                    <w:lang w:val="en-GB"/>
                  </w:rPr>
                  <m:t>Pr</m:t>
                </m:r>
              </m:oMath>
            </m:oMathPara>
          </w:p>
        </w:tc>
        <w:tc>
          <w:tcPr>
            <w:tcW w:w="4200" w:type="dxa"/>
          </w:tcPr>
          <w:p w14:paraId="480CBC4D" w14:textId="77777777" w:rsidR="003836FA" w:rsidRPr="00C26C40" w:rsidRDefault="003836FA" w:rsidP="00870DFD">
            <w:pPr>
              <w:rPr>
                <w:lang w:val="en-GB"/>
              </w:rPr>
            </w:pPr>
            <w:r w:rsidRPr="00C26C40">
              <w:rPr>
                <w:lang w:val="en-GB"/>
              </w:rPr>
              <w:t>Gas Prandtl number</w:t>
            </w:r>
          </w:p>
        </w:tc>
        <w:tc>
          <w:tcPr>
            <w:tcW w:w="2460" w:type="dxa"/>
          </w:tcPr>
          <w:p w14:paraId="2BA0B61B" w14:textId="77777777" w:rsidR="003836FA" w:rsidRPr="00C26C40" w:rsidRDefault="003836FA" w:rsidP="00870DFD">
            <w:pPr>
              <w:rPr>
                <w:lang w:val="en-GB"/>
              </w:rPr>
            </w:pPr>
            <m:oMathPara>
              <m:oMath>
                <m:r>
                  <w:rPr>
                    <w:rFonts w:ascii="Cambria Math" w:hAnsi="Cambria Math"/>
                    <w:lang w:val="en-GB"/>
                  </w:rPr>
                  <m:t>0.70</m:t>
                </m:r>
              </m:oMath>
            </m:oMathPara>
          </w:p>
        </w:tc>
      </w:tr>
    </w:tbl>
    <w:p w14:paraId="2415E601" w14:textId="77777777" w:rsidR="003836FA" w:rsidRPr="00C26C40" w:rsidRDefault="003836FA" w:rsidP="003836FA"/>
    <w:p w14:paraId="77257BB1" w14:textId="77777777" w:rsidR="003836FA" w:rsidRPr="00C26C40" w:rsidRDefault="003836FA" w:rsidP="004117FA">
      <w:pPr>
        <w:pStyle w:val="Heading4"/>
      </w:pPr>
      <w:bookmarkStart w:id="244" w:name="_Toc233209443"/>
      <w:r w:rsidRPr="00C26C40">
        <w:t>Gas-to-Exposed Bed (</w:t>
      </w:r>
      <m:oMath>
        <m:sSub>
          <m:sSubPr>
            <m:ctrlPr>
              <w:rPr>
                <w:rFonts w:ascii="Cambria Math" w:hAnsi="Cambria Math"/>
                <w:i/>
              </w:rPr>
            </m:ctrlPr>
          </m:sSubPr>
          <m:e>
            <m:r>
              <m:rPr>
                <m:sty m:val="bi"/>
              </m:rPr>
              <w:rPr>
                <w:rFonts w:ascii="Cambria Math" w:hAnsi="Cambria Math"/>
              </w:rPr>
              <m:t>h</m:t>
            </m:r>
          </m:e>
          <m:sub>
            <m:r>
              <m:rPr>
                <m:sty m:val="bi"/>
              </m:rPr>
              <w:rPr>
                <w:rFonts w:ascii="Cambria Math" w:hAnsi="Cambria Math"/>
              </w:rPr>
              <m:t>eb</m:t>
            </m:r>
          </m:sub>
        </m:sSub>
      </m:oMath>
      <w:r w:rsidRPr="00C26C40">
        <w:t>)</w:t>
      </w:r>
      <w:bookmarkEnd w:id="244"/>
    </w:p>
    <w:p w14:paraId="74073281" w14:textId="2339C20F" w:rsidR="003836FA" w:rsidRPr="00C26C40" w:rsidRDefault="003836FA" w:rsidP="003836FA">
      <w:r w:rsidRPr="00C26C40">
        <w:t xml:space="preserve">The </w:t>
      </w:r>
      <w:sdt>
        <w:sdtPr>
          <w:rPr>
            <w:color w:val="000000"/>
          </w:rPr>
          <w:tag w:val="MENDELEY_CITATION_v3_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"/>
          <w:id w:val="-1194612189"/>
          <w:placeholder>
            <w:docPart w:val="9D016F54AA0C4C9C8EF8F20917E9B8BE"/>
          </w:placeholder>
        </w:sdtPr>
        <w:sdtEndPr/>
        <w:sdtContent>
          <w:r w:rsidR="00A37BED" w:rsidRPr="00A37BED">
            <w:rPr>
              <w:color w:val="000000"/>
            </w:rPr>
            <w:t>(Gorog et al., 1983)</w:t>
          </w:r>
        </w:sdtContent>
      </w:sdt>
      <w:r w:rsidRPr="00C26C40">
        <w:t xml:space="preserve"> correlation for gas-to-bed convective heat transfer:</w:t>
      </w:r>
    </w:p>
    <w:p w14:paraId="53296CC8" w14:textId="77777777" w:rsidR="003836FA" w:rsidRPr="00C26C40" w:rsidRDefault="003D0B1E" w:rsidP="003836FA">
      <m:oMathPara>
        <m:oMath>
          <m:sSub>
            <m:sSubPr>
              <m:ctrlPr>
                <w:rPr>
                  <w:rFonts w:ascii="Cambria Math" w:hAnsi="Cambria Math"/>
                  <w:i/>
                </w:rPr>
              </m:ctrlPr>
            </m:sSubPr>
            <m:e>
              <m:r>
                <w:rPr>
                  <w:rFonts w:ascii="Cambria Math" w:hAnsi="Cambria Math"/>
                </w:rPr>
                <m:t>h</m:t>
              </m:r>
            </m:e>
            <m:sub>
              <m:r>
                <w:rPr>
                  <w:rFonts w:ascii="Cambria Math" w:hAnsi="Cambria Math"/>
                </w:rPr>
                <m:t>eb</m:t>
              </m:r>
            </m:sub>
          </m:sSub>
          <m:r>
            <w:rPr>
              <w:rFonts w:ascii="Cambria Math" w:hAnsi="Cambria Math"/>
            </w:rPr>
            <m:t xml:space="preserve">=0.4 × </m:t>
          </m:r>
          <m:sSubSup>
            <m:sSubSupPr>
              <m:ctrlPr>
                <w:rPr>
                  <w:rFonts w:ascii="Cambria Math" w:hAnsi="Cambria Math"/>
                  <w:i/>
                </w:rPr>
              </m:ctrlPr>
            </m:sSubSupPr>
            <m:e>
              <m:r>
                <w:rPr>
                  <w:rFonts w:ascii="Cambria Math" w:hAnsi="Cambria Math"/>
                </w:rPr>
                <m:t>G</m:t>
              </m:r>
            </m:e>
            <m:sub>
              <m:r>
                <w:rPr>
                  <w:rFonts w:ascii="Cambria Math" w:hAnsi="Cambria Math"/>
                </w:rPr>
                <m:t>g</m:t>
              </m:r>
            </m:sub>
            <m:sup>
              <m:r>
                <w:rPr>
                  <w:rFonts w:ascii="Cambria Math" w:hAnsi="Cambria Math"/>
                </w:rPr>
                <m:t>0.62</m:t>
              </m:r>
            </m:sup>
          </m:sSubSup>
          <m:r>
            <w:rPr>
              <w:rFonts w:ascii="Cambria Math" w:hAnsi="Cambria Math"/>
            </w:rPr>
            <m:t xml:space="preserve">    [W/m²/K]</m:t>
          </m:r>
        </m:oMath>
      </m:oMathPara>
    </w:p>
    <w:p w14:paraId="773F207A" w14:textId="77777777" w:rsidR="003836FA" w:rsidRPr="00C26C40" w:rsidRDefault="003836FA" w:rsidP="003836FA">
      <w:r w:rsidRPr="00C26C40">
        <w:t xml:space="preserve">where </w:t>
      </w:r>
      <m:oMath>
        <m:sSub>
          <m:sSubPr>
            <m:ctrlPr>
              <w:rPr>
                <w:rFonts w:ascii="Cambria Math" w:hAnsi="Cambria Math"/>
                <w:i/>
              </w:rPr>
            </m:ctrlPr>
          </m:sSubPr>
          <m:e>
            <m:r>
              <w:rPr>
                <w:rFonts w:ascii="Cambria Math" w:hAnsi="Cambria Math"/>
              </w:rPr>
              <m:t>G</m:t>
            </m:r>
          </m:e>
          <m:sub>
            <m:r>
              <w:rPr>
                <w:rFonts w:ascii="Cambria Math" w:hAnsi="Cambria Math"/>
              </w:rPr>
              <m:t>g</m:t>
            </m:r>
          </m:sub>
        </m:sSub>
      </m:oMath>
      <w:r w:rsidRPr="00C26C40">
        <w:t xml:space="preserve"> is expressed in kg/m²/h. This empirical correlation captures the enhanced heat transfer due to the impingement of the recirculating gas flow on the exposed bed surface.</w:t>
      </w:r>
    </w:p>
    <w:p w14:paraId="4BCDD0C5" w14:textId="77777777" w:rsidR="003836FA" w:rsidRPr="00C26C40" w:rsidRDefault="003836FA" w:rsidP="004117FA">
      <w:pPr>
        <w:pStyle w:val="Heading4"/>
      </w:pPr>
      <w:bookmarkStart w:id="245" w:name="_Toc233209444"/>
      <w:r w:rsidRPr="00C26C40">
        <w:t>Covered Wall-to-Bed (</w:t>
      </w:r>
      <m:oMath>
        <m:sSub>
          <m:sSubPr>
            <m:ctrlPr>
              <w:rPr>
                <w:rFonts w:ascii="Cambria Math" w:hAnsi="Cambria Math"/>
                <w:i/>
              </w:rPr>
            </m:ctrlPr>
          </m:sSubPr>
          <m:e>
            <m:r>
              <m:rPr>
                <m:sty m:val="bi"/>
              </m:rPr>
              <w:rPr>
                <w:rFonts w:ascii="Cambria Math" w:hAnsi="Cambria Math"/>
              </w:rPr>
              <m:t>h</m:t>
            </m:r>
          </m:e>
          <m:sub>
            <m:r>
              <m:rPr>
                <m:sty m:val="bi"/>
              </m:rPr>
              <w:rPr>
                <w:rFonts w:ascii="Cambria Math" w:hAnsi="Cambria Math"/>
              </w:rPr>
              <m:t>cw</m:t>
            </m:r>
          </m:sub>
        </m:sSub>
      </m:oMath>
      <w:r w:rsidRPr="00C26C40">
        <w:t>)</w:t>
      </w:r>
      <w:bookmarkEnd w:id="245"/>
    </w:p>
    <w:p w14:paraId="31CEF780" w14:textId="1BF06C33" w:rsidR="003836FA" w:rsidRPr="00C26C40" w:rsidRDefault="003836FA" w:rsidP="003836FA">
      <w:r w:rsidRPr="00C26C40">
        <w:t xml:space="preserve">The </w:t>
      </w:r>
      <w:sdt>
        <w:sdtPr>
          <w:rPr>
            <w:color w:val="000000"/>
          </w:rPr>
          <w:tag w:val="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"/>
          <w:id w:val="-1387949933"/>
          <w:placeholder>
            <w:docPart w:val="9D016F54AA0C4C9C8EF8F20917E9B8BE"/>
          </w:placeholder>
        </w:sdtPr>
        <w:sdtEndPr/>
        <w:sdtContent>
          <w:r w:rsidR="00A37BED" w:rsidRPr="00A37BED">
            <w:rPr>
              <w:rFonts w:eastAsia="Times New Roman"/>
              <w:color w:val="000000"/>
            </w:rPr>
            <w:t>(Tscheng &amp; Watkznson, 1979)</w:t>
          </w:r>
        </w:sdtContent>
      </w:sdt>
      <w:r w:rsidRPr="00C26C40">
        <w:t xml:space="preserve"> correlation for the covered-wall-to-bed coefficient:</w:t>
      </w:r>
    </w:p>
    <w:p w14:paraId="6BF9AC7C" w14:textId="77777777" w:rsidR="003836FA" w:rsidRPr="00C26C40" w:rsidRDefault="003836FA" w:rsidP="003836FA">
      <w:pPr>
        <w:rPr>
          <w:rFonts w:ascii="Cambria Math" w:hAnsi="Cambria Math"/>
          <w:oMath/>
        </w:rPr>
      </w:pPr>
      <m:oMathPara>
        <m:oMath>
          <m:r>
            <w:rPr>
              <w:rFonts w:ascii="Cambria Math" w:hAnsi="Cambria Math"/>
            </w:rPr>
            <m:t>N</m:t>
          </m:r>
          <m:sSub>
            <m:sSubPr>
              <m:ctrlPr>
                <w:rPr>
                  <w:rFonts w:ascii="Cambria Math" w:hAnsi="Cambria Math"/>
                  <w:i/>
                </w:rPr>
              </m:ctrlPr>
            </m:sSubPr>
            <m:e>
              <m:r>
                <w:rPr>
                  <w:rFonts w:ascii="Cambria Math" w:hAnsi="Cambria Math"/>
                </w:rPr>
                <m:t>u</m:t>
              </m:r>
            </m:e>
            <m:sub>
              <m:r>
                <w:rPr>
                  <w:rFonts w:ascii="Cambria Math" w:hAnsi="Cambria Math"/>
                </w:rPr>
                <m:t>cw</m:t>
              </m:r>
            </m:sub>
          </m:sSub>
          <m:r>
            <w:rPr>
              <w:rFonts w:ascii="Cambria Math" w:hAnsi="Cambria Math"/>
            </w:rPr>
            <m:t>=11.6×P</m:t>
          </m:r>
          <m:sSup>
            <m:sSupPr>
              <m:ctrlPr>
                <w:rPr>
                  <w:rFonts w:ascii="Cambria Math" w:hAnsi="Cambria Math"/>
                  <w:i/>
                </w:rPr>
              </m:ctrlPr>
            </m:sSupPr>
            <m:e>
              <m:r>
                <w:rPr>
                  <w:rFonts w:ascii="Cambria Math" w:hAnsi="Cambria Math"/>
                </w:rPr>
                <m:t>e</m:t>
              </m:r>
            </m:e>
            <m:sup>
              <m:r>
                <w:rPr>
                  <w:rFonts w:ascii="Cambria Math" w:hAnsi="Cambria Math"/>
                </w:rPr>
                <m:t>0.3</m:t>
              </m:r>
            </m:sup>
          </m:sSup>
        </m:oMath>
      </m:oMathPara>
    </w:p>
    <w:p w14:paraId="645AF9B8" w14:textId="77777777" w:rsidR="003836FA" w:rsidRPr="00C26C40" w:rsidRDefault="003836FA" w:rsidP="003836FA">
      <w:pPr>
        <w:rPr>
          <w:rFonts w:ascii="Cambria Math" w:hAnsi="Cambria Math"/>
          <w:oMath/>
        </w:rPr>
      </w:pPr>
      <m:oMathPara>
        <m:oMath>
          <m:r>
            <w:rPr>
              <w:rFonts w:ascii="Cambria Math" w:hAnsi="Cambria Math"/>
            </w:rPr>
            <m:t>Pe=</m:t>
          </m:r>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×θ×</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α</m:t>
                  </m:r>
                </m:e>
                <m:sub>
                  <m:r>
                    <w:rPr>
                      <w:rFonts w:ascii="Cambria Math" w:hAnsi="Cambria Math"/>
                    </w:rPr>
                    <m:t>b</m:t>
                  </m:r>
                </m:sub>
              </m:sSub>
            </m:den>
          </m:f>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b</m:t>
                  </m:r>
                </m:sub>
              </m:sSub>
            </m:num>
            <m:den>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p,b</m:t>
                  </m:r>
                </m:sub>
              </m:sSub>
            </m:den>
          </m:f>
        </m:oMath>
      </m:oMathPara>
    </w:p>
    <w:p w14:paraId="112AFE9C"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h</m:t>
              </m:r>
            </m:e>
            <m:sub>
              <m:r>
                <w:rPr>
                  <w:rFonts w:ascii="Cambria Math" w:hAnsi="Cambria Math"/>
                </w:rPr>
                <m:t>cw</m:t>
              </m:r>
            </m:sub>
          </m:sSub>
          <m:r>
            <w:rPr>
              <w:rFonts w:ascii="Cambria Math" w:hAnsi="Cambria Math"/>
            </w:rPr>
            <m:t>=N</m:t>
          </m:r>
          <m:sSub>
            <m:sSubPr>
              <m:ctrlPr>
                <w:rPr>
                  <w:rFonts w:ascii="Cambria Math" w:hAnsi="Cambria Math"/>
                  <w:i/>
                </w:rPr>
              </m:ctrlPr>
            </m:sSubPr>
            <m:e>
              <m:r>
                <w:rPr>
                  <w:rFonts w:ascii="Cambria Math" w:hAnsi="Cambria Math"/>
                </w:rPr>
                <m:t>u</m:t>
              </m:r>
            </m:e>
            <m:sub>
              <m:r>
                <w:rPr>
                  <w:rFonts w:ascii="Cambria Math" w:hAnsi="Cambria Math"/>
                </w:rPr>
                <m:t>cw</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b</m:t>
                  </m:r>
                </m:sub>
              </m:sSub>
            </m:num>
            <m:den>
              <m:r>
                <w:rPr>
                  <w:rFonts w:ascii="Cambria Math" w:hAnsi="Cambria Math"/>
                </w:rPr>
                <m:t>R1 × θ</m:t>
              </m:r>
            </m:den>
          </m:f>
          <m:r>
            <w:rPr>
              <w:rFonts w:ascii="Cambria Math" w:hAnsi="Cambria Math"/>
            </w:rPr>
            <m:t xml:space="preserve">     [W/m²/K]</m:t>
          </m:r>
        </m:oMath>
      </m:oMathPara>
    </w:p>
    <w:p w14:paraId="39765654" w14:textId="77777777" w:rsidR="003836FA" w:rsidRPr="00C26C40" w:rsidRDefault="003836FA" w:rsidP="003836FA">
      <w:r w:rsidRPr="00C26C40">
        <w:t>The covered-wall coefficient reflects the periodic heating of the wall by the gas and subsequent heat release to the bed as the kiln rotates. It is sensitive to rotational speed and bed thermal diffusivity.</w:t>
      </w:r>
    </w:p>
    <w:p w14:paraId="0BDA9C13" w14:textId="5613F9E7" w:rsidR="003836FA" w:rsidRPr="00C26C40" w:rsidRDefault="003836FA" w:rsidP="004117FA">
      <w:pPr>
        <w:pStyle w:val="Heading4"/>
      </w:pPr>
      <w:bookmarkStart w:id="246" w:name="_Toc233209445"/>
      <w:r w:rsidRPr="00C26C40">
        <w:t xml:space="preserve">Effective Bed Thermal Conductivity </w:t>
      </w:r>
      <w:sdt>
        <w:sdtPr>
          <w:rPr>
            <w:rFonts w:cs="Times New Roman"/>
            <w:color w:val="000000"/>
          </w:rPr>
          <w:tag w:val="MENDELEY_CITATION_v3_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"/>
          <w:id w:val="-44766173"/>
          <w:placeholder>
            <w:docPart w:val="9D016F54AA0C4C9C8EF8F20917E9B8BE"/>
          </w:placeholder>
        </w:sdtPr>
        <w:sdtEndPr/>
        <w:sdtContent>
          <w:r w:rsidR="00A37BED" w:rsidRPr="00A37BED">
            <w:rPr>
              <w:rFonts w:cs="Times New Roman"/>
              <w:color w:val="000000"/>
            </w:rPr>
            <w:t>(Schotte, 1960)</w:t>
          </w:r>
        </w:sdtContent>
      </w:sdt>
      <w:bookmarkEnd w:id="246"/>
    </w:p>
    <w:p w14:paraId="5CA24A49"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1-ε</m:t>
              </m:r>
            </m:num>
            <m:den>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s</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4σ</m:t>
                      </m:r>
                      <m:sSub>
                        <m:sSubPr>
                          <m:ctrlPr>
                            <w:rPr>
                              <w:rFonts w:ascii="Cambria Math" w:hAnsi="Cambria Math"/>
                              <w:i/>
                            </w:rPr>
                          </m:ctrlPr>
                        </m:sSubPr>
                        <m:e>
                          <m:r>
                            <w:rPr>
                              <w:rFonts w:ascii="Cambria Math" w:hAnsi="Cambria Math"/>
                            </w:rPr>
                            <m:t>ε</m:t>
                          </m:r>
                        </m:e>
                        <m:sub>
                          <m:r>
                            <w:rPr>
                              <w:rFonts w:ascii="Cambria Math" w:hAnsi="Cambria Math"/>
                            </w:rPr>
                            <m:t>p</m:t>
                          </m:r>
                        </m:sub>
                      </m:sSub>
                      <m:sSub>
                        <m:sSubPr>
                          <m:ctrlPr>
                            <w:rPr>
                              <w:rFonts w:ascii="Cambria Math" w:hAnsi="Cambria Math"/>
                              <w:i/>
                            </w:rPr>
                          </m:ctrlPr>
                        </m:sSubPr>
                        <m:e>
                          <m:r>
                            <w:rPr>
                              <w:rFonts w:ascii="Cambria Math" w:hAnsi="Cambria Math"/>
                            </w:rPr>
                            <m:t>d</m:t>
                          </m:r>
                        </m:e>
                        <m:sub>
                          <m:r>
                            <w:rPr>
                              <w:rFonts w:ascii="Cambria Math" w:hAnsi="Cambria Math"/>
                            </w:rPr>
                            <m:t>p</m:t>
                          </m:r>
                        </m:sub>
                      </m:sSub>
                      <m:sSubSup>
                        <m:sSubSupPr>
                          <m:ctrlPr>
                            <w:rPr>
                              <w:rFonts w:ascii="Cambria Math" w:hAnsi="Cambria Math"/>
                              <w:i/>
                            </w:rPr>
                          </m:ctrlPr>
                        </m:sSubSupPr>
                        <m:e>
                          <m:r>
                            <w:rPr>
                              <w:rFonts w:ascii="Cambria Math" w:hAnsi="Cambria Math"/>
                            </w:rPr>
                            <m:t>T</m:t>
                          </m:r>
                        </m:e>
                        <m:sub>
                          <m:r>
                            <w:rPr>
                              <w:rFonts w:ascii="Cambria Math" w:hAnsi="Cambria Math"/>
                            </w:rPr>
                            <m:t>b</m:t>
                          </m:r>
                        </m:sub>
                        <m:sup>
                          <m:r>
                            <w:rPr>
                              <w:rFonts w:ascii="Cambria Math" w:hAnsi="Cambria Math"/>
                            </w:rPr>
                            <m:t>3</m:t>
                          </m:r>
                        </m:sup>
                      </m:sSubSup>
                    </m:den>
                  </m:f>
                </m:e>
              </m:d>
            </m:den>
          </m:f>
          <m:r>
            <w:rPr>
              <w:rFonts w:ascii="Cambria Math" w:hAnsi="Cambria Math"/>
            </w:rPr>
            <m:t>+ 4εσ</m:t>
          </m:r>
          <m:sSub>
            <m:sSubPr>
              <m:ctrlPr>
                <w:rPr>
                  <w:rFonts w:ascii="Cambria Math" w:hAnsi="Cambria Math"/>
                  <w:i/>
                </w:rPr>
              </m:ctrlPr>
            </m:sSubPr>
            <m:e>
              <m:r>
                <w:rPr>
                  <w:rFonts w:ascii="Cambria Math" w:hAnsi="Cambria Math"/>
                </w:rPr>
                <m:t>ε</m:t>
              </m:r>
            </m:e>
            <m:sub>
              <m:r>
                <w:rPr>
                  <w:rFonts w:ascii="Cambria Math" w:hAnsi="Cambria Math"/>
                </w:rPr>
                <m:t>p</m:t>
              </m:r>
            </m:sub>
          </m:sSub>
          <m:sSub>
            <m:sSubPr>
              <m:ctrlPr>
                <w:rPr>
                  <w:rFonts w:ascii="Cambria Math" w:hAnsi="Cambria Math"/>
                  <w:i/>
                </w:rPr>
              </m:ctrlPr>
            </m:sSubPr>
            <m:e>
              <m:r>
                <w:rPr>
                  <w:rFonts w:ascii="Cambria Math" w:hAnsi="Cambria Math"/>
                </w:rPr>
                <m:t>d</m:t>
              </m:r>
            </m:e>
            <m:sub>
              <m:r>
                <w:rPr>
                  <w:rFonts w:ascii="Cambria Math" w:hAnsi="Cambria Math"/>
                </w:rPr>
                <m:t>p</m:t>
              </m:r>
            </m:sub>
          </m:sSub>
          <m:sSubSup>
            <m:sSubSupPr>
              <m:ctrlPr>
                <w:rPr>
                  <w:rFonts w:ascii="Cambria Math" w:hAnsi="Cambria Math"/>
                  <w:i/>
                </w:rPr>
              </m:ctrlPr>
            </m:sSubSupPr>
            <m:e>
              <m:r>
                <w:rPr>
                  <w:rFonts w:ascii="Cambria Math" w:hAnsi="Cambria Math"/>
                </w:rPr>
                <m:t>T</m:t>
              </m:r>
            </m:e>
            <m:sub>
              <m:r>
                <w:rPr>
                  <w:rFonts w:ascii="Cambria Math" w:hAnsi="Cambria Math"/>
                </w:rPr>
                <m:t>b</m:t>
              </m:r>
            </m:sub>
            <m:sup>
              <m:r>
                <w:rPr>
                  <w:rFonts w:ascii="Cambria Math" w:hAnsi="Cambria Math"/>
                </w:rPr>
                <m:t>3</m:t>
              </m:r>
            </m:sup>
          </m:sSubSup>
        </m:oMath>
      </m:oMathPara>
    </w:p>
    <w:p w14:paraId="5908B400" w14:textId="77777777" w:rsidR="003836FA" w:rsidRPr="00C26C40" w:rsidRDefault="003836FA" w:rsidP="003836FA">
      <w:r w:rsidRPr="00C26C40">
        <w:t>with</w:t>
      </w:r>
    </w:p>
    <w:p w14:paraId="3DEE49E7" w14:textId="77777777" w:rsidR="003836FA" w:rsidRPr="00C26C40" w:rsidRDefault="003836FA" w:rsidP="003836FA">
      <m:oMathPara>
        <m:oMathParaPr>
          <m:jc m:val="left"/>
        </m:oMathParaPr>
        <m:oMath>
          <m:r>
            <w:rPr>
              <w:rFonts w:ascii="Cambria Math" w:hAnsi="Cambria Math"/>
            </w:rPr>
            <m:t>σ = 5.67 × 10⁻⁸ W/m²/K⁴ (Stefan-Boltzmann constant)</m:t>
          </m:r>
        </m:oMath>
      </m:oMathPara>
    </w:p>
    <w:p w14:paraId="7995FDF4" w14:textId="77777777" w:rsidR="003836FA" w:rsidRPr="00C26C40" w:rsidRDefault="003D0B1E" w:rsidP="003836FA">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 1.3 W/m/K (solid conductivity)</m:t>
          </m:r>
        </m:oMath>
      </m:oMathPara>
    </w:p>
    <w:p w14:paraId="0A3C6E15" w14:textId="77777777" w:rsidR="003836FA" w:rsidRPr="00C26C40" w:rsidRDefault="003D0B1E" w:rsidP="003836FA">
      <m:oMathPara>
        <m:oMathParaPr>
          <m:jc m:val="left"/>
        </m:oMathParaPr>
        <m:oMath>
          <m:sSub>
            <m:sSubPr>
              <m:ctrlPr>
                <w:rPr>
                  <w:rFonts w:ascii="Cambria Math" w:hAnsi="Cambria Math"/>
                  <w:i/>
                </w:rPr>
              </m:ctrlPr>
            </m:sSubPr>
            <m:e>
              <m:r>
                <w:rPr>
                  <w:rFonts w:ascii="Cambria Math" w:hAnsi="Cambria Math"/>
                </w:rPr>
                <m:t>ε</m:t>
              </m:r>
            </m:e>
            <m:sub>
              <m:r>
                <w:rPr>
                  <w:rFonts w:ascii="Cambria Math" w:hAnsi="Cambria Math"/>
                </w:rPr>
                <m:t>bed</m:t>
              </m:r>
            </m:sub>
          </m:sSub>
          <m:r>
            <w:rPr>
              <w:rFonts w:ascii="Cambria Math" w:hAnsi="Cambria Math"/>
            </w:rPr>
            <m:t>= 0.30</m:t>
          </m:r>
        </m:oMath>
      </m:oMathPara>
    </w:p>
    <w:p w14:paraId="4B57D998" w14:textId="77777777" w:rsidR="003836FA" w:rsidRPr="00C26C40" w:rsidRDefault="003D0B1E" w:rsidP="003836FA">
      <w:pPr>
        <w:rPr>
          <w:rFonts w:ascii="Cambria Math" w:hAnsi="Cambria Math"/>
          <w:oMath/>
        </w:rPr>
      </w:pPr>
      <m:oMathPara>
        <m:oMathParaPr>
          <m:jc m:val="left"/>
        </m:oMathParaPr>
        <m:oMath>
          <m:sSub>
            <m:sSubPr>
              <m:ctrlPr>
                <w:rPr>
                  <w:rFonts w:ascii="Cambria Math" w:hAnsi="Cambria Math"/>
                  <w:i/>
                </w:rPr>
              </m:ctrlPr>
            </m:sSubPr>
            <m:e>
              <m:r>
                <w:rPr>
                  <w:rFonts w:ascii="Cambria Math" w:hAnsi="Cambria Math"/>
                </w:rPr>
                <m:t>ε</m:t>
              </m:r>
            </m:e>
            <m:sub>
              <m:r>
                <w:rPr>
                  <w:rFonts w:ascii="Cambria Math" w:hAnsi="Cambria Math"/>
                </w:rPr>
                <m:t>p</m:t>
              </m:r>
            </m:sub>
          </m:sSub>
          <m:r>
            <w:rPr>
              <w:rFonts w:ascii="Cambria Math" w:hAnsi="Cambria Math"/>
            </w:rPr>
            <m:t xml:space="preserve">= 0.89 (particle emissivity), </m:t>
          </m:r>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 xml:space="preserve"> = 2000 μm.</m:t>
          </m:r>
        </m:oMath>
      </m:oMathPara>
    </w:p>
    <w:p w14:paraId="04437E61" w14:textId="77777777" w:rsidR="003836FA" w:rsidRPr="00C26C40" w:rsidRDefault="003836FA" w:rsidP="003836FA"/>
    <w:p w14:paraId="2C5400C4" w14:textId="77777777" w:rsidR="003836FA" w:rsidRPr="00C26C40" w:rsidRDefault="003836FA" w:rsidP="00726850">
      <w:pPr>
        <w:pStyle w:val="Heading4"/>
      </w:pPr>
      <w:bookmarkStart w:id="247" w:name="_Toc233209446"/>
      <w:r w:rsidRPr="00C26C40">
        <w:t>Wall Temperature and Shell Heat Loss</w:t>
      </w:r>
      <w:bookmarkEnd w:id="247"/>
    </w:p>
    <w:p w14:paraId="2DAE3B84" w14:textId="77777777" w:rsidR="003836FA" w:rsidRPr="00C26C40" w:rsidRDefault="003836FA" w:rsidP="003836FA">
      <w:r w:rsidRPr="00C26C40">
        <w:t xml:space="preserve">The wall inner-surface temperature </w:t>
      </w:r>
      <m:oMath>
        <m:sSub>
          <m:sSubPr>
            <m:ctrlPr>
              <w:rPr>
                <w:rFonts w:ascii="Cambria Math" w:hAnsi="Cambria Math"/>
                <w:i/>
              </w:rPr>
            </m:ctrlPr>
          </m:sSubPr>
          <m:e>
            <m:r>
              <w:rPr>
                <w:rFonts w:ascii="Cambria Math" w:hAnsi="Cambria Math"/>
              </w:rPr>
              <m:t>T</m:t>
            </m:r>
          </m:e>
          <m:sub>
            <m:r>
              <w:rPr>
                <w:rFonts w:ascii="Cambria Math" w:hAnsi="Cambria Math"/>
              </w:rPr>
              <m:t>w</m:t>
            </m:r>
          </m:sub>
        </m:sSub>
      </m:oMath>
      <w:r w:rsidRPr="00C26C40">
        <w:t xml:space="preserve"> is algebraically determined at each axial position from a steady-state energy balance on the composite cylindrical wall (the wall has negligible thermal mass in steady state):</w:t>
      </w:r>
    </w:p>
    <w:p w14:paraId="102E0867" w14:textId="77777777" w:rsidR="003836FA" w:rsidRPr="00C26C40" w:rsidRDefault="003D0B1E" w:rsidP="003836FA">
      <m:oMathPara>
        <m:oMath>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ew</m:t>
                      </m:r>
                    </m:sub>
                  </m:sSub>
                  <m:sSub>
                    <m:sSubPr>
                      <m:ctrlPr>
                        <w:rPr>
                          <w:rFonts w:ascii="Cambria Math" w:hAnsi="Cambria Math"/>
                          <w:i/>
                        </w:rPr>
                      </m:ctrlPr>
                    </m:sSubPr>
                    <m:e>
                      <m:r>
                        <w:rPr>
                          <w:rFonts w:ascii="Cambria Math" w:hAnsi="Cambria Math"/>
                        </w:rPr>
                        <m:t>A</m:t>
                      </m:r>
                    </m:e>
                    <m:sub>
                      <m:r>
                        <w:rPr>
                          <w:rFonts w:ascii="Cambria Math" w:hAnsi="Cambria Math"/>
                        </w:rPr>
                        <m:t>ew</m:t>
                      </m:r>
                    </m:sub>
                  </m:sSub>
                  <m:sSub>
                    <m:sSubPr>
                      <m:ctrlPr>
                        <w:rPr>
                          <w:rFonts w:ascii="Cambria Math" w:hAnsi="Cambria Math"/>
                          <w:i/>
                        </w:rPr>
                      </m:ctrlPr>
                    </m:sSubPr>
                    <m:e>
                      <m:r>
                        <w:rPr>
                          <w:rFonts w:ascii="Cambria Math" w:hAnsi="Cambria Math"/>
                        </w:rPr>
                        <m:t>T</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cw</m:t>
                      </m:r>
                    </m:sub>
                  </m:sSub>
                  <m:sSub>
                    <m:sSubPr>
                      <m:ctrlPr>
                        <w:rPr>
                          <w:rFonts w:ascii="Cambria Math" w:hAnsi="Cambria Math"/>
                          <w:i/>
                        </w:rPr>
                      </m:ctrlPr>
                    </m:sSubPr>
                    <m:e>
                      <m:r>
                        <w:rPr>
                          <w:rFonts w:ascii="Cambria Math" w:hAnsi="Cambria Math"/>
                        </w:rPr>
                        <m:t>A</m:t>
                      </m:r>
                    </m:e>
                    <m:sub>
                      <m:r>
                        <w:rPr>
                          <w:rFonts w:ascii="Cambria Math" w:hAnsi="Cambria Math"/>
                        </w:rPr>
                        <m:t>cw</m:t>
                      </m:r>
                    </m:sub>
                  </m:sSub>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amb</m:t>
                          </m:r>
                        </m:sub>
                      </m:sSub>
                    </m:num>
                    <m:den>
                      <m:sSub>
                        <m:sSubPr>
                          <m:ctrlPr>
                            <w:rPr>
                              <w:rFonts w:ascii="Cambria Math" w:hAnsi="Cambria Math"/>
                              <w:i/>
                            </w:rPr>
                          </m:ctrlPr>
                        </m:sSubPr>
                        <m:e>
                          <m:r>
                            <w:rPr>
                              <w:rFonts w:ascii="Cambria Math" w:hAnsi="Cambria Math"/>
                            </w:rPr>
                            <m:t>R</m:t>
                          </m:r>
                        </m:e>
                        <m:sub>
                          <m:r>
                            <w:rPr>
                              <w:rFonts w:ascii="Cambria Math" w:hAnsi="Cambria Math"/>
                            </w:rPr>
                            <m:t>wall</m:t>
                          </m:r>
                        </m:sub>
                      </m:sSub>
                    </m:den>
                  </m:f>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ew</m:t>
                      </m:r>
                    </m:sub>
                  </m:sSub>
                  <m:sSub>
                    <m:sSubPr>
                      <m:ctrlPr>
                        <w:rPr>
                          <w:rFonts w:ascii="Cambria Math" w:hAnsi="Cambria Math"/>
                          <w:i/>
                        </w:rPr>
                      </m:ctrlPr>
                    </m:sSubPr>
                    <m:e>
                      <m:r>
                        <w:rPr>
                          <w:rFonts w:ascii="Cambria Math" w:hAnsi="Cambria Math"/>
                        </w:rPr>
                        <m:t>A</m:t>
                      </m:r>
                    </m:e>
                    <m:sub>
                      <m:r>
                        <w:rPr>
                          <w:rFonts w:ascii="Cambria Math" w:hAnsi="Cambria Math"/>
                        </w:rPr>
                        <m:t>ew</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cw</m:t>
                      </m:r>
                    </m:sub>
                  </m:sSub>
                  <m:sSub>
                    <m:sSubPr>
                      <m:ctrlPr>
                        <w:rPr>
                          <w:rFonts w:ascii="Cambria Math" w:hAnsi="Cambria Math"/>
                          <w:i/>
                        </w:rPr>
                      </m:ctrlPr>
                    </m:sSubPr>
                    <m:e>
                      <m:r>
                        <w:rPr>
                          <w:rFonts w:ascii="Cambria Math" w:hAnsi="Cambria Math"/>
                        </w:rPr>
                        <m:t>A</m:t>
                      </m:r>
                    </m:e>
                    <m:sub>
                      <m:r>
                        <w:rPr>
                          <w:rFonts w:ascii="Cambria Math" w:hAnsi="Cambria Math"/>
                        </w:rPr>
                        <m:t>cw</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wall</m:t>
                          </m:r>
                        </m:sub>
                      </m:sSub>
                    </m:den>
                  </m:f>
                </m:e>
              </m:d>
            </m:den>
          </m:f>
        </m:oMath>
      </m:oMathPara>
    </w:p>
    <w:p w14:paraId="51051BE7" w14:textId="77777777" w:rsidR="003836FA" w:rsidRPr="00C26C40" w:rsidRDefault="003836FA" w:rsidP="003836FA">
      <w:r w:rsidRPr="00C26C40">
        <w:t>The composite wall thermal resistance per unit axial length [</w:t>
      </w:r>
      <m:oMath>
        <m:r>
          <w:rPr>
            <w:rFonts w:ascii="Cambria Math" w:hAnsi="Cambria Math"/>
          </w:rPr>
          <m:t>m·K/W</m:t>
        </m:r>
      </m:oMath>
      <w:r w:rsidRPr="00C26C40">
        <w:t>] comprises the refractory lining, the steel shell, and the external ambient convection resistance:</w:t>
      </w:r>
    </w:p>
    <w:p w14:paraId="4C0C4782" w14:textId="77777777" w:rsidR="003836FA" w:rsidRPr="00C26C40" w:rsidRDefault="003D0B1E" w:rsidP="003836FA">
      <m:oMathPara>
        <m:oMath>
          <m:sSub>
            <m:sSubPr>
              <m:ctrlPr>
                <w:rPr>
                  <w:rFonts w:ascii="Cambria Math" w:hAnsi="Cambria Math"/>
                  <w:i/>
                </w:rPr>
              </m:ctrlPr>
            </m:sSubPr>
            <m:e>
              <m:r>
                <w:rPr>
                  <w:rFonts w:ascii="Cambria Math" w:hAnsi="Cambria Math"/>
                </w:rPr>
                <m:t>R</m:t>
              </m:r>
            </m:e>
            <m:sub>
              <m:r>
                <w:rPr>
                  <w:rFonts w:ascii="Cambria Math" w:hAnsi="Cambria Math"/>
                </w:rPr>
                <m:t>wall</m:t>
              </m:r>
            </m:sub>
          </m:sSub>
          <m:r>
            <w:rPr>
              <w:rFonts w:ascii="Cambria Math" w:hAnsi="Cambria Math"/>
            </w:rPr>
            <m:t>=</m:t>
          </m:r>
          <m:f>
            <m:fPr>
              <m:ctrlPr>
                <w:rPr>
                  <w:rFonts w:ascii="Cambria Math" w:hAnsi="Cambria Math"/>
                  <w:i/>
                </w:rPr>
              </m:ctrlPr>
            </m:fPr>
            <m:num>
              <m:r>
                <w:rPr>
                  <w:rFonts w:ascii="Cambria Math" w:hAnsi="Cambria Math"/>
                </w:rPr>
                <m:t>ln</m:t>
              </m:r>
              <m:d>
                <m:dPr>
                  <m:ctrlPr>
                    <w:rPr>
                      <w:rFonts w:ascii="Cambria Math" w:hAnsi="Cambria Math"/>
                      <w:i/>
                    </w:rPr>
                  </m:ctrlPr>
                </m:dPr>
                <m:e>
                  <m:f>
                    <m:fPr>
                      <m:ctrlPr>
                        <w:rPr>
                          <w:rFonts w:ascii="Cambria Math" w:hAnsi="Cambria Math"/>
                          <w:i/>
                        </w:rPr>
                      </m:ctrlPr>
                    </m:fPr>
                    <m:num>
                      <m:r>
                        <w:rPr>
                          <w:rFonts w:ascii="Cambria Math" w:hAnsi="Cambria Math"/>
                        </w:rPr>
                        <m:t>R2</m:t>
                      </m:r>
                    </m:num>
                    <m:den>
                      <m:r>
                        <w:rPr>
                          <w:rFonts w:ascii="Cambria Math" w:hAnsi="Cambria Math"/>
                        </w:rPr>
                        <m:t>R1</m:t>
                      </m:r>
                    </m:den>
                  </m:f>
                </m:e>
              </m:d>
            </m:num>
            <m:den>
              <m:r>
                <w:rPr>
                  <w:rFonts w:ascii="Cambria Math" w:hAnsi="Cambria Math"/>
                </w:rPr>
                <m:t xml:space="preserve">2π </m:t>
              </m:r>
              <m:sSub>
                <m:sSubPr>
                  <m:ctrlPr>
                    <w:rPr>
                      <w:rFonts w:ascii="Cambria Math" w:hAnsi="Cambria Math"/>
                      <w:i/>
                    </w:rPr>
                  </m:ctrlPr>
                </m:sSubPr>
                <m:e>
                  <m:r>
                    <w:rPr>
                      <w:rFonts w:ascii="Cambria Math" w:hAnsi="Cambria Math"/>
                    </w:rPr>
                    <m:t>k</m:t>
                  </m:r>
                </m:e>
                <m:sub>
                  <m:r>
                    <w:rPr>
                      <w:rFonts w:ascii="Cambria Math" w:hAnsi="Cambria Math"/>
                    </w:rPr>
                    <m:t>ref</m:t>
                  </m:r>
                </m:sub>
              </m:sSub>
            </m:den>
          </m:f>
          <m:r>
            <w:rPr>
              <w:rFonts w:ascii="Cambria Math" w:hAnsi="Cambria Math"/>
            </w:rPr>
            <m:t>+</m:t>
          </m:r>
          <m:f>
            <m:fPr>
              <m:ctrlPr>
                <w:rPr>
                  <w:rFonts w:ascii="Cambria Math" w:hAnsi="Cambria Math"/>
                  <w:i/>
                </w:rPr>
              </m:ctrlPr>
            </m:fPr>
            <m:num>
              <m:r>
                <w:rPr>
                  <w:rFonts w:ascii="Cambria Math" w:hAnsi="Cambria Math"/>
                </w:rPr>
                <m:t>ln</m:t>
              </m:r>
              <m:d>
                <m:dPr>
                  <m:ctrlPr>
                    <w:rPr>
                      <w:rFonts w:ascii="Cambria Math" w:hAnsi="Cambria Math"/>
                      <w:i/>
                    </w:rPr>
                  </m:ctrlPr>
                </m:dPr>
                <m:e>
                  <m:f>
                    <m:fPr>
                      <m:ctrlPr>
                        <w:rPr>
                          <w:rFonts w:ascii="Cambria Math" w:hAnsi="Cambria Math"/>
                          <w:i/>
                        </w:rPr>
                      </m:ctrlPr>
                    </m:fPr>
                    <m:num>
                      <m:r>
                        <w:rPr>
                          <w:rFonts w:ascii="Cambria Math" w:hAnsi="Cambria Math"/>
                        </w:rPr>
                        <m:t>R3</m:t>
                      </m:r>
                    </m:num>
                    <m:den>
                      <m:r>
                        <w:rPr>
                          <w:rFonts w:ascii="Cambria Math" w:hAnsi="Cambria Math"/>
                        </w:rPr>
                        <m:t>R2</m:t>
                      </m:r>
                    </m:den>
                  </m:f>
                </m:e>
              </m:d>
            </m:num>
            <m:den>
              <m:r>
                <w:rPr>
                  <w:rFonts w:ascii="Cambria Math" w:hAnsi="Cambria Math"/>
                </w:rPr>
                <m:t>2π</m:t>
              </m:r>
              <m:sSub>
                <m:sSubPr>
                  <m:ctrlPr>
                    <w:rPr>
                      <w:rFonts w:ascii="Cambria Math" w:hAnsi="Cambria Math"/>
                      <w:i/>
                    </w:rPr>
                  </m:ctrlPr>
                </m:sSubPr>
                <m:e>
                  <m:r>
                    <w:rPr>
                      <w:rFonts w:ascii="Cambria Math" w:hAnsi="Cambria Math"/>
                    </w:rPr>
                    <m:t>k</m:t>
                  </m:r>
                </m:e>
                <m:sub>
                  <m:r>
                    <w:rPr>
                      <w:rFonts w:ascii="Cambria Math" w:hAnsi="Cambria Math"/>
                    </w:rPr>
                    <m:t>shell</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amb</m:t>
                  </m:r>
                </m:sub>
              </m:sSub>
            </m:den>
          </m:f>
          <m:r>
            <w:rPr>
              <w:rFonts w:ascii="Cambria Math" w:hAnsi="Cambria Math"/>
            </w:rPr>
            <m:t xml:space="preserve"> </m:t>
          </m:r>
        </m:oMath>
      </m:oMathPara>
    </w:p>
    <w:p w14:paraId="0E2010DC" w14:textId="053F1C57" w:rsidR="003836FA" w:rsidRPr="00C26C40" w:rsidRDefault="003836FA" w:rsidP="003836FA">
      <w:pPr>
        <w:pStyle w:val="Caption"/>
        <w:keepNext/>
        <w:rPr>
          <w:sz w:val="24"/>
          <w:szCs w:val="24"/>
        </w:rPr>
      </w:pPr>
      <w:bookmarkStart w:id="248" w:name="_Toc233741452"/>
      <w:bookmarkStart w:id="249" w:name="_Toc237244841"/>
      <w:r w:rsidRPr="00C26C40">
        <w:rPr>
          <w:sz w:val="24"/>
          <w:szCs w:val="24"/>
        </w:rPr>
        <w:t xml:space="preserve">Table </w:t>
      </w:r>
      <w:r w:rsidR="00B61202">
        <w:rPr>
          <w:sz w:val="24"/>
          <w:szCs w:val="24"/>
        </w:rPr>
        <w:fldChar w:fldCharType="begin"/>
      </w:r>
      <w:r w:rsidR="00B61202">
        <w:rPr>
          <w:sz w:val="24"/>
          <w:szCs w:val="24"/>
        </w:rPr>
        <w:instrText xml:space="preserve"> STYLEREF 1 \s </w:instrText>
      </w:r>
      <w:r w:rsidR="00B61202">
        <w:rPr>
          <w:sz w:val="24"/>
          <w:szCs w:val="24"/>
        </w:rPr>
        <w:fldChar w:fldCharType="separate"/>
      </w:r>
      <w:r w:rsidR="006221B8">
        <w:rPr>
          <w:noProof/>
          <w:sz w:val="24"/>
          <w:szCs w:val="24"/>
        </w:rPr>
        <w:t>6</w:t>
      </w:r>
      <w:r w:rsidR="00B61202">
        <w:rPr>
          <w:sz w:val="24"/>
          <w:szCs w:val="24"/>
        </w:rPr>
        <w:fldChar w:fldCharType="end"/>
      </w:r>
      <w:r w:rsidR="00B61202">
        <w:rPr>
          <w:sz w:val="24"/>
          <w:szCs w:val="24"/>
        </w:rPr>
        <w:noBreakHyphen/>
      </w:r>
      <w:r w:rsidR="00B61202">
        <w:rPr>
          <w:sz w:val="24"/>
          <w:szCs w:val="24"/>
        </w:rPr>
        <w:fldChar w:fldCharType="begin"/>
      </w:r>
      <w:r w:rsidR="00B61202">
        <w:rPr>
          <w:sz w:val="24"/>
          <w:szCs w:val="24"/>
        </w:rPr>
        <w:instrText xml:space="preserve"> SEQ Table \* ARABIC \s 1 </w:instrText>
      </w:r>
      <w:r w:rsidR="00B61202">
        <w:rPr>
          <w:sz w:val="24"/>
          <w:szCs w:val="24"/>
        </w:rPr>
        <w:fldChar w:fldCharType="separate"/>
      </w:r>
      <w:r w:rsidR="006221B8">
        <w:rPr>
          <w:noProof/>
          <w:sz w:val="24"/>
          <w:szCs w:val="24"/>
        </w:rPr>
        <w:t>10</w:t>
      </w:r>
      <w:r w:rsidR="00B61202">
        <w:rPr>
          <w:sz w:val="24"/>
          <w:szCs w:val="24"/>
        </w:rPr>
        <w:fldChar w:fldCharType="end"/>
      </w:r>
      <w:r w:rsidRPr="00C26C40">
        <w:rPr>
          <w:sz w:val="24"/>
          <w:szCs w:val="24"/>
        </w:rPr>
        <w:t xml:space="preserve"> Wall thermal property values.</w:t>
      </w:r>
      <w:bookmarkEnd w:id="248"/>
      <w:bookmarkEnd w:id="249"/>
    </w:p>
    <w:tbl>
      <w:tblPr>
        <w:tblStyle w:val="TableGrid"/>
        <w:tblW w:w="7366" w:type="dxa"/>
        <w:jc w:val="center"/>
        <w:tblLook w:val="0000" w:firstRow="0" w:lastRow="0" w:firstColumn="0" w:lastColumn="0" w:noHBand="0" w:noVBand="0"/>
      </w:tblPr>
      <w:tblGrid>
        <w:gridCol w:w="3823"/>
        <w:gridCol w:w="3543"/>
      </w:tblGrid>
      <w:tr w:rsidR="003836FA" w:rsidRPr="00C26C40" w14:paraId="525A8AEB" w14:textId="77777777" w:rsidTr="00870DFD">
        <w:trPr>
          <w:jc w:val="center"/>
        </w:trPr>
        <w:tc>
          <w:tcPr>
            <w:tcW w:w="3823" w:type="dxa"/>
          </w:tcPr>
          <w:p w14:paraId="7F337819" w14:textId="77777777" w:rsidR="003836FA" w:rsidRPr="00C26C40" w:rsidRDefault="003836FA" w:rsidP="004117FA">
            <w:pPr>
              <w:pStyle w:val="Table"/>
              <w:rPr>
                <w:lang w:val="en-GB"/>
              </w:rPr>
            </w:pPr>
            <w:r w:rsidRPr="00C26C40">
              <w:rPr>
                <w:lang w:val="en-GB"/>
              </w:rPr>
              <w:t>Layer</w:t>
            </w:r>
          </w:p>
        </w:tc>
        <w:tc>
          <w:tcPr>
            <w:tcW w:w="3543" w:type="dxa"/>
          </w:tcPr>
          <w:p w14:paraId="74934F6A" w14:textId="77777777" w:rsidR="003836FA" w:rsidRPr="00C26C40" w:rsidRDefault="003836FA" w:rsidP="004117FA">
            <w:pPr>
              <w:pStyle w:val="Table"/>
              <w:rPr>
                <w:lang w:val="en-GB"/>
              </w:rPr>
            </w:pPr>
            <w:r w:rsidRPr="00C26C40">
              <w:rPr>
                <w:lang w:val="en-GB"/>
              </w:rPr>
              <w:t>Value</w:t>
            </w:r>
          </w:p>
        </w:tc>
      </w:tr>
      <w:tr w:rsidR="003836FA" w:rsidRPr="00C26C40" w14:paraId="3743A4FF" w14:textId="77777777" w:rsidTr="00870DFD">
        <w:trPr>
          <w:jc w:val="center"/>
        </w:trPr>
        <w:tc>
          <w:tcPr>
            <w:tcW w:w="3823" w:type="dxa"/>
          </w:tcPr>
          <w:p w14:paraId="76904B7C" w14:textId="77777777" w:rsidR="003836FA" w:rsidRPr="00C26C40" w:rsidRDefault="003836FA" w:rsidP="004117FA">
            <w:pPr>
              <w:pStyle w:val="Table"/>
              <w:rPr>
                <w:lang w:val="en-GB"/>
              </w:rPr>
            </w:pPr>
            <w:r w:rsidRPr="00C26C40">
              <w:rPr>
                <w:lang w:val="en-GB"/>
              </w:rPr>
              <w:t>Refractory thermal conductivity</w:t>
            </w:r>
          </w:p>
        </w:tc>
        <w:tc>
          <w:tcPr>
            <w:tcW w:w="3543" w:type="dxa"/>
          </w:tcPr>
          <w:p w14:paraId="18ACC664" w14:textId="2F8CE26D" w:rsidR="003836FA" w:rsidRPr="00C26C40" w:rsidRDefault="003836FA" w:rsidP="004117FA">
            <w:pPr>
              <w:pStyle w:val="Table"/>
              <w:rPr>
                <w:lang w:val="en-GB"/>
              </w:rPr>
            </w:pPr>
            <w:r w:rsidRPr="00C26C40">
              <w:rPr>
                <w:lang w:val="en-GB"/>
              </w:rPr>
              <w:t xml:space="preserve">1.5 W/m/K </w:t>
            </w:r>
            <w:sdt>
              <w:sdtPr>
                <w:rPr>
                  <w:color w:val="000000"/>
                  <w:lang w:val="en-GB"/>
                </w:rPr>
                <w:tag w:val="MENDELEY_CITATION_v3_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"/>
                <w:id w:val="2107300454"/>
                <w:placeholder>
                  <w:docPart w:val="8E79674E5290456195C7AFA5FE919701"/>
                </w:placeholder>
              </w:sdtPr>
              <w:sdtEndPr/>
              <w:sdtContent>
                <w:r w:rsidR="00A37BED" w:rsidRPr="00A37BED">
                  <w:rPr>
                    <w:color w:val="000000"/>
                    <w:lang w:val="en-GB"/>
                  </w:rPr>
                  <w:t>(Boateng, 2008)</w:t>
                </w:r>
              </w:sdtContent>
            </w:sdt>
          </w:p>
        </w:tc>
      </w:tr>
      <w:tr w:rsidR="003836FA" w:rsidRPr="0039023D" w14:paraId="33305417" w14:textId="77777777" w:rsidTr="00870DFD">
        <w:trPr>
          <w:jc w:val="center"/>
        </w:trPr>
        <w:tc>
          <w:tcPr>
            <w:tcW w:w="3823" w:type="dxa"/>
          </w:tcPr>
          <w:p w14:paraId="391DAD18" w14:textId="77777777" w:rsidR="003836FA" w:rsidRPr="00C26C40" w:rsidRDefault="003836FA" w:rsidP="004117FA">
            <w:pPr>
              <w:pStyle w:val="Table"/>
              <w:rPr>
                <w:lang w:val="en-GB"/>
              </w:rPr>
            </w:pPr>
            <w:r w:rsidRPr="00C26C40">
              <w:rPr>
                <w:lang w:val="en-GB"/>
              </w:rPr>
              <w:t>Steel shell thermal conductivity</w:t>
            </w:r>
          </w:p>
        </w:tc>
        <w:tc>
          <w:tcPr>
            <w:tcW w:w="3543" w:type="dxa"/>
          </w:tcPr>
          <w:p w14:paraId="42863F1F" w14:textId="706F4597" w:rsidR="003836FA" w:rsidRPr="00217F65" w:rsidRDefault="003836FA" w:rsidP="004117FA">
            <w:pPr>
              <w:pStyle w:val="Table"/>
              <w:rPr>
                <w:lang w:val="de-DE"/>
              </w:rPr>
            </w:pPr>
            <w:r w:rsidRPr="00217F65">
              <w:rPr>
                <w:lang w:val="de-DE"/>
              </w:rPr>
              <w:t xml:space="preserve">45 W/m/K </w:t>
            </w:r>
            <w:sdt>
              <w:sdtPr>
                <w:rPr>
                  <w:color w:val="000000"/>
                  <w:lang w:val="en-GB"/>
                </w:rPr>
                <w:tag w:val="MENDELEY_CITATION_v3_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"/>
                <w:id w:val="-1315572964"/>
                <w:placeholder>
                  <w:docPart w:val="9D016F54AA0C4C9C8EF8F20917E9B8BE"/>
                </w:placeholder>
              </w:sdtPr>
              <w:sdtEndPr/>
              <w:sdtContent>
                <w:r w:rsidR="00A37BED" w:rsidRPr="00A37BED">
                  <w:rPr>
                    <w:color w:val="000000"/>
                    <w:lang w:val="de-DE"/>
                  </w:rPr>
                  <w:t>(Bergman et al., 2011)</w:t>
                </w:r>
              </w:sdtContent>
            </w:sdt>
          </w:p>
        </w:tc>
      </w:tr>
      <w:tr w:rsidR="003836FA" w:rsidRPr="00C26C40" w14:paraId="4D72E031" w14:textId="77777777" w:rsidTr="00870DFD">
        <w:trPr>
          <w:jc w:val="center"/>
        </w:trPr>
        <w:tc>
          <w:tcPr>
            <w:tcW w:w="3823" w:type="dxa"/>
          </w:tcPr>
          <w:p w14:paraId="6016C94D" w14:textId="77777777" w:rsidR="003836FA" w:rsidRPr="00C26C40" w:rsidRDefault="003836FA" w:rsidP="004117FA">
            <w:pPr>
              <w:pStyle w:val="Table"/>
              <w:rPr>
                <w:lang w:val="en-GB"/>
              </w:rPr>
            </w:pPr>
            <w:r w:rsidRPr="00C26C40">
              <w:rPr>
                <w:lang w:val="en-GB"/>
              </w:rPr>
              <w:t>Ambient convection coefficient</w:t>
            </w:r>
          </w:p>
        </w:tc>
        <w:tc>
          <w:tcPr>
            <w:tcW w:w="3543" w:type="dxa"/>
          </w:tcPr>
          <w:p w14:paraId="65356BBB" w14:textId="3AC7844F" w:rsidR="003836FA" w:rsidRPr="00C26C40" w:rsidRDefault="003836FA" w:rsidP="004117FA">
            <w:pPr>
              <w:pStyle w:val="Table"/>
              <w:rPr>
                <w:lang w:val="en-GB"/>
              </w:rPr>
            </w:pPr>
            <w:r w:rsidRPr="00C26C40">
              <w:rPr>
                <w:lang w:val="en-GB"/>
              </w:rPr>
              <w:t>15 W/m</w:t>
            </w:r>
            <w:r w:rsidRPr="00C26C40">
              <w:rPr>
                <w:vertAlign w:val="superscript"/>
                <w:lang w:val="en-GB"/>
              </w:rPr>
              <w:t>2</w:t>
            </w:r>
            <w:r w:rsidRPr="00C26C40">
              <w:rPr>
                <w:lang w:val="en-GB"/>
              </w:rPr>
              <w:t xml:space="preserve">/K </w:t>
            </w:r>
            <w:sdt>
              <w:sdtPr>
                <w:rPr>
                  <w:color w:val="000000"/>
                  <w:lang w:val="en-GB"/>
                </w:rPr>
                <w:tag w:val="MENDELEY_CITATION_v3_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"/>
                <w:id w:val="-1007825496"/>
                <w:placeholder>
                  <w:docPart w:val="D4B4CC74760447F7849D7644EEC2FD95"/>
                </w:placeholder>
              </w:sdtPr>
              <w:sdtEndPr/>
              <w:sdtContent>
                <w:r w:rsidR="00A37BED" w:rsidRPr="00A37BED">
                  <w:rPr>
                    <w:color w:val="000000"/>
                    <w:lang w:val="en-GB"/>
                  </w:rPr>
                  <w:t>(Boateng, 2008)</w:t>
                </w:r>
              </w:sdtContent>
            </w:sdt>
            <w:r w:rsidRPr="00C26C40">
              <w:rPr>
                <w:lang w:val="en-GB"/>
              </w:rPr>
              <w:t xml:space="preserve"> </w:t>
            </w:r>
          </w:p>
        </w:tc>
      </w:tr>
      <w:tr w:rsidR="003836FA" w:rsidRPr="00C26C40" w14:paraId="429B5FE7" w14:textId="77777777" w:rsidTr="00870DFD">
        <w:trPr>
          <w:jc w:val="center"/>
        </w:trPr>
        <w:tc>
          <w:tcPr>
            <w:tcW w:w="3823" w:type="dxa"/>
          </w:tcPr>
          <w:p w14:paraId="4B0F89EC" w14:textId="77777777" w:rsidR="003836FA" w:rsidRPr="00C26C40" w:rsidRDefault="003836FA" w:rsidP="004117FA">
            <w:pPr>
              <w:pStyle w:val="Table"/>
              <w:rPr>
                <w:lang w:val="en-GB"/>
              </w:rPr>
            </w:pPr>
            <w:r w:rsidRPr="00C26C40">
              <w:rPr>
                <w:lang w:val="en-GB"/>
              </w:rPr>
              <w:t>Ambient temperature</w:t>
            </w:r>
          </w:p>
        </w:tc>
        <w:tc>
          <w:tcPr>
            <w:tcW w:w="3543" w:type="dxa"/>
          </w:tcPr>
          <w:p w14:paraId="2E2AFF92" w14:textId="77777777" w:rsidR="003836FA" w:rsidRPr="00C26C40" w:rsidRDefault="003836FA" w:rsidP="004117FA">
            <w:pPr>
              <w:pStyle w:val="Table"/>
              <w:rPr>
                <w:lang w:val="en-GB"/>
              </w:rPr>
            </w:pPr>
            <w:r w:rsidRPr="00C26C40">
              <w:rPr>
                <w:lang w:val="en-GB"/>
              </w:rPr>
              <w:t>305.15</w:t>
            </w:r>
          </w:p>
        </w:tc>
      </w:tr>
    </w:tbl>
    <w:p w14:paraId="5DBAEEEB" w14:textId="77777777" w:rsidR="003836FA" w:rsidRPr="00C26C40" w:rsidRDefault="003836FA" w:rsidP="003836FA"/>
    <w:p w14:paraId="676C8A94" w14:textId="77777777" w:rsidR="003836FA" w:rsidRPr="00C26C40" w:rsidRDefault="003836FA" w:rsidP="003836FA">
      <w:r w:rsidRPr="00C26C40">
        <w:t>The shell heat loss per unit length is:</w:t>
      </w:r>
    </w:p>
    <w:p w14:paraId="4A0D4E78" w14:textId="77777777" w:rsidR="003836FA" w:rsidRPr="00C26C40" w:rsidRDefault="003D0B1E" w:rsidP="003836FA">
      <m:oMathPara>
        <m:oMath>
          <m:sSub>
            <m:sSubPr>
              <m:ctrlPr>
                <w:rPr>
                  <w:rFonts w:ascii="Cambria Math" w:hAnsi="Cambria Math"/>
                  <w:i/>
                </w:rPr>
              </m:ctrlPr>
            </m:sSubPr>
            <m:e>
              <m:r>
                <w:rPr>
                  <w:rFonts w:ascii="Cambria Math" w:hAnsi="Cambria Math"/>
                </w:rPr>
                <m:t>Q</m:t>
              </m:r>
            </m:e>
            <m:sub>
              <m:r>
                <w:rPr>
                  <w:rFonts w:ascii="Cambria Math" w:hAnsi="Cambria Math"/>
                </w:rPr>
                <m:t>shell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amb</m:t>
                  </m:r>
                </m:sub>
              </m:sSub>
            </m:num>
            <m:den>
              <m:sSub>
                <m:sSubPr>
                  <m:ctrlPr>
                    <w:rPr>
                      <w:rFonts w:ascii="Cambria Math" w:hAnsi="Cambria Math"/>
                      <w:i/>
                    </w:rPr>
                  </m:ctrlPr>
                </m:sSubPr>
                <m:e>
                  <m:r>
                    <w:rPr>
                      <w:rFonts w:ascii="Cambria Math" w:hAnsi="Cambria Math"/>
                    </w:rPr>
                    <m:t>R</m:t>
                  </m:r>
                </m:e>
                <m:sub>
                  <m:r>
                    <w:rPr>
                      <w:rFonts w:ascii="Cambria Math" w:hAnsi="Cambria Math"/>
                    </w:rPr>
                    <m:t>wall</m:t>
                  </m:r>
                </m:sub>
              </m:sSub>
            </m:den>
          </m:f>
          <m:r>
            <w:rPr>
              <w:rFonts w:ascii="Cambria Math" w:hAnsi="Cambria Math"/>
            </w:rPr>
            <m:t xml:space="preserve">     [W/m]</m:t>
          </m:r>
        </m:oMath>
      </m:oMathPara>
    </w:p>
    <w:p w14:paraId="7B883159" w14:textId="77777777" w:rsidR="003836FA" w:rsidRPr="00C26C40" w:rsidRDefault="003836FA" w:rsidP="00726850">
      <w:pPr>
        <w:pStyle w:val="Heading4"/>
      </w:pPr>
      <w:bookmarkStart w:id="250" w:name="_Toc233209447"/>
      <w:r w:rsidRPr="00C26C40">
        <w:lastRenderedPageBreak/>
        <w:t>Reaction Kinetics and Rate-Limiting Analysis</w:t>
      </w:r>
      <w:bookmarkEnd w:id="250"/>
    </w:p>
    <w:p w14:paraId="32DA28C8" w14:textId="77777777" w:rsidR="003836FA" w:rsidRPr="00C26C40" w:rsidRDefault="003836FA" w:rsidP="003836FA">
      <w:r w:rsidRPr="00C26C40">
        <w:t>All effective rates are computed as the harmonic mean of the kinetically controlled rate and the transport (mass-transfer or mixing) limited rate. This formulation naturally interpolates between the two limiting regimes:</w:t>
      </w:r>
    </w:p>
    <w:p w14:paraId="765B4776" w14:textId="77777777" w:rsidR="003836FA" w:rsidRPr="00C26C40" w:rsidRDefault="003D0B1E" w:rsidP="003836FA">
      <m:oMathPara>
        <m:oMath>
          <m:sSub>
            <m:sSubPr>
              <m:ctrlPr>
                <w:rPr>
                  <w:rFonts w:ascii="Cambria Math" w:hAnsi="Cambria Math"/>
                  <w:i/>
                </w:rPr>
              </m:ctrlPr>
            </m:sSubPr>
            <m:e>
              <m:r>
                <w:rPr>
                  <w:rFonts w:ascii="Cambria Math" w:hAnsi="Cambria Math"/>
                </w:rPr>
                <m:t>r</m:t>
              </m:r>
            </m:e>
            <m:sub>
              <m:r>
                <w:rPr>
                  <w:rFonts w:ascii="Cambria Math" w:hAnsi="Cambria Math"/>
                </w:rPr>
                <m:t>eff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kin</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limit</m:t>
                  </m:r>
                </m:sub>
              </m:sSub>
            </m:num>
            <m:den>
              <m:sSub>
                <m:sSubPr>
                  <m:ctrlPr>
                    <w:rPr>
                      <w:rFonts w:ascii="Cambria Math" w:hAnsi="Cambria Math"/>
                      <w:i/>
                    </w:rPr>
                  </m:ctrlPr>
                </m:sSubPr>
                <m:e>
                  <m:r>
                    <w:rPr>
                      <w:rFonts w:ascii="Cambria Math" w:hAnsi="Cambria Math"/>
                    </w:rPr>
                    <m:t>r</m:t>
                  </m:r>
                </m:e>
                <m:sub>
                  <m:r>
                    <w:rPr>
                      <w:rFonts w:ascii="Cambria Math" w:hAnsi="Cambria Math"/>
                    </w:rPr>
                    <m:t>kin</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limit</m:t>
                  </m:r>
                </m:sub>
              </m:sSub>
              <m: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-12</m:t>
                  </m:r>
                </m:sup>
              </m:sSup>
            </m:den>
          </m:f>
        </m:oMath>
      </m:oMathPara>
    </w:p>
    <w:p w14:paraId="26D16CA9" w14:textId="77777777" w:rsidR="003836FA" w:rsidRPr="00C26C40" w:rsidRDefault="003836FA" w:rsidP="003836FA">
      <w:r w:rsidRPr="00C26C40">
        <w:t>The 10⁻¹² term is a numerical safeguard against division by zero during solver Jacobian evaluations.</w:t>
      </w:r>
    </w:p>
    <w:p w14:paraId="4B424D5C" w14:textId="77777777" w:rsidR="003836FA" w:rsidRPr="00C26C40" w:rsidRDefault="003836FA" w:rsidP="00726850">
      <w:pPr>
        <w:pStyle w:val="Heading5"/>
      </w:pPr>
      <w:bookmarkStart w:id="251" w:name="_Toc233209448"/>
      <w:r w:rsidRPr="00C26C40">
        <w:t>Gibbsite Dehydration (R1)</w:t>
      </w:r>
      <w:bookmarkEnd w:id="251"/>
    </w:p>
    <w:p w14:paraId="499EA494" w14:textId="77777777" w:rsidR="003836FA" w:rsidRPr="00C26C40" w:rsidRDefault="003836FA" w:rsidP="003836FA">
      <w:r w:rsidRPr="00C26C40">
        <w:t>Arrhenius kinetic rate constant:</w:t>
      </w:r>
    </w:p>
    <w:p w14:paraId="661C99A8" w14:textId="77777777" w:rsidR="003836FA" w:rsidRPr="00C26C40" w:rsidRDefault="003D0B1E" w:rsidP="003836FA">
      <m:oMathPara>
        <m:oMath>
          <m:sSub>
            <m:sSubPr>
              <m:ctrlPr>
                <w:rPr>
                  <w:rFonts w:ascii="Cambria Math" w:hAnsi="Cambria Math"/>
                  <w:i/>
                </w:rPr>
              </m:ctrlPr>
            </m:sSubPr>
            <m:e>
              <m:r>
                <w:rPr>
                  <w:rFonts w:ascii="Cambria Math" w:hAnsi="Cambria Math"/>
                </w:rPr>
                <m:t>k</m:t>
              </m:r>
            </m:e>
            <m:sub>
              <m:r>
                <w:rPr>
                  <w:rFonts w:ascii="Cambria Math" w:hAnsi="Cambria Math"/>
                </w:rPr>
                <m:t>deh</m:t>
              </m:r>
            </m:sub>
          </m:sSub>
          <m:r>
            <w:rPr>
              <w:rFonts w:ascii="Cambria Math" w:hAnsi="Cambria Math"/>
            </w:rPr>
            <m:t xml:space="preserve">= 7.58 × </m:t>
          </m:r>
          <m:sSup>
            <m:sSupPr>
              <m:ctrlPr>
                <w:rPr>
                  <w:rFonts w:ascii="Cambria Math" w:hAnsi="Cambria Math"/>
                  <w:i/>
                </w:rPr>
              </m:ctrlPr>
            </m:sSupPr>
            <m:e>
              <m:r>
                <w:rPr>
                  <w:rFonts w:ascii="Cambria Math" w:hAnsi="Cambria Math"/>
                </w:rPr>
                <m:t>10</m:t>
              </m:r>
            </m:e>
            <m:sup>
              <m:r>
                <w:rPr>
                  <w:rFonts w:ascii="Cambria Math" w:hAnsi="Cambria Math"/>
                </w:rPr>
                <m:t>15</m:t>
              </m:r>
            </m:sup>
          </m:sSup>
          <m:r>
            <w:rPr>
              <w:rFonts w:ascii="Cambria Math" w:hAnsi="Cambria Math"/>
            </w:rPr>
            <m:t>× 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157,000</m:t>
                  </m:r>
                </m:num>
                <m:den>
                  <m:r>
                    <w:rPr>
                      <w:rFonts w:ascii="Cambria Math" w:hAnsi="Cambria Math"/>
                    </w:rPr>
                    <m:t xml:space="preserve">8.314 × </m:t>
                  </m:r>
                  <m:sSub>
                    <m:sSubPr>
                      <m:ctrlPr>
                        <w:rPr>
                          <w:rFonts w:ascii="Cambria Math" w:hAnsi="Cambria Math"/>
                          <w:i/>
                        </w:rPr>
                      </m:ctrlPr>
                    </m:sSubPr>
                    <m:e>
                      <m:r>
                        <w:rPr>
                          <w:rFonts w:ascii="Cambria Math" w:hAnsi="Cambria Math"/>
                        </w:rPr>
                        <m:t>T</m:t>
                      </m:r>
                    </m:e>
                    <m:sub>
                      <m:r>
                        <w:rPr>
                          <w:rFonts w:ascii="Cambria Math" w:hAnsi="Cambria Math"/>
                        </w:rPr>
                        <m:t>b</m:t>
                      </m:r>
                    </m:sub>
                  </m:sSub>
                </m:den>
              </m:f>
            </m:e>
          </m:d>
          <m:r>
            <w:rPr>
              <w:rFonts w:ascii="Cambria Math" w:hAnsi="Cambria Math"/>
            </w:rPr>
            <m:t xml:space="preserve">    [s⁻¹]</m:t>
          </m:r>
        </m:oMath>
      </m:oMathPara>
    </w:p>
    <w:p w14:paraId="723F9E57" w14:textId="77777777" w:rsidR="003836FA" w:rsidRPr="00C26C40" w:rsidRDefault="003836FA" w:rsidP="003836FA">
      <w:r w:rsidRPr="00C26C40">
        <w:t>Mass-transfer limited constant:</w:t>
      </w:r>
    </w:p>
    <w:p w14:paraId="0DAA676B" w14:textId="77777777" w:rsidR="003836FA" w:rsidRPr="00C26C40" w:rsidRDefault="003D0B1E" w:rsidP="003836FA">
      <m:oMathPara>
        <m:oMath>
          <m:sSub>
            <m:sSubPr>
              <m:ctrlPr>
                <w:rPr>
                  <w:rFonts w:ascii="Cambria Math" w:hAnsi="Cambria Math"/>
                  <w:i/>
                </w:rPr>
              </m:ctrlPr>
            </m:sSubPr>
            <m:e>
              <m:r>
                <w:rPr>
                  <w:rFonts w:ascii="Cambria Math" w:hAnsi="Cambria Math"/>
                </w:rPr>
                <m:t>k</m:t>
              </m:r>
            </m:e>
            <m:sub>
              <m:r>
                <w:rPr>
                  <w:rFonts w:ascii="Cambria Math" w:hAnsi="Cambria Math"/>
                </w:rPr>
                <m:t>deh,mt</m:t>
              </m:r>
            </m:sub>
          </m:sSub>
          <m:r>
            <w:rPr>
              <w:rFonts w:ascii="Cambria Math" w:hAnsi="Cambria Math"/>
            </w:rPr>
            <m:t xml:space="preserve">= 7.4 × </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[s⁻¹]</m:t>
          </m:r>
        </m:oMath>
      </m:oMathPara>
    </w:p>
    <w:p w14:paraId="5D4E386E" w14:textId="77777777" w:rsidR="003836FA" w:rsidRPr="00C26C40" w:rsidRDefault="003836FA" w:rsidP="003836FA">
      <w:r w:rsidRPr="00C26C40">
        <w:t>Rate expressions [</w:t>
      </w:r>
      <m:oMath>
        <m:r>
          <w:rPr>
            <w:rFonts w:ascii="Cambria Math" w:hAnsi="Cambria Math"/>
          </w:rPr>
          <m:t>kg AlOH3/m³/s</m:t>
        </m:r>
      </m:oMath>
      <w:r w:rsidRPr="00C26C40">
        <w:t>]:</w:t>
      </w:r>
    </w:p>
    <w:p w14:paraId="1CD7B585"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deh,kin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AlOH3,0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deh</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AlOH3</m:t>
                      </m:r>
                    </m:sub>
                  </m:sSub>
                </m:num>
                <m:den>
                  <m:sSub>
                    <m:sSubPr>
                      <m:ctrlPr>
                        <w:rPr>
                          <w:rFonts w:ascii="Cambria Math" w:hAnsi="Cambria Math"/>
                          <w:i/>
                        </w:rPr>
                      </m:ctrlPr>
                    </m:sSubPr>
                    <m:e>
                      <m:r>
                        <w:rPr>
                          <w:rFonts w:ascii="Cambria Math" w:hAnsi="Cambria Math"/>
                        </w:rPr>
                        <m:t>F</m:t>
                      </m:r>
                    </m:e>
                    <m:sub>
                      <m:r>
                        <w:rPr>
                          <w:rFonts w:ascii="Cambria Math" w:hAnsi="Cambria Math"/>
                        </w:rPr>
                        <m:t>AlOH3,0</m:t>
                      </m:r>
                    </m:sub>
                  </m:sSub>
                </m:den>
              </m:f>
            </m:e>
          </m:d>
        </m:oMath>
      </m:oMathPara>
    </w:p>
    <w:p w14:paraId="1A5B75D4"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deh,mt</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AlOH3,0</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deh,mt</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AlOH3</m:t>
                      </m:r>
                    </m:sub>
                  </m:sSub>
                </m:num>
                <m:den>
                  <m:sSub>
                    <m:sSubPr>
                      <m:ctrlPr>
                        <w:rPr>
                          <w:rFonts w:ascii="Cambria Math" w:hAnsi="Cambria Math"/>
                          <w:i/>
                        </w:rPr>
                      </m:ctrlPr>
                    </m:sSubPr>
                    <m:e>
                      <m:r>
                        <w:rPr>
                          <w:rFonts w:ascii="Cambria Math" w:hAnsi="Cambria Math"/>
                        </w:rPr>
                        <m:t>F</m:t>
                      </m:r>
                    </m:e>
                    <m:sub>
                      <m:r>
                        <w:rPr>
                          <w:rFonts w:ascii="Cambria Math" w:hAnsi="Cambria Math"/>
                        </w:rPr>
                        <m:t>AlOH3,0</m:t>
                      </m:r>
                    </m:sub>
                  </m:sSub>
                </m:den>
              </m:f>
            </m:e>
          </m:d>
        </m:oMath>
      </m:oMathPara>
    </w:p>
    <w:p w14:paraId="41C3F692"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deh</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deh,kin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deh,mt</m:t>
                  </m:r>
                </m:sub>
              </m:sSub>
            </m:num>
            <m:den>
              <m:sSub>
                <m:sSubPr>
                  <m:ctrlPr>
                    <w:rPr>
                      <w:rFonts w:ascii="Cambria Math" w:hAnsi="Cambria Math"/>
                      <w:i/>
                    </w:rPr>
                  </m:ctrlPr>
                </m:sSubPr>
                <m:e>
                  <m:r>
                    <w:rPr>
                      <w:rFonts w:ascii="Cambria Math" w:hAnsi="Cambria Math"/>
                    </w:rPr>
                    <m:t>r</m:t>
                  </m:r>
                </m:e>
                <m:sub>
                  <m:r>
                    <w:rPr>
                      <w:rFonts w:ascii="Cambria Math" w:hAnsi="Cambria Math"/>
                    </w:rPr>
                    <m:t>deh,kin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deh,mt</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-12</m:t>
                  </m:r>
                </m:sup>
              </m:sSup>
            </m:den>
          </m:f>
          <m:r>
            <w:rPr>
              <w:rFonts w:ascii="Cambria Math" w:hAnsi="Cambria Math"/>
            </w:rPr>
            <m:t xml:space="preserve"> </m:t>
          </m:r>
        </m:oMath>
      </m:oMathPara>
    </w:p>
    <w:p w14:paraId="15D70D7E" w14:textId="77777777" w:rsidR="003836FA" w:rsidRPr="00C26C40" w:rsidRDefault="003836FA" w:rsidP="003836FA">
      <w:r w:rsidRPr="00C26C40">
        <w:t xml:space="preserve">where </w:t>
      </w:r>
      <m:oMath>
        <m:sSub>
          <m:sSubPr>
            <m:ctrlPr>
              <w:rPr>
                <w:rFonts w:ascii="Cambria Math" w:hAnsi="Cambria Math"/>
                <w:i/>
              </w:rPr>
            </m:ctrlPr>
          </m:sSubPr>
          <m:e>
            <m:r>
              <w:rPr>
                <w:rFonts w:ascii="Cambria Math" w:hAnsi="Cambria Math"/>
              </w:rPr>
              <m:t>C</m:t>
            </m:r>
          </m:e>
          <m:sub>
            <m:r>
              <w:rPr>
                <w:rFonts w:ascii="Cambria Math" w:hAnsi="Cambria Math"/>
              </w:rPr>
              <m:t>AlOH3,0</m:t>
            </m:r>
          </m:sub>
        </m:sSub>
        <m:r>
          <w:rPr>
            <w:rFonts w:ascii="Cambria Math" w:hAnsi="Cambria Math"/>
          </w:rPr>
          <m:t xml:space="preserve"> [kg/m³]</m:t>
        </m:r>
      </m:oMath>
      <w:r w:rsidRPr="00C26C40">
        <w:t xml:space="preserve"> is the initial gibbsite bulk concentration computed from the feed bulk density and the gibbsite mass fraction.</w:t>
      </w:r>
    </w:p>
    <w:p w14:paraId="762D5511" w14:textId="77777777" w:rsidR="003836FA" w:rsidRPr="00C26C40" w:rsidRDefault="003836FA" w:rsidP="00726850">
      <w:pPr>
        <w:pStyle w:val="Heading5"/>
      </w:pPr>
      <w:bookmarkStart w:id="252" w:name="_Toc233209449"/>
      <w:r w:rsidRPr="00C26C40">
        <w:lastRenderedPageBreak/>
        <w:t>Haematite Reduction (R2)</w:t>
      </w:r>
      <w:bookmarkEnd w:id="252"/>
    </w:p>
    <w:p w14:paraId="44255327" w14:textId="77777777" w:rsidR="003836FA" w:rsidRPr="00C26C40" w:rsidRDefault="003836FA" w:rsidP="003836FA">
      <w:r w:rsidRPr="00C26C40">
        <w:t>Arrhenius rate constant for CO-Haematite surface reaction:</w:t>
      </w:r>
    </w:p>
    <w:p w14:paraId="66F3E13F" w14:textId="77777777" w:rsidR="003836FA" w:rsidRPr="00C26C40" w:rsidRDefault="003D0B1E" w:rsidP="003836FA">
      <m:oMathPara>
        <m:oMath>
          <m:sSub>
            <m:sSubPr>
              <m:ctrlPr>
                <w:rPr>
                  <w:rFonts w:ascii="Cambria Math" w:hAnsi="Cambria Math"/>
                  <w:i/>
                </w:rPr>
              </m:ctrlPr>
            </m:sSubPr>
            <m:e>
              <m:r>
                <w:rPr>
                  <w:rFonts w:ascii="Cambria Math" w:hAnsi="Cambria Math"/>
                </w:rPr>
                <m:t>k</m:t>
              </m:r>
            </m:e>
            <m:sub>
              <m:r>
                <w:rPr>
                  <w:rFonts w:ascii="Cambria Math" w:hAnsi="Cambria Math"/>
                </w:rPr>
                <m:t>CO</m:t>
              </m:r>
            </m:sub>
          </m:sSub>
          <m:r>
            <w:rPr>
              <w:rFonts w:ascii="Cambria Math" w:hAnsi="Cambria Math"/>
            </w:rPr>
            <m:t xml:space="preserve">= 2.32 × </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 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76,000</m:t>
                  </m:r>
                </m:num>
                <m:den>
                  <m:r>
                    <w:rPr>
                      <w:rFonts w:ascii="Cambria Math" w:hAnsi="Cambria Math"/>
                    </w:rPr>
                    <m:t xml:space="preserve">8.314 × </m:t>
                  </m:r>
                  <m:sSub>
                    <m:sSubPr>
                      <m:ctrlPr>
                        <w:rPr>
                          <w:rFonts w:ascii="Cambria Math" w:hAnsi="Cambria Math"/>
                          <w:i/>
                        </w:rPr>
                      </m:ctrlPr>
                    </m:sSubPr>
                    <m:e>
                      <m:r>
                        <w:rPr>
                          <w:rFonts w:ascii="Cambria Math" w:hAnsi="Cambria Math"/>
                        </w:rPr>
                        <m:t>T</m:t>
                      </m:r>
                    </m:e>
                    <m:sub>
                      <m:r>
                        <w:rPr>
                          <w:rFonts w:ascii="Cambria Math" w:hAnsi="Cambria Math"/>
                        </w:rPr>
                        <m:t>b</m:t>
                      </m:r>
                    </m:sub>
                  </m:sSub>
                </m:den>
              </m:f>
            </m:e>
          </m:d>
          <m:r>
            <w:rPr>
              <w:rFonts w:ascii="Cambria Math" w:hAnsi="Cambria Math"/>
            </w:rPr>
            <m:t xml:space="preserve">     [mol/m²/s/atm]</m:t>
          </m:r>
        </m:oMath>
      </m:oMathPara>
    </w:p>
    <w:p w14:paraId="3515252C" w14:textId="77777777" w:rsidR="003836FA" w:rsidRPr="00C26C40" w:rsidRDefault="003836FA" w:rsidP="003836FA">
      <w:r w:rsidRPr="00C26C40">
        <w:t>Specific surface area of Haematite particles:</w:t>
      </w:r>
    </w:p>
    <w:p w14:paraId="073FE96C" w14:textId="77777777" w:rsidR="003836FA" w:rsidRPr="00C26C40" w:rsidRDefault="003D0B1E" w:rsidP="003836FA">
      <m:oMathPara>
        <m:oMath>
          <m:sSub>
            <m:sSubPr>
              <m:ctrlPr>
                <w:rPr>
                  <w:rFonts w:ascii="Cambria Math" w:hAnsi="Cambria Math"/>
                  <w:i/>
                </w:rPr>
              </m:ctrlPr>
            </m:sSubPr>
            <m:e>
              <m:r>
                <w:rPr>
                  <w:rFonts w:ascii="Cambria Math" w:hAnsi="Cambria Math"/>
                </w:rPr>
                <m:t>a</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6</m:t>
              </m:r>
              <m:d>
                <m:dPr>
                  <m:ctrlPr>
                    <w:rPr>
                      <w:rFonts w:ascii="Cambria Math" w:hAnsi="Cambria Math"/>
                      <w:i/>
                    </w:rPr>
                  </m:ctrlPr>
                </m:dPr>
                <m:e>
                  <m:r>
                    <w:rPr>
                      <w:rFonts w:ascii="Cambria Math" w:hAnsi="Cambria Math"/>
                    </w:rPr>
                    <m:t>1 - ε</m:t>
                  </m:r>
                </m:e>
              </m:d>
            </m:num>
            <m:den>
              <m:sSub>
                <m:sSubPr>
                  <m:ctrlPr>
                    <w:rPr>
                      <w:rFonts w:ascii="Cambria Math" w:hAnsi="Cambria Math"/>
                      <w:i/>
                    </w:rPr>
                  </m:ctrlPr>
                </m:sSubPr>
                <m:e>
                  <m:r>
                    <w:rPr>
                      <w:rFonts w:ascii="Cambria Math" w:hAnsi="Cambria Math"/>
                    </w:rPr>
                    <m:t>d</m:t>
                  </m:r>
                </m:e>
                <m:sub>
                  <m:r>
                    <w:rPr>
                      <w:rFonts w:ascii="Cambria Math" w:hAnsi="Cambria Math"/>
                    </w:rPr>
                    <m:t>p</m:t>
                  </m:r>
                </m:sub>
              </m:sSub>
            </m:den>
          </m:f>
          <m:r>
            <w:rPr>
              <w:rFonts w:ascii="Cambria Math" w:hAnsi="Cambria Math"/>
            </w:rPr>
            <m:t xml:space="preserve">     [m²/m³]</m:t>
          </m:r>
        </m:oMath>
      </m:oMathPara>
    </w:p>
    <w:p w14:paraId="39EA7EF2" w14:textId="77777777" w:rsidR="003836FA" w:rsidRPr="00C26C40" w:rsidRDefault="003836FA" w:rsidP="003836FA">
      <w:r w:rsidRPr="00C26C40">
        <w:t>CO partial pressure:</w:t>
      </w:r>
    </w:p>
    <w:p w14:paraId="7414D1EB" w14:textId="77777777" w:rsidR="003836FA" w:rsidRPr="00C26C40" w:rsidRDefault="003D0B1E" w:rsidP="003836FA">
      <m:oMathPara>
        <m:oMath>
          <m:sSub>
            <m:sSubPr>
              <m:ctrlPr>
                <w:rPr>
                  <w:rFonts w:ascii="Cambria Math" w:hAnsi="Cambria Math"/>
                  <w:i/>
                </w:rPr>
              </m:ctrlPr>
            </m:sSubPr>
            <m:e>
              <m:r>
                <w:rPr>
                  <w:rFonts w:ascii="Cambria Math" w:hAnsi="Cambria Math"/>
                </w:rPr>
                <m:t>P</m:t>
              </m:r>
            </m:e>
            <m:sub>
              <m:r>
                <w:rPr>
                  <w:rFonts w:ascii="Cambria Math" w:hAnsi="Cambria Math"/>
                </w:rPr>
                <m:t>CO</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total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CO</m:t>
                  </m:r>
                </m:sub>
              </m:sSub>
            </m:num>
            <m:den>
              <m:sSub>
                <m:sSubPr>
                  <m:ctrlPr>
                    <w:rPr>
                      <w:rFonts w:ascii="Cambria Math" w:hAnsi="Cambria Math"/>
                      <w:i/>
                    </w:rPr>
                  </m:ctrlPr>
                </m:sSubPr>
                <m:e>
                  <m:r>
                    <w:rPr>
                      <w:rFonts w:ascii="Cambria Math" w:hAnsi="Cambria Math"/>
                    </w:rPr>
                    <m:t>F</m:t>
                  </m:r>
                </m:e>
                <m:sub>
                  <m:r>
                    <w:rPr>
                      <w:rFonts w:ascii="Cambria Math" w:hAnsi="Cambria Math"/>
                    </w:rPr>
                    <m:t>CO</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CO2</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H2O</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N2</m:t>
                  </m:r>
                </m:sub>
              </m:sSub>
            </m:den>
          </m:f>
          <m:r>
            <w:rPr>
              <w:rFonts w:ascii="Cambria Math" w:hAnsi="Cambria Math"/>
            </w:rPr>
            <m:t xml:space="preserve">     [atm]</m:t>
          </m:r>
        </m:oMath>
      </m:oMathPara>
    </w:p>
    <w:p w14:paraId="5DC61390" w14:textId="77777777" w:rsidR="003836FA" w:rsidRPr="00C26C40" w:rsidRDefault="003836FA" w:rsidP="003836FA">
      <w:r w:rsidRPr="00C26C40">
        <w:t>Rate expressions [mol/m³/s]:</w:t>
      </w:r>
    </w:p>
    <w:p w14:paraId="12E96A6F"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red,kin</m:t>
              </m:r>
            </m:sub>
          </m:sSub>
          <m:r>
            <w:rPr>
              <w:rFonts w:ascii="Cambria Math" w:hAnsi="Cambria Math"/>
            </w:rPr>
            <m:t xml:space="preserve"> = </m:t>
          </m:r>
          <m:sSub>
            <m:sSubPr>
              <m:ctrlPr>
                <w:rPr>
                  <w:rFonts w:ascii="Cambria Math" w:hAnsi="Cambria Math"/>
                  <w:i/>
                </w:rPr>
              </m:ctrlPr>
            </m:sSubPr>
            <m:e>
              <m:r>
                <w:rPr>
                  <w:rFonts w:ascii="Cambria Math" w:hAnsi="Cambria Math"/>
                </w:rPr>
                <m:t>k</m:t>
              </m:r>
            </m:e>
            <m:sub>
              <m:r>
                <w:rPr>
                  <w:rFonts w:ascii="Cambria Math" w:hAnsi="Cambria Math"/>
                </w:rPr>
                <m:t>CO</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CO</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m,Fe2O3</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Fe2O3</m:t>
                      </m:r>
                    </m:sub>
                  </m:sSub>
                </m:num>
                <m:den>
                  <m:sSub>
                    <m:sSubPr>
                      <m:ctrlPr>
                        <w:rPr>
                          <w:rFonts w:ascii="Cambria Math" w:hAnsi="Cambria Math"/>
                          <w:i/>
                        </w:rPr>
                      </m:ctrlPr>
                    </m:sSubPr>
                    <m:e>
                      <m:r>
                        <w:rPr>
                          <w:rFonts w:ascii="Cambria Math" w:hAnsi="Cambria Math"/>
                        </w:rPr>
                        <m:t>F</m:t>
                      </m:r>
                    </m:e>
                    <m:sub>
                      <m:r>
                        <w:rPr>
                          <w:rFonts w:ascii="Cambria Math" w:hAnsi="Cambria Math"/>
                        </w:rPr>
                        <m:t>Fe2O3,0</m:t>
                      </m:r>
                    </m:sub>
                  </m:sSub>
                </m:den>
              </m:f>
            </m:e>
          </m:d>
          <m:r>
            <w:rPr>
              <w:rFonts w:ascii="Cambria Math" w:hAnsi="Cambria Math"/>
            </w:rPr>
            <m:t xml:space="preserve"> </m:t>
          </m:r>
        </m:oMath>
      </m:oMathPara>
    </w:p>
    <w:p w14:paraId="1FA4E61D"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red,mt</m:t>
              </m:r>
            </m:sub>
          </m:sSub>
          <m:r>
            <w:rPr>
              <w:rFonts w:ascii="Cambria Math" w:hAnsi="Cambria Math"/>
            </w:rPr>
            <m:t xml:space="preserve"> = </m:t>
          </m:r>
          <m:sSub>
            <m:sSubPr>
              <m:ctrlPr>
                <w:rPr>
                  <w:rFonts w:ascii="Cambria Math" w:hAnsi="Cambria Math"/>
                  <w:i/>
                </w:rPr>
              </m:ctrlPr>
            </m:sSubPr>
            <m:e>
              <m:r>
                <w:rPr>
                  <w:rFonts w:ascii="Cambria Math" w:hAnsi="Cambria Math"/>
                </w:rPr>
                <m:t>k</m:t>
              </m:r>
            </m:e>
            <m:sub>
              <m:r>
                <w:rPr>
                  <w:rFonts w:ascii="Cambria Math" w:hAnsi="Cambria Math"/>
                </w:rPr>
                <m:t>red,mt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CO</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m</m:t>
              </m:r>
            </m:sub>
          </m:sSub>
          <m:r>
            <w:rPr>
              <w:rFonts w:ascii="Cambria Math" w:hAnsi="Cambria Math"/>
            </w:rPr>
            <m:t xml:space="preserve">,Fe2O3 ×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Fe2O3</m:t>
                      </m:r>
                    </m:sub>
                  </m:sSub>
                </m:num>
                <m:den>
                  <m:sSub>
                    <m:sSubPr>
                      <m:ctrlPr>
                        <w:rPr>
                          <w:rFonts w:ascii="Cambria Math" w:hAnsi="Cambria Math"/>
                          <w:i/>
                        </w:rPr>
                      </m:ctrlPr>
                    </m:sSubPr>
                    <m:e>
                      <m:r>
                        <w:rPr>
                          <w:rFonts w:ascii="Cambria Math" w:hAnsi="Cambria Math"/>
                        </w:rPr>
                        <m:t>F</m:t>
                      </m:r>
                    </m:e>
                    <m:sub>
                      <m:r>
                        <w:rPr>
                          <w:rFonts w:ascii="Cambria Math" w:hAnsi="Cambria Math"/>
                        </w:rPr>
                        <m:t>Fe2O3,0</m:t>
                      </m:r>
                    </m:sub>
                  </m:sSub>
                </m:den>
              </m:f>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red,mt</m:t>
              </m:r>
            </m:sub>
          </m:sSub>
          <m:r>
            <w:rPr>
              <w:rFonts w:ascii="Cambria Math" w:hAnsi="Cambria Math"/>
            </w:rPr>
            <m:t xml:space="preserve"> = 0.9]</m:t>
          </m:r>
        </m:oMath>
      </m:oMathPara>
    </w:p>
    <w:p w14:paraId="141CAC72"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red</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red,kin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red,mt</m:t>
                  </m:r>
                </m:sub>
              </m:sSub>
            </m:num>
            <m:den>
              <m:sSub>
                <m:sSubPr>
                  <m:ctrlPr>
                    <w:rPr>
                      <w:rFonts w:ascii="Cambria Math" w:hAnsi="Cambria Math"/>
                      <w:i/>
                    </w:rPr>
                  </m:ctrlPr>
                </m:sSubPr>
                <m:e>
                  <m:r>
                    <w:rPr>
                      <w:rFonts w:ascii="Cambria Math" w:hAnsi="Cambria Math"/>
                    </w:rPr>
                    <m:t>r</m:t>
                  </m:r>
                </m:e>
                <m:sub>
                  <m:r>
                    <w:rPr>
                      <w:rFonts w:ascii="Cambria Math" w:hAnsi="Cambria Math"/>
                    </w:rPr>
                    <m:t>red,kin</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red,mt</m:t>
                  </m:r>
                </m:sub>
              </m:sSub>
              <m: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-12</m:t>
                  </m:r>
                </m:sup>
              </m:sSup>
            </m:den>
          </m:f>
        </m:oMath>
      </m:oMathPara>
    </w:p>
    <w:p w14:paraId="2B1056F3" w14:textId="77777777" w:rsidR="003836FA" w:rsidRPr="00C26C40" w:rsidRDefault="003836FA" w:rsidP="00726850">
      <w:pPr>
        <w:pStyle w:val="Heading5"/>
      </w:pPr>
      <w:bookmarkStart w:id="253" w:name="_Toc233209450"/>
      <w:r w:rsidRPr="00C26C40">
        <w:t>CO Combustion (R3)</w:t>
      </w:r>
      <w:bookmarkEnd w:id="253"/>
    </w:p>
    <w:p w14:paraId="2CE47155" w14:textId="77777777" w:rsidR="003836FA" w:rsidRPr="00C26C40" w:rsidRDefault="003836FA" w:rsidP="003836FA">
      <w:r w:rsidRPr="00C26C40">
        <w:t>Arrhenius kinetic rate constant:</w:t>
      </w:r>
    </w:p>
    <w:p w14:paraId="52DCA78A" w14:textId="77777777" w:rsidR="003836FA" w:rsidRPr="00C26C40" w:rsidRDefault="003D0B1E" w:rsidP="003836FA">
      <m:oMathPara>
        <m:oMath>
          <m:sSub>
            <m:sSubPr>
              <m:ctrlPr>
                <w:rPr>
                  <w:rFonts w:ascii="Cambria Math" w:hAnsi="Cambria Math"/>
                  <w:i/>
                </w:rPr>
              </m:ctrlPr>
            </m:sSubPr>
            <m:e>
              <m:r>
                <w:rPr>
                  <w:rFonts w:ascii="Cambria Math" w:hAnsi="Cambria Math"/>
                </w:rPr>
                <m:t>k</m:t>
              </m:r>
            </m:e>
            <m:sub>
              <m:r>
                <w:rPr>
                  <w:rFonts w:ascii="Cambria Math" w:hAnsi="Cambria Math"/>
                </w:rPr>
                <m:t>comb</m:t>
              </m:r>
            </m:sub>
          </m:sSub>
          <m:r>
            <w:rPr>
              <w:rFonts w:ascii="Cambria Math" w:hAnsi="Cambria Math"/>
            </w:rPr>
            <m:t xml:space="preserve">= 2.24 × </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 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170,000</m:t>
                  </m:r>
                </m:num>
                <m:den>
                  <m:r>
                    <w:rPr>
                      <w:rFonts w:ascii="Cambria Math" w:hAnsi="Cambria Math"/>
                    </w:rPr>
                    <m:t xml:space="preserve">8.314 × </m:t>
                  </m:r>
                  <m:sSub>
                    <m:sSubPr>
                      <m:ctrlPr>
                        <w:rPr>
                          <w:rFonts w:ascii="Cambria Math" w:hAnsi="Cambria Math"/>
                          <w:i/>
                        </w:rPr>
                      </m:ctrlPr>
                    </m:sSubPr>
                    <m:e>
                      <m:r>
                        <w:rPr>
                          <w:rFonts w:ascii="Cambria Math" w:hAnsi="Cambria Math"/>
                        </w:rPr>
                        <m:t>T</m:t>
                      </m:r>
                    </m:e>
                    <m:sub>
                      <m:r>
                        <w:rPr>
                          <w:rFonts w:ascii="Cambria Math" w:hAnsi="Cambria Math"/>
                        </w:rPr>
                        <m:t>g</m:t>
                      </m:r>
                    </m:sub>
                  </m:sSub>
                </m:den>
              </m:f>
            </m:e>
          </m:d>
          <m:r>
            <w:rPr>
              <w:rFonts w:ascii="Cambria Math" w:hAnsi="Cambria Math"/>
            </w:rPr>
            <m:t xml:space="preserve">     [m³/mol/s]</m:t>
          </m:r>
        </m:oMath>
      </m:oMathPara>
    </w:p>
    <w:p w14:paraId="761434EB" w14:textId="77777777" w:rsidR="003836FA" w:rsidRPr="00C26C40" w:rsidRDefault="003836FA" w:rsidP="003836FA">
      <w:r w:rsidRPr="00C26C40">
        <w:t>Local volumetric flow of gas:</w:t>
      </w:r>
    </w:p>
    <w:p w14:paraId="003F08C5" w14:textId="77777777" w:rsidR="003836FA" w:rsidRPr="00C26C40" w:rsidRDefault="003D0B1E" w:rsidP="003836FA">
      <m:oMathPara>
        <m:oMath>
          <m:sSub>
            <m:sSubPr>
              <m:ctrlPr>
                <w:rPr>
                  <w:rFonts w:ascii="Cambria Math" w:hAnsi="Cambria Math"/>
                  <w:i/>
                </w:rPr>
              </m:ctrlPr>
            </m:sSubPr>
            <m:e>
              <m:r>
                <w:rPr>
                  <w:rFonts w:ascii="Cambria Math" w:hAnsi="Cambria Math"/>
                </w:rPr>
                <m:t>Q</m:t>
              </m:r>
            </m:e>
            <m:sub>
              <m:r>
                <w:rPr>
                  <w:rFonts w:ascii="Cambria Math" w:hAnsi="Cambria Math"/>
                </w:rPr>
                <m:t>local</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CO</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CO2</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H2O</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N2</m:t>
                      </m:r>
                    </m:sub>
                  </m:sSub>
                </m:e>
              </m:d>
              <m:sSub>
                <m:sSubPr>
                  <m:ctrlPr>
                    <w:rPr>
                      <w:rFonts w:ascii="Cambria Math" w:hAnsi="Cambria Math"/>
                      <w:i/>
                    </w:rPr>
                  </m:ctrlPr>
                </m:sSubPr>
                <m:e>
                  <m:r>
                    <w:rPr>
                      <w:rFonts w:ascii="Cambria Math" w:hAnsi="Cambria Math"/>
                    </w:rPr>
                    <m:t>R</m:t>
                  </m:r>
                </m:e>
                <m:sub>
                  <m:r>
                    <w:rPr>
                      <w:rFonts w:ascii="Cambria Math" w:hAnsi="Cambria Math"/>
                    </w:rPr>
                    <m:t>gas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g</m:t>
                  </m:r>
                </m:sub>
              </m:sSub>
            </m:num>
            <m:den>
              <m:sSub>
                <m:sSubPr>
                  <m:ctrlPr>
                    <w:rPr>
                      <w:rFonts w:ascii="Cambria Math" w:hAnsi="Cambria Math"/>
                      <w:i/>
                    </w:rPr>
                  </m:ctrlPr>
                </m:sSubPr>
                <m:e>
                  <m:r>
                    <w:rPr>
                      <w:rFonts w:ascii="Cambria Math" w:hAnsi="Cambria Math"/>
                    </w:rPr>
                    <m:t>P</m:t>
                  </m:r>
                </m:e>
                <m:sub>
                  <m:r>
                    <w:rPr>
                      <w:rFonts w:ascii="Cambria Math" w:hAnsi="Cambria Math"/>
                    </w:rPr>
                    <m:t>total</m:t>
                  </m:r>
                </m:sub>
              </m:sSub>
              <m:r>
                <w:rPr>
                  <w:rFonts w:ascii="Cambria Math" w:hAnsi="Cambria Math"/>
                </w:rPr>
                <m:t>× 101,325</m:t>
              </m:r>
            </m:den>
          </m:f>
          <m:r>
            <w:rPr>
              <w:rFonts w:ascii="Cambria Math" w:hAnsi="Cambria Math"/>
            </w:rPr>
            <m:t xml:space="preserve">    [m³/s]</m:t>
          </m:r>
        </m:oMath>
      </m:oMathPara>
    </w:p>
    <w:p w14:paraId="0D40288A" w14:textId="77777777" w:rsidR="003836FA" w:rsidRPr="00C26C40" w:rsidRDefault="003836FA" w:rsidP="003836FA">
      <w:r w:rsidRPr="00C26C40">
        <w:t>Local concentrations:</w:t>
      </w:r>
    </w:p>
    <w:p w14:paraId="715FE7BC" w14:textId="77777777" w:rsidR="003836FA" w:rsidRPr="00C26C40" w:rsidRDefault="003D0B1E" w:rsidP="003836FA">
      <m:oMathPara>
        <m:oMath>
          <m:sSub>
            <m:sSubPr>
              <m:ctrlPr>
                <w:rPr>
                  <w:rFonts w:ascii="Cambria Math" w:hAnsi="Cambria Math"/>
                  <w:i/>
                </w:rPr>
              </m:ctrlPr>
            </m:sSubPr>
            <m:e>
              <m:r>
                <w:rPr>
                  <w:rFonts w:ascii="Cambria Math" w:hAnsi="Cambria Math"/>
                </w:rPr>
                <m:t>C</m:t>
              </m:r>
            </m:e>
            <m:sub>
              <m:r>
                <w:rPr>
                  <w:rFonts w:ascii="Cambria Math" w:hAnsi="Cambria Math"/>
                </w:rPr>
                <m:t>CO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CO</m:t>
                  </m:r>
                </m:sub>
              </m:sSub>
            </m:num>
            <m:den>
              <m:sSub>
                <m:sSubPr>
                  <m:ctrlPr>
                    <w:rPr>
                      <w:rFonts w:ascii="Cambria Math" w:hAnsi="Cambria Math"/>
                      <w:i/>
                    </w:rPr>
                  </m:ctrlPr>
                </m:sSubPr>
                <m:e>
                  <m:r>
                    <w:rPr>
                      <w:rFonts w:ascii="Cambria Math" w:hAnsi="Cambria Math"/>
                    </w:rPr>
                    <m:t>Q</m:t>
                  </m:r>
                </m:e>
                <m:sub>
                  <m:r>
                    <w:rPr>
                      <w:rFonts w:ascii="Cambria Math" w:hAnsi="Cambria Math"/>
                    </w:rPr>
                    <m:t>local</m:t>
                  </m:r>
                </m:sub>
              </m:sSub>
            </m:den>
          </m:f>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O2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O2</m:t>
                  </m:r>
                </m:sub>
              </m:sSub>
            </m:num>
            <m:den>
              <m:sSub>
                <m:sSubPr>
                  <m:ctrlPr>
                    <w:rPr>
                      <w:rFonts w:ascii="Cambria Math" w:hAnsi="Cambria Math"/>
                      <w:i/>
                    </w:rPr>
                  </m:ctrlPr>
                </m:sSubPr>
                <m:e>
                  <m:r>
                    <w:rPr>
                      <w:rFonts w:ascii="Cambria Math" w:hAnsi="Cambria Math"/>
                    </w:rPr>
                    <m:t>Q</m:t>
                  </m:r>
                </m:e>
                <m:sub>
                  <m:r>
                    <w:rPr>
                      <w:rFonts w:ascii="Cambria Math" w:hAnsi="Cambria Math"/>
                    </w:rPr>
                    <m:t>local</m:t>
                  </m:r>
                </m:sub>
              </m:sSub>
            </m:den>
          </m:f>
          <m:r>
            <w:rPr>
              <w:rFonts w:ascii="Cambria Math" w:hAnsi="Cambria Math"/>
            </w:rPr>
            <m:t xml:space="preserve">     [mol/m³]</m:t>
          </m:r>
        </m:oMath>
      </m:oMathPara>
    </w:p>
    <w:p w14:paraId="074A08F5" w14:textId="77777777" w:rsidR="003836FA" w:rsidRPr="00C26C40" w:rsidRDefault="003836FA" w:rsidP="003836FA">
      <w:r w:rsidRPr="00C26C40">
        <w:t>Turbulent mixing limit (Eddy Dissipation Model):</w:t>
      </w:r>
    </w:p>
    <w:p w14:paraId="3E465853" w14:textId="77777777" w:rsidR="003836FA" w:rsidRPr="00C26C40" w:rsidRDefault="003D0B1E" w:rsidP="003836FA">
      <m:oMathPara>
        <m:oMath>
          <m:sSub>
            <m:sSubPr>
              <m:ctrlPr>
                <w:rPr>
                  <w:rFonts w:ascii="Cambria Math" w:hAnsi="Cambria Math"/>
                  <w:i/>
                </w:rPr>
              </m:ctrlPr>
            </m:sSubPr>
            <m:e>
              <m:r>
                <w:rPr>
                  <w:rFonts w:ascii="Cambria Math" w:hAnsi="Cambria Math"/>
                </w:rPr>
                <m:t>v</m:t>
              </m:r>
            </m:e>
            <m:sub>
              <m:r>
                <w:rPr>
                  <w:rFonts w:ascii="Cambria Math" w:hAnsi="Cambria Math"/>
                </w:rPr>
                <m:t>gas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local</m:t>
                  </m:r>
                </m:sub>
              </m:sSub>
            </m:num>
            <m:den>
              <m:sSub>
                <m:sSubPr>
                  <m:ctrlPr>
                    <w:rPr>
                      <w:rFonts w:ascii="Cambria Math" w:hAnsi="Cambria Math"/>
                      <w:i/>
                    </w:rPr>
                  </m:ctrlPr>
                </m:sSubPr>
                <m:e>
                  <m:r>
                    <w:rPr>
                      <w:rFonts w:ascii="Cambria Math" w:hAnsi="Cambria Math"/>
                    </w:rPr>
                    <m:t>A</m:t>
                  </m:r>
                </m:e>
                <m:sub>
                  <m:r>
                    <w:rPr>
                      <w:rFonts w:ascii="Cambria Math" w:hAnsi="Cambria Math"/>
                    </w:rPr>
                    <m:t>fb</m:t>
                  </m:r>
                </m:sub>
              </m:sSub>
            </m:den>
          </m:f>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mix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k</m:t>
                  </m:r>
                </m:sub>
              </m:sSub>
            </m:num>
            <m:den>
              <m:sSub>
                <m:sSubPr>
                  <m:ctrlPr>
                    <w:rPr>
                      <w:rFonts w:ascii="Cambria Math" w:hAnsi="Cambria Math"/>
                      <w:i/>
                    </w:rPr>
                  </m:ctrlPr>
                </m:sSubPr>
                <m:e>
                  <m:r>
                    <w:rPr>
                      <w:rFonts w:ascii="Cambria Math" w:hAnsi="Cambria Math"/>
                    </w:rPr>
                    <m:t>v</m:t>
                  </m:r>
                </m:e>
                <m:sub>
                  <m:r>
                    <w:rPr>
                      <w:rFonts w:ascii="Cambria Math" w:hAnsi="Cambria Math"/>
                    </w:rPr>
                    <m:t>gas</m:t>
                  </m:r>
                </m:sub>
              </m:sSub>
            </m:den>
          </m:f>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comb,mix</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mix</m:t>
                  </m:r>
                </m:sub>
              </m:sSub>
            </m:den>
          </m:f>
          <m:r>
            <w:rPr>
              <w:rFonts w:ascii="Cambria Math" w:hAnsi="Cambria Math"/>
            </w:rPr>
            <m:t xml:space="preserve">     [s⁻¹]</m:t>
          </m:r>
        </m:oMath>
      </m:oMathPara>
    </w:p>
    <w:p w14:paraId="2BB74045" w14:textId="77777777" w:rsidR="003836FA" w:rsidRPr="00C26C40" w:rsidRDefault="003836FA" w:rsidP="003836FA">
      <w:r w:rsidRPr="00C26C40">
        <w:t>Rate expressions [mol/m³/s]:</w:t>
      </w:r>
    </w:p>
    <w:p w14:paraId="302961EC"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comb,kin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comb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CO</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O2</m:t>
              </m:r>
            </m:sub>
          </m:sSub>
          <m:r>
            <w:rPr>
              <w:rFonts w:ascii="Cambria Math" w:hAnsi="Cambria Math"/>
            </w:rPr>
            <m:t xml:space="preserve">       (Pure kinetic combustion rate)</m:t>
          </m:r>
        </m:oMath>
      </m:oMathPara>
    </w:p>
    <w:p w14:paraId="3E9E5FD2"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comb,mix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comb,mix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CO</m:t>
              </m:r>
            </m:sub>
          </m:sSub>
          <m:r>
            <w:rPr>
              <w:rFonts w:ascii="Cambria Math" w:hAnsi="Cambria Math"/>
            </w:rPr>
            <m:t xml:space="preserve">     Mixing limited combustion rate based on fuel</m:t>
          </m:r>
        </m:oMath>
      </m:oMathPara>
    </w:p>
    <w:p w14:paraId="5CCEC0E5"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comb</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comb,kin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comb,mix</m:t>
                  </m:r>
                </m:sub>
              </m:sSub>
            </m:num>
            <m:den>
              <m:sSub>
                <m:sSubPr>
                  <m:ctrlPr>
                    <w:rPr>
                      <w:rFonts w:ascii="Cambria Math" w:hAnsi="Cambria Math"/>
                      <w:i/>
                    </w:rPr>
                  </m:ctrlPr>
                </m:sSubPr>
                <m:e>
                  <m:r>
                    <w:rPr>
                      <w:rFonts w:ascii="Cambria Math" w:hAnsi="Cambria Math"/>
                    </w:rPr>
                    <m:t>r</m:t>
                  </m:r>
                </m:e>
                <m:sub>
                  <m:r>
                    <w:rPr>
                      <w:rFonts w:ascii="Cambria Math" w:hAnsi="Cambria Math"/>
                    </w:rPr>
                    <m:t>comb,kin</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comb,mix</m:t>
                  </m:r>
                </m:sub>
              </m:sSub>
              <m: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-12</m:t>
                  </m:r>
                </m:sup>
              </m:sSup>
            </m:den>
          </m:f>
        </m:oMath>
      </m:oMathPara>
    </w:p>
    <w:p w14:paraId="02CB0795" w14:textId="77777777" w:rsidR="003836FA" w:rsidRPr="00C26C40" w:rsidRDefault="003836FA" w:rsidP="00726850">
      <w:pPr>
        <w:pStyle w:val="Heading4"/>
      </w:pPr>
      <w:bookmarkStart w:id="254" w:name="_Toc233209451"/>
      <w:r w:rsidRPr="00C26C40">
        <w:t>Governing ODEs and Boundary Conditions</w:t>
      </w:r>
      <w:bookmarkEnd w:id="254"/>
    </w:p>
    <w:p w14:paraId="41EE924E" w14:textId="77777777" w:rsidR="003836FA" w:rsidRPr="00C26C40" w:rsidRDefault="003836FA" w:rsidP="00610B32">
      <w:pPr>
        <w:pStyle w:val="Heading4"/>
      </w:pPr>
      <w:bookmarkStart w:id="255" w:name="_Toc233209452"/>
      <w:r w:rsidRPr="00C26C40">
        <w:t>State Vector</w:t>
      </w:r>
      <w:bookmarkEnd w:id="255"/>
    </w:p>
    <w:p w14:paraId="786F967F" w14:textId="77777777" w:rsidR="003836FA" w:rsidRPr="00C26C40" w:rsidRDefault="003836FA" w:rsidP="003836FA">
      <w:r w:rsidRPr="00C26C40">
        <w:t xml:space="preserve">The model resolves 9 coupled state variables along z </w:t>
      </w:r>
      <w:r w:rsidRPr="00C26C40">
        <w:rPr>
          <w:rFonts w:ascii="Cambria Math" w:hAnsi="Cambria Math" w:cs="Cambria Math"/>
        </w:rPr>
        <w:t>∈</w:t>
      </w:r>
      <w:r w:rsidRPr="00C26C40">
        <w:t xml:space="preserve"> [0, 10 m]:</w:t>
      </w:r>
    </w:p>
    <w:p w14:paraId="6BED8703" w14:textId="77777777" w:rsidR="003836FA" w:rsidRPr="00C26C40" w:rsidRDefault="003836FA" w:rsidP="003836FA">
      <m:oMathPara>
        <m:oMath>
          <m:r>
            <w:rPr>
              <w:rFonts w:ascii="Cambria Math" w:hAnsi="Cambria Math"/>
            </w:rPr>
            <m:t xml:space="preserve">y = </m:t>
          </m:r>
          <m:d>
            <m:dPr>
              <m:begChr m:val="["/>
              <m:endChr m:val="]"/>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CO</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CO2</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H2O</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AlOH3</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Fe3O4</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Fe2O3</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O2</m:t>
                  </m:r>
                </m:sub>
              </m:sSub>
            </m:e>
          </m:d>
          <m:r>
            <w:rPr>
              <w:rFonts w:ascii="Cambria Math" w:hAnsi="Cambria Math"/>
            </w:rPr>
            <m:t>ᵀ</m:t>
          </m:r>
        </m:oMath>
      </m:oMathPara>
    </w:p>
    <w:p w14:paraId="1261681E" w14:textId="77777777" w:rsidR="003836FA" w:rsidRPr="00C26C40" w:rsidRDefault="003836FA" w:rsidP="00610B32">
      <w:pPr>
        <w:pStyle w:val="Heading4"/>
      </w:pPr>
      <w:bookmarkStart w:id="256" w:name="_Toc233209453"/>
      <w:r w:rsidRPr="00C26C40">
        <w:t>Solid-Phase Mass Balances</w:t>
      </w:r>
      <w:bookmarkEnd w:id="256"/>
    </w:p>
    <w:p w14:paraId="3DE3FB46" w14:textId="577FE545" w:rsidR="003836FA" w:rsidRPr="00C26C40" w:rsidRDefault="003836FA" w:rsidP="003836FA">
      <w:pPr>
        <w:pStyle w:val="Caption"/>
        <w:keepNext/>
        <w:rPr>
          <w:sz w:val="24"/>
          <w:szCs w:val="24"/>
        </w:rPr>
      </w:pPr>
      <w:bookmarkStart w:id="257" w:name="_Toc233741453"/>
      <w:bookmarkStart w:id="258" w:name="_Toc237244842"/>
      <w:r w:rsidRPr="00C26C40">
        <w:rPr>
          <w:sz w:val="24"/>
          <w:szCs w:val="24"/>
        </w:rPr>
        <w:t xml:space="preserve">Table </w:t>
      </w:r>
      <w:r w:rsidR="00B61202">
        <w:rPr>
          <w:sz w:val="24"/>
          <w:szCs w:val="24"/>
        </w:rPr>
        <w:fldChar w:fldCharType="begin"/>
      </w:r>
      <w:r w:rsidR="00B61202">
        <w:rPr>
          <w:sz w:val="24"/>
          <w:szCs w:val="24"/>
        </w:rPr>
        <w:instrText xml:space="preserve"> STYLEREF 1 \s </w:instrText>
      </w:r>
      <w:r w:rsidR="00B61202">
        <w:rPr>
          <w:sz w:val="24"/>
          <w:szCs w:val="24"/>
        </w:rPr>
        <w:fldChar w:fldCharType="separate"/>
      </w:r>
      <w:r w:rsidR="006221B8">
        <w:rPr>
          <w:noProof/>
          <w:sz w:val="24"/>
          <w:szCs w:val="24"/>
        </w:rPr>
        <w:t>6</w:t>
      </w:r>
      <w:r w:rsidR="00B61202">
        <w:rPr>
          <w:sz w:val="24"/>
          <w:szCs w:val="24"/>
        </w:rPr>
        <w:fldChar w:fldCharType="end"/>
      </w:r>
      <w:r w:rsidR="00B61202">
        <w:rPr>
          <w:sz w:val="24"/>
          <w:szCs w:val="24"/>
        </w:rPr>
        <w:noBreakHyphen/>
      </w:r>
      <w:r w:rsidR="00B61202">
        <w:rPr>
          <w:sz w:val="24"/>
          <w:szCs w:val="24"/>
        </w:rPr>
        <w:fldChar w:fldCharType="begin"/>
      </w:r>
      <w:r w:rsidR="00B61202">
        <w:rPr>
          <w:sz w:val="24"/>
          <w:szCs w:val="24"/>
        </w:rPr>
        <w:instrText xml:space="preserve"> SEQ Table \* ARABIC \s 1 </w:instrText>
      </w:r>
      <w:r w:rsidR="00B61202">
        <w:rPr>
          <w:sz w:val="24"/>
          <w:szCs w:val="24"/>
        </w:rPr>
        <w:fldChar w:fldCharType="separate"/>
      </w:r>
      <w:r w:rsidR="006221B8">
        <w:rPr>
          <w:noProof/>
          <w:sz w:val="24"/>
          <w:szCs w:val="24"/>
        </w:rPr>
        <w:t>11</w:t>
      </w:r>
      <w:r w:rsidR="00B61202">
        <w:rPr>
          <w:sz w:val="24"/>
          <w:szCs w:val="24"/>
        </w:rPr>
        <w:fldChar w:fldCharType="end"/>
      </w:r>
      <w:r w:rsidRPr="00C26C40">
        <w:rPr>
          <w:sz w:val="24"/>
          <w:szCs w:val="24"/>
        </w:rPr>
        <w:t xml:space="preserve"> Solid-phase mass balance ODEs.</w:t>
      </w:r>
      <w:bookmarkEnd w:id="257"/>
      <w:bookmarkEnd w:id="258"/>
    </w:p>
    <w:tbl>
      <w:tblPr>
        <w:tblStyle w:val="TableGrid"/>
        <w:tblW w:w="8647" w:type="dxa"/>
        <w:jc w:val="center"/>
        <w:tblLook w:val="0000" w:firstRow="0" w:lastRow="0" w:firstColumn="0" w:lastColumn="0" w:noHBand="0" w:noVBand="0"/>
      </w:tblPr>
      <w:tblGrid>
        <w:gridCol w:w="1104"/>
        <w:gridCol w:w="4241"/>
        <w:gridCol w:w="3302"/>
      </w:tblGrid>
      <w:tr w:rsidR="003836FA" w:rsidRPr="00C26C40" w14:paraId="2CBD4F5F" w14:textId="77777777" w:rsidTr="00610B32">
        <w:trPr>
          <w:jc w:val="center"/>
        </w:trPr>
        <w:tc>
          <w:tcPr>
            <w:tcW w:w="567" w:type="dxa"/>
          </w:tcPr>
          <w:p w14:paraId="6E2B84FE" w14:textId="77777777" w:rsidR="003836FA" w:rsidRPr="00C26C40" w:rsidRDefault="003836FA" w:rsidP="00870DFD">
            <w:pPr>
              <w:rPr>
                <w:b/>
                <w:bCs/>
                <w:lang w:val="en-GB"/>
              </w:rPr>
            </w:pPr>
            <w:r w:rsidRPr="00C26C40">
              <w:rPr>
                <w:b/>
                <w:bCs/>
                <w:lang w:val="en-GB"/>
              </w:rPr>
              <w:t>Species</w:t>
            </w:r>
          </w:p>
        </w:tc>
        <w:tc>
          <w:tcPr>
            <w:tcW w:w="4536" w:type="dxa"/>
          </w:tcPr>
          <w:p w14:paraId="1699F8F1" w14:textId="77777777" w:rsidR="003836FA" w:rsidRPr="00C26C40" w:rsidRDefault="003836FA" w:rsidP="00870DFD">
            <w:pPr>
              <w:rPr>
                <w:b/>
                <w:bCs/>
                <w:lang w:val="en-GB"/>
              </w:rPr>
            </w:pPr>
            <w:r w:rsidRPr="00C26C40">
              <w:rPr>
                <w:b/>
                <w:bCs/>
                <w:lang w:val="en-GB"/>
              </w:rPr>
              <w:t>ODE</w:t>
            </w:r>
          </w:p>
        </w:tc>
        <w:tc>
          <w:tcPr>
            <w:tcW w:w="3544" w:type="dxa"/>
          </w:tcPr>
          <w:p w14:paraId="2BEFE1FC" w14:textId="77777777" w:rsidR="003836FA" w:rsidRPr="00C26C40" w:rsidRDefault="003836FA" w:rsidP="00870DFD">
            <w:pPr>
              <w:rPr>
                <w:b/>
                <w:bCs/>
                <w:lang w:val="en-GB"/>
              </w:rPr>
            </w:pPr>
            <w:r w:rsidRPr="00C26C40">
              <w:rPr>
                <w:b/>
                <w:bCs/>
                <w:lang w:val="en-GB"/>
              </w:rPr>
              <w:t>Physical Meaning</w:t>
            </w:r>
          </w:p>
        </w:tc>
      </w:tr>
      <w:tr w:rsidR="003836FA" w:rsidRPr="00C26C40" w14:paraId="4DD30305" w14:textId="77777777" w:rsidTr="00610B32">
        <w:trPr>
          <w:jc w:val="center"/>
        </w:trPr>
        <w:tc>
          <w:tcPr>
            <w:tcW w:w="567" w:type="dxa"/>
          </w:tcPr>
          <w:p w14:paraId="759ACCA5" w14:textId="77777777" w:rsidR="003836FA" w:rsidRPr="00C26C40" w:rsidRDefault="003836FA" w:rsidP="00870DFD">
            <w:pPr>
              <w:rPr>
                <w:rFonts w:ascii="Cambria Math" w:hAnsi="Cambria Math"/>
                <w:lang w:val="en-GB"/>
                <w:oMath/>
              </w:rPr>
            </w:pPr>
            <m:oMathPara>
              <m:oMath>
                <m:r>
                  <w:rPr>
                    <w:rFonts w:ascii="Cambria Math" w:hAnsi="Cambria Math"/>
                    <w:lang w:val="en-GB"/>
                  </w:rPr>
                  <m:t>Al</m:t>
                </m:r>
                <m:sSub>
                  <m:sSubPr>
                    <m:ctrlPr>
                      <w:rPr>
                        <w:rFonts w:ascii="Cambria Math" w:hAnsi="Cambria Math"/>
                        <w:i/>
                        <w:lang w:val="en-GB"/>
                      </w:rPr>
                    </m:ctrlPr>
                  </m:sSubPr>
                  <m:e>
                    <m:d>
                      <m:dPr>
                        <m:ctrlPr>
                          <w:rPr>
                            <w:rFonts w:ascii="Cambria Math" w:hAnsi="Cambria Math"/>
                            <w:i/>
                            <w:lang w:val="en-GB"/>
                          </w:rPr>
                        </m:ctrlPr>
                      </m:dPr>
                      <m:e>
                        <m:r>
                          <w:rPr>
                            <w:rFonts w:ascii="Cambria Math" w:hAnsi="Cambria Math"/>
                            <w:lang w:val="en-GB"/>
                          </w:rPr>
                          <m:t>OH</m:t>
                        </m:r>
                      </m:e>
                    </m:d>
                  </m:e>
                  <m:sub>
                    <m:r>
                      <w:rPr>
                        <w:rFonts w:ascii="Cambria Math" w:hAnsi="Cambria Math"/>
                        <w:lang w:val="en-GB"/>
                      </w:rPr>
                      <m:t>3</m:t>
                    </m:r>
                  </m:sub>
                </m:sSub>
              </m:oMath>
            </m:oMathPara>
          </w:p>
        </w:tc>
        <w:tc>
          <w:tcPr>
            <w:tcW w:w="4536" w:type="dxa"/>
          </w:tcPr>
          <w:p w14:paraId="4EA9CDAD" w14:textId="77777777" w:rsidR="003836FA" w:rsidRPr="00C26C40" w:rsidRDefault="003D0B1E" w:rsidP="00870DFD">
            <w:pPr>
              <w:rPr>
                <w:rFonts w:ascii="Cambria Math" w:hAnsi="Cambria Math"/>
                <w:lang w:val="en-GB"/>
                <w:oMath/>
              </w:rPr>
            </w:pPr>
            <m:oMathPara>
              <m:oMath>
                <m:f>
                  <m:fPr>
                    <m:ctrlPr>
                      <w:rPr>
                        <w:rFonts w:ascii="Cambria Math" w:hAnsi="Cambria Math"/>
                        <w:i/>
                        <w:lang w:val="en-GB"/>
                      </w:rPr>
                    </m:ctrlPr>
                  </m:fPr>
                  <m:num>
                    <m:r>
                      <w:rPr>
                        <w:rFonts w:ascii="Cambria Math" w:hAnsi="Cambria Math"/>
                        <w:lang w:val="en-GB"/>
                      </w:rPr>
                      <m:t>d</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AlOH3</m:t>
                        </m:r>
                      </m:sub>
                    </m:sSub>
                  </m:num>
                  <m:den>
                    <m:r>
                      <w:rPr>
                        <w:rFonts w:ascii="Cambria Math" w:hAnsi="Cambria Math"/>
                        <w:lang w:val="en-GB"/>
                      </w:rPr>
                      <m:t>dz</m:t>
                    </m:r>
                  </m:den>
                </m:f>
                <m:r>
                  <w:rPr>
                    <w:rFonts w:ascii="Cambria Math" w:hAnsi="Cambria Math"/>
                    <w:lang w:val="en-GB"/>
                  </w:rPr>
                  <m:t>=-</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deh</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bed</m:t>
                        </m:r>
                      </m:sub>
                    </m:sSub>
                  </m:num>
                  <m:den>
                    <m:r>
                      <w:rPr>
                        <w:rFonts w:ascii="Cambria Math" w:hAnsi="Cambria Math"/>
                        <w:lang w:val="en-GB"/>
                      </w:rPr>
                      <m:t>M</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AlOH3</m:t>
                        </m:r>
                      </m:sub>
                    </m:sSub>
                  </m:den>
                </m:f>
              </m:oMath>
            </m:oMathPara>
          </w:p>
        </w:tc>
        <w:tc>
          <w:tcPr>
            <w:tcW w:w="3544" w:type="dxa"/>
          </w:tcPr>
          <w:p w14:paraId="634449E0" w14:textId="77777777" w:rsidR="003836FA" w:rsidRPr="00C26C40" w:rsidRDefault="003836FA" w:rsidP="00870DFD">
            <w:pPr>
              <w:rPr>
                <w:lang w:val="en-GB"/>
              </w:rPr>
            </w:pPr>
            <w:r w:rsidRPr="00C26C40">
              <w:rPr>
                <w:lang w:val="en-GB"/>
              </w:rPr>
              <w:t>Gibbsite consumed by dehydration</w:t>
            </w:r>
          </w:p>
        </w:tc>
      </w:tr>
      <w:tr w:rsidR="003836FA" w:rsidRPr="00C26C40" w14:paraId="5243B638" w14:textId="77777777" w:rsidTr="00610B32">
        <w:trPr>
          <w:jc w:val="center"/>
        </w:trPr>
        <w:tc>
          <w:tcPr>
            <w:tcW w:w="567" w:type="dxa"/>
          </w:tcPr>
          <w:p w14:paraId="3327BF31" w14:textId="77777777" w:rsidR="003836FA" w:rsidRPr="00C26C40" w:rsidRDefault="003836FA" w:rsidP="00870DFD">
            <w:pPr>
              <w:rPr>
                <w:rFonts w:ascii="Cambria Math" w:hAnsi="Cambria Math"/>
                <w:lang w:val="en-GB"/>
                <w:oMath/>
              </w:rPr>
            </w:pPr>
            <m:oMathPara>
              <m:oMath>
                <m:r>
                  <w:rPr>
                    <w:rFonts w:ascii="Cambria Math" w:hAnsi="Cambria Math"/>
                    <w:lang w:val="en-GB"/>
                  </w:rPr>
                  <m:t>F</m:t>
                </m:r>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2</m:t>
                    </m:r>
                  </m:sub>
                </m:sSub>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3</m:t>
                    </m:r>
                  </m:sub>
                </m:sSub>
              </m:oMath>
            </m:oMathPara>
          </w:p>
        </w:tc>
        <w:tc>
          <w:tcPr>
            <w:tcW w:w="4536" w:type="dxa"/>
          </w:tcPr>
          <w:p w14:paraId="16DE959E" w14:textId="77777777" w:rsidR="003836FA" w:rsidRPr="00C26C40" w:rsidRDefault="003D0B1E" w:rsidP="00870DFD">
            <w:pPr>
              <w:rPr>
                <w:rFonts w:ascii="Cambria Math" w:hAnsi="Cambria Math"/>
                <w:lang w:val="en-GB"/>
                <w:oMath/>
              </w:rPr>
            </w:pPr>
            <m:oMathPara>
              <m:oMath>
                <m:f>
                  <m:fPr>
                    <m:ctrlPr>
                      <w:rPr>
                        <w:rFonts w:ascii="Cambria Math" w:hAnsi="Cambria Math"/>
                        <w:i/>
                        <w:lang w:val="en-GB"/>
                      </w:rPr>
                    </m:ctrlPr>
                  </m:fPr>
                  <m:num>
                    <m:r>
                      <w:rPr>
                        <w:rFonts w:ascii="Cambria Math" w:hAnsi="Cambria Math"/>
                        <w:lang w:val="en-GB"/>
                      </w:rPr>
                      <m:t>d</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Fe2O3</m:t>
                        </m:r>
                      </m:sub>
                    </m:sSub>
                  </m:num>
                  <m:den>
                    <m:r>
                      <w:rPr>
                        <w:rFonts w:ascii="Cambria Math" w:hAnsi="Cambria Math"/>
                        <w:lang w:val="en-GB"/>
                      </w:rPr>
                      <m:t>dz</m:t>
                    </m:r>
                  </m:den>
                </m:f>
                <m:r>
                  <w:rPr>
                    <w:rFonts w:ascii="Cambria Math" w:hAnsi="Cambria Math"/>
                    <w:lang w:val="en-GB"/>
                  </w:rPr>
                  <m:t xml:space="preserve">= -3 × </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red</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bed</m:t>
                    </m:r>
                  </m:sub>
                </m:sSub>
              </m:oMath>
            </m:oMathPara>
          </w:p>
        </w:tc>
        <w:tc>
          <w:tcPr>
            <w:tcW w:w="3544" w:type="dxa"/>
          </w:tcPr>
          <w:p w14:paraId="741E8791" w14:textId="77777777" w:rsidR="003836FA" w:rsidRPr="00C26C40" w:rsidRDefault="003836FA" w:rsidP="00870DFD">
            <w:pPr>
              <w:rPr>
                <w:lang w:val="en-GB"/>
              </w:rPr>
            </w:pPr>
            <w:r w:rsidRPr="00C26C40">
              <w:rPr>
                <w:lang w:val="en-GB"/>
              </w:rPr>
              <w:t>Haematite consumed by reduction</w:t>
            </w:r>
          </w:p>
        </w:tc>
      </w:tr>
      <w:tr w:rsidR="003836FA" w:rsidRPr="00C26C40" w14:paraId="702F2EBF" w14:textId="77777777" w:rsidTr="00610B32">
        <w:trPr>
          <w:jc w:val="center"/>
        </w:trPr>
        <w:tc>
          <w:tcPr>
            <w:tcW w:w="567" w:type="dxa"/>
          </w:tcPr>
          <w:p w14:paraId="0AB25598" w14:textId="77777777" w:rsidR="003836FA" w:rsidRPr="00C26C40" w:rsidRDefault="003836FA" w:rsidP="00870DFD">
            <w:pPr>
              <w:rPr>
                <w:rFonts w:ascii="Cambria Math" w:hAnsi="Cambria Math"/>
                <w:lang w:val="en-GB"/>
                <w:oMath/>
              </w:rPr>
            </w:pPr>
            <m:oMathPara>
              <m:oMath>
                <m:r>
                  <w:rPr>
                    <w:rFonts w:ascii="Cambria Math" w:hAnsi="Cambria Math"/>
                    <w:lang w:val="en-GB"/>
                  </w:rPr>
                  <m:t>F</m:t>
                </m:r>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3</m:t>
                    </m:r>
                  </m:sub>
                </m:sSub>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4</m:t>
                    </m:r>
                  </m:sub>
                </m:sSub>
              </m:oMath>
            </m:oMathPara>
          </w:p>
        </w:tc>
        <w:tc>
          <w:tcPr>
            <w:tcW w:w="4536" w:type="dxa"/>
          </w:tcPr>
          <w:p w14:paraId="768A5420" w14:textId="77777777" w:rsidR="003836FA" w:rsidRPr="00C26C40" w:rsidRDefault="003D0B1E" w:rsidP="00870DFD">
            <w:pPr>
              <w:rPr>
                <w:rFonts w:ascii="Cambria Math" w:hAnsi="Cambria Math"/>
                <w:lang w:val="en-GB"/>
                <w:oMath/>
              </w:rPr>
            </w:pPr>
            <m:oMathPara>
              <m:oMath>
                <m:f>
                  <m:fPr>
                    <m:ctrlPr>
                      <w:rPr>
                        <w:rFonts w:ascii="Cambria Math" w:hAnsi="Cambria Math"/>
                        <w:i/>
                        <w:lang w:val="en-GB"/>
                      </w:rPr>
                    </m:ctrlPr>
                  </m:fPr>
                  <m:num>
                    <m:r>
                      <w:rPr>
                        <w:rFonts w:ascii="Cambria Math" w:hAnsi="Cambria Math"/>
                        <w:lang w:val="en-GB"/>
                      </w:rPr>
                      <m:t>d</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Fe3O4</m:t>
                        </m:r>
                      </m:sub>
                    </m:sSub>
                  </m:num>
                  <m:den>
                    <m:r>
                      <w:rPr>
                        <w:rFonts w:ascii="Cambria Math" w:hAnsi="Cambria Math"/>
                        <w:lang w:val="en-GB"/>
                      </w:rPr>
                      <m:t>dz</m:t>
                    </m:r>
                  </m:den>
                </m:f>
                <m:r>
                  <w:rPr>
                    <w:rFonts w:ascii="Cambria Math" w:hAnsi="Cambria Math"/>
                    <w:lang w:val="en-GB"/>
                  </w:rPr>
                  <m:t xml:space="preserve">= +2 × </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red</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bed</m:t>
                    </m:r>
                  </m:sub>
                </m:sSub>
              </m:oMath>
            </m:oMathPara>
          </w:p>
        </w:tc>
        <w:tc>
          <w:tcPr>
            <w:tcW w:w="3544" w:type="dxa"/>
          </w:tcPr>
          <w:p w14:paraId="33CA3A66" w14:textId="77777777" w:rsidR="003836FA" w:rsidRPr="00C26C40" w:rsidRDefault="003836FA" w:rsidP="00870DFD">
            <w:pPr>
              <w:rPr>
                <w:lang w:val="en-GB"/>
              </w:rPr>
            </w:pPr>
            <w:r w:rsidRPr="00C26C40">
              <w:rPr>
                <w:lang w:val="en-GB"/>
              </w:rPr>
              <w:t>Magnetite produced by reduction</w:t>
            </w:r>
          </w:p>
        </w:tc>
      </w:tr>
      <w:tr w:rsidR="003836FA" w:rsidRPr="00C26C40" w14:paraId="1CC1A466" w14:textId="77777777" w:rsidTr="00610B32">
        <w:trPr>
          <w:jc w:val="center"/>
        </w:trPr>
        <w:tc>
          <w:tcPr>
            <w:tcW w:w="567" w:type="dxa"/>
          </w:tcPr>
          <w:p w14:paraId="5D215177" w14:textId="77777777" w:rsidR="003836FA" w:rsidRPr="00C26C40" w:rsidRDefault="003836FA" w:rsidP="00870DFD">
            <w:pPr>
              <w:rPr>
                <w:rFonts w:ascii="Cambria Math" w:hAnsi="Cambria Math"/>
                <w:lang w:val="en-GB"/>
                <w:oMath/>
              </w:rPr>
            </w:pPr>
            <m:oMathPara>
              <m:oMath>
                <m:r>
                  <w:rPr>
                    <w:rFonts w:ascii="Cambria Math" w:hAnsi="Cambria Math"/>
                    <w:lang w:val="en-GB"/>
                  </w:rPr>
                  <m:t>A</m:t>
                </m:r>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2</m:t>
                    </m:r>
                  </m:sub>
                </m:sSub>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3</m:t>
                    </m:r>
                  </m:sub>
                </m:sSub>
              </m:oMath>
            </m:oMathPara>
          </w:p>
        </w:tc>
        <w:tc>
          <w:tcPr>
            <w:tcW w:w="4536" w:type="dxa"/>
          </w:tcPr>
          <w:p w14:paraId="623F3AA3" w14:textId="77777777" w:rsidR="003836FA" w:rsidRPr="00C26C40" w:rsidRDefault="003D0B1E" w:rsidP="00870DFD">
            <w:pPr>
              <w:rPr>
                <w:rFonts w:ascii="Cambria Math" w:hAnsi="Cambria Math"/>
                <w:lang w:val="en-GB"/>
                <w:oMath/>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Al2O3</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AlOH3,0</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AlOH3</m:t>
                        </m:r>
                      </m:sub>
                    </m:sSub>
                  </m:num>
                  <m:den>
                    <m:r>
                      <w:rPr>
                        <w:rFonts w:ascii="Cambria Math" w:hAnsi="Cambria Math"/>
                        <w:lang w:val="en-GB"/>
                      </w:rPr>
                      <m:t>2</m:t>
                    </m:r>
                  </m:den>
                </m:f>
              </m:oMath>
            </m:oMathPara>
          </w:p>
        </w:tc>
        <w:tc>
          <w:tcPr>
            <w:tcW w:w="3544" w:type="dxa"/>
          </w:tcPr>
          <w:p w14:paraId="2EB97B73" w14:textId="77777777" w:rsidR="003836FA" w:rsidRPr="00C26C40" w:rsidRDefault="003836FA" w:rsidP="00870DFD">
            <w:pPr>
              <w:rPr>
                <w:lang w:val="en-GB"/>
              </w:rPr>
            </w:pPr>
            <w:r w:rsidRPr="00C26C40">
              <w:rPr>
                <w:lang w:val="en-GB"/>
              </w:rPr>
              <w:t>Stoichiometric (not a state ODE)</w:t>
            </w:r>
          </w:p>
        </w:tc>
      </w:tr>
    </w:tbl>
    <w:p w14:paraId="4BCCAAAE" w14:textId="77777777" w:rsidR="003836FA" w:rsidRPr="00C26C40" w:rsidRDefault="003836FA" w:rsidP="00610B32">
      <w:pPr>
        <w:pStyle w:val="Heading4"/>
      </w:pPr>
      <w:bookmarkStart w:id="259" w:name="_Toc233209454"/>
      <w:r w:rsidRPr="00C26C40">
        <w:lastRenderedPageBreak/>
        <w:t>Gas-Phase Mass Balances</w:t>
      </w:r>
      <w:bookmarkEnd w:id="259"/>
    </w:p>
    <w:p w14:paraId="05BCB5F2" w14:textId="77777777" w:rsidR="003836FA" w:rsidRPr="00C26C40" w:rsidRDefault="003836FA" w:rsidP="003836FA">
      <w:r w:rsidRPr="00C26C40">
        <w:t>Gas flows in the −z direction; to express all ODEs in the +z coordinate, gas-phase flow rates increase with z for consumed species:</w:t>
      </w:r>
    </w:p>
    <w:p w14:paraId="339CCB7F" w14:textId="197AEADF" w:rsidR="003836FA" w:rsidRPr="00C26C40" w:rsidRDefault="003836FA" w:rsidP="003836FA">
      <w:pPr>
        <w:pStyle w:val="Caption"/>
        <w:keepNext/>
        <w:rPr>
          <w:sz w:val="24"/>
          <w:szCs w:val="24"/>
        </w:rPr>
      </w:pPr>
      <w:bookmarkStart w:id="260" w:name="_Toc233741454"/>
      <w:bookmarkStart w:id="261" w:name="_Toc237244843"/>
      <w:r w:rsidRPr="00C26C40">
        <w:rPr>
          <w:sz w:val="24"/>
          <w:szCs w:val="24"/>
        </w:rPr>
        <w:t xml:space="preserve">Table </w:t>
      </w:r>
      <w:r w:rsidR="00B61202">
        <w:rPr>
          <w:sz w:val="24"/>
          <w:szCs w:val="24"/>
        </w:rPr>
        <w:fldChar w:fldCharType="begin"/>
      </w:r>
      <w:r w:rsidR="00B61202">
        <w:rPr>
          <w:sz w:val="24"/>
          <w:szCs w:val="24"/>
        </w:rPr>
        <w:instrText xml:space="preserve"> STYLEREF 1 \s </w:instrText>
      </w:r>
      <w:r w:rsidR="00B61202">
        <w:rPr>
          <w:sz w:val="24"/>
          <w:szCs w:val="24"/>
        </w:rPr>
        <w:fldChar w:fldCharType="separate"/>
      </w:r>
      <w:r w:rsidR="006221B8">
        <w:rPr>
          <w:noProof/>
          <w:sz w:val="24"/>
          <w:szCs w:val="24"/>
        </w:rPr>
        <w:t>6</w:t>
      </w:r>
      <w:r w:rsidR="00B61202">
        <w:rPr>
          <w:sz w:val="24"/>
          <w:szCs w:val="24"/>
        </w:rPr>
        <w:fldChar w:fldCharType="end"/>
      </w:r>
      <w:r w:rsidR="00B61202">
        <w:rPr>
          <w:sz w:val="24"/>
          <w:szCs w:val="24"/>
        </w:rPr>
        <w:noBreakHyphen/>
      </w:r>
      <w:r w:rsidR="00B61202">
        <w:rPr>
          <w:sz w:val="24"/>
          <w:szCs w:val="24"/>
        </w:rPr>
        <w:fldChar w:fldCharType="begin"/>
      </w:r>
      <w:r w:rsidR="00B61202">
        <w:rPr>
          <w:sz w:val="24"/>
          <w:szCs w:val="24"/>
        </w:rPr>
        <w:instrText xml:space="preserve"> SEQ Table \* ARABIC \s 1 </w:instrText>
      </w:r>
      <w:r w:rsidR="00B61202">
        <w:rPr>
          <w:sz w:val="24"/>
          <w:szCs w:val="24"/>
        </w:rPr>
        <w:fldChar w:fldCharType="separate"/>
      </w:r>
      <w:r w:rsidR="006221B8">
        <w:rPr>
          <w:noProof/>
          <w:sz w:val="24"/>
          <w:szCs w:val="24"/>
        </w:rPr>
        <w:t>12</w:t>
      </w:r>
      <w:r w:rsidR="00B61202">
        <w:rPr>
          <w:sz w:val="24"/>
          <w:szCs w:val="24"/>
        </w:rPr>
        <w:fldChar w:fldCharType="end"/>
      </w:r>
      <w:r w:rsidRPr="00C26C40">
        <w:rPr>
          <w:sz w:val="24"/>
          <w:szCs w:val="24"/>
        </w:rPr>
        <w:t xml:space="preserve"> Gas-phase mass balance ODEs.</w:t>
      </w:r>
      <w:bookmarkEnd w:id="260"/>
      <w:bookmarkEnd w:id="261"/>
    </w:p>
    <w:tbl>
      <w:tblPr>
        <w:tblStyle w:val="TableGrid"/>
        <w:tblW w:w="9351" w:type="dxa"/>
        <w:tblLook w:val="0000" w:firstRow="0" w:lastRow="0" w:firstColumn="0" w:lastColumn="0" w:noHBand="0" w:noVBand="0"/>
      </w:tblPr>
      <w:tblGrid>
        <w:gridCol w:w="1200"/>
        <w:gridCol w:w="4040"/>
        <w:gridCol w:w="4111"/>
      </w:tblGrid>
      <w:tr w:rsidR="003836FA" w:rsidRPr="00C26C40" w14:paraId="0A2D9B83" w14:textId="77777777" w:rsidTr="00870DFD">
        <w:tc>
          <w:tcPr>
            <w:tcW w:w="1200" w:type="dxa"/>
          </w:tcPr>
          <w:p w14:paraId="2137A506" w14:textId="77777777" w:rsidR="003836FA" w:rsidRPr="00C26C40" w:rsidRDefault="003836FA" w:rsidP="00870DFD">
            <w:pPr>
              <w:rPr>
                <w:b/>
                <w:bCs/>
                <w:lang w:val="en-GB"/>
              </w:rPr>
            </w:pPr>
            <w:r w:rsidRPr="00C26C40">
              <w:rPr>
                <w:b/>
                <w:bCs/>
                <w:lang w:val="en-GB"/>
              </w:rPr>
              <w:t>Species</w:t>
            </w:r>
          </w:p>
        </w:tc>
        <w:tc>
          <w:tcPr>
            <w:tcW w:w="4040" w:type="dxa"/>
          </w:tcPr>
          <w:p w14:paraId="6EC2A182" w14:textId="77777777" w:rsidR="003836FA" w:rsidRPr="00C26C40" w:rsidRDefault="003836FA" w:rsidP="00870DFD">
            <w:pPr>
              <w:rPr>
                <w:b/>
                <w:bCs/>
                <w:lang w:val="en-GB"/>
              </w:rPr>
            </w:pPr>
            <w:r w:rsidRPr="00C26C40">
              <w:rPr>
                <w:b/>
                <w:bCs/>
                <w:lang w:val="en-GB"/>
              </w:rPr>
              <w:t>ODE</w:t>
            </w:r>
          </w:p>
        </w:tc>
        <w:tc>
          <w:tcPr>
            <w:tcW w:w="4111" w:type="dxa"/>
          </w:tcPr>
          <w:p w14:paraId="3BBAD942" w14:textId="77777777" w:rsidR="003836FA" w:rsidRPr="00C26C40" w:rsidRDefault="003836FA" w:rsidP="00870DFD">
            <w:pPr>
              <w:rPr>
                <w:b/>
                <w:bCs/>
                <w:lang w:val="en-GB"/>
              </w:rPr>
            </w:pPr>
            <w:r w:rsidRPr="00C26C40">
              <w:rPr>
                <w:b/>
                <w:bCs/>
                <w:lang w:val="en-GB"/>
              </w:rPr>
              <w:t>Physical Meaning</w:t>
            </w:r>
          </w:p>
        </w:tc>
      </w:tr>
      <w:tr w:rsidR="003836FA" w:rsidRPr="00C26C40" w14:paraId="211CD922" w14:textId="77777777" w:rsidTr="00870DFD">
        <w:tc>
          <w:tcPr>
            <w:tcW w:w="1200" w:type="dxa"/>
          </w:tcPr>
          <w:p w14:paraId="12B39E99" w14:textId="77777777" w:rsidR="003836FA" w:rsidRPr="00C26C40" w:rsidRDefault="003836FA" w:rsidP="00870DFD">
            <w:pPr>
              <w:rPr>
                <w:rFonts w:ascii="Cambria Math" w:hAnsi="Cambria Math"/>
                <w:lang w:val="en-GB"/>
                <w:oMath/>
              </w:rPr>
            </w:pPr>
            <m:oMathPara>
              <m:oMath>
                <m:r>
                  <w:rPr>
                    <w:rFonts w:ascii="Cambria Math" w:hAnsi="Cambria Math"/>
                    <w:lang w:val="en-GB"/>
                  </w:rPr>
                  <m:t>CO</m:t>
                </m:r>
              </m:oMath>
            </m:oMathPara>
          </w:p>
        </w:tc>
        <w:tc>
          <w:tcPr>
            <w:tcW w:w="4040" w:type="dxa"/>
          </w:tcPr>
          <w:p w14:paraId="0FD81B4B" w14:textId="77777777" w:rsidR="003836FA" w:rsidRPr="00C26C40" w:rsidRDefault="003D0B1E" w:rsidP="00870DFD">
            <w:pPr>
              <w:rPr>
                <w:rFonts w:ascii="Cambria Math" w:hAnsi="Cambria Math"/>
                <w:lang w:val="en-GB"/>
                <w:oMath/>
              </w:rPr>
            </w:pPr>
            <m:oMathPara>
              <m:oMath>
                <m:f>
                  <m:fPr>
                    <m:ctrlPr>
                      <w:rPr>
                        <w:rFonts w:ascii="Cambria Math" w:hAnsi="Cambria Math"/>
                        <w:i/>
                        <w:lang w:val="en-GB"/>
                      </w:rPr>
                    </m:ctrlPr>
                  </m:fPr>
                  <m:num>
                    <m:r>
                      <w:rPr>
                        <w:rFonts w:ascii="Cambria Math" w:hAnsi="Cambria Math"/>
                        <w:lang w:val="en-GB"/>
                      </w:rPr>
                      <m:t>d</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CO</m:t>
                        </m:r>
                      </m:sub>
                    </m:sSub>
                  </m:num>
                  <m:den>
                    <m:r>
                      <w:rPr>
                        <w:rFonts w:ascii="Cambria Math" w:hAnsi="Cambria Math"/>
                        <w:lang w:val="en-GB"/>
                      </w:rPr>
                      <m:t>dz</m:t>
                    </m:r>
                  </m:den>
                </m:f>
                <m:r>
                  <w:rPr>
                    <w:rFonts w:ascii="Cambria Math" w:hAnsi="Cambria Math"/>
                    <w:lang w:val="en-GB"/>
                  </w:rPr>
                  <m:t>= +</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red</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bed</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comb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fb</m:t>
                    </m:r>
                  </m:sub>
                </m:sSub>
              </m:oMath>
            </m:oMathPara>
          </w:p>
        </w:tc>
        <w:tc>
          <w:tcPr>
            <w:tcW w:w="4111" w:type="dxa"/>
          </w:tcPr>
          <w:p w14:paraId="709BB933" w14:textId="77777777" w:rsidR="003836FA" w:rsidRPr="00C26C40" w:rsidRDefault="003836FA" w:rsidP="00870DFD">
            <w:pPr>
              <w:rPr>
                <w:lang w:val="en-GB"/>
              </w:rPr>
            </w:pPr>
            <w:r w:rsidRPr="00C26C40">
              <w:rPr>
                <w:lang w:val="en-GB"/>
              </w:rPr>
              <w:t>CO consumed (reduction + combustion)</w:t>
            </w:r>
          </w:p>
        </w:tc>
      </w:tr>
      <w:tr w:rsidR="003836FA" w:rsidRPr="00C26C40" w14:paraId="2FA1E29E" w14:textId="77777777" w:rsidTr="00870DFD">
        <w:tc>
          <w:tcPr>
            <w:tcW w:w="1200" w:type="dxa"/>
          </w:tcPr>
          <w:p w14:paraId="6AC2ADB6" w14:textId="77777777" w:rsidR="003836FA" w:rsidRPr="00C26C40" w:rsidRDefault="003836FA" w:rsidP="00870DFD">
            <w:pPr>
              <w:rPr>
                <w:rFonts w:ascii="Cambria Math" w:hAnsi="Cambria Math"/>
                <w:lang w:val="en-GB"/>
                <w:oMath/>
              </w:rPr>
            </w:pPr>
            <m:oMathPara>
              <m:oMath>
                <m:r>
                  <w:rPr>
                    <w:rFonts w:ascii="Cambria Math" w:hAnsi="Cambria Math"/>
                    <w:lang w:val="en-GB"/>
                  </w:rPr>
                  <m:t>C</m:t>
                </m:r>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2</m:t>
                    </m:r>
                  </m:sub>
                </m:sSub>
              </m:oMath>
            </m:oMathPara>
          </w:p>
        </w:tc>
        <w:tc>
          <w:tcPr>
            <w:tcW w:w="4040" w:type="dxa"/>
          </w:tcPr>
          <w:p w14:paraId="498F2071" w14:textId="77777777" w:rsidR="003836FA" w:rsidRPr="00C26C40" w:rsidRDefault="003D0B1E" w:rsidP="00870DFD">
            <w:pPr>
              <w:rPr>
                <w:rFonts w:ascii="Cambria Math" w:hAnsi="Cambria Math"/>
                <w:lang w:val="en-GB"/>
                <w:oMath/>
              </w:rPr>
            </w:pPr>
            <m:oMathPara>
              <m:oMath>
                <m:f>
                  <m:fPr>
                    <m:ctrlPr>
                      <w:rPr>
                        <w:rFonts w:ascii="Cambria Math" w:hAnsi="Cambria Math"/>
                        <w:i/>
                        <w:lang w:val="en-GB"/>
                      </w:rPr>
                    </m:ctrlPr>
                  </m:fPr>
                  <m:num>
                    <m:r>
                      <w:rPr>
                        <w:rFonts w:ascii="Cambria Math" w:hAnsi="Cambria Math"/>
                        <w:lang w:val="en-GB"/>
                      </w:rPr>
                      <m:t>d</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CO2</m:t>
                        </m:r>
                      </m:sub>
                    </m:sSub>
                  </m:num>
                  <m:den>
                    <m:r>
                      <w:rPr>
                        <w:rFonts w:ascii="Cambria Math" w:hAnsi="Cambria Math"/>
                        <w:lang w:val="en-GB"/>
                      </w:rPr>
                      <m:t>dz</m:t>
                    </m:r>
                  </m:den>
                </m:f>
                <m:r>
                  <w:rPr>
                    <w:rFonts w:ascii="Cambria Math" w:hAnsi="Cambria Math"/>
                    <w:lang w:val="en-GB"/>
                  </w:rPr>
                  <m:t>= -</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red</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bed</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comb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fb</m:t>
                    </m:r>
                  </m:sub>
                </m:sSub>
              </m:oMath>
            </m:oMathPara>
          </w:p>
        </w:tc>
        <w:tc>
          <w:tcPr>
            <w:tcW w:w="4111" w:type="dxa"/>
          </w:tcPr>
          <w:p w14:paraId="12DC7C86" w14:textId="77777777" w:rsidR="003836FA" w:rsidRPr="00C26C40" w:rsidRDefault="003836FA" w:rsidP="00870DFD">
            <w:pPr>
              <w:rPr>
                <w:lang w:val="en-GB"/>
              </w:rPr>
            </w:pPr>
            <w:r w:rsidRPr="00C26C40">
              <w:rPr>
                <w:lang w:val="en-GB"/>
              </w:rPr>
              <w:t>CO₂ generated</w:t>
            </w:r>
          </w:p>
        </w:tc>
      </w:tr>
      <w:tr w:rsidR="003836FA" w:rsidRPr="00C26C40" w14:paraId="7816B94F" w14:textId="77777777" w:rsidTr="00870DFD">
        <w:tc>
          <w:tcPr>
            <w:tcW w:w="1200" w:type="dxa"/>
          </w:tcPr>
          <w:p w14:paraId="707F9B3E" w14:textId="77777777" w:rsidR="003836FA" w:rsidRPr="00C26C40" w:rsidRDefault="003D0B1E" w:rsidP="00870DFD">
            <w:pPr>
              <w:rPr>
                <w:rFonts w:ascii="Cambria Math" w:hAnsi="Cambria Math"/>
                <w:lang w:val="en-GB"/>
                <w:oMath/>
              </w:rPr>
            </w:pPr>
            <m:oMathPara>
              <m:oMath>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2</m:t>
                    </m:r>
                  </m:sub>
                </m:sSub>
                <m:r>
                  <w:rPr>
                    <w:rFonts w:ascii="Cambria Math" w:hAnsi="Cambria Math"/>
                    <w:lang w:val="en-GB"/>
                  </w:rPr>
                  <m:t>O</m:t>
                </m:r>
              </m:oMath>
            </m:oMathPara>
          </w:p>
        </w:tc>
        <w:tc>
          <w:tcPr>
            <w:tcW w:w="4040" w:type="dxa"/>
          </w:tcPr>
          <w:p w14:paraId="6A737D2D" w14:textId="77777777" w:rsidR="003836FA" w:rsidRPr="00C26C40" w:rsidRDefault="003D0B1E" w:rsidP="00870DFD">
            <w:pPr>
              <w:rPr>
                <w:rFonts w:ascii="Cambria Math" w:hAnsi="Cambria Math"/>
                <w:lang w:val="en-GB"/>
                <w:oMath/>
              </w:rPr>
            </w:pPr>
            <m:oMathPara>
              <m:oMath>
                <m:f>
                  <m:fPr>
                    <m:ctrlPr>
                      <w:rPr>
                        <w:rFonts w:ascii="Cambria Math" w:hAnsi="Cambria Math"/>
                        <w:i/>
                        <w:lang w:val="en-GB"/>
                      </w:rPr>
                    </m:ctrlPr>
                  </m:fPr>
                  <m:num>
                    <m:r>
                      <w:rPr>
                        <w:rFonts w:ascii="Cambria Math" w:hAnsi="Cambria Math"/>
                        <w:lang w:val="en-GB"/>
                      </w:rPr>
                      <m:t>d</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H2O</m:t>
                        </m:r>
                      </m:sub>
                    </m:sSub>
                  </m:num>
                  <m:den>
                    <m:r>
                      <w:rPr>
                        <w:rFonts w:ascii="Cambria Math" w:hAnsi="Cambria Math"/>
                        <w:lang w:val="en-GB"/>
                      </w:rPr>
                      <m:t>dz</m:t>
                    </m:r>
                  </m:den>
                </m:f>
                <m:r>
                  <w:rPr>
                    <w:rFonts w:ascii="Cambria Math" w:hAnsi="Cambria Math"/>
                    <w:lang w:val="en-GB"/>
                  </w:rPr>
                  <m:t xml:space="preserve">= </m:t>
                </m:r>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3</m:t>
                        </m:r>
                      </m:num>
                      <m:den>
                        <m:r>
                          <w:rPr>
                            <w:rFonts w:ascii="Cambria Math" w:hAnsi="Cambria Math"/>
                            <w:lang w:val="en-GB"/>
                          </w:rPr>
                          <m:t>2</m:t>
                        </m:r>
                      </m:den>
                    </m:f>
                  </m:e>
                </m:d>
                <m:r>
                  <w:rPr>
                    <w:rFonts w:ascii="Cambria Math" w:hAnsi="Cambria Math"/>
                    <w:lang w:val="en-GB"/>
                  </w:rPr>
                  <m:t>×</m:t>
                </m:r>
                <m:f>
                  <m:fPr>
                    <m:ctrlPr>
                      <w:rPr>
                        <w:rFonts w:ascii="Cambria Math" w:hAnsi="Cambria Math"/>
                        <w:i/>
                        <w:lang w:val="en-GB"/>
                      </w:rPr>
                    </m:ctrlPr>
                  </m:fPr>
                  <m:num>
                    <m:r>
                      <w:rPr>
                        <w:rFonts w:ascii="Cambria Math" w:hAnsi="Cambria Math"/>
                        <w:lang w:val="en-GB"/>
                      </w:rPr>
                      <m:t>d</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AlOH3</m:t>
                        </m:r>
                      </m:sub>
                    </m:sSub>
                  </m:num>
                  <m:den>
                    <m:r>
                      <w:rPr>
                        <w:rFonts w:ascii="Cambria Math" w:hAnsi="Cambria Math"/>
                        <w:lang w:val="en-GB"/>
                      </w:rPr>
                      <m:t>dz</m:t>
                    </m:r>
                  </m:den>
                </m:f>
              </m:oMath>
            </m:oMathPara>
          </w:p>
        </w:tc>
        <w:tc>
          <w:tcPr>
            <w:tcW w:w="4111" w:type="dxa"/>
          </w:tcPr>
          <w:p w14:paraId="6B9617AA" w14:textId="77777777" w:rsidR="003836FA" w:rsidRPr="00C26C40" w:rsidRDefault="003836FA" w:rsidP="00870DFD">
            <w:pPr>
              <w:rPr>
                <w:lang w:val="en-GB"/>
              </w:rPr>
            </w:pPr>
            <w:r w:rsidRPr="00C26C40">
              <w:rPr>
                <w:lang w:val="en-GB"/>
              </w:rPr>
              <w:t>Steam from dehydration</w:t>
            </w:r>
          </w:p>
        </w:tc>
      </w:tr>
      <w:tr w:rsidR="003836FA" w:rsidRPr="00C26C40" w14:paraId="6B6FC0AB" w14:textId="77777777" w:rsidTr="00870DFD">
        <w:tc>
          <w:tcPr>
            <w:tcW w:w="1200" w:type="dxa"/>
          </w:tcPr>
          <w:p w14:paraId="1AD002EA" w14:textId="77777777" w:rsidR="003836FA" w:rsidRPr="00C26C40" w:rsidRDefault="003D0B1E" w:rsidP="00870DFD">
            <w:pPr>
              <w:rPr>
                <w:rFonts w:ascii="Cambria Math" w:hAnsi="Cambria Math"/>
                <w:lang w:val="en-GB"/>
                <w:oMath/>
              </w:rPr>
            </w:pPr>
            <m:oMathPara>
              <m:oMath>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2</m:t>
                    </m:r>
                  </m:sub>
                </m:sSub>
              </m:oMath>
            </m:oMathPara>
          </w:p>
        </w:tc>
        <w:tc>
          <w:tcPr>
            <w:tcW w:w="4040" w:type="dxa"/>
          </w:tcPr>
          <w:p w14:paraId="390C7E2F" w14:textId="77777777" w:rsidR="003836FA" w:rsidRPr="00C26C40" w:rsidRDefault="003D0B1E" w:rsidP="00870DFD">
            <w:pPr>
              <w:rPr>
                <w:rFonts w:ascii="Cambria Math" w:hAnsi="Cambria Math"/>
                <w:lang w:val="en-GB"/>
                <w:oMath/>
              </w:rPr>
            </w:pPr>
            <m:oMathPara>
              <m:oMath>
                <m:f>
                  <m:fPr>
                    <m:ctrlPr>
                      <w:rPr>
                        <w:rFonts w:ascii="Cambria Math" w:hAnsi="Cambria Math"/>
                        <w:i/>
                        <w:lang w:val="en-GB"/>
                      </w:rPr>
                    </m:ctrlPr>
                  </m:fPr>
                  <m:num>
                    <m:r>
                      <w:rPr>
                        <w:rFonts w:ascii="Cambria Math" w:hAnsi="Cambria Math"/>
                        <w:lang w:val="en-GB"/>
                      </w:rPr>
                      <m:t>d</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O2</m:t>
                        </m:r>
                      </m:sub>
                    </m:sSub>
                  </m:num>
                  <m:den>
                    <m:r>
                      <w:rPr>
                        <w:rFonts w:ascii="Cambria Math" w:hAnsi="Cambria Math"/>
                        <w:lang w:val="en-GB"/>
                      </w:rPr>
                      <m:t>dz</m:t>
                    </m:r>
                  </m:den>
                </m:f>
                <m:r>
                  <w:rPr>
                    <w:rFonts w:ascii="Cambria Math" w:hAnsi="Cambria Math"/>
                    <w:lang w:val="en-GB"/>
                  </w:rPr>
                  <m:t>= -0.5</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comb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fb</m:t>
                    </m:r>
                  </m:sub>
                </m:sSub>
              </m:oMath>
            </m:oMathPara>
          </w:p>
        </w:tc>
        <w:tc>
          <w:tcPr>
            <w:tcW w:w="4111" w:type="dxa"/>
          </w:tcPr>
          <w:p w14:paraId="2F51AD3D" w14:textId="77777777" w:rsidR="003836FA" w:rsidRPr="00C26C40" w:rsidRDefault="003836FA" w:rsidP="00870DFD">
            <w:pPr>
              <w:rPr>
                <w:lang w:val="en-GB"/>
              </w:rPr>
            </w:pPr>
            <w:r w:rsidRPr="00C26C40">
              <w:rPr>
                <w:lang w:val="en-GB"/>
              </w:rPr>
              <w:t>O₂ consumed by combustion</w:t>
            </w:r>
          </w:p>
        </w:tc>
      </w:tr>
    </w:tbl>
    <w:p w14:paraId="393F5336" w14:textId="77777777" w:rsidR="003836FA" w:rsidRPr="00C26C40" w:rsidRDefault="003836FA" w:rsidP="003836FA"/>
    <w:p w14:paraId="4D681875" w14:textId="77777777" w:rsidR="003836FA" w:rsidRPr="00C26C40" w:rsidRDefault="003836FA" w:rsidP="00610B32">
      <w:pPr>
        <w:pStyle w:val="Heading4"/>
      </w:pPr>
      <w:bookmarkStart w:id="262" w:name="_Toc233209455"/>
      <w:r w:rsidRPr="00C26C40">
        <w:t>Energy Balances</w:t>
      </w:r>
      <w:bookmarkEnd w:id="262"/>
    </w:p>
    <w:p w14:paraId="2D7F122D" w14:textId="77777777" w:rsidR="003836FA" w:rsidRPr="00C26C40" w:rsidRDefault="003836FA" w:rsidP="003836FA">
      <w:r w:rsidRPr="00C26C40">
        <w:t xml:space="preserve">Gas temperature (note: gas temperature increases toward z = L, hence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g</m:t>
                </m:r>
              </m:sub>
            </m:sSub>
          </m:num>
          <m:den>
            <m:r>
              <w:rPr>
                <w:rFonts w:ascii="Cambria Math" w:hAnsi="Cambria Math"/>
              </w:rPr>
              <m:t>dz</m:t>
            </m:r>
          </m:den>
        </m:f>
        <m:r>
          <w:rPr>
            <w:rFonts w:ascii="Cambria Math" w:hAnsi="Cambria Math"/>
          </w:rPr>
          <m:t>&gt;0</m:t>
        </m:r>
      </m:oMath>
      <w:r w:rsidRPr="00C26C40">
        <w:t>):</w:t>
      </w:r>
    </w:p>
    <w:p w14:paraId="7EE921BC" w14:textId="77777777" w:rsidR="003836FA" w:rsidRPr="00C26C40" w:rsidRDefault="003836FA" w:rsidP="003836FA">
      <m:oMathPara>
        <m:oMath>
          <m:r>
            <w:rPr>
              <w:rFonts w:ascii="Cambria Math" w:hAnsi="Cambria Math"/>
            </w:rPr>
            <m:t>G</m:t>
          </m:r>
          <m:sSub>
            <m:sSubPr>
              <m:ctrlPr>
                <w:rPr>
                  <w:rFonts w:ascii="Cambria Math" w:hAnsi="Cambria Math"/>
                  <w:i/>
                </w:rPr>
              </m:ctrlPr>
            </m:sSubPr>
            <m:e>
              <m:r>
                <w:rPr>
                  <w:rFonts w:ascii="Cambria Math" w:hAnsi="Cambria Math"/>
                </w:rPr>
                <m:t>C</m:t>
              </m:r>
            </m:e>
            <m:sub>
              <m:r>
                <w:rPr>
                  <w:rFonts w:ascii="Cambria Math" w:hAnsi="Cambria Math"/>
                </w:rPr>
                <m:t>p,g</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g</m:t>
                  </m:r>
                </m:sub>
              </m:sSub>
            </m:num>
            <m:den>
              <m:r>
                <w:rPr>
                  <w:rFonts w:ascii="Cambria Math" w:hAnsi="Cambria Math"/>
                </w:rPr>
                <m:t>dz</m:t>
              </m:r>
            </m:den>
          </m:f>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ew</m:t>
              </m:r>
            </m:sub>
          </m:sSub>
          <m:sSub>
            <m:sSubPr>
              <m:ctrlPr>
                <w:rPr>
                  <w:rFonts w:ascii="Cambria Math" w:hAnsi="Cambria Math"/>
                  <w:i/>
                </w:rPr>
              </m:ctrlPr>
            </m:sSubPr>
            <m:e>
              <m:r>
                <w:rPr>
                  <w:rFonts w:ascii="Cambria Math" w:hAnsi="Cambria Math"/>
                </w:rPr>
                <m:t>A</m:t>
              </m:r>
            </m:e>
            <m:sub>
              <m:r>
                <w:rPr>
                  <w:rFonts w:ascii="Cambria Math" w:hAnsi="Cambria Math"/>
                </w:rPr>
                <m:t>ew</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w</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eb</m:t>
              </m:r>
            </m:sub>
          </m:sSub>
          <m:sSub>
            <m:sSubPr>
              <m:ctrlPr>
                <w:rPr>
                  <w:rFonts w:ascii="Cambria Math" w:hAnsi="Cambria Math"/>
                  <w:i/>
                </w:rPr>
              </m:ctrlPr>
            </m:sSubPr>
            <m:e>
              <m:r>
                <w:rPr>
                  <w:rFonts w:ascii="Cambria Math" w:hAnsi="Cambria Math"/>
                </w:rPr>
                <m:t>A</m:t>
              </m:r>
            </m:e>
            <m:sub>
              <m:r>
                <w:rPr>
                  <w:rFonts w:ascii="Cambria Math" w:hAnsi="Cambria Math"/>
                </w:rPr>
                <m:t>eb</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H2O</m:t>
                      </m:r>
                    </m:sub>
                  </m:sSub>
                </m:num>
                <m:den>
                  <m:r>
                    <w:rPr>
                      <w:rFonts w:ascii="Cambria Math" w:hAnsi="Cambria Math"/>
                    </w:rPr>
                    <m:t>dz</m:t>
                  </m:r>
                </m:den>
              </m:f>
            </m:e>
          </m:d>
          <m:sSub>
            <m:sSubPr>
              <m:ctrlPr>
                <w:rPr>
                  <w:rFonts w:ascii="Cambria Math" w:hAnsi="Cambria Math"/>
                  <w:i/>
                </w:rPr>
              </m:ctrlPr>
            </m:sSubPr>
            <m:e>
              <m:r>
                <w:rPr>
                  <w:rFonts w:ascii="Cambria Math" w:hAnsi="Cambria Math"/>
                </w:rPr>
                <m:t>c</m:t>
              </m:r>
            </m:e>
            <m:sub>
              <m:d>
                <m:dPr>
                  <m:ctrlPr>
                    <w:rPr>
                      <w:rFonts w:ascii="Cambria Math" w:hAnsi="Cambria Math"/>
                      <w:i/>
                    </w:rPr>
                  </m:ctrlPr>
                </m:dPr>
                <m:e>
                  <m:r>
                    <w:rPr>
                      <w:rFonts w:ascii="Cambria Math" w:hAnsi="Cambria Math"/>
                    </w:rPr>
                    <m:t>p,H2O</m:t>
                  </m:r>
                </m:e>
              </m:d>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g</m:t>
                  </m:r>
                </m:sub>
              </m:sSub>
            </m:e>
          </m:d>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comb,gas</m:t>
              </m:r>
            </m:sub>
          </m:sSub>
        </m:oMath>
      </m:oMathPara>
    </w:p>
    <w:p w14:paraId="50C01DE2" w14:textId="77777777" w:rsidR="003836FA" w:rsidRPr="00C26C40" w:rsidRDefault="003836FA" w:rsidP="003836FA">
      <w:r w:rsidRPr="00C26C40">
        <w:t xml:space="preserve">where </w:t>
      </w:r>
      <m:oMath>
        <m:sSub>
          <m:sSubPr>
            <m:ctrlPr>
              <w:rPr>
                <w:rFonts w:ascii="Cambria Math" w:hAnsi="Cambria Math"/>
                <w:i/>
              </w:rPr>
            </m:ctrlPr>
          </m:sSubPr>
          <m:e>
            <m:r>
              <w:rPr>
                <w:rFonts w:ascii="Cambria Math" w:hAnsi="Cambria Math"/>
              </w:rPr>
              <m:t>Q</m:t>
            </m:r>
          </m:e>
          <m:sub>
            <m:r>
              <w:rPr>
                <w:rFonts w:ascii="Cambria Math" w:hAnsi="Cambria Math"/>
              </w:rPr>
              <m:t>comb,gas</m:t>
            </m:r>
          </m:sub>
        </m:sSub>
        <m:r>
          <w:rPr>
            <w:rFonts w:ascii="Cambria Math" w:hAnsi="Cambria Math"/>
          </w:rPr>
          <m:t>=</m:t>
        </m:r>
        <m:d>
          <m:dPr>
            <m:begChr m:val="|"/>
            <m:endChr m:val="|"/>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H</m:t>
                </m:r>
              </m:e>
              <m:sub>
                <m:r>
                  <w:rPr>
                    <w:rFonts w:ascii="Cambria Math" w:hAnsi="Cambria Math"/>
                  </w:rPr>
                  <m:t>comb</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comb</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fb</m:t>
            </m:r>
          </m:sub>
        </m:sSub>
        <m:r>
          <w:rPr>
            <w:rFonts w:ascii="Cambria Math" w:hAnsi="Cambria Math"/>
          </w:rPr>
          <m:t xml:space="preserve"> [W/m]</m:t>
        </m:r>
      </m:oMath>
      <w:r w:rsidRPr="00C26C40">
        <w:t xml:space="preserve"> is the heat released to the gas by CO combustion.</w:t>
      </w:r>
    </w:p>
    <w:p w14:paraId="75475937" w14:textId="77777777" w:rsidR="003836FA" w:rsidRPr="00C26C40" w:rsidRDefault="003836FA" w:rsidP="003836FA">
      <w:r w:rsidRPr="00C26C40">
        <w:t>Bed temperature (solid moves in +z, so co-current sign convention applies):</w:t>
      </w:r>
    </w:p>
    <w:p w14:paraId="4D368552" w14:textId="77777777" w:rsidR="003836FA" w:rsidRPr="00C26C40" w:rsidRDefault="003836FA" w:rsidP="003836FA">
      <m:oMathPara>
        <m:oMath>
          <m:r>
            <w:rPr>
              <w:rFonts w:ascii="Cambria Math" w:hAnsi="Cambria Math"/>
            </w:rPr>
            <m:t>G</m:t>
          </m:r>
          <m:sSub>
            <m:sSubPr>
              <m:ctrlPr>
                <w:rPr>
                  <w:rFonts w:ascii="Cambria Math" w:hAnsi="Cambria Math"/>
                  <w:i/>
                </w:rPr>
              </m:ctrlPr>
            </m:sSubPr>
            <m:e>
              <m:r>
                <w:rPr>
                  <w:rFonts w:ascii="Cambria Math" w:hAnsi="Cambria Math"/>
                </w:rPr>
                <m:t>C</m:t>
              </m:r>
            </m:e>
            <m:sub>
              <m:r>
                <w:rPr>
                  <w:rFonts w:ascii="Cambria Math" w:hAnsi="Cambria Math"/>
                </w:rPr>
                <m:t>p,b</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b</m:t>
                  </m:r>
                </m:sub>
              </m:sSub>
            </m:num>
            <m:den>
              <m:r>
                <w:rPr>
                  <w:rFonts w:ascii="Cambria Math" w:hAnsi="Cambria Math"/>
                </w:rPr>
                <m:t>dz</m:t>
              </m:r>
            </m:den>
          </m:f>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eb</m:t>
              </m:r>
            </m:sub>
          </m:sSub>
          <m:sSub>
            <m:sSubPr>
              <m:ctrlPr>
                <w:rPr>
                  <w:rFonts w:ascii="Cambria Math" w:hAnsi="Cambria Math"/>
                  <w:i/>
                </w:rPr>
              </m:ctrlPr>
            </m:sSubPr>
            <m:e>
              <m:r>
                <w:rPr>
                  <w:rFonts w:ascii="Cambria Math" w:hAnsi="Cambria Math"/>
                </w:rPr>
                <m:t>A</m:t>
              </m:r>
            </m:e>
            <m:sub>
              <m:r>
                <w:rPr>
                  <w:rFonts w:ascii="Cambria Math" w:hAnsi="Cambria Math"/>
                </w:rPr>
                <m:t>eb</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cw</m:t>
              </m:r>
            </m:sub>
          </m:sSub>
          <m:sSub>
            <m:sSubPr>
              <m:ctrlPr>
                <w:rPr>
                  <w:rFonts w:ascii="Cambria Math" w:hAnsi="Cambria Math"/>
                  <w:i/>
                </w:rPr>
              </m:ctrlPr>
            </m:sSubPr>
            <m:e>
              <m:r>
                <w:rPr>
                  <w:rFonts w:ascii="Cambria Math" w:hAnsi="Cambria Math"/>
                </w:rPr>
                <m:t>A</m:t>
              </m:r>
            </m:e>
            <m:sub>
              <m:r>
                <w:rPr>
                  <w:rFonts w:ascii="Cambria Math" w:hAnsi="Cambria Math"/>
                </w:rPr>
                <m:t>cw</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rxn</m:t>
              </m:r>
            </m:sub>
          </m:sSub>
        </m:oMath>
      </m:oMathPara>
    </w:p>
    <w:p w14:paraId="3FA57BD2" w14:textId="77777777" w:rsidR="003836FA" w:rsidRPr="00C26C40" w:rsidRDefault="003836FA" w:rsidP="003836FA">
      <w:r w:rsidRPr="00C26C40">
        <w:t>where the bed reaction heat source:</w:t>
      </w:r>
    </w:p>
    <w:p w14:paraId="4A8C09BF" w14:textId="77777777" w:rsidR="003836FA" w:rsidRPr="00C26C40" w:rsidRDefault="003D0B1E" w:rsidP="003836FA">
      <m:oMathPara>
        <m:oMath>
          <m:sSub>
            <m:sSubPr>
              <m:ctrlPr>
                <w:rPr>
                  <w:rFonts w:ascii="Cambria Math" w:hAnsi="Cambria Math"/>
                  <w:i/>
                </w:rPr>
              </m:ctrlPr>
            </m:sSubPr>
            <m:e>
              <m:r>
                <w:rPr>
                  <w:rFonts w:ascii="Cambria Math" w:hAnsi="Cambria Math"/>
                </w:rPr>
                <m:t>Q</m:t>
              </m:r>
            </m:e>
            <m:sub>
              <m:r>
                <w:rPr>
                  <w:rFonts w:ascii="Cambria Math" w:hAnsi="Cambria Math"/>
                </w:rPr>
                <m:t>rxn</m:t>
              </m:r>
            </m:sub>
          </m:sSub>
          <m:r>
            <w:rPr>
              <w:rFonts w:ascii="Cambria Math" w:hAnsi="Cambria Math"/>
            </w:rPr>
            <m:t>= -Δ</m:t>
          </m:r>
          <m:sSub>
            <m:sSubPr>
              <m:ctrlPr>
                <w:rPr>
                  <w:rFonts w:ascii="Cambria Math" w:hAnsi="Cambria Math"/>
                  <w:i/>
                </w:rPr>
              </m:ctrlPr>
            </m:sSubPr>
            <m:e>
              <m:r>
                <w:rPr>
                  <w:rFonts w:ascii="Cambria Math" w:hAnsi="Cambria Math"/>
                </w:rPr>
                <m:t>H</m:t>
              </m:r>
            </m:e>
            <m:sub>
              <m:r>
                <w:rPr>
                  <w:rFonts w:ascii="Cambria Math" w:hAnsi="Cambria Math"/>
                </w:rPr>
                <m:t>deh</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deh</m:t>
                  </m:r>
                </m:sub>
              </m:sSub>
            </m:num>
            <m:den>
              <m:r>
                <w:rPr>
                  <w:rFonts w:ascii="Cambria Math" w:hAnsi="Cambria Math"/>
                </w:rPr>
                <m:t>M</m:t>
              </m:r>
              <m:sSub>
                <m:sSubPr>
                  <m:ctrlPr>
                    <w:rPr>
                      <w:rFonts w:ascii="Cambria Math" w:hAnsi="Cambria Math"/>
                      <w:i/>
                    </w:rPr>
                  </m:ctrlPr>
                </m:sSubPr>
                <m:e>
                  <m:r>
                    <w:rPr>
                      <w:rFonts w:ascii="Cambria Math" w:hAnsi="Cambria Math"/>
                    </w:rPr>
                    <m:t>w</m:t>
                  </m:r>
                </m:e>
                <m:sub>
                  <m:r>
                    <w:rPr>
                      <w:rFonts w:ascii="Cambria Math" w:hAnsi="Cambria Math"/>
                    </w:rPr>
                    <m:t>AlOH3</m:t>
                  </m:r>
                </m:sub>
              </m:sSub>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bed</m:t>
              </m:r>
            </m:sub>
          </m:sSub>
          <m:r>
            <w:rPr>
              <w:rFonts w:ascii="Cambria Math" w:hAnsi="Cambria Math"/>
            </w:rPr>
            <m:t>+ Δ</m:t>
          </m:r>
          <m:sSub>
            <m:sSubPr>
              <m:ctrlPr>
                <w:rPr>
                  <w:rFonts w:ascii="Cambria Math" w:hAnsi="Cambria Math"/>
                  <w:i/>
                </w:rPr>
              </m:ctrlPr>
            </m:sSubPr>
            <m:e>
              <m:r>
                <w:rPr>
                  <w:rFonts w:ascii="Cambria Math" w:hAnsi="Cambria Math"/>
                </w:rPr>
                <m:t>H</m:t>
              </m:r>
            </m:e>
            <m:sub>
              <m:r>
                <w:rPr>
                  <w:rFonts w:ascii="Cambria Math" w:hAnsi="Cambria Math"/>
                </w:rPr>
                <m:t>red</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red</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bed</m:t>
              </m:r>
            </m:sub>
          </m:sSub>
          <m:r>
            <w:rPr>
              <w:rFonts w:ascii="Cambria Math" w:hAnsi="Cambria Math"/>
            </w:rPr>
            <m:t xml:space="preserve">     [W/m]</m:t>
          </m:r>
        </m:oMath>
      </m:oMathPara>
    </w:p>
    <w:p w14:paraId="795EB1C9" w14:textId="77777777" w:rsidR="003836FA" w:rsidRPr="00C26C40" w:rsidRDefault="003836FA" w:rsidP="003836FA">
      <w:r w:rsidRPr="00C26C40">
        <w:lastRenderedPageBreak/>
        <w:t xml:space="preserve">Sign convention: </w:t>
      </w:r>
      <m:oMath>
        <m:r>
          <w:rPr>
            <w:rFonts w:ascii="Cambria Math" w:hAnsi="Cambria Math"/>
          </w:rPr>
          <m:t>Δ</m:t>
        </m:r>
        <m:sSub>
          <m:sSubPr>
            <m:ctrlPr>
              <w:rPr>
                <w:rFonts w:ascii="Cambria Math" w:hAnsi="Cambria Math"/>
                <w:i/>
              </w:rPr>
            </m:ctrlPr>
          </m:sSubPr>
          <m:e>
            <m:r>
              <w:rPr>
                <w:rFonts w:ascii="Cambria Math" w:hAnsi="Cambria Math"/>
              </w:rPr>
              <m:t>H</m:t>
            </m:r>
          </m:e>
          <m:sub>
            <m:r>
              <w:rPr>
                <w:rFonts w:ascii="Cambria Math" w:hAnsi="Cambria Math"/>
              </w:rPr>
              <m:t>deh</m:t>
            </m:r>
          </m:sub>
        </m:sSub>
        <m:r>
          <w:rPr>
            <w:rFonts w:ascii="Cambria Math" w:hAnsi="Cambria Math"/>
          </w:rPr>
          <m:t>&gt;0</m:t>
        </m:r>
      </m:oMath>
      <w:r w:rsidRPr="00C26C40">
        <w:t xml:space="preserve"> makes the first term negative (endothermic heat sink); </w:t>
      </w:r>
      <m:oMath>
        <m:r>
          <w:rPr>
            <w:rFonts w:ascii="Cambria Math" w:hAnsi="Cambria Math"/>
          </w:rPr>
          <m:t>Δ</m:t>
        </m:r>
        <m:sSub>
          <m:sSubPr>
            <m:ctrlPr>
              <w:rPr>
                <w:rFonts w:ascii="Cambria Math" w:hAnsi="Cambria Math"/>
                <w:i/>
              </w:rPr>
            </m:ctrlPr>
          </m:sSubPr>
          <m:e>
            <m:r>
              <w:rPr>
                <w:rFonts w:ascii="Cambria Math" w:hAnsi="Cambria Math"/>
              </w:rPr>
              <m:t>H</m:t>
            </m:r>
          </m:e>
          <m:sub>
            <m:r>
              <w:rPr>
                <w:rFonts w:ascii="Cambria Math" w:hAnsi="Cambria Math"/>
              </w:rPr>
              <m:t>red</m:t>
            </m:r>
          </m:sub>
        </m:sSub>
        <m:r>
          <w:rPr>
            <w:rFonts w:ascii="Cambria Math" w:hAnsi="Cambria Math"/>
          </w:rPr>
          <m:t xml:space="preserve">&lt;0 </m:t>
        </m:r>
      </m:oMath>
      <w:r w:rsidRPr="00C26C40">
        <w:t>makes the second term negative but contributes a positive heat release to the bed.</w:t>
      </w:r>
    </w:p>
    <w:p w14:paraId="40D75E36" w14:textId="77777777" w:rsidR="003836FA" w:rsidRPr="00C26C40" w:rsidRDefault="003836FA" w:rsidP="00610B32">
      <w:pPr>
        <w:pStyle w:val="Heading4"/>
      </w:pPr>
      <w:bookmarkStart w:id="263" w:name="_Toc233209456"/>
      <w:r w:rsidRPr="00C26C40">
        <w:t>Boundary Conditions</w:t>
      </w:r>
      <w:bookmarkEnd w:id="263"/>
    </w:p>
    <w:p w14:paraId="21461091" w14:textId="3F03287A" w:rsidR="003836FA" w:rsidRPr="00C26C40" w:rsidRDefault="003836FA" w:rsidP="003836FA">
      <w:pPr>
        <w:pStyle w:val="Caption"/>
        <w:keepNext/>
        <w:rPr>
          <w:sz w:val="24"/>
          <w:szCs w:val="24"/>
        </w:rPr>
      </w:pPr>
      <w:bookmarkStart w:id="264" w:name="_Toc233741455"/>
      <w:bookmarkStart w:id="265" w:name="_Toc237244844"/>
      <w:r w:rsidRPr="00C26C40">
        <w:rPr>
          <w:sz w:val="24"/>
          <w:szCs w:val="24"/>
        </w:rPr>
        <w:t xml:space="preserve">Table </w:t>
      </w:r>
      <w:r w:rsidR="00B61202">
        <w:rPr>
          <w:sz w:val="24"/>
          <w:szCs w:val="24"/>
        </w:rPr>
        <w:fldChar w:fldCharType="begin"/>
      </w:r>
      <w:r w:rsidR="00B61202">
        <w:rPr>
          <w:sz w:val="24"/>
          <w:szCs w:val="24"/>
        </w:rPr>
        <w:instrText xml:space="preserve"> STYLEREF 1 \s </w:instrText>
      </w:r>
      <w:r w:rsidR="00B61202">
        <w:rPr>
          <w:sz w:val="24"/>
          <w:szCs w:val="24"/>
        </w:rPr>
        <w:fldChar w:fldCharType="separate"/>
      </w:r>
      <w:r w:rsidR="006221B8">
        <w:rPr>
          <w:noProof/>
          <w:sz w:val="24"/>
          <w:szCs w:val="24"/>
        </w:rPr>
        <w:t>6</w:t>
      </w:r>
      <w:r w:rsidR="00B61202">
        <w:rPr>
          <w:sz w:val="24"/>
          <w:szCs w:val="24"/>
        </w:rPr>
        <w:fldChar w:fldCharType="end"/>
      </w:r>
      <w:r w:rsidR="00B61202">
        <w:rPr>
          <w:sz w:val="24"/>
          <w:szCs w:val="24"/>
        </w:rPr>
        <w:noBreakHyphen/>
      </w:r>
      <w:r w:rsidR="00B61202">
        <w:rPr>
          <w:sz w:val="24"/>
          <w:szCs w:val="24"/>
        </w:rPr>
        <w:fldChar w:fldCharType="begin"/>
      </w:r>
      <w:r w:rsidR="00B61202">
        <w:rPr>
          <w:sz w:val="24"/>
          <w:szCs w:val="24"/>
        </w:rPr>
        <w:instrText xml:space="preserve"> SEQ Table \* ARABIC \s 1 </w:instrText>
      </w:r>
      <w:r w:rsidR="00B61202">
        <w:rPr>
          <w:sz w:val="24"/>
          <w:szCs w:val="24"/>
        </w:rPr>
        <w:fldChar w:fldCharType="separate"/>
      </w:r>
      <w:r w:rsidR="006221B8">
        <w:rPr>
          <w:noProof/>
          <w:sz w:val="24"/>
          <w:szCs w:val="24"/>
        </w:rPr>
        <w:t>13</w:t>
      </w:r>
      <w:r w:rsidR="00B61202">
        <w:rPr>
          <w:sz w:val="24"/>
          <w:szCs w:val="24"/>
        </w:rPr>
        <w:fldChar w:fldCharType="end"/>
      </w:r>
      <w:r w:rsidRPr="00C26C40">
        <w:rPr>
          <w:sz w:val="24"/>
          <w:szCs w:val="24"/>
        </w:rPr>
        <w:t xml:space="preserve"> Nine boundary conditions for the two-point BVP.</w:t>
      </w:r>
      <w:bookmarkEnd w:id="264"/>
      <w:bookmarkEnd w:id="265"/>
    </w:p>
    <w:tbl>
      <w:tblPr>
        <w:tblStyle w:val="TableGrid"/>
        <w:tblW w:w="7366" w:type="dxa"/>
        <w:tblLook w:val="0000" w:firstRow="0" w:lastRow="0" w:firstColumn="0" w:lastColumn="0" w:noHBand="0" w:noVBand="0"/>
      </w:tblPr>
      <w:tblGrid>
        <w:gridCol w:w="988"/>
        <w:gridCol w:w="1275"/>
        <w:gridCol w:w="2410"/>
        <w:gridCol w:w="2693"/>
      </w:tblGrid>
      <w:tr w:rsidR="003836FA" w:rsidRPr="00C26C40" w14:paraId="463F8CEE" w14:textId="77777777" w:rsidTr="00610B32">
        <w:tc>
          <w:tcPr>
            <w:tcW w:w="988" w:type="dxa"/>
          </w:tcPr>
          <w:p w14:paraId="17F64114" w14:textId="77777777" w:rsidR="003836FA" w:rsidRPr="00C26C40" w:rsidRDefault="003836FA" w:rsidP="00870DFD">
            <w:pPr>
              <w:rPr>
                <w:b/>
                <w:bCs/>
                <w:sz w:val="22"/>
                <w:szCs w:val="22"/>
                <w:lang w:val="en-GB"/>
              </w:rPr>
            </w:pPr>
            <w:r w:rsidRPr="00C26C40">
              <w:rPr>
                <w:b/>
                <w:bCs/>
                <w:sz w:val="22"/>
                <w:szCs w:val="22"/>
                <w:lang w:val="en-GB"/>
              </w:rPr>
              <w:t>BC #</w:t>
            </w:r>
          </w:p>
        </w:tc>
        <w:tc>
          <w:tcPr>
            <w:tcW w:w="1275" w:type="dxa"/>
          </w:tcPr>
          <w:p w14:paraId="5D2B4ACB" w14:textId="77777777" w:rsidR="003836FA" w:rsidRPr="00C26C40" w:rsidRDefault="003836FA" w:rsidP="00870DFD">
            <w:pPr>
              <w:rPr>
                <w:b/>
                <w:bCs/>
                <w:sz w:val="22"/>
                <w:szCs w:val="22"/>
                <w:lang w:val="en-GB"/>
              </w:rPr>
            </w:pPr>
            <w:r w:rsidRPr="00C26C40">
              <w:rPr>
                <w:b/>
                <w:bCs/>
                <w:sz w:val="22"/>
                <w:szCs w:val="22"/>
                <w:lang w:val="en-GB"/>
              </w:rPr>
              <w:t>Boundary</w:t>
            </w:r>
          </w:p>
        </w:tc>
        <w:tc>
          <w:tcPr>
            <w:tcW w:w="2410" w:type="dxa"/>
          </w:tcPr>
          <w:p w14:paraId="60E1463B" w14:textId="77777777" w:rsidR="003836FA" w:rsidRPr="00C26C40" w:rsidRDefault="003836FA" w:rsidP="00870DFD">
            <w:pPr>
              <w:rPr>
                <w:b/>
                <w:bCs/>
                <w:sz w:val="22"/>
                <w:szCs w:val="22"/>
                <w:lang w:val="en-GB"/>
              </w:rPr>
            </w:pPr>
            <w:r w:rsidRPr="00C26C40">
              <w:rPr>
                <w:b/>
                <w:bCs/>
                <w:sz w:val="22"/>
                <w:szCs w:val="22"/>
                <w:lang w:val="en-GB"/>
              </w:rPr>
              <w:t>Value</w:t>
            </w:r>
          </w:p>
        </w:tc>
        <w:tc>
          <w:tcPr>
            <w:tcW w:w="2693" w:type="dxa"/>
          </w:tcPr>
          <w:p w14:paraId="3D502245" w14:textId="77777777" w:rsidR="003836FA" w:rsidRPr="00C26C40" w:rsidRDefault="003836FA" w:rsidP="00870DFD">
            <w:pPr>
              <w:rPr>
                <w:b/>
                <w:bCs/>
                <w:sz w:val="22"/>
                <w:szCs w:val="22"/>
                <w:lang w:val="en-GB"/>
              </w:rPr>
            </w:pPr>
            <w:r w:rsidRPr="00C26C40">
              <w:rPr>
                <w:b/>
                <w:bCs/>
                <w:sz w:val="22"/>
                <w:szCs w:val="22"/>
                <w:lang w:val="en-GB"/>
              </w:rPr>
              <w:t>Meaning</w:t>
            </w:r>
          </w:p>
        </w:tc>
      </w:tr>
      <w:tr w:rsidR="003836FA" w:rsidRPr="00C26C40" w14:paraId="04AAFC44" w14:textId="77777777" w:rsidTr="00610B32">
        <w:tc>
          <w:tcPr>
            <w:tcW w:w="988" w:type="dxa"/>
          </w:tcPr>
          <w:p w14:paraId="0F0E5477" w14:textId="77777777" w:rsidR="003836FA" w:rsidRPr="00C26C40" w:rsidRDefault="003836FA" w:rsidP="00870DFD">
            <w:pPr>
              <w:rPr>
                <w:sz w:val="22"/>
                <w:szCs w:val="22"/>
                <w:lang w:val="en-GB"/>
              </w:rPr>
            </w:pPr>
            <w:r w:rsidRPr="00C26C40">
              <w:rPr>
                <w:sz w:val="22"/>
                <w:szCs w:val="22"/>
                <w:lang w:val="en-GB"/>
              </w:rPr>
              <w:t>1</w:t>
            </w:r>
          </w:p>
        </w:tc>
        <w:tc>
          <w:tcPr>
            <w:tcW w:w="1275" w:type="dxa"/>
          </w:tcPr>
          <w:p w14:paraId="33CB1014" w14:textId="77777777" w:rsidR="003836FA" w:rsidRPr="00C26C40" w:rsidRDefault="003836FA" w:rsidP="00870DFD">
            <w:pPr>
              <w:rPr>
                <w:sz w:val="22"/>
                <w:szCs w:val="22"/>
                <w:lang w:val="en-GB"/>
              </w:rPr>
            </w:pPr>
            <w:r w:rsidRPr="00C26C40">
              <w:rPr>
                <w:sz w:val="22"/>
                <w:szCs w:val="22"/>
                <w:lang w:val="en-GB"/>
              </w:rPr>
              <w:t>z = 0</w:t>
            </w:r>
          </w:p>
        </w:tc>
        <w:tc>
          <w:tcPr>
            <w:tcW w:w="2410" w:type="dxa"/>
          </w:tcPr>
          <w:p w14:paraId="1034A79C" w14:textId="77777777" w:rsidR="003836FA" w:rsidRPr="00C26C40" w:rsidRDefault="003836FA" w:rsidP="00870DFD">
            <w:pPr>
              <w:rPr>
                <w:sz w:val="22"/>
                <w:szCs w:val="22"/>
                <w:lang w:val="en-GB"/>
              </w:rPr>
            </w:pPr>
            <w:r w:rsidRPr="00C26C40">
              <w:rPr>
                <w:sz w:val="22"/>
                <w:szCs w:val="22"/>
                <w:lang w:val="en-GB"/>
              </w:rPr>
              <w:t>1.6072 mol/s</w:t>
            </w:r>
          </w:p>
        </w:tc>
        <w:tc>
          <w:tcPr>
            <w:tcW w:w="2693" w:type="dxa"/>
          </w:tcPr>
          <w:p w14:paraId="4F0EC511" w14:textId="77777777" w:rsidR="003836FA" w:rsidRPr="00C26C40" w:rsidRDefault="003836FA" w:rsidP="00870DFD">
            <w:pPr>
              <w:rPr>
                <w:sz w:val="22"/>
                <w:szCs w:val="22"/>
                <w:lang w:val="en-GB"/>
              </w:rPr>
            </w:pPr>
            <w:r w:rsidRPr="00C26C40">
              <w:rPr>
                <w:sz w:val="22"/>
                <w:szCs w:val="22"/>
                <w:lang w:val="en-GB"/>
              </w:rPr>
              <w:t>Fresh gibbsite feed</w:t>
            </w:r>
          </w:p>
        </w:tc>
      </w:tr>
      <w:tr w:rsidR="003836FA" w:rsidRPr="00C26C40" w14:paraId="71B7DF28" w14:textId="77777777" w:rsidTr="00610B32">
        <w:tc>
          <w:tcPr>
            <w:tcW w:w="988" w:type="dxa"/>
          </w:tcPr>
          <w:p w14:paraId="2E9C5D13" w14:textId="77777777" w:rsidR="003836FA" w:rsidRPr="00C26C40" w:rsidRDefault="003836FA" w:rsidP="00870DFD">
            <w:pPr>
              <w:rPr>
                <w:sz w:val="22"/>
                <w:szCs w:val="22"/>
                <w:lang w:val="en-GB"/>
              </w:rPr>
            </w:pPr>
            <w:r w:rsidRPr="00C26C40">
              <w:rPr>
                <w:sz w:val="22"/>
                <w:szCs w:val="22"/>
                <w:lang w:val="en-GB"/>
              </w:rPr>
              <w:t>2</w:t>
            </w:r>
          </w:p>
        </w:tc>
        <w:tc>
          <w:tcPr>
            <w:tcW w:w="1275" w:type="dxa"/>
          </w:tcPr>
          <w:p w14:paraId="3FAB675C" w14:textId="77777777" w:rsidR="003836FA" w:rsidRPr="00C26C40" w:rsidRDefault="003836FA" w:rsidP="00870DFD">
            <w:pPr>
              <w:rPr>
                <w:sz w:val="22"/>
                <w:szCs w:val="22"/>
                <w:lang w:val="en-GB"/>
              </w:rPr>
            </w:pPr>
            <w:r w:rsidRPr="00C26C40">
              <w:rPr>
                <w:sz w:val="22"/>
                <w:szCs w:val="22"/>
                <w:lang w:val="en-GB"/>
              </w:rPr>
              <w:t>z = 0</w:t>
            </w:r>
          </w:p>
        </w:tc>
        <w:tc>
          <w:tcPr>
            <w:tcW w:w="2410" w:type="dxa"/>
          </w:tcPr>
          <w:p w14:paraId="2DA91CE0" w14:textId="77777777" w:rsidR="003836FA" w:rsidRPr="00C26C40" w:rsidRDefault="003836FA" w:rsidP="00870DFD">
            <w:pPr>
              <w:rPr>
                <w:sz w:val="22"/>
                <w:szCs w:val="22"/>
                <w:lang w:val="en-GB"/>
              </w:rPr>
            </w:pPr>
            <w:r w:rsidRPr="00C26C40">
              <w:rPr>
                <w:sz w:val="22"/>
                <w:szCs w:val="22"/>
                <w:lang w:val="en-GB"/>
              </w:rPr>
              <w:t>0 mol/s</w:t>
            </w:r>
          </w:p>
        </w:tc>
        <w:tc>
          <w:tcPr>
            <w:tcW w:w="2693" w:type="dxa"/>
          </w:tcPr>
          <w:p w14:paraId="4BC578CB" w14:textId="77777777" w:rsidR="003836FA" w:rsidRPr="00C26C40" w:rsidRDefault="003836FA" w:rsidP="00870DFD">
            <w:pPr>
              <w:rPr>
                <w:sz w:val="22"/>
                <w:szCs w:val="22"/>
                <w:lang w:val="en-GB"/>
              </w:rPr>
            </w:pPr>
            <w:r w:rsidRPr="00C26C40">
              <w:rPr>
                <w:sz w:val="22"/>
                <w:szCs w:val="22"/>
                <w:lang w:val="en-GB"/>
              </w:rPr>
              <w:t>No magnetite in feed</w:t>
            </w:r>
          </w:p>
        </w:tc>
      </w:tr>
      <w:tr w:rsidR="003836FA" w:rsidRPr="00C26C40" w14:paraId="50F20E1C" w14:textId="77777777" w:rsidTr="00610B32">
        <w:tc>
          <w:tcPr>
            <w:tcW w:w="988" w:type="dxa"/>
          </w:tcPr>
          <w:p w14:paraId="35F8F273" w14:textId="77777777" w:rsidR="003836FA" w:rsidRPr="00C26C40" w:rsidRDefault="003836FA" w:rsidP="00870DFD">
            <w:pPr>
              <w:rPr>
                <w:sz w:val="22"/>
                <w:szCs w:val="22"/>
                <w:lang w:val="en-GB"/>
              </w:rPr>
            </w:pPr>
            <w:r w:rsidRPr="00C26C40">
              <w:rPr>
                <w:sz w:val="22"/>
                <w:szCs w:val="22"/>
                <w:lang w:val="en-GB"/>
              </w:rPr>
              <w:t>3</w:t>
            </w:r>
          </w:p>
        </w:tc>
        <w:tc>
          <w:tcPr>
            <w:tcW w:w="1275" w:type="dxa"/>
          </w:tcPr>
          <w:p w14:paraId="2A79F56E" w14:textId="77777777" w:rsidR="003836FA" w:rsidRPr="00C26C40" w:rsidRDefault="003836FA" w:rsidP="00870DFD">
            <w:pPr>
              <w:rPr>
                <w:sz w:val="22"/>
                <w:szCs w:val="22"/>
                <w:lang w:val="en-GB"/>
              </w:rPr>
            </w:pPr>
            <w:r w:rsidRPr="00C26C40">
              <w:rPr>
                <w:sz w:val="22"/>
                <w:szCs w:val="22"/>
                <w:lang w:val="en-GB"/>
              </w:rPr>
              <w:t>z = 0</w:t>
            </w:r>
          </w:p>
        </w:tc>
        <w:tc>
          <w:tcPr>
            <w:tcW w:w="2410" w:type="dxa"/>
          </w:tcPr>
          <w:p w14:paraId="23C933A9" w14:textId="77777777" w:rsidR="003836FA" w:rsidRPr="00C26C40" w:rsidRDefault="003836FA" w:rsidP="00870DFD">
            <w:pPr>
              <w:rPr>
                <w:sz w:val="22"/>
                <w:szCs w:val="22"/>
                <w:lang w:val="en-GB"/>
              </w:rPr>
            </w:pPr>
            <w:r w:rsidRPr="00C26C40">
              <w:rPr>
                <w:sz w:val="22"/>
                <w:szCs w:val="22"/>
                <w:lang w:val="en-GB"/>
              </w:rPr>
              <w:t>0.02087 mol/s</w:t>
            </w:r>
          </w:p>
        </w:tc>
        <w:tc>
          <w:tcPr>
            <w:tcW w:w="2693" w:type="dxa"/>
          </w:tcPr>
          <w:p w14:paraId="78CFA4CC" w14:textId="77777777" w:rsidR="003836FA" w:rsidRPr="00C26C40" w:rsidRDefault="003836FA" w:rsidP="00870DFD">
            <w:pPr>
              <w:rPr>
                <w:sz w:val="22"/>
                <w:szCs w:val="22"/>
                <w:lang w:val="en-GB"/>
              </w:rPr>
            </w:pPr>
            <w:r w:rsidRPr="00C26C40">
              <w:rPr>
                <w:sz w:val="22"/>
                <w:szCs w:val="22"/>
                <w:lang w:val="en-GB"/>
              </w:rPr>
              <w:t>Fresh Haematite feed</w:t>
            </w:r>
          </w:p>
        </w:tc>
      </w:tr>
      <w:tr w:rsidR="003836FA" w:rsidRPr="00C26C40" w14:paraId="7F929611" w14:textId="77777777" w:rsidTr="00610B32">
        <w:tc>
          <w:tcPr>
            <w:tcW w:w="988" w:type="dxa"/>
          </w:tcPr>
          <w:p w14:paraId="71142681" w14:textId="77777777" w:rsidR="003836FA" w:rsidRPr="00C26C40" w:rsidRDefault="003836FA" w:rsidP="00870DFD">
            <w:pPr>
              <w:rPr>
                <w:sz w:val="22"/>
                <w:szCs w:val="22"/>
                <w:lang w:val="en-GB"/>
              </w:rPr>
            </w:pPr>
            <w:r w:rsidRPr="00C26C40">
              <w:rPr>
                <w:sz w:val="22"/>
                <w:szCs w:val="22"/>
                <w:lang w:val="en-GB"/>
              </w:rPr>
              <w:t>4</w:t>
            </w:r>
          </w:p>
        </w:tc>
        <w:tc>
          <w:tcPr>
            <w:tcW w:w="1275" w:type="dxa"/>
          </w:tcPr>
          <w:p w14:paraId="2D161701" w14:textId="77777777" w:rsidR="003836FA" w:rsidRPr="00C26C40" w:rsidRDefault="003836FA" w:rsidP="00870DFD">
            <w:pPr>
              <w:rPr>
                <w:sz w:val="22"/>
                <w:szCs w:val="22"/>
                <w:lang w:val="en-GB"/>
              </w:rPr>
            </w:pPr>
            <w:r w:rsidRPr="00C26C40">
              <w:rPr>
                <w:sz w:val="22"/>
                <w:szCs w:val="22"/>
                <w:lang w:val="en-GB"/>
              </w:rPr>
              <w:t>z = 0</w:t>
            </w:r>
          </w:p>
        </w:tc>
        <w:tc>
          <w:tcPr>
            <w:tcW w:w="2410" w:type="dxa"/>
          </w:tcPr>
          <w:p w14:paraId="437D49D2" w14:textId="77777777" w:rsidR="003836FA" w:rsidRPr="00C26C40" w:rsidRDefault="003836FA" w:rsidP="00870DFD">
            <w:pPr>
              <w:rPr>
                <w:sz w:val="22"/>
                <w:szCs w:val="22"/>
                <w:lang w:val="en-GB"/>
              </w:rPr>
            </w:pPr>
            <w:r w:rsidRPr="00C26C40">
              <w:rPr>
                <w:sz w:val="22"/>
                <w:szCs w:val="22"/>
                <w:lang w:val="en-GB"/>
              </w:rPr>
              <w:t>773.15 K</w:t>
            </w:r>
          </w:p>
        </w:tc>
        <w:tc>
          <w:tcPr>
            <w:tcW w:w="2693" w:type="dxa"/>
          </w:tcPr>
          <w:p w14:paraId="3885C991" w14:textId="77777777" w:rsidR="003836FA" w:rsidRPr="00C26C40" w:rsidRDefault="003836FA" w:rsidP="00870DFD">
            <w:pPr>
              <w:rPr>
                <w:sz w:val="22"/>
                <w:szCs w:val="22"/>
                <w:lang w:val="en-GB"/>
              </w:rPr>
            </w:pPr>
            <w:r w:rsidRPr="00C26C40">
              <w:rPr>
                <w:sz w:val="22"/>
                <w:szCs w:val="22"/>
                <w:lang w:val="en-GB"/>
              </w:rPr>
              <w:t>Solid feed temperature</w:t>
            </w:r>
          </w:p>
        </w:tc>
      </w:tr>
      <w:tr w:rsidR="003836FA" w:rsidRPr="00C26C40" w14:paraId="7A28FE95" w14:textId="77777777" w:rsidTr="00610B32">
        <w:tc>
          <w:tcPr>
            <w:tcW w:w="988" w:type="dxa"/>
          </w:tcPr>
          <w:p w14:paraId="3593F493" w14:textId="77777777" w:rsidR="003836FA" w:rsidRPr="00C26C40" w:rsidRDefault="003836FA" w:rsidP="00870DFD">
            <w:pPr>
              <w:rPr>
                <w:sz w:val="22"/>
                <w:szCs w:val="22"/>
                <w:lang w:val="en-GB"/>
              </w:rPr>
            </w:pPr>
            <w:r w:rsidRPr="00C26C40">
              <w:rPr>
                <w:sz w:val="22"/>
                <w:szCs w:val="22"/>
                <w:lang w:val="en-GB"/>
              </w:rPr>
              <w:t>5</w:t>
            </w:r>
          </w:p>
        </w:tc>
        <w:tc>
          <w:tcPr>
            <w:tcW w:w="1275" w:type="dxa"/>
          </w:tcPr>
          <w:p w14:paraId="081A828C" w14:textId="77777777" w:rsidR="003836FA" w:rsidRPr="00C26C40" w:rsidRDefault="003836FA" w:rsidP="00870DFD">
            <w:pPr>
              <w:rPr>
                <w:sz w:val="22"/>
                <w:szCs w:val="22"/>
                <w:lang w:val="en-GB"/>
              </w:rPr>
            </w:pPr>
            <w:r w:rsidRPr="00C26C40">
              <w:rPr>
                <w:sz w:val="22"/>
                <w:szCs w:val="22"/>
                <w:lang w:val="en-GB"/>
              </w:rPr>
              <w:t>z = L</w:t>
            </w:r>
          </w:p>
        </w:tc>
        <w:tc>
          <w:tcPr>
            <w:tcW w:w="2410" w:type="dxa"/>
          </w:tcPr>
          <w:p w14:paraId="7C0EF1D9" w14:textId="77777777" w:rsidR="003836FA" w:rsidRPr="00C26C40" w:rsidRDefault="003836FA" w:rsidP="00870DFD">
            <w:pPr>
              <w:rPr>
                <w:sz w:val="22"/>
                <w:szCs w:val="22"/>
                <w:lang w:val="en-GB"/>
              </w:rPr>
            </w:pPr>
            <w:r w:rsidRPr="00C26C40">
              <w:rPr>
                <w:sz w:val="22"/>
                <w:szCs w:val="22"/>
                <w:lang w:val="en-GB"/>
              </w:rPr>
              <w:t>2.95 mol/s</w:t>
            </w:r>
          </w:p>
        </w:tc>
        <w:tc>
          <w:tcPr>
            <w:tcW w:w="2693" w:type="dxa"/>
          </w:tcPr>
          <w:p w14:paraId="64610C7D" w14:textId="77777777" w:rsidR="003836FA" w:rsidRPr="00C26C40" w:rsidRDefault="003836FA" w:rsidP="00870DFD">
            <w:pPr>
              <w:rPr>
                <w:sz w:val="22"/>
                <w:szCs w:val="22"/>
                <w:lang w:val="en-GB"/>
              </w:rPr>
            </w:pPr>
            <w:r w:rsidRPr="00C26C40">
              <w:rPr>
                <w:sz w:val="22"/>
                <w:szCs w:val="22"/>
                <w:lang w:val="en-GB"/>
              </w:rPr>
              <w:t>Fresh CO from burner</w:t>
            </w:r>
          </w:p>
        </w:tc>
      </w:tr>
      <w:tr w:rsidR="003836FA" w:rsidRPr="00C26C40" w14:paraId="1708D29B" w14:textId="77777777" w:rsidTr="00610B32">
        <w:tc>
          <w:tcPr>
            <w:tcW w:w="988" w:type="dxa"/>
          </w:tcPr>
          <w:p w14:paraId="11BB9EE8" w14:textId="77777777" w:rsidR="003836FA" w:rsidRPr="00C26C40" w:rsidRDefault="003836FA" w:rsidP="00870DFD">
            <w:pPr>
              <w:rPr>
                <w:sz w:val="22"/>
                <w:szCs w:val="22"/>
                <w:lang w:val="en-GB"/>
              </w:rPr>
            </w:pPr>
            <w:r w:rsidRPr="00C26C40">
              <w:rPr>
                <w:sz w:val="22"/>
                <w:szCs w:val="22"/>
                <w:lang w:val="en-GB"/>
              </w:rPr>
              <w:t>6</w:t>
            </w:r>
          </w:p>
        </w:tc>
        <w:tc>
          <w:tcPr>
            <w:tcW w:w="1275" w:type="dxa"/>
          </w:tcPr>
          <w:p w14:paraId="65CBD8A9" w14:textId="77777777" w:rsidR="003836FA" w:rsidRPr="00C26C40" w:rsidRDefault="003836FA" w:rsidP="00870DFD">
            <w:pPr>
              <w:rPr>
                <w:sz w:val="22"/>
                <w:szCs w:val="22"/>
                <w:lang w:val="en-GB"/>
              </w:rPr>
            </w:pPr>
            <w:r w:rsidRPr="00C26C40">
              <w:rPr>
                <w:sz w:val="22"/>
                <w:szCs w:val="22"/>
                <w:lang w:val="en-GB"/>
              </w:rPr>
              <w:t>z = L</w:t>
            </w:r>
          </w:p>
        </w:tc>
        <w:tc>
          <w:tcPr>
            <w:tcW w:w="2410" w:type="dxa"/>
          </w:tcPr>
          <w:p w14:paraId="5843B5F1" w14:textId="77777777" w:rsidR="003836FA" w:rsidRPr="00C26C40" w:rsidRDefault="003836FA" w:rsidP="00870DFD">
            <w:pPr>
              <w:rPr>
                <w:sz w:val="22"/>
                <w:szCs w:val="22"/>
                <w:lang w:val="en-GB"/>
              </w:rPr>
            </w:pPr>
            <w:r w:rsidRPr="00C26C40">
              <w:rPr>
                <w:sz w:val="22"/>
                <w:szCs w:val="22"/>
                <w:lang w:val="en-GB"/>
              </w:rPr>
              <w:t>1.10 mol/s</w:t>
            </w:r>
          </w:p>
        </w:tc>
        <w:tc>
          <w:tcPr>
            <w:tcW w:w="2693" w:type="dxa"/>
          </w:tcPr>
          <w:p w14:paraId="38A7C3A1" w14:textId="77777777" w:rsidR="003836FA" w:rsidRPr="00C26C40" w:rsidRDefault="003836FA" w:rsidP="00870DFD">
            <w:pPr>
              <w:rPr>
                <w:sz w:val="22"/>
                <w:szCs w:val="22"/>
                <w:lang w:val="en-GB"/>
              </w:rPr>
            </w:pPr>
            <w:r w:rsidRPr="00C26C40">
              <w:rPr>
                <w:sz w:val="22"/>
                <w:szCs w:val="22"/>
                <w:lang w:val="en-GB"/>
              </w:rPr>
              <w:t>CO₂ from burner</w:t>
            </w:r>
          </w:p>
        </w:tc>
      </w:tr>
      <w:tr w:rsidR="003836FA" w:rsidRPr="00C26C40" w14:paraId="1421E12F" w14:textId="77777777" w:rsidTr="00610B32">
        <w:tc>
          <w:tcPr>
            <w:tcW w:w="988" w:type="dxa"/>
          </w:tcPr>
          <w:p w14:paraId="488432FD" w14:textId="77777777" w:rsidR="003836FA" w:rsidRPr="00C26C40" w:rsidRDefault="003836FA" w:rsidP="00870DFD">
            <w:pPr>
              <w:rPr>
                <w:sz w:val="22"/>
                <w:szCs w:val="22"/>
                <w:lang w:val="en-GB"/>
              </w:rPr>
            </w:pPr>
            <w:r w:rsidRPr="00C26C40">
              <w:rPr>
                <w:sz w:val="22"/>
                <w:szCs w:val="22"/>
                <w:lang w:val="en-GB"/>
              </w:rPr>
              <w:t>7</w:t>
            </w:r>
          </w:p>
        </w:tc>
        <w:tc>
          <w:tcPr>
            <w:tcW w:w="1275" w:type="dxa"/>
          </w:tcPr>
          <w:p w14:paraId="12A4F3F9" w14:textId="77777777" w:rsidR="003836FA" w:rsidRPr="00C26C40" w:rsidRDefault="003836FA" w:rsidP="00870DFD">
            <w:pPr>
              <w:rPr>
                <w:sz w:val="22"/>
                <w:szCs w:val="22"/>
                <w:lang w:val="en-GB"/>
              </w:rPr>
            </w:pPr>
            <w:r w:rsidRPr="00C26C40">
              <w:rPr>
                <w:sz w:val="22"/>
                <w:szCs w:val="22"/>
                <w:lang w:val="en-GB"/>
              </w:rPr>
              <w:t>z = L</w:t>
            </w:r>
          </w:p>
        </w:tc>
        <w:tc>
          <w:tcPr>
            <w:tcW w:w="2410" w:type="dxa"/>
          </w:tcPr>
          <w:p w14:paraId="5D3045B0" w14:textId="77777777" w:rsidR="003836FA" w:rsidRPr="00C26C40" w:rsidRDefault="003836FA" w:rsidP="00870DFD">
            <w:pPr>
              <w:rPr>
                <w:sz w:val="22"/>
                <w:szCs w:val="22"/>
                <w:lang w:val="en-GB"/>
              </w:rPr>
            </w:pPr>
            <w:r w:rsidRPr="00C26C40">
              <w:rPr>
                <w:sz w:val="22"/>
                <w:szCs w:val="22"/>
                <w:lang w:val="en-GB"/>
              </w:rPr>
              <w:t>0 mol/s</w:t>
            </w:r>
          </w:p>
        </w:tc>
        <w:tc>
          <w:tcPr>
            <w:tcW w:w="2693" w:type="dxa"/>
          </w:tcPr>
          <w:p w14:paraId="1FEE4D8D" w14:textId="77777777" w:rsidR="003836FA" w:rsidRPr="00C26C40" w:rsidRDefault="003836FA" w:rsidP="00870DFD">
            <w:pPr>
              <w:rPr>
                <w:sz w:val="22"/>
                <w:szCs w:val="22"/>
                <w:lang w:val="en-GB"/>
              </w:rPr>
            </w:pPr>
            <w:r w:rsidRPr="00C26C40">
              <w:rPr>
                <w:sz w:val="22"/>
                <w:szCs w:val="22"/>
                <w:lang w:val="en-GB"/>
              </w:rPr>
              <w:t>Fresh gas, no steam</w:t>
            </w:r>
          </w:p>
        </w:tc>
      </w:tr>
      <w:tr w:rsidR="003836FA" w:rsidRPr="00C26C40" w14:paraId="0C83354A" w14:textId="77777777" w:rsidTr="00610B32">
        <w:tc>
          <w:tcPr>
            <w:tcW w:w="988" w:type="dxa"/>
          </w:tcPr>
          <w:p w14:paraId="72C87C12" w14:textId="77777777" w:rsidR="003836FA" w:rsidRPr="00C26C40" w:rsidRDefault="003836FA" w:rsidP="00870DFD">
            <w:pPr>
              <w:rPr>
                <w:sz w:val="22"/>
                <w:szCs w:val="22"/>
                <w:lang w:val="en-GB"/>
              </w:rPr>
            </w:pPr>
            <w:r w:rsidRPr="00C26C40">
              <w:rPr>
                <w:sz w:val="22"/>
                <w:szCs w:val="22"/>
                <w:lang w:val="en-GB"/>
              </w:rPr>
              <w:t>8</w:t>
            </w:r>
          </w:p>
        </w:tc>
        <w:tc>
          <w:tcPr>
            <w:tcW w:w="1275" w:type="dxa"/>
          </w:tcPr>
          <w:p w14:paraId="104CC0FE" w14:textId="77777777" w:rsidR="003836FA" w:rsidRPr="00C26C40" w:rsidRDefault="003836FA" w:rsidP="00870DFD">
            <w:pPr>
              <w:rPr>
                <w:sz w:val="22"/>
                <w:szCs w:val="22"/>
                <w:lang w:val="en-GB"/>
              </w:rPr>
            </w:pPr>
            <w:r w:rsidRPr="00C26C40">
              <w:rPr>
                <w:sz w:val="22"/>
                <w:szCs w:val="22"/>
                <w:lang w:val="en-GB"/>
              </w:rPr>
              <w:t>z = L</w:t>
            </w:r>
          </w:p>
        </w:tc>
        <w:tc>
          <w:tcPr>
            <w:tcW w:w="2410" w:type="dxa"/>
          </w:tcPr>
          <w:p w14:paraId="6B948CE3" w14:textId="77777777" w:rsidR="003836FA" w:rsidRPr="00C26C40" w:rsidRDefault="003836FA" w:rsidP="00870DFD">
            <w:pPr>
              <w:rPr>
                <w:sz w:val="22"/>
                <w:szCs w:val="22"/>
                <w:lang w:val="en-GB"/>
              </w:rPr>
            </w:pPr>
            <w:r w:rsidRPr="00C26C40">
              <w:rPr>
                <w:sz w:val="22"/>
                <w:szCs w:val="22"/>
                <w:lang w:val="en-GB"/>
              </w:rPr>
              <w:t>873.15 K</w:t>
            </w:r>
          </w:p>
        </w:tc>
        <w:tc>
          <w:tcPr>
            <w:tcW w:w="2693" w:type="dxa"/>
          </w:tcPr>
          <w:p w14:paraId="3CEDDEA5" w14:textId="77777777" w:rsidR="003836FA" w:rsidRPr="00C26C40" w:rsidRDefault="003836FA" w:rsidP="00870DFD">
            <w:pPr>
              <w:rPr>
                <w:sz w:val="22"/>
                <w:szCs w:val="22"/>
                <w:lang w:val="en-GB"/>
              </w:rPr>
            </w:pPr>
            <w:r w:rsidRPr="00C26C40">
              <w:rPr>
                <w:sz w:val="22"/>
                <w:szCs w:val="22"/>
                <w:lang w:val="en-GB"/>
              </w:rPr>
              <w:t>Gas inlet temperature</w:t>
            </w:r>
          </w:p>
        </w:tc>
      </w:tr>
      <w:tr w:rsidR="003836FA" w:rsidRPr="00C26C40" w14:paraId="673FA4C6" w14:textId="77777777" w:rsidTr="00610B32">
        <w:tc>
          <w:tcPr>
            <w:tcW w:w="988" w:type="dxa"/>
          </w:tcPr>
          <w:p w14:paraId="20A00717" w14:textId="77777777" w:rsidR="003836FA" w:rsidRPr="00C26C40" w:rsidRDefault="003836FA" w:rsidP="00870DFD">
            <w:pPr>
              <w:rPr>
                <w:sz w:val="22"/>
                <w:szCs w:val="22"/>
                <w:lang w:val="en-GB"/>
              </w:rPr>
            </w:pPr>
            <w:r w:rsidRPr="00C26C40">
              <w:rPr>
                <w:sz w:val="22"/>
                <w:szCs w:val="22"/>
                <w:lang w:val="en-GB"/>
              </w:rPr>
              <w:t>9</w:t>
            </w:r>
          </w:p>
        </w:tc>
        <w:tc>
          <w:tcPr>
            <w:tcW w:w="1275" w:type="dxa"/>
          </w:tcPr>
          <w:p w14:paraId="363CC177" w14:textId="77777777" w:rsidR="003836FA" w:rsidRPr="00C26C40" w:rsidRDefault="003836FA" w:rsidP="00870DFD">
            <w:pPr>
              <w:rPr>
                <w:sz w:val="22"/>
                <w:szCs w:val="22"/>
                <w:lang w:val="en-GB"/>
              </w:rPr>
            </w:pPr>
            <w:r w:rsidRPr="00C26C40">
              <w:rPr>
                <w:sz w:val="22"/>
                <w:szCs w:val="22"/>
                <w:lang w:val="en-GB"/>
              </w:rPr>
              <w:t>z = L</w:t>
            </w:r>
          </w:p>
        </w:tc>
        <w:tc>
          <w:tcPr>
            <w:tcW w:w="2410" w:type="dxa"/>
          </w:tcPr>
          <w:p w14:paraId="53D6D057" w14:textId="77777777" w:rsidR="003836FA" w:rsidRPr="00C26C40" w:rsidRDefault="003836FA" w:rsidP="00870DFD">
            <w:pPr>
              <w:rPr>
                <w:sz w:val="22"/>
                <w:szCs w:val="22"/>
                <w:lang w:val="en-GB"/>
              </w:rPr>
            </w:pPr>
            <w:r w:rsidRPr="00C26C40">
              <w:rPr>
                <w:sz w:val="22"/>
                <w:szCs w:val="22"/>
                <w:lang w:val="en-GB"/>
              </w:rPr>
              <w:t>1.16 mol/s</w:t>
            </w:r>
          </w:p>
        </w:tc>
        <w:tc>
          <w:tcPr>
            <w:tcW w:w="2693" w:type="dxa"/>
          </w:tcPr>
          <w:p w14:paraId="730378D6" w14:textId="77777777" w:rsidR="003836FA" w:rsidRPr="00C26C40" w:rsidRDefault="003836FA" w:rsidP="00870DFD">
            <w:pPr>
              <w:rPr>
                <w:sz w:val="22"/>
                <w:szCs w:val="22"/>
                <w:lang w:val="en-GB"/>
              </w:rPr>
            </w:pPr>
            <w:r w:rsidRPr="00C26C40">
              <w:rPr>
                <w:sz w:val="22"/>
                <w:szCs w:val="22"/>
                <w:lang w:val="en-GB"/>
              </w:rPr>
              <w:t>O₂ from burner air</w:t>
            </w:r>
          </w:p>
        </w:tc>
      </w:tr>
    </w:tbl>
    <w:p w14:paraId="0FA123AA" w14:textId="77777777" w:rsidR="003836FA" w:rsidRPr="00C26C40" w:rsidRDefault="003836FA" w:rsidP="00726850">
      <w:pPr>
        <w:pStyle w:val="Heading4"/>
      </w:pPr>
      <w:bookmarkStart w:id="266" w:name="_Toc233209457"/>
      <w:r w:rsidRPr="00C26C40">
        <w:t>Numerical Solution Method</w:t>
      </w:r>
      <w:bookmarkEnd w:id="266"/>
    </w:p>
    <w:p w14:paraId="33E1DB2B" w14:textId="77777777" w:rsidR="003836FA" w:rsidRPr="00C26C40" w:rsidRDefault="003836FA" w:rsidP="00610B32">
      <w:pPr>
        <w:rPr>
          <w:b/>
          <w:bCs/>
        </w:rPr>
      </w:pPr>
      <w:bookmarkStart w:id="267" w:name="_Toc233209458"/>
      <w:r w:rsidRPr="00C26C40">
        <w:rPr>
          <w:b/>
          <w:bCs/>
        </w:rPr>
        <w:t>Solver: bvp4c</w:t>
      </w:r>
      <w:bookmarkEnd w:id="267"/>
    </w:p>
    <w:p w14:paraId="7AA1D31D" w14:textId="77777777" w:rsidR="003836FA" w:rsidRPr="00C26C40" w:rsidRDefault="003836FA" w:rsidP="003836FA">
      <w:r w:rsidRPr="00C26C40">
        <w:t>The system is solved using MATLAB's bvp4c, which implements the three-stage Lobatto IIIa collocation formula, a fourth-order implicit Runge-Kutta method. The solver adaptively refines the axial mesh to meet the user-specified error tolerances. Solver settings:</w:t>
      </w:r>
    </w:p>
    <w:p w14:paraId="2D2CFF37" w14:textId="5B4D6CB0" w:rsidR="003836FA" w:rsidRPr="00C26C40" w:rsidRDefault="003836FA" w:rsidP="003836FA">
      <w:pPr>
        <w:pStyle w:val="Caption"/>
        <w:keepNext/>
        <w:rPr>
          <w:sz w:val="24"/>
          <w:szCs w:val="24"/>
        </w:rPr>
      </w:pPr>
      <w:bookmarkStart w:id="268" w:name="_Toc233741456"/>
      <w:bookmarkStart w:id="269" w:name="_Toc237244845"/>
      <w:r w:rsidRPr="00C26C40">
        <w:rPr>
          <w:sz w:val="24"/>
          <w:szCs w:val="24"/>
        </w:rPr>
        <w:t xml:space="preserve">Table </w:t>
      </w:r>
      <w:r w:rsidR="00B61202">
        <w:rPr>
          <w:sz w:val="24"/>
          <w:szCs w:val="24"/>
        </w:rPr>
        <w:fldChar w:fldCharType="begin"/>
      </w:r>
      <w:r w:rsidR="00B61202">
        <w:rPr>
          <w:sz w:val="24"/>
          <w:szCs w:val="24"/>
        </w:rPr>
        <w:instrText xml:space="preserve"> STYLEREF 1 \s </w:instrText>
      </w:r>
      <w:r w:rsidR="00B61202">
        <w:rPr>
          <w:sz w:val="24"/>
          <w:szCs w:val="24"/>
        </w:rPr>
        <w:fldChar w:fldCharType="separate"/>
      </w:r>
      <w:r w:rsidR="006221B8">
        <w:rPr>
          <w:noProof/>
          <w:sz w:val="24"/>
          <w:szCs w:val="24"/>
        </w:rPr>
        <w:t>6</w:t>
      </w:r>
      <w:r w:rsidR="00B61202">
        <w:rPr>
          <w:sz w:val="24"/>
          <w:szCs w:val="24"/>
        </w:rPr>
        <w:fldChar w:fldCharType="end"/>
      </w:r>
      <w:r w:rsidR="00B61202">
        <w:rPr>
          <w:sz w:val="24"/>
          <w:szCs w:val="24"/>
        </w:rPr>
        <w:noBreakHyphen/>
      </w:r>
      <w:r w:rsidR="00B61202">
        <w:rPr>
          <w:sz w:val="24"/>
          <w:szCs w:val="24"/>
        </w:rPr>
        <w:fldChar w:fldCharType="begin"/>
      </w:r>
      <w:r w:rsidR="00B61202">
        <w:rPr>
          <w:sz w:val="24"/>
          <w:szCs w:val="24"/>
        </w:rPr>
        <w:instrText xml:space="preserve"> SEQ Table \* ARABIC \s 1 </w:instrText>
      </w:r>
      <w:r w:rsidR="00B61202">
        <w:rPr>
          <w:sz w:val="24"/>
          <w:szCs w:val="24"/>
        </w:rPr>
        <w:fldChar w:fldCharType="separate"/>
      </w:r>
      <w:r w:rsidR="006221B8">
        <w:rPr>
          <w:noProof/>
          <w:sz w:val="24"/>
          <w:szCs w:val="24"/>
        </w:rPr>
        <w:t>14</w:t>
      </w:r>
      <w:r w:rsidR="00B61202">
        <w:rPr>
          <w:sz w:val="24"/>
          <w:szCs w:val="24"/>
        </w:rPr>
        <w:fldChar w:fldCharType="end"/>
      </w:r>
      <w:r w:rsidRPr="00C26C40">
        <w:rPr>
          <w:sz w:val="24"/>
          <w:szCs w:val="24"/>
        </w:rPr>
        <w:t xml:space="preserve"> bvp4c solver options.</w:t>
      </w:r>
      <w:bookmarkEnd w:id="268"/>
      <w:bookmarkEnd w:id="269"/>
    </w:p>
    <w:tbl>
      <w:tblPr>
        <w:tblStyle w:val="TableGrid"/>
        <w:tblW w:w="9060" w:type="dxa"/>
        <w:tblLook w:val="0000" w:firstRow="0" w:lastRow="0" w:firstColumn="0" w:lastColumn="0" w:noHBand="0" w:noVBand="0"/>
      </w:tblPr>
      <w:tblGrid>
        <w:gridCol w:w="2500"/>
        <w:gridCol w:w="1748"/>
        <w:gridCol w:w="4812"/>
      </w:tblGrid>
      <w:tr w:rsidR="003836FA" w:rsidRPr="00C26C40" w14:paraId="7CB03F6A" w14:textId="77777777" w:rsidTr="00870DFD">
        <w:tc>
          <w:tcPr>
            <w:tcW w:w="2500" w:type="dxa"/>
          </w:tcPr>
          <w:p w14:paraId="3247A83D" w14:textId="77777777" w:rsidR="003836FA" w:rsidRPr="00C26C40" w:rsidRDefault="003836FA" w:rsidP="00870DFD">
            <w:pPr>
              <w:rPr>
                <w:b/>
                <w:bCs/>
                <w:lang w:val="en-GB"/>
              </w:rPr>
            </w:pPr>
            <w:r w:rsidRPr="00C26C40">
              <w:rPr>
                <w:b/>
                <w:bCs/>
                <w:lang w:val="en-GB"/>
              </w:rPr>
              <w:t>Option</w:t>
            </w:r>
          </w:p>
        </w:tc>
        <w:tc>
          <w:tcPr>
            <w:tcW w:w="1748" w:type="dxa"/>
          </w:tcPr>
          <w:p w14:paraId="020DFC0A" w14:textId="77777777" w:rsidR="003836FA" w:rsidRPr="00C26C40" w:rsidRDefault="003836FA" w:rsidP="00870DFD">
            <w:pPr>
              <w:rPr>
                <w:b/>
                <w:bCs/>
                <w:lang w:val="en-GB"/>
              </w:rPr>
            </w:pPr>
            <w:r w:rsidRPr="00C26C40">
              <w:rPr>
                <w:b/>
                <w:bCs/>
                <w:lang w:val="en-GB"/>
              </w:rPr>
              <w:t>Value</w:t>
            </w:r>
          </w:p>
        </w:tc>
        <w:tc>
          <w:tcPr>
            <w:tcW w:w="4812" w:type="dxa"/>
          </w:tcPr>
          <w:p w14:paraId="6D8AB0DF" w14:textId="77777777" w:rsidR="003836FA" w:rsidRPr="00C26C40" w:rsidRDefault="003836FA" w:rsidP="00870DFD">
            <w:pPr>
              <w:rPr>
                <w:b/>
                <w:bCs/>
                <w:lang w:val="en-GB"/>
              </w:rPr>
            </w:pPr>
            <w:r w:rsidRPr="00C26C40">
              <w:rPr>
                <w:b/>
                <w:bCs/>
                <w:lang w:val="en-GB"/>
              </w:rPr>
              <w:t>Purpose</w:t>
            </w:r>
          </w:p>
        </w:tc>
      </w:tr>
      <w:tr w:rsidR="003836FA" w:rsidRPr="00C26C40" w14:paraId="5660B20B" w14:textId="77777777" w:rsidTr="00870DFD">
        <w:tc>
          <w:tcPr>
            <w:tcW w:w="2500" w:type="dxa"/>
          </w:tcPr>
          <w:p w14:paraId="107DC5B7" w14:textId="77777777" w:rsidR="003836FA" w:rsidRPr="00C26C40" w:rsidRDefault="003836FA" w:rsidP="00870DFD">
            <w:pPr>
              <w:rPr>
                <w:lang w:val="en-GB"/>
              </w:rPr>
            </w:pPr>
            <w:r w:rsidRPr="00C26C40">
              <w:rPr>
                <w:lang w:val="en-GB"/>
              </w:rPr>
              <w:t>NMax</w:t>
            </w:r>
          </w:p>
        </w:tc>
        <w:tc>
          <w:tcPr>
            <w:tcW w:w="1748" w:type="dxa"/>
          </w:tcPr>
          <w:p w14:paraId="4416A8DD" w14:textId="77777777" w:rsidR="003836FA" w:rsidRPr="00C26C40" w:rsidRDefault="003836FA" w:rsidP="00870DFD">
            <w:pPr>
              <w:rPr>
                <w:lang w:val="en-GB"/>
              </w:rPr>
            </w:pPr>
            <w:r w:rsidRPr="00C26C40">
              <w:rPr>
                <w:lang w:val="en-GB"/>
              </w:rPr>
              <w:t>10,000</w:t>
            </w:r>
          </w:p>
        </w:tc>
        <w:tc>
          <w:tcPr>
            <w:tcW w:w="4812" w:type="dxa"/>
          </w:tcPr>
          <w:p w14:paraId="345906A5" w14:textId="77777777" w:rsidR="003836FA" w:rsidRPr="00C26C40" w:rsidRDefault="003836FA" w:rsidP="00870DFD">
            <w:pPr>
              <w:rPr>
                <w:lang w:val="en-GB"/>
              </w:rPr>
            </w:pPr>
            <w:r w:rsidRPr="00C26C40">
              <w:rPr>
                <w:lang w:val="en-GB"/>
              </w:rPr>
              <w:t>Maximum number of mesh points</w:t>
            </w:r>
          </w:p>
        </w:tc>
      </w:tr>
      <w:tr w:rsidR="003836FA" w:rsidRPr="00C26C40" w14:paraId="00594F7F" w14:textId="77777777" w:rsidTr="00870DFD">
        <w:tc>
          <w:tcPr>
            <w:tcW w:w="2500" w:type="dxa"/>
          </w:tcPr>
          <w:p w14:paraId="569B427C" w14:textId="77777777" w:rsidR="003836FA" w:rsidRPr="00C26C40" w:rsidRDefault="003836FA" w:rsidP="00870DFD">
            <w:pPr>
              <w:rPr>
                <w:lang w:val="en-GB"/>
              </w:rPr>
            </w:pPr>
            <w:r w:rsidRPr="00C26C40">
              <w:rPr>
                <w:lang w:val="en-GB"/>
              </w:rPr>
              <w:t>RelTol</w:t>
            </w:r>
          </w:p>
        </w:tc>
        <w:tc>
          <w:tcPr>
            <w:tcW w:w="1748" w:type="dxa"/>
          </w:tcPr>
          <w:p w14:paraId="1D527DDE" w14:textId="77777777" w:rsidR="003836FA" w:rsidRPr="00C26C40" w:rsidRDefault="003836FA" w:rsidP="00870DFD">
            <w:pPr>
              <w:rPr>
                <w:lang w:val="en-GB"/>
              </w:rPr>
            </w:pPr>
            <w:r w:rsidRPr="00C26C40">
              <w:rPr>
                <w:lang w:val="en-GB"/>
              </w:rPr>
              <w:t>1 × 10⁻⁴</w:t>
            </w:r>
          </w:p>
        </w:tc>
        <w:tc>
          <w:tcPr>
            <w:tcW w:w="4812" w:type="dxa"/>
          </w:tcPr>
          <w:p w14:paraId="00B379EE" w14:textId="77777777" w:rsidR="003836FA" w:rsidRPr="00C26C40" w:rsidRDefault="003836FA" w:rsidP="00870DFD">
            <w:pPr>
              <w:rPr>
                <w:lang w:val="en-GB"/>
              </w:rPr>
            </w:pPr>
            <w:r w:rsidRPr="00C26C40">
              <w:rPr>
                <w:lang w:val="en-GB"/>
              </w:rPr>
              <w:t>Relative error tolerance per mesh interval</w:t>
            </w:r>
          </w:p>
        </w:tc>
      </w:tr>
      <w:tr w:rsidR="003836FA" w:rsidRPr="00C26C40" w14:paraId="1AED929B" w14:textId="77777777" w:rsidTr="00870DFD">
        <w:tc>
          <w:tcPr>
            <w:tcW w:w="2500" w:type="dxa"/>
          </w:tcPr>
          <w:p w14:paraId="7D4B58CE" w14:textId="77777777" w:rsidR="003836FA" w:rsidRPr="00C26C40" w:rsidRDefault="003836FA" w:rsidP="00870DFD">
            <w:pPr>
              <w:rPr>
                <w:lang w:val="en-GB"/>
              </w:rPr>
            </w:pPr>
            <w:r w:rsidRPr="00C26C40">
              <w:rPr>
                <w:lang w:val="en-GB"/>
              </w:rPr>
              <w:t>AbsTol</w:t>
            </w:r>
          </w:p>
        </w:tc>
        <w:tc>
          <w:tcPr>
            <w:tcW w:w="1748" w:type="dxa"/>
          </w:tcPr>
          <w:p w14:paraId="4E9ADFD7" w14:textId="77777777" w:rsidR="003836FA" w:rsidRPr="00C26C40" w:rsidRDefault="003836FA" w:rsidP="00870DFD">
            <w:pPr>
              <w:rPr>
                <w:lang w:val="en-GB"/>
              </w:rPr>
            </w:pPr>
            <w:r w:rsidRPr="00C26C40">
              <w:rPr>
                <w:lang w:val="en-GB"/>
              </w:rPr>
              <w:t>1 × 10⁻⁶</w:t>
            </w:r>
          </w:p>
        </w:tc>
        <w:tc>
          <w:tcPr>
            <w:tcW w:w="4812" w:type="dxa"/>
          </w:tcPr>
          <w:p w14:paraId="268A18FE" w14:textId="77777777" w:rsidR="003836FA" w:rsidRPr="00C26C40" w:rsidRDefault="003836FA" w:rsidP="00870DFD">
            <w:pPr>
              <w:rPr>
                <w:lang w:val="en-GB"/>
              </w:rPr>
            </w:pPr>
            <w:r w:rsidRPr="00C26C40">
              <w:rPr>
                <w:lang w:val="en-GB"/>
              </w:rPr>
              <w:t>Absolute error tolerance</w:t>
            </w:r>
          </w:p>
        </w:tc>
      </w:tr>
    </w:tbl>
    <w:p w14:paraId="271DFEFB" w14:textId="77777777" w:rsidR="003836FA" w:rsidRPr="00C26C40" w:rsidRDefault="003836FA" w:rsidP="003836FA"/>
    <w:p w14:paraId="52AA3431" w14:textId="4430B8E4" w:rsidR="003836FA" w:rsidRPr="00C26C40" w:rsidRDefault="003836FA" w:rsidP="003836FA">
      <w:pPr>
        <w:pStyle w:val="Caption"/>
        <w:keepNext/>
        <w:rPr>
          <w:sz w:val="24"/>
          <w:szCs w:val="24"/>
        </w:rPr>
      </w:pPr>
      <w:bookmarkStart w:id="270" w:name="_Toc233741457"/>
      <w:bookmarkStart w:id="271" w:name="_Toc237244846"/>
      <w:r w:rsidRPr="00C26C40">
        <w:rPr>
          <w:sz w:val="24"/>
          <w:szCs w:val="24"/>
        </w:rPr>
        <w:t xml:space="preserve">Table </w:t>
      </w:r>
      <w:r w:rsidR="00B61202">
        <w:rPr>
          <w:sz w:val="24"/>
          <w:szCs w:val="24"/>
        </w:rPr>
        <w:fldChar w:fldCharType="begin"/>
      </w:r>
      <w:r w:rsidR="00B61202">
        <w:rPr>
          <w:sz w:val="24"/>
          <w:szCs w:val="24"/>
        </w:rPr>
        <w:instrText xml:space="preserve"> STYLEREF 1 \s </w:instrText>
      </w:r>
      <w:r w:rsidR="00B61202">
        <w:rPr>
          <w:sz w:val="24"/>
          <w:szCs w:val="24"/>
        </w:rPr>
        <w:fldChar w:fldCharType="separate"/>
      </w:r>
      <w:r w:rsidR="006221B8">
        <w:rPr>
          <w:noProof/>
          <w:sz w:val="24"/>
          <w:szCs w:val="24"/>
        </w:rPr>
        <w:t>6</w:t>
      </w:r>
      <w:r w:rsidR="00B61202">
        <w:rPr>
          <w:sz w:val="24"/>
          <w:szCs w:val="24"/>
        </w:rPr>
        <w:fldChar w:fldCharType="end"/>
      </w:r>
      <w:r w:rsidR="00B61202">
        <w:rPr>
          <w:sz w:val="24"/>
          <w:szCs w:val="24"/>
        </w:rPr>
        <w:noBreakHyphen/>
      </w:r>
      <w:r w:rsidR="00B61202">
        <w:rPr>
          <w:sz w:val="24"/>
          <w:szCs w:val="24"/>
        </w:rPr>
        <w:fldChar w:fldCharType="begin"/>
      </w:r>
      <w:r w:rsidR="00B61202">
        <w:rPr>
          <w:sz w:val="24"/>
          <w:szCs w:val="24"/>
        </w:rPr>
        <w:instrText xml:space="preserve"> SEQ Table \* ARABIC \s 1 </w:instrText>
      </w:r>
      <w:r w:rsidR="00B61202">
        <w:rPr>
          <w:sz w:val="24"/>
          <w:szCs w:val="24"/>
        </w:rPr>
        <w:fldChar w:fldCharType="separate"/>
      </w:r>
      <w:r w:rsidR="006221B8">
        <w:rPr>
          <w:noProof/>
          <w:sz w:val="24"/>
          <w:szCs w:val="24"/>
        </w:rPr>
        <w:t>15</w:t>
      </w:r>
      <w:r w:rsidR="00B61202">
        <w:rPr>
          <w:sz w:val="24"/>
          <w:szCs w:val="24"/>
        </w:rPr>
        <w:fldChar w:fldCharType="end"/>
      </w:r>
      <w:r w:rsidRPr="00C26C40">
        <w:rPr>
          <w:sz w:val="24"/>
          <w:szCs w:val="24"/>
        </w:rPr>
        <w:t xml:space="preserve"> Key performance metrics computed in post-processing.</w:t>
      </w:r>
      <w:bookmarkEnd w:id="270"/>
      <w:bookmarkEnd w:id="271"/>
    </w:p>
    <w:tbl>
      <w:tblPr>
        <w:tblStyle w:val="TableGrid"/>
        <w:tblW w:w="7366" w:type="dxa"/>
        <w:jc w:val="center"/>
        <w:tblLook w:val="0000" w:firstRow="0" w:lastRow="0" w:firstColumn="0" w:lastColumn="0" w:noHBand="0" w:noVBand="0"/>
      </w:tblPr>
      <w:tblGrid>
        <w:gridCol w:w="2600"/>
        <w:gridCol w:w="4766"/>
      </w:tblGrid>
      <w:tr w:rsidR="003836FA" w:rsidRPr="00C26C40" w14:paraId="30090D1B" w14:textId="77777777" w:rsidTr="00870DFD">
        <w:trPr>
          <w:jc w:val="center"/>
        </w:trPr>
        <w:tc>
          <w:tcPr>
            <w:tcW w:w="2600" w:type="dxa"/>
          </w:tcPr>
          <w:p w14:paraId="66A12DFD" w14:textId="77777777" w:rsidR="003836FA" w:rsidRPr="00C26C40" w:rsidRDefault="003836FA" w:rsidP="00870DFD">
            <w:pPr>
              <w:rPr>
                <w:lang w:val="en-GB"/>
              </w:rPr>
            </w:pPr>
            <w:r w:rsidRPr="00C26C40">
              <w:rPr>
                <w:lang w:val="en-GB"/>
              </w:rPr>
              <w:t>Quantity</w:t>
            </w:r>
          </w:p>
        </w:tc>
        <w:tc>
          <w:tcPr>
            <w:tcW w:w="4766" w:type="dxa"/>
          </w:tcPr>
          <w:p w14:paraId="506E3C38" w14:textId="77777777" w:rsidR="003836FA" w:rsidRPr="00C26C40" w:rsidRDefault="003836FA" w:rsidP="00870DFD">
            <w:pPr>
              <w:rPr>
                <w:lang w:val="en-GB"/>
              </w:rPr>
            </w:pPr>
            <w:r w:rsidRPr="00C26C40">
              <w:rPr>
                <w:lang w:val="en-GB"/>
              </w:rPr>
              <w:t>Formula</w:t>
            </w:r>
          </w:p>
        </w:tc>
      </w:tr>
      <w:tr w:rsidR="003836FA" w:rsidRPr="00C26C40" w14:paraId="6FAC5E6C" w14:textId="77777777" w:rsidTr="00870DFD">
        <w:trPr>
          <w:jc w:val="center"/>
        </w:trPr>
        <w:tc>
          <w:tcPr>
            <w:tcW w:w="2600" w:type="dxa"/>
          </w:tcPr>
          <w:p w14:paraId="664899B3" w14:textId="77777777" w:rsidR="003836FA" w:rsidRPr="00C26C40" w:rsidRDefault="003836FA" w:rsidP="00870DFD">
            <w:pPr>
              <w:rPr>
                <w:lang w:val="en-GB"/>
              </w:rPr>
            </w:pPr>
            <m:oMath>
              <m:r>
                <w:rPr>
                  <w:rFonts w:ascii="Cambria Math" w:hAnsi="Cambria Math"/>
                  <w:lang w:val="en-GB"/>
                </w:rPr>
                <m:t>A</m:t>
              </m:r>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2</m:t>
                  </m:r>
                </m:sub>
              </m:sSub>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3</m:t>
                  </m:r>
                </m:sub>
              </m:sSub>
            </m:oMath>
            <w:r w:rsidRPr="00C26C40">
              <w:rPr>
                <w:lang w:val="en-GB"/>
              </w:rPr>
              <w:t xml:space="preserve"> molar flow</w:t>
            </w:r>
          </w:p>
        </w:tc>
        <w:tc>
          <w:tcPr>
            <w:tcW w:w="4766" w:type="dxa"/>
          </w:tcPr>
          <w:p w14:paraId="0A3D6084" w14:textId="77777777" w:rsidR="003836FA" w:rsidRPr="00C26C40" w:rsidRDefault="003D0B1E" w:rsidP="00870DFD">
            <w:pPr>
              <w:rPr>
                <w:lang w:val="en-GB"/>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Al2O3</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AlOH3,0</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AlOH3</m:t>
                        </m:r>
                      </m:sub>
                    </m:sSub>
                  </m:num>
                  <m:den>
                    <m:r>
                      <w:rPr>
                        <w:rFonts w:ascii="Cambria Math" w:hAnsi="Cambria Math"/>
                        <w:lang w:val="en-GB"/>
                      </w:rPr>
                      <m:t>2</m:t>
                    </m:r>
                  </m:den>
                </m:f>
              </m:oMath>
            </m:oMathPara>
          </w:p>
        </w:tc>
      </w:tr>
      <w:tr w:rsidR="003836FA" w:rsidRPr="00C26C40" w14:paraId="33953C9A" w14:textId="77777777" w:rsidTr="00870DFD">
        <w:trPr>
          <w:jc w:val="center"/>
        </w:trPr>
        <w:tc>
          <w:tcPr>
            <w:tcW w:w="2600" w:type="dxa"/>
          </w:tcPr>
          <w:p w14:paraId="42AF5776" w14:textId="77777777" w:rsidR="003836FA" w:rsidRPr="00C26C40" w:rsidRDefault="003836FA" w:rsidP="00870DFD">
            <w:pPr>
              <w:rPr>
                <w:lang w:val="en-GB"/>
              </w:rPr>
            </w:pPr>
            <w:r w:rsidRPr="00C26C40">
              <w:rPr>
                <w:lang w:val="en-GB"/>
              </w:rPr>
              <w:lastRenderedPageBreak/>
              <w:t>Gibbsite conversion</w:t>
            </w:r>
          </w:p>
        </w:tc>
        <w:tc>
          <w:tcPr>
            <w:tcW w:w="4766" w:type="dxa"/>
          </w:tcPr>
          <w:p w14:paraId="5BBB1804" w14:textId="77777777" w:rsidR="003836FA" w:rsidRPr="00C26C40" w:rsidRDefault="003D0B1E" w:rsidP="00870DFD">
            <w:pPr>
              <w:rPr>
                <w:lang w:val="en-GB"/>
              </w:rPr>
            </w:pPr>
            <m:oMathPara>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AlOH3</m:t>
                    </m:r>
                  </m:sub>
                </m:sSub>
                <m:r>
                  <w:rPr>
                    <w:rFonts w:ascii="Cambria Math" w:hAnsi="Cambria Math"/>
                    <w:lang w:val="en-GB"/>
                  </w:rPr>
                  <m:t>= 1 -</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AlOH3</m:t>
                        </m:r>
                      </m:sub>
                    </m:sSub>
                    <m:d>
                      <m:dPr>
                        <m:ctrlPr>
                          <w:rPr>
                            <w:rFonts w:ascii="Cambria Math" w:hAnsi="Cambria Math"/>
                            <w:i/>
                            <w:lang w:val="en-GB"/>
                          </w:rPr>
                        </m:ctrlPr>
                      </m:dPr>
                      <m:e>
                        <m:r>
                          <w:rPr>
                            <w:rFonts w:ascii="Cambria Math" w:hAnsi="Cambria Math"/>
                            <w:lang w:val="en-GB"/>
                          </w:rPr>
                          <m:t>L</m:t>
                        </m:r>
                      </m:e>
                    </m:d>
                  </m:num>
                  <m:den>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AlOH3,0</m:t>
                        </m:r>
                      </m:sub>
                    </m:sSub>
                  </m:den>
                </m:f>
              </m:oMath>
            </m:oMathPara>
          </w:p>
        </w:tc>
      </w:tr>
      <w:tr w:rsidR="003836FA" w:rsidRPr="00C26C40" w14:paraId="0E970AE8" w14:textId="77777777" w:rsidTr="00870DFD">
        <w:trPr>
          <w:jc w:val="center"/>
        </w:trPr>
        <w:tc>
          <w:tcPr>
            <w:tcW w:w="2600" w:type="dxa"/>
          </w:tcPr>
          <w:p w14:paraId="7F42B00A" w14:textId="77777777" w:rsidR="003836FA" w:rsidRPr="00C26C40" w:rsidRDefault="003836FA" w:rsidP="00870DFD">
            <w:pPr>
              <w:rPr>
                <w:lang w:val="en-GB"/>
              </w:rPr>
            </w:pPr>
            <w:r w:rsidRPr="00C26C40">
              <w:rPr>
                <w:lang w:val="en-GB"/>
              </w:rPr>
              <w:t>Haematite conversion</w:t>
            </w:r>
          </w:p>
        </w:tc>
        <w:tc>
          <w:tcPr>
            <w:tcW w:w="4766" w:type="dxa"/>
          </w:tcPr>
          <w:p w14:paraId="3C687681" w14:textId="77777777" w:rsidR="003836FA" w:rsidRPr="00C26C40" w:rsidRDefault="003D0B1E" w:rsidP="00870DFD">
            <w:pPr>
              <w:rPr>
                <w:lang w:val="en-GB"/>
              </w:rPr>
            </w:pPr>
            <m:oMathPara>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Fe2O3</m:t>
                    </m:r>
                  </m:sub>
                </m:sSub>
                <m:r>
                  <w:rPr>
                    <w:rFonts w:ascii="Cambria Math" w:hAnsi="Cambria Math"/>
                    <w:lang w:val="en-GB"/>
                  </w:rPr>
                  <m:t>= 1 -</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Fe2O3</m:t>
                        </m:r>
                      </m:sub>
                    </m:sSub>
                    <m:d>
                      <m:dPr>
                        <m:ctrlPr>
                          <w:rPr>
                            <w:rFonts w:ascii="Cambria Math" w:hAnsi="Cambria Math"/>
                            <w:i/>
                            <w:lang w:val="en-GB"/>
                          </w:rPr>
                        </m:ctrlPr>
                      </m:dPr>
                      <m:e>
                        <m:r>
                          <w:rPr>
                            <w:rFonts w:ascii="Cambria Math" w:hAnsi="Cambria Math"/>
                            <w:lang w:val="en-GB"/>
                          </w:rPr>
                          <m:t>L</m:t>
                        </m:r>
                      </m:e>
                    </m:d>
                  </m:num>
                  <m:den>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Fe2O3,0</m:t>
                        </m:r>
                      </m:sub>
                    </m:sSub>
                  </m:den>
                </m:f>
              </m:oMath>
            </m:oMathPara>
          </w:p>
        </w:tc>
      </w:tr>
      <w:tr w:rsidR="003836FA" w:rsidRPr="00C26C40" w14:paraId="3A419640" w14:textId="77777777" w:rsidTr="00870DFD">
        <w:trPr>
          <w:jc w:val="center"/>
        </w:trPr>
        <w:tc>
          <w:tcPr>
            <w:tcW w:w="2600" w:type="dxa"/>
          </w:tcPr>
          <w:p w14:paraId="538A2A2A" w14:textId="77777777" w:rsidR="003836FA" w:rsidRPr="00C26C40" w:rsidRDefault="003836FA" w:rsidP="00870DFD">
            <w:pPr>
              <w:rPr>
                <w:lang w:val="en-GB"/>
              </w:rPr>
            </w:pPr>
            <w:r w:rsidRPr="00C26C40">
              <w:rPr>
                <w:lang w:val="en-GB"/>
              </w:rPr>
              <w:t>CO conversion</w:t>
            </w:r>
          </w:p>
        </w:tc>
        <w:tc>
          <w:tcPr>
            <w:tcW w:w="4766" w:type="dxa"/>
          </w:tcPr>
          <w:p w14:paraId="76807CD3" w14:textId="77777777" w:rsidR="003836FA" w:rsidRPr="00C26C40" w:rsidRDefault="003D0B1E" w:rsidP="00870DFD">
            <w:pPr>
              <w:rPr>
                <w:lang w:val="en-GB"/>
              </w:rPr>
            </w:pPr>
            <m:oMathPara>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CO</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CO,in</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CO</m:t>
                        </m:r>
                      </m:sub>
                    </m:sSub>
                    <m:d>
                      <m:dPr>
                        <m:ctrlPr>
                          <w:rPr>
                            <w:rFonts w:ascii="Cambria Math" w:hAnsi="Cambria Math"/>
                            <w:i/>
                            <w:lang w:val="en-GB"/>
                          </w:rPr>
                        </m:ctrlPr>
                      </m:dPr>
                      <m:e>
                        <m:r>
                          <w:rPr>
                            <w:rFonts w:ascii="Cambria Math" w:hAnsi="Cambria Math"/>
                            <w:lang w:val="en-GB"/>
                          </w:rPr>
                          <m:t>z</m:t>
                        </m:r>
                      </m:e>
                    </m:d>
                  </m:num>
                  <m:den>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CO,in</m:t>
                        </m:r>
                      </m:sub>
                    </m:sSub>
                  </m:den>
                </m:f>
              </m:oMath>
            </m:oMathPara>
          </w:p>
        </w:tc>
      </w:tr>
      <w:tr w:rsidR="003836FA" w:rsidRPr="00C26C40" w14:paraId="5277821E" w14:textId="77777777" w:rsidTr="00870DFD">
        <w:trPr>
          <w:jc w:val="center"/>
        </w:trPr>
        <w:tc>
          <w:tcPr>
            <w:tcW w:w="2600" w:type="dxa"/>
          </w:tcPr>
          <w:p w14:paraId="012DE8CD" w14:textId="77777777" w:rsidR="003836FA" w:rsidRPr="00C26C40" w:rsidRDefault="003836FA" w:rsidP="00870DFD">
            <w:pPr>
              <w:rPr>
                <w:lang w:val="en-GB"/>
              </w:rPr>
            </w:pPr>
            <w:r w:rsidRPr="00C26C40">
              <w:rPr>
                <w:lang w:val="en-GB"/>
              </w:rPr>
              <w:t>Total heat duty</w:t>
            </w:r>
          </w:p>
        </w:tc>
        <w:tc>
          <w:tcPr>
            <w:tcW w:w="4766" w:type="dxa"/>
          </w:tcPr>
          <w:p w14:paraId="5948A1E4" w14:textId="77777777" w:rsidR="003836FA" w:rsidRPr="00C26C40" w:rsidRDefault="003836FA" w:rsidP="00870DFD">
            <w:pPr>
              <w:rPr>
                <w:lang w:val="en-GB"/>
              </w:rPr>
            </w:pPr>
            <m:oMathPara>
              <m:oMath>
                <m:r>
                  <w:rPr>
                    <w:rFonts w:ascii="Cambria Math" w:hAnsi="Cambria Math"/>
                    <w:lang w:val="en-GB"/>
                  </w:rPr>
                  <m:t xml:space="preserve">Q_total = </m:t>
                </m:r>
                <m:nary>
                  <m:naryPr>
                    <m:limLoc m:val="undOvr"/>
                    <m:ctrlPr>
                      <w:rPr>
                        <w:rFonts w:ascii="Cambria Math" w:hAnsi="Cambria Math"/>
                        <w:i/>
                        <w:lang w:val="en-GB"/>
                      </w:rPr>
                    </m:ctrlPr>
                  </m:naryPr>
                  <m:sub>
                    <m:r>
                      <w:rPr>
                        <w:rFonts w:ascii="Cambria Math" w:hAnsi="Cambria Math"/>
                        <w:lang w:val="en-GB"/>
                      </w:rPr>
                      <m:t>0</m:t>
                    </m:r>
                  </m:sub>
                  <m:sup>
                    <m:r>
                      <w:rPr>
                        <w:rFonts w:ascii="Cambria Math" w:hAnsi="Cambria Math"/>
                        <w:lang w:val="en-GB"/>
                      </w:rPr>
                      <m:t>L</m:t>
                    </m:r>
                  </m:sup>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duty</m:t>
                        </m:r>
                      </m:sub>
                    </m:sSub>
                    <m:d>
                      <m:dPr>
                        <m:ctrlPr>
                          <w:rPr>
                            <w:rFonts w:ascii="Cambria Math" w:hAnsi="Cambria Math"/>
                            <w:i/>
                            <w:lang w:val="en-GB"/>
                          </w:rPr>
                        </m:ctrlPr>
                      </m:dPr>
                      <m:e>
                        <m:r>
                          <w:rPr>
                            <w:rFonts w:ascii="Cambria Math" w:hAnsi="Cambria Math"/>
                            <w:lang w:val="en-GB"/>
                          </w:rPr>
                          <m:t>z</m:t>
                        </m:r>
                      </m:e>
                    </m:d>
                    <m:r>
                      <w:rPr>
                        <w:rFonts w:ascii="Cambria Math" w:hAnsi="Cambria Math"/>
                        <w:lang w:val="en-GB"/>
                      </w:rPr>
                      <m:t xml:space="preserve"> dz</m:t>
                    </m:r>
                  </m:e>
                </m:nary>
                <m:r>
                  <w:rPr>
                    <w:rFonts w:ascii="Cambria Math" w:hAnsi="Cambria Math"/>
                    <w:lang w:val="en-GB"/>
                  </w:rPr>
                  <m:t xml:space="preserve"> </m:t>
                </m:r>
              </m:oMath>
            </m:oMathPara>
          </w:p>
        </w:tc>
      </w:tr>
      <w:tr w:rsidR="003836FA" w:rsidRPr="00C26C40" w14:paraId="2FA0866E" w14:textId="77777777" w:rsidTr="00870DFD">
        <w:trPr>
          <w:jc w:val="center"/>
        </w:trPr>
        <w:tc>
          <w:tcPr>
            <w:tcW w:w="2600" w:type="dxa"/>
          </w:tcPr>
          <w:p w14:paraId="4DC7997B" w14:textId="77777777" w:rsidR="003836FA" w:rsidRPr="00C26C40" w:rsidRDefault="003836FA" w:rsidP="00870DFD">
            <w:pPr>
              <w:rPr>
                <w:lang w:val="en-GB"/>
              </w:rPr>
            </w:pPr>
            <w:r w:rsidRPr="00C26C40">
              <w:rPr>
                <w:lang w:val="en-GB"/>
              </w:rPr>
              <w:t>Shell heat loss</w:t>
            </w:r>
          </w:p>
        </w:tc>
        <w:tc>
          <w:tcPr>
            <w:tcW w:w="4766" w:type="dxa"/>
          </w:tcPr>
          <w:p w14:paraId="7D57E2B0" w14:textId="77777777" w:rsidR="003836FA" w:rsidRPr="00C26C40" w:rsidRDefault="003D0B1E" w:rsidP="00870DFD">
            <w:pPr>
              <w:rPr>
                <w:lang w:val="en-GB"/>
              </w:rPr>
            </w:pPr>
            <m:oMathPara>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shell,total</m:t>
                    </m:r>
                  </m:sub>
                </m:sSub>
                <m:r>
                  <w:rPr>
                    <w:rFonts w:ascii="Cambria Math" w:hAnsi="Cambria Math"/>
                    <w:lang w:val="en-GB"/>
                  </w:rPr>
                  <m:t>=</m:t>
                </m:r>
                <m:nary>
                  <m:naryPr>
                    <m:limLoc m:val="undOvr"/>
                    <m:ctrlPr>
                      <w:rPr>
                        <w:rFonts w:ascii="Cambria Math" w:hAnsi="Cambria Math"/>
                        <w:i/>
                        <w:lang w:val="en-GB"/>
                      </w:rPr>
                    </m:ctrlPr>
                  </m:naryPr>
                  <m:sub>
                    <m:r>
                      <w:rPr>
                        <w:rFonts w:ascii="Cambria Math" w:hAnsi="Cambria Math"/>
                        <w:lang w:val="en-GB"/>
                      </w:rPr>
                      <m:t>0</m:t>
                    </m:r>
                  </m:sub>
                  <m:sup>
                    <m:r>
                      <w:rPr>
                        <w:rFonts w:ascii="Cambria Math" w:hAnsi="Cambria Math"/>
                        <w:lang w:val="en-GB"/>
                      </w:rPr>
                      <m:t>L</m:t>
                    </m:r>
                  </m:sup>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shell</m:t>
                        </m:r>
                      </m:sub>
                    </m:sSub>
                    <m:d>
                      <m:dPr>
                        <m:ctrlPr>
                          <w:rPr>
                            <w:rFonts w:ascii="Cambria Math" w:hAnsi="Cambria Math"/>
                            <w:i/>
                            <w:lang w:val="en-GB"/>
                          </w:rPr>
                        </m:ctrlPr>
                      </m:dPr>
                      <m:e>
                        <m:r>
                          <w:rPr>
                            <w:rFonts w:ascii="Cambria Math" w:hAnsi="Cambria Math"/>
                            <w:lang w:val="en-GB"/>
                          </w:rPr>
                          <m:t>z</m:t>
                        </m:r>
                      </m:e>
                    </m:d>
                    <m:r>
                      <w:rPr>
                        <w:rFonts w:ascii="Cambria Math" w:hAnsi="Cambria Math"/>
                        <w:lang w:val="en-GB"/>
                      </w:rPr>
                      <m:t xml:space="preserve"> dz</m:t>
                    </m:r>
                  </m:e>
                </m:nary>
                <m:r>
                  <w:rPr>
                    <w:rFonts w:ascii="Cambria Math" w:hAnsi="Cambria Math"/>
                    <w:lang w:val="en-GB"/>
                  </w:rPr>
                  <m:t xml:space="preserve"> </m:t>
                </m:r>
              </m:oMath>
            </m:oMathPara>
          </w:p>
        </w:tc>
      </w:tr>
    </w:tbl>
    <w:p w14:paraId="3C51F39E" w14:textId="77777777" w:rsidR="003836FA" w:rsidRPr="00C26C40" w:rsidRDefault="003836FA" w:rsidP="003836FA"/>
    <w:p w14:paraId="2EFBBD15" w14:textId="77777777" w:rsidR="003836FA" w:rsidRPr="00C26C40" w:rsidRDefault="003836FA" w:rsidP="00134FFF">
      <w:pPr>
        <w:pStyle w:val="Heading3"/>
      </w:pPr>
      <w:bookmarkStart w:id="272" w:name="_Toc237244965"/>
      <w:r w:rsidRPr="00C26C40">
        <w:t>SIMULATION RESULTS AND DISCUSSION</w:t>
      </w:r>
      <w:bookmarkEnd w:id="272"/>
    </w:p>
    <w:p w14:paraId="0A918974" w14:textId="58D6EF81" w:rsidR="003836FA" w:rsidRPr="00C26C40" w:rsidRDefault="00610B32" w:rsidP="00610B32">
      <w:pPr>
        <w:pStyle w:val="Heading4"/>
      </w:pPr>
      <w:r w:rsidRPr="00C26C40">
        <w:t>Thermal Profiles and Heat Transfer</w:t>
      </w:r>
    </w:p>
    <w:p w14:paraId="297E7ADA" w14:textId="75478C0C" w:rsidR="001352E6" w:rsidRPr="00C26C40" w:rsidRDefault="001352E6" w:rsidP="007B1977">
      <w:r w:rsidRPr="00C26C40">
        <w:t>The steady-state one-dimensional temperature profiles of the freeboard gas, the solid bed, and the exposed refractory wall are presented below. The counter-current flow arrangement is distinctly visible, with the hot reducing gases entering at z = 10 m at 600°C and transferring sensible heat to the solid bed, which enters at z = 0 m at 500°C. The wall temperature consistently tracks between the gas and bed temperatures, underscoring its dual role as a primary heat sink from the gas phase and a vital heat source to the solid bed via the covered-wall interface.</w:t>
      </w:r>
    </w:p>
    <w:p w14:paraId="58076AA8" w14:textId="6BA163CC" w:rsidR="007B1977" w:rsidRPr="00C26C40" w:rsidRDefault="003836FA" w:rsidP="00134FFF">
      <w:pPr>
        <w:jc w:val="center"/>
      </w:pPr>
      <w:r w:rsidRPr="00C26C40">
        <w:rPr>
          <w:noProof/>
        </w:rPr>
        <w:lastRenderedPageBreak/>
        <w:drawing>
          <wp:inline distT="0" distB="0" distL="0" distR="0" wp14:anchorId="6A78AE9D" wp14:editId="037210B8">
            <wp:extent cx="3619027" cy="2714270"/>
            <wp:effectExtent l="0" t="0" r="0" b="0"/>
            <wp:docPr id="1509802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26282" cy="2719712"/>
                    </a:xfrm>
                    <a:prstGeom prst="rect">
                      <a:avLst/>
                    </a:prstGeom>
                    <a:noFill/>
                    <a:ln>
                      <a:noFill/>
                    </a:ln>
                  </pic:spPr>
                </pic:pic>
              </a:graphicData>
            </a:graphic>
          </wp:inline>
        </w:drawing>
      </w:r>
    </w:p>
    <w:p w14:paraId="2EEAD5E7" w14:textId="01FD5B14" w:rsidR="003836FA" w:rsidRPr="00C26C40" w:rsidRDefault="007B1977" w:rsidP="007B1977">
      <w:pPr>
        <w:pStyle w:val="Caption"/>
      </w:pPr>
      <w:bookmarkStart w:id="273" w:name="_Toc237220058"/>
      <w:r w:rsidRPr="00C26C40">
        <w:t xml:space="preserve">Figure </w:t>
      </w:r>
      <w:fldSimple w:instr=" STYLEREF 1 \s ">
        <w:r w:rsidR="006221B8">
          <w:rPr>
            <w:noProof/>
          </w:rPr>
          <w:t>6</w:t>
        </w:r>
      </w:fldSimple>
      <w:r w:rsidR="00E162A1">
        <w:noBreakHyphen/>
      </w:r>
      <w:fldSimple w:instr=" SEQ Figure \* ARABIC \s 1 ">
        <w:r w:rsidR="006221B8">
          <w:rPr>
            <w:noProof/>
          </w:rPr>
          <w:t>5</w:t>
        </w:r>
      </w:fldSimple>
      <w:r w:rsidRPr="00C26C40">
        <w:t xml:space="preserve"> Temperature profiles of Freeboard, solid bed and wall</w:t>
      </w:r>
      <w:bookmarkEnd w:id="273"/>
    </w:p>
    <w:p w14:paraId="021CD8E9" w14:textId="02BDAB6B" w:rsidR="003836FA" w:rsidRPr="00C26C40" w:rsidRDefault="003836FA" w:rsidP="003836FA">
      <w:r w:rsidRPr="00C26C40">
        <w:t xml:space="preserve">To further understand the thermal demands of the reactor, </w:t>
      </w:r>
      <w:r w:rsidR="00217F65">
        <w:t>t</w:t>
      </w:r>
      <w:r w:rsidR="004C6E0E" w:rsidRPr="00C26C40">
        <w:t>he figure below</w:t>
      </w:r>
      <w:r w:rsidRPr="00C26C40">
        <w:t xml:space="preserve"> illustrates the axial heat duty profiles. A massive endothermic heat sink is observed in the upstream section of the kiln (near </w:t>
      </w:r>
      <m:oMath>
        <m:r>
          <w:rPr>
            <w:rFonts w:ascii="Cambria Math" w:hAnsi="Cambria Math"/>
          </w:rPr>
          <m:t>z=0</m:t>
        </m:r>
      </m:oMath>
      <w:r w:rsidRPr="00C26C40">
        <w:t>), corresponding to the high energy demand of gibbsite dehydration. As the solid progresses longitudinally, this endothermic demand subsides, and the exothermic contributions from carbon monoxide combustion and haematite reduction become the dominant thermal driving forces, sustaining the bed temperature required for optimal kinetics.</w:t>
      </w:r>
    </w:p>
    <w:p w14:paraId="27BA1BE4" w14:textId="77777777" w:rsidR="003836FA" w:rsidRPr="00C26C40" w:rsidRDefault="003836FA" w:rsidP="00134FFF">
      <w:pPr>
        <w:jc w:val="center"/>
      </w:pPr>
      <w:r w:rsidRPr="00C26C40">
        <w:rPr>
          <w:noProof/>
        </w:rPr>
        <w:drawing>
          <wp:inline distT="0" distB="0" distL="0" distR="0" wp14:anchorId="63CA1F4A" wp14:editId="69D7CF15">
            <wp:extent cx="3361707" cy="2518475"/>
            <wp:effectExtent l="0" t="0" r="0" b="0"/>
            <wp:docPr id="1517061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78351" cy="2530944"/>
                    </a:xfrm>
                    <a:prstGeom prst="rect">
                      <a:avLst/>
                    </a:prstGeom>
                    <a:noFill/>
                    <a:ln>
                      <a:noFill/>
                    </a:ln>
                  </pic:spPr>
                </pic:pic>
              </a:graphicData>
            </a:graphic>
          </wp:inline>
        </w:drawing>
      </w:r>
    </w:p>
    <w:p w14:paraId="29CCCAFB" w14:textId="284071F6" w:rsidR="003836FA" w:rsidRPr="00C26C40" w:rsidRDefault="003836FA" w:rsidP="003836FA">
      <w:pPr>
        <w:pStyle w:val="Caption"/>
        <w:rPr>
          <w:sz w:val="24"/>
          <w:szCs w:val="24"/>
        </w:rPr>
      </w:pPr>
      <w:bookmarkStart w:id="274" w:name="_Toc237220059"/>
      <w:r w:rsidRPr="00C26C40">
        <w:rPr>
          <w:sz w:val="24"/>
          <w:szCs w:val="24"/>
        </w:rPr>
        <w:t xml:space="preserve">Figure </w:t>
      </w:r>
      <w:r w:rsidR="00E162A1">
        <w:rPr>
          <w:sz w:val="24"/>
          <w:szCs w:val="24"/>
        </w:rPr>
        <w:fldChar w:fldCharType="begin"/>
      </w:r>
      <w:r w:rsidR="00E162A1">
        <w:rPr>
          <w:sz w:val="24"/>
          <w:szCs w:val="24"/>
        </w:rPr>
        <w:instrText xml:space="preserve"> STYLEREF 1 \s </w:instrText>
      </w:r>
      <w:r w:rsidR="00E162A1">
        <w:rPr>
          <w:sz w:val="24"/>
          <w:szCs w:val="24"/>
        </w:rPr>
        <w:fldChar w:fldCharType="separate"/>
      </w:r>
      <w:r w:rsidR="006221B8">
        <w:rPr>
          <w:noProof/>
          <w:sz w:val="24"/>
          <w:szCs w:val="24"/>
        </w:rPr>
        <w:t>6</w:t>
      </w:r>
      <w:r w:rsidR="00E162A1">
        <w:rPr>
          <w:sz w:val="24"/>
          <w:szCs w:val="24"/>
        </w:rPr>
        <w:fldChar w:fldCharType="end"/>
      </w:r>
      <w:r w:rsidR="00E162A1">
        <w:rPr>
          <w:sz w:val="24"/>
          <w:szCs w:val="24"/>
        </w:rPr>
        <w:noBreakHyphen/>
      </w:r>
      <w:r w:rsidR="00E162A1">
        <w:rPr>
          <w:sz w:val="24"/>
          <w:szCs w:val="24"/>
        </w:rPr>
        <w:fldChar w:fldCharType="begin"/>
      </w:r>
      <w:r w:rsidR="00E162A1">
        <w:rPr>
          <w:sz w:val="24"/>
          <w:szCs w:val="24"/>
        </w:rPr>
        <w:instrText xml:space="preserve"> SEQ Figure \* ARABIC \s 1 </w:instrText>
      </w:r>
      <w:r w:rsidR="00E162A1">
        <w:rPr>
          <w:sz w:val="24"/>
          <w:szCs w:val="24"/>
        </w:rPr>
        <w:fldChar w:fldCharType="separate"/>
      </w:r>
      <w:r w:rsidR="006221B8">
        <w:rPr>
          <w:noProof/>
          <w:sz w:val="24"/>
          <w:szCs w:val="24"/>
        </w:rPr>
        <w:t>6</w:t>
      </w:r>
      <w:r w:rsidR="00E162A1">
        <w:rPr>
          <w:sz w:val="24"/>
          <w:szCs w:val="24"/>
        </w:rPr>
        <w:fldChar w:fldCharType="end"/>
      </w:r>
      <w:r w:rsidRPr="00C26C40">
        <w:rPr>
          <w:sz w:val="24"/>
          <w:szCs w:val="24"/>
        </w:rPr>
        <w:t xml:space="preserve"> Heat duty profiles</w:t>
      </w:r>
      <w:bookmarkEnd w:id="274"/>
    </w:p>
    <w:p w14:paraId="3093BECD" w14:textId="6FC69961" w:rsidR="003836FA" w:rsidRPr="00C26C40" w:rsidRDefault="004C6E0E" w:rsidP="003836FA">
      <w:r w:rsidRPr="00C26C40">
        <w:t>The figure below</w:t>
      </w:r>
      <w:r w:rsidR="003836FA" w:rsidRPr="00C26C40">
        <w:t xml:space="preserve"> demonstrates the variation in the bed's effective thermal conductivity and the corresponding heat transfer coefficients along the kiln axis. Because the dynamic bulk density </w:t>
      </w:r>
      <w:r w:rsidR="003836FA" w:rsidRPr="00C26C40">
        <w:lastRenderedPageBreak/>
        <w:t>and bed composition change continuously as volatile moisture is driven off, the effective thermal conductivity exhibits a distinct gradient. This property shift subsequently influences the covered-wall heat transfer coefficient, proving that the thermal resistance of the bed is highly dependent on local composition and temperature rather than acting as a static parameter.</w:t>
      </w:r>
    </w:p>
    <w:p w14:paraId="2F0B7A1E" w14:textId="77777777" w:rsidR="003836FA" w:rsidRPr="00C26C40" w:rsidRDefault="003836FA" w:rsidP="003836FA">
      <w:pPr>
        <w:keepNext/>
        <w:jc w:val="center"/>
      </w:pPr>
      <w:r w:rsidRPr="00C26C40">
        <w:rPr>
          <w:noProof/>
        </w:rPr>
        <w:drawing>
          <wp:inline distT="0" distB="0" distL="0" distR="0" wp14:anchorId="3987F2E6" wp14:editId="66282D14">
            <wp:extent cx="3732150" cy="2797444"/>
            <wp:effectExtent l="0" t="0" r="0" b="0"/>
            <wp:docPr id="8368928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39857" cy="2803221"/>
                    </a:xfrm>
                    <a:prstGeom prst="rect">
                      <a:avLst/>
                    </a:prstGeom>
                    <a:noFill/>
                    <a:ln>
                      <a:noFill/>
                    </a:ln>
                  </pic:spPr>
                </pic:pic>
              </a:graphicData>
            </a:graphic>
          </wp:inline>
        </w:drawing>
      </w:r>
    </w:p>
    <w:p w14:paraId="66589ADA" w14:textId="20903E27" w:rsidR="003836FA" w:rsidRPr="00C26C40" w:rsidRDefault="003836FA" w:rsidP="003836FA">
      <w:pPr>
        <w:pStyle w:val="Caption"/>
        <w:rPr>
          <w:sz w:val="24"/>
          <w:szCs w:val="24"/>
        </w:rPr>
      </w:pPr>
      <w:bookmarkStart w:id="275" w:name="_Toc237220060"/>
      <w:r w:rsidRPr="00C26C40">
        <w:rPr>
          <w:sz w:val="24"/>
          <w:szCs w:val="24"/>
        </w:rPr>
        <w:t xml:space="preserve">Figure </w:t>
      </w:r>
      <w:r w:rsidR="00E162A1">
        <w:rPr>
          <w:sz w:val="24"/>
          <w:szCs w:val="24"/>
        </w:rPr>
        <w:fldChar w:fldCharType="begin"/>
      </w:r>
      <w:r w:rsidR="00E162A1">
        <w:rPr>
          <w:sz w:val="24"/>
          <w:szCs w:val="24"/>
        </w:rPr>
        <w:instrText xml:space="preserve"> STYLEREF 1 \s </w:instrText>
      </w:r>
      <w:r w:rsidR="00E162A1">
        <w:rPr>
          <w:sz w:val="24"/>
          <w:szCs w:val="24"/>
        </w:rPr>
        <w:fldChar w:fldCharType="separate"/>
      </w:r>
      <w:r w:rsidR="006221B8">
        <w:rPr>
          <w:noProof/>
          <w:sz w:val="24"/>
          <w:szCs w:val="24"/>
        </w:rPr>
        <w:t>6</w:t>
      </w:r>
      <w:r w:rsidR="00E162A1">
        <w:rPr>
          <w:sz w:val="24"/>
          <w:szCs w:val="24"/>
        </w:rPr>
        <w:fldChar w:fldCharType="end"/>
      </w:r>
      <w:r w:rsidR="00E162A1">
        <w:rPr>
          <w:sz w:val="24"/>
          <w:szCs w:val="24"/>
        </w:rPr>
        <w:noBreakHyphen/>
      </w:r>
      <w:r w:rsidR="00E162A1">
        <w:rPr>
          <w:sz w:val="24"/>
          <w:szCs w:val="24"/>
        </w:rPr>
        <w:fldChar w:fldCharType="begin"/>
      </w:r>
      <w:r w:rsidR="00E162A1">
        <w:rPr>
          <w:sz w:val="24"/>
          <w:szCs w:val="24"/>
        </w:rPr>
        <w:instrText xml:space="preserve"> SEQ Figure \* ARABIC \s 1 </w:instrText>
      </w:r>
      <w:r w:rsidR="00E162A1">
        <w:rPr>
          <w:sz w:val="24"/>
          <w:szCs w:val="24"/>
        </w:rPr>
        <w:fldChar w:fldCharType="separate"/>
      </w:r>
      <w:r w:rsidR="006221B8">
        <w:rPr>
          <w:noProof/>
          <w:sz w:val="24"/>
          <w:szCs w:val="24"/>
        </w:rPr>
        <w:t>7</w:t>
      </w:r>
      <w:r w:rsidR="00E162A1">
        <w:rPr>
          <w:sz w:val="24"/>
          <w:szCs w:val="24"/>
        </w:rPr>
        <w:fldChar w:fldCharType="end"/>
      </w:r>
      <w:r w:rsidRPr="00C26C40">
        <w:rPr>
          <w:sz w:val="24"/>
          <w:szCs w:val="24"/>
        </w:rPr>
        <w:t xml:space="preserve"> Thermal conductivity profiles</w:t>
      </w:r>
      <w:bookmarkEnd w:id="275"/>
    </w:p>
    <w:p w14:paraId="703981BF" w14:textId="47505E1D" w:rsidR="003836FA" w:rsidRPr="00C26C40" w:rsidRDefault="007B1977" w:rsidP="007B1977">
      <w:pPr>
        <w:pStyle w:val="Heading4"/>
      </w:pPr>
      <w:r w:rsidRPr="00C26C40">
        <w:t>Mass Transport and Reaction Extents</w:t>
      </w:r>
    </w:p>
    <w:p w14:paraId="69337372" w14:textId="29E0C768" w:rsidR="003836FA" w:rsidRPr="00C26C40" w:rsidRDefault="003836FA" w:rsidP="003836FA">
      <w:r w:rsidRPr="00C26C40">
        <w:t xml:space="preserve">The conversion of the Awaso bauxite feed is governed by the simultaneous depletion of solid reactants and the generation of gas-phase products. Figure </w:t>
      </w:r>
      <w:r w:rsidR="004C6E0E" w:rsidRPr="00C26C40">
        <w:t>0-1</w:t>
      </w:r>
      <w:r w:rsidRPr="00C26C40">
        <w:t xml:space="preserve"> highlights the molar flow rate of gibbsite undergoing thermal dehydration. A sharp initial decline in </w:t>
      </w:r>
      <m:oMath>
        <m:r>
          <w:rPr>
            <w:rFonts w:ascii="Cambria Math" w:hAnsi="Cambria Math"/>
          </w:rPr>
          <m:t>Al</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oMath>
      <w:r w:rsidRPr="00C26C40">
        <w:t xml:space="preserve"> is observed as the bed temperature rapidly overcomes the dehydration activation energy, evolving a significant volume of steam into the freeboard gas.</w:t>
      </w:r>
    </w:p>
    <w:p w14:paraId="75E0CE61" w14:textId="77777777" w:rsidR="003836FA" w:rsidRPr="00C26C40" w:rsidRDefault="003836FA" w:rsidP="00217F65">
      <w:pPr>
        <w:jc w:val="center"/>
      </w:pPr>
      <w:r w:rsidRPr="00C26C40">
        <w:rPr>
          <w:noProof/>
        </w:rPr>
        <w:lastRenderedPageBreak/>
        <w:drawing>
          <wp:inline distT="0" distB="0" distL="0" distR="0" wp14:anchorId="16D958F7" wp14:editId="2B699FFB">
            <wp:extent cx="3231433" cy="2293749"/>
            <wp:effectExtent l="0" t="0" r="0" b="0"/>
            <wp:docPr id="1807037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44161" cy="2302784"/>
                    </a:xfrm>
                    <a:prstGeom prst="rect">
                      <a:avLst/>
                    </a:prstGeom>
                    <a:noFill/>
                    <a:ln>
                      <a:noFill/>
                    </a:ln>
                  </pic:spPr>
                </pic:pic>
              </a:graphicData>
            </a:graphic>
          </wp:inline>
        </w:drawing>
      </w:r>
    </w:p>
    <w:p w14:paraId="3DE1D3B4" w14:textId="6E154F1C" w:rsidR="003836FA" w:rsidRPr="00134FFF" w:rsidRDefault="003836FA" w:rsidP="00134FFF">
      <w:pPr>
        <w:pStyle w:val="Caption"/>
        <w:rPr>
          <w:sz w:val="24"/>
          <w:szCs w:val="24"/>
        </w:rPr>
      </w:pPr>
      <w:bookmarkStart w:id="276" w:name="_Toc237220061"/>
      <w:r w:rsidRPr="00C26C40">
        <w:rPr>
          <w:sz w:val="24"/>
          <w:szCs w:val="24"/>
        </w:rPr>
        <w:t xml:space="preserve">Figure </w:t>
      </w:r>
      <w:r w:rsidR="00E162A1">
        <w:rPr>
          <w:sz w:val="24"/>
          <w:szCs w:val="24"/>
        </w:rPr>
        <w:fldChar w:fldCharType="begin"/>
      </w:r>
      <w:r w:rsidR="00E162A1">
        <w:rPr>
          <w:sz w:val="24"/>
          <w:szCs w:val="24"/>
        </w:rPr>
        <w:instrText xml:space="preserve"> STYLEREF 1 \s </w:instrText>
      </w:r>
      <w:r w:rsidR="00E162A1">
        <w:rPr>
          <w:sz w:val="24"/>
          <w:szCs w:val="24"/>
        </w:rPr>
        <w:fldChar w:fldCharType="separate"/>
      </w:r>
      <w:r w:rsidR="006221B8">
        <w:rPr>
          <w:noProof/>
          <w:sz w:val="24"/>
          <w:szCs w:val="24"/>
        </w:rPr>
        <w:t>6</w:t>
      </w:r>
      <w:r w:rsidR="00E162A1">
        <w:rPr>
          <w:sz w:val="24"/>
          <w:szCs w:val="24"/>
        </w:rPr>
        <w:fldChar w:fldCharType="end"/>
      </w:r>
      <w:r w:rsidR="00E162A1">
        <w:rPr>
          <w:sz w:val="24"/>
          <w:szCs w:val="24"/>
        </w:rPr>
        <w:noBreakHyphen/>
      </w:r>
      <w:r w:rsidR="00E162A1">
        <w:rPr>
          <w:sz w:val="24"/>
          <w:szCs w:val="24"/>
        </w:rPr>
        <w:fldChar w:fldCharType="begin"/>
      </w:r>
      <w:r w:rsidR="00E162A1">
        <w:rPr>
          <w:sz w:val="24"/>
          <w:szCs w:val="24"/>
        </w:rPr>
        <w:instrText xml:space="preserve"> SEQ Figure \* ARABIC \s 1 </w:instrText>
      </w:r>
      <w:r w:rsidR="00E162A1">
        <w:rPr>
          <w:sz w:val="24"/>
          <w:szCs w:val="24"/>
        </w:rPr>
        <w:fldChar w:fldCharType="separate"/>
      </w:r>
      <w:r w:rsidR="006221B8">
        <w:rPr>
          <w:noProof/>
          <w:sz w:val="24"/>
          <w:szCs w:val="24"/>
        </w:rPr>
        <w:t>8</w:t>
      </w:r>
      <w:r w:rsidR="00E162A1">
        <w:rPr>
          <w:sz w:val="24"/>
          <w:szCs w:val="24"/>
        </w:rPr>
        <w:fldChar w:fldCharType="end"/>
      </w:r>
      <w:r w:rsidRPr="00C26C40">
        <w:rPr>
          <w:sz w:val="24"/>
          <w:szCs w:val="24"/>
        </w:rPr>
        <w:t xml:space="preserve"> Molar flow rate profiles for gibbsite dehydration</w:t>
      </w:r>
      <w:bookmarkEnd w:id="276"/>
    </w:p>
    <w:p w14:paraId="1D0C2595" w14:textId="190CBE2F" w:rsidR="003836FA" w:rsidRPr="00C26C40" w:rsidRDefault="003836FA" w:rsidP="003836FA">
      <w:r w:rsidRPr="00C26C40">
        <w:t xml:space="preserve">Simultaneously, the selective reductive roasting of the ore is captured in </w:t>
      </w:r>
      <w:r w:rsidR="00217F65">
        <w:t>the figure above</w:t>
      </w:r>
      <w:r w:rsidRPr="00C26C40">
        <w:t>, which overlays the depletion of paramagnetic haematite (Fe2O3) with the stoichiometric generation of ferrimagnetic magnetite (Fe3O4). The reduction rate accelerates in the downstream sections of the kiln (z &gt; 5 m) where the bed temperature is elevated, and the concentration of the reducing gas is highest.</w:t>
      </w:r>
    </w:p>
    <w:p w14:paraId="760A930D" w14:textId="77777777" w:rsidR="003836FA" w:rsidRPr="00C26C40" w:rsidRDefault="003836FA" w:rsidP="003836FA">
      <w:pPr>
        <w:keepNext/>
        <w:jc w:val="center"/>
      </w:pPr>
      <w:r w:rsidRPr="00C26C40">
        <w:rPr>
          <w:noProof/>
        </w:rPr>
        <w:drawing>
          <wp:inline distT="0" distB="0" distL="0" distR="0" wp14:anchorId="6B81FAB5" wp14:editId="1868CD1C">
            <wp:extent cx="3502616" cy="2625395"/>
            <wp:effectExtent l="0" t="0" r="0" b="0"/>
            <wp:docPr id="11759796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24895" cy="2642094"/>
                    </a:xfrm>
                    <a:prstGeom prst="rect">
                      <a:avLst/>
                    </a:prstGeom>
                    <a:noFill/>
                    <a:ln>
                      <a:noFill/>
                    </a:ln>
                  </pic:spPr>
                </pic:pic>
              </a:graphicData>
            </a:graphic>
          </wp:inline>
        </w:drawing>
      </w:r>
    </w:p>
    <w:p w14:paraId="0EB85655" w14:textId="303D16A8" w:rsidR="003836FA" w:rsidRPr="00C26C40" w:rsidRDefault="003836FA" w:rsidP="003836FA">
      <w:pPr>
        <w:pStyle w:val="Caption"/>
        <w:rPr>
          <w:sz w:val="24"/>
          <w:szCs w:val="24"/>
        </w:rPr>
      </w:pPr>
      <w:bookmarkStart w:id="277" w:name="_Toc237220062"/>
      <w:r w:rsidRPr="00C26C40">
        <w:rPr>
          <w:sz w:val="24"/>
          <w:szCs w:val="24"/>
        </w:rPr>
        <w:t xml:space="preserve">Figure </w:t>
      </w:r>
      <w:r w:rsidR="00E162A1">
        <w:rPr>
          <w:sz w:val="24"/>
          <w:szCs w:val="24"/>
        </w:rPr>
        <w:fldChar w:fldCharType="begin"/>
      </w:r>
      <w:r w:rsidR="00E162A1">
        <w:rPr>
          <w:sz w:val="24"/>
          <w:szCs w:val="24"/>
        </w:rPr>
        <w:instrText xml:space="preserve"> STYLEREF 1 \s </w:instrText>
      </w:r>
      <w:r w:rsidR="00E162A1">
        <w:rPr>
          <w:sz w:val="24"/>
          <w:szCs w:val="24"/>
        </w:rPr>
        <w:fldChar w:fldCharType="separate"/>
      </w:r>
      <w:r w:rsidR="006221B8">
        <w:rPr>
          <w:noProof/>
          <w:sz w:val="24"/>
          <w:szCs w:val="24"/>
        </w:rPr>
        <w:t>6</w:t>
      </w:r>
      <w:r w:rsidR="00E162A1">
        <w:rPr>
          <w:sz w:val="24"/>
          <w:szCs w:val="24"/>
        </w:rPr>
        <w:fldChar w:fldCharType="end"/>
      </w:r>
      <w:r w:rsidR="00E162A1">
        <w:rPr>
          <w:sz w:val="24"/>
          <w:szCs w:val="24"/>
        </w:rPr>
        <w:noBreakHyphen/>
      </w:r>
      <w:r w:rsidR="00E162A1">
        <w:rPr>
          <w:sz w:val="24"/>
          <w:szCs w:val="24"/>
        </w:rPr>
        <w:fldChar w:fldCharType="begin"/>
      </w:r>
      <w:r w:rsidR="00E162A1">
        <w:rPr>
          <w:sz w:val="24"/>
          <w:szCs w:val="24"/>
        </w:rPr>
        <w:instrText xml:space="preserve"> SEQ Figure \* ARABIC \s 1 </w:instrText>
      </w:r>
      <w:r w:rsidR="00E162A1">
        <w:rPr>
          <w:sz w:val="24"/>
          <w:szCs w:val="24"/>
        </w:rPr>
        <w:fldChar w:fldCharType="separate"/>
      </w:r>
      <w:r w:rsidR="006221B8">
        <w:rPr>
          <w:noProof/>
          <w:sz w:val="24"/>
          <w:szCs w:val="24"/>
        </w:rPr>
        <w:t>9</w:t>
      </w:r>
      <w:r w:rsidR="00E162A1">
        <w:rPr>
          <w:sz w:val="24"/>
          <w:szCs w:val="24"/>
        </w:rPr>
        <w:fldChar w:fldCharType="end"/>
      </w:r>
      <w:r w:rsidRPr="00C26C40">
        <w:rPr>
          <w:sz w:val="24"/>
          <w:szCs w:val="24"/>
        </w:rPr>
        <w:t xml:space="preserve"> Solid molar flow rates of Fe2O3 and Fe3O4</w:t>
      </w:r>
      <w:bookmarkEnd w:id="277"/>
    </w:p>
    <w:p w14:paraId="4D5D8DDC" w14:textId="77777777" w:rsidR="001352E6" w:rsidRPr="00C26C40" w:rsidRDefault="001352E6" w:rsidP="003836FA"/>
    <w:p w14:paraId="0A992614" w14:textId="54C16AD8" w:rsidR="003836FA" w:rsidRPr="00C26C40" w:rsidRDefault="003836FA" w:rsidP="003836FA">
      <w:r w:rsidRPr="00C26C40">
        <w:t xml:space="preserve">The mass transport in the freeboard is detailed </w:t>
      </w:r>
      <w:r w:rsidR="00134FFF">
        <w:t>above</w:t>
      </w:r>
      <w:r w:rsidRPr="00C26C40">
        <w:t xml:space="preserve">, showing the gas and vapour molar flow rates flowing in the -z direction. The sweeping effect of the counter-current gas is evident: steam </w:t>
      </w:r>
      <w:r w:rsidRPr="00C26C40">
        <w:lastRenderedPageBreak/>
        <w:t>generated from gibbsite dehydration accumulates toward the gas exhaust at z = 0. Concurrently, CO is continuously consumed by both the reduction of haematite and partial combustion with O2, resulting in a rising profile of CO2.</w:t>
      </w:r>
    </w:p>
    <w:p w14:paraId="30568563" w14:textId="77777777" w:rsidR="003836FA" w:rsidRPr="00C26C40" w:rsidRDefault="003836FA" w:rsidP="003836FA">
      <w:pPr>
        <w:keepNext/>
        <w:jc w:val="center"/>
      </w:pPr>
      <w:r w:rsidRPr="00C26C40">
        <w:rPr>
          <w:noProof/>
        </w:rPr>
        <w:drawing>
          <wp:inline distT="0" distB="0" distL="0" distR="0" wp14:anchorId="51C77822" wp14:editId="593053BC">
            <wp:extent cx="3541362" cy="2654438"/>
            <wp:effectExtent l="0" t="0" r="2540" b="0"/>
            <wp:docPr id="2134691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54562" cy="2664332"/>
                    </a:xfrm>
                    <a:prstGeom prst="rect">
                      <a:avLst/>
                    </a:prstGeom>
                    <a:noFill/>
                    <a:ln>
                      <a:noFill/>
                    </a:ln>
                  </pic:spPr>
                </pic:pic>
              </a:graphicData>
            </a:graphic>
          </wp:inline>
        </w:drawing>
      </w:r>
    </w:p>
    <w:p w14:paraId="024802AE" w14:textId="5CBD2A71" w:rsidR="003836FA" w:rsidRPr="00C26C40" w:rsidRDefault="003836FA" w:rsidP="003836FA">
      <w:pPr>
        <w:pStyle w:val="Caption"/>
        <w:rPr>
          <w:sz w:val="24"/>
          <w:szCs w:val="24"/>
        </w:rPr>
      </w:pPr>
      <w:bookmarkStart w:id="278" w:name="_Toc237220063"/>
      <w:r w:rsidRPr="00C26C40">
        <w:rPr>
          <w:sz w:val="24"/>
          <w:szCs w:val="24"/>
        </w:rPr>
        <w:t xml:space="preserve">Figure </w:t>
      </w:r>
      <w:r w:rsidR="00E162A1">
        <w:rPr>
          <w:sz w:val="24"/>
          <w:szCs w:val="24"/>
        </w:rPr>
        <w:fldChar w:fldCharType="begin"/>
      </w:r>
      <w:r w:rsidR="00E162A1">
        <w:rPr>
          <w:sz w:val="24"/>
          <w:szCs w:val="24"/>
        </w:rPr>
        <w:instrText xml:space="preserve"> STYLEREF 1 \s </w:instrText>
      </w:r>
      <w:r w:rsidR="00E162A1">
        <w:rPr>
          <w:sz w:val="24"/>
          <w:szCs w:val="24"/>
        </w:rPr>
        <w:fldChar w:fldCharType="separate"/>
      </w:r>
      <w:r w:rsidR="006221B8">
        <w:rPr>
          <w:noProof/>
          <w:sz w:val="24"/>
          <w:szCs w:val="24"/>
        </w:rPr>
        <w:t>6</w:t>
      </w:r>
      <w:r w:rsidR="00E162A1">
        <w:rPr>
          <w:sz w:val="24"/>
          <w:szCs w:val="24"/>
        </w:rPr>
        <w:fldChar w:fldCharType="end"/>
      </w:r>
      <w:r w:rsidR="00E162A1">
        <w:rPr>
          <w:sz w:val="24"/>
          <w:szCs w:val="24"/>
        </w:rPr>
        <w:noBreakHyphen/>
      </w:r>
      <w:r w:rsidR="00E162A1">
        <w:rPr>
          <w:sz w:val="24"/>
          <w:szCs w:val="24"/>
        </w:rPr>
        <w:fldChar w:fldCharType="begin"/>
      </w:r>
      <w:r w:rsidR="00E162A1">
        <w:rPr>
          <w:sz w:val="24"/>
          <w:szCs w:val="24"/>
        </w:rPr>
        <w:instrText xml:space="preserve"> SEQ Figure \* ARABIC \s 1 </w:instrText>
      </w:r>
      <w:r w:rsidR="00E162A1">
        <w:rPr>
          <w:sz w:val="24"/>
          <w:szCs w:val="24"/>
        </w:rPr>
        <w:fldChar w:fldCharType="separate"/>
      </w:r>
      <w:r w:rsidR="006221B8">
        <w:rPr>
          <w:noProof/>
          <w:sz w:val="24"/>
          <w:szCs w:val="24"/>
        </w:rPr>
        <w:t>10</w:t>
      </w:r>
      <w:r w:rsidR="00E162A1">
        <w:rPr>
          <w:sz w:val="24"/>
          <w:szCs w:val="24"/>
        </w:rPr>
        <w:fldChar w:fldCharType="end"/>
      </w:r>
      <w:r w:rsidRPr="00C26C40">
        <w:rPr>
          <w:sz w:val="24"/>
          <w:szCs w:val="24"/>
        </w:rPr>
        <w:t xml:space="preserve"> Gas/Vapour molar flow rates</w:t>
      </w:r>
      <w:bookmarkEnd w:id="278"/>
    </w:p>
    <w:p w14:paraId="2D879BE3" w14:textId="1E0959A4" w:rsidR="003836FA" w:rsidRPr="00C26C40" w:rsidRDefault="003836FA" w:rsidP="003836FA">
      <w:r w:rsidRPr="00C26C40">
        <w:t xml:space="preserve">Maintaining a highly reducing atmosphere is critical to preventing the re-oxidation of magnetite. </w:t>
      </w:r>
      <w:r w:rsidR="00134FFF">
        <w:t>The figure above</w:t>
      </w:r>
      <w:r w:rsidRPr="00C26C40">
        <w:t xml:space="preserve"> confirms process viability by plotting the gas-phase partial pressures. Despite the generation of steam and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C26C40">
        <w:t>, the partial pressure of CO (</w:t>
      </w:r>
      <m:oMath>
        <m:sSub>
          <m:sSubPr>
            <m:ctrlPr>
              <w:rPr>
                <w:rFonts w:ascii="Cambria Math" w:hAnsi="Cambria Math"/>
                <w:i/>
              </w:rPr>
            </m:ctrlPr>
          </m:sSubPr>
          <m:e>
            <m:r>
              <w:rPr>
                <w:rFonts w:ascii="Cambria Math" w:hAnsi="Cambria Math"/>
              </w:rPr>
              <m:t>P</m:t>
            </m:r>
          </m:e>
          <m:sub>
            <m:r>
              <w:rPr>
                <w:rFonts w:ascii="Cambria Math" w:hAnsi="Cambria Math"/>
              </w:rPr>
              <m:t>CO</m:t>
            </m:r>
          </m:sub>
        </m:sSub>
      </m:oMath>
      <w:r w:rsidRPr="00C26C40">
        <w:t>) remains sufficiently dominant throughout the reaction zone to thermodynamically drive the haematite reduction forward.</w:t>
      </w:r>
    </w:p>
    <w:p w14:paraId="46741BB2" w14:textId="77777777" w:rsidR="003836FA" w:rsidRPr="00C26C40" w:rsidRDefault="003836FA" w:rsidP="003836FA">
      <w:pPr>
        <w:keepNext/>
        <w:jc w:val="center"/>
      </w:pPr>
      <w:r w:rsidRPr="00C26C40">
        <w:rPr>
          <w:noProof/>
        </w:rPr>
        <w:lastRenderedPageBreak/>
        <w:drawing>
          <wp:inline distT="0" distB="0" distL="0" distR="0" wp14:anchorId="1BE84968" wp14:editId="6596636F">
            <wp:extent cx="3494368" cy="2619213"/>
            <wp:effectExtent l="0" t="0" r="0" b="0"/>
            <wp:docPr id="3780817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03194" cy="2625828"/>
                    </a:xfrm>
                    <a:prstGeom prst="rect">
                      <a:avLst/>
                    </a:prstGeom>
                    <a:noFill/>
                    <a:ln>
                      <a:noFill/>
                    </a:ln>
                  </pic:spPr>
                </pic:pic>
              </a:graphicData>
            </a:graphic>
          </wp:inline>
        </w:drawing>
      </w:r>
    </w:p>
    <w:p w14:paraId="6F575966" w14:textId="4DE7507F" w:rsidR="003836FA" w:rsidRPr="00C26C40" w:rsidRDefault="003836FA" w:rsidP="003836FA">
      <w:pPr>
        <w:pStyle w:val="Caption"/>
        <w:rPr>
          <w:sz w:val="24"/>
          <w:szCs w:val="24"/>
        </w:rPr>
      </w:pPr>
      <w:bookmarkStart w:id="279" w:name="_Toc237220064"/>
      <w:r w:rsidRPr="00C26C40">
        <w:rPr>
          <w:sz w:val="24"/>
          <w:szCs w:val="24"/>
        </w:rPr>
        <w:t xml:space="preserve">Figure </w:t>
      </w:r>
      <w:r w:rsidR="00E162A1">
        <w:rPr>
          <w:sz w:val="24"/>
          <w:szCs w:val="24"/>
        </w:rPr>
        <w:fldChar w:fldCharType="begin"/>
      </w:r>
      <w:r w:rsidR="00E162A1">
        <w:rPr>
          <w:sz w:val="24"/>
          <w:szCs w:val="24"/>
        </w:rPr>
        <w:instrText xml:space="preserve"> STYLEREF 1 \s </w:instrText>
      </w:r>
      <w:r w:rsidR="00E162A1">
        <w:rPr>
          <w:sz w:val="24"/>
          <w:szCs w:val="24"/>
        </w:rPr>
        <w:fldChar w:fldCharType="separate"/>
      </w:r>
      <w:r w:rsidR="006221B8">
        <w:rPr>
          <w:noProof/>
          <w:sz w:val="24"/>
          <w:szCs w:val="24"/>
        </w:rPr>
        <w:t>6</w:t>
      </w:r>
      <w:r w:rsidR="00E162A1">
        <w:rPr>
          <w:sz w:val="24"/>
          <w:szCs w:val="24"/>
        </w:rPr>
        <w:fldChar w:fldCharType="end"/>
      </w:r>
      <w:r w:rsidR="00E162A1">
        <w:rPr>
          <w:sz w:val="24"/>
          <w:szCs w:val="24"/>
        </w:rPr>
        <w:noBreakHyphen/>
      </w:r>
      <w:r w:rsidR="00E162A1">
        <w:rPr>
          <w:sz w:val="24"/>
          <w:szCs w:val="24"/>
        </w:rPr>
        <w:fldChar w:fldCharType="begin"/>
      </w:r>
      <w:r w:rsidR="00E162A1">
        <w:rPr>
          <w:sz w:val="24"/>
          <w:szCs w:val="24"/>
        </w:rPr>
        <w:instrText xml:space="preserve"> SEQ Figure \* ARABIC \s 1 </w:instrText>
      </w:r>
      <w:r w:rsidR="00E162A1">
        <w:rPr>
          <w:sz w:val="24"/>
          <w:szCs w:val="24"/>
        </w:rPr>
        <w:fldChar w:fldCharType="separate"/>
      </w:r>
      <w:r w:rsidR="006221B8">
        <w:rPr>
          <w:noProof/>
          <w:sz w:val="24"/>
          <w:szCs w:val="24"/>
        </w:rPr>
        <w:t>11</w:t>
      </w:r>
      <w:r w:rsidR="00E162A1">
        <w:rPr>
          <w:sz w:val="24"/>
          <w:szCs w:val="24"/>
        </w:rPr>
        <w:fldChar w:fldCharType="end"/>
      </w:r>
      <w:r w:rsidRPr="00C26C40">
        <w:rPr>
          <w:sz w:val="24"/>
          <w:szCs w:val="24"/>
        </w:rPr>
        <w:t xml:space="preserve"> Gas phase partial pressures</w:t>
      </w:r>
      <w:bookmarkEnd w:id="279"/>
    </w:p>
    <w:p w14:paraId="050D80D0" w14:textId="10FF8035" w:rsidR="003836FA" w:rsidRPr="00C26C40" w:rsidRDefault="003836FA" w:rsidP="003836FA">
      <w:r w:rsidRPr="00C26C40">
        <w:t xml:space="preserve">Figure </w:t>
      </w:r>
      <w:r w:rsidR="004C6E0E" w:rsidRPr="00C26C40">
        <w:t>0-5</w:t>
      </w:r>
      <w:r w:rsidRPr="00C26C40">
        <w:t xml:space="preserve"> validates the rigorous kinetic limits applied to the numerical model. By plotting the intrinsic kinetic rate against the mass-transfer limit, it is evident that in regions of extreme temperature, the effective reaction rate successfully clamps to the transport limit. This ensures the solver predicts physically realizable conversions rather than theoretically infinite reaction rates. </w:t>
      </w:r>
    </w:p>
    <w:p w14:paraId="72136E9F" w14:textId="77777777" w:rsidR="003836FA" w:rsidRPr="00C26C40" w:rsidRDefault="003836FA" w:rsidP="003836FA"/>
    <w:p w14:paraId="6E87B967" w14:textId="77777777" w:rsidR="003836FA" w:rsidRPr="00C26C40" w:rsidRDefault="003836FA" w:rsidP="003836FA">
      <w:pPr>
        <w:keepNext/>
        <w:jc w:val="center"/>
      </w:pPr>
      <w:r w:rsidRPr="00C26C40">
        <w:rPr>
          <w:noProof/>
        </w:rPr>
        <w:drawing>
          <wp:inline distT="0" distB="0" distL="0" distR="0" wp14:anchorId="070BF98C" wp14:editId="12B4E120">
            <wp:extent cx="5061287" cy="3169404"/>
            <wp:effectExtent l="0" t="0" r="0" b="0"/>
            <wp:docPr id="11098573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12438" cy="3201435"/>
                    </a:xfrm>
                    <a:prstGeom prst="rect">
                      <a:avLst/>
                    </a:prstGeom>
                    <a:noFill/>
                    <a:ln>
                      <a:noFill/>
                    </a:ln>
                  </pic:spPr>
                </pic:pic>
              </a:graphicData>
            </a:graphic>
          </wp:inline>
        </w:drawing>
      </w:r>
    </w:p>
    <w:p w14:paraId="67E09722" w14:textId="53027164" w:rsidR="003836FA" w:rsidRPr="00C26C40" w:rsidRDefault="003836FA" w:rsidP="003836FA">
      <w:pPr>
        <w:pStyle w:val="Caption"/>
        <w:rPr>
          <w:sz w:val="24"/>
          <w:szCs w:val="24"/>
        </w:rPr>
      </w:pPr>
      <w:bookmarkStart w:id="280" w:name="_Toc237220065"/>
      <w:r w:rsidRPr="00C26C40">
        <w:rPr>
          <w:sz w:val="24"/>
          <w:szCs w:val="24"/>
        </w:rPr>
        <w:t xml:space="preserve">Figure </w:t>
      </w:r>
      <w:r w:rsidR="00E162A1">
        <w:rPr>
          <w:sz w:val="24"/>
          <w:szCs w:val="24"/>
        </w:rPr>
        <w:fldChar w:fldCharType="begin"/>
      </w:r>
      <w:r w:rsidR="00E162A1">
        <w:rPr>
          <w:sz w:val="24"/>
          <w:szCs w:val="24"/>
        </w:rPr>
        <w:instrText xml:space="preserve"> STYLEREF 1 \s </w:instrText>
      </w:r>
      <w:r w:rsidR="00E162A1">
        <w:rPr>
          <w:sz w:val="24"/>
          <w:szCs w:val="24"/>
        </w:rPr>
        <w:fldChar w:fldCharType="separate"/>
      </w:r>
      <w:r w:rsidR="006221B8">
        <w:rPr>
          <w:noProof/>
          <w:sz w:val="24"/>
          <w:szCs w:val="24"/>
        </w:rPr>
        <w:t>6</w:t>
      </w:r>
      <w:r w:rsidR="00E162A1">
        <w:rPr>
          <w:sz w:val="24"/>
          <w:szCs w:val="24"/>
        </w:rPr>
        <w:fldChar w:fldCharType="end"/>
      </w:r>
      <w:r w:rsidR="00E162A1">
        <w:rPr>
          <w:sz w:val="24"/>
          <w:szCs w:val="24"/>
        </w:rPr>
        <w:noBreakHyphen/>
      </w:r>
      <w:r w:rsidR="00E162A1">
        <w:rPr>
          <w:sz w:val="24"/>
          <w:szCs w:val="24"/>
        </w:rPr>
        <w:fldChar w:fldCharType="begin"/>
      </w:r>
      <w:r w:rsidR="00E162A1">
        <w:rPr>
          <w:sz w:val="24"/>
          <w:szCs w:val="24"/>
        </w:rPr>
        <w:instrText xml:space="preserve"> SEQ Figure \* ARABIC \s 1 </w:instrText>
      </w:r>
      <w:r w:rsidR="00E162A1">
        <w:rPr>
          <w:sz w:val="24"/>
          <w:szCs w:val="24"/>
        </w:rPr>
        <w:fldChar w:fldCharType="separate"/>
      </w:r>
      <w:r w:rsidR="006221B8">
        <w:rPr>
          <w:noProof/>
          <w:sz w:val="24"/>
          <w:szCs w:val="24"/>
        </w:rPr>
        <w:t>12</w:t>
      </w:r>
      <w:r w:rsidR="00E162A1">
        <w:rPr>
          <w:sz w:val="24"/>
          <w:szCs w:val="24"/>
        </w:rPr>
        <w:fldChar w:fldCharType="end"/>
      </w:r>
      <w:r w:rsidRPr="00C26C40">
        <w:rPr>
          <w:sz w:val="24"/>
          <w:szCs w:val="24"/>
        </w:rPr>
        <w:t xml:space="preserve"> Reaction Rate Profiles</w:t>
      </w:r>
      <w:bookmarkEnd w:id="280"/>
    </w:p>
    <w:p w14:paraId="2E12D0CA" w14:textId="3FC776CF" w:rsidR="003836FA" w:rsidRPr="00C26C40" w:rsidRDefault="005163BD" w:rsidP="007B1977">
      <w:pPr>
        <w:pStyle w:val="Heading4"/>
      </w:pPr>
      <w:r w:rsidRPr="00C26C40">
        <w:lastRenderedPageBreak/>
        <w:t>Kiln Kinematics and Bed Properties</w:t>
      </w:r>
    </w:p>
    <w:p w14:paraId="22E09C44" w14:textId="52BEB55B" w:rsidR="003836FA" w:rsidRPr="00C26C40" w:rsidRDefault="003836FA" w:rsidP="003836FA">
      <w:r w:rsidRPr="00C26C40">
        <w:t xml:space="preserve">The physical transformation of the bauxite bed as it travels down the kiln is summarized in Figure </w:t>
      </w:r>
      <w:r w:rsidR="004C6E0E" w:rsidRPr="00C26C40">
        <w:t>0-6</w:t>
      </w:r>
      <w:r w:rsidRPr="00C26C40">
        <w:t>. As the solid bed loses nearly 34 % of its mass due to the liberation of structural water from gibbsite, the true density of the solid phase alters significantly. Because the volumetric flow rate and axial solid velocity are interlinked, this densification causes a dynamic shift in both the bulk density and the fractional fill degree (f) along the kiln axis. The simulation confirms that the fill degree safely remains between 11 % and 12 % which is well within the optimal operating window for indirect-fired kilns and validates the Sullivan-Friedman-Maier residence time correlation used in the mechanical design basis.</w:t>
      </w:r>
    </w:p>
    <w:p w14:paraId="1DD7B01A" w14:textId="77777777" w:rsidR="003836FA" w:rsidRPr="00C26C40" w:rsidRDefault="003836FA" w:rsidP="003836FA">
      <w:pPr>
        <w:keepNext/>
      </w:pPr>
    </w:p>
    <w:p w14:paraId="768B8F49" w14:textId="77777777" w:rsidR="003836FA" w:rsidRPr="00C26C40" w:rsidRDefault="003836FA" w:rsidP="003836FA">
      <w:pPr>
        <w:keepNext/>
        <w:jc w:val="center"/>
      </w:pPr>
      <w:r w:rsidRPr="00C26C40">
        <w:rPr>
          <w:noProof/>
        </w:rPr>
        <w:drawing>
          <wp:inline distT="0" distB="0" distL="0" distR="0" wp14:anchorId="1C1AAF47" wp14:editId="3C504F93">
            <wp:extent cx="3657600" cy="2741564"/>
            <wp:effectExtent l="0" t="0" r="0" b="0"/>
            <wp:docPr id="16686427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66357" cy="2748128"/>
                    </a:xfrm>
                    <a:prstGeom prst="rect">
                      <a:avLst/>
                    </a:prstGeom>
                    <a:noFill/>
                    <a:ln>
                      <a:noFill/>
                    </a:ln>
                  </pic:spPr>
                </pic:pic>
              </a:graphicData>
            </a:graphic>
          </wp:inline>
        </w:drawing>
      </w:r>
    </w:p>
    <w:p w14:paraId="6304EC69" w14:textId="71637A51" w:rsidR="003836FA" w:rsidRPr="00C26C40" w:rsidRDefault="003836FA" w:rsidP="003836FA">
      <w:pPr>
        <w:pStyle w:val="Caption"/>
        <w:rPr>
          <w:sz w:val="24"/>
          <w:szCs w:val="24"/>
        </w:rPr>
      </w:pPr>
      <w:bookmarkStart w:id="281" w:name="_Toc237220066"/>
      <w:r w:rsidRPr="00C26C40">
        <w:rPr>
          <w:sz w:val="24"/>
          <w:szCs w:val="24"/>
        </w:rPr>
        <w:t xml:space="preserve">Figure </w:t>
      </w:r>
      <w:r w:rsidR="00E162A1">
        <w:rPr>
          <w:sz w:val="24"/>
          <w:szCs w:val="24"/>
        </w:rPr>
        <w:fldChar w:fldCharType="begin"/>
      </w:r>
      <w:r w:rsidR="00E162A1">
        <w:rPr>
          <w:sz w:val="24"/>
          <w:szCs w:val="24"/>
        </w:rPr>
        <w:instrText xml:space="preserve"> STYLEREF 1 \s </w:instrText>
      </w:r>
      <w:r w:rsidR="00E162A1">
        <w:rPr>
          <w:sz w:val="24"/>
          <w:szCs w:val="24"/>
        </w:rPr>
        <w:fldChar w:fldCharType="separate"/>
      </w:r>
      <w:r w:rsidR="006221B8">
        <w:rPr>
          <w:noProof/>
          <w:sz w:val="24"/>
          <w:szCs w:val="24"/>
        </w:rPr>
        <w:t>6</w:t>
      </w:r>
      <w:r w:rsidR="00E162A1">
        <w:rPr>
          <w:sz w:val="24"/>
          <w:szCs w:val="24"/>
        </w:rPr>
        <w:fldChar w:fldCharType="end"/>
      </w:r>
      <w:r w:rsidR="00E162A1">
        <w:rPr>
          <w:sz w:val="24"/>
          <w:szCs w:val="24"/>
        </w:rPr>
        <w:noBreakHyphen/>
      </w:r>
      <w:r w:rsidR="00E162A1">
        <w:rPr>
          <w:sz w:val="24"/>
          <w:szCs w:val="24"/>
        </w:rPr>
        <w:fldChar w:fldCharType="begin"/>
      </w:r>
      <w:r w:rsidR="00E162A1">
        <w:rPr>
          <w:sz w:val="24"/>
          <w:szCs w:val="24"/>
        </w:rPr>
        <w:instrText xml:space="preserve"> SEQ Figure \* ARABIC \s 1 </w:instrText>
      </w:r>
      <w:r w:rsidR="00E162A1">
        <w:rPr>
          <w:sz w:val="24"/>
          <w:szCs w:val="24"/>
        </w:rPr>
        <w:fldChar w:fldCharType="separate"/>
      </w:r>
      <w:r w:rsidR="006221B8">
        <w:rPr>
          <w:noProof/>
          <w:sz w:val="24"/>
          <w:szCs w:val="24"/>
        </w:rPr>
        <w:t>13</w:t>
      </w:r>
      <w:r w:rsidR="00E162A1">
        <w:rPr>
          <w:sz w:val="24"/>
          <w:szCs w:val="24"/>
        </w:rPr>
        <w:fldChar w:fldCharType="end"/>
      </w:r>
      <w:r w:rsidRPr="00C26C40">
        <w:rPr>
          <w:sz w:val="24"/>
          <w:szCs w:val="24"/>
        </w:rPr>
        <w:t xml:space="preserve"> Dynamic fill degree (f) and bulk density profiles</w:t>
      </w:r>
      <w:bookmarkEnd w:id="281"/>
    </w:p>
    <w:p w14:paraId="4EEE72F4" w14:textId="6225C581" w:rsidR="003836FA" w:rsidRPr="00C26C40" w:rsidRDefault="003836FA" w:rsidP="003836FA">
      <w:pPr>
        <w:spacing w:after="0" w:line="240" w:lineRule="auto"/>
        <w:jc w:val="left"/>
        <w:rPr>
          <w:b/>
          <w:bCs/>
        </w:rPr>
      </w:pPr>
      <w:bookmarkStart w:id="282" w:name="_Toc233209460"/>
    </w:p>
    <w:p w14:paraId="12D1B68B" w14:textId="77777777" w:rsidR="00726850" w:rsidRPr="00C26C40" w:rsidRDefault="00726850" w:rsidP="003836FA">
      <w:pPr>
        <w:spacing w:after="0" w:line="240" w:lineRule="auto"/>
        <w:jc w:val="left"/>
        <w:rPr>
          <w:b/>
          <w:bCs/>
        </w:rPr>
      </w:pPr>
    </w:p>
    <w:p w14:paraId="2CBCC951" w14:textId="77777777" w:rsidR="003836FA" w:rsidRPr="00C26C40" w:rsidRDefault="003836FA" w:rsidP="00134FFF">
      <w:pPr>
        <w:pStyle w:val="Heading3"/>
      </w:pPr>
      <w:bookmarkStart w:id="283" w:name="_Toc237244966"/>
      <w:r w:rsidRPr="00C26C40">
        <w:lastRenderedPageBreak/>
        <w:t>MECHANICAL ENGINEERING CALCULATIONS</w:t>
      </w:r>
      <w:bookmarkEnd w:id="282"/>
      <w:bookmarkEnd w:id="283"/>
    </w:p>
    <w:p w14:paraId="6183F7A0" w14:textId="77777777" w:rsidR="003836FA" w:rsidRPr="00C26C40" w:rsidRDefault="003836FA" w:rsidP="00726850">
      <w:pPr>
        <w:pStyle w:val="Heading4"/>
      </w:pPr>
      <w:bookmarkStart w:id="284" w:name="_Toc233209461"/>
      <w:r w:rsidRPr="00C26C40">
        <w:t>Shell Thickness and Structural Loading</w:t>
      </w:r>
      <w:bookmarkEnd w:id="284"/>
    </w:p>
    <w:p w14:paraId="1EBF8EBE" w14:textId="77777777" w:rsidR="003836FA" w:rsidRPr="00C26C40" w:rsidRDefault="003836FA" w:rsidP="00726850">
      <w:pPr>
        <w:pStyle w:val="Heading5"/>
      </w:pPr>
      <w:bookmarkStart w:id="285" w:name="_Toc233209462"/>
      <w:r w:rsidRPr="00C26C40">
        <w:t>Design Basis</w:t>
      </w:r>
      <w:bookmarkEnd w:id="285"/>
    </w:p>
    <w:p w14:paraId="35D3CBCB" w14:textId="77777777" w:rsidR="003836FA" w:rsidRPr="00C26C40" w:rsidRDefault="003836FA" w:rsidP="003836FA">
      <w:r w:rsidRPr="00C26C40">
        <w:t xml:space="preserve">The kiln shell is a carbon steel cylinder of outer diameter </w:t>
      </w:r>
      <m:oMath>
        <m:sSub>
          <m:sSubPr>
            <m:ctrlPr>
              <w:rPr>
                <w:rFonts w:ascii="Cambria Math" w:hAnsi="Cambria Math"/>
                <w:i/>
              </w:rPr>
            </m:ctrlPr>
          </m:sSubPr>
          <m:e>
            <m:r>
              <w:rPr>
                <w:rFonts w:ascii="Cambria Math" w:hAnsi="Cambria Math"/>
              </w:rPr>
              <m:t>D</m:t>
            </m:r>
          </m:e>
          <m:sub>
            <m:r>
              <w:rPr>
                <w:rFonts w:ascii="Cambria Math" w:hAnsi="Cambria Math"/>
              </w:rPr>
              <m:t>out</m:t>
            </m:r>
          </m:sub>
        </m:sSub>
        <m:r>
          <w:rPr>
            <w:rFonts w:ascii="Cambria Math" w:hAnsi="Cambria Math"/>
          </w:rPr>
          <m:t>=1.0 m</m:t>
        </m:r>
      </m:oMath>
      <w:r w:rsidRPr="00C26C40">
        <w:t>. The shell must withstand its own weight over a span between tyre stations, the weight of the refractory lining, and the weight of the solid bed, all under steady-state thermal conditions. The design follows the ASME BPV Code Section VIII Div. 1 framework for cylindrical shells under external circumferential loads.</w:t>
      </w:r>
    </w:p>
    <w:p w14:paraId="552F539F" w14:textId="08EC4537" w:rsidR="00134FFF" w:rsidRDefault="00134FFF" w:rsidP="00134FFF">
      <w:pPr>
        <w:pStyle w:val="Caption"/>
        <w:keepNext/>
      </w:pPr>
      <w:bookmarkStart w:id="286" w:name="_Toc237244847"/>
      <w:r>
        <w:t xml:space="preserve">Table </w:t>
      </w:r>
      <w:fldSimple w:instr=" STYLEREF 1 \s ">
        <w:r w:rsidR="006221B8">
          <w:rPr>
            <w:noProof/>
          </w:rPr>
          <w:t>6</w:t>
        </w:r>
      </w:fldSimple>
      <w:r w:rsidR="00B61202">
        <w:noBreakHyphen/>
      </w:r>
      <w:fldSimple w:instr=" SEQ Table \* ARABIC \s 1 ">
        <w:r w:rsidR="006221B8">
          <w:rPr>
            <w:noProof/>
          </w:rPr>
          <w:t>16</w:t>
        </w:r>
      </w:fldSimple>
      <w:r>
        <w:t xml:space="preserve"> </w:t>
      </w:r>
      <w:r w:rsidRPr="00E055E5">
        <w:t>Wall Thickness Specification</w:t>
      </w:r>
      <w:bookmarkEnd w:id="286"/>
    </w:p>
    <w:tbl>
      <w:tblPr>
        <w:tblStyle w:val="TableGrid"/>
        <w:tblW w:w="8500" w:type="dxa"/>
        <w:tblLook w:val="0000" w:firstRow="0" w:lastRow="0" w:firstColumn="0" w:lastColumn="0" w:noHBand="0" w:noVBand="0"/>
      </w:tblPr>
      <w:tblGrid>
        <w:gridCol w:w="1413"/>
        <w:gridCol w:w="2126"/>
        <w:gridCol w:w="1559"/>
        <w:gridCol w:w="1843"/>
        <w:gridCol w:w="1559"/>
      </w:tblGrid>
      <w:tr w:rsidR="003836FA" w:rsidRPr="00C26C40" w14:paraId="38EC6472" w14:textId="77777777" w:rsidTr="00726850">
        <w:tc>
          <w:tcPr>
            <w:tcW w:w="1413" w:type="dxa"/>
          </w:tcPr>
          <w:p w14:paraId="774C0DD0" w14:textId="77777777" w:rsidR="003836FA" w:rsidRPr="00C26C40" w:rsidRDefault="003836FA" w:rsidP="00870DFD">
            <w:pPr>
              <w:rPr>
                <w:b/>
                <w:bCs/>
                <w:lang w:val="en-GB"/>
              </w:rPr>
            </w:pPr>
            <w:r w:rsidRPr="00C26C40">
              <w:rPr>
                <w:b/>
                <w:bCs/>
                <w:lang w:val="en-GB"/>
              </w:rPr>
              <w:t>Layer</w:t>
            </w:r>
          </w:p>
        </w:tc>
        <w:tc>
          <w:tcPr>
            <w:tcW w:w="2126" w:type="dxa"/>
          </w:tcPr>
          <w:p w14:paraId="3BBAE13E" w14:textId="77777777" w:rsidR="003836FA" w:rsidRPr="00C26C40" w:rsidRDefault="003836FA" w:rsidP="00870DFD">
            <w:pPr>
              <w:rPr>
                <w:b/>
                <w:bCs/>
                <w:lang w:val="en-GB"/>
              </w:rPr>
            </w:pPr>
            <w:r w:rsidRPr="00C26C40">
              <w:rPr>
                <w:b/>
                <w:bCs/>
                <w:lang w:val="en-GB"/>
              </w:rPr>
              <w:t>Material</w:t>
            </w:r>
          </w:p>
        </w:tc>
        <w:tc>
          <w:tcPr>
            <w:tcW w:w="1559" w:type="dxa"/>
          </w:tcPr>
          <w:p w14:paraId="0B5FEAF5" w14:textId="77777777" w:rsidR="003836FA" w:rsidRPr="00C26C40" w:rsidRDefault="003836FA" w:rsidP="00870DFD">
            <w:pPr>
              <w:rPr>
                <w:b/>
                <w:bCs/>
                <w:lang w:val="en-GB"/>
              </w:rPr>
            </w:pPr>
            <w:r w:rsidRPr="00C26C40">
              <w:rPr>
                <w:b/>
                <w:bCs/>
                <w:lang w:val="en-GB"/>
              </w:rPr>
              <w:t>Thickness [m]</w:t>
            </w:r>
          </w:p>
        </w:tc>
        <w:tc>
          <w:tcPr>
            <w:tcW w:w="1843" w:type="dxa"/>
          </w:tcPr>
          <w:p w14:paraId="79C56DE6" w14:textId="77777777" w:rsidR="003836FA" w:rsidRPr="00C26C40" w:rsidRDefault="003836FA" w:rsidP="00870DFD">
            <w:pPr>
              <w:rPr>
                <w:b/>
                <w:bCs/>
                <w:lang w:val="en-GB"/>
              </w:rPr>
            </w:pPr>
            <w:r w:rsidRPr="00C26C40">
              <w:rPr>
                <w:b/>
                <w:bCs/>
                <w:lang w:val="en-GB"/>
              </w:rPr>
              <w:t>Inner Radius [m]</w:t>
            </w:r>
          </w:p>
        </w:tc>
        <w:tc>
          <w:tcPr>
            <w:tcW w:w="1559" w:type="dxa"/>
          </w:tcPr>
          <w:p w14:paraId="261619E6" w14:textId="77777777" w:rsidR="003836FA" w:rsidRPr="00C26C40" w:rsidRDefault="003836FA" w:rsidP="00870DFD">
            <w:pPr>
              <w:rPr>
                <w:b/>
                <w:bCs/>
                <w:lang w:val="en-GB"/>
              </w:rPr>
            </w:pPr>
            <w:r w:rsidRPr="00C26C40">
              <w:rPr>
                <w:b/>
                <w:bCs/>
                <w:lang w:val="en-GB"/>
              </w:rPr>
              <w:t>Outer Radius [m]</w:t>
            </w:r>
          </w:p>
        </w:tc>
      </w:tr>
      <w:tr w:rsidR="003836FA" w:rsidRPr="00C26C40" w14:paraId="7C7B73F6" w14:textId="77777777" w:rsidTr="00726850">
        <w:tc>
          <w:tcPr>
            <w:tcW w:w="1413" w:type="dxa"/>
          </w:tcPr>
          <w:p w14:paraId="5FD645B9" w14:textId="77777777" w:rsidR="003836FA" w:rsidRPr="00C26C40" w:rsidRDefault="003836FA" w:rsidP="00870DFD">
            <w:pPr>
              <w:rPr>
                <w:lang w:val="en-GB"/>
              </w:rPr>
            </w:pPr>
            <w:r w:rsidRPr="00C26C40">
              <w:rPr>
                <w:lang w:val="en-GB"/>
              </w:rPr>
              <w:t>Refractory lining</w:t>
            </w:r>
          </w:p>
        </w:tc>
        <w:tc>
          <w:tcPr>
            <w:tcW w:w="2126" w:type="dxa"/>
          </w:tcPr>
          <w:p w14:paraId="3A3DC205" w14:textId="77777777" w:rsidR="003836FA" w:rsidRPr="00C26C40" w:rsidRDefault="003836FA" w:rsidP="00870DFD">
            <w:pPr>
              <w:rPr>
                <w:lang w:val="en-GB"/>
              </w:rPr>
            </w:pPr>
            <w:r w:rsidRPr="00C26C40">
              <w:rPr>
                <w:lang w:val="en-GB"/>
              </w:rPr>
              <w:t>High-alumina castable</w:t>
            </w:r>
          </w:p>
        </w:tc>
        <w:tc>
          <w:tcPr>
            <w:tcW w:w="1559" w:type="dxa"/>
          </w:tcPr>
          <w:p w14:paraId="6E48FE4C" w14:textId="77777777" w:rsidR="003836FA" w:rsidRPr="00C26C40" w:rsidRDefault="003836FA" w:rsidP="00870DFD">
            <w:pPr>
              <w:rPr>
                <w:lang w:val="en-GB"/>
              </w:rPr>
            </w:pPr>
            <w:r w:rsidRPr="00C26C40">
              <w:rPr>
                <w:lang w:val="en-GB"/>
              </w:rPr>
              <w:t>0.140</w:t>
            </w:r>
          </w:p>
        </w:tc>
        <w:tc>
          <w:tcPr>
            <w:tcW w:w="1843" w:type="dxa"/>
          </w:tcPr>
          <w:p w14:paraId="0150AA91" w14:textId="77777777" w:rsidR="003836FA" w:rsidRPr="00C26C40" w:rsidRDefault="003836FA" w:rsidP="00870DFD">
            <w:pPr>
              <w:rPr>
                <w:lang w:val="en-GB"/>
              </w:rPr>
            </w:pPr>
            <w:r w:rsidRPr="00C26C40">
              <w:rPr>
                <w:lang w:val="en-GB"/>
              </w:rPr>
              <w:t>0.350</w:t>
            </w:r>
          </w:p>
        </w:tc>
        <w:tc>
          <w:tcPr>
            <w:tcW w:w="1559" w:type="dxa"/>
          </w:tcPr>
          <w:p w14:paraId="0EAC2105" w14:textId="77777777" w:rsidR="003836FA" w:rsidRPr="00C26C40" w:rsidRDefault="003836FA" w:rsidP="00870DFD">
            <w:pPr>
              <w:rPr>
                <w:lang w:val="en-GB"/>
              </w:rPr>
            </w:pPr>
            <w:r w:rsidRPr="00C26C40">
              <w:rPr>
                <w:lang w:val="en-GB"/>
              </w:rPr>
              <w:t>0.490</w:t>
            </w:r>
          </w:p>
        </w:tc>
      </w:tr>
      <w:tr w:rsidR="003836FA" w:rsidRPr="00C26C40" w14:paraId="3C501855" w14:textId="77777777" w:rsidTr="00726850">
        <w:tc>
          <w:tcPr>
            <w:tcW w:w="1413" w:type="dxa"/>
          </w:tcPr>
          <w:p w14:paraId="271CA416" w14:textId="77777777" w:rsidR="003836FA" w:rsidRPr="00C26C40" w:rsidRDefault="003836FA" w:rsidP="00870DFD">
            <w:pPr>
              <w:rPr>
                <w:lang w:val="en-GB"/>
              </w:rPr>
            </w:pPr>
            <w:r w:rsidRPr="00C26C40">
              <w:rPr>
                <w:lang w:val="en-GB"/>
              </w:rPr>
              <w:t>Steel shell</w:t>
            </w:r>
          </w:p>
        </w:tc>
        <w:tc>
          <w:tcPr>
            <w:tcW w:w="2126" w:type="dxa"/>
          </w:tcPr>
          <w:p w14:paraId="10CF97AB" w14:textId="77777777" w:rsidR="003836FA" w:rsidRPr="00C26C40" w:rsidRDefault="003836FA" w:rsidP="00870DFD">
            <w:pPr>
              <w:rPr>
                <w:lang w:val="en-GB"/>
              </w:rPr>
            </w:pPr>
            <w:r w:rsidRPr="00C26C40">
              <w:rPr>
                <w:lang w:val="en-GB"/>
              </w:rPr>
              <w:t>Carbon steel A36</w:t>
            </w:r>
          </w:p>
        </w:tc>
        <w:tc>
          <w:tcPr>
            <w:tcW w:w="1559" w:type="dxa"/>
          </w:tcPr>
          <w:p w14:paraId="06FA2D07" w14:textId="77777777" w:rsidR="003836FA" w:rsidRPr="00C26C40" w:rsidRDefault="003836FA" w:rsidP="00870DFD">
            <w:pPr>
              <w:rPr>
                <w:lang w:val="en-GB"/>
              </w:rPr>
            </w:pPr>
            <w:r w:rsidRPr="00C26C40">
              <w:rPr>
                <w:lang w:val="en-GB"/>
              </w:rPr>
              <w:t>0.010</w:t>
            </w:r>
          </w:p>
        </w:tc>
        <w:tc>
          <w:tcPr>
            <w:tcW w:w="1843" w:type="dxa"/>
          </w:tcPr>
          <w:p w14:paraId="469E17F8" w14:textId="77777777" w:rsidR="003836FA" w:rsidRPr="00C26C40" w:rsidRDefault="003836FA" w:rsidP="00870DFD">
            <w:pPr>
              <w:rPr>
                <w:lang w:val="en-GB"/>
              </w:rPr>
            </w:pPr>
            <w:r w:rsidRPr="00C26C40">
              <w:rPr>
                <w:lang w:val="en-GB"/>
              </w:rPr>
              <w:t>0.490</w:t>
            </w:r>
          </w:p>
        </w:tc>
        <w:tc>
          <w:tcPr>
            <w:tcW w:w="1559" w:type="dxa"/>
          </w:tcPr>
          <w:p w14:paraId="3A0A684D" w14:textId="77777777" w:rsidR="003836FA" w:rsidRPr="00C26C40" w:rsidRDefault="003836FA" w:rsidP="00870DFD">
            <w:pPr>
              <w:rPr>
                <w:lang w:val="en-GB"/>
              </w:rPr>
            </w:pPr>
            <w:r w:rsidRPr="00C26C40">
              <w:rPr>
                <w:lang w:val="en-GB"/>
              </w:rPr>
              <w:t>0.500</w:t>
            </w:r>
          </w:p>
        </w:tc>
      </w:tr>
    </w:tbl>
    <w:p w14:paraId="67C23DDB" w14:textId="77777777" w:rsidR="003836FA" w:rsidRPr="00C26C40" w:rsidRDefault="003836FA" w:rsidP="00726850">
      <w:pPr>
        <w:pStyle w:val="Heading5"/>
      </w:pPr>
      <w:bookmarkStart w:id="287" w:name="_Toc233209464"/>
      <w:r w:rsidRPr="00C26C40">
        <w:t>Shell Hoop Stress Estimate</w:t>
      </w:r>
      <w:bookmarkEnd w:id="287"/>
    </w:p>
    <w:p w14:paraId="21CBF79E" w14:textId="77777777" w:rsidR="003836FA" w:rsidRPr="00C26C40" w:rsidRDefault="003836FA" w:rsidP="003836FA">
      <w:r w:rsidRPr="00C26C40">
        <w:t>The primary structural load on the shell is the circumferential bending stress arising from the eccentric weight of the refractory lining and bed. A conservative estimate uses the dead weight of the refractory per unit length:</w:t>
      </w:r>
    </w:p>
    <w:p w14:paraId="28E721F2" w14:textId="77777777" w:rsidR="003836FA" w:rsidRPr="00C26C40" w:rsidRDefault="003D0B1E" w:rsidP="003836FA">
      <m:oMathPara>
        <m:oMath>
          <m:sSub>
            <m:sSubPr>
              <m:ctrlPr>
                <w:rPr>
                  <w:rFonts w:ascii="Cambria Math" w:hAnsi="Cambria Math"/>
                  <w:i/>
                </w:rPr>
              </m:ctrlPr>
            </m:sSubPr>
            <m:e>
              <m:r>
                <w:rPr>
                  <w:rFonts w:ascii="Cambria Math" w:hAnsi="Cambria Math"/>
                </w:rPr>
                <m:t>W</m:t>
              </m:r>
            </m:e>
            <m:sub>
              <m:r>
                <w:rPr>
                  <w:rFonts w:ascii="Cambria Math" w:hAnsi="Cambria Math"/>
                </w:rPr>
                <m:t>ref</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ref</m:t>
              </m:r>
            </m:sub>
          </m:sSub>
          <m:r>
            <w:rPr>
              <w:rFonts w:ascii="Cambria Math" w:hAnsi="Cambria Math"/>
            </w:rPr>
            <m:t>×π×</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 R</m:t>
              </m:r>
              <m:sSup>
                <m:sSupPr>
                  <m:ctrlPr>
                    <w:rPr>
                      <w:rFonts w:ascii="Cambria Math" w:hAnsi="Cambria Math"/>
                      <w:i/>
                    </w:rPr>
                  </m:ctrlPr>
                </m:sSupPr>
                <m:e>
                  <m:r>
                    <w:rPr>
                      <w:rFonts w:ascii="Cambria Math" w:hAnsi="Cambria Math"/>
                    </w:rPr>
                    <m:t>1</m:t>
                  </m:r>
                </m:e>
                <m:sup>
                  <m:r>
                    <w:rPr>
                      <w:rFonts w:ascii="Cambria Math" w:hAnsi="Cambria Math"/>
                    </w:rPr>
                    <m:t>2</m:t>
                  </m:r>
                </m:sup>
              </m:sSup>
            </m:e>
          </m:d>
          <m:r>
            <w:rPr>
              <w:rFonts w:ascii="Cambria Math" w:hAnsi="Cambria Math"/>
            </w:rPr>
            <m:t>×g     [N/m]</m:t>
          </m:r>
        </m:oMath>
      </m:oMathPara>
    </w:p>
    <w:p w14:paraId="460E0792" w14:textId="77777777" w:rsidR="003836FA" w:rsidRPr="00C26C40" w:rsidRDefault="003836FA" w:rsidP="003836FA">
      <w:r w:rsidRPr="00C26C40">
        <w:t xml:space="preserve">Using </w:t>
      </w:r>
      <m:oMath>
        <m:sSub>
          <m:sSubPr>
            <m:ctrlPr>
              <w:rPr>
                <w:rFonts w:ascii="Cambria Math" w:hAnsi="Cambria Math"/>
                <w:i/>
              </w:rPr>
            </m:ctrlPr>
          </m:sSubPr>
          <m:e>
            <m:r>
              <w:rPr>
                <w:rFonts w:ascii="Cambria Math" w:hAnsi="Cambria Math"/>
              </w:rPr>
              <m:t>ρ</m:t>
            </m:r>
          </m:e>
          <m:sub>
            <m:r>
              <w:rPr>
                <w:rFonts w:ascii="Cambria Math" w:hAnsi="Cambria Math"/>
              </w:rPr>
              <m:t>ref</m:t>
            </m:r>
          </m:sub>
        </m:sSub>
        <m:r>
          <w:rPr>
            <w:rFonts w:ascii="Cambria Math" w:hAnsi="Cambria Math"/>
          </w:rPr>
          <m:t>≈ 2564.12 kg/</m:t>
        </m:r>
        <m:sSup>
          <m:sSupPr>
            <m:ctrlPr>
              <w:rPr>
                <w:rFonts w:ascii="Cambria Math" w:hAnsi="Cambria Math"/>
                <w:i/>
              </w:rPr>
            </m:ctrlPr>
          </m:sSupPr>
          <m:e>
            <m:r>
              <w:rPr>
                <w:rFonts w:ascii="Cambria Math" w:hAnsi="Cambria Math"/>
              </w:rPr>
              <m:t>m</m:t>
            </m:r>
          </m:e>
          <m:sup>
            <m:r>
              <w:rPr>
                <w:rFonts w:ascii="Cambria Math" w:hAnsi="Cambria Math"/>
              </w:rPr>
              <m:t>3</m:t>
            </m:r>
          </m:sup>
        </m:sSup>
      </m:oMath>
      <w:r w:rsidRPr="00C26C40">
        <w:t xml:space="preserve"> (high-alumina castable), R2 = 0.490 m, R1 = 0.350 m, </w:t>
      </w:r>
      <m:oMath>
        <m:r>
          <w:rPr>
            <w:rFonts w:ascii="Cambria Math" w:hAnsi="Cambria Math"/>
          </w:rPr>
          <m:t>g = 9.81 m/</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oMath>
    </w:p>
    <w:p w14:paraId="234550E5"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W</m:t>
              </m:r>
            </m:e>
            <m:sub>
              <m:r>
                <w:rPr>
                  <w:rFonts w:ascii="Cambria Math" w:hAnsi="Cambria Math"/>
                </w:rPr>
                <m:t>ref</m:t>
              </m:r>
            </m:sub>
          </m:sSub>
          <m:r>
            <w:rPr>
              <w:rFonts w:ascii="Cambria Math" w:hAnsi="Cambria Math"/>
            </w:rPr>
            <m:t xml:space="preserve">= 2800 × π × </m:t>
          </m:r>
          <m:d>
            <m:dPr>
              <m:ctrlPr>
                <w:rPr>
                  <w:rFonts w:ascii="Cambria Math" w:hAnsi="Cambria Math"/>
                  <w:i/>
                </w:rPr>
              </m:ctrlPr>
            </m:dPr>
            <m:e>
              <m:sSup>
                <m:sSupPr>
                  <m:ctrlPr>
                    <w:rPr>
                      <w:rFonts w:ascii="Cambria Math" w:hAnsi="Cambria Math"/>
                      <w:i/>
                    </w:rPr>
                  </m:ctrlPr>
                </m:sSupPr>
                <m:e>
                  <m:r>
                    <w:rPr>
                      <w:rFonts w:ascii="Cambria Math" w:hAnsi="Cambria Math"/>
                    </w:rPr>
                    <m:t>0.490</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0.350</m:t>
                  </m:r>
                </m:e>
                <m:sup>
                  <m:r>
                    <w:rPr>
                      <w:rFonts w:ascii="Cambria Math" w:hAnsi="Cambria Math"/>
                    </w:rPr>
                    <m:t>2</m:t>
                  </m:r>
                </m:sup>
              </m:sSup>
            </m:e>
          </m:d>
          <m:r>
            <w:rPr>
              <w:rFonts w:ascii="Cambria Math" w:hAnsi="Cambria Math"/>
            </w:rPr>
            <m:t>× 9.81≈9,293.1843 N/m</m:t>
          </m:r>
        </m:oMath>
      </m:oMathPara>
    </w:p>
    <w:p w14:paraId="353D2766" w14:textId="77777777" w:rsidR="003836FA" w:rsidRPr="00C26C40" w:rsidRDefault="003836FA" w:rsidP="003836FA">
      <w:r w:rsidRPr="00C26C40">
        <w:t>The shell wall cross-sectional area per unit length:</w:t>
      </w:r>
    </w:p>
    <w:p w14:paraId="061D5577" w14:textId="77777777" w:rsidR="003836FA" w:rsidRPr="00C26C40" w:rsidRDefault="003D0B1E" w:rsidP="003836FA">
      <m:oMathPara>
        <m:oMath>
          <m:sSub>
            <m:sSubPr>
              <m:ctrlPr>
                <w:rPr>
                  <w:rFonts w:ascii="Cambria Math" w:hAnsi="Cambria Math"/>
                  <w:i/>
                </w:rPr>
              </m:ctrlPr>
            </m:sSubPr>
            <m:e>
              <m:r>
                <w:rPr>
                  <w:rFonts w:ascii="Cambria Math" w:hAnsi="Cambria Math"/>
                </w:rPr>
                <m:t>A</m:t>
              </m:r>
            </m:e>
            <m:sub>
              <m:r>
                <w:rPr>
                  <w:rFonts w:ascii="Cambria Math" w:hAnsi="Cambria Math"/>
                </w:rPr>
                <m:t>shell</m:t>
              </m:r>
            </m:sub>
          </m:sSub>
          <m:r>
            <w:rPr>
              <w:rFonts w:ascii="Cambria Math" w:hAnsi="Cambria Math"/>
            </w:rPr>
            <m:t xml:space="preserve">= 2π R2 × </m:t>
          </m:r>
          <m:sSub>
            <m:sSubPr>
              <m:ctrlPr>
                <w:rPr>
                  <w:rFonts w:ascii="Cambria Math" w:hAnsi="Cambria Math"/>
                  <w:i/>
                </w:rPr>
              </m:ctrlPr>
            </m:sSubPr>
            <m:e>
              <m:r>
                <w:rPr>
                  <w:rFonts w:ascii="Cambria Math" w:hAnsi="Cambria Math"/>
                </w:rPr>
                <m:t>δ</m:t>
              </m:r>
            </m:e>
            <m:sub>
              <m:r>
                <w:rPr>
                  <w:rFonts w:ascii="Cambria Math" w:hAnsi="Cambria Math"/>
                </w:rPr>
                <m:t>wall</m:t>
              </m:r>
            </m:sub>
          </m:sSub>
          <m:r>
            <w:rPr>
              <w:rFonts w:ascii="Cambria Math" w:hAnsi="Cambria Math"/>
            </w:rPr>
            <m:t>= 2π × 0.490 × 0.010 = 0.0308 m²/m</m:t>
          </m:r>
        </m:oMath>
      </m:oMathPara>
    </w:p>
    <w:p w14:paraId="2E646ECD" w14:textId="77777777" w:rsidR="003836FA" w:rsidRPr="00C26C40" w:rsidRDefault="003836FA" w:rsidP="003836FA">
      <w:r w:rsidRPr="00C26C40">
        <w:t>Nominal circumferential stress from dead weight:</w:t>
      </w:r>
    </w:p>
    <w:p w14:paraId="5DFB8DA1" w14:textId="77777777" w:rsidR="003836FA" w:rsidRPr="00C26C40" w:rsidRDefault="003D0B1E" w:rsidP="003836FA">
      <m:oMathPara>
        <m:oMath>
          <m:sSub>
            <m:sSubPr>
              <m:ctrlPr>
                <w:rPr>
                  <w:rFonts w:ascii="Cambria Math" w:hAnsi="Cambria Math"/>
                  <w:i/>
                </w:rPr>
              </m:ctrlPr>
            </m:sSubPr>
            <m:e>
              <m:r>
                <w:rPr>
                  <w:rFonts w:ascii="Cambria Math" w:hAnsi="Cambria Math"/>
                </w:rPr>
                <m:t>σ</m:t>
              </m:r>
            </m:e>
            <m:sub>
              <m:r>
                <w:rPr>
                  <w:rFonts w:ascii="Cambria Math" w:hAnsi="Cambria Math"/>
                </w:rPr>
                <m:t>hoop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ref</m:t>
                  </m:r>
                </m:sub>
              </m:sSub>
            </m:num>
            <m:den>
              <m:sSub>
                <m:sSubPr>
                  <m:ctrlPr>
                    <w:rPr>
                      <w:rFonts w:ascii="Cambria Math" w:hAnsi="Cambria Math"/>
                      <w:i/>
                    </w:rPr>
                  </m:ctrlPr>
                </m:sSubPr>
                <m:e>
                  <m:r>
                    <w:rPr>
                      <w:rFonts w:ascii="Cambria Math" w:hAnsi="Cambria Math"/>
                    </w:rPr>
                    <m:t>A</m:t>
                  </m:r>
                </m:e>
                <m:sub>
                  <m:r>
                    <w:rPr>
                      <w:rFonts w:ascii="Cambria Math" w:hAnsi="Cambria Math"/>
                    </w:rPr>
                    <m:t>shell</m:t>
                  </m:r>
                </m:sub>
              </m:sSub>
            </m:den>
          </m:f>
          <m:r>
            <w:rPr>
              <w:rFonts w:ascii="Cambria Math" w:hAnsi="Cambria Math"/>
            </w:rPr>
            <m:t>=</m:t>
          </m:r>
          <m:f>
            <m:fPr>
              <m:ctrlPr>
                <w:rPr>
                  <w:rFonts w:ascii="Cambria Math" w:hAnsi="Cambria Math"/>
                  <w:i/>
                </w:rPr>
              </m:ctrlPr>
            </m:fPr>
            <m:num>
              <m:r>
                <w:rPr>
                  <w:rFonts w:ascii="Cambria Math" w:hAnsi="Cambria Math"/>
                </w:rPr>
                <m:t>10,134</m:t>
              </m:r>
            </m:num>
            <m:den>
              <m:r>
                <w:rPr>
                  <w:rFonts w:ascii="Cambria Math" w:hAnsi="Cambria Math"/>
                </w:rPr>
                <m:t>0.0308</m:t>
              </m:r>
            </m:den>
          </m:f>
          <m:r>
            <w:rPr>
              <w:rFonts w:ascii="Cambria Math" w:hAnsi="Cambria Math"/>
            </w:rPr>
            <m:t xml:space="preserve">≈ 302 kPa </m:t>
          </m:r>
        </m:oMath>
      </m:oMathPara>
    </w:p>
    <w:p w14:paraId="16754D8E" w14:textId="07D21D6C" w:rsidR="003836FA" w:rsidRPr="00C26C40" w:rsidRDefault="003836FA" w:rsidP="003836FA">
      <w:r w:rsidRPr="00C26C40">
        <w:t xml:space="preserve">This is well below the allowable stress for A36 steel (250 MPa minimum yield) </w:t>
      </w:r>
      <w:sdt>
        <w:sdtPr>
          <w:rPr>
            <w:color w:val="000000"/>
          </w:rPr>
          <w:tag w:val="MENDELEY_CITATION_v3_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"/>
          <w:id w:val="-975988451"/>
          <w:placeholder>
            <w:docPart w:val="9D016F54AA0C4C9C8EF8F20917E9B8BE"/>
          </w:placeholder>
        </w:sdtPr>
        <w:sdtEndPr/>
        <w:sdtContent>
          <w:r w:rsidR="00A37BED" w:rsidRPr="00A37BED">
            <w:rPr>
              <w:color w:val="000000"/>
            </w:rPr>
            <w:t>(Ikumapayi et al., 2021)</w:t>
          </w:r>
        </w:sdtContent>
      </w:sdt>
      <w:r w:rsidRPr="00C26C40">
        <w:t>, confirming that the 10 mm shell thickness is adequate from a structural standpoint. The governing mechanical design criterion is typically the shell ovality under the tyre loads, addressed subsequently.</w:t>
      </w:r>
    </w:p>
    <w:p w14:paraId="2D2D01ED" w14:textId="77777777" w:rsidR="003836FA" w:rsidRPr="00C26C40" w:rsidRDefault="003836FA" w:rsidP="00726850">
      <w:pPr>
        <w:pStyle w:val="Heading4"/>
      </w:pPr>
      <w:bookmarkStart w:id="288" w:name="_Toc233209465"/>
      <w:r w:rsidRPr="00C26C40">
        <w:t>Refractory Lining Thermal Resistance</w:t>
      </w:r>
      <w:bookmarkEnd w:id="288"/>
    </w:p>
    <w:p w14:paraId="32AFA38F" w14:textId="77777777" w:rsidR="003836FA" w:rsidRPr="00C26C40" w:rsidRDefault="003836FA" w:rsidP="00726850">
      <w:pPr>
        <w:pStyle w:val="Heading5"/>
      </w:pPr>
      <w:bookmarkStart w:id="289" w:name="_Toc233209466"/>
      <w:r w:rsidRPr="00C26C40">
        <w:t>Steady-State Radial Temperature Distribution</w:t>
      </w:r>
      <w:bookmarkEnd w:id="289"/>
    </w:p>
    <w:p w14:paraId="17228336" w14:textId="77777777" w:rsidR="003836FA" w:rsidRPr="00C26C40" w:rsidRDefault="003836FA" w:rsidP="003836FA">
      <w:r w:rsidRPr="00C26C40">
        <w:t>Under steady-state operation, the temperature distribution across the composite cylindrical wall follows the solution to the cylindrical Laplace equation. The thermal resistance formulation gives the total wall resistance:</w:t>
      </w:r>
    </w:p>
    <w:p w14:paraId="2210756D" w14:textId="77777777" w:rsidR="003836FA" w:rsidRPr="00C26C40" w:rsidRDefault="003D0B1E" w:rsidP="003836FA">
      <m:oMathPara>
        <m:oMath>
          <m:sSub>
            <m:sSubPr>
              <m:ctrlPr>
                <w:rPr>
                  <w:rFonts w:ascii="Cambria Math" w:hAnsi="Cambria Math"/>
                  <w:i/>
                </w:rPr>
              </m:ctrlPr>
            </m:sSubPr>
            <m:e>
              <m:r>
                <w:rPr>
                  <w:rFonts w:ascii="Cambria Math" w:hAnsi="Cambria Math"/>
                </w:rPr>
                <m:t>R</m:t>
              </m:r>
            </m:e>
            <m:sub>
              <m:r>
                <w:rPr>
                  <w:rFonts w:ascii="Cambria Math" w:hAnsi="Cambria Math"/>
                </w:rPr>
                <m:t>wall</m:t>
              </m:r>
            </m:sub>
          </m:sSub>
          <m:r>
            <w:rPr>
              <w:rFonts w:ascii="Cambria Math" w:hAnsi="Cambria Math"/>
            </w:rPr>
            <m:t>=</m:t>
          </m:r>
          <m:f>
            <m:fPr>
              <m:ctrlPr>
                <w:rPr>
                  <w:rFonts w:ascii="Cambria Math" w:hAnsi="Cambria Math"/>
                  <w:i/>
                </w:rPr>
              </m:ctrlPr>
            </m:fPr>
            <m:num>
              <m:r>
                <w:rPr>
                  <w:rFonts w:ascii="Cambria Math" w:hAnsi="Cambria Math"/>
                </w:rPr>
                <m:t>ln</m:t>
              </m:r>
              <m:d>
                <m:dPr>
                  <m:ctrlPr>
                    <w:rPr>
                      <w:rFonts w:ascii="Cambria Math" w:hAnsi="Cambria Math"/>
                      <w:i/>
                    </w:rPr>
                  </m:ctrlPr>
                </m:dPr>
                <m:e>
                  <m:f>
                    <m:fPr>
                      <m:ctrlPr>
                        <w:rPr>
                          <w:rFonts w:ascii="Cambria Math" w:hAnsi="Cambria Math"/>
                          <w:i/>
                        </w:rPr>
                      </m:ctrlPr>
                    </m:fPr>
                    <m:num>
                      <m:r>
                        <w:rPr>
                          <w:rFonts w:ascii="Cambria Math" w:hAnsi="Cambria Math"/>
                        </w:rPr>
                        <m:t>R2</m:t>
                      </m:r>
                    </m:num>
                    <m:den>
                      <m:r>
                        <w:rPr>
                          <w:rFonts w:ascii="Cambria Math" w:hAnsi="Cambria Math"/>
                        </w:rPr>
                        <m:t>R1</m:t>
                      </m:r>
                    </m:den>
                  </m:f>
                </m:e>
              </m:d>
            </m:num>
            <m:den>
              <m:r>
                <w:rPr>
                  <w:rFonts w:ascii="Cambria Math" w:hAnsi="Cambria Math"/>
                </w:rPr>
                <m:t>2π</m:t>
              </m:r>
              <m:sSub>
                <m:sSubPr>
                  <m:ctrlPr>
                    <w:rPr>
                      <w:rFonts w:ascii="Cambria Math" w:hAnsi="Cambria Math"/>
                      <w:i/>
                    </w:rPr>
                  </m:ctrlPr>
                </m:sSubPr>
                <m:e>
                  <m:r>
                    <w:rPr>
                      <w:rFonts w:ascii="Cambria Math" w:hAnsi="Cambria Math"/>
                    </w:rPr>
                    <m:t>k</m:t>
                  </m:r>
                </m:e>
                <m:sub>
                  <m:r>
                    <w:rPr>
                      <w:rFonts w:ascii="Cambria Math" w:hAnsi="Cambria Math"/>
                    </w:rPr>
                    <m:t>ref</m:t>
                  </m:r>
                </m:sub>
              </m:sSub>
            </m:den>
          </m:f>
          <m:r>
            <w:rPr>
              <w:rFonts w:ascii="Cambria Math" w:hAnsi="Cambria Math"/>
            </w:rPr>
            <m:t>+</m:t>
          </m:r>
          <m:f>
            <m:fPr>
              <m:ctrlPr>
                <w:rPr>
                  <w:rFonts w:ascii="Cambria Math" w:hAnsi="Cambria Math"/>
                  <w:i/>
                </w:rPr>
              </m:ctrlPr>
            </m:fPr>
            <m:num>
              <m:r>
                <w:rPr>
                  <w:rFonts w:ascii="Cambria Math" w:hAnsi="Cambria Math"/>
                </w:rPr>
                <m:t>ln</m:t>
              </m:r>
              <m:d>
                <m:dPr>
                  <m:ctrlPr>
                    <w:rPr>
                      <w:rFonts w:ascii="Cambria Math" w:hAnsi="Cambria Math"/>
                      <w:i/>
                    </w:rPr>
                  </m:ctrlPr>
                </m:dPr>
                <m:e>
                  <m:f>
                    <m:fPr>
                      <m:ctrlPr>
                        <w:rPr>
                          <w:rFonts w:ascii="Cambria Math" w:hAnsi="Cambria Math"/>
                          <w:i/>
                        </w:rPr>
                      </m:ctrlPr>
                    </m:fPr>
                    <m:num>
                      <m:r>
                        <w:rPr>
                          <w:rFonts w:ascii="Cambria Math" w:hAnsi="Cambria Math"/>
                        </w:rPr>
                        <m:t>R3</m:t>
                      </m:r>
                    </m:num>
                    <m:den>
                      <m:r>
                        <w:rPr>
                          <w:rFonts w:ascii="Cambria Math" w:hAnsi="Cambria Math"/>
                        </w:rPr>
                        <m:t>R2</m:t>
                      </m:r>
                    </m:den>
                  </m:f>
                </m:e>
              </m:d>
            </m:num>
            <m:den>
              <m:r>
                <w:rPr>
                  <w:rFonts w:ascii="Cambria Math" w:hAnsi="Cambria Math"/>
                </w:rPr>
                <m:t>2π</m:t>
              </m:r>
              <m:sSub>
                <m:sSubPr>
                  <m:ctrlPr>
                    <w:rPr>
                      <w:rFonts w:ascii="Cambria Math" w:hAnsi="Cambria Math"/>
                      <w:i/>
                    </w:rPr>
                  </m:ctrlPr>
                </m:sSubPr>
                <m:e>
                  <m:r>
                    <w:rPr>
                      <w:rFonts w:ascii="Cambria Math" w:hAnsi="Cambria Math"/>
                    </w:rPr>
                    <m:t>k</m:t>
                  </m:r>
                </m:e>
                <m:sub>
                  <m:r>
                    <w:rPr>
                      <w:rFonts w:ascii="Cambria Math" w:hAnsi="Cambria Math"/>
                    </w:rPr>
                    <m:t>shell</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 xml:space="preserve">2πR3 </m:t>
              </m:r>
              <m:sSub>
                <m:sSubPr>
                  <m:ctrlPr>
                    <w:rPr>
                      <w:rFonts w:ascii="Cambria Math" w:hAnsi="Cambria Math"/>
                      <w:i/>
                    </w:rPr>
                  </m:ctrlPr>
                </m:sSubPr>
                <m:e>
                  <m:r>
                    <w:rPr>
                      <w:rFonts w:ascii="Cambria Math" w:hAnsi="Cambria Math"/>
                    </w:rPr>
                    <m:t>h</m:t>
                  </m:r>
                </m:e>
                <m:sub>
                  <m:r>
                    <w:rPr>
                      <w:rFonts w:ascii="Cambria Math" w:hAnsi="Cambria Math"/>
                    </w:rPr>
                    <m:t>amb</m:t>
                  </m:r>
                </m:sub>
              </m:sSub>
            </m:den>
          </m:f>
        </m:oMath>
      </m:oMathPara>
    </w:p>
    <w:p w14:paraId="6C75A306" w14:textId="77777777" w:rsidR="003836FA" w:rsidRPr="00C26C40" w:rsidRDefault="003836FA" w:rsidP="003836FA">
      <w:r w:rsidRPr="00C26C40">
        <w:t>Substituting values:</w:t>
      </w:r>
    </w:p>
    <w:p w14:paraId="77FC0181" w14:textId="77777777" w:rsidR="003836FA" w:rsidRPr="00C26C40" w:rsidRDefault="003836FA" w:rsidP="003836FA">
      <w:pPr>
        <w:rPr>
          <w:rFonts w:ascii="Cambria Math" w:hAnsi="Cambria Math"/>
          <w:oMath/>
        </w:rPr>
      </w:pPr>
      <m:oMathPara>
        <m:oMath>
          <m:r>
            <w:rPr>
              <w:rFonts w:ascii="Cambria Math" w:hAnsi="Cambria Math"/>
            </w:rPr>
            <m:t>ln</m:t>
          </m:r>
          <m:d>
            <m:dPr>
              <m:ctrlPr>
                <w:rPr>
                  <w:rFonts w:ascii="Cambria Math" w:hAnsi="Cambria Math"/>
                  <w:i/>
                </w:rPr>
              </m:ctrlPr>
            </m:dPr>
            <m:e>
              <m:f>
                <m:fPr>
                  <m:ctrlPr>
                    <w:rPr>
                      <w:rFonts w:ascii="Cambria Math" w:hAnsi="Cambria Math"/>
                      <w:i/>
                    </w:rPr>
                  </m:ctrlPr>
                </m:fPr>
                <m:num>
                  <m:r>
                    <w:rPr>
                      <w:rFonts w:ascii="Cambria Math" w:hAnsi="Cambria Math"/>
                    </w:rPr>
                    <m:t>R2</m:t>
                  </m:r>
                </m:num>
                <m:den>
                  <m:r>
                    <w:rPr>
                      <w:rFonts w:ascii="Cambria Math" w:hAnsi="Cambria Math"/>
                    </w:rPr>
                    <m:t>R1</m:t>
                  </m:r>
                </m:den>
              </m:f>
            </m:e>
          </m:d>
          <m:r>
            <w:rPr>
              <w:rFonts w:ascii="Cambria Math" w:hAnsi="Cambria Math"/>
            </w:rPr>
            <m:t>= ln</m:t>
          </m:r>
          <m:d>
            <m:dPr>
              <m:ctrlPr>
                <w:rPr>
                  <w:rFonts w:ascii="Cambria Math" w:hAnsi="Cambria Math"/>
                  <w:i/>
                </w:rPr>
              </m:ctrlPr>
            </m:dPr>
            <m:e>
              <m:f>
                <m:fPr>
                  <m:ctrlPr>
                    <w:rPr>
                      <w:rFonts w:ascii="Cambria Math" w:hAnsi="Cambria Math"/>
                      <w:i/>
                    </w:rPr>
                  </m:ctrlPr>
                </m:fPr>
                <m:num>
                  <m:r>
                    <w:rPr>
                      <w:rFonts w:ascii="Cambria Math" w:hAnsi="Cambria Math"/>
                    </w:rPr>
                    <m:t>0.490</m:t>
                  </m:r>
                </m:num>
                <m:den>
                  <m:r>
                    <w:rPr>
                      <w:rFonts w:ascii="Cambria Math" w:hAnsi="Cambria Math"/>
                    </w:rPr>
                    <m:t>0.350</m:t>
                  </m:r>
                </m:den>
              </m:f>
            </m:e>
          </m:d>
          <m:r>
            <w:rPr>
              <w:rFonts w:ascii="Cambria Math" w:hAnsi="Cambria Math"/>
            </w:rPr>
            <m:t>= ln</m:t>
          </m:r>
          <m:d>
            <m:dPr>
              <m:ctrlPr>
                <w:rPr>
                  <w:rFonts w:ascii="Cambria Math" w:hAnsi="Cambria Math"/>
                  <w:i/>
                </w:rPr>
              </m:ctrlPr>
            </m:dPr>
            <m:e>
              <m:r>
                <w:rPr>
                  <w:rFonts w:ascii="Cambria Math" w:hAnsi="Cambria Math"/>
                </w:rPr>
                <m:t>1.400</m:t>
              </m:r>
            </m:e>
          </m:d>
          <m:r>
            <w:rPr>
              <w:rFonts w:ascii="Cambria Math" w:hAnsi="Cambria Math"/>
            </w:rPr>
            <m:t>= 0.3365</m:t>
          </m:r>
        </m:oMath>
      </m:oMathPara>
    </w:p>
    <w:p w14:paraId="19D2BA76"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ref</m:t>
              </m:r>
            </m:sub>
          </m:sSub>
          <m:r>
            <w:rPr>
              <w:rFonts w:ascii="Cambria Math" w:hAnsi="Cambria Math"/>
            </w:rPr>
            <m:t>=</m:t>
          </m:r>
          <m:f>
            <m:fPr>
              <m:ctrlPr>
                <w:rPr>
                  <w:rFonts w:ascii="Cambria Math" w:hAnsi="Cambria Math"/>
                  <w:i/>
                </w:rPr>
              </m:ctrlPr>
            </m:fPr>
            <m:num>
              <m:r>
                <w:rPr>
                  <w:rFonts w:ascii="Cambria Math" w:hAnsi="Cambria Math"/>
                </w:rPr>
                <m:t>0.3365</m:t>
              </m:r>
            </m:num>
            <m:den>
              <m:r>
                <w:rPr>
                  <w:rFonts w:ascii="Cambria Math" w:hAnsi="Cambria Math"/>
                </w:rPr>
                <m:t>2π × 15</m:t>
              </m:r>
            </m:den>
          </m:f>
          <m:r>
            <w:rPr>
              <w:rFonts w:ascii="Cambria Math" w:hAnsi="Cambria Math"/>
            </w:rPr>
            <m:t>=</m:t>
          </m:r>
          <m:f>
            <m:fPr>
              <m:ctrlPr>
                <w:rPr>
                  <w:rFonts w:ascii="Cambria Math" w:hAnsi="Cambria Math"/>
                  <w:i/>
                </w:rPr>
              </m:ctrlPr>
            </m:fPr>
            <m:num>
              <m:r>
                <w:rPr>
                  <w:rFonts w:ascii="Cambria Math" w:hAnsi="Cambria Math"/>
                </w:rPr>
                <m:t>0.3365</m:t>
              </m:r>
            </m:num>
            <m:den>
              <m:r>
                <w:rPr>
                  <w:rFonts w:ascii="Cambria Math" w:hAnsi="Cambria Math"/>
                </w:rPr>
                <m:t>94.25</m:t>
              </m:r>
            </m:den>
          </m:f>
          <m:r>
            <w:rPr>
              <w:rFonts w:ascii="Cambria Math" w:hAnsi="Cambria Math"/>
            </w:rPr>
            <m:t>= 3.57 × 10⁻³ m·K/W</m:t>
          </m:r>
        </m:oMath>
      </m:oMathPara>
    </w:p>
    <w:p w14:paraId="4447F970" w14:textId="77777777" w:rsidR="003836FA" w:rsidRPr="00C26C40" w:rsidRDefault="003836FA" w:rsidP="003836FA">
      <w:pPr>
        <w:rPr>
          <w:rFonts w:ascii="Cambria Math" w:hAnsi="Cambria Math"/>
          <w:oMath/>
        </w:rPr>
      </w:pPr>
      <m:oMathPara>
        <m:oMath>
          <m:r>
            <w:rPr>
              <w:rFonts w:ascii="Cambria Math" w:hAnsi="Cambria Math"/>
            </w:rPr>
            <m:t>ln</m:t>
          </m:r>
          <m:d>
            <m:dPr>
              <m:ctrlPr>
                <w:rPr>
                  <w:rFonts w:ascii="Cambria Math" w:hAnsi="Cambria Math"/>
                  <w:i/>
                </w:rPr>
              </m:ctrlPr>
            </m:dPr>
            <m:e>
              <m:f>
                <m:fPr>
                  <m:ctrlPr>
                    <w:rPr>
                      <w:rFonts w:ascii="Cambria Math" w:hAnsi="Cambria Math"/>
                      <w:i/>
                    </w:rPr>
                  </m:ctrlPr>
                </m:fPr>
                <m:num>
                  <m:r>
                    <w:rPr>
                      <w:rFonts w:ascii="Cambria Math" w:hAnsi="Cambria Math"/>
                    </w:rPr>
                    <m:t>R3</m:t>
                  </m:r>
                </m:num>
                <m:den>
                  <m:r>
                    <w:rPr>
                      <w:rFonts w:ascii="Cambria Math" w:hAnsi="Cambria Math"/>
                    </w:rPr>
                    <m:t>R2</m:t>
                  </m:r>
                </m:den>
              </m:f>
            </m:e>
          </m:d>
          <m:r>
            <w:rPr>
              <w:rFonts w:ascii="Cambria Math" w:hAnsi="Cambria Math"/>
            </w:rPr>
            <m:t>= ln</m:t>
          </m:r>
          <m:d>
            <m:dPr>
              <m:ctrlPr>
                <w:rPr>
                  <w:rFonts w:ascii="Cambria Math" w:hAnsi="Cambria Math"/>
                  <w:i/>
                </w:rPr>
              </m:ctrlPr>
            </m:dPr>
            <m:e>
              <m:f>
                <m:fPr>
                  <m:ctrlPr>
                    <w:rPr>
                      <w:rFonts w:ascii="Cambria Math" w:hAnsi="Cambria Math"/>
                      <w:i/>
                    </w:rPr>
                  </m:ctrlPr>
                </m:fPr>
                <m:num>
                  <m:r>
                    <w:rPr>
                      <w:rFonts w:ascii="Cambria Math" w:hAnsi="Cambria Math"/>
                    </w:rPr>
                    <m:t>0.500</m:t>
                  </m:r>
                </m:num>
                <m:den>
                  <m:r>
                    <w:rPr>
                      <w:rFonts w:ascii="Cambria Math" w:hAnsi="Cambria Math"/>
                    </w:rPr>
                    <m:t>0.490</m:t>
                  </m:r>
                </m:den>
              </m:f>
            </m:e>
          </m:d>
          <m:r>
            <w:rPr>
              <w:rFonts w:ascii="Cambria Math" w:hAnsi="Cambria Math"/>
            </w:rPr>
            <m:t>= ln</m:t>
          </m:r>
          <m:d>
            <m:dPr>
              <m:ctrlPr>
                <w:rPr>
                  <w:rFonts w:ascii="Cambria Math" w:hAnsi="Cambria Math"/>
                  <w:i/>
                </w:rPr>
              </m:ctrlPr>
            </m:dPr>
            <m:e>
              <m:r>
                <w:rPr>
                  <w:rFonts w:ascii="Cambria Math" w:hAnsi="Cambria Math"/>
                </w:rPr>
                <m:t>1.0204</m:t>
              </m:r>
            </m:e>
          </m:d>
          <m:r>
            <w:rPr>
              <w:rFonts w:ascii="Cambria Math" w:hAnsi="Cambria Math"/>
            </w:rPr>
            <m:t>= 0.0202</m:t>
          </m:r>
        </m:oMath>
      </m:oMathPara>
    </w:p>
    <w:p w14:paraId="18391CD9"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steel</m:t>
              </m:r>
            </m:sub>
          </m:sSub>
          <m:r>
            <w:rPr>
              <w:rFonts w:ascii="Cambria Math" w:hAnsi="Cambria Math"/>
            </w:rPr>
            <m:t xml:space="preserve">   =</m:t>
          </m:r>
          <m:f>
            <m:fPr>
              <m:ctrlPr>
                <w:rPr>
                  <w:rFonts w:ascii="Cambria Math" w:hAnsi="Cambria Math"/>
                  <w:i/>
                </w:rPr>
              </m:ctrlPr>
            </m:fPr>
            <m:num>
              <m:r>
                <w:rPr>
                  <w:rFonts w:ascii="Cambria Math" w:hAnsi="Cambria Math"/>
                </w:rPr>
                <m:t>0.0202</m:t>
              </m:r>
            </m:num>
            <m:den>
              <m:r>
                <w:rPr>
                  <w:rFonts w:ascii="Cambria Math" w:hAnsi="Cambria Math"/>
                </w:rPr>
                <m:t>2π × 45</m:t>
              </m:r>
            </m:den>
          </m:f>
          <m:r>
            <w:rPr>
              <w:rFonts w:ascii="Cambria Math" w:hAnsi="Cambria Math"/>
            </w:rPr>
            <m:t>=</m:t>
          </m:r>
          <m:f>
            <m:fPr>
              <m:ctrlPr>
                <w:rPr>
                  <w:rFonts w:ascii="Cambria Math" w:hAnsi="Cambria Math"/>
                  <w:i/>
                </w:rPr>
              </m:ctrlPr>
            </m:fPr>
            <m:num>
              <m:r>
                <w:rPr>
                  <w:rFonts w:ascii="Cambria Math" w:hAnsi="Cambria Math"/>
                </w:rPr>
                <m:t>0.0202</m:t>
              </m:r>
            </m:num>
            <m:den>
              <m:r>
                <w:rPr>
                  <w:rFonts w:ascii="Cambria Math" w:hAnsi="Cambria Math"/>
                </w:rPr>
                <m:t>282.7</m:t>
              </m:r>
            </m:den>
          </m:f>
          <m:r>
            <w:rPr>
              <w:rFonts w:ascii="Cambria Math" w:hAnsi="Cambria Math"/>
            </w:rPr>
            <m:t>=  7.14 × 10⁻⁵ m·K/W</m:t>
          </m:r>
        </m:oMath>
      </m:oMathPara>
    </w:p>
    <w:p w14:paraId="62147E88"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conv</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2π × 0.500 × 15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47.12</m:t>
              </m:r>
            </m:den>
          </m:f>
          <m:r>
            <w:rPr>
              <w:rFonts w:ascii="Cambria Math" w:hAnsi="Cambria Math"/>
            </w:rPr>
            <m:t>= 0.02122 m·K/W</m:t>
          </m:r>
        </m:oMath>
      </m:oMathPara>
    </w:p>
    <w:p w14:paraId="47470F1B"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wall,total</m:t>
              </m:r>
            </m:sub>
          </m:sSub>
          <m:r>
            <w:rPr>
              <w:rFonts w:ascii="Cambria Math" w:hAnsi="Cambria Math"/>
            </w:rPr>
            <m:t xml:space="preserve"> = 3.57×</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+ 7.14×</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+ 0.02122 =  0.02500 m·K/W</m:t>
          </m:r>
        </m:oMath>
      </m:oMathPara>
    </w:p>
    <w:p w14:paraId="0C1B67A3" w14:textId="77777777" w:rsidR="003836FA" w:rsidRPr="00C26C40" w:rsidRDefault="003836FA" w:rsidP="00726850">
      <w:pPr>
        <w:pStyle w:val="Heading5"/>
      </w:pPr>
      <w:bookmarkStart w:id="290" w:name="_Toc233209467"/>
      <w:r w:rsidRPr="00C26C40">
        <w:lastRenderedPageBreak/>
        <w:t>Shell Outer Surface Temperature</w:t>
      </w:r>
      <w:bookmarkEnd w:id="290"/>
    </w:p>
    <w:p w14:paraId="1263901D" w14:textId="77777777" w:rsidR="003836FA" w:rsidRPr="00C26C40" w:rsidRDefault="003836FA" w:rsidP="003836FA">
      <w:r w:rsidRPr="00C26C40">
        <w:t xml:space="preserve">Assuming a typical inner wall temperature of </w:t>
      </w:r>
      <m:oMath>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≈700 K (427°C)</m:t>
        </m:r>
      </m:oMath>
      <w:r w:rsidRPr="00C26C40">
        <w:t>:</w:t>
      </w:r>
    </w:p>
    <w:p w14:paraId="109C6F58" w14:textId="77777777" w:rsidR="003836FA" w:rsidRPr="00C26C40" w:rsidRDefault="003D0B1E" w:rsidP="003836FA">
      <m:oMathPara>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shell</m:t>
                  </m:r>
                </m:sub>
              </m:sSub>
            </m:num>
            <m:den>
              <m:r>
                <w:rPr>
                  <w:rFonts w:ascii="Cambria Math" w:hAnsi="Cambria Math"/>
                </w:rPr>
                <m:t>length</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amb</m:t>
                  </m:r>
                </m:sub>
              </m:sSub>
            </m:num>
            <m:den>
              <m:sSub>
                <m:sSubPr>
                  <m:ctrlPr>
                    <w:rPr>
                      <w:rFonts w:ascii="Cambria Math" w:hAnsi="Cambria Math"/>
                      <w:i/>
                    </w:rPr>
                  </m:ctrlPr>
                </m:sSubPr>
                <m:e>
                  <m:r>
                    <w:rPr>
                      <w:rFonts w:ascii="Cambria Math" w:hAnsi="Cambria Math"/>
                    </w:rPr>
                    <m:t>R</m:t>
                  </m:r>
                </m:e>
                <m:sub>
                  <m:r>
                    <w:rPr>
                      <w:rFonts w:ascii="Cambria Math" w:hAnsi="Cambria Math"/>
                    </w:rPr>
                    <m:t>wall</m:t>
                  </m:r>
                </m:sub>
              </m:sSub>
            </m:den>
          </m:f>
          <m:r>
            <w:rPr>
              <w:rFonts w:ascii="Cambria Math" w:hAnsi="Cambria Math"/>
            </w:rPr>
            <m:t>=</m:t>
          </m:r>
          <m:f>
            <m:fPr>
              <m:ctrlPr>
                <w:rPr>
                  <w:rFonts w:ascii="Cambria Math" w:hAnsi="Cambria Math"/>
                  <w:i/>
                </w:rPr>
              </m:ctrlPr>
            </m:fPr>
            <m:num>
              <m:r>
                <w:rPr>
                  <w:rFonts w:ascii="Cambria Math" w:hAnsi="Cambria Math"/>
                </w:rPr>
                <m:t>700 - 305.15</m:t>
              </m:r>
            </m:num>
            <m:den>
              <m:r>
                <w:rPr>
                  <w:rFonts w:ascii="Cambria Math" w:hAnsi="Cambria Math"/>
                </w:rPr>
                <m:t>0.02500</m:t>
              </m:r>
            </m:den>
          </m:f>
          <m:r>
            <w:rPr>
              <w:rFonts w:ascii="Cambria Math" w:hAnsi="Cambria Math"/>
            </w:rPr>
            <m:t>=</m:t>
          </m:r>
          <m:f>
            <m:fPr>
              <m:ctrlPr>
                <w:rPr>
                  <w:rFonts w:ascii="Cambria Math" w:hAnsi="Cambria Math"/>
                  <w:i/>
                </w:rPr>
              </m:ctrlPr>
            </m:fPr>
            <m:num>
              <m:r>
                <w:rPr>
                  <w:rFonts w:ascii="Cambria Math" w:hAnsi="Cambria Math"/>
                </w:rPr>
                <m:t>394.85</m:t>
              </m:r>
            </m:num>
            <m:den>
              <m:r>
                <w:rPr>
                  <w:rFonts w:ascii="Cambria Math" w:hAnsi="Cambria Math"/>
                </w:rPr>
                <m:t>0.0250</m:t>
              </m:r>
            </m:den>
          </m:f>
          <m:r>
            <w:rPr>
              <w:rFonts w:ascii="Cambria Math" w:hAnsi="Cambria Math"/>
            </w:rPr>
            <m:t xml:space="preserve">≈ 15,794 W/m </m:t>
          </m:r>
        </m:oMath>
      </m:oMathPara>
    </w:p>
    <w:p w14:paraId="5C684F65" w14:textId="77777777" w:rsidR="003836FA" w:rsidRPr="00C26C40" w:rsidRDefault="003D0B1E" w:rsidP="003836FA">
      <m:oMathPara>
        <m:oMath>
          <m:sSub>
            <m:sSubPr>
              <m:ctrlPr>
                <w:rPr>
                  <w:rFonts w:ascii="Cambria Math" w:hAnsi="Cambria Math"/>
                  <w:i/>
                </w:rPr>
              </m:ctrlPr>
            </m:sSubPr>
            <m:e>
              <m:r>
                <w:rPr>
                  <w:rFonts w:ascii="Cambria Math" w:hAnsi="Cambria Math"/>
                </w:rPr>
                <m:t>T</m:t>
              </m:r>
            </m:e>
            <m:sub>
              <m:r>
                <w:rPr>
                  <w:rFonts w:ascii="Cambria Math" w:hAnsi="Cambria Math"/>
                </w:rPr>
                <m:t>outer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amb</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shell</m:t>
                      </m:r>
                    </m:sub>
                  </m:sSub>
                </m:num>
                <m:den>
                  <m:r>
                    <w:rPr>
                      <w:rFonts w:ascii="Cambria Math" w:hAnsi="Cambria Math"/>
                    </w:rPr>
                    <m:t>length</m:t>
                  </m:r>
                </m:den>
              </m:f>
            </m:e>
          </m:d>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conv</m:t>
              </m:r>
            </m:sub>
          </m:sSub>
          <m:r>
            <w:rPr>
              <w:rFonts w:ascii="Cambria Math" w:hAnsi="Cambria Math"/>
            </w:rPr>
            <m:t>= 305.15 + 15,794 × 0.02122  ≈ 640 K (367°C)</m:t>
          </m:r>
        </m:oMath>
      </m:oMathPara>
    </w:p>
    <w:p w14:paraId="28BABA06" w14:textId="77777777" w:rsidR="003836FA" w:rsidRPr="00C26C40" w:rsidRDefault="003836FA" w:rsidP="003836FA">
      <w:r w:rsidRPr="00C26C40">
        <w:t>The outer shell surface temperature of approximately 367°C is consistent with industrial practice for kilns of this type and within the safe operating range for carbon steel (maximum continuous operating temperature approximately 400°C for A36).</w:t>
      </w:r>
    </w:p>
    <w:p w14:paraId="1E7F33FA" w14:textId="77777777" w:rsidR="003836FA" w:rsidRPr="00C26C40" w:rsidRDefault="003836FA" w:rsidP="00726850">
      <w:pPr>
        <w:pStyle w:val="Heading4"/>
      </w:pPr>
      <w:bookmarkStart w:id="291" w:name="_Toc233209468"/>
      <w:r w:rsidRPr="00C26C40">
        <w:t>Tyre and Riding-Ring Design</w:t>
      </w:r>
      <w:bookmarkEnd w:id="291"/>
    </w:p>
    <w:p w14:paraId="10F9AF5A" w14:textId="77777777" w:rsidR="003836FA" w:rsidRPr="00C26C40" w:rsidRDefault="003836FA" w:rsidP="00726850">
      <w:pPr>
        <w:pStyle w:val="Heading5"/>
      </w:pPr>
      <w:bookmarkStart w:id="292" w:name="_Toc233209469"/>
      <w:r w:rsidRPr="00C26C40">
        <w:t>Tyre Load Calculation</w:t>
      </w:r>
      <w:bookmarkEnd w:id="292"/>
    </w:p>
    <w:p w14:paraId="55C8C5A5" w14:textId="77777777" w:rsidR="003836FA" w:rsidRPr="00C26C40" w:rsidRDefault="003836FA" w:rsidP="003836FA">
      <w:r w:rsidRPr="00C26C40">
        <w:t>Tyres (also called riding rings) support the entire rotating mass of the kiln on trunnion rollers. The supported mass per unit length includes the shell, refractory, and solid bed:</w:t>
      </w:r>
    </w:p>
    <w:p w14:paraId="12531C64"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m</m:t>
              </m:r>
            </m:e>
            <m:sub>
              <m:r>
                <w:rPr>
                  <w:rFonts w:ascii="Cambria Math" w:hAnsi="Cambria Math"/>
                </w:rPr>
                <m:t>shell</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steel</m:t>
              </m:r>
            </m:sub>
          </m:sSub>
          <m:r>
            <w:rPr>
              <w:rFonts w:ascii="Cambria Math" w:hAnsi="Cambria Math"/>
            </w:rPr>
            <m:t xml:space="preserve">× 2πR2 × </m:t>
          </m:r>
          <m:sSub>
            <m:sSubPr>
              <m:ctrlPr>
                <w:rPr>
                  <w:rFonts w:ascii="Cambria Math" w:hAnsi="Cambria Math"/>
                  <w:i/>
                </w:rPr>
              </m:ctrlPr>
            </m:sSubPr>
            <m:e>
              <m:r>
                <w:rPr>
                  <w:rFonts w:ascii="Cambria Math" w:hAnsi="Cambria Math"/>
                </w:rPr>
                <m:t>δ</m:t>
              </m:r>
            </m:e>
            <m:sub>
              <m:r>
                <w:rPr>
                  <w:rFonts w:ascii="Cambria Math" w:hAnsi="Cambria Math"/>
                </w:rPr>
                <m:t>wall</m:t>
              </m:r>
            </m:sub>
          </m:sSub>
          <m:r>
            <w:rPr>
              <w:rFonts w:ascii="Cambria Math" w:hAnsi="Cambria Math"/>
            </w:rPr>
            <m:t>= 7850 × 2π</m:t>
          </m:r>
          <m:d>
            <m:dPr>
              <m:ctrlPr>
                <w:rPr>
                  <w:rFonts w:ascii="Cambria Math" w:hAnsi="Cambria Math"/>
                  <w:i/>
                </w:rPr>
              </m:ctrlPr>
            </m:dPr>
            <m:e>
              <m:r>
                <w:rPr>
                  <w:rFonts w:ascii="Cambria Math" w:hAnsi="Cambria Math"/>
                </w:rPr>
                <m:t>0.490</m:t>
              </m:r>
            </m:e>
          </m:d>
          <m:d>
            <m:dPr>
              <m:ctrlPr>
                <w:rPr>
                  <w:rFonts w:ascii="Cambria Math" w:hAnsi="Cambria Math"/>
                  <w:i/>
                </w:rPr>
              </m:ctrlPr>
            </m:dPr>
            <m:e>
              <m:r>
                <w:rPr>
                  <w:rFonts w:ascii="Cambria Math" w:hAnsi="Cambria Math"/>
                </w:rPr>
                <m:t>0.010</m:t>
              </m:r>
            </m:e>
          </m:d>
          <m:r>
            <w:rPr>
              <w:rFonts w:ascii="Cambria Math" w:hAnsi="Cambria Math"/>
            </w:rPr>
            <m:t xml:space="preserve"> ≈ 241 kg/m</m:t>
          </m:r>
        </m:oMath>
      </m:oMathPara>
    </w:p>
    <w:p w14:paraId="1974ECD1"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m</m:t>
              </m:r>
            </m:e>
            <m:sub>
              <m:r>
                <w:rPr>
                  <w:rFonts w:ascii="Cambria Math" w:hAnsi="Cambria Math"/>
                </w:rPr>
                <m:t>ref</m:t>
              </m:r>
            </m:sub>
          </m:sSub>
          <m:r>
            <w:rPr>
              <w:rFonts w:ascii="Cambria Math" w:hAnsi="Cambria Math"/>
            </w:rPr>
            <m:t xml:space="preserve">  = </m:t>
          </m:r>
          <m:sSub>
            <m:sSubPr>
              <m:ctrlPr>
                <w:rPr>
                  <w:rFonts w:ascii="Cambria Math" w:hAnsi="Cambria Math"/>
                  <w:i/>
                </w:rPr>
              </m:ctrlPr>
            </m:sSubPr>
            <m:e>
              <m:r>
                <w:rPr>
                  <w:rFonts w:ascii="Cambria Math" w:hAnsi="Cambria Math"/>
                </w:rPr>
                <m:t>ρ</m:t>
              </m:r>
            </m:e>
            <m:sub>
              <m:r>
                <w:rPr>
                  <w:rFonts w:ascii="Cambria Math" w:hAnsi="Cambria Math"/>
                </w:rPr>
                <m:t>ref</m:t>
              </m:r>
            </m:sub>
          </m:sSub>
          <m:r>
            <w:rPr>
              <w:rFonts w:ascii="Cambria Math" w:hAnsi="Cambria Math"/>
            </w:rPr>
            <m:t>× π</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-R</m:t>
              </m:r>
              <m:sSup>
                <m:sSupPr>
                  <m:ctrlPr>
                    <w:rPr>
                      <w:rFonts w:ascii="Cambria Math" w:hAnsi="Cambria Math"/>
                      <w:i/>
                    </w:rPr>
                  </m:ctrlPr>
                </m:sSupPr>
                <m:e>
                  <m:r>
                    <w:rPr>
                      <w:rFonts w:ascii="Cambria Math" w:hAnsi="Cambria Math"/>
                    </w:rPr>
                    <m:t>1</m:t>
                  </m:r>
                </m:e>
                <m:sup>
                  <m:r>
                    <w:rPr>
                      <w:rFonts w:ascii="Cambria Math" w:hAnsi="Cambria Math"/>
                    </w:rPr>
                    <m:t>2</m:t>
                  </m:r>
                </m:sup>
              </m:sSup>
            </m:e>
          </m:d>
          <m:r>
            <w:rPr>
              <w:rFonts w:ascii="Cambria Math" w:hAnsi="Cambria Math"/>
            </w:rPr>
            <m:t>= 2800 × π</m:t>
          </m:r>
          <m:d>
            <m:dPr>
              <m:ctrlPr>
                <w:rPr>
                  <w:rFonts w:ascii="Cambria Math" w:hAnsi="Cambria Math"/>
                  <w:i/>
                </w:rPr>
              </m:ctrlPr>
            </m:dPr>
            <m:e>
              <m:r>
                <w:rPr>
                  <w:rFonts w:ascii="Cambria Math" w:hAnsi="Cambria Math"/>
                </w:rPr>
                <m:t>0.2401-0.1225</m:t>
              </m:r>
            </m:e>
          </m:d>
          <m:r>
            <w:rPr>
              <w:rFonts w:ascii="Cambria Math" w:hAnsi="Cambria Math"/>
            </w:rPr>
            <m:t xml:space="preserve"> ≈ 1035 kg/m</m:t>
          </m:r>
        </m:oMath>
      </m:oMathPara>
    </w:p>
    <w:p w14:paraId="35ADC227"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m</m:t>
              </m:r>
            </m:e>
            <m:sub>
              <m:r>
                <w:rPr>
                  <w:rFonts w:ascii="Cambria Math" w:hAnsi="Cambria Math"/>
                </w:rPr>
                <m:t>bed</m:t>
              </m:r>
            </m:sub>
          </m:sSub>
          <m:r>
            <w:rPr>
              <w:rFonts w:ascii="Cambria Math" w:hAnsi="Cambria Math"/>
            </w:rPr>
            <m:t xml:space="preserve">  = </m:t>
          </m:r>
          <m:sSub>
            <m:sSubPr>
              <m:ctrlPr>
                <w:rPr>
                  <w:rFonts w:ascii="Cambria Math" w:hAnsi="Cambria Math"/>
                  <w:i/>
                </w:rPr>
              </m:ctrlPr>
            </m:sSubPr>
            <m:e>
              <m:r>
                <w:rPr>
                  <w:rFonts w:ascii="Cambria Math" w:hAnsi="Cambria Math"/>
                </w:rPr>
                <m:t>ρ</m:t>
              </m:r>
            </m:e>
            <m:sub>
              <m:r>
                <w:rPr>
                  <w:rFonts w:ascii="Cambria Math" w:hAnsi="Cambria Math"/>
                </w:rPr>
                <m:t>bulk</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bed</m:t>
              </m:r>
            </m:sub>
          </m:sSub>
          <m:r>
            <w:rPr>
              <w:rFonts w:ascii="Cambria Math" w:hAnsi="Cambria Math"/>
            </w:rPr>
            <m:t xml:space="preserve">  (variable along z, use peak value of ≈1000 kg/m³ × 0.05 m² ≈ 50 kg/m)</m:t>
          </m:r>
        </m:oMath>
      </m:oMathPara>
    </w:p>
    <w:p w14:paraId="65FE1CCB"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m</m:t>
              </m:r>
            </m:e>
            <m:sub>
              <m:r>
                <w:rPr>
                  <w:rFonts w:ascii="Cambria Math" w:hAnsi="Cambria Math"/>
                </w:rPr>
                <m:t>total</m:t>
              </m:r>
            </m:sub>
          </m:sSub>
          <m:r>
            <w:rPr>
              <w:rFonts w:ascii="Cambria Math" w:hAnsi="Cambria Math"/>
            </w:rPr>
            <m:t>≈ 241 + 1035 + 50 = 1326 kg/m</m:t>
          </m:r>
        </m:oMath>
      </m:oMathPara>
    </w:p>
    <w:p w14:paraId="60A394A6" w14:textId="77777777" w:rsidR="003836FA" w:rsidRPr="00C26C40" w:rsidRDefault="003836FA" w:rsidP="003836FA">
      <w:r w:rsidRPr="00C26C40">
        <w:t>For a 10 m kiln with two tyre stations at 2.5 m from each end (5 m span), the load on each tyre:</w:t>
      </w:r>
    </w:p>
    <w:p w14:paraId="7E8A9CA3" w14:textId="77777777" w:rsidR="003836FA" w:rsidRPr="00C26C40" w:rsidRDefault="003D0B1E" w:rsidP="003836FA">
      <m:oMathPara>
        <m:oMath>
          <m:sSub>
            <m:sSubPr>
              <m:ctrlPr>
                <w:rPr>
                  <w:rFonts w:ascii="Cambria Math" w:hAnsi="Cambria Math"/>
                  <w:i/>
                </w:rPr>
              </m:ctrlPr>
            </m:sSubPr>
            <m:e>
              <m:r>
                <w:rPr>
                  <w:rFonts w:ascii="Cambria Math" w:hAnsi="Cambria Math"/>
                </w:rPr>
                <m:t>F</m:t>
              </m:r>
            </m:e>
            <m:sub>
              <m:r>
                <w:rPr>
                  <w:rFonts w:ascii="Cambria Math" w:hAnsi="Cambria Math"/>
                </w:rPr>
                <m:t>tyre</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total</m:t>
              </m:r>
            </m:sub>
          </m:sSub>
          <m:r>
            <w:rPr>
              <w:rFonts w:ascii="Cambria Math" w:hAnsi="Cambria Math"/>
            </w:rPr>
            <m:t>× g ×</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span</m:t>
                  </m:r>
                </m:sub>
              </m:sSub>
            </m:num>
            <m:den>
              <m:r>
                <w:rPr>
                  <w:rFonts w:ascii="Cambria Math" w:hAnsi="Cambria Math"/>
                </w:rPr>
                <m:t>2</m:t>
              </m:r>
            </m:den>
          </m:f>
          <m:r>
            <w:rPr>
              <w:rFonts w:ascii="Cambria Math" w:hAnsi="Cambria Math"/>
            </w:rPr>
            <m:t>= 1326 × 9.81 ×</m:t>
          </m:r>
          <m:f>
            <m:fPr>
              <m:ctrlPr>
                <w:rPr>
                  <w:rFonts w:ascii="Cambria Math" w:hAnsi="Cambria Math"/>
                  <w:i/>
                </w:rPr>
              </m:ctrlPr>
            </m:fPr>
            <m:num>
              <m:r>
                <w:rPr>
                  <w:rFonts w:ascii="Cambria Math" w:hAnsi="Cambria Math"/>
                </w:rPr>
                <m:t>5.0</m:t>
              </m:r>
            </m:num>
            <m:den>
              <m:r>
                <w:rPr>
                  <w:rFonts w:ascii="Cambria Math" w:hAnsi="Cambria Math"/>
                </w:rPr>
                <m:t>2</m:t>
              </m:r>
            </m:den>
          </m:f>
          <m:r>
            <w:rPr>
              <w:rFonts w:ascii="Cambria Math" w:hAnsi="Cambria Math"/>
            </w:rPr>
            <m:t xml:space="preserve"> ≈ 32,500 N = 32.5 kN</m:t>
          </m:r>
        </m:oMath>
      </m:oMathPara>
    </w:p>
    <w:p w14:paraId="26A80E7B" w14:textId="77777777" w:rsidR="003836FA" w:rsidRPr="00C26C40" w:rsidRDefault="003836FA" w:rsidP="00726850">
      <w:pPr>
        <w:pStyle w:val="Heading5"/>
      </w:pPr>
      <w:bookmarkStart w:id="293" w:name="_Toc233209470"/>
      <w:r w:rsidRPr="00C26C40">
        <w:lastRenderedPageBreak/>
        <w:t>Tyre Width Selection</w:t>
      </w:r>
      <w:bookmarkEnd w:id="293"/>
    </w:p>
    <w:p w14:paraId="18404281" w14:textId="77777777" w:rsidR="003836FA" w:rsidRPr="00C26C40" w:rsidRDefault="003836FA" w:rsidP="003836FA">
      <w:r w:rsidRPr="00C26C40">
        <w:t>The contact pressure between the tyre and the trunnion roller must not exceed the allowable Hertzian contact stress for the materials (typically 200-400 MPa for steel-on-steel). For an initial tyre width estimate:</w:t>
      </w:r>
    </w:p>
    <w:p w14:paraId="7443FCB7" w14:textId="77777777" w:rsidR="003836FA" w:rsidRPr="00C26C40" w:rsidRDefault="003836FA" w:rsidP="003836FA">
      <m:oMathPara>
        <m:oMath>
          <m:r>
            <w:rPr>
              <w:rFonts w:ascii="Cambria Math" w:hAnsi="Cambria Math"/>
            </w:rPr>
            <m:t>Tyre face width b ≥</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tyre</m:t>
                  </m:r>
                </m:sub>
              </m:sSub>
            </m:num>
            <m:den>
              <m:sSub>
                <m:sSubPr>
                  <m:ctrlPr>
                    <w:rPr>
                      <w:rFonts w:ascii="Cambria Math" w:hAnsi="Cambria Math"/>
                      <w:i/>
                    </w:rPr>
                  </m:ctrlPr>
                </m:sSubPr>
                <m:e>
                  <m:r>
                    <w:rPr>
                      <w:rFonts w:ascii="Cambria Math" w:hAnsi="Cambria Math"/>
                    </w:rPr>
                    <m:t>P</m:t>
                  </m:r>
                </m:e>
                <m:sub>
                  <m:r>
                    <w:rPr>
                      <w:rFonts w:ascii="Cambria Math" w:hAnsi="Cambria Math"/>
                    </w:rPr>
                    <m:t>allow</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tyre</m:t>
                  </m:r>
                </m:sub>
              </m:sSub>
            </m:den>
          </m:f>
          <m:r>
            <w:rPr>
              <w:rFonts w:ascii="Cambria Math" w:hAnsi="Cambria Math"/>
            </w:rPr>
            <m:t>=</m:t>
          </m:r>
          <m:f>
            <m:fPr>
              <m:ctrlPr>
                <w:rPr>
                  <w:rFonts w:ascii="Cambria Math" w:hAnsi="Cambria Math"/>
                  <w:i/>
                </w:rPr>
              </m:ctrlPr>
            </m:fPr>
            <m:num>
              <m:r>
                <w:rPr>
                  <w:rFonts w:ascii="Cambria Math" w:hAnsi="Cambria Math"/>
                </w:rPr>
                <m:t>32,500</m:t>
              </m:r>
            </m:num>
            <m:den>
              <m:r>
                <w:rPr>
                  <w:rFonts w:ascii="Cambria Math" w:hAnsi="Cambria Math"/>
                </w:rPr>
                <m:t>250×</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1.0</m:t>
              </m:r>
            </m:den>
          </m:f>
          <m:r>
            <w:rPr>
              <w:rFonts w:ascii="Cambria Math" w:hAnsi="Cambria Math"/>
            </w:rPr>
            <m:t xml:space="preserve"> = 0.13 m</m:t>
          </m:r>
        </m:oMath>
      </m:oMathPara>
    </w:p>
    <w:p w14:paraId="6F42FEF9" w14:textId="156584D3" w:rsidR="003836FA" w:rsidRPr="00C26C40" w:rsidRDefault="003836FA" w:rsidP="003836FA">
      <w:r w:rsidRPr="00C26C40">
        <w:t xml:space="preserve">A standard tyre face width of 200 mm (0.20 m) is selected, providing an adequate safety margin. The tyre is fabricated from cast carbon steel (Grade E or equivalent) with a minimum Brinell hardness of 220 HB to resist rolling contact fatigue </w:t>
      </w:r>
      <w:sdt>
        <w:sdtPr>
          <w:rPr>
            <w:color w:val="000000"/>
          </w:rPr>
          <w:tag w:val="MENDELEY_CITATION_v3_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"/>
          <w:id w:val="79032427"/>
          <w:placeholder>
            <w:docPart w:val="9D016F54AA0C4C9C8EF8F20917E9B8BE"/>
          </w:placeholder>
        </w:sdtPr>
        <w:sdtEndPr/>
        <w:sdtContent>
          <w:r w:rsidR="00A37BED" w:rsidRPr="00A37BED">
            <w:rPr>
              <w:color w:val="000000"/>
            </w:rPr>
            <w:t>(Ikumapayi et al., 2021)</w:t>
          </w:r>
        </w:sdtContent>
      </w:sdt>
      <w:r w:rsidRPr="00C26C40">
        <w:t>.</w:t>
      </w:r>
    </w:p>
    <w:p w14:paraId="783C9874" w14:textId="77777777" w:rsidR="003836FA" w:rsidRPr="00C26C40" w:rsidRDefault="003836FA" w:rsidP="00726850">
      <w:pPr>
        <w:pStyle w:val="Heading4"/>
      </w:pPr>
      <w:bookmarkStart w:id="294" w:name="_Toc233209471"/>
      <w:r w:rsidRPr="00C26C40">
        <w:t>Drive Power Estimation</w:t>
      </w:r>
      <w:bookmarkEnd w:id="294"/>
    </w:p>
    <w:p w14:paraId="47B1A00A" w14:textId="77777777" w:rsidR="003836FA" w:rsidRPr="00C26C40" w:rsidRDefault="003836FA" w:rsidP="00726850">
      <w:pPr>
        <w:rPr>
          <w:b/>
          <w:bCs/>
        </w:rPr>
      </w:pPr>
      <w:bookmarkStart w:id="295" w:name="_Toc233209472"/>
      <w:r w:rsidRPr="00C26C40">
        <w:rPr>
          <w:b/>
          <w:bCs/>
        </w:rPr>
        <w:t>Gross Torque</w:t>
      </w:r>
      <w:bookmarkEnd w:id="295"/>
    </w:p>
    <w:p w14:paraId="045569E4" w14:textId="77777777" w:rsidR="003836FA" w:rsidRPr="00C26C40" w:rsidRDefault="003836FA" w:rsidP="003836FA">
      <w:r w:rsidRPr="00C26C40">
        <w:t>The drive power for the rotary kiln is estimated using the Kramer formula, which relates the torque to the kiln dimensions, fill fraction, and bed unit weight:</w:t>
      </w:r>
    </w:p>
    <w:p w14:paraId="5BCC0387" w14:textId="77777777" w:rsidR="003836FA" w:rsidRPr="00C26C40" w:rsidRDefault="003D0B1E" w:rsidP="003836FA">
      <m:oMathPara>
        <m:oMath>
          <m:sSub>
            <m:sSubPr>
              <m:ctrlPr>
                <w:rPr>
                  <w:rFonts w:ascii="Cambria Math" w:hAnsi="Cambria Math"/>
                  <w:i/>
                </w:rPr>
              </m:ctrlPr>
            </m:sSubPr>
            <m:e>
              <m:r>
                <w:rPr>
                  <w:rFonts w:ascii="Cambria Math" w:hAnsi="Cambria Math"/>
                </w:rPr>
                <m:t>T</m:t>
              </m:r>
            </m:e>
            <m:sub>
              <m:r>
                <w:rPr>
                  <w:rFonts w:ascii="Cambria Math" w:hAnsi="Cambria Math"/>
                </w:rPr>
                <m:t>gross</m:t>
              </m:r>
            </m:sub>
          </m:sSub>
          <m:r>
            <w:rPr>
              <w:rFonts w:ascii="Cambria Math" w:hAnsi="Cambria Math"/>
            </w:rPr>
            <m:t>=f×</m:t>
          </m:r>
          <m:sSub>
            <m:sSubPr>
              <m:ctrlPr>
                <w:rPr>
                  <w:rFonts w:ascii="Cambria Math" w:hAnsi="Cambria Math"/>
                  <w:i/>
                </w:rPr>
              </m:ctrlPr>
            </m:sSubPr>
            <m:e>
              <m:r>
                <w:rPr>
                  <w:rFonts w:ascii="Cambria Math" w:hAnsi="Cambria Math"/>
                </w:rPr>
                <m:t>m</m:t>
              </m:r>
            </m:e>
            <m:sub>
              <m:r>
                <w:rPr>
                  <w:rFonts w:ascii="Cambria Math" w:hAnsi="Cambria Math"/>
                </w:rPr>
                <m:t>total</m:t>
              </m:r>
            </m:sub>
          </m:sSub>
          <m:r>
            <w:rPr>
              <w:rFonts w:ascii="Cambria Math" w:hAnsi="Cambria Math"/>
            </w:rPr>
            <m:t>×g×R  [N·m]</m:t>
          </m:r>
        </m:oMath>
      </m:oMathPara>
    </w:p>
    <w:p w14:paraId="3CB0389F" w14:textId="77777777" w:rsidR="003836FA" w:rsidRPr="00C26C40" w:rsidRDefault="003836FA" w:rsidP="003836FA">
      <w:r w:rsidRPr="00C26C40">
        <w:t>where f is the friction factor (typically 0.12-0.20 for steel-on-steel trunnions). Taking f = 0.15 and R = R3 = 0.5 m:</w:t>
      </w:r>
    </w:p>
    <w:p w14:paraId="4F78F8CA" w14:textId="77777777" w:rsidR="003836FA" w:rsidRPr="00C26C40" w:rsidRDefault="003D0B1E" w:rsidP="003836FA">
      <w:pPr>
        <w:rPr>
          <w:rFonts w:ascii="Cambria Math" w:hAnsi="Cambria Math"/>
          <w:oMath/>
        </w:rPr>
      </w:pPr>
      <m:oMathPara>
        <m:oMath>
          <m:sSub>
            <m:sSubPr>
              <m:ctrlPr>
                <w:rPr>
                  <w:rFonts w:ascii="Cambria Math" w:hAnsi="Cambria Math"/>
                  <w:i/>
                </w:rPr>
              </m:ctrlPr>
            </m:sSubPr>
            <m:e>
              <m:r>
                <w:rPr>
                  <w:rFonts w:ascii="Cambria Math" w:hAnsi="Cambria Math"/>
                </w:rPr>
                <m:t>T</m:t>
              </m:r>
            </m:e>
            <m:sub>
              <m:r>
                <w:rPr>
                  <w:rFonts w:ascii="Cambria Math" w:hAnsi="Cambria Math"/>
                </w:rPr>
                <m:t>gross</m:t>
              </m:r>
            </m:sub>
          </m:sSub>
          <m:r>
            <w:rPr>
              <w:rFonts w:ascii="Cambria Math" w:hAnsi="Cambria Math"/>
            </w:rPr>
            <m:t xml:space="preserve">= 0.15 × </m:t>
          </m:r>
          <m:d>
            <m:dPr>
              <m:ctrlPr>
                <w:rPr>
                  <w:rFonts w:ascii="Cambria Math" w:hAnsi="Cambria Math"/>
                  <w:i/>
                </w:rPr>
              </m:ctrlPr>
            </m:dPr>
            <m:e>
              <m:r>
                <w:rPr>
                  <w:rFonts w:ascii="Cambria Math" w:hAnsi="Cambria Math"/>
                </w:rPr>
                <m:t>1326 × 10</m:t>
              </m:r>
            </m:e>
          </m:d>
          <m:r>
            <w:rPr>
              <w:rFonts w:ascii="Cambria Math" w:hAnsi="Cambria Math"/>
            </w:rPr>
            <m:t>× 9.81 × 0.5≈ 9,756 N·m</m:t>
          </m:r>
        </m:oMath>
      </m:oMathPara>
    </w:p>
    <w:p w14:paraId="6EED2CBB" w14:textId="77777777" w:rsidR="003836FA" w:rsidRPr="00C26C40" w:rsidRDefault="003836FA" w:rsidP="00726850">
      <w:pPr>
        <w:rPr>
          <w:b/>
          <w:bCs/>
        </w:rPr>
      </w:pPr>
      <w:bookmarkStart w:id="296" w:name="_Toc233209473"/>
      <w:r w:rsidRPr="00C26C40">
        <w:rPr>
          <w:b/>
          <w:bCs/>
        </w:rPr>
        <w:t>Drive Motor Power</w:t>
      </w:r>
      <w:bookmarkEnd w:id="296"/>
    </w:p>
    <w:p w14:paraId="1BD9E97D" w14:textId="77777777" w:rsidR="003836FA" w:rsidRPr="00C26C40" w:rsidRDefault="003836FA" w:rsidP="003836FA">
      <w:r w:rsidRPr="00C26C40">
        <w:t>The gross mechanical power at the shell:</w:t>
      </w:r>
    </w:p>
    <w:p w14:paraId="11DF1517" w14:textId="77777777" w:rsidR="003836FA" w:rsidRPr="00C26C40" w:rsidRDefault="003D0B1E" w:rsidP="003836FA">
      <m:oMathPara>
        <m:oMath>
          <m:sSub>
            <m:sSubPr>
              <m:ctrlPr>
                <w:rPr>
                  <w:rFonts w:ascii="Cambria Math" w:hAnsi="Cambria Math"/>
                  <w:i/>
                </w:rPr>
              </m:ctrlPr>
            </m:sSubPr>
            <m:e>
              <m:r>
                <w:rPr>
                  <w:rFonts w:ascii="Cambria Math" w:hAnsi="Cambria Math"/>
                </w:rPr>
                <m:t>P</m:t>
              </m:r>
            </m:e>
            <m:sub>
              <m:r>
                <w:rPr>
                  <w:rFonts w:ascii="Cambria Math" w:hAnsi="Cambria Math"/>
                </w:rPr>
                <m:t>mech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gross</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rad</m:t>
              </m:r>
            </m:sub>
          </m:sSub>
          <m:r>
            <w:rPr>
              <w:rFonts w:ascii="Cambria Math" w:hAnsi="Cambria Math"/>
            </w:rPr>
            <m:t xml:space="preserve">= 9,756 × </m:t>
          </m:r>
          <m:d>
            <m:dPr>
              <m:ctrlPr>
                <w:rPr>
                  <w:rFonts w:ascii="Cambria Math" w:hAnsi="Cambria Math"/>
                  <w:i/>
                </w:rPr>
              </m:ctrlPr>
            </m:dPr>
            <m:e>
              <m:r>
                <w:rPr>
                  <w:rFonts w:ascii="Cambria Math" w:hAnsi="Cambria Math"/>
                </w:rPr>
                <m:t>2π ×</m:t>
              </m:r>
              <m:f>
                <m:fPr>
                  <m:ctrlPr>
                    <w:rPr>
                      <w:rFonts w:ascii="Cambria Math" w:hAnsi="Cambria Math"/>
                      <w:i/>
                    </w:rPr>
                  </m:ctrlPr>
                </m:fPr>
                <m:num>
                  <m:r>
                    <w:rPr>
                      <w:rFonts w:ascii="Cambria Math" w:hAnsi="Cambria Math"/>
                    </w:rPr>
                    <m:t>2</m:t>
                  </m:r>
                </m:num>
                <m:den>
                  <m:r>
                    <w:rPr>
                      <w:rFonts w:ascii="Cambria Math" w:hAnsi="Cambria Math"/>
                    </w:rPr>
                    <m:t>60</m:t>
                  </m:r>
                </m:den>
              </m:f>
            </m:e>
          </m:d>
          <m:r>
            <w:rPr>
              <w:rFonts w:ascii="Cambria Math" w:hAnsi="Cambria Math"/>
            </w:rPr>
            <m:t>= 9,756 × 0.2094 ≈ 2,042 W</m:t>
          </m:r>
        </m:oMath>
      </m:oMathPara>
    </w:p>
    <w:p w14:paraId="3638BB12" w14:textId="77777777" w:rsidR="003836FA" w:rsidRPr="00C26C40" w:rsidRDefault="003836FA" w:rsidP="003836FA">
      <w:r w:rsidRPr="00C26C40">
        <w:t>Accounting for drive train efficiency (η ≈ 0.80 for girth-gear and pinion drive):</w:t>
      </w:r>
    </w:p>
    <w:p w14:paraId="396D5F5B" w14:textId="77777777" w:rsidR="003836FA" w:rsidRPr="00C26C40" w:rsidRDefault="003D0B1E" w:rsidP="003836FA">
      <m:oMathPara>
        <m:oMath>
          <m:sSub>
            <m:sSubPr>
              <m:ctrlPr>
                <w:rPr>
                  <w:rFonts w:ascii="Cambria Math" w:hAnsi="Cambria Math"/>
                  <w:i/>
                </w:rPr>
              </m:ctrlPr>
            </m:sSubPr>
            <m:e>
              <m:r>
                <w:rPr>
                  <w:rFonts w:ascii="Cambria Math" w:hAnsi="Cambria Math"/>
                </w:rPr>
                <m:t>P</m:t>
              </m:r>
            </m:e>
            <m:sub>
              <m:r>
                <w:rPr>
                  <w:rFonts w:ascii="Cambria Math" w:hAnsi="Cambria Math"/>
                </w:rPr>
                <m:t>motor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mech</m:t>
                  </m:r>
                </m:sub>
              </m:sSub>
            </m:num>
            <m:den>
              <m:r>
                <w:rPr>
                  <w:rFonts w:ascii="Cambria Math" w:hAnsi="Cambria Math"/>
                </w:rPr>
                <m:t>η</m:t>
              </m:r>
            </m:den>
          </m:f>
          <m:r>
            <w:rPr>
              <w:rFonts w:ascii="Cambria Math" w:hAnsi="Cambria Math"/>
            </w:rPr>
            <m:t>=</m:t>
          </m:r>
          <m:f>
            <m:fPr>
              <m:ctrlPr>
                <w:rPr>
                  <w:rFonts w:ascii="Cambria Math" w:hAnsi="Cambria Math"/>
                  <w:i/>
                </w:rPr>
              </m:ctrlPr>
            </m:fPr>
            <m:num>
              <m:r>
                <w:rPr>
                  <w:rFonts w:ascii="Cambria Math" w:hAnsi="Cambria Math"/>
                </w:rPr>
                <m:t>2,042</m:t>
              </m:r>
            </m:num>
            <m:den>
              <m:r>
                <w:rPr>
                  <w:rFonts w:ascii="Cambria Math" w:hAnsi="Cambria Math"/>
                </w:rPr>
                <m:t>0.80</m:t>
              </m:r>
            </m:den>
          </m:f>
          <m:r>
            <w:rPr>
              <w:rFonts w:ascii="Cambria Math" w:hAnsi="Cambria Math"/>
            </w:rPr>
            <m:t>≈ 2,553 W   ≈  2.6 kW</m:t>
          </m:r>
        </m:oMath>
      </m:oMathPara>
    </w:p>
    <w:p w14:paraId="33EFFA47" w14:textId="77777777" w:rsidR="003836FA" w:rsidRPr="00C26C40" w:rsidRDefault="003836FA" w:rsidP="003836FA">
      <w:r w:rsidRPr="00C26C40">
        <w:lastRenderedPageBreak/>
        <w:t>A standard 5.5 kW (7.5 hp) variable-frequency drive motor is specified, providing a generous 2.1× service factor for startup and process upsets.</w:t>
      </w:r>
    </w:p>
    <w:p w14:paraId="186155EE" w14:textId="77777777" w:rsidR="003836FA" w:rsidRPr="00C26C40" w:rsidRDefault="003836FA" w:rsidP="009A351C">
      <w:pPr>
        <w:pStyle w:val="Heading4"/>
      </w:pPr>
      <w:bookmarkStart w:id="297" w:name="_Toc233209474"/>
      <w:r w:rsidRPr="00C26C40">
        <w:t>Summary of Mechanical Specifications</w:t>
      </w:r>
      <w:bookmarkEnd w:id="297"/>
    </w:p>
    <w:p w14:paraId="692A40A8" w14:textId="1AF16F28" w:rsidR="003836FA" w:rsidRPr="00C26C40" w:rsidRDefault="003836FA" w:rsidP="003836FA">
      <w:pPr>
        <w:pStyle w:val="Caption"/>
        <w:keepNext/>
        <w:rPr>
          <w:sz w:val="24"/>
          <w:szCs w:val="24"/>
        </w:rPr>
      </w:pPr>
      <w:bookmarkStart w:id="298" w:name="_Toc233741458"/>
      <w:bookmarkStart w:id="299" w:name="_Toc237244848"/>
      <w:r w:rsidRPr="00C26C40">
        <w:rPr>
          <w:sz w:val="24"/>
          <w:szCs w:val="24"/>
        </w:rPr>
        <w:t xml:space="preserve">Table </w:t>
      </w:r>
      <w:r w:rsidR="00B61202">
        <w:rPr>
          <w:sz w:val="24"/>
          <w:szCs w:val="24"/>
        </w:rPr>
        <w:fldChar w:fldCharType="begin"/>
      </w:r>
      <w:r w:rsidR="00B61202">
        <w:rPr>
          <w:sz w:val="24"/>
          <w:szCs w:val="24"/>
        </w:rPr>
        <w:instrText xml:space="preserve"> STYLEREF 1 \s </w:instrText>
      </w:r>
      <w:r w:rsidR="00B61202">
        <w:rPr>
          <w:sz w:val="24"/>
          <w:szCs w:val="24"/>
        </w:rPr>
        <w:fldChar w:fldCharType="separate"/>
      </w:r>
      <w:r w:rsidR="006221B8">
        <w:rPr>
          <w:noProof/>
          <w:sz w:val="24"/>
          <w:szCs w:val="24"/>
        </w:rPr>
        <w:t>6</w:t>
      </w:r>
      <w:r w:rsidR="00B61202">
        <w:rPr>
          <w:sz w:val="24"/>
          <w:szCs w:val="24"/>
        </w:rPr>
        <w:fldChar w:fldCharType="end"/>
      </w:r>
      <w:r w:rsidR="00B61202">
        <w:rPr>
          <w:sz w:val="24"/>
          <w:szCs w:val="24"/>
        </w:rPr>
        <w:noBreakHyphen/>
      </w:r>
      <w:r w:rsidR="00B61202">
        <w:rPr>
          <w:sz w:val="24"/>
          <w:szCs w:val="24"/>
        </w:rPr>
        <w:fldChar w:fldCharType="begin"/>
      </w:r>
      <w:r w:rsidR="00B61202">
        <w:rPr>
          <w:sz w:val="24"/>
          <w:szCs w:val="24"/>
        </w:rPr>
        <w:instrText xml:space="preserve"> SEQ Table \* ARABIC \s 1 </w:instrText>
      </w:r>
      <w:r w:rsidR="00B61202">
        <w:rPr>
          <w:sz w:val="24"/>
          <w:szCs w:val="24"/>
        </w:rPr>
        <w:fldChar w:fldCharType="separate"/>
      </w:r>
      <w:r w:rsidR="006221B8">
        <w:rPr>
          <w:noProof/>
          <w:sz w:val="24"/>
          <w:szCs w:val="24"/>
        </w:rPr>
        <w:t>17</w:t>
      </w:r>
      <w:r w:rsidR="00B61202">
        <w:rPr>
          <w:sz w:val="24"/>
          <w:szCs w:val="24"/>
        </w:rPr>
        <w:fldChar w:fldCharType="end"/>
      </w:r>
      <w:r w:rsidRPr="00C26C40">
        <w:rPr>
          <w:sz w:val="24"/>
          <w:szCs w:val="24"/>
        </w:rPr>
        <w:t xml:space="preserve"> Summary of mechanical design parameters, Unit </w:t>
      </w:r>
      <w:r w:rsidR="00036624" w:rsidRPr="00C26C40">
        <w:rPr>
          <w:sz w:val="24"/>
          <w:szCs w:val="24"/>
        </w:rPr>
        <w:t>RK-201</w:t>
      </w:r>
      <w:r w:rsidRPr="00C26C40">
        <w:rPr>
          <w:sz w:val="24"/>
          <w:szCs w:val="24"/>
        </w:rPr>
        <w:t>.</w:t>
      </w:r>
      <w:bookmarkEnd w:id="298"/>
      <w:bookmarkEnd w:id="299"/>
    </w:p>
    <w:tbl>
      <w:tblPr>
        <w:tblStyle w:val="TableGrid"/>
        <w:tblW w:w="5665" w:type="dxa"/>
        <w:tblLook w:val="0000" w:firstRow="0" w:lastRow="0" w:firstColumn="0" w:lastColumn="0" w:noHBand="0" w:noVBand="0"/>
      </w:tblPr>
      <w:tblGrid>
        <w:gridCol w:w="3397"/>
        <w:gridCol w:w="1134"/>
        <w:gridCol w:w="1134"/>
      </w:tblGrid>
      <w:tr w:rsidR="003836FA" w:rsidRPr="00C26C40" w14:paraId="69979A1F" w14:textId="77777777" w:rsidTr="009A351C">
        <w:tc>
          <w:tcPr>
            <w:tcW w:w="3397" w:type="dxa"/>
          </w:tcPr>
          <w:p w14:paraId="14FF6BE3" w14:textId="77777777" w:rsidR="003836FA" w:rsidRPr="00C26C40" w:rsidRDefault="003836FA" w:rsidP="00870DFD">
            <w:pPr>
              <w:rPr>
                <w:b/>
                <w:bCs/>
                <w:lang w:val="en-GB"/>
              </w:rPr>
            </w:pPr>
            <w:r w:rsidRPr="00C26C40">
              <w:rPr>
                <w:b/>
                <w:bCs/>
                <w:lang w:val="en-GB"/>
              </w:rPr>
              <w:t>Parameter</w:t>
            </w:r>
          </w:p>
        </w:tc>
        <w:tc>
          <w:tcPr>
            <w:tcW w:w="1134" w:type="dxa"/>
          </w:tcPr>
          <w:p w14:paraId="25DAAACC" w14:textId="77777777" w:rsidR="003836FA" w:rsidRPr="00C26C40" w:rsidRDefault="003836FA" w:rsidP="00870DFD">
            <w:pPr>
              <w:rPr>
                <w:b/>
                <w:bCs/>
                <w:lang w:val="en-GB"/>
              </w:rPr>
            </w:pPr>
            <w:r w:rsidRPr="00C26C40">
              <w:rPr>
                <w:b/>
                <w:bCs/>
                <w:lang w:val="en-GB"/>
              </w:rPr>
              <w:t>Value</w:t>
            </w:r>
          </w:p>
        </w:tc>
        <w:tc>
          <w:tcPr>
            <w:tcW w:w="1134" w:type="dxa"/>
          </w:tcPr>
          <w:p w14:paraId="50D72AF3" w14:textId="77777777" w:rsidR="003836FA" w:rsidRPr="00C26C40" w:rsidRDefault="003836FA" w:rsidP="00870DFD">
            <w:pPr>
              <w:rPr>
                <w:b/>
                <w:bCs/>
                <w:lang w:val="en-GB"/>
              </w:rPr>
            </w:pPr>
            <w:r w:rsidRPr="00C26C40">
              <w:rPr>
                <w:b/>
                <w:bCs/>
                <w:lang w:val="en-GB"/>
              </w:rPr>
              <w:t>Unit</w:t>
            </w:r>
          </w:p>
        </w:tc>
      </w:tr>
      <w:tr w:rsidR="003836FA" w:rsidRPr="00C26C40" w14:paraId="587F7EB6" w14:textId="77777777" w:rsidTr="009A351C">
        <w:tc>
          <w:tcPr>
            <w:tcW w:w="3397" w:type="dxa"/>
          </w:tcPr>
          <w:p w14:paraId="78007C0A" w14:textId="77777777" w:rsidR="003836FA" w:rsidRPr="00C26C40" w:rsidRDefault="003836FA" w:rsidP="00870DFD">
            <w:pPr>
              <w:rPr>
                <w:lang w:val="en-GB"/>
              </w:rPr>
            </w:pPr>
            <w:r w:rsidRPr="00C26C40">
              <w:rPr>
                <w:lang w:val="en-GB"/>
              </w:rPr>
              <w:t>Shell outer diameter</w:t>
            </w:r>
          </w:p>
        </w:tc>
        <w:tc>
          <w:tcPr>
            <w:tcW w:w="1134" w:type="dxa"/>
          </w:tcPr>
          <w:p w14:paraId="45A3713C" w14:textId="77777777" w:rsidR="003836FA" w:rsidRPr="00C26C40" w:rsidRDefault="003836FA" w:rsidP="00870DFD">
            <w:pPr>
              <w:rPr>
                <w:lang w:val="en-GB"/>
              </w:rPr>
            </w:pPr>
            <w:r w:rsidRPr="00C26C40">
              <w:rPr>
                <w:lang w:val="en-GB"/>
              </w:rPr>
              <w:t>1.000</w:t>
            </w:r>
          </w:p>
        </w:tc>
        <w:tc>
          <w:tcPr>
            <w:tcW w:w="1134" w:type="dxa"/>
          </w:tcPr>
          <w:p w14:paraId="2A3BF054" w14:textId="77777777" w:rsidR="003836FA" w:rsidRPr="00C26C40" w:rsidRDefault="003836FA" w:rsidP="00870DFD">
            <w:pPr>
              <w:rPr>
                <w:lang w:val="en-GB"/>
              </w:rPr>
            </w:pPr>
            <w:r w:rsidRPr="00C26C40">
              <w:rPr>
                <w:lang w:val="en-GB"/>
              </w:rPr>
              <w:t>m</w:t>
            </w:r>
          </w:p>
        </w:tc>
      </w:tr>
      <w:tr w:rsidR="003836FA" w:rsidRPr="00C26C40" w14:paraId="5AD1194F" w14:textId="77777777" w:rsidTr="009A351C">
        <w:tc>
          <w:tcPr>
            <w:tcW w:w="3397" w:type="dxa"/>
          </w:tcPr>
          <w:p w14:paraId="2E2CEECD" w14:textId="77777777" w:rsidR="003836FA" w:rsidRPr="00C26C40" w:rsidRDefault="003836FA" w:rsidP="00870DFD">
            <w:pPr>
              <w:rPr>
                <w:lang w:val="en-GB"/>
              </w:rPr>
            </w:pPr>
            <w:r w:rsidRPr="00C26C40">
              <w:rPr>
                <w:lang w:val="en-GB"/>
              </w:rPr>
              <w:t>Shell inner diameter (to refractory)</w:t>
            </w:r>
          </w:p>
        </w:tc>
        <w:tc>
          <w:tcPr>
            <w:tcW w:w="1134" w:type="dxa"/>
          </w:tcPr>
          <w:p w14:paraId="0CD1EA6B" w14:textId="77777777" w:rsidR="003836FA" w:rsidRPr="00C26C40" w:rsidRDefault="003836FA" w:rsidP="00870DFD">
            <w:pPr>
              <w:rPr>
                <w:lang w:val="en-GB"/>
              </w:rPr>
            </w:pPr>
            <w:r w:rsidRPr="00C26C40">
              <w:rPr>
                <w:lang w:val="en-GB"/>
              </w:rPr>
              <w:t>0.980</w:t>
            </w:r>
          </w:p>
        </w:tc>
        <w:tc>
          <w:tcPr>
            <w:tcW w:w="1134" w:type="dxa"/>
          </w:tcPr>
          <w:p w14:paraId="6C1ACA55" w14:textId="77777777" w:rsidR="003836FA" w:rsidRPr="00C26C40" w:rsidRDefault="003836FA" w:rsidP="00870DFD">
            <w:pPr>
              <w:rPr>
                <w:lang w:val="en-GB"/>
              </w:rPr>
            </w:pPr>
            <w:r w:rsidRPr="00C26C40">
              <w:rPr>
                <w:lang w:val="en-GB"/>
              </w:rPr>
              <w:t>m</w:t>
            </w:r>
          </w:p>
        </w:tc>
      </w:tr>
      <w:tr w:rsidR="003836FA" w:rsidRPr="00C26C40" w14:paraId="55E7FAE9" w14:textId="77777777" w:rsidTr="009A351C">
        <w:tc>
          <w:tcPr>
            <w:tcW w:w="3397" w:type="dxa"/>
          </w:tcPr>
          <w:p w14:paraId="22C4E469" w14:textId="77777777" w:rsidR="003836FA" w:rsidRPr="00C26C40" w:rsidRDefault="003836FA" w:rsidP="00870DFD">
            <w:pPr>
              <w:rPr>
                <w:lang w:val="en-GB"/>
              </w:rPr>
            </w:pPr>
            <w:r w:rsidRPr="00C26C40">
              <w:rPr>
                <w:lang w:val="en-GB"/>
              </w:rPr>
              <w:t>Internal process diameter</w:t>
            </w:r>
          </w:p>
        </w:tc>
        <w:tc>
          <w:tcPr>
            <w:tcW w:w="1134" w:type="dxa"/>
          </w:tcPr>
          <w:p w14:paraId="767B5B85" w14:textId="77777777" w:rsidR="003836FA" w:rsidRPr="00C26C40" w:rsidRDefault="003836FA" w:rsidP="00870DFD">
            <w:pPr>
              <w:rPr>
                <w:lang w:val="en-GB"/>
              </w:rPr>
            </w:pPr>
            <w:r w:rsidRPr="00C26C40">
              <w:rPr>
                <w:lang w:val="en-GB"/>
              </w:rPr>
              <w:t>0.700</w:t>
            </w:r>
          </w:p>
        </w:tc>
        <w:tc>
          <w:tcPr>
            <w:tcW w:w="1134" w:type="dxa"/>
          </w:tcPr>
          <w:p w14:paraId="7572F32D" w14:textId="77777777" w:rsidR="003836FA" w:rsidRPr="00C26C40" w:rsidRDefault="003836FA" w:rsidP="00870DFD">
            <w:pPr>
              <w:rPr>
                <w:lang w:val="en-GB"/>
              </w:rPr>
            </w:pPr>
            <w:r w:rsidRPr="00C26C40">
              <w:rPr>
                <w:lang w:val="en-GB"/>
              </w:rPr>
              <w:t>m</w:t>
            </w:r>
          </w:p>
        </w:tc>
      </w:tr>
      <w:tr w:rsidR="003836FA" w:rsidRPr="00C26C40" w14:paraId="23316B9E" w14:textId="77777777" w:rsidTr="009A351C">
        <w:tc>
          <w:tcPr>
            <w:tcW w:w="3397" w:type="dxa"/>
          </w:tcPr>
          <w:p w14:paraId="3F919656" w14:textId="77777777" w:rsidR="003836FA" w:rsidRPr="00C26C40" w:rsidRDefault="003836FA" w:rsidP="00870DFD">
            <w:pPr>
              <w:rPr>
                <w:lang w:val="en-GB"/>
              </w:rPr>
            </w:pPr>
            <w:r w:rsidRPr="00C26C40">
              <w:rPr>
                <w:lang w:val="en-GB"/>
              </w:rPr>
              <w:t>Shell wall thickness</w:t>
            </w:r>
          </w:p>
        </w:tc>
        <w:tc>
          <w:tcPr>
            <w:tcW w:w="1134" w:type="dxa"/>
          </w:tcPr>
          <w:p w14:paraId="4F4124FA" w14:textId="77777777" w:rsidR="003836FA" w:rsidRPr="00C26C40" w:rsidRDefault="003836FA" w:rsidP="00870DFD">
            <w:pPr>
              <w:rPr>
                <w:lang w:val="en-GB"/>
              </w:rPr>
            </w:pPr>
            <w:r w:rsidRPr="00C26C40">
              <w:rPr>
                <w:lang w:val="en-GB"/>
              </w:rPr>
              <w:t>10</w:t>
            </w:r>
          </w:p>
        </w:tc>
        <w:tc>
          <w:tcPr>
            <w:tcW w:w="1134" w:type="dxa"/>
          </w:tcPr>
          <w:p w14:paraId="11346C74" w14:textId="77777777" w:rsidR="003836FA" w:rsidRPr="00C26C40" w:rsidRDefault="003836FA" w:rsidP="00870DFD">
            <w:pPr>
              <w:rPr>
                <w:lang w:val="en-GB"/>
              </w:rPr>
            </w:pPr>
            <w:r w:rsidRPr="00C26C40">
              <w:rPr>
                <w:lang w:val="en-GB"/>
              </w:rPr>
              <w:t>mm</w:t>
            </w:r>
          </w:p>
        </w:tc>
      </w:tr>
      <w:tr w:rsidR="003836FA" w:rsidRPr="00C26C40" w14:paraId="02326FBC" w14:textId="77777777" w:rsidTr="009A351C">
        <w:tc>
          <w:tcPr>
            <w:tcW w:w="3397" w:type="dxa"/>
          </w:tcPr>
          <w:p w14:paraId="39FA5F32" w14:textId="77777777" w:rsidR="003836FA" w:rsidRPr="00C26C40" w:rsidRDefault="003836FA" w:rsidP="00870DFD">
            <w:pPr>
              <w:rPr>
                <w:lang w:val="en-GB"/>
              </w:rPr>
            </w:pPr>
            <w:r w:rsidRPr="00C26C40">
              <w:rPr>
                <w:lang w:val="en-GB"/>
              </w:rPr>
              <w:t>Refractory thickness</w:t>
            </w:r>
          </w:p>
        </w:tc>
        <w:tc>
          <w:tcPr>
            <w:tcW w:w="1134" w:type="dxa"/>
          </w:tcPr>
          <w:p w14:paraId="5522CFFD" w14:textId="77777777" w:rsidR="003836FA" w:rsidRPr="00C26C40" w:rsidRDefault="003836FA" w:rsidP="00870DFD">
            <w:pPr>
              <w:rPr>
                <w:lang w:val="en-GB"/>
              </w:rPr>
            </w:pPr>
            <w:r w:rsidRPr="00C26C40">
              <w:rPr>
                <w:lang w:val="en-GB"/>
              </w:rPr>
              <w:t>140</w:t>
            </w:r>
          </w:p>
        </w:tc>
        <w:tc>
          <w:tcPr>
            <w:tcW w:w="1134" w:type="dxa"/>
          </w:tcPr>
          <w:p w14:paraId="3391FA0C" w14:textId="77777777" w:rsidR="003836FA" w:rsidRPr="00C26C40" w:rsidRDefault="003836FA" w:rsidP="00870DFD">
            <w:pPr>
              <w:rPr>
                <w:lang w:val="en-GB"/>
              </w:rPr>
            </w:pPr>
            <w:r w:rsidRPr="00C26C40">
              <w:rPr>
                <w:lang w:val="en-GB"/>
              </w:rPr>
              <w:t>mm</w:t>
            </w:r>
          </w:p>
        </w:tc>
      </w:tr>
      <w:tr w:rsidR="003836FA" w:rsidRPr="00C26C40" w14:paraId="38385CF0" w14:textId="77777777" w:rsidTr="009A351C">
        <w:tc>
          <w:tcPr>
            <w:tcW w:w="3397" w:type="dxa"/>
          </w:tcPr>
          <w:p w14:paraId="63F53CD0" w14:textId="77777777" w:rsidR="003836FA" w:rsidRPr="00C26C40" w:rsidRDefault="003836FA" w:rsidP="00870DFD">
            <w:pPr>
              <w:rPr>
                <w:lang w:val="en-GB"/>
              </w:rPr>
            </w:pPr>
            <w:r w:rsidRPr="00C26C40">
              <w:rPr>
                <w:lang w:val="en-GB"/>
              </w:rPr>
              <w:t>Kiln length</w:t>
            </w:r>
          </w:p>
        </w:tc>
        <w:tc>
          <w:tcPr>
            <w:tcW w:w="1134" w:type="dxa"/>
          </w:tcPr>
          <w:p w14:paraId="522AD646" w14:textId="77777777" w:rsidR="003836FA" w:rsidRPr="00C26C40" w:rsidRDefault="003836FA" w:rsidP="00870DFD">
            <w:pPr>
              <w:rPr>
                <w:lang w:val="en-GB"/>
              </w:rPr>
            </w:pPr>
            <w:r w:rsidRPr="00C26C40">
              <w:rPr>
                <w:lang w:val="en-GB"/>
              </w:rPr>
              <w:t>10.0</w:t>
            </w:r>
          </w:p>
        </w:tc>
        <w:tc>
          <w:tcPr>
            <w:tcW w:w="1134" w:type="dxa"/>
          </w:tcPr>
          <w:p w14:paraId="506B1CB0" w14:textId="77777777" w:rsidR="003836FA" w:rsidRPr="00C26C40" w:rsidRDefault="003836FA" w:rsidP="00870DFD">
            <w:pPr>
              <w:rPr>
                <w:lang w:val="en-GB"/>
              </w:rPr>
            </w:pPr>
            <w:r w:rsidRPr="00C26C40">
              <w:rPr>
                <w:lang w:val="en-GB"/>
              </w:rPr>
              <w:t>m</w:t>
            </w:r>
          </w:p>
        </w:tc>
      </w:tr>
      <w:tr w:rsidR="003836FA" w:rsidRPr="00C26C40" w14:paraId="6D8F319E" w14:textId="77777777" w:rsidTr="009A351C">
        <w:tc>
          <w:tcPr>
            <w:tcW w:w="3397" w:type="dxa"/>
          </w:tcPr>
          <w:p w14:paraId="65522439" w14:textId="77777777" w:rsidR="003836FA" w:rsidRPr="00C26C40" w:rsidRDefault="003836FA" w:rsidP="00870DFD">
            <w:pPr>
              <w:rPr>
                <w:lang w:val="en-GB"/>
              </w:rPr>
            </w:pPr>
            <w:r w:rsidRPr="00C26C40">
              <w:rPr>
                <w:lang w:val="en-GB"/>
              </w:rPr>
              <w:t>Tyre count</w:t>
            </w:r>
          </w:p>
        </w:tc>
        <w:tc>
          <w:tcPr>
            <w:tcW w:w="1134" w:type="dxa"/>
          </w:tcPr>
          <w:p w14:paraId="1B449206" w14:textId="77777777" w:rsidR="003836FA" w:rsidRPr="00C26C40" w:rsidRDefault="003836FA" w:rsidP="00870DFD">
            <w:pPr>
              <w:rPr>
                <w:lang w:val="en-GB"/>
              </w:rPr>
            </w:pPr>
            <w:r w:rsidRPr="00C26C40">
              <w:rPr>
                <w:lang w:val="en-GB"/>
              </w:rPr>
              <w:t>2</w:t>
            </w:r>
          </w:p>
        </w:tc>
        <w:tc>
          <w:tcPr>
            <w:tcW w:w="1134" w:type="dxa"/>
          </w:tcPr>
          <w:p w14:paraId="30A2B890" w14:textId="77777777" w:rsidR="003836FA" w:rsidRPr="00C26C40" w:rsidRDefault="003836FA" w:rsidP="00870DFD">
            <w:pPr>
              <w:rPr>
                <w:lang w:val="en-GB"/>
              </w:rPr>
            </w:pPr>
            <w:r w:rsidRPr="00C26C40">
              <w:rPr>
                <w:lang w:val="en-GB"/>
              </w:rPr>
              <w:t>—</w:t>
            </w:r>
          </w:p>
        </w:tc>
      </w:tr>
      <w:tr w:rsidR="003836FA" w:rsidRPr="00C26C40" w14:paraId="1FBFC26F" w14:textId="77777777" w:rsidTr="009A351C">
        <w:tc>
          <w:tcPr>
            <w:tcW w:w="3397" w:type="dxa"/>
          </w:tcPr>
          <w:p w14:paraId="296F7B47" w14:textId="77777777" w:rsidR="003836FA" w:rsidRPr="00C26C40" w:rsidRDefault="003836FA" w:rsidP="00870DFD">
            <w:pPr>
              <w:rPr>
                <w:lang w:val="en-GB"/>
              </w:rPr>
            </w:pPr>
            <w:r w:rsidRPr="00C26C40">
              <w:rPr>
                <w:lang w:val="en-GB"/>
              </w:rPr>
              <w:t>Tyre face width</w:t>
            </w:r>
          </w:p>
        </w:tc>
        <w:tc>
          <w:tcPr>
            <w:tcW w:w="1134" w:type="dxa"/>
          </w:tcPr>
          <w:p w14:paraId="34D91674" w14:textId="77777777" w:rsidR="003836FA" w:rsidRPr="00C26C40" w:rsidRDefault="003836FA" w:rsidP="00870DFD">
            <w:pPr>
              <w:rPr>
                <w:lang w:val="en-GB"/>
              </w:rPr>
            </w:pPr>
            <w:r w:rsidRPr="00C26C40">
              <w:rPr>
                <w:lang w:val="en-GB"/>
              </w:rPr>
              <w:t>200</w:t>
            </w:r>
          </w:p>
        </w:tc>
        <w:tc>
          <w:tcPr>
            <w:tcW w:w="1134" w:type="dxa"/>
          </w:tcPr>
          <w:p w14:paraId="073F3ACF" w14:textId="77777777" w:rsidR="003836FA" w:rsidRPr="00C26C40" w:rsidRDefault="003836FA" w:rsidP="00870DFD">
            <w:pPr>
              <w:rPr>
                <w:lang w:val="en-GB"/>
              </w:rPr>
            </w:pPr>
            <w:r w:rsidRPr="00C26C40">
              <w:rPr>
                <w:lang w:val="en-GB"/>
              </w:rPr>
              <w:t>mm</w:t>
            </w:r>
          </w:p>
        </w:tc>
      </w:tr>
      <w:tr w:rsidR="003836FA" w:rsidRPr="00C26C40" w14:paraId="4177D659" w14:textId="77777777" w:rsidTr="009A351C">
        <w:tc>
          <w:tcPr>
            <w:tcW w:w="3397" w:type="dxa"/>
          </w:tcPr>
          <w:p w14:paraId="1A92EEBF" w14:textId="77777777" w:rsidR="003836FA" w:rsidRPr="00C26C40" w:rsidRDefault="003836FA" w:rsidP="00870DFD">
            <w:pPr>
              <w:rPr>
                <w:lang w:val="en-GB"/>
              </w:rPr>
            </w:pPr>
            <w:r w:rsidRPr="00C26C40">
              <w:rPr>
                <w:lang w:val="en-GB"/>
              </w:rPr>
              <w:t>Tyre material</w:t>
            </w:r>
          </w:p>
        </w:tc>
        <w:tc>
          <w:tcPr>
            <w:tcW w:w="1134" w:type="dxa"/>
          </w:tcPr>
          <w:p w14:paraId="11DDE7BC" w14:textId="77777777" w:rsidR="003836FA" w:rsidRPr="00C26C40" w:rsidRDefault="003836FA" w:rsidP="00870DFD">
            <w:pPr>
              <w:rPr>
                <w:lang w:val="en-GB"/>
              </w:rPr>
            </w:pPr>
            <w:r w:rsidRPr="00C26C40">
              <w:rPr>
                <w:lang w:val="en-GB"/>
              </w:rPr>
              <w:t>Cast steel, ≥220 HB</w:t>
            </w:r>
          </w:p>
        </w:tc>
        <w:tc>
          <w:tcPr>
            <w:tcW w:w="1134" w:type="dxa"/>
          </w:tcPr>
          <w:p w14:paraId="090FE2AE" w14:textId="77777777" w:rsidR="003836FA" w:rsidRPr="00C26C40" w:rsidRDefault="003836FA" w:rsidP="00870DFD">
            <w:pPr>
              <w:rPr>
                <w:lang w:val="en-GB"/>
              </w:rPr>
            </w:pPr>
            <w:r w:rsidRPr="00C26C40">
              <w:rPr>
                <w:lang w:val="en-GB"/>
              </w:rPr>
              <w:t>—</w:t>
            </w:r>
          </w:p>
        </w:tc>
      </w:tr>
      <w:tr w:rsidR="003836FA" w:rsidRPr="00C26C40" w14:paraId="29E57577" w14:textId="77777777" w:rsidTr="009A351C">
        <w:tc>
          <w:tcPr>
            <w:tcW w:w="3397" w:type="dxa"/>
          </w:tcPr>
          <w:p w14:paraId="2D66E375" w14:textId="77777777" w:rsidR="003836FA" w:rsidRPr="00C26C40" w:rsidRDefault="003836FA" w:rsidP="00870DFD">
            <w:pPr>
              <w:rPr>
                <w:lang w:val="en-GB"/>
              </w:rPr>
            </w:pPr>
            <w:r w:rsidRPr="00C26C40">
              <w:rPr>
                <w:lang w:val="en-GB"/>
              </w:rPr>
              <w:t>Rotational speed</w:t>
            </w:r>
          </w:p>
        </w:tc>
        <w:tc>
          <w:tcPr>
            <w:tcW w:w="1134" w:type="dxa"/>
          </w:tcPr>
          <w:p w14:paraId="5F30D226" w14:textId="77777777" w:rsidR="003836FA" w:rsidRPr="00C26C40" w:rsidRDefault="003836FA" w:rsidP="00870DFD">
            <w:pPr>
              <w:rPr>
                <w:lang w:val="en-GB"/>
              </w:rPr>
            </w:pPr>
            <w:r w:rsidRPr="00C26C40">
              <w:rPr>
                <w:lang w:val="en-GB"/>
              </w:rPr>
              <w:t>2.0</w:t>
            </w:r>
          </w:p>
        </w:tc>
        <w:tc>
          <w:tcPr>
            <w:tcW w:w="1134" w:type="dxa"/>
          </w:tcPr>
          <w:p w14:paraId="6EFAE30E" w14:textId="77777777" w:rsidR="003836FA" w:rsidRPr="00C26C40" w:rsidRDefault="003836FA" w:rsidP="00870DFD">
            <w:pPr>
              <w:rPr>
                <w:lang w:val="en-GB"/>
              </w:rPr>
            </w:pPr>
            <w:r w:rsidRPr="00C26C40">
              <w:rPr>
                <w:lang w:val="en-GB"/>
              </w:rPr>
              <w:t>rpm</w:t>
            </w:r>
          </w:p>
        </w:tc>
      </w:tr>
      <w:tr w:rsidR="003836FA" w:rsidRPr="00C26C40" w14:paraId="0E6C0338" w14:textId="77777777" w:rsidTr="009A351C">
        <w:tc>
          <w:tcPr>
            <w:tcW w:w="3397" w:type="dxa"/>
          </w:tcPr>
          <w:p w14:paraId="62D826ED" w14:textId="77777777" w:rsidR="003836FA" w:rsidRPr="00C26C40" w:rsidRDefault="003836FA" w:rsidP="00870DFD">
            <w:pPr>
              <w:rPr>
                <w:lang w:val="en-GB"/>
              </w:rPr>
            </w:pPr>
            <w:r w:rsidRPr="00C26C40">
              <w:rPr>
                <w:lang w:val="en-GB"/>
              </w:rPr>
              <w:t>Drive motor power (installed)</w:t>
            </w:r>
          </w:p>
        </w:tc>
        <w:tc>
          <w:tcPr>
            <w:tcW w:w="1134" w:type="dxa"/>
          </w:tcPr>
          <w:p w14:paraId="195A43FE" w14:textId="77777777" w:rsidR="003836FA" w:rsidRPr="00C26C40" w:rsidRDefault="003836FA" w:rsidP="00870DFD">
            <w:pPr>
              <w:rPr>
                <w:lang w:val="en-GB"/>
              </w:rPr>
            </w:pPr>
            <w:r w:rsidRPr="00C26C40">
              <w:rPr>
                <w:lang w:val="en-GB"/>
              </w:rPr>
              <w:t>5.5</w:t>
            </w:r>
          </w:p>
        </w:tc>
        <w:tc>
          <w:tcPr>
            <w:tcW w:w="1134" w:type="dxa"/>
          </w:tcPr>
          <w:p w14:paraId="36EF1E59" w14:textId="77777777" w:rsidR="003836FA" w:rsidRPr="00C26C40" w:rsidRDefault="003836FA" w:rsidP="00870DFD">
            <w:pPr>
              <w:rPr>
                <w:lang w:val="en-GB"/>
              </w:rPr>
            </w:pPr>
            <w:r w:rsidRPr="00C26C40">
              <w:rPr>
                <w:lang w:val="en-GB"/>
              </w:rPr>
              <w:t>kW</w:t>
            </w:r>
          </w:p>
        </w:tc>
      </w:tr>
      <w:tr w:rsidR="003836FA" w:rsidRPr="00C26C40" w14:paraId="52094443" w14:textId="77777777" w:rsidTr="009A351C">
        <w:tc>
          <w:tcPr>
            <w:tcW w:w="3397" w:type="dxa"/>
          </w:tcPr>
          <w:p w14:paraId="60C42860" w14:textId="77777777" w:rsidR="003836FA" w:rsidRPr="00C26C40" w:rsidRDefault="003836FA" w:rsidP="00870DFD">
            <w:pPr>
              <w:rPr>
                <w:lang w:val="en-GB"/>
              </w:rPr>
            </w:pPr>
            <w:r w:rsidRPr="00C26C40">
              <w:rPr>
                <w:lang w:val="en-GB"/>
              </w:rPr>
              <w:t>Total supported mass</w:t>
            </w:r>
          </w:p>
        </w:tc>
        <w:tc>
          <w:tcPr>
            <w:tcW w:w="1134" w:type="dxa"/>
          </w:tcPr>
          <w:p w14:paraId="604DCB15" w14:textId="77777777" w:rsidR="003836FA" w:rsidRPr="00C26C40" w:rsidRDefault="003836FA" w:rsidP="00870DFD">
            <w:pPr>
              <w:rPr>
                <w:lang w:val="en-GB"/>
              </w:rPr>
            </w:pPr>
            <w:r w:rsidRPr="00C26C40">
              <w:rPr>
                <w:lang w:val="en-GB"/>
              </w:rPr>
              <w:t>~13,260</w:t>
            </w:r>
          </w:p>
        </w:tc>
        <w:tc>
          <w:tcPr>
            <w:tcW w:w="1134" w:type="dxa"/>
          </w:tcPr>
          <w:p w14:paraId="2374C729" w14:textId="77777777" w:rsidR="003836FA" w:rsidRPr="00C26C40" w:rsidRDefault="003836FA" w:rsidP="00870DFD">
            <w:pPr>
              <w:rPr>
                <w:lang w:val="en-GB"/>
              </w:rPr>
            </w:pPr>
            <w:r w:rsidRPr="00C26C40">
              <w:rPr>
                <w:lang w:val="en-GB"/>
              </w:rPr>
              <w:t>kg</w:t>
            </w:r>
          </w:p>
        </w:tc>
      </w:tr>
      <w:tr w:rsidR="003836FA" w:rsidRPr="00C26C40" w14:paraId="2836BB3F" w14:textId="77777777" w:rsidTr="009A351C">
        <w:tc>
          <w:tcPr>
            <w:tcW w:w="3397" w:type="dxa"/>
          </w:tcPr>
          <w:p w14:paraId="488CAC69" w14:textId="77777777" w:rsidR="003836FA" w:rsidRPr="00C26C40" w:rsidRDefault="003836FA" w:rsidP="00870DFD">
            <w:pPr>
              <w:rPr>
                <w:lang w:val="en-GB"/>
              </w:rPr>
            </w:pPr>
            <w:r w:rsidRPr="00C26C40">
              <w:rPr>
                <w:lang w:val="en-GB"/>
              </w:rPr>
              <w:t>Shell outer surface temperature (peak)</w:t>
            </w:r>
          </w:p>
        </w:tc>
        <w:tc>
          <w:tcPr>
            <w:tcW w:w="1134" w:type="dxa"/>
          </w:tcPr>
          <w:p w14:paraId="57BF0B77" w14:textId="77777777" w:rsidR="003836FA" w:rsidRPr="00C26C40" w:rsidRDefault="003836FA" w:rsidP="00870DFD">
            <w:pPr>
              <w:rPr>
                <w:lang w:val="en-GB"/>
              </w:rPr>
            </w:pPr>
            <w:r w:rsidRPr="00C26C40">
              <w:rPr>
                <w:lang w:val="en-GB"/>
              </w:rPr>
              <w:t>~367</w:t>
            </w:r>
          </w:p>
        </w:tc>
        <w:tc>
          <w:tcPr>
            <w:tcW w:w="1134" w:type="dxa"/>
          </w:tcPr>
          <w:p w14:paraId="5727AD78" w14:textId="77777777" w:rsidR="003836FA" w:rsidRPr="00C26C40" w:rsidRDefault="003836FA" w:rsidP="00870DFD">
            <w:pPr>
              <w:rPr>
                <w:lang w:val="en-GB"/>
              </w:rPr>
            </w:pPr>
            <w:r w:rsidRPr="00C26C40">
              <w:rPr>
                <w:lang w:val="en-GB"/>
              </w:rPr>
              <w:t>°C</w:t>
            </w:r>
          </w:p>
        </w:tc>
      </w:tr>
      <w:tr w:rsidR="003836FA" w:rsidRPr="00C26C40" w14:paraId="4FF73C6B" w14:textId="77777777" w:rsidTr="009A351C">
        <w:tc>
          <w:tcPr>
            <w:tcW w:w="3397" w:type="dxa"/>
          </w:tcPr>
          <w:p w14:paraId="56BA33E1" w14:textId="77777777" w:rsidR="003836FA" w:rsidRPr="00C26C40" w:rsidRDefault="003836FA" w:rsidP="00870DFD">
            <w:pPr>
              <w:rPr>
                <w:lang w:val="en-GB"/>
              </w:rPr>
            </w:pPr>
            <w:r w:rsidRPr="00C26C40">
              <w:rPr>
                <w:lang w:val="en-GB"/>
              </w:rPr>
              <w:t>Shell hoop stress (nominal)</w:t>
            </w:r>
          </w:p>
        </w:tc>
        <w:tc>
          <w:tcPr>
            <w:tcW w:w="1134" w:type="dxa"/>
          </w:tcPr>
          <w:p w14:paraId="40653054" w14:textId="77777777" w:rsidR="003836FA" w:rsidRPr="00C26C40" w:rsidRDefault="003836FA" w:rsidP="00870DFD">
            <w:pPr>
              <w:rPr>
                <w:lang w:val="en-GB"/>
              </w:rPr>
            </w:pPr>
            <w:r w:rsidRPr="00C26C40">
              <w:rPr>
                <w:lang w:val="en-GB"/>
              </w:rPr>
              <w:t>~329</w:t>
            </w:r>
          </w:p>
        </w:tc>
        <w:tc>
          <w:tcPr>
            <w:tcW w:w="1134" w:type="dxa"/>
          </w:tcPr>
          <w:p w14:paraId="04FBEE72" w14:textId="77777777" w:rsidR="003836FA" w:rsidRPr="00C26C40" w:rsidRDefault="003836FA" w:rsidP="00870DFD">
            <w:pPr>
              <w:rPr>
                <w:lang w:val="en-GB"/>
              </w:rPr>
            </w:pPr>
            <w:r w:rsidRPr="00C26C40">
              <w:rPr>
                <w:lang w:val="en-GB"/>
              </w:rPr>
              <w:t>kPa</w:t>
            </w:r>
          </w:p>
        </w:tc>
      </w:tr>
    </w:tbl>
    <w:p w14:paraId="5AD5A6C4" w14:textId="77777777" w:rsidR="003836FA" w:rsidRPr="00C26C40" w:rsidRDefault="003836FA" w:rsidP="003836FA"/>
    <w:p w14:paraId="516B9B7F" w14:textId="77777777" w:rsidR="003836FA" w:rsidRPr="00C26C40" w:rsidRDefault="003836FA" w:rsidP="003836FA">
      <w:pPr>
        <w:spacing w:after="0" w:line="240" w:lineRule="auto"/>
        <w:jc w:val="left"/>
        <w:rPr>
          <w:b/>
          <w:bCs/>
        </w:rPr>
      </w:pPr>
      <w:bookmarkStart w:id="300" w:name="_Toc233209475"/>
    </w:p>
    <w:bookmarkEnd w:id="300"/>
    <w:p w14:paraId="305C17C7" w14:textId="4E6F16EA" w:rsidR="00245F00" w:rsidRPr="00C26C40" w:rsidRDefault="00245F00">
      <w:pPr>
        <w:spacing w:before="120" w:after="280"/>
      </w:pPr>
      <w:r w:rsidRPr="00C26C40">
        <w:br w:type="page"/>
      </w:r>
    </w:p>
    <w:p w14:paraId="61360F08" w14:textId="6570C35B" w:rsidR="00742B96" w:rsidRPr="00C26C40" w:rsidRDefault="008A4364" w:rsidP="00F02060">
      <w:pPr>
        <w:pStyle w:val="Heading2"/>
      </w:pPr>
      <w:bookmarkStart w:id="301" w:name="_Toc236085472"/>
      <w:bookmarkStart w:id="302" w:name="_Toc237244967"/>
      <w:bookmarkStart w:id="303" w:name="alumina-acid-digestion-reactor-design"/>
      <w:r w:rsidRPr="00C26C40">
        <w:lastRenderedPageBreak/>
        <w:t>ALUMINA ACID DIGESTION REACTOR DESIGN</w:t>
      </w:r>
      <w:bookmarkEnd w:id="301"/>
      <w:r w:rsidRPr="00C26C40">
        <w:t xml:space="preserve"> – OSABUTEY, SYLVESTER NII ABBEY</w:t>
      </w:r>
      <w:bookmarkEnd w:id="302"/>
    </w:p>
    <w:p w14:paraId="381A4D2A" w14:textId="15490B2B" w:rsidR="00E65492" w:rsidRPr="00CC3065" w:rsidRDefault="00E65492" w:rsidP="00E45141">
      <w:pPr>
        <w:pStyle w:val="Heading3"/>
      </w:pPr>
      <w:bookmarkStart w:id="304" w:name="_Toc237244968"/>
      <w:bookmarkEnd w:id="303"/>
      <w:r w:rsidRPr="00CC3065">
        <w:t>Problem Statement</w:t>
      </w:r>
      <w:bookmarkEnd w:id="304"/>
    </w:p>
    <w:p w14:paraId="5FD256D8" w14:textId="03815716" w:rsidR="00E65492" w:rsidRPr="00CC3065" w:rsidRDefault="005B400D" w:rsidP="00E65492">
      <w:r w:rsidRPr="005B400D">
        <w:t xml:space="preserve">This design addresses a continuous acid digestion system processing </w:t>
      </w:r>
      <m:oMath>
        <m:r>
          <w:rPr>
            <w:rFonts w:ascii="Cambria Math" w:hAnsi="Cambria Math"/>
          </w:rPr>
          <m:t>1,336.02 kg/h</m:t>
        </m:r>
      </m:oMath>
      <w:r w:rsidRPr="005B400D">
        <w:t xml:space="preserve"> of calcined bauxite slurry with </w:t>
      </w:r>
      <m:oMath>
        <m:r>
          <w:rPr>
            <w:rFonts w:ascii="Cambria Math" w:hAnsi="Cambria Math"/>
          </w:rPr>
          <m:t>1,800 kg/h</m:t>
        </m:r>
      </m:oMath>
      <w:r w:rsidRPr="005B400D">
        <w:t xml:space="preserve"> of hydrochloric acid at 120 °C and 3 bar(a), with the reaction maintained at </w:t>
      </w:r>
      <m:oMath>
        <m:r>
          <w:rPr>
            <w:rFonts w:ascii="Cambria Math" w:hAnsi="Cambria Math"/>
          </w:rPr>
          <m:t>pH &lt; 1.5</m:t>
        </m:r>
      </m:oMath>
      <w:r w:rsidRPr="005B400D">
        <w:t>, to produce aluminium chloride solution, which serves as a precursor in the production of poly</w:t>
      </w:r>
      <w:r>
        <w:t>-</w:t>
      </w:r>
      <w:r w:rsidRPr="005B400D">
        <w:t>aluminium chloride. Pressurised operation at 3 bar(a) is essential because, at atmospheric pressure, concentrated hydrochloric acid solution has a boiling point of approximately 108 °C, which would prevent operation at 120 °C and promote HCl volatilisation, acid loss, and increased off-gas generation. Maintaining the reactor at 3 bar(a) elevates the boiling temperature of the reacting HCl–H₂O system, thereby enabling operation at 120 °C while limiting vapour formation and HCl loss from the liquid phase. The reaction is exothermic, releasing 232.2 kW and 35.1 kW in the first and second stages, respectively. The design objective is therefore to develop a two-stage jacketed CSTR system capable of achieving 90% alumina conversion while maintaining stable temperature control and safe operation at the specified conditions.</w:t>
      </w:r>
    </w:p>
    <w:p w14:paraId="235A7A35" w14:textId="48C62EF1" w:rsidR="00E65492" w:rsidRPr="00CC3065" w:rsidRDefault="00E65492" w:rsidP="00122EFF">
      <w:pPr>
        <w:pStyle w:val="Heading3"/>
      </w:pPr>
      <w:bookmarkStart w:id="305" w:name="_Toc237244969"/>
      <w:r w:rsidRPr="00CC3065">
        <w:t>Introduction</w:t>
      </w:r>
      <w:bookmarkEnd w:id="305"/>
    </w:p>
    <w:p w14:paraId="4EEA4945" w14:textId="1A38E603" w:rsidR="006930FF" w:rsidRPr="000C7AE0" w:rsidRDefault="006930FF" w:rsidP="006930FF">
      <w:r>
        <w:t xml:space="preserve"> Poly-aluminium chloride (PAC) is a widely used inorganic coagulant in water and wastewater treatment because of its high coagulation efficiency, relatively low sludge production, and broad effective pH range (Kassa et al., 2023). Commercial PAC production requires a soluble aluminium precursor, commonly aluminium chloride, which can be obtained by acid digestion of aluminium-bearing minerals such as bauxite.</w:t>
      </w:r>
    </w:p>
    <w:p w14:paraId="0D09B66F" w14:textId="77777777" w:rsidR="006930FF" w:rsidRPr="000C7AE0" w:rsidRDefault="006930FF" w:rsidP="006930FF">
      <w:r>
        <w:t xml:space="preserve">Hydrochloric acid digestion is a hydrometallurgical operation in which the mineral feed reacts with hydrochloric acid to solubilise alumina, while a substantial fraction of the insoluble gangue </w:t>
      </w:r>
      <w:r>
        <w:lastRenderedPageBreak/>
        <w:t>remains in the solid phase. For calcined bauxite, the principal digestion reaction is represented by:</w:t>
      </w:r>
    </w:p>
    <w:p w14:paraId="48A8760C" w14:textId="77777777" w:rsidR="006930FF" w:rsidRPr="000C7AE0" w:rsidRDefault="006930FF" w:rsidP="006930FF">
      <m:oMathPara>
        <m:oMath>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+6HCl→2AlC</m:t>
          </m:r>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+3</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     (7.2.0)</m:t>
          </m:r>
        </m:oMath>
      </m:oMathPara>
    </w:p>
    <w:p w14:paraId="17724638" w14:textId="7ED447B9" w:rsidR="00E65492" w:rsidRPr="00CC3065" w:rsidRDefault="006930FF" w:rsidP="00E65492">
      <w:r>
        <w:t>The reaction is heterogeneous, and its rate is influenced by temperature, hydrochloric acid concentration, particle size, residence time, and solid–liquid mass transfer. Adequate agitation is therefore required to maintain a uniform slurry, suspend the solid particles, and minimise external mass-transfer limitations (Levenspiel, 1999). Continuous stirred-tank reactors (CSTRs) are well suited to slurry-phase reactions because they provide effective mixing, relatively uniform temperature conditions, and continuous solids suspension (Towler and Sinnott, 2022). For the present design, CSTRs arranged in series provide progressive alumina conversion while maintaining continuous operation and enabling staged control of the exothermic digestion process. A two-stage configuration is therefore adopted to achieve the target overall alumina conversion of 90%.</w:t>
      </w:r>
    </w:p>
    <w:p w14:paraId="15FC8DB1" w14:textId="2505109A" w:rsidR="00E65492" w:rsidRPr="00CC3065" w:rsidRDefault="00E65492" w:rsidP="00122EFF">
      <w:pPr>
        <w:pStyle w:val="Heading3"/>
      </w:pPr>
      <w:bookmarkStart w:id="306" w:name="_Toc237244970"/>
      <w:r w:rsidRPr="00CC3065">
        <w:t>Equipment Selection and Justification</w:t>
      </w:r>
      <w:bookmarkEnd w:id="306"/>
    </w:p>
    <w:p w14:paraId="6E9C518C" w14:textId="77777777" w:rsidR="007E5C42" w:rsidRPr="00CC3065" w:rsidRDefault="007E5C42" w:rsidP="007E5C42">
      <w:r>
        <w:t>Reactor selection was based on reaction kinetics, solids-handling requirements, exothermic heat generation, target conversion, controllability, and capital economics.</w:t>
      </w:r>
    </w:p>
    <w:p w14:paraId="7DF16C41" w14:textId="77777777" w:rsidR="007E5C42" w:rsidRPr="00CC3065" w:rsidRDefault="007E5C42" w:rsidP="007E5C42">
      <w:r>
        <w:t>The digestion process follows the Shrinking Core Model (SCM), in which reaction progresses from the particle surface toward an unreacted core as a porous silica-rich residue accumulates, introducing progressive mass-transfer resistance (Levenspiel, 1999). Effective liquid–solid contact, continuous solids suspension, and uniform reactant distribution are therefore essential.</w:t>
      </w:r>
    </w:p>
    <w:p w14:paraId="31D2F851" w14:textId="77777777" w:rsidR="007E5C42" w:rsidRDefault="007E5C42" w:rsidP="007E5C42">
      <w:r>
        <w:t>Batch reactors are unsuitable for continuous production, requiring parallel charge–heat–discharge cycles that increase capital cost. PFRs provide higher conversion per unit volume but are impractical in slurry service owing to particle settling, channelling, and the risk of axial temperature gradients.</w:t>
      </w:r>
    </w:p>
    <w:p w14:paraId="058D1B43" w14:textId="77777777" w:rsidR="007E5C42" w:rsidRDefault="007E5C42" w:rsidP="007E5C42">
      <w:r>
        <w:lastRenderedPageBreak/>
        <w:t>CSTRs provide excellent mixing, uniform temperature, and reliable solids suspension in strongly acidic service. Two equal-volume CSTRs in series require approximately 52% less total residence time than a single CSTR for 90% conversion, reducing total vessel volume, capital cost, and distributing the exothermic heat load (Levenspiel, 1999). External cooling jackets were selected over internal coils to avoid solids fouling on heat-transfer surfaces. A two-stage jacketed CSTR system in series was therefore selected, consistent with industrial practice for continuous HCl leaching of mineral slurries (Wills and Finch, 2016).</w:t>
      </w:r>
    </w:p>
    <w:p w14:paraId="57D389F8" w14:textId="22084C7D" w:rsidR="00E65492" w:rsidRPr="00CC3065" w:rsidRDefault="00E65492" w:rsidP="00122EFF">
      <w:pPr>
        <w:pStyle w:val="Heading3"/>
      </w:pPr>
      <w:bookmarkStart w:id="307" w:name="_Toc237244971"/>
      <w:r w:rsidRPr="00CC3065">
        <w:t>Process and Equipment Description</w:t>
      </w:r>
      <w:bookmarkEnd w:id="307"/>
    </w:p>
    <w:p w14:paraId="6960E28E" w14:textId="3573C15F" w:rsidR="00E65492" w:rsidRPr="00CC3065" w:rsidRDefault="00E65492" w:rsidP="00122EFF">
      <w:pPr>
        <w:pStyle w:val="Heading4"/>
      </w:pPr>
      <w:r w:rsidRPr="00CC3065">
        <w:t>Process Description</w:t>
      </w:r>
    </w:p>
    <w:p w14:paraId="44E05E44" w14:textId="7D40C6DA" w:rsidR="00E65492" w:rsidRDefault="00E65492" w:rsidP="00E65492">
      <w:r w:rsidRPr="00CC3065">
        <w:t>Calcined bauxite slurry is fed continuously to the first digestion reactor at 1,3</w:t>
      </w:r>
      <w:r w:rsidR="00AB70E6">
        <w:t>36.02</w:t>
      </w:r>
      <w:r w:rsidRPr="00CC3065">
        <w:t xml:space="preserve"> kg h⁻¹, together with hydrochloric acid at </w:t>
      </w:r>
      <w:r w:rsidR="00AB70E6">
        <w:t>1,800</w:t>
      </w:r>
      <w:r w:rsidRPr="00CC3065">
        <w:t xml:space="preserve"> kg h⁻¹. Acid is supplied in 20% stoichiometric excess to maintain a strongly acidic environment (pH &lt; 1.5) and prevent reactant limitation. The excess serves two engineering purposes. First, iron oxides present in the bauxite (Fe₂O₃ and Fe₃O₄ combined at 0.081 wt.% of slurry) consume acid via </w:t>
      </w:r>
    </w:p>
    <w:p w14:paraId="6E8D3A21" w14:textId="77777777" w:rsidR="00E65492" w:rsidRPr="00CC3065" w:rsidRDefault="00E65492" w:rsidP="00E65492">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 xml:space="preserve">+6HCl→2FeCl₃+3H₂O </m:t>
        </m:r>
      </m:oMath>
      <w:r w:rsidRPr="00CC3065">
        <w:t>and</w:t>
      </w:r>
      <m:oMath>
        <m:r>
          <w:rPr>
            <w:rFonts w:ascii="Cambria Math" w:hAnsi="Cambria Math"/>
          </w:rPr>
          <m:t xml:space="preserve"> F</m:t>
        </m:r>
        <m:sSub>
          <m:sSubPr>
            <m:ctrlPr>
              <w:rPr>
                <w:rFonts w:ascii="Cambria Math" w:hAnsi="Cambria Math"/>
                <w:i/>
              </w:rPr>
            </m:ctrlPr>
          </m:sSubPr>
          <m:e>
            <m:r>
              <w:rPr>
                <w:rFonts w:ascii="Cambria Math" w:hAnsi="Cambria Math"/>
              </w:rPr>
              <m:t>e</m:t>
            </m:r>
          </m:e>
          <m:sub>
            <m:r>
              <w:rPr>
                <w:rFonts w:ascii="Cambria Math" w:hAnsi="Cambria Math"/>
              </w:rPr>
              <m:t>3</m:t>
            </m:r>
          </m:sub>
        </m:sSub>
        <m:sSub>
          <m:sSubPr>
            <m:ctrlPr>
              <w:rPr>
                <w:rFonts w:ascii="Cambria Math" w:hAnsi="Cambria Math"/>
                <w:i/>
              </w:rPr>
            </m:ctrlPr>
          </m:sSubPr>
          <m:e>
            <m:r>
              <w:rPr>
                <w:rFonts w:ascii="Cambria Math" w:hAnsi="Cambria Math"/>
              </w:rPr>
              <m:t>O</m:t>
            </m:r>
          </m:e>
          <m:sub>
            <m:r>
              <w:rPr>
                <w:rFonts w:ascii="Cambria Math" w:hAnsi="Cambria Math"/>
              </w:rPr>
              <m:t>4</m:t>
            </m:r>
          </m:sub>
        </m:sSub>
        <m:r>
          <w:rPr>
            <w:rFonts w:ascii="Cambria Math" w:hAnsi="Cambria Math"/>
          </w:rPr>
          <m:t>+8HCl→FeC</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+2FeC</m:t>
        </m:r>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+4H₂O</m:t>
        </m:r>
      </m:oMath>
      <w:r w:rsidRPr="00CC3065">
        <w:t xml:space="preserve">, reducing available acid for alumina dissolution. At the feed rates specified, this impurity consumption is minor (approximately 1–2% of total acid demand); however, maintaining excess acid compensates for this and for any variability in ore composition between batches. Second, a low pH environment (pH &lt; 1.5) suppresses re-precipitation of aluminium hydroxide, which would otherwise reduce product yield and foul downstream equipment. The exact impurity acid consumption is not incorporated into the stoichiometric calculation at this preliminary stage — the 20% excess is conservatively sufficient to cover it. Digestion proceeds at </w:t>
      </w:r>
      <w:r>
        <w:t>120 °C</w:t>
      </w:r>
      <w:r w:rsidRPr="00CC3065">
        <w:t>, 3 bar(a), according to Equation (10.0). The reaction releases 232.2 kW and 35.1 kW in the first and second reactors respectively.</w:t>
      </w:r>
    </w:p>
    <w:p w14:paraId="3AFC059D" w14:textId="70DDD2D4" w:rsidR="00E65492" w:rsidRPr="00CC3065" w:rsidRDefault="00E65492" w:rsidP="00E65492">
      <w:r w:rsidRPr="00CC3065">
        <w:lastRenderedPageBreak/>
        <w:t>Slurry from the first reactor overflows continuously to the second, where additional residence time achieves the target overall alumina conversion of 90%. The effluent is transferred to downstream solid–liquid separation for removal of insoluble residues.</w:t>
      </w:r>
    </w:p>
    <w:p w14:paraId="71703B2A" w14:textId="0D5A6EF2" w:rsidR="00E65492" w:rsidRPr="00CC3065" w:rsidRDefault="00E65492" w:rsidP="00122EFF">
      <w:pPr>
        <w:pStyle w:val="Heading4"/>
      </w:pPr>
      <w:r w:rsidRPr="00CC3065">
        <w:t>Equipment Description</w:t>
      </w:r>
    </w:p>
    <w:p w14:paraId="041E6171" w14:textId="77777777" w:rsidR="00C16EB2" w:rsidRDefault="00E65492" w:rsidP="00E65492">
      <w:r w:rsidRPr="00CC3065">
        <w:t xml:space="preserve">The digestion system comprises two identical jacketed CSTRs in series with equal working volumes and residence times. Each reactor is a vertical cylindrical vessel with 2:1 ellipsoidal closures, rated for 5 bar(a) design pressure and 150°C design temperature. A centrally mounted six-bladed 45° pitched-blade turbine impeller, driven via a motor–gearbox assembly, maintains complete solids suspension, uniform reactant distribution, and enhanced liquid–solid mass transfer. Four vertical wall baffles suppress vortex formation and improve axial circulation. An external annular cooling jacket with spiral-flow guides circulates pressurised cooling water to maintain </w:t>
      </w:r>
      <w:r>
        <w:t>120 °C</w:t>
      </w:r>
      <w:r w:rsidRPr="00CC3065">
        <w:t>. Each reactor is fitted with nozzles for slurry feed, acid feed, product discharge, vent, pressure relief, level measurement, temperature measurement, and a 500 mm elliptical manway. Key process safety provisions are integrated into the design:</w:t>
      </w:r>
    </w:p>
    <w:p w14:paraId="3E495C89" w14:textId="77777777" w:rsidR="00C16EB2" w:rsidRDefault="00C16EB2" w:rsidP="00C16EB2">
      <w:pPr>
        <w:pStyle w:val="ListParagraph"/>
        <w:numPr>
          <w:ilvl w:val="0"/>
          <w:numId w:val="36"/>
        </w:numPr>
      </w:pPr>
      <w:r>
        <w:t>a</w:t>
      </w:r>
      <w:r w:rsidR="00E65492" w:rsidRPr="00CC3065">
        <w:t xml:space="preserve"> pressure relief valve (PRV) set at 5 bar(a) with a </w:t>
      </w:r>
      <w:r w:rsidR="00E65492">
        <w:t>rupture</w:t>
      </w:r>
      <w:r w:rsidR="00E65492" w:rsidRPr="00CC3065">
        <w:t xml:space="preserve"> disc upstream protects against overpressure during loss of cooling or process runaway</w:t>
      </w:r>
    </w:p>
    <w:p w14:paraId="001CB02B" w14:textId="77777777" w:rsidR="00C16EB2" w:rsidRDefault="00E65492" w:rsidP="00C16EB2">
      <w:pPr>
        <w:pStyle w:val="ListParagraph"/>
        <w:numPr>
          <w:ilvl w:val="0"/>
          <w:numId w:val="36"/>
        </w:numPr>
      </w:pPr>
      <w:r w:rsidRPr="00CC3065">
        <w:t>cooling water supply is monitored by flow and temperature transmitters with high-temperature alarms — loss of cooling water flow triggers automatic isolation of acid and slurry feeds</w:t>
      </w:r>
    </w:p>
    <w:p w14:paraId="5E34D170" w14:textId="77777777" w:rsidR="00C16EB2" w:rsidRDefault="00E65492" w:rsidP="00C16EB2">
      <w:pPr>
        <w:pStyle w:val="ListParagraph"/>
        <w:numPr>
          <w:ilvl w:val="0"/>
          <w:numId w:val="36"/>
        </w:numPr>
      </w:pPr>
      <w:r w:rsidRPr="00CC3065">
        <w:t>agitator failure is alarmed on loss of drive current or speed signal, and failure shuts off all feeds within 30 s to prevent acid attack of unsuspended solids</w:t>
      </w:r>
    </w:p>
    <w:p w14:paraId="5948CA6E" w14:textId="77777777" w:rsidR="00C16EB2" w:rsidRDefault="00E65492" w:rsidP="00C16EB2">
      <w:pPr>
        <w:pStyle w:val="ListParagraph"/>
        <w:numPr>
          <w:ilvl w:val="0"/>
          <w:numId w:val="36"/>
        </w:numPr>
      </w:pPr>
      <w:r w:rsidRPr="00CC3065">
        <w:t>the product discharge overflow arrangement ensures vessel level is self-regulating, eliminating blocked-outlet overpressure risk</w:t>
      </w:r>
    </w:p>
    <w:p w14:paraId="799AA002" w14:textId="30A23144" w:rsidR="00E65492" w:rsidRPr="00CC3065" w:rsidRDefault="00E65492" w:rsidP="00C16EB2">
      <w:pPr>
        <w:pStyle w:val="ListParagraph"/>
        <w:numPr>
          <w:ilvl w:val="0"/>
          <w:numId w:val="36"/>
        </w:numPr>
      </w:pPr>
      <w:r w:rsidRPr="00CC3065">
        <w:t xml:space="preserve">startup requires cooling water flow established before acid addition, with controlled heating at </w:t>
      </w:r>
      <m:oMath>
        <m:r>
          <w:rPr>
            <w:rFonts w:ascii="Cambria Math" w:hAnsi="Cambria Math"/>
          </w:rPr>
          <m:t>≤30°C/min</m:t>
        </m:r>
      </m:oMath>
      <w:r w:rsidRPr="00CC3065">
        <w:t xml:space="preserve"> to protect the glass lining from thermal shock.</w:t>
      </w:r>
    </w:p>
    <w:p w14:paraId="3BF96057" w14:textId="1B914707" w:rsidR="00E65492" w:rsidRPr="00CC3065" w:rsidRDefault="00E65492" w:rsidP="00122EFF">
      <w:pPr>
        <w:pStyle w:val="Heading3"/>
      </w:pPr>
      <w:bookmarkStart w:id="308" w:name="_Toc237244972"/>
      <w:r w:rsidRPr="00CC3065">
        <w:lastRenderedPageBreak/>
        <w:t>Chemical Engineering Design</w:t>
      </w:r>
      <w:bookmarkEnd w:id="308"/>
    </w:p>
    <w:p w14:paraId="68F1CDEF" w14:textId="3A8E31EF" w:rsidR="00E65492" w:rsidRPr="00CC3065" w:rsidRDefault="00E65492" w:rsidP="00122EFF">
      <w:pPr>
        <w:pStyle w:val="Heading4"/>
      </w:pPr>
      <w:r w:rsidRPr="00CC3065">
        <w:t>Design Basis and Design Criteria</w:t>
      </w:r>
    </w:p>
    <w:p w14:paraId="13821414" w14:textId="112E9F56" w:rsidR="00E65492" w:rsidRPr="00CC3065" w:rsidRDefault="00E65492" w:rsidP="00122EFF">
      <w:r w:rsidRPr="00CC3065">
        <w:t>The design basis was derived from process requirements, literature on hydrochloric acid leaching of alumina-bearing materials, and Aspen Plus® V14 steady-state simulation using the ELECNRTL property package. Table 10.1 summarises the principal design parameters.</w:t>
      </w:r>
    </w:p>
    <w:p w14:paraId="41FDAF8F" w14:textId="687DE434" w:rsidR="00122EFF" w:rsidRDefault="00122EFF" w:rsidP="00122EFF">
      <w:pPr>
        <w:pStyle w:val="Caption"/>
        <w:keepNext/>
      </w:pPr>
      <w:bookmarkStart w:id="309" w:name="_Toc237244849"/>
      <w:r>
        <w:t xml:space="preserve">Table </w:t>
      </w:r>
      <w:fldSimple w:instr=" STYLEREF 1 \s ">
        <w:r w:rsidR="006221B8">
          <w:rPr>
            <w:noProof/>
          </w:rPr>
          <w:t>6</w:t>
        </w:r>
      </w:fldSimple>
      <w:r w:rsidR="00B61202">
        <w:noBreakHyphen/>
      </w:r>
      <w:fldSimple w:instr=" SEQ Table \* ARABIC \s 1 ">
        <w:r w:rsidR="006221B8">
          <w:rPr>
            <w:noProof/>
          </w:rPr>
          <w:t>18</w:t>
        </w:r>
      </w:fldSimple>
      <w:r>
        <w:t xml:space="preserve"> </w:t>
      </w:r>
      <w:r w:rsidRPr="000E2C61">
        <w:t>Design basis and criteria for the acid digestion reactor</w:t>
      </w:r>
      <w:bookmarkEnd w:id="309"/>
    </w:p>
    <w:tbl>
      <w:tblPr>
        <w:tblStyle w:val="TableGrid"/>
        <w:tblW w:w="8781" w:type="dxa"/>
        <w:tblLook w:val="04A0" w:firstRow="1" w:lastRow="0" w:firstColumn="1" w:lastColumn="0" w:noHBand="0" w:noVBand="1"/>
      </w:tblPr>
      <w:tblGrid>
        <w:gridCol w:w="2260"/>
        <w:gridCol w:w="2410"/>
        <w:gridCol w:w="4111"/>
      </w:tblGrid>
      <w:tr w:rsidR="00E65492" w:rsidRPr="00CC3065" w14:paraId="0BCEE262" w14:textId="77777777" w:rsidTr="00C16EB2">
        <w:tc>
          <w:tcPr>
            <w:tcW w:w="2260" w:type="dxa"/>
          </w:tcPr>
          <w:p w14:paraId="0048F938" w14:textId="77777777" w:rsidR="00E65492" w:rsidRPr="00CC3065" w:rsidRDefault="00E65492" w:rsidP="00593BE1">
            <w:r w:rsidRPr="00CC3065">
              <w:rPr>
                <w:b/>
                <w:bCs/>
              </w:rPr>
              <w:t>Parameter</w:t>
            </w:r>
          </w:p>
        </w:tc>
        <w:tc>
          <w:tcPr>
            <w:tcW w:w="2410" w:type="dxa"/>
          </w:tcPr>
          <w:p w14:paraId="0A8D846E" w14:textId="77777777" w:rsidR="00E65492" w:rsidRPr="00CC3065" w:rsidRDefault="00E65492" w:rsidP="00593BE1">
            <w:r w:rsidRPr="00CC3065">
              <w:rPr>
                <w:b/>
                <w:bCs/>
              </w:rPr>
              <w:t>Design Value</w:t>
            </w:r>
          </w:p>
        </w:tc>
        <w:tc>
          <w:tcPr>
            <w:tcW w:w="4111" w:type="dxa"/>
          </w:tcPr>
          <w:p w14:paraId="721E3472" w14:textId="77777777" w:rsidR="00E65492" w:rsidRPr="00CC3065" w:rsidRDefault="00E65492" w:rsidP="00593BE1">
            <w:r w:rsidRPr="00CC3065">
              <w:rPr>
                <w:b/>
                <w:bCs/>
              </w:rPr>
              <w:t>Basis</w:t>
            </w:r>
          </w:p>
        </w:tc>
      </w:tr>
      <w:tr w:rsidR="00E65492" w:rsidRPr="00CC3065" w14:paraId="07F37583" w14:textId="77777777" w:rsidTr="00C16EB2">
        <w:tc>
          <w:tcPr>
            <w:tcW w:w="2260" w:type="dxa"/>
          </w:tcPr>
          <w:p w14:paraId="1ACF803A" w14:textId="77777777" w:rsidR="00E65492" w:rsidRPr="00CC3065" w:rsidRDefault="00E65492" w:rsidP="00593BE1">
            <w:r w:rsidRPr="00CC3065">
              <w:t>Reactor configuration</w:t>
            </w:r>
          </w:p>
        </w:tc>
        <w:tc>
          <w:tcPr>
            <w:tcW w:w="2410" w:type="dxa"/>
          </w:tcPr>
          <w:p w14:paraId="2576F482" w14:textId="77777777" w:rsidR="00E65492" w:rsidRPr="00CC3065" w:rsidRDefault="00E65492" w:rsidP="00593BE1">
            <w:r w:rsidRPr="00CC3065">
              <w:t>2 × jacketed CSTRs in series</w:t>
            </w:r>
          </w:p>
        </w:tc>
        <w:tc>
          <w:tcPr>
            <w:tcW w:w="4111" w:type="dxa"/>
          </w:tcPr>
          <w:p w14:paraId="5F8EE4FC" w14:textId="77777777" w:rsidR="00E65492" w:rsidRPr="00CC3065" w:rsidRDefault="00E65492" w:rsidP="00593BE1">
            <w:r w:rsidRPr="00CC3065">
              <w:t>Reduced total volume vs. single CSTR; improved solids suspension (Levenspiel, 1999)</w:t>
            </w:r>
          </w:p>
        </w:tc>
      </w:tr>
      <w:tr w:rsidR="00E65492" w:rsidRPr="00CC3065" w14:paraId="2320FAD2" w14:textId="77777777" w:rsidTr="00C16EB2">
        <w:tc>
          <w:tcPr>
            <w:tcW w:w="2260" w:type="dxa"/>
          </w:tcPr>
          <w:p w14:paraId="21EFCD87" w14:textId="77777777" w:rsidR="00E65492" w:rsidRPr="00CC3065" w:rsidRDefault="00E65492" w:rsidP="00593BE1">
            <w:r w:rsidRPr="00CC3065">
              <w:t>Operating mode</w:t>
            </w:r>
          </w:p>
        </w:tc>
        <w:tc>
          <w:tcPr>
            <w:tcW w:w="2410" w:type="dxa"/>
          </w:tcPr>
          <w:p w14:paraId="07AC6A98" w14:textId="77777777" w:rsidR="00E65492" w:rsidRPr="00CC3065" w:rsidRDefault="00E65492" w:rsidP="00593BE1">
            <w:r w:rsidRPr="00CC3065">
              <w:t>Continuous</w:t>
            </w:r>
          </w:p>
        </w:tc>
        <w:tc>
          <w:tcPr>
            <w:tcW w:w="4111" w:type="dxa"/>
          </w:tcPr>
          <w:p w14:paraId="7C8205AF" w14:textId="77777777" w:rsidR="00E65492" w:rsidRPr="00CC3065" w:rsidRDefault="00E65492" w:rsidP="00593BE1">
            <w:r w:rsidRPr="00CC3065">
              <w:t>Consistent with continuous PAC production</w:t>
            </w:r>
          </w:p>
        </w:tc>
      </w:tr>
      <w:tr w:rsidR="00E65492" w:rsidRPr="00CC3065" w14:paraId="00C99B0D" w14:textId="77777777" w:rsidTr="00C16EB2">
        <w:tc>
          <w:tcPr>
            <w:tcW w:w="2260" w:type="dxa"/>
          </w:tcPr>
          <w:p w14:paraId="434301A9" w14:textId="77777777" w:rsidR="00E65492" w:rsidRPr="001160E6" w:rsidRDefault="00E65492" w:rsidP="00593BE1">
            <w:r w:rsidRPr="001160E6">
              <w:t>Feed temperature</w:t>
            </w:r>
          </w:p>
        </w:tc>
        <w:tc>
          <w:tcPr>
            <w:tcW w:w="2410" w:type="dxa"/>
          </w:tcPr>
          <w:p w14:paraId="7CA39326" w14:textId="77777777" w:rsidR="00E65492" w:rsidRPr="001160E6" w:rsidRDefault="00E65492" w:rsidP="00593BE1">
            <w:r w:rsidRPr="001160E6">
              <w:t>120°C</w:t>
            </w:r>
          </w:p>
        </w:tc>
        <w:tc>
          <w:tcPr>
            <w:tcW w:w="4111" w:type="dxa"/>
          </w:tcPr>
          <w:p w14:paraId="2A510215" w14:textId="77777777" w:rsidR="00E65492" w:rsidRPr="001160E6" w:rsidRDefault="00E65492" w:rsidP="00593BE1">
            <w:r w:rsidRPr="001160E6">
              <w:t>Preheated to reduce reactor heating demand</w:t>
            </w:r>
          </w:p>
        </w:tc>
      </w:tr>
      <w:tr w:rsidR="00E65492" w:rsidRPr="00CC3065" w14:paraId="18463E12" w14:textId="77777777" w:rsidTr="00C16EB2">
        <w:tc>
          <w:tcPr>
            <w:tcW w:w="2260" w:type="dxa"/>
          </w:tcPr>
          <w:p w14:paraId="514DF6C5" w14:textId="77777777" w:rsidR="00E65492" w:rsidRPr="00CC3065" w:rsidRDefault="00E65492" w:rsidP="00593BE1">
            <w:r w:rsidRPr="00CC3065">
              <w:t>Operating temperature</w:t>
            </w:r>
          </w:p>
        </w:tc>
        <w:tc>
          <w:tcPr>
            <w:tcW w:w="2410" w:type="dxa"/>
          </w:tcPr>
          <w:p w14:paraId="3700D47C" w14:textId="77777777" w:rsidR="00E65492" w:rsidRPr="00CC3065" w:rsidRDefault="00E65492" w:rsidP="00593BE1">
            <w:r>
              <w:t>120 °C</w:t>
            </w:r>
          </w:p>
        </w:tc>
        <w:tc>
          <w:tcPr>
            <w:tcW w:w="4111" w:type="dxa"/>
          </w:tcPr>
          <w:p w14:paraId="35E47416" w14:textId="77777777" w:rsidR="00E65492" w:rsidRPr="00CC3065" w:rsidRDefault="00E65492" w:rsidP="00593BE1">
            <w:r w:rsidRPr="00CC3065">
              <w:t>Literature-supported enhanced dissolution; Aspen Plus® optimisation</w:t>
            </w:r>
          </w:p>
        </w:tc>
      </w:tr>
      <w:tr w:rsidR="00E65492" w:rsidRPr="00CC3065" w14:paraId="45E733A9" w14:textId="77777777" w:rsidTr="00C16EB2">
        <w:tc>
          <w:tcPr>
            <w:tcW w:w="2260" w:type="dxa"/>
          </w:tcPr>
          <w:p w14:paraId="59C7F65B" w14:textId="77777777" w:rsidR="00E65492" w:rsidRPr="00CC3065" w:rsidRDefault="00E65492" w:rsidP="00593BE1">
            <w:r w:rsidRPr="00CC3065">
              <w:t>Operating pressure</w:t>
            </w:r>
          </w:p>
        </w:tc>
        <w:tc>
          <w:tcPr>
            <w:tcW w:w="2410" w:type="dxa"/>
          </w:tcPr>
          <w:p w14:paraId="6742D547" w14:textId="77777777" w:rsidR="00E65492" w:rsidRPr="00CC3065" w:rsidRDefault="00E65492" w:rsidP="00593BE1">
            <w:r w:rsidRPr="00CC3065">
              <w:t>3 bar(a)</w:t>
            </w:r>
          </w:p>
        </w:tc>
        <w:tc>
          <w:tcPr>
            <w:tcW w:w="4111" w:type="dxa"/>
          </w:tcPr>
          <w:p w14:paraId="09FCE4EE" w14:textId="77777777" w:rsidR="00E65492" w:rsidRPr="00CC3065" w:rsidRDefault="00E65492" w:rsidP="00593BE1">
            <w:r w:rsidRPr="00CC3065">
              <w:t>Maintains liquid phase; minimises HCl volatilisation</w:t>
            </w:r>
          </w:p>
        </w:tc>
      </w:tr>
      <w:tr w:rsidR="00E65492" w:rsidRPr="00CC3065" w14:paraId="059EFD20" w14:textId="77777777" w:rsidTr="00C16EB2">
        <w:tc>
          <w:tcPr>
            <w:tcW w:w="2260" w:type="dxa"/>
          </w:tcPr>
          <w:p w14:paraId="51B5B2E2" w14:textId="77777777" w:rsidR="00E65492" w:rsidRPr="00CC3065" w:rsidRDefault="00E65492" w:rsidP="00593BE1">
            <w:r w:rsidRPr="00CC3065">
              <w:t>Target alumina conversion</w:t>
            </w:r>
          </w:p>
        </w:tc>
        <w:tc>
          <w:tcPr>
            <w:tcW w:w="2410" w:type="dxa"/>
          </w:tcPr>
          <w:p w14:paraId="429C75CC" w14:textId="77777777" w:rsidR="00E65492" w:rsidRPr="00CC3065" w:rsidRDefault="00E65492" w:rsidP="00593BE1">
            <w:r w:rsidRPr="00CC3065">
              <w:t>90%</w:t>
            </w:r>
          </w:p>
        </w:tc>
        <w:tc>
          <w:tcPr>
            <w:tcW w:w="4111" w:type="dxa"/>
          </w:tcPr>
          <w:p w14:paraId="075FE9F4" w14:textId="77777777" w:rsidR="00E65492" w:rsidRPr="00CC3065" w:rsidRDefault="00E65492" w:rsidP="00593BE1">
            <w:r w:rsidRPr="00CC3065">
              <w:t>Economic optimum; higher conversion requires disproportionate residence time</w:t>
            </w:r>
          </w:p>
        </w:tc>
      </w:tr>
      <w:tr w:rsidR="00E65492" w:rsidRPr="00CC3065" w14:paraId="135C51B7" w14:textId="77777777" w:rsidTr="00C16EB2">
        <w:tc>
          <w:tcPr>
            <w:tcW w:w="2260" w:type="dxa"/>
          </w:tcPr>
          <w:p w14:paraId="3F61730A" w14:textId="77777777" w:rsidR="00E65492" w:rsidRPr="00CC3065" w:rsidRDefault="00E65492" w:rsidP="00593BE1">
            <w:r w:rsidRPr="00CC3065">
              <w:t>HCl concentration (feed)</w:t>
            </w:r>
          </w:p>
        </w:tc>
        <w:tc>
          <w:tcPr>
            <w:tcW w:w="2410" w:type="dxa"/>
          </w:tcPr>
          <w:p w14:paraId="18872C3D" w14:textId="77777777" w:rsidR="00E65492" w:rsidRPr="00CC3065" w:rsidRDefault="00E65492" w:rsidP="00593BE1">
            <w:r w:rsidRPr="00CC3065">
              <w:t>32 wt.%</w:t>
            </w:r>
          </w:p>
        </w:tc>
        <w:tc>
          <w:tcPr>
            <w:tcW w:w="4111" w:type="dxa"/>
          </w:tcPr>
          <w:p w14:paraId="14B8DF54" w14:textId="77777777" w:rsidR="00E65492" w:rsidRPr="00CC3065" w:rsidRDefault="00E65492" w:rsidP="00593BE1">
            <w:r w:rsidRPr="00CC3065">
              <w:t>Commercially available concentration providing adequate acidity</w:t>
            </w:r>
          </w:p>
        </w:tc>
      </w:tr>
      <w:tr w:rsidR="00E65492" w:rsidRPr="00CC3065" w14:paraId="21FE5C50" w14:textId="77777777" w:rsidTr="00C16EB2">
        <w:tc>
          <w:tcPr>
            <w:tcW w:w="2260" w:type="dxa"/>
          </w:tcPr>
          <w:p w14:paraId="57B795CC" w14:textId="77777777" w:rsidR="00E65492" w:rsidRPr="00CC3065" w:rsidRDefault="00E65492" w:rsidP="00593BE1">
            <w:r w:rsidRPr="00CC3065">
              <w:t>Acid stoichiometry</w:t>
            </w:r>
          </w:p>
        </w:tc>
        <w:tc>
          <w:tcPr>
            <w:tcW w:w="2410" w:type="dxa"/>
          </w:tcPr>
          <w:p w14:paraId="38FA956B" w14:textId="77777777" w:rsidR="00E65492" w:rsidRPr="00CC3065" w:rsidRDefault="00E65492" w:rsidP="00593BE1">
            <w:r w:rsidRPr="00CC3065">
              <w:t>20% molar excess</w:t>
            </w:r>
          </w:p>
        </w:tc>
        <w:tc>
          <w:tcPr>
            <w:tcW w:w="4111" w:type="dxa"/>
          </w:tcPr>
          <w:p w14:paraId="0042E957" w14:textId="507353E8" w:rsidR="00E65492" w:rsidRPr="00CC3065" w:rsidRDefault="00E65492" w:rsidP="00593BE1">
            <w:r w:rsidRPr="00CC3065">
              <w:t xml:space="preserve">Prevents acid limitation; </w:t>
            </w:r>
            <w:r w:rsidR="00BF7F8A" w:rsidRPr="00CC3065">
              <w:t>compensates for</w:t>
            </w:r>
            <w:r w:rsidRPr="00CC3065">
              <w:t xml:space="preserve"> Fe-oxide acid consumption</w:t>
            </w:r>
          </w:p>
        </w:tc>
      </w:tr>
      <w:tr w:rsidR="00E65492" w:rsidRPr="00CC3065" w14:paraId="36077870" w14:textId="77777777" w:rsidTr="00C16EB2">
        <w:tc>
          <w:tcPr>
            <w:tcW w:w="2260" w:type="dxa"/>
          </w:tcPr>
          <w:p w14:paraId="36283B43" w14:textId="77777777" w:rsidR="00E65492" w:rsidRPr="00CC3065" w:rsidRDefault="00E65492" w:rsidP="00593BE1">
            <w:r w:rsidRPr="00CC3065">
              <w:t>Slurry feed rate</w:t>
            </w:r>
          </w:p>
        </w:tc>
        <w:tc>
          <w:tcPr>
            <w:tcW w:w="2410" w:type="dxa"/>
          </w:tcPr>
          <w:p w14:paraId="4076452B" w14:textId="2704EAA0" w:rsidR="00E65492" w:rsidRPr="00CC3065" w:rsidRDefault="00E65492" w:rsidP="00593BE1">
            <w:r w:rsidRPr="00CC3065">
              <w:t>1,3</w:t>
            </w:r>
            <w:r w:rsidR="00AF027E">
              <w:t>36.02</w:t>
            </w:r>
            <w:r w:rsidRPr="00CC3065">
              <w:t xml:space="preserve"> kg h⁻¹</w:t>
            </w:r>
          </w:p>
        </w:tc>
        <w:tc>
          <w:tcPr>
            <w:tcW w:w="4111" w:type="dxa"/>
          </w:tcPr>
          <w:p w14:paraId="14485592" w14:textId="77777777" w:rsidR="00E65492" w:rsidRPr="00CC3065" w:rsidRDefault="00E65492" w:rsidP="00593BE1">
            <w:r w:rsidRPr="00CC3065">
              <w:t>Overall process mass balance</w:t>
            </w:r>
          </w:p>
        </w:tc>
      </w:tr>
      <w:tr w:rsidR="00E65492" w:rsidRPr="00CC3065" w14:paraId="11B42ADC" w14:textId="77777777" w:rsidTr="00C16EB2">
        <w:tc>
          <w:tcPr>
            <w:tcW w:w="2260" w:type="dxa"/>
          </w:tcPr>
          <w:p w14:paraId="57A43595" w14:textId="77777777" w:rsidR="00E65492" w:rsidRPr="00CC3065" w:rsidRDefault="00E65492" w:rsidP="00593BE1">
            <w:r w:rsidRPr="00CC3065">
              <w:t>HCl feed rate</w:t>
            </w:r>
          </w:p>
        </w:tc>
        <w:tc>
          <w:tcPr>
            <w:tcW w:w="2410" w:type="dxa"/>
          </w:tcPr>
          <w:p w14:paraId="51A86740" w14:textId="36930961" w:rsidR="00E65492" w:rsidRPr="00CC3065" w:rsidRDefault="00AF027E" w:rsidP="00593BE1">
            <w:r>
              <w:t>1,800</w:t>
            </w:r>
            <w:r w:rsidR="00E65492" w:rsidRPr="00CC3065">
              <w:t xml:space="preserve"> kg h⁻¹</w:t>
            </w:r>
          </w:p>
        </w:tc>
        <w:tc>
          <w:tcPr>
            <w:tcW w:w="4111" w:type="dxa"/>
          </w:tcPr>
          <w:p w14:paraId="448DDF16" w14:textId="77777777" w:rsidR="00E65492" w:rsidRPr="00CC3065" w:rsidRDefault="00E65492" w:rsidP="00593BE1">
            <w:r w:rsidRPr="00CC3065">
              <w:t>Stoichiometric requirement plus 20% excess</w:t>
            </w:r>
          </w:p>
        </w:tc>
      </w:tr>
      <w:tr w:rsidR="00E65492" w:rsidRPr="00CC3065" w14:paraId="40EE0EA1" w14:textId="77777777" w:rsidTr="00C16EB2">
        <w:tc>
          <w:tcPr>
            <w:tcW w:w="2260" w:type="dxa"/>
          </w:tcPr>
          <w:p w14:paraId="47DCE18F" w14:textId="77777777" w:rsidR="00E65492" w:rsidRPr="00CC3065" w:rsidRDefault="00E65492" w:rsidP="00593BE1">
            <w:r w:rsidRPr="00CC3065">
              <w:t>Al₂O₃ content of slurry</w:t>
            </w:r>
          </w:p>
        </w:tc>
        <w:tc>
          <w:tcPr>
            <w:tcW w:w="2410" w:type="dxa"/>
          </w:tcPr>
          <w:p w14:paraId="7FC60828" w14:textId="7A6A6257" w:rsidR="00E65492" w:rsidRPr="00CC3065" w:rsidRDefault="00311E65" w:rsidP="00593BE1">
            <w:r>
              <w:t>19.57</w:t>
            </w:r>
            <w:r w:rsidR="00E65492" w:rsidRPr="00CC3065">
              <w:t xml:space="preserve"> wt.%</w:t>
            </w:r>
          </w:p>
        </w:tc>
        <w:tc>
          <w:tcPr>
            <w:tcW w:w="4111" w:type="dxa"/>
          </w:tcPr>
          <w:p w14:paraId="6B33E53C" w14:textId="77777777" w:rsidR="00E65492" w:rsidRPr="00CC3065" w:rsidRDefault="00E65492" w:rsidP="00593BE1">
            <w:r w:rsidRPr="00CC3065">
              <w:t>Upstream beneficiation/calcination mass balance</w:t>
            </w:r>
          </w:p>
        </w:tc>
      </w:tr>
      <w:tr w:rsidR="00E65492" w:rsidRPr="00CC3065" w14:paraId="2B928E7F" w14:textId="77777777" w:rsidTr="00C16EB2">
        <w:tc>
          <w:tcPr>
            <w:tcW w:w="2260" w:type="dxa"/>
          </w:tcPr>
          <w:p w14:paraId="07B41C9F" w14:textId="77777777" w:rsidR="00E65492" w:rsidRPr="00CC3065" w:rsidRDefault="00E65492" w:rsidP="00593BE1">
            <w:r w:rsidRPr="00CC3065">
              <w:t>SiO₂ content of slurry</w:t>
            </w:r>
          </w:p>
        </w:tc>
        <w:tc>
          <w:tcPr>
            <w:tcW w:w="2410" w:type="dxa"/>
          </w:tcPr>
          <w:p w14:paraId="23BAA2FB" w14:textId="45C5B53E" w:rsidR="00E65492" w:rsidRPr="00CC3065" w:rsidRDefault="00E65492" w:rsidP="00593BE1">
            <w:r w:rsidRPr="00CC3065">
              <w:t>1</w:t>
            </w:r>
            <w:r w:rsidR="00DB0BBD">
              <w:t>7.98</w:t>
            </w:r>
            <w:r w:rsidRPr="00CC3065">
              <w:t xml:space="preserve"> wt.%</w:t>
            </w:r>
          </w:p>
        </w:tc>
        <w:tc>
          <w:tcPr>
            <w:tcW w:w="4111" w:type="dxa"/>
          </w:tcPr>
          <w:p w14:paraId="4A0B38E5" w14:textId="77777777" w:rsidR="00E65492" w:rsidRPr="00CC3065" w:rsidRDefault="00E65492" w:rsidP="00593BE1">
            <w:r w:rsidRPr="00CC3065">
              <w:t>Principal gangue component</w:t>
            </w:r>
          </w:p>
        </w:tc>
      </w:tr>
      <w:tr w:rsidR="00E65492" w:rsidRPr="00CC3065" w14:paraId="40CA37B0" w14:textId="77777777" w:rsidTr="00C16EB2">
        <w:tc>
          <w:tcPr>
            <w:tcW w:w="2260" w:type="dxa"/>
          </w:tcPr>
          <w:p w14:paraId="307167CB" w14:textId="77777777" w:rsidR="00E65492" w:rsidRPr="00CC3065" w:rsidRDefault="00E65492" w:rsidP="00593BE1">
            <w:r w:rsidRPr="00CC3065">
              <w:t>H₂O content of slurry</w:t>
            </w:r>
          </w:p>
        </w:tc>
        <w:tc>
          <w:tcPr>
            <w:tcW w:w="2410" w:type="dxa"/>
          </w:tcPr>
          <w:p w14:paraId="09A79F6E" w14:textId="1751239D" w:rsidR="00E65492" w:rsidRPr="00CC3065" w:rsidRDefault="00DB0BBD" w:rsidP="00593BE1">
            <w:r>
              <w:t>60.37</w:t>
            </w:r>
            <w:r w:rsidR="00E65492" w:rsidRPr="00CC3065">
              <w:t xml:space="preserve"> wt.%</w:t>
            </w:r>
          </w:p>
        </w:tc>
        <w:tc>
          <w:tcPr>
            <w:tcW w:w="4111" w:type="dxa"/>
          </w:tcPr>
          <w:p w14:paraId="7E9BF9C7" w14:textId="77777777" w:rsidR="00E65492" w:rsidRPr="00CC3065" w:rsidRDefault="00E65492" w:rsidP="00593BE1">
            <w:r w:rsidRPr="00CC3065">
              <w:t>Slurry preparation requirement</w:t>
            </w:r>
          </w:p>
        </w:tc>
      </w:tr>
      <w:tr w:rsidR="00E65492" w:rsidRPr="00CC3065" w14:paraId="090B439A" w14:textId="77777777" w:rsidTr="00C16EB2">
        <w:tc>
          <w:tcPr>
            <w:tcW w:w="2260" w:type="dxa"/>
          </w:tcPr>
          <w:p w14:paraId="28C72019" w14:textId="77777777" w:rsidR="00E65492" w:rsidRPr="00CC3065" w:rsidRDefault="00E65492" w:rsidP="00593BE1">
            <w:r w:rsidRPr="00CC3065">
              <w:t>Fe₂O₃ / Fe₃O₄ (slurry)</w:t>
            </w:r>
          </w:p>
        </w:tc>
        <w:tc>
          <w:tcPr>
            <w:tcW w:w="2410" w:type="dxa"/>
          </w:tcPr>
          <w:p w14:paraId="7A272BA8" w14:textId="77777777" w:rsidR="00E65492" w:rsidRPr="00CC3065" w:rsidRDefault="00E65492" w:rsidP="00593BE1">
            <w:r w:rsidRPr="00CC3065">
              <w:t>0.041 / 0.040 wt.%</w:t>
            </w:r>
          </w:p>
        </w:tc>
        <w:tc>
          <w:tcPr>
            <w:tcW w:w="4111" w:type="dxa"/>
          </w:tcPr>
          <w:p w14:paraId="4BC2BE4C" w14:textId="77777777" w:rsidR="00E65492" w:rsidRPr="00CC3065" w:rsidRDefault="00E65492" w:rsidP="00593BE1">
            <w:r w:rsidRPr="00CC3065">
              <w:t>Residual upstream impurities</w:t>
            </w:r>
          </w:p>
        </w:tc>
      </w:tr>
      <w:tr w:rsidR="00E65492" w:rsidRPr="00CC3065" w14:paraId="07CB5354" w14:textId="77777777" w:rsidTr="00C16EB2">
        <w:tc>
          <w:tcPr>
            <w:tcW w:w="2260" w:type="dxa"/>
          </w:tcPr>
          <w:p w14:paraId="102D2432" w14:textId="77777777" w:rsidR="00E65492" w:rsidRPr="00CC3065" w:rsidRDefault="00E65492" w:rsidP="00593BE1">
            <w:r w:rsidRPr="00CC3065">
              <w:lastRenderedPageBreak/>
              <w:t>Heat removal method</w:t>
            </w:r>
          </w:p>
        </w:tc>
        <w:tc>
          <w:tcPr>
            <w:tcW w:w="2410" w:type="dxa"/>
          </w:tcPr>
          <w:p w14:paraId="2ED23CF3" w14:textId="77777777" w:rsidR="00E65492" w:rsidRPr="00CC3065" w:rsidRDefault="00E65492" w:rsidP="00593BE1">
            <w:r w:rsidRPr="00CC3065">
              <w:t>External spiral-flow cooling jacket</w:t>
            </w:r>
          </w:p>
        </w:tc>
        <w:tc>
          <w:tcPr>
            <w:tcW w:w="4111" w:type="dxa"/>
          </w:tcPr>
          <w:p w14:paraId="52790540" w14:textId="77777777" w:rsidR="00E65492" w:rsidRPr="00CC3065" w:rsidRDefault="00E65492" w:rsidP="00593BE1">
            <w:r w:rsidRPr="00CC3065">
              <w:t>Continuous heat removal without disturbing agitation</w:t>
            </w:r>
          </w:p>
        </w:tc>
      </w:tr>
    </w:tbl>
    <w:p w14:paraId="134BB302" w14:textId="77777777" w:rsidR="00D21E54" w:rsidRDefault="00D21E54" w:rsidP="00D21E54"/>
    <w:p w14:paraId="1E486049" w14:textId="09656E78" w:rsidR="00E65492" w:rsidRDefault="00E65492" w:rsidP="00122EFF">
      <w:pPr>
        <w:pStyle w:val="Heading4"/>
      </w:pPr>
      <w:r w:rsidRPr="00CC3065">
        <w:t>Reaction Kinetics</w:t>
      </w:r>
    </w:p>
    <w:p w14:paraId="394B6B58" w14:textId="05D8B920" w:rsidR="00D21E54" w:rsidRPr="00D21E54" w:rsidRDefault="00D21E54" w:rsidP="00D21E54">
      <w:r>
        <w:t>The reactor residence time and volume are governed by the rate at which alumina is transferred from the solid bauxite particles into the liquid phase. Because the digestion involves reaction between solid particles and aqueous hydrochloric acid, the overall rate is influenced not only by the intrinsic chemical reaction but also by mass transfer through the liquid boundary layer and the porous residue formed around the reacting particle. The kinetic analysis therefore establishes the controlling mechanism and provides the conversion–time relationship required for determining the residence time of the two-stage CSTR system.</w:t>
      </w:r>
    </w:p>
    <w:p w14:paraId="59A28EC9" w14:textId="473FBD36" w:rsidR="00E65492" w:rsidRPr="00CC3065" w:rsidRDefault="00E65492" w:rsidP="00122EFF">
      <w:pPr>
        <w:pStyle w:val="Heading5"/>
      </w:pPr>
      <w:r w:rsidRPr="00CC3065">
        <w:t>Heterogeneous Leaching Mechanism</w:t>
      </w:r>
    </w:p>
    <w:p w14:paraId="1CDA2147" w14:textId="77777777" w:rsidR="0057055A" w:rsidRPr="003D553B" w:rsidRDefault="0057055A" w:rsidP="0057055A">
      <w:r>
        <w:t>Alumina digestion in calcined bauxite is treated as a heterogeneous solid–liquid reaction because the reacting alumina is initially contained within solid mineral particles, while hydrochloric acid is present in the surrounding liquid phase. For dissolution to occur, hydrochloric acid must first reach the particle surface and subsequently penetrate the porous reaction-product layer to reach the unreacted alumina-containing core. As digestion proceeds, the reacting interface moves progressively inward, while the remaining unreacted core decreases in size and a silica-rich porous residue accumulates around it. The increasing thickness of this product layer introduces additional resistance to transport of hydrochloric acid to the reaction interface.</w:t>
      </w:r>
    </w:p>
    <w:p w14:paraId="773B6BCB" w14:textId="7253CCB5" w:rsidR="0057055A" w:rsidRDefault="0057055A" w:rsidP="0057055A">
      <w:pPr>
        <w:rPr>
          <w:noProof/>
        </w:rPr>
      </w:pPr>
      <w:r>
        <w:t xml:space="preserve">This physical progression provides the basis for applying the Shrinking Core Model (SCM). </w:t>
      </w:r>
      <w:r w:rsidR="00DB0BBD">
        <w:t>The figure below</w:t>
      </w:r>
      <w:r>
        <w:t xml:space="preserve"> illustrates the idealised particle structure adopted in the present design, showing the original particle radius, the shrinking unreacted core, the reaction interface, and the accumulating product layer. The model therefore represents the conversion of a bauxite </w:t>
      </w:r>
      <w:r>
        <w:lastRenderedPageBreak/>
        <w:t>particle as a moving reaction front rather than as a spatially uniform reaction throughout the particle.</w:t>
      </w:r>
      <w:r>
        <w:rPr>
          <w:noProof/>
        </w:rPr>
        <w:t xml:space="preserve"> </w:t>
      </w:r>
    </w:p>
    <w:p w14:paraId="76A7FE94" w14:textId="77777777" w:rsidR="0057055A" w:rsidRDefault="0057055A" w:rsidP="0057055A">
      <w:pPr>
        <w:keepNext/>
        <w:jc w:val="center"/>
      </w:pPr>
      <w:r w:rsidRPr="00CC3065">
        <w:rPr>
          <w:noProof/>
        </w:rPr>
        <w:drawing>
          <wp:inline distT="0" distB="0" distL="0" distR="0" wp14:anchorId="61394CAB" wp14:editId="6E3F22C5">
            <wp:extent cx="3600000" cy="2700000"/>
            <wp:effectExtent l="0" t="0" r="0" b="0"/>
            <wp:docPr id="100" name="Figure10_1"/>
            <wp:cNvGraphicFramePr/>
            <a:graphic xmlns:a="http://schemas.openxmlformats.org/drawingml/2006/main">
              <a:graphicData uri="http://schemas.openxmlformats.org/drawingml/2006/picture">
                <pic:pic xmlns:pic="http://schemas.openxmlformats.org/drawingml/2006/picture">
                  <pic:nvPicPr>
                    <pic:cNvPr id="100" name="Figure10_1"/>
                    <pic:cNvPicPr>
                      <a:picLocks noChangeAspect="1" noChangeArrowheads="1"/>
                    </pic:cNvPicPr>
                  </pic:nvPicPr>
                  <pic:blipFill>
                    <a:blip r:embed="rId29"/>
                    <a:stretch>
                      <a:fillRect/>
                    </a:stretch>
                  </pic:blipFill>
                  <pic:spPr bwMode="auto">
                    <a:xfrm>
                      <a:off x="0" y="0"/>
                      <a:ext cx="3600000" cy="2700000"/>
                    </a:xfrm>
                    <a:prstGeom prst="rect">
                      <a:avLst/>
                    </a:prstGeom>
                    <a:noFill/>
                    <a:ln>
                      <a:noFill/>
                    </a:ln>
                  </pic:spPr>
                </pic:pic>
              </a:graphicData>
            </a:graphic>
          </wp:inline>
        </w:drawing>
      </w:r>
    </w:p>
    <w:p w14:paraId="25DE6E46" w14:textId="6F574F1D" w:rsidR="0057055A" w:rsidRPr="00CC3065" w:rsidRDefault="0057055A" w:rsidP="0057055A">
      <w:pPr>
        <w:pStyle w:val="Caption"/>
      </w:pPr>
      <w:bookmarkStart w:id="310" w:name="_Toc237220067"/>
      <w:r>
        <w:t xml:space="preserve">Figure </w:t>
      </w:r>
      <w:fldSimple w:instr=" STYLEREF 1 \s ">
        <w:r w:rsidR="006221B8">
          <w:rPr>
            <w:noProof/>
          </w:rPr>
          <w:t>6</w:t>
        </w:r>
      </w:fldSimple>
      <w:r w:rsidR="00E162A1">
        <w:noBreakHyphen/>
      </w:r>
      <w:fldSimple w:instr=" SEQ Figure \* ARABIC \s 1 ">
        <w:r w:rsidR="006221B8">
          <w:rPr>
            <w:noProof/>
          </w:rPr>
          <w:t>14</w:t>
        </w:r>
      </w:fldSimple>
      <w:r>
        <w:t xml:space="preserve"> Schematic diagram illustrating the shrinking core model - product layer diffusion</w:t>
      </w:r>
      <w:bookmarkEnd w:id="310"/>
    </w:p>
    <w:p w14:paraId="07983EA5" w14:textId="77777777" w:rsidR="0057055A" w:rsidRDefault="0057055A" w:rsidP="0057055A">
      <w:pPr>
        <w:rPr>
          <w:noProof/>
        </w:rPr>
      </w:pPr>
    </w:p>
    <w:p w14:paraId="2FBE0358" w14:textId="41DD1299" w:rsidR="00E65492" w:rsidRPr="00CC3065" w:rsidRDefault="00E65492" w:rsidP="00122EFF">
      <w:pPr>
        <w:pStyle w:val="Heading5"/>
      </w:pPr>
      <w:r w:rsidRPr="00CC3065">
        <w:t>Product-Layer Diffusion Shrinking Core Model</w:t>
      </w:r>
    </w:p>
    <w:p w14:paraId="2B301BC0" w14:textId="77777777" w:rsidR="00484125" w:rsidRDefault="00E65492" w:rsidP="00E65492">
      <w:r w:rsidRPr="00CC3065">
        <w:t>The SCM is applied under the following assumptions:</w:t>
      </w:r>
    </w:p>
    <w:p w14:paraId="7FB12AFD" w14:textId="77777777" w:rsidR="00484125" w:rsidRDefault="00E65492" w:rsidP="00484125">
      <w:pPr>
        <w:pStyle w:val="ListParagraph"/>
        <w:numPr>
          <w:ilvl w:val="0"/>
          <w:numId w:val="37"/>
        </w:numPr>
      </w:pPr>
      <w:r w:rsidRPr="00CC3065">
        <w:t>bauxite particles are spherical and of approximately uniform size</w:t>
      </w:r>
    </w:p>
    <w:p w14:paraId="4178B186" w14:textId="77777777" w:rsidR="00484125" w:rsidRDefault="00E65492" w:rsidP="00484125">
      <w:pPr>
        <w:pStyle w:val="ListParagraph"/>
        <w:numPr>
          <w:ilvl w:val="0"/>
          <w:numId w:val="37"/>
        </w:numPr>
      </w:pPr>
      <w:r w:rsidRPr="00CC3065">
        <w:t>reaction occurs at the core–product-layer interface</w:t>
      </w:r>
    </w:p>
    <w:p w14:paraId="61123F3C" w14:textId="77777777" w:rsidR="00484125" w:rsidRDefault="00E65492" w:rsidP="00484125">
      <w:pPr>
        <w:pStyle w:val="ListParagraph"/>
        <w:numPr>
          <w:ilvl w:val="0"/>
          <w:numId w:val="37"/>
        </w:numPr>
      </w:pPr>
      <w:r w:rsidRPr="00CC3065">
        <w:t>temperature and acid concentration are spatially uniform within the reactor</w:t>
      </w:r>
    </w:p>
    <w:p w14:paraId="555D808C" w14:textId="77777777" w:rsidR="00484125" w:rsidRDefault="00E65492" w:rsidP="00484125">
      <w:pPr>
        <w:pStyle w:val="ListParagraph"/>
        <w:numPr>
          <w:ilvl w:val="0"/>
          <w:numId w:val="37"/>
        </w:numPr>
      </w:pPr>
      <w:r w:rsidRPr="00CC3065">
        <w:t>external liquid-film resistance is negligible under vigorous agitation</w:t>
      </w:r>
    </w:p>
    <w:p w14:paraId="236196D9" w14:textId="77777777" w:rsidR="00484125" w:rsidRDefault="00E65492" w:rsidP="00484125">
      <w:pPr>
        <w:pStyle w:val="ListParagraph"/>
        <w:numPr>
          <w:ilvl w:val="0"/>
          <w:numId w:val="37"/>
        </w:numPr>
      </w:pPr>
      <w:r w:rsidRPr="00CC3065">
        <w:t>the silica-rich product layer provides the dominant mass-transfer resistance; and</w:t>
      </w:r>
    </w:p>
    <w:p w14:paraId="52F6D004" w14:textId="47BC71AB" w:rsidR="00E65492" w:rsidRPr="00CC3065" w:rsidRDefault="00E65492" w:rsidP="00484125">
      <w:pPr>
        <w:pStyle w:val="ListParagraph"/>
        <w:numPr>
          <w:ilvl w:val="0"/>
          <w:numId w:val="37"/>
        </w:numPr>
      </w:pPr>
      <w:r w:rsidRPr="00CC3065">
        <w:t>particle breakage and attrition are neglected.</w:t>
      </w:r>
    </w:p>
    <w:p w14:paraId="61970E9B" w14:textId="77777777" w:rsidR="00E65492" w:rsidRPr="00CC3065" w:rsidRDefault="00E65492" w:rsidP="00E65492">
      <w:r w:rsidRPr="00CC3065">
        <w:t>Under product-layer diffusion control, fractional particle conversion X at reaction time t satisfies (Levenspiel, 1999; Fogler, 2020):</w:t>
      </w:r>
    </w:p>
    <w:p w14:paraId="7B183263" w14:textId="520F61A9" w:rsidR="00E65492" w:rsidRPr="00CC3065" w:rsidRDefault="00E65492" w:rsidP="00E65492">
      <w:pPr>
        <w:jc w:val="center"/>
      </w:pPr>
      <m:oMathPara>
        <m:oMath>
          <m:r>
            <w:rPr>
              <w:rFonts w:ascii="Cambria Math" w:eastAsia="Cambria Math" w:hAnsi="Cambria Math"/>
            </w:rPr>
            <m:t>1-</m:t>
          </m:r>
          <m:d>
            <m:dPr>
              <m:ctrlPr>
                <w:rPr>
                  <w:rFonts w:ascii="Cambria Math" w:eastAsia="Cambria Math" w:hAnsi="Cambria Math"/>
                  <w:i/>
                  <w:iCs/>
                </w:rPr>
              </m:ctrlPr>
            </m:dPr>
            <m:e>
              <m:f>
                <m:fPr>
                  <m:ctrlPr>
                    <w:rPr>
                      <w:rFonts w:ascii="Cambria Math" w:eastAsia="Cambria Math" w:hAnsi="Cambria Math"/>
                      <w:i/>
                      <w:iCs/>
                    </w:rPr>
                  </m:ctrlPr>
                </m:fPr>
                <m:num>
                  <m:r>
                    <w:rPr>
                      <w:rFonts w:ascii="Cambria Math" w:eastAsia="Cambria Math" w:hAnsi="Cambria Math"/>
                    </w:rPr>
                    <m:t>3</m:t>
                  </m:r>
                </m:num>
                <m:den>
                  <m:r>
                    <w:rPr>
                      <w:rFonts w:ascii="Cambria Math" w:eastAsia="Cambria Math" w:hAnsi="Cambria Math"/>
                    </w:rPr>
                    <m:t>2</m:t>
                  </m:r>
                </m:den>
              </m:f>
            </m:e>
          </m:d>
          <m:sSup>
            <m:sSupPr>
              <m:ctrlPr>
                <w:rPr>
                  <w:rFonts w:ascii="Cambria Math" w:eastAsia="Cambria Math" w:hAnsi="Cambria Math"/>
                  <w:i/>
                  <w:iCs/>
                </w:rPr>
              </m:ctrlPr>
            </m:sSupPr>
            <m:e>
              <m:r>
                <w:rPr>
                  <w:rFonts w:ascii="Cambria Math" w:eastAsia="Cambria Math" w:hAnsi="Cambria Math"/>
                </w:rPr>
                <m:t>X</m:t>
              </m:r>
            </m:e>
            <m:sup>
              <m:f>
                <m:fPr>
                  <m:ctrlPr>
                    <w:rPr>
                      <w:rFonts w:ascii="Cambria Math" w:eastAsia="Cambria Math" w:hAnsi="Cambria Math"/>
                      <w:i/>
                      <w:iCs/>
                    </w:rPr>
                  </m:ctrlPr>
                </m:fPr>
                <m:num>
                  <m:r>
                    <w:rPr>
                      <w:rFonts w:ascii="Cambria Math" w:eastAsia="Cambria Math" w:hAnsi="Cambria Math"/>
                    </w:rPr>
                    <m:t>2</m:t>
                  </m:r>
                </m:num>
                <m:den>
                  <m:r>
                    <w:rPr>
                      <w:rFonts w:ascii="Cambria Math" w:eastAsia="Cambria Math" w:hAnsi="Cambria Math"/>
                    </w:rPr>
                    <m:t>3</m:t>
                  </m:r>
                </m:den>
              </m:f>
            </m:sup>
          </m:sSup>
          <m:r>
            <w:rPr>
              <w:rFonts w:ascii="Cambria Math" w:eastAsia="Cambria Math" w:hAnsi="Cambria Math"/>
            </w:rPr>
            <m:t xml:space="preserve">- </m:t>
          </m:r>
          <m:d>
            <m:dPr>
              <m:ctrlPr>
                <w:rPr>
                  <w:rFonts w:ascii="Cambria Math" w:eastAsia="Cambria Math" w:hAnsi="Cambria Math"/>
                  <w:i/>
                  <w:iCs/>
                </w:rPr>
              </m:ctrlPr>
            </m:dPr>
            <m:e>
              <m:f>
                <m:fPr>
                  <m:ctrlPr>
                    <w:rPr>
                      <w:rFonts w:ascii="Cambria Math" w:eastAsia="Cambria Math" w:hAnsi="Cambria Math"/>
                      <w:i/>
                      <w:iCs/>
                    </w:rPr>
                  </m:ctrlPr>
                </m:fPr>
                <m:num>
                  <m:r>
                    <w:rPr>
                      <w:rFonts w:ascii="Cambria Math" w:eastAsia="Cambria Math" w:hAnsi="Cambria Math"/>
                    </w:rPr>
                    <m:t>1</m:t>
                  </m:r>
                </m:num>
                <m:den>
                  <m:r>
                    <w:rPr>
                      <w:rFonts w:ascii="Cambria Math" w:eastAsia="Cambria Math" w:hAnsi="Cambria Math"/>
                    </w:rPr>
                    <m:t>3</m:t>
                  </m:r>
                </m:den>
              </m:f>
            </m:e>
          </m:d>
          <m:d>
            <m:dPr>
              <m:ctrlPr>
                <w:rPr>
                  <w:rFonts w:ascii="Cambria Math" w:eastAsia="Cambria Math" w:hAnsi="Cambria Math"/>
                  <w:i/>
                  <w:iCs/>
                </w:rPr>
              </m:ctrlPr>
            </m:dPr>
            <m:e>
              <m:r>
                <w:rPr>
                  <w:rFonts w:ascii="Cambria Math" w:eastAsia="Cambria Math" w:hAnsi="Cambria Math"/>
                </w:rPr>
                <m:t>1 - X</m:t>
              </m:r>
            </m:e>
          </m:d>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t</m:t>
              </m:r>
            </m:num>
            <m:den>
              <m:r>
                <w:rPr>
                  <w:rFonts w:ascii="Cambria Math" w:eastAsia="Cambria Math" w:hAnsi="Cambria Math"/>
                </w:rPr>
                <m:t>τₑ</m:t>
              </m:r>
            </m:den>
          </m:f>
          <m:r>
            <w:rPr>
              <w:rFonts w:ascii="Cambria Math" w:eastAsia="Cambria Math" w:hAnsi="Cambria Math"/>
            </w:rPr>
            <m:t>=kt</m:t>
          </m:r>
          <m:r>
            <w:rPr>
              <w:rFonts w:ascii="Cambria Math" w:hAnsi="Cambria Math"/>
            </w:rPr>
            <m:t xml:space="preserve">     </m:t>
          </m:r>
        </m:oMath>
      </m:oMathPara>
    </w:p>
    <w:p w14:paraId="6A51F740" w14:textId="77777777" w:rsidR="00E65492" w:rsidRPr="00CC3065" w:rsidRDefault="00E65492" w:rsidP="00E65492">
      <w:pPr>
        <w:jc w:val="center"/>
      </w:pPr>
      <w:r w:rsidRPr="00CC3065">
        <w:rPr>
          <w:noProof/>
        </w:rPr>
        <w:lastRenderedPageBreak/>
        <w:drawing>
          <wp:inline distT="0" distB="0" distL="0" distR="0" wp14:anchorId="0A0CEBBD" wp14:editId="2CBC6822">
            <wp:extent cx="5327015" cy="3543300"/>
            <wp:effectExtent l="0" t="0" r="0" b="0"/>
            <wp:docPr id="102" name="Figure10_2"/>
            <wp:cNvGraphicFramePr/>
            <a:graphic xmlns:a="http://schemas.openxmlformats.org/drawingml/2006/main">
              <a:graphicData uri="http://schemas.openxmlformats.org/drawingml/2006/picture">
                <pic:pic xmlns:pic="http://schemas.openxmlformats.org/drawingml/2006/picture">
                  <pic:nvPicPr>
                    <pic:cNvPr id="102" name="Figure10_2"/>
                    <pic:cNvPicPr>
                      <a:picLocks noChangeAspect="1" noChangeArrowheads="1"/>
                    </pic:cNvPicPr>
                  </pic:nvPicPr>
                  <pic:blipFill>
                    <a:blip r:embed="rId30"/>
                    <a:stretch>
                      <a:fillRect/>
                    </a:stretch>
                  </pic:blipFill>
                  <pic:spPr bwMode="auto">
                    <a:xfrm>
                      <a:off x="0" y="0"/>
                      <a:ext cx="5327015" cy="3543300"/>
                    </a:xfrm>
                    <a:prstGeom prst="rect">
                      <a:avLst/>
                    </a:prstGeom>
                    <a:noFill/>
                    <a:ln>
                      <a:noFill/>
                    </a:ln>
                  </pic:spPr>
                </pic:pic>
              </a:graphicData>
            </a:graphic>
          </wp:inline>
        </w:drawing>
      </w:r>
    </w:p>
    <w:p w14:paraId="658732AE" w14:textId="77777777" w:rsidR="00E65492" w:rsidRPr="00CC3065" w:rsidRDefault="00E65492" w:rsidP="00E65492">
      <w:r w:rsidRPr="00CC3065">
        <w:t>where X is fractional particle conversion (dimensionless), t</w:t>
      </w:r>
      <w:r>
        <w:t xml:space="preserve"> is the</w:t>
      </w:r>
      <w:r w:rsidRPr="00CC3065">
        <w:t xml:space="preserve"> </w:t>
      </w:r>
      <w:r w:rsidRPr="00E05555">
        <w:t xml:space="preserve">particle residence time </w:t>
      </w:r>
      <w:r w:rsidRPr="00CC3065">
        <w:t xml:space="preserve">(h), τₑ </w:t>
      </w:r>
      <w:r w:rsidRPr="00E05555">
        <w:t>the characteristic time required for complete conversion of a particle under the assumed rate-controlling mechanism</w:t>
      </w:r>
      <w:r w:rsidRPr="00CC3065">
        <w:t>, and k = 1/τₑ (h⁻¹) is the apparent rate constant. The left-hand side represents the growing diffusion resistance of the accumulating product layer, distinguishing diffusion-controlled leaching from surface-reaction control.</w:t>
      </w:r>
    </w:p>
    <w:p w14:paraId="0EB034A6" w14:textId="1329247B" w:rsidR="00E65492" w:rsidRPr="00CC3065" w:rsidRDefault="00E65492" w:rsidP="00122EFF">
      <w:pPr>
        <w:pStyle w:val="Heading5"/>
      </w:pPr>
      <w:r w:rsidRPr="00CC3065">
        <w:t>Kinetic Parameters</w:t>
      </w:r>
    </w:p>
    <w:p w14:paraId="18E08C50" w14:textId="4AB7EC42" w:rsidR="00E65492" w:rsidRPr="00CC3065" w:rsidRDefault="00E65492" w:rsidP="00E65492">
      <w:r w:rsidRPr="00CC3065">
        <w:t>The governing rate mechanism is adopted from Valeev et al. (2020), who identified this as the controlling step for hydrochloric acid leaching of calcined aluminosilicate materials across conditions broadly consistent with those employed here. Deng and Li (2013) similarly confirmed diffusion-through-product-layer control for bauxite HCl leaching at elevated temperature, providing independent corroboration of the mechanism.</w:t>
      </w:r>
    </w:p>
    <w:p w14:paraId="7973A1E4" w14:textId="77777777" w:rsidR="00E65492" w:rsidRPr="00CC3065" w:rsidRDefault="00E65492" w:rsidP="00E65492">
      <w:r w:rsidRPr="00CC3065">
        <w:t>The characteristic reaction time τₑ is an effective lumped parameter that integrates intrinsic reaction kinetics, effective diffusivity through the silica-rich product layer, particle geometry, and reactor hydrodynamics. Its value is inherently process-specific: it depends on bauxite mineralogy and gibbsite/boehmite phase ratio, calcination degree (which determines product-</w:t>
      </w:r>
      <w:r w:rsidRPr="00CC3065">
        <w:lastRenderedPageBreak/>
        <w:t>layer porosity), particle size distribution, HCl concentration and activity, liquid-to-solid ratio, and operating temperature (Levenspiel, 1999). Direct extraction of τₑ from published studies is therefore not appropriate because no published dataset replicates the specific Ghanaian bauxite ore, calcination conditions, and slurry composition of this design.</w:t>
      </w:r>
    </w:p>
    <w:p w14:paraId="641696F2" w14:textId="1A481397" w:rsidR="00E65492" w:rsidRPr="00A51010" w:rsidRDefault="00E65492" w:rsidP="00E65492">
      <w:r w:rsidRPr="00CC3065">
        <w:t xml:space="preserve">In the absence of project-specific leaching testwork at this preliminary design stage, τₑ was selected as a calibrated engineering parameter guided by four convergent lines of evidence. First, the Aspen Plus® ELECNRTL simulation predicts 90% alumina dissolution at </w:t>
      </w:r>
      <w:r>
        <w:t>120 °C</w:t>
      </w:r>
      <w:r w:rsidRPr="00CC3065">
        <w:t xml:space="preserve"> and 3 bar(a) with the feed composition specified, providing a thermodynamically and stoichiometrically consistent conversion target against which the kinetic model must be matched. Second, published leaching rates for similar calcined bauxite ores at 80–100°C with concentrated HCl indicate characteristic reaction times in the range 1–4 h (Valeev et al., 2020; Deng and Li, 2013); operation at </w:t>
      </w:r>
      <w:r>
        <w:t>120 °C</w:t>
      </w:r>
      <w:r w:rsidRPr="00CC3065">
        <w:t xml:space="preserve"> accelerates diffusion and reaction, placing the expected τₑ toward the lower end of this range. Third, the 20% stoichiometric acid excess and vigorous agitation </w:t>
      </w:r>
      <m:oMath>
        <m:r>
          <w:rPr>
            <w:rFonts w:ascii="Cambria Math" w:hAnsi="Cambria Math"/>
          </w:rPr>
          <m:t>(R</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=5.89×10⁵)</m:t>
        </m:r>
      </m:oMath>
      <w:r w:rsidRPr="00CC3065">
        <w:t xml:space="preserve"> maintain a strongly acidic interfacial environment and high mass-transfer coefficient, suppressing external film resistance and sustaining product-layer diffusion as the sole rate-limiting step throughout the design conversion range. Fourth, a two-stage CSTR configuration with τₑ = 2.5 h yields τ = 1.15 h per reactor, corresponding to a total hydraulic residence time of 2.31 h — a commercially reasonable value for industrial acid leaching of mineral slurries (Wills and Finch, 2016). A value of τₑ = 2.5 h is therefore adopted as a defensible preliminary design parameter. Pilot-scale leaching </w:t>
      </w:r>
      <w:r w:rsidR="00DB0BBD" w:rsidRPr="00CC3065">
        <w:t>test work</w:t>
      </w:r>
      <w:r w:rsidRPr="00CC3065">
        <w:t xml:space="preserve"> would refine this value during front-end engineering design (FEED); a ±30% sensitivity analysis on τₑ would constitute appropriate design robustness verification at that stage</w:t>
      </w:r>
      <w:r w:rsidR="00122EFF">
        <w:t>.</w:t>
      </w:r>
    </w:p>
    <w:p w14:paraId="07B23840" w14:textId="168C9E3A" w:rsidR="00122EFF" w:rsidRDefault="00122EFF" w:rsidP="00122EFF">
      <w:pPr>
        <w:pStyle w:val="Caption"/>
        <w:keepNext/>
      </w:pPr>
      <w:bookmarkStart w:id="311" w:name="_Toc237244850"/>
      <w:r>
        <w:t xml:space="preserve">Table </w:t>
      </w:r>
      <w:fldSimple w:instr=" STYLEREF 1 \s ">
        <w:r w:rsidR="006221B8">
          <w:rPr>
            <w:noProof/>
          </w:rPr>
          <w:t>6</w:t>
        </w:r>
      </w:fldSimple>
      <w:r w:rsidR="00B61202">
        <w:noBreakHyphen/>
      </w:r>
      <w:fldSimple w:instr=" SEQ Table \* ARABIC \s 1 ">
        <w:r w:rsidR="006221B8">
          <w:rPr>
            <w:noProof/>
          </w:rPr>
          <w:t>19</w:t>
        </w:r>
      </w:fldSimple>
      <w:r>
        <w:t xml:space="preserve"> </w:t>
      </w:r>
      <w:r w:rsidRPr="00734A4A">
        <w:t>Adopted kinetic parameters</w:t>
      </w:r>
      <w:bookmarkEnd w:id="311"/>
    </w:p>
    <w:tbl>
      <w:tblPr>
        <w:tblStyle w:val="TableGrid"/>
        <w:tblW w:w="8639" w:type="dxa"/>
        <w:tblLook w:val="04A0" w:firstRow="1" w:lastRow="0" w:firstColumn="1" w:lastColumn="0" w:noHBand="0" w:noVBand="1"/>
      </w:tblPr>
      <w:tblGrid>
        <w:gridCol w:w="2800"/>
        <w:gridCol w:w="1200"/>
        <w:gridCol w:w="1800"/>
        <w:gridCol w:w="2839"/>
      </w:tblGrid>
      <w:tr w:rsidR="00E65492" w:rsidRPr="00CC3065" w14:paraId="1EE97A9C" w14:textId="77777777" w:rsidTr="00001337">
        <w:tc>
          <w:tcPr>
            <w:tcW w:w="2800" w:type="dxa"/>
          </w:tcPr>
          <w:p w14:paraId="74F0F3F4" w14:textId="77777777" w:rsidR="00E65492" w:rsidRPr="00CC3065" w:rsidRDefault="00E65492" w:rsidP="00593BE1">
            <w:r w:rsidRPr="00CC3065">
              <w:rPr>
                <w:b/>
                <w:bCs/>
              </w:rPr>
              <w:t>Parameter</w:t>
            </w:r>
          </w:p>
        </w:tc>
        <w:tc>
          <w:tcPr>
            <w:tcW w:w="1200" w:type="dxa"/>
          </w:tcPr>
          <w:p w14:paraId="5ACBBF6A" w14:textId="77777777" w:rsidR="00E65492" w:rsidRPr="00CC3065" w:rsidRDefault="00E65492" w:rsidP="00593BE1">
            <w:r w:rsidRPr="00CC3065">
              <w:rPr>
                <w:b/>
                <w:bCs/>
              </w:rPr>
              <w:t>Symbol</w:t>
            </w:r>
          </w:p>
        </w:tc>
        <w:tc>
          <w:tcPr>
            <w:tcW w:w="1800" w:type="dxa"/>
          </w:tcPr>
          <w:p w14:paraId="557B3560" w14:textId="77777777" w:rsidR="00E65492" w:rsidRPr="00CC3065" w:rsidRDefault="00E65492" w:rsidP="00593BE1">
            <w:r w:rsidRPr="00CC3065">
              <w:rPr>
                <w:b/>
                <w:bCs/>
              </w:rPr>
              <w:t>Value</w:t>
            </w:r>
          </w:p>
        </w:tc>
        <w:tc>
          <w:tcPr>
            <w:tcW w:w="2839" w:type="dxa"/>
          </w:tcPr>
          <w:p w14:paraId="72BB84FB" w14:textId="77777777" w:rsidR="00E65492" w:rsidRPr="00CC3065" w:rsidRDefault="00E65492" w:rsidP="00593BE1">
            <w:r w:rsidRPr="00CC3065">
              <w:rPr>
                <w:b/>
                <w:bCs/>
              </w:rPr>
              <w:t>Basis</w:t>
            </w:r>
          </w:p>
        </w:tc>
      </w:tr>
      <w:tr w:rsidR="00E65492" w:rsidRPr="00CC3065" w14:paraId="6067591E" w14:textId="77777777" w:rsidTr="00001337">
        <w:tc>
          <w:tcPr>
            <w:tcW w:w="2800" w:type="dxa"/>
          </w:tcPr>
          <w:p w14:paraId="7E117C06" w14:textId="77777777" w:rsidR="00E65492" w:rsidRPr="00CC3065" w:rsidRDefault="00E65492" w:rsidP="00593BE1">
            <w:r w:rsidRPr="00CC3065">
              <w:t>Controlling mechanism</w:t>
            </w:r>
          </w:p>
        </w:tc>
        <w:tc>
          <w:tcPr>
            <w:tcW w:w="1200" w:type="dxa"/>
          </w:tcPr>
          <w:p w14:paraId="7FCFEBB6" w14:textId="77777777" w:rsidR="00E65492" w:rsidRPr="00CC3065" w:rsidRDefault="00E65492" w:rsidP="00593BE1">
            <w:r w:rsidRPr="00CC3065">
              <w:t>—</w:t>
            </w:r>
          </w:p>
        </w:tc>
        <w:tc>
          <w:tcPr>
            <w:tcW w:w="1800" w:type="dxa"/>
          </w:tcPr>
          <w:p w14:paraId="669296EE" w14:textId="77777777" w:rsidR="00E65492" w:rsidRPr="00CC3065" w:rsidRDefault="00E65492" w:rsidP="00593BE1">
            <w:r w:rsidRPr="00CC3065">
              <w:t>Product-layer diffusion SCM</w:t>
            </w:r>
          </w:p>
        </w:tc>
        <w:tc>
          <w:tcPr>
            <w:tcW w:w="2839" w:type="dxa"/>
          </w:tcPr>
          <w:p w14:paraId="20B5255E" w14:textId="77777777" w:rsidR="00E65492" w:rsidRPr="00CC3065" w:rsidRDefault="00E65492" w:rsidP="00593BE1">
            <w:r w:rsidRPr="00CC3065">
              <w:t>Valeev et al. (2020)</w:t>
            </w:r>
          </w:p>
        </w:tc>
      </w:tr>
      <w:tr w:rsidR="00E65492" w:rsidRPr="00CC3065" w14:paraId="7F51F9FE" w14:textId="77777777" w:rsidTr="00001337">
        <w:tc>
          <w:tcPr>
            <w:tcW w:w="2800" w:type="dxa"/>
          </w:tcPr>
          <w:p w14:paraId="77D2C928" w14:textId="77777777" w:rsidR="00E65492" w:rsidRPr="00CC3065" w:rsidRDefault="00E65492" w:rsidP="00593BE1">
            <w:r w:rsidRPr="00CC3065">
              <w:lastRenderedPageBreak/>
              <w:t>Characteristic reaction time</w:t>
            </w:r>
          </w:p>
        </w:tc>
        <w:tc>
          <w:tcPr>
            <w:tcW w:w="1200" w:type="dxa"/>
          </w:tcPr>
          <w:p w14:paraId="6C7C0DFF" w14:textId="77777777" w:rsidR="00E65492" w:rsidRPr="00CC3065" w:rsidRDefault="00E65492" w:rsidP="00593BE1">
            <w:r w:rsidRPr="00CC3065">
              <w:t>τₑ</w:t>
            </w:r>
          </w:p>
        </w:tc>
        <w:tc>
          <w:tcPr>
            <w:tcW w:w="1800" w:type="dxa"/>
          </w:tcPr>
          <w:p w14:paraId="6E31E340" w14:textId="77777777" w:rsidR="00E65492" w:rsidRPr="00CC3065" w:rsidRDefault="00E65492" w:rsidP="00593BE1">
            <w:r w:rsidRPr="00CC3065">
              <w:t>2.5 h</w:t>
            </w:r>
          </w:p>
        </w:tc>
        <w:tc>
          <w:tcPr>
            <w:tcW w:w="2839" w:type="dxa"/>
          </w:tcPr>
          <w:p w14:paraId="0AE7F295" w14:textId="77777777" w:rsidR="00E65492" w:rsidRPr="00CC3065" w:rsidRDefault="00E65492" w:rsidP="00593BE1">
            <w:r w:rsidRPr="00CC3065">
              <w:t>Calibrated design parameter</w:t>
            </w:r>
          </w:p>
        </w:tc>
      </w:tr>
      <w:tr w:rsidR="00E65492" w:rsidRPr="00CC3065" w14:paraId="2F565B6E" w14:textId="77777777" w:rsidTr="00001337">
        <w:tc>
          <w:tcPr>
            <w:tcW w:w="2800" w:type="dxa"/>
          </w:tcPr>
          <w:p w14:paraId="06F08A80" w14:textId="77777777" w:rsidR="00E65492" w:rsidRPr="00CC3065" w:rsidRDefault="00E65492" w:rsidP="00593BE1">
            <w:r w:rsidRPr="00CC3065">
              <w:t>Target aluminium extraction</w:t>
            </w:r>
          </w:p>
        </w:tc>
        <w:tc>
          <w:tcPr>
            <w:tcW w:w="1200" w:type="dxa"/>
          </w:tcPr>
          <w:p w14:paraId="54FE027A" w14:textId="77777777" w:rsidR="00E65492" w:rsidRPr="00CC3065" w:rsidRDefault="00E65492" w:rsidP="00593BE1">
            <w:r w:rsidRPr="00CC3065">
              <w:t>X</w:t>
            </w:r>
          </w:p>
        </w:tc>
        <w:tc>
          <w:tcPr>
            <w:tcW w:w="1800" w:type="dxa"/>
          </w:tcPr>
          <w:p w14:paraId="2FB1E214" w14:textId="77777777" w:rsidR="00E65492" w:rsidRPr="00CC3065" w:rsidRDefault="00E65492" w:rsidP="00593BE1">
            <w:r w:rsidRPr="00CC3065">
              <w:t>0.90</w:t>
            </w:r>
          </w:p>
        </w:tc>
        <w:tc>
          <w:tcPr>
            <w:tcW w:w="2839" w:type="dxa"/>
          </w:tcPr>
          <w:p w14:paraId="563AF859" w14:textId="77777777" w:rsidR="00E65492" w:rsidRPr="00CC3065" w:rsidRDefault="00E65492" w:rsidP="00593BE1">
            <w:r w:rsidRPr="00CC3065">
              <w:t>Process design specification</w:t>
            </w:r>
          </w:p>
        </w:tc>
      </w:tr>
    </w:tbl>
    <w:p w14:paraId="2D852AAD" w14:textId="77777777" w:rsidR="00122EFF" w:rsidRDefault="00122EFF" w:rsidP="00122EFF"/>
    <w:p w14:paraId="1EFE506C" w14:textId="73981C5E" w:rsidR="00E65492" w:rsidRPr="00CC3065" w:rsidRDefault="00E65492" w:rsidP="005C28C1">
      <w:pPr>
        <w:pStyle w:val="Heading5"/>
      </w:pPr>
      <w:r w:rsidRPr="00CC3065">
        <w:t>Residence Time Distribution Analysis</w:t>
      </w:r>
    </w:p>
    <w:p w14:paraId="1D600153" w14:textId="3F888990" w:rsidR="00E65492" w:rsidRPr="00CC3065" w:rsidRDefault="00E65492" w:rsidP="00E65492">
      <w:r w:rsidRPr="00CC3065">
        <w:t>The SCM describes conversion of an individual particle as a function of its residence time. In a CSTR, particles experience a broad exponential distribution of residence times owing to perfect mixing — some leave shortly after entry, others after much longer periods. Mean reactor exit conversion must therefore be obtained by weighting particle conversion X(t) by the CSTR residence time distribution (RTD) E(t).</w:t>
      </w:r>
    </w:p>
    <w:p w14:paraId="071F8893" w14:textId="77777777" w:rsidR="00E65492" w:rsidRPr="00CC3065" w:rsidRDefault="00E65492" w:rsidP="00E65492">
      <w:r w:rsidRPr="00CC3065">
        <w:t>For a single ideal CSTR with mean residence time τ:</w:t>
      </w:r>
    </w:p>
    <w:p w14:paraId="5FC72473" w14:textId="482769DD" w:rsidR="00E65492" w:rsidRPr="00CC3065" w:rsidRDefault="00E65492" w:rsidP="00E65492">
      <w:pPr>
        <w:jc w:val="center"/>
      </w:pPr>
      <m:oMathPara>
        <m:oMath>
          <m:r>
            <w:rPr>
              <w:rFonts w:ascii="Cambria Math" w:eastAsia="Cambria Math" w:hAnsi="Cambria Math"/>
            </w:rPr>
            <m:t>E(t)=</m:t>
          </m:r>
          <m:d>
            <m:dPr>
              <m:ctrlPr>
                <w:rPr>
                  <w:rFonts w:ascii="Cambria Math" w:eastAsia="Cambria Math" w:hAnsi="Cambria Math"/>
                  <w:i/>
                  <w:iCs/>
                </w:rPr>
              </m:ctrlPr>
            </m:dPr>
            <m:e>
              <m:f>
                <m:fPr>
                  <m:ctrlPr>
                    <w:rPr>
                      <w:rFonts w:ascii="Cambria Math" w:eastAsia="Cambria Math" w:hAnsi="Cambria Math"/>
                      <w:i/>
                      <w:iCs/>
                    </w:rPr>
                  </m:ctrlPr>
                </m:fPr>
                <m:num>
                  <m:r>
                    <w:rPr>
                      <w:rFonts w:ascii="Cambria Math" w:eastAsia="Cambria Math" w:hAnsi="Cambria Math"/>
                    </w:rPr>
                    <m:t>1</m:t>
                  </m:r>
                </m:num>
                <m:den>
                  <m:r>
                    <w:rPr>
                      <w:rFonts w:ascii="Cambria Math" w:eastAsia="Cambria Math" w:hAnsi="Cambria Math"/>
                    </w:rPr>
                    <m:t>τ</m:t>
                  </m:r>
                </m:den>
              </m:f>
            </m:e>
          </m:d>
          <m:r>
            <w:rPr>
              <w:rFonts w:ascii="Cambria Math" w:eastAsia="Cambria Math" w:hAnsi="Cambria Math"/>
            </w:rPr>
            <m:t>exp</m:t>
          </m:r>
          <m:d>
            <m:dPr>
              <m:ctrlPr>
                <w:rPr>
                  <w:rFonts w:ascii="Cambria Math" w:eastAsia="Cambria Math" w:hAnsi="Cambria Math"/>
                  <w:i/>
                  <w:iCs/>
                </w:rPr>
              </m:ctrlPr>
            </m:dPr>
            <m:e>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t</m:t>
                  </m:r>
                </m:num>
                <m:den>
                  <m:r>
                    <w:rPr>
                      <w:rFonts w:ascii="Cambria Math" w:eastAsia="Cambria Math" w:hAnsi="Cambria Math"/>
                    </w:rPr>
                    <m:t>τ</m:t>
                  </m:r>
                </m:den>
              </m:f>
            </m:e>
          </m:d>
          <m:r>
            <w:rPr>
              <w:rFonts w:ascii="Cambria Math" w:hAnsi="Cambria Math"/>
            </w:rPr>
            <m:t xml:space="preserve">    </m:t>
          </m:r>
        </m:oMath>
      </m:oMathPara>
    </w:p>
    <w:p w14:paraId="75CE40B1" w14:textId="77777777" w:rsidR="00E65492" w:rsidRPr="00CC3065" w:rsidRDefault="00E65492" w:rsidP="00E65492">
      <w:r w:rsidRPr="00CC3065">
        <w:t>The mean conversion leaving Reactor 1 is:</w:t>
      </w:r>
    </w:p>
    <w:p w14:paraId="0494BC3E" w14:textId="477C375C" w:rsidR="00E65492" w:rsidRPr="00CC3065" w:rsidRDefault="00E65492" w:rsidP="00E65492">
      <w:pPr>
        <w:jc w:val="center"/>
      </w:pPr>
      <m:oMathPara>
        <m:oMath>
          <m:r>
            <w:rPr>
              <w:rFonts w:ascii="Cambria Math" w:eastAsia="Cambria Math" w:hAnsi="Cambria Math"/>
            </w:rPr>
            <m:t>X̄₁=</m:t>
          </m:r>
          <m:nary>
            <m:naryPr>
              <m:limLoc m:val="subSup"/>
              <m:ctrlPr>
                <w:rPr>
                  <w:rFonts w:ascii="Cambria Math" w:eastAsia="Cambria Math" w:hAnsi="Cambria Math"/>
                  <w:i/>
                  <w:iCs/>
                </w:rPr>
              </m:ctrlPr>
            </m:naryPr>
            <m:sub>
              <m:r>
                <w:rPr>
                  <w:rFonts w:ascii="Cambria Math" w:eastAsia="Cambria Math" w:hAnsi="Cambria Math"/>
                </w:rPr>
                <m:t>0</m:t>
              </m:r>
            </m:sub>
            <m:sup>
              <m:r>
                <w:rPr>
                  <w:rFonts w:ascii="Cambria Math" w:eastAsia="Cambria Math" w:hAnsi="Cambria Math"/>
                </w:rPr>
                <m:t xml:space="preserve">∞ </m:t>
              </m:r>
            </m:sup>
            <m:e>
              <m:r>
                <w:rPr>
                  <w:rFonts w:ascii="Cambria Math" w:eastAsia="Cambria Math" w:hAnsi="Cambria Math"/>
                </w:rPr>
                <m:t>X</m:t>
              </m:r>
              <m:d>
                <m:dPr>
                  <m:ctrlPr>
                    <w:rPr>
                      <w:rFonts w:ascii="Cambria Math" w:eastAsia="Cambria Math" w:hAnsi="Cambria Math"/>
                      <w:i/>
                      <w:iCs/>
                    </w:rPr>
                  </m:ctrlPr>
                </m:dPr>
                <m:e>
                  <m:r>
                    <w:rPr>
                      <w:rFonts w:ascii="Cambria Math" w:eastAsia="Cambria Math" w:hAnsi="Cambria Math"/>
                    </w:rPr>
                    <m:t>t</m:t>
                  </m:r>
                </m:e>
              </m:d>
              <m:sSub>
                <m:sSubPr>
                  <m:ctrlPr>
                    <w:rPr>
                      <w:rFonts w:ascii="Cambria Math" w:eastAsia="Cambria Math" w:hAnsi="Cambria Math"/>
                      <w:i/>
                      <w:iCs/>
                    </w:rPr>
                  </m:ctrlPr>
                </m:sSubPr>
                <m:e>
                  <m:r>
                    <w:rPr>
                      <w:rFonts w:ascii="Cambria Math" w:eastAsia="Cambria Math" w:hAnsi="Cambria Math"/>
                    </w:rPr>
                    <m:t>E</m:t>
                  </m:r>
                </m:e>
                <m:sub>
                  <m:r>
                    <w:rPr>
                      <w:rFonts w:ascii="Cambria Math" w:eastAsia="Cambria Math" w:hAnsi="Cambria Math"/>
                    </w:rPr>
                    <m:t>1</m:t>
                  </m:r>
                </m:sub>
              </m:sSub>
              <m:r>
                <w:rPr>
                  <w:rFonts w:ascii="Cambria Math" w:eastAsia="Cambria Math" w:hAnsi="Cambria Math"/>
                </w:rPr>
                <m:t>(t)</m:t>
              </m:r>
            </m:e>
          </m:nary>
          <m:r>
            <w:rPr>
              <w:rFonts w:ascii="Cambria Math" w:eastAsia="Cambria Math" w:hAnsi="Cambria Math"/>
            </w:rPr>
            <m:t>dt</m:t>
          </m:r>
        </m:oMath>
      </m:oMathPara>
    </w:p>
    <w:p w14:paraId="59064667" w14:textId="77777777" w:rsidR="00E65492" w:rsidRDefault="00E65492" w:rsidP="00E65492">
      <w:r w:rsidRPr="00CC3065">
        <w:t>Since X(t) = 1 for t ≥ τₑ (complete conversion), the integral splits:</w:t>
      </w:r>
    </w:p>
    <w:p w14:paraId="60C7B9E1" w14:textId="0F0180E3" w:rsidR="00E65492" w:rsidRPr="00CC3065" w:rsidRDefault="003D0B1E" w:rsidP="00E65492">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τ</m:t>
                  </m:r>
                </m:e>
                <m:sub>
                  <m:r>
                    <w:rPr>
                      <w:rFonts w:ascii="Cambria Math" w:hAnsi="Cambria Math"/>
                    </w:rPr>
                    <m:t>e</m:t>
                  </m:r>
                </m:sub>
              </m:sSub>
            </m:sup>
            <m:e>
              <m:r>
                <w:rPr>
                  <w:rFonts w:ascii="Cambria Math" w:hAnsi="Cambria Math"/>
                </w:rPr>
                <m:t>X</m:t>
              </m:r>
              <m:d>
                <m:dPr>
                  <m:ctrlPr>
                    <w:rPr>
                      <w:rFonts w:ascii="Cambria Math" w:hAnsi="Cambria Math"/>
                      <w:i/>
                    </w:rPr>
                  </m:ctrlPr>
                </m:dPr>
                <m:e>
                  <m:r>
                    <w:rPr>
                      <w:rFonts w:ascii="Cambria Math" w:hAnsi="Cambria Math"/>
                    </w:rPr>
                    <m:t>t</m:t>
                  </m:r>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τ</m:t>
                      </m:r>
                    </m:den>
                  </m:f>
                </m:e>
              </m:d>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e>
                  </m:d>
                </m:e>
              </m:func>
            </m:e>
          </m:nary>
          <m:r>
            <w:rPr>
              <w:rFonts w:ascii="Cambria Math" w:hAnsi="Cambria Math"/>
            </w:rPr>
            <m:t>dt+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τ</m:t>
                  </m:r>
                </m:e>
                <m:sub>
                  <m:r>
                    <w:rPr>
                      <w:rFonts w:ascii="Cambria Math" w:hAnsi="Cambria Math"/>
                    </w:rPr>
                    <m:t>e</m:t>
                  </m:r>
                </m:sub>
              </m:sSub>
            </m:sub>
            <m:sup>
              <m:r>
                <w:rPr>
                  <w:rFonts w:ascii="Cambria Math" w:hAnsi="Cambria Math"/>
                </w:rPr>
                <m:t>∞</m:t>
              </m:r>
            </m:sup>
            <m:e>
              <m:r>
                <w:rPr>
                  <w:rFonts w:ascii="Cambria Math" w:hAnsi="Cambria Math"/>
                </w:rPr>
                <m:t>X</m:t>
              </m:r>
              <m:d>
                <m:dPr>
                  <m:ctrlPr>
                    <w:rPr>
                      <w:rFonts w:ascii="Cambria Math" w:hAnsi="Cambria Math"/>
                      <w:i/>
                    </w:rPr>
                  </m:ctrlPr>
                </m:dPr>
                <m:e>
                  <m:r>
                    <w:rPr>
                      <w:rFonts w:ascii="Cambria Math" w:hAnsi="Cambria Math"/>
                    </w:rPr>
                    <m:t>t</m:t>
                  </m:r>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τ</m:t>
                      </m:r>
                    </m:den>
                  </m:f>
                </m:e>
              </m:d>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e>
                  </m:d>
                </m:e>
              </m:func>
            </m:e>
          </m:nary>
          <m:r>
            <w:rPr>
              <w:rFonts w:ascii="Cambria Math" w:hAnsi="Cambria Math"/>
            </w:rPr>
            <m:t xml:space="preserve">dt  </m:t>
          </m:r>
        </m:oMath>
      </m:oMathPara>
    </w:p>
    <w:p w14:paraId="6932CC1F" w14:textId="77777777" w:rsidR="00E65492" w:rsidRPr="00CC3065" w:rsidRDefault="00E65492" w:rsidP="00E65492">
      <w:r w:rsidRPr="00CC3065">
        <w:t>For two equal-volume CSTRs in series, the combined RTD follows a gamma distribution:</w:t>
      </w:r>
    </w:p>
    <w:p w14:paraId="5CCDA3DE" w14:textId="47BA4DAB" w:rsidR="00E65492" w:rsidRPr="00CC3065" w:rsidRDefault="00E65492" w:rsidP="00E65492">
      <w:pPr>
        <w:jc w:val="center"/>
      </w:pPr>
      <m:oMathPara>
        <m:oMath>
          <m:r>
            <w:rPr>
              <w:rFonts w:ascii="Cambria Math" w:eastAsia="Cambria Math" w:hAnsi="Cambria Math"/>
            </w:rPr>
            <m:t>E₂(t)=</m:t>
          </m:r>
          <m:d>
            <m:dPr>
              <m:ctrlPr>
                <w:rPr>
                  <w:rFonts w:ascii="Cambria Math" w:eastAsia="Cambria Math" w:hAnsi="Cambria Math"/>
                  <w:i/>
                  <w:iCs/>
                </w:rPr>
              </m:ctrlPr>
            </m:dPr>
            <m:e>
              <m:f>
                <m:fPr>
                  <m:ctrlPr>
                    <w:rPr>
                      <w:rFonts w:ascii="Cambria Math" w:eastAsia="Cambria Math" w:hAnsi="Cambria Math"/>
                      <w:i/>
                      <w:iCs/>
                    </w:rPr>
                  </m:ctrlPr>
                </m:fPr>
                <m:num>
                  <m:r>
                    <w:rPr>
                      <w:rFonts w:ascii="Cambria Math" w:eastAsia="Cambria Math" w:hAnsi="Cambria Math"/>
                    </w:rPr>
                    <m:t>t</m:t>
                  </m:r>
                </m:num>
                <m:den>
                  <m:sSup>
                    <m:sSupPr>
                      <m:ctrlPr>
                        <w:rPr>
                          <w:rFonts w:ascii="Cambria Math" w:eastAsia="Cambria Math" w:hAnsi="Cambria Math"/>
                          <w:i/>
                          <w:iCs/>
                        </w:rPr>
                      </m:ctrlPr>
                    </m:sSupPr>
                    <m:e>
                      <m:r>
                        <w:rPr>
                          <w:rFonts w:ascii="Cambria Math" w:eastAsia="Cambria Math" w:hAnsi="Cambria Math"/>
                        </w:rPr>
                        <m:t>τ</m:t>
                      </m:r>
                    </m:e>
                    <m:sup>
                      <m:r>
                        <w:rPr>
                          <w:rFonts w:ascii="Cambria Math" w:eastAsia="Cambria Math" w:hAnsi="Cambria Math"/>
                        </w:rPr>
                        <m:t>2</m:t>
                      </m:r>
                    </m:sup>
                  </m:sSup>
                </m:den>
              </m:f>
            </m:e>
          </m:d>
          <m:r>
            <w:rPr>
              <w:rFonts w:ascii="Cambria Math" w:eastAsia="Cambria Math" w:hAnsi="Cambria Math"/>
            </w:rPr>
            <m:t>exp</m:t>
          </m:r>
          <m:d>
            <m:dPr>
              <m:ctrlPr>
                <w:rPr>
                  <w:rFonts w:ascii="Cambria Math" w:eastAsia="Cambria Math" w:hAnsi="Cambria Math"/>
                  <w:i/>
                  <w:iCs/>
                </w:rPr>
              </m:ctrlPr>
            </m:dPr>
            <m:e>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t</m:t>
                  </m:r>
                </m:num>
                <m:den>
                  <m:r>
                    <w:rPr>
                      <w:rFonts w:ascii="Cambria Math" w:eastAsia="Cambria Math" w:hAnsi="Cambria Math"/>
                    </w:rPr>
                    <m:t>τ</m:t>
                  </m:r>
                </m:den>
              </m:f>
            </m:e>
          </m:d>
          <m:r>
            <w:rPr>
              <w:rFonts w:ascii="Cambria Math" w:hAnsi="Cambria Math"/>
            </w:rPr>
            <m:t xml:space="preserve">     </m:t>
          </m:r>
        </m:oMath>
      </m:oMathPara>
    </w:p>
    <w:p w14:paraId="581456FC" w14:textId="77777777" w:rsidR="00E65492" w:rsidRDefault="00E65492" w:rsidP="00E65492">
      <w:r w:rsidRPr="00CC3065">
        <w:t>The mean conversion leaving Reactor 2 is:</w:t>
      </w:r>
    </w:p>
    <w:p w14:paraId="1F59EB7F" w14:textId="408245BA" w:rsidR="00E65492" w:rsidRPr="00CC3065" w:rsidRDefault="003D0B1E" w:rsidP="00E65492">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τ</m:t>
                  </m:r>
                </m:e>
                <m:sub>
                  <m:r>
                    <w:rPr>
                      <w:rFonts w:ascii="Cambria Math" w:hAnsi="Cambria Math"/>
                    </w:rPr>
                    <m:t>e</m:t>
                  </m:r>
                </m:sub>
              </m:sSub>
            </m:sup>
            <m:e>
              <m:r>
                <w:rPr>
                  <w:rFonts w:ascii="Cambria Math" w:hAnsi="Cambria Math"/>
                </w:rPr>
                <m:t>X</m:t>
              </m:r>
              <m:d>
                <m:dPr>
                  <m:ctrlPr>
                    <w:rPr>
                      <w:rFonts w:ascii="Cambria Math" w:hAnsi="Cambria Math"/>
                      <w:i/>
                    </w:rPr>
                  </m:ctrlPr>
                </m:dPr>
                <m:e>
                  <m:r>
                    <w:rPr>
                      <w:rFonts w:ascii="Cambria Math" w:hAnsi="Cambria Math"/>
                    </w:rPr>
                    <m:t>t</m:t>
                  </m:r>
                </m:e>
              </m:d>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τ</m:t>
                          </m:r>
                        </m:e>
                        <m:sup>
                          <m:r>
                            <w:rPr>
                              <w:rFonts w:ascii="Cambria Math" w:hAnsi="Cambria Math"/>
                            </w:rPr>
                            <m:t>2</m:t>
                          </m:r>
                        </m:sup>
                      </m:sSup>
                    </m:den>
                  </m:f>
                </m:e>
              </m:d>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e>
                  </m:d>
                </m:e>
              </m:func>
            </m:e>
          </m:nary>
          <m:r>
            <w:rPr>
              <w:rFonts w:ascii="Cambria Math" w:hAnsi="Cambria Math"/>
            </w:rPr>
            <m:t>dt+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τ</m:t>
                  </m:r>
                </m:e>
                <m:sub>
                  <m:r>
                    <w:rPr>
                      <w:rFonts w:ascii="Cambria Math" w:hAnsi="Cambria Math"/>
                    </w:rPr>
                    <m:t>e</m:t>
                  </m:r>
                </m:sub>
              </m:sSub>
            </m:sub>
            <m:sup>
              <m:r>
                <w:rPr>
                  <w:rFonts w:ascii="Cambria Math" w:hAnsi="Cambria Math"/>
                </w:rPr>
                <m:t>∞</m:t>
              </m:r>
            </m:sup>
            <m:e>
              <m:r>
                <w:rPr>
                  <w:rFonts w:ascii="Cambria Math" w:hAnsi="Cambria Math"/>
                </w:rPr>
                <m:t>X</m:t>
              </m:r>
              <m:d>
                <m:dPr>
                  <m:ctrlPr>
                    <w:rPr>
                      <w:rFonts w:ascii="Cambria Math" w:hAnsi="Cambria Math"/>
                      <w:i/>
                    </w:rPr>
                  </m:ctrlPr>
                </m:dPr>
                <m:e>
                  <m:r>
                    <w:rPr>
                      <w:rFonts w:ascii="Cambria Math" w:hAnsi="Cambria Math"/>
                    </w:rPr>
                    <m:t>t</m:t>
                  </m:r>
                </m:e>
              </m:d>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τ</m:t>
                          </m:r>
                        </m:e>
                        <m:sup>
                          <m:r>
                            <w:rPr>
                              <w:rFonts w:ascii="Cambria Math" w:hAnsi="Cambria Math"/>
                            </w:rPr>
                            <m:t>2</m:t>
                          </m:r>
                        </m:sup>
                      </m:sSup>
                    </m:den>
                  </m:f>
                </m:e>
              </m:d>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e>
                  </m:d>
                </m:e>
              </m:func>
            </m:e>
          </m:nary>
          <m:r>
            <w:rPr>
              <w:rFonts w:ascii="Cambria Math" w:hAnsi="Cambria Math"/>
            </w:rPr>
            <m:t xml:space="preserve">dt </m:t>
          </m:r>
        </m:oMath>
      </m:oMathPara>
    </w:p>
    <w:p w14:paraId="57AC3AD5" w14:textId="7A27E508" w:rsidR="00E65492" w:rsidRPr="00CC3065" w:rsidRDefault="00E65492" w:rsidP="00E65492">
      <w:r w:rsidRPr="00CC3065">
        <w:lastRenderedPageBreak/>
        <w:t>The two-CSTR RTD is narrower with a distinct peak near the mean residence time, reducing the fraction of particles with very short residence times and improving conversion efficiency compared with a single CSTR of equal total volume</w:t>
      </w:r>
      <w:r w:rsidR="00001337">
        <w:t>.</w:t>
      </w:r>
    </w:p>
    <w:p w14:paraId="0559D31A" w14:textId="77777777" w:rsidR="00E65492" w:rsidRPr="00CC3065" w:rsidRDefault="00E65492" w:rsidP="00E65492">
      <w:r w:rsidRPr="00CC3065">
        <w:t xml:space="preserve">The ideal CSTR RTD assumes perfect macro-mixing instantaneous on the timescale of reaction. Deviations can arise in concentrated mineral slurries through dead zones near baffles or the vessel base, bypassing of short-circuit flow between inlet and overflow, and macro-mixing limitations if the mixing time exceeds the reaction timescale. At </w:t>
      </w:r>
      <m:oMath>
        <m:r>
          <w:rPr>
            <w:rFonts w:ascii="Cambria Math" w:hAnsi="Cambria Math"/>
          </w:rPr>
          <m:t>R</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=5.89× </m:t>
        </m:r>
        <m:sSup>
          <m:sSupPr>
            <m:ctrlPr>
              <w:rPr>
                <w:rFonts w:ascii="Cambria Math" w:hAnsi="Cambria Math"/>
                <w:i/>
              </w:rPr>
            </m:ctrlPr>
          </m:sSupPr>
          <m:e>
            <m:r>
              <w:rPr>
                <w:rFonts w:ascii="Cambria Math" w:hAnsi="Cambria Math"/>
              </w:rPr>
              <m:t>10</m:t>
            </m:r>
          </m:e>
          <m:sup>
            <m:r>
              <w:rPr>
                <w:rFonts w:ascii="Cambria Math" w:hAnsi="Cambria Math"/>
              </w:rPr>
              <m:t>5</m:t>
            </m:r>
          </m:sup>
        </m:sSup>
      </m:oMath>
      <w:r w:rsidRPr="00CC3065">
        <w:t xml:space="preserve"> and P/V = 0.136 kW m⁻³, the mixing time estimated from the correlation of Nienow (1997) is approximately 15–25 s, negligible compared with the mean residence time of 1.15 h. Dead-zone and bypassing effects are likewise minimised by the four-baffle geometry, fully turbulent flow, and bottom-clearance impeller positioning. The ideal CSTR RTD is therefore a sound and conservative design assumption for this application; any real RTD narrowing due to imperfect mixing would reduce the fraction of short-residence-time particles and increase actual conversion above the design prediction, providing a conservative safety margin. Detailed residence time validation by tracer testing would be appropriate at the commissioning stage.</w:t>
      </w:r>
    </w:p>
    <w:p w14:paraId="56EA1FDB" w14:textId="4DF744B9" w:rsidR="00E65492" w:rsidRPr="00CC3065" w:rsidRDefault="00E65492" w:rsidP="005C28C1">
      <w:pPr>
        <w:pStyle w:val="Heading5"/>
      </w:pPr>
      <w:r w:rsidRPr="00CC3065">
        <w:t>Determination of Reactor Residence Time</w:t>
      </w:r>
    </w:p>
    <w:p w14:paraId="71AD758E" w14:textId="77777777" w:rsidR="0032013C" w:rsidRDefault="00E65492" w:rsidP="0032013C">
      <w:pPr>
        <w:keepNext/>
        <w:jc w:val="center"/>
      </w:pPr>
      <w:r w:rsidRPr="00CC3065">
        <w:rPr>
          <w:noProof/>
        </w:rPr>
        <w:drawing>
          <wp:inline distT="0" distB="0" distL="0" distR="0" wp14:anchorId="52F3BC36" wp14:editId="6ADD6BE7">
            <wp:extent cx="4453128" cy="2642616"/>
            <wp:effectExtent l="0" t="0" r="0" b="0"/>
            <wp:docPr id="104" name="Figure10_3"/>
            <wp:cNvGraphicFramePr/>
            <a:graphic xmlns:a="http://schemas.openxmlformats.org/drawingml/2006/main">
              <a:graphicData uri="http://schemas.openxmlformats.org/drawingml/2006/picture">
                <pic:pic xmlns:pic="http://schemas.openxmlformats.org/drawingml/2006/picture">
                  <pic:nvPicPr>
                    <pic:cNvPr id="104" name="Figure10_3"/>
                    <pic:cNvPicPr>
                      <a:picLocks noChangeAspect="1" noChangeArrowheads="1"/>
                    </pic:cNvPicPr>
                  </pic:nvPicPr>
                  <pic:blipFill>
                    <a:blip r:embed="rId31"/>
                    <a:stretch>
                      <a:fillRect/>
                    </a:stretch>
                  </pic:blipFill>
                  <pic:spPr bwMode="auto">
                    <a:xfrm>
                      <a:off x="0" y="0"/>
                      <a:ext cx="4456477" cy="2644603"/>
                    </a:xfrm>
                    <a:prstGeom prst="rect">
                      <a:avLst/>
                    </a:prstGeom>
                    <a:noFill/>
                    <a:ln>
                      <a:noFill/>
                    </a:ln>
                  </pic:spPr>
                </pic:pic>
              </a:graphicData>
            </a:graphic>
          </wp:inline>
        </w:drawing>
      </w:r>
    </w:p>
    <w:p w14:paraId="6ED4F48A" w14:textId="14333933" w:rsidR="00E65492" w:rsidRPr="00CC3065" w:rsidRDefault="0032013C" w:rsidP="0032013C">
      <w:pPr>
        <w:pStyle w:val="Caption"/>
      </w:pPr>
      <w:bookmarkStart w:id="312" w:name="_Toc237220068"/>
      <w:r>
        <w:t xml:space="preserve">Figure </w:t>
      </w:r>
      <w:fldSimple w:instr=" STYLEREF 1 \s ">
        <w:r w:rsidR="006221B8">
          <w:rPr>
            <w:noProof/>
          </w:rPr>
          <w:t>6</w:t>
        </w:r>
      </w:fldSimple>
      <w:r w:rsidR="00E162A1">
        <w:noBreakHyphen/>
      </w:r>
      <w:fldSimple w:instr=" SEQ Figure \* ARABIC \s 1 ">
        <w:r w:rsidR="006221B8">
          <w:rPr>
            <w:noProof/>
          </w:rPr>
          <w:t>15</w:t>
        </w:r>
      </w:fldSimple>
      <w:r>
        <w:t xml:space="preserve"> </w:t>
      </w:r>
      <w:r w:rsidRPr="004A2EB7">
        <w:t>Residence distribution of single CSTR vs. Two equal CSTRs in series</w:t>
      </w:r>
      <w:bookmarkEnd w:id="312"/>
    </w:p>
    <w:p w14:paraId="7AB6461E" w14:textId="7821BDC5" w:rsidR="00E65492" w:rsidRPr="00CC3065" w:rsidRDefault="00E65492" w:rsidP="00E65492">
      <w:r w:rsidRPr="00CC3065">
        <w:lastRenderedPageBreak/>
        <w:t>The required mean residence time per reactor was determined by combining the SCM kinetics with the RTD analysis. MATLAB evaluated mean exit conversion iteratively, adjusting τ until the two-stage system achieved the design criterion:</w:t>
      </w:r>
    </w:p>
    <w:p w14:paraId="3DACF3FF" w14:textId="2DA58386" w:rsidR="00E65492" w:rsidRPr="00CC3065" w:rsidRDefault="00E65492" w:rsidP="00E65492">
      <w:pPr>
        <w:jc w:val="center"/>
      </w:pPr>
      <m:oMathPara>
        <m:oMath>
          <m:r>
            <w:rPr>
              <w:rFonts w:ascii="Cambria Math" w:eastAsia="Cambria Math" w:hAnsi="Cambria Math"/>
            </w:rPr>
            <m:t>X̄₂=0.90</m:t>
          </m:r>
          <m:r>
            <w:rPr>
              <w:rFonts w:ascii="Cambria Math" w:hAnsi="Cambria Math"/>
            </w:rPr>
            <m:t xml:space="preserve"> </m:t>
          </m:r>
        </m:oMath>
      </m:oMathPara>
    </w:p>
    <w:p w14:paraId="2F19444C" w14:textId="77777777" w:rsidR="00E65492" w:rsidRPr="00CC3065" w:rsidRDefault="00E65492" w:rsidP="00E65492">
      <w:r w:rsidRPr="00CC3065">
        <w:t>The optimisation yielded:</w:t>
      </w:r>
    </w:p>
    <w:p w14:paraId="775DD619" w14:textId="108FCD18" w:rsidR="00E65492" w:rsidRPr="00CC3065" w:rsidRDefault="00E65492" w:rsidP="00E65492">
      <w:pPr>
        <w:jc w:val="center"/>
      </w:pPr>
      <m:oMathPara>
        <m:oMath>
          <m:r>
            <w:rPr>
              <w:rFonts w:ascii="Cambria Math" w:eastAsia="Cambria Math" w:hAnsi="Cambria Math"/>
            </w:rPr>
            <m:t xml:space="preserve">τ=1.1533 </m:t>
          </m:r>
          <m:r>
            <w:rPr>
              <w:rFonts w:ascii="Cambria Math" w:eastAsia="Cambria Math" w:hAnsi="Cambria Math"/>
            </w:rPr>
            <m:t>h per reactor</m:t>
          </m:r>
          <m:r>
            <w:rPr>
              <w:rFonts w:ascii="Cambria Math" w:hAnsi="Cambria Math"/>
            </w:rPr>
            <m:t xml:space="preserve"> </m:t>
          </m:r>
        </m:oMath>
      </m:oMathPara>
    </w:p>
    <w:p w14:paraId="65EB69A7" w14:textId="785DEE48"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τ</m:t>
              </m:r>
            </m:e>
            <m:sub>
              <m:r>
                <w:rPr>
                  <w:rFonts w:ascii="Cambria Math" w:eastAsia="Cambria Math" w:hAnsi="Cambria Math"/>
                </w:rPr>
                <m:t>total</m:t>
              </m:r>
            </m:sub>
          </m:sSub>
          <m:r>
            <w:rPr>
              <w:rFonts w:ascii="Cambria Math" w:eastAsia="Cambria Math" w:hAnsi="Cambria Math"/>
            </w:rPr>
            <m:t xml:space="preserve">=2τ=2.307 </m:t>
          </m:r>
          <m:r>
            <w:rPr>
              <w:rFonts w:ascii="Cambria Math" w:eastAsia="Cambria Math" w:hAnsi="Cambria Math"/>
            </w:rPr>
            <m:t>h</m:t>
          </m:r>
        </m:oMath>
      </m:oMathPara>
    </w:p>
    <w:p w14:paraId="13410D27" w14:textId="34A7B84A" w:rsidR="00E65492" w:rsidRPr="00CC3065" w:rsidRDefault="00E65492" w:rsidP="00E65492">
      <w:r w:rsidRPr="00CC3065">
        <w:t xml:space="preserve">Substituting into the RTD–SCM model: mean alumina conversion after Reactor 1 is 71.35%, rising to 90.00% after Reactor 2. Results are summarised in Table </w:t>
      </w:r>
      <w:r w:rsidR="00DB0BBD">
        <w:t>6-20</w:t>
      </w:r>
      <w:r w:rsidRPr="00CC3065">
        <w:t>.</w:t>
      </w:r>
    </w:p>
    <w:p w14:paraId="41A250B5" w14:textId="77777777" w:rsidR="00E65492" w:rsidRDefault="00E65492" w:rsidP="00E65492">
      <w:pPr>
        <w:rPr>
          <w:b/>
          <w:bCs/>
        </w:rPr>
      </w:pPr>
      <w:r>
        <w:rPr>
          <w:b/>
          <w:bCs/>
        </w:rPr>
        <w:br w:type="page"/>
      </w:r>
    </w:p>
    <w:p w14:paraId="2CA4B342" w14:textId="78F2727D" w:rsidR="0032013C" w:rsidRDefault="0032013C" w:rsidP="0032013C">
      <w:pPr>
        <w:pStyle w:val="Caption"/>
        <w:keepNext/>
      </w:pPr>
      <w:bookmarkStart w:id="313" w:name="_Toc237244851"/>
      <w:r>
        <w:lastRenderedPageBreak/>
        <w:t xml:space="preserve">Table </w:t>
      </w:r>
      <w:fldSimple w:instr=" STYLEREF 1 \s ">
        <w:r w:rsidR="006221B8">
          <w:rPr>
            <w:noProof/>
          </w:rPr>
          <w:t>6</w:t>
        </w:r>
      </w:fldSimple>
      <w:r w:rsidR="00B61202">
        <w:noBreakHyphen/>
      </w:r>
      <w:fldSimple w:instr=" SEQ Table \* ARABIC \s 1 ">
        <w:r w:rsidR="006221B8">
          <w:rPr>
            <w:noProof/>
          </w:rPr>
          <w:t>20</w:t>
        </w:r>
      </w:fldSimple>
      <w:r>
        <w:t xml:space="preserve"> </w:t>
      </w:r>
      <w:r w:rsidRPr="009B2B3D">
        <w:t>Residence time optimisation results</w:t>
      </w:r>
      <w:bookmarkEnd w:id="313"/>
    </w:p>
    <w:tbl>
      <w:tblPr>
        <w:tblStyle w:val="TableGrid"/>
        <w:tblW w:w="7505" w:type="dxa"/>
        <w:tblLook w:val="04A0" w:firstRow="1" w:lastRow="0" w:firstColumn="1" w:lastColumn="0" w:noHBand="0" w:noVBand="1"/>
      </w:tblPr>
      <w:tblGrid>
        <w:gridCol w:w="4245"/>
        <w:gridCol w:w="3260"/>
      </w:tblGrid>
      <w:tr w:rsidR="00E65492" w:rsidRPr="00CC3065" w14:paraId="09B42EE4" w14:textId="77777777" w:rsidTr="0032013C">
        <w:tc>
          <w:tcPr>
            <w:tcW w:w="4245" w:type="dxa"/>
          </w:tcPr>
          <w:p w14:paraId="754DDBD2" w14:textId="77777777" w:rsidR="00E65492" w:rsidRPr="00CC3065" w:rsidRDefault="00E65492" w:rsidP="00593BE1">
            <w:r w:rsidRPr="00CC3065">
              <w:rPr>
                <w:b/>
                <w:bCs/>
              </w:rPr>
              <w:t>Parameter</w:t>
            </w:r>
          </w:p>
        </w:tc>
        <w:tc>
          <w:tcPr>
            <w:tcW w:w="3260" w:type="dxa"/>
          </w:tcPr>
          <w:p w14:paraId="46F6EB78" w14:textId="77777777" w:rsidR="00E65492" w:rsidRPr="00CC3065" w:rsidRDefault="00E65492" w:rsidP="00593BE1">
            <w:r w:rsidRPr="00CC3065">
              <w:rPr>
                <w:b/>
                <w:bCs/>
              </w:rPr>
              <w:t>Value</w:t>
            </w:r>
          </w:p>
        </w:tc>
      </w:tr>
      <w:tr w:rsidR="00E65492" w:rsidRPr="00CC3065" w14:paraId="4716CAC3" w14:textId="77777777" w:rsidTr="0032013C">
        <w:tc>
          <w:tcPr>
            <w:tcW w:w="4245" w:type="dxa"/>
          </w:tcPr>
          <w:p w14:paraId="6077A191" w14:textId="77777777" w:rsidR="00E65492" w:rsidRPr="00CC3065" w:rsidRDefault="00E65492" w:rsidP="00593BE1">
            <w:r w:rsidRPr="00CC3065">
              <w:t>Characteristic conversion time, τₑ</w:t>
            </w:r>
          </w:p>
        </w:tc>
        <w:tc>
          <w:tcPr>
            <w:tcW w:w="3260" w:type="dxa"/>
          </w:tcPr>
          <w:p w14:paraId="687E0F1D" w14:textId="77777777" w:rsidR="00E65492" w:rsidRPr="00CC3065" w:rsidRDefault="00E65492" w:rsidP="00593BE1">
            <w:r w:rsidRPr="00CC3065">
              <w:t>2.50 h</w:t>
            </w:r>
          </w:p>
        </w:tc>
      </w:tr>
      <w:tr w:rsidR="00E65492" w:rsidRPr="00CC3065" w14:paraId="26B1CBA8" w14:textId="77777777" w:rsidTr="0032013C">
        <w:tc>
          <w:tcPr>
            <w:tcW w:w="4245" w:type="dxa"/>
          </w:tcPr>
          <w:p w14:paraId="506D8503" w14:textId="77777777" w:rsidR="00E65492" w:rsidRPr="00CC3065" w:rsidRDefault="00E65492" w:rsidP="00593BE1">
            <w:r w:rsidRPr="00CC3065">
              <w:t>Residence time per reactor, τ</w:t>
            </w:r>
          </w:p>
        </w:tc>
        <w:tc>
          <w:tcPr>
            <w:tcW w:w="3260" w:type="dxa"/>
          </w:tcPr>
          <w:p w14:paraId="1494ACB1" w14:textId="77777777" w:rsidR="00E65492" w:rsidRPr="00CC3065" w:rsidRDefault="00E65492" w:rsidP="00593BE1">
            <w:r w:rsidRPr="00CC3065">
              <w:t>1.1533 h</w:t>
            </w:r>
          </w:p>
        </w:tc>
      </w:tr>
      <w:tr w:rsidR="00E65492" w:rsidRPr="00CC3065" w14:paraId="57B9BBB2" w14:textId="77777777" w:rsidTr="0032013C">
        <w:tc>
          <w:tcPr>
            <w:tcW w:w="4245" w:type="dxa"/>
          </w:tcPr>
          <w:p w14:paraId="0DDEBF34" w14:textId="77777777" w:rsidR="00E65492" w:rsidRPr="00CC3065" w:rsidRDefault="00E65492" w:rsidP="00593BE1">
            <w:r w:rsidRPr="00CC3065">
              <w:t xml:space="preserve">Total system residence time, </w:t>
            </w:r>
            <m:oMath>
              <m:sSub>
                <m:sSubPr>
                  <m:ctrlPr>
                    <w:rPr>
                      <w:rFonts w:ascii="Cambria Math" w:hAnsi="Cambria Math"/>
                      <w:i/>
                    </w:rPr>
                  </m:ctrlPr>
                </m:sSubPr>
                <m:e>
                  <m:r>
                    <w:rPr>
                      <w:rFonts w:ascii="Cambria Math" w:hAnsi="Cambria Math"/>
                    </w:rPr>
                    <m:t>τ</m:t>
                  </m:r>
                </m:e>
                <m:sub>
                  <m:r>
                    <w:rPr>
                      <w:rFonts w:ascii="Cambria Math" w:hAnsi="Cambria Math"/>
                    </w:rPr>
                    <m:t>total</m:t>
                  </m:r>
                </m:sub>
              </m:sSub>
            </m:oMath>
          </w:p>
        </w:tc>
        <w:tc>
          <w:tcPr>
            <w:tcW w:w="3260" w:type="dxa"/>
          </w:tcPr>
          <w:p w14:paraId="3559F932" w14:textId="77777777" w:rsidR="00E65492" w:rsidRPr="00CC3065" w:rsidRDefault="00E65492" w:rsidP="00593BE1">
            <w:r w:rsidRPr="00CC3065">
              <w:t>2.3066 h</w:t>
            </w:r>
          </w:p>
        </w:tc>
      </w:tr>
      <w:tr w:rsidR="00E65492" w:rsidRPr="00CC3065" w14:paraId="3EEDA5C8" w14:textId="77777777" w:rsidTr="0032013C">
        <w:tc>
          <w:tcPr>
            <w:tcW w:w="4245" w:type="dxa"/>
          </w:tcPr>
          <w:p w14:paraId="0B626EEA" w14:textId="77777777" w:rsidR="00E65492" w:rsidRPr="00CC3065" w:rsidRDefault="00E65492" w:rsidP="00593BE1">
            <w:r w:rsidRPr="00CC3065">
              <w:t>Mean conversion after Reactor 1, X̄₁</w:t>
            </w:r>
          </w:p>
        </w:tc>
        <w:tc>
          <w:tcPr>
            <w:tcW w:w="3260" w:type="dxa"/>
          </w:tcPr>
          <w:p w14:paraId="5A45B2EA" w14:textId="77777777" w:rsidR="00E65492" w:rsidRPr="00CC3065" w:rsidRDefault="00E65492" w:rsidP="00593BE1">
            <w:r w:rsidRPr="00CC3065">
              <w:t>71.35%</w:t>
            </w:r>
          </w:p>
        </w:tc>
      </w:tr>
      <w:tr w:rsidR="00E65492" w:rsidRPr="00CC3065" w14:paraId="715479A9" w14:textId="77777777" w:rsidTr="0032013C">
        <w:tc>
          <w:tcPr>
            <w:tcW w:w="4245" w:type="dxa"/>
          </w:tcPr>
          <w:p w14:paraId="3DFDBD47" w14:textId="77777777" w:rsidR="00E65492" w:rsidRPr="00CC3065" w:rsidRDefault="00E65492" w:rsidP="00593BE1">
            <w:r w:rsidRPr="00CC3065">
              <w:t>Mean conversion after Reactor 2, X̄₂</w:t>
            </w:r>
          </w:p>
        </w:tc>
        <w:tc>
          <w:tcPr>
            <w:tcW w:w="3260" w:type="dxa"/>
          </w:tcPr>
          <w:p w14:paraId="4A531B8B" w14:textId="77777777" w:rsidR="00E65492" w:rsidRPr="00CC3065" w:rsidRDefault="00E65492" w:rsidP="00593BE1">
            <w:r w:rsidRPr="00CC3065">
              <w:t>90.00%</w:t>
            </w:r>
          </w:p>
        </w:tc>
      </w:tr>
    </w:tbl>
    <w:p w14:paraId="50CC4440" w14:textId="77777777" w:rsidR="00E65492" w:rsidRPr="00CC3065" w:rsidRDefault="00E65492" w:rsidP="00E65492"/>
    <w:p w14:paraId="223AEAF9" w14:textId="77777777" w:rsidR="00436961" w:rsidRDefault="00E65492" w:rsidP="00436961">
      <w:pPr>
        <w:keepNext/>
      </w:pPr>
      <w:r w:rsidRPr="00CC3065">
        <w:rPr>
          <w:noProof/>
        </w:rPr>
        <w:drawing>
          <wp:inline distT="0" distB="0" distL="0" distR="0" wp14:anchorId="68A41564" wp14:editId="79D59C07">
            <wp:extent cx="5327015" cy="3268980"/>
            <wp:effectExtent l="0" t="0" r="0" b="0"/>
            <wp:docPr id="106" name="Figure10_4"/>
            <wp:cNvGraphicFramePr/>
            <a:graphic xmlns:a="http://schemas.openxmlformats.org/drawingml/2006/main">
              <a:graphicData uri="http://schemas.openxmlformats.org/drawingml/2006/picture">
                <pic:pic xmlns:pic="http://schemas.openxmlformats.org/drawingml/2006/picture">
                  <pic:nvPicPr>
                    <pic:cNvPr id="106" name="Figure10_4"/>
                    <pic:cNvPicPr>
                      <a:picLocks noChangeAspect="1" noChangeArrowheads="1"/>
                    </pic:cNvPicPr>
                  </pic:nvPicPr>
                  <pic:blipFill>
                    <a:blip r:embed="rId32"/>
                    <a:stretch>
                      <a:fillRect/>
                    </a:stretch>
                  </pic:blipFill>
                  <pic:spPr bwMode="auto">
                    <a:xfrm>
                      <a:off x="0" y="0"/>
                      <a:ext cx="5327015" cy="3268980"/>
                    </a:xfrm>
                    <a:prstGeom prst="rect">
                      <a:avLst/>
                    </a:prstGeom>
                    <a:noFill/>
                    <a:ln>
                      <a:noFill/>
                    </a:ln>
                  </pic:spPr>
                </pic:pic>
              </a:graphicData>
            </a:graphic>
          </wp:inline>
        </w:drawing>
      </w:r>
    </w:p>
    <w:p w14:paraId="47632ED4" w14:textId="4B8AFC17" w:rsidR="00E65492" w:rsidRPr="00CC3065" w:rsidRDefault="00436961" w:rsidP="00436961">
      <w:pPr>
        <w:pStyle w:val="Caption"/>
        <w:jc w:val="both"/>
      </w:pPr>
      <w:bookmarkStart w:id="314" w:name="_Toc237220069"/>
      <w:r>
        <w:t xml:space="preserve">Figure </w:t>
      </w:r>
      <w:fldSimple w:instr=" STYLEREF 1 \s ">
        <w:r w:rsidR="006221B8">
          <w:rPr>
            <w:noProof/>
          </w:rPr>
          <w:t>6</w:t>
        </w:r>
      </w:fldSimple>
      <w:r w:rsidR="00E162A1">
        <w:noBreakHyphen/>
      </w:r>
      <w:fldSimple w:instr=" SEQ Figure \* ARABIC \s 1 ">
        <w:r w:rsidR="006221B8">
          <w:rPr>
            <w:noProof/>
          </w:rPr>
          <w:t>16</w:t>
        </w:r>
      </w:fldSimple>
      <w:r>
        <w:t xml:space="preserve"> </w:t>
      </w:r>
      <w:r w:rsidRPr="00881AEA">
        <w:t>Mean alumina conversion vs. residence time per reactor (Two-Stage CSTR system)</w:t>
      </w:r>
      <w:bookmarkEnd w:id="314"/>
    </w:p>
    <w:p w14:paraId="43086437" w14:textId="79814631" w:rsidR="00E65492" w:rsidRDefault="00436961" w:rsidP="00E65492">
      <w:r>
        <w:t xml:space="preserve">The figure above </w:t>
      </w:r>
      <w:r w:rsidR="00E65492" w:rsidRPr="00CC3065">
        <w:t>shows conversion increasing monotonically with residence time but approaching an asymptote at high τ, reflecting the progressive increase in diffusional resistance from the thickening silica-rich product layer. The diminishing slope beyond X̅ = 0.80 reflects the progressive increase in product-layer diffusion resistance, indicating that each additional percentage point of conversion beyond 90% would require a disproportionate increase in reactor volume and capital cost. The 90% design point therefore represents a sound engineering optimum. Substantially larger reactor volumes are required for incremental conversion gains beyond 90%, justifying the selected design point.</w:t>
      </w:r>
      <w:r w:rsidR="00A33CD3">
        <w:t xml:space="preserve"> The residence-time advantage of the two-</w:t>
      </w:r>
      <w:r w:rsidR="00A33CD3">
        <w:lastRenderedPageBreak/>
        <w:t>stage configuration relative to a single CSTR of equal total volume is illustrated in the figure below;</w:t>
      </w:r>
    </w:p>
    <w:p w14:paraId="32927E95" w14:textId="77777777" w:rsidR="007D1DFD" w:rsidRDefault="004D3B5B" w:rsidP="007D1DFD">
      <w:pPr>
        <w:keepNext/>
        <w:jc w:val="center"/>
      </w:pPr>
      <w:r>
        <w:rPr>
          <w:noProof/>
        </w:rPr>
        <w:drawing>
          <wp:inline distT="0" distB="0" distL="0" distR="0" wp14:anchorId="68780B1A" wp14:editId="604ECC12">
            <wp:extent cx="4282440" cy="2735580"/>
            <wp:effectExtent l="0" t="0" r="0" b="7620"/>
            <wp:docPr id="186868993" name="Picture 186868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82440" cy="2735580"/>
                    </a:xfrm>
                    <a:prstGeom prst="rect">
                      <a:avLst/>
                    </a:prstGeom>
                    <a:noFill/>
                    <a:ln>
                      <a:noFill/>
                    </a:ln>
                  </pic:spPr>
                </pic:pic>
              </a:graphicData>
            </a:graphic>
          </wp:inline>
        </w:drawing>
      </w:r>
    </w:p>
    <w:p w14:paraId="06BD70FA" w14:textId="0CD5B26D" w:rsidR="00A33CD3" w:rsidRDefault="007D1DFD" w:rsidP="007D1DFD">
      <w:pPr>
        <w:pStyle w:val="Caption"/>
      </w:pPr>
      <w:bookmarkStart w:id="315" w:name="_Toc237220070"/>
      <w:r>
        <w:t xml:space="preserve">Figure </w:t>
      </w:r>
      <w:fldSimple w:instr=" STYLEREF 1 \s ">
        <w:r w:rsidR="006221B8">
          <w:rPr>
            <w:noProof/>
          </w:rPr>
          <w:t>6</w:t>
        </w:r>
      </w:fldSimple>
      <w:r w:rsidR="00E162A1">
        <w:noBreakHyphen/>
      </w:r>
      <w:fldSimple w:instr=" SEQ Figure \* ARABIC \s 1 ">
        <w:r w:rsidR="006221B8">
          <w:rPr>
            <w:noProof/>
          </w:rPr>
          <w:t>17</w:t>
        </w:r>
      </w:fldSimple>
      <w:r>
        <w:t xml:space="preserve"> </w:t>
      </w:r>
      <w:r w:rsidRPr="00886912">
        <w:t>Conversion vs Total Residence Time — Single CSTR and Two Equal</w:t>
      </w:r>
      <w:r w:rsidR="00AC0219">
        <w:t xml:space="preserve"> CSTRs in series</w:t>
      </w:r>
      <w:bookmarkEnd w:id="315"/>
    </w:p>
    <w:p w14:paraId="7E40C470" w14:textId="022BB8CF" w:rsidR="004D3B5B" w:rsidRPr="00471360" w:rsidRDefault="004D3B5B" w:rsidP="00AC0219"/>
    <w:p w14:paraId="33F96CB8" w14:textId="0A7E966A" w:rsidR="00E65492" w:rsidRPr="00CC3065" w:rsidRDefault="00E65492" w:rsidP="005C28C1">
      <w:pPr>
        <w:pStyle w:val="Heading5"/>
      </w:pPr>
      <w:r w:rsidRPr="00CC3065">
        <w:t>Reactor Volume Determination</w:t>
      </w:r>
    </w:p>
    <w:p w14:paraId="02CCA76A" w14:textId="41D96432" w:rsidR="00E65492" w:rsidRPr="00CC3065" w:rsidRDefault="00E65492" w:rsidP="00E65492">
      <w:r w:rsidRPr="00CC3065">
        <w:rPr>
          <w:b/>
          <w:bCs/>
          <w:u w:val="single"/>
        </w:rPr>
        <w:t>Mixture Density</w:t>
      </w:r>
    </w:p>
    <w:p w14:paraId="003F3573" w14:textId="77777777" w:rsidR="00E65492" w:rsidRPr="00CC3065" w:rsidRDefault="00E65492" w:rsidP="00E65492">
      <w:r w:rsidRPr="00CC3065">
        <w:t>Mixture density was estimated using the volumetric reciprocal mixing rule, assuming additive component volumes:</w:t>
      </w:r>
    </w:p>
    <w:p w14:paraId="13F22924" w14:textId="5025AD82" w:rsidR="00E65492" w:rsidRPr="00CC3065" w:rsidRDefault="003D0B1E" w:rsidP="00E65492">
      <w:pPr>
        <w:jc w:val="center"/>
      </w:pPr>
      <m:oMathPara>
        <m:oMath>
          <m:f>
            <m:fPr>
              <m:ctrlPr>
                <w:rPr>
                  <w:rFonts w:ascii="Cambria Math" w:eastAsia="Cambria Math" w:hAnsi="Cambria Math"/>
                  <w:i/>
                  <w:iCs/>
                </w:rPr>
              </m:ctrlPr>
            </m:fPr>
            <m:num>
              <m:r>
                <w:rPr>
                  <w:rFonts w:ascii="Cambria Math" w:eastAsia="Cambria Math" w:hAnsi="Cambria Math"/>
                </w:rPr>
                <m:t>1</m:t>
              </m:r>
            </m:num>
            <m:den>
              <m:sSub>
                <m:sSubPr>
                  <m:ctrlPr>
                    <w:rPr>
                      <w:rFonts w:ascii="Cambria Math" w:eastAsia="Cambria Math" w:hAnsi="Cambria Math"/>
                      <w:i/>
                      <w:iCs/>
                    </w:rPr>
                  </m:ctrlPr>
                </m:sSubPr>
                <m:e>
                  <m:r>
                    <w:rPr>
                      <w:rFonts w:ascii="Cambria Math" w:eastAsia="Cambria Math" w:hAnsi="Cambria Math"/>
                    </w:rPr>
                    <m:t>ρ</m:t>
                  </m:r>
                </m:e>
                <m:sub>
                  <m:r>
                    <w:rPr>
                      <w:rFonts w:ascii="Cambria Math" w:eastAsia="Cambria Math" w:hAnsi="Cambria Math"/>
                    </w:rPr>
                    <m:t>mix</m:t>
                  </m:r>
                </m:sub>
              </m:sSub>
            </m:den>
          </m:f>
          <m:r>
            <w:rPr>
              <w:rFonts w:ascii="Cambria Math" w:eastAsia="Cambria Math" w:hAnsi="Cambria Math"/>
            </w:rPr>
            <m:t>=</m:t>
          </m:r>
          <m:nary>
            <m:naryPr>
              <m:chr m:val="∑"/>
              <m:limLoc m:val="undOvr"/>
              <m:subHide m:val="1"/>
              <m:supHide m:val="1"/>
              <m:ctrlPr>
                <w:rPr>
                  <w:rFonts w:ascii="Cambria Math" w:eastAsia="Cambria Math" w:hAnsi="Cambria Math"/>
                  <w:i/>
                  <w:iCs/>
                </w:rPr>
              </m:ctrlPr>
            </m:naryPr>
            <m:sub/>
            <m:sup/>
            <m:e>
              <m:d>
                <m:dPr>
                  <m:ctrlPr>
                    <w:rPr>
                      <w:rFonts w:ascii="Cambria Math" w:eastAsia="Cambria Math" w:hAnsi="Cambria Math"/>
                      <w:i/>
                      <w:iCs/>
                    </w:rPr>
                  </m:ctrlPr>
                </m:dPr>
                <m:e>
                  <m:f>
                    <m:fPr>
                      <m:ctrlPr>
                        <w:rPr>
                          <w:rFonts w:ascii="Cambria Math" w:eastAsia="Cambria Math" w:hAnsi="Cambria Math"/>
                          <w:i/>
                          <w:iCs/>
                        </w:rPr>
                      </m:ctrlPr>
                    </m:fPr>
                    <m:num>
                      <m:r>
                        <w:rPr>
                          <w:rFonts w:ascii="Cambria Math" w:eastAsia="Cambria Math" w:hAnsi="Cambria Math"/>
                        </w:rPr>
                        <m:t>wᵢ</m:t>
                      </m:r>
                    </m:num>
                    <m:den>
                      <m:r>
                        <w:rPr>
                          <w:rFonts w:ascii="Cambria Math" w:eastAsia="Cambria Math" w:hAnsi="Cambria Math"/>
                        </w:rPr>
                        <m:t>ρᵢ</m:t>
                      </m:r>
                    </m:den>
                  </m:f>
                </m:e>
              </m:d>
            </m:e>
          </m:nary>
          <m:r>
            <w:rPr>
              <w:rFonts w:ascii="Cambria Math" w:hAnsi="Cambria Math"/>
            </w:rPr>
            <m:t xml:space="preserve">     </m:t>
          </m:r>
        </m:oMath>
      </m:oMathPara>
    </w:p>
    <w:p w14:paraId="4C210291" w14:textId="77777777" w:rsidR="00E65492" w:rsidRPr="00CC3065" w:rsidRDefault="00E65492" w:rsidP="00E65492">
      <w:r w:rsidRPr="00CC3065">
        <w:t>Total feed mass flowrate:</w:t>
      </w:r>
    </w:p>
    <w:p w14:paraId="296C62F9" w14:textId="7B2AA3BD"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ṁ</m:t>
              </m:r>
            </m:e>
            <m:sub>
              <m:r>
                <w:rPr>
                  <w:rFonts w:ascii="Cambria Math" w:eastAsia="Cambria Math" w:hAnsi="Cambria Math"/>
                </w:rPr>
                <m:t>total</m:t>
              </m:r>
            </m:sub>
          </m:sSub>
          <m:r>
            <w:rPr>
              <w:rFonts w:ascii="Cambria Math" w:eastAsia="Cambria Math" w:hAnsi="Cambria Math"/>
            </w:rPr>
            <m:t>=</m:t>
          </m:r>
          <m:sSub>
            <m:sSubPr>
              <m:ctrlPr>
                <w:rPr>
                  <w:rFonts w:ascii="Cambria Math" w:eastAsia="Cambria Math" w:hAnsi="Cambria Math"/>
                  <w:i/>
                  <w:iCs/>
                </w:rPr>
              </m:ctrlPr>
            </m:sSubPr>
            <m:e>
              <m:r>
                <w:rPr>
                  <w:rFonts w:ascii="Cambria Math" w:eastAsia="Cambria Math" w:hAnsi="Cambria Math"/>
                </w:rPr>
                <m:t>ṁ</m:t>
              </m:r>
            </m:e>
            <m:sub>
              <m:r>
                <w:rPr>
                  <w:rFonts w:ascii="Cambria Math" w:eastAsia="Cambria Math" w:hAnsi="Cambria Math"/>
                </w:rPr>
                <m:t>slurry</m:t>
              </m:r>
            </m:sub>
          </m:sSub>
          <m:r>
            <w:rPr>
              <w:rFonts w:ascii="Cambria Math" w:eastAsia="Cambria Math" w:hAnsi="Cambria Math"/>
            </w:rPr>
            <m:t>+</m:t>
          </m:r>
          <m:sSub>
            <m:sSubPr>
              <m:ctrlPr>
                <w:rPr>
                  <w:rFonts w:ascii="Cambria Math" w:eastAsia="Cambria Math" w:hAnsi="Cambria Math"/>
                  <w:i/>
                  <w:iCs/>
                </w:rPr>
              </m:ctrlPr>
            </m:sSubPr>
            <m:e>
              <m:r>
                <w:rPr>
                  <w:rFonts w:ascii="Cambria Math" w:eastAsia="Cambria Math" w:hAnsi="Cambria Math"/>
                </w:rPr>
                <m:t>ṁ</m:t>
              </m:r>
            </m:e>
            <m:sub>
              <m:r>
                <w:rPr>
                  <w:rFonts w:ascii="Cambria Math" w:eastAsia="Cambria Math" w:hAnsi="Cambria Math"/>
                </w:rPr>
                <m:t>acid</m:t>
              </m:r>
            </m:sub>
          </m:sSub>
          <m:r>
            <w:rPr>
              <w:rFonts w:ascii="Cambria Math" w:eastAsia="Cambria Math" w:hAnsi="Cambria Math"/>
            </w:rPr>
            <m:t>=1,336.02+1,800.00=3,136.02 kg h⁻¹</m:t>
          </m:r>
          <m:r>
            <w:rPr>
              <w:rFonts w:ascii="Cambria Math" w:hAnsi="Cambria Math"/>
            </w:rPr>
            <m:t xml:space="preserve">  </m:t>
          </m:r>
        </m:oMath>
      </m:oMathPara>
    </w:p>
    <w:p w14:paraId="574057D4" w14:textId="02D7BCDE" w:rsidR="005C28C1" w:rsidRDefault="005C28C1" w:rsidP="005C28C1">
      <w:pPr>
        <w:pStyle w:val="Caption"/>
        <w:keepNext/>
      </w:pPr>
      <w:bookmarkStart w:id="316" w:name="_Toc237244852"/>
      <w:r>
        <w:t xml:space="preserve">Table </w:t>
      </w:r>
      <w:fldSimple w:instr=" STYLEREF 1 \s ">
        <w:r w:rsidR="006221B8">
          <w:rPr>
            <w:noProof/>
          </w:rPr>
          <w:t>6</w:t>
        </w:r>
      </w:fldSimple>
      <w:r w:rsidR="00B61202">
        <w:noBreakHyphen/>
      </w:r>
      <w:fldSimple w:instr=" SEQ Table \* ARABIC \s 1 ">
        <w:r w:rsidR="006221B8">
          <w:rPr>
            <w:noProof/>
          </w:rPr>
          <w:t>21</w:t>
        </w:r>
      </w:fldSimple>
      <w:r>
        <w:t xml:space="preserve"> </w:t>
      </w:r>
      <w:r w:rsidRPr="00963AB3">
        <w:t>Component mass flowrates</w:t>
      </w:r>
      <w:bookmarkEnd w:id="316"/>
    </w:p>
    <w:tbl>
      <w:tblPr>
        <w:tblStyle w:val="TableGrid"/>
        <w:tblW w:w="4815" w:type="dxa"/>
        <w:jc w:val="center"/>
        <w:tblLook w:val="04A0" w:firstRow="1" w:lastRow="0" w:firstColumn="1" w:lastColumn="0" w:noHBand="0" w:noVBand="1"/>
      </w:tblPr>
      <w:tblGrid>
        <w:gridCol w:w="2181"/>
        <w:gridCol w:w="2634"/>
      </w:tblGrid>
      <w:tr w:rsidR="00C75617" w:rsidRPr="00CC3065" w14:paraId="72E6DD4D" w14:textId="77777777" w:rsidTr="00C75617">
        <w:trPr>
          <w:jc w:val="center"/>
        </w:trPr>
        <w:tc>
          <w:tcPr>
            <w:tcW w:w="2181" w:type="dxa"/>
          </w:tcPr>
          <w:p w14:paraId="136892AB" w14:textId="77777777" w:rsidR="00C75617" w:rsidRPr="00CC3065" w:rsidRDefault="00C75617" w:rsidP="00593BE1">
            <w:r w:rsidRPr="00CC3065">
              <w:rPr>
                <w:b/>
                <w:bCs/>
              </w:rPr>
              <w:t>Component</w:t>
            </w:r>
          </w:p>
        </w:tc>
        <w:tc>
          <w:tcPr>
            <w:tcW w:w="2634" w:type="dxa"/>
          </w:tcPr>
          <w:p w14:paraId="2DCF6B89" w14:textId="77777777" w:rsidR="00C75617" w:rsidRPr="00CC3065" w:rsidRDefault="00C75617" w:rsidP="00593BE1">
            <w:r w:rsidRPr="00CC3065">
              <w:rPr>
                <w:b/>
                <w:bCs/>
              </w:rPr>
              <w:t>Mass Flowrate (kg h⁻¹)</w:t>
            </w:r>
          </w:p>
        </w:tc>
      </w:tr>
      <w:tr w:rsidR="00C75617" w:rsidRPr="00CC3065" w14:paraId="7C6A003E" w14:textId="77777777" w:rsidTr="00C75617">
        <w:trPr>
          <w:jc w:val="center"/>
        </w:trPr>
        <w:tc>
          <w:tcPr>
            <w:tcW w:w="2181" w:type="dxa"/>
          </w:tcPr>
          <w:p w14:paraId="1DC4C23E" w14:textId="2C23504F" w:rsidR="00C75617" w:rsidRPr="00CC3065" w:rsidRDefault="00C75617" w:rsidP="00593BE1">
            <m:oMathPara>
              <m:oMath>
                <m:r>
                  <w:rPr>
                    <w:rFonts w:ascii="Cambria Math" w:hAnsi="Cambria Math"/>
                  </w:rPr>
                  <m:t>Al₂O₃</m:t>
                </m:r>
              </m:oMath>
            </m:oMathPara>
          </w:p>
        </w:tc>
        <w:tc>
          <w:tcPr>
            <w:tcW w:w="2634" w:type="dxa"/>
          </w:tcPr>
          <w:p w14:paraId="205C9453" w14:textId="733254EB" w:rsidR="00C75617" w:rsidRPr="00CC3065" w:rsidRDefault="00C75617" w:rsidP="00593BE1">
            <w:r>
              <w:t>261.498</w:t>
            </w:r>
          </w:p>
        </w:tc>
      </w:tr>
      <w:tr w:rsidR="00C75617" w:rsidRPr="00CC3065" w14:paraId="01E9DC36" w14:textId="77777777" w:rsidTr="00C75617">
        <w:trPr>
          <w:jc w:val="center"/>
        </w:trPr>
        <w:tc>
          <w:tcPr>
            <w:tcW w:w="2181" w:type="dxa"/>
          </w:tcPr>
          <w:p w14:paraId="0998482F" w14:textId="0611CAAC" w:rsidR="00C75617" w:rsidRPr="00CC3065" w:rsidRDefault="00C75617" w:rsidP="00593BE1">
            <m:oMathPara>
              <m:oMath>
                <m:r>
                  <w:rPr>
                    <w:rFonts w:ascii="Cambria Math" w:hAnsi="Cambria Math"/>
                  </w:rPr>
                  <m:t>SiO₂</m:t>
                </m:r>
              </m:oMath>
            </m:oMathPara>
          </w:p>
        </w:tc>
        <w:tc>
          <w:tcPr>
            <w:tcW w:w="2634" w:type="dxa"/>
          </w:tcPr>
          <w:p w14:paraId="3215D7B7" w14:textId="01DF64DA" w:rsidR="00C75617" w:rsidRPr="00CC3065" w:rsidRDefault="00C75617" w:rsidP="00593BE1">
            <w:r>
              <w:t>240.161</w:t>
            </w:r>
          </w:p>
        </w:tc>
      </w:tr>
      <w:tr w:rsidR="00C75617" w:rsidRPr="00CC3065" w14:paraId="7B2A1A5F" w14:textId="77777777" w:rsidTr="00C75617">
        <w:trPr>
          <w:jc w:val="center"/>
        </w:trPr>
        <w:tc>
          <w:tcPr>
            <w:tcW w:w="2181" w:type="dxa"/>
          </w:tcPr>
          <w:p w14:paraId="03B1AFC1" w14:textId="4A4C7D43" w:rsidR="00C75617" w:rsidRPr="00CC3065" w:rsidRDefault="00C75617" w:rsidP="00593BE1">
            <m:oMathPara>
              <m:oMath>
                <m:r>
                  <w:rPr>
                    <w:rFonts w:ascii="Cambria Math" w:hAnsi="Cambria Math"/>
                  </w:rPr>
                  <w:lastRenderedPageBreak/>
                  <m:t>Fe₂O₃</m:t>
                </m:r>
              </m:oMath>
            </m:oMathPara>
          </w:p>
        </w:tc>
        <w:tc>
          <w:tcPr>
            <w:tcW w:w="2634" w:type="dxa"/>
          </w:tcPr>
          <w:p w14:paraId="52B03211" w14:textId="31E713CC" w:rsidR="00C75617" w:rsidRPr="00CC3065" w:rsidRDefault="00C75617" w:rsidP="00593BE1">
            <w:r w:rsidRPr="00CC3065">
              <w:t>0.</w:t>
            </w:r>
            <w:r>
              <w:t>526</w:t>
            </w:r>
          </w:p>
        </w:tc>
      </w:tr>
      <w:tr w:rsidR="00C75617" w:rsidRPr="00CC3065" w14:paraId="6E0DA6B9" w14:textId="77777777" w:rsidTr="00C75617">
        <w:trPr>
          <w:jc w:val="center"/>
        </w:trPr>
        <w:tc>
          <w:tcPr>
            <w:tcW w:w="2181" w:type="dxa"/>
          </w:tcPr>
          <w:p w14:paraId="1942B5E9" w14:textId="6B8D989E" w:rsidR="00C75617" w:rsidRPr="00CC3065" w:rsidRDefault="00C75617" w:rsidP="00593BE1">
            <m:oMathPara>
              <m:oMath>
                <m:r>
                  <w:rPr>
                    <w:rFonts w:ascii="Cambria Math" w:hAnsi="Cambria Math"/>
                  </w:rPr>
                  <m:t>Fe₃O₄</m:t>
                </m:r>
              </m:oMath>
            </m:oMathPara>
          </w:p>
        </w:tc>
        <w:tc>
          <w:tcPr>
            <w:tcW w:w="2634" w:type="dxa"/>
          </w:tcPr>
          <w:p w14:paraId="2F4967D0" w14:textId="4637CC91" w:rsidR="00C75617" w:rsidRPr="00CC3065" w:rsidRDefault="00C75617" w:rsidP="00593BE1">
            <w:r w:rsidRPr="00CC3065">
              <w:t>0.5</w:t>
            </w:r>
            <w:r>
              <w:t>08</w:t>
            </w:r>
          </w:p>
        </w:tc>
      </w:tr>
      <w:tr w:rsidR="00C75617" w:rsidRPr="00CC3065" w14:paraId="739D2FAB" w14:textId="77777777" w:rsidTr="00C75617">
        <w:trPr>
          <w:jc w:val="center"/>
        </w:trPr>
        <w:tc>
          <w:tcPr>
            <w:tcW w:w="2181" w:type="dxa"/>
          </w:tcPr>
          <w:p w14:paraId="1CC206D0" w14:textId="4D079100" w:rsidR="00C75617" w:rsidRPr="00CC3065" w:rsidRDefault="00C75617" w:rsidP="00593BE1">
            <m:oMathPara>
              <m:oMath>
                <m:r>
                  <w:rPr>
                    <w:rFonts w:ascii="Cambria Math" w:hAnsi="Cambria Math"/>
                  </w:rPr>
                  <m:t>HCl (32 wt.% aq.)</m:t>
                </m:r>
              </m:oMath>
            </m:oMathPara>
          </w:p>
        </w:tc>
        <w:tc>
          <w:tcPr>
            <w:tcW w:w="2634" w:type="dxa"/>
          </w:tcPr>
          <w:p w14:paraId="5A8C19ED" w14:textId="4CA1C268" w:rsidR="00C75617" w:rsidRPr="00CC3065" w:rsidRDefault="00C75617" w:rsidP="00593BE1">
            <w:r>
              <w:t>860.603</w:t>
            </w:r>
          </w:p>
        </w:tc>
      </w:tr>
      <w:tr w:rsidR="00C75617" w:rsidRPr="00CC3065" w14:paraId="19968709" w14:textId="77777777" w:rsidTr="00C75617">
        <w:trPr>
          <w:jc w:val="center"/>
        </w:trPr>
        <w:tc>
          <w:tcPr>
            <w:tcW w:w="2181" w:type="dxa"/>
          </w:tcPr>
          <w:p w14:paraId="703AAD54" w14:textId="19983A6C" w:rsidR="00C75617" w:rsidRPr="00CC3065" w:rsidRDefault="00C75617" w:rsidP="00593BE1">
            <m:oMathPara>
              <m:oMath>
                <m:r>
                  <w:rPr>
                    <w:rFonts w:ascii="Cambria Math" w:hAnsi="Cambria Math"/>
                  </w:rPr>
                  <m:t>H₂O</m:t>
                </m:r>
              </m:oMath>
            </m:oMathPara>
          </w:p>
        </w:tc>
        <w:tc>
          <w:tcPr>
            <w:tcW w:w="2634" w:type="dxa"/>
          </w:tcPr>
          <w:p w14:paraId="16185340" w14:textId="16E7B993" w:rsidR="00C75617" w:rsidRPr="00CC3065" w:rsidRDefault="00C75617" w:rsidP="00593BE1">
            <w:r>
              <w:t>1,772.721</w:t>
            </w:r>
          </w:p>
        </w:tc>
      </w:tr>
      <w:tr w:rsidR="00C75617" w:rsidRPr="00CC3065" w14:paraId="38729022" w14:textId="77777777" w:rsidTr="00C75617">
        <w:trPr>
          <w:jc w:val="center"/>
        </w:trPr>
        <w:tc>
          <w:tcPr>
            <w:tcW w:w="2181" w:type="dxa"/>
          </w:tcPr>
          <w:p w14:paraId="3EC72BFA" w14:textId="77777777" w:rsidR="00C75617" w:rsidRPr="00CC3065" w:rsidRDefault="00C75617" w:rsidP="00593BE1">
            <w:r w:rsidRPr="00CC3065">
              <w:t>Total</w:t>
            </w:r>
          </w:p>
        </w:tc>
        <w:tc>
          <w:tcPr>
            <w:tcW w:w="2634" w:type="dxa"/>
          </w:tcPr>
          <w:p w14:paraId="79EEE923" w14:textId="776643FB" w:rsidR="00C75617" w:rsidRPr="00CC3065" w:rsidRDefault="00C75617" w:rsidP="00593BE1">
            <w:r w:rsidRPr="00CC3065">
              <w:t>3,</w:t>
            </w:r>
            <w:r>
              <w:t>136.02</w:t>
            </w:r>
          </w:p>
        </w:tc>
      </w:tr>
    </w:tbl>
    <w:p w14:paraId="64A6F234" w14:textId="77777777" w:rsidR="008B2937" w:rsidRDefault="008B2937" w:rsidP="00E65492"/>
    <w:p w14:paraId="1E102F76" w14:textId="2DD87901" w:rsidR="00E65492" w:rsidRPr="00CC3065" w:rsidRDefault="00E65492" w:rsidP="00E65492">
      <w:r w:rsidRPr="00CC3065">
        <w:t>Note: the density applied to HCl is that of the 32 wt.% aqueous solution, since the feed is a concentrated aqueous acid rather than anhydrous hydrogen chloride.</w:t>
      </w:r>
    </w:p>
    <w:p w14:paraId="6DF983CD" w14:textId="49613AF8" w:rsidR="00E65492" w:rsidRPr="00CC3065" w:rsidRDefault="00E65492" w:rsidP="00E65492">
      <w:pPr>
        <w:jc w:val="center"/>
      </w:pPr>
      <m:oMathPara>
        <m:oMath>
          <m:r>
            <w:rPr>
              <w:rFonts w:ascii="Cambria Math" w:eastAsia="Cambria Math" w:hAnsi="Cambria Math"/>
            </w:rPr>
            <m:t>Q=</m:t>
          </m:r>
          <m:sSub>
            <m:sSubPr>
              <m:ctrlPr>
                <w:rPr>
                  <w:rFonts w:ascii="Cambria Math" w:eastAsia="Cambria Math" w:hAnsi="Cambria Math"/>
                  <w:i/>
                  <w:iCs/>
                </w:rPr>
              </m:ctrlPr>
            </m:sSubPr>
            <m:e>
              <m:r>
                <w:rPr>
                  <w:rFonts w:ascii="Cambria Math" w:eastAsia="Cambria Math" w:hAnsi="Cambria Math"/>
                </w:rPr>
                <m:t>V</m:t>
              </m:r>
            </m:e>
            <m:sub>
              <m:r>
                <w:rPr>
                  <w:rFonts w:ascii="Cambria Math" w:eastAsia="Cambria Math" w:hAnsi="Cambria Math"/>
                </w:rPr>
                <m:t>total</m:t>
              </m:r>
            </m:sub>
          </m:sSub>
          <m:r>
            <w:rPr>
              <w:rFonts w:ascii="Cambria Math" w:eastAsia="Cambria Math" w:hAnsi="Cambria Math"/>
            </w:rPr>
            <m:t>=</m:t>
          </m:r>
          <m:nary>
            <m:naryPr>
              <m:chr m:val="∑"/>
              <m:limLoc m:val="undOvr"/>
              <m:subHide m:val="1"/>
              <m:supHide m:val="1"/>
              <m:ctrlPr>
                <w:rPr>
                  <w:rFonts w:ascii="Cambria Math" w:eastAsia="Cambria Math" w:hAnsi="Cambria Math"/>
                  <w:i/>
                  <w:iCs/>
                </w:rPr>
              </m:ctrlPr>
            </m:naryPr>
            <m:sub/>
            <m:sup/>
            <m:e>
              <m:d>
                <m:dPr>
                  <m:ctrlPr>
                    <w:rPr>
                      <w:rFonts w:ascii="Cambria Math" w:eastAsia="Cambria Math" w:hAnsi="Cambria Math"/>
                      <w:i/>
                      <w:iCs/>
                    </w:rPr>
                  </m:ctrlPr>
                </m:dPr>
                <m:e>
                  <m:f>
                    <m:fPr>
                      <m:ctrlPr>
                        <w:rPr>
                          <w:rFonts w:ascii="Cambria Math" w:eastAsia="Cambria Math" w:hAnsi="Cambria Math"/>
                          <w:i/>
                          <w:iCs/>
                        </w:rPr>
                      </m:ctrlPr>
                    </m:fPr>
                    <m:num>
                      <m:r>
                        <w:rPr>
                          <w:rFonts w:ascii="Cambria Math" w:eastAsia="Cambria Math" w:hAnsi="Cambria Math"/>
                        </w:rPr>
                        <m:t>ṁᵢ</m:t>
                      </m:r>
                    </m:num>
                    <m:den>
                      <m:r>
                        <w:rPr>
                          <w:rFonts w:ascii="Cambria Math" w:eastAsia="Cambria Math" w:hAnsi="Cambria Math"/>
                        </w:rPr>
                        <m:t>ρᵢ</m:t>
                      </m:r>
                    </m:den>
                  </m:f>
                </m:e>
              </m:d>
            </m:e>
          </m:nary>
          <m:r>
            <w:rPr>
              <w:rFonts w:ascii="Cambria Math" w:eastAsia="Cambria Math" w:hAnsi="Cambria Math"/>
            </w:rPr>
            <m:t>=2.834 m³ h⁻¹</m:t>
          </m:r>
          <m:r>
            <w:rPr>
              <w:rFonts w:ascii="Cambria Math" w:hAnsi="Cambria Math"/>
            </w:rPr>
            <m:t xml:space="preserve">   (from Aspen Plus simulation)     </m:t>
          </m:r>
        </m:oMath>
      </m:oMathPara>
    </w:p>
    <w:p w14:paraId="184249AF" w14:textId="25023C53"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ρ</m:t>
              </m:r>
            </m:e>
            <m:sub>
              <m:r>
                <w:rPr>
                  <w:rFonts w:ascii="Cambria Math" w:eastAsia="Cambria Math" w:hAnsi="Cambria Math"/>
                </w:rPr>
                <m:t>mix</m:t>
              </m:r>
            </m:sub>
          </m:sSub>
          <m:r>
            <w:rPr>
              <w:rFonts w:ascii="Cambria Math" w:eastAsia="Cambria Math" w:hAnsi="Cambria Math"/>
            </w:rPr>
            <m:t>=</m:t>
          </m:r>
          <m:f>
            <m:fPr>
              <m:ctrlPr>
                <w:rPr>
                  <w:rFonts w:ascii="Cambria Math" w:eastAsia="Cambria Math" w:hAnsi="Cambria Math"/>
                  <w:i/>
                  <w:iCs/>
                </w:rPr>
              </m:ctrlPr>
            </m:fPr>
            <m:num>
              <m:sSub>
                <m:sSubPr>
                  <m:ctrlPr>
                    <w:rPr>
                      <w:rFonts w:ascii="Cambria Math" w:eastAsia="Cambria Math" w:hAnsi="Cambria Math"/>
                      <w:i/>
                      <w:iCs/>
                    </w:rPr>
                  </m:ctrlPr>
                </m:sSubPr>
                <m:e>
                  <m:r>
                    <w:rPr>
                      <w:rFonts w:ascii="Cambria Math" w:eastAsia="Cambria Math" w:hAnsi="Cambria Math"/>
                    </w:rPr>
                    <m:t>ṁ</m:t>
                  </m:r>
                </m:e>
                <m:sub>
                  <m:r>
                    <w:rPr>
                      <w:rFonts w:ascii="Cambria Math" w:eastAsia="Cambria Math" w:hAnsi="Cambria Math"/>
                    </w:rPr>
                    <m:t>total</m:t>
                  </m:r>
                </m:sub>
              </m:sSub>
            </m:num>
            <m:den>
              <m:r>
                <w:rPr>
                  <w:rFonts w:ascii="Cambria Math" w:eastAsia="Cambria Math" w:hAnsi="Cambria Math"/>
                </w:rPr>
                <m:t>Q</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3,136.02</m:t>
              </m:r>
            </m:num>
            <m:den>
              <m:r>
                <w:rPr>
                  <w:rFonts w:ascii="Cambria Math" w:eastAsia="Cambria Math" w:hAnsi="Cambria Math"/>
                </w:rPr>
                <m:t>2.834</m:t>
              </m:r>
            </m:den>
          </m:f>
          <m:r>
            <w:rPr>
              <w:rFonts w:ascii="Cambria Math" w:eastAsia="Cambria Math" w:hAnsi="Cambria Math"/>
            </w:rPr>
            <m:t>=1,106.6 kg m⁻³</m:t>
          </m:r>
          <m:r>
            <w:rPr>
              <w:rFonts w:ascii="Cambria Math" w:hAnsi="Cambria Math"/>
            </w:rPr>
            <m:t xml:space="preserve">  </m:t>
          </m:r>
        </m:oMath>
      </m:oMathPara>
    </w:p>
    <w:p w14:paraId="42117BF1" w14:textId="538F19DB" w:rsidR="00E65492" w:rsidRPr="00CC3065" w:rsidRDefault="00E65492" w:rsidP="00E65492">
      <w:r w:rsidRPr="00CC3065">
        <w:rPr>
          <w:b/>
          <w:bCs/>
          <w:u w:val="single"/>
        </w:rPr>
        <w:t>Working Reactor Volume</w:t>
      </w:r>
    </w:p>
    <w:p w14:paraId="33CC9D53" w14:textId="1B2F3FF3"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V</m:t>
              </m:r>
            </m:e>
            <m:sub>
              <m:r>
                <w:rPr>
                  <w:rFonts w:ascii="Cambria Math" w:eastAsia="Cambria Math" w:hAnsi="Cambria Math"/>
                </w:rPr>
                <m:t>w</m:t>
              </m:r>
            </m:sub>
          </m:sSub>
          <m:r>
            <w:rPr>
              <w:rFonts w:ascii="Cambria Math" w:eastAsia="Cambria Math" w:hAnsi="Cambria Math"/>
            </w:rPr>
            <m:t>=Q·τ=3.311×1.1533=3.818 m³</m:t>
          </m:r>
          <m:r>
            <w:rPr>
              <w:rFonts w:ascii="Cambria Math" w:hAnsi="Cambria Math"/>
            </w:rPr>
            <m:t xml:space="preserve">   </m:t>
          </m:r>
        </m:oMath>
      </m:oMathPara>
    </w:p>
    <w:p w14:paraId="4BBC4BA6" w14:textId="33DFCE69" w:rsidR="00E65492" w:rsidRPr="00CC3065" w:rsidRDefault="00E65492" w:rsidP="00E65492">
      <w:r w:rsidRPr="00CC3065">
        <w:rPr>
          <w:b/>
          <w:bCs/>
          <w:u w:val="single"/>
        </w:rPr>
        <w:t>Total Vessel Volume (Freeboard Allowance)</w:t>
      </w:r>
    </w:p>
    <w:p w14:paraId="11AEF89F" w14:textId="77777777" w:rsidR="00E65492" w:rsidRPr="00CC3065" w:rsidRDefault="00E65492" w:rsidP="00E65492">
      <w:r w:rsidRPr="00CC3065">
        <w:t>A 20% freeboard allowance — standard for mechanically agitated slurry reactors (Towler and Sinnott, 2022; Paul et al., 2004) — ensures the working liquid volume occupies 80% of the total cylindrical shell volume, accommodating agitation-induced surface fluctuations, slurry turbulence, thermal expansion, and transient upsets:</w:t>
      </w:r>
    </w:p>
    <w:p w14:paraId="414C4257" w14:textId="77777777" w:rsidR="00BA7666" w:rsidRPr="00BA7666" w:rsidRDefault="003D0B1E" w:rsidP="00BA7666">
      <w:pPr>
        <w:jc w:val="center"/>
        <w:rPr>
          <w:rFonts w:eastAsiaTheme="minorEastAsia"/>
        </w:rPr>
      </w:pPr>
      <m:oMathPara>
        <m:oMath>
          <m:sSub>
            <m:sSubPr>
              <m:ctrlPr>
                <w:rPr>
                  <w:rFonts w:ascii="Cambria Math" w:eastAsia="Cambria Math" w:hAnsi="Cambria Math"/>
                  <w:i/>
                  <w:iCs/>
                </w:rPr>
              </m:ctrlPr>
            </m:sSubPr>
            <m:e>
              <m:r>
                <w:rPr>
                  <w:rFonts w:ascii="Cambria Math" w:eastAsia="Cambria Math" w:hAnsi="Cambria Math"/>
                </w:rPr>
                <m:t>V</m:t>
              </m:r>
            </m:e>
            <m:sub>
              <m:r>
                <w:rPr>
                  <w:rFonts w:ascii="Cambria Math" w:eastAsia="Cambria Math" w:hAnsi="Cambria Math"/>
                </w:rPr>
                <m:t>w</m:t>
              </m:r>
            </m:sub>
          </m:sSub>
          <m:r>
            <w:rPr>
              <w:rFonts w:ascii="Cambria Math" w:eastAsia="Cambria Math" w:hAnsi="Cambria Math"/>
            </w:rPr>
            <m:t>=0.80</m:t>
          </m:r>
          <m:sSub>
            <m:sSubPr>
              <m:ctrlPr>
                <w:rPr>
                  <w:rFonts w:ascii="Cambria Math" w:eastAsia="Cambria Math" w:hAnsi="Cambria Math"/>
                  <w:i/>
                  <w:iCs/>
                </w:rPr>
              </m:ctrlPr>
            </m:sSubPr>
            <m:e>
              <m:r>
                <w:rPr>
                  <w:rFonts w:ascii="Cambria Math" w:eastAsia="Cambria Math" w:hAnsi="Cambria Math"/>
                </w:rPr>
                <m:t>V</m:t>
              </m:r>
            </m:e>
            <m:sub>
              <m:r>
                <w:rPr>
                  <w:rFonts w:ascii="Cambria Math" w:eastAsia="Cambria Math" w:hAnsi="Cambria Math"/>
                </w:rPr>
                <m:t>T</m:t>
              </m:r>
            </m:sub>
          </m:sSub>
          <m:r>
            <w:rPr>
              <w:rFonts w:ascii="Cambria Math" w:eastAsia="Cambria Math" w:hAnsi="Cambria Math" w:cs="Cambria Math"/>
            </w:rPr>
            <m:t>⟹</m:t>
          </m:r>
          <m:sSub>
            <m:sSubPr>
              <m:ctrlPr>
                <w:rPr>
                  <w:rFonts w:ascii="Cambria Math" w:eastAsia="Cambria Math" w:hAnsi="Cambria Math"/>
                  <w:i/>
                  <w:iCs/>
                </w:rPr>
              </m:ctrlPr>
            </m:sSubPr>
            <m:e>
              <m:r>
                <w:rPr>
                  <w:rFonts w:ascii="Cambria Math" w:eastAsia="Cambria Math" w:hAnsi="Cambria Math"/>
                </w:rPr>
                <m:t>V</m:t>
              </m:r>
              <m:ctrlPr>
                <w:rPr>
                  <w:rFonts w:ascii="Cambria Math" w:eastAsia="Cambria Math" w:hAnsi="Cambria Math" w:cs="Cambria Math"/>
                  <w:i/>
                  <w:iCs/>
                </w:rPr>
              </m:ctrlPr>
            </m:e>
            <m:sub>
              <m:r>
                <w:rPr>
                  <w:rFonts w:ascii="Cambria Math" w:eastAsia="Cambria Math" w:hAnsi="Cambria Math"/>
                </w:rPr>
                <m:t>T</m:t>
              </m:r>
            </m:sub>
          </m:sSub>
          <m:r>
            <w:rPr>
              <w:rFonts w:ascii="Cambria Math" w:eastAsia="Cambria Math" w:hAnsi="Cambria Math"/>
            </w:rPr>
            <m:t>=</m:t>
          </m:r>
          <m:f>
            <m:fPr>
              <m:ctrlPr>
                <w:rPr>
                  <w:rFonts w:ascii="Cambria Math" w:eastAsia="Cambria Math" w:hAnsi="Cambria Math"/>
                  <w:i/>
                  <w:iCs/>
                </w:rPr>
              </m:ctrlPr>
            </m:fPr>
            <m:num>
              <m:sSub>
                <m:sSubPr>
                  <m:ctrlPr>
                    <w:rPr>
                      <w:rFonts w:ascii="Cambria Math" w:eastAsia="Cambria Math" w:hAnsi="Cambria Math"/>
                      <w:i/>
                      <w:iCs/>
                    </w:rPr>
                  </m:ctrlPr>
                </m:sSubPr>
                <m:e>
                  <m:r>
                    <w:rPr>
                      <w:rFonts w:ascii="Cambria Math" w:eastAsia="Cambria Math" w:hAnsi="Cambria Math"/>
                    </w:rPr>
                    <m:t>V</m:t>
                  </m:r>
                </m:e>
                <m:sub>
                  <m:r>
                    <w:rPr>
                      <w:rFonts w:ascii="Cambria Math" w:eastAsia="Cambria Math" w:hAnsi="Cambria Math"/>
                    </w:rPr>
                    <m:t>w</m:t>
                  </m:r>
                </m:sub>
              </m:sSub>
            </m:num>
            <m:den>
              <m:r>
                <w:rPr>
                  <w:rFonts w:ascii="Cambria Math" w:eastAsia="Cambria Math" w:hAnsi="Cambria Math"/>
                </w:rPr>
                <m:t>0.80</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3.818</m:t>
              </m:r>
            </m:num>
            <m:den>
              <m:r>
                <w:rPr>
                  <w:rFonts w:ascii="Cambria Math" w:eastAsia="Cambria Math" w:hAnsi="Cambria Math"/>
                </w:rPr>
                <m:t>0.80</m:t>
              </m:r>
            </m:den>
          </m:f>
          <m:r>
            <w:rPr>
              <w:rFonts w:ascii="Cambria Math" w:eastAsia="Cambria Math" w:hAnsi="Cambria Math"/>
            </w:rPr>
            <m:t xml:space="preserve">=4.773 </m:t>
          </m:r>
          <m:sSup>
            <m:sSupPr>
              <m:ctrlPr>
                <w:rPr>
                  <w:rFonts w:ascii="Cambria Math" w:eastAsia="Cambria Math" w:hAnsi="Cambria Math"/>
                  <w:i/>
                </w:rPr>
              </m:ctrlPr>
            </m:sSupPr>
            <m:e>
              <m:r>
                <w:rPr>
                  <w:rFonts w:ascii="Cambria Math" w:eastAsia="Cambria Math" w:hAnsi="Cambria Math"/>
                </w:rPr>
                <m:t>m</m:t>
              </m:r>
            </m:e>
            <m:sup>
              <m:r>
                <w:rPr>
                  <w:rFonts w:ascii="Cambria Math" w:eastAsia="Cambria Math" w:hAnsi="Cambria Math"/>
                </w:rPr>
                <m:t>3</m:t>
              </m:r>
            </m:sup>
          </m:sSup>
          <m:r>
            <w:rPr>
              <w:rFonts w:ascii="Cambria Math" w:hAnsi="Cambria Math"/>
            </w:rPr>
            <m:t xml:space="preserve">    </m:t>
          </m:r>
        </m:oMath>
      </m:oMathPara>
    </w:p>
    <w:p w14:paraId="7DD496B0" w14:textId="3743DB99" w:rsidR="00E65492" w:rsidRPr="00BA7666" w:rsidRDefault="00E65492" w:rsidP="00BA7666">
      <w:pPr>
        <w:jc w:val="center"/>
        <w:rPr>
          <w:rFonts w:eastAsiaTheme="minorEastAsia"/>
        </w:rPr>
      </w:pPr>
      <w:r w:rsidRPr="00CC3065">
        <w:t>The design total cylindrical shell volume is 4.773 m³. The additional internal volume provided by the two 2:1 ellipsoidal head contributes operational freeboard above and below the cylindrical section and is not included in the liquid residence-time calculation.</w:t>
      </w:r>
    </w:p>
    <w:p w14:paraId="5FA5CFE7" w14:textId="141F7475" w:rsidR="00E65492" w:rsidRPr="00CC3065" w:rsidRDefault="00E65492" w:rsidP="005C28C1">
      <w:pPr>
        <w:pStyle w:val="Heading4"/>
      </w:pPr>
      <w:r w:rsidRPr="00CC3065">
        <w:lastRenderedPageBreak/>
        <w:t>Thermal Design and Heat Transfer</w:t>
      </w:r>
    </w:p>
    <w:p w14:paraId="7725C0EF" w14:textId="77777777" w:rsidR="00E65492" w:rsidRPr="00CC3065" w:rsidRDefault="00E65492" w:rsidP="00E65492">
      <w:r w:rsidRPr="00CC3065">
        <w:t xml:space="preserve">Both reactors operate at identical conditions — </w:t>
      </w:r>
      <w:r>
        <w:t>120 °C</w:t>
      </w:r>
      <w:r w:rsidRPr="00CC3065">
        <w:t>, 3 bar(a), glass-lined carbon steel construction, six-bladed 45° pitched-blade turbine agitators, and spiral-flow cooling jackets — so the thermal design methodology applies equally to both. Thermal duties were obtained from Aspen Plus® V14 steady-state simulation using the ELECNRTL property package, which is specifically formulated for strong electrolyte systems and accounts rigorously for ionic speciation, activity coefficients, and heat of mixing in concentrated HCl–AlCl₃–H₂O solutions. The simulated heat duties are grounded in reaction stoichiometry (Equation 10.0)</w:t>
      </w:r>
      <w:r>
        <w:t xml:space="preserve"> and the</w:t>
      </w:r>
      <w:r w:rsidRPr="00CC3065">
        <w:t xml:space="preserve"> standard enthalpies of formation of all species</w:t>
      </w:r>
      <w:r>
        <w:t xml:space="preserve">. </w:t>
      </w:r>
      <w:r w:rsidRPr="00CC3065">
        <w:t>They are therefore consistent with the overall energy balance and appropriate for preliminary equipment sizing. The values are conservative in that they do not credit sensible heat recovery or heat integration. Independent validation would be performed during FEED through laboratory reaction calorimetry and comparison with industrial plant data from comparable bauxite HCl leaching operations:</w:t>
      </w:r>
    </w:p>
    <w:p w14:paraId="2552B3AE" w14:textId="68CAA8C1" w:rsidR="0021581C" w:rsidRDefault="0021581C" w:rsidP="0021581C">
      <w:pPr>
        <w:pStyle w:val="Caption"/>
        <w:keepNext/>
      </w:pPr>
      <w:bookmarkStart w:id="317" w:name="_Toc237244853"/>
      <w:r>
        <w:t xml:space="preserve">Table </w:t>
      </w:r>
      <w:fldSimple w:instr=" STYLEREF 1 \s ">
        <w:r w:rsidR="006221B8">
          <w:rPr>
            <w:noProof/>
          </w:rPr>
          <w:t>6</w:t>
        </w:r>
      </w:fldSimple>
      <w:r w:rsidR="00B61202">
        <w:noBreakHyphen/>
      </w:r>
      <w:fldSimple w:instr=" SEQ Table \* ARABIC \s 1 ">
        <w:r w:rsidR="006221B8">
          <w:rPr>
            <w:noProof/>
          </w:rPr>
          <w:t>22</w:t>
        </w:r>
      </w:fldSimple>
      <w:r>
        <w:t xml:space="preserve"> </w:t>
      </w:r>
      <w:r w:rsidRPr="00514BFD">
        <w:t>Reactor heat duties from Aspen Plus® simulation</w:t>
      </w:r>
      <w:bookmarkEnd w:id="317"/>
    </w:p>
    <w:tbl>
      <w:tblPr>
        <w:tblStyle w:val="TableGrid"/>
        <w:tblW w:w="9360" w:type="dxa"/>
        <w:tblLook w:val="04A0" w:firstRow="1" w:lastRow="0" w:firstColumn="1" w:lastColumn="0" w:noHBand="0" w:noVBand="1"/>
      </w:tblPr>
      <w:tblGrid>
        <w:gridCol w:w="3600"/>
        <w:gridCol w:w="2880"/>
        <w:gridCol w:w="2880"/>
      </w:tblGrid>
      <w:tr w:rsidR="00E65492" w:rsidRPr="0021581C" w14:paraId="5199E935" w14:textId="77777777" w:rsidTr="0021581C">
        <w:tc>
          <w:tcPr>
            <w:tcW w:w="3600" w:type="dxa"/>
          </w:tcPr>
          <w:p w14:paraId="63A148FA" w14:textId="77777777" w:rsidR="00E65492" w:rsidRPr="0021581C" w:rsidRDefault="00E65492" w:rsidP="00593BE1">
            <w:pPr>
              <w:spacing w:line="480" w:lineRule="auto"/>
              <w:rPr>
                <w:szCs w:val="24"/>
              </w:rPr>
            </w:pPr>
            <w:r w:rsidRPr="0021581C">
              <w:rPr>
                <w:b/>
                <w:bCs/>
                <w:szCs w:val="24"/>
              </w:rPr>
              <w:t>Parameter</w:t>
            </w:r>
          </w:p>
        </w:tc>
        <w:tc>
          <w:tcPr>
            <w:tcW w:w="2880" w:type="dxa"/>
          </w:tcPr>
          <w:p w14:paraId="3D799D3A" w14:textId="77777777" w:rsidR="00E65492" w:rsidRPr="0021581C" w:rsidRDefault="00E65492" w:rsidP="00593BE1">
            <w:pPr>
              <w:spacing w:line="480" w:lineRule="auto"/>
              <w:rPr>
                <w:szCs w:val="24"/>
              </w:rPr>
            </w:pPr>
            <w:r w:rsidRPr="0021581C">
              <w:rPr>
                <w:b/>
                <w:bCs/>
                <w:szCs w:val="24"/>
              </w:rPr>
              <w:t>Reactor 1</w:t>
            </w:r>
          </w:p>
        </w:tc>
        <w:tc>
          <w:tcPr>
            <w:tcW w:w="2880" w:type="dxa"/>
          </w:tcPr>
          <w:p w14:paraId="7D917DF4" w14:textId="77777777" w:rsidR="00E65492" w:rsidRPr="0021581C" w:rsidRDefault="00E65492" w:rsidP="00593BE1">
            <w:pPr>
              <w:spacing w:line="480" w:lineRule="auto"/>
              <w:rPr>
                <w:szCs w:val="24"/>
              </w:rPr>
            </w:pPr>
            <w:r w:rsidRPr="0021581C">
              <w:rPr>
                <w:b/>
                <w:bCs/>
                <w:szCs w:val="24"/>
              </w:rPr>
              <w:t>Reactor 2</w:t>
            </w:r>
          </w:p>
        </w:tc>
      </w:tr>
      <w:tr w:rsidR="00E65492" w:rsidRPr="0021581C" w14:paraId="5D60BC53" w14:textId="77777777" w:rsidTr="0021581C">
        <w:tc>
          <w:tcPr>
            <w:tcW w:w="3600" w:type="dxa"/>
          </w:tcPr>
          <w:p w14:paraId="189481EE" w14:textId="77777777" w:rsidR="00E65492" w:rsidRPr="0021581C" w:rsidRDefault="00E65492" w:rsidP="00593BE1">
            <w:pPr>
              <w:spacing w:line="480" w:lineRule="auto"/>
              <w:rPr>
                <w:szCs w:val="24"/>
              </w:rPr>
            </w:pPr>
            <w:r w:rsidRPr="0021581C">
              <w:rPr>
                <w:szCs w:val="24"/>
              </w:rPr>
              <w:t>Operating temperature (°C)</w:t>
            </w:r>
          </w:p>
        </w:tc>
        <w:tc>
          <w:tcPr>
            <w:tcW w:w="2880" w:type="dxa"/>
          </w:tcPr>
          <w:p w14:paraId="14493B9D" w14:textId="77777777" w:rsidR="00E65492" w:rsidRPr="0021581C" w:rsidRDefault="00E65492" w:rsidP="00593BE1">
            <w:pPr>
              <w:spacing w:line="480" w:lineRule="auto"/>
              <w:rPr>
                <w:szCs w:val="24"/>
              </w:rPr>
            </w:pPr>
            <w:r w:rsidRPr="0021581C">
              <w:rPr>
                <w:szCs w:val="24"/>
              </w:rPr>
              <w:t>120</w:t>
            </w:r>
          </w:p>
        </w:tc>
        <w:tc>
          <w:tcPr>
            <w:tcW w:w="2880" w:type="dxa"/>
          </w:tcPr>
          <w:p w14:paraId="5880B9B2" w14:textId="77777777" w:rsidR="00E65492" w:rsidRPr="0021581C" w:rsidRDefault="00E65492" w:rsidP="00593BE1">
            <w:pPr>
              <w:spacing w:line="480" w:lineRule="auto"/>
              <w:rPr>
                <w:szCs w:val="24"/>
              </w:rPr>
            </w:pPr>
            <w:r w:rsidRPr="0021581C">
              <w:rPr>
                <w:szCs w:val="24"/>
              </w:rPr>
              <w:t>120</w:t>
            </w:r>
          </w:p>
        </w:tc>
      </w:tr>
      <w:tr w:rsidR="00E65492" w:rsidRPr="0021581C" w14:paraId="59478B12" w14:textId="77777777" w:rsidTr="0021581C">
        <w:tc>
          <w:tcPr>
            <w:tcW w:w="3600" w:type="dxa"/>
          </w:tcPr>
          <w:p w14:paraId="6325B41C" w14:textId="77777777" w:rsidR="00E65492" w:rsidRPr="0021581C" w:rsidRDefault="00E65492" w:rsidP="00593BE1">
            <w:pPr>
              <w:spacing w:line="480" w:lineRule="auto"/>
              <w:rPr>
                <w:szCs w:val="24"/>
              </w:rPr>
            </w:pPr>
            <w:r w:rsidRPr="0021581C">
              <w:rPr>
                <w:szCs w:val="24"/>
              </w:rPr>
              <w:t>Operating pressure (bar(a))</w:t>
            </w:r>
          </w:p>
        </w:tc>
        <w:tc>
          <w:tcPr>
            <w:tcW w:w="2880" w:type="dxa"/>
          </w:tcPr>
          <w:p w14:paraId="387B8EF5" w14:textId="77777777" w:rsidR="00E65492" w:rsidRPr="0021581C" w:rsidRDefault="00E65492" w:rsidP="00593BE1">
            <w:pPr>
              <w:spacing w:line="480" w:lineRule="auto"/>
              <w:rPr>
                <w:szCs w:val="24"/>
              </w:rPr>
            </w:pPr>
            <w:r w:rsidRPr="0021581C">
              <w:rPr>
                <w:szCs w:val="24"/>
              </w:rPr>
              <w:t>3</w:t>
            </w:r>
          </w:p>
        </w:tc>
        <w:tc>
          <w:tcPr>
            <w:tcW w:w="2880" w:type="dxa"/>
          </w:tcPr>
          <w:p w14:paraId="77281F59" w14:textId="77777777" w:rsidR="00E65492" w:rsidRPr="0021581C" w:rsidRDefault="00E65492" w:rsidP="00593BE1">
            <w:pPr>
              <w:spacing w:line="480" w:lineRule="auto"/>
              <w:rPr>
                <w:szCs w:val="24"/>
              </w:rPr>
            </w:pPr>
            <w:r w:rsidRPr="0021581C">
              <w:rPr>
                <w:szCs w:val="24"/>
              </w:rPr>
              <w:t>3</w:t>
            </w:r>
          </w:p>
        </w:tc>
      </w:tr>
      <w:tr w:rsidR="00E65492" w:rsidRPr="0021581C" w14:paraId="278508BD" w14:textId="77777777" w:rsidTr="0021581C">
        <w:tc>
          <w:tcPr>
            <w:tcW w:w="3600" w:type="dxa"/>
          </w:tcPr>
          <w:p w14:paraId="28AF278E" w14:textId="77777777" w:rsidR="00E65492" w:rsidRPr="0021581C" w:rsidRDefault="00E65492" w:rsidP="00593BE1">
            <w:pPr>
              <w:spacing w:line="480" w:lineRule="auto"/>
              <w:rPr>
                <w:szCs w:val="24"/>
              </w:rPr>
            </w:pPr>
            <w:r w:rsidRPr="0021581C">
              <w:rPr>
                <w:szCs w:val="24"/>
              </w:rPr>
              <w:t>Aspen Plus® heat duty (kW)</w:t>
            </w:r>
          </w:p>
        </w:tc>
        <w:tc>
          <w:tcPr>
            <w:tcW w:w="2880" w:type="dxa"/>
          </w:tcPr>
          <w:p w14:paraId="628D2948" w14:textId="77777777" w:rsidR="00E65492" w:rsidRPr="0021581C" w:rsidRDefault="00E65492" w:rsidP="00593BE1">
            <w:pPr>
              <w:spacing w:line="480" w:lineRule="auto"/>
              <w:rPr>
                <w:szCs w:val="24"/>
              </w:rPr>
            </w:pPr>
            <w:r w:rsidRPr="0021581C">
              <w:rPr>
                <w:szCs w:val="24"/>
              </w:rPr>
              <w:t>−232.2</w:t>
            </w:r>
          </w:p>
        </w:tc>
        <w:tc>
          <w:tcPr>
            <w:tcW w:w="2880" w:type="dxa"/>
          </w:tcPr>
          <w:p w14:paraId="5C759FEC" w14:textId="77777777" w:rsidR="00E65492" w:rsidRPr="0021581C" w:rsidRDefault="00E65492" w:rsidP="00593BE1">
            <w:pPr>
              <w:spacing w:line="480" w:lineRule="auto"/>
              <w:rPr>
                <w:szCs w:val="24"/>
              </w:rPr>
            </w:pPr>
            <w:r w:rsidRPr="0021581C">
              <w:rPr>
                <w:szCs w:val="24"/>
              </w:rPr>
              <w:t>−35.1</w:t>
            </w:r>
          </w:p>
        </w:tc>
      </w:tr>
      <w:tr w:rsidR="00E65492" w:rsidRPr="0021581C" w14:paraId="2D550674" w14:textId="77777777" w:rsidTr="0021581C">
        <w:tc>
          <w:tcPr>
            <w:tcW w:w="3600" w:type="dxa"/>
          </w:tcPr>
          <w:p w14:paraId="35ACF2A2" w14:textId="77777777" w:rsidR="00E65492" w:rsidRPr="0021581C" w:rsidRDefault="00E65492" w:rsidP="00593BE1">
            <w:pPr>
              <w:spacing w:line="480" w:lineRule="auto"/>
              <w:rPr>
                <w:szCs w:val="24"/>
              </w:rPr>
            </w:pPr>
            <w:r w:rsidRPr="0021581C">
              <w:rPr>
                <w:szCs w:val="24"/>
              </w:rPr>
              <w:t>Required cooling duty (kW)</w:t>
            </w:r>
          </w:p>
        </w:tc>
        <w:tc>
          <w:tcPr>
            <w:tcW w:w="2880" w:type="dxa"/>
          </w:tcPr>
          <w:p w14:paraId="46E4FEA1" w14:textId="77777777" w:rsidR="00E65492" w:rsidRPr="0021581C" w:rsidRDefault="00E65492" w:rsidP="00593BE1">
            <w:pPr>
              <w:spacing w:line="480" w:lineRule="auto"/>
              <w:rPr>
                <w:szCs w:val="24"/>
              </w:rPr>
            </w:pPr>
            <w:r w:rsidRPr="0021581C">
              <w:rPr>
                <w:szCs w:val="24"/>
              </w:rPr>
              <w:t>232.2</w:t>
            </w:r>
          </w:p>
        </w:tc>
        <w:tc>
          <w:tcPr>
            <w:tcW w:w="2880" w:type="dxa"/>
          </w:tcPr>
          <w:p w14:paraId="5A092ECB" w14:textId="77777777" w:rsidR="00E65492" w:rsidRPr="0021581C" w:rsidRDefault="00E65492" w:rsidP="00593BE1">
            <w:pPr>
              <w:spacing w:line="480" w:lineRule="auto"/>
              <w:rPr>
                <w:szCs w:val="24"/>
              </w:rPr>
            </w:pPr>
            <w:r w:rsidRPr="0021581C">
              <w:rPr>
                <w:szCs w:val="24"/>
              </w:rPr>
              <w:t>35.1</w:t>
            </w:r>
          </w:p>
        </w:tc>
      </w:tr>
    </w:tbl>
    <w:p w14:paraId="31E5486A" w14:textId="77777777" w:rsidR="00E65492" w:rsidRPr="00CC3065" w:rsidRDefault="00E65492" w:rsidP="00E65492"/>
    <w:p w14:paraId="4417CDCB" w14:textId="77777777" w:rsidR="00E65492" w:rsidRPr="00CC3065" w:rsidRDefault="00E65492" w:rsidP="00E65492">
      <w:r w:rsidRPr="00CC3065">
        <w:t>Negative heat duties confirm both reactors are exothermic, requiring continuous heat removal for isothermal operation. Since Reactor 1 accounts for approximately 87% of total heat released, the jacket was designed on this duty as the controlling condition. The following analysis is presented for Reactor 1; identical methodology applies to Reactor 2.</w:t>
      </w:r>
    </w:p>
    <w:p w14:paraId="603EC2EE" w14:textId="64124163" w:rsidR="00E65492" w:rsidRPr="00CC3065" w:rsidRDefault="00E65492" w:rsidP="005C28C1">
      <w:pPr>
        <w:pStyle w:val="Heading4"/>
      </w:pPr>
      <w:r w:rsidRPr="00CC3065">
        <w:lastRenderedPageBreak/>
        <w:t>Cooling Medium Selection</w:t>
      </w:r>
    </w:p>
    <w:p w14:paraId="62C90AA9" w14:textId="77777777" w:rsidR="00E65492" w:rsidRPr="00CC3065" w:rsidRDefault="00E65492" w:rsidP="00E65492">
      <w:r w:rsidRPr="00CC3065">
        <w:t>Pressurised cooling water was selected owing to its high specific heat capacity, favourable thermal conductivity, low viscosity, non-toxicity, and wide industrial availability (Towler and Sinnott, 2022). Thermal oils or refrigerants are unnecessary, as the required duty is achievable with cooling water. To enhance the jacket-side convective coefficient, a spiral-flow guide directs coolant in a helical path through the annular jacket, increasing velocity and turbulence, and minimising stagnant zones (Paul et al., 2004; Oldshue, 1983).</w:t>
      </w:r>
    </w:p>
    <w:p w14:paraId="1938504B" w14:textId="7F6C6948" w:rsidR="00E65492" w:rsidRPr="005C28C1" w:rsidRDefault="00E65492" w:rsidP="005C28C1">
      <w:pPr>
        <w:rPr>
          <w:b/>
          <w:bCs/>
          <w:i/>
          <w:iCs/>
        </w:rPr>
      </w:pPr>
      <w:r w:rsidRPr="00CC3065">
        <w:rPr>
          <w:b/>
          <w:bCs/>
          <w:i/>
          <w:iCs/>
          <w:color w:val="auto"/>
        </w:rPr>
        <w:t>Cooling Water Requirement</w:t>
      </w:r>
    </w:p>
    <w:p w14:paraId="206D0C90" w14:textId="77777777" w:rsidR="00E65492" w:rsidRPr="00CC3065" w:rsidRDefault="00E65492" w:rsidP="00E65492">
      <w:r w:rsidRPr="00CC3065">
        <w:t xml:space="preserve">Cooling water is assumed to enter at 30°C and leave at 50°C </w:t>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=20°C).</m:t>
        </m:r>
      </m:oMath>
      <w:r w:rsidRPr="00CC3065">
        <w:t xml:space="preserve"> The required mass flowrate follows from the steady-state energy balance with </w:t>
      </w:r>
      <m:oMath>
        <m:sSub>
          <m:sSubPr>
            <m:ctrlPr>
              <w:rPr>
                <w:rFonts w:ascii="Cambria Math" w:hAnsi="Cambria Math"/>
                <w:i/>
              </w:rPr>
            </m:ctrlPr>
          </m:sSubPr>
          <m:e>
            <m:r>
              <w:rPr>
                <w:rFonts w:ascii="Cambria Math" w:hAnsi="Cambria Math"/>
              </w:rPr>
              <m:t>C</m:t>
            </m:r>
          </m:e>
          <m:sub>
            <m:d>
              <m:dPr>
                <m:begChr m:val="{"/>
                <m:endChr m:val="}"/>
                <m:ctrlPr>
                  <w:rPr>
                    <w:rFonts w:ascii="Cambria Math" w:hAnsi="Cambria Math"/>
                    <w:i/>
                  </w:rPr>
                </m:ctrlPr>
              </m:dPr>
              <m:e>
                <m:r>
                  <w:rPr>
                    <w:rFonts w:ascii="Cambria Math" w:hAnsi="Cambria Math"/>
                  </w:rPr>
                  <m:t>p,w</m:t>
                </m:r>
              </m:e>
            </m:d>
          </m:sub>
        </m:sSub>
        <m:r>
          <w:rPr>
            <w:rFonts w:ascii="Cambria Math" w:hAnsi="Cambria Math"/>
          </w:rPr>
          <m:t>=4.179 kJ kg⁻¹ K⁻¹:</m:t>
        </m:r>
      </m:oMath>
    </w:p>
    <w:p w14:paraId="1287B673" w14:textId="705DB291" w:rsidR="00E65492" w:rsidRPr="00CC3065" w:rsidRDefault="00E65492" w:rsidP="00E65492">
      <w:pPr>
        <w:jc w:val="center"/>
      </w:pPr>
      <m:oMathPara>
        <m:oMath>
          <m:r>
            <w:rPr>
              <w:rFonts w:ascii="Cambria Math" w:eastAsia="Cambria Math" w:hAnsi="Cambria Math"/>
            </w:rPr>
            <m:t>Q=</m:t>
          </m:r>
          <m:sSub>
            <m:sSubPr>
              <m:ctrlPr>
                <w:rPr>
                  <w:rFonts w:ascii="Cambria Math" w:eastAsia="Cambria Math" w:hAnsi="Cambria Math"/>
                  <w:i/>
                  <w:iCs/>
                </w:rPr>
              </m:ctrlPr>
            </m:sSubPr>
            <m:e>
              <m:r>
                <w:rPr>
                  <w:rFonts w:ascii="Cambria Math" w:eastAsia="Cambria Math" w:hAnsi="Cambria Math"/>
                </w:rPr>
                <m:t>ṁ</m:t>
              </m:r>
            </m:e>
            <m:sub>
              <m:r>
                <w:rPr>
                  <w:rFonts w:ascii="Cambria Math" w:eastAsia="Cambria Math" w:hAnsi="Cambria Math"/>
                </w:rPr>
                <m:t>w</m:t>
              </m:r>
            </m:sub>
          </m:sSub>
          <m:sSub>
            <m:sSubPr>
              <m:ctrlPr>
                <w:rPr>
                  <w:rFonts w:ascii="Cambria Math" w:eastAsia="Cambria Math" w:hAnsi="Cambria Math"/>
                  <w:i/>
                  <w:iCs/>
                </w:rPr>
              </m:ctrlPr>
            </m:sSubPr>
            <m:e>
              <m:r>
                <w:rPr>
                  <w:rFonts w:ascii="Cambria Math" w:eastAsia="Cambria Math" w:hAnsi="Cambria Math"/>
                </w:rPr>
                <m:t>C</m:t>
              </m:r>
            </m:e>
            <m:sub>
              <m:d>
                <m:dPr>
                  <m:begChr m:val="{"/>
                  <m:endChr m:val="}"/>
                  <m:ctrlPr>
                    <w:rPr>
                      <w:rFonts w:ascii="Cambria Math" w:eastAsia="Cambria Math" w:hAnsi="Cambria Math"/>
                      <w:i/>
                      <w:iCs/>
                    </w:rPr>
                  </m:ctrlPr>
                </m:dPr>
                <m:e>
                  <m:r>
                    <w:rPr>
                      <w:rFonts w:ascii="Cambria Math" w:eastAsia="Cambria Math" w:hAnsi="Cambria Math"/>
                    </w:rPr>
                    <m:t>p,w</m:t>
                  </m:r>
                </m:e>
              </m:d>
            </m:sub>
          </m:sSub>
          <m:r>
            <w:rPr>
              <w:rFonts w:ascii="Cambria Math" w:eastAsia="Cambria Math" w:hAnsi="Cambria Math"/>
            </w:rPr>
            <m:t>Δ</m:t>
          </m:r>
          <m:sSub>
            <m:sSubPr>
              <m:ctrlPr>
                <w:rPr>
                  <w:rFonts w:ascii="Cambria Math" w:eastAsia="Cambria Math" w:hAnsi="Cambria Math"/>
                  <w:i/>
                  <w:iCs/>
                </w:rPr>
              </m:ctrlPr>
            </m:sSubPr>
            <m:e>
              <m:r>
                <w:rPr>
                  <w:rFonts w:ascii="Cambria Math" w:eastAsia="Cambria Math" w:hAnsi="Cambria Math"/>
                </w:rPr>
                <m:t>T</m:t>
              </m:r>
            </m:e>
            <m:sub>
              <m:r>
                <w:rPr>
                  <w:rFonts w:ascii="Cambria Math" w:eastAsia="Cambria Math" w:hAnsi="Cambria Math"/>
                </w:rPr>
                <m:t>w</m:t>
              </m:r>
            </m:sub>
          </m:sSub>
          <m:r>
            <w:rPr>
              <w:rFonts w:ascii="Cambria Math" w:eastAsia="Cambria Math" w:hAnsi="Cambria Math" w:cs="Cambria Math"/>
            </w:rPr>
            <m:t>⟹</m:t>
          </m:r>
          <m:sSub>
            <m:sSubPr>
              <m:ctrlPr>
                <w:rPr>
                  <w:rFonts w:ascii="Cambria Math" w:eastAsia="Cambria Math" w:hAnsi="Cambria Math"/>
                  <w:i/>
                  <w:iCs/>
                </w:rPr>
              </m:ctrlPr>
            </m:sSubPr>
            <m:e>
              <m:r>
                <w:rPr>
                  <w:rFonts w:ascii="Cambria Math" w:eastAsia="Cambria Math" w:hAnsi="Cambria Math"/>
                </w:rPr>
                <m:t>ṁ</m:t>
              </m:r>
              <m:ctrlPr>
                <w:rPr>
                  <w:rFonts w:ascii="Cambria Math" w:eastAsia="Cambria Math" w:hAnsi="Cambria Math" w:cs="Cambria Math"/>
                  <w:i/>
                  <w:iCs/>
                </w:rPr>
              </m:ctrlPr>
            </m:e>
            <m:sub>
              <m:r>
                <w:rPr>
                  <w:rFonts w:ascii="Cambria Math" w:eastAsia="Cambria Math" w:hAnsi="Cambria Math"/>
                </w:rPr>
                <m:t>w</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232.2</m:t>
              </m:r>
            </m:num>
            <m:den>
              <m:r>
                <w:rPr>
                  <w:rFonts w:ascii="Cambria Math" w:eastAsia="Cambria Math" w:hAnsi="Cambria Math"/>
                </w:rPr>
                <m:t>4.179×20</m:t>
              </m:r>
            </m:den>
          </m:f>
          <m:r>
            <w:rPr>
              <w:rFonts w:ascii="Cambria Math" w:eastAsia="Cambria Math" w:hAnsi="Cambria Math"/>
            </w:rPr>
            <m:t>=2.78 kg s⁻¹</m:t>
          </m:r>
          <m:r>
            <w:rPr>
              <w:rFonts w:ascii="Cambria Math" w:hAnsi="Cambria Math"/>
            </w:rPr>
            <m:t xml:space="preserve">      </m:t>
          </m:r>
        </m:oMath>
      </m:oMathPara>
    </w:p>
    <w:p w14:paraId="7B6F0DD9" w14:textId="77777777" w:rsidR="00E65492" w:rsidRPr="00CC3065" w:rsidRDefault="00E65492" w:rsidP="00E65492">
      <w:r w:rsidRPr="00CC3065">
        <w:t>A design flow rate 50% above the minimum was adopted to enhance jacket-side turbulence and reduce thermal resistance without modifying jacket geometry:</w:t>
      </w:r>
    </w:p>
    <w:p w14:paraId="6E73473F" w14:textId="1DC5962D"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ṁ</m:t>
              </m:r>
            </m:e>
            <m:sub>
              <m:d>
                <m:dPr>
                  <m:begChr m:val="{"/>
                  <m:endChr m:val="}"/>
                  <m:ctrlPr>
                    <w:rPr>
                      <w:rFonts w:ascii="Cambria Math" w:eastAsia="Cambria Math" w:hAnsi="Cambria Math"/>
                      <w:i/>
                      <w:iCs/>
                    </w:rPr>
                  </m:ctrlPr>
                </m:dPr>
                <m:e>
                  <m:r>
                    <w:rPr>
                      <w:rFonts w:ascii="Cambria Math" w:eastAsia="Cambria Math" w:hAnsi="Cambria Math"/>
                    </w:rPr>
                    <m:t>w,design</m:t>
                  </m:r>
                </m:e>
              </m:d>
            </m:sub>
          </m:sSub>
          <m:r>
            <w:rPr>
              <w:rFonts w:ascii="Cambria Math" w:eastAsia="Cambria Math" w:hAnsi="Cambria Math"/>
            </w:rPr>
            <m:t>=1.5×2.78=4.17 kg s⁻¹</m:t>
          </m:r>
          <m:r>
            <w:rPr>
              <w:rFonts w:ascii="Cambria Math" w:hAnsi="Cambria Math"/>
            </w:rPr>
            <m:t xml:space="preserve">  </m:t>
          </m:r>
        </m:oMath>
      </m:oMathPara>
    </w:p>
    <w:p w14:paraId="5781412F" w14:textId="71D7D756" w:rsidR="00E65492" w:rsidRPr="00CC3065" w:rsidRDefault="00E65492" w:rsidP="0021581C">
      <w:pPr>
        <w:pStyle w:val="Heading4"/>
      </w:pPr>
      <w:r w:rsidRPr="00CC3065">
        <w:t>Thermophysical Properties of the Reaction Slurry</w:t>
      </w:r>
    </w:p>
    <w:p w14:paraId="14AE8750" w14:textId="77777777" w:rsidR="00E65492" w:rsidRPr="00CC3065" w:rsidRDefault="00E65492" w:rsidP="00E65492">
      <w:r w:rsidRPr="00CC3065">
        <w:rPr>
          <w:b/>
          <w:bCs/>
          <w:u w:val="single"/>
        </w:rPr>
        <w:t>Dynamic Viscosity</w:t>
      </w:r>
    </w:p>
    <w:p w14:paraId="0689B65F" w14:textId="77777777" w:rsidR="00E65492" w:rsidRPr="00CC3065" w:rsidRDefault="00E65492" w:rsidP="00E65492">
      <w:r w:rsidRPr="00CC3065">
        <w:t>Slurry viscosity was estimated using the Einstein–Roscoe correlation for dilute suspensions of rigid particles:</w:t>
      </w:r>
    </w:p>
    <w:p w14:paraId="6C2617BA" w14:textId="401EF824" w:rsidR="00E65492" w:rsidRPr="00CC3065" w:rsidRDefault="00E65492" w:rsidP="00E65492">
      <w:pPr>
        <w:jc w:val="center"/>
      </w:pPr>
      <m:oMathPara>
        <m:oMath>
          <m:r>
            <w:rPr>
              <w:rFonts w:ascii="Cambria Math" w:eastAsia="Cambria Math" w:hAnsi="Cambria Math"/>
            </w:rPr>
            <m:t>μ=</m:t>
          </m:r>
          <m:sSub>
            <m:sSubPr>
              <m:ctrlPr>
                <w:rPr>
                  <w:rFonts w:ascii="Cambria Math" w:eastAsia="Cambria Math" w:hAnsi="Cambria Math"/>
                  <w:i/>
                  <w:iCs/>
                </w:rPr>
              </m:ctrlPr>
            </m:sSubPr>
            <m:e>
              <m:r>
                <w:rPr>
                  <w:rFonts w:ascii="Cambria Math" w:eastAsia="Cambria Math" w:hAnsi="Cambria Math"/>
                </w:rPr>
                <m:t>μ</m:t>
              </m:r>
            </m:e>
            <m:sub>
              <m:r>
                <w:rPr>
                  <w:rFonts w:ascii="Cambria Math" w:eastAsia="Cambria Math" w:hAnsi="Cambria Math"/>
                </w:rPr>
                <m:t>l</m:t>
              </m:r>
            </m:sub>
          </m:sSub>
          <m:sSup>
            <m:sSupPr>
              <m:ctrlPr>
                <w:rPr>
                  <w:rFonts w:ascii="Cambria Math" w:eastAsia="Cambria Math" w:hAnsi="Cambria Math"/>
                  <w:i/>
                  <w:iCs/>
                </w:rPr>
              </m:ctrlPr>
            </m:sSupPr>
            <m:e>
              <m:d>
                <m:dPr>
                  <m:begChr m:val="["/>
                  <m:endChr m:val="]"/>
                  <m:ctrlPr>
                    <w:rPr>
                      <w:rFonts w:ascii="Cambria Math" w:eastAsia="Cambria Math" w:hAnsi="Cambria Math"/>
                      <w:i/>
                      <w:iCs/>
                    </w:rPr>
                  </m:ctrlPr>
                </m:dPr>
                <m:e>
                  <m:r>
                    <w:rPr>
                      <w:rFonts w:ascii="Cambria Math" w:eastAsia="Cambria Math" w:hAnsi="Cambria Math"/>
                    </w:rPr>
                    <m:t>1-</m:t>
                  </m:r>
                  <m:d>
                    <m:dPr>
                      <m:ctrlPr>
                        <w:rPr>
                          <w:rFonts w:ascii="Cambria Math" w:eastAsia="Cambria Math" w:hAnsi="Cambria Math"/>
                          <w:i/>
                          <w:iCs/>
                        </w:rPr>
                      </m:ctrlPr>
                    </m:dPr>
                    <m:e>
                      <m:f>
                        <m:fPr>
                          <m:ctrlPr>
                            <w:rPr>
                              <w:rFonts w:ascii="Cambria Math" w:eastAsia="Cambria Math" w:hAnsi="Cambria Math"/>
                              <w:i/>
                              <w:iCs/>
                            </w:rPr>
                          </m:ctrlPr>
                        </m:fPr>
                        <m:num>
                          <m:r>
                            <w:rPr>
                              <w:rFonts w:ascii="Cambria Math" w:eastAsia="Cambria Math" w:hAnsi="Cambria Math"/>
                            </w:rPr>
                            <m:t>φ</m:t>
                          </m:r>
                        </m:num>
                        <m:den>
                          <m:sSub>
                            <m:sSubPr>
                              <m:ctrlPr>
                                <w:rPr>
                                  <w:rFonts w:ascii="Cambria Math" w:eastAsia="Cambria Math" w:hAnsi="Cambria Math"/>
                                  <w:i/>
                                  <w:iCs/>
                                </w:rPr>
                              </m:ctrlPr>
                            </m:sSubPr>
                            <m:e>
                              <m:r>
                                <w:rPr>
                                  <w:rFonts w:ascii="Cambria Math" w:eastAsia="Cambria Math" w:hAnsi="Cambria Math"/>
                                </w:rPr>
                                <m:t>φ</m:t>
                              </m:r>
                            </m:e>
                            <m:sub>
                              <m:r>
                                <w:rPr>
                                  <w:rFonts w:ascii="Cambria Math" w:eastAsia="Cambria Math" w:hAnsi="Cambria Math"/>
                                </w:rPr>
                                <m:t>m</m:t>
                              </m:r>
                            </m:sub>
                          </m:sSub>
                        </m:den>
                      </m:f>
                    </m:e>
                  </m:d>
                </m:e>
              </m:d>
            </m:e>
            <m:sup>
              <m:r>
                <w:rPr>
                  <w:rFonts w:ascii="Cambria Math" w:eastAsia="Cambria Math" w:hAnsi="Cambria Math"/>
                </w:rPr>
                <m:t>-2.5</m:t>
              </m:r>
              <m:sSub>
                <m:sSubPr>
                  <m:ctrlPr>
                    <w:rPr>
                      <w:rFonts w:ascii="Cambria Math" w:eastAsia="Cambria Math" w:hAnsi="Cambria Math"/>
                      <w:i/>
                      <w:iCs/>
                    </w:rPr>
                  </m:ctrlPr>
                </m:sSubPr>
                <m:e>
                  <m:r>
                    <w:rPr>
                      <w:rFonts w:ascii="Cambria Math" w:eastAsia="Cambria Math" w:hAnsi="Cambria Math"/>
                    </w:rPr>
                    <m:t>φ</m:t>
                  </m:r>
                </m:e>
                <m:sub>
                  <m:r>
                    <w:rPr>
                      <w:rFonts w:ascii="Cambria Math" w:eastAsia="Cambria Math" w:hAnsi="Cambria Math"/>
                    </w:rPr>
                    <m:t>m</m:t>
                  </m:r>
                </m:sub>
              </m:sSub>
            </m:sup>
          </m:sSup>
        </m:oMath>
      </m:oMathPara>
    </w:p>
    <w:p w14:paraId="0C6923C6" w14:textId="77777777" w:rsidR="00E65492" w:rsidRPr="00CC3065" w:rsidRDefault="00E65492" w:rsidP="00E65492">
      <w:r w:rsidRPr="00CC3065">
        <w:t xml:space="preserve">where </w:t>
      </w:r>
      <m:oMath>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 xml:space="preserve">=liquid-phase viscosity (Pa·s), φ=solids volume fraction, </m:t>
        </m:r>
        <m:sSub>
          <m:sSubPr>
            <m:ctrlPr>
              <w:rPr>
                <w:rFonts w:ascii="Cambria Math" w:hAnsi="Cambria Math"/>
                <w:i/>
              </w:rPr>
            </m:ctrlPr>
          </m:sSubPr>
          <m:e>
            <m:r>
              <w:rPr>
                <w:rFonts w:ascii="Cambria Math" w:hAnsi="Cambria Math"/>
              </w:rPr>
              <m:t>φ</m:t>
            </m:r>
          </m:e>
          <m:sub>
            <m:r>
              <w:rPr>
                <w:rFonts w:ascii="Cambria Math" w:hAnsi="Cambria Math"/>
              </w:rPr>
              <m:t>m</m:t>
            </m:r>
          </m:sub>
        </m:sSub>
        <m:r>
          <w:rPr>
            <w:rFonts w:ascii="Cambria Math" w:hAnsi="Cambria Math"/>
          </w:rPr>
          <m:t xml:space="preserve"> = maximum packing fraction.</m:t>
        </m:r>
      </m:oMath>
      <w:r w:rsidRPr="00CC3065">
        <w:t xml:space="preserve"> For irregular mineral particles</w:t>
      </w:r>
      <m:oMath>
        <m:r>
          <w:rPr>
            <w:rFonts w:ascii="Cambria Math" w:hAnsi="Cambria Math"/>
          </w:rPr>
          <m:t xml:space="preserve">, </m:t>
        </m:r>
        <m:sSub>
          <m:sSubPr>
            <m:ctrlPr>
              <w:rPr>
                <w:rFonts w:ascii="Cambria Math" w:hAnsi="Cambria Math"/>
                <w:i/>
              </w:rPr>
            </m:ctrlPr>
          </m:sSubPr>
          <m:e>
            <m:r>
              <w:rPr>
                <w:rFonts w:ascii="Cambria Math" w:hAnsi="Cambria Math"/>
              </w:rPr>
              <m:t>φ</m:t>
            </m:r>
          </m:e>
          <m:sub>
            <m:r>
              <w:rPr>
                <w:rFonts w:ascii="Cambria Math" w:hAnsi="Cambria Math"/>
              </w:rPr>
              <m:t>m</m:t>
            </m:r>
          </m:sub>
        </m:sSub>
        <m:r>
          <w:rPr>
            <w:rFonts w:ascii="Cambria Math" w:hAnsi="Cambria Math"/>
          </w:rPr>
          <m:t>=0.63</m:t>
        </m:r>
      </m:oMath>
      <w:r w:rsidRPr="00CC3065">
        <w:t xml:space="preserve"> was adopted. The </w:t>
      </w:r>
      <w:r w:rsidRPr="00CC3065">
        <w:lastRenderedPageBreak/>
        <w:t xml:space="preserve">continuous phase is 32 wt.% aqueous HCl at </w:t>
      </w:r>
      <w:r>
        <w:t>120 °C</w:t>
      </w:r>
      <w:r w:rsidRPr="00CC3065">
        <w:t xml:space="preserve"> with </w:t>
      </w:r>
      <m:oMath>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=0.91×10⁻³ Pa·s</m:t>
        </m:r>
      </m:oMath>
      <w:r w:rsidRPr="00CC3065">
        <w:t>; solids volume fraction from the material balance is φ = 0.063. Substituting:</w:t>
      </w:r>
    </w:p>
    <w:p w14:paraId="388E174E" w14:textId="7F2254F7" w:rsidR="00E65492" w:rsidRPr="00CC3065" w:rsidRDefault="00E65492" w:rsidP="00E65492">
      <w:pPr>
        <w:jc w:val="center"/>
      </w:pPr>
      <m:oMathPara>
        <m:oMath>
          <m:r>
            <w:rPr>
              <w:rFonts w:ascii="Cambria Math" w:eastAsia="Cambria Math" w:hAnsi="Cambria Math"/>
            </w:rPr>
            <m:t>μ=0.91×</m:t>
          </m:r>
          <m:sSup>
            <m:sSupPr>
              <m:ctrlPr>
                <w:rPr>
                  <w:rFonts w:ascii="Cambria Math" w:eastAsia="Cambria Math" w:hAnsi="Cambria Math"/>
                  <w:i/>
                  <w:iCs/>
                </w:rPr>
              </m:ctrlPr>
            </m:sSupPr>
            <m:e>
              <m:r>
                <w:rPr>
                  <w:rFonts w:ascii="Cambria Math" w:eastAsia="Cambria Math" w:hAnsi="Cambria Math"/>
                </w:rPr>
                <m:t>10</m:t>
              </m:r>
            </m:e>
            <m:sup>
              <m:r>
                <w:rPr>
                  <w:rFonts w:ascii="Cambria Math" w:eastAsia="Cambria Math" w:hAnsi="Cambria Math"/>
                </w:rPr>
                <m:t>-3</m:t>
              </m:r>
            </m:sup>
          </m:sSup>
          <m:r>
            <w:rPr>
              <w:rFonts w:ascii="Cambria Math" w:eastAsia="Cambria Math" w:hAnsi="Cambria Math"/>
            </w:rPr>
            <m:t>×</m:t>
          </m:r>
          <m:sSup>
            <m:sSupPr>
              <m:ctrlPr>
                <w:rPr>
                  <w:rFonts w:ascii="Cambria Math" w:eastAsia="Cambria Math" w:hAnsi="Cambria Math"/>
                  <w:i/>
                  <w:iCs/>
                </w:rPr>
              </m:ctrlPr>
            </m:sSupPr>
            <m:e>
              <m:d>
                <m:dPr>
                  <m:begChr m:val="["/>
                  <m:endChr m:val="]"/>
                  <m:ctrlPr>
                    <w:rPr>
                      <w:rFonts w:ascii="Cambria Math" w:eastAsia="Cambria Math" w:hAnsi="Cambria Math"/>
                      <w:i/>
                      <w:iCs/>
                    </w:rPr>
                  </m:ctrlPr>
                </m:dPr>
                <m:e>
                  <m:r>
                    <w:rPr>
                      <w:rFonts w:ascii="Cambria Math" w:eastAsia="Cambria Math" w:hAnsi="Cambria Math"/>
                    </w:rPr>
                    <m:t xml:space="preserve">1 - </m:t>
                  </m:r>
                  <m:d>
                    <m:dPr>
                      <m:ctrlPr>
                        <w:rPr>
                          <w:rFonts w:ascii="Cambria Math" w:eastAsia="Cambria Math" w:hAnsi="Cambria Math"/>
                          <w:i/>
                          <w:iCs/>
                        </w:rPr>
                      </m:ctrlPr>
                    </m:dPr>
                    <m:e>
                      <m:f>
                        <m:fPr>
                          <m:ctrlPr>
                            <w:rPr>
                              <w:rFonts w:ascii="Cambria Math" w:eastAsia="Cambria Math" w:hAnsi="Cambria Math"/>
                              <w:i/>
                              <w:iCs/>
                            </w:rPr>
                          </m:ctrlPr>
                        </m:fPr>
                        <m:num>
                          <m:r>
                            <w:rPr>
                              <w:rFonts w:ascii="Cambria Math" w:eastAsia="Cambria Math" w:hAnsi="Cambria Math"/>
                            </w:rPr>
                            <m:t>0.063</m:t>
                          </m:r>
                        </m:num>
                        <m:den>
                          <m:r>
                            <w:rPr>
                              <w:rFonts w:ascii="Cambria Math" w:eastAsia="Cambria Math" w:hAnsi="Cambria Math"/>
                            </w:rPr>
                            <m:t>0.63</m:t>
                          </m:r>
                        </m:den>
                      </m:f>
                    </m:e>
                  </m:d>
                </m:e>
              </m:d>
            </m:e>
            <m:sup>
              <m:r>
                <w:rPr>
                  <w:rFonts w:ascii="Cambria Math" w:eastAsia="Cambria Math" w:hAnsi="Cambria Math"/>
                </w:rPr>
                <m:t>-2.5×0.63</m:t>
              </m:r>
            </m:sup>
          </m:sSup>
          <m:r>
            <w:rPr>
              <w:rFonts w:ascii="Cambria Math" w:eastAsia="Cambria Math" w:hAnsi="Cambria Math"/>
            </w:rPr>
            <m:t>=1.07×10⁻³ Pa·s</m:t>
          </m:r>
        </m:oMath>
      </m:oMathPara>
    </w:p>
    <w:p w14:paraId="3E20E3E7" w14:textId="77777777" w:rsidR="00E65492" w:rsidRPr="00CC3065" w:rsidRDefault="00E65492" w:rsidP="00E65492">
      <w:r w:rsidRPr="00CC3065">
        <w:t>The Einstein–Roscoe correlation tends to underpredict viscosity of reacting mineral slurries owing to particle irregularity and dissolved species effects. A conservative design viscosity of</w:t>
      </w:r>
      <w:r>
        <w:t xml:space="preserve"> </w:t>
      </w:r>
      <m:oMath>
        <m:r>
          <w:rPr>
            <w:rFonts w:ascii="Cambria Math" w:hAnsi="Cambria Math"/>
          </w:rPr>
          <m:t>μ=1.18×10⁻³ Pa·s</m:t>
        </m:r>
      </m:oMath>
      <w:r w:rsidRPr="00CC3065">
        <w:t xml:space="preserve"> was adopted.</w:t>
      </w:r>
    </w:p>
    <w:p w14:paraId="0ED3E339" w14:textId="77777777" w:rsidR="00E65492" w:rsidRPr="00CC3065" w:rsidRDefault="00E65492" w:rsidP="00E65492">
      <w:r w:rsidRPr="00CC3065">
        <w:rPr>
          <w:b/>
          <w:bCs/>
          <w:u w:val="single"/>
        </w:rPr>
        <w:t>Thermal Conductivity</w:t>
      </w:r>
    </w:p>
    <w:p w14:paraId="71C0AE10" w14:textId="77777777" w:rsidR="00E65492" w:rsidRPr="00CC3065" w:rsidRDefault="00E65492" w:rsidP="00E65492">
      <w:r w:rsidRPr="00CC3065">
        <w:t>Effective slurry thermal conductivity was estimated using the Maxwell model for dispersed spherical particles:</w:t>
      </w:r>
    </w:p>
    <w:p w14:paraId="07E28A09" w14:textId="68CAD11F"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s</m:t>
              </m:r>
            </m:sub>
          </m:sSub>
          <m:r>
            <w:rPr>
              <w:rFonts w:ascii="Cambria Math" w:eastAsia="Cambria Math" w:hAnsi="Cambria Math"/>
            </w:rPr>
            <m:t>=</m:t>
          </m:r>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l</m:t>
              </m:r>
            </m:sub>
          </m:sSub>
          <m:f>
            <m:fPr>
              <m:ctrlPr>
                <w:rPr>
                  <w:rFonts w:ascii="Cambria Math" w:eastAsia="Cambria Math" w:hAnsi="Cambria Math"/>
                  <w:i/>
                  <w:iCs/>
                </w:rPr>
              </m:ctrlPr>
            </m:fPr>
            <m:num>
              <m:d>
                <m:dPr>
                  <m:begChr m:val="["/>
                  <m:endChr m:val="]"/>
                  <m:ctrlPr>
                    <w:rPr>
                      <w:rFonts w:ascii="Cambria Math" w:eastAsia="Cambria Math" w:hAnsi="Cambria Math"/>
                      <w:i/>
                      <w:iCs/>
                    </w:rPr>
                  </m:ctrlPr>
                </m:dPr>
                <m:e>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p</m:t>
                      </m:r>
                    </m:sub>
                  </m:sSub>
                  <m:r>
                    <w:rPr>
                      <w:rFonts w:ascii="Cambria Math" w:eastAsia="Cambria Math" w:hAnsi="Cambria Math"/>
                    </w:rPr>
                    <m:t>+2</m:t>
                  </m:r>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l</m:t>
                      </m:r>
                    </m:sub>
                  </m:sSub>
                  <m:r>
                    <w:rPr>
                      <w:rFonts w:ascii="Cambria Math" w:eastAsia="Cambria Math" w:hAnsi="Cambria Math"/>
                    </w:rPr>
                    <m:t>+2φ</m:t>
                  </m:r>
                  <m:d>
                    <m:dPr>
                      <m:ctrlPr>
                        <w:rPr>
                          <w:rFonts w:ascii="Cambria Math" w:eastAsia="Cambria Math" w:hAnsi="Cambria Math"/>
                          <w:i/>
                          <w:iCs/>
                        </w:rPr>
                      </m:ctrlPr>
                    </m:dPr>
                    <m:e>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p</m:t>
                          </m:r>
                        </m:sub>
                      </m:sSub>
                      <m:r>
                        <w:rPr>
                          <w:rFonts w:ascii="Cambria Math" w:eastAsia="Cambria Math" w:hAnsi="Cambria Math"/>
                        </w:rPr>
                        <m:t>-</m:t>
                      </m:r>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l</m:t>
                          </m:r>
                        </m:sub>
                      </m:sSub>
                    </m:e>
                  </m:d>
                </m:e>
              </m:d>
            </m:num>
            <m:den>
              <m:d>
                <m:dPr>
                  <m:begChr m:val="["/>
                  <m:endChr m:val="]"/>
                  <m:ctrlPr>
                    <w:rPr>
                      <w:rFonts w:ascii="Cambria Math" w:eastAsia="Cambria Math" w:hAnsi="Cambria Math"/>
                      <w:i/>
                      <w:iCs/>
                    </w:rPr>
                  </m:ctrlPr>
                </m:dPr>
                <m:e>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p</m:t>
                      </m:r>
                    </m:sub>
                  </m:sSub>
                  <m:r>
                    <w:rPr>
                      <w:rFonts w:ascii="Cambria Math" w:eastAsia="Cambria Math" w:hAnsi="Cambria Math"/>
                    </w:rPr>
                    <m:t>+2</m:t>
                  </m:r>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l</m:t>
                      </m:r>
                    </m:sub>
                  </m:sSub>
                  <m:r>
                    <w:rPr>
                      <w:rFonts w:ascii="Cambria Math" w:eastAsia="Cambria Math" w:hAnsi="Cambria Math"/>
                    </w:rPr>
                    <m:t>-φ</m:t>
                  </m:r>
                  <m:d>
                    <m:dPr>
                      <m:ctrlPr>
                        <w:rPr>
                          <w:rFonts w:ascii="Cambria Math" w:eastAsia="Cambria Math" w:hAnsi="Cambria Math"/>
                          <w:i/>
                          <w:iCs/>
                        </w:rPr>
                      </m:ctrlPr>
                    </m:dPr>
                    <m:e>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p</m:t>
                          </m:r>
                        </m:sub>
                      </m:sSub>
                      <m:r>
                        <w:rPr>
                          <w:rFonts w:ascii="Cambria Math" w:eastAsia="Cambria Math" w:hAnsi="Cambria Math"/>
                        </w:rPr>
                        <m:t>-</m:t>
                      </m:r>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l</m:t>
                          </m:r>
                        </m:sub>
                      </m:sSub>
                    </m:e>
                  </m:d>
                </m:e>
              </m:d>
            </m:den>
          </m:f>
          <m:r>
            <w:rPr>
              <w:rFonts w:ascii="Cambria Math" w:hAnsi="Cambria Math"/>
            </w:rPr>
            <m:t xml:space="preserve">      </m:t>
          </m:r>
        </m:oMath>
      </m:oMathPara>
    </w:p>
    <w:p w14:paraId="18D6363E" w14:textId="77777777" w:rsidR="00E65492" w:rsidRPr="00CC3065" w:rsidRDefault="00E65492" w:rsidP="00E65492">
      <w:r w:rsidRPr="00CC3065">
        <w:t xml:space="preserve">With </w:t>
      </w:r>
      <m:oMath>
        <m:sSub>
          <m:sSubPr>
            <m:ctrlPr>
              <w:rPr>
                <w:rFonts w:ascii="Cambria Math" w:hAnsi="Cambria Math"/>
                <w:i/>
              </w:rPr>
            </m:ctrlPr>
          </m:sSubPr>
          <m:e>
            <m:r>
              <w:rPr>
                <w:rFonts w:ascii="Cambria Math" w:hAnsi="Cambria Math"/>
              </w:rPr>
              <m:t>k</m:t>
            </m:r>
          </m:e>
          <m:sub>
            <m:r>
              <w:rPr>
                <w:rFonts w:ascii="Cambria Math" w:hAnsi="Cambria Math"/>
              </w:rPr>
              <m:t>l</m:t>
            </m:r>
          </m:sub>
        </m:sSub>
        <m:r>
          <w:rPr>
            <w:rFonts w:ascii="Cambria Math" w:hAnsi="Cambria Math"/>
          </w:rPr>
          <m:t xml:space="preserve">=0.67 W m⁻¹ K⁻¹, </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=30 W m⁻¹ K⁻¹, φ = 0.063</m:t>
        </m:r>
      </m:oMath>
      <w:r w:rsidRPr="00CC3065">
        <w:t>:</w:t>
      </w:r>
    </w:p>
    <w:p w14:paraId="6CEB9A20" w14:textId="47C58D72"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s</m:t>
              </m:r>
            </m:sub>
          </m:sSub>
          <m:r>
            <w:rPr>
              <w:rFonts w:ascii="Cambria Math" w:eastAsia="Cambria Math" w:hAnsi="Cambria Math"/>
            </w:rPr>
            <m:t>=0.796 W m⁻¹ K⁻¹</m:t>
          </m:r>
        </m:oMath>
      </m:oMathPara>
    </w:p>
    <w:p w14:paraId="2584A0E8" w14:textId="77777777" w:rsidR="00E65492" w:rsidRPr="00CC3065" w:rsidRDefault="00E65492" w:rsidP="00E65492">
      <w:r w:rsidRPr="00CC3065">
        <w:rPr>
          <w:b/>
          <w:bCs/>
          <w:u w:val="single"/>
        </w:rPr>
        <w:t>Prandtl Number</w:t>
      </w:r>
    </w:p>
    <w:p w14:paraId="6C1DB1AE" w14:textId="08455670" w:rsidR="00E65492" w:rsidRPr="00CC3065" w:rsidRDefault="00E65492" w:rsidP="00E65492">
      <w:pPr>
        <w:jc w:val="center"/>
      </w:pPr>
      <m:oMathPara>
        <m:oMath>
          <m:r>
            <w:rPr>
              <w:rFonts w:ascii="Cambria Math" w:eastAsia="Cambria Math" w:hAnsi="Cambria Math"/>
            </w:rPr>
            <m:t>Pr=</m:t>
          </m:r>
          <m:f>
            <m:fPr>
              <m:ctrlPr>
                <w:rPr>
                  <w:rFonts w:ascii="Cambria Math" w:eastAsia="Cambria Math" w:hAnsi="Cambria Math"/>
                  <w:i/>
                  <w:iCs/>
                </w:rPr>
              </m:ctrlPr>
            </m:fPr>
            <m:num>
              <m:r>
                <w:rPr>
                  <w:rFonts w:ascii="Cambria Math" w:eastAsia="Cambria Math" w:hAnsi="Cambria Math"/>
                </w:rPr>
                <m:t>μ</m:t>
              </m:r>
              <m:sSub>
                <m:sSubPr>
                  <m:ctrlPr>
                    <w:rPr>
                      <w:rFonts w:ascii="Cambria Math" w:eastAsia="Cambria Math" w:hAnsi="Cambria Math"/>
                      <w:i/>
                      <w:iCs/>
                    </w:rPr>
                  </m:ctrlPr>
                </m:sSubPr>
                <m:e>
                  <m:r>
                    <w:rPr>
                      <w:rFonts w:ascii="Cambria Math" w:eastAsia="Cambria Math" w:hAnsi="Cambria Math"/>
                    </w:rPr>
                    <m:t>C</m:t>
                  </m:r>
                </m:e>
                <m:sub>
                  <m:r>
                    <w:rPr>
                      <w:rFonts w:ascii="Cambria Math" w:eastAsia="Cambria Math" w:hAnsi="Cambria Math"/>
                    </w:rPr>
                    <m:t>p</m:t>
                  </m:r>
                </m:sub>
              </m:sSub>
            </m:num>
            <m:den>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s</m:t>
                  </m:r>
                </m:sub>
              </m:sSub>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1.18×</m:t>
              </m:r>
              <m:sSup>
                <m:sSupPr>
                  <m:ctrlPr>
                    <w:rPr>
                      <w:rFonts w:ascii="Cambria Math" w:eastAsia="Cambria Math" w:hAnsi="Cambria Math"/>
                      <w:i/>
                      <w:iCs/>
                    </w:rPr>
                  </m:ctrlPr>
                </m:sSupPr>
                <m:e>
                  <m:r>
                    <w:rPr>
                      <w:rFonts w:ascii="Cambria Math" w:eastAsia="Cambria Math" w:hAnsi="Cambria Math"/>
                    </w:rPr>
                    <m:t>10</m:t>
                  </m:r>
                </m:e>
                <m:sup>
                  <m:r>
                    <w:rPr>
                      <w:rFonts w:ascii="Cambria Math" w:eastAsia="Cambria Math" w:hAnsi="Cambria Math"/>
                    </w:rPr>
                    <m:t>-3</m:t>
                  </m:r>
                </m:sup>
              </m:sSup>
              <m:r>
                <w:rPr>
                  <w:rFonts w:ascii="Cambria Math" w:eastAsia="Cambria Math" w:hAnsi="Cambria Math"/>
                </w:rPr>
                <m:t>× 3,424.8</m:t>
              </m:r>
            </m:num>
            <m:den>
              <m:r>
                <w:rPr>
                  <w:rFonts w:ascii="Cambria Math" w:eastAsia="Cambria Math" w:hAnsi="Cambria Math"/>
                </w:rPr>
                <m:t>0.796</m:t>
              </m:r>
            </m:den>
          </m:f>
          <m:r>
            <w:rPr>
              <w:rFonts w:ascii="Cambria Math" w:eastAsia="Cambria Math" w:hAnsi="Cambria Math"/>
            </w:rPr>
            <m:t>=5.08</m:t>
          </m:r>
          <m:r>
            <w:rPr>
              <w:rFonts w:ascii="Cambria Math" w:hAnsi="Cambria Math"/>
            </w:rPr>
            <m:t xml:space="preserve">  </m:t>
          </m:r>
        </m:oMath>
      </m:oMathPara>
    </w:p>
    <w:p w14:paraId="4A365267" w14:textId="32D4E677" w:rsidR="00E65492" w:rsidRPr="00CC3065" w:rsidRDefault="00E65492" w:rsidP="0021581C">
      <w:pPr>
        <w:pStyle w:val="Heading4"/>
      </w:pPr>
      <w:r w:rsidRPr="00CC3065">
        <w:t>Reactor-Side Heat Transfer Coefficient</w:t>
      </w:r>
    </w:p>
    <w:p w14:paraId="21040C5E" w14:textId="77777777" w:rsidR="00E65492" w:rsidRPr="00CC3065" w:rsidRDefault="00E65492" w:rsidP="00E65492">
      <w:r w:rsidRPr="00CC3065">
        <w:t>The impeller Reynolds number:</w:t>
      </w:r>
    </w:p>
    <w:p w14:paraId="335B288C" w14:textId="34599CC3" w:rsidR="00E65492" w:rsidRPr="00CC3065" w:rsidRDefault="00E65492" w:rsidP="00E65492">
      <w:pPr>
        <w:jc w:val="center"/>
      </w:pPr>
      <m:oMathPara>
        <m:oMath>
          <m:r>
            <w:rPr>
              <w:rFonts w:ascii="Cambria Math" w:eastAsia="Cambria Math" w:hAnsi="Cambria Math"/>
            </w:rPr>
            <m:t>R</m:t>
          </m:r>
          <m:sSub>
            <m:sSubPr>
              <m:ctrlPr>
                <w:rPr>
                  <w:rFonts w:ascii="Cambria Math" w:eastAsia="Cambria Math" w:hAnsi="Cambria Math"/>
                  <w:i/>
                  <w:iCs/>
                </w:rPr>
              </m:ctrlPr>
            </m:sSubPr>
            <m:e>
              <m:r>
                <w:rPr>
                  <w:rFonts w:ascii="Cambria Math" w:eastAsia="Cambria Math" w:hAnsi="Cambria Math"/>
                </w:rPr>
                <m:t>e</m:t>
              </m:r>
            </m:e>
            <m:sub>
              <m:r>
                <w:rPr>
                  <w:rFonts w:ascii="Cambria Math" w:eastAsia="Cambria Math" w:hAnsi="Cambria Math"/>
                </w:rPr>
                <m:t>i</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ρN</m:t>
              </m:r>
              <m:sSubSup>
                <m:sSubSupPr>
                  <m:ctrlPr>
                    <w:rPr>
                      <w:rFonts w:ascii="Cambria Math" w:eastAsia="Cambria Math" w:hAnsi="Cambria Math"/>
                      <w:i/>
                      <w:iCs/>
                    </w:rPr>
                  </m:ctrlPr>
                </m:sSubSupPr>
                <m:e>
                  <m:r>
                    <w:rPr>
                      <w:rFonts w:ascii="Cambria Math" w:eastAsia="Cambria Math" w:hAnsi="Cambria Math"/>
                    </w:rPr>
                    <m:t>D</m:t>
                  </m:r>
                </m:e>
                <m:sub>
                  <m:r>
                    <w:rPr>
                      <w:rFonts w:ascii="Cambria Math" w:eastAsia="Cambria Math" w:hAnsi="Cambria Math"/>
                    </w:rPr>
                    <m:t>i</m:t>
                  </m:r>
                </m:sub>
                <m:sup>
                  <m:r>
                    <w:rPr>
                      <w:rFonts w:ascii="Cambria Math" w:eastAsia="Cambria Math" w:hAnsi="Cambria Math"/>
                    </w:rPr>
                    <m:t>2</m:t>
                  </m:r>
                </m:sup>
              </m:sSubSup>
            </m:num>
            <m:den>
              <m:r>
                <w:rPr>
                  <w:rFonts w:ascii="Cambria Math" w:eastAsia="Cambria Math" w:hAnsi="Cambria Math"/>
                </w:rPr>
                <m:t>μ</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1,106.6×2.07×</m:t>
              </m:r>
              <m:sSup>
                <m:sSupPr>
                  <m:ctrlPr>
                    <w:rPr>
                      <w:rFonts w:ascii="Cambria Math" w:eastAsia="Cambria Math" w:hAnsi="Cambria Math"/>
                      <w:i/>
                      <w:iCs/>
                    </w:rPr>
                  </m:ctrlPr>
                </m:sSupPr>
                <m:e>
                  <m:r>
                    <w:rPr>
                      <w:rFonts w:ascii="Cambria Math" w:eastAsia="Cambria Math" w:hAnsi="Cambria Math"/>
                    </w:rPr>
                    <m:t>0.551</m:t>
                  </m:r>
                </m:e>
                <m:sup>
                  <m:r>
                    <w:rPr>
                      <w:rFonts w:ascii="Cambria Math" w:eastAsia="Cambria Math" w:hAnsi="Cambria Math"/>
                    </w:rPr>
                    <m:t>2</m:t>
                  </m:r>
                </m:sup>
              </m:sSup>
            </m:num>
            <m:den>
              <m:r>
                <w:rPr>
                  <w:rFonts w:ascii="Cambria Math" w:eastAsia="Cambria Math" w:hAnsi="Cambria Math"/>
                </w:rPr>
                <m:t>1.18×</m:t>
              </m:r>
              <m:sSup>
                <m:sSupPr>
                  <m:ctrlPr>
                    <w:rPr>
                      <w:rFonts w:ascii="Cambria Math" w:eastAsia="Cambria Math" w:hAnsi="Cambria Math"/>
                      <w:i/>
                      <w:iCs/>
                    </w:rPr>
                  </m:ctrlPr>
                </m:sSupPr>
                <m:e>
                  <m:r>
                    <w:rPr>
                      <w:rFonts w:ascii="Cambria Math" w:eastAsia="Cambria Math" w:hAnsi="Cambria Math"/>
                    </w:rPr>
                    <m:t>10</m:t>
                  </m:r>
                </m:e>
                <m:sup>
                  <m:r>
                    <w:rPr>
                      <w:rFonts w:ascii="Cambria Math" w:eastAsia="Cambria Math" w:hAnsi="Cambria Math"/>
                    </w:rPr>
                    <m:t>-3</m:t>
                  </m:r>
                </m:sup>
              </m:sSup>
            </m:den>
          </m:f>
          <m:r>
            <w:rPr>
              <w:rFonts w:ascii="Cambria Math" w:eastAsia="Cambria Math" w:hAnsi="Cambria Math"/>
            </w:rPr>
            <m:t>=5.89 × 10⁵</m:t>
          </m:r>
          <m:r>
            <w:rPr>
              <w:rFonts w:ascii="Cambria Math" w:hAnsi="Cambria Math"/>
            </w:rPr>
            <m:t xml:space="preserve">   </m:t>
          </m:r>
        </m:oMath>
      </m:oMathPara>
    </w:p>
    <w:p w14:paraId="4B2F57C1" w14:textId="77777777" w:rsidR="00E65492" w:rsidRPr="00CC3065" w:rsidRDefault="00E65492" w:rsidP="00E65492">
      <w:r w:rsidRPr="00CC3065">
        <w:t xml:space="preserve">Since </w:t>
      </w:r>
      <m:oMath>
        <m:r>
          <w:rPr>
            <w:rFonts w:ascii="Cambria Math" w:hAnsi="Cambria Math"/>
          </w:rPr>
          <m:t>R</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&gt;10⁴</m:t>
        </m:r>
      </m:oMath>
      <w:r w:rsidRPr="00CC3065">
        <w:t>, the reactor is fully turbulent. The Nagata correlation was used to estimate the Nusselt number for agitated vessels:</w:t>
      </w:r>
    </w:p>
    <w:p w14:paraId="7246593B" w14:textId="2845A6D8" w:rsidR="00E65492" w:rsidRPr="00CC3065" w:rsidRDefault="00E65492" w:rsidP="00E65492">
      <w:pPr>
        <w:jc w:val="center"/>
      </w:pPr>
      <m:oMathPara>
        <m:oMath>
          <m:r>
            <w:rPr>
              <w:rFonts w:ascii="Cambria Math" w:eastAsia="Cambria Math" w:hAnsi="Cambria Math"/>
            </w:rPr>
            <w:lastRenderedPageBreak/>
            <m:t>Nu=0.54R</m:t>
          </m:r>
          <m:sSup>
            <m:sSupPr>
              <m:ctrlPr>
                <w:rPr>
                  <w:rFonts w:ascii="Cambria Math" w:eastAsia="Cambria Math" w:hAnsi="Cambria Math"/>
                  <w:i/>
                  <w:iCs/>
                </w:rPr>
              </m:ctrlPr>
            </m:sSupPr>
            <m:e>
              <m:r>
                <w:rPr>
                  <w:rFonts w:ascii="Cambria Math" w:eastAsia="Cambria Math" w:hAnsi="Cambria Math"/>
                </w:rPr>
                <m:t>e</m:t>
              </m:r>
            </m:e>
            <m:sup>
              <m:r>
                <w:rPr>
                  <w:rFonts w:ascii="Cambria Math" w:eastAsia="Cambria Math" w:hAnsi="Cambria Math"/>
                </w:rPr>
                <m:t>0.67</m:t>
              </m:r>
            </m:sup>
          </m:sSup>
          <m:r>
            <w:rPr>
              <w:rFonts w:ascii="Cambria Math" w:eastAsia="Cambria Math" w:hAnsi="Cambria Math"/>
            </w:rPr>
            <m:t>P</m:t>
          </m:r>
          <m:sSup>
            <m:sSupPr>
              <m:ctrlPr>
                <w:rPr>
                  <w:rFonts w:ascii="Cambria Math" w:eastAsia="Cambria Math" w:hAnsi="Cambria Math"/>
                  <w:i/>
                  <w:iCs/>
                </w:rPr>
              </m:ctrlPr>
            </m:sSupPr>
            <m:e>
              <m:r>
                <w:rPr>
                  <w:rFonts w:ascii="Cambria Math" w:eastAsia="Cambria Math" w:hAnsi="Cambria Math"/>
                </w:rPr>
                <m:t>r</m:t>
              </m:r>
            </m:e>
            <m:sup>
              <m:r>
                <w:rPr>
                  <w:rFonts w:ascii="Cambria Math" w:eastAsia="Cambria Math" w:hAnsi="Cambria Math"/>
                </w:rPr>
                <m:t>0.33</m:t>
              </m:r>
            </m:sup>
          </m:sSup>
          <m:sSup>
            <m:sSupPr>
              <m:ctrlPr>
                <w:rPr>
                  <w:rFonts w:ascii="Cambria Math" w:eastAsia="Cambria Math" w:hAnsi="Cambria Math"/>
                  <w:i/>
                  <w:iCs/>
                </w:rPr>
              </m:ctrlPr>
            </m:sSupPr>
            <m:e>
              <m:d>
                <m:dPr>
                  <m:ctrlPr>
                    <w:rPr>
                      <w:rFonts w:ascii="Cambria Math" w:eastAsia="Cambria Math" w:hAnsi="Cambria Math"/>
                      <w:i/>
                      <w:iCs/>
                    </w:rPr>
                  </m:ctrlPr>
                </m:dPr>
                <m:e>
                  <m:f>
                    <m:fPr>
                      <m:ctrlPr>
                        <w:rPr>
                          <w:rFonts w:ascii="Cambria Math" w:eastAsia="Cambria Math" w:hAnsi="Cambria Math"/>
                          <w:i/>
                          <w:iCs/>
                        </w:rPr>
                      </m:ctrlPr>
                    </m:fPr>
                    <m:num>
                      <m:sSub>
                        <m:sSubPr>
                          <m:ctrlPr>
                            <w:rPr>
                              <w:rFonts w:ascii="Cambria Math" w:eastAsia="Cambria Math" w:hAnsi="Cambria Math"/>
                              <w:i/>
                              <w:iCs/>
                            </w:rPr>
                          </m:ctrlPr>
                        </m:sSubPr>
                        <m:e>
                          <m:r>
                            <w:rPr>
                              <w:rFonts w:ascii="Cambria Math" w:eastAsia="Cambria Math" w:hAnsi="Cambria Math"/>
                            </w:rPr>
                            <m:t>D</m:t>
                          </m:r>
                        </m:e>
                        <m:sub>
                          <m:r>
                            <w:rPr>
                              <w:rFonts w:ascii="Cambria Math" w:eastAsia="Cambria Math" w:hAnsi="Cambria Math"/>
                            </w:rPr>
                            <m:t>i</m:t>
                          </m:r>
                        </m:sub>
                      </m:sSub>
                    </m:num>
                    <m:den>
                      <m:r>
                        <w:rPr>
                          <w:rFonts w:ascii="Cambria Math" w:eastAsia="Cambria Math" w:hAnsi="Cambria Math"/>
                        </w:rPr>
                        <m:t>T</m:t>
                      </m:r>
                    </m:den>
                  </m:f>
                </m:e>
              </m:d>
            </m:e>
            <m:sup>
              <m:r>
                <w:rPr>
                  <w:rFonts w:ascii="Cambria Math" w:eastAsia="Cambria Math" w:hAnsi="Cambria Math"/>
                </w:rPr>
                <m:t>0.10</m:t>
              </m:r>
            </m:sup>
          </m:sSup>
          <m:r>
            <w:rPr>
              <w:rFonts w:ascii="Cambria Math" w:hAnsi="Cambria Math"/>
            </w:rPr>
            <m:t xml:space="preserve">       </m:t>
          </m:r>
        </m:oMath>
      </m:oMathPara>
    </w:p>
    <w:p w14:paraId="0FDA2FA3" w14:textId="131E6DE2" w:rsidR="00E65492" w:rsidRPr="00CC3065" w:rsidRDefault="00E65492" w:rsidP="00E65492">
      <w:pPr>
        <w:jc w:val="center"/>
      </w:pPr>
      <m:oMathPara>
        <m:oMath>
          <m:r>
            <w:rPr>
              <w:rFonts w:ascii="Cambria Math" w:eastAsia="Cambria Math" w:hAnsi="Cambria Math"/>
            </w:rPr>
            <m:t>Nu=0.54×</m:t>
          </m:r>
          <m:sSup>
            <m:sSupPr>
              <m:ctrlPr>
                <w:rPr>
                  <w:rFonts w:ascii="Cambria Math" w:eastAsia="Cambria Math" w:hAnsi="Cambria Math"/>
                  <w:i/>
                  <w:iCs/>
                </w:rPr>
              </m:ctrlPr>
            </m:sSupPr>
            <m:e>
              <m:d>
                <m:dPr>
                  <m:ctrlPr>
                    <w:rPr>
                      <w:rFonts w:ascii="Cambria Math" w:eastAsia="Cambria Math" w:hAnsi="Cambria Math"/>
                      <w:i/>
                      <w:iCs/>
                    </w:rPr>
                  </m:ctrlPr>
                </m:dPr>
                <m:e>
                  <m:r>
                    <w:rPr>
                      <w:rFonts w:ascii="Cambria Math" w:eastAsia="Cambria Math" w:hAnsi="Cambria Math"/>
                    </w:rPr>
                    <m:t>5.89×</m:t>
                  </m:r>
                  <m:sSup>
                    <m:sSupPr>
                      <m:ctrlPr>
                        <w:rPr>
                          <w:rFonts w:ascii="Cambria Math" w:eastAsia="Cambria Math" w:hAnsi="Cambria Math"/>
                          <w:i/>
                          <w:iCs/>
                        </w:rPr>
                      </m:ctrlPr>
                    </m:sSupPr>
                    <m:e>
                      <m:r>
                        <w:rPr>
                          <w:rFonts w:ascii="Cambria Math" w:eastAsia="Cambria Math" w:hAnsi="Cambria Math"/>
                        </w:rPr>
                        <m:t>10</m:t>
                      </m:r>
                    </m:e>
                    <m:sup>
                      <m:r>
                        <w:rPr>
                          <w:rFonts w:ascii="Cambria Math" w:eastAsia="Cambria Math" w:hAnsi="Cambria Math"/>
                        </w:rPr>
                        <m:t>5</m:t>
                      </m:r>
                    </m:sup>
                  </m:sSup>
                </m:e>
              </m:d>
            </m:e>
            <m:sup>
              <m:r>
                <w:rPr>
                  <w:rFonts w:ascii="Cambria Math" w:eastAsia="Cambria Math" w:hAnsi="Cambria Math"/>
                </w:rPr>
                <m:t>0.67</m:t>
              </m:r>
            </m:sup>
          </m:sSup>
          <m:r>
            <w:rPr>
              <w:rFonts w:ascii="Cambria Math" w:eastAsia="Cambria Math" w:hAnsi="Cambria Math"/>
            </w:rPr>
            <m:t>×</m:t>
          </m:r>
          <m:sSup>
            <m:sSupPr>
              <m:ctrlPr>
                <w:rPr>
                  <w:rFonts w:ascii="Cambria Math" w:eastAsia="Cambria Math" w:hAnsi="Cambria Math"/>
                  <w:i/>
                  <w:iCs/>
                </w:rPr>
              </m:ctrlPr>
            </m:sSupPr>
            <m:e>
              <m:r>
                <w:rPr>
                  <w:rFonts w:ascii="Cambria Math" w:eastAsia="Cambria Math" w:hAnsi="Cambria Math"/>
                </w:rPr>
                <m:t>5.08</m:t>
              </m:r>
            </m:e>
            <m:sup>
              <m:r>
                <w:rPr>
                  <w:rFonts w:ascii="Cambria Math" w:eastAsia="Cambria Math" w:hAnsi="Cambria Math"/>
                </w:rPr>
                <m:t>0.33</m:t>
              </m:r>
            </m:sup>
          </m:sSup>
          <m:r>
            <w:rPr>
              <w:rFonts w:ascii="Cambria Math" w:eastAsia="Cambria Math" w:hAnsi="Cambria Math"/>
            </w:rPr>
            <m:t>×</m:t>
          </m:r>
          <m:sSup>
            <m:sSupPr>
              <m:ctrlPr>
                <w:rPr>
                  <w:rFonts w:ascii="Cambria Math" w:eastAsia="Cambria Math" w:hAnsi="Cambria Math"/>
                  <w:i/>
                  <w:iCs/>
                </w:rPr>
              </m:ctrlPr>
            </m:sSupPr>
            <m:e>
              <m:d>
                <m:dPr>
                  <m:ctrlPr>
                    <w:rPr>
                      <w:rFonts w:ascii="Cambria Math" w:eastAsia="Cambria Math" w:hAnsi="Cambria Math"/>
                      <w:i/>
                      <w:iCs/>
                    </w:rPr>
                  </m:ctrlPr>
                </m:dPr>
                <m:e>
                  <m:f>
                    <m:fPr>
                      <m:ctrlPr>
                        <w:rPr>
                          <w:rFonts w:ascii="Cambria Math" w:eastAsia="Cambria Math" w:hAnsi="Cambria Math"/>
                          <w:i/>
                          <w:iCs/>
                        </w:rPr>
                      </m:ctrlPr>
                    </m:fPr>
                    <m:num>
                      <m:r>
                        <w:rPr>
                          <w:rFonts w:ascii="Cambria Math" w:eastAsia="Cambria Math" w:hAnsi="Cambria Math"/>
                        </w:rPr>
                        <m:t>0.551</m:t>
                      </m:r>
                    </m:num>
                    <m:den>
                      <m:r>
                        <w:rPr>
                          <w:rFonts w:ascii="Cambria Math" w:eastAsia="Cambria Math" w:hAnsi="Cambria Math"/>
                        </w:rPr>
                        <m:t>1.67</m:t>
                      </m:r>
                    </m:den>
                  </m:f>
                </m:e>
              </m:d>
            </m:e>
            <m:sup>
              <m:r>
                <w:rPr>
                  <w:rFonts w:ascii="Cambria Math" w:eastAsia="Cambria Math" w:hAnsi="Cambria Math"/>
                </w:rPr>
                <m:t>0.10</m:t>
              </m:r>
            </m:sup>
          </m:sSup>
          <m:r>
            <w:rPr>
              <w:rFonts w:ascii="Cambria Math" w:eastAsia="Cambria Math" w:hAnsi="Cambria Math"/>
            </w:rPr>
            <m:t>=6,100</m:t>
          </m:r>
        </m:oMath>
      </m:oMathPara>
    </w:p>
    <w:p w14:paraId="406235CA" w14:textId="116A4089"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h</m:t>
              </m:r>
            </m:e>
            <m:sub>
              <m:r>
                <w:rPr>
                  <w:rFonts w:ascii="Cambria Math" w:eastAsia="Cambria Math" w:hAnsi="Cambria Math"/>
                </w:rPr>
                <m:t>i,theoretical</m:t>
              </m:r>
            </m:sub>
          </m:sSub>
          <m:r>
            <w:rPr>
              <w:rFonts w:ascii="Cambria Math" w:eastAsia="Cambria Math" w:hAnsi="Cambria Math"/>
            </w:rPr>
            <m:t>=Nu·</m:t>
          </m:r>
          <m:f>
            <m:fPr>
              <m:ctrlPr>
                <w:rPr>
                  <w:rFonts w:ascii="Cambria Math" w:eastAsia="Cambria Math" w:hAnsi="Cambria Math"/>
                  <w:i/>
                  <w:iCs/>
                </w:rPr>
              </m:ctrlPr>
            </m:fPr>
            <m:num>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s</m:t>
                  </m:r>
                </m:sub>
              </m:sSub>
            </m:num>
            <m:den>
              <m:sSub>
                <m:sSubPr>
                  <m:ctrlPr>
                    <w:rPr>
                      <w:rFonts w:ascii="Cambria Math" w:eastAsia="Cambria Math" w:hAnsi="Cambria Math"/>
                      <w:i/>
                      <w:iCs/>
                    </w:rPr>
                  </m:ctrlPr>
                </m:sSubPr>
                <m:e>
                  <m:r>
                    <w:rPr>
                      <w:rFonts w:ascii="Cambria Math" w:eastAsia="Cambria Math" w:hAnsi="Cambria Math"/>
                    </w:rPr>
                    <m:t>D</m:t>
                  </m:r>
                </m:e>
                <m:sub>
                  <m:r>
                    <w:rPr>
                      <w:rFonts w:ascii="Cambria Math" w:eastAsia="Cambria Math" w:hAnsi="Cambria Math"/>
                    </w:rPr>
                    <m:t>i</m:t>
                  </m:r>
                </m:sub>
              </m:sSub>
            </m:den>
          </m:f>
          <m:r>
            <w:rPr>
              <w:rFonts w:ascii="Cambria Math" w:eastAsia="Cambria Math" w:hAnsi="Cambria Math"/>
            </w:rPr>
            <m:t>=6,100×</m:t>
          </m:r>
          <m:f>
            <m:fPr>
              <m:ctrlPr>
                <w:rPr>
                  <w:rFonts w:ascii="Cambria Math" w:eastAsia="Cambria Math" w:hAnsi="Cambria Math"/>
                  <w:i/>
                  <w:iCs/>
                </w:rPr>
              </m:ctrlPr>
            </m:fPr>
            <m:num>
              <m:r>
                <w:rPr>
                  <w:rFonts w:ascii="Cambria Math" w:eastAsia="Cambria Math" w:hAnsi="Cambria Math"/>
                </w:rPr>
                <m:t>0.796</m:t>
              </m:r>
            </m:num>
            <m:den>
              <m:r>
                <w:rPr>
                  <w:rFonts w:ascii="Cambria Math" w:eastAsia="Cambria Math" w:hAnsi="Cambria Math"/>
                </w:rPr>
                <m:t>0.551</m:t>
              </m:r>
            </m:den>
          </m:f>
          <m:r>
            <w:rPr>
              <w:rFonts w:ascii="Cambria Math" w:eastAsia="Cambria Math" w:hAnsi="Cambria Math"/>
            </w:rPr>
            <m:t>=8,810 W m⁻² K⁻¹</m:t>
          </m:r>
        </m:oMath>
      </m:oMathPara>
    </w:p>
    <w:p w14:paraId="12B65B5B" w14:textId="77777777" w:rsidR="00E65492" w:rsidRPr="00CC3065" w:rsidRDefault="00E65492" w:rsidP="00E65492">
      <w:r w:rsidRPr="00CC3065">
        <w:t xml:space="preserve">The theoretical value of 8,810 W m⁻² K⁻¹ represents idealised turbulent convection at a smooth, clean wall, and is not realisable in industrial glass-lined slurry service for several compounding reasons. The glass lining (thickness 2 mm, </w:t>
      </w:r>
      <m:oMath>
        <m:sSub>
          <m:sSubPr>
            <m:ctrlPr>
              <w:rPr>
                <w:rFonts w:ascii="Cambria Math" w:hAnsi="Cambria Math"/>
                <w:i/>
              </w:rPr>
            </m:ctrlPr>
          </m:sSubPr>
          <m:e>
            <m:r>
              <w:rPr>
                <w:rFonts w:ascii="Cambria Math" w:hAnsi="Cambria Math"/>
              </w:rPr>
              <m:t>k</m:t>
            </m:r>
          </m:e>
          <m:sub>
            <m:r>
              <w:rPr>
                <w:rFonts w:ascii="Cambria Math" w:hAnsi="Cambria Math"/>
              </w:rPr>
              <m:t>g</m:t>
            </m:r>
          </m:sub>
        </m:sSub>
        <m:r>
          <w:rPr>
            <w:rFonts w:ascii="Cambria Math" w:hAnsi="Cambria Math"/>
          </w:rPr>
          <m:t>=1.15 W m⁻¹ K⁻¹)</m:t>
        </m:r>
      </m:oMath>
      <w:r w:rsidRPr="00CC3065">
        <w:t xml:space="preserve"> introduces a conduction resistance of 1.74 × 10⁻³ m² K W⁻¹ that alone reduces the effective wall-side coefficient to approximately 4,200 W m⁻² K⁻¹. Mineral slurry fouling and scale deposition on the lining progressively increase wall resistance; a combined fouling factor </w:t>
      </w:r>
      <m:oMath>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=2.0×10⁻⁴ m² K W⁻¹</m:t>
        </m:r>
      </m:oMath>
      <w:r w:rsidRPr="00CC3065">
        <w:t xml:space="preserve"> is applied in the overall coefficient calculation to account for this long-term effect. Particle–wall interactions in concentrated slurries create a hindered boundary layer that impairs near-wall turbulence relative to a clean single-phase fluid, reducing the effective convective coefficient below the Nagata prediction. Taken together, these effects typically reduce reactor-side coefficients in glass-lined agitated vessels to 2,000–5,000 W m⁻² K⁻¹ in industrial practice (Paul et al., 2004; Green and Southard, 2019). A design value of </w:t>
      </w:r>
      <m:oMath>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=3,500 W m⁻² K⁻¹</m:t>
        </m:r>
      </m:oMath>
      <w:r w:rsidRPr="00CC3065">
        <w:t xml:space="preserve"> is accordingly adopted, representing the mid-point of this industrial range and providing reasonable conservatism without excessive over-design of the cooling jacket.</w:t>
      </w:r>
    </w:p>
    <w:p w14:paraId="78DB64C8" w14:textId="0D3773BE" w:rsidR="00E65492" w:rsidRPr="00CC3065" w:rsidRDefault="00E65492" w:rsidP="0021581C">
      <w:pPr>
        <w:pStyle w:val="Heading4"/>
      </w:pPr>
      <w:r w:rsidRPr="00CC3065">
        <w:t>Jacket-Side Heat Transfer Coefficient</w:t>
      </w:r>
    </w:p>
    <w:p w14:paraId="13B64BBD" w14:textId="77777777" w:rsidR="00E65492" w:rsidRPr="00CC3065" w:rsidRDefault="00E65492" w:rsidP="00E65492">
      <w:r w:rsidRPr="00CC3065">
        <w:t xml:space="preserve">Cooling water flows through the annular jacket with hydraulic diameter </w:t>
      </w:r>
      <m:oMath>
        <m:sSub>
          <m:sSubPr>
            <m:ctrlPr>
              <w:rPr>
                <w:rFonts w:ascii="Cambria Math" w:hAnsi="Cambria Math"/>
                <w:i/>
              </w:rPr>
            </m:ctrlPr>
          </m:sSubPr>
          <m:e>
            <m:r>
              <w:rPr>
                <w:rFonts w:ascii="Cambria Math" w:hAnsi="Cambria Math"/>
              </w:rPr>
              <m:t>D</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 1.82-1.67=0.15 m</m:t>
        </m:r>
      </m:oMath>
      <w:r w:rsidRPr="00CC3065">
        <w:t>. The Reynolds number at design flowrate:</w:t>
      </w:r>
    </w:p>
    <w:p w14:paraId="53844788" w14:textId="501A2954" w:rsidR="00E65492" w:rsidRPr="00CC3065" w:rsidRDefault="00E65492" w:rsidP="00E65492">
      <w:pPr>
        <w:jc w:val="center"/>
      </w:pPr>
      <m:oMathPara>
        <m:oMath>
          <m:r>
            <w:rPr>
              <w:rFonts w:ascii="Cambria Math" w:eastAsia="Cambria Math" w:hAnsi="Cambria Math"/>
            </w:rPr>
            <m:t>R</m:t>
          </m:r>
          <m:sSub>
            <m:sSubPr>
              <m:ctrlPr>
                <w:rPr>
                  <w:rFonts w:ascii="Cambria Math" w:eastAsia="Cambria Math" w:hAnsi="Cambria Math"/>
                  <w:i/>
                  <w:iCs/>
                </w:rPr>
              </m:ctrlPr>
            </m:sSubPr>
            <m:e>
              <m:r>
                <w:rPr>
                  <w:rFonts w:ascii="Cambria Math" w:eastAsia="Cambria Math" w:hAnsi="Cambria Math"/>
                </w:rPr>
                <m:t>e</m:t>
              </m:r>
            </m:e>
            <m:sub>
              <m:r>
                <w:rPr>
                  <w:rFonts w:ascii="Cambria Math" w:eastAsia="Cambria Math" w:hAnsi="Cambria Math"/>
                </w:rPr>
                <m:t>j</m:t>
              </m:r>
            </m:sub>
          </m:sSub>
          <m:r>
            <w:rPr>
              <w:rFonts w:ascii="Cambria Math" w:eastAsia="Cambria Math" w:hAnsi="Cambria Math"/>
            </w:rPr>
            <m:t>=</m:t>
          </m:r>
          <m:f>
            <m:fPr>
              <m:ctrlPr>
                <w:rPr>
                  <w:rFonts w:ascii="Cambria Math" w:eastAsia="Cambria Math" w:hAnsi="Cambria Math"/>
                  <w:i/>
                  <w:iCs/>
                </w:rPr>
              </m:ctrlPr>
            </m:fPr>
            <m:num>
              <m:sSub>
                <m:sSubPr>
                  <m:ctrlPr>
                    <w:rPr>
                      <w:rFonts w:ascii="Cambria Math" w:eastAsia="Cambria Math" w:hAnsi="Cambria Math"/>
                      <w:i/>
                      <w:iCs/>
                    </w:rPr>
                  </m:ctrlPr>
                </m:sSubPr>
                <m:e>
                  <m:r>
                    <w:rPr>
                      <w:rFonts w:ascii="Cambria Math" w:eastAsia="Cambria Math" w:hAnsi="Cambria Math"/>
                    </w:rPr>
                    <m:t>ρ</m:t>
                  </m:r>
                </m:e>
                <m:sub>
                  <m:r>
                    <w:rPr>
                      <w:rFonts w:ascii="Cambria Math" w:eastAsia="Cambria Math" w:hAnsi="Cambria Math"/>
                    </w:rPr>
                    <m:t>w</m:t>
                  </m:r>
                </m:sub>
              </m:sSub>
              <m:sSub>
                <m:sSubPr>
                  <m:ctrlPr>
                    <w:rPr>
                      <w:rFonts w:ascii="Cambria Math" w:eastAsia="Cambria Math" w:hAnsi="Cambria Math"/>
                      <w:i/>
                      <w:iCs/>
                    </w:rPr>
                  </m:ctrlPr>
                </m:sSubPr>
                <m:e>
                  <m:r>
                    <w:rPr>
                      <w:rFonts w:ascii="Cambria Math" w:eastAsia="Cambria Math" w:hAnsi="Cambria Math"/>
                    </w:rPr>
                    <m:t>u</m:t>
                  </m:r>
                </m:e>
                <m:sub>
                  <m:r>
                    <w:rPr>
                      <w:rFonts w:ascii="Cambria Math" w:eastAsia="Cambria Math" w:hAnsi="Cambria Math"/>
                    </w:rPr>
                    <m:t>w</m:t>
                  </m:r>
                </m:sub>
              </m:sSub>
              <m:sSub>
                <m:sSubPr>
                  <m:ctrlPr>
                    <w:rPr>
                      <w:rFonts w:ascii="Cambria Math" w:eastAsia="Cambria Math" w:hAnsi="Cambria Math"/>
                      <w:i/>
                      <w:iCs/>
                    </w:rPr>
                  </m:ctrlPr>
                </m:sSubPr>
                <m:e>
                  <m:r>
                    <w:rPr>
                      <w:rFonts w:ascii="Cambria Math" w:eastAsia="Cambria Math" w:hAnsi="Cambria Math"/>
                    </w:rPr>
                    <m:t>D</m:t>
                  </m:r>
                </m:e>
                <m:sub>
                  <m:r>
                    <w:rPr>
                      <w:rFonts w:ascii="Cambria Math" w:eastAsia="Cambria Math" w:hAnsi="Cambria Math"/>
                    </w:rPr>
                    <m:t>h</m:t>
                  </m:r>
                </m:sub>
              </m:sSub>
            </m:num>
            <m:den>
              <m:sSub>
                <m:sSubPr>
                  <m:ctrlPr>
                    <w:rPr>
                      <w:rFonts w:ascii="Cambria Math" w:eastAsia="Cambria Math" w:hAnsi="Cambria Math"/>
                      <w:i/>
                      <w:iCs/>
                    </w:rPr>
                  </m:ctrlPr>
                </m:sSubPr>
                <m:e>
                  <m:r>
                    <w:rPr>
                      <w:rFonts w:ascii="Cambria Math" w:eastAsia="Cambria Math" w:hAnsi="Cambria Math"/>
                    </w:rPr>
                    <m:t>μ</m:t>
                  </m:r>
                </m:e>
                <m:sub>
                  <m:r>
                    <w:rPr>
                      <w:rFonts w:ascii="Cambria Math" w:eastAsia="Cambria Math" w:hAnsi="Cambria Math"/>
                    </w:rPr>
                    <m:t>w</m:t>
                  </m:r>
                </m:sub>
              </m:sSub>
            </m:den>
          </m:f>
          <m:r>
            <w:rPr>
              <w:rFonts w:ascii="Cambria Math" w:eastAsia="Cambria Math" w:hAnsi="Cambria Math"/>
            </w:rPr>
            <m:t>=4.79×10⁴</m:t>
          </m:r>
          <m:r>
            <w:rPr>
              <w:rFonts w:ascii="Cambria Math" w:hAnsi="Cambria Math"/>
            </w:rPr>
            <m:t xml:space="preserve"> </m:t>
          </m:r>
        </m:oMath>
      </m:oMathPara>
    </w:p>
    <w:p w14:paraId="14B91D40" w14:textId="77777777" w:rsidR="00E65492" w:rsidRPr="00CC3065" w:rsidRDefault="00E65492" w:rsidP="00E65492">
      <w:r w:rsidRPr="00CC3065">
        <w:t>Flow is turbulent; the Dittus–Boelter equation (heating of fluid) applies:</w:t>
      </w:r>
    </w:p>
    <w:p w14:paraId="1CA3E8DC" w14:textId="16B04F10" w:rsidR="00E65492" w:rsidRPr="00CC3065" w:rsidRDefault="00E65492" w:rsidP="00E65492">
      <w:pPr>
        <w:jc w:val="center"/>
      </w:pPr>
      <m:oMathPara>
        <m:oMath>
          <m:r>
            <w:rPr>
              <w:rFonts w:ascii="Cambria Math" w:eastAsia="Cambria Math" w:hAnsi="Cambria Math"/>
            </w:rPr>
            <w:lastRenderedPageBreak/>
            <m:t>Nu=0.023R</m:t>
          </m:r>
          <m:sSup>
            <m:sSupPr>
              <m:ctrlPr>
                <w:rPr>
                  <w:rFonts w:ascii="Cambria Math" w:eastAsia="Cambria Math" w:hAnsi="Cambria Math"/>
                  <w:i/>
                  <w:iCs/>
                </w:rPr>
              </m:ctrlPr>
            </m:sSupPr>
            <m:e>
              <m:r>
                <w:rPr>
                  <w:rFonts w:ascii="Cambria Math" w:eastAsia="Cambria Math" w:hAnsi="Cambria Math"/>
                </w:rPr>
                <m:t>e</m:t>
              </m:r>
            </m:e>
            <m:sup>
              <m:r>
                <w:rPr>
                  <w:rFonts w:ascii="Cambria Math" w:eastAsia="Cambria Math" w:hAnsi="Cambria Math"/>
                </w:rPr>
                <m:t>0.8</m:t>
              </m:r>
            </m:sup>
          </m:sSup>
          <m:r>
            <w:rPr>
              <w:rFonts w:ascii="Cambria Math" w:eastAsia="Cambria Math" w:hAnsi="Cambria Math"/>
            </w:rPr>
            <m:t>P</m:t>
          </m:r>
          <m:sSup>
            <m:sSupPr>
              <m:ctrlPr>
                <w:rPr>
                  <w:rFonts w:ascii="Cambria Math" w:eastAsia="Cambria Math" w:hAnsi="Cambria Math"/>
                  <w:i/>
                  <w:iCs/>
                </w:rPr>
              </m:ctrlPr>
            </m:sSupPr>
            <m:e>
              <m:r>
                <w:rPr>
                  <w:rFonts w:ascii="Cambria Math" w:eastAsia="Cambria Math" w:hAnsi="Cambria Math"/>
                </w:rPr>
                <m:t>r</m:t>
              </m:r>
            </m:e>
            <m:sup>
              <m:r>
                <w:rPr>
                  <w:rFonts w:ascii="Cambria Math" w:eastAsia="Cambria Math" w:hAnsi="Cambria Math"/>
                </w:rPr>
                <m:t>0.4</m:t>
              </m:r>
            </m:sup>
          </m:sSup>
          <m:r>
            <w:rPr>
              <w:rFonts w:ascii="Cambria Math" w:eastAsia="Cambria Math" w:hAnsi="Cambria Math"/>
            </w:rPr>
            <m:t>=0.023×</m:t>
          </m:r>
          <m:sSup>
            <m:sSupPr>
              <m:ctrlPr>
                <w:rPr>
                  <w:rFonts w:ascii="Cambria Math" w:eastAsia="Cambria Math" w:hAnsi="Cambria Math"/>
                  <w:i/>
                  <w:iCs/>
                </w:rPr>
              </m:ctrlPr>
            </m:sSupPr>
            <m:e>
              <m:d>
                <m:dPr>
                  <m:ctrlPr>
                    <w:rPr>
                      <w:rFonts w:ascii="Cambria Math" w:eastAsia="Cambria Math" w:hAnsi="Cambria Math"/>
                      <w:i/>
                      <w:iCs/>
                    </w:rPr>
                  </m:ctrlPr>
                </m:dPr>
                <m:e>
                  <m:r>
                    <w:rPr>
                      <w:rFonts w:ascii="Cambria Math" w:eastAsia="Cambria Math" w:hAnsi="Cambria Math"/>
                    </w:rPr>
                    <m:t>4.79×</m:t>
                  </m:r>
                  <m:sSup>
                    <m:sSupPr>
                      <m:ctrlPr>
                        <w:rPr>
                          <w:rFonts w:ascii="Cambria Math" w:eastAsia="Cambria Math" w:hAnsi="Cambria Math"/>
                          <w:i/>
                          <w:iCs/>
                        </w:rPr>
                      </m:ctrlPr>
                    </m:sSupPr>
                    <m:e>
                      <m:r>
                        <w:rPr>
                          <w:rFonts w:ascii="Cambria Math" w:eastAsia="Cambria Math" w:hAnsi="Cambria Math"/>
                        </w:rPr>
                        <m:t>10</m:t>
                      </m:r>
                    </m:e>
                    <m:sup>
                      <m:r>
                        <w:rPr>
                          <w:rFonts w:ascii="Cambria Math" w:eastAsia="Cambria Math" w:hAnsi="Cambria Math"/>
                        </w:rPr>
                        <m:t>4</m:t>
                      </m:r>
                    </m:sup>
                  </m:sSup>
                </m:e>
              </m:d>
            </m:e>
            <m:sup>
              <m:r>
                <w:rPr>
                  <w:rFonts w:ascii="Cambria Math" w:eastAsia="Cambria Math" w:hAnsi="Cambria Math"/>
                </w:rPr>
                <m:t>0.8</m:t>
              </m:r>
            </m:sup>
          </m:sSup>
          <m:r>
            <w:rPr>
              <w:rFonts w:ascii="Cambria Math" w:eastAsia="Cambria Math" w:hAnsi="Cambria Math"/>
            </w:rPr>
            <m:t>×</m:t>
          </m:r>
          <m:sSup>
            <m:sSupPr>
              <m:ctrlPr>
                <w:rPr>
                  <w:rFonts w:ascii="Cambria Math" w:eastAsia="Cambria Math" w:hAnsi="Cambria Math"/>
                  <w:i/>
                  <w:iCs/>
                </w:rPr>
              </m:ctrlPr>
            </m:sSupPr>
            <m:e>
              <m:r>
                <w:rPr>
                  <w:rFonts w:ascii="Cambria Math" w:eastAsia="Cambria Math" w:hAnsi="Cambria Math"/>
                </w:rPr>
                <m:t>4.35</m:t>
              </m:r>
            </m:e>
            <m:sup>
              <m:r>
                <w:rPr>
                  <w:rFonts w:ascii="Cambria Math" w:eastAsia="Cambria Math" w:hAnsi="Cambria Math"/>
                </w:rPr>
                <m:t>0.4</m:t>
              </m:r>
            </m:sup>
          </m:sSup>
          <m:r>
            <w:rPr>
              <w:rFonts w:ascii="Cambria Math" w:eastAsia="Cambria Math" w:hAnsi="Cambria Math"/>
            </w:rPr>
            <m:t xml:space="preserve"> = 230</m:t>
          </m:r>
        </m:oMath>
      </m:oMathPara>
    </w:p>
    <w:p w14:paraId="5728F3C5" w14:textId="04D5E099"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h</m:t>
              </m:r>
            </m:e>
            <m:sub>
              <m:r>
                <w:rPr>
                  <w:rFonts w:ascii="Cambria Math" w:eastAsia="Cambria Math" w:hAnsi="Cambria Math"/>
                </w:rPr>
                <m:t>o</m:t>
              </m:r>
            </m:sub>
          </m:sSub>
          <m:r>
            <w:rPr>
              <w:rFonts w:ascii="Cambria Math" w:eastAsia="Cambria Math" w:hAnsi="Cambria Math"/>
            </w:rPr>
            <m:t>=Nu·</m:t>
          </m:r>
          <m:f>
            <m:fPr>
              <m:ctrlPr>
                <w:rPr>
                  <w:rFonts w:ascii="Cambria Math" w:eastAsia="Cambria Math" w:hAnsi="Cambria Math"/>
                  <w:i/>
                  <w:iCs/>
                </w:rPr>
              </m:ctrlPr>
            </m:fPr>
            <m:num>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w</m:t>
                  </m:r>
                </m:sub>
              </m:sSub>
            </m:num>
            <m:den>
              <m:sSub>
                <m:sSubPr>
                  <m:ctrlPr>
                    <w:rPr>
                      <w:rFonts w:ascii="Cambria Math" w:eastAsia="Cambria Math" w:hAnsi="Cambria Math"/>
                      <w:i/>
                      <w:iCs/>
                    </w:rPr>
                  </m:ctrlPr>
                </m:sSubPr>
                <m:e>
                  <m:r>
                    <w:rPr>
                      <w:rFonts w:ascii="Cambria Math" w:eastAsia="Cambria Math" w:hAnsi="Cambria Math"/>
                    </w:rPr>
                    <m:t>D</m:t>
                  </m:r>
                </m:e>
                <m:sub>
                  <m:r>
                    <w:rPr>
                      <w:rFonts w:ascii="Cambria Math" w:eastAsia="Cambria Math" w:hAnsi="Cambria Math"/>
                    </w:rPr>
                    <m:t>h</m:t>
                  </m:r>
                </m:sub>
              </m:sSub>
            </m:den>
          </m:f>
          <m:r>
            <w:rPr>
              <w:rFonts w:ascii="Cambria Math" w:eastAsia="Cambria Math" w:hAnsi="Cambria Math"/>
            </w:rPr>
            <m:t>=230×</m:t>
          </m:r>
          <m:f>
            <m:fPr>
              <m:ctrlPr>
                <w:rPr>
                  <w:rFonts w:ascii="Cambria Math" w:eastAsia="Cambria Math" w:hAnsi="Cambria Math"/>
                  <w:i/>
                  <w:iCs/>
                </w:rPr>
              </m:ctrlPr>
            </m:fPr>
            <m:num>
              <m:r>
                <w:rPr>
                  <w:rFonts w:ascii="Cambria Math" w:eastAsia="Cambria Math" w:hAnsi="Cambria Math"/>
                </w:rPr>
                <m:t>0.628</m:t>
              </m:r>
            </m:num>
            <m:den>
              <m:r>
                <w:rPr>
                  <w:rFonts w:ascii="Cambria Math" w:eastAsia="Cambria Math" w:hAnsi="Cambria Math"/>
                </w:rPr>
                <m:t>0.15</m:t>
              </m:r>
            </m:den>
          </m:f>
          <m:r>
            <w:rPr>
              <w:rFonts w:ascii="Cambria Math" w:eastAsia="Cambria Math" w:hAnsi="Cambria Math"/>
            </w:rPr>
            <m:t>=963 W m⁻² K⁻¹</m:t>
          </m:r>
        </m:oMath>
      </m:oMathPara>
    </w:p>
    <w:p w14:paraId="591CC114" w14:textId="5D619F35" w:rsidR="00E65492" w:rsidRPr="00CC3065" w:rsidRDefault="00E65492" w:rsidP="0021581C">
      <w:pPr>
        <w:pStyle w:val="Heading4"/>
      </w:pPr>
      <w:r w:rsidRPr="00CC3065">
        <w:t>Overall Heat Transfer Coefficient</w:t>
      </w:r>
    </w:p>
    <w:p w14:paraId="3F28076A" w14:textId="77777777" w:rsidR="00E65492" w:rsidRPr="00CC3065" w:rsidRDefault="00E65492" w:rsidP="00E65492">
      <w:r w:rsidRPr="00CC3065">
        <w:t xml:space="preserve">The overall heat transfer coefficient accounts for reactor-side convection, glass-lining conduction (thickness </w:t>
      </w:r>
      <m:oMath>
        <m:sSub>
          <m:sSubPr>
            <m:ctrlPr>
              <w:rPr>
                <w:rFonts w:ascii="Cambria Math" w:hAnsi="Cambria Math"/>
                <w:i/>
              </w:rPr>
            </m:ctrlPr>
          </m:sSubPr>
          <m:e>
            <m:r>
              <w:rPr>
                <w:rFonts w:ascii="Cambria Math" w:hAnsi="Cambria Math"/>
              </w:rPr>
              <m:t>t</m:t>
            </m:r>
          </m:e>
          <m:sub>
            <m:r>
              <w:rPr>
                <w:rFonts w:ascii="Cambria Math" w:hAnsi="Cambria Math"/>
              </w:rPr>
              <m:t>g</m:t>
            </m:r>
          </m:sub>
        </m:sSub>
        <m:r>
          <w:rPr>
            <w:rFonts w:ascii="Cambria Math" w:hAnsi="Cambria Math"/>
          </w:rPr>
          <m:t xml:space="preserve">=2 mm, </m:t>
        </m:r>
        <m:sSub>
          <m:sSubPr>
            <m:ctrlPr>
              <w:rPr>
                <w:rFonts w:ascii="Cambria Math" w:hAnsi="Cambria Math"/>
                <w:i/>
              </w:rPr>
            </m:ctrlPr>
          </m:sSubPr>
          <m:e>
            <m:r>
              <w:rPr>
                <w:rFonts w:ascii="Cambria Math" w:hAnsi="Cambria Math"/>
              </w:rPr>
              <m:t>k</m:t>
            </m:r>
          </m:e>
          <m:sub>
            <m:r>
              <w:rPr>
                <w:rFonts w:ascii="Cambria Math" w:hAnsi="Cambria Math"/>
              </w:rPr>
              <m:t>g</m:t>
            </m:r>
          </m:sub>
        </m:sSub>
        <m:r>
          <w:rPr>
            <w:rFonts w:ascii="Cambria Math" w:hAnsi="Cambria Math"/>
          </w:rPr>
          <m:t>=1.15 W m⁻¹ K⁻¹</m:t>
        </m:r>
      </m:oMath>
      <w:r w:rsidRPr="00CC3065">
        <w:t>), shell conduction (</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=10 mm, </m:t>
        </m:r>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=45 W m⁻¹ K⁻¹</m:t>
        </m:r>
      </m:oMath>
      <w:r w:rsidRPr="00CC3065">
        <w:t xml:space="preserve">), jacket-side convection, and a combined fouling resistance </w:t>
      </w:r>
      <m:oMath>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=2.0×10⁻⁴ m² K W⁻¹:</m:t>
        </m:r>
      </m:oMath>
    </w:p>
    <w:p w14:paraId="7DB13D9A" w14:textId="09C70D08" w:rsidR="00E65492" w:rsidRPr="00CC3065" w:rsidRDefault="003D0B1E" w:rsidP="00E65492">
      <w:pPr>
        <w:jc w:val="center"/>
      </w:pPr>
      <m:oMathPara>
        <m:oMath>
          <m:f>
            <m:fPr>
              <m:ctrlPr>
                <w:rPr>
                  <w:rFonts w:ascii="Cambria Math" w:eastAsia="Cambria Math" w:hAnsi="Cambria Math"/>
                  <w:i/>
                  <w:iCs/>
                </w:rPr>
              </m:ctrlPr>
            </m:fPr>
            <m:num>
              <m:r>
                <w:rPr>
                  <w:rFonts w:ascii="Cambria Math" w:eastAsia="Cambria Math" w:hAnsi="Cambria Math"/>
                </w:rPr>
                <m:t>1</m:t>
              </m:r>
            </m:num>
            <m:den>
              <m:r>
                <w:rPr>
                  <w:rFonts w:ascii="Cambria Math" w:eastAsia="Cambria Math" w:hAnsi="Cambria Math"/>
                </w:rPr>
                <m:t>U</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1</m:t>
              </m:r>
            </m:num>
            <m:den>
              <m:sSub>
                <m:sSubPr>
                  <m:ctrlPr>
                    <w:rPr>
                      <w:rFonts w:ascii="Cambria Math" w:eastAsia="Cambria Math" w:hAnsi="Cambria Math"/>
                      <w:i/>
                      <w:iCs/>
                    </w:rPr>
                  </m:ctrlPr>
                </m:sSubPr>
                <m:e>
                  <m:r>
                    <w:rPr>
                      <w:rFonts w:ascii="Cambria Math" w:eastAsia="Cambria Math" w:hAnsi="Cambria Math"/>
                    </w:rPr>
                    <m:t>h</m:t>
                  </m:r>
                </m:e>
                <m:sub>
                  <m:r>
                    <w:rPr>
                      <w:rFonts w:ascii="Cambria Math" w:eastAsia="Cambria Math" w:hAnsi="Cambria Math"/>
                    </w:rPr>
                    <m:t>i</m:t>
                  </m:r>
                </m:sub>
              </m:sSub>
            </m:den>
          </m:f>
          <m:r>
            <w:rPr>
              <w:rFonts w:ascii="Cambria Math" w:eastAsia="Cambria Math" w:hAnsi="Cambria Math"/>
            </w:rPr>
            <m:t>+</m:t>
          </m:r>
          <m:f>
            <m:fPr>
              <m:ctrlPr>
                <w:rPr>
                  <w:rFonts w:ascii="Cambria Math" w:eastAsia="Cambria Math" w:hAnsi="Cambria Math"/>
                  <w:i/>
                  <w:iCs/>
                </w:rPr>
              </m:ctrlPr>
            </m:fPr>
            <m:num>
              <m:sSub>
                <m:sSubPr>
                  <m:ctrlPr>
                    <w:rPr>
                      <w:rFonts w:ascii="Cambria Math" w:eastAsia="Cambria Math" w:hAnsi="Cambria Math"/>
                      <w:i/>
                      <w:iCs/>
                    </w:rPr>
                  </m:ctrlPr>
                </m:sSubPr>
                <m:e>
                  <m:r>
                    <w:rPr>
                      <w:rFonts w:ascii="Cambria Math" w:eastAsia="Cambria Math" w:hAnsi="Cambria Math"/>
                    </w:rPr>
                    <m:t>t</m:t>
                  </m:r>
                </m:e>
                <m:sub>
                  <m:r>
                    <w:rPr>
                      <w:rFonts w:ascii="Cambria Math" w:eastAsia="Cambria Math" w:hAnsi="Cambria Math"/>
                    </w:rPr>
                    <m:t>g</m:t>
                  </m:r>
                </m:sub>
              </m:sSub>
            </m:num>
            <m:den>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g</m:t>
                  </m:r>
                </m:sub>
              </m:sSub>
            </m:den>
          </m:f>
          <m:r>
            <w:rPr>
              <w:rFonts w:ascii="Cambria Math" w:eastAsia="Cambria Math" w:hAnsi="Cambria Math"/>
            </w:rPr>
            <m:t>+</m:t>
          </m:r>
          <m:f>
            <m:fPr>
              <m:ctrlPr>
                <w:rPr>
                  <w:rFonts w:ascii="Cambria Math" w:eastAsia="Cambria Math" w:hAnsi="Cambria Math"/>
                  <w:i/>
                  <w:iCs/>
                </w:rPr>
              </m:ctrlPr>
            </m:fPr>
            <m:num>
              <m:sSub>
                <m:sSubPr>
                  <m:ctrlPr>
                    <w:rPr>
                      <w:rFonts w:ascii="Cambria Math" w:eastAsia="Cambria Math" w:hAnsi="Cambria Math"/>
                      <w:i/>
                      <w:iCs/>
                    </w:rPr>
                  </m:ctrlPr>
                </m:sSubPr>
                <m:e>
                  <m:r>
                    <w:rPr>
                      <w:rFonts w:ascii="Cambria Math" w:eastAsia="Cambria Math" w:hAnsi="Cambria Math"/>
                    </w:rPr>
                    <m:t>t</m:t>
                  </m:r>
                </m:e>
                <m:sub>
                  <m:r>
                    <w:rPr>
                      <w:rFonts w:ascii="Cambria Math" w:eastAsia="Cambria Math" w:hAnsi="Cambria Math"/>
                    </w:rPr>
                    <m:t>s</m:t>
                  </m:r>
                </m:sub>
              </m:sSub>
            </m:num>
            <m:den>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s</m:t>
                  </m:r>
                </m:sub>
              </m:sSub>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1</m:t>
              </m:r>
            </m:num>
            <m:den>
              <m:sSub>
                <m:sSubPr>
                  <m:ctrlPr>
                    <w:rPr>
                      <w:rFonts w:ascii="Cambria Math" w:eastAsia="Cambria Math" w:hAnsi="Cambria Math"/>
                      <w:i/>
                      <w:iCs/>
                    </w:rPr>
                  </m:ctrlPr>
                </m:sSubPr>
                <m:e>
                  <m:r>
                    <w:rPr>
                      <w:rFonts w:ascii="Cambria Math" w:eastAsia="Cambria Math" w:hAnsi="Cambria Math"/>
                    </w:rPr>
                    <m:t>h</m:t>
                  </m:r>
                </m:e>
                <m:sub>
                  <m:r>
                    <w:rPr>
                      <w:rFonts w:ascii="Cambria Math" w:eastAsia="Cambria Math" w:hAnsi="Cambria Math"/>
                    </w:rPr>
                    <m:t>o</m:t>
                  </m:r>
                </m:sub>
              </m:sSub>
            </m:den>
          </m:f>
          <m:r>
            <w:rPr>
              <w:rFonts w:ascii="Cambria Math" w:eastAsia="Cambria Math" w:hAnsi="Cambria Math"/>
            </w:rPr>
            <m:t>+</m:t>
          </m:r>
          <m:sSub>
            <m:sSubPr>
              <m:ctrlPr>
                <w:rPr>
                  <w:rFonts w:ascii="Cambria Math" w:eastAsia="Cambria Math" w:hAnsi="Cambria Math"/>
                  <w:i/>
                  <w:iCs/>
                </w:rPr>
              </m:ctrlPr>
            </m:sSubPr>
            <m:e>
              <m:r>
                <w:rPr>
                  <w:rFonts w:ascii="Cambria Math" w:eastAsia="Cambria Math" w:hAnsi="Cambria Math"/>
                </w:rPr>
                <m:t>R</m:t>
              </m:r>
            </m:e>
            <m:sub>
              <m:r>
                <w:rPr>
                  <w:rFonts w:ascii="Cambria Math" w:eastAsia="Cambria Math" w:hAnsi="Cambria Math"/>
                </w:rPr>
                <m:t>f</m:t>
              </m:r>
            </m:sub>
          </m:sSub>
        </m:oMath>
      </m:oMathPara>
    </w:p>
    <w:p w14:paraId="139543D2" w14:textId="34584ABF" w:rsidR="00E65492" w:rsidRPr="00CC3065" w:rsidRDefault="003D0B1E" w:rsidP="00E65492">
      <w:pPr>
        <w:jc w:val="center"/>
      </w:pPr>
      <m:oMathPara>
        <m:oMath>
          <m:f>
            <m:fPr>
              <m:ctrlPr>
                <w:rPr>
                  <w:rFonts w:ascii="Cambria Math" w:eastAsia="Cambria Math" w:hAnsi="Cambria Math"/>
                  <w:i/>
                  <w:iCs/>
                </w:rPr>
              </m:ctrlPr>
            </m:fPr>
            <m:num>
              <m:r>
                <w:rPr>
                  <w:rFonts w:ascii="Cambria Math" w:eastAsia="Cambria Math" w:hAnsi="Cambria Math"/>
                </w:rPr>
                <m:t>1</m:t>
              </m:r>
            </m:num>
            <m:den>
              <m:r>
                <w:rPr>
                  <w:rFonts w:ascii="Cambria Math" w:eastAsia="Cambria Math" w:hAnsi="Cambria Math"/>
                </w:rPr>
                <m:t>U</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1</m:t>
              </m:r>
            </m:num>
            <m:den>
              <m:r>
                <w:rPr>
                  <w:rFonts w:ascii="Cambria Math" w:eastAsia="Cambria Math" w:hAnsi="Cambria Math"/>
                </w:rPr>
                <m:t>3500</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0.002</m:t>
              </m:r>
            </m:num>
            <m:den>
              <m:r>
                <w:rPr>
                  <w:rFonts w:ascii="Cambria Math" w:eastAsia="Cambria Math" w:hAnsi="Cambria Math"/>
                </w:rPr>
                <m:t>1.15</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0.010</m:t>
              </m:r>
            </m:num>
            <m:den>
              <m:r>
                <w:rPr>
                  <w:rFonts w:ascii="Cambria Math" w:eastAsia="Cambria Math" w:hAnsi="Cambria Math"/>
                </w:rPr>
                <m:t>45</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1</m:t>
              </m:r>
            </m:num>
            <m:den>
              <m:r>
                <w:rPr>
                  <w:rFonts w:ascii="Cambria Math" w:eastAsia="Cambria Math" w:hAnsi="Cambria Math"/>
                </w:rPr>
                <m:t>963</m:t>
              </m:r>
            </m:den>
          </m:f>
          <m:r>
            <w:rPr>
              <w:rFonts w:ascii="Cambria Math" w:eastAsia="Cambria Math" w:hAnsi="Cambria Math"/>
            </w:rPr>
            <m:t>+2.0×10⁻⁴</m:t>
          </m:r>
          <m:r>
            <w:rPr>
              <w:rFonts w:ascii="Cambria Math" w:hAnsi="Cambria Math"/>
            </w:rPr>
            <m:t xml:space="preserve">   </m:t>
          </m:r>
        </m:oMath>
      </m:oMathPara>
    </w:p>
    <w:p w14:paraId="605780F7" w14:textId="3A3863EB" w:rsidR="00E65492" w:rsidRPr="00CC3065" w:rsidRDefault="00E65492" w:rsidP="00E65492">
      <w:pPr>
        <w:jc w:val="center"/>
      </w:pPr>
      <m:oMathPara>
        <m:oMath>
          <m:r>
            <w:rPr>
              <w:rFonts w:ascii="Cambria Math" w:eastAsia="Cambria Math" w:hAnsi="Cambria Math"/>
            </w:rPr>
            <m:t>U=287 W m⁻² K⁻¹</m:t>
          </m:r>
        </m:oMath>
      </m:oMathPara>
    </w:p>
    <w:p w14:paraId="17FB6DFB" w14:textId="629EA35D" w:rsidR="00E65492" w:rsidRPr="00CC3065" w:rsidRDefault="00E65492" w:rsidP="0021581C">
      <w:pPr>
        <w:pStyle w:val="Heading4"/>
      </w:pPr>
      <w:r w:rsidRPr="00CC3065">
        <w:t>Required Heat Transfer Area</w:t>
      </w:r>
    </w:p>
    <w:p w14:paraId="23B6FF64" w14:textId="77777777" w:rsidR="00E65492" w:rsidRPr="00CC3065" w:rsidRDefault="00E65492" w:rsidP="00E65492">
      <w:r w:rsidRPr="00CC3065">
        <w:t xml:space="preserve">Applying the log-mean temperature difference method (isothermal reactor at </w:t>
      </w:r>
      <w:r>
        <w:t>120 °C</w:t>
      </w:r>
      <w:r w:rsidRPr="00CC3065">
        <w:t>, cooling water 30→50°C):</w:t>
      </w:r>
    </w:p>
    <w:p w14:paraId="3E706490" w14:textId="205E02BE" w:rsidR="00E65492" w:rsidRPr="00CC3065" w:rsidRDefault="00E65492" w:rsidP="00E65492">
      <w:pPr>
        <w:jc w:val="center"/>
      </w:pPr>
      <m:oMathPara>
        <m:oMath>
          <m:r>
            <w:rPr>
              <w:rFonts w:ascii="Cambria Math" w:eastAsia="Cambria Math" w:hAnsi="Cambria Math"/>
            </w:rPr>
            <m:t>ΔT₁=120-30=90°C;   ΔT₂=120-50=70°C</m:t>
          </m:r>
        </m:oMath>
      </m:oMathPara>
    </w:p>
    <w:p w14:paraId="78CEBBDB" w14:textId="519BFABB" w:rsidR="00E65492" w:rsidRPr="00CC3065" w:rsidRDefault="00E65492" w:rsidP="00E65492">
      <w:pPr>
        <w:jc w:val="center"/>
      </w:pPr>
      <m:oMathPara>
        <m:oMath>
          <m:r>
            <w:rPr>
              <w:rFonts w:ascii="Cambria Math" w:eastAsia="Cambria Math" w:hAnsi="Cambria Math"/>
            </w:rPr>
            <m:t>Δ</m:t>
          </m:r>
          <m:sSub>
            <m:sSubPr>
              <m:ctrlPr>
                <w:rPr>
                  <w:rFonts w:ascii="Cambria Math" w:eastAsia="Cambria Math" w:hAnsi="Cambria Math"/>
                  <w:i/>
                  <w:iCs/>
                </w:rPr>
              </m:ctrlPr>
            </m:sSubPr>
            <m:e>
              <m:r>
                <w:rPr>
                  <w:rFonts w:ascii="Cambria Math" w:eastAsia="Cambria Math" w:hAnsi="Cambria Math"/>
                </w:rPr>
                <m:t>T</m:t>
              </m:r>
            </m:e>
            <m:sub>
              <m:r>
                <w:rPr>
                  <w:rFonts w:ascii="Cambria Math" w:eastAsia="Cambria Math" w:hAnsi="Cambria Math"/>
                </w:rPr>
                <m:t>LM</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90 - 70</m:t>
              </m:r>
            </m:num>
            <m:den>
              <m:r>
                <w:rPr>
                  <w:rFonts w:ascii="Cambria Math" w:eastAsia="Cambria Math" w:hAnsi="Cambria Math"/>
                </w:rPr>
                <m:t>ln</m:t>
              </m:r>
              <m:d>
                <m:dPr>
                  <m:ctrlPr>
                    <w:rPr>
                      <w:rFonts w:ascii="Cambria Math" w:eastAsia="Cambria Math" w:hAnsi="Cambria Math"/>
                      <w:i/>
                      <w:iCs/>
                    </w:rPr>
                  </m:ctrlPr>
                </m:dPr>
                <m:e>
                  <m:f>
                    <m:fPr>
                      <m:ctrlPr>
                        <w:rPr>
                          <w:rFonts w:ascii="Cambria Math" w:eastAsia="Cambria Math" w:hAnsi="Cambria Math"/>
                          <w:i/>
                          <w:iCs/>
                        </w:rPr>
                      </m:ctrlPr>
                    </m:fPr>
                    <m:num>
                      <m:r>
                        <w:rPr>
                          <w:rFonts w:ascii="Cambria Math" w:eastAsia="Cambria Math" w:hAnsi="Cambria Math"/>
                        </w:rPr>
                        <m:t>90</m:t>
                      </m:r>
                    </m:num>
                    <m:den>
                      <m:r>
                        <w:rPr>
                          <w:rFonts w:ascii="Cambria Math" w:eastAsia="Cambria Math" w:hAnsi="Cambria Math"/>
                        </w:rPr>
                        <m:t>70</m:t>
                      </m:r>
                    </m:den>
                  </m:f>
                </m:e>
              </m:d>
            </m:den>
          </m:f>
          <m:r>
            <w:rPr>
              <w:rFonts w:ascii="Cambria Math" w:eastAsia="Cambria Math" w:hAnsi="Cambria Math"/>
            </w:rPr>
            <m:t>=79.6°C</m:t>
          </m:r>
        </m:oMath>
      </m:oMathPara>
    </w:p>
    <w:p w14:paraId="2E09AEB4" w14:textId="67EEAB40"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A</m:t>
              </m:r>
            </m:e>
            <m:sub>
              <m:r>
                <w:rPr>
                  <w:rFonts w:ascii="Cambria Math" w:eastAsia="Cambria Math" w:hAnsi="Cambria Math"/>
                </w:rPr>
                <m:t>req</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Q</m:t>
              </m:r>
            </m:num>
            <m:den>
              <m:r>
                <w:rPr>
                  <w:rFonts w:ascii="Cambria Math" w:eastAsia="Cambria Math" w:hAnsi="Cambria Math"/>
                </w:rPr>
                <m:t>U·Δ</m:t>
              </m:r>
              <m:sSub>
                <m:sSubPr>
                  <m:ctrlPr>
                    <w:rPr>
                      <w:rFonts w:ascii="Cambria Math" w:eastAsia="Cambria Math" w:hAnsi="Cambria Math"/>
                      <w:i/>
                      <w:iCs/>
                    </w:rPr>
                  </m:ctrlPr>
                </m:sSubPr>
                <m:e>
                  <m:r>
                    <w:rPr>
                      <w:rFonts w:ascii="Cambria Math" w:eastAsia="Cambria Math" w:hAnsi="Cambria Math"/>
                    </w:rPr>
                    <m:t>T</m:t>
                  </m:r>
                </m:e>
                <m:sub>
                  <m:r>
                    <w:rPr>
                      <w:rFonts w:ascii="Cambria Math" w:eastAsia="Cambria Math" w:hAnsi="Cambria Math"/>
                    </w:rPr>
                    <m:t>LM</m:t>
                  </m:r>
                </m:sub>
              </m:sSub>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232,213</m:t>
              </m:r>
            </m:num>
            <m:den>
              <m:r>
                <w:rPr>
                  <w:rFonts w:ascii="Cambria Math" w:eastAsia="Cambria Math" w:hAnsi="Cambria Math"/>
                </w:rPr>
                <m:t>287×79.6</m:t>
              </m:r>
            </m:den>
          </m:f>
          <m:r>
            <w:rPr>
              <w:rFonts w:ascii="Cambria Math" w:eastAsia="Cambria Math" w:hAnsi="Cambria Math"/>
            </w:rPr>
            <m:t>=10.16 m²</m:t>
          </m:r>
        </m:oMath>
      </m:oMathPara>
    </w:p>
    <w:p w14:paraId="448009D4" w14:textId="77777777" w:rsidR="00E65492" w:rsidRPr="00CC3065" w:rsidRDefault="00E65492" w:rsidP="00E65492">
      <w:r w:rsidRPr="00CC3065">
        <w:t xml:space="preserve">Available heat-transfer area: cylindrical shell </w:t>
      </w:r>
      <m:oMath>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=πDH=π×1.67×2.17 = 11.39 m²</m:t>
        </m:r>
      </m:oMath>
      <w:r w:rsidRPr="00CC3065">
        <w:t xml:space="preserve">; lower ellipsoidal head (partial jacket coverage) </w:t>
      </w:r>
      <m:oMath>
        <m:sSub>
          <m:sSubPr>
            <m:ctrlPr>
              <w:rPr>
                <w:rFonts w:ascii="Cambria Math" w:hAnsi="Cambria Math"/>
                <w:i/>
              </w:rPr>
            </m:ctrlPr>
          </m:sSubPr>
          <m:e>
            <m:r>
              <w:rPr>
                <w:rFonts w:ascii="Cambria Math" w:hAnsi="Cambria Math"/>
              </w:rPr>
              <m:t>A</m:t>
            </m:r>
          </m:e>
          <m:sub>
            <m:r>
              <w:rPr>
                <w:rFonts w:ascii="Cambria Math" w:hAnsi="Cambria Math"/>
              </w:rPr>
              <m:t>h</m:t>
            </m:r>
          </m:sub>
        </m:sSub>
        <m:r>
          <w:rPr>
            <w:rFonts w:ascii="Cambria Math" w:hAnsi="Cambria Math"/>
          </w:rPr>
          <m:t>≈2.20 m²</m:t>
        </m:r>
      </m:oMath>
      <w:r w:rsidRPr="00CC3065">
        <w:t>. Total available area:</w:t>
      </w:r>
    </w:p>
    <w:p w14:paraId="7F05ED11" w14:textId="4A2CB5DA"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A</m:t>
              </m:r>
            </m:e>
            <m:sub>
              <m:r>
                <w:rPr>
                  <w:rFonts w:ascii="Cambria Math" w:eastAsia="Cambria Math" w:hAnsi="Cambria Math"/>
                </w:rPr>
                <m:t>avail</m:t>
              </m:r>
            </m:sub>
          </m:sSub>
          <m:r>
            <w:rPr>
              <w:rFonts w:ascii="Cambria Math" w:eastAsia="Cambria Math" w:hAnsi="Cambria Math"/>
            </w:rPr>
            <m:t>=11.39+2.20=13.59 m²</m:t>
          </m:r>
        </m:oMath>
      </m:oMathPara>
    </w:p>
    <w:p w14:paraId="2164AA53" w14:textId="304952D9" w:rsidR="00E65492" w:rsidRPr="00CC3065" w:rsidRDefault="00E65492" w:rsidP="00E65492">
      <w:pPr>
        <w:jc w:val="center"/>
      </w:pPr>
      <m:oMathPara>
        <m:oMath>
          <m:r>
            <w:rPr>
              <w:rFonts w:ascii="Cambria Math" w:eastAsia="Cambria Math" w:hAnsi="Cambria Math"/>
            </w:rPr>
            <w:lastRenderedPageBreak/>
            <m:t>Design margin=</m:t>
          </m:r>
          <m:f>
            <m:fPr>
              <m:ctrlPr>
                <w:rPr>
                  <w:rFonts w:ascii="Cambria Math" w:eastAsia="Cambria Math" w:hAnsi="Cambria Math"/>
                  <w:i/>
                  <w:iCs/>
                </w:rPr>
              </m:ctrlPr>
            </m:fPr>
            <m:num>
              <m:r>
                <w:rPr>
                  <w:rFonts w:ascii="Cambria Math" w:eastAsia="Cambria Math" w:hAnsi="Cambria Math"/>
                </w:rPr>
                <m:t>13.59-10.16</m:t>
              </m:r>
            </m:num>
            <m:den>
              <m:r>
                <w:rPr>
                  <w:rFonts w:ascii="Cambria Math" w:eastAsia="Cambria Math" w:hAnsi="Cambria Math"/>
                </w:rPr>
                <m:t>10.16</m:t>
              </m:r>
            </m:den>
          </m:f>
          <m:r>
            <w:rPr>
              <w:rFonts w:ascii="Cambria Math" w:eastAsia="Cambria Math" w:hAnsi="Cambria Math"/>
            </w:rPr>
            <m:t>×100=34%</m:t>
          </m:r>
        </m:oMath>
      </m:oMathPara>
    </w:p>
    <w:p w14:paraId="2DE70373" w14:textId="77777777" w:rsidR="00E65492" w:rsidRPr="00CC3065" w:rsidRDefault="00E65492" w:rsidP="00E65492">
      <w:r w:rsidRPr="00CC3065">
        <w:t>The available jacket area exceeds the requirement by 34%, providing adequate margin for long-term fouling resistance and transient process disturbances such as feed rate excursions or temporary reduction in cooling water temperature.</w:t>
      </w:r>
    </w:p>
    <w:p w14:paraId="127C2FB1" w14:textId="6308E10F" w:rsidR="00E65492" w:rsidRPr="00CC3065" w:rsidRDefault="00E65492" w:rsidP="0021581C">
      <w:pPr>
        <w:pStyle w:val="Heading3"/>
      </w:pPr>
      <w:bookmarkStart w:id="318" w:name="_Toc237244973"/>
      <w:r w:rsidRPr="00CC3065">
        <w:t>Mechanical Design</w:t>
      </w:r>
      <w:bookmarkEnd w:id="318"/>
    </w:p>
    <w:p w14:paraId="413E55C5" w14:textId="77777777" w:rsidR="00E65492" w:rsidRPr="00CC3065" w:rsidRDefault="00E65492" w:rsidP="00E65492">
      <w:r w:rsidRPr="00CC3065">
        <w:t>Both CSTRs operate under identical conditions, so the mechanical design applies equally to each reactor.</w:t>
      </w:r>
    </w:p>
    <w:p w14:paraId="0F6D3073" w14:textId="57BB4947" w:rsidR="00E65492" w:rsidRPr="00CC3065" w:rsidRDefault="00E65492" w:rsidP="0021581C">
      <w:pPr>
        <w:pStyle w:val="Heading4"/>
      </w:pPr>
      <w:r w:rsidRPr="00CC3065">
        <w:t>Reactor Geometry Optimisation</w:t>
      </w:r>
    </w:p>
    <w:p w14:paraId="6AE862FF" w14:textId="77777777" w:rsidR="00E65492" w:rsidRPr="00CC3065" w:rsidRDefault="00E65492" w:rsidP="00E65492">
      <w:r w:rsidRPr="00CC3065">
        <w:t>For a cylindrical vessel with internal diameter D and liquid height H:</w:t>
      </w:r>
    </w:p>
    <w:p w14:paraId="702ACBD1" w14:textId="07FC22D5"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V</m:t>
              </m:r>
            </m:e>
            <m:sub>
              <m:r>
                <w:rPr>
                  <w:rFonts w:ascii="Cambria Math" w:eastAsia="Cambria Math" w:hAnsi="Cambria Math"/>
                </w:rPr>
                <m:t>T</m:t>
              </m:r>
            </m:sub>
          </m:sSub>
          <m:r>
            <w:rPr>
              <w:rFonts w:ascii="Cambria Math" w:eastAsia="Cambria Math" w:hAnsi="Cambria Math"/>
            </w:rPr>
            <m:t>=</m:t>
          </m:r>
          <m:d>
            <m:dPr>
              <m:ctrlPr>
                <w:rPr>
                  <w:rFonts w:ascii="Cambria Math" w:eastAsia="Cambria Math" w:hAnsi="Cambria Math"/>
                  <w:i/>
                  <w:iCs/>
                </w:rPr>
              </m:ctrlPr>
            </m:dPr>
            <m:e>
              <m:f>
                <m:fPr>
                  <m:ctrlPr>
                    <w:rPr>
                      <w:rFonts w:ascii="Cambria Math" w:eastAsia="Cambria Math" w:hAnsi="Cambria Math"/>
                      <w:i/>
                      <w:iCs/>
                    </w:rPr>
                  </m:ctrlPr>
                </m:fPr>
                <m:num>
                  <m:r>
                    <w:rPr>
                      <w:rFonts w:ascii="Cambria Math" w:eastAsia="Cambria Math" w:hAnsi="Cambria Math"/>
                    </w:rPr>
                    <m:t>π</m:t>
                  </m:r>
                </m:num>
                <m:den>
                  <m:r>
                    <w:rPr>
                      <w:rFonts w:ascii="Cambria Math" w:eastAsia="Cambria Math" w:hAnsi="Cambria Math"/>
                    </w:rPr>
                    <m:t>4</m:t>
                  </m:r>
                </m:den>
              </m:f>
            </m:e>
          </m:d>
          <m:r>
            <w:rPr>
              <w:rFonts w:ascii="Cambria Math" w:eastAsia="Cambria Math" w:hAnsi="Cambria Math"/>
            </w:rPr>
            <m:t>D²H=</m:t>
          </m:r>
          <m:d>
            <m:dPr>
              <m:ctrlPr>
                <w:rPr>
                  <w:rFonts w:ascii="Cambria Math" w:eastAsia="Cambria Math" w:hAnsi="Cambria Math"/>
                  <w:i/>
                  <w:iCs/>
                </w:rPr>
              </m:ctrlPr>
            </m:dPr>
            <m:e>
              <m:f>
                <m:fPr>
                  <m:ctrlPr>
                    <w:rPr>
                      <w:rFonts w:ascii="Cambria Math" w:eastAsia="Cambria Math" w:hAnsi="Cambria Math"/>
                      <w:i/>
                      <w:iCs/>
                    </w:rPr>
                  </m:ctrlPr>
                </m:fPr>
                <m:num>
                  <m:r>
                    <w:rPr>
                      <w:rFonts w:ascii="Cambria Math" w:eastAsia="Cambria Math" w:hAnsi="Cambria Math"/>
                    </w:rPr>
                    <m:t>πα</m:t>
                  </m:r>
                </m:num>
                <m:den>
                  <m:r>
                    <w:rPr>
                      <w:rFonts w:ascii="Cambria Math" w:eastAsia="Cambria Math" w:hAnsi="Cambria Math"/>
                    </w:rPr>
                    <m:t>4</m:t>
                  </m:r>
                </m:den>
              </m:f>
            </m:e>
          </m:d>
          <m:sSup>
            <m:sSupPr>
              <m:ctrlPr>
                <w:rPr>
                  <w:rFonts w:ascii="Cambria Math" w:eastAsia="Cambria Math" w:hAnsi="Cambria Math"/>
                  <w:i/>
                  <w:iCs/>
                </w:rPr>
              </m:ctrlPr>
            </m:sSupPr>
            <m:e>
              <m:r>
                <w:rPr>
                  <w:rFonts w:ascii="Cambria Math" w:eastAsia="Cambria Math" w:hAnsi="Cambria Math"/>
                </w:rPr>
                <m:t>D</m:t>
              </m:r>
            </m:e>
            <m:sup>
              <m:r>
                <w:rPr>
                  <w:rFonts w:ascii="Cambria Math" w:eastAsia="Cambria Math" w:hAnsi="Cambria Math"/>
                </w:rPr>
                <m:t>3</m:t>
              </m:r>
            </m:sup>
          </m:sSup>
          <m:r>
            <w:rPr>
              <w:rFonts w:ascii="Cambria Math" w:eastAsia="Cambria Math" w:hAnsi="Cambria Math" w:cs="Cambria Math"/>
            </w:rPr>
            <m:t>⟹</m:t>
          </m:r>
          <m:r>
            <w:rPr>
              <w:rFonts w:ascii="Cambria Math" w:eastAsia="Cambria Math" w:hAnsi="Cambria Math"/>
            </w:rPr>
            <m:t>D=</m:t>
          </m:r>
          <m:sSup>
            <m:sSupPr>
              <m:ctrlPr>
                <w:rPr>
                  <w:rFonts w:ascii="Cambria Math" w:eastAsia="Cambria Math" w:hAnsi="Cambria Math"/>
                  <w:i/>
                  <w:iCs/>
                </w:rPr>
              </m:ctrlPr>
            </m:sSupPr>
            <m:e>
              <m:d>
                <m:dPr>
                  <m:ctrlPr>
                    <w:rPr>
                      <w:rFonts w:ascii="Cambria Math" w:eastAsia="Cambria Math" w:hAnsi="Cambria Math"/>
                      <w:i/>
                      <w:iCs/>
                    </w:rPr>
                  </m:ctrlPr>
                </m:dPr>
                <m:e>
                  <m:f>
                    <m:fPr>
                      <m:ctrlPr>
                        <w:rPr>
                          <w:rFonts w:ascii="Cambria Math" w:eastAsia="Cambria Math" w:hAnsi="Cambria Math"/>
                          <w:i/>
                          <w:iCs/>
                        </w:rPr>
                      </m:ctrlPr>
                    </m:fPr>
                    <m:num>
                      <m:r>
                        <w:rPr>
                          <w:rFonts w:ascii="Cambria Math" w:eastAsia="Cambria Math" w:hAnsi="Cambria Math"/>
                        </w:rPr>
                        <m:t>4</m:t>
                      </m:r>
                      <m:sSub>
                        <m:sSubPr>
                          <m:ctrlPr>
                            <w:rPr>
                              <w:rFonts w:ascii="Cambria Math" w:eastAsia="Cambria Math" w:hAnsi="Cambria Math"/>
                              <w:i/>
                              <w:iCs/>
                            </w:rPr>
                          </m:ctrlPr>
                        </m:sSubPr>
                        <m:e>
                          <m:r>
                            <w:rPr>
                              <w:rFonts w:ascii="Cambria Math" w:eastAsia="Cambria Math" w:hAnsi="Cambria Math"/>
                            </w:rPr>
                            <m:t>V</m:t>
                          </m:r>
                        </m:e>
                        <m:sub>
                          <m:r>
                            <w:rPr>
                              <w:rFonts w:ascii="Cambria Math" w:eastAsia="Cambria Math" w:hAnsi="Cambria Math"/>
                            </w:rPr>
                            <m:t>T</m:t>
                          </m:r>
                        </m:sub>
                      </m:sSub>
                    </m:num>
                    <m:den>
                      <m:r>
                        <w:rPr>
                          <w:rFonts w:ascii="Cambria Math" w:eastAsia="Cambria Math" w:hAnsi="Cambria Math"/>
                        </w:rPr>
                        <m:t>πα</m:t>
                      </m:r>
                    </m:den>
                  </m:f>
                </m:e>
              </m:d>
            </m:e>
            <m:sup>
              <m:f>
                <m:fPr>
                  <m:ctrlPr>
                    <w:rPr>
                      <w:rFonts w:ascii="Cambria Math" w:eastAsia="Cambria Math" w:hAnsi="Cambria Math"/>
                      <w:i/>
                      <w:iCs/>
                    </w:rPr>
                  </m:ctrlPr>
                </m:fPr>
                <m:num>
                  <m:r>
                    <w:rPr>
                      <w:rFonts w:ascii="Cambria Math" w:eastAsia="Cambria Math" w:hAnsi="Cambria Math"/>
                    </w:rPr>
                    <m:t>1</m:t>
                  </m:r>
                </m:num>
                <m:den>
                  <m:r>
                    <w:rPr>
                      <w:rFonts w:ascii="Cambria Math" w:eastAsia="Cambria Math" w:hAnsi="Cambria Math"/>
                    </w:rPr>
                    <m:t>3</m:t>
                  </m:r>
                </m:den>
              </m:f>
            </m:sup>
          </m:sSup>
        </m:oMath>
      </m:oMathPara>
    </w:p>
    <w:p w14:paraId="34DA0271" w14:textId="77777777" w:rsidR="00E65492" w:rsidRPr="00CC3065" w:rsidRDefault="00E65492" w:rsidP="00E65492">
      <w:r w:rsidRPr="00CC3065">
        <w:t xml:space="preserve">where α = H/D is the aspect ratio. With </w:t>
      </w: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=4.773 m³,</m:t>
        </m:r>
      </m:oMath>
      <w:r w:rsidRPr="00CC3065">
        <w:t xml:space="preserve"> several aspect ratios were evaluated:</w:t>
      </w:r>
    </w:p>
    <w:p w14:paraId="7B739936" w14:textId="455DB5A6" w:rsidR="004B54C3" w:rsidRDefault="004B54C3" w:rsidP="004B54C3">
      <w:pPr>
        <w:pStyle w:val="Caption"/>
        <w:keepNext/>
      </w:pPr>
      <w:bookmarkStart w:id="319" w:name="_Toc237244854"/>
      <w:r>
        <w:t xml:space="preserve">Table </w:t>
      </w:r>
      <w:fldSimple w:instr=" STYLEREF 1 \s ">
        <w:r w:rsidR="006221B8">
          <w:rPr>
            <w:noProof/>
          </w:rPr>
          <w:t>6</w:t>
        </w:r>
      </w:fldSimple>
      <w:r w:rsidR="00B61202">
        <w:noBreakHyphen/>
      </w:r>
      <w:fldSimple w:instr=" SEQ Table \* ARABIC \s 1 ">
        <w:r w:rsidR="006221B8">
          <w:rPr>
            <w:noProof/>
          </w:rPr>
          <w:t>23</w:t>
        </w:r>
      </w:fldSimple>
      <w:r>
        <w:t xml:space="preserve"> </w:t>
      </w:r>
      <w:r w:rsidRPr="00EC6A4C">
        <w:t>Effect of aspect ratio on reactor dimensions</w:t>
      </w:r>
      <w:bookmarkEnd w:id="319"/>
    </w:p>
    <w:tbl>
      <w:tblPr>
        <w:tblStyle w:val="TableGrid"/>
        <w:tblW w:w="6655" w:type="dxa"/>
        <w:tblLook w:val="04A0" w:firstRow="1" w:lastRow="0" w:firstColumn="1" w:lastColumn="0" w:noHBand="0" w:noVBand="1"/>
      </w:tblPr>
      <w:tblGrid>
        <w:gridCol w:w="1693"/>
        <w:gridCol w:w="2127"/>
        <w:gridCol w:w="2835"/>
      </w:tblGrid>
      <w:tr w:rsidR="00E65492" w:rsidRPr="0021581C" w14:paraId="0D95AA44" w14:textId="77777777" w:rsidTr="0021581C">
        <w:tc>
          <w:tcPr>
            <w:tcW w:w="1693" w:type="dxa"/>
          </w:tcPr>
          <w:p w14:paraId="526A2A15" w14:textId="77777777" w:rsidR="00E65492" w:rsidRPr="0021581C" w:rsidRDefault="00E65492" w:rsidP="00593BE1">
            <w:pPr>
              <w:spacing w:line="480" w:lineRule="auto"/>
              <w:rPr>
                <w:szCs w:val="24"/>
              </w:rPr>
            </w:pPr>
            <w:r w:rsidRPr="0021581C">
              <w:rPr>
                <w:b/>
                <w:bCs/>
                <w:szCs w:val="24"/>
              </w:rPr>
              <w:t>H/D Ratio</w:t>
            </w:r>
          </w:p>
        </w:tc>
        <w:tc>
          <w:tcPr>
            <w:tcW w:w="2127" w:type="dxa"/>
          </w:tcPr>
          <w:p w14:paraId="4DDD5B65" w14:textId="77777777" w:rsidR="00E65492" w:rsidRPr="0021581C" w:rsidRDefault="00E65492" w:rsidP="00593BE1">
            <w:pPr>
              <w:spacing w:line="480" w:lineRule="auto"/>
              <w:rPr>
                <w:szCs w:val="24"/>
              </w:rPr>
            </w:pPr>
            <w:r w:rsidRPr="0021581C">
              <w:rPr>
                <w:b/>
                <w:bCs/>
                <w:szCs w:val="24"/>
              </w:rPr>
              <w:t>Diameter D (m)</w:t>
            </w:r>
          </w:p>
        </w:tc>
        <w:tc>
          <w:tcPr>
            <w:tcW w:w="2835" w:type="dxa"/>
          </w:tcPr>
          <w:p w14:paraId="4007FD85" w14:textId="77777777" w:rsidR="00E65492" w:rsidRPr="0021581C" w:rsidRDefault="00E65492" w:rsidP="00593BE1">
            <w:pPr>
              <w:spacing w:line="480" w:lineRule="auto"/>
              <w:rPr>
                <w:szCs w:val="24"/>
              </w:rPr>
            </w:pPr>
            <w:r w:rsidRPr="0021581C">
              <w:rPr>
                <w:b/>
                <w:bCs/>
                <w:szCs w:val="24"/>
              </w:rPr>
              <w:t>Cylindrical Height H (m)</w:t>
            </w:r>
          </w:p>
        </w:tc>
      </w:tr>
      <w:tr w:rsidR="00E65492" w:rsidRPr="0021581C" w14:paraId="0903A269" w14:textId="77777777" w:rsidTr="0021581C">
        <w:tc>
          <w:tcPr>
            <w:tcW w:w="1693" w:type="dxa"/>
          </w:tcPr>
          <w:p w14:paraId="41B1A91A" w14:textId="77777777" w:rsidR="00E65492" w:rsidRPr="0021581C" w:rsidRDefault="00E65492" w:rsidP="00593BE1">
            <w:pPr>
              <w:spacing w:line="480" w:lineRule="auto"/>
              <w:rPr>
                <w:szCs w:val="24"/>
              </w:rPr>
            </w:pPr>
            <w:r w:rsidRPr="0021581C">
              <w:rPr>
                <w:szCs w:val="24"/>
              </w:rPr>
              <w:t>1.0</w:t>
            </w:r>
          </w:p>
        </w:tc>
        <w:tc>
          <w:tcPr>
            <w:tcW w:w="2127" w:type="dxa"/>
          </w:tcPr>
          <w:p w14:paraId="57B11F57" w14:textId="77777777" w:rsidR="00E65492" w:rsidRPr="0021581C" w:rsidRDefault="00E65492" w:rsidP="00593BE1">
            <w:pPr>
              <w:spacing w:line="480" w:lineRule="auto"/>
              <w:rPr>
                <w:szCs w:val="24"/>
              </w:rPr>
            </w:pPr>
            <w:r w:rsidRPr="0021581C">
              <w:rPr>
                <w:szCs w:val="24"/>
              </w:rPr>
              <w:t>1.825</w:t>
            </w:r>
          </w:p>
        </w:tc>
        <w:tc>
          <w:tcPr>
            <w:tcW w:w="2835" w:type="dxa"/>
          </w:tcPr>
          <w:p w14:paraId="410C1EBA" w14:textId="77777777" w:rsidR="00E65492" w:rsidRPr="0021581C" w:rsidRDefault="00E65492" w:rsidP="00593BE1">
            <w:pPr>
              <w:spacing w:line="480" w:lineRule="auto"/>
              <w:rPr>
                <w:szCs w:val="24"/>
              </w:rPr>
            </w:pPr>
            <w:r w:rsidRPr="0021581C">
              <w:rPr>
                <w:szCs w:val="24"/>
              </w:rPr>
              <w:t>1.825</w:t>
            </w:r>
          </w:p>
        </w:tc>
      </w:tr>
      <w:tr w:rsidR="00E65492" w:rsidRPr="0021581C" w14:paraId="7431390C" w14:textId="77777777" w:rsidTr="0021581C">
        <w:tc>
          <w:tcPr>
            <w:tcW w:w="1693" w:type="dxa"/>
          </w:tcPr>
          <w:p w14:paraId="6B7A4BA4" w14:textId="77777777" w:rsidR="00E65492" w:rsidRPr="0021581C" w:rsidRDefault="00E65492" w:rsidP="00593BE1">
            <w:pPr>
              <w:spacing w:line="480" w:lineRule="auto"/>
              <w:rPr>
                <w:szCs w:val="24"/>
              </w:rPr>
            </w:pPr>
            <w:r w:rsidRPr="0021581C">
              <w:rPr>
                <w:szCs w:val="24"/>
              </w:rPr>
              <w:t>1.2</w:t>
            </w:r>
          </w:p>
        </w:tc>
        <w:tc>
          <w:tcPr>
            <w:tcW w:w="2127" w:type="dxa"/>
          </w:tcPr>
          <w:p w14:paraId="4DB4C6F1" w14:textId="77777777" w:rsidR="00E65492" w:rsidRPr="0021581C" w:rsidRDefault="00E65492" w:rsidP="00593BE1">
            <w:pPr>
              <w:spacing w:line="480" w:lineRule="auto"/>
              <w:rPr>
                <w:szCs w:val="24"/>
              </w:rPr>
            </w:pPr>
            <w:r w:rsidRPr="0021581C">
              <w:rPr>
                <w:szCs w:val="24"/>
              </w:rPr>
              <w:t>1.719</w:t>
            </w:r>
          </w:p>
        </w:tc>
        <w:tc>
          <w:tcPr>
            <w:tcW w:w="2835" w:type="dxa"/>
          </w:tcPr>
          <w:p w14:paraId="2B40E8D7" w14:textId="77777777" w:rsidR="00E65492" w:rsidRPr="0021581C" w:rsidRDefault="00E65492" w:rsidP="00593BE1">
            <w:pPr>
              <w:spacing w:line="480" w:lineRule="auto"/>
              <w:rPr>
                <w:szCs w:val="24"/>
              </w:rPr>
            </w:pPr>
            <w:r w:rsidRPr="0021581C">
              <w:rPr>
                <w:szCs w:val="24"/>
              </w:rPr>
              <w:t>2.063</w:t>
            </w:r>
          </w:p>
        </w:tc>
      </w:tr>
      <w:tr w:rsidR="00E65492" w:rsidRPr="0021581C" w14:paraId="4F84322B" w14:textId="77777777" w:rsidTr="0021581C">
        <w:tc>
          <w:tcPr>
            <w:tcW w:w="1693" w:type="dxa"/>
          </w:tcPr>
          <w:p w14:paraId="1F66835D" w14:textId="77777777" w:rsidR="00E65492" w:rsidRPr="0021581C" w:rsidRDefault="00E65492" w:rsidP="00593BE1">
            <w:pPr>
              <w:spacing w:line="480" w:lineRule="auto"/>
              <w:rPr>
                <w:szCs w:val="24"/>
              </w:rPr>
            </w:pPr>
            <w:r w:rsidRPr="0021581C">
              <w:rPr>
                <w:szCs w:val="24"/>
              </w:rPr>
              <w:t>1.3</w:t>
            </w:r>
          </w:p>
        </w:tc>
        <w:tc>
          <w:tcPr>
            <w:tcW w:w="2127" w:type="dxa"/>
          </w:tcPr>
          <w:p w14:paraId="3ACA3FF5" w14:textId="77777777" w:rsidR="00E65492" w:rsidRPr="0021581C" w:rsidRDefault="00E65492" w:rsidP="00593BE1">
            <w:pPr>
              <w:spacing w:line="480" w:lineRule="auto"/>
              <w:rPr>
                <w:szCs w:val="24"/>
              </w:rPr>
            </w:pPr>
            <w:r w:rsidRPr="0021581C">
              <w:rPr>
                <w:szCs w:val="24"/>
              </w:rPr>
              <w:t>1.674</w:t>
            </w:r>
          </w:p>
        </w:tc>
        <w:tc>
          <w:tcPr>
            <w:tcW w:w="2835" w:type="dxa"/>
          </w:tcPr>
          <w:p w14:paraId="7C04642E" w14:textId="77777777" w:rsidR="00E65492" w:rsidRPr="0021581C" w:rsidRDefault="00E65492" w:rsidP="00593BE1">
            <w:pPr>
              <w:spacing w:line="480" w:lineRule="auto"/>
              <w:rPr>
                <w:szCs w:val="24"/>
              </w:rPr>
            </w:pPr>
            <w:r w:rsidRPr="0021581C">
              <w:rPr>
                <w:szCs w:val="24"/>
              </w:rPr>
              <w:t>2.176</w:t>
            </w:r>
          </w:p>
        </w:tc>
      </w:tr>
      <w:tr w:rsidR="00E65492" w:rsidRPr="0021581C" w14:paraId="6F2D84BA" w14:textId="77777777" w:rsidTr="0021581C">
        <w:tc>
          <w:tcPr>
            <w:tcW w:w="1693" w:type="dxa"/>
          </w:tcPr>
          <w:p w14:paraId="1D858665" w14:textId="77777777" w:rsidR="00E65492" w:rsidRPr="0021581C" w:rsidRDefault="00E65492" w:rsidP="00593BE1">
            <w:pPr>
              <w:spacing w:line="480" w:lineRule="auto"/>
              <w:rPr>
                <w:szCs w:val="24"/>
              </w:rPr>
            </w:pPr>
            <w:r w:rsidRPr="0021581C">
              <w:rPr>
                <w:szCs w:val="24"/>
              </w:rPr>
              <w:t>1.5</w:t>
            </w:r>
          </w:p>
        </w:tc>
        <w:tc>
          <w:tcPr>
            <w:tcW w:w="2127" w:type="dxa"/>
          </w:tcPr>
          <w:p w14:paraId="2681A450" w14:textId="77777777" w:rsidR="00E65492" w:rsidRPr="0021581C" w:rsidRDefault="00E65492" w:rsidP="00593BE1">
            <w:pPr>
              <w:spacing w:line="480" w:lineRule="auto"/>
              <w:rPr>
                <w:szCs w:val="24"/>
              </w:rPr>
            </w:pPr>
            <w:r w:rsidRPr="0021581C">
              <w:rPr>
                <w:szCs w:val="24"/>
              </w:rPr>
              <w:t>1.596</w:t>
            </w:r>
          </w:p>
        </w:tc>
        <w:tc>
          <w:tcPr>
            <w:tcW w:w="2835" w:type="dxa"/>
          </w:tcPr>
          <w:p w14:paraId="56895FD0" w14:textId="77777777" w:rsidR="00E65492" w:rsidRPr="0021581C" w:rsidRDefault="00E65492" w:rsidP="00593BE1">
            <w:pPr>
              <w:spacing w:line="480" w:lineRule="auto"/>
              <w:rPr>
                <w:szCs w:val="24"/>
              </w:rPr>
            </w:pPr>
            <w:r w:rsidRPr="0021581C">
              <w:rPr>
                <w:szCs w:val="24"/>
              </w:rPr>
              <w:t>2.394</w:t>
            </w:r>
          </w:p>
        </w:tc>
      </w:tr>
      <w:tr w:rsidR="00E65492" w:rsidRPr="0021581C" w14:paraId="483F4C99" w14:textId="77777777" w:rsidTr="0021581C">
        <w:tc>
          <w:tcPr>
            <w:tcW w:w="1693" w:type="dxa"/>
          </w:tcPr>
          <w:p w14:paraId="4049CF6D" w14:textId="77777777" w:rsidR="00E65492" w:rsidRPr="0021581C" w:rsidRDefault="00E65492" w:rsidP="00593BE1">
            <w:pPr>
              <w:spacing w:line="480" w:lineRule="auto"/>
              <w:rPr>
                <w:szCs w:val="24"/>
              </w:rPr>
            </w:pPr>
            <w:r w:rsidRPr="0021581C">
              <w:rPr>
                <w:szCs w:val="24"/>
              </w:rPr>
              <w:t>2.0</w:t>
            </w:r>
          </w:p>
        </w:tc>
        <w:tc>
          <w:tcPr>
            <w:tcW w:w="2127" w:type="dxa"/>
          </w:tcPr>
          <w:p w14:paraId="6AA76C2D" w14:textId="77777777" w:rsidR="00E65492" w:rsidRPr="0021581C" w:rsidRDefault="00E65492" w:rsidP="00593BE1">
            <w:pPr>
              <w:spacing w:line="480" w:lineRule="auto"/>
              <w:rPr>
                <w:szCs w:val="24"/>
              </w:rPr>
            </w:pPr>
            <w:r w:rsidRPr="0021581C">
              <w:rPr>
                <w:szCs w:val="24"/>
              </w:rPr>
              <w:t>1.447</w:t>
            </w:r>
          </w:p>
        </w:tc>
        <w:tc>
          <w:tcPr>
            <w:tcW w:w="2835" w:type="dxa"/>
          </w:tcPr>
          <w:p w14:paraId="33EDE38C" w14:textId="77777777" w:rsidR="00E65492" w:rsidRPr="0021581C" w:rsidRDefault="00E65492" w:rsidP="00593BE1">
            <w:pPr>
              <w:spacing w:line="480" w:lineRule="auto"/>
              <w:rPr>
                <w:szCs w:val="24"/>
              </w:rPr>
            </w:pPr>
            <w:r w:rsidRPr="0021581C">
              <w:rPr>
                <w:szCs w:val="24"/>
              </w:rPr>
              <w:t>2.894</w:t>
            </w:r>
          </w:p>
        </w:tc>
      </w:tr>
    </w:tbl>
    <w:p w14:paraId="3F6A6226" w14:textId="77777777" w:rsidR="00E65492" w:rsidRPr="00CC3065" w:rsidRDefault="00E65492" w:rsidP="00E65492"/>
    <w:p w14:paraId="6F441A1A" w14:textId="77777777" w:rsidR="00E65492" w:rsidRPr="00CC3065" w:rsidRDefault="00E65492" w:rsidP="00E65492">
      <w:r w:rsidRPr="00CC3065">
        <w:lastRenderedPageBreak/>
        <w:t>An aspect ratio H/D = 1.3 was selected as a compromise between mixing performance, solids suspension, vessel height, and fabrication requirements, consistent with commercially available industrial digestion reactors of comparable capacity. Substituting α = 1.3:</w:t>
      </w:r>
    </w:p>
    <w:p w14:paraId="22AA5088" w14:textId="5086A566"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D</m:t>
              </m:r>
            </m:e>
            <m:sub>
              <m:r>
                <w:rPr>
                  <w:rFonts w:ascii="Cambria Math" w:eastAsia="Cambria Math" w:hAnsi="Cambria Math"/>
                </w:rPr>
                <m:t>i</m:t>
              </m:r>
            </m:sub>
          </m:sSub>
          <m:r>
            <w:rPr>
              <w:rFonts w:ascii="Cambria Math" w:eastAsia="Cambria Math" w:hAnsi="Cambria Math"/>
            </w:rPr>
            <m:t>=</m:t>
          </m:r>
          <m:sSup>
            <m:sSupPr>
              <m:ctrlPr>
                <w:rPr>
                  <w:rFonts w:ascii="Cambria Math" w:eastAsia="Cambria Math" w:hAnsi="Cambria Math"/>
                  <w:i/>
                  <w:iCs/>
                </w:rPr>
              </m:ctrlPr>
            </m:sSupPr>
            <m:e>
              <m:d>
                <m:dPr>
                  <m:ctrlPr>
                    <w:rPr>
                      <w:rFonts w:ascii="Cambria Math" w:eastAsia="Cambria Math" w:hAnsi="Cambria Math"/>
                      <w:i/>
                      <w:iCs/>
                    </w:rPr>
                  </m:ctrlPr>
                </m:dPr>
                <m:e>
                  <m:r>
                    <w:rPr>
                      <w:rFonts w:ascii="Cambria Math" w:eastAsia="Cambria Math" w:hAnsi="Cambria Math"/>
                    </w:rPr>
                    <m:t>4×</m:t>
                  </m:r>
                  <m:f>
                    <m:fPr>
                      <m:ctrlPr>
                        <w:rPr>
                          <w:rFonts w:ascii="Cambria Math" w:eastAsia="Cambria Math" w:hAnsi="Cambria Math"/>
                          <w:i/>
                          <w:iCs/>
                        </w:rPr>
                      </m:ctrlPr>
                    </m:fPr>
                    <m:num>
                      <m:r>
                        <w:rPr>
                          <w:rFonts w:ascii="Cambria Math" w:eastAsia="Cambria Math" w:hAnsi="Cambria Math"/>
                        </w:rPr>
                        <m:t>4.773</m:t>
                      </m:r>
                    </m:num>
                    <m:den>
                      <m:r>
                        <w:rPr>
                          <w:rFonts w:ascii="Cambria Math" w:eastAsia="Cambria Math" w:hAnsi="Cambria Math"/>
                        </w:rPr>
                        <m:t>π</m:t>
                      </m:r>
                    </m:den>
                  </m:f>
                  <m:r>
                    <w:rPr>
                      <w:rFonts w:ascii="Cambria Math" w:eastAsia="Cambria Math" w:hAnsi="Cambria Math"/>
                    </w:rPr>
                    <m:t>×1.3</m:t>
                  </m:r>
                </m:e>
              </m:d>
            </m:e>
            <m:sup>
              <m:f>
                <m:fPr>
                  <m:ctrlPr>
                    <w:rPr>
                      <w:rFonts w:ascii="Cambria Math" w:eastAsia="Cambria Math" w:hAnsi="Cambria Math"/>
                      <w:i/>
                      <w:iCs/>
                    </w:rPr>
                  </m:ctrlPr>
                </m:fPr>
                <m:num>
                  <m:r>
                    <w:rPr>
                      <w:rFonts w:ascii="Cambria Math" w:eastAsia="Cambria Math" w:hAnsi="Cambria Math"/>
                    </w:rPr>
                    <m:t>1</m:t>
                  </m:r>
                </m:num>
                <m:den>
                  <m:r>
                    <w:rPr>
                      <w:rFonts w:ascii="Cambria Math" w:eastAsia="Cambria Math" w:hAnsi="Cambria Math"/>
                    </w:rPr>
                    <m:t>3</m:t>
                  </m:r>
                </m:den>
              </m:f>
            </m:sup>
          </m:sSup>
          <m:r>
            <w:rPr>
              <w:rFonts w:ascii="Cambria Math" w:eastAsia="Cambria Math" w:hAnsi="Cambria Math"/>
            </w:rPr>
            <m:t>=1.67 m</m:t>
          </m:r>
          <m:r>
            <w:rPr>
              <w:rFonts w:ascii="Cambria Math" w:hAnsi="Cambria Math"/>
            </w:rPr>
            <m:t xml:space="preserve">        </m:t>
          </m:r>
        </m:oMath>
      </m:oMathPara>
    </w:p>
    <w:p w14:paraId="7AE03942" w14:textId="588420DB" w:rsidR="00E65492" w:rsidRPr="00CC3065" w:rsidRDefault="00E65492" w:rsidP="00E65492">
      <w:pPr>
        <w:jc w:val="center"/>
      </w:pPr>
      <m:oMathPara>
        <m:oMath>
          <m:r>
            <w:rPr>
              <w:rFonts w:ascii="Cambria Math" w:eastAsia="Cambria Math" w:hAnsi="Cambria Math"/>
            </w:rPr>
            <m:t>H=1.3×1.67=2.17 m</m:t>
          </m:r>
        </m:oMath>
      </m:oMathPara>
    </w:p>
    <w:p w14:paraId="0701A09A" w14:textId="77777777" w:rsidR="00E65492" w:rsidRPr="00CC3065" w:rsidRDefault="00E65492" w:rsidP="00E65492">
      <w:r w:rsidRPr="00CC3065">
        <w:t xml:space="preserve">Total internal vessel volume including two 2:1 ellipsoidal heads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h</m:t>
            </m:r>
          </m:sub>
        </m:sSub>
        <m:r>
          <w:rPr>
            <w:rFonts w:ascii="Cambria Math" w:hAnsi="Cambria Math"/>
          </w:rPr>
          <m:t>=</m:t>
        </m:r>
        <m:f>
          <m:fPr>
            <m:ctrlPr>
              <w:rPr>
                <w:rFonts w:ascii="Cambria Math" w:hAnsi="Cambria Math"/>
                <w:i/>
              </w:rPr>
            </m:ctrlPr>
          </m:fPr>
          <m:num>
            <m:r>
              <w:rPr>
                <w:rFonts w:ascii="Cambria Math" w:hAnsi="Cambria Math"/>
              </w:rPr>
              <m:t>π</m:t>
            </m:r>
            <m:sSup>
              <m:sSupPr>
                <m:ctrlPr>
                  <w:rPr>
                    <w:rFonts w:ascii="Cambria Math" w:hAnsi="Cambria Math"/>
                    <w:i/>
                  </w:rPr>
                </m:ctrlPr>
              </m:sSupPr>
              <m:e>
                <m:r>
                  <w:rPr>
                    <w:rFonts w:ascii="Cambria Math" w:hAnsi="Cambria Math"/>
                  </w:rPr>
                  <m:t>D</m:t>
                </m:r>
              </m:e>
              <m:sup>
                <m:r>
                  <w:rPr>
                    <w:rFonts w:ascii="Cambria Math" w:hAnsi="Cambria Math"/>
                  </w:rPr>
                  <m:t>3</m:t>
                </m:r>
              </m:sup>
            </m:sSup>
          </m:num>
          <m:den>
            <m:r>
              <w:rPr>
                <w:rFonts w:ascii="Cambria Math" w:hAnsi="Cambria Math"/>
              </w:rPr>
              <m:t>24</m:t>
            </m:r>
          </m:den>
        </m:f>
        <m:r>
          <w:rPr>
            <w:rFonts w:ascii="Cambria Math" w:hAnsi="Cambria Math"/>
          </w:rPr>
          <m:t>≈ 0.61 m</m:t>
        </m:r>
      </m:oMath>
      <w:r w:rsidRPr="00CC3065">
        <w:t>³ each):</w:t>
      </w:r>
    </w:p>
    <w:p w14:paraId="647ADEBA" w14:textId="5FED537D"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V</m:t>
              </m:r>
            </m:e>
            <m:sub>
              <m:r>
                <w:rPr>
                  <w:rFonts w:ascii="Cambria Math" w:eastAsia="Cambria Math" w:hAnsi="Cambria Math"/>
                </w:rPr>
                <m:t>vessel</m:t>
              </m:r>
            </m:sub>
          </m:sSub>
          <m:r>
            <w:rPr>
              <w:rFonts w:ascii="Cambria Math" w:eastAsia="Cambria Math" w:hAnsi="Cambria Math"/>
            </w:rPr>
            <m:t>=4.773+2×0.61=5.99 m³ ≈ 6.0 m³</m:t>
          </m:r>
        </m:oMath>
      </m:oMathPara>
    </w:p>
    <w:p w14:paraId="58BF7AE8" w14:textId="3C98FEC7" w:rsidR="00E65492" w:rsidRPr="00CC3065" w:rsidRDefault="00E65492" w:rsidP="0051196E">
      <w:pPr>
        <w:pStyle w:val="Heading4"/>
      </w:pPr>
      <w:r w:rsidRPr="00CC3065">
        <w:t>Material Selection</w:t>
      </w:r>
    </w:p>
    <w:p w14:paraId="44DB015B" w14:textId="77777777" w:rsidR="00E65492" w:rsidRPr="00CC3065" w:rsidRDefault="00E65492" w:rsidP="00E65492">
      <w:r w:rsidRPr="00CC3065">
        <w:t xml:space="preserve">Glass-lined carbon steel was selected. Carbon steel provides excellent structural strength at low cost but requires internal protection against hydrochloric acid attack. Austenitic stainless steels (304, 316L) corrode rapidly by localised chloride-induced attack at the operating temperature. FRP loses mechanical strength at elevated temperature and is generally unsuitable for pressurised service at </w:t>
      </w:r>
      <w:r>
        <w:t>120 °C</w:t>
      </w:r>
      <w:r w:rsidRPr="00CC3065">
        <w:t>. Titanium alloys resist many aggressive media but are rapidly attacked by reducing acids such as HCl unless specialised alloys are used, and their high cost is economically unjustified here. The glass lining provides an inert, non-porous vitreous barrier with exceptional resistance to hydrochloric acid and aluminium chloride solutions, preventing product contamination and fouling. Glass-lined carbon steel is the established industry choice for hydrochloric acid digestion and inorganic chemical processing.</w:t>
      </w:r>
    </w:p>
    <w:p w14:paraId="20CFC931" w14:textId="542CAA1B" w:rsidR="00E65492" w:rsidRPr="00CC3065" w:rsidRDefault="00E65492" w:rsidP="00E65492">
      <w:r w:rsidRPr="00CC3065">
        <w:t xml:space="preserve">Maintenance of glass-lining integrity is critical to process reliability and vessel longevity. Following installation and after any repair, the lining should be holiday-tested by high-voltage spark testing (typically 15–20 kV for 2 mm lining thickness) to detect pinholes, holidays, and insufficient coverage before commissioning. The lining is susceptible to thermal shock: temperature differentials </w:t>
      </w:r>
      <w:r w:rsidR="005D4D76" w:rsidRPr="00CC3065">
        <w:t>exceeding</w:t>
      </w:r>
      <w:r w:rsidR="005D4D76">
        <w:t xml:space="preserve"> </w:t>
      </w:r>
      <w:r w:rsidRPr="00CC3065">
        <w:t xml:space="preserve">approximately </w:t>
      </w:r>
      <w:r>
        <w:t>120 °C</w:t>
      </w:r>
      <w:r w:rsidRPr="00CC3065">
        <w:t xml:space="preserve"> applied suddenly can initiate </w:t>
      </w:r>
      <w:r w:rsidRPr="00CC3065">
        <w:lastRenderedPageBreak/>
        <w:t>cracking. Startup and shutdown procedures must therefore impose controlled heating and cooling rates (typically ≤30°C min⁻¹) and avoid steam injection or cold-water quench into a hot vessel. Routine inspection intervals of 12–24 months are recommended for inspection of lining condition via visual examination and spark re-testing, particularly at nozzle welds, baffle attachment points, and areas subject to slurry impingement. Any lining damage exposing bare carbon steel should be repaired by acid-resistant plug or patch before further operation to prevent accelerated corrosion and metallic contamination of the aluminium chloride product.</w:t>
      </w:r>
    </w:p>
    <w:p w14:paraId="5E661B11" w14:textId="0464CBFE" w:rsidR="00E65492" w:rsidRPr="00CC3065" w:rsidRDefault="00E65492" w:rsidP="0051196E">
      <w:pPr>
        <w:pStyle w:val="Heading4"/>
      </w:pPr>
      <w:r w:rsidRPr="00CC3065">
        <w:t>Pressure Vessel Design Criteria</w:t>
      </w:r>
    </w:p>
    <w:p w14:paraId="023A2290" w14:textId="7D6F8CF8" w:rsidR="0051196E" w:rsidRPr="00CC3065" w:rsidRDefault="00E65492" w:rsidP="00E65492">
      <w:r w:rsidRPr="00CC3065">
        <w:t>The reactor shell was designed to ASME Boiler and Pressure Vessel Code (BPVC), Section VIII, Division 1 (ASME, 2025).</w:t>
      </w:r>
    </w:p>
    <w:p w14:paraId="2EF0180B" w14:textId="0A5CD872" w:rsidR="0051196E" w:rsidRDefault="0051196E" w:rsidP="0051196E">
      <w:pPr>
        <w:pStyle w:val="Caption"/>
        <w:keepNext/>
      </w:pPr>
      <w:bookmarkStart w:id="320" w:name="_Toc237244855"/>
      <w:r>
        <w:t xml:space="preserve">Table </w:t>
      </w:r>
      <w:fldSimple w:instr=" STYLEREF 1 \s ">
        <w:r w:rsidR="006221B8">
          <w:rPr>
            <w:noProof/>
          </w:rPr>
          <w:t>6</w:t>
        </w:r>
      </w:fldSimple>
      <w:r w:rsidR="00B61202">
        <w:noBreakHyphen/>
      </w:r>
      <w:fldSimple w:instr=" SEQ Table \* ARABIC \s 1 ">
        <w:r w:rsidR="006221B8">
          <w:rPr>
            <w:noProof/>
          </w:rPr>
          <w:t>24</w:t>
        </w:r>
      </w:fldSimple>
      <w:r>
        <w:t xml:space="preserve"> </w:t>
      </w:r>
      <w:r w:rsidRPr="00C1197E">
        <w:t>Pressure vessel design criteria</w:t>
      </w:r>
      <w:bookmarkEnd w:id="320"/>
    </w:p>
    <w:tbl>
      <w:tblPr>
        <w:tblStyle w:val="TableGrid"/>
        <w:tblW w:w="8639" w:type="dxa"/>
        <w:tblLook w:val="04A0" w:firstRow="1" w:lastRow="0" w:firstColumn="1" w:lastColumn="0" w:noHBand="0" w:noVBand="1"/>
      </w:tblPr>
      <w:tblGrid>
        <w:gridCol w:w="2402"/>
        <w:gridCol w:w="2835"/>
        <w:gridCol w:w="3402"/>
      </w:tblGrid>
      <w:tr w:rsidR="00E65492" w:rsidRPr="00CC3065" w14:paraId="1593656D" w14:textId="77777777" w:rsidTr="0051196E">
        <w:tc>
          <w:tcPr>
            <w:tcW w:w="2402" w:type="dxa"/>
          </w:tcPr>
          <w:p w14:paraId="04552230" w14:textId="22B884E8" w:rsidR="00E65492" w:rsidRPr="00CC3065" w:rsidRDefault="00E65492" w:rsidP="00593BE1">
            <w:pPr>
              <w:spacing w:line="480" w:lineRule="auto"/>
            </w:pPr>
            <w:r w:rsidRPr="00CC3065">
              <w:rPr>
                <w:b/>
                <w:bCs/>
              </w:rPr>
              <w:t>Parameter</w:t>
            </w:r>
          </w:p>
        </w:tc>
        <w:tc>
          <w:tcPr>
            <w:tcW w:w="2835" w:type="dxa"/>
          </w:tcPr>
          <w:p w14:paraId="510D4ECC" w14:textId="77777777" w:rsidR="00E65492" w:rsidRPr="00CC3065" w:rsidRDefault="00E65492" w:rsidP="00593BE1">
            <w:pPr>
              <w:spacing w:line="480" w:lineRule="auto"/>
            </w:pPr>
            <w:r w:rsidRPr="00CC3065">
              <w:rPr>
                <w:b/>
                <w:bCs/>
              </w:rPr>
              <w:t>Value</w:t>
            </w:r>
          </w:p>
        </w:tc>
        <w:tc>
          <w:tcPr>
            <w:tcW w:w="3402" w:type="dxa"/>
          </w:tcPr>
          <w:p w14:paraId="0694CD44" w14:textId="77777777" w:rsidR="00E65492" w:rsidRPr="00CC3065" w:rsidRDefault="00E65492" w:rsidP="00593BE1">
            <w:pPr>
              <w:spacing w:line="480" w:lineRule="auto"/>
            </w:pPr>
            <w:r w:rsidRPr="00CC3065">
              <w:rPr>
                <w:b/>
                <w:bCs/>
              </w:rPr>
              <w:t>Basis</w:t>
            </w:r>
          </w:p>
        </w:tc>
      </w:tr>
      <w:tr w:rsidR="00E65492" w:rsidRPr="00CC3065" w14:paraId="6DFD6DD7" w14:textId="77777777" w:rsidTr="0051196E">
        <w:tc>
          <w:tcPr>
            <w:tcW w:w="2402" w:type="dxa"/>
          </w:tcPr>
          <w:p w14:paraId="52A6B128" w14:textId="77777777" w:rsidR="00E65492" w:rsidRPr="00CC3065" w:rsidRDefault="00E65492" w:rsidP="00593BE1">
            <w:pPr>
              <w:spacing w:line="480" w:lineRule="auto"/>
            </w:pPr>
            <w:r w:rsidRPr="00CC3065">
              <w:t>Design code</w:t>
            </w:r>
          </w:p>
        </w:tc>
        <w:tc>
          <w:tcPr>
            <w:tcW w:w="2835" w:type="dxa"/>
          </w:tcPr>
          <w:p w14:paraId="5FE72BF6" w14:textId="77777777" w:rsidR="00E65492" w:rsidRPr="00CC3065" w:rsidRDefault="00E65492" w:rsidP="00593BE1">
            <w:pPr>
              <w:spacing w:line="480" w:lineRule="auto"/>
            </w:pPr>
            <w:r w:rsidRPr="00CC3065">
              <w:t>ASME BPVC Sec. VIII, Div. 1</w:t>
            </w:r>
          </w:p>
        </w:tc>
        <w:tc>
          <w:tcPr>
            <w:tcW w:w="3402" w:type="dxa"/>
          </w:tcPr>
          <w:p w14:paraId="428E73CE" w14:textId="77777777" w:rsidR="00E65492" w:rsidRPr="00CC3065" w:rsidRDefault="00E65492" w:rsidP="00593BE1">
            <w:pPr>
              <w:spacing w:line="480" w:lineRule="auto"/>
            </w:pPr>
            <w:r w:rsidRPr="00CC3065">
              <w:t>International pressure vessel standard</w:t>
            </w:r>
          </w:p>
        </w:tc>
      </w:tr>
      <w:tr w:rsidR="00E65492" w:rsidRPr="00CC3065" w14:paraId="453FEC44" w14:textId="77777777" w:rsidTr="0051196E">
        <w:tc>
          <w:tcPr>
            <w:tcW w:w="2402" w:type="dxa"/>
          </w:tcPr>
          <w:p w14:paraId="2E6BC04D" w14:textId="77777777" w:rsidR="00E65492" w:rsidRPr="00CC3065" w:rsidRDefault="00E65492" w:rsidP="00593BE1">
            <w:pPr>
              <w:spacing w:line="480" w:lineRule="auto"/>
            </w:pPr>
            <w:r w:rsidRPr="00CC3065">
              <w:t xml:space="preserve">Design pressure, </w:t>
            </w:r>
            <m:oMath>
              <m:sSub>
                <m:sSubPr>
                  <m:ctrlPr>
                    <w:rPr>
                      <w:rFonts w:ascii="Cambria Math" w:hAnsi="Cambria Math"/>
                      <w:i/>
                    </w:rPr>
                  </m:ctrlPr>
                </m:sSubPr>
                <m:e>
                  <m:r>
                    <w:rPr>
                      <w:rFonts w:ascii="Cambria Math" w:hAnsi="Cambria Math"/>
                    </w:rPr>
                    <m:t>P</m:t>
                  </m:r>
                </m:e>
                <m:sub>
                  <m:r>
                    <w:rPr>
                      <w:rFonts w:ascii="Cambria Math" w:hAnsi="Cambria Math"/>
                    </w:rPr>
                    <m:t>d</m:t>
                  </m:r>
                </m:sub>
              </m:sSub>
            </m:oMath>
          </w:p>
        </w:tc>
        <w:tc>
          <w:tcPr>
            <w:tcW w:w="2835" w:type="dxa"/>
          </w:tcPr>
          <w:p w14:paraId="76BD12BA" w14:textId="77777777" w:rsidR="00E65492" w:rsidRPr="00CC3065" w:rsidRDefault="00E65492" w:rsidP="00593BE1">
            <w:pPr>
              <w:spacing w:line="480" w:lineRule="auto"/>
            </w:pPr>
            <w:r w:rsidRPr="00CC3065">
              <w:t>5 bar(a) (0.4 MPa gauge)</w:t>
            </w:r>
          </w:p>
        </w:tc>
        <w:tc>
          <w:tcPr>
            <w:tcW w:w="3402" w:type="dxa"/>
          </w:tcPr>
          <w:p w14:paraId="4E8451B8" w14:textId="77777777" w:rsidR="00E65492" w:rsidRPr="00CC3065" w:rsidRDefault="00E65492" w:rsidP="00593BE1">
            <w:pPr>
              <w:spacing w:line="480" w:lineRule="auto"/>
            </w:pPr>
            <w:r w:rsidRPr="00CC3065">
              <w:t>Operating pressure plus design margin</w:t>
            </w:r>
          </w:p>
        </w:tc>
      </w:tr>
      <w:tr w:rsidR="00E65492" w:rsidRPr="00CC3065" w14:paraId="3B3B1315" w14:textId="77777777" w:rsidTr="0051196E">
        <w:tc>
          <w:tcPr>
            <w:tcW w:w="2402" w:type="dxa"/>
          </w:tcPr>
          <w:p w14:paraId="4057C02C" w14:textId="77777777" w:rsidR="00E65492" w:rsidRPr="00CC3065" w:rsidRDefault="00E65492" w:rsidP="00593BE1">
            <w:pPr>
              <w:spacing w:line="480" w:lineRule="auto"/>
            </w:pPr>
            <w:r w:rsidRPr="00CC3065">
              <w:t>Design temperature</w:t>
            </w:r>
          </w:p>
        </w:tc>
        <w:tc>
          <w:tcPr>
            <w:tcW w:w="2835" w:type="dxa"/>
          </w:tcPr>
          <w:p w14:paraId="01743F2A" w14:textId="77777777" w:rsidR="00E65492" w:rsidRPr="00CC3065" w:rsidRDefault="00E65492" w:rsidP="00593BE1">
            <w:pPr>
              <w:spacing w:line="480" w:lineRule="auto"/>
            </w:pPr>
            <w:r w:rsidRPr="00CC3065">
              <w:t>150°C</w:t>
            </w:r>
          </w:p>
        </w:tc>
        <w:tc>
          <w:tcPr>
            <w:tcW w:w="3402" w:type="dxa"/>
          </w:tcPr>
          <w:p w14:paraId="63A7E64D" w14:textId="77777777" w:rsidR="00E65492" w:rsidRPr="00CC3065" w:rsidRDefault="00E65492" w:rsidP="00593BE1">
            <w:pPr>
              <w:spacing w:line="480" w:lineRule="auto"/>
            </w:pPr>
            <w:r w:rsidRPr="00CC3065">
              <w:t>Operating temperature plus design margin</w:t>
            </w:r>
          </w:p>
        </w:tc>
      </w:tr>
      <w:tr w:rsidR="00E65492" w:rsidRPr="00CC3065" w14:paraId="4C4FE05E" w14:textId="77777777" w:rsidTr="0051196E">
        <w:tc>
          <w:tcPr>
            <w:tcW w:w="2402" w:type="dxa"/>
          </w:tcPr>
          <w:p w14:paraId="6457DC47" w14:textId="77777777" w:rsidR="00E65492" w:rsidRPr="00CC3065" w:rsidRDefault="00E65492" w:rsidP="00593BE1">
            <w:pPr>
              <w:spacing w:line="480" w:lineRule="auto"/>
            </w:pPr>
            <w:r w:rsidRPr="00CC3065">
              <w:t>Material</w:t>
            </w:r>
          </w:p>
        </w:tc>
        <w:tc>
          <w:tcPr>
            <w:tcW w:w="2835" w:type="dxa"/>
          </w:tcPr>
          <w:p w14:paraId="19AA6CDB" w14:textId="77777777" w:rsidR="00E65492" w:rsidRPr="00CC3065" w:rsidRDefault="00E65492" w:rsidP="00593BE1">
            <w:pPr>
              <w:spacing w:line="480" w:lineRule="auto"/>
            </w:pPr>
            <w:r w:rsidRPr="00CC3065">
              <w:t>Glass-lined carbon steel (SA-516 Gr. 70)</w:t>
            </w:r>
          </w:p>
        </w:tc>
        <w:tc>
          <w:tcPr>
            <w:tcW w:w="3402" w:type="dxa"/>
          </w:tcPr>
          <w:p w14:paraId="3A1ED7F7" w14:textId="77777777" w:rsidR="00E65492" w:rsidRPr="00CC3065" w:rsidRDefault="00E65492" w:rsidP="00593BE1">
            <w:pPr>
              <w:spacing w:line="480" w:lineRule="auto"/>
            </w:pPr>
            <w:r w:rsidRPr="00CC3065">
              <w:t>See Section 10.7.2</w:t>
            </w:r>
          </w:p>
        </w:tc>
      </w:tr>
      <w:tr w:rsidR="00E65492" w:rsidRPr="00CC3065" w14:paraId="48F13FC8" w14:textId="77777777" w:rsidTr="0051196E">
        <w:tc>
          <w:tcPr>
            <w:tcW w:w="2402" w:type="dxa"/>
          </w:tcPr>
          <w:p w14:paraId="2F5F547C" w14:textId="77777777" w:rsidR="00E65492" w:rsidRPr="00CC3065" w:rsidRDefault="00E65492" w:rsidP="00593BE1">
            <w:pPr>
              <w:spacing w:line="480" w:lineRule="auto"/>
            </w:pPr>
            <w:r w:rsidRPr="00CC3065">
              <w:t>Weld joint efficiency, E</w:t>
            </w:r>
          </w:p>
        </w:tc>
        <w:tc>
          <w:tcPr>
            <w:tcW w:w="2835" w:type="dxa"/>
          </w:tcPr>
          <w:p w14:paraId="7738E6D2" w14:textId="77777777" w:rsidR="00E65492" w:rsidRPr="00CC3065" w:rsidRDefault="00E65492" w:rsidP="00593BE1">
            <w:pPr>
              <w:spacing w:line="480" w:lineRule="auto"/>
            </w:pPr>
            <w:r w:rsidRPr="00CC3065">
              <w:t>0.85</w:t>
            </w:r>
          </w:p>
        </w:tc>
        <w:tc>
          <w:tcPr>
            <w:tcW w:w="3402" w:type="dxa"/>
          </w:tcPr>
          <w:p w14:paraId="5CFBF4F5" w14:textId="77777777" w:rsidR="00E65492" w:rsidRPr="00CC3065" w:rsidRDefault="00E65492" w:rsidP="00593BE1">
            <w:pPr>
              <w:spacing w:line="480" w:lineRule="auto"/>
            </w:pPr>
            <w:r w:rsidRPr="00CC3065">
              <w:t>Spot radiographed welded joint (ASME)</w:t>
            </w:r>
          </w:p>
        </w:tc>
      </w:tr>
      <w:tr w:rsidR="00E65492" w:rsidRPr="00CC3065" w14:paraId="483E2EEA" w14:textId="77777777" w:rsidTr="0051196E">
        <w:tc>
          <w:tcPr>
            <w:tcW w:w="2402" w:type="dxa"/>
          </w:tcPr>
          <w:p w14:paraId="6A28C142" w14:textId="77777777" w:rsidR="00E65492" w:rsidRPr="00CC3065" w:rsidRDefault="00E65492" w:rsidP="00593BE1">
            <w:pPr>
              <w:spacing w:line="480" w:lineRule="auto"/>
            </w:pPr>
            <w:r w:rsidRPr="00CC3065">
              <w:lastRenderedPageBreak/>
              <w:t>Corrosion allowance</w:t>
            </w:r>
          </w:p>
        </w:tc>
        <w:tc>
          <w:tcPr>
            <w:tcW w:w="2835" w:type="dxa"/>
          </w:tcPr>
          <w:p w14:paraId="388AE681" w14:textId="77777777" w:rsidR="00E65492" w:rsidRPr="00CC3065" w:rsidRDefault="00E65492" w:rsidP="00593BE1">
            <w:pPr>
              <w:spacing w:line="480" w:lineRule="auto"/>
            </w:pPr>
            <w:r w:rsidRPr="00CC3065">
              <w:t>0 mm</w:t>
            </w:r>
          </w:p>
        </w:tc>
        <w:tc>
          <w:tcPr>
            <w:tcW w:w="3402" w:type="dxa"/>
          </w:tcPr>
          <w:p w14:paraId="43B9C16C" w14:textId="77777777" w:rsidR="00E65492" w:rsidRPr="00CC3065" w:rsidRDefault="00E65492" w:rsidP="00593BE1">
            <w:pPr>
              <w:spacing w:line="480" w:lineRule="auto"/>
            </w:pPr>
            <w:r w:rsidRPr="00CC3065">
              <w:t xml:space="preserve">Corrosion protection provided by </w:t>
            </w:r>
            <w:r>
              <w:t>enam</w:t>
            </w:r>
            <w:r w:rsidRPr="00CC3065">
              <w:t>lining</w:t>
            </w:r>
          </w:p>
        </w:tc>
      </w:tr>
    </w:tbl>
    <w:p w14:paraId="149AA951" w14:textId="77777777" w:rsidR="00E65492" w:rsidRPr="00CC3065" w:rsidRDefault="00E65492" w:rsidP="00E65492"/>
    <w:p w14:paraId="0C5E47E5" w14:textId="16F69FE2" w:rsidR="00E65492" w:rsidRPr="00CC3065" w:rsidRDefault="00E65492" w:rsidP="002A4F51">
      <w:pPr>
        <w:pStyle w:val="Heading4"/>
      </w:pPr>
      <w:r w:rsidRPr="00CC3065">
        <w:t>Shell Thickness Determination</w:t>
      </w:r>
    </w:p>
    <w:p w14:paraId="17F8C9E7" w14:textId="77777777" w:rsidR="00E65492" w:rsidRPr="00CC3065" w:rsidRDefault="00E65492" w:rsidP="00E65492">
      <w:r w:rsidRPr="00CC3065">
        <w:t>Minimum shell thickness under internal pressure per ASME BPVC Section VIII, Division 1, UG-27(c)(1):</w:t>
      </w:r>
    </w:p>
    <w:p w14:paraId="3E664EC0" w14:textId="65FFC2D2" w:rsidR="00E65492" w:rsidRPr="00CC3065" w:rsidRDefault="00E65492" w:rsidP="00E65492">
      <w:pPr>
        <w:jc w:val="center"/>
      </w:pPr>
      <m:oMathPara>
        <m:oMath>
          <m:r>
            <w:rPr>
              <w:rFonts w:ascii="Cambria Math" w:eastAsia="Cambria Math" w:hAnsi="Cambria Math"/>
            </w:rPr>
            <m:t>t=</m:t>
          </m:r>
          <m:f>
            <m:fPr>
              <m:ctrlPr>
                <w:rPr>
                  <w:rFonts w:ascii="Cambria Math" w:eastAsia="Cambria Math" w:hAnsi="Cambria Math"/>
                  <w:i/>
                  <w:iCs/>
                </w:rPr>
              </m:ctrlPr>
            </m:fPr>
            <m:num>
              <m:r>
                <w:rPr>
                  <w:rFonts w:ascii="Cambria Math" w:eastAsia="Cambria Math" w:hAnsi="Cambria Math"/>
                </w:rPr>
                <m:t>PR</m:t>
              </m:r>
            </m:num>
            <m:den>
              <m:r>
                <w:rPr>
                  <w:rFonts w:ascii="Cambria Math" w:eastAsia="Cambria Math" w:hAnsi="Cambria Math"/>
                </w:rPr>
                <m:t>SE-0.6P</m:t>
              </m:r>
            </m:den>
          </m:f>
          <m:r>
            <w:rPr>
              <w:rFonts w:ascii="Cambria Math" w:hAnsi="Cambria Math"/>
            </w:rPr>
            <m:t xml:space="preserve">       </m:t>
          </m:r>
        </m:oMath>
      </m:oMathPara>
    </w:p>
    <w:p w14:paraId="75E7FF8D" w14:textId="77777777" w:rsidR="00E65492" w:rsidRPr="00CC3065" w:rsidRDefault="00E65492" w:rsidP="00E65492">
      <w:r w:rsidRPr="00CC3065">
        <w:t>where P = design gauge pressure = 5.0 − 1.0 = 4.0 bar = 0.4 MPa,</w:t>
      </w:r>
      <m:oMath>
        <m:r>
          <w:rPr>
            <w:rFonts w:ascii="Cambria Math" w:hAnsi="Cambria Math"/>
          </w:rPr>
          <m:t xml:space="preserve"> R=</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1.67</m:t>
            </m:r>
          </m:num>
          <m:den>
            <m:r>
              <w:rPr>
                <w:rFonts w:ascii="Cambria Math" w:hAnsi="Cambria Math"/>
              </w:rPr>
              <m:t>2</m:t>
            </m:r>
          </m:den>
        </m:f>
        <m:r>
          <w:rPr>
            <w:rFonts w:ascii="Cambria Math" w:hAnsi="Cambria Math"/>
          </w:rPr>
          <m:t>=0.835 m</m:t>
        </m:r>
      </m:oMath>
      <w:r w:rsidRPr="00CC3065">
        <w:t>, S = allowable design stress at 150°C = 138 MPa (ASME BPVC Sec. II, Part D, Table 1A), E = 0.85:</w:t>
      </w:r>
    </w:p>
    <w:p w14:paraId="6043C253" w14:textId="1FE1E455"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t</m:t>
              </m:r>
            </m:e>
            <m:sub>
              <m:r>
                <w:rPr>
                  <w:rFonts w:ascii="Cambria Math" w:eastAsia="Cambria Math" w:hAnsi="Cambria Math"/>
                </w:rPr>
                <m:t>ASME</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0.4×0.835</m:t>
              </m:r>
            </m:num>
            <m:den>
              <m:r>
                <w:rPr>
                  <w:rFonts w:ascii="Cambria Math" w:eastAsia="Cambria Math" w:hAnsi="Cambria Math"/>
                </w:rPr>
                <m:t>138×0.85-0.6×0.4</m:t>
              </m:r>
            </m:den>
          </m:f>
          <m:r>
            <w:rPr>
              <w:rFonts w:ascii="Cambria Math" w:eastAsia="Cambria Math" w:hAnsi="Cambria Math"/>
            </w:rPr>
            <m:t>=0.00285 m=2.85 mm</m:t>
          </m:r>
        </m:oMath>
      </m:oMathPara>
    </w:p>
    <w:p w14:paraId="2282DEF8" w14:textId="77777777" w:rsidR="00E65492" w:rsidRPr="00CC3065" w:rsidRDefault="00E65492" w:rsidP="00E65492">
      <w:r w:rsidRPr="00CC3065">
        <w:t>The ASME formula is a lower bound for pressure containment only; the governing criterion for a glass-lined agitated vessel of this type is structural rigidity and fabrication practicality rather than pressure load. Several additional requirements dictate a substantially greater thickness. Glass-lining (enamelling) subjects the carbon steel shell to temperatures of 820–880°C during firing; thin shells distort during this thermal cycle, causing glass delamination and void formation. Nozzle loads, agitator dynamic forces (torque reaction and bending through the mechanical seal housing), jacket attachment weld stresses, and the deadweight of the agitator assembly all impose structural demands absent from the ASME pressure formula. Minimum shell thickness for transport without permanent deformation and for reliable glass-lining adhesion in vessels of 1.5–2 m diameter is empirically 8–12 mm; this is confirmed by De Dietrich Process Systems, who publish standard wall thicknesses of 10–12 mm for enamel-lined vessels in the 4–8 m³ range. The adopted shell thickness is:</w:t>
      </w:r>
    </w:p>
    <w:p w14:paraId="11B08A64" w14:textId="32F6EDE1"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t</m:t>
              </m:r>
            </m:e>
            <m:sub>
              <m:r>
                <w:rPr>
                  <w:rFonts w:ascii="Cambria Math" w:eastAsia="Cambria Math" w:hAnsi="Cambria Math"/>
                </w:rPr>
                <m:t>selected</m:t>
              </m:r>
            </m:sub>
          </m:sSub>
          <m:r>
            <w:rPr>
              <w:rFonts w:ascii="Cambria Math" w:eastAsia="Cambria Math" w:hAnsi="Cambria Math"/>
            </w:rPr>
            <m:t>=10 mm</m:t>
          </m:r>
          <m:r>
            <w:rPr>
              <w:rFonts w:ascii="Cambria Math" w:hAnsi="Cambria Math"/>
            </w:rPr>
            <m:t xml:space="preserve">    </m:t>
          </m:r>
        </m:oMath>
      </m:oMathPara>
    </w:p>
    <w:p w14:paraId="3CB9DDF1" w14:textId="77777777" w:rsidR="00E65492" w:rsidRPr="00CC3065" w:rsidRDefault="00E65492" w:rsidP="00E65492">
      <w:r w:rsidRPr="00CC3065">
        <w:t>This exceeds the ASME minimum by a factor of 3.5, providing adequate mechanical stiffness for continuous agitation, nozzle reinforcement, and glass-lining manufacture.</w:t>
      </w:r>
    </w:p>
    <w:p w14:paraId="4184488F" w14:textId="0B24E150" w:rsidR="00E65492" w:rsidRPr="00CC3065" w:rsidRDefault="00E65492" w:rsidP="002A4F51">
      <w:pPr>
        <w:pStyle w:val="Heading4"/>
      </w:pPr>
      <w:r w:rsidRPr="00CC3065">
        <w:t>Head Design (2:1 Ellipsoidal Heads)</w:t>
      </w:r>
    </w:p>
    <w:p w14:paraId="0AE05FE8" w14:textId="77777777" w:rsidR="00E65492" w:rsidRPr="00CC3065" w:rsidRDefault="00E65492" w:rsidP="00E65492">
      <w:r w:rsidRPr="00CC3065">
        <w:t>2:1 ellipsoidal heads were selected for both closures, offering a favourable balance of mechanical strength, fabrication cost, and hydraulic performance for mechanically agitated vessels at moderate pressure (Towler and Sinnott, 2022). Their smooth contour promotes uniform stress distribution and reduces solids accumulation at vessel extremities.</w:t>
      </w:r>
    </w:p>
    <w:p w14:paraId="5CCC0578" w14:textId="77777777" w:rsidR="00E65492" w:rsidRPr="00CC3065" w:rsidRDefault="00E65492" w:rsidP="00E65492">
      <w:r w:rsidRPr="00CC3065">
        <w:t xml:space="preserve">For a standard 2:1 ellipsoidal head: head diameter </w:t>
      </w:r>
      <m:oMath>
        <m:sSub>
          <m:sSubPr>
            <m:ctrlPr>
              <w:rPr>
                <w:rFonts w:ascii="Cambria Math" w:hAnsi="Cambria Math"/>
                <w:i/>
              </w:rPr>
            </m:ctrlPr>
          </m:sSubPr>
          <m:e>
            <m:r>
              <w:rPr>
                <w:rFonts w:ascii="Cambria Math" w:hAnsi="Cambria Math"/>
              </w:rPr>
              <m:t>D</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 xml:space="preserve">=1.67 m; </m:t>
        </m:r>
      </m:oMath>
      <w:r w:rsidRPr="00CC3065">
        <w:t xml:space="preserve">head depth </w:t>
      </w:r>
      <m:oMath>
        <m:r>
          <w:rPr>
            <w:rFonts w:ascii="Cambria Math" w:hAnsi="Cambria Math"/>
          </w:rPr>
          <m:t>h=</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v</m:t>
                </m:r>
              </m:sub>
            </m:sSub>
          </m:num>
          <m:den>
            <m:r>
              <w:rPr>
                <w:rFonts w:ascii="Cambria Math" w:hAnsi="Cambria Math"/>
              </w:rPr>
              <m:t>4</m:t>
            </m:r>
          </m:den>
        </m:f>
        <m:r>
          <w:rPr>
            <w:rFonts w:ascii="Cambria Math" w:hAnsi="Cambria Math"/>
          </w:rPr>
          <m:t>=0.42 m</m:t>
        </m:r>
      </m:oMath>
      <w:r w:rsidRPr="00CC3065">
        <w:t>. Required head thickness per ASME BPVC Section VIII, Division 1, UG-32:</w:t>
      </w:r>
    </w:p>
    <w:p w14:paraId="19FAC3A8" w14:textId="46109659"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t</m:t>
              </m:r>
            </m:e>
            <m:sub>
              <m:r>
                <w:rPr>
                  <w:rFonts w:ascii="Cambria Math" w:eastAsia="Cambria Math" w:hAnsi="Cambria Math"/>
                </w:rPr>
                <m:t>h</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0.5PD</m:t>
              </m:r>
            </m:num>
            <m:den>
              <m:r>
                <w:rPr>
                  <w:rFonts w:ascii="Cambria Math" w:eastAsia="Cambria Math" w:hAnsi="Cambria Math"/>
                </w:rPr>
                <m:t>SE-0.1P</m:t>
              </m:r>
            </m:den>
          </m:f>
        </m:oMath>
      </m:oMathPara>
    </w:p>
    <w:p w14:paraId="4430CF8F" w14:textId="77777777" w:rsidR="00E65492" w:rsidRPr="00CC3065" w:rsidRDefault="00E65492" w:rsidP="00E65492">
      <w:r w:rsidRPr="00CC3065">
        <w:t xml:space="preserve">Substituting P = 0.4 MPa, D = 1,670 mm, S = 138 MPa, E = 0.85 yields </w:t>
      </w:r>
      <m:oMath>
        <m:sSub>
          <m:sSubPr>
            <m:ctrlPr>
              <w:rPr>
                <w:rFonts w:ascii="Cambria Math" w:hAnsi="Cambria Math"/>
                <w:i/>
              </w:rPr>
            </m:ctrlPr>
          </m:sSubPr>
          <m:e>
            <m:r>
              <w:rPr>
                <w:rFonts w:ascii="Cambria Math" w:hAnsi="Cambria Math"/>
              </w:rPr>
              <m:t>t</m:t>
            </m:r>
          </m:e>
          <m:sub>
            <m:r>
              <w:rPr>
                <w:rFonts w:ascii="Cambria Math" w:hAnsi="Cambria Math"/>
              </w:rPr>
              <m:t>h,min</m:t>
            </m:r>
          </m:sub>
        </m:sSub>
        <m:r>
          <w:rPr>
            <w:rFonts w:ascii="Cambria Math" w:hAnsi="Cambria Math"/>
          </w:rPr>
          <m:t xml:space="preserve"> ≈1.8</m:t>
        </m:r>
      </m:oMath>
      <w:r w:rsidRPr="00CC3065">
        <w:t xml:space="preserve"> mm. As with the shell, the calculated minimum is governed in practice by fabrication and structural considerations. A nominal thickness:</w:t>
      </w:r>
    </w:p>
    <w:p w14:paraId="1F977E63" w14:textId="0564A45C"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t</m:t>
              </m:r>
            </m:e>
            <m:sub>
              <m:r>
                <w:rPr>
                  <w:rFonts w:ascii="Cambria Math" w:eastAsia="Cambria Math" w:hAnsi="Cambria Math"/>
                </w:rPr>
                <m:t>h</m:t>
              </m:r>
            </m:sub>
          </m:sSub>
          <m:r>
            <w:rPr>
              <w:rFonts w:ascii="Cambria Math" w:eastAsia="Cambria Math" w:hAnsi="Cambria Math"/>
            </w:rPr>
            <m:t>=10 mm</m:t>
          </m:r>
        </m:oMath>
      </m:oMathPara>
    </w:p>
    <w:p w14:paraId="11D862DA" w14:textId="77777777" w:rsidR="00E65492" w:rsidRPr="00CC3065" w:rsidRDefault="00E65492" w:rsidP="00E65492">
      <w:r w:rsidRPr="00CC3065">
        <w:t xml:space="preserve">was adopted for both heads, consistent with the shell thickness. Each ellipsoidal head contributes </w:t>
      </w:r>
      <m:oMath>
        <m:sSub>
          <m:sSubPr>
            <m:ctrlPr>
              <w:rPr>
                <w:rFonts w:ascii="Cambria Math" w:hAnsi="Cambria Math"/>
                <w:i/>
              </w:rPr>
            </m:ctrlPr>
          </m:sSubPr>
          <m:e>
            <m:r>
              <w:rPr>
                <w:rFonts w:ascii="Cambria Math" w:hAnsi="Cambria Math"/>
              </w:rPr>
              <m:t>V</m:t>
            </m:r>
          </m:e>
          <m:sub>
            <m:r>
              <w:rPr>
                <w:rFonts w:ascii="Cambria Math" w:hAnsi="Cambria Math"/>
              </w:rPr>
              <m:t>h</m:t>
            </m:r>
          </m:sub>
        </m:sSub>
        <m:r>
          <w:rPr>
            <w:rFonts w:ascii="Cambria Math" w:hAnsi="Cambria Math"/>
          </w:rPr>
          <m:t>=</m:t>
        </m:r>
        <m:f>
          <m:fPr>
            <m:ctrlPr>
              <w:rPr>
                <w:rFonts w:ascii="Cambria Math" w:hAnsi="Cambria Math"/>
                <w:i/>
              </w:rPr>
            </m:ctrlPr>
          </m:fPr>
          <m:num>
            <m:r>
              <w:rPr>
                <w:rFonts w:ascii="Cambria Math" w:hAnsi="Cambria Math"/>
              </w:rPr>
              <m:t>π</m:t>
            </m:r>
            <m:sSup>
              <m:sSupPr>
                <m:ctrlPr>
                  <w:rPr>
                    <w:rFonts w:ascii="Cambria Math" w:hAnsi="Cambria Math"/>
                    <w:i/>
                  </w:rPr>
                </m:ctrlPr>
              </m:sSupPr>
              <m:e>
                <m:r>
                  <w:rPr>
                    <w:rFonts w:ascii="Cambria Math" w:hAnsi="Cambria Math"/>
                  </w:rPr>
                  <m:t>D</m:t>
                </m:r>
              </m:e>
              <m:sup>
                <m:r>
                  <w:rPr>
                    <w:rFonts w:ascii="Cambria Math" w:hAnsi="Cambria Math"/>
                  </w:rPr>
                  <m:t>3</m:t>
                </m:r>
              </m:sup>
            </m:sSup>
          </m:num>
          <m:den>
            <m:r>
              <w:rPr>
                <w:rFonts w:ascii="Cambria Math" w:hAnsi="Cambria Math"/>
              </w:rPr>
              <m:t>24</m:t>
            </m:r>
          </m:den>
        </m:f>
        <m:r>
          <w:rPr>
            <w:rFonts w:ascii="Cambria Math" w:hAnsi="Cambria Math"/>
          </w:rPr>
          <m:t xml:space="preserve">=0.61 </m:t>
        </m:r>
        <m:sSup>
          <m:sSupPr>
            <m:ctrlPr>
              <w:rPr>
                <w:rFonts w:ascii="Cambria Math" w:hAnsi="Cambria Math"/>
                <w:i/>
              </w:rPr>
            </m:ctrlPr>
          </m:sSupPr>
          <m:e>
            <m:r>
              <w:rPr>
                <w:rFonts w:ascii="Cambria Math" w:hAnsi="Cambria Math"/>
              </w:rPr>
              <m:t>m</m:t>
            </m:r>
          </m:e>
          <m:sup>
            <m:r>
              <w:rPr>
                <w:rFonts w:ascii="Cambria Math" w:hAnsi="Cambria Math"/>
              </w:rPr>
              <m:t>3</m:t>
            </m:r>
          </m:sup>
        </m:sSup>
      </m:oMath>
      <w:r w:rsidRPr="00CC3065">
        <w:t xml:space="preserve"> of additional internal volume, serving as operational freeboard for vapour disengagement, agitation-induced surface fluctuations, slurry expansion, and process upsets.</w:t>
      </w:r>
    </w:p>
    <w:p w14:paraId="3554F23A" w14:textId="12BDCA38" w:rsidR="00E65492" w:rsidRPr="00CC3065" w:rsidRDefault="00E65492" w:rsidP="002A4F51">
      <w:pPr>
        <w:pStyle w:val="Heading4"/>
      </w:pPr>
      <w:r w:rsidRPr="00CC3065">
        <w:lastRenderedPageBreak/>
        <w:t>Nozzle Design</w:t>
      </w:r>
    </w:p>
    <w:p w14:paraId="16DD7B48" w14:textId="77777777" w:rsidR="00E65492" w:rsidRPr="00CC3065" w:rsidRDefault="00E65492" w:rsidP="00E65492">
      <w:r w:rsidRPr="00CC3065">
        <w:t xml:space="preserve">Nozzle sizes were determined from process flowrates and recommended fluid velocities for corrosive slurry service, then rounded to standard nominal bore (DN) sizes. For each nozzle: cross-sectional area </w:t>
      </w:r>
      <m:oMath>
        <m:r>
          <w:rPr>
            <w:rFonts w:ascii="Cambria Math" w:hAnsi="Cambria Math"/>
          </w:rPr>
          <m:t>A=</m:t>
        </m:r>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v</m:t>
                </m:r>
              </m:e>
              <m:sub>
                <m:r>
                  <w:rPr>
                    <w:rFonts w:ascii="Cambria Math" w:hAnsi="Cambria Math"/>
                  </w:rPr>
                  <m:t>design</m:t>
                </m:r>
              </m:sub>
            </m:sSub>
          </m:den>
        </m:f>
        <m:r>
          <w:rPr>
            <w:rFonts w:ascii="Cambria Math" w:hAnsi="Cambria Math"/>
          </w:rPr>
          <m:t>,  then d=</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4A</m:t>
                    </m:r>
                  </m:num>
                  <m:den>
                    <m:r>
                      <w:rPr>
                        <w:rFonts w:ascii="Cambria Math" w:hAnsi="Cambria Math"/>
                      </w:rPr>
                      <m:t>π</m:t>
                    </m:r>
                  </m:den>
                </m:f>
              </m:e>
            </m:d>
          </m:e>
          <m:sup>
            <m:r>
              <w:rPr>
                <w:rFonts w:ascii="Cambria Math" w:hAnsi="Cambria Math"/>
              </w:rPr>
              <m:t>0.5</m:t>
            </m:r>
          </m:sup>
        </m:sSup>
        <m:r>
          <w:rPr>
            <w:rFonts w:ascii="Cambria Math" w:hAnsi="Cambria Math"/>
          </w:rPr>
          <m:t>.</m:t>
        </m:r>
      </m:oMath>
    </w:p>
    <w:p w14:paraId="49CF3553" w14:textId="77777777" w:rsidR="00E65492" w:rsidRPr="00CC3065" w:rsidRDefault="00E65492" w:rsidP="00E65492">
      <w:r w:rsidRPr="00CC3065">
        <w:t>Hydrochloric acid feed — feed rate 2,285 kg h⁻¹, density 1,160 kg m⁻³, design velocity 2.0 m s⁻¹ (corrosive liquid service):</w:t>
      </w:r>
    </w:p>
    <w:p w14:paraId="2D3D8586" w14:textId="0102109A"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Q</m:t>
              </m:r>
            </m:e>
            <m:sub>
              <m:r>
                <w:rPr>
                  <w:rFonts w:ascii="Cambria Math" w:eastAsia="Cambria Math" w:hAnsi="Cambria Math"/>
                </w:rPr>
                <m:t>a</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2,285</m:t>
              </m:r>
            </m:num>
            <m:den>
              <m:r>
                <w:rPr>
                  <w:rFonts w:ascii="Cambria Math" w:eastAsia="Cambria Math" w:hAnsi="Cambria Math"/>
                </w:rPr>
                <m:t>1,160</m:t>
              </m:r>
            </m:den>
          </m:f>
          <m:r>
            <w:rPr>
              <w:rFonts w:ascii="Cambria Math" w:eastAsia="Cambria Math" w:hAnsi="Cambria Math"/>
            </w:rPr>
            <m:t xml:space="preserve">=1.97 </m:t>
          </m:r>
          <m:sSup>
            <m:sSupPr>
              <m:ctrlPr>
                <w:rPr>
                  <w:rFonts w:ascii="Cambria Math" w:eastAsia="Cambria Math" w:hAnsi="Cambria Math"/>
                  <w:i/>
                  <w:iCs/>
                </w:rPr>
              </m:ctrlPr>
            </m:sSupPr>
            <m:e>
              <m:r>
                <w:rPr>
                  <w:rFonts w:ascii="Cambria Math" w:eastAsia="Cambria Math" w:hAnsi="Cambria Math"/>
                </w:rPr>
                <m:t>m</m:t>
              </m:r>
            </m:e>
            <m:sup>
              <m:r>
                <w:rPr>
                  <w:rFonts w:ascii="Cambria Math" w:eastAsia="Cambria Math" w:hAnsi="Cambria Math"/>
                </w:rPr>
                <m:t>3</m:t>
              </m:r>
            </m:sup>
          </m:sSup>
          <m:sSup>
            <m:sSupPr>
              <m:ctrlPr>
                <w:rPr>
                  <w:rFonts w:ascii="Cambria Math" w:eastAsia="Cambria Math" w:hAnsi="Cambria Math"/>
                  <w:i/>
                  <w:iCs/>
                </w:rPr>
              </m:ctrlPr>
            </m:sSupPr>
            <m:e>
              <m:r>
                <w:rPr>
                  <w:rFonts w:ascii="Cambria Math" w:eastAsia="Cambria Math" w:hAnsi="Cambria Math"/>
                </w:rPr>
                <m:t>h</m:t>
              </m:r>
            </m:e>
            <m:sup>
              <m:r>
                <w:rPr>
                  <w:rFonts w:ascii="Cambria Math" w:eastAsia="Cambria Math" w:hAnsi="Cambria Math"/>
                </w:rPr>
                <m:t>-1</m:t>
              </m:r>
            </m:sup>
          </m:sSup>
          <m:r>
            <w:rPr>
              <w:rFonts w:ascii="Cambria Math" w:eastAsia="Cambria Math" w:hAnsi="Cambria Math"/>
            </w:rPr>
            <m:t>=5.47×</m:t>
          </m:r>
          <m:sSup>
            <m:sSupPr>
              <m:ctrlPr>
                <w:rPr>
                  <w:rFonts w:ascii="Cambria Math" w:eastAsia="Cambria Math" w:hAnsi="Cambria Math"/>
                  <w:i/>
                  <w:iCs/>
                </w:rPr>
              </m:ctrlPr>
            </m:sSupPr>
            <m:e>
              <m:r>
                <w:rPr>
                  <w:rFonts w:ascii="Cambria Math" w:eastAsia="Cambria Math" w:hAnsi="Cambria Math"/>
                </w:rPr>
                <m:t>10</m:t>
              </m:r>
            </m:e>
            <m:sup>
              <m:r>
                <w:rPr>
                  <w:rFonts w:ascii="Cambria Math" w:eastAsia="Cambria Math" w:hAnsi="Cambria Math"/>
                </w:rPr>
                <m:t>-4</m:t>
              </m:r>
            </m:sup>
          </m:sSup>
          <m:sSup>
            <m:sSupPr>
              <m:ctrlPr>
                <w:rPr>
                  <w:rFonts w:ascii="Cambria Math" w:eastAsia="Cambria Math" w:hAnsi="Cambria Math"/>
                  <w:i/>
                  <w:iCs/>
                </w:rPr>
              </m:ctrlPr>
            </m:sSupPr>
            <m:e>
              <m:r>
                <w:rPr>
                  <w:rFonts w:ascii="Cambria Math" w:eastAsia="Cambria Math" w:hAnsi="Cambria Math"/>
                </w:rPr>
                <m:t>m</m:t>
              </m:r>
            </m:e>
            <m:sup>
              <m:r>
                <w:rPr>
                  <w:rFonts w:ascii="Cambria Math" w:eastAsia="Cambria Math" w:hAnsi="Cambria Math"/>
                </w:rPr>
                <m:t>3</m:t>
              </m:r>
            </m:sup>
          </m:sSup>
          <m:sSup>
            <m:sSupPr>
              <m:ctrlPr>
                <w:rPr>
                  <w:rFonts w:ascii="Cambria Math" w:eastAsia="Cambria Math" w:hAnsi="Cambria Math"/>
                  <w:i/>
                  <w:iCs/>
                </w:rPr>
              </m:ctrlPr>
            </m:sSupPr>
            <m:e>
              <m:r>
                <w:rPr>
                  <w:rFonts w:ascii="Cambria Math" w:eastAsia="Cambria Math" w:hAnsi="Cambria Math"/>
                </w:rPr>
                <m:t>s</m:t>
              </m:r>
            </m:e>
            <m:sup>
              <m:r>
                <w:rPr>
                  <w:rFonts w:ascii="Cambria Math" w:eastAsia="Cambria Math" w:hAnsi="Cambria Math"/>
                </w:rPr>
                <m:t>-1</m:t>
              </m:r>
            </m:sup>
          </m:sSup>
          <m:r>
            <w:rPr>
              <w:rFonts w:ascii="Cambria Math" w:eastAsia="Cambria Math" w:hAnsi="Cambria Math"/>
            </w:rPr>
            <m:t>; d=18.7 mm  →  DN25 selected</m:t>
          </m:r>
        </m:oMath>
      </m:oMathPara>
    </w:p>
    <w:p w14:paraId="2C382D63" w14:textId="77777777" w:rsidR="00E65492" w:rsidRPr="00CC3065" w:rsidRDefault="00E65492" w:rsidP="00E65492">
      <w:r w:rsidRPr="00CC3065">
        <w:t>Slurry feed — 1,378 kg h⁻¹, density 1,106.6 kg m⁻³, design velocity 1.5 m s⁻¹ (to minimise erosion):</w:t>
      </w:r>
    </w:p>
    <w:p w14:paraId="0232024A" w14:textId="474399BE"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Q</m:t>
              </m:r>
            </m:e>
            <m:sub>
              <m:r>
                <w:rPr>
                  <w:rFonts w:ascii="Cambria Math" w:eastAsia="Cambria Math" w:hAnsi="Cambria Math"/>
                </w:rPr>
                <m:t>s</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1,378</m:t>
              </m:r>
            </m:num>
            <m:den>
              <m:r>
                <w:rPr>
                  <w:rFonts w:ascii="Cambria Math" w:eastAsia="Cambria Math" w:hAnsi="Cambria Math"/>
                </w:rPr>
                <m:t>1,106.6</m:t>
              </m:r>
            </m:den>
          </m:f>
          <m:r>
            <w:rPr>
              <w:rFonts w:ascii="Cambria Math" w:eastAsia="Cambria Math" w:hAnsi="Cambria Math"/>
            </w:rPr>
            <m:t xml:space="preserve">=1.245 </m:t>
          </m:r>
          <m:sSup>
            <m:sSupPr>
              <m:ctrlPr>
                <w:rPr>
                  <w:rFonts w:ascii="Cambria Math" w:eastAsia="Cambria Math" w:hAnsi="Cambria Math"/>
                  <w:i/>
                  <w:iCs/>
                </w:rPr>
              </m:ctrlPr>
            </m:sSupPr>
            <m:e>
              <m:r>
                <w:rPr>
                  <w:rFonts w:ascii="Cambria Math" w:eastAsia="Cambria Math" w:hAnsi="Cambria Math"/>
                </w:rPr>
                <m:t>m</m:t>
              </m:r>
            </m:e>
            <m:sup>
              <m:r>
                <w:rPr>
                  <w:rFonts w:ascii="Cambria Math" w:eastAsia="Cambria Math" w:hAnsi="Cambria Math"/>
                </w:rPr>
                <m:t>3</m:t>
              </m:r>
            </m:sup>
          </m:sSup>
          <m:sSup>
            <m:sSupPr>
              <m:ctrlPr>
                <w:rPr>
                  <w:rFonts w:ascii="Cambria Math" w:eastAsia="Cambria Math" w:hAnsi="Cambria Math"/>
                  <w:i/>
                  <w:iCs/>
                </w:rPr>
              </m:ctrlPr>
            </m:sSupPr>
            <m:e>
              <m:r>
                <w:rPr>
                  <w:rFonts w:ascii="Cambria Math" w:eastAsia="Cambria Math" w:hAnsi="Cambria Math"/>
                </w:rPr>
                <m:t>h</m:t>
              </m:r>
            </m:e>
            <m:sup>
              <m:r>
                <w:rPr>
                  <w:rFonts w:ascii="Cambria Math" w:eastAsia="Cambria Math" w:hAnsi="Cambria Math"/>
                </w:rPr>
                <m:t>-1</m:t>
              </m:r>
            </m:sup>
          </m:sSup>
          <m:r>
            <w:rPr>
              <w:rFonts w:ascii="Cambria Math" w:eastAsia="Cambria Math" w:hAnsi="Cambria Math"/>
            </w:rPr>
            <m:t>=3.46×</m:t>
          </m:r>
          <m:sSup>
            <m:sSupPr>
              <m:ctrlPr>
                <w:rPr>
                  <w:rFonts w:ascii="Cambria Math" w:eastAsia="Cambria Math" w:hAnsi="Cambria Math"/>
                  <w:i/>
                  <w:iCs/>
                </w:rPr>
              </m:ctrlPr>
            </m:sSupPr>
            <m:e>
              <m:r>
                <w:rPr>
                  <w:rFonts w:ascii="Cambria Math" w:eastAsia="Cambria Math" w:hAnsi="Cambria Math"/>
                </w:rPr>
                <m:t>10</m:t>
              </m:r>
            </m:e>
            <m:sup>
              <m:r>
                <w:rPr>
                  <w:rFonts w:ascii="Cambria Math" w:eastAsia="Cambria Math" w:hAnsi="Cambria Math"/>
                </w:rPr>
                <m:t>-4</m:t>
              </m:r>
            </m:sup>
          </m:sSup>
          <m:sSup>
            <m:sSupPr>
              <m:ctrlPr>
                <w:rPr>
                  <w:rFonts w:ascii="Cambria Math" w:eastAsia="Cambria Math" w:hAnsi="Cambria Math"/>
                  <w:i/>
                  <w:iCs/>
                </w:rPr>
              </m:ctrlPr>
            </m:sSupPr>
            <m:e>
              <m:r>
                <w:rPr>
                  <w:rFonts w:ascii="Cambria Math" w:eastAsia="Cambria Math" w:hAnsi="Cambria Math"/>
                </w:rPr>
                <m:t>m</m:t>
              </m:r>
            </m:e>
            <m:sup>
              <m:r>
                <w:rPr>
                  <w:rFonts w:ascii="Cambria Math" w:eastAsia="Cambria Math" w:hAnsi="Cambria Math"/>
                </w:rPr>
                <m:t>3</m:t>
              </m:r>
            </m:sup>
          </m:sSup>
          <m:sSup>
            <m:sSupPr>
              <m:ctrlPr>
                <w:rPr>
                  <w:rFonts w:ascii="Cambria Math" w:eastAsia="Cambria Math" w:hAnsi="Cambria Math"/>
                  <w:i/>
                  <w:iCs/>
                </w:rPr>
              </m:ctrlPr>
            </m:sSupPr>
            <m:e>
              <m:r>
                <w:rPr>
                  <w:rFonts w:ascii="Cambria Math" w:eastAsia="Cambria Math" w:hAnsi="Cambria Math"/>
                </w:rPr>
                <m:t>s</m:t>
              </m:r>
            </m:e>
            <m:sup>
              <m:r>
                <w:rPr>
                  <w:rFonts w:ascii="Cambria Math" w:eastAsia="Cambria Math" w:hAnsi="Cambria Math"/>
                </w:rPr>
                <m:t>-1</m:t>
              </m:r>
            </m:sup>
          </m:sSup>
          <m:r>
            <w:rPr>
              <w:rFonts w:ascii="Cambria Math" w:eastAsia="Cambria Math" w:hAnsi="Cambria Math"/>
            </w:rPr>
            <m:t>; d=17.1 mm  →  DN25 selected</m:t>
          </m:r>
        </m:oMath>
      </m:oMathPara>
    </w:p>
    <w:p w14:paraId="538E83C2" w14:textId="77777777" w:rsidR="00E65492" w:rsidRPr="00CC3065" w:rsidRDefault="00E65492" w:rsidP="00E65492">
      <w:r w:rsidRPr="00CC3065">
        <w:t>Product discharge — total flowrate 3,663 kg h⁻¹, Q = 3.311 m³ h⁻¹ = 9.20×10⁻⁴ m³ s⁻¹, design velocity 1.5 m s⁻¹:</w:t>
      </w:r>
    </w:p>
    <w:p w14:paraId="1D619022" w14:textId="076DF7E7" w:rsidR="00E65492" w:rsidRPr="00CC3065" w:rsidRDefault="00E65492" w:rsidP="00E65492">
      <w:pPr>
        <w:jc w:val="center"/>
      </w:pPr>
      <m:oMathPara>
        <m:oMath>
          <m:r>
            <w:rPr>
              <w:rFonts w:ascii="Cambria Math" w:eastAsia="Cambria Math" w:hAnsi="Cambria Math"/>
            </w:rPr>
            <m:t>d=27.9 mm  →  DN40 selected</m:t>
          </m:r>
          <m:r>
            <w:rPr>
              <w:rFonts w:ascii="Cambria Math" w:hAnsi="Cambria Math"/>
            </w:rPr>
            <m:t xml:space="preserve">          </m:t>
          </m:r>
        </m:oMath>
      </m:oMathPara>
    </w:p>
    <w:p w14:paraId="42E32CFC" w14:textId="77777777" w:rsidR="00E65492" w:rsidRPr="00CC3065" w:rsidRDefault="00E65492" w:rsidP="00E65492">
      <w:r w:rsidRPr="00CC3065">
        <w:t xml:space="preserve">Thermowell insertion depth: </w:t>
      </w:r>
      <m:oMath>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=0.30</m:t>
        </m:r>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=0.30×1.67=0.50 m</m:t>
        </m:r>
      </m:oMath>
      <w:r w:rsidRPr="00CC3065">
        <w:t xml:space="preserve"> (within the well-mixed zone, clear of impeller). Nozzle reinforcement calculations per ASME UG-37 are required during detailed mechanical design to verify that shell metal removed by each opening is compensated by the nozzle neck, pad, or excess shell thickness. Given that the selected shell thickness of 10 mm substantially exceeds the minimum calculated value of 2.85 mm, nozzle reinforcement is expected to be satisfied by excess shell thickness alone for the smaller nozzles (DN25–DN50); this will be confirmed at the detailed engineering stage. The present design adopts standard industrial nozzle configurations consistent with glass-lined reactor practice.</w:t>
      </w:r>
    </w:p>
    <w:p w14:paraId="5A333433" w14:textId="315B84DF" w:rsidR="002A4F51" w:rsidRDefault="002A4F51" w:rsidP="002A4F51">
      <w:pPr>
        <w:pStyle w:val="Caption"/>
        <w:keepNext/>
      </w:pPr>
      <w:bookmarkStart w:id="321" w:name="_Toc237244856"/>
      <w:r>
        <w:lastRenderedPageBreak/>
        <w:t xml:space="preserve">Table </w:t>
      </w:r>
      <w:fldSimple w:instr=" STYLEREF 1 \s ">
        <w:r w:rsidR="006221B8">
          <w:rPr>
            <w:noProof/>
          </w:rPr>
          <w:t>6</w:t>
        </w:r>
      </w:fldSimple>
      <w:r w:rsidR="00B61202">
        <w:noBreakHyphen/>
      </w:r>
      <w:fldSimple w:instr=" SEQ Table \* ARABIC \s 1 ">
        <w:r w:rsidR="006221B8">
          <w:rPr>
            <w:noProof/>
          </w:rPr>
          <w:t>25</w:t>
        </w:r>
      </w:fldSimple>
      <w:r>
        <w:t xml:space="preserve"> </w:t>
      </w:r>
      <w:r w:rsidRPr="00B113AB">
        <w:t>Summary of nozzle sizes</w:t>
      </w:r>
      <w:bookmarkEnd w:id="321"/>
    </w:p>
    <w:tbl>
      <w:tblPr>
        <w:tblStyle w:val="TableGrid"/>
        <w:tblW w:w="9360" w:type="dxa"/>
        <w:tblLook w:val="04A0" w:firstRow="1" w:lastRow="0" w:firstColumn="1" w:lastColumn="0" w:noHBand="0" w:noVBand="1"/>
      </w:tblPr>
      <w:tblGrid>
        <w:gridCol w:w="5400"/>
        <w:gridCol w:w="3960"/>
      </w:tblGrid>
      <w:tr w:rsidR="00E65492" w:rsidRPr="00CC3065" w14:paraId="4E50FA47" w14:textId="77777777" w:rsidTr="002A4F51">
        <w:tc>
          <w:tcPr>
            <w:tcW w:w="5400" w:type="dxa"/>
          </w:tcPr>
          <w:p w14:paraId="11D9A34B" w14:textId="77777777" w:rsidR="00E65492" w:rsidRPr="00CC3065" w:rsidRDefault="00E65492" w:rsidP="00593BE1">
            <w:pPr>
              <w:spacing w:line="480" w:lineRule="auto"/>
            </w:pPr>
            <w:r w:rsidRPr="00CC3065">
              <w:rPr>
                <w:b/>
                <w:bCs/>
              </w:rPr>
              <w:t>Connection</w:t>
            </w:r>
          </w:p>
        </w:tc>
        <w:tc>
          <w:tcPr>
            <w:tcW w:w="3960" w:type="dxa"/>
          </w:tcPr>
          <w:p w14:paraId="655A252C" w14:textId="77777777" w:rsidR="00E65492" w:rsidRPr="00CC3065" w:rsidRDefault="00E65492" w:rsidP="00593BE1">
            <w:pPr>
              <w:spacing w:line="480" w:lineRule="auto"/>
            </w:pPr>
            <w:r w:rsidRPr="00CC3065">
              <w:rPr>
                <w:b/>
                <w:bCs/>
              </w:rPr>
              <w:t>Selected Size</w:t>
            </w:r>
          </w:p>
        </w:tc>
      </w:tr>
      <w:tr w:rsidR="00E65492" w:rsidRPr="00CC3065" w14:paraId="6F2D912F" w14:textId="77777777" w:rsidTr="002A4F51">
        <w:tc>
          <w:tcPr>
            <w:tcW w:w="5400" w:type="dxa"/>
          </w:tcPr>
          <w:p w14:paraId="139E41D9" w14:textId="77777777" w:rsidR="00E65492" w:rsidRPr="00CC3065" w:rsidRDefault="00E65492" w:rsidP="00593BE1">
            <w:pPr>
              <w:spacing w:line="480" w:lineRule="auto"/>
            </w:pPr>
            <w:r w:rsidRPr="00CC3065">
              <w:t>Hydrochloric acid inlet</w:t>
            </w:r>
          </w:p>
        </w:tc>
        <w:tc>
          <w:tcPr>
            <w:tcW w:w="3960" w:type="dxa"/>
          </w:tcPr>
          <w:p w14:paraId="3950E352" w14:textId="77777777" w:rsidR="00E65492" w:rsidRPr="00CC3065" w:rsidRDefault="00E65492" w:rsidP="00593BE1">
            <w:pPr>
              <w:spacing w:line="480" w:lineRule="auto"/>
            </w:pPr>
            <w:r w:rsidRPr="00CC3065">
              <w:t>DN25 (1 in.)</w:t>
            </w:r>
          </w:p>
        </w:tc>
      </w:tr>
      <w:tr w:rsidR="00E65492" w:rsidRPr="00CC3065" w14:paraId="02028F33" w14:textId="77777777" w:rsidTr="002A4F51">
        <w:tc>
          <w:tcPr>
            <w:tcW w:w="5400" w:type="dxa"/>
          </w:tcPr>
          <w:p w14:paraId="4227B475" w14:textId="77777777" w:rsidR="00E65492" w:rsidRPr="00CC3065" w:rsidRDefault="00E65492" w:rsidP="00593BE1">
            <w:pPr>
              <w:spacing w:line="480" w:lineRule="auto"/>
            </w:pPr>
            <w:r w:rsidRPr="00CC3065">
              <w:t>Slurry feed inlet</w:t>
            </w:r>
          </w:p>
        </w:tc>
        <w:tc>
          <w:tcPr>
            <w:tcW w:w="3960" w:type="dxa"/>
          </w:tcPr>
          <w:p w14:paraId="0842B410" w14:textId="77777777" w:rsidR="00E65492" w:rsidRPr="00CC3065" w:rsidRDefault="00E65492" w:rsidP="00593BE1">
            <w:pPr>
              <w:spacing w:line="480" w:lineRule="auto"/>
            </w:pPr>
            <w:r w:rsidRPr="00CC3065">
              <w:t>DN25 (1 in.)</w:t>
            </w:r>
          </w:p>
        </w:tc>
      </w:tr>
      <w:tr w:rsidR="00E65492" w:rsidRPr="00CC3065" w14:paraId="22587583" w14:textId="77777777" w:rsidTr="002A4F51">
        <w:tc>
          <w:tcPr>
            <w:tcW w:w="5400" w:type="dxa"/>
          </w:tcPr>
          <w:p w14:paraId="373C52A6" w14:textId="77777777" w:rsidR="00E65492" w:rsidRPr="00CC3065" w:rsidRDefault="00E65492" w:rsidP="00593BE1">
            <w:pPr>
              <w:spacing w:line="480" w:lineRule="auto"/>
            </w:pPr>
            <w:r w:rsidRPr="00CC3065">
              <w:t>Product outlet</w:t>
            </w:r>
          </w:p>
        </w:tc>
        <w:tc>
          <w:tcPr>
            <w:tcW w:w="3960" w:type="dxa"/>
          </w:tcPr>
          <w:p w14:paraId="203B69D9" w14:textId="77777777" w:rsidR="00E65492" w:rsidRPr="00CC3065" w:rsidRDefault="00E65492" w:rsidP="00593BE1">
            <w:pPr>
              <w:spacing w:line="480" w:lineRule="auto"/>
            </w:pPr>
            <w:r w:rsidRPr="00CC3065">
              <w:t>DN40 (1.5 in.)</w:t>
            </w:r>
          </w:p>
        </w:tc>
      </w:tr>
      <w:tr w:rsidR="00E65492" w:rsidRPr="00CC3065" w14:paraId="5032F7A3" w14:textId="77777777" w:rsidTr="002A4F51">
        <w:tc>
          <w:tcPr>
            <w:tcW w:w="5400" w:type="dxa"/>
          </w:tcPr>
          <w:p w14:paraId="36A0E79A" w14:textId="77777777" w:rsidR="00E65492" w:rsidRPr="00CC3065" w:rsidRDefault="00E65492" w:rsidP="00593BE1">
            <w:pPr>
              <w:spacing w:line="480" w:lineRule="auto"/>
            </w:pPr>
            <w:r w:rsidRPr="00CC3065">
              <w:t>Vent nozzle</w:t>
            </w:r>
          </w:p>
        </w:tc>
        <w:tc>
          <w:tcPr>
            <w:tcW w:w="3960" w:type="dxa"/>
          </w:tcPr>
          <w:p w14:paraId="55E1BD96" w14:textId="77777777" w:rsidR="00E65492" w:rsidRPr="00CC3065" w:rsidRDefault="00E65492" w:rsidP="00593BE1">
            <w:pPr>
              <w:spacing w:line="480" w:lineRule="auto"/>
            </w:pPr>
            <w:r w:rsidRPr="00CC3065">
              <w:t>DN50 (2 in.)</w:t>
            </w:r>
          </w:p>
        </w:tc>
      </w:tr>
      <w:tr w:rsidR="00E65492" w:rsidRPr="00CC3065" w14:paraId="0B7DC6DB" w14:textId="77777777" w:rsidTr="002A4F51">
        <w:tc>
          <w:tcPr>
            <w:tcW w:w="5400" w:type="dxa"/>
          </w:tcPr>
          <w:p w14:paraId="4E530161" w14:textId="77777777" w:rsidR="00E65492" w:rsidRPr="00CC3065" w:rsidRDefault="00E65492" w:rsidP="00593BE1">
            <w:pPr>
              <w:spacing w:line="480" w:lineRule="auto"/>
            </w:pPr>
            <w:r w:rsidRPr="00CC3065">
              <w:t>Thermowell</w:t>
            </w:r>
          </w:p>
        </w:tc>
        <w:tc>
          <w:tcPr>
            <w:tcW w:w="3960" w:type="dxa"/>
          </w:tcPr>
          <w:p w14:paraId="6168C5EC" w14:textId="77777777" w:rsidR="00E65492" w:rsidRPr="00CC3065" w:rsidRDefault="00E65492" w:rsidP="00593BE1">
            <w:pPr>
              <w:spacing w:line="480" w:lineRule="auto"/>
            </w:pPr>
            <w:r w:rsidRPr="00CC3065">
              <w:t>DN25 (1 in.)</w:t>
            </w:r>
          </w:p>
        </w:tc>
      </w:tr>
      <w:tr w:rsidR="00E65492" w:rsidRPr="00CC3065" w14:paraId="3DA2C9F5" w14:textId="77777777" w:rsidTr="002A4F51">
        <w:tc>
          <w:tcPr>
            <w:tcW w:w="5400" w:type="dxa"/>
          </w:tcPr>
          <w:p w14:paraId="7342640C" w14:textId="77777777" w:rsidR="00E65492" w:rsidRPr="00CC3065" w:rsidRDefault="00E65492" w:rsidP="00593BE1">
            <w:pPr>
              <w:spacing w:line="480" w:lineRule="auto"/>
            </w:pPr>
            <w:r w:rsidRPr="00CC3065">
              <w:t>Pressure transmitter</w:t>
            </w:r>
          </w:p>
        </w:tc>
        <w:tc>
          <w:tcPr>
            <w:tcW w:w="3960" w:type="dxa"/>
          </w:tcPr>
          <w:p w14:paraId="55050BCE" w14:textId="77777777" w:rsidR="00E65492" w:rsidRPr="00CC3065" w:rsidRDefault="00E65492" w:rsidP="00593BE1">
            <w:pPr>
              <w:spacing w:line="480" w:lineRule="auto"/>
            </w:pPr>
            <w:r w:rsidRPr="00CC3065">
              <w:t>DN15 (½ in.)</w:t>
            </w:r>
          </w:p>
        </w:tc>
      </w:tr>
      <w:tr w:rsidR="00E65492" w:rsidRPr="00CC3065" w14:paraId="4E2D6B74" w14:textId="77777777" w:rsidTr="002A4F51">
        <w:tc>
          <w:tcPr>
            <w:tcW w:w="5400" w:type="dxa"/>
          </w:tcPr>
          <w:p w14:paraId="292A99F7" w14:textId="77777777" w:rsidR="00E65492" w:rsidRPr="00CC3065" w:rsidRDefault="00E65492" w:rsidP="00593BE1">
            <w:pPr>
              <w:spacing w:line="480" w:lineRule="auto"/>
            </w:pPr>
            <w:r w:rsidRPr="00CC3065">
              <w:t>Level transmitter</w:t>
            </w:r>
          </w:p>
        </w:tc>
        <w:tc>
          <w:tcPr>
            <w:tcW w:w="3960" w:type="dxa"/>
          </w:tcPr>
          <w:p w14:paraId="62616A07" w14:textId="77777777" w:rsidR="00E65492" w:rsidRPr="00CC3065" w:rsidRDefault="00E65492" w:rsidP="00593BE1">
            <w:pPr>
              <w:spacing w:line="480" w:lineRule="auto"/>
            </w:pPr>
            <w:r w:rsidRPr="00CC3065">
              <w:t>DN50 (2 in.)</w:t>
            </w:r>
          </w:p>
        </w:tc>
      </w:tr>
      <w:tr w:rsidR="00E65492" w:rsidRPr="00CC3065" w14:paraId="7E9BADD3" w14:textId="77777777" w:rsidTr="002A4F51">
        <w:tc>
          <w:tcPr>
            <w:tcW w:w="5400" w:type="dxa"/>
          </w:tcPr>
          <w:p w14:paraId="3F8023F9" w14:textId="77777777" w:rsidR="00E65492" w:rsidRPr="00CC3065" w:rsidRDefault="00E65492" w:rsidP="00593BE1">
            <w:pPr>
              <w:spacing w:line="480" w:lineRule="auto"/>
            </w:pPr>
            <w:r w:rsidRPr="00CC3065">
              <w:t>Pressure relief valve</w:t>
            </w:r>
          </w:p>
        </w:tc>
        <w:tc>
          <w:tcPr>
            <w:tcW w:w="3960" w:type="dxa"/>
          </w:tcPr>
          <w:p w14:paraId="31F0D156" w14:textId="77777777" w:rsidR="00E65492" w:rsidRPr="00CC3065" w:rsidRDefault="00E65492" w:rsidP="00593BE1">
            <w:pPr>
              <w:spacing w:line="480" w:lineRule="auto"/>
            </w:pPr>
            <w:r w:rsidRPr="00CC3065">
              <w:t>DN50 (2 in.)</w:t>
            </w:r>
          </w:p>
        </w:tc>
      </w:tr>
      <w:tr w:rsidR="00E65492" w:rsidRPr="00CC3065" w14:paraId="3C4EA026" w14:textId="77777777" w:rsidTr="002A4F51">
        <w:tc>
          <w:tcPr>
            <w:tcW w:w="5400" w:type="dxa"/>
          </w:tcPr>
          <w:p w14:paraId="356872D6" w14:textId="77777777" w:rsidR="00E65492" w:rsidRPr="00CC3065" w:rsidRDefault="00E65492" w:rsidP="00593BE1">
            <w:pPr>
              <w:spacing w:line="480" w:lineRule="auto"/>
            </w:pPr>
            <w:r w:rsidRPr="00CC3065">
              <w:t>Rupture disc</w:t>
            </w:r>
          </w:p>
        </w:tc>
        <w:tc>
          <w:tcPr>
            <w:tcW w:w="3960" w:type="dxa"/>
          </w:tcPr>
          <w:p w14:paraId="030A46E6" w14:textId="77777777" w:rsidR="00E65492" w:rsidRPr="00CC3065" w:rsidRDefault="00E65492" w:rsidP="00593BE1">
            <w:pPr>
              <w:spacing w:line="480" w:lineRule="auto"/>
            </w:pPr>
            <w:r w:rsidRPr="00CC3065">
              <w:t>DN50 (2 in.)</w:t>
            </w:r>
          </w:p>
        </w:tc>
      </w:tr>
      <w:tr w:rsidR="00E65492" w:rsidRPr="00CC3065" w14:paraId="29A0B451" w14:textId="77777777" w:rsidTr="002A4F51">
        <w:tc>
          <w:tcPr>
            <w:tcW w:w="5400" w:type="dxa"/>
          </w:tcPr>
          <w:p w14:paraId="2F62AD4C" w14:textId="77777777" w:rsidR="00E65492" w:rsidRPr="00CC3065" w:rsidRDefault="00E65492" w:rsidP="00593BE1">
            <w:pPr>
              <w:spacing w:line="480" w:lineRule="auto"/>
            </w:pPr>
            <w:r w:rsidRPr="00CC3065">
              <w:t>Manway</w:t>
            </w:r>
          </w:p>
        </w:tc>
        <w:tc>
          <w:tcPr>
            <w:tcW w:w="3960" w:type="dxa"/>
          </w:tcPr>
          <w:p w14:paraId="779EFEC5" w14:textId="77777777" w:rsidR="00E65492" w:rsidRPr="00CC3065" w:rsidRDefault="00E65492" w:rsidP="00593BE1">
            <w:pPr>
              <w:spacing w:line="480" w:lineRule="auto"/>
            </w:pPr>
            <w:r w:rsidRPr="00CC3065">
              <w:t>500 mm elliptical</w:t>
            </w:r>
          </w:p>
        </w:tc>
      </w:tr>
    </w:tbl>
    <w:p w14:paraId="15325EDF" w14:textId="77777777" w:rsidR="00E65492" w:rsidRPr="00CC3065" w:rsidRDefault="00E65492" w:rsidP="00E65492"/>
    <w:p w14:paraId="486E4383" w14:textId="2FA8AF95" w:rsidR="00E65492" w:rsidRPr="00CC3065" w:rsidRDefault="00E65492" w:rsidP="000E3C22">
      <w:pPr>
        <w:pStyle w:val="Heading4"/>
      </w:pPr>
      <w:r w:rsidRPr="00CC3065">
        <w:t>Agitation System Design</w:t>
      </w:r>
    </w:p>
    <w:p w14:paraId="0DA83B71" w14:textId="0E887D1E" w:rsidR="00E65492" w:rsidRPr="00CC3065" w:rsidRDefault="00E65492" w:rsidP="00E65492">
      <w:r w:rsidRPr="00CC3065">
        <w:t>Reactor hydrodynamics govern solids suspension, liquid–solid mass transfer, temperature uniformity, and particle residence time distribution. The SCM assumes negligible external liquid-film resistance relative to product-layer diffusion; this requires vigorous agitation to continuously renew the liquid boundary layer around every particle. Agitation also redistributes the exothermic heat released, minimises concentration and temperature gradients, and ensures uniform acid contact</w:t>
      </w:r>
      <w:r w:rsidR="005D4D76">
        <w:t>.</w:t>
      </w:r>
    </w:p>
    <w:p w14:paraId="09FD2769" w14:textId="77777777" w:rsidR="00E65492" w:rsidRPr="00CC3065" w:rsidRDefault="00E65492" w:rsidP="00E65492">
      <w:r w:rsidRPr="00CC3065">
        <w:t xml:space="preserve">The primary hydrodynamic objective is complete particle suspension, defined by Zwietering (1958) as the condition where no particle remains stationary on the vessel floor for more than </w:t>
      </w:r>
      <w:r w:rsidRPr="00CC3065">
        <w:lastRenderedPageBreak/>
        <w:t>1–2 seconds. A six-bladed 45° pitched-blade turbine (PBT) was selected for its superior axial flow, efficient particle lifting, and lower power consumption compared with radial-flow impellers for solid–liquid suspension (Paul et al., 2004).</w:t>
      </w:r>
    </w:p>
    <w:p w14:paraId="4FDD93F3" w14:textId="2DEC6E64" w:rsidR="00E65492" w:rsidRPr="00CC3065" w:rsidRDefault="00E65492" w:rsidP="000E3C22">
      <w:pPr>
        <w:pStyle w:val="Heading4"/>
      </w:pPr>
      <w:r w:rsidRPr="00CC3065">
        <w:t>Minimum Suspension Speed (Zwietering Correlation)</w:t>
      </w:r>
    </w:p>
    <w:p w14:paraId="0281C2F3" w14:textId="77777777" w:rsidR="00E65492" w:rsidRPr="00CC3065" w:rsidRDefault="00E65492" w:rsidP="00E65492">
      <w:r w:rsidRPr="00CC3065">
        <w:t xml:space="preserve">The Zwietering correlation predicts the just-suspended impeller speed </w:t>
      </w:r>
      <m:oMath>
        <m:sSub>
          <m:sSubPr>
            <m:ctrlPr>
              <w:rPr>
                <w:rFonts w:ascii="Cambria Math" w:hAnsi="Cambria Math"/>
                <w:i/>
              </w:rPr>
            </m:ctrlPr>
          </m:sSubPr>
          <m:e>
            <m:r>
              <w:rPr>
                <w:rFonts w:ascii="Cambria Math" w:hAnsi="Cambria Math"/>
              </w:rPr>
              <m:t>N</m:t>
            </m:r>
          </m:e>
          <m:sub>
            <m:r>
              <w:rPr>
                <w:rFonts w:ascii="Cambria Math" w:hAnsi="Cambria Math"/>
              </w:rPr>
              <m:t>js</m:t>
            </m:r>
          </m:sub>
        </m:sSub>
      </m:oMath>
      <w:r>
        <w:t xml:space="preserve"> </w:t>
      </w:r>
      <w:r w:rsidRPr="00CC3065">
        <w:t>for geometrically standard baffled vessels (Zwietering, 1958):</w:t>
      </w:r>
    </w:p>
    <w:p w14:paraId="47208672" w14:textId="25348E30"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N</m:t>
              </m:r>
            </m:e>
            <m:sub>
              <m:r>
                <w:rPr>
                  <w:rFonts w:ascii="Cambria Math" w:eastAsia="Cambria Math" w:hAnsi="Cambria Math"/>
                </w:rPr>
                <m:t>js</m:t>
              </m:r>
            </m:sub>
          </m:sSub>
          <m:r>
            <w:rPr>
              <w:rFonts w:ascii="Cambria Math" w:eastAsia="Cambria Math" w:hAnsi="Cambria Math"/>
            </w:rPr>
            <m:t>=S·</m:t>
          </m:r>
          <m:sSup>
            <m:sSupPr>
              <m:ctrlPr>
                <w:rPr>
                  <w:rFonts w:ascii="Cambria Math" w:eastAsia="Cambria Math" w:hAnsi="Cambria Math"/>
                  <w:i/>
                  <w:iCs/>
                </w:rPr>
              </m:ctrlPr>
            </m:sSupPr>
            <m:e>
              <m:r>
                <w:rPr>
                  <w:rFonts w:ascii="Cambria Math" w:eastAsia="Cambria Math" w:hAnsi="Cambria Math"/>
                </w:rPr>
                <m:t>g</m:t>
              </m:r>
            </m:e>
            <m:sup>
              <m:r>
                <w:rPr>
                  <w:rFonts w:ascii="Cambria Math" w:eastAsia="Cambria Math" w:hAnsi="Cambria Math"/>
                </w:rPr>
                <m:t>0.45</m:t>
              </m:r>
            </m:sup>
          </m:sSup>
          <m:r>
            <w:rPr>
              <w:rFonts w:ascii="Cambria Math" w:eastAsia="Cambria Math" w:hAnsi="Cambria Math"/>
            </w:rPr>
            <m:t>·</m:t>
          </m:r>
          <m:sSup>
            <m:sSupPr>
              <m:ctrlPr>
                <w:rPr>
                  <w:rFonts w:ascii="Cambria Math" w:eastAsia="Cambria Math" w:hAnsi="Cambria Math"/>
                  <w:i/>
                  <w:iCs/>
                </w:rPr>
              </m:ctrlPr>
            </m:sSupPr>
            <m:e>
              <m:d>
                <m:dPr>
                  <m:ctrlPr>
                    <w:rPr>
                      <w:rFonts w:ascii="Cambria Math" w:eastAsia="Cambria Math" w:hAnsi="Cambria Math"/>
                      <w:i/>
                      <w:iCs/>
                    </w:rPr>
                  </m:ctrlPr>
                </m:dPr>
                <m:e>
                  <m:sSub>
                    <m:sSubPr>
                      <m:ctrlPr>
                        <w:rPr>
                          <w:rFonts w:ascii="Cambria Math" w:eastAsia="Cambria Math" w:hAnsi="Cambria Math"/>
                          <w:i/>
                          <w:iCs/>
                        </w:rPr>
                      </m:ctrlPr>
                    </m:sSubPr>
                    <m:e>
                      <m:r>
                        <w:rPr>
                          <w:rFonts w:ascii="Cambria Math" w:eastAsia="Cambria Math" w:hAnsi="Cambria Math"/>
                        </w:rPr>
                        <m:t>ρ</m:t>
                      </m:r>
                    </m:e>
                    <m:sub>
                      <m:r>
                        <w:rPr>
                          <w:rFonts w:ascii="Cambria Math" w:eastAsia="Cambria Math" w:hAnsi="Cambria Math"/>
                        </w:rPr>
                        <m:t>s</m:t>
                      </m:r>
                    </m:sub>
                  </m:sSub>
                  <m:r>
                    <w:rPr>
                      <w:rFonts w:ascii="Cambria Math" w:eastAsia="Cambria Math" w:hAnsi="Cambria Math"/>
                    </w:rPr>
                    <m:t>-</m:t>
                  </m:r>
                  <m:sSub>
                    <m:sSubPr>
                      <m:ctrlPr>
                        <w:rPr>
                          <w:rFonts w:ascii="Cambria Math" w:eastAsia="Cambria Math" w:hAnsi="Cambria Math"/>
                          <w:i/>
                          <w:iCs/>
                        </w:rPr>
                      </m:ctrlPr>
                    </m:sSubPr>
                    <m:e>
                      <m:r>
                        <w:rPr>
                          <w:rFonts w:ascii="Cambria Math" w:eastAsia="Cambria Math" w:hAnsi="Cambria Math"/>
                        </w:rPr>
                        <m:t>ρ</m:t>
                      </m:r>
                    </m:e>
                    <m:sub>
                      <m:r>
                        <w:rPr>
                          <w:rFonts w:ascii="Cambria Math" w:eastAsia="Cambria Math" w:hAnsi="Cambria Math"/>
                        </w:rPr>
                        <m:t>l</m:t>
                      </m:r>
                    </m:sub>
                  </m:sSub>
                </m:e>
              </m:d>
            </m:e>
            <m:sup>
              <m:r>
                <w:rPr>
                  <w:rFonts w:ascii="Cambria Math" w:eastAsia="Cambria Math" w:hAnsi="Cambria Math"/>
                </w:rPr>
                <m:t>0.45</m:t>
              </m:r>
            </m:sup>
          </m:sSup>
          <m:r>
            <w:rPr>
              <w:rFonts w:ascii="Cambria Math" w:eastAsia="Cambria Math" w:hAnsi="Cambria Math"/>
            </w:rPr>
            <m:t>·</m:t>
          </m:r>
          <m:sSubSup>
            <m:sSubSupPr>
              <m:ctrlPr>
                <w:rPr>
                  <w:rFonts w:ascii="Cambria Math" w:eastAsia="Cambria Math" w:hAnsi="Cambria Math"/>
                  <w:i/>
                  <w:iCs/>
                </w:rPr>
              </m:ctrlPr>
            </m:sSubSupPr>
            <m:e>
              <m:r>
                <w:rPr>
                  <w:rFonts w:ascii="Cambria Math" w:eastAsia="Cambria Math" w:hAnsi="Cambria Math"/>
                </w:rPr>
                <m:t>ρ</m:t>
              </m:r>
            </m:e>
            <m:sub>
              <m:r>
                <w:rPr>
                  <w:rFonts w:ascii="Cambria Math" w:eastAsia="Cambria Math" w:hAnsi="Cambria Math"/>
                </w:rPr>
                <m:t>l</m:t>
              </m:r>
            </m:sub>
            <m:sup>
              <m:r>
                <w:rPr>
                  <w:rFonts w:ascii="Cambria Math" w:eastAsia="Cambria Math" w:hAnsi="Cambria Math"/>
                </w:rPr>
                <m:t>-0.55</m:t>
              </m:r>
            </m:sup>
          </m:sSubSup>
          <m:r>
            <w:rPr>
              <w:rFonts w:ascii="Cambria Math" w:eastAsia="Cambria Math" w:hAnsi="Cambria Math"/>
            </w:rPr>
            <m:t>·</m:t>
          </m:r>
          <m:sSubSup>
            <m:sSubSupPr>
              <m:ctrlPr>
                <w:rPr>
                  <w:rFonts w:ascii="Cambria Math" w:eastAsia="Cambria Math" w:hAnsi="Cambria Math"/>
                  <w:i/>
                  <w:iCs/>
                </w:rPr>
              </m:ctrlPr>
            </m:sSubSupPr>
            <m:e>
              <m:r>
                <w:rPr>
                  <w:rFonts w:ascii="Cambria Math" w:eastAsia="Cambria Math" w:hAnsi="Cambria Math"/>
                </w:rPr>
                <m:t>d</m:t>
              </m:r>
            </m:e>
            <m:sub>
              <m:r>
                <w:rPr>
                  <w:rFonts w:ascii="Cambria Math" w:eastAsia="Cambria Math" w:hAnsi="Cambria Math"/>
                </w:rPr>
                <m:t>p</m:t>
              </m:r>
            </m:sub>
            <m:sup>
              <m:r>
                <w:rPr>
                  <w:rFonts w:ascii="Cambria Math" w:eastAsia="Cambria Math" w:hAnsi="Cambria Math"/>
                </w:rPr>
                <m:t>0.13</m:t>
              </m:r>
            </m:sup>
          </m:sSubSup>
          <m:r>
            <w:rPr>
              <w:rFonts w:ascii="Cambria Math" w:eastAsia="Cambria Math" w:hAnsi="Cambria Math"/>
            </w:rPr>
            <m:t>·</m:t>
          </m:r>
          <m:sSup>
            <m:sSupPr>
              <m:ctrlPr>
                <w:rPr>
                  <w:rFonts w:ascii="Cambria Math" w:eastAsia="Cambria Math" w:hAnsi="Cambria Math"/>
                  <w:i/>
                  <w:iCs/>
                </w:rPr>
              </m:ctrlPr>
            </m:sSupPr>
            <m:e>
              <m:r>
                <w:rPr>
                  <w:rFonts w:ascii="Cambria Math" w:eastAsia="Cambria Math" w:hAnsi="Cambria Math"/>
                </w:rPr>
                <m:t>X</m:t>
              </m:r>
            </m:e>
            <m:sup>
              <m:r>
                <w:rPr>
                  <w:rFonts w:ascii="Cambria Math" w:eastAsia="Cambria Math" w:hAnsi="Cambria Math"/>
                </w:rPr>
                <m:t>0.13</m:t>
              </m:r>
            </m:sup>
          </m:sSup>
          <m:r>
            <w:rPr>
              <w:rFonts w:ascii="Cambria Math" w:eastAsia="Cambria Math" w:hAnsi="Cambria Math"/>
            </w:rPr>
            <m:t>·</m:t>
          </m:r>
          <m:sSubSup>
            <m:sSubSupPr>
              <m:ctrlPr>
                <w:rPr>
                  <w:rFonts w:ascii="Cambria Math" w:eastAsia="Cambria Math" w:hAnsi="Cambria Math"/>
                  <w:i/>
                  <w:iCs/>
                </w:rPr>
              </m:ctrlPr>
            </m:sSubSupPr>
            <m:e>
              <m:r>
                <w:rPr>
                  <w:rFonts w:ascii="Cambria Math" w:eastAsia="Cambria Math" w:hAnsi="Cambria Math"/>
                </w:rPr>
                <m:t>D</m:t>
              </m:r>
            </m:e>
            <m:sub>
              <m:r>
                <w:rPr>
                  <w:rFonts w:ascii="Cambria Math" w:eastAsia="Cambria Math" w:hAnsi="Cambria Math"/>
                </w:rPr>
                <m:t>i</m:t>
              </m:r>
            </m:sub>
            <m:sup>
              <m:r>
                <w:rPr>
                  <w:rFonts w:ascii="Cambria Math" w:eastAsia="Cambria Math" w:hAnsi="Cambria Math"/>
                </w:rPr>
                <m:t>-0.85</m:t>
              </m:r>
            </m:sup>
          </m:sSubSup>
          <m:r>
            <w:rPr>
              <w:rFonts w:ascii="Cambria Math" w:eastAsia="Cambria Math" w:hAnsi="Cambria Math"/>
            </w:rPr>
            <m:t>·</m:t>
          </m:r>
          <m:sSup>
            <m:sSupPr>
              <m:ctrlPr>
                <w:rPr>
                  <w:rFonts w:ascii="Cambria Math" w:eastAsia="Cambria Math" w:hAnsi="Cambria Math"/>
                  <w:i/>
                  <w:iCs/>
                </w:rPr>
              </m:ctrlPr>
            </m:sSupPr>
            <m:e>
              <m:r>
                <w:rPr>
                  <w:rFonts w:ascii="Cambria Math" w:eastAsia="Cambria Math" w:hAnsi="Cambria Math"/>
                </w:rPr>
                <m:t>μ</m:t>
              </m:r>
            </m:e>
            <m:sup>
              <m:r>
                <w:rPr>
                  <w:rFonts w:ascii="Cambria Math" w:eastAsia="Cambria Math" w:hAnsi="Cambria Math"/>
                </w:rPr>
                <m:t>0.10</m:t>
              </m:r>
            </m:sup>
          </m:sSup>
          <m:r>
            <w:rPr>
              <w:rFonts w:ascii="Cambria Math" w:hAnsi="Cambria Math"/>
            </w:rPr>
            <m:t xml:space="preserve">  </m:t>
          </m:r>
        </m:oMath>
      </m:oMathPara>
    </w:p>
    <w:p w14:paraId="45D296A9" w14:textId="77777777" w:rsidR="00E65492" w:rsidRPr="00CC3065" w:rsidRDefault="00E65492" w:rsidP="00E65492">
      <w:r w:rsidRPr="00CC3065">
        <w:t>where</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js</m:t>
            </m:r>
          </m:sub>
        </m:sSub>
        <m:r>
          <w:rPr>
            <w:rFonts w:ascii="Cambria Math" w:hAnsi="Cambria Math"/>
          </w:rPr>
          <m:t>=just-suspended speed (s⁻¹)</m:t>
        </m:r>
      </m:oMath>
      <w:r w:rsidRPr="00CC3065">
        <w:t xml:space="preserve">, S = impeller geometry constant, g = 9.81 m s⁻², </w:t>
      </w:r>
      <m:oMath>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=particle density (kgm⁻³)</m:t>
        </m:r>
      </m:oMath>
      <w:r w:rsidRPr="00CC3065">
        <w:t xml:space="preserve">, </w:t>
      </w:r>
      <m:oMath>
        <m:sSub>
          <m:sSubPr>
            <m:ctrlPr>
              <w:rPr>
                <w:rFonts w:ascii="Cambria Math" w:hAnsi="Cambria Math"/>
                <w:i/>
              </w:rPr>
            </m:ctrlPr>
          </m:sSubPr>
          <m:e>
            <m:r>
              <w:rPr>
                <w:rFonts w:ascii="Cambria Math" w:hAnsi="Cambria Math"/>
              </w:rPr>
              <m:t>ρ</m:t>
            </m:r>
          </m:e>
          <m:sub>
            <m:r>
              <w:rPr>
                <w:rFonts w:ascii="Cambria Math" w:hAnsi="Cambria Math"/>
              </w:rPr>
              <m:t>l</m:t>
            </m:r>
          </m:sub>
        </m:sSub>
        <m:r>
          <w:rPr>
            <w:rFonts w:ascii="Cambria Math" w:hAnsi="Cambria Math"/>
          </w:rPr>
          <m:t>=slurry density (kg m⁻³)</m:t>
        </m:r>
      </m:oMath>
      <w:r w:rsidRPr="00CC3065">
        <w:t xml:space="preserve">, </w:t>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=particle diameter (m)</m:t>
        </m:r>
      </m:oMath>
      <w:r w:rsidRPr="00CC3065">
        <w:t xml:space="preserve">, X = solids mass fraction, </w:t>
      </w: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=impeller diameter (m)</m:t>
        </m:r>
      </m:oMath>
      <w:r w:rsidRPr="00CC3065">
        <w:t>, μ = slurry viscosity (Pa·s).</w:t>
      </w:r>
    </w:p>
    <w:p w14:paraId="4406B7DB" w14:textId="72CD92E1" w:rsidR="000E3C22" w:rsidRDefault="000E3C22" w:rsidP="000E3C22">
      <w:pPr>
        <w:pStyle w:val="Caption"/>
        <w:keepNext/>
      </w:pPr>
      <w:bookmarkStart w:id="322" w:name="_Toc237244857"/>
      <w:r>
        <w:t xml:space="preserve">Table </w:t>
      </w:r>
      <w:fldSimple w:instr=" STYLEREF 1 \s ">
        <w:r w:rsidR="006221B8">
          <w:rPr>
            <w:noProof/>
          </w:rPr>
          <w:t>6</w:t>
        </w:r>
      </w:fldSimple>
      <w:r w:rsidR="00B61202">
        <w:noBreakHyphen/>
      </w:r>
      <w:fldSimple w:instr=" SEQ Table \* ARABIC \s 1 ">
        <w:r w:rsidR="006221B8">
          <w:rPr>
            <w:noProof/>
          </w:rPr>
          <w:t>26</w:t>
        </w:r>
      </w:fldSimple>
      <w:r>
        <w:t xml:space="preserve"> </w:t>
      </w:r>
      <w:r w:rsidRPr="00B61A41">
        <w:t>Physical properties for agitation design</w:t>
      </w:r>
      <w:bookmarkEnd w:id="322"/>
    </w:p>
    <w:tbl>
      <w:tblPr>
        <w:tblStyle w:val="TableGrid"/>
        <w:tblW w:w="9360" w:type="dxa"/>
        <w:tblLook w:val="04A0" w:firstRow="1" w:lastRow="0" w:firstColumn="1" w:lastColumn="0" w:noHBand="0" w:noVBand="1"/>
      </w:tblPr>
      <w:tblGrid>
        <w:gridCol w:w="3600"/>
        <w:gridCol w:w="1800"/>
        <w:gridCol w:w="3960"/>
      </w:tblGrid>
      <w:tr w:rsidR="00E65492" w:rsidRPr="00CC3065" w14:paraId="1FBC8CB3" w14:textId="77777777" w:rsidTr="000E3C22">
        <w:tc>
          <w:tcPr>
            <w:tcW w:w="3600" w:type="dxa"/>
          </w:tcPr>
          <w:p w14:paraId="5A0813D4" w14:textId="77777777" w:rsidR="00E65492" w:rsidRPr="00CC3065" w:rsidRDefault="00E65492" w:rsidP="00593BE1">
            <w:pPr>
              <w:spacing w:line="480" w:lineRule="auto"/>
            </w:pPr>
            <w:r w:rsidRPr="00CC3065">
              <w:rPr>
                <w:b/>
                <w:bCs/>
              </w:rPr>
              <w:t>Parameter</w:t>
            </w:r>
          </w:p>
        </w:tc>
        <w:tc>
          <w:tcPr>
            <w:tcW w:w="1800" w:type="dxa"/>
          </w:tcPr>
          <w:p w14:paraId="02ED8077" w14:textId="77777777" w:rsidR="00E65492" w:rsidRPr="00CC3065" w:rsidRDefault="00E65492" w:rsidP="00593BE1">
            <w:pPr>
              <w:spacing w:line="480" w:lineRule="auto"/>
            </w:pPr>
            <w:r w:rsidRPr="00CC3065">
              <w:rPr>
                <w:b/>
                <w:bCs/>
              </w:rPr>
              <w:t>Symbol</w:t>
            </w:r>
          </w:p>
        </w:tc>
        <w:tc>
          <w:tcPr>
            <w:tcW w:w="3960" w:type="dxa"/>
          </w:tcPr>
          <w:p w14:paraId="6C65FD8A" w14:textId="77777777" w:rsidR="00E65492" w:rsidRPr="00CC3065" w:rsidRDefault="00E65492" w:rsidP="00593BE1">
            <w:pPr>
              <w:spacing w:line="480" w:lineRule="auto"/>
            </w:pPr>
            <w:r w:rsidRPr="00CC3065">
              <w:rPr>
                <w:b/>
                <w:bCs/>
              </w:rPr>
              <w:t>Value</w:t>
            </w:r>
          </w:p>
        </w:tc>
      </w:tr>
      <w:tr w:rsidR="00E65492" w:rsidRPr="00CC3065" w14:paraId="573C2DD6" w14:textId="77777777" w:rsidTr="000E3C22">
        <w:tc>
          <w:tcPr>
            <w:tcW w:w="3600" w:type="dxa"/>
          </w:tcPr>
          <w:p w14:paraId="1F6E7949" w14:textId="77777777" w:rsidR="00E65492" w:rsidRPr="00CC3065" w:rsidRDefault="00E65492" w:rsidP="00593BE1">
            <w:pPr>
              <w:spacing w:line="480" w:lineRule="auto"/>
            </w:pPr>
            <w:r w:rsidRPr="00CC3065">
              <w:t>Slurry density</w:t>
            </w:r>
          </w:p>
        </w:tc>
        <w:tc>
          <w:tcPr>
            <w:tcW w:w="1800" w:type="dxa"/>
          </w:tcPr>
          <w:p w14:paraId="6C2F9938" w14:textId="77777777" w:rsidR="00E65492" w:rsidRPr="003216CF" w:rsidRDefault="003D0B1E" w:rsidP="00593BE1">
            <w:pPr>
              <w:spacing w:line="480" w:lineRule="auto"/>
              <w:rPr>
                <w:rFonts w:ascii="Cambria Math" w:hAnsi="Cambria Math"/>
                <w:oMath/>
              </w:rPr>
            </w:pPr>
            <m:oMathPara>
              <m:oMath>
                <m:sSub>
                  <m:sSubPr>
                    <m:ctrlPr>
                      <w:rPr>
                        <w:rFonts w:ascii="Cambria Math" w:hAnsi="Cambria Math"/>
                        <w:i/>
                      </w:rPr>
                    </m:ctrlPr>
                  </m:sSubPr>
                  <m:e>
                    <m:r>
                      <w:rPr>
                        <w:rFonts w:ascii="Cambria Math" w:hAnsi="Cambria Math"/>
                      </w:rPr>
                      <m:t>ρ</m:t>
                    </m:r>
                  </m:e>
                  <m:sub>
                    <m:r>
                      <w:rPr>
                        <w:rFonts w:ascii="Cambria Math" w:hAnsi="Cambria Math"/>
                      </w:rPr>
                      <m:t>l</m:t>
                    </m:r>
                  </m:sub>
                </m:sSub>
              </m:oMath>
            </m:oMathPara>
          </w:p>
        </w:tc>
        <w:tc>
          <w:tcPr>
            <w:tcW w:w="3960" w:type="dxa"/>
          </w:tcPr>
          <w:p w14:paraId="7915DFEB" w14:textId="77777777" w:rsidR="00E65492" w:rsidRPr="003216CF" w:rsidRDefault="00E65492" w:rsidP="00593BE1">
            <w:pPr>
              <w:spacing w:line="480" w:lineRule="auto"/>
              <w:rPr>
                <w:rFonts w:ascii="Cambria Math" w:hAnsi="Cambria Math"/>
                <w:oMath/>
              </w:rPr>
            </w:pPr>
            <m:oMathPara>
              <m:oMath>
                <m:r>
                  <w:rPr>
                    <w:rFonts w:ascii="Cambria Math" w:hAnsi="Cambria Math"/>
                  </w:rPr>
                  <m:t>1,106.6 kg m⁻³</m:t>
                </m:r>
              </m:oMath>
            </m:oMathPara>
          </w:p>
        </w:tc>
      </w:tr>
      <w:tr w:rsidR="00E65492" w:rsidRPr="00CC3065" w14:paraId="146E9130" w14:textId="77777777" w:rsidTr="000E3C22">
        <w:tc>
          <w:tcPr>
            <w:tcW w:w="3600" w:type="dxa"/>
          </w:tcPr>
          <w:p w14:paraId="3AB74123" w14:textId="77777777" w:rsidR="00E65492" w:rsidRPr="00CC3065" w:rsidRDefault="00E65492" w:rsidP="00593BE1">
            <w:pPr>
              <w:spacing w:line="480" w:lineRule="auto"/>
            </w:pPr>
            <w:r w:rsidRPr="00CC3065">
              <w:t>Particle density (calcined bauxite)</w:t>
            </w:r>
          </w:p>
        </w:tc>
        <w:tc>
          <w:tcPr>
            <w:tcW w:w="1800" w:type="dxa"/>
          </w:tcPr>
          <w:p w14:paraId="234A9FC0" w14:textId="77777777" w:rsidR="00E65492" w:rsidRPr="003216CF" w:rsidRDefault="003D0B1E" w:rsidP="00593BE1">
            <w:pPr>
              <w:spacing w:line="480" w:lineRule="auto"/>
              <w:rPr>
                <w:rFonts w:ascii="Cambria Math" w:hAnsi="Cambria Math"/>
                <w:oMath/>
              </w:rPr>
            </w:pPr>
            <m:oMathPara>
              <m:oMath>
                <m:sSub>
                  <m:sSubPr>
                    <m:ctrlPr>
                      <w:rPr>
                        <w:rFonts w:ascii="Cambria Math" w:hAnsi="Cambria Math"/>
                        <w:i/>
                      </w:rPr>
                    </m:ctrlPr>
                  </m:sSubPr>
                  <m:e>
                    <m:r>
                      <w:rPr>
                        <w:rFonts w:ascii="Cambria Math" w:hAnsi="Cambria Math"/>
                      </w:rPr>
                      <m:t>ρ</m:t>
                    </m:r>
                  </m:e>
                  <m:sub>
                    <m:r>
                      <w:rPr>
                        <w:rFonts w:ascii="Cambria Math" w:hAnsi="Cambria Math"/>
                      </w:rPr>
                      <m:t>s</m:t>
                    </m:r>
                  </m:sub>
                </m:sSub>
              </m:oMath>
            </m:oMathPara>
          </w:p>
        </w:tc>
        <w:tc>
          <w:tcPr>
            <w:tcW w:w="3960" w:type="dxa"/>
          </w:tcPr>
          <w:p w14:paraId="00DF5FE5" w14:textId="77777777" w:rsidR="00E65492" w:rsidRPr="003216CF" w:rsidRDefault="00E65492" w:rsidP="00593BE1">
            <w:pPr>
              <w:spacing w:line="480" w:lineRule="auto"/>
              <w:rPr>
                <w:rFonts w:ascii="Cambria Math" w:hAnsi="Cambria Math"/>
                <w:oMath/>
              </w:rPr>
            </w:pPr>
            <m:oMathPara>
              <m:oMath>
                <m:r>
                  <w:rPr>
                    <w:rFonts w:ascii="Cambria Math" w:hAnsi="Cambria Math"/>
                  </w:rPr>
                  <m:t>3,290 kg m⁻³</m:t>
                </m:r>
              </m:oMath>
            </m:oMathPara>
          </w:p>
        </w:tc>
      </w:tr>
      <w:tr w:rsidR="00E65492" w:rsidRPr="00CC3065" w14:paraId="030BA452" w14:textId="77777777" w:rsidTr="000E3C22">
        <w:tc>
          <w:tcPr>
            <w:tcW w:w="3600" w:type="dxa"/>
          </w:tcPr>
          <w:p w14:paraId="70C48C5E" w14:textId="77777777" w:rsidR="00E65492" w:rsidRPr="00CC3065" w:rsidRDefault="00E65492" w:rsidP="00593BE1">
            <w:pPr>
              <w:spacing w:line="480" w:lineRule="auto"/>
            </w:pPr>
            <w:r w:rsidRPr="00CC3065">
              <w:t>Mean particle diameter</w:t>
            </w:r>
          </w:p>
        </w:tc>
        <w:tc>
          <w:tcPr>
            <w:tcW w:w="1800" w:type="dxa"/>
          </w:tcPr>
          <w:p w14:paraId="3F49E4C0" w14:textId="77777777" w:rsidR="00E65492" w:rsidRPr="003216CF" w:rsidRDefault="003D0B1E" w:rsidP="00593BE1">
            <w:pPr>
              <w:spacing w:line="480" w:lineRule="auto"/>
              <w:rPr>
                <w:rFonts w:ascii="Cambria Math" w:hAnsi="Cambria Math"/>
                <w:oMath/>
              </w:rPr>
            </w:pPr>
            <m:oMathPara>
              <m:oMath>
                <m:sSub>
                  <m:sSubPr>
                    <m:ctrlPr>
                      <w:rPr>
                        <w:rFonts w:ascii="Cambria Math" w:hAnsi="Cambria Math"/>
                        <w:i/>
                      </w:rPr>
                    </m:ctrlPr>
                  </m:sSubPr>
                  <m:e>
                    <m:r>
                      <w:rPr>
                        <w:rFonts w:ascii="Cambria Math" w:hAnsi="Cambria Math"/>
                      </w:rPr>
                      <m:t>d</m:t>
                    </m:r>
                  </m:e>
                  <m:sub>
                    <m:r>
                      <w:rPr>
                        <w:rFonts w:ascii="Cambria Math" w:hAnsi="Cambria Math"/>
                      </w:rPr>
                      <m:t>p</m:t>
                    </m:r>
                  </m:sub>
                </m:sSub>
              </m:oMath>
            </m:oMathPara>
          </w:p>
        </w:tc>
        <w:tc>
          <w:tcPr>
            <w:tcW w:w="3960" w:type="dxa"/>
          </w:tcPr>
          <w:p w14:paraId="10D97FE1" w14:textId="77777777" w:rsidR="00E65492" w:rsidRPr="003216CF" w:rsidRDefault="00E65492" w:rsidP="00593BE1">
            <w:pPr>
              <w:spacing w:line="480" w:lineRule="auto"/>
              <w:rPr>
                <w:rFonts w:ascii="Cambria Math" w:hAnsi="Cambria Math"/>
                <w:oMath/>
              </w:rPr>
            </w:pPr>
            <m:oMathPara>
              <m:oMath>
                <m:r>
                  <w:rPr>
                    <w:rFonts w:ascii="Cambria Math" w:hAnsi="Cambria Math"/>
                  </w:rPr>
                  <m:t>75 μm</m:t>
                </m:r>
              </m:oMath>
            </m:oMathPara>
          </w:p>
        </w:tc>
      </w:tr>
      <w:tr w:rsidR="00E65492" w:rsidRPr="00CC3065" w14:paraId="7429109F" w14:textId="77777777" w:rsidTr="000E3C22">
        <w:tc>
          <w:tcPr>
            <w:tcW w:w="3600" w:type="dxa"/>
          </w:tcPr>
          <w:p w14:paraId="70AB9F80" w14:textId="77777777" w:rsidR="00E65492" w:rsidRPr="00CC3065" w:rsidRDefault="00E65492" w:rsidP="00593BE1">
            <w:pPr>
              <w:spacing w:line="480" w:lineRule="auto"/>
            </w:pPr>
            <w:r w:rsidRPr="00CC3065">
              <w:t>Solids mass fraction</w:t>
            </w:r>
          </w:p>
        </w:tc>
        <w:tc>
          <w:tcPr>
            <w:tcW w:w="1800" w:type="dxa"/>
          </w:tcPr>
          <w:p w14:paraId="0312D6CF" w14:textId="77777777" w:rsidR="00E65492" w:rsidRPr="003216CF" w:rsidRDefault="00E65492" w:rsidP="00593BE1">
            <w:pPr>
              <w:spacing w:line="480" w:lineRule="auto"/>
              <w:rPr>
                <w:rFonts w:ascii="Cambria Math" w:hAnsi="Cambria Math"/>
                <w:oMath/>
              </w:rPr>
            </w:pPr>
            <m:oMathPara>
              <m:oMath>
                <m:r>
                  <w:rPr>
                    <w:rFonts w:ascii="Cambria Math" w:hAnsi="Cambria Math"/>
                  </w:rPr>
                  <m:t>X</m:t>
                </m:r>
              </m:oMath>
            </m:oMathPara>
          </w:p>
        </w:tc>
        <w:tc>
          <w:tcPr>
            <w:tcW w:w="3960" w:type="dxa"/>
          </w:tcPr>
          <w:p w14:paraId="04C77D93" w14:textId="77777777" w:rsidR="00E65492" w:rsidRPr="003216CF" w:rsidRDefault="00E65492" w:rsidP="00593BE1">
            <w:pPr>
              <w:spacing w:line="480" w:lineRule="auto"/>
              <w:rPr>
                <w:rFonts w:ascii="Cambria Math" w:hAnsi="Cambria Math"/>
                <w:oMath/>
              </w:rPr>
            </w:pPr>
            <m:oMathPara>
              <m:oMath>
                <m:r>
                  <w:rPr>
                    <w:rFonts w:ascii="Cambria Math" w:hAnsi="Cambria Math"/>
                  </w:rPr>
                  <m:t>0.2094</m:t>
                </m:r>
              </m:oMath>
            </m:oMathPara>
          </w:p>
        </w:tc>
      </w:tr>
      <w:tr w:rsidR="00E65492" w:rsidRPr="00CC3065" w14:paraId="37CEFADB" w14:textId="77777777" w:rsidTr="000E3C22">
        <w:tc>
          <w:tcPr>
            <w:tcW w:w="3600" w:type="dxa"/>
          </w:tcPr>
          <w:p w14:paraId="666F98A3" w14:textId="77777777" w:rsidR="00E65492" w:rsidRPr="00CC3065" w:rsidRDefault="00E65492" w:rsidP="00593BE1">
            <w:pPr>
              <w:spacing w:line="480" w:lineRule="auto"/>
            </w:pPr>
            <w:r w:rsidRPr="00CC3065">
              <w:t>Design slurry viscosity</w:t>
            </w:r>
          </w:p>
        </w:tc>
        <w:tc>
          <w:tcPr>
            <w:tcW w:w="1800" w:type="dxa"/>
          </w:tcPr>
          <w:p w14:paraId="623FA411" w14:textId="77777777" w:rsidR="00E65492" w:rsidRPr="003216CF" w:rsidRDefault="00E65492" w:rsidP="00593BE1">
            <w:pPr>
              <w:spacing w:line="480" w:lineRule="auto"/>
              <w:rPr>
                <w:rFonts w:ascii="Cambria Math" w:hAnsi="Cambria Math"/>
                <w:oMath/>
              </w:rPr>
            </w:pPr>
            <m:oMathPara>
              <m:oMath>
                <m:r>
                  <w:rPr>
                    <w:rFonts w:ascii="Cambria Math" w:hAnsi="Cambria Math"/>
                  </w:rPr>
                  <m:t>μ</m:t>
                </m:r>
              </m:oMath>
            </m:oMathPara>
          </w:p>
        </w:tc>
        <w:tc>
          <w:tcPr>
            <w:tcW w:w="3960" w:type="dxa"/>
          </w:tcPr>
          <w:p w14:paraId="3E860DDF" w14:textId="77777777" w:rsidR="00E65492" w:rsidRPr="003216CF" w:rsidRDefault="00E65492" w:rsidP="00593BE1">
            <w:pPr>
              <w:spacing w:line="480" w:lineRule="auto"/>
              <w:rPr>
                <w:rFonts w:ascii="Cambria Math" w:hAnsi="Cambria Math"/>
                <w:oMath/>
              </w:rPr>
            </w:pPr>
            <m:oMathPara>
              <m:oMath>
                <m:r>
                  <w:rPr>
                    <w:rFonts w:ascii="Cambria Math" w:hAnsi="Cambria Math"/>
                  </w:rPr>
                  <m:t>2.0 × 10⁻³ Pa·s</m:t>
                </m:r>
              </m:oMath>
            </m:oMathPara>
          </w:p>
        </w:tc>
      </w:tr>
      <w:tr w:rsidR="00E65492" w:rsidRPr="00CC3065" w14:paraId="07929CEB" w14:textId="77777777" w:rsidTr="000E3C22">
        <w:tc>
          <w:tcPr>
            <w:tcW w:w="3600" w:type="dxa"/>
          </w:tcPr>
          <w:p w14:paraId="1A7A6B0B" w14:textId="77777777" w:rsidR="00E65492" w:rsidRPr="00CC3065" w:rsidRDefault="00E65492" w:rsidP="00593BE1">
            <w:pPr>
              <w:spacing w:line="480" w:lineRule="auto"/>
            </w:pPr>
            <w:r w:rsidRPr="00CC3065">
              <w:t>Gravitational acceleration</w:t>
            </w:r>
          </w:p>
        </w:tc>
        <w:tc>
          <w:tcPr>
            <w:tcW w:w="1800" w:type="dxa"/>
          </w:tcPr>
          <w:p w14:paraId="65694369" w14:textId="77777777" w:rsidR="00E65492" w:rsidRPr="003216CF" w:rsidRDefault="00E65492" w:rsidP="00593BE1">
            <w:pPr>
              <w:spacing w:line="480" w:lineRule="auto"/>
              <w:rPr>
                <w:rFonts w:ascii="Cambria Math" w:hAnsi="Cambria Math"/>
                <w:oMath/>
              </w:rPr>
            </w:pPr>
            <m:oMathPara>
              <m:oMath>
                <m:r>
                  <w:rPr>
                    <w:rFonts w:ascii="Cambria Math" w:hAnsi="Cambria Math"/>
                  </w:rPr>
                  <m:t>g</m:t>
                </m:r>
              </m:oMath>
            </m:oMathPara>
          </w:p>
        </w:tc>
        <w:tc>
          <w:tcPr>
            <w:tcW w:w="3960" w:type="dxa"/>
          </w:tcPr>
          <w:p w14:paraId="124BF8C0" w14:textId="77777777" w:rsidR="00E65492" w:rsidRPr="003216CF" w:rsidRDefault="00E65492" w:rsidP="00593BE1">
            <w:pPr>
              <w:spacing w:line="480" w:lineRule="auto"/>
              <w:rPr>
                <w:rFonts w:ascii="Cambria Math" w:hAnsi="Cambria Math"/>
                <w:oMath/>
              </w:rPr>
            </w:pPr>
            <m:oMathPara>
              <m:oMath>
                <m:r>
                  <w:rPr>
                    <w:rFonts w:ascii="Cambria Math" w:hAnsi="Cambria Math"/>
                  </w:rPr>
                  <m:t>9.81 m s⁻²</m:t>
                </m:r>
              </m:oMath>
            </m:oMathPara>
          </w:p>
        </w:tc>
      </w:tr>
    </w:tbl>
    <w:p w14:paraId="1E9A9B92" w14:textId="77777777" w:rsidR="00E65492" w:rsidRPr="00CC3065" w:rsidRDefault="00E65492" w:rsidP="00E65492"/>
    <w:p w14:paraId="2C4EEC5C" w14:textId="77777777" w:rsidR="00E65492" w:rsidRPr="00CC3065" w:rsidRDefault="00E65492" w:rsidP="00E65492">
      <w:r w:rsidRPr="00CC3065">
        <w:t xml:space="preserve">A viscosity of 2.0 × 10⁻³ Pa·s was adopted for the suspension calculation (conservatively higher than the heat-transfer design value), reflecting the reduced liquid viscosity at </w:t>
      </w:r>
      <w:r>
        <w:t>120 °C</w:t>
      </w:r>
      <w:r w:rsidRPr="00CC3065">
        <w:t xml:space="preserve"> partially </w:t>
      </w:r>
      <w:r w:rsidRPr="00CC3065">
        <w:lastRenderedPageBreak/>
        <w:t>offset by the increased apparent viscosity from suspended solids. The particle density of 3,290 kg m⁻³ represents high-alumina calcined bauxite, which contains silica and other mineral constituents rather than pure alumina (3,950 kg m⁻³).</w:t>
      </w:r>
    </w:p>
    <w:p w14:paraId="6ACE415D" w14:textId="77777777" w:rsidR="00E65492" w:rsidRPr="00CC3065" w:rsidRDefault="00E65492" w:rsidP="00E65492">
      <w:r w:rsidRPr="00CC3065">
        <w:t xml:space="preserve">For the 45° PBT with impeller-to-tank diameter ratio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T</m:t>
            </m:r>
          </m:den>
        </m:f>
        <m:r>
          <w:rPr>
            <w:rFonts w:ascii="Cambria Math" w:hAnsi="Cambria Math"/>
          </w:rPr>
          <m:t>=0.33</m:t>
        </m:r>
      </m:oMath>
      <w:r w:rsidRPr="00CC3065">
        <w:t>:</w:t>
      </w:r>
    </w:p>
    <w:p w14:paraId="05AE729E" w14:textId="6C3F9A4E"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D</m:t>
              </m:r>
            </m:e>
            <m:sub>
              <m:r>
                <w:rPr>
                  <w:rFonts w:ascii="Cambria Math" w:eastAsia="Cambria Math" w:hAnsi="Cambria Math"/>
                </w:rPr>
                <m:t>i</m:t>
              </m:r>
            </m:sub>
          </m:sSub>
          <m:r>
            <w:rPr>
              <w:rFonts w:ascii="Cambria Math" w:eastAsia="Cambria Math" w:hAnsi="Cambria Math"/>
            </w:rPr>
            <m:t>=0.33×1.67=0.551 m</m:t>
          </m:r>
        </m:oMath>
      </m:oMathPara>
    </w:p>
    <w:p w14:paraId="106FC52F" w14:textId="77777777" w:rsidR="00E65492" w:rsidRPr="00CC3065" w:rsidRDefault="00E65492" w:rsidP="00E65492">
      <w:r w:rsidRPr="00CC3065">
        <w:t>Using S = 4.7 for a 45° pitched-blade turbine (Zwietering, 1958):</w:t>
      </w:r>
    </w:p>
    <w:p w14:paraId="2AEC4EE1" w14:textId="38399700"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N</m:t>
              </m:r>
            </m:e>
            <m:sub>
              <m:r>
                <w:rPr>
                  <w:rFonts w:ascii="Cambria Math" w:eastAsia="Cambria Math" w:hAnsi="Cambria Math"/>
                </w:rPr>
                <m:t>js</m:t>
              </m:r>
            </m:sub>
          </m:sSub>
          <m:r>
            <w:rPr>
              <w:rFonts w:ascii="Cambria Math" w:eastAsia="Cambria Math" w:hAnsi="Cambria Math"/>
            </w:rPr>
            <m:t xml:space="preserve">=1.72 </m:t>
          </m:r>
          <m:sSup>
            <m:sSupPr>
              <m:ctrlPr>
                <w:rPr>
                  <w:rFonts w:ascii="Cambria Math" w:eastAsia="Cambria Math" w:hAnsi="Cambria Math"/>
                  <w:i/>
                  <w:iCs/>
                </w:rPr>
              </m:ctrlPr>
            </m:sSupPr>
            <m:e>
              <m:r>
                <w:rPr>
                  <w:rFonts w:ascii="Cambria Math" w:eastAsia="Cambria Math" w:hAnsi="Cambria Math"/>
                </w:rPr>
                <m:t>s</m:t>
              </m:r>
            </m:e>
            <m:sup>
              <m:r>
                <w:rPr>
                  <w:rFonts w:ascii="Cambria Math" w:eastAsia="Cambria Math" w:hAnsi="Cambria Math"/>
                </w:rPr>
                <m:t>-1</m:t>
              </m:r>
            </m:sup>
          </m:sSup>
          <m:r>
            <w:rPr>
              <w:rFonts w:ascii="Cambria Math" w:eastAsia="Cambria Math" w:hAnsi="Cambria Math"/>
            </w:rPr>
            <m:t>=103 rpm</m:t>
          </m:r>
        </m:oMath>
      </m:oMathPara>
    </w:p>
    <w:p w14:paraId="469AC70F" w14:textId="463921FA" w:rsidR="00E65492" w:rsidRPr="00CC3065" w:rsidRDefault="00E65492" w:rsidP="004D4884">
      <w:pPr>
        <w:pStyle w:val="Heading4"/>
      </w:pPr>
      <w:r w:rsidRPr="00CC3065">
        <w:t>Operating Speed and Flow Regime</w:t>
      </w:r>
    </w:p>
    <w:p w14:paraId="3AD36291" w14:textId="77777777" w:rsidR="00E65492" w:rsidRPr="00CC3065" w:rsidRDefault="00E65492" w:rsidP="00E65492">
      <w:r w:rsidRPr="00CC3065">
        <w:t xml:space="preserve">Industrial slurry reactors operate at </w:t>
      </w:r>
      <m:oMath>
        <m:r>
          <w:rPr>
            <w:rFonts w:ascii="Cambria Math" w:hAnsi="Cambria Math"/>
          </w:rPr>
          <m:t>1.1-1.3×</m:t>
        </m:r>
        <m:sSub>
          <m:sSubPr>
            <m:ctrlPr>
              <w:rPr>
                <w:rFonts w:ascii="Cambria Math" w:hAnsi="Cambria Math"/>
                <w:i/>
              </w:rPr>
            </m:ctrlPr>
          </m:sSubPr>
          <m:e>
            <m:r>
              <w:rPr>
                <w:rFonts w:ascii="Cambria Math" w:hAnsi="Cambria Math"/>
              </w:rPr>
              <m:t>N</m:t>
            </m:r>
          </m:e>
          <m:sub>
            <m:r>
              <w:rPr>
                <w:rFonts w:ascii="Cambria Math" w:hAnsi="Cambria Math"/>
              </w:rPr>
              <m:t>js</m:t>
            </m:r>
          </m:sub>
        </m:sSub>
      </m:oMath>
      <w:r w:rsidRPr="00CC3065">
        <w:t xml:space="preserve"> to ensure reliable suspension under variations in particle size distribution, solids loading, and rheology (Nienow, 1997). An operating factor of 1.2 was selected:</w:t>
      </w:r>
    </w:p>
    <w:p w14:paraId="5A791F87" w14:textId="1BA8E2CF" w:rsidR="00E65492" w:rsidRPr="00CC3065" w:rsidRDefault="00E65492" w:rsidP="00E65492">
      <w:pPr>
        <w:jc w:val="center"/>
      </w:pPr>
      <m:oMathPara>
        <m:oMath>
          <m:r>
            <w:rPr>
              <w:rFonts w:ascii="Cambria Math" w:eastAsia="Cambria Math" w:hAnsi="Cambria Math"/>
            </w:rPr>
            <m:t>N=1.2×</m:t>
          </m:r>
          <m:sSub>
            <m:sSubPr>
              <m:ctrlPr>
                <w:rPr>
                  <w:rFonts w:ascii="Cambria Math" w:eastAsia="Cambria Math" w:hAnsi="Cambria Math"/>
                  <w:i/>
                  <w:iCs/>
                </w:rPr>
              </m:ctrlPr>
            </m:sSubPr>
            <m:e>
              <m:r>
                <w:rPr>
                  <w:rFonts w:ascii="Cambria Math" w:eastAsia="Cambria Math" w:hAnsi="Cambria Math"/>
                </w:rPr>
                <m:t>N</m:t>
              </m:r>
            </m:e>
            <m:sub>
              <m:r>
                <w:rPr>
                  <w:rFonts w:ascii="Cambria Math" w:eastAsia="Cambria Math" w:hAnsi="Cambria Math"/>
                </w:rPr>
                <m:t>js</m:t>
              </m:r>
            </m:sub>
          </m:sSub>
          <m:r>
            <w:rPr>
              <w:rFonts w:ascii="Cambria Math" w:eastAsia="Cambria Math" w:hAnsi="Cambria Math"/>
            </w:rPr>
            <m:t>=1.2×103=124 rpm=2.07 s⁻¹</m:t>
          </m:r>
          <m:r>
            <w:rPr>
              <w:rFonts w:ascii="Cambria Math" w:hAnsi="Cambria Math"/>
            </w:rPr>
            <m:t xml:space="preserve">     </m:t>
          </m:r>
        </m:oMath>
      </m:oMathPara>
    </w:p>
    <w:p w14:paraId="73BB697D" w14:textId="77777777" w:rsidR="00E65492" w:rsidRPr="00CC3065" w:rsidRDefault="00E65492" w:rsidP="00E65492">
      <w:r w:rsidRPr="00CC3065">
        <w:t>Impeller Reynolds number:</w:t>
      </w:r>
    </w:p>
    <w:p w14:paraId="77CACC61" w14:textId="3911ED5A" w:rsidR="00E65492" w:rsidRPr="00CC3065" w:rsidRDefault="00E65492" w:rsidP="00E65492">
      <w:pPr>
        <w:jc w:val="center"/>
      </w:pPr>
      <m:oMathPara>
        <m:oMath>
          <m:r>
            <w:rPr>
              <w:rFonts w:ascii="Cambria Math" w:eastAsia="Cambria Math" w:hAnsi="Cambria Math"/>
            </w:rPr>
            <m:t>R</m:t>
          </m:r>
          <m:sSub>
            <m:sSubPr>
              <m:ctrlPr>
                <w:rPr>
                  <w:rFonts w:ascii="Cambria Math" w:eastAsia="Cambria Math" w:hAnsi="Cambria Math"/>
                  <w:i/>
                  <w:iCs/>
                </w:rPr>
              </m:ctrlPr>
            </m:sSubPr>
            <m:e>
              <m:r>
                <w:rPr>
                  <w:rFonts w:ascii="Cambria Math" w:eastAsia="Cambria Math" w:hAnsi="Cambria Math"/>
                </w:rPr>
                <m:t>e</m:t>
              </m:r>
            </m:e>
            <m:sub>
              <m:r>
                <w:rPr>
                  <w:rFonts w:ascii="Cambria Math" w:eastAsia="Cambria Math" w:hAnsi="Cambria Math"/>
                </w:rPr>
                <m:t>i</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ρN</m:t>
              </m:r>
              <m:sSubSup>
                <m:sSubSupPr>
                  <m:ctrlPr>
                    <w:rPr>
                      <w:rFonts w:ascii="Cambria Math" w:eastAsia="Cambria Math" w:hAnsi="Cambria Math"/>
                      <w:i/>
                      <w:iCs/>
                    </w:rPr>
                  </m:ctrlPr>
                </m:sSubSupPr>
                <m:e>
                  <m:r>
                    <w:rPr>
                      <w:rFonts w:ascii="Cambria Math" w:eastAsia="Cambria Math" w:hAnsi="Cambria Math"/>
                    </w:rPr>
                    <m:t>D</m:t>
                  </m:r>
                </m:e>
                <m:sub>
                  <m:r>
                    <w:rPr>
                      <w:rFonts w:ascii="Cambria Math" w:eastAsia="Cambria Math" w:hAnsi="Cambria Math"/>
                    </w:rPr>
                    <m:t>i</m:t>
                  </m:r>
                </m:sub>
                <m:sup>
                  <m:r>
                    <w:rPr>
                      <w:rFonts w:ascii="Cambria Math" w:eastAsia="Cambria Math" w:hAnsi="Cambria Math"/>
                    </w:rPr>
                    <m:t>2</m:t>
                  </m:r>
                </m:sup>
              </m:sSubSup>
            </m:num>
            <m:den>
              <m:r>
                <w:rPr>
                  <w:rFonts w:ascii="Cambria Math" w:eastAsia="Cambria Math" w:hAnsi="Cambria Math"/>
                </w:rPr>
                <m:t>μ</m:t>
              </m:r>
            </m:den>
          </m:f>
          <m:r>
            <w:rPr>
              <w:rFonts w:ascii="Cambria Math" w:eastAsia="Cambria Math" w:hAnsi="Cambria Math"/>
            </w:rPr>
            <m:t xml:space="preserve"> =</m:t>
          </m:r>
          <m:f>
            <m:fPr>
              <m:ctrlPr>
                <w:rPr>
                  <w:rFonts w:ascii="Cambria Math" w:eastAsia="Cambria Math" w:hAnsi="Cambria Math"/>
                  <w:i/>
                  <w:iCs/>
                </w:rPr>
              </m:ctrlPr>
            </m:fPr>
            <m:num>
              <m:r>
                <w:rPr>
                  <w:rFonts w:ascii="Cambria Math" w:eastAsia="Cambria Math" w:hAnsi="Cambria Math"/>
                </w:rPr>
                <m:t>1,106.6×2.07×</m:t>
              </m:r>
              <m:sSup>
                <m:sSupPr>
                  <m:ctrlPr>
                    <w:rPr>
                      <w:rFonts w:ascii="Cambria Math" w:eastAsia="Cambria Math" w:hAnsi="Cambria Math"/>
                      <w:i/>
                      <w:iCs/>
                    </w:rPr>
                  </m:ctrlPr>
                </m:sSupPr>
                <m:e>
                  <m:r>
                    <w:rPr>
                      <w:rFonts w:ascii="Cambria Math" w:eastAsia="Cambria Math" w:hAnsi="Cambria Math"/>
                    </w:rPr>
                    <m:t>0.551</m:t>
                  </m:r>
                </m:e>
                <m:sup>
                  <m:r>
                    <w:rPr>
                      <w:rFonts w:ascii="Cambria Math" w:eastAsia="Cambria Math" w:hAnsi="Cambria Math"/>
                    </w:rPr>
                    <m:t>2</m:t>
                  </m:r>
                </m:sup>
              </m:sSup>
            </m:num>
            <m:den>
              <m:r>
                <w:rPr>
                  <w:rFonts w:ascii="Cambria Math" w:eastAsia="Cambria Math" w:hAnsi="Cambria Math"/>
                </w:rPr>
                <m:t>1.18×</m:t>
              </m:r>
              <m:sSup>
                <m:sSupPr>
                  <m:ctrlPr>
                    <w:rPr>
                      <w:rFonts w:ascii="Cambria Math" w:eastAsia="Cambria Math" w:hAnsi="Cambria Math"/>
                      <w:i/>
                      <w:iCs/>
                    </w:rPr>
                  </m:ctrlPr>
                </m:sSupPr>
                <m:e>
                  <m:r>
                    <w:rPr>
                      <w:rFonts w:ascii="Cambria Math" w:eastAsia="Cambria Math" w:hAnsi="Cambria Math"/>
                    </w:rPr>
                    <m:t>10</m:t>
                  </m:r>
                </m:e>
                <m:sup>
                  <m:r>
                    <w:rPr>
                      <w:rFonts w:ascii="Cambria Math" w:eastAsia="Cambria Math" w:hAnsi="Cambria Math"/>
                    </w:rPr>
                    <m:t>-3</m:t>
                  </m:r>
                </m:sup>
              </m:sSup>
            </m:den>
          </m:f>
          <m:r>
            <w:rPr>
              <w:rFonts w:ascii="Cambria Math" w:eastAsia="Cambria Math" w:hAnsi="Cambria Math"/>
            </w:rPr>
            <m:t xml:space="preserve"> = 5.89 × 10⁵</m:t>
          </m:r>
        </m:oMath>
      </m:oMathPara>
    </w:p>
    <w:p w14:paraId="3A0F9BB3" w14:textId="77777777" w:rsidR="00E65492" w:rsidRPr="00CC3065" w:rsidRDefault="00E65492" w:rsidP="00E65492">
      <w:r w:rsidRPr="00CC3065">
        <w:t xml:space="preserve">Since </w:t>
      </w:r>
      <m:oMath>
        <m:r>
          <w:rPr>
            <w:rFonts w:ascii="Cambria Math" w:hAnsi="Cambria Math"/>
          </w:rPr>
          <m:t>R</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cs="Cambria Math"/>
          </w:rPr>
          <m:t>≫</m:t>
        </m:r>
        <m:r>
          <w:rPr>
            <w:rFonts w:ascii="Cambria Math" w:hAnsi="Cambria Math"/>
          </w:rPr>
          <m:t>10⁴</m:t>
        </m:r>
      </m:oMath>
      <w:r w:rsidRPr="00CC3065">
        <w:t>, the agitation system operates in the fully turbulent regime, where the power number is independent of Reynolds number (Oldshue, 1983). Fully turbulent flow promotes strong bulk circulation, efficient solids suspension, and rapid liquid boundary-layer renewal, preserving the SCM assumptions.</w:t>
      </w:r>
    </w:p>
    <w:p w14:paraId="03D5029D" w14:textId="740BF6EF" w:rsidR="00E65492" w:rsidRPr="00CC3065" w:rsidRDefault="00E65492" w:rsidP="004F5823">
      <w:pPr>
        <w:pStyle w:val="Heading4"/>
      </w:pPr>
      <w:r w:rsidRPr="00CC3065">
        <w:t>Agitator Shaft Power</w:t>
      </w:r>
    </w:p>
    <w:p w14:paraId="1DD1F9AF" w14:textId="77777777" w:rsidR="00E65492" w:rsidRPr="00CC3065" w:rsidRDefault="00E65492" w:rsidP="00E65492">
      <w:r w:rsidRPr="00CC3065">
        <w:t xml:space="preserve">In the fully turbulent regime, shaft power is determined from the dimensionless power number </w:t>
      </w: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Pr="00CC3065">
        <w:t>:</w:t>
      </w:r>
    </w:p>
    <w:p w14:paraId="1B646E57" w14:textId="7FCB5A7A" w:rsidR="00E65492" w:rsidRPr="00CC3065" w:rsidRDefault="00E65492" w:rsidP="00E65492">
      <w:pPr>
        <w:jc w:val="center"/>
      </w:pPr>
      <m:oMathPara>
        <m:oMath>
          <m:r>
            <w:rPr>
              <w:rFonts w:ascii="Cambria Math" w:eastAsia="Cambria Math" w:hAnsi="Cambria Math"/>
            </w:rPr>
            <w:lastRenderedPageBreak/>
            <m:t>P=</m:t>
          </m:r>
          <m:sSub>
            <m:sSubPr>
              <m:ctrlPr>
                <w:rPr>
                  <w:rFonts w:ascii="Cambria Math" w:eastAsia="Cambria Math" w:hAnsi="Cambria Math"/>
                  <w:i/>
                  <w:iCs/>
                </w:rPr>
              </m:ctrlPr>
            </m:sSubPr>
            <m:e>
              <m:r>
                <w:rPr>
                  <w:rFonts w:ascii="Cambria Math" w:eastAsia="Cambria Math" w:hAnsi="Cambria Math"/>
                </w:rPr>
                <m:t>N</m:t>
              </m:r>
            </m:e>
            <m:sub>
              <m:r>
                <w:rPr>
                  <w:rFonts w:ascii="Cambria Math" w:eastAsia="Cambria Math" w:hAnsi="Cambria Math"/>
                </w:rPr>
                <m:t>p</m:t>
              </m:r>
            </m:sub>
          </m:sSub>
          <m:r>
            <w:rPr>
              <w:rFonts w:ascii="Cambria Math" w:eastAsia="Cambria Math" w:hAnsi="Cambria Math"/>
            </w:rPr>
            <m:t>·ρ·N³·</m:t>
          </m:r>
          <m:sSubSup>
            <m:sSubSupPr>
              <m:ctrlPr>
                <w:rPr>
                  <w:rFonts w:ascii="Cambria Math" w:eastAsia="Cambria Math" w:hAnsi="Cambria Math"/>
                  <w:i/>
                  <w:iCs/>
                </w:rPr>
              </m:ctrlPr>
            </m:sSubSupPr>
            <m:e>
              <m:r>
                <w:rPr>
                  <w:rFonts w:ascii="Cambria Math" w:eastAsia="Cambria Math" w:hAnsi="Cambria Math"/>
                </w:rPr>
                <m:t>D</m:t>
              </m:r>
            </m:e>
            <m:sub>
              <m:r>
                <w:rPr>
                  <w:rFonts w:ascii="Cambria Math" w:eastAsia="Cambria Math" w:hAnsi="Cambria Math"/>
                </w:rPr>
                <m:t>i</m:t>
              </m:r>
            </m:sub>
            <m:sup>
              <m:r>
                <w:rPr>
                  <w:rFonts w:ascii="Cambria Math" w:eastAsia="Cambria Math" w:hAnsi="Cambria Math"/>
                </w:rPr>
                <m:t>5</m:t>
              </m:r>
            </m:sup>
          </m:sSubSup>
          <m:r>
            <w:rPr>
              <w:rFonts w:ascii="Cambria Math" w:hAnsi="Cambria Math"/>
            </w:rPr>
            <m:t xml:space="preserve">          </m:t>
          </m:r>
        </m:oMath>
      </m:oMathPara>
    </w:p>
    <w:p w14:paraId="76E9C92F" w14:textId="77777777" w:rsidR="00E65492" w:rsidRPr="00CC3065" w:rsidRDefault="00E65492" w:rsidP="00E65492">
      <w:r w:rsidRPr="00CC3065">
        <w:t xml:space="preserve">For a </w:t>
      </w:r>
      <w:r>
        <w:t>six</w:t>
      </w:r>
      <w:r w:rsidRPr="00CC3065">
        <w:t xml:space="preserve">-bladed 45° PBT in turbulent flow, literature values of </w:t>
      </w: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Pr="00CC3065">
        <w:t xml:space="preserve"> range from 1.2 to 1.5 (Nienow, 1997; Paul et al., 2004); a design value of </w:t>
      </w:r>
      <m:oMath>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=1.30</m:t>
        </m:r>
      </m:oMath>
      <w:r w:rsidRPr="00CC3065">
        <w:t xml:space="preserve"> was adopted:</w:t>
      </w:r>
    </w:p>
    <w:p w14:paraId="01D7F827" w14:textId="375AF0C8" w:rsidR="00E65492" w:rsidRPr="00CC3065" w:rsidRDefault="00E65492" w:rsidP="00E65492">
      <w:pPr>
        <w:jc w:val="center"/>
      </w:pPr>
      <m:oMathPara>
        <m:oMath>
          <m:r>
            <w:rPr>
              <w:rFonts w:ascii="Cambria Math" w:eastAsia="Cambria Math" w:hAnsi="Cambria Math"/>
            </w:rPr>
            <m:t>P=1.30×1,106.6×</m:t>
          </m:r>
          <m:sSup>
            <m:sSupPr>
              <m:ctrlPr>
                <w:rPr>
                  <w:rFonts w:ascii="Cambria Math" w:eastAsia="Cambria Math" w:hAnsi="Cambria Math"/>
                  <w:i/>
                  <w:iCs/>
                </w:rPr>
              </m:ctrlPr>
            </m:sSupPr>
            <m:e>
              <m:r>
                <w:rPr>
                  <w:rFonts w:ascii="Cambria Math" w:eastAsia="Cambria Math" w:hAnsi="Cambria Math"/>
                </w:rPr>
                <m:t>2.07</m:t>
              </m:r>
            </m:e>
            <m:sup>
              <m:r>
                <w:rPr>
                  <w:rFonts w:ascii="Cambria Math" w:eastAsia="Cambria Math" w:hAnsi="Cambria Math"/>
                </w:rPr>
                <m:t>3</m:t>
              </m:r>
            </m:sup>
          </m:sSup>
          <m:r>
            <w:rPr>
              <w:rFonts w:ascii="Cambria Math" w:eastAsia="Cambria Math" w:hAnsi="Cambria Math"/>
            </w:rPr>
            <m:t>×</m:t>
          </m:r>
          <m:sSup>
            <m:sSupPr>
              <m:ctrlPr>
                <w:rPr>
                  <w:rFonts w:ascii="Cambria Math" w:eastAsia="Cambria Math" w:hAnsi="Cambria Math"/>
                  <w:i/>
                  <w:iCs/>
                </w:rPr>
              </m:ctrlPr>
            </m:sSupPr>
            <m:e>
              <m:r>
                <w:rPr>
                  <w:rFonts w:ascii="Cambria Math" w:eastAsia="Cambria Math" w:hAnsi="Cambria Math"/>
                </w:rPr>
                <m:t>0.551</m:t>
              </m:r>
            </m:e>
            <m:sup>
              <m:r>
                <w:rPr>
                  <w:rFonts w:ascii="Cambria Math" w:eastAsia="Cambria Math" w:hAnsi="Cambria Math"/>
                </w:rPr>
                <m:t>5</m:t>
              </m:r>
            </m:sup>
          </m:sSup>
          <m:r>
            <w:rPr>
              <w:rFonts w:ascii="Cambria Math" w:eastAsia="Cambria Math" w:hAnsi="Cambria Math"/>
            </w:rPr>
            <m:t>=648 W=0.648 kW</m:t>
          </m:r>
        </m:oMath>
      </m:oMathPara>
    </w:p>
    <w:p w14:paraId="5557AF2F" w14:textId="77777777" w:rsidR="00E65492" w:rsidRPr="00CC3065" w:rsidRDefault="00E65492" w:rsidP="00E65492">
      <w:r w:rsidRPr="00CC3065">
        <w:t>Specific power input:</w:t>
      </w:r>
    </w:p>
    <w:p w14:paraId="1FE86EB4" w14:textId="36D4093D" w:rsidR="00E65492" w:rsidRPr="00CC3065" w:rsidRDefault="003D0B1E" w:rsidP="00E65492">
      <w:pPr>
        <w:jc w:val="center"/>
      </w:pPr>
      <m:oMathPara>
        <m:oMath>
          <m:f>
            <m:fPr>
              <m:ctrlPr>
                <w:rPr>
                  <w:rFonts w:ascii="Cambria Math" w:eastAsia="Cambria Math" w:hAnsi="Cambria Math"/>
                  <w:i/>
                  <w:iCs/>
                </w:rPr>
              </m:ctrlPr>
            </m:fPr>
            <m:num>
              <m:r>
                <w:rPr>
                  <w:rFonts w:ascii="Cambria Math" w:eastAsia="Cambria Math" w:hAnsi="Cambria Math"/>
                </w:rPr>
                <m:t>P</m:t>
              </m:r>
            </m:num>
            <m:den>
              <m:r>
                <w:rPr>
                  <w:rFonts w:ascii="Cambria Math" w:eastAsia="Cambria Math" w:hAnsi="Cambria Math"/>
                </w:rPr>
                <m:t>V</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0.648</m:t>
              </m:r>
            </m:num>
            <m:den>
              <m:r>
                <w:rPr>
                  <w:rFonts w:ascii="Cambria Math" w:eastAsia="Cambria Math" w:hAnsi="Cambria Math"/>
                </w:rPr>
                <m:t>4.773</m:t>
              </m:r>
            </m:den>
          </m:f>
          <m:r>
            <w:rPr>
              <w:rFonts w:ascii="Cambria Math" w:eastAsia="Cambria Math" w:hAnsi="Cambria Math"/>
            </w:rPr>
            <m:t>=0.136 kW m⁻³</m:t>
          </m:r>
        </m:oMath>
      </m:oMathPara>
    </w:p>
    <w:p w14:paraId="32EBA497" w14:textId="77777777" w:rsidR="00E65492" w:rsidRPr="00CC3065" w:rsidRDefault="00E65492" w:rsidP="00E65492">
      <w:r w:rsidRPr="00CC3065">
        <w:t>A power density of 0.136 kW m⁻³ may appear modest relative to typical rules of thumb for slurry mixing, which often quote 0.5–2.0 kW m⁻³ for solids suspension duties. However, this relatively low value is consistent with several characteristics of this application: (i) the bauxite particles are fine (</w:t>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=75 μm</m:t>
        </m:r>
      </m:oMath>
      <w:r w:rsidRPr="00CC3065">
        <w:t xml:space="preserve">), requiring less energy for suspension than coarse solids; (ii) the density difference between particles (3,290 kg m⁻³) and slurry (1,106.6 kg m⁻³) is moderate; (iii) the chosen PBT geometry is optimally efficient for axial-flow solid suspension; and (iv) the relatively low aspect ratio (H/D = 1.3) reduces the pumping head required for full vessel circulation. The Zwietering </w:t>
      </w:r>
      <m:oMath>
        <m:sSub>
          <m:sSubPr>
            <m:ctrlPr>
              <w:rPr>
                <w:rFonts w:ascii="Cambria Math" w:hAnsi="Cambria Math"/>
                <w:i/>
              </w:rPr>
            </m:ctrlPr>
          </m:sSubPr>
          <m:e>
            <m:r>
              <w:rPr>
                <w:rFonts w:ascii="Cambria Math" w:hAnsi="Cambria Math"/>
              </w:rPr>
              <m:t>N</m:t>
            </m:r>
          </m:e>
          <m:sub>
            <m:r>
              <w:rPr>
                <w:rFonts w:ascii="Cambria Math" w:hAnsi="Cambria Math"/>
              </w:rPr>
              <m:t>js</m:t>
            </m:r>
          </m:sub>
        </m:sSub>
      </m:oMath>
      <w:r w:rsidRPr="00CC3065">
        <w:t xml:space="preserve"> approach explicitly accounts for all these factors, providing a more reliable power estimate than generic volume-specific rules. At the installed motor rating of 2.0 kW, the installed-to-shaft-power ratio of 3.1 provides ample margin for start-up on a settled bed and for viscosity increases during process upsets or startup from cold. The calculated shaft power is therefore accepted as physically realistic for this duty (Towler and Sinnott, 2022; Nienow, 1997).</w:t>
      </w:r>
    </w:p>
    <w:p w14:paraId="15160D59" w14:textId="5E6AEF2B" w:rsidR="00E65492" w:rsidRPr="00CC3065" w:rsidRDefault="00E65492" w:rsidP="004D0029">
      <w:pPr>
        <w:pStyle w:val="Heading4"/>
      </w:pPr>
      <w:r w:rsidRPr="00CC3065">
        <w:t>Motor and Gearbox Sizing</w:t>
      </w:r>
    </w:p>
    <w:p w14:paraId="0A0AD6AB" w14:textId="77777777" w:rsidR="00E65492" w:rsidRPr="00CC3065" w:rsidRDefault="00E65492" w:rsidP="00E65492">
      <w:r w:rsidRPr="00CC3065">
        <w:t>Installed motor power must accommodate transmission losses, start-up loads, and process fluctuations:</w:t>
      </w:r>
    </w:p>
    <w:p w14:paraId="5CDA0E99" w14:textId="14E302D3"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P</m:t>
              </m:r>
            </m:e>
            <m:sub>
              <m:r>
                <w:rPr>
                  <w:rFonts w:ascii="Cambria Math" w:eastAsia="Cambria Math" w:hAnsi="Cambria Math"/>
                </w:rPr>
                <m:t>motor</m:t>
              </m:r>
            </m:sub>
          </m:sSub>
          <m:r>
            <w:rPr>
              <w:rFonts w:ascii="Cambria Math" w:eastAsia="Cambria Math" w:hAnsi="Cambria Math"/>
            </w:rPr>
            <m:t>=</m:t>
          </m:r>
          <m:sSub>
            <m:sSubPr>
              <m:ctrlPr>
                <w:rPr>
                  <w:rFonts w:ascii="Cambria Math" w:eastAsia="Cambria Math" w:hAnsi="Cambria Math"/>
                  <w:i/>
                  <w:iCs/>
                </w:rPr>
              </m:ctrlPr>
            </m:sSubPr>
            <m:e>
              <m:r>
                <w:rPr>
                  <w:rFonts w:ascii="Cambria Math" w:eastAsia="Cambria Math" w:hAnsi="Cambria Math"/>
                </w:rPr>
                <m:t>P</m:t>
              </m:r>
            </m:e>
            <m:sub>
              <m:r>
                <w:rPr>
                  <w:rFonts w:ascii="Cambria Math" w:eastAsia="Cambria Math" w:hAnsi="Cambria Math"/>
                </w:rPr>
                <m:t>shaft</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SF</m:t>
              </m:r>
            </m:num>
            <m:den>
              <m:sSub>
                <m:sSubPr>
                  <m:ctrlPr>
                    <w:rPr>
                      <w:rFonts w:ascii="Cambria Math" w:eastAsia="Cambria Math" w:hAnsi="Cambria Math"/>
                      <w:i/>
                      <w:iCs/>
                    </w:rPr>
                  </m:ctrlPr>
                </m:sSubPr>
                <m:e>
                  <m:r>
                    <w:rPr>
                      <w:rFonts w:ascii="Cambria Math" w:eastAsia="Cambria Math" w:hAnsi="Cambria Math"/>
                    </w:rPr>
                    <m:t>η</m:t>
                  </m:r>
                </m:e>
                <m:sub>
                  <m:r>
                    <w:rPr>
                      <w:rFonts w:ascii="Cambria Math" w:eastAsia="Cambria Math" w:hAnsi="Cambria Math"/>
                    </w:rPr>
                    <m:t>g</m:t>
                  </m:r>
                </m:sub>
              </m:sSub>
            </m:den>
          </m:f>
          <m:r>
            <w:rPr>
              <w:rFonts w:ascii="Cambria Math" w:hAnsi="Cambria Math"/>
            </w:rPr>
            <m:t xml:space="preserve"> </m:t>
          </m:r>
        </m:oMath>
      </m:oMathPara>
    </w:p>
    <w:p w14:paraId="346EF16E" w14:textId="77777777" w:rsidR="00E65492" w:rsidRPr="00CC3065" w:rsidRDefault="00E65492" w:rsidP="00E65492">
      <w:r w:rsidRPr="00CC3065">
        <w:lastRenderedPageBreak/>
        <w:t xml:space="preserve">Applying a service factor SF = 1.50 (appropriate for slurry-handling equipment; Towler and Sinnott, 2022) and gearbox efficiency </w:t>
      </w:r>
      <m:oMath>
        <m:sSub>
          <m:sSubPr>
            <m:ctrlPr>
              <w:rPr>
                <w:rFonts w:ascii="Cambria Math" w:hAnsi="Cambria Math"/>
                <w:i/>
              </w:rPr>
            </m:ctrlPr>
          </m:sSubPr>
          <m:e>
            <m:r>
              <w:rPr>
                <w:rFonts w:ascii="Cambria Math" w:hAnsi="Cambria Math"/>
              </w:rPr>
              <m:t>η</m:t>
            </m:r>
          </m:e>
          <m:sub>
            <m:r>
              <w:rPr>
                <w:rFonts w:ascii="Cambria Math" w:hAnsi="Cambria Math"/>
              </w:rPr>
              <m:t>g</m:t>
            </m:r>
          </m:sub>
        </m:sSub>
        <m:r>
          <w:rPr>
            <w:rFonts w:ascii="Cambria Math" w:hAnsi="Cambria Math"/>
          </w:rPr>
          <m:t>=0.95</m:t>
        </m:r>
      </m:oMath>
      <w:r w:rsidRPr="00CC3065">
        <w:t>:</w:t>
      </w:r>
    </w:p>
    <w:p w14:paraId="1F30C761" w14:textId="63F020CE" w:rsidR="00E65492" w:rsidRPr="00076ED1" w:rsidRDefault="003D0B1E" w:rsidP="00E65492">
      <w:pPr>
        <w:jc w:val="center"/>
      </w:pPr>
      <m:oMathPara>
        <m:oMathParaPr>
          <m:jc m:val="center"/>
        </m:oMathParaPr>
        <m:oMath>
          <m:sSub>
            <m:sSubPr>
              <m:ctrlPr>
                <w:rPr>
                  <w:rFonts w:ascii="Cambria Math" w:eastAsia="Cambria Math" w:hAnsi="Cambria Math"/>
                  <w:i/>
                  <w:iCs/>
                </w:rPr>
              </m:ctrlPr>
            </m:sSubPr>
            <m:e>
              <m:r>
                <w:rPr>
                  <w:rFonts w:ascii="Cambria Math" w:eastAsia="Cambria Math" w:hAnsi="Cambria Math"/>
                </w:rPr>
                <m:t>P</m:t>
              </m:r>
            </m:e>
            <m:sub>
              <m:r>
                <w:rPr>
                  <w:rFonts w:ascii="Cambria Math" w:eastAsia="Cambria Math" w:hAnsi="Cambria Math"/>
                </w:rPr>
                <m:t>motor</m:t>
              </m:r>
            </m:sub>
          </m:sSub>
          <m:r>
            <w:rPr>
              <w:rFonts w:ascii="Cambria Math" w:eastAsia="Cambria Math" w:hAnsi="Cambria Math"/>
            </w:rPr>
            <m:t>=0.648×</m:t>
          </m:r>
          <m:f>
            <m:fPr>
              <m:ctrlPr>
                <w:rPr>
                  <w:rFonts w:ascii="Cambria Math" w:eastAsia="Cambria Math" w:hAnsi="Cambria Math"/>
                  <w:i/>
                  <w:iCs/>
                </w:rPr>
              </m:ctrlPr>
            </m:fPr>
            <m:num>
              <m:r>
                <w:rPr>
                  <w:rFonts w:ascii="Cambria Math" w:eastAsia="Cambria Math" w:hAnsi="Cambria Math"/>
                </w:rPr>
                <m:t>1.50</m:t>
              </m:r>
            </m:num>
            <m:den>
              <m:r>
                <w:rPr>
                  <w:rFonts w:ascii="Cambria Math" w:eastAsia="Cambria Math" w:hAnsi="Cambria Math"/>
                </w:rPr>
                <m:t>0.95</m:t>
              </m:r>
            </m:den>
          </m:f>
          <m:r>
            <w:rPr>
              <w:rFonts w:ascii="Cambria Math" w:eastAsia="Cambria Math" w:hAnsi="Cambria Math"/>
            </w:rPr>
            <m:t>=1.02 kW→standard rating 2.0 kW selected</m:t>
          </m:r>
          <m:r>
            <w:rPr>
              <w:rFonts w:ascii="Cambria Math" w:hAnsi="Cambria Math"/>
            </w:rPr>
            <m:t xml:space="preserve">       </m:t>
          </m:r>
        </m:oMath>
      </m:oMathPara>
    </w:p>
    <w:p w14:paraId="2D5D937B" w14:textId="77777777" w:rsidR="00E65492" w:rsidRPr="00CC3065" w:rsidRDefault="00E65492" w:rsidP="00E65492">
      <w:r w:rsidRPr="00CC3065">
        <w:t>Required gearbox reduction ratio (motor speed 1,450 rpm, design agitator speed 124 rpm):</w:t>
      </w:r>
    </w:p>
    <w:p w14:paraId="79EF94D8" w14:textId="592D8DCF" w:rsidR="00E65492" w:rsidRPr="00CC3065" w:rsidRDefault="00E65492" w:rsidP="00E65492">
      <w:pPr>
        <w:jc w:val="center"/>
      </w:pPr>
      <m:oMathPara>
        <m:oMath>
          <m:r>
            <w:rPr>
              <w:rFonts w:ascii="Cambria Math" w:eastAsia="Cambria Math" w:hAnsi="Cambria Math"/>
            </w:rPr>
            <m:t>i=</m:t>
          </m:r>
          <m:f>
            <m:fPr>
              <m:ctrlPr>
                <w:rPr>
                  <w:rFonts w:ascii="Cambria Math" w:eastAsia="Cambria Math" w:hAnsi="Cambria Math"/>
                  <w:i/>
                  <w:iCs/>
                </w:rPr>
              </m:ctrlPr>
            </m:fPr>
            <m:num>
              <m:sSub>
                <m:sSubPr>
                  <m:ctrlPr>
                    <w:rPr>
                      <w:rFonts w:ascii="Cambria Math" w:eastAsia="Cambria Math" w:hAnsi="Cambria Math"/>
                      <w:i/>
                      <w:iCs/>
                    </w:rPr>
                  </m:ctrlPr>
                </m:sSubPr>
                <m:e>
                  <m:r>
                    <w:rPr>
                      <w:rFonts w:ascii="Cambria Math" w:eastAsia="Cambria Math" w:hAnsi="Cambria Math"/>
                    </w:rPr>
                    <m:t>N</m:t>
                  </m:r>
                </m:e>
                <m:sub>
                  <m:r>
                    <w:rPr>
                      <w:rFonts w:ascii="Cambria Math" w:eastAsia="Cambria Math" w:hAnsi="Cambria Math"/>
                    </w:rPr>
                    <m:t>motor</m:t>
                  </m:r>
                </m:sub>
              </m:sSub>
            </m:num>
            <m:den>
              <m:sSub>
                <m:sSubPr>
                  <m:ctrlPr>
                    <w:rPr>
                      <w:rFonts w:ascii="Cambria Math" w:eastAsia="Cambria Math" w:hAnsi="Cambria Math"/>
                      <w:i/>
                      <w:iCs/>
                    </w:rPr>
                  </m:ctrlPr>
                </m:sSubPr>
                <m:e>
                  <m:r>
                    <w:rPr>
                      <w:rFonts w:ascii="Cambria Math" w:eastAsia="Cambria Math" w:hAnsi="Cambria Math"/>
                    </w:rPr>
                    <m:t>N</m:t>
                  </m:r>
                </m:e>
                <m:sub>
                  <m:r>
                    <w:rPr>
                      <w:rFonts w:ascii="Cambria Math" w:eastAsia="Cambria Math" w:hAnsi="Cambria Math"/>
                    </w:rPr>
                    <m:t>agitator</m:t>
                  </m:r>
                </m:sub>
              </m:sSub>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1,450</m:t>
              </m:r>
            </m:num>
            <m:den>
              <m:r>
                <w:rPr>
                  <w:rFonts w:ascii="Cambria Math" w:eastAsia="Cambria Math" w:hAnsi="Cambria Math"/>
                </w:rPr>
                <m:t>124</m:t>
              </m:r>
            </m:den>
          </m:f>
          <m:r>
            <w:rPr>
              <w:rFonts w:ascii="Cambria Math" w:eastAsia="Cambria Math" w:hAnsi="Cambria Math"/>
            </w:rPr>
            <m:t>=11.7→12:1 standard gearbox selected</m:t>
          </m:r>
          <m:r>
            <w:rPr>
              <w:rFonts w:ascii="Cambria Math" w:hAnsi="Cambria Math"/>
            </w:rPr>
            <m:t xml:space="preserve">      </m:t>
          </m:r>
        </m:oMath>
      </m:oMathPara>
    </w:p>
    <w:p w14:paraId="772E2763" w14:textId="77777777" w:rsidR="00E65492" w:rsidRPr="00076ED1" w:rsidRDefault="003D0B1E" w:rsidP="00E65492">
      <w:pPr>
        <w:jc w:val="center"/>
        <w:rPr>
          <w:iCs/>
        </w:rPr>
      </w:pPr>
      <m:oMathPara>
        <m:oMath>
          <m:sSub>
            <m:sSubPr>
              <m:ctrlPr>
                <w:rPr>
                  <w:rFonts w:ascii="Cambria Math" w:eastAsia="Cambria Math" w:hAnsi="Cambria Math"/>
                  <w:i/>
                  <w:iCs/>
                </w:rPr>
              </m:ctrlPr>
            </m:sSubPr>
            <m:e>
              <m:r>
                <w:rPr>
                  <w:rFonts w:ascii="Cambria Math" w:eastAsia="Cambria Math" w:hAnsi="Cambria Math"/>
                </w:rPr>
                <m:t>N</m:t>
              </m:r>
            </m:e>
            <m:sub>
              <m:r>
                <w:rPr>
                  <w:rFonts w:ascii="Cambria Math" w:eastAsia="Cambria Math" w:hAnsi="Cambria Math"/>
                </w:rPr>
                <m:t>output</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1,450</m:t>
              </m:r>
            </m:num>
            <m:den>
              <m:r>
                <w:rPr>
                  <w:rFonts w:ascii="Cambria Math" w:eastAsia="Cambria Math" w:hAnsi="Cambria Math"/>
                </w:rPr>
                <m:t>12</m:t>
              </m:r>
            </m:den>
          </m:f>
          <m:r>
            <w:rPr>
              <w:rFonts w:ascii="Cambria Math" w:eastAsia="Cambria Math" w:hAnsi="Cambria Math"/>
            </w:rPr>
            <m:t xml:space="preserve">=121 rpm </m:t>
          </m:r>
        </m:oMath>
      </m:oMathPara>
    </w:p>
    <w:p w14:paraId="40AA0A29" w14:textId="43A611F8" w:rsidR="00E65492" w:rsidRPr="00CC3065" w:rsidRDefault="00E65492" w:rsidP="00E65492">
      <w:pPr>
        <w:jc w:val="center"/>
      </w:pPr>
      <m:oMathPara>
        <m:oMath>
          <m:r>
            <w:rPr>
              <w:rFonts w:ascii="Cambria Math" w:eastAsia="Cambria Math" w:hAnsi="Cambria Math"/>
            </w:rPr>
            <m:t>(deviation: -2.4%; acceptable for slurry duty)</m:t>
          </m:r>
        </m:oMath>
      </m:oMathPara>
    </w:p>
    <w:p w14:paraId="565490D9" w14:textId="4319EAAF" w:rsidR="00E65492" w:rsidRPr="00CC3065" w:rsidRDefault="00E65492" w:rsidP="002D070A">
      <w:pPr>
        <w:pStyle w:val="Heading4"/>
      </w:pPr>
      <w:r w:rsidRPr="00CC3065">
        <w:t>Baffle Configuration</w:t>
      </w:r>
    </w:p>
    <w:p w14:paraId="0545B964" w14:textId="77777777" w:rsidR="00E65492" w:rsidRPr="00CC3065" w:rsidRDefault="00E65492" w:rsidP="00E65492">
      <w:r w:rsidRPr="00CC3065">
        <w:t>Four vertical wall-mounted baffles are required to suppress vortex formation, convert tangential fluid momentum into axial and radial circulation, and improve solids suspension (Paul et al., 2004). The standard baffle configuration used in the Zwietering correlation and power number correlations — four baffles at 90° intervals — was adopted. Baffle width per Towler and Sinnott (2022):</w:t>
      </w:r>
    </w:p>
    <w:p w14:paraId="5EE5DBA9" w14:textId="550C33C7" w:rsidR="00E65492" w:rsidRPr="00CC3065" w:rsidRDefault="00E65492" w:rsidP="00E65492">
      <w:pPr>
        <w:jc w:val="center"/>
      </w:pPr>
      <m:oMathPara>
        <m:oMath>
          <m:r>
            <w:rPr>
              <w:rFonts w:ascii="Cambria Math" w:eastAsia="Cambria Math" w:hAnsi="Cambria Math"/>
            </w:rPr>
            <m:t>B=</m:t>
          </m:r>
          <m:f>
            <m:fPr>
              <m:ctrlPr>
                <w:rPr>
                  <w:rFonts w:ascii="Cambria Math" w:eastAsia="Cambria Math" w:hAnsi="Cambria Math"/>
                  <w:i/>
                  <w:iCs/>
                </w:rPr>
              </m:ctrlPr>
            </m:fPr>
            <m:num>
              <m:r>
                <w:rPr>
                  <w:rFonts w:ascii="Cambria Math" w:eastAsia="Cambria Math" w:hAnsi="Cambria Math"/>
                </w:rPr>
                <m:t>T</m:t>
              </m:r>
            </m:num>
            <m:den>
              <m:r>
                <w:rPr>
                  <w:rFonts w:ascii="Cambria Math" w:eastAsia="Cambria Math" w:hAnsi="Cambria Math"/>
                </w:rPr>
                <m:t>10</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1.67</m:t>
              </m:r>
            </m:num>
            <m:den>
              <m:r>
                <w:rPr>
                  <w:rFonts w:ascii="Cambria Math" w:eastAsia="Cambria Math" w:hAnsi="Cambria Math"/>
                </w:rPr>
                <m:t>10</m:t>
              </m:r>
            </m:den>
          </m:f>
          <m:r>
            <w:rPr>
              <w:rFonts w:ascii="Cambria Math" w:eastAsia="Cambria Math" w:hAnsi="Cambria Math"/>
            </w:rPr>
            <m:t>=0.167 m</m:t>
          </m:r>
        </m:oMath>
      </m:oMathPara>
    </w:p>
    <w:p w14:paraId="3328D449" w14:textId="77777777" w:rsidR="00E65492" w:rsidRPr="00CC3065" w:rsidRDefault="00E65492" w:rsidP="00E65492">
      <w:r w:rsidRPr="00CC3065">
        <w:t>Four baffles of width 0.167 m, extending the full straight-side height with small wall clearance, provide a fully baffled mixing environment consistent with the suspension and power calculations.</w:t>
      </w:r>
    </w:p>
    <w:p w14:paraId="4064D1F5" w14:textId="363922E1" w:rsidR="00E65492" w:rsidRPr="00CC3065" w:rsidRDefault="00E65492" w:rsidP="002D070A">
      <w:pPr>
        <w:pStyle w:val="Heading4"/>
      </w:pPr>
      <w:r w:rsidRPr="00CC3065">
        <w:t>Mechanical Seal</w:t>
      </w:r>
    </w:p>
    <w:p w14:paraId="76D76AE2" w14:textId="77777777" w:rsidR="00E65492" w:rsidRPr="00CC3065" w:rsidRDefault="00E65492" w:rsidP="00E65492">
      <w:r w:rsidRPr="00CC3065">
        <w:t xml:space="preserve">The agitator shaft penetrates the pressurised reactor shell, requiring an effective seal against slurry leakage. Packed gland seals are unsuitable: they require controlled leakage for lubrication, wear rapidly in abrasive slurry service, and allow HCl leakage with associated </w:t>
      </w:r>
      <w:r w:rsidRPr="00CC3065">
        <w:lastRenderedPageBreak/>
        <w:t>corrosion and safety hazards. A dual mechanical seal was selected, comprising two sealing interfaces separated by a pressurised barrier fluid, providing secondary containment for hazardous or corrosive service (Bloch and Geitner, 2019). Seal face material: reaction-bonded silicon carbide (SiC/SiC) for abrasive-wear resistance. Secondary sealing elements: PTFE (excellent mineral acid resistance). Metallic wetted components: Hastelloy C-276 (chloride corrosion resistance). Barrier fluid pressure is maintained 1–2 bar above reactor operating pressure, ensuring leakage direction is from the barrier system into the reactor rather than outward.</w:t>
      </w:r>
    </w:p>
    <w:p w14:paraId="412C59DC" w14:textId="4DD4D7A2" w:rsidR="00E65492" w:rsidRPr="00CC3065" w:rsidRDefault="00E65492" w:rsidP="00161B63">
      <w:pPr>
        <w:pStyle w:val="Heading4"/>
      </w:pPr>
      <w:r w:rsidRPr="00CC3065">
        <w:t>Agitator Shaft Design</w:t>
      </w:r>
    </w:p>
    <w:p w14:paraId="5D802D34" w14:textId="77777777" w:rsidR="00E65492" w:rsidRPr="00CC3065" w:rsidRDefault="00E65492" w:rsidP="00E65492">
      <w:r w:rsidRPr="00CC3065">
        <w:rPr>
          <w:b/>
          <w:bCs/>
          <w:u w:val="single"/>
        </w:rPr>
        <w:t>Torque Calculation</w:t>
      </w:r>
    </w:p>
    <w:p w14:paraId="19530D64" w14:textId="502B4D95" w:rsidR="00E65492" w:rsidRPr="00CC3065" w:rsidRDefault="00E65492" w:rsidP="00E65492">
      <w:pPr>
        <w:jc w:val="center"/>
      </w:pPr>
      <m:oMathPara>
        <m:oMath>
          <m:r>
            <w:rPr>
              <w:rFonts w:ascii="Cambria Math" w:eastAsia="Cambria Math" w:hAnsi="Cambria Math"/>
            </w:rPr>
            <m:t>ω=</m:t>
          </m:r>
          <m:f>
            <m:fPr>
              <m:ctrlPr>
                <w:rPr>
                  <w:rFonts w:ascii="Cambria Math" w:eastAsia="Cambria Math" w:hAnsi="Cambria Math"/>
                  <w:i/>
                  <w:iCs/>
                </w:rPr>
              </m:ctrlPr>
            </m:fPr>
            <m:num>
              <m:r>
                <w:rPr>
                  <w:rFonts w:ascii="Cambria Math" w:eastAsia="Cambria Math" w:hAnsi="Cambria Math"/>
                </w:rPr>
                <m:t>2πN</m:t>
              </m:r>
            </m:num>
            <m:den>
              <m:r>
                <w:rPr>
                  <w:rFonts w:ascii="Cambria Math" w:eastAsia="Cambria Math" w:hAnsi="Cambria Math"/>
                </w:rPr>
                <m:t>60</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2π×124</m:t>
              </m:r>
            </m:num>
            <m:den>
              <m:r>
                <w:rPr>
                  <w:rFonts w:ascii="Cambria Math" w:eastAsia="Cambria Math" w:hAnsi="Cambria Math"/>
                </w:rPr>
                <m:t>60</m:t>
              </m:r>
            </m:den>
          </m:f>
          <m:r>
            <w:rPr>
              <w:rFonts w:ascii="Cambria Math" w:eastAsia="Cambria Math" w:hAnsi="Cambria Math"/>
            </w:rPr>
            <m:t xml:space="preserve"> = 12.99 rad s⁻¹</m:t>
          </m:r>
        </m:oMath>
      </m:oMathPara>
    </w:p>
    <w:p w14:paraId="22358594" w14:textId="284C2360" w:rsidR="00E65492" w:rsidRPr="00CC3065" w:rsidRDefault="00E65492" w:rsidP="00E65492">
      <w:pPr>
        <w:jc w:val="center"/>
      </w:pPr>
      <m:oMathPara>
        <m:oMath>
          <m:r>
            <w:rPr>
              <w:rFonts w:ascii="Cambria Math" w:eastAsia="Cambria Math" w:hAnsi="Cambria Math"/>
            </w:rPr>
            <m:t>T=</m:t>
          </m:r>
          <m:f>
            <m:fPr>
              <m:ctrlPr>
                <w:rPr>
                  <w:rFonts w:ascii="Cambria Math" w:eastAsia="Cambria Math" w:hAnsi="Cambria Math"/>
                  <w:i/>
                  <w:iCs/>
                </w:rPr>
              </m:ctrlPr>
            </m:fPr>
            <m:num>
              <m:r>
                <w:rPr>
                  <w:rFonts w:ascii="Cambria Math" w:eastAsia="Cambria Math" w:hAnsi="Cambria Math"/>
                </w:rPr>
                <m:t>P</m:t>
              </m:r>
            </m:num>
            <m:den>
              <m:r>
                <w:rPr>
                  <w:rFonts w:ascii="Cambria Math" w:eastAsia="Cambria Math" w:hAnsi="Cambria Math"/>
                </w:rPr>
                <m:t>ω</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648</m:t>
              </m:r>
            </m:num>
            <m:den>
              <m:r>
                <w:rPr>
                  <w:rFonts w:ascii="Cambria Math" w:eastAsia="Cambria Math" w:hAnsi="Cambria Math"/>
                </w:rPr>
                <m:t>12.99</m:t>
              </m:r>
            </m:den>
          </m:f>
          <m:r>
            <w:rPr>
              <w:rFonts w:ascii="Cambria Math" w:eastAsia="Cambria Math" w:hAnsi="Cambria Math"/>
            </w:rPr>
            <m:t>=49.9 N·m≈50 N·m</m:t>
          </m:r>
        </m:oMath>
      </m:oMathPara>
    </w:p>
    <w:p w14:paraId="7A5246D8" w14:textId="77777777" w:rsidR="00E65492" w:rsidRPr="00CC3065" w:rsidRDefault="00E65492" w:rsidP="00E65492">
      <w:r w:rsidRPr="00CC3065">
        <w:rPr>
          <w:b/>
          <w:bCs/>
          <w:u w:val="single"/>
        </w:rPr>
        <w:t>Shaft Diameter</w:t>
      </w:r>
    </w:p>
    <w:p w14:paraId="4174C2A2" w14:textId="77777777" w:rsidR="00E65492" w:rsidRPr="00CC3065" w:rsidRDefault="00E65492" w:rsidP="00E65492">
      <w:r w:rsidRPr="00CC3065">
        <w:t>Minimum shaft diameter from ASME torsion equation for solid circular shafts (Budynas and Nisbett, 2020), allowable shear stress</w:t>
      </w:r>
      <m:oMath>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allow</m:t>
            </m:r>
          </m:sub>
        </m:sSub>
        <m:r>
          <w:rPr>
            <w:rFonts w:ascii="Cambria Math" w:hAnsi="Cambria Math"/>
          </w:rPr>
          <m:t>=40 MPa</m:t>
        </m:r>
      </m:oMath>
      <w:r w:rsidRPr="00CC3065">
        <w:t>:</w:t>
      </w:r>
    </w:p>
    <w:p w14:paraId="375B8590" w14:textId="0BF5CFFA"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d</m:t>
              </m:r>
            </m:e>
            <m:sub>
              <m:r>
                <w:rPr>
                  <w:rFonts w:ascii="Cambria Math" w:eastAsia="Cambria Math" w:hAnsi="Cambria Math"/>
                </w:rPr>
                <m:t>s</m:t>
              </m:r>
            </m:sub>
          </m:sSub>
          <m:r>
            <w:rPr>
              <w:rFonts w:ascii="Cambria Math" w:eastAsia="Cambria Math" w:hAnsi="Cambria Math"/>
            </w:rPr>
            <m:t>=</m:t>
          </m:r>
          <m:sSup>
            <m:sSupPr>
              <m:ctrlPr>
                <w:rPr>
                  <w:rFonts w:ascii="Cambria Math" w:eastAsia="Cambria Math" w:hAnsi="Cambria Math"/>
                  <w:i/>
                  <w:iCs/>
                </w:rPr>
              </m:ctrlPr>
            </m:sSupPr>
            <m:e>
              <m:d>
                <m:dPr>
                  <m:ctrlPr>
                    <w:rPr>
                      <w:rFonts w:ascii="Cambria Math" w:eastAsia="Cambria Math" w:hAnsi="Cambria Math"/>
                      <w:i/>
                      <w:iCs/>
                    </w:rPr>
                  </m:ctrlPr>
                </m:dPr>
                <m:e>
                  <m:f>
                    <m:fPr>
                      <m:ctrlPr>
                        <w:rPr>
                          <w:rFonts w:ascii="Cambria Math" w:eastAsia="Cambria Math" w:hAnsi="Cambria Math"/>
                          <w:i/>
                          <w:iCs/>
                        </w:rPr>
                      </m:ctrlPr>
                    </m:fPr>
                    <m:num>
                      <m:r>
                        <w:rPr>
                          <w:rFonts w:ascii="Cambria Math" w:eastAsia="Cambria Math" w:hAnsi="Cambria Math"/>
                        </w:rPr>
                        <m:t>16T</m:t>
                      </m:r>
                    </m:num>
                    <m:den>
                      <m:r>
                        <w:rPr>
                          <w:rFonts w:ascii="Cambria Math" w:eastAsia="Cambria Math" w:hAnsi="Cambria Math"/>
                        </w:rPr>
                        <m:t>π</m:t>
                      </m:r>
                      <m:sSub>
                        <m:sSubPr>
                          <m:ctrlPr>
                            <w:rPr>
                              <w:rFonts w:ascii="Cambria Math" w:eastAsia="Cambria Math" w:hAnsi="Cambria Math"/>
                              <w:i/>
                              <w:iCs/>
                            </w:rPr>
                          </m:ctrlPr>
                        </m:sSubPr>
                        <m:e>
                          <m:r>
                            <w:rPr>
                              <w:rFonts w:ascii="Cambria Math" w:eastAsia="Cambria Math" w:hAnsi="Cambria Math"/>
                            </w:rPr>
                            <m:t>τ</m:t>
                          </m:r>
                        </m:e>
                        <m:sub>
                          <m:r>
                            <w:rPr>
                              <w:rFonts w:ascii="Cambria Math" w:eastAsia="Cambria Math" w:hAnsi="Cambria Math"/>
                            </w:rPr>
                            <m:t>allow</m:t>
                          </m:r>
                        </m:sub>
                      </m:sSub>
                    </m:den>
                  </m:f>
                </m:e>
              </m:d>
            </m:e>
            <m:sup>
              <m:f>
                <m:fPr>
                  <m:ctrlPr>
                    <w:rPr>
                      <w:rFonts w:ascii="Cambria Math" w:eastAsia="Cambria Math" w:hAnsi="Cambria Math"/>
                      <w:i/>
                      <w:iCs/>
                    </w:rPr>
                  </m:ctrlPr>
                </m:fPr>
                <m:num>
                  <m:r>
                    <w:rPr>
                      <w:rFonts w:ascii="Cambria Math" w:eastAsia="Cambria Math" w:hAnsi="Cambria Math"/>
                    </w:rPr>
                    <m:t>1</m:t>
                  </m:r>
                </m:num>
                <m:den>
                  <m:r>
                    <w:rPr>
                      <w:rFonts w:ascii="Cambria Math" w:eastAsia="Cambria Math" w:hAnsi="Cambria Math"/>
                    </w:rPr>
                    <m:t>3</m:t>
                  </m:r>
                </m:den>
              </m:f>
            </m:sup>
          </m:sSup>
          <m:r>
            <w:rPr>
              <w:rFonts w:ascii="Cambria Math" w:eastAsia="Cambria Math" w:hAnsi="Cambria Math"/>
            </w:rPr>
            <m:t>=</m:t>
          </m:r>
          <m:sSup>
            <m:sSupPr>
              <m:ctrlPr>
                <w:rPr>
                  <w:rFonts w:ascii="Cambria Math" w:eastAsia="Cambria Math" w:hAnsi="Cambria Math"/>
                  <w:i/>
                  <w:iCs/>
                </w:rPr>
              </m:ctrlPr>
            </m:sSupPr>
            <m:e>
              <m:d>
                <m:dPr>
                  <m:ctrlPr>
                    <w:rPr>
                      <w:rFonts w:ascii="Cambria Math" w:eastAsia="Cambria Math" w:hAnsi="Cambria Math"/>
                      <w:i/>
                      <w:iCs/>
                    </w:rPr>
                  </m:ctrlPr>
                </m:dPr>
                <m:e>
                  <m:f>
                    <m:fPr>
                      <m:ctrlPr>
                        <w:rPr>
                          <w:rFonts w:ascii="Cambria Math" w:eastAsia="Cambria Math" w:hAnsi="Cambria Math"/>
                          <w:i/>
                          <w:iCs/>
                        </w:rPr>
                      </m:ctrlPr>
                    </m:fPr>
                    <m:num>
                      <m:r>
                        <w:rPr>
                          <w:rFonts w:ascii="Cambria Math" w:eastAsia="Cambria Math" w:hAnsi="Cambria Math"/>
                        </w:rPr>
                        <m:t>16×50</m:t>
                      </m:r>
                    </m:num>
                    <m:den>
                      <m:r>
                        <w:rPr>
                          <w:rFonts w:ascii="Cambria Math" w:eastAsia="Cambria Math" w:hAnsi="Cambria Math"/>
                        </w:rPr>
                        <m:t>π×40×</m:t>
                      </m:r>
                      <m:sSup>
                        <m:sSupPr>
                          <m:ctrlPr>
                            <w:rPr>
                              <w:rFonts w:ascii="Cambria Math" w:eastAsia="Cambria Math" w:hAnsi="Cambria Math"/>
                              <w:i/>
                              <w:iCs/>
                            </w:rPr>
                          </m:ctrlPr>
                        </m:sSupPr>
                        <m:e>
                          <m:r>
                            <w:rPr>
                              <w:rFonts w:ascii="Cambria Math" w:eastAsia="Cambria Math" w:hAnsi="Cambria Math"/>
                            </w:rPr>
                            <m:t>10</m:t>
                          </m:r>
                        </m:e>
                        <m:sup>
                          <m:r>
                            <w:rPr>
                              <w:rFonts w:ascii="Cambria Math" w:eastAsia="Cambria Math" w:hAnsi="Cambria Math"/>
                            </w:rPr>
                            <m:t>6</m:t>
                          </m:r>
                        </m:sup>
                      </m:sSup>
                    </m:den>
                  </m:f>
                </m:e>
              </m:d>
            </m:e>
            <m:sup>
              <m:f>
                <m:fPr>
                  <m:ctrlPr>
                    <w:rPr>
                      <w:rFonts w:ascii="Cambria Math" w:eastAsia="Cambria Math" w:hAnsi="Cambria Math"/>
                      <w:i/>
                      <w:iCs/>
                    </w:rPr>
                  </m:ctrlPr>
                </m:fPr>
                <m:num>
                  <m:r>
                    <w:rPr>
                      <w:rFonts w:ascii="Cambria Math" w:eastAsia="Cambria Math" w:hAnsi="Cambria Math"/>
                    </w:rPr>
                    <m:t>1</m:t>
                  </m:r>
                </m:num>
                <m:den>
                  <m:r>
                    <w:rPr>
                      <w:rFonts w:ascii="Cambria Math" w:eastAsia="Cambria Math" w:hAnsi="Cambria Math"/>
                    </w:rPr>
                    <m:t>3</m:t>
                  </m:r>
                </m:den>
              </m:f>
            </m:sup>
          </m:sSup>
          <m:r>
            <w:rPr>
              <w:rFonts w:ascii="Cambria Math" w:eastAsia="Cambria Math" w:hAnsi="Cambria Math"/>
            </w:rPr>
            <m:t>=18.5 mm</m:t>
          </m:r>
        </m:oMath>
      </m:oMathPara>
    </w:p>
    <w:p w14:paraId="4D1FAE71" w14:textId="77777777" w:rsidR="00E65492" w:rsidRPr="00CC3065" w:rsidRDefault="00E65492" w:rsidP="00E65492">
      <w:r w:rsidRPr="00CC3065">
        <w:t>Applying a design factor of 2 for fluctuating loads, start-up torque, and erosion effects typical of slurry service:</w:t>
      </w:r>
    </w:p>
    <w:p w14:paraId="537409AE" w14:textId="6628AED7"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d</m:t>
              </m:r>
            </m:e>
            <m:sub>
              <m:r>
                <w:rPr>
                  <w:rFonts w:ascii="Cambria Math" w:eastAsia="Cambria Math" w:hAnsi="Cambria Math"/>
                </w:rPr>
                <m:t>design</m:t>
              </m:r>
            </m:sub>
          </m:sSub>
          <m:r>
            <w:rPr>
              <w:rFonts w:ascii="Cambria Math" w:eastAsia="Cambria Math" w:hAnsi="Cambria Math"/>
            </w:rPr>
            <m:t>=2×18.5=37 mm →</m:t>
          </m:r>
          <m:sSub>
            <m:sSubPr>
              <m:ctrlPr>
                <w:rPr>
                  <w:rFonts w:ascii="Cambria Math" w:eastAsia="Cambria Math" w:hAnsi="Cambria Math"/>
                  <w:i/>
                  <w:iCs/>
                </w:rPr>
              </m:ctrlPr>
            </m:sSubPr>
            <m:e>
              <m:r>
                <w:rPr>
                  <w:rFonts w:ascii="Cambria Math" w:eastAsia="Cambria Math" w:hAnsi="Cambria Math"/>
                </w:rPr>
                <m:t>d</m:t>
              </m:r>
            </m:e>
            <m:sub>
              <m:r>
                <w:rPr>
                  <w:rFonts w:ascii="Cambria Math" w:eastAsia="Cambria Math" w:hAnsi="Cambria Math"/>
                </w:rPr>
                <m:t>selected</m:t>
              </m:r>
            </m:sub>
          </m:sSub>
          <m:r>
            <w:rPr>
              <w:rFonts w:ascii="Cambria Math" w:eastAsia="Cambria Math" w:hAnsi="Cambria Math"/>
            </w:rPr>
            <m:t>=40 mm (standard)</m:t>
          </m:r>
          <m:r>
            <w:rPr>
              <w:rFonts w:ascii="Cambria Math" w:hAnsi="Cambria Math"/>
            </w:rPr>
            <m:t xml:space="preserve">   </m:t>
          </m:r>
        </m:oMath>
      </m:oMathPara>
    </w:p>
    <w:p w14:paraId="25A42FE1" w14:textId="77777777" w:rsidR="00E65492" w:rsidRPr="00CC3065" w:rsidRDefault="00E65492" w:rsidP="00E65492">
      <w:r w:rsidRPr="00CC3065">
        <w:rPr>
          <w:b/>
          <w:bCs/>
          <w:u w:val="single"/>
        </w:rPr>
        <w:t>Combined Loading</w:t>
      </w:r>
    </w:p>
    <w:p w14:paraId="376C7341" w14:textId="3AAEB05F" w:rsidR="00E65492" w:rsidRPr="00CC3065" w:rsidRDefault="00E65492" w:rsidP="00E65492">
      <w:r w:rsidRPr="00CC3065">
        <w:lastRenderedPageBreak/>
        <w:t xml:space="preserve">The equivalent twisting moment for combined bending and torsion (Budynas and Nisbett, 2020), with bending shock factor </w:t>
      </w:r>
      <m:oMath>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=1.5</m:t>
        </m:r>
      </m:oMath>
      <w:r w:rsidRPr="00CC3065">
        <w:t xml:space="preserve"> and torsion shock factor </w:t>
      </w:r>
      <m:oMath>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=1.0</m:t>
        </m:r>
      </m:oMath>
      <w:r w:rsidRPr="00CC3065">
        <w:t xml:space="preserve"> for moderate-duty agitator service, and assuming a conservative bending moment </w:t>
      </w:r>
      <m:oMath>
        <m:r>
          <w:rPr>
            <w:rFonts w:ascii="Cambria Math" w:hAnsi="Cambria Math"/>
          </w:rPr>
          <m:t>M=T=50 N·m</m:t>
        </m:r>
      </m:oMath>
      <w:r w:rsidRPr="00CC3065">
        <w:t>:</w:t>
      </w:r>
    </w:p>
    <w:p w14:paraId="568E47F9" w14:textId="5AB0F4F7"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T</m:t>
              </m:r>
            </m:e>
            <m:sub>
              <m:r>
                <w:rPr>
                  <w:rFonts w:ascii="Cambria Math" w:eastAsia="Cambria Math" w:hAnsi="Cambria Math"/>
                </w:rPr>
                <m:t>e</m:t>
              </m:r>
            </m:sub>
          </m:sSub>
          <m:r>
            <w:rPr>
              <w:rFonts w:ascii="Cambria Math" w:eastAsia="Cambria Math" w:hAnsi="Cambria Math"/>
            </w:rPr>
            <m:t>=</m:t>
          </m:r>
          <m:rad>
            <m:radPr>
              <m:degHide m:val="1"/>
              <m:ctrlPr>
                <w:rPr>
                  <w:rFonts w:ascii="Cambria Math" w:eastAsia="Cambria Math" w:hAnsi="Cambria Math"/>
                  <w:i/>
                  <w:iCs/>
                </w:rPr>
              </m:ctrlPr>
            </m:radPr>
            <m:deg/>
            <m:e>
              <m:r>
                <w:rPr>
                  <w:rFonts w:ascii="Cambria Math" w:eastAsia="Cambria Math" w:hAnsi="Cambria Math"/>
                </w:rPr>
                <m:t>[</m:t>
              </m:r>
              <m:sSup>
                <m:sSupPr>
                  <m:ctrlPr>
                    <w:rPr>
                      <w:rFonts w:ascii="Cambria Math" w:eastAsia="Cambria Math" w:hAnsi="Cambria Math"/>
                      <w:i/>
                      <w:iCs/>
                    </w:rPr>
                  </m:ctrlPr>
                </m:sSupPr>
                <m:e>
                  <m:d>
                    <m:dPr>
                      <m:ctrlPr>
                        <w:rPr>
                          <w:rFonts w:ascii="Cambria Math" w:eastAsia="Cambria Math" w:hAnsi="Cambria Math"/>
                          <w:i/>
                          <w:iCs/>
                        </w:rPr>
                      </m:ctrlPr>
                    </m:dPr>
                    <m:e>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b</m:t>
                          </m:r>
                        </m:sub>
                      </m:sSub>
                      <m:r>
                        <w:rPr>
                          <w:rFonts w:ascii="Cambria Math" w:eastAsia="Cambria Math" w:hAnsi="Cambria Math"/>
                        </w:rPr>
                        <m:t>M</m:t>
                      </m:r>
                    </m:e>
                  </m:d>
                </m:e>
                <m:sup>
                  <m:r>
                    <w:rPr>
                      <w:rFonts w:ascii="Cambria Math" w:eastAsia="Cambria Math" w:hAnsi="Cambria Math"/>
                    </w:rPr>
                    <m:t>2</m:t>
                  </m:r>
                </m:sup>
              </m:sSup>
              <m:r>
                <w:rPr>
                  <w:rFonts w:ascii="Cambria Math" w:eastAsia="Cambria Math" w:hAnsi="Cambria Math"/>
                </w:rPr>
                <m:t>+</m:t>
              </m:r>
              <m:sSup>
                <m:sSupPr>
                  <m:ctrlPr>
                    <w:rPr>
                      <w:rFonts w:ascii="Cambria Math" w:eastAsia="Cambria Math" w:hAnsi="Cambria Math"/>
                      <w:i/>
                      <w:iCs/>
                    </w:rPr>
                  </m:ctrlPr>
                </m:sSupPr>
                <m:e>
                  <m:d>
                    <m:dPr>
                      <m:ctrlPr>
                        <w:rPr>
                          <w:rFonts w:ascii="Cambria Math" w:eastAsia="Cambria Math" w:hAnsi="Cambria Math"/>
                          <w:i/>
                          <w:iCs/>
                        </w:rPr>
                      </m:ctrlPr>
                    </m:dPr>
                    <m:e>
                      <m:sSub>
                        <m:sSubPr>
                          <m:ctrlPr>
                            <w:rPr>
                              <w:rFonts w:ascii="Cambria Math" w:eastAsia="Cambria Math" w:hAnsi="Cambria Math"/>
                              <w:i/>
                              <w:iCs/>
                            </w:rPr>
                          </m:ctrlPr>
                        </m:sSubPr>
                        <m:e>
                          <m:r>
                            <w:rPr>
                              <w:rFonts w:ascii="Cambria Math" w:eastAsia="Cambria Math" w:hAnsi="Cambria Math"/>
                            </w:rPr>
                            <m:t>K</m:t>
                          </m:r>
                        </m:e>
                        <m:sub>
                          <m:r>
                            <w:rPr>
                              <w:rFonts w:ascii="Cambria Math" w:eastAsia="Cambria Math" w:hAnsi="Cambria Math"/>
                            </w:rPr>
                            <m:t>t</m:t>
                          </m:r>
                        </m:sub>
                      </m:sSub>
                      <m:r>
                        <w:rPr>
                          <w:rFonts w:ascii="Cambria Math" w:eastAsia="Cambria Math" w:hAnsi="Cambria Math"/>
                        </w:rPr>
                        <m:t>T</m:t>
                      </m:r>
                    </m:e>
                  </m:d>
                </m:e>
                <m:sup>
                  <m:r>
                    <w:rPr>
                      <w:rFonts w:ascii="Cambria Math" w:eastAsia="Cambria Math" w:hAnsi="Cambria Math"/>
                    </w:rPr>
                    <m:t>2</m:t>
                  </m:r>
                </m:sup>
              </m:sSup>
              <m:r>
                <w:rPr>
                  <w:rFonts w:ascii="Cambria Math" w:eastAsia="Cambria Math" w:hAnsi="Cambria Math"/>
                </w:rPr>
                <m:t>]</m:t>
              </m:r>
            </m:e>
          </m:rad>
          <m:r>
            <w:rPr>
              <w:rFonts w:ascii="Cambria Math" w:eastAsia="Cambria Math" w:hAnsi="Cambria Math"/>
            </w:rPr>
            <m:t>=</m:t>
          </m:r>
          <m:rad>
            <m:radPr>
              <m:degHide m:val="1"/>
              <m:ctrlPr>
                <w:rPr>
                  <w:rFonts w:ascii="Cambria Math" w:eastAsia="Cambria Math" w:hAnsi="Cambria Math"/>
                  <w:i/>
                  <w:iCs/>
                </w:rPr>
              </m:ctrlPr>
            </m:radPr>
            <m:deg/>
            <m:e>
              <m:d>
                <m:dPr>
                  <m:begChr m:val="["/>
                  <m:endChr m:val="]"/>
                  <m:ctrlPr>
                    <w:rPr>
                      <w:rFonts w:ascii="Cambria Math" w:eastAsia="Cambria Math" w:hAnsi="Cambria Math"/>
                      <w:i/>
                      <w:iCs/>
                    </w:rPr>
                  </m:ctrlPr>
                </m:dPr>
                <m:e>
                  <m:sSup>
                    <m:sSupPr>
                      <m:ctrlPr>
                        <w:rPr>
                          <w:rFonts w:ascii="Cambria Math" w:eastAsia="Cambria Math" w:hAnsi="Cambria Math"/>
                          <w:i/>
                          <w:iCs/>
                        </w:rPr>
                      </m:ctrlPr>
                    </m:sSupPr>
                    <m:e>
                      <m:d>
                        <m:dPr>
                          <m:ctrlPr>
                            <w:rPr>
                              <w:rFonts w:ascii="Cambria Math" w:eastAsia="Cambria Math" w:hAnsi="Cambria Math"/>
                              <w:i/>
                              <w:iCs/>
                            </w:rPr>
                          </m:ctrlPr>
                        </m:dPr>
                        <m:e>
                          <m:r>
                            <w:rPr>
                              <w:rFonts w:ascii="Cambria Math" w:eastAsia="Cambria Math" w:hAnsi="Cambria Math"/>
                            </w:rPr>
                            <m:t>1.5×50</m:t>
                          </m:r>
                        </m:e>
                      </m:d>
                    </m:e>
                    <m:sup>
                      <m:r>
                        <w:rPr>
                          <w:rFonts w:ascii="Cambria Math" w:eastAsia="Cambria Math" w:hAnsi="Cambria Math"/>
                        </w:rPr>
                        <m:t>2</m:t>
                      </m:r>
                    </m:sup>
                  </m:sSup>
                  <m:r>
                    <w:rPr>
                      <w:rFonts w:ascii="Cambria Math" w:eastAsia="Cambria Math" w:hAnsi="Cambria Math"/>
                    </w:rPr>
                    <m:t>+</m:t>
                  </m:r>
                  <m:sSup>
                    <m:sSupPr>
                      <m:ctrlPr>
                        <w:rPr>
                          <w:rFonts w:ascii="Cambria Math" w:eastAsia="Cambria Math" w:hAnsi="Cambria Math"/>
                          <w:i/>
                          <w:iCs/>
                        </w:rPr>
                      </m:ctrlPr>
                    </m:sSupPr>
                    <m:e>
                      <m:d>
                        <m:dPr>
                          <m:ctrlPr>
                            <w:rPr>
                              <w:rFonts w:ascii="Cambria Math" w:eastAsia="Cambria Math" w:hAnsi="Cambria Math"/>
                              <w:i/>
                              <w:iCs/>
                            </w:rPr>
                          </m:ctrlPr>
                        </m:dPr>
                        <m:e>
                          <m:r>
                            <w:rPr>
                              <w:rFonts w:ascii="Cambria Math" w:eastAsia="Cambria Math" w:hAnsi="Cambria Math"/>
                            </w:rPr>
                            <m:t>1.0×50</m:t>
                          </m:r>
                        </m:e>
                      </m:d>
                    </m:e>
                    <m:sup>
                      <m:r>
                        <w:rPr>
                          <w:rFonts w:ascii="Cambria Math" w:eastAsia="Cambria Math" w:hAnsi="Cambria Math"/>
                        </w:rPr>
                        <m:t>2</m:t>
                      </m:r>
                    </m:sup>
                  </m:sSup>
                </m:e>
              </m:d>
            </m:e>
          </m:rad>
          <m:r>
            <w:rPr>
              <w:rFonts w:ascii="Cambria Math" w:eastAsia="Cambria Math" w:hAnsi="Cambria Math"/>
            </w:rPr>
            <m:t>=90.1 N·m</m:t>
          </m:r>
        </m:oMath>
      </m:oMathPara>
    </w:p>
    <w:p w14:paraId="2B6C009D" w14:textId="77777777" w:rsidR="00E65492" w:rsidRPr="00CC3065" w:rsidRDefault="00E65492" w:rsidP="00E65492">
      <w:r w:rsidRPr="00CC3065">
        <w:t>This remains well within the capacity of the 40 mm shaft, confirming adequate torsional strength and bending stiffness for continuous agitation.</w:t>
      </w:r>
    </w:p>
    <w:p w14:paraId="23DB9588" w14:textId="728B7C5D" w:rsidR="00161B63" w:rsidRDefault="00161B63" w:rsidP="00161B63">
      <w:pPr>
        <w:pStyle w:val="Caption"/>
        <w:keepNext/>
      </w:pPr>
      <w:bookmarkStart w:id="323" w:name="_Toc237244858"/>
      <w:r>
        <w:t xml:space="preserve">Table </w:t>
      </w:r>
      <w:fldSimple w:instr=" STYLEREF 1 \s ">
        <w:r w:rsidR="006221B8">
          <w:rPr>
            <w:noProof/>
          </w:rPr>
          <w:t>6</w:t>
        </w:r>
      </w:fldSimple>
      <w:r w:rsidR="00B61202">
        <w:noBreakHyphen/>
      </w:r>
      <w:fldSimple w:instr=" SEQ Table \* ARABIC \s 1 ">
        <w:r w:rsidR="006221B8">
          <w:rPr>
            <w:noProof/>
          </w:rPr>
          <w:t>27</w:t>
        </w:r>
      </w:fldSimple>
      <w:r>
        <w:t xml:space="preserve"> </w:t>
      </w:r>
      <w:r w:rsidRPr="00DC0C3D">
        <w:t>Agitator shaft design summary</w:t>
      </w:r>
      <w:bookmarkEnd w:id="323"/>
    </w:p>
    <w:tbl>
      <w:tblPr>
        <w:tblStyle w:val="TableGrid"/>
        <w:tblW w:w="9360" w:type="dxa"/>
        <w:tblLook w:val="04A0" w:firstRow="1" w:lastRow="0" w:firstColumn="1" w:lastColumn="0" w:noHBand="0" w:noVBand="1"/>
      </w:tblPr>
      <w:tblGrid>
        <w:gridCol w:w="5400"/>
        <w:gridCol w:w="3960"/>
      </w:tblGrid>
      <w:tr w:rsidR="00E65492" w:rsidRPr="00CC3065" w14:paraId="5B882E76" w14:textId="77777777" w:rsidTr="005D4D76">
        <w:tc>
          <w:tcPr>
            <w:tcW w:w="5400" w:type="dxa"/>
          </w:tcPr>
          <w:p w14:paraId="2CEDB70A" w14:textId="77777777" w:rsidR="00E65492" w:rsidRPr="00CC3065" w:rsidRDefault="00E65492" w:rsidP="00593BE1">
            <w:r w:rsidRPr="00CC3065">
              <w:rPr>
                <w:b/>
                <w:bCs/>
              </w:rPr>
              <w:t>Parameter</w:t>
            </w:r>
          </w:p>
        </w:tc>
        <w:tc>
          <w:tcPr>
            <w:tcW w:w="3960" w:type="dxa"/>
          </w:tcPr>
          <w:p w14:paraId="3693B4B4" w14:textId="77777777" w:rsidR="00E65492" w:rsidRPr="00CC3065" w:rsidRDefault="00E65492" w:rsidP="00593BE1">
            <w:r w:rsidRPr="00CC3065">
              <w:rPr>
                <w:b/>
                <w:bCs/>
              </w:rPr>
              <w:t>Value</w:t>
            </w:r>
          </w:p>
        </w:tc>
      </w:tr>
      <w:tr w:rsidR="00E65492" w:rsidRPr="00CC3065" w14:paraId="52BCC007" w14:textId="77777777" w:rsidTr="005D4D76">
        <w:tc>
          <w:tcPr>
            <w:tcW w:w="5400" w:type="dxa"/>
          </w:tcPr>
          <w:p w14:paraId="126B533D" w14:textId="77777777" w:rsidR="00E65492" w:rsidRPr="00CC3065" w:rsidRDefault="00E65492" w:rsidP="00593BE1">
            <w:r w:rsidRPr="00CC3065">
              <w:t>Shaft power</w:t>
            </w:r>
          </w:p>
        </w:tc>
        <w:tc>
          <w:tcPr>
            <w:tcW w:w="3960" w:type="dxa"/>
          </w:tcPr>
          <w:p w14:paraId="3A6513FE" w14:textId="77777777" w:rsidR="00E65492" w:rsidRPr="00CC3065" w:rsidRDefault="00E65492" w:rsidP="00593BE1">
            <w:r w:rsidRPr="00CC3065">
              <w:t>0.648 kW</w:t>
            </w:r>
          </w:p>
        </w:tc>
      </w:tr>
      <w:tr w:rsidR="00E65492" w:rsidRPr="00CC3065" w14:paraId="3E2B8AF0" w14:textId="77777777" w:rsidTr="005D4D76">
        <w:tc>
          <w:tcPr>
            <w:tcW w:w="5400" w:type="dxa"/>
          </w:tcPr>
          <w:p w14:paraId="2E1FB4B2" w14:textId="77777777" w:rsidR="00E65492" w:rsidRPr="00CC3065" w:rsidRDefault="00E65492" w:rsidP="00593BE1">
            <w:r w:rsidRPr="00CC3065">
              <w:t>Operating speed</w:t>
            </w:r>
          </w:p>
        </w:tc>
        <w:tc>
          <w:tcPr>
            <w:tcW w:w="3960" w:type="dxa"/>
          </w:tcPr>
          <w:p w14:paraId="1163D693" w14:textId="77777777" w:rsidR="00E65492" w:rsidRPr="00CC3065" w:rsidRDefault="00E65492" w:rsidP="00593BE1">
            <w:r w:rsidRPr="00CC3065">
              <w:t>124 rpm</w:t>
            </w:r>
          </w:p>
        </w:tc>
      </w:tr>
      <w:tr w:rsidR="00E65492" w:rsidRPr="00CC3065" w14:paraId="4BC0E0DC" w14:textId="77777777" w:rsidTr="005D4D76">
        <w:tc>
          <w:tcPr>
            <w:tcW w:w="5400" w:type="dxa"/>
          </w:tcPr>
          <w:p w14:paraId="277DE23F" w14:textId="77777777" w:rsidR="00E65492" w:rsidRPr="00CC3065" w:rsidRDefault="00E65492" w:rsidP="00593BE1">
            <w:r w:rsidRPr="00CC3065">
              <w:t>Transmitted torque</w:t>
            </w:r>
          </w:p>
        </w:tc>
        <w:tc>
          <w:tcPr>
            <w:tcW w:w="3960" w:type="dxa"/>
          </w:tcPr>
          <w:p w14:paraId="235D4230" w14:textId="77777777" w:rsidR="00E65492" w:rsidRPr="00CC3065" w:rsidRDefault="00E65492" w:rsidP="00593BE1">
            <w:r w:rsidRPr="00CC3065">
              <w:t>50.0 N·m</w:t>
            </w:r>
          </w:p>
        </w:tc>
      </w:tr>
      <w:tr w:rsidR="00E65492" w:rsidRPr="00CC3065" w14:paraId="07B68B72" w14:textId="77777777" w:rsidTr="005D4D76">
        <w:tc>
          <w:tcPr>
            <w:tcW w:w="5400" w:type="dxa"/>
          </w:tcPr>
          <w:p w14:paraId="417F4551" w14:textId="77777777" w:rsidR="00E65492" w:rsidRPr="00CC3065" w:rsidRDefault="00E65492" w:rsidP="00593BE1">
            <w:r w:rsidRPr="00CC3065">
              <w:t>Equivalent combined torque</w:t>
            </w:r>
          </w:p>
        </w:tc>
        <w:tc>
          <w:tcPr>
            <w:tcW w:w="3960" w:type="dxa"/>
          </w:tcPr>
          <w:p w14:paraId="4A9315C2" w14:textId="77777777" w:rsidR="00E65492" w:rsidRPr="00CC3065" w:rsidRDefault="00E65492" w:rsidP="00593BE1">
            <w:r w:rsidRPr="00CC3065">
              <w:t>90.1 N·m</w:t>
            </w:r>
          </w:p>
        </w:tc>
      </w:tr>
      <w:tr w:rsidR="00E65492" w:rsidRPr="00CC3065" w14:paraId="0E74711E" w14:textId="77777777" w:rsidTr="005D4D76">
        <w:tc>
          <w:tcPr>
            <w:tcW w:w="5400" w:type="dxa"/>
          </w:tcPr>
          <w:p w14:paraId="01105156" w14:textId="77777777" w:rsidR="00E65492" w:rsidRPr="00CC3065" w:rsidRDefault="00E65492" w:rsidP="00593BE1">
            <w:r w:rsidRPr="00CC3065">
              <w:t>Minimum shaft diameter (torsion)</w:t>
            </w:r>
          </w:p>
        </w:tc>
        <w:tc>
          <w:tcPr>
            <w:tcW w:w="3960" w:type="dxa"/>
          </w:tcPr>
          <w:p w14:paraId="6A0CF734" w14:textId="77777777" w:rsidR="00E65492" w:rsidRPr="00CC3065" w:rsidRDefault="00E65492" w:rsidP="00593BE1">
            <w:r w:rsidRPr="00CC3065">
              <w:t>18.5 mm</w:t>
            </w:r>
          </w:p>
        </w:tc>
      </w:tr>
      <w:tr w:rsidR="00E65492" w:rsidRPr="00CC3065" w14:paraId="199C2A92" w14:textId="77777777" w:rsidTr="005D4D76">
        <w:tc>
          <w:tcPr>
            <w:tcW w:w="5400" w:type="dxa"/>
          </w:tcPr>
          <w:p w14:paraId="24244811" w14:textId="77777777" w:rsidR="00E65492" w:rsidRPr="00CC3065" w:rsidRDefault="00E65492" w:rsidP="00593BE1">
            <w:r w:rsidRPr="00CC3065">
              <w:t>Selected shaft diameter</w:t>
            </w:r>
          </w:p>
        </w:tc>
        <w:tc>
          <w:tcPr>
            <w:tcW w:w="3960" w:type="dxa"/>
          </w:tcPr>
          <w:p w14:paraId="1EED888C" w14:textId="77777777" w:rsidR="00E65492" w:rsidRPr="00CC3065" w:rsidRDefault="00E65492" w:rsidP="00593BE1">
            <w:r w:rsidRPr="00CC3065">
              <w:t>40 mm</w:t>
            </w:r>
          </w:p>
        </w:tc>
      </w:tr>
    </w:tbl>
    <w:p w14:paraId="1719D000" w14:textId="77777777" w:rsidR="00E65492" w:rsidRPr="00CC3065" w:rsidRDefault="00E65492" w:rsidP="00E65492"/>
    <w:p w14:paraId="544D42E0" w14:textId="07223DEE" w:rsidR="00E65492" w:rsidRPr="00CC3065" w:rsidRDefault="00E65492" w:rsidP="008373C0">
      <w:pPr>
        <w:pStyle w:val="Heading4"/>
      </w:pPr>
      <w:r w:rsidRPr="00CC3065">
        <w:t>Support Structure Design</w:t>
      </w:r>
    </w:p>
    <w:p w14:paraId="330B7207" w14:textId="52DF828C" w:rsidR="00E65492" w:rsidRPr="00CC3065" w:rsidRDefault="00E65492" w:rsidP="008373C0">
      <w:pPr>
        <w:pStyle w:val="Heading4"/>
      </w:pPr>
      <w:r w:rsidRPr="00CC3065">
        <w:t>Support Type Selection</w:t>
      </w:r>
    </w:p>
    <w:p w14:paraId="59224A89" w14:textId="1CE0DFAF" w:rsidR="00E65492" w:rsidRPr="00037579" w:rsidRDefault="00E65492" w:rsidP="00E65492">
      <w:r w:rsidRPr="00037579">
        <w:t xml:space="preserve">Four </w:t>
      </w:r>
      <w:r w:rsidR="00EC56B8" w:rsidRPr="00037579">
        <w:t>equally spaced</w:t>
      </w:r>
      <w:r w:rsidRPr="00037579">
        <w:t xml:space="preserve"> welded lug supports were selected for both reactors. Lug supports are the standard choice for vertical process vessels with aspect ratios H/D &lt; 2.0, moderate operating weights, and indoor or sheltered installation (Brownell and Young, 1959; Towler and Sinnott, 2022). For this vessel (H/D = 1.3, operating weight ~6,500 kg), lug supports offer several advantages over a cylindrical skirt:</w:t>
      </w:r>
    </w:p>
    <w:p w14:paraId="13925B5D" w14:textId="77777777" w:rsidR="00E65492" w:rsidRPr="00037579" w:rsidRDefault="00E65492">
      <w:pPr>
        <w:pStyle w:val="ListParagraph"/>
        <w:numPr>
          <w:ilvl w:val="0"/>
          <w:numId w:val="32"/>
        </w:numPr>
        <w:spacing w:after="0"/>
        <w:contextualSpacing w:val="0"/>
      </w:pPr>
      <w:r w:rsidRPr="00037579">
        <w:t>They allow unobstructed access to the bottom head and product discharge nozzle, facilitating slurry piping installation and maintenance.</w:t>
      </w:r>
    </w:p>
    <w:p w14:paraId="70C7C058" w14:textId="77777777" w:rsidR="00E65492" w:rsidRDefault="00E65492">
      <w:pPr>
        <w:pStyle w:val="ListParagraph"/>
        <w:numPr>
          <w:ilvl w:val="0"/>
          <w:numId w:val="32"/>
        </w:numPr>
        <w:spacing w:after="0"/>
        <w:contextualSpacing w:val="0"/>
      </w:pPr>
      <w:r w:rsidRPr="00037579">
        <w:t>The vessel rests on structural steel columns attached to the lug base plates, enabling the vessel to be elevated to a process-appropriate height without a continuous skirt ring.</w:t>
      </w:r>
    </w:p>
    <w:p w14:paraId="3A2AEDB3" w14:textId="77777777" w:rsidR="00E65492" w:rsidRDefault="00E65492">
      <w:pPr>
        <w:pStyle w:val="ListParagraph"/>
        <w:numPr>
          <w:ilvl w:val="0"/>
          <w:numId w:val="32"/>
        </w:numPr>
        <w:spacing w:after="0"/>
        <w:contextualSpacing w:val="0"/>
      </w:pPr>
      <w:r w:rsidRPr="00037579">
        <w:lastRenderedPageBreak/>
        <w:t>Thermal expansion of the glass-lined carbon steel shell is less constrained than with a welded skirt, reducing differential thermal stresses at the vessel–support junction during heat-up and cooldown.</w:t>
      </w:r>
    </w:p>
    <w:p w14:paraId="1BEDBE14" w14:textId="77777777" w:rsidR="00E65492" w:rsidRDefault="00E65492">
      <w:pPr>
        <w:pStyle w:val="ListParagraph"/>
        <w:numPr>
          <w:ilvl w:val="0"/>
          <w:numId w:val="32"/>
        </w:numPr>
        <w:spacing w:after="0"/>
        <w:contextualSpacing w:val="0"/>
      </w:pPr>
      <w:r w:rsidRPr="00037579">
        <w:t>Four lugs at 90° intervals are consistent with the four-baffle geometry and provide balanced load distribution around the vessel circumference.</w:t>
      </w:r>
    </w:p>
    <w:p w14:paraId="0AA1B4C6" w14:textId="77777777" w:rsidR="00E65492" w:rsidRPr="00037579" w:rsidRDefault="00E65492" w:rsidP="00E65492">
      <w:r w:rsidRPr="00037579">
        <w:t>Lug supports are not recommended for tall vessels (H/D &gt; 2.5), high wind or seismic zones, or vessels above approximately 50,000 kg, none of which apply here.</w:t>
      </w:r>
    </w:p>
    <w:p w14:paraId="78A0C98C" w14:textId="10E3802A" w:rsidR="00E65492" w:rsidRPr="00CC3065" w:rsidRDefault="00E65492" w:rsidP="008373C0">
      <w:pPr>
        <w:pStyle w:val="Heading4"/>
      </w:pPr>
      <w:r w:rsidRPr="00CC3065">
        <w:t>Operating Weight</w:t>
      </w:r>
    </w:p>
    <w:p w14:paraId="4B60F3D9" w14:textId="77777777" w:rsidR="00E65492" w:rsidRPr="00CC3065" w:rsidRDefault="00E65492" w:rsidP="00E65492">
      <w:r w:rsidRPr="00CC3065">
        <w:t>The support was designed for maximum operating weight:</w:t>
      </w:r>
    </w:p>
    <w:p w14:paraId="6177AC90" w14:textId="77777777" w:rsidR="00E65492" w:rsidRPr="00CC3065" w:rsidRDefault="00E65492" w:rsidP="00E65492">
      <w:r w:rsidRPr="00CC3065">
        <w:t xml:space="preserve">(a) Reactor contents: </w:t>
      </w:r>
      <m:oMath>
        <m:sSub>
          <m:sSubPr>
            <m:ctrlPr>
              <w:rPr>
                <w:rFonts w:ascii="Cambria Math" w:hAnsi="Cambria Math"/>
                <w:i/>
              </w:rPr>
            </m:ctrlPr>
          </m:sSubPr>
          <m:e>
            <m:r>
              <w:rPr>
                <w:rFonts w:ascii="Cambria Math" w:hAnsi="Cambria Math"/>
              </w:rPr>
              <m:t>W</m:t>
            </m:r>
          </m:e>
          <m:sub>
            <m:r>
              <w:rPr>
                <w:rFonts w:ascii="Cambria Math" w:hAnsi="Cambria Math"/>
              </w:rPr>
              <m:t>contents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w</m:t>
            </m:r>
          </m:sub>
        </m:sSub>
        <m:r>
          <w:rPr>
            <w:rFonts w:ascii="Cambria Math" w:hAnsi="Cambria Math"/>
          </w:rPr>
          <m:t>=1,106.6×3.818=4,225 kg</m:t>
        </m:r>
      </m:oMath>
    </w:p>
    <w:p w14:paraId="4723FD42" w14:textId="77777777" w:rsidR="00E65492" w:rsidRPr="00CC3065" w:rsidRDefault="00E65492" w:rsidP="00E65492">
      <w:r w:rsidRPr="00CC3065">
        <w:t xml:space="preserve">(b) Shell: </w:t>
      </w:r>
      <m:oMath>
        <m:sSub>
          <m:sSubPr>
            <m:ctrlPr>
              <w:rPr>
                <w:rFonts w:ascii="Cambria Math" w:hAnsi="Cambria Math"/>
                <w:i/>
              </w:rPr>
            </m:ctrlPr>
          </m:sSubPr>
          <m:e>
            <m:r>
              <w:rPr>
                <w:rFonts w:ascii="Cambria Math" w:hAnsi="Cambria Math"/>
              </w:rPr>
              <m:t>V</m:t>
            </m:r>
          </m:e>
          <m:sub>
            <m:r>
              <w:rPr>
                <w:rFonts w:ascii="Cambria Math" w:hAnsi="Cambria Math"/>
              </w:rPr>
              <m:t>shell</m:t>
            </m:r>
          </m:sub>
        </m:sSub>
        <m:r>
          <w:rPr>
            <w:rFonts w:ascii="Cambria Math" w:hAnsi="Cambria Math"/>
          </w:rPr>
          <m:t xml:space="preserve">=πDHt=π×1.67×2.17×0.01=0.114 </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shell</m:t>
            </m:r>
          </m:sub>
        </m:sSub>
        <m:r>
          <w:rPr>
            <w:rFonts w:ascii="Cambria Math" w:hAnsi="Cambria Math"/>
          </w:rPr>
          <m:t>=0.114×7,850=895 kg</m:t>
        </m:r>
      </m:oMath>
    </w:p>
    <w:p w14:paraId="4AB7AADD" w14:textId="77777777" w:rsidR="00E65492" w:rsidRPr="00CC3065" w:rsidRDefault="00E65492" w:rsidP="00E65492">
      <w:r w:rsidRPr="00CC3065">
        <w:t xml:space="preserve">(c) Two 2:1 ellipsoidal heads: </w:t>
      </w:r>
      <m:oMath>
        <m:r>
          <w:rPr>
            <w:rFonts w:ascii="Cambria Math" w:hAnsi="Cambria Math"/>
          </w:rPr>
          <m:t>surface area≈1.084</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 xml:space="preserve">=3.02 </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 xml:space="preserve"> each; </m:t>
        </m:r>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 xml:space="preserve">=3.02×0.01×7,850=237 kg; </m:t>
        </m:r>
        <m:sSub>
          <m:sSubPr>
            <m:ctrlPr>
              <w:rPr>
                <w:rFonts w:ascii="Cambria Math" w:hAnsi="Cambria Math"/>
                <w:i/>
              </w:rPr>
            </m:ctrlPr>
          </m:sSubPr>
          <m:e>
            <m:r>
              <w:rPr>
                <w:rFonts w:ascii="Cambria Math" w:hAnsi="Cambria Math"/>
              </w:rPr>
              <m:t>W</m:t>
            </m:r>
          </m:e>
          <m:sub>
            <m:r>
              <w:rPr>
                <w:rFonts w:ascii="Cambria Math" w:hAnsi="Cambria Math"/>
              </w:rPr>
              <m:t>heads</m:t>
            </m:r>
          </m:sub>
        </m:sSub>
        <m:r>
          <w:rPr>
            <w:rFonts w:ascii="Cambria Math" w:hAnsi="Cambria Math"/>
          </w:rPr>
          <m:t>=2×237=474 kg</m:t>
        </m:r>
      </m:oMath>
    </w:p>
    <w:p w14:paraId="0322AA9E" w14:textId="77777777" w:rsidR="00E65492" w:rsidRPr="00CC3065" w:rsidRDefault="00E65492" w:rsidP="00E65492">
      <w:r w:rsidRPr="00CC3065">
        <w:t xml:space="preserve">(d) Agitator assembly (motor, gearbox, shaft, impeller): </w:t>
      </w:r>
      <m:oMath>
        <m:sSub>
          <m:sSubPr>
            <m:ctrlPr>
              <w:rPr>
                <w:rFonts w:ascii="Cambria Math" w:hAnsi="Cambria Math"/>
                <w:i/>
              </w:rPr>
            </m:ctrlPr>
          </m:sSubPr>
          <m:e>
            <m:r>
              <w:rPr>
                <w:rFonts w:ascii="Cambria Math" w:hAnsi="Cambria Math"/>
              </w:rPr>
              <m:t>W</m:t>
            </m:r>
          </m:e>
          <m:sub>
            <m:r>
              <w:rPr>
                <w:rFonts w:ascii="Cambria Math" w:hAnsi="Cambria Math"/>
              </w:rPr>
              <m:t>agitator</m:t>
            </m:r>
          </m:sub>
        </m:sSub>
        <m:r>
          <w:rPr>
            <w:rFonts w:ascii="Cambria Math" w:hAnsi="Cambria Math"/>
          </w:rPr>
          <m:t>=250 kg</m:t>
        </m:r>
      </m:oMath>
    </w:p>
    <w:p w14:paraId="63F82A11" w14:textId="77777777" w:rsidR="00E65492" w:rsidRPr="00CC3065" w:rsidRDefault="00E65492" w:rsidP="00E65492">
      <w:r w:rsidRPr="00CC3065">
        <w:t xml:space="preserve">(e) Jacket: </w:t>
      </w:r>
      <m:oMath>
        <m:sSub>
          <m:sSubPr>
            <m:ctrlPr>
              <w:rPr>
                <w:rFonts w:ascii="Cambria Math" w:hAnsi="Cambria Math"/>
                <w:i/>
              </w:rPr>
            </m:ctrlPr>
          </m:sSubPr>
          <m:e>
            <m:r>
              <w:rPr>
                <w:rFonts w:ascii="Cambria Math" w:hAnsi="Cambria Math"/>
              </w:rPr>
              <m:t>W</m:t>
            </m:r>
          </m:e>
          <m:sub>
            <m:r>
              <w:rPr>
                <w:rFonts w:ascii="Cambria Math" w:hAnsi="Cambria Math"/>
              </w:rPr>
              <m:t>jacket</m:t>
            </m:r>
          </m:sub>
        </m:sSub>
        <m:r>
          <w:rPr>
            <w:rFonts w:ascii="Cambria Math" w:hAnsi="Cambria Math"/>
          </w:rPr>
          <m:t>=650 kg</m:t>
        </m:r>
      </m:oMath>
    </w:p>
    <w:p w14:paraId="4272B0A2" w14:textId="120B8859"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W</m:t>
              </m:r>
            </m:e>
            <m:sub>
              <m:r>
                <w:rPr>
                  <w:rFonts w:ascii="Cambria Math" w:eastAsia="Cambria Math" w:hAnsi="Cambria Math"/>
                </w:rPr>
                <m:t>total</m:t>
              </m:r>
            </m:sub>
          </m:sSub>
          <m:r>
            <w:rPr>
              <w:rFonts w:ascii="Cambria Math" w:eastAsia="Cambria Math" w:hAnsi="Cambria Math"/>
            </w:rPr>
            <m:t>=4,225+895+474+250+650=6,494 kg</m:t>
          </m:r>
        </m:oMath>
      </m:oMathPara>
    </w:p>
    <w:p w14:paraId="44EF1B41" w14:textId="11DFBE9A" w:rsidR="00E65492" w:rsidRPr="00CC3065" w:rsidRDefault="00E65492" w:rsidP="00E65492">
      <w:pPr>
        <w:jc w:val="center"/>
      </w:pPr>
      <m:oMathPara>
        <m:oMath>
          <m:r>
            <w:rPr>
              <w:rFonts w:ascii="Cambria Math" w:eastAsia="Cambria Math" w:hAnsi="Cambria Math"/>
            </w:rPr>
            <m:t>F=</m:t>
          </m:r>
          <m:sSub>
            <m:sSubPr>
              <m:ctrlPr>
                <w:rPr>
                  <w:rFonts w:ascii="Cambria Math" w:eastAsia="Cambria Math" w:hAnsi="Cambria Math"/>
                  <w:i/>
                  <w:iCs/>
                </w:rPr>
              </m:ctrlPr>
            </m:sSubPr>
            <m:e>
              <m:r>
                <w:rPr>
                  <w:rFonts w:ascii="Cambria Math" w:eastAsia="Cambria Math" w:hAnsi="Cambria Math"/>
                </w:rPr>
                <m:t>W</m:t>
              </m:r>
            </m:e>
            <m:sub>
              <m:r>
                <w:rPr>
                  <w:rFonts w:ascii="Cambria Math" w:eastAsia="Cambria Math" w:hAnsi="Cambria Math"/>
                </w:rPr>
                <m:t>total</m:t>
              </m:r>
            </m:sub>
          </m:sSub>
          <m:r>
            <w:rPr>
              <w:rFonts w:ascii="Cambria Math" w:eastAsia="Cambria Math" w:hAnsi="Cambria Math"/>
            </w:rPr>
            <m:t>×g=6,494×9.81=63.7 kN</m:t>
          </m:r>
          <m:r>
            <w:rPr>
              <w:rFonts w:ascii="Cambria Math" w:hAnsi="Cambria Math"/>
            </w:rPr>
            <m:t xml:space="preserve">     </m:t>
          </m:r>
        </m:oMath>
      </m:oMathPara>
    </w:p>
    <w:p w14:paraId="23F575BD" w14:textId="3E986697" w:rsidR="00E65492" w:rsidRPr="00CC3065" w:rsidRDefault="00E65492" w:rsidP="00CA2E48">
      <w:pPr>
        <w:pStyle w:val="Heading4"/>
      </w:pPr>
      <w:r w:rsidRPr="00CC3065">
        <w:t>Design Load</w:t>
      </w:r>
    </w:p>
    <w:p w14:paraId="1AB2A76F" w14:textId="77777777" w:rsidR="00E65492" w:rsidRPr="00CC3065" w:rsidRDefault="00E65492" w:rsidP="00E65492">
      <w:r w:rsidRPr="00CC3065">
        <w:t>A structural design factor of 1.5 was applied to account for dynamic agitation loads, maintenance loads, and minor seismic effects:</w:t>
      </w:r>
    </w:p>
    <w:p w14:paraId="52CE03A5" w14:textId="42CBE08F" w:rsidR="00E65492" w:rsidRPr="00CC3065" w:rsidRDefault="003D0B1E" w:rsidP="00E65492">
      <w:pPr>
        <w:jc w:val="center"/>
      </w:pPr>
      <m:oMathPara>
        <m:oMath>
          <m:sSub>
            <m:sSubPr>
              <m:ctrlPr>
                <w:rPr>
                  <w:rFonts w:ascii="Cambria Math" w:eastAsia="Cambria Math" w:hAnsi="Cambria Math"/>
                  <w:i/>
                  <w:iCs/>
                </w:rPr>
              </m:ctrlPr>
            </m:sSubPr>
            <m:e>
              <m:r>
                <w:rPr>
                  <w:rFonts w:ascii="Cambria Math" w:eastAsia="Cambria Math" w:hAnsi="Cambria Math"/>
                </w:rPr>
                <m:t>F</m:t>
              </m:r>
            </m:e>
            <m:sub>
              <m:r>
                <w:rPr>
                  <w:rFonts w:ascii="Cambria Math" w:eastAsia="Cambria Math" w:hAnsi="Cambria Math"/>
                </w:rPr>
                <m:t>d</m:t>
              </m:r>
            </m:sub>
          </m:sSub>
          <m:r>
            <w:rPr>
              <w:rFonts w:ascii="Cambria Math" w:eastAsia="Cambria Math" w:hAnsi="Cambria Math"/>
            </w:rPr>
            <m:t>=1.5×63.7=95.6 kN (≈ 96 kN)</m:t>
          </m:r>
        </m:oMath>
      </m:oMathPara>
    </w:p>
    <w:p w14:paraId="446EC53B" w14:textId="5D24D431" w:rsidR="00E65492" w:rsidRPr="00173458" w:rsidRDefault="00E65492" w:rsidP="00CA2E48">
      <w:pPr>
        <w:pStyle w:val="Heading4"/>
      </w:pPr>
      <w:r w:rsidRPr="00173458">
        <w:lastRenderedPageBreak/>
        <w:t>Load Per Lug</w:t>
      </w:r>
    </w:p>
    <w:p w14:paraId="68913EAD" w14:textId="77777777" w:rsidR="00E65492" w:rsidRPr="00173458" w:rsidRDefault="00E65492" w:rsidP="00E65492">
      <w:r w:rsidRPr="00173458">
        <w:t>With four equally-spaced lugs, the vertical load carried per lug under design conditions:</w:t>
      </w:r>
    </w:p>
    <w:p w14:paraId="271E4F50" w14:textId="0ACFB966" w:rsidR="00E65492" w:rsidRPr="007D42C4" w:rsidRDefault="003D0B1E" w:rsidP="00E65492">
      <m:oMathPara>
        <m:oMath>
          <m:sSub>
            <m:sSubPr>
              <m:ctrlPr>
                <w:rPr>
                  <w:rFonts w:ascii="Cambria Math" w:hAnsi="Cambria Math"/>
                  <w:i/>
                </w:rPr>
              </m:ctrlPr>
            </m:sSubPr>
            <m:e>
              <m:r>
                <w:rPr>
                  <w:rFonts w:ascii="Cambria Math" w:hAnsi="Cambria Math"/>
                </w:rPr>
                <m:t>F</m:t>
              </m:r>
            </m:e>
            <m:sub>
              <m:r>
                <w:rPr>
                  <w:rFonts w:ascii="Cambria Math" w:hAnsi="Cambria Math"/>
                </w:rPr>
                <m:t>lug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d</m:t>
                  </m:r>
                </m:sub>
              </m:sSub>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95.6</m:t>
              </m:r>
            </m:num>
            <m:den>
              <m:r>
                <w:rPr>
                  <w:rFonts w:ascii="Cambria Math" w:hAnsi="Cambria Math"/>
                </w:rPr>
                <m:t>4</m:t>
              </m:r>
            </m:den>
          </m:f>
          <m:r>
            <w:rPr>
              <w:rFonts w:ascii="Cambria Math" w:hAnsi="Cambria Math"/>
            </w:rPr>
            <m:t>=23.9 kN≈24 kN per lug</m:t>
          </m:r>
        </m:oMath>
      </m:oMathPara>
    </w:p>
    <w:p w14:paraId="50D56915" w14:textId="6B2A1A19" w:rsidR="00E65492" w:rsidRPr="007D42C4" w:rsidRDefault="00E65492" w:rsidP="00CA2E48">
      <w:pPr>
        <w:pStyle w:val="Heading4"/>
      </w:pPr>
      <w:r w:rsidRPr="007D42C4">
        <w:t>Lug Geometry</w:t>
      </w:r>
    </w:p>
    <w:p w14:paraId="262D2D3D" w14:textId="078856DB" w:rsidR="00E65492" w:rsidRDefault="00E65492" w:rsidP="00E65492">
      <w:pPr>
        <w:rPr>
          <w:b/>
          <w:bCs/>
        </w:rPr>
      </w:pPr>
      <w:r w:rsidRPr="007D42C4">
        <w:t>Lug dimensions were selected following Brownell and Young (1959) for a vessel of this diameter and loading. Each lug comprises a welded steel plate assembly consisting of a bearing plate (resting on the supporting column cap plate), a gusset plate transferring load to the vessel shell, and a top plate providing attachment continuity with the shell.</w:t>
      </w:r>
    </w:p>
    <w:p w14:paraId="495B1B53" w14:textId="23380EA6" w:rsidR="005D4D76" w:rsidRDefault="005D4D76" w:rsidP="005D4D76">
      <w:pPr>
        <w:pStyle w:val="Caption"/>
        <w:keepNext/>
      </w:pPr>
      <w:bookmarkStart w:id="324" w:name="_Toc237244859"/>
      <w:r>
        <w:t xml:space="preserve">Table </w:t>
      </w:r>
      <w:fldSimple w:instr=" STYLEREF 1 \s ">
        <w:r w:rsidR="006221B8">
          <w:rPr>
            <w:noProof/>
          </w:rPr>
          <w:t>6</w:t>
        </w:r>
      </w:fldSimple>
      <w:r w:rsidR="00B61202">
        <w:noBreakHyphen/>
      </w:r>
      <w:fldSimple w:instr=" SEQ Table \* ARABIC \s 1 ">
        <w:r w:rsidR="006221B8">
          <w:rPr>
            <w:noProof/>
          </w:rPr>
          <w:t>28</w:t>
        </w:r>
      </w:fldSimple>
      <w:r>
        <w:t xml:space="preserve"> </w:t>
      </w:r>
      <w:r w:rsidRPr="00C8203F">
        <w:t>Lug support geometry</w:t>
      </w:r>
      <w:bookmarkEnd w:id="324"/>
    </w:p>
    <w:tbl>
      <w:tblPr>
        <w:tblStyle w:val="TableGrid"/>
        <w:tblW w:w="0" w:type="auto"/>
        <w:tblLook w:val="04A0" w:firstRow="1" w:lastRow="0" w:firstColumn="1" w:lastColumn="0" w:noHBand="0" w:noVBand="1"/>
      </w:tblPr>
      <w:tblGrid>
        <w:gridCol w:w="2075"/>
        <w:gridCol w:w="2660"/>
        <w:gridCol w:w="4326"/>
      </w:tblGrid>
      <w:tr w:rsidR="00E65492" w:rsidRPr="007D42C4" w14:paraId="343B6C27" w14:textId="77777777" w:rsidTr="00593BE1">
        <w:tc>
          <w:tcPr>
            <w:tcW w:w="0" w:type="auto"/>
            <w:hideMark/>
          </w:tcPr>
          <w:p w14:paraId="16E92C4E" w14:textId="77777777" w:rsidR="00E65492" w:rsidRPr="007D42C4" w:rsidRDefault="00E65492" w:rsidP="00593BE1">
            <w:pPr>
              <w:spacing w:line="480" w:lineRule="auto"/>
              <w:jc w:val="both"/>
              <w:rPr>
                <w:b/>
                <w:bCs/>
              </w:rPr>
            </w:pPr>
            <w:r>
              <w:rPr>
                <w:b/>
                <w:bCs/>
              </w:rPr>
              <w:t>11</w:t>
            </w:r>
          </w:p>
        </w:tc>
        <w:tc>
          <w:tcPr>
            <w:tcW w:w="0" w:type="auto"/>
            <w:hideMark/>
          </w:tcPr>
          <w:p w14:paraId="0A5559AC" w14:textId="77777777" w:rsidR="00E65492" w:rsidRPr="007D42C4" w:rsidRDefault="00E65492" w:rsidP="00593BE1">
            <w:pPr>
              <w:spacing w:line="480" w:lineRule="auto"/>
              <w:jc w:val="both"/>
              <w:rPr>
                <w:b/>
                <w:bCs/>
              </w:rPr>
            </w:pPr>
            <w:r w:rsidRPr="007D42C4">
              <w:rPr>
                <w:b/>
                <w:bCs/>
              </w:rPr>
              <w:t>Value</w:t>
            </w:r>
          </w:p>
        </w:tc>
        <w:tc>
          <w:tcPr>
            <w:tcW w:w="0" w:type="auto"/>
            <w:hideMark/>
          </w:tcPr>
          <w:p w14:paraId="075DCAD8" w14:textId="77777777" w:rsidR="00E65492" w:rsidRPr="007D42C4" w:rsidRDefault="00E65492" w:rsidP="00593BE1">
            <w:pPr>
              <w:spacing w:line="480" w:lineRule="auto"/>
              <w:jc w:val="both"/>
              <w:rPr>
                <w:b/>
                <w:bCs/>
              </w:rPr>
            </w:pPr>
            <w:r w:rsidRPr="007D42C4">
              <w:rPr>
                <w:b/>
                <w:bCs/>
              </w:rPr>
              <w:t>Basis</w:t>
            </w:r>
          </w:p>
        </w:tc>
      </w:tr>
      <w:tr w:rsidR="00E65492" w:rsidRPr="007D42C4" w14:paraId="266CD6E5" w14:textId="77777777" w:rsidTr="00593BE1">
        <w:tc>
          <w:tcPr>
            <w:tcW w:w="0" w:type="auto"/>
            <w:hideMark/>
          </w:tcPr>
          <w:p w14:paraId="66B0EA09" w14:textId="77777777" w:rsidR="00E65492" w:rsidRPr="007D42C4" w:rsidRDefault="00E65492" w:rsidP="00593BE1">
            <w:pPr>
              <w:spacing w:line="480" w:lineRule="auto"/>
              <w:jc w:val="both"/>
            </w:pPr>
            <w:r w:rsidRPr="007D42C4">
              <w:t>Number of lugs</w:t>
            </w:r>
          </w:p>
        </w:tc>
        <w:tc>
          <w:tcPr>
            <w:tcW w:w="0" w:type="auto"/>
            <w:hideMark/>
          </w:tcPr>
          <w:p w14:paraId="2C0F3B41" w14:textId="77777777" w:rsidR="00E65492" w:rsidRPr="007D42C4" w:rsidRDefault="00E65492" w:rsidP="00593BE1">
            <w:pPr>
              <w:spacing w:line="480" w:lineRule="auto"/>
              <w:jc w:val="both"/>
            </w:pPr>
            <w:r w:rsidRPr="007D42C4">
              <w:t>4</w:t>
            </w:r>
          </w:p>
        </w:tc>
        <w:tc>
          <w:tcPr>
            <w:tcW w:w="0" w:type="auto"/>
            <w:hideMark/>
          </w:tcPr>
          <w:p w14:paraId="5F60FA3D" w14:textId="77777777" w:rsidR="00E65492" w:rsidRPr="007D42C4" w:rsidRDefault="00E65492" w:rsidP="00593BE1">
            <w:pPr>
              <w:spacing w:line="480" w:lineRule="auto"/>
              <w:jc w:val="both"/>
            </w:pPr>
            <w:r w:rsidRPr="007D42C4">
              <w:t>Symmetric spacing; consistent with baffle geometry</w:t>
            </w:r>
          </w:p>
        </w:tc>
      </w:tr>
      <w:tr w:rsidR="00E65492" w:rsidRPr="007D42C4" w14:paraId="28A784A6" w14:textId="77777777" w:rsidTr="00593BE1">
        <w:tc>
          <w:tcPr>
            <w:tcW w:w="0" w:type="auto"/>
            <w:hideMark/>
          </w:tcPr>
          <w:p w14:paraId="387CD5C6" w14:textId="77777777" w:rsidR="00E65492" w:rsidRPr="007D42C4" w:rsidRDefault="00E65492" w:rsidP="00593BE1">
            <w:pPr>
              <w:spacing w:line="480" w:lineRule="auto"/>
              <w:jc w:val="both"/>
            </w:pPr>
            <w:r w:rsidRPr="007D42C4">
              <w:t>Lug spacing</w:t>
            </w:r>
          </w:p>
        </w:tc>
        <w:tc>
          <w:tcPr>
            <w:tcW w:w="0" w:type="auto"/>
            <w:hideMark/>
          </w:tcPr>
          <w:p w14:paraId="2821EAD1" w14:textId="77777777" w:rsidR="00E65492" w:rsidRPr="007D42C4" w:rsidRDefault="00E65492" w:rsidP="00593BE1">
            <w:pPr>
              <w:spacing w:line="480" w:lineRule="auto"/>
              <w:jc w:val="both"/>
            </w:pPr>
            <w:r w:rsidRPr="007D42C4">
              <w:t>90°</w:t>
            </w:r>
          </w:p>
        </w:tc>
        <w:tc>
          <w:tcPr>
            <w:tcW w:w="0" w:type="auto"/>
            <w:hideMark/>
          </w:tcPr>
          <w:p w14:paraId="383A1E41" w14:textId="77777777" w:rsidR="00E65492" w:rsidRPr="007D42C4" w:rsidRDefault="00E65492" w:rsidP="00593BE1">
            <w:pPr>
              <w:spacing w:line="480" w:lineRule="auto"/>
              <w:jc w:val="both"/>
            </w:pPr>
            <w:r w:rsidRPr="007D42C4">
              <w:t>Equal circumferential distribution</w:t>
            </w:r>
          </w:p>
        </w:tc>
      </w:tr>
      <w:tr w:rsidR="00E65492" w:rsidRPr="007D42C4" w14:paraId="795C29D2" w14:textId="77777777" w:rsidTr="00593BE1">
        <w:tc>
          <w:tcPr>
            <w:tcW w:w="0" w:type="auto"/>
            <w:hideMark/>
          </w:tcPr>
          <w:p w14:paraId="3D989066" w14:textId="77777777" w:rsidR="00E65492" w:rsidRPr="007D42C4" w:rsidRDefault="00E65492" w:rsidP="00593BE1">
            <w:pPr>
              <w:spacing w:line="480" w:lineRule="auto"/>
              <w:jc w:val="both"/>
            </w:pPr>
            <w:r w:rsidRPr="007D42C4">
              <w:t>Bearing plate width, B</w:t>
            </w:r>
          </w:p>
        </w:tc>
        <w:tc>
          <w:tcPr>
            <w:tcW w:w="0" w:type="auto"/>
            <w:hideMark/>
          </w:tcPr>
          <w:p w14:paraId="20E86675" w14:textId="77777777" w:rsidR="00E65492" w:rsidRPr="007D42C4" w:rsidRDefault="00E65492" w:rsidP="00593BE1">
            <w:pPr>
              <w:spacing w:line="480" w:lineRule="auto"/>
              <w:jc w:val="both"/>
            </w:pPr>
            <w:r w:rsidRPr="007D42C4">
              <w:t>150 mm</w:t>
            </w:r>
          </w:p>
        </w:tc>
        <w:tc>
          <w:tcPr>
            <w:tcW w:w="0" w:type="auto"/>
            <w:hideMark/>
          </w:tcPr>
          <w:p w14:paraId="0EAF6256" w14:textId="77777777" w:rsidR="00E65492" w:rsidRPr="007D42C4" w:rsidRDefault="00E65492" w:rsidP="00593BE1">
            <w:pPr>
              <w:spacing w:line="480" w:lineRule="auto"/>
              <w:jc w:val="both"/>
            </w:pPr>
            <w:r w:rsidRPr="007D42C4">
              <w:t>Brownell &amp; Young (1959), D = 1.67 m</w:t>
            </w:r>
          </w:p>
        </w:tc>
      </w:tr>
      <w:tr w:rsidR="00E65492" w:rsidRPr="007D42C4" w14:paraId="79F18AE6" w14:textId="77777777" w:rsidTr="00593BE1">
        <w:tc>
          <w:tcPr>
            <w:tcW w:w="0" w:type="auto"/>
            <w:hideMark/>
          </w:tcPr>
          <w:p w14:paraId="5FBD6069" w14:textId="77777777" w:rsidR="00E65492" w:rsidRPr="007D42C4" w:rsidRDefault="00E65492" w:rsidP="00593BE1">
            <w:pPr>
              <w:spacing w:line="480" w:lineRule="auto"/>
              <w:jc w:val="both"/>
            </w:pPr>
            <w:r w:rsidRPr="007D42C4">
              <w:t>Bearing plate length, C</w:t>
            </w:r>
          </w:p>
        </w:tc>
        <w:tc>
          <w:tcPr>
            <w:tcW w:w="0" w:type="auto"/>
            <w:hideMark/>
          </w:tcPr>
          <w:p w14:paraId="7F28978C" w14:textId="77777777" w:rsidR="00E65492" w:rsidRPr="007D42C4" w:rsidRDefault="00E65492" w:rsidP="00593BE1">
            <w:pPr>
              <w:spacing w:line="480" w:lineRule="auto"/>
              <w:jc w:val="both"/>
            </w:pPr>
            <w:r w:rsidRPr="007D42C4">
              <w:t>200 mm</w:t>
            </w:r>
          </w:p>
        </w:tc>
        <w:tc>
          <w:tcPr>
            <w:tcW w:w="0" w:type="auto"/>
            <w:hideMark/>
          </w:tcPr>
          <w:p w14:paraId="534ADC48" w14:textId="77777777" w:rsidR="00E65492" w:rsidRPr="007D42C4" w:rsidRDefault="00E65492" w:rsidP="00593BE1">
            <w:pPr>
              <w:spacing w:line="480" w:lineRule="auto"/>
              <w:jc w:val="both"/>
            </w:pPr>
            <w:r w:rsidRPr="007D42C4">
              <w:t>Contact length over supporting column</w:t>
            </w:r>
          </w:p>
        </w:tc>
      </w:tr>
      <w:tr w:rsidR="00E65492" w:rsidRPr="007D42C4" w14:paraId="60AE1592" w14:textId="77777777" w:rsidTr="00593BE1">
        <w:tc>
          <w:tcPr>
            <w:tcW w:w="0" w:type="auto"/>
            <w:hideMark/>
          </w:tcPr>
          <w:p w14:paraId="426A841A" w14:textId="77777777" w:rsidR="00E65492" w:rsidRPr="007D42C4" w:rsidRDefault="00E65492" w:rsidP="00593BE1">
            <w:pPr>
              <w:spacing w:line="480" w:lineRule="auto"/>
              <w:jc w:val="both"/>
            </w:pPr>
            <w:r w:rsidRPr="007D42C4">
              <w:t xml:space="preserve">Gusset plate height, </w:t>
            </w:r>
            <m:oMath>
              <m:sSub>
                <m:sSubPr>
                  <m:ctrlPr>
                    <w:rPr>
                      <w:rFonts w:ascii="Cambria Math" w:hAnsi="Cambria Math"/>
                      <w:i/>
                    </w:rPr>
                  </m:ctrlPr>
                </m:sSubPr>
                <m:e>
                  <m:r>
                    <w:rPr>
                      <w:rFonts w:ascii="Cambria Math" w:hAnsi="Cambria Math"/>
                    </w:rPr>
                    <m:t>H</m:t>
                  </m:r>
                </m:e>
                <m:sub>
                  <m:r>
                    <w:rPr>
                      <w:rFonts w:ascii="Cambria Math" w:hAnsi="Cambria Math"/>
                    </w:rPr>
                    <m:t>L</m:t>
                  </m:r>
                </m:sub>
              </m:sSub>
            </m:oMath>
          </w:p>
        </w:tc>
        <w:tc>
          <w:tcPr>
            <w:tcW w:w="0" w:type="auto"/>
            <w:hideMark/>
          </w:tcPr>
          <w:p w14:paraId="0B5ABEAD" w14:textId="77777777" w:rsidR="00E65492" w:rsidRPr="007D42C4" w:rsidRDefault="00E65492" w:rsidP="00593BE1">
            <w:pPr>
              <w:spacing w:line="480" w:lineRule="auto"/>
              <w:jc w:val="both"/>
            </w:pPr>
            <w:r w:rsidRPr="007D42C4">
              <w:t>200 mm</w:t>
            </w:r>
          </w:p>
        </w:tc>
        <w:tc>
          <w:tcPr>
            <w:tcW w:w="0" w:type="auto"/>
            <w:hideMark/>
          </w:tcPr>
          <w:p w14:paraId="3351B589" w14:textId="77777777" w:rsidR="00E65492" w:rsidRPr="007D42C4" w:rsidRDefault="00E65492" w:rsidP="00593BE1">
            <w:pPr>
              <w:spacing w:line="480" w:lineRule="auto"/>
              <w:jc w:val="both"/>
            </w:pPr>
            <w:r w:rsidRPr="007D42C4">
              <w:t>Load transfer to shell</w:t>
            </w:r>
          </w:p>
        </w:tc>
      </w:tr>
      <w:tr w:rsidR="00E65492" w:rsidRPr="007D42C4" w14:paraId="5E98F1DA" w14:textId="77777777" w:rsidTr="00593BE1">
        <w:tc>
          <w:tcPr>
            <w:tcW w:w="0" w:type="auto"/>
            <w:hideMark/>
          </w:tcPr>
          <w:p w14:paraId="117E62D9" w14:textId="77777777" w:rsidR="00E65492" w:rsidRPr="007D42C4" w:rsidRDefault="00E65492" w:rsidP="00593BE1">
            <w:pPr>
              <w:spacing w:line="480" w:lineRule="auto"/>
              <w:jc w:val="both"/>
            </w:pPr>
            <w:r w:rsidRPr="007D42C4">
              <w:t>Plate thickness</w:t>
            </w:r>
          </w:p>
        </w:tc>
        <w:tc>
          <w:tcPr>
            <w:tcW w:w="0" w:type="auto"/>
            <w:hideMark/>
          </w:tcPr>
          <w:p w14:paraId="38A2EC62" w14:textId="77777777" w:rsidR="00E65492" w:rsidRPr="007D42C4" w:rsidRDefault="00E65492" w:rsidP="00593BE1">
            <w:pPr>
              <w:spacing w:line="480" w:lineRule="auto"/>
              <w:jc w:val="both"/>
            </w:pPr>
            <w:r w:rsidRPr="007D42C4">
              <w:t>12 mm</w:t>
            </w:r>
          </w:p>
        </w:tc>
        <w:tc>
          <w:tcPr>
            <w:tcW w:w="0" w:type="auto"/>
            <w:hideMark/>
          </w:tcPr>
          <w:p w14:paraId="5D53455D" w14:textId="77777777" w:rsidR="00E65492" w:rsidRPr="007D42C4" w:rsidRDefault="00E65492" w:rsidP="00593BE1">
            <w:pPr>
              <w:spacing w:line="480" w:lineRule="auto"/>
              <w:jc w:val="both"/>
            </w:pPr>
            <w:r w:rsidRPr="007D42C4">
              <w:t>Exceeds shell thickness; provides adequate weld area</w:t>
            </w:r>
          </w:p>
        </w:tc>
      </w:tr>
      <w:tr w:rsidR="00E65492" w:rsidRPr="007D42C4" w14:paraId="05D9F7B7" w14:textId="77777777" w:rsidTr="00593BE1">
        <w:tc>
          <w:tcPr>
            <w:tcW w:w="0" w:type="auto"/>
            <w:hideMark/>
          </w:tcPr>
          <w:p w14:paraId="2C8315B5" w14:textId="77777777" w:rsidR="00E65492" w:rsidRPr="007D42C4" w:rsidRDefault="00E65492" w:rsidP="00593BE1">
            <w:pPr>
              <w:spacing w:line="480" w:lineRule="auto"/>
              <w:jc w:val="both"/>
            </w:pPr>
            <w:r w:rsidRPr="007D42C4">
              <w:lastRenderedPageBreak/>
              <w:t>Material</w:t>
            </w:r>
          </w:p>
        </w:tc>
        <w:tc>
          <w:tcPr>
            <w:tcW w:w="0" w:type="auto"/>
            <w:hideMark/>
          </w:tcPr>
          <w:p w14:paraId="3BE48E9B" w14:textId="77777777" w:rsidR="00E65492" w:rsidRPr="007D42C4" w:rsidRDefault="00E65492" w:rsidP="00593BE1">
            <w:pPr>
              <w:spacing w:line="480" w:lineRule="auto"/>
              <w:jc w:val="both"/>
            </w:pPr>
            <w:r w:rsidRPr="007D42C4">
              <w:t>Carbon steel (SA-516 Gr. 70)</w:t>
            </w:r>
          </w:p>
        </w:tc>
        <w:tc>
          <w:tcPr>
            <w:tcW w:w="0" w:type="auto"/>
            <w:hideMark/>
          </w:tcPr>
          <w:p w14:paraId="4A3F9F95" w14:textId="77777777" w:rsidR="00E65492" w:rsidRPr="007D42C4" w:rsidRDefault="00E65492" w:rsidP="00593BE1">
            <w:pPr>
              <w:spacing w:line="480" w:lineRule="auto"/>
              <w:jc w:val="both"/>
            </w:pPr>
            <w:r w:rsidRPr="007D42C4">
              <w:t>Consistent with vessel shell</w:t>
            </w:r>
          </w:p>
        </w:tc>
      </w:tr>
      <w:tr w:rsidR="00E65492" w:rsidRPr="007D42C4" w14:paraId="46C18860" w14:textId="77777777" w:rsidTr="00593BE1">
        <w:tc>
          <w:tcPr>
            <w:tcW w:w="0" w:type="auto"/>
            <w:hideMark/>
          </w:tcPr>
          <w:p w14:paraId="1600E021" w14:textId="77777777" w:rsidR="00E65492" w:rsidRPr="007D42C4" w:rsidRDefault="00E65492" w:rsidP="00593BE1">
            <w:pPr>
              <w:spacing w:line="480" w:lineRule="auto"/>
              <w:jc w:val="both"/>
            </w:pPr>
            <w:r w:rsidRPr="007D42C4">
              <w:t>Weld to shell</w:t>
            </w:r>
          </w:p>
        </w:tc>
        <w:tc>
          <w:tcPr>
            <w:tcW w:w="0" w:type="auto"/>
            <w:hideMark/>
          </w:tcPr>
          <w:p w14:paraId="3AA311C1" w14:textId="77777777" w:rsidR="00E65492" w:rsidRPr="007D42C4" w:rsidRDefault="00E65492" w:rsidP="00593BE1">
            <w:pPr>
              <w:spacing w:line="480" w:lineRule="auto"/>
              <w:jc w:val="both"/>
            </w:pPr>
            <w:r w:rsidRPr="007D42C4">
              <w:t>8 mm fillet weld, full perimeter</w:t>
            </w:r>
          </w:p>
        </w:tc>
        <w:tc>
          <w:tcPr>
            <w:tcW w:w="0" w:type="auto"/>
            <w:hideMark/>
          </w:tcPr>
          <w:p w14:paraId="1CECE2B2" w14:textId="77777777" w:rsidR="00E65492" w:rsidRPr="007D42C4" w:rsidRDefault="00E65492" w:rsidP="00593BE1">
            <w:pPr>
              <w:spacing w:line="480" w:lineRule="auto"/>
              <w:jc w:val="both"/>
            </w:pPr>
            <w:r w:rsidRPr="007D42C4">
              <w:t>Per AWS D1.1 minimum for structural attachment</w:t>
            </w:r>
          </w:p>
        </w:tc>
      </w:tr>
    </w:tbl>
    <w:p w14:paraId="0999B02F" w14:textId="77777777" w:rsidR="00E65492" w:rsidRDefault="00E65492" w:rsidP="00E65492"/>
    <w:p w14:paraId="68089E5D" w14:textId="285AB763" w:rsidR="00E65492" w:rsidRPr="00520651" w:rsidRDefault="00E65492" w:rsidP="00CA2E48">
      <w:pPr>
        <w:pStyle w:val="Heading4"/>
      </w:pPr>
      <w:r w:rsidRPr="00520651">
        <w:t>Shell Bending Stress at Lug Attachment</w:t>
      </w:r>
    </w:p>
    <w:p w14:paraId="2DB044D5" w14:textId="77777777" w:rsidR="00E65492" w:rsidRPr="007D42C4" w:rsidRDefault="00E65492" w:rsidP="00E65492">
      <w:r w:rsidRPr="007D42C4">
        <w:t>Lug supports introduce a local concentrated load at the shell weld, generating bending and membrane stresses in the shell wall. The local shell bending stress at the lug attachment per Zick (1951) and Brownell and Young (1959):</w:t>
      </w:r>
    </w:p>
    <w:p w14:paraId="5E4D5A32" w14:textId="77777777" w:rsidR="00E65492" w:rsidRPr="007D42C4" w:rsidRDefault="00E65492" w:rsidP="00E65492">
      <w:r w:rsidRPr="007D42C4">
        <w:t>The bearing area of each lug on the shell:</w:t>
      </w:r>
    </w:p>
    <w:p w14:paraId="588A208E" w14:textId="77777777" w:rsidR="00E65492" w:rsidRPr="007D42C4" w:rsidRDefault="003D0B1E" w:rsidP="00E65492">
      <m:oMathPara>
        <m:oMath>
          <m:sSub>
            <m:sSubPr>
              <m:ctrlPr>
                <w:rPr>
                  <w:rFonts w:ascii="Cambria Math" w:hAnsi="Cambria Math"/>
                  <w:i/>
                  <w:iCs/>
                </w:rPr>
              </m:ctrlPr>
            </m:sSubPr>
            <m:e>
              <m:r>
                <w:rPr>
                  <w:rFonts w:ascii="Cambria Math" w:hAnsi="Cambria Math"/>
                </w:rPr>
                <m:t>A</m:t>
              </m:r>
            </m:e>
            <m:sub>
              <m:r>
                <w:rPr>
                  <w:rFonts w:ascii="Cambria Math" w:hAnsi="Cambria Math"/>
                </w:rPr>
                <m:t>bearing</m:t>
              </m:r>
            </m:sub>
          </m:sSub>
          <m:r>
            <w:rPr>
              <w:rFonts w:ascii="Cambria Math" w:hAnsi="Cambria Math"/>
            </w:rPr>
            <m:t>=B×</m:t>
          </m:r>
          <m:sSub>
            <m:sSubPr>
              <m:ctrlPr>
                <w:rPr>
                  <w:rFonts w:ascii="Cambria Math" w:hAnsi="Cambria Math"/>
                  <w:i/>
                  <w:iCs/>
                </w:rPr>
              </m:ctrlPr>
            </m:sSubPr>
            <m:e>
              <m:r>
                <w:rPr>
                  <w:rFonts w:ascii="Cambria Math" w:hAnsi="Cambria Math"/>
                </w:rPr>
                <m:t>H</m:t>
              </m:r>
            </m:e>
            <m:sub>
              <m:r>
                <w:rPr>
                  <w:rFonts w:ascii="Cambria Math" w:hAnsi="Cambria Math"/>
                </w:rPr>
                <m:t>L</m:t>
              </m:r>
            </m:sub>
          </m:sSub>
          <m:r>
            <w:rPr>
              <w:rFonts w:ascii="Cambria Math" w:hAnsi="Cambria Math"/>
            </w:rPr>
            <m:t xml:space="preserve">=0.150×0.200=0.030 </m:t>
          </m:r>
          <m:sSup>
            <m:sSupPr>
              <m:ctrlPr>
                <w:rPr>
                  <w:rFonts w:ascii="Cambria Math" w:hAnsi="Cambria Math"/>
                  <w:i/>
                  <w:iCs/>
                </w:rPr>
              </m:ctrlPr>
            </m:sSupPr>
            <m:e>
              <m:r>
                <w:rPr>
                  <w:rFonts w:ascii="Cambria Math" w:hAnsi="Cambria Math"/>
                </w:rPr>
                <m:t>m</m:t>
              </m:r>
            </m:e>
            <m:sup>
              <m:r>
                <w:rPr>
                  <w:rFonts w:ascii="Cambria Math" w:hAnsi="Cambria Math"/>
                </w:rPr>
                <m:t>2</m:t>
              </m:r>
            </m:sup>
          </m:sSup>
        </m:oMath>
      </m:oMathPara>
    </w:p>
    <w:p w14:paraId="460FD31C" w14:textId="77777777" w:rsidR="00E65492" w:rsidRPr="007D42C4" w:rsidRDefault="00E65492" w:rsidP="00E65492">
      <w:r w:rsidRPr="007D42C4">
        <w:t>Local shell bearing stress:</w:t>
      </w:r>
    </w:p>
    <w:p w14:paraId="6822A5BF" w14:textId="41A8FB3D" w:rsidR="00E65492" w:rsidRPr="007D42C4" w:rsidRDefault="003D0B1E" w:rsidP="00E65492">
      <m:oMathPara>
        <m:oMath>
          <m:sSub>
            <m:sSubPr>
              <m:ctrlPr>
                <w:rPr>
                  <w:rFonts w:ascii="Cambria Math" w:hAnsi="Cambria Math"/>
                  <w:i/>
                  <w:iCs/>
                </w:rPr>
              </m:ctrlPr>
            </m:sSubPr>
            <m:e>
              <m:r>
                <w:rPr>
                  <w:rFonts w:ascii="Cambria Math" w:hAnsi="Cambria Math"/>
                </w:rPr>
                <m:t>σ</m:t>
              </m:r>
            </m:e>
            <m:sub>
              <m:r>
                <w:rPr>
                  <w:rFonts w:ascii="Cambria Math" w:hAnsi="Cambria Math"/>
                </w:rPr>
                <m:t>bearing</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F</m:t>
                  </m:r>
                </m:e>
                <m:sub>
                  <m:r>
                    <w:rPr>
                      <w:rFonts w:ascii="Cambria Math" w:hAnsi="Cambria Math"/>
                    </w:rPr>
                    <m:t>lug</m:t>
                  </m:r>
                </m:sub>
              </m:sSub>
            </m:num>
            <m:den>
              <m:sSub>
                <m:sSubPr>
                  <m:ctrlPr>
                    <w:rPr>
                      <w:rFonts w:ascii="Cambria Math" w:hAnsi="Cambria Math"/>
                      <w:i/>
                      <w:iCs/>
                    </w:rPr>
                  </m:ctrlPr>
                </m:sSubPr>
                <m:e>
                  <m:r>
                    <w:rPr>
                      <w:rFonts w:ascii="Cambria Math" w:hAnsi="Cambria Math"/>
                    </w:rPr>
                    <m:t>A</m:t>
                  </m:r>
                </m:e>
                <m:sub>
                  <m:r>
                    <w:rPr>
                      <w:rFonts w:ascii="Cambria Math" w:hAnsi="Cambria Math"/>
                    </w:rPr>
                    <m:t>bearing</m:t>
                  </m:r>
                </m:sub>
              </m:sSub>
            </m:den>
          </m:f>
          <m:r>
            <w:rPr>
              <w:rFonts w:ascii="Cambria Math" w:hAnsi="Cambria Math"/>
            </w:rPr>
            <m:t>=</m:t>
          </m:r>
          <m:f>
            <m:fPr>
              <m:ctrlPr>
                <w:rPr>
                  <w:rFonts w:ascii="Cambria Math" w:hAnsi="Cambria Math"/>
                  <w:i/>
                  <w:iCs/>
                </w:rPr>
              </m:ctrlPr>
            </m:fPr>
            <m:num>
              <m:r>
                <w:rPr>
                  <w:rFonts w:ascii="Cambria Math" w:hAnsi="Cambria Math"/>
                </w:rPr>
                <m:t>23,900</m:t>
              </m:r>
            </m:num>
            <m:den>
              <m:r>
                <w:rPr>
                  <w:rFonts w:ascii="Cambria Math" w:hAnsi="Cambria Math"/>
                </w:rPr>
                <m:t>0.030</m:t>
              </m:r>
            </m:den>
          </m:f>
          <m:r>
            <w:rPr>
              <w:rFonts w:ascii="Cambria Math" w:hAnsi="Cambria Math"/>
            </w:rPr>
            <m:t xml:space="preserve">=797 kPa=0.80 MPa </m:t>
          </m:r>
        </m:oMath>
      </m:oMathPara>
    </w:p>
    <w:p w14:paraId="143D82A8" w14:textId="77777777" w:rsidR="00E65492" w:rsidRPr="007D42C4" w:rsidRDefault="00E65492" w:rsidP="00E65492">
      <w:r w:rsidRPr="007D42C4">
        <w:t>This is well below the allowable shell membrane stress of 138 MPa (ASME BPVC Sec. II, Part D) and confirms that shell bearing stress is not a limiting condition.</w:t>
      </w:r>
    </w:p>
    <w:p w14:paraId="16CA1A96" w14:textId="77777777" w:rsidR="00E65492" w:rsidRPr="007D42C4" w:rsidRDefault="00E65492" w:rsidP="00E65492">
      <w:r w:rsidRPr="007D42C4">
        <w:t>The local bending moment at the lug-to-shell junction, using a conservative moment arm equal to half the gusset height:</w:t>
      </w:r>
    </w:p>
    <w:p w14:paraId="626A9EC4" w14:textId="0ABB33D2" w:rsidR="00E65492" w:rsidRPr="007D42C4" w:rsidRDefault="003D0B1E" w:rsidP="00E65492">
      <m:oMathPara>
        <m:oMath>
          <m:sSub>
            <m:sSubPr>
              <m:ctrlPr>
                <w:rPr>
                  <w:rFonts w:ascii="Cambria Math" w:hAnsi="Cambria Math"/>
                  <w:i/>
                  <w:iCs/>
                </w:rPr>
              </m:ctrlPr>
            </m:sSubPr>
            <m:e>
              <m:r>
                <w:rPr>
                  <w:rFonts w:ascii="Cambria Math" w:hAnsi="Cambria Math"/>
                </w:rPr>
                <m:t>M</m:t>
              </m:r>
            </m:e>
            <m:sub>
              <m:r>
                <w:rPr>
                  <w:rFonts w:ascii="Cambria Math" w:hAnsi="Cambria Math"/>
                </w:rPr>
                <m:t>local</m:t>
              </m:r>
            </m:sub>
          </m:sSub>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lug</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H</m:t>
                  </m:r>
                </m:e>
                <m:sub>
                  <m:r>
                    <w:rPr>
                      <w:rFonts w:ascii="Cambria Math" w:hAnsi="Cambria Math"/>
                    </w:rPr>
                    <m:t>L</m:t>
                  </m:r>
                </m:sub>
              </m:sSub>
            </m:num>
            <m:den>
              <m:r>
                <w:rPr>
                  <w:rFonts w:ascii="Cambria Math" w:hAnsi="Cambria Math"/>
                </w:rPr>
                <m:t>2</m:t>
              </m:r>
            </m:den>
          </m:f>
          <m:r>
            <w:rPr>
              <w:rFonts w:ascii="Cambria Math" w:hAnsi="Cambria Math"/>
            </w:rPr>
            <m:t xml:space="preserve">=23,900×0.100=2,390 N·m </m:t>
          </m:r>
        </m:oMath>
      </m:oMathPara>
    </w:p>
    <w:p w14:paraId="2F59C0D6" w14:textId="77777777" w:rsidR="00E65492" w:rsidRPr="007D42C4" w:rsidRDefault="00E65492" w:rsidP="00E65492">
      <w:r w:rsidRPr="007D42C4">
        <w:t>Shell section modulus at the lug location (per unit circumferential length, using the shell thickness t = 10 mm):</w:t>
      </w:r>
    </w:p>
    <w:p w14:paraId="2147A058" w14:textId="2D6B9A47" w:rsidR="00E65492" w:rsidRPr="007D42C4" w:rsidRDefault="00E65492" w:rsidP="00E65492">
      <m:oMathPara>
        <m:oMath>
          <m:r>
            <w:rPr>
              <w:rFonts w:ascii="Cambria Math" w:hAnsi="Cambria Math"/>
            </w:rPr>
            <m:t>Z=</m:t>
          </m:r>
          <m:f>
            <m:fPr>
              <m:ctrlPr>
                <w:rPr>
                  <w:rFonts w:ascii="Cambria Math" w:hAnsi="Cambria Math"/>
                  <w:i/>
                  <w:iCs/>
                </w:rPr>
              </m:ctrlPr>
            </m:fPr>
            <m:num>
              <m:sSup>
                <m:sSupPr>
                  <m:ctrlPr>
                    <w:rPr>
                      <w:rFonts w:ascii="Cambria Math" w:hAnsi="Cambria Math"/>
                      <w:i/>
                      <w:iCs/>
                    </w:rPr>
                  </m:ctrlPr>
                </m:sSupPr>
                <m:e>
                  <m:r>
                    <w:rPr>
                      <w:rFonts w:ascii="Cambria Math" w:hAnsi="Cambria Math"/>
                    </w:rPr>
                    <m:t>t</m:t>
                  </m:r>
                </m:e>
                <m:sup>
                  <m:r>
                    <w:rPr>
                      <w:rFonts w:ascii="Cambria Math" w:hAnsi="Cambria Math"/>
                    </w:rPr>
                    <m:t>2</m:t>
                  </m:r>
                </m:sup>
              </m:sSup>
            </m:num>
            <m:den>
              <m:r>
                <w:rPr>
                  <w:rFonts w:ascii="Cambria Math" w:hAnsi="Cambria Math"/>
                </w:rPr>
                <m:t>6</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0.010</m:t>
                      </m:r>
                    </m:e>
                  </m:d>
                </m:e>
                <m:sup>
                  <m:r>
                    <w:rPr>
                      <w:rFonts w:ascii="Cambria Math" w:hAnsi="Cambria Math"/>
                    </w:rPr>
                    <m:t>2</m:t>
                  </m:r>
                </m:sup>
              </m:sSup>
            </m:num>
            <m:den>
              <m:r>
                <w:rPr>
                  <w:rFonts w:ascii="Cambria Math" w:hAnsi="Cambria Math"/>
                </w:rPr>
                <m:t>6</m:t>
              </m:r>
            </m:den>
          </m:f>
          <m:r>
            <w:rPr>
              <w:rFonts w:ascii="Cambria Math" w:hAnsi="Cambria Math"/>
            </w:rPr>
            <m:t>=1.67×</m:t>
          </m:r>
          <m:sSup>
            <m:sSupPr>
              <m:ctrlPr>
                <w:rPr>
                  <w:rFonts w:ascii="Cambria Math" w:hAnsi="Cambria Math"/>
                  <w:i/>
                  <w:iCs/>
                </w:rPr>
              </m:ctrlPr>
            </m:sSupPr>
            <m:e>
              <m:r>
                <w:rPr>
                  <w:rFonts w:ascii="Cambria Math" w:hAnsi="Cambria Math"/>
                </w:rPr>
                <m:t>10</m:t>
              </m:r>
            </m:e>
            <m:sup>
              <m:r>
                <w:rPr>
                  <w:rFonts w:ascii="Cambria Math" w:hAnsi="Cambria Math"/>
                </w:rPr>
                <m:t>-5</m:t>
              </m:r>
            </m:sup>
          </m:sSup>
          <m:r>
            <w:rPr>
              <w:rFonts w:ascii="Cambria Math" w:hAnsi="Cambria Math"/>
            </w:rPr>
            <m:t xml:space="preserve"> </m:t>
          </m:r>
          <m:sSup>
            <m:sSupPr>
              <m:ctrlPr>
                <w:rPr>
                  <w:rFonts w:ascii="Cambria Math" w:hAnsi="Cambria Math"/>
                  <w:i/>
                  <w:iCs/>
                </w:rPr>
              </m:ctrlPr>
            </m:sSupPr>
            <m:e>
              <m:r>
                <w:rPr>
                  <w:rFonts w:ascii="Cambria Math" w:hAnsi="Cambria Math"/>
                </w:rPr>
                <m:t>m</m:t>
              </m:r>
            </m:e>
            <m:sup>
              <m:r>
                <w:rPr>
                  <w:rFonts w:ascii="Cambria Math" w:hAnsi="Cambria Math"/>
                </w:rPr>
                <m:t>3</m:t>
              </m:r>
            </m:sup>
          </m:sSup>
          <m:r>
            <w:rPr>
              <w:rFonts w:ascii="Cambria Math" w:hAnsi="Cambria Math"/>
            </w:rPr>
            <m:t>/m</m:t>
          </m:r>
        </m:oMath>
      </m:oMathPara>
    </w:p>
    <w:p w14:paraId="53DF1833" w14:textId="77777777" w:rsidR="00E65492" w:rsidRPr="007D42C4" w:rsidRDefault="00E65492" w:rsidP="00E65492">
      <w:r w:rsidRPr="007D42C4">
        <w:lastRenderedPageBreak/>
        <w:t>Local bending stress:</w:t>
      </w:r>
    </w:p>
    <w:p w14:paraId="30B03A44" w14:textId="353709CF" w:rsidR="00E65492" w:rsidRPr="007D42C4" w:rsidRDefault="003D0B1E" w:rsidP="00E65492">
      <m:oMathPara>
        <m:oMath>
          <m:sSub>
            <m:sSubPr>
              <m:ctrlPr>
                <w:rPr>
                  <w:rFonts w:ascii="Cambria Math" w:hAnsi="Cambria Math"/>
                  <w:i/>
                  <w:iCs/>
                </w:rPr>
              </m:ctrlPr>
            </m:sSubPr>
            <m:e>
              <m:r>
                <w:rPr>
                  <w:rFonts w:ascii="Cambria Math" w:hAnsi="Cambria Math"/>
                </w:rPr>
                <m:t>σ</m:t>
              </m:r>
            </m:e>
            <m:sub>
              <m:r>
                <w:rPr>
                  <w:rFonts w:ascii="Cambria Math" w:hAnsi="Cambria Math"/>
                </w:rPr>
                <m:t>local</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M</m:t>
                  </m:r>
                </m:e>
                <m:sub>
                  <m:r>
                    <w:rPr>
                      <w:rFonts w:ascii="Cambria Math" w:hAnsi="Cambria Math"/>
                    </w:rPr>
                    <m:t>local</m:t>
                  </m:r>
                </m:sub>
              </m:sSub>
            </m:num>
            <m:den>
              <m:r>
                <w:rPr>
                  <w:rFonts w:ascii="Cambria Math" w:hAnsi="Cambria Math"/>
                </w:rPr>
                <m:t>Z×lug width</m:t>
              </m:r>
            </m:den>
          </m:f>
          <m:r>
            <w:rPr>
              <w:rFonts w:ascii="Cambria Math" w:hAnsi="Cambria Math"/>
            </w:rPr>
            <m:t>=</m:t>
          </m:r>
          <m:f>
            <m:fPr>
              <m:ctrlPr>
                <w:rPr>
                  <w:rFonts w:ascii="Cambria Math" w:hAnsi="Cambria Math"/>
                  <w:i/>
                  <w:iCs/>
                </w:rPr>
              </m:ctrlPr>
            </m:fPr>
            <m:num>
              <m:r>
                <w:rPr>
                  <w:rFonts w:ascii="Cambria Math" w:hAnsi="Cambria Math"/>
                </w:rPr>
                <m:t>2,390</m:t>
              </m:r>
            </m:num>
            <m:den>
              <m:r>
                <w:rPr>
                  <w:rFonts w:ascii="Cambria Math" w:hAnsi="Cambria Math"/>
                </w:rPr>
                <m:t>1.67×</m:t>
              </m:r>
              <m:sSup>
                <m:sSupPr>
                  <m:ctrlPr>
                    <w:rPr>
                      <w:rFonts w:ascii="Cambria Math" w:hAnsi="Cambria Math"/>
                      <w:i/>
                      <w:iCs/>
                    </w:rPr>
                  </m:ctrlPr>
                </m:sSupPr>
                <m:e>
                  <m:r>
                    <w:rPr>
                      <w:rFonts w:ascii="Cambria Math" w:hAnsi="Cambria Math"/>
                    </w:rPr>
                    <m:t>10</m:t>
                  </m:r>
                </m:e>
                <m:sup>
                  <m:r>
                    <w:rPr>
                      <w:rFonts w:ascii="Cambria Math" w:hAnsi="Cambria Math"/>
                    </w:rPr>
                    <m:t>-5</m:t>
                  </m:r>
                </m:sup>
              </m:sSup>
              <m:r>
                <w:rPr>
                  <w:rFonts w:ascii="Cambria Math" w:hAnsi="Cambria Math"/>
                </w:rPr>
                <m:t>×0.150</m:t>
              </m:r>
            </m:den>
          </m:f>
          <m:r>
            <w:rPr>
              <w:rFonts w:ascii="Cambria Math" w:hAnsi="Cambria Math"/>
            </w:rPr>
            <m:t xml:space="preserve">=953 kPa≈1.0 MPa </m:t>
          </m:r>
        </m:oMath>
      </m:oMathPara>
    </w:p>
    <w:p w14:paraId="73B7FF18" w14:textId="77777777" w:rsidR="00E65492" w:rsidRPr="007D42C4" w:rsidRDefault="00E65492" w:rsidP="00E65492">
      <w:r w:rsidRPr="007D42C4">
        <w:t>The combined local stress (bearing + bending) of approximately 1.8 MPa is negligible relative to the allowable shell stress of 138 MPa, confirming that no stiffening rings or pad reinforcement are required for this lug geometry and shell thickness. This conclusion is consistent with published lug design charts for vessels of this diameter and shell thickness (Brownell and Young, 1959; Moss, 2004).</w:t>
      </w:r>
    </w:p>
    <w:p w14:paraId="74C224FD" w14:textId="06E5C7E2" w:rsidR="00E65492" w:rsidRPr="007D42C4" w:rsidRDefault="00E65492" w:rsidP="00CA2E48">
      <w:pPr>
        <w:pStyle w:val="Heading4"/>
      </w:pPr>
      <w:r w:rsidRPr="007D42C4">
        <w:t>Supporting Column Design</w:t>
      </w:r>
    </w:p>
    <w:p w14:paraId="5712060E" w14:textId="77777777" w:rsidR="00E65492" w:rsidRPr="007D42C4" w:rsidRDefault="00E65492" w:rsidP="00E65492">
      <w:r w:rsidRPr="007D42C4">
        <w:t>Each lug bears on a structural steel column (leg). A preliminary column section is selected for the compressive load per leg of 24 kN. Using a standard hollow square section (100 × 100 × 5 mm SHS, carbon steel Grade S275):</w:t>
      </w:r>
    </w:p>
    <w:p w14:paraId="697F2292" w14:textId="77777777" w:rsidR="00E65492" w:rsidRPr="007D42C4" w:rsidRDefault="00E65492" w:rsidP="00E65492">
      <w:r w:rsidRPr="007D42C4">
        <w:t xml:space="preserve">Column cross-sectional area: </w:t>
      </w:r>
      <m:oMath>
        <m:sSub>
          <m:sSubPr>
            <m:ctrlPr>
              <w:rPr>
                <w:rFonts w:ascii="Cambria Math" w:hAnsi="Cambria Math"/>
                <w:i/>
              </w:rPr>
            </m:ctrlPr>
          </m:sSubPr>
          <m:e>
            <m:r>
              <w:rPr>
                <w:rFonts w:ascii="Cambria Math" w:hAnsi="Cambria Math"/>
              </w:rPr>
              <m:t>A</m:t>
            </m:r>
          </m:e>
          <m:sub>
            <m:r>
              <w:rPr>
                <w:rFonts w:ascii="Cambria Math" w:hAnsi="Cambria Math"/>
              </w:rPr>
              <m:t>col</m:t>
            </m:r>
          </m:sub>
        </m:sSub>
        <m:r>
          <w:rPr>
            <w:rFonts w:ascii="Cambria Math" w:hAnsi="Cambria Math"/>
          </w:rPr>
          <m:t>=4×(100×5)-4×(5×5)=1,900 mm²</m:t>
        </m:r>
      </m:oMath>
    </w:p>
    <w:p w14:paraId="4D5E32ED" w14:textId="77777777" w:rsidR="00E65492" w:rsidRPr="007D42C4" w:rsidRDefault="00E65492" w:rsidP="00E65492">
      <w:r w:rsidRPr="007D42C4">
        <w:t>Compressive stress in column:</w:t>
      </w:r>
    </w:p>
    <w:p w14:paraId="31D4798D" w14:textId="1B800B04" w:rsidR="00E65492" w:rsidRPr="007D42C4" w:rsidRDefault="003D0B1E" w:rsidP="00E65492">
      <m:oMathPara>
        <m:oMath>
          <m:sSub>
            <m:sSubPr>
              <m:ctrlPr>
                <w:rPr>
                  <w:rFonts w:ascii="Cambria Math" w:hAnsi="Cambria Math"/>
                  <w:i/>
                  <w:iCs/>
                </w:rPr>
              </m:ctrlPr>
            </m:sSubPr>
            <m:e>
              <m:r>
                <w:rPr>
                  <w:rFonts w:ascii="Cambria Math" w:hAnsi="Cambria Math"/>
                </w:rPr>
                <m:t>σ</m:t>
              </m:r>
            </m:e>
            <m:sub>
              <m:r>
                <w:rPr>
                  <w:rFonts w:ascii="Cambria Math" w:hAnsi="Cambria Math"/>
                </w:rPr>
                <m:t>col</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F</m:t>
                  </m:r>
                </m:e>
                <m:sub>
                  <m:r>
                    <w:rPr>
                      <w:rFonts w:ascii="Cambria Math" w:hAnsi="Cambria Math"/>
                    </w:rPr>
                    <m:t>lug</m:t>
                  </m:r>
                </m:sub>
              </m:sSub>
            </m:num>
            <m:den>
              <m:sSub>
                <m:sSubPr>
                  <m:ctrlPr>
                    <w:rPr>
                      <w:rFonts w:ascii="Cambria Math" w:hAnsi="Cambria Math"/>
                      <w:i/>
                      <w:iCs/>
                    </w:rPr>
                  </m:ctrlPr>
                </m:sSubPr>
                <m:e>
                  <m:r>
                    <w:rPr>
                      <w:rFonts w:ascii="Cambria Math" w:hAnsi="Cambria Math"/>
                    </w:rPr>
                    <m:t>A</m:t>
                  </m:r>
                </m:e>
                <m:sub>
                  <m:r>
                    <w:rPr>
                      <w:rFonts w:ascii="Cambria Math" w:hAnsi="Cambria Math"/>
                    </w:rPr>
                    <m:t>col</m:t>
                  </m:r>
                </m:sub>
              </m:sSub>
            </m:den>
          </m:f>
          <m:r>
            <w:rPr>
              <w:rFonts w:ascii="Cambria Math" w:hAnsi="Cambria Math"/>
            </w:rPr>
            <m:t>=</m:t>
          </m:r>
          <m:f>
            <m:fPr>
              <m:ctrlPr>
                <w:rPr>
                  <w:rFonts w:ascii="Cambria Math" w:hAnsi="Cambria Math"/>
                  <w:i/>
                  <w:iCs/>
                </w:rPr>
              </m:ctrlPr>
            </m:fPr>
            <m:num>
              <m:r>
                <w:rPr>
                  <w:rFonts w:ascii="Cambria Math" w:hAnsi="Cambria Math"/>
                </w:rPr>
                <m:t>23,900</m:t>
              </m:r>
            </m:num>
            <m:den>
              <m:r>
                <w:rPr>
                  <w:rFonts w:ascii="Cambria Math" w:hAnsi="Cambria Math"/>
                </w:rPr>
                <m:t>1,900</m:t>
              </m:r>
            </m:den>
          </m:f>
          <m:r>
            <w:rPr>
              <w:rFonts w:ascii="Cambria Math" w:hAnsi="Cambria Math"/>
            </w:rPr>
            <m:t>×</m:t>
          </m:r>
          <m:sSup>
            <m:sSupPr>
              <m:ctrlPr>
                <w:rPr>
                  <w:rFonts w:ascii="Cambria Math" w:hAnsi="Cambria Math"/>
                  <w:i/>
                  <w:iCs/>
                </w:rPr>
              </m:ctrlPr>
            </m:sSupPr>
            <m:e>
              <m:r>
                <w:rPr>
                  <w:rFonts w:ascii="Cambria Math" w:hAnsi="Cambria Math"/>
                </w:rPr>
                <m:t>10</m:t>
              </m:r>
            </m:e>
            <m:sup>
              <m:r>
                <w:rPr>
                  <w:rFonts w:ascii="Cambria Math" w:hAnsi="Cambria Math"/>
                </w:rPr>
                <m:t>-6</m:t>
              </m:r>
            </m:sup>
          </m:sSup>
          <m:r>
            <w:rPr>
              <w:rFonts w:ascii="Cambria Math" w:hAnsi="Cambria Math"/>
            </w:rPr>
            <m:t xml:space="preserve">=12.6 MPa </m:t>
          </m:r>
        </m:oMath>
      </m:oMathPara>
    </w:p>
    <w:p w14:paraId="3F47ECB1" w14:textId="77777777" w:rsidR="00E65492" w:rsidRPr="007D42C4" w:rsidRDefault="00E65492" w:rsidP="00E65492">
      <w:r w:rsidRPr="007D42C4">
        <w:t>This is well below the allowable compressive stress for S275 steel (~165 MPa at the column height of approximately 1.0 m, where buckling is not critical). Standard 100 × 100 × 5 SHS columns are adequate for this duty. Final column section selection, base plate sizing, and foundation bolt design will be confirmed at the detailed engineering stage.</w:t>
      </w:r>
    </w:p>
    <w:p w14:paraId="45500D4E" w14:textId="444C34F1" w:rsidR="00E65492" w:rsidRPr="007D42C4" w:rsidRDefault="00E65492" w:rsidP="004067FB">
      <w:pPr>
        <w:pStyle w:val="Heading4"/>
      </w:pPr>
      <w:r w:rsidRPr="007D42C4">
        <w:t>Anchor Bolt Arrangement</w:t>
      </w:r>
    </w:p>
    <w:p w14:paraId="2B1B3C5C" w14:textId="77777777" w:rsidR="00E65492" w:rsidRPr="007D42C4" w:rsidRDefault="00E65492" w:rsidP="00E65492">
      <w:r w:rsidRPr="007D42C4">
        <w:t xml:space="preserve">Each lug base plate is anchored to the supporting column cap plate or concrete pad by two M20 bolts per lug (eight bolts total). The tensile load per bolt arises primarily from overturning </w:t>
      </w:r>
      <w:r w:rsidRPr="007D42C4">
        <w:lastRenderedPageBreak/>
        <w:t>moments due to agitation forces and piping loads rather than from vertical dead weight alone. For the operating weight and agitator torque:</w:t>
      </w:r>
    </w:p>
    <w:p w14:paraId="4EE752CA" w14:textId="77777777" w:rsidR="00E65492" w:rsidRPr="007D42C4" w:rsidRDefault="00E65492" w:rsidP="00E65492">
      <w:r w:rsidRPr="007D42C4">
        <w:t>Overturning moment from agitator (conservative upper bound, using torque arm = vessel radius):</w:t>
      </w:r>
    </w:p>
    <w:p w14:paraId="1B5FE028" w14:textId="1A335081" w:rsidR="00E65492" w:rsidRPr="007D42C4" w:rsidRDefault="003D0B1E" w:rsidP="00E65492">
      <m:oMathPara>
        <m:oMath>
          <m:sSub>
            <m:sSubPr>
              <m:ctrlPr>
                <w:rPr>
                  <w:rFonts w:ascii="Cambria Math" w:hAnsi="Cambria Math"/>
                  <w:i/>
                  <w:iCs/>
                </w:rPr>
              </m:ctrlPr>
            </m:sSubPr>
            <m:e>
              <m:r>
                <w:rPr>
                  <w:rFonts w:ascii="Cambria Math" w:hAnsi="Cambria Math"/>
                </w:rPr>
                <m:t>M</m:t>
              </m:r>
            </m:e>
            <m:sub>
              <m:r>
                <w:rPr>
                  <w:rFonts w:ascii="Cambria Math" w:hAnsi="Cambria Math"/>
                </w:rPr>
                <m:t>OT</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agitator</m:t>
              </m:r>
            </m:sub>
          </m:sSub>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num>
                <m:den>
                  <m:r>
                    <w:rPr>
                      <w:rFonts w:ascii="Cambria Math" w:hAnsi="Cambria Math"/>
                    </w:rPr>
                    <m:t>2</m:t>
                  </m:r>
                </m:den>
              </m:f>
            </m:e>
          </m:d>
          <m:r>
            <w:rPr>
              <w:rFonts w:ascii="Cambria Math" w:hAnsi="Cambria Math"/>
            </w:rPr>
            <m:t xml:space="preserve">=50×0.835=41.75 N·m </m:t>
          </m:r>
        </m:oMath>
      </m:oMathPara>
    </w:p>
    <w:p w14:paraId="133A3EBF" w14:textId="77777777" w:rsidR="002D03C5" w:rsidRDefault="00E65492" w:rsidP="004067FB">
      <w:r w:rsidRPr="007D42C4">
        <w:t>This is negligible relative to the weight-induced compressive load, confirming that anchor bolts are loaded primarily in compression-relief (rocking) rather than tension. Two M20 bolts per lug with standard embedment depth are more than adequate. Detailed anchor bolt design for wind and seismic loads (where applicable) will be performed during detailed structural engineering per local building codes and ASCE 7.</w:t>
      </w:r>
    </w:p>
    <w:p w14:paraId="74A1362E" w14:textId="77777777" w:rsidR="002D03C5" w:rsidRDefault="002D03C5">
      <w:pPr>
        <w:spacing w:before="120" w:after="280"/>
      </w:pPr>
      <w:r>
        <w:br w:type="page"/>
      </w:r>
    </w:p>
    <w:p w14:paraId="36777135" w14:textId="77777777" w:rsidR="003A62C4" w:rsidRPr="00FF5539" w:rsidRDefault="003A62C4" w:rsidP="003A62C4">
      <w:pPr>
        <w:pStyle w:val="Heading2"/>
        <w:rPr>
          <w:bCs w:val="0"/>
        </w:rPr>
      </w:pPr>
      <w:bookmarkStart w:id="325" w:name="_Toc236842243"/>
      <w:bookmarkStart w:id="326" w:name="_Toc237244974"/>
      <w:r w:rsidRPr="00582278">
        <w:lastRenderedPageBreak/>
        <w:t>DESIGN OF A BALL MILL</w:t>
      </w:r>
      <w:bookmarkEnd w:id="325"/>
      <w:r>
        <w:rPr>
          <w:bCs w:val="0"/>
        </w:rPr>
        <w:t xml:space="preserve"> – AMOAH, Kelvin</w:t>
      </w:r>
      <w:bookmarkEnd w:id="326"/>
    </w:p>
    <w:p w14:paraId="1F3ED52C" w14:textId="77777777" w:rsidR="003A62C4" w:rsidRPr="00582278" w:rsidRDefault="003A62C4" w:rsidP="003A62C4">
      <w:pPr>
        <w:pStyle w:val="Heading3"/>
        <w:rPr>
          <w:b w:val="0"/>
        </w:rPr>
      </w:pPr>
      <w:bookmarkStart w:id="327" w:name="_Toc236842244"/>
      <w:bookmarkStart w:id="328" w:name="_Toc237244975"/>
      <w:r w:rsidRPr="00582278">
        <w:t>INTRODUCTION</w:t>
      </w:r>
      <w:bookmarkEnd w:id="327"/>
      <w:bookmarkEnd w:id="328"/>
      <w:r w:rsidRPr="00582278">
        <w:t xml:space="preserve"> </w:t>
      </w:r>
    </w:p>
    <w:p w14:paraId="4884C76F" w14:textId="5A831C12" w:rsidR="003A62C4" w:rsidRPr="00EC189F" w:rsidRDefault="003A62C4" w:rsidP="003A62C4">
      <w:pPr>
        <w:spacing w:before="60" w:after="120"/>
      </w:pPr>
      <w:r w:rsidRPr="00582278">
        <w:rPr>
          <w:rFonts w:eastAsia="Arial"/>
        </w:rPr>
        <w:t xml:space="preserve">Size reduction stands as one of the most energy-intensive and operationally critical unit operations in chemical and mineral process engineering. It is estimated that approximately 3 to 4 percent of the total electrical energy consumed globally is expended on grinding operations, with mineral processing circuits alone accounting for </w:t>
      </w:r>
      <w:r w:rsidR="00621EE4" w:rsidRPr="00582278">
        <w:rPr>
          <w:rFonts w:eastAsia="Arial"/>
        </w:rPr>
        <w:t>most of</w:t>
      </w:r>
      <w:r w:rsidRPr="00582278">
        <w:rPr>
          <w:rFonts w:eastAsia="Arial"/>
        </w:rPr>
        <w:t xml:space="preserve"> this demand (Wills &amp; Finch, 2016). Despite its apparent simplicity as a mechanical operation, the science governing grinding encompasses fracture mechanics, surface chemistry, fluid dynamics, and thermodynamics in a deeply interrelated manner. Achieving the correct product particle size is not merely an engineering conven</w:t>
      </w:r>
      <w:r w:rsidRPr="00EC189F">
        <w:rPr>
          <w:rFonts w:eastAsia="Arial"/>
        </w:rPr>
        <w:t>ience; in hydrometallurgical extraction processes, it constitutes the primary determinant of downstream reactor performance, reagent efficiency, and ultimately, process economics.</w:t>
      </w:r>
    </w:p>
    <w:p w14:paraId="28E3CDFC" w14:textId="77777777" w:rsidR="003A62C4" w:rsidRDefault="003A62C4" w:rsidP="003A62C4">
      <w:pPr>
        <w:spacing w:before="60" w:after="120"/>
      </w:pPr>
      <w:r w:rsidRPr="00EC189F">
        <w:rPr>
          <w:rFonts w:eastAsia="Arial"/>
        </w:rPr>
        <w:t>In the context of this design project</w:t>
      </w:r>
      <w:r>
        <w:rPr>
          <w:rFonts w:eastAsia="Arial"/>
        </w:rPr>
        <w:t xml:space="preserve">, </w:t>
      </w:r>
      <w:r w:rsidRPr="00EC189F">
        <w:rPr>
          <w:rFonts w:eastAsia="Arial"/>
        </w:rPr>
        <w:t xml:space="preserve">the ball mill occupies a uniquely pivotal position within the process flowsheet. The raw bauxite ore, as delivered from the primary jaw crushing circuit at a feed size (F80) of 9,000 microns (9.0 mm), possesses an extremely low reactive surface area per unit mass. In this coarse state, the dissolution reaction between the aluminium hydroxide minerals of the ore and the leaching acid is severely kinetically limited. The ball mill designated </w:t>
      </w:r>
      <w:r>
        <w:rPr>
          <w:rFonts w:eastAsia="Arial"/>
        </w:rPr>
        <w:t>ML-501</w:t>
      </w:r>
      <w:r w:rsidRPr="00EC189F">
        <w:rPr>
          <w:rFonts w:eastAsia="Arial"/>
        </w:rPr>
        <w:t xml:space="preserve"> is therefore designed as a critical kinetic enabler: its sole mandate is to transform the coarse crusher product into a fine, reactive slurry with an 80% passing size (P80) of 74 microns</w:t>
      </w:r>
      <w:r>
        <w:rPr>
          <w:rFonts w:eastAsia="Arial"/>
        </w:rPr>
        <w:t xml:space="preserve">, which is </w:t>
      </w:r>
      <w:r w:rsidRPr="00EC189F">
        <w:rPr>
          <w:rFonts w:eastAsia="Arial"/>
        </w:rPr>
        <w:t>the standard 200-mesh specification identified in the hydrometallurgical literature as optimal for achieving maximum aluminium extraction under atmospheric HCl leaching conditions.</w:t>
      </w:r>
      <w:r>
        <w:t xml:space="preserve"> s</w:t>
      </w:r>
    </w:p>
    <w:p w14:paraId="4661FC29" w14:textId="77777777" w:rsidR="003A62C4" w:rsidRPr="00FA3C72" w:rsidRDefault="003A62C4" w:rsidP="003A62C4">
      <w:pPr>
        <w:pStyle w:val="Heading4"/>
      </w:pPr>
      <w:bookmarkStart w:id="329" w:name="_Toc236842245"/>
      <w:r w:rsidRPr="00FA3C72">
        <w:t>PROBLEM STATEMENT</w:t>
      </w:r>
      <w:bookmarkEnd w:id="329"/>
      <w:r w:rsidRPr="00FA3C72">
        <w:t xml:space="preserve"> </w:t>
      </w:r>
    </w:p>
    <w:p w14:paraId="381392E7" w14:textId="079ED4F2" w:rsidR="003A62C4" w:rsidRPr="00E03F68" w:rsidRDefault="003A62C4" w:rsidP="003A62C4">
      <w:pPr>
        <w:spacing w:before="60" w:after="120"/>
      </w:pPr>
      <w:r w:rsidRPr="00E03F68">
        <w:rPr>
          <w:rFonts w:eastAsia="Arial"/>
        </w:rPr>
        <w:t xml:space="preserve">Ghanaian gibbsitic bauxite, sourced principally from the Nyinahin-Mpasaaso deposits in the Ashanti and Western Regions and from the Atewa Range of the Eastern Region, is </w:t>
      </w:r>
      <w:r w:rsidRPr="00E03F68">
        <w:rPr>
          <w:rFonts w:eastAsia="Arial"/>
        </w:rPr>
        <w:lastRenderedPageBreak/>
        <w:t>mineralogically characterised by a tri-hydrate aluminium hydroxide mineral, gibbsite (</w:t>
      </w:r>
      <m:oMath>
        <m:r>
          <w:rPr>
            <w:rFonts w:ascii="Cambria Math" w:eastAsia="Arial" w:hAnsi="Cambria Math"/>
          </w:rPr>
          <m:t>Al</m:t>
        </m:r>
        <m:sSub>
          <m:sSubPr>
            <m:ctrlPr>
              <w:rPr>
                <w:rFonts w:ascii="Cambria Math" w:eastAsia="Arial" w:hAnsi="Cambria Math"/>
                <w:i/>
              </w:rPr>
            </m:ctrlPr>
          </m:sSubPr>
          <m:e>
            <m:d>
              <m:dPr>
                <m:ctrlPr>
                  <w:rPr>
                    <w:rFonts w:ascii="Cambria Math" w:eastAsia="Arial" w:hAnsi="Cambria Math"/>
                    <w:i/>
                  </w:rPr>
                </m:ctrlPr>
              </m:dPr>
              <m:e>
                <m:r>
                  <w:rPr>
                    <w:rFonts w:ascii="Cambria Math" w:eastAsia="Arial" w:hAnsi="Cambria Math"/>
                  </w:rPr>
                  <m:t>OH</m:t>
                </m:r>
              </m:e>
            </m:d>
            <m:ctrlPr>
              <w:rPr>
                <w:rFonts w:ascii="Cambria Math" w:eastAsia="Arial" w:hAnsi="Cambria Math"/>
                <w:i/>
                <w:vertAlign w:val="subscript"/>
              </w:rPr>
            </m:ctrlPr>
          </m:e>
          <m:sub>
            <m:r>
              <w:rPr>
                <w:rFonts w:ascii="Cambria Math" w:eastAsia="Arial" w:hAnsi="Cambria Math"/>
                <w:vertAlign w:val="subscript"/>
              </w:rPr>
              <m:t>3</m:t>
            </m:r>
          </m:sub>
        </m:sSub>
      </m:oMath>
      <w:r w:rsidRPr="00E03F68">
        <w:rPr>
          <w:rFonts w:eastAsia="Arial"/>
        </w:rPr>
        <w:t>), as the dominant aluminium-bearing phase. Subsidiary aluminium phases include boehmite (</w:t>
      </w:r>
      <m:oMath>
        <m:r>
          <w:rPr>
            <w:rFonts w:ascii="Cambria Math" w:eastAsia="Arial" w:hAnsi="Cambria Math"/>
          </w:rPr>
          <m:t>AlOOH</m:t>
        </m:r>
      </m:oMath>
      <w:r w:rsidRPr="00E03F68">
        <w:rPr>
          <w:rFonts w:eastAsia="Arial"/>
        </w:rPr>
        <w:t xml:space="preserve">) and minor kaolinite </w:t>
      </w:r>
      <m:oMath>
        <m:r>
          <w:rPr>
            <w:rFonts w:ascii="Cambria Math" w:eastAsia="Arial" w:hAnsi="Cambria Math"/>
          </w:rPr>
          <m:t>(A</m:t>
        </m:r>
        <m:sSub>
          <m:sSubPr>
            <m:ctrlPr>
              <w:rPr>
                <w:rFonts w:ascii="Cambria Math" w:eastAsia="Arial" w:hAnsi="Cambria Math"/>
                <w:i/>
              </w:rPr>
            </m:ctrlPr>
          </m:sSubPr>
          <m:e>
            <m:r>
              <w:rPr>
                <w:rFonts w:ascii="Cambria Math" w:eastAsia="Arial" w:hAnsi="Cambria Math"/>
              </w:rPr>
              <m:t>l</m:t>
            </m:r>
          </m:e>
          <m:sub>
            <m:r>
              <w:rPr>
                <w:rFonts w:ascii="Cambria Math" w:eastAsia="Arial" w:hAnsi="Cambria Math"/>
                <w:vertAlign w:val="subscript"/>
              </w:rPr>
              <m:t>2</m:t>
            </m:r>
          </m:sub>
        </m:sSub>
        <m:r>
          <w:rPr>
            <w:rFonts w:ascii="Cambria Math" w:eastAsia="Arial" w:hAnsi="Cambria Math"/>
          </w:rPr>
          <m:t>S</m:t>
        </m:r>
        <m:sSub>
          <m:sSubPr>
            <m:ctrlPr>
              <w:rPr>
                <w:rFonts w:ascii="Cambria Math" w:eastAsia="Arial" w:hAnsi="Cambria Math"/>
                <w:i/>
              </w:rPr>
            </m:ctrlPr>
          </m:sSubPr>
          <m:e>
            <m:r>
              <w:rPr>
                <w:rFonts w:ascii="Cambria Math" w:eastAsia="Arial" w:hAnsi="Cambria Math"/>
              </w:rPr>
              <m:t>i</m:t>
            </m:r>
          </m:e>
          <m:sub>
            <m:r>
              <w:rPr>
                <w:rFonts w:ascii="Cambria Math" w:eastAsia="Arial" w:hAnsi="Cambria Math"/>
                <w:vertAlign w:val="subscript"/>
              </w:rPr>
              <m:t>2</m:t>
            </m:r>
          </m:sub>
        </m:sSub>
        <m:sSub>
          <m:sSubPr>
            <m:ctrlPr>
              <w:rPr>
                <w:rFonts w:ascii="Cambria Math" w:eastAsia="Arial" w:hAnsi="Cambria Math"/>
                <w:i/>
              </w:rPr>
            </m:ctrlPr>
          </m:sSubPr>
          <m:e>
            <m:r>
              <w:rPr>
                <w:rFonts w:ascii="Cambria Math" w:eastAsia="Arial" w:hAnsi="Cambria Math"/>
              </w:rPr>
              <m:t>O</m:t>
            </m:r>
          </m:e>
          <m:sub>
            <m:r>
              <w:rPr>
                <w:rFonts w:ascii="Cambria Math" w:eastAsia="Arial" w:hAnsi="Cambria Math"/>
                <w:vertAlign w:val="subscript"/>
              </w:rPr>
              <m:t>5</m:t>
            </m:r>
          </m:sub>
        </m:sSub>
        <m:sSub>
          <m:sSubPr>
            <m:ctrlPr>
              <w:rPr>
                <w:rFonts w:ascii="Cambria Math" w:eastAsia="Arial" w:hAnsi="Cambria Math"/>
                <w:i/>
              </w:rPr>
            </m:ctrlPr>
          </m:sSubPr>
          <m:e>
            <m:d>
              <m:dPr>
                <m:ctrlPr>
                  <w:rPr>
                    <w:rFonts w:ascii="Cambria Math" w:eastAsia="Arial" w:hAnsi="Cambria Math"/>
                    <w:i/>
                  </w:rPr>
                </m:ctrlPr>
              </m:dPr>
              <m:e>
                <m:r>
                  <w:rPr>
                    <w:rFonts w:ascii="Cambria Math" w:eastAsia="Arial" w:hAnsi="Cambria Math"/>
                  </w:rPr>
                  <m:t>OH</m:t>
                </m:r>
              </m:e>
            </m:d>
            <m:ctrlPr>
              <w:rPr>
                <w:rFonts w:ascii="Cambria Math" w:eastAsia="Arial" w:hAnsi="Cambria Math"/>
                <w:i/>
                <w:vertAlign w:val="subscript"/>
              </w:rPr>
            </m:ctrlPr>
          </m:e>
          <m:sub>
            <m:r>
              <w:rPr>
                <w:rFonts w:ascii="Cambria Math" w:eastAsia="Arial" w:hAnsi="Cambria Math"/>
                <w:vertAlign w:val="subscript"/>
              </w:rPr>
              <m:t>4</m:t>
            </m:r>
          </m:sub>
        </m:sSub>
        <m:r>
          <w:rPr>
            <w:rFonts w:ascii="Cambria Math" w:eastAsia="Arial" w:hAnsi="Cambria Math"/>
          </w:rPr>
          <m:t>).</m:t>
        </m:r>
      </m:oMath>
      <w:r w:rsidRPr="00E03F68">
        <w:rPr>
          <w:rFonts w:eastAsia="Arial"/>
        </w:rPr>
        <w:t xml:space="preserve"> Iron-bearing gangue minerals, including goethite (</w:t>
      </w:r>
      <m:oMath>
        <m:r>
          <w:rPr>
            <w:rFonts w:ascii="Cambria Math" w:eastAsia="Arial" w:hAnsi="Cambria Math"/>
          </w:rPr>
          <m:t>FeO(OH)</m:t>
        </m:r>
      </m:oMath>
      <w:r w:rsidRPr="00E03F68">
        <w:rPr>
          <w:rFonts w:eastAsia="Arial"/>
        </w:rPr>
        <w:t>) and haematite (Fe</w:t>
      </w:r>
      <w:r w:rsidRPr="00A231D0">
        <w:rPr>
          <w:rFonts w:eastAsia="Arial"/>
          <w:vertAlign w:val="subscript"/>
        </w:rPr>
        <w:t>2</w:t>
      </w:r>
      <w:r w:rsidRPr="00E03F68">
        <w:rPr>
          <w:rFonts w:eastAsia="Arial"/>
        </w:rPr>
        <w:t>O</w:t>
      </w:r>
      <w:r w:rsidRPr="00A231D0">
        <w:rPr>
          <w:rFonts w:eastAsia="Arial"/>
          <w:vertAlign w:val="subscript"/>
        </w:rPr>
        <w:t>3</w:t>
      </w:r>
      <w:r w:rsidRPr="00E03F68">
        <w:rPr>
          <w:rFonts w:eastAsia="Arial"/>
        </w:rPr>
        <w:t>), are present at varying concentrations, along with residual quartz (SiO</w:t>
      </w:r>
      <w:r w:rsidRPr="00A231D0">
        <w:rPr>
          <w:rFonts w:eastAsia="Arial"/>
          <w:vertAlign w:val="subscript"/>
        </w:rPr>
        <w:t>2</w:t>
      </w:r>
      <w:r w:rsidRPr="00E03F68">
        <w:rPr>
          <w:rFonts w:eastAsia="Arial"/>
        </w:rPr>
        <w:t>) in certain deposit profiles (Ntoni et al., 2022).</w:t>
      </w:r>
    </w:p>
    <w:p w14:paraId="61F771DF" w14:textId="77777777" w:rsidR="003A62C4" w:rsidRPr="00E03F68" w:rsidRDefault="003A62C4" w:rsidP="003A62C4">
      <w:pPr>
        <w:spacing w:before="60" w:after="120"/>
      </w:pPr>
      <w:r w:rsidRPr="00E03F68">
        <w:rPr>
          <w:rFonts w:eastAsia="Arial"/>
        </w:rPr>
        <w:t>The primary acid leaching reaction responsible for aluminium extraction into solution is the heterogeneous fluid-solid dissolution:</w:t>
      </w:r>
    </w:p>
    <w:p w14:paraId="6CD85C90" w14:textId="252C4AAD" w:rsidR="003A62C4" w:rsidRPr="008619AE" w:rsidRDefault="008619AE" w:rsidP="003A62C4">
      <w:pPr>
        <w:spacing w:before="120" w:after="120"/>
        <w:jc w:val="center"/>
        <w:rPr>
          <w:bCs/>
          <w:color w:val="auto"/>
        </w:rPr>
      </w:pPr>
      <m:oMathPara>
        <m:oMath>
          <m:r>
            <w:rPr>
              <w:rFonts w:ascii="Cambria Math" w:eastAsia="Courier New" w:hAnsi="Cambria Math"/>
              <w:color w:val="auto"/>
            </w:rPr>
            <m:t xml:space="preserve">Al </m:t>
          </m:r>
          <m:sSub>
            <m:sSubPr>
              <m:ctrlPr>
                <w:rPr>
                  <w:rFonts w:ascii="Cambria Math" w:eastAsia="Courier New" w:hAnsi="Cambria Math"/>
                  <w:bCs/>
                  <w:i/>
                  <w:color w:val="auto"/>
                  <w:vertAlign w:val="subscript"/>
                </w:rPr>
              </m:ctrlPr>
            </m:sSubPr>
            <m:e>
              <m:d>
                <m:dPr>
                  <m:ctrlPr>
                    <w:rPr>
                      <w:rFonts w:ascii="Cambria Math" w:eastAsia="Courier New" w:hAnsi="Cambria Math"/>
                      <w:bCs/>
                      <w:i/>
                      <w:color w:val="auto"/>
                    </w:rPr>
                  </m:ctrlPr>
                </m:dPr>
                <m:e>
                  <m:r>
                    <w:rPr>
                      <w:rFonts w:ascii="Cambria Math" w:eastAsia="Courier New" w:hAnsi="Cambria Math"/>
                      <w:color w:val="auto"/>
                    </w:rPr>
                    <m:t>OH</m:t>
                  </m:r>
                </m:e>
              </m:d>
              <m:ctrlPr>
                <w:rPr>
                  <w:rFonts w:ascii="Cambria Math" w:eastAsia="Courier New" w:hAnsi="Cambria Math"/>
                  <w:bCs/>
                  <w:i/>
                  <w:color w:val="auto"/>
                </w:rPr>
              </m:ctrlPr>
            </m:e>
            <m:sub>
              <m:r>
                <w:rPr>
                  <w:rFonts w:ascii="Cambria Math" w:eastAsia="Courier New" w:hAnsi="Cambria Math"/>
                  <w:color w:val="auto"/>
                  <w:vertAlign w:val="subscript"/>
                </w:rPr>
                <m:t>3</m:t>
              </m:r>
            </m:sub>
          </m:sSub>
          <m:d>
            <m:dPr>
              <m:ctrlPr>
                <w:rPr>
                  <w:rFonts w:ascii="Cambria Math" w:eastAsia="Courier New" w:hAnsi="Cambria Math"/>
                  <w:bCs/>
                  <w:i/>
                  <w:color w:val="auto"/>
                </w:rPr>
              </m:ctrlPr>
            </m:dPr>
            <m:e>
              <m:r>
                <w:rPr>
                  <w:rFonts w:ascii="Cambria Math" w:eastAsia="Courier New" w:hAnsi="Cambria Math"/>
                  <w:color w:val="auto"/>
                </w:rPr>
                <m:t>s</m:t>
              </m:r>
            </m:e>
          </m:d>
          <m:r>
            <w:rPr>
              <w:rFonts w:ascii="Cambria Math" w:eastAsia="Courier New" w:hAnsi="Cambria Math"/>
              <w:color w:val="auto"/>
            </w:rPr>
            <m:t xml:space="preserve">+ 3 HCl </m:t>
          </m:r>
          <m:d>
            <m:dPr>
              <m:ctrlPr>
                <w:rPr>
                  <w:rFonts w:ascii="Cambria Math" w:eastAsia="Courier New" w:hAnsi="Cambria Math"/>
                  <w:bCs/>
                  <w:i/>
                  <w:color w:val="auto"/>
                </w:rPr>
              </m:ctrlPr>
            </m:dPr>
            <m:e>
              <m:r>
                <w:rPr>
                  <w:rFonts w:ascii="Cambria Math" w:eastAsia="Courier New" w:hAnsi="Cambria Math"/>
                  <w:color w:val="auto"/>
                </w:rPr>
                <m:t>aq</m:t>
              </m:r>
            </m:e>
          </m:d>
          <m:r>
            <w:rPr>
              <w:rFonts w:ascii="Cambria Math" w:eastAsia="Courier New" w:hAnsi="Cambria Math"/>
              <w:color w:val="auto"/>
            </w:rPr>
            <m:t>→ AlC</m:t>
          </m:r>
          <m:sSub>
            <m:sSubPr>
              <m:ctrlPr>
                <w:rPr>
                  <w:rFonts w:ascii="Cambria Math" w:eastAsia="Courier New" w:hAnsi="Cambria Math"/>
                  <w:bCs/>
                  <w:i/>
                  <w:color w:val="auto"/>
                </w:rPr>
              </m:ctrlPr>
            </m:sSubPr>
            <m:e>
              <m:r>
                <w:rPr>
                  <w:rFonts w:ascii="Cambria Math" w:eastAsia="Courier New" w:hAnsi="Cambria Math"/>
                  <w:color w:val="auto"/>
                </w:rPr>
                <m:t>l</m:t>
              </m:r>
            </m:e>
            <m:sub>
              <m:r>
                <w:rPr>
                  <w:rFonts w:ascii="Cambria Math" w:eastAsia="Courier New" w:hAnsi="Cambria Math"/>
                  <w:color w:val="auto"/>
                  <w:vertAlign w:val="subscript"/>
                </w:rPr>
                <m:t>3</m:t>
              </m:r>
            </m:sub>
          </m:sSub>
          <m:r>
            <w:rPr>
              <w:rFonts w:ascii="Cambria Math" w:eastAsia="Courier New" w:hAnsi="Cambria Math"/>
              <w:color w:val="auto"/>
            </w:rPr>
            <m:t>(aq) + 3 H</m:t>
          </m:r>
          <m:r>
            <w:rPr>
              <w:rFonts w:ascii="Cambria Math" w:eastAsia="Courier New" w:hAnsi="Cambria Math"/>
              <w:color w:val="auto"/>
              <w:vertAlign w:val="subscript"/>
            </w:rPr>
            <m:t>2</m:t>
          </m:r>
          <m:r>
            <w:rPr>
              <w:rFonts w:ascii="Cambria Math" w:eastAsia="Courier New" w:hAnsi="Cambria Math"/>
              <w:color w:val="auto"/>
            </w:rPr>
            <m:t>O (l)</m:t>
          </m:r>
        </m:oMath>
      </m:oMathPara>
    </w:p>
    <w:p w14:paraId="4363F760" w14:textId="735C031B" w:rsidR="003A62C4" w:rsidRPr="00E03F68" w:rsidRDefault="003A62C4" w:rsidP="003A62C4">
      <w:pPr>
        <w:spacing w:before="60" w:after="120"/>
      </w:pPr>
      <w:r w:rsidRPr="00E03F68">
        <w:rPr>
          <w:rFonts w:eastAsia="Arial"/>
        </w:rPr>
        <w:t xml:space="preserve">This reaction is thermodynamically highly favoured under mild conditions. However, as a heterogeneous reaction, its overall rate is governed not by intrinsic chemical kinetics alone but rather by the rate at which the reacting acid species can diffuse through the boundary layer surrounding each solid particle and access the reactive mineral surface. For coarse particles emerging from the crusher at F80 = 9,000 microns, this boundary layer diffusion resistance is severe. </w:t>
      </w:r>
    </w:p>
    <w:p w14:paraId="6D15E97A" w14:textId="77777777" w:rsidR="003A62C4" w:rsidRDefault="003A62C4" w:rsidP="003A62C4">
      <w:pPr>
        <w:spacing w:before="60" w:after="120"/>
        <w:rPr>
          <w:rFonts w:eastAsia="Arial"/>
        </w:rPr>
      </w:pPr>
      <w:r w:rsidRPr="00E03F68">
        <w:rPr>
          <w:rFonts w:eastAsia="Arial"/>
        </w:rPr>
        <w:t xml:space="preserve">Without adequate grinding, the following harmful consequences are observed in the downstream leaching reactor: </w:t>
      </w:r>
    </w:p>
    <w:p w14:paraId="7CAAD1B9" w14:textId="77777777" w:rsidR="003A62C4" w:rsidRPr="00434897" w:rsidRDefault="003A62C4">
      <w:pPr>
        <w:pStyle w:val="ListParagraph"/>
        <w:numPr>
          <w:ilvl w:val="0"/>
          <w:numId w:val="33"/>
        </w:numPr>
        <w:spacing w:before="60" w:after="120" w:line="474" w:lineRule="auto"/>
        <w:ind w:right="893"/>
        <w:rPr>
          <w:rFonts w:eastAsia="Arial"/>
        </w:rPr>
      </w:pPr>
      <w:r w:rsidRPr="00434897">
        <w:rPr>
          <w:rFonts w:eastAsia="Arial"/>
        </w:rPr>
        <w:t xml:space="preserve">severely reduced aluminium extraction yields below the design target of 90%; </w:t>
      </w:r>
    </w:p>
    <w:p w14:paraId="403C8F55" w14:textId="77777777" w:rsidR="003A62C4" w:rsidRPr="00434897" w:rsidRDefault="003A62C4">
      <w:pPr>
        <w:pStyle w:val="ListParagraph"/>
        <w:numPr>
          <w:ilvl w:val="0"/>
          <w:numId w:val="33"/>
        </w:numPr>
        <w:spacing w:before="60" w:after="120" w:line="474" w:lineRule="auto"/>
        <w:ind w:right="893"/>
      </w:pPr>
      <w:r w:rsidRPr="00434897">
        <w:rPr>
          <w:rFonts w:eastAsia="Arial"/>
        </w:rPr>
        <w:t xml:space="preserve">substantially increased HCl acid consumption per unit of PAC product, since unreacted ore particles consume acid stoichiometrically only at their surfaces without full dissolution; </w:t>
      </w:r>
    </w:p>
    <w:p w14:paraId="6E5383B9" w14:textId="77777777" w:rsidR="003A62C4" w:rsidRPr="00434897" w:rsidRDefault="003A62C4">
      <w:pPr>
        <w:pStyle w:val="ListParagraph"/>
        <w:numPr>
          <w:ilvl w:val="0"/>
          <w:numId w:val="33"/>
        </w:numPr>
        <w:spacing w:before="60" w:after="120" w:line="474" w:lineRule="auto"/>
        <w:ind w:right="893"/>
      </w:pPr>
      <w:r w:rsidRPr="00434897">
        <w:rPr>
          <w:rFonts w:eastAsia="Arial"/>
        </w:rPr>
        <w:t xml:space="preserve">increased leaching residence time requirements, potentially doubling or trebling the reactor volume needed; and </w:t>
      </w:r>
    </w:p>
    <w:p w14:paraId="14F133DD" w14:textId="77777777" w:rsidR="003A62C4" w:rsidRPr="00E03F68" w:rsidRDefault="003A62C4">
      <w:pPr>
        <w:pStyle w:val="ListParagraph"/>
        <w:numPr>
          <w:ilvl w:val="0"/>
          <w:numId w:val="33"/>
        </w:numPr>
        <w:spacing w:before="60" w:after="120" w:line="474" w:lineRule="auto"/>
        <w:ind w:right="893"/>
      </w:pPr>
      <w:r w:rsidRPr="00434897">
        <w:rPr>
          <w:rFonts w:eastAsia="Arial"/>
        </w:rPr>
        <w:t xml:space="preserve">compromised product quality, as incomplete leaching introduces iron and silica impurities into the aluminium chloride leachate that are difficult to </w:t>
      </w:r>
      <w:r w:rsidRPr="00434897">
        <w:rPr>
          <w:rFonts w:eastAsia="Arial"/>
        </w:rPr>
        <w:lastRenderedPageBreak/>
        <w:t xml:space="preserve">remove in subsequent purification stages. The ball mill </w:t>
      </w:r>
      <w:r>
        <w:rPr>
          <w:rFonts w:eastAsia="Arial"/>
        </w:rPr>
        <w:t>ML-501</w:t>
      </w:r>
      <w:r w:rsidRPr="00434897">
        <w:rPr>
          <w:rFonts w:eastAsia="Arial"/>
        </w:rPr>
        <w:t xml:space="preserve"> therefore serves as an indispensable prerequisite for any economically and technically viable HCl leaching operation on this ore.</w:t>
      </w:r>
    </w:p>
    <w:p w14:paraId="045F6F3E" w14:textId="77777777" w:rsidR="003A62C4" w:rsidRPr="00FA3C72" w:rsidRDefault="003A62C4" w:rsidP="003A62C4">
      <w:pPr>
        <w:pStyle w:val="Heading4"/>
      </w:pPr>
      <w:bookmarkStart w:id="330" w:name="_Toc236842246"/>
      <w:r w:rsidRPr="00FA3C72">
        <w:t>AIM</w:t>
      </w:r>
      <w:bookmarkEnd w:id="330"/>
      <w:r w:rsidRPr="00FA3C72">
        <w:t xml:space="preserve"> </w:t>
      </w:r>
    </w:p>
    <w:p w14:paraId="5C3B5BB6" w14:textId="77777777" w:rsidR="003A62C4" w:rsidRPr="00E03F68" w:rsidRDefault="003A62C4" w:rsidP="003A62C4">
      <w:pPr>
        <w:spacing w:before="60" w:after="120"/>
      </w:pPr>
      <w:r w:rsidRPr="00A46BAC">
        <w:rPr>
          <w:rFonts w:eastAsia="Arial"/>
        </w:rPr>
        <w:t>To perform the process and mechanical design of a wet ball mill (</w:t>
      </w:r>
      <w:r>
        <w:rPr>
          <w:rFonts w:eastAsia="Arial"/>
        </w:rPr>
        <w:t>ML-501</w:t>
      </w:r>
      <w:r w:rsidRPr="00A46BAC">
        <w:rPr>
          <w:rFonts w:eastAsia="Arial"/>
        </w:rPr>
        <w:t>) operating in a closed circuit to grind Ghanaian gibbsitic bauxite from</w:t>
      </w:r>
      <w:r>
        <w:rPr>
          <w:rFonts w:eastAsia="Arial"/>
        </w:rPr>
        <w:t xml:space="preserve"> </w:t>
      </w:r>
      <w:r w:rsidRPr="00E03F68">
        <w:rPr>
          <w:rFonts w:eastAsia="Arial"/>
        </w:rPr>
        <w:t>F80 = 9,000 microns to a</w:t>
      </w:r>
      <w:r>
        <w:rPr>
          <w:rFonts w:eastAsia="Arial"/>
        </w:rPr>
        <w:t xml:space="preserve"> </w:t>
      </w:r>
      <w:r w:rsidRPr="00E03F68">
        <w:rPr>
          <w:rFonts w:eastAsia="Arial"/>
        </w:rPr>
        <w:t>product size of P80 = 74 microns</w:t>
      </w:r>
      <w:r>
        <w:rPr>
          <w:rFonts w:eastAsia="Arial"/>
        </w:rPr>
        <w:t xml:space="preserve"> </w:t>
      </w:r>
      <w:r w:rsidRPr="00EC3B7D">
        <w:rPr>
          <w:rFonts w:eastAsia="Arial"/>
        </w:rPr>
        <w:t>for downstream acid leaching.</w:t>
      </w:r>
    </w:p>
    <w:p w14:paraId="6C3A4C2D" w14:textId="77777777" w:rsidR="003A62C4" w:rsidRPr="00FA3C72" w:rsidRDefault="003A62C4" w:rsidP="003A62C4">
      <w:pPr>
        <w:pStyle w:val="Heading4"/>
      </w:pPr>
      <w:bookmarkStart w:id="331" w:name="_Toc236842247"/>
      <w:r w:rsidRPr="00FA3C72">
        <w:t>OBJECTIVES</w:t>
      </w:r>
      <w:bookmarkEnd w:id="331"/>
      <w:r w:rsidRPr="00FA3C72">
        <w:t xml:space="preserve"> </w:t>
      </w:r>
    </w:p>
    <w:p w14:paraId="13894C3E" w14:textId="77777777" w:rsidR="003A62C4" w:rsidRPr="00C5349C" w:rsidRDefault="003A62C4">
      <w:pPr>
        <w:pStyle w:val="ListParagraph"/>
        <w:numPr>
          <w:ilvl w:val="0"/>
          <w:numId w:val="35"/>
        </w:numPr>
        <w:spacing w:before="60" w:after="60" w:line="474" w:lineRule="auto"/>
        <w:ind w:right="893"/>
      </w:pPr>
      <w:r w:rsidRPr="00C5349C">
        <w:rPr>
          <w:rFonts w:eastAsia="Arial"/>
        </w:rPr>
        <w:t>To justify the selection of a wet-grinding ball mill for bauxite size reduction prior to leaching.</w:t>
      </w:r>
    </w:p>
    <w:p w14:paraId="153E9D99" w14:textId="77777777" w:rsidR="003A62C4" w:rsidRPr="00637916" w:rsidRDefault="003A62C4">
      <w:pPr>
        <w:pStyle w:val="ListParagraph"/>
        <w:numPr>
          <w:ilvl w:val="0"/>
          <w:numId w:val="35"/>
        </w:numPr>
        <w:spacing w:before="60" w:after="60" w:line="474" w:lineRule="auto"/>
        <w:ind w:right="893"/>
      </w:pPr>
      <w:r w:rsidRPr="00637916">
        <w:rPr>
          <w:rFonts w:eastAsia="Arial"/>
        </w:rPr>
        <w:t>To determine the required mill dimensions (diameter and length), operating speed, grinding media charge, and motor drive power using Bond’s Work Index.</w:t>
      </w:r>
    </w:p>
    <w:p w14:paraId="1E30BD77" w14:textId="77777777" w:rsidR="003A62C4" w:rsidRPr="005A2C2D" w:rsidRDefault="003A62C4">
      <w:pPr>
        <w:pStyle w:val="ListParagraph"/>
        <w:numPr>
          <w:ilvl w:val="0"/>
          <w:numId w:val="35"/>
        </w:numPr>
        <w:spacing w:before="60" w:after="60" w:line="474" w:lineRule="auto"/>
        <w:ind w:right="893"/>
      </w:pPr>
      <w:r w:rsidRPr="00B4587A">
        <w:rPr>
          <w:rFonts w:eastAsia="Arial"/>
        </w:rPr>
        <w:t>To perform mechanical design calculations for the mill shell plate thickness, girth gear drive requirements, and trunnion support stresses.</w:t>
      </w:r>
    </w:p>
    <w:p w14:paraId="268E6A69" w14:textId="5F6A6B25" w:rsidR="003A62C4" w:rsidRPr="00E03F68" w:rsidRDefault="003A62C4" w:rsidP="008619AE">
      <w:pPr>
        <w:pStyle w:val="ListParagraph"/>
        <w:numPr>
          <w:ilvl w:val="0"/>
          <w:numId w:val="35"/>
        </w:numPr>
        <w:spacing w:before="60" w:after="60" w:line="474" w:lineRule="auto"/>
        <w:ind w:right="893"/>
      </w:pPr>
      <w:r w:rsidRPr="005A2C2D">
        <w:rPr>
          <w:rFonts w:eastAsia="Arial"/>
        </w:rPr>
        <w:t xml:space="preserve">To </w:t>
      </w:r>
      <w:r>
        <w:rPr>
          <w:rFonts w:eastAsia="Arial"/>
        </w:rPr>
        <w:t>make</w:t>
      </w:r>
      <w:r w:rsidRPr="005A2C2D">
        <w:rPr>
          <w:rFonts w:eastAsia="Arial"/>
        </w:rPr>
        <w:t xml:space="preserve"> detailed engineering drawings and layout schematics of the ball mill assembly.</w:t>
      </w:r>
      <w:r w:rsidRPr="005A2C2D">
        <w:rPr>
          <w:b/>
        </w:rPr>
        <w:t xml:space="preserve"> </w:t>
      </w:r>
    </w:p>
    <w:p w14:paraId="40951284" w14:textId="77777777" w:rsidR="003A62C4" w:rsidRPr="00F84EB8" w:rsidRDefault="003A62C4" w:rsidP="003A62C4">
      <w:pPr>
        <w:pStyle w:val="Heading3"/>
        <w:rPr>
          <w:b w:val="0"/>
        </w:rPr>
      </w:pPr>
      <w:bookmarkStart w:id="332" w:name="_Toc236842248"/>
      <w:bookmarkStart w:id="333" w:name="_Toc237244976"/>
      <w:r w:rsidRPr="00F84EB8">
        <w:t>LITERATURE REVIEW</w:t>
      </w:r>
      <w:bookmarkEnd w:id="332"/>
      <w:bookmarkEnd w:id="333"/>
      <w:r w:rsidRPr="00F84EB8">
        <w:t xml:space="preserve"> </w:t>
      </w:r>
    </w:p>
    <w:p w14:paraId="31F419A9" w14:textId="77777777" w:rsidR="003A62C4" w:rsidRPr="00FA3C72" w:rsidRDefault="003A62C4" w:rsidP="003A62C4">
      <w:pPr>
        <w:pStyle w:val="Heading4"/>
        <w:rPr>
          <w:b w:val="0"/>
          <w:bCs w:val="0"/>
        </w:rPr>
      </w:pPr>
      <w:bookmarkStart w:id="334" w:name="_Toc236842249"/>
      <w:r w:rsidRPr="00FA3C72">
        <w:rPr>
          <w:rFonts w:eastAsia="Arial"/>
        </w:rPr>
        <w:t>EVOLUTION OF GRINDING MECHANICS</w:t>
      </w:r>
      <w:bookmarkEnd w:id="334"/>
    </w:p>
    <w:p w14:paraId="7C893BB6" w14:textId="77777777" w:rsidR="003A62C4" w:rsidRPr="00E03F68" w:rsidRDefault="003A62C4" w:rsidP="003A62C4">
      <w:pPr>
        <w:spacing w:before="60" w:after="120"/>
      </w:pPr>
      <w:r w:rsidRPr="00E03F68">
        <w:rPr>
          <w:rFonts w:eastAsia="Arial"/>
        </w:rPr>
        <w:t>The mechanical reduction of solid materials to fine particle sizes has been practised in one form or another since the earliest applications of human technology. However, the attempt to relate energy input to size reduction output through quantitative laws began</w:t>
      </w:r>
      <w:r>
        <w:rPr>
          <w:rFonts w:eastAsia="Arial"/>
        </w:rPr>
        <w:t xml:space="preserve"> </w:t>
      </w:r>
      <w:r w:rsidRPr="00E03F68">
        <w:rPr>
          <w:rFonts w:eastAsia="Arial"/>
        </w:rPr>
        <w:t>serious</w:t>
      </w:r>
      <w:r>
        <w:rPr>
          <w:rFonts w:eastAsia="Arial"/>
        </w:rPr>
        <w:t>ly</w:t>
      </w:r>
      <w:r w:rsidRPr="00E03F68">
        <w:rPr>
          <w:rFonts w:eastAsia="Arial"/>
        </w:rPr>
        <w:t xml:space="preserve"> during the nineteenth century. Rittinger (1867) proposed the first quantitative comminution law, stating that the energy required for size reduction is proportional to the new surface area created. Kick (1885) subsequently proposed an alternative law asserting proportionality to the ratio of feed to </w:t>
      </w:r>
      <w:r w:rsidRPr="00E03F68">
        <w:rPr>
          <w:rFonts w:eastAsia="Arial"/>
        </w:rPr>
        <w:lastRenderedPageBreak/>
        <w:t>product size on a logarithmic basis, which better described the crushing of coarser materials. Neither law proved universally satisfactory across the full range of industrial particle sizes.</w:t>
      </w:r>
    </w:p>
    <w:p w14:paraId="37C4B4B9" w14:textId="77777777" w:rsidR="003A62C4" w:rsidRPr="00E03F68" w:rsidRDefault="003A62C4" w:rsidP="003A62C4">
      <w:pPr>
        <w:spacing w:before="60" w:after="120"/>
        <w:rPr>
          <w:rFonts w:eastAsia="Arial"/>
        </w:rPr>
      </w:pPr>
      <w:r w:rsidRPr="00E03F68">
        <w:rPr>
          <w:rFonts w:eastAsia="Arial"/>
        </w:rPr>
        <w:t xml:space="preserve">The most practically significant advance came with the work of Fred Chester Bond (1952, 1961) of Allis-Chalmers, who proposed his celebrated Third Theory of Comminution as an intermediate between the Rittinger and Kick approaches. Bond's empirical law, based on extensive experimental data from both laboratory and industrial grinding circuits, states that the work input is proportional to the difference between the inverse square roots of the product and feed particle sizes. The Bond Work Index (Wi), measured in kilowatt-hours per tonne, serves as the material-specific grindability constant that anchors the equation to the physical properties of each ore. Bond's Third Theory, implemented through his standardised laboratory grindability test, has remained the dominant tool for industrial mill sizing for over seven decades and is employed as the primary design basis in this work (Napier-Munn et al., 1996; Wills &amp; Finch, 2016). </w:t>
      </w:r>
    </w:p>
    <w:p w14:paraId="1055DD93" w14:textId="77777777" w:rsidR="003A62C4" w:rsidRDefault="003A62C4" w:rsidP="003A62C4">
      <w:pPr>
        <w:spacing w:before="60" w:after="120"/>
        <w:rPr>
          <w:rFonts w:eastAsia="Arial"/>
        </w:rPr>
      </w:pPr>
      <w:r w:rsidRPr="00E03F68">
        <w:rPr>
          <w:rFonts w:eastAsia="Arial"/>
        </w:rPr>
        <w:t>Subsequent research through the 1980s and 1990s, particularly the development of mechanistic population balance models by Austin, Klimpel &amp; Luckie (1984) and the physics-based mill power models of Morrell (1996), has extended the theoretical framework beyond Bond's empirical approach. Modern computational tools such as JKSimMet and the JKMRC Perfect Mixing Model allow dynamic simulation of grinding circuits. Nevertheless, for the plant capacity scale of this project</w:t>
      </w:r>
      <w:r>
        <w:rPr>
          <w:rFonts w:eastAsia="Arial"/>
        </w:rPr>
        <w:t>,</w:t>
      </w:r>
      <w:r w:rsidRPr="00E03F68">
        <w:rPr>
          <w:rFonts w:eastAsia="Arial"/>
        </w:rPr>
        <w:t xml:space="preserve"> the Bond method retains its dominant position in industry practice and academic design pedagogy as the most reliable and well-validated approach (Napier-Munn et al., 1996).</w:t>
      </w:r>
    </w:p>
    <w:p w14:paraId="49220500" w14:textId="77777777" w:rsidR="003A62C4" w:rsidRPr="00263D1A" w:rsidRDefault="003A62C4" w:rsidP="003A62C4">
      <w:pPr>
        <w:pStyle w:val="Heading4"/>
      </w:pPr>
      <w:bookmarkStart w:id="335" w:name="_Toc236842250"/>
      <w:r w:rsidRPr="00263D1A">
        <w:t>SELECTION OF GRINDING EQUIPMENT</w:t>
      </w:r>
      <w:bookmarkEnd w:id="335"/>
    </w:p>
    <w:p w14:paraId="3926BE79" w14:textId="77777777" w:rsidR="003A62C4" w:rsidRDefault="003A62C4" w:rsidP="003A62C4">
      <w:pPr>
        <w:spacing w:after="140"/>
      </w:pPr>
      <w:r>
        <w:t xml:space="preserve">Five principal size-reduction technologies are capable, in principle, of taking the F80 = 9,000 micron crusher product down toward a fine grind: the rod mill, the autogenous/semi-autogenous (AG/SAG) mill, the high-pressure grinding roll (HPGR), the vertical stirred mill, and the </w:t>
      </w:r>
      <w:r>
        <w:lastRenderedPageBreak/>
        <w:t>tumbling ball mill. Each was evaluated against the specific requirements of this grinding to a fine product target (P80 = 74 microns), a soft, friable, low-hardness ore, and a modest plant throughput (2.085 t/h) — before selecting the ball mill.</w:t>
      </w:r>
    </w:p>
    <w:tbl>
      <w:tblPr>
        <w:tblStyle w:val="TableGrid"/>
        <w:tblW w:w="9500" w:type="dxa"/>
        <w:tblLook w:val="0000" w:firstRow="0" w:lastRow="0" w:firstColumn="0" w:lastColumn="0" w:noHBand="0" w:noVBand="0"/>
      </w:tblPr>
      <w:tblGrid>
        <w:gridCol w:w="1600"/>
        <w:gridCol w:w="3200"/>
        <w:gridCol w:w="4700"/>
      </w:tblGrid>
      <w:tr w:rsidR="003A62C4" w14:paraId="0E9EB3E8" w14:textId="77777777" w:rsidTr="00593BE1">
        <w:tc>
          <w:tcPr>
            <w:tcW w:w="1600" w:type="dxa"/>
          </w:tcPr>
          <w:p w14:paraId="1E65E9E5" w14:textId="77777777" w:rsidR="003A62C4" w:rsidRDefault="003A62C4" w:rsidP="00593BE1">
            <w:r w:rsidRPr="00263D1A">
              <w:rPr>
                <w:b/>
                <w:bCs/>
                <w:color w:val="auto"/>
              </w:rPr>
              <w:t>Technology</w:t>
            </w:r>
          </w:p>
        </w:tc>
        <w:tc>
          <w:tcPr>
            <w:tcW w:w="3200" w:type="dxa"/>
          </w:tcPr>
          <w:p w14:paraId="46CACA09" w14:textId="77777777" w:rsidR="003A62C4" w:rsidRPr="00263D1A" w:rsidRDefault="003A62C4" w:rsidP="00593BE1">
            <w:pPr>
              <w:rPr>
                <w:color w:val="auto"/>
              </w:rPr>
            </w:pPr>
            <w:r w:rsidRPr="00263D1A">
              <w:rPr>
                <w:b/>
                <w:bCs/>
                <w:color w:val="auto"/>
              </w:rPr>
              <w:t>Operating Principle</w:t>
            </w:r>
          </w:p>
        </w:tc>
        <w:tc>
          <w:tcPr>
            <w:tcW w:w="4700" w:type="dxa"/>
          </w:tcPr>
          <w:p w14:paraId="6CB59EEC" w14:textId="77777777" w:rsidR="003A62C4" w:rsidRPr="00263D1A" w:rsidRDefault="003A62C4" w:rsidP="00593BE1">
            <w:pPr>
              <w:rPr>
                <w:color w:val="auto"/>
              </w:rPr>
            </w:pPr>
            <w:r w:rsidRPr="00263D1A">
              <w:rPr>
                <w:b/>
                <w:bCs/>
                <w:color w:val="auto"/>
              </w:rPr>
              <w:t>Reason for Rejection</w:t>
            </w:r>
          </w:p>
        </w:tc>
      </w:tr>
      <w:tr w:rsidR="003A62C4" w14:paraId="5FA01CDF" w14:textId="77777777" w:rsidTr="00593BE1">
        <w:tc>
          <w:tcPr>
            <w:tcW w:w="1600" w:type="dxa"/>
          </w:tcPr>
          <w:p w14:paraId="79687B9B" w14:textId="77777777" w:rsidR="003A62C4" w:rsidRDefault="003A62C4" w:rsidP="00593BE1">
            <w:r>
              <w:t>Rod mill</w:t>
            </w:r>
          </w:p>
        </w:tc>
        <w:tc>
          <w:tcPr>
            <w:tcW w:w="3200" w:type="dxa"/>
          </w:tcPr>
          <w:p w14:paraId="385AEF95" w14:textId="77777777" w:rsidR="003A62C4" w:rsidRDefault="003A62C4" w:rsidP="00593BE1">
            <w:r>
              <w:t>Steel rods perform line-contact impact and abrasion</w:t>
            </w:r>
          </w:p>
        </w:tc>
        <w:tc>
          <w:tcPr>
            <w:tcW w:w="4700" w:type="dxa"/>
          </w:tcPr>
          <w:p w14:paraId="13A5EDCA" w14:textId="77777777" w:rsidR="003A62C4" w:rsidRDefault="003A62C4" w:rsidP="00593BE1">
            <w:r>
              <w:t>Bottoms out at a coarser product (typically 850 µm–1 mm); cannot economically reach the 74 µm target (Wills &amp; Finch, 2016; Soares &amp; Almeida, 2020)</w:t>
            </w:r>
          </w:p>
        </w:tc>
      </w:tr>
      <w:tr w:rsidR="003A62C4" w14:paraId="310E128D" w14:textId="77777777" w:rsidTr="00593BE1">
        <w:tc>
          <w:tcPr>
            <w:tcW w:w="1600" w:type="dxa"/>
          </w:tcPr>
          <w:p w14:paraId="1C808396" w14:textId="77777777" w:rsidR="003A62C4" w:rsidRDefault="003A62C4" w:rsidP="00593BE1">
            <w:r>
              <w:t>AG/SAG mill</w:t>
            </w:r>
          </w:p>
        </w:tc>
        <w:tc>
          <w:tcPr>
            <w:tcW w:w="3200" w:type="dxa"/>
          </w:tcPr>
          <w:p w14:paraId="0944CC8A" w14:textId="77777777" w:rsidR="003A62C4" w:rsidRDefault="003A62C4" w:rsidP="00593BE1">
            <w:r>
              <w:t>Coarse ore (or ore + few large balls) is self-grinding via massive tumbling impact</w:t>
            </w:r>
          </w:p>
        </w:tc>
        <w:tc>
          <w:tcPr>
            <w:tcW w:w="4700" w:type="dxa"/>
          </w:tcPr>
          <w:p w14:paraId="2F6782B4" w14:textId="77777777" w:rsidR="003A62C4" w:rsidRDefault="003A62C4" w:rsidP="00593BE1">
            <w:r>
              <w:t>Requires large, competent ore lumps and high tonnage to be economical; uneconomical and oversized for a 2.085 t/h battery-limit duty (Napier-Munn et al., 1996)</w:t>
            </w:r>
          </w:p>
        </w:tc>
      </w:tr>
      <w:tr w:rsidR="003A62C4" w14:paraId="779B9410" w14:textId="77777777" w:rsidTr="00593BE1">
        <w:tc>
          <w:tcPr>
            <w:tcW w:w="1600" w:type="dxa"/>
          </w:tcPr>
          <w:p w14:paraId="03EA78ED" w14:textId="77777777" w:rsidR="003A62C4" w:rsidRDefault="003A62C4" w:rsidP="00593BE1">
            <w:r>
              <w:t>HPGR</w:t>
            </w:r>
          </w:p>
        </w:tc>
        <w:tc>
          <w:tcPr>
            <w:tcW w:w="3200" w:type="dxa"/>
          </w:tcPr>
          <w:p w14:paraId="552DDD6F" w14:textId="77777777" w:rsidR="003A62C4" w:rsidRDefault="003A62C4" w:rsidP="00593BE1">
            <w:r>
              <w:t>Ore is compressed between two counter-rotating rolls at very high pressure</w:t>
            </w:r>
          </w:p>
        </w:tc>
        <w:tc>
          <w:tcPr>
            <w:tcW w:w="4700" w:type="dxa"/>
          </w:tcPr>
          <w:p w14:paraId="5B94D426" w14:textId="77777777" w:rsidR="003A62C4" w:rsidRDefault="003A62C4" w:rsidP="00593BE1">
            <w:r>
              <w:t>Efficiency advantage is greatest on hard, competent ores; gibbsitic bauxite's low hardness (Mohs 2.5–3.5) gives little benefit over conventional milling, while capital and maintenance complexity are both higher (Wills &amp; Finch, 2016)</w:t>
            </w:r>
          </w:p>
        </w:tc>
      </w:tr>
      <w:tr w:rsidR="003A62C4" w14:paraId="11980412" w14:textId="77777777" w:rsidTr="00593BE1">
        <w:tc>
          <w:tcPr>
            <w:tcW w:w="1600" w:type="dxa"/>
          </w:tcPr>
          <w:p w14:paraId="268C16FC" w14:textId="77777777" w:rsidR="003A62C4" w:rsidRDefault="003A62C4" w:rsidP="00593BE1">
            <w:r>
              <w:t>Vertical stirred mill</w:t>
            </w:r>
          </w:p>
        </w:tc>
        <w:tc>
          <w:tcPr>
            <w:tcW w:w="3200" w:type="dxa"/>
          </w:tcPr>
          <w:p w14:paraId="675A8E0C" w14:textId="77777777" w:rsidR="003A62C4" w:rsidRDefault="003A62C4" w:rsidP="00593BE1">
            <w:r>
              <w:t>Agitated media bed grinds fine particles by low-energy attrition</w:t>
            </w:r>
          </w:p>
        </w:tc>
        <w:tc>
          <w:tcPr>
            <w:tcW w:w="4700" w:type="dxa"/>
          </w:tcPr>
          <w:p w14:paraId="18084DA9" w14:textId="77777777" w:rsidR="003A62C4" w:rsidRDefault="003A62C4" w:rsidP="00593BE1">
            <w:r>
              <w:t>Economically suited to ultra-fine regrind duty (P80 &lt; 40 µm) downstream of primary grinding, not as a primary mill on a 9,000 µm feed (Napier-Munn et al., 1996)</w:t>
            </w:r>
          </w:p>
        </w:tc>
      </w:tr>
      <w:tr w:rsidR="003A62C4" w14:paraId="6BEE096B" w14:textId="77777777" w:rsidTr="00593BE1">
        <w:tc>
          <w:tcPr>
            <w:tcW w:w="1600" w:type="dxa"/>
          </w:tcPr>
          <w:p w14:paraId="0FE0D872" w14:textId="77777777" w:rsidR="003A62C4" w:rsidRDefault="003A62C4" w:rsidP="00593BE1">
            <w:r>
              <w:t>Ball mill (selected)</w:t>
            </w:r>
          </w:p>
        </w:tc>
        <w:tc>
          <w:tcPr>
            <w:tcW w:w="3200" w:type="dxa"/>
          </w:tcPr>
          <w:p w14:paraId="3FDC3FD7" w14:textId="77777777" w:rsidR="003A62C4" w:rsidRDefault="003A62C4" w:rsidP="00593BE1">
            <w:r>
              <w:t>Tumbling steel ball charge grinds by combined impact and attrition</w:t>
            </w:r>
          </w:p>
        </w:tc>
        <w:tc>
          <w:tcPr>
            <w:tcW w:w="4700" w:type="dxa"/>
          </w:tcPr>
          <w:p w14:paraId="7F89FE4F" w14:textId="77777777" w:rsidR="003A62C4" w:rsidRDefault="003A62C4" w:rsidP="00593BE1">
            <w:r>
              <w:t>Matches the full size range (9,000 µm feed to 74 µm product); well-proven on soft, friable ore; lowest capital and technical risk at this plant scale (Wills &amp; Finch, 2016)</w:t>
            </w:r>
          </w:p>
        </w:tc>
      </w:tr>
    </w:tbl>
    <w:p w14:paraId="25EC3D4B" w14:textId="77777777" w:rsidR="003A62C4" w:rsidRDefault="003A62C4" w:rsidP="003A62C4">
      <w:pPr>
        <w:spacing w:after="140"/>
        <w:rPr>
          <w:b/>
          <w:bCs/>
        </w:rPr>
      </w:pPr>
    </w:p>
    <w:p w14:paraId="72F81D9E" w14:textId="77777777" w:rsidR="003A62C4" w:rsidRDefault="003A62C4" w:rsidP="003A62C4">
      <w:pPr>
        <w:spacing w:after="140"/>
      </w:pPr>
      <w:r>
        <w:t xml:space="preserve">The ball mill was selected on four converging grounds. First, </w:t>
      </w:r>
      <w:r>
        <w:rPr>
          <w:i/>
          <w:iCs/>
        </w:rPr>
        <w:t>product size range</w:t>
      </w:r>
      <w:r>
        <w:t xml:space="preserve">: ball mills routinely and economically achieve products in the 74 µm range required for HCl leaching, whereas rod mills are structurally limited to much coarser products and vertical stirred mills are optimised for far finer regrind duties, not primary grinding of a 9 mm feed (Wills &amp; Finch, 2016). Second, </w:t>
      </w:r>
      <w:r>
        <w:rPr>
          <w:i/>
          <w:iCs/>
        </w:rPr>
        <w:t>ore hardness match</w:t>
      </w:r>
      <w:r>
        <w:t xml:space="preserve">: the cascading-cataracting charge motion of a ball mill, combining impact and attrition breakage, is well matched to the low Mohs hardness and porous, friable texture of gibbsitic bauxite; HPGR and SAG technologies derive their principal efficiency advantage from ore competency and coarse lump strength that this ore does not </w:t>
      </w:r>
      <w:r>
        <w:lastRenderedPageBreak/>
        <w:t xml:space="preserve">exhibit (Napier-Munn et al., 1996). Third, </w:t>
      </w:r>
      <w:r>
        <w:rPr>
          <w:i/>
          <w:iCs/>
        </w:rPr>
        <w:t>scale appropriateness</w:t>
      </w:r>
      <w:r>
        <w:t xml:space="preserve">: AG/SAG mills and HPGR circuits are capital-intensive technologies whose efficiency gains are realised at large throughput — neither is justified at the modest 2.085 t/h design capacity of this plant. Fourth, </w:t>
      </w:r>
      <w:r>
        <w:rPr>
          <w:i/>
          <w:iCs/>
        </w:rPr>
        <w:t>technology risk and industry precedent</w:t>
      </w:r>
      <w:r>
        <w:t>: the ball mill is the most extensively documented and vendor-supported technology for bauxite and lateritic ore grinding worldwide, including specifically on bauxite duty (Soares &amp; Almeida, 2020), giving the highest confidence in the Bond-based design methodology and cost data used throughout this chapter.</w:t>
      </w:r>
    </w:p>
    <w:p w14:paraId="33951928" w14:textId="7D8D8199" w:rsidR="003A62C4" w:rsidRPr="00E03F68" w:rsidRDefault="003A62C4" w:rsidP="003A62C4">
      <w:pPr>
        <w:spacing w:after="140"/>
      </w:pPr>
      <w:r>
        <w:t xml:space="preserve">The ball mill is further specified in closed circuit with a hydrocyclone classifier rather than in open circuit, for the reasons already established in Section 6.2.2: closed-circuit operation prevents over-grinding, tightly controls the P80 specification, and is the configuration universally adopted in industrial practice wherever a fine, </w:t>
      </w:r>
      <w:r w:rsidR="008619AE">
        <w:t>tightly specified</w:t>
      </w:r>
      <w:r>
        <w:t xml:space="preserve"> product is required (Wills &amp; Finch, 2016).</w:t>
      </w:r>
    </w:p>
    <w:p w14:paraId="79F2D697" w14:textId="77777777" w:rsidR="003A62C4" w:rsidRPr="00FA3C72" w:rsidRDefault="003A62C4" w:rsidP="003A62C4">
      <w:pPr>
        <w:pStyle w:val="Heading4"/>
        <w:rPr>
          <w:b w:val="0"/>
          <w:bCs w:val="0"/>
        </w:rPr>
      </w:pPr>
      <w:bookmarkStart w:id="336" w:name="_Toc236842251"/>
      <w:r w:rsidRPr="00FA3C72">
        <w:rPr>
          <w:rFonts w:eastAsia="Arial"/>
        </w:rPr>
        <w:t>FUNDAMENTALS OF GRINDING CIRCUITS</w:t>
      </w:r>
      <w:bookmarkEnd w:id="336"/>
    </w:p>
    <w:p w14:paraId="741F4E7F" w14:textId="77777777" w:rsidR="003A62C4" w:rsidRPr="00E03F68" w:rsidRDefault="003A62C4" w:rsidP="003A62C4">
      <w:pPr>
        <w:spacing w:before="60" w:after="120"/>
      </w:pPr>
      <w:r w:rsidRPr="00E03F68">
        <w:rPr>
          <w:rFonts w:eastAsia="Arial"/>
        </w:rPr>
        <w:t>A grinding circuit describes the configuration of mill equipment and classifying devices through which feed material passes to achieve a defined product specification. Two fundamental configurations exist: open circuit and closed circuit.</w:t>
      </w:r>
    </w:p>
    <w:p w14:paraId="701350D9" w14:textId="52481478" w:rsidR="003A62C4" w:rsidRPr="00E03F68" w:rsidRDefault="003A62C4" w:rsidP="003A62C4">
      <w:pPr>
        <w:spacing w:before="60" w:after="120"/>
        <w:rPr>
          <w:rFonts w:eastAsia="Arial"/>
        </w:rPr>
      </w:pPr>
      <w:r w:rsidRPr="00E03F68">
        <w:rPr>
          <w:rFonts w:eastAsia="Arial"/>
        </w:rPr>
        <w:t xml:space="preserve">In an open-circuit configuration, the feed material makes a single pass through the </w:t>
      </w:r>
      <w:r w:rsidR="008619AE" w:rsidRPr="00E03F68">
        <w:rPr>
          <w:rFonts w:eastAsia="Arial"/>
        </w:rPr>
        <w:t>mill,</w:t>
      </w:r>
      <w:r w:rsidRPr="00E03F68">
        <w:rPr>
          <w:rFonts w:eastAsia="Arial"/>
        </w:rPr>
        <w:t xml:space="preserve"> and the mill discharge constitutes the final product, regardless of the particle size distribution achieved. Open circuits are simple to operate and require minimal capital investment. However, they suffer from fundamental inefficiencies when fine product sizes are required: the mill must be over-ground on average to ensure that even the largest particles achieve the target size, resulting in the generation of an excessive proportion of ultrafine particles. </w:t>
      </w:r>
      <w:r w:rsidR="008619AE" w:rsidRPr="00E03F68">
        <w:rPr>
          <w:rFonts w:eastAsia="Arial"/>
        </w:rPr>
        <w:t>This over-grinding wastes energy</w:t>
      </w:r>
      <w:r w:rsidRPr="00E03F68">
        <w:rPr>
          <w:rFonts w:eastAsia="Arial"/>
        </w:rPr>
        <w:t xml:space="preserve"> increases grinding media and liner wear, and can generate problematic slimes in downstream liquid-solid separation operations. For applications requiring a tight product size </w:t>
      </w:r>
      <w:r w:rsidRPr="00E03F68">
        <w:rPr>
          <w:rFonts w:eastAsia="Arial"/>
        </w:rPr>
        <w:lastRenderedPageBreak/>
        <w:t>specification such as the P80 = 74 microns required for HCl bauxite leaching</w:t>
      </w:r>
      <w:r>
        <w:rPr>
          <w:rFonts w:eastAsia="Arial"/>
        </w:rPr>
        <w:t xml:space="preserve">, </w:t>
      </w:r>
      <w:r w:rsidRPr="00E03F68">
        <w:rPr>
          <w:rFonts w:eastAsia="Arial"/>
        </w:rPr>
        <w:t>open-circuit mills are energetically and qualitatively inadequate (Wills &amp; Finch, 2016, Chapter 7).</w:t>
      </w:r>
    </w:p>
    <w:p w14:paraId="301198A2" w14:textId="77777777" w:rsidR="003A62C4" w:rsidRPr="00E03F68" w:rsidRDefault="003A62C4" w:rsidP="003A62C4">
      <w:pPr>
        <w:spacing w:before="60" w:after="120"/>
      </w:pPr>
      <w:r w:rsidRPr="00E03F68">
        <w:rPr>
          <w:rFonts w:eastAsia="Arial"/>
        </w:rPr>
        <w:t xml:space="preserve">In a closed-circuit configuration, the mill discharge is directed to a classification device </w:t>
      </w:r>
      <w:r>
        <w:rPr>
          <w:rFonts w:eastAsia="Arial"/>
        </w:rPr>
        <w:t>(</w:t>
      </w:r>
      <w:r w:rsidRPr="00E03F68">
        <w:rPr>
          <w:rFonts w:eastAsia="Arial"/>
        </w:rPr>
        <w:t xml:space="preserve">in </w:t>
      </w:r>
      <w:r>
        <w:rPr>
          <w:rFonts w:eastAsia="Arial"/>
        </w:rPr>
        <w:t>our</w:t>
      </w:r>
      <w:r w:rsidRPr="00E03F68">
        <w:rPr>
          <w:rFonts w:eastAsia="Arial"/>
        </w:rPr>
        <w:t xml:space="preserve"> </w:t>
      </w:r>
      <w:r>
        <w:rPr>
          <w:rFonts w:eastAsia="Arial"/>
        </w:rPr>
        <w:t>plant design</w:t>
      </w:r>
      <w:r w:rsidRPr="00E03F68">
        <w:rPr>
          <w:rFonts w:eastAsia="Arial"/>
        </w:rPr>
        <w:t>, a hydrocyclone</w:t>
      </w:r>
      <w:r>
        <w:rPr>
          <w:rFonts w:eastAsia="Arial"/>
        </w:rPr>
        <w:t>)</w:t>
      </w:r>
      <w:r w:rsidRPr="00E03F68">
        <w:rPr>
          <w:rFonts w:eastAsia="Arial"/>
        </w:rPr>
        <w:t xml:space="preserve"> which separates the product stream into a fine overflow fraction (the circuit product) and a coarse underflow fraction (the circulating load), which is recycled to the mill inlet for further grinding</w:t>
      </w:r>
      <w:r>
        <w:rPr>
          <w:rFonts w:eastAsia="Arial"/>
        </w:rPr>
        <w:t>.</w:t>
      </w:r>
    </w:p>
    <w:p w14:paraId="2E1945CF" w14:textId="77777777" w:rsidR="003A62C4" w:rsidRPr="00FA3C72" w:rsidRDefault="003A62C4" w:rsidP="003A62C4">
      <w:pPr>
        <w:pStyle w:val="Heading4"/>
        <w:rPr>
          <w:b w:val="0"/>
          <w:bCs w:val="0"/>
        </w:rPr>
      </w:pPr>
      <w:bookmarkStart w:id="337" w:name="_Toc236842252"/>
      <w:r w:rsidRPr="00FA3C72">
        <w:rPr>
          <w:rFonts w:eastAsia="Arial"/>
        </w:rPr>
        <w:t>BAUXITE MINERALOGY AND GRINDABILITY</w:t>
      </w:r>
      <w:bookmarkEnd w:id="337"/>
    </w:p>
    <w:p w14:paraId="1A97F091" w14:textId="5AEEE026" w:rsidR="003A62C4" w:rsidRPr="00E03F68" w:rsidRDefault="003A62C4" w:rsidP="003A62C4">
      <w:pPr>
        <w:spacing w:before="60" w:after="120"/>
      </w:pPr>
      <w:r w:rsidRPr="00E03F68">
        <w:rPr>
          <w:rFonts w:eastAsia="Arial"/>
        </w:rPr>
        <w:t xml:space="preserve">Ghanaian gibbsitic bauxite belongs to the class of tropical lateritic bauxites formed through intense chemical weathering of aluminium-bearing parent rocks under humid, subtropical to tropical climatic conditions over geological timescales. The dominant aluminium mineral is gibbsite, </w:t>
      </w:r>
      <m:oMath>
        <m:r>
          <w:rPr>
            <w:rFonts w:ascii="Cambria Math" w:eastAsia="Arial" w:hAnsi="Cambria Math"/>
          </w:rPr>
          <m:t>Al</m:t>
        </m:r>
        <m:sSub>
          <m:sSubPr>
            <m:ctrlPr>
              <w:rPr>
                <w:rFonts w:ascii="Cambria Math" w:eastAsia="Arial" w:hAnsi="Cambria Math"/>
                <w:i/>
              </w:rPr>
            </m:ctrlPr>
          </m:sSubPr>
          <m:e>
            <m:d>
              <m:dPr>
                <m:ctrlPr>
                  <w:rPr>
                    <w:rFonts w:ascii="Cambria Math" w:eastAsia="Arial" w:hAnsi="Cambria Math"/>
                    <w:i/>
                  </w:rPr>
                </m:ctrlPr>
              </m:dPr>
              <m:e>
                <m:r>
                  <w:rPr>
                    <w:rFonts w:ascii="Cambria Math" w:eastAsia="Arial" w:hAnsi="Cambria Math"/>
                  </w:rPr>
                  <m:t>OH</m:t>
                </m:r>
              </m:e>
            </m:d>
            <m:ctrlPr>
              <w:rPr>
                <w:rFonts w:ascii="Cambria Math" w:eastAsia="Arial" w:hAnsi="Cambria Math"/>
                <w:i/>
                <w:vertAlign w:val="subscript"/>
              </w:rPr>
            </m:ctrlPr>
          </m:e>
          <m:sub>
            <m:r>
              <w:rPr>
                <w:rFonts w:ascii="Cambria Math" w:eastAsia="Arial" w:hAnsi="Cambria Math"/>
                <w:vertAlign w:val="subscript"/>
              </w:rPr>
              <m:t>3</m:t>
            </m:r>
          </m:sub>
        </m:sSub>
      </m:oMath>
      <w:r w:rsidRPr="00E03F68">
        <w:rPr>
          <w:rFonts w:eastAsia="Arial"/>
        </w:rPr>
        <w:t>, present as fine crystalline aggregates within a porous, earthy to pisolitic ore texture. The Mohs hardness of gibbsite is approximately 2.5 to 3.5</w:t>
      </w:r>
      <w:r>
        <w:rPr>
          <w:rFonts w:eastAsia="Arial"/>
        </w:rPr>
        <w:t>,</w:t>
      </w:r>
      <w:r w:rsidRPr="00E03F68">
        <w:rPr>
          <w:rFonts w:eastAsia="Arial"/>
        </w:rPr>
        <w:t xml:space="preserve"> placing it in the 'soft' to 'very soft' mineral category relative to industrial ores</w:t>
      </w:r>
      <w:r>
        <w:rPr>
          <w:rFonts w:eastAsia="Arial"/>
        </w:rPr>
        <w:t>,</w:t>
      </w:r>
      <w:r w:rsidRPr="00E03F68">
        <w:rPr>
          <w:rFonts w:eastAsia="Arial"/>
        </w:rPr>
        <w:t xml:space="preserve"> while the overall ore hardness is moderated by the presence of goethite and haematite, which are harder (Mohs 5 to 5.5) but typically present as minor phases (Ghana Geological Survey Authority, 2020).</w:t>
      </w:r>
    </w:p>
    <w:p w14:paraId="51F4A066" w14:textId="77777777" w:rsidR="003A62C4" w:rsidRPr="00E03F68" w:rsidRDefault="003A62C4" w:rsidP="003A62C4">
      <w:pPr>
        <w:spacing w:before="60" w:after="120"/>
      </w:pPr>
      <w:r w:rsidRPr="00E03F68">
        <w:rPr>
          <w:rFonts w:eastAsia="Arial"/>
        </w:rPr>
        <w:t>This mineralogical character is directly reflected in the relatively low Bond Work Index of gibbsitic bauxite (Wi = 9.45 to 11.0 kWh/tonne, metric), compared to ores such as quartz-hosted gold ore (Wi = 18 to 22 kWh/t), copper porphyry (Wi = 12 to 16 kWh/t), or iron-formation magnetite (Wi = 14 to 17 kWh/t). The low Wi has important design implications: it means that ball mills of relatively modest power can achieve the target P80 = 74 microns, and that the risk of fracturing the hard steel balls against excessively hard ore particles is low. A design Wi of 10.0 kWh/tonne (metric) has been adopted in this work as a conservative, industry-supported value for Ghanaian gibbsitic bauxite (Bond, 1961; Wills &amp; Finch, 2016, Table 5.2).</w:t>
      </w:r>
    </w:p>
    <w:p w14:paraId="30BA4BF6" w14:textId="77777777" w:rsidR="003A62C4" w:rsidRPr="00E03F68" w:rsidRDefault="003A62C4" w:rsidP="003A62C4">
      <w:pPr>
        <w:spacing w:before="60" w:after="120"/>
      </w:pPr>
      <w:r w:rsidRPr="00E03F68">
        <w:rPr>
          <w:rFonts w:eastAsia="Arial"/>
        </w:rPr>
        <w:t xml:space="preserve">The porous, friable (crumbly) texture of lateritic bauxite also implies that primary fracture occurs preferentially along existing micro-crack networks and grain boundaries, a mechanism </w:t>
      </w:r>
      <w:r w:rsidRPr="00E03F68">
        <w:rPr>
          <w:rFonts w:eastAsia="Arial"/>
        </w:rPr>
        <w:lastRenderedPageBreak/>
        <w:t>more consistent with attrition and low-energy impact than with high-energy catastrophic fragmentation. This favours the cascading-cataracting charge motion of a ball mill operated at 70 to 75% of critical speed over the high-energy tumbling of rod mills or the single-particle compression of HPGR systems, as the former promotes the combination of impact and abrasion that is most efficient for soft, porous minerals.</w:t>
      </w:r>
      <w:r w:rsidRPr="00E03F68">
        <w:t xml:space="preserve"> </w:t>
      </w:r>
    </w:p>
    <w:p w14:paraId="7600ED36" w14:textId="77777777" w:rsidR="003A62C4" w:rsidRPr="00FA3C72" w:rsidRDefault="003A62C4" w:rsidP="003A62C4">
      <w:pPr>
        <w:pStyle w:val="Heading4"/>
        <w:rPr>
          <w:b w:val="0"/>
          <w:bCs w:val="0"/>
        </w:rPr>
      </w:pPr>
      <w:bookmarkStart w:id="338" w:name="_Toc236842253"/>
      <w:r w:rsidRPr="00FA3C72">
        <w:rPr>
          <w:rFonts w:eastAsia="Arial"/>
        </w:rPr>
        <w:t>GRINDING MEDIA DYNAMICS:</w:t>
      </w:r>
      <w:r>
        <w:rPr>
          <w:rFonts w:eastAsia="Arial"/>
        </w:rPr>
        <w:t xml:space="preserve"> </w:t>
      </w:r>
      <w:r w:rsidRPr="00FA3C72">
        <w:rPr>
          <w:rFonts w:eastAsia="Arial"/>
        </w:rPr>
        <w:t>CASCADING VS</w:t>
      </w:r>
      <w:r>
        <w:rPr>
          <w:rFonts w:eastAsia="Arial"/>
        </w:rPr>
        <w:t xml:space="preserve">. </w:t>
      </w:r>
      <w:r w:rsidRPr="00FA3C72">
        <w:rPr>
          <w:rFonts w:eastAsia="Arial"/>
        </w:rPr>
        <w:t>CATARACTING</w:t>
      </w:r>
      <w:bookmarkEnd w:id="338"/>
      <w:r w:rsidRPr="00FA3C72">
        <w:t xml:space="preserve"> </w:t>
      </w:r>
    </w:p>
    <w:p w14:paraId="1C993073" w14:textId="0DCA1032" w:rsidR="003A62C4" w:rsidRDefault="003A62C4" w:rsidP="003A62C4">
      <w:pPr>
        <w:spacing w:before="60" w:after="120"/>
        <w:rPr>
          <w:rFonts w:eastAsia="Arial"/>
        </w:rPr>
      </w:pPr>
      <w:r w:rsidRPr="00E03F68">
        <w:rPr>
          <w:rFonts w:eastAsia="Arial"/>
        </w:rPr>
        <w:t xml:space="preserve">The motion of the grinding charge within a rotating ball mill drum is governed by the balance between centrifugal force, gravitational force, and inter-particle friction. At low rotational speeds, the charge slides around the bottom of the mill in a rolling, cascading motion </w:t>
      </w:r>
      <w:r>
        <w:rPr>
          <w:rFonts w:eastAsia="Arial"/>
        </w:rPr>
        <w:t xml:space="preserve">while </w:t>
      </w:r>
      <w:r w:rsidRPr="00E03F68">
        <w:rPr>
          <w:rFonts w:eastAsia="Arial"/>
        </w:rPr>
        <w:t>balls tumble over each other at the charge surface and generate grinding primarily through abrasion. As rotational speed increases, the charge is lifted to a greater height before cascading, and a component of the charge is projected into parabolic trajectories across the mill void before impacting the toe of the charge or the mill liner. This combined motion is the operational regime that maximises the combined effect of attrition grinding (from cascading) and impact grinding (from the cataracting trajectory</w:t>
      </w:r>
      <w:r w:rsidR="00650B0B" w:rsidRPr="00E03F68">
        <w:rPr>
          <w:rFonts w:eastAsia="Arial"/>
        </w:rPr>
        <w:t>) and</w:t>
      </w:r>
      <w:r w:rsidRPr="00E03F68">
        <w:rPr>
          <w:rFonts w:eastAsia="Arial"/>
        </w:rPr>
        <w:t xml:space="preserve"> therefore maximises the grinding efficiency per unit of energy input.</w:t>
      </w:r>
    </w:p>
    <w:p w14:paraId="3BE45AC2" w14:textId="77777777" w:rsidR="003A62C4" w:rsidRDefault="003A62C4" w:rsidP="003A62C4">
      <w:pPr>
        <w:keepNext/>
        <w:spacing w:before="60" w:after="120"/>
        <w:jc w:val="center"/>
      </w:pPr>
      <w:r>
        <w:rPr>
          <w:noProof/>
        </w:rPr>
        <w:drawing>
          <wp:inline distT="0" distB="0" distL="0" distR="0" wp14:anchorId="2ED1BDD8" wp14:editId="3F6CE282">
            <wp:extent cx="4193856" cy="2198914"/>
            <wp:effectExtent l="0" t="0" r="0" b="0"/>
            <wp:docPr id="1841205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05431" name="drawing"/>
                    <pic:cNvPicPr>
                      <a:picLocks noChangeAspect="1"/>
                    </pic:cNvPicPr>
                  </pic:nvPicPr>
                  <pic:blipFill>
                    <a:blip r:embed="rId34">
                      <a:extLst>
                        <a:ext uri="{28A0092B-C50C-407E-A947-70E740481C1C}">
                          <a14:useLocalDpi xmlns:a14="http://schemas.microsoft.com/office/drawing/2010/main"/>
                        </a:ext>
                      </a:extLst>
                    </a:blip>
                    <a:stretch>
                      <a:fillRect/>
                    </a:stretch>
                  </pic:blipFill>
                  <pic:spPr>
                    <a:xfrm>
                      <a:off x="0" y="0"/>
                      <a:ext cx="4206843" cy="2205723"/>
                    </a:xfrm>
                    <a:prstGeom prst="rect">
                      <a:avLst/>
                    </a:prstGeom>
                  </pic:spPr>
                </pic:pic>
              </a:graphicData>
            </a:graphic>
          </wp:inline>
        </w:drawing>
      </w:r>
    </w:p>
    <w:p w14:paraId="427A9A0B" w14:textId="1A3C2AD0" w:rsidR="003A62C4" w:rsidRDefault="003A62C4" w:rsidP="003A62C4">
      <w:pPr>
        <w:pStyle w:val="Caption"/>
      </w:pPr>
      <w:bookmarkStart w:id="339" w:name="_Toc237220071"/>
      <w:r>
        <w:t xml:space="preserve">Figure </w:t>
      </w:r>
      <w:fldSimple w:instr=" STYLEREF 1 \s ">
        <w:r w:rsidR="006221B8">
          <w:rPr>
            <w:noProof/>
          </w:rPr>
          <w:t>6</w:t>
        </w:r>
      </w:fldSimple>
      <w:r w:rsidR="00E162A1">
        <w:noBreakHyphen/>
      </w:r>
      <w:fldSimple w:instr=" SEQ Figure \* ARABIC \s 1 ">
        <w:r w:rsidR="006221B8">
          <w:rPr>
            <w:noProof/>
          </w:rPr>
          <w:t>18</w:t>
        </w:r>
      </w:fldSimple>
      <w:r>
        <w:t xml:space="preserve"> </w:t>
      </w:r>
      <w:r w:rsidRPr="00455FDA">
        <w:t>Motion of charge in a tumbling mill</w:t>
      </w:r>
      <w:bookmarkEnd w:id="339"/>
    </w:p>
    <w:p w14:paraId="74748277" w14:textId="77777777" w:rsidR="003A62C4" w:rsidRPr="00E03F68" w:rsidRDefault="003A62C4" w:rsidP="003A62C4">
      <w:pPr>
        <w:spacing w:before="60" w:after="120"/>
      </w:pPr>
      <w:r w:rsidRPr="00E03F68">
        <w:rPr>
          <w:rFonts w:eastAsia="Arial"/>
        </w:rPr>
        <w:t xml:space="preserve">The critical speed of a ball mill (Nc) is defined as the rotational speed at which the centrifugal force on a ball at the mill shell exactly equals the gravitational force on that ball, such that it is </w:t>
      </w:r>
      <w:r w:rsidRPr="00E03F68">
        <w:rPr>
          <w:rFonts w:eastAsia="Arial"/>
        </w:rPr>
        <w:lastRenderedPageBreak/>
        <w:t>on the verge of losing contact with the liner on its upward travel. At or above Nc, the entire charge rotates with the shell without any relative motion, achieving zero grinding. The formula for critical speed is derived directly from the balance of centrifugal and gravitational forces:</w:t>
      </w:r>
    </w:p>
    <w:p w14:paraId="34BE13B4" w14:textId="4A929774" w:rsidR="003A62C4" w:rsidRPr="00E03F68" w:rsidRDefault="003A62C4" w:rsidP="003A62C4">
      <w:pPr>
        <w:spacing w:before="120" w:after="120"/>
        <w:ind w:left="720"/>
      </w:pPr>
      <m:oMathPara>
        <m:oMath>
          <m:r>
            <m:rPr>
              <m:sty m:val="bi"/>
            </m:rPr>
            <w:rPr>
              <w:rFonts w:ascii="Cambria Math" w:eastAsia="Arial" w:hAnsi="Cambria Math"/>
              <w:color w:val="2E75B6"/>
            </w:rPr>
            <m:t xml:space="preserve">  </m:t>
          </m:r>
          <m:r>
            <w:rPr>
              <w:rFonts w:ascii="Cambria Math" w:eastAsia="Courier New" w:hAnsi="Cambria Math"/>
            </w:rPr>
            <m:t>Nc (rpm) =</m:t>
          </m:r>
          <m:f>
            <m:fPr>
              <m:ctrlPr>
                <w:rPr>
                  <w:rFonts w:ascii="Cambria Math" w:eastAsia="Courier New" w:hAnsi="Cambria Math"/>
                  <w:i/>
                </w:rPr>
              </m:ctrlPr>
            </m:fPr>
            <m:num>
              <m:r>
                <w:rPr>
                  <w:rFonts w:ascii="Cambria Math" w:eastAsia="Courier New" w:hAnsi="Cambria Math"/>
                </w:rPr>
                <m:t>42.3</m:t>
              </m:r>
            </m:num>
            <m:den>
              <m:sSup>
                <m:sSupPr>
                  <m:ctrlPr>
                    <w:rPr>
                      <w:rFonts w:ascii="Cambria Math" w:eastAsia="Courier New" w:hAnsi="Cambria Math"/>
                      <w:i/>
                    </w:rPr>
                  </m:ctrlPr>
                </m:sSupPr>
                <m:e>
                  <m:r>
                    <w:rPr>
                      <w:rFonts w:ascii="Cambria Math" w:eastAsia="Courier New" w:hAnsi="Cambria Math"/>
                    </w:rPr>
                    <m:t>D</m:t>
                  </m:r>
                </m:e>
                <m:sup>
                  <m:r>
                    <w:rPr>
                      <w:rFonts w:ascii="Cambria Math" w:eastAsia="Courier New" w:hAnsi="Cambria Math"/>
                    </w:rPr>
                    <m:t>0.5</m:t>
                  </m:r>
                </m:sup>
              </m:sSup>
            </m:den>
          </m:f>
        </m:oMath>
      </m:oMathPara>
    </w:p>
    <w:p w14:paraId="7B06BF9F" w14:textId="77777777" w:rsidR="003A62C4" w:rsidRPr="00E03F68" w:rsidRDefault="003A62C4" w:rsidP="003A62C4">
      <w:pPr>
        <w:spacing w:before="60" w:after="120"/>
      </w:pPr>
      <w:r w:rsidRPr="00E03F68">
        <w:rPr>
          <w:rFonts w:eastAsia="Arial"/>
        </w:rPr>
        <w:t>where D is the internal mill diameter in metres. This is the standard formula presented in both Wills &amp; Finch (2016) and Napier-Munn et al. (1996).</w:t>
      </w:r>
    </w:p>
    <w:p w14:paraId="4CF231CB" w14:textId="77777777" w:rsidR="003A62C4" w:rsidRPr="00E03F68" w:rsidRDefault="003A62C4" w:rsidP="003A62C4">
      <w:pPr>
        <w:spacing w:before="60" w:after="120"/>
      </w:pPr>
      <w:r w:rsidRPr="00E03F68">
        <w:rPr>
          <w:rFonts w:eastAsia="Arial"/>
        </w:rPr>
        <w:t>Industrial ball mills are universally operated at a fraction of critical speed to maintain the cataracting-cascading charge regime. The optimal fraction depends on mill diameter, ball size distribution, and ore characteristics, but for wet overflow ball mills processing soft to medium ores in the 74 to 212 micron product size range, an operating speed of 75% of Nc is widely accepted as producing the ideal 'cascading cataract' path</w:t>
      </w:r>
      <w:r>
        <w:rPr>
          <w:rFonts w:eastAsia="Arial"/>
        </w:rPr>
        <w:t>,</w:t>
      </w:r>
      <w:r w:rsidRPr="00E03F68">
        <w:rPr>
          <w:rFonts w:eastAsia="Arial"/>
        </w:rPr>
        <w:t xml:space="preserve"> sufficiently energetic for impact breakage of coarser particles, yet with enough rolling abrasion for fine-grinding the intermediate and fine fractions (Napier-Munn et al., 1996; Austin et al., 1984). This 75% of Nc operating criterion is adopted in this design.</w:t>
      </w:r>
      <w:r w:rsidRPr="00E03F68">
        <w:t xml:space="preserve"> </w:t>
      </w:r>
    </w:p>
    <w:p w14:paraId="026D1C7B" w14:textId="77777777" w:rsidR="003A62C4" w:rsidRPr="00FA3C72" w:rsidRDefault="003A62C4" w:rsidP="003A62C4">
      <w:pPr>
        <w:pStyle w:val="Heading4"/>
        <w:rPr>
          <w:b w:val="0"/>
          <w:bCs w:val="0"/>
        </w:rPr>
      </w:pPr>
      <w:bookmarkStart w:id="340" w:name="_Toc236842254"/>
      <w:r w:rsidRPr="00FA3C72">
        <w:rPr>
          <w:rFonts w:eastAsia="Arial"/>
        </w:rPr>
        <w:t>JUSTIFICATION OF MATERIAL SELECTION FOR MILL SHELL AND LINERS</w:t>
      </w:r>
      <w:bookmarkEnd w:id="340"/>
    </w:p>
    <w:p w14:paraId="2EEA4518" w14:textId="77777777" w:rsidR="003A62C4" w:rsidRDefault="003A62C4" w:rsidP="003A62C4">
      <w:pPr>
        <w:spacing w:before="60" w:after="120"/>
        <w:rPr>
          <w:rFonts w:eastAsia="Arial"/>
        </w:rPr>
      </w:pPr>
      <w:r w:rsidRPr="00E03F68">
        <w:rPr>
          <w:rFonts w:eastAsia="Arial"/>
        </w:rPr>
        <w:t xml:space="preserve">The structural shell of ball mill </w:t>
      </w:r>
      <w:r>
        <w:rPr>
          <w:rFonts w:eastAsia="Arial"/>
        </w:rPr>
        <w:t>ML-501</w:t>
      </w:r>
      <w:r w:rsidRPr="00E03F68">
        <w:rPr>
          <w:rFonts w:eastAsia="Arial"/>
        </w:rPr>
        <w:t xml:space="preserve"> is specified in ASTM A36 structural carbon steel, with ASTM A516 Grade 70 pressure vessel steel as an alternative acceptable specification. ASTM A36 possesses a minimum yield strength of 250 MPa and a minimum tensile strength of 400 MPa, with an allowable design stress in pressure vessel applications of 166.7 MPa (approximately two-thirds of yield strength, consistent with standard mechanical design practice as per Towler &amp; Sinnott, 2013, and Coulson &amp; Richardson Vol. 6). The selection of carbon steel for the structural shell is justified on the following grounds: </w:t>
      </w:r>
    </w:p>
    <w:p w14:paraId="6C697C37" w14:textId="77777777" w:rsidR="003A62C4" w:rsidRPr="00FA3C72" w:rsidRDefault="003A62C4">
      <w:pPr>
        <w:pStyle w:val="ListParagraph"/>
        <w:numPr>
          <w:ilvl w:val="0"/>
          <w:numId w:val="34"/>
        </w:numPr>
        <w:spacing w:before="60" w:after="120" w:line="474" w:lineRule="auto"/>
        <w:ind w:right="893"/>
        <w:rPr>
          <w:rFonts w:eastAsia="Arial"/>
        </w:rPr>
      </w:pPr>
      <w:r w:rsidRPr="00FA3C72">
        <w:rPr>
          <w:rFonts w:eastAsia="Arial"/>
        </w:rPr>
        <w:lastRenderedPageBreak/>
        <w:t>it provides adequate strength-to-thickness ratios for a vessel of this size operating under modest internal pressure loads;</w:t>
      </w:r>
    </w:p>
    <w:p w14:paraId="25CF3A4D" w14:textId="77777777" w:rsidR="003A62C4" w:rsidRPr="00FA3C72" w:rsidRDefault="003A62C4">
      <w:pPr>
        <w:pStyle w:val="ListParagraph"/>
        <w:numPr>
          <w:ilvl w:val="0"/>
          <w:numId w:val="34"/>
        </w:numPr>
        <w:spacing w:before="60" w:after="120" w:line="474" w:lineRule="auto"/>
        <w:ind w:right="893"/>
      </w:pPr>
      <w:r w:rsidRPr="00FA3C72">
        <w:rPr>
          <w:rFonts w:eastAsia="Arial"/>
        </w:rPr>
        <w:t xml:space="preserve"> it is readily available in Ghana's industrial supply chain and is fully compatible with standard plate rolling, welding, and fabrication techniques; </w:t>
      </w:r>
    </w:p>
    <w:p w14:paraId="19FC5A3E" w14:textId="77777777" w:rsidR="003A62C4" w:rsidRPr="00FA3C72" w:rsidRDefault="003A62C4">
      <w:pPr>
        <w:pStyle w:val="ListParagraph"/>
        <w:numPr>
          <w:ilvl w:val="0"/>
          <w:numId w:val="34"/>
        </w:numPr>
        <w:spacing w:before="60" w:after="120" w:line="474" w:lineRule="auto"/>
        <w:ind w:right="893"/>
      </w:pPr>
      <w:r w:rsidRPr="00FA3C72">
        <w:rPr>
          <w:rFonts w:eastAsia="Arial"/>
        </w:rPr>
        <w:t>its cost per unit strength is substantially lower than stainless steel or alloy steels; and</w:t>
      </w:r>
    </w:p>
    <w:p w14:paraId="011EADD5" w14:textId="77777777" w:rsidR="003A62C4" w:rsidRPr="00E03F68" w:rsidRDefault="003A62C4">
      <w:pPr>
        <w:pStyle w:val="ListParagraph"/>
        <w:numPr>
          <w:ilvl w:val="0"/>
          <w:numId w:val="34"/>
        </w:numPr>
        <w:spacing w:before="60" w:after="120" w:line="474" w:lineRule="auto"/>
        <w:ind w:right="893"/>
      </w:pPr>
      <w:r w:rsidRPr="00FA3C72">
        <w:rPr>
          <w:rFonts w:eastAsia="Arial"/>
        </w:rPr>
        <w:t>the external shell does not contact the corrosive slurry, which is instead managed by the internal liner system.</w:t>
      </w:r>
    </w:p>
    <w:p w14:paraId="10FF656D" w14:textId="77777777" w:rsidR="003A62C4" w:rsidRDefault="003A62C4" w:rsidP="003A62C4">
      <w:pPr>
        <w:spacing w:before="60" w:after="120"/>
      </w:pPr>
      <w:r w:rsidRPr="00E03F68">
        <w:rPr>
          <w:rFonts w:eastAsia="Arial"/>
        </w:rPr>
        <w:t>The internal wear liner system which protects the structural shell from the severe combined abrasion and impact loading of the steel ball charge</w:t>
      </w:r>
      <w:r>
        <w:rPr>
          <w:rFonts w:eastAsia="Arial"/>
        </w:rPr>
        <w:t xml:space="preserve">, </w:t>
      </w:r>
      <w:r w:rsidRPr="00E03F68">
        <w:rPr>
          <w:rFonts w:eastAsia="Arial"/>
        </w:rPr>
        <w:t>is specified in high-chromium cast iron (Cr content 15 to 28%, Ni-Hard or similar) or high-manganese austenitic steel (Hadfield steel, Mn content 11 to 14%). Both liner materials are capable of work-hardening under impact loading, developing surface hardness values of 400 to 600 HV while retaining adequate toughness to resist fracture. For fine-grinding applications (P80 less than 100 microns) where abrasion rather than high-energy impact is the dominant wear mechanism, natural or synthetic rubber liners are also a technically viable and increasingly common alternative, offering superior abrasion resistance at lower specific gravity and generating significantly lower noise levels</w:t>
      </w:r>
      <w:r>
        <w:rPr>
          <w:rFonts w:eastAsia="Arial"/>
        </w:rPr>
        <w:t xml:space="preserve">. </w:t>
      </w:r>
      <w:r w:rsidRPr="00E03F68">
        <w:rPr>
          <w:rFonts w:eastAsia="Arial"/>
        </w:rPr>
        <w:t>The liner system is designed as a replaceable wear component on a bolted attachment system, allowing scheduled liner replacement without major structural intervention, consistent with the maintainability requirements of continuous industrial operation.</w:t>
      </w:r>
      <w:r w:rsidRPr="00E03F68">
        <w:t xml:space="preserve"> </w:t>
      </w:r>
      <w:r>
        <w:t xml:space="preserve"> </w:t>
      </w:r>
    </w:p>
    <w:p w14:paraId="30E2BE0C" w14:textId="77777777" w:rsidR="003A62C4" w:rsidRDefault="003A62C4" w:rsidP="003A62C4">
      <w:pPr>
        <w:spacing w:after="0" w:line="259" w:lineRule="auto"/>
        <w:jc w:val="left"/>
      </w:pPr>
    </w:p>
    <w:p w14:paraId="05A1A13A" w14:textId="77777777" w:rsidR="003A62C4" w:rsidRPr="00180C8A" w:rsidRDefault="003A62C4" w:rsidP="003A62C4">
      <w:pPr>
        <w:pStyle w:val="Heading3"/>
      </w:pPr>
      <w:bookmarkStart w:id="341" w:name="_Toc236842255"/>
      <w:bookmarkStart w:id="342" w:name="_Toc237244977"/>
      <w:r w:rsidRPr="00180C8A">
        <w:t>CHEMICAL ENGINEERING DESIGN CALCULATIONS</w:t>
      </w:r>
      <w:bookmarkEnd w:id="341"/>
      <w:bookmarkEnd w:id="342"/>
      <w:r w:rsidRPr="00180C8A">
        <w:t xml:space="preserve">  </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3A62C4" w:rsidRPr="00D61692" w14:paraId="54A25EBF" w14:textId="77777777" w:rsidTr="00593BE1">
        <w:tc>
          <w:tcPr>
            <w:tcW w:w="4500" w:type="dxa"/>
            <w:tcBorders>
              <w:top w:val="nil"/>
              <w:left w:val="nil"/>
              <w:bottom w:val="nil"/>
              <w:right w:val="nil"/>
            </w:tcBorders>
            <w:hideMark/>
          </w:tcPr>
          <w:tbl>
            <w:tblPr>
              <w:tblStyle w:val="TableGrid"/>
              <w:tblW w:w="3900" w:type="dxa"/>
              <w:tblLook w:val="04A0" w:firstRow="1" w:lastRow="0" w:firstColumn="1" w:lastColumn="0" w:noHBand="0" w:noVBand="1"/>
            </w:tblPr>
            <w:tblGrid>
              <w:gridCol w:w="1417"/>
              <w:gridCol w:w="1387"/>
              <w:gridCol w:w="1096"/>
            </w:tblGrid>
            <w:tr w:rsidR="003A62C4" w:rsidRPr="004E7850" w14:paraId="7BA7CEEE" w14:textId="77777777" w:rsidTr="00593BE1">
              <w:tc>
                <w:tcPr>
                  <w:tcW w:w="3900" w:type="dxa"/>
                  <w:gridSpan w:val="3"/>
                  <w:tcBorders>
                    <w:top w:val="single" w:sz="4" w:space="0" w:color="auto"/>
                    <w:left w:val="single" w:sz="4" w:space="0" w:color="auto"/>
                    <w:bottom w:val="single" w:sz="4" w:space="0" w:color="auto"/>
                    <w:right w:val="single" w:sz="4" w:space="0" w:color="auto"/>
                  </w:tcBorders>
                  <w:hideMark/>
                </w:tcPr>
                <w:p w14:paraId="24B2D526" w14:textId="77777777" w:rsidR="003A62C4" w:rsidRPr="004E7850" w:rsidRDefault="003A62C4" w:rsidP="00593BE1">
                  <w:pPr>
                    <w:spacing w:after="155" w:line="259" w:lineRule="auto"/>
                    <w:rPr>
                      <w:rFonts w:eastAsia="Calibri"/>
                      <w:lang w:val="en-GB"/>
                    </w:rPr>
                  </w:pPr>
                  <w:r w:rsidRPr="004E7850">
                    <w:rPr>
                      <w:rFonts w:eastAsia="Calibri"/>
                      <w:b/>
                      <w:bCs/>
                      <w:lang w:val="en-GB"/>
                    </w:rPr>
                    <w:t xml:space="preserve">Stream: </w:t>
                  </w:r>
                  <w:r>
                    <w:rPr>
                      <w:rFonts w:eastAsia="Calibri"/>
                      <w:b/>
                      <w:bCs/>
                      <w:lang w:val="en-GB"/>
                    </w:rPr>
                    <w:t>503</w:t>
                  </w:r>
                  <w:r w:rsidRPr="004E7850">
                    <w:rPr>
                      <w:rFonts w:eastAsia="Calibri"/>
                      <w:b/>
                      <w:bCs/>
                      <w:lang w:val="en-GB"/>
                    </w:rPr>
                    <w:t>(</w:t>
                  </w:r>
                  <w:r>
                    <w:rPr>
                      <w:rFonts w:eastAsia="Calibri"/>
                      <w:b/>
                      <w:bCs/>
                      <w:lang w:val="en-GB"/>
                    </w:rPr>
                    <w:t>ML-501</w:t>
                  </w:r>
                  <w:r w:rsidRPr="004E7850">
                    <w:rPr>
                      <w:rFonts w:eastAsia="Calibri"/>
                      <w:b/>
                      <w:bCs/>
                      <w:lang w:val="en-GB"/>
                    </w:rPr>
                    <w:t xml:space="preserve"> Inlet)</w:t>
                  </w:r>
                </w:p>
              </w:tc>
            </w:tr>
            <w:tr w:rsidR="003A62C4" w:rsidRPr="004E7850" w14:paraId="76CB6769" w14:textId="77777777" w:rsidTr="00593BE1">
              <w:tc>
                <w:tcPr>
                  <w:tcW w:w="1405" w:type="dxa"/>
                  <w:tcBorders>
                    <w:top w:val="single" w:sz="4" w:space="0" w:color="auto"/>
                    <w:left w:val="single" w:sz="4" w:space="0" w:color="auto"/>
                    <w:bottom w:val="single" w:sz="4" w:space="0" w:color="auto"/>
                    <w:right w:val="single" w:sz="4" w:space="0" w:color="auto"/>
                  </w:tcBorders>
                  <w:hideMark/>
                </w:tcPr>
                <w:p w14:paraId="6FBA8AE3" w14:textId="77777777" w:rsidR="003A62C4" w:rsidRPr="004E7850" w:rsidRDefault="003A62C4" w:rsidP="00593BE1">
                  <w:pPr>
                    <w:spacing w:after="155" w:line="259" w:lineRule="auto"/>
                    <w:rPr>
                      <w:rFonts w:eastAsia="Calibri"/>
                      <w:lang w:val="en-GB"/>
                    </w:rPr>
                  </w:pPr>
                  <w:r w:rsidRPr="004E7850">
                    <w:rPr>
                      <w:rFonts w:eastAsia="Calibri"/>
                      <w:b/>
                      <w:bCs/>
                      <w:lang w:val="en-GB"/>
                    </w:rPr>
                    <w:t>Component</w:t>
                  </w:r>
                </w:p>
              </w:tc>
              <w:tc>
                <w:tcPr>
                  <w:tcW w:w="1395" w:type="dxa"/>
                  <w:tcBorders>
                    <w:top w:val="single" w:sz="4" w:space="0" w:color="auto"/>
                    <w:left w:val="single" w:sz="4" w:space="0" w:color="auto"/>
                    <w:bottom w:val="single" w:sz="4" w:space="0" w:color="auto"/>
                    <w:right w:val="single" w:sz="4" w:space="0" w:color="auto"/>
                  </w:tcBorders>
                  <w:hideMark/>
                </w:tcPr>
                <w:p w14:paraId="626F29D0" w14:textId="77777777" w:rsidR="003A62C4" w:rsidRPr="004E7850" w:rsidRDefault="003A62C4" w:rsidP="00593BE1">
                  <w:pPr>
                    <w:spacing w:after="155" w:line="259" w:lineRule="auto"/>
                    <w:rPr>
                      <w:rFonts w:eastAsia="Calibri"/>
                      <w:lang w:val="en-GB"/>
                    </w:rPr>
                  </w:pPr>
                  <w:r w:rsidRPr="004E7850">
                    <w:rPr>
                      <w:rFonts w:eastAsia="Calibri"/>
                      <w:b/>
                      <w:bCs/>
                      <w:lang w:val="en-GB"/>
                    </w:rPr>
                    <w:t>Mass, kg/hr</w:t>
                  </w:r>
                </w:p>
              </w:tc>
              <w:tc>
                <w:tcPr>
                  <w:tcW w:w="1100" w:type="dxa"/>
                  <w:tcBorders>
                    <w:top w:val="single" w:sz="4" w:space="0" w:color="auto"/>
                    <w:left w:val="single" w:sz="4" w:space="0" w:color="auto"/>
                    <w:bottom w:val="single" w:sz="4" w:space="0" w:color="auto"/>
                    <w:right w:val="single" w:sz="4" w:space="0" w:color="auto"/>
                  </w:tcBorders>
                  <w:hideMark/>
                </w:tcPr>
                <w:p w14:paraId="5DA3FA6F" w14:textId="77777777" w:rsidR="003A62C4" w:rsidRPr="004E7850" w:rsidRDefault="003A62C4" w:rsidP="00593BE1">
                  <w:pPr>
                    <w:spacing w:after="155" w:line="259" w:lineRule="auto"/>
                    <w:rPr>
                      <w:rFonts w:eastAsia="Calibri"/>
                      <w:lang w:val="en-GB"/>
                    </w:rPr>
                  </w:pPr>
                  <w:r w:rsidRPr="004E7850">
                    <w:rPr>
                      <w:rFonts w:eastAsia="Calibri"/>
                      <w:b/>
                      <w:bCs/>
                      <w:lang w:val="en-GB"/>
                    </w:rPr>
                    <w:t>Mass, %</w:t>
                  </w:r>
                </w:p>
              </w:tc>
            </w:tr>
            <w:tr w:rsidR="003A62C4" w:rsidRPr="004E7850" w14:paraId="5B06D21A" w14:textId="77777777" w:rsidTr="00593BE1">
              <w:tc>
                <w:tcPr>
                  <w:tcW w:w="1405" w:type="dxa"/>
                  <w:tcBorders>
                    <w:top w:val="single" w:sz="4" w:space="0" w:color="auto"/>
                    <w:left w:val="single" w:sz="4" w:space="0" w:color="auto"/>
                    <w:bottom w:val="single" w:sz="4" w:space="0" w:color="auto"/>
                    <w:right w:val="single" w:sz="4" w:space="0" w:color="auto"/>
                  </w:tcBorders>
                  <w:hideMark/>
                </w:tcPr>
                <w:p w14:paraId="744B2758" w14:textId="77777777" w:rsidR="003A62C4" w:rsidRPr="004E7850" w:rsidRDefault="003A62C4" w:rsidP="00593BE1">
                  <w:pPr>
                    <w:spacing w:after="155" w:line="259" w:lineRule="auto"/>
                    <w:rPr>
                      <w:rFonts w:eastAsia="Calibri"/>
                      <w:lang w:val="en-GB"/>
                    </w:rPr>
                  </w:pPr>
                  <m:oMathPara>
                    <m:oMath>
                      <m:r>
                        <w:rPr>
                          <w:rFonts w:ascii="Cambria Math" w:eastAsia="Calibri" w:hAnsi="Cambria Math"/>
                          <w:lang w:val="en-GB"/>
                        </w:rPr>
                        <w:lastRenderedPageBreak/>
                        <m:t>H₂O</m:t>
                      </m:r>
                    </m:oMath>
                  </m:oMathPara>
                </w:p>
              </w:tc>
              <w:tc>
                <w:tcPr>
                  <w:tcW w:w="1395" w:type="dxa"/>
                  <w:tcBorders>
                    <w:top w:val="single" w:sz="4" w:space="0" w:color="auto"/>
                    <w:left w:val="single" w:sz="4" w:space="0" w:color="auto"/>
                    <w:bottom w:val="single" w:sz="4" w:space="0" w:color="auto"/>
                    <w:right w:val="single" w:sz="4" w:space="0" w:color="auto"/>
                  </w:tcBorders>
                  <w:hideMark/>
                </w:tcPr>
                <w:p w14:paraId="02315315" w14:textId="77777777" w:rsidR="003A62C4" w:rsidRPr="004E7850" w:rsidRDefault="003A62C4" w:rsidP="00593BE1">
                  <w:pPr>
                    <w:spacing w:after="155" w:line="259" w:lineRule="auto"/>
                    <w:rPr>
                      <w:rFonts w:eastAsia="Calibri"/>
                      <w:lang w:val="en-GB"/>
                    </w:rPr>
                  </w:pPr>
                  <w:r w:rsidRPr="004E7850">
                    <w:rPr>
                      <w:rFonts w:eastAsia="Calibri"/>
                      <w:lang w:val="en-GB"/>
                    </w:rPr>
                    <w:t>1260.97</w:t>
                  </w:r>
                </w:p>
              </w:tc>
              <w:tc>
                <w:tcPr>
                  <w:tcW w:w="1100" w:type="dxa"/>
                  <w:tcBorders>
                    <w:top w:val="single" w:sz="4" w:space="0" w:color="auto"/>
                    <w:left w:val="single" w:sz="4" w:space="0" w:color="auto"/>
                    <w:bottom w:val="single" w:sz="4" w:space="0" w:color="auto"/>
                    <w:right w:val="single" w:sz="4" w:space="0" w:color="auto"/>
                  </w:tcBorders>
                  <w:hideMark/>
                </w:tcPr>
                <w:p w14:paraId="394D06B3" w14:textId="77777777" w:rsidR="003A62C4" w:rsidRPr="004E7850" w:rsidRDefault="003A62C4" w:rsidP="00593BE1">
                  <w:pPr>
                    <w:spacing w:after="155" w:line="259" w:lineRule="auto"/>
                    <w:rPr>
                      <w:rFonts w:eastAsia="Calibri"/>
                      <w:lang w:val="en-GB"/>
                    </w:rPr>
                  </w:pPr>
                  <w:r w:rsidRPr="004E7850">
                    <w:rPr>
                      <w:rFonts w:eastAsia="Calibri"/>
                      <w:lang w:val="en-GB"/>
                    </w:rPr>
                    <w:t>60.47</w:t>
                  </w:r>
                </w:p>
              </w:tc>
            </w:tr>
            <w:tr w:rsidR="003A62C4" w:rsidRPr="004E7850" w14:paraId="3ABE1004" w14:textId="77777777" w:rsidTr="00593BE1">
              <w:tc>
                <w:tcPr>
                  <w:tcW w:w="1405" w:type="dxa"/>
                  <w:tcBorders>
                    <w:top w:val="single" w:sz="4" w:space="0" w:color="auto"/>
                    <w:left w:val="single" w:sz="4" w:space="0" w:color="auto"/>
                    <w:bottom w:val="single" w:sz="4" w:space="0" w:color="auto"/>
                    <w:right w:val="single" w:sz="4" w:space="0" w:color="auto"/>
                  </w:tcBorders>
                  <w:hideMark/>
                </w:tcPr>
                <w:p w14:paraId="2FB70E75" w14:textId="77777777" w:rsidR="003A62C4" w:rsidRPr="004E7850" w:rsidRDefault="003A62C4" w:rsidP="00593BE1">
                  <w:pPr>
                    <w:spacing w:after="155" w:line="259" w:lineRule="auto"/>
                    <w:rPr>
                      <w:rFonts w:eastAsia="Calibri"/>
                      <w:lang w:val="en-GB"/>
                    </w:rPr>
                  </w:pPr>
                  <m:oMathPara>
                    <m:oMath>
                      <m:r>
                        <w:rPr>
                          <w:rFonts w:ascii="Cambria Math" w:eastAsia="Calibri" w:hAnsi="Cambria Math"/>
                          <w:lang w:val="en-GB"/>
                        </w:rPr>
                        <m:t>Fe₂O₃</m:t>
                      </m:r>
                    </m:oMath>
                  </m:oMathPara>
                </w:p>
              </w:tc>
              <w:tc>
                <w:tcPr>
                  <w:tcW w:w="1395" w:type="dxa"/>
                  <w:tcBorders>
                    <w:top w:val="single" w:sz="4" w:space="0" w:color="auto"/>
                    <w:left w:val="single" w:sz="4" w:space="0" w:color="auto"/>
                    <w:bottom w:val="single" w:sz="4" w:space="0" w:color="auto"/>
                    <w:right w:val="single" w:sz="4" w:space="0" w:color="auto"/>
                  </w:tcBorders>
                  <w:hideMark/>
                </w:tcPr>
                <w:p w14:paraId="1CB25E45" w14:textId="77777777" w:rsidR="003A62C4" w:rsidRPr="004E7850" w:rsidRDefault="003A62C4" w:rsidP="00593BE1">
                  <w:pPr>
                    <w:spacing w:after="155" w:line="259" w:lineRule="auto"/>
                    <w:rPr>
                      <w:rFonts w:eastAsia="Calibri"/>
                      <w:lang w:val="en-GB"/>
                    </w:rPr>
                  </w:pPr>
                  <w:r w:rsidRPr="004E7850">
                    <w:rPr>
                      <w:rFonts w:eastAsia="Calibri"/>
                      <w:lang w:val="en-GB"/>
                    </w:rPr>
                    <w:t>0.86</w:t>
                  </w:r>
                </w:p>
              </w:tc>
              <w:tc>
                <w:tcPr>
                  <w:tcW w:w="1100" w:type="dxa"/>
                  <w:tcBorders>
                    <w:top w:val="single" w:sz="4" w:space="0" w:color="auto"/>
                    <w:left w:val="single" w:sz="4" w:space="0" w:color="auto"/>
                    <w:bottom w:val="single" w:sz="4" w:space="0" w:color="auto"/>
                    <w:right w:val="single" w:sz="4" w:space="0" w:color="auto"/>
                  </w:tcBorders>
                  <w:hideMark/>
                </w:tcPr>
                <w:p w14:paraId="01D746A6" w14:textId="77777777" w:rsidR="003A62C4" w:rsidRPr="004E7850" w:rsidRDefault="003A62C4" w:rsidP="00593BE1">
                  <w:pPr>
                    <w:spacing w:after="155" w:line="259" w:lineRule="auto"/>
                    <w:rPr>
                      <w:rFonts w:eastAsia="Calibri"/>
                      <w:lang w:val="en-GB"/>
                    </w:rPr>
                  </w:pPr>
                  <w:r w:rsidRPr="004E7850">
                    <w:rPr>
                      <w:rFonts w:eastAsia="Calibri"/>
                      <w:lang w:val="en-GB"/>
                    </w:rPr>
                    <w:t>0.04</w:t>
                  </w:r>
                </w:p>
              </w:tc>
            </w:tr>
            <w:tr w:rsidR="003A62C4" w:rsidRPr="004E7850" w14:paraId="0EFC0F86" w14:textId="77777777" w:rsidTr="00593BE1">
              <w:tc>
                <w:tcPr>
                  <w:tcW w:w="1405" w:type="dxa"/>
                  <w:tcBorders>
                    <w:top w:val="single" w:sz="4" w:space="0" w:color="auto"/>
                    <w:left w:val="single" w:sz="4" w:space="0" w:color="auto"/>
                    <w:bottom w:val="single" w:sz="4" w:space="0" w:color="auto"/>
                    <w:right w:val="single" w:sz="4" w:space="0" w:color="auto"/>
                  </w:tcBorders>
                  <w:hideMark/>
                </w:tcPr>
                <w:p w14:paraId="28794EC3" w14:textId="77777777" w:rsidR="003A62C4" w:rsidRPr="004E7850" w:rsidRDefault="003A62C4" w:rsidP="00593BE1">
                  <w:pPr>
                    <w:spacing w:after="155" w:line="259" w:lineRule="auto"/>
                    <w:rPr>
                      <w:rFonts w:eastAsia="Calibri"/>
                      <w:lang w:val="en-GB"/>
                    </w:rPr>
                  </w:pPr>
                  <m:oMathPara>
                    <m:oMath>
                      <m:r>
                        <w:rPr>
                          <w:rFonts w:ascii="Cambria Math" w:eastAsia="Calibri" w:hAnsi="Cambria Math"/>
                          <w:lang w:val="en-GB"/>
                        </w:rPr>
                        <m:t>SiO₂</m:t>
                      </m:r>
                    </m:oMath>
                  </m:oMathPara>
                </w:p>
              </w:tc>
              <w:tc>
                <w:tcPr>
                  <w:tcW w:w="1395" w:type="dxa"/>
                  <w:tcBorders>
                    <w:top w:val="single" w:sz="4" w:space="0" w:color="auto"/>
                    <w:left w:val="single" w:sz="4" w:space="0" w:color="auto"/>
                    <w:bottom w:val="single" w:sz="4" w:space="0" w:color="auto"/>
                    <w:right w:val="single" w:sz="4" w:space="0" w:color="auto"/>
                  </w:tcBorders>
                  <w:hideMark/>
                </w:tcPr>
                <w:p w14:paraId="50CF4922" w14:textId="77777777" w:rsidR="003A62C4" w:rsidRPr="004E7850" w:rsidRDefault="003A62C4" w:rsidP="00593BE1">
                  <w:pPr>
                    <w:spacing w:after="155" w:line="259" w:lineRule="auto"/>
                    <w:rPr>
                      <w:rFonts w:eastAsia="Calibri"/>
                      <w:lang w:val="en-GB"/>
                    </w:rPr>
                  </w:pPr>
                  <w:r w:rsidRPr="004E7850">
                    <w:rPr>
                      <w:rFonts w:eastAsia="Calibri"/>
                      <w:lang w:val="en-GB"/>
                    </w:rPr>
                    <w:t>393.74</w:t>
                  </w:r>
                </w:p>
              </w:tc>
              <w:tc>
                <w:tcPr>
                  <w:tcW w:w="1100" w:type="dxa"/>
                  <w:tcBorders>
                    <w:top w:val="single" w:sz="4" w:space="0" w:color="auto"/>
                    <w:left w:val="single" w:sz="4" w:space="0" w:color="auto"/>
                    <w:bottom w:val="single" w:sz="4" w:space="0" w:color="auto"/>
                    <w:right w:val="single" w:sz="4" w:space="0" w:color="auto"/>
                  </w:tcBorders>
                  <w:hideMark/>
                </w:tcPr>
                <w:p w14:paraId="3B358354" w14:textId="77777777" w:rsidR="003A62C4" w:rsidRPr="004E7850" w:rsidRDefault="003A62C4" w:rsidP="00593BE1">
                  <w:pPr>
                    <w:spacing w:after="155" w:line="259" w:lineRule="auto"/>
                    <w:rPr>
                      <w:rFonts w:eastAsia="Calibri"/>
                      <w:lang w:val="en-GB"/>
                    </w:rPr>
                  </w:pPr>
                  <w:r w:rsidRPr="004E7850">
                    <w:rPr>
                      <w:rFonts w:eastAsia="Calibri"/>
                      <w:lang w:val="en-GB"/>
                    </w:rPr>
                    <w:t>18.88</w:t>
                  </w:r>
                </w:p>
              </w:tc>
            </w:tr>
            <w:tr w:rsidR="003A62C4" w:rsidRPr="004E7850" w14:paraId="366D5FF4" w14:textId="77777777" w:rsidTr="00593BE1">
              <w:tc>
                <w:tcPr>
                  <w:tcW w:w="1405" w:type="dxa"/>
                  <w:tcBorders>
                    <w:top w:val="single" w:sz="4" w:space="0" w:color="auto"/>
                    <w:left w:val="single" w:sz="4" w:space="0" w:color="auto"/>
                    <w:bottom w:val="single" w:sz="4" w:space="0" w:color="auto"/>
                    <w:right w:val="single" w:sz="4" w:space="0" w:color="auto"/>
                  </w:tcBorders>
                  <w:hideMark/>
                </w:tcPr>
                <w:p w14:paraId="76EC51A2" w14:textId="77777777" w:rsidR="003A62C4" w:rsidRPr="004E7850" w:rsidRDefault="003A62C4" w:rsidP="00593BE1">
                  <w:pPr>
                    <w:spacing w:after="155" w:line="259" w:lineRule="auto"/>
                    <w:rPr>
                      <w:rFonts w:eastAsia="Calibri"/>
                      <w:lang w:val="en-GB"/>
                    </w:rPr>
                  </w:pPr>
                  <m:oMathPara>
                    <m:oMath>
                      <m:r>
                        <w:rPr>
                          <w:rFonts w:ascii="Cambria Math" w:eastAsia="Calibri" w:hAnsi="Cambria Math"/>
                          <w:lang w:val="en-GB"/>
                        </w:rPr>
                        <m:t>Fe₃O₄</m:t>
                      </m:r>
                    </m:oMath>
                  </m:oMathPara>
                </w:p>
              </w:tc>
              <w:tc>
                <w:tcPr>
                  <w:tcW w:w="1395" w:type="dxa"/>
                  <w:tcBorders>
                    <w:top w:val="single" w:sz="4" w:space="0" w:color="auto"/>
                    <w:left w:val="single" w:sz="4" w:space="0" w:color="auto"/>
                    <w:bottom w:val="single" w:sz="4" w:space="0" w:color="auto"/>
                    <w:right w:val="single" w:sz="4" w:space="0" w:color="auto"/>
                  </w:tcBorders>
                  <w:hideMark/>
                </w:tcPr>
                <w:p w14:paraId="63049867" w14:textId="77777777" w:rsidR="003A62C4" w:rsidRPr="004E7850" w:rsidRDefault="003A62C4" w:rsidP="00593BE1">
                  <w:pPr>
                    <w:spacing w:after="155" w:line="259" w:lineRule="auto"/>
                    <w:rPr>
                      <w:rFonts w:eastAsia="Calibri"/>
                      <w:lang w:val="en-GB"/>
                    </w:rPr>
                  </w:pPr>
                  <w:r w:rsidRPr="004E7850">
                    <w:rPr>
                      <w:rFonts w:eastAsia="Calibri"/>
                      <w:lang w:val="en-GB"/>
                    </w:rPr>
                    <w:t>0.83</w:t>
                  </w:r>
                </w:p>
              </w:tc>
              <w:tc>
                <w:tcPr>
                  <w:tcW w:w="1100" w:type="dxa"/>
                  <w:tcBorders>
                    <w:top w:val="single" w:sz="4" w:space="0" w:color="auto"/>
                    <w:left w:val="single" w:sz="4" w:space="0" w:color="auto"/>
                    <w:bottom w:val="single" w:sz="4" w:space="0" w:color="auto"/>
                    <w:right w:val="single" w:sz="4" w:space="0" w:color="auto"/>
                  </w:tcBorders>
                  <w:hideMark/>
                </w:tcPr>
                <w:p w14:paraId="42579EA1" w14:textId="77777777" w:rsidR="003A62C4" w:rsidRPr="004E7850" w:rsidRDefault="003A62C4" w:rsidP="00593BE1">
                  <w:pPr>
                    <w:spacing w:after="155" w:line="259" w:lineRule="auto"/>
                    <w:rPr>
                      <w:rFonts w:eastAsia="Calibri"/>
                      <w:lang w:val="en-GB"/>
                    </w:rPr>
                  </w:pPr>
                  <w:r w:rsidRPr="004E7850">
                    <w:rPr>
                      <w:rFonts w:eastAsia="Calibri"/>
                      <w:lang w:val="en-GB"/>
                    </w:rPr>
                    <w:t>0.04</w:t>
                  </w:r>
                </w:p>
              </w:tc>
            </w:tr>
            <w:tr w:rsidR="003A62C4" w:rsidRPr="004E7850" w14:paraId="04BD8A6F" w14:textId="77777777" w:rsidTr="00593BE1">
              <w:tc>
                <w:tcPr>
                  <w:tcW w:w="1405" w:type="dxa"/>
                  <w:tcBorders>
                    <w:top w:val="single" w:sz="4" w:space="0" w:color="auto"/>
                    <w:left w:val="single" w:sz="4" w:space="0" w:color="auto"/>
                    <w:bottom w:val="single" w:sz="4" w:space="0" w:color="auto"/>
                    <w:right w:val="single" w:sz="4" w:space="0" w:color="auto"/>
                  </w:tcBorders>
                  <w:hideMark/>
                </w:tcPr>
                <w:p w14:paraId="1D06E8D6" w14:textId="77777777" w:rsidR="003A62C4" w:rsidRPr="004E7850" w:rsidRDefault="003A62C4" w:rsidP="00593BE1">
                  <w:pPr>
                    <w:spacing w:after="155" w:line="259" w:lineRule="auto"/>
                    <w:rPr>
                      <w:rFonts w:eastAsia="Calibri"/>
                      <w:lang w:val="en-GB"/>
                    </w:rPr>
                  </w:pPr>
                  <m:oMathPara>
                    <m:oMath>
                      <m:r>
                        <w:rPr>
                          <w:rFonts w:ascii="Cambria Math" w:eastAsia="Calibri" w:hAnsi="Cambria Math"/>
                          <w:lang w:val="en-GB"/>
                        </w:rPr>
                        <m:t>Al₂O₃</m:t>
                      </m:r>
                    </m:oMath>
                  </m:oMathPara>
                </w:p>
              </w:tc>
              <w:tc>
                <w:tcPr>
                  <w:tcW w:w="1395" w:type="dxa"/>
                  <w:tcBorders>
                    <w:top w:val="single" w:sz="4" w:space="0" w:color="auto"/>
                    <w:left w:val="single" w:sz="4" w:space="0" w:color="auto"/>
                    <w:bottom w:val="single" w:sz="4" w:space="0" w:color="auto"/>
                    <w:right w:val="single" w:sz="4" w:space="0" w:color="auto"/>
                  </w:tcBorders>
                  <w:hideMark/>
                </w:tcPr>
                <w:p w14:paraId="2D1F2160" w14:textId="77777777" w:rsidR="003A62C4" w:rsidRPr="004E7850" w:rsidRDefault="003A62C4" w:rsidP="00593BE1">
                  <w:pPr>
                    <w:spacing w:after="155" w:line="259" w:lineRule="auto"/>
                    <w:rPr>
                      <w:rFonts w:eastAsia="Calibri"/>
                      <w:lang w:val="en-GB"/>
                    </w:rPr>
                  </w:pPr>
                  <w:r w:rsidRPr="004E7850">
                    <w:rPr>
                      <w:rFonts w:eastAsia="Calibri"/>
                      <w:lang w:val="en-GB"/>
                    </w:rPr>
                    <w:t>428.72</w:t>
                  </w:r>
                </w:p>
              </w:tc>
              <w:tc>
                <w:tcPr>
                  <w:tcW w:w="1100" w:type="dxa"/>
                  <w:tcBorders>
                    <w:top w:val="single" w:sz="4" w:space="0" w:color="auto"/>
                    <w:left w:val="single" w:sz="4" w:space="0" w:color="auto"/>
                    <w:bottom w:val="single" w:sz="4" w:space="0" w:color="auto"/>
                    <w:right w:val="single" w:sz="4" w:space="0" w:color="auto"/>
                  </w:tcBorders>
                  <w:hideMark/>
                </w:tcPr>
                <w:p w14:paraId="1E502C3B" w14:textId="77777777" w:rsidR="003A62C4" w:rsidRPr="004E7850" w:rsidRDefault="003A62C4" w:rsidP="00593BE1">
                  <w:pPr>
                    <w:spacing w:after="155" w:line="259" w:lineRule="auto"/>
                    <w:rPr>
                      <w:rFonts w:eastAsia="Calibri"/>
                      <w:lang w:val="en-GB"/>
                    </w:rPr>
                  </w:pPr>
                  <w:r w:rsidRPr="004E7850">
                    <w:rPr>
                      <w:rFonts w:eastAsia="Calibri"/>
                      <w:lang w:val="en-GB"/>
                    </w:rPr>
                    <w:t>20.56</w:t>
                  </w:r>
                </w:p>
              </w:tc>
            </w:tr>
            <w:tr w:rsidR="003A62C4" w:rsidRPr="004E7850" w14:paraId="217EBC57" w14:textId="77777777" w:rsidTr="00593BE1">
              <w:tc>
                <w:tcPr>
                  <w:tcW w:w="1405" w:type="dxa"/>
                  <w:tcBorders>
                    <w:top w:val="single" w:sz="4" w:space="0" w:color="auto"/>
                    <w:left w:val="single" w:sz="4" w:space="0" w:color="auto"/>
                    <w:bottom w:val="single" w:sz="4" w:space="0" w:color="auto"/>
                    <w:right w:val="single" w:sz="4" w:space="0" w:color="auto"/>
                  </w:tcBorders>
                  <w:hideMark/>
                </w:tcPr>
                <w:p w14:paraId="7674843C" w14:textId="77777777" w:rsidR="003A62C4" w:rsidRPr="004E7850" w:rsidRDefault="003A62C4" w:rsidP="00593BE1">
                  <w:pPr>
                    <w:spacing w:after="155" w:line="259" w:lineRule="auto"/>
                    <w:rPr>
                      <w:rFonts w:eastAsia="Calibri"/>
                      <w:lang w:val="en-GB"/>
                    </w:rPr>
                  </w:pPr>
                  <w:r w:rsidRPr="004E7850">
                    <w:rPr>
                      <w:rFonts w:eastAsia="Calibri"/>
                      <w:b/>
                      <w:bCs/>
                      <w:lang w:val="en-GB"/>
                    </w:rPr>
                    <w:t>Total</w:t>
                  </w:r>
                </w:p>
              </w:tc>
              <w:tc>
                <w:tcPr>
                  <w:tcW w:w="1395" w:type="dxa"/>
                  <w:tcBorders>
                    <w:top w:val="single" w:sz="4" w:space="0" w:color="auto"/>
                    <w:left w:val="single" w:sz="4" w:space="0" w:color="auto"/>
                    <w:bottom w:val="single" w:sz="4" w:space="0" w:color="auto"/>
                    <w:right w:val="single" w:sz="4" w:space="0" w:color="auto"/>
                  </w:tcBorders>
                  <w:hideMark/>
                </w:tcPr>
                <w:p w14:paraId="6F01EFAD" w14:textId="77777777" w:rsidR="003A62C4" w:rsidRPr="004E7850" w:rsidRDefault="003A62C4" w:rsidP="00593BE1">
                  <w:pPr>
                    <w:spacing w:after="155" w:line="259" w:lineRule="auto"/>
                    <w:rPr>
                      <w:rFonts w:eastAsia="Calibri"/>
                      <w:lang w:val="en-GB"/>
                    </w:rPr>
                  </w:pPr>
                  <w:r w:rsidRPr="004E7850">
                    <w:rPr>
                      <w:rFonts w:eastAsia="Calibri"/>
                      <w:b/>
                      <w:bCs/>
                      <w:lang w:val="en-GB"/>
                    </w:rPr>
                    <w:t>2085.12</w:t>
                  </w:r>
                </w:p>
              </w:tc>
              <w:tc>
                <w:tcPr>
                  <w:tcW w:w="1100" w:type="dxa"/>
                  <w:tcBorders>
                    <w:top w:val="single" w:sz="4" w:space="0" w:color="auto"/>
                    <w:left w:val="single" w:sz="4" w:space="0" w:color="auto"/>
                    <w:bottom w:val="single" w:sz="4" w:space="0" w:color="auto"/>
                    <w:right w:val="single" w:sz="4" w:space="0" w:color="auto"/>
                  </w:tcBorders>
                  <w:hideMark/>
                </w:tcPr>
                <w:p w14:paraId="38549FAF" w14:textId="77777777" w:rsidR="003A62C4" w:rsidRPr="004E7850" w:rsidRDefault="003A62C4" w:rsidP="00593BE1">
                  <w:pPr>
                    <w:spacing w:after="155" w:line="259" w:lineRule="auto"/>
                    <w:rPr>
                      <w:rFonts w:eastAsia="Calibri"/>
                      <w:lang w:val="en-GB"/>
                    </w:rPr>
                  </w:pPr>
                  <w:r w:rsidRPr="004E7850">
                    <w:rPr>
                      <w:rFonts w:eastAsia="Calibri"/>
                      <w:b/>
                      <w:bCs/>
                      <w:lang w:val="en-GB"/>
                    </w:rPr>
                    <w:t>100.00</w:t>
                  </w:r>
                </w:p>
              </w:tc>
            </w:tr>
            <w:tr w:rsidR="003A62C4" w:rsidRPr="004E7850" w14:paraId="6A153626" w14:textId="77777777" w:rsidTr="00593BE1">
              <w:tc>
                <w:tcPr>
                  <w:tcW w:w="3900" w:type="dxa"/>
                  <w:gridSpan w:val="3"/>
                  <w:tcBorders>
                    <w:top w:val="single" w:sz="4" w:space="0" w:color="auto"/>
                    <w:left w:val="single" w:sz="4" w:space="0" w:color="auto"/>
                    <w:bottom w:val="single" w:sz="4" w:space="0" w:color="auto"/>
                    <w:right w:val="single" w:sz="4" w:space="0" w:color="auto"/>
                  </w:tcBorders>
                  <w:hideMark/>
                </w:tcPr>
                <w:p w14:paraId="160C1F30" w14:textId="77777777" w:rsidR="003A62C4" w:rsidRPr="004E7850" w:rsidRDefault="003A62C4" w:rsidP="00593BE1">
                  <w:pPr>
                    <w:spacing w:after="155" w:line="259" w:lineRule="auto"/>
                    <w:rPr>
                      <w:rFonts w:eastAsia="Calibri"/>
                      <w:lang w:val="en-GB"/>
                    </w:rPr>
                  </w:pPr>
                  <w:r w:rsidRPr="004E7850">
                    <w:rPr>
                      <w:rFonts w:eastAsia="Calibri"/>
                      <w:b/>
                      <w:bCs/>
                      <w:lang w:val="en-GB"/>
                    </w:rPr>
                    <w:t>Temperature: 35.25 °C    Pressure: 1.1146 bar</w:t>
                  </w:r>
                </w:p>
              </w:tc>
            </w:tr>
          </w:tbl>
          <w:p w14:paraId="4ACB351B" w14:textId="77777777" w:rsidR="003A62C4" w:rsidRPr="004E7850" w:rsidRDefault="003A62C4" w:rsidP="00593BE1">
            <w:pPr>
              <w:spacing w:after="155" w:line="259" w:lineRule="auto"/>
              <w:jc w:val="left"/>
              <w:rPr>
                <w:rFonts w:eastAsia="Calibri"/>
              </w:rPr>
            </w:pPr>
          </w:p>
        </w:tc>
        <w:tc>
          <w:tcPr>
            <w:tcW w:w="360" w:type="dxa"/>
            <w:tcBorders>
              <w:top w:val="nil"/>
              <w:left w:val="nil"/>
              <w:bottom w:val="nil"/>
              <w:right w:val="nil"/>
            </w:tcBorders>
          </w:tcPr>
          <w:p w14:paraId="70C13CD3" w14:textId="77777777" w:rsidR="003A62C4" w:rsidRPr="004E7850" w:rsidRDefault="003A62C4" w:rsidP="00593BE1">
            <w:pPr>
              <w:spacing w:after="155" w:line="259" w:lineRule="auto"/>
              <w:jc w:val="left"/>
              <w:rPr>
                <w:rFonts w:eastAsia="Calibri"/>
              </w:rPr>
            </w:pPr>
          </w:p>
        </w:tc>
        <w:tc>
          <w:tcPr>
            <w:tcW w:w="4500" w:type="dxa"/>
            <w:tcBorders>
              <w:top w:val="nil"/>
              <w:left w:val="nil"/>
              <w:bottom w:val="nil"/>
              <w:right w:val="nil"/>
            </w:tcBorders>
            <w:hideMark/>
          </w:tcPr>
          <w:tbl>
            <w:tblPr>
              <w:tblStyle w:val="TableGrid"/>
              <w:tblW w:w="3900" w:type="dxa"/>
              <w:tblLook w:val="04A0" w:firstRow="1" w:lastRow="0" w:firstColumn="1" w:lastColumn="0" w:noHBand="0" w:noVBand="1"/>
            </w:tblPr>
            <w:tblGrid>
              <w:gridCol w:w="1505"/>
              <w:gridCol w:w="1295"/>
              <w:gridCol w:w="1100"/>
            </w:tblGrid>
            <w:tr w:rsidR="003A62C4" w:rsidRPr="004E7850" w14:paraId="0C48E300" w14:textId="77777777" w:rsidTr="00593BE1">
              <w:tc>
                <w:tcPr>
                  <w:tcW w:w="3900" w:type="dxa"/>
                  <w:gridSpan w:val="3"/>
                  <w:tcBorders>
                    <w:top w:val="single" w:sz="4" w:space="0" w:color="auto"/>
                    <w:left w:val="single" w:sz="4" w:space="0" w:color="auto"/>
                    <w:bottom w:val="single" w:sz="4" w:space="0" w:color="auto"/>
                    <w:right w:val="single" w:sz="4" w:space="0" w:color="auto"/>
                  </w:tcBorders>
                  <w:hideMark/>
                </w:tcPr>
                <w:p w14:paraId="404759B2" w14:textId="77777777" w:rsidR="003A62C4" w:rsidRPr="004E7850" w:rsidRDefault="003A62C4" w:rsidP="00593BE1">
                  <w:pPr>
                    <w:spacing w:after="155" w:line="259" w:lineRule="auto"/>
                    <w:rPr>
                      <w:rFonts w:eastAsia="Calibri"/>
                      <w:lang w:val="en-GB"/>
                    </w:rPr>
                  </w:pPr>
                  <w:r w:rsidRPr="004E7850">
                    <w:rPr>
                      <w:rFonts w:eastAsia="Calibri"/>
                      <w:b/>
                      <w:bCs/>
                      <w:lang w:val="en-GB"/>
                    </w:rPr>
                    <w:t xml:space="preserve">Stream: </w:t>
                  </w:r>
                  <w:r>
                    <w:rPr>
                      <w:rFonts w:eastAsia="Calibri"/>
                      <w:b/>
                      <w:bCs/>
                      <w:lang w:val="en-GB"/>
                    </w:rPr>
                    <w:t>504</w:t>
                  </w:r>
                  <w:r w:rsidRPr="004E7850">
                    <w:rPr>
                      <w:rFonts w:eastAsia="Calibri"/>
                      <w:b/>
                      <w:bCs/>
                      <w:lang w:val="en-GB"/>
                    </w:rPr>
                    <w:t>(</w:t>
                  </w:r>
                  <w:r>
                    <w:rPr>
                      <w:rFonts w:eastAsia="Calibri"/>
                      <w:b/>
                      <w:bCs/>
                      <w:lang w:val="en-GB"/>
                    </w:rPr>
                    <w:t>ML-501</w:t>
                  </w:r>
                  <w:r w:rsidRPr="004E7850">
                    <w:rPr>
                      <w:rFonts w:eastAsia="Calibri"/>
                      <w:b/>
                      <w:bCs/>
                      <w:lang w:val="en-GB"/>
                    </w:rPr>
                    <w:t xml:space="preserve"> Outlet)</w:t>
                  </w:r>
                </w:p>
              </w:tc>
            </w:tr>
            <w:tr w:rsidR="003A62C4" w:rsidRPr="004E7850" w14:paraId="57948AEA" w14:textId="77777777" w:rsidTr="00593BE1">
              <w:tc>
                <w:tcPr>
                  <w:tcW w:w="1505" w:type="dxa"/>
                  <w:tcBorders>
                    <w:top w:val="single" w:sz="4" w:space="0" w:color="auto"/>
                    <w:left w:val="single" w:sz="4" w:space="0" w:color="auto"/>
                    <w:bottom w:val="single" w:sz="4" w:space="0" w:color="auto"/>
                    <w:right w:val="single" w:sz="4" w:space="0" w:color="auto"/>
                  </w:tcBorders>
                  <w:hideMark/>
                </w:tcPr>
                <w:p w14:paraId="6339289A" w14:textId="77777777" w:rsidR="003A62C4" w:rsidRPr="004E7850" w:rsidRDefault="003A62C4" w:rsidP="00593BE1">
                  <w:pPr>
                    <w:spacing w:after="155" w:line="259" w:lineRule="auto"/>
                    <w:rPr>
                      <w:rFonts w:eastAsia="Calibri"/>
                      <w:lang w:val="en-GB"/>
                    </w:rPr>
                  </w:pPr>
                  <w:r w:rsidRPr="004E7850">
                    <w:rPr>
                      <w:rFonts w:eastAsia="Calibri"/>
                      <w:b/>
                      <w:bCs/>
                      <w:lang w:val="en-GB"/>
                    </w:rPr>
                    <w:t>Component</w:t>
                  </w:r>
                </w:p>
              </w:tc>
              <w:tc>
                <w:tcPr>
                  <w:tcW w:w="1295" w:type="dxa"/>
                  <w:tcBorders>
                    <w:top w:val="single" w:sz="4" w:space="0" w:color="auto"/>
                    <w:left w:val="single" w:sz="4" w:space="0" w:color="auto"/>
                    <w:bottom w:val="single" w:sz="4" w:space="0" w:color="auto"/>
                    <w:right w:val="single" w:sz="4" w:space="0" w:color="auto"/>
                  </w:tcBorders>
                  <w:hideMark/>
                </w:tcPr>
                <w:p w14:paraId="22D77F3A" w14:textId="77777777" w:rsidR="003A62C4" w:rsidRPr="004E7850" w:rsidRDefault="003A62C4" w:rsidP="00593BE1">
                  <w:pPr>
                    <w:spacing w:after="155" w:line="259" w:lineRule="auto"/>
                    <w:rPr>
                      <w:rFonts w:eastAsia="Calibri"/>
                      <w:lang w:val="en-GB"/>
                    </w:rPr>
                  </w:pPr>
                  <w:r w:rsidRPr="004E7850">
                    <w:rPr>
                      <w:rFonts w:eastAsia="Calibri"/>
                      <w:b/>
                      <w:bCs/>
                      <w:lang w:val="en-GB"/>
                    </w:rPr>
                    <w:t>Mass, kg/hr</w:t>
                  </w:r>
                </w:p>
              </w:tc>
              <w:tc>
                <w:tcPr>
                  <w:tcW w:w="1100" w:type="dxa"/>
                  <w:tcBorders>
                    <w:top w:val="single" w:sz="4" w:space="0" w:color="auto"/>
                    <w:left w:val="single" w:sz="4" w:space="0" w:color="auto"/>
                    <w:bottom w:val="single" w:sz="4" w:space="0" w:color="auto"/>
                    <w:right w:val="single" w:sz="4" w:space="0" w:color="auto"/>
                  </w:tcBorders>
                  <w:hideMark/>
                </w:tcPr>
                <w:p w14:paraId="4038A166" w14:textId="77777777" w:rsidR="003A62C4" w:rsidRPr="004E7850" w:rsidRDefault="003A62C4" w:rsidP="00593BE1">
                  <w:pPr>
                    <w:spacing w:after="155" w:line="259" w:lineRule="auto"/>
                    <w:rPr>
                      <w:rFonts w:eastAsia="Calibri"/>
                      <w:lang w:val="en-GB"/>
                    </w:rPr>
                  </w:pPr>
                  <w:r w:rsidRPr="004E7850">
                    <w:rPr>
                      <w:rFonts w:eastAsia="Calibri"/>
                      <w:b/>
                      <w:bCs/>
                      <w:lang w:val="en-GB"/>
                    </w:rPr>
                    <w:t>Mass, %</w:t>
                  </w:r>
                </w:p>
              </w:tc>
            </w:tr>
            <w:tr w:rsidR="003A62C4" w:rsidRPr="004E7850" w14:paraId="14374C49" w14:textId="77777777" w:rsidTr="00593BE1">
              <w:tc>
                <w:tcPr>
                  <w:tcW w:w="1505" w:type="dxa"/>
                  <w:tcBorders>
                    <w:top w:val="single" w:sz="4" w:space="0" w:color="auto"/>
                    <w:left w:val="single" w:sz="4" w:space="0" w:color="auto"/>
                    <w:bottom w:val="single" w:sz="4" w:space="0" w:color="auto"/>
                    <w:right w:val="single" w:sz="4" w:space="0" w:color="auto"/>
                  </w:tcBorders>
                  <w:hideMark/>
                </w:tcPr>
                <w:p w14:paraId="78A20A12" w14:textId="77777777" w:rsidR="003A62C4" w:rsidRPr="004E7850" w:rsidRDefault="003A62C4" w:rsidP="00593BE1">
                  <w:pPr>
                    <w:spacing w:after="155" w:line="259" w:lineRule="auto"/>
                    <w:rPr>
                      <w:rFonts w:eastAsia="Calibri"/>
                      <w:lang w:val="en-GB"/>
                    </w:rPr>
                  </w:pPr>
                  <m:oMathPara>
                    <m:oMath>
                      <m:r>
                        <w:rPr>
                          <w:rFonts w:ascii="Cambria Math" w:eastAsia="Calibri" w:hAnsi="Cambria Math"/>
                          <w:lang w:val="en-GB"/>
                        </w:rPr>
                        <w:lastRenderedPageBreak/>
                        <m:t>H₂O</m:t>
                      </m:r>
                    </m:oMath>
                  </m:oMathPara>
                </w:p>
              </w:tc>
              <w:tc>
                <w:tcPr>
                  <w:tcW w:w="1295" w:type="dxa"/>
                  <w:tcBorders>
                    <w:top w:val="single" w:sz="4" w:space="0" w:color="auto"/>
                    <w:left w:val="single" w:sz="4" w:space="0" w:color="auto"/>
                    <w:bottom w:val="single" w:sz="4" w:space="0" w:color="auto"/>
                    <w:right w:val="single" w:sz="4" w:space="0" w:color="auto"/>
                  </w:tcBorders>
                  <w:hideMark/>
                </w:tcPr>
                <w:p w14:paraId="7B695749" w14:textId="77777777" w:rsidR="003A62C4" w:rsidRPr="004E7850" w:rsidRDefault="003A62C4" w:rsidP="00593BE1">
                  <w:pPr>
                    <w:spacing w:after="155" w:line="259" w:lineRule="auto"/>
                    <w:rPr>
                      <w:rFonts w:eastAsia="Calibri"/>
                      <w:lang w:val="en-GB"/>
                    </w:rPr>
                  </w:pPr>
                  <w:r w:rsidRPr="004E7850">
                    <w:rPr>
                      <w:rFonts w:eastAsia="Calibri"/>
                      <w:lang w:val="en-GB"/>
                    </w:rPr>
                    <w:t>1260.97</w:t>
                  </w:r>
                </w:p>
              </w:tc>
              <w:tc>
                <w:tcPr>
                  <w:tcW w:w="1100" w:type="dxa"/>
                  <w:tcBorders>
                    <w:top w:val="single" w:sz="4" w:space="0" w:color="auto"/>
                    <w:left w:val="single" w:sz="4" w:space="0" w:color="auto"/>
                    <w:bottom w:val="single" w:sz="4" w:space="0" w:color="auto"/>
                    <w:right w:val="single" w:sz="4" w:space="0" w:color="auto"/>
                  </w:tcBorders>
                  <w:hideMark/>
                </w:tcPr>
                <w:p w14:paraId="13468A60" w14:textId="77777777" w:rsidR="003A62C4" w:rsidRPr="004E7850" w:rsidRDefault="003A62C4" w:rsidP="00593BE1">
                  <w:pPr>
                    <w:spacing w:after="155" w:line="259" w:lineRule="auto"/>
                    <w:rPr>
                      <w:rFonts w:eastAsia="Calibri"/>
                      <w:lang w:val="en-GB"/>
                    </w:rPr>
                  </w:pPr>
                  <w:r w:rsidRPr="004E7850">
                    <w:rPr>
                      <w:rFonts w:eastAsia="Calibri"/>
                      <w:lang w:val="en-GB"/>
                    </w:rPr>
                    <w:t>60.47</w:t>
                  </w:r>
                </w:p>
              </w:tc>
            </w:tr>
            <w:tr w:rsidR="003A62C4" w:rsidRPr="004E7850" w14:paraId="64754E53" w14:textId="77777777" w:rsidTr="00593BE1">
              <w:tc>
                <w:tcPr>
                  <w:tcW w:w="1505" w:type="dxa"/>
                  <w:tcBorders>
                    <w:top w:val="single" w:sz="4" w:space="0" w:color="auto"/>
                    <w:left w:val="single" w:sz="4" w:space="0" w:color="auto"/>
                    <w:bottom w:val="single" w:sz="4" w:space="0" w:color="auto"/>
                    <w:right w:val="single" w:sz="4" w:space="0" w:color="auto"/>
                  </w:tcBorders>
                  <w:hideMark/>
                </w:tcPr>
                <w:p w14:paraId="287643F8" w14:textId="77777777" w:rsidR="003A62C4" w:rsidRPr="004E7850" w:rsidRDefault="003A62C4" w:rsidP="00593BE1">
                  <w:pPr>
                    <w:spacing w:after="155" w:line="259" w:lineRule="auto"/>
                    <w:rPr>
                      <w:rFonts w:eastAsia="Calibri"/>
                      <w:lang w:val="en-GB"/>
                    </w:rPr>
                  </w:pPr>
                  <m:oMathPara>
                    <m:oMath>
                      <m:r>
                        <w:rPr>
                          <w:rFonts w:ascii="Cambria Math" w:eastAsia="Calibri" w:hAnsi="Cambria Math"/>
                          <w:lang w:val="en-GB"/>
                        </w:rPr>
                        <m:t>Fe₂O₃</m:t>
                      </m:r>
                    </m:oMath>
                  </m:oMathPara>
                </w:p>
              </w:tc>
              <w:tc>
                <w:tcPr>
                  <w:tcW w:w="1295" w:type="dxa"/>
                  <w:tcBorders>
                    <w:top w:val="single" w:sz="4" w:space="0" w:color="auto"/>
                    <w:left w:val="single" w:sz="4" w:space="0" w:color="auto"/>
                    <w:bottom w:val="single" w:sz="4" w:space="0" w:color="auto"/>
                    <w:right w:val="single" w:sz="4" w:space="0" w:color="auto"/>
                  </w:tcBorders>
                  <w:hideMark/>
                </w:tcPr>
                <w:p w14:paraId="5C1A4474" w14:textId="77777777" w:rsidR="003A62C4" w:rsidRPr="004E7850" w:rsidRDefault="003A62C4" w:rsidP="00593BE1">
                  <w:pPr>
                    <w:spacing w:after="155" w:line="259" w:lineRule="auto"/>
                    <w:rPr>
                      <w:rFonts w:eastAsia="Calibri"/>
                      <w:lang w:val="en-GB"/>
                    </w:rPr>
                  </w:pPr>
                  <w:r w:rsidRPr="004E7850">
                    <w:rPr>
                      <w:rFonts w:eastAsia="Calibri"/>
                      <w:lang w:val="en-GB"/>
                    </w:rPr>
                    <w:t>0.86</w:t>
                  </w:r>
                </w:p>
              </w:tc>
              <w:tc>
                <w:tcPr>
                  <w:tcW w:w="1100" w:type="dxa"/>
                  <w:tcBorders>
                    <w:top w:val="single" w:sz="4" w:space="0" w:color="auto"/>
                    <w:left w:val="single" w:sz="4" w:space="0" w:color="auto"/>
                    <w:bottom w:val="single" w:sz="4" w:space="0" w:color="auto"/>
                    <w:right w:val="single" w:sz="4" w:space="0" w:color="auto"/>
                  </w:tcBorders>
                  <w:hideMark/>
                </w:tcPr>
                <w:p w14:paraId="76C0FB4A" w14:textId="77777777" w:rsidR="003A62C4" w:rsidRPr="004E7850" w:rsidRDefault="003A62C4" w:rsidP="00593BE1">
                  <w:pPr>
                    <w:spacing w:after="155" w:line="259" w:lineRule="auto"/>
                    <w:rPr>
                      <w:rFonts w:eastAsia="Calibri"/>
                      <w:lang w:val="en-GB"/>
                    </w:rPr>
                  </w:pPr>
                  <w:r w:rsidRPr="004E7850">
                    <w:rPr>
                      <w:rFonts w:eastAsia="Calibri"/>
                      <w:lang w:val="en-GB"/>
                    </w:rPr>
                    <w:t>0.04</w:t>
                  </w:r>
                </w:p>
              </w:tc>
            </w:tr>
            <w:tr w:rsidR="003A62C4" w:rsidRPr="004E7850" w14:paraId="0D6E5275" w14:textId="77777777" w:rsidTr="00593BE1">
              <w:tc>
                <w:tcPr>
                  <w:tcW w:w="1505" w:type="dxa"/>
                  <w:tcBorders>
                    <w:top w:val="single" w:sz="4" w:space="0" w:color="auto"/>
                    <w:left w:val="single" w:sz="4" w:space="0" w:color="auto"/>
                    <w:bottom w:val="single" w:sz="4" w:space="0" w:color="auto"/>
                    <w:right w:val="single" w:sz="4" w:space="0" w:color="auto"/>
                  </w:tcBorders>
                  <w:hideMark/>
                </w:tcPr>
                <w:p w14:paraId="034ABD84" w14:textId="77777777" w:rsidR="003A62C4" w:rsidRPr="004E7850" w:rsidRDefault="003A62C4" w:rsidP="00593BE1">
                  <w:pPr>
                    <w:spacing w:after="155" w:line="259" w:lineRule="auto"/>
                    <w:rPr>
                      <w:rFonts w:eastAsia="Calibri"/>
                      <w:lang w:val="en-GB"/>
                    </w:rPr>
                  </w:pPr>
                  <m:oMathPara>
                    <m:oMath>
                      <m:r>
                        <w:rPr>
                          <w:rFonts w:ascii="Cambria Math" w:eastAsia="Calibri" w:hAnsi="Cambria Math"/>
                          <w:lang w:val="en-GB"/>
                        </w:rPr>
                        <m:t>SiO₂</m:t>
                      </m:r>
                    </m:oMath>
                  </m:oMathPara>
                </w:p>
              </w:tc>
              <w:tc>
                <w:tcPr>
                  <w:tcW w:w="1295" w:type="dxa"/>
                  <w:tcBorders>
                    <w:top w:val="single" w:sz="4" w:space="0" w:color="auto"/>
                    <w:left w:val="single" w:sz="4" w:space="0" w:color="auto"/>
                    <w:bottom w:val="single" w:sz="4" w:space="0" w:color="auto"/>
                    <w:right w:val="single" w:sz="4" w:space="0" w:color="auto"/>
                  </w:tcBorders>
                  <w:hideMark/>
                </w:tcPr>
                <w:p w14:paraId="655531FD" w14:textId="77777777" w:rsidR="003A62C4" w:rsidRPr="004E7850" w:rsidRDefault="003A62C4" w:rsidP="00593BE1">
                  <w:pPr>
                    <w:spacing w:after="155" w:line="259" w:lineRule="auto"/>
                    <w:rPr>
                      <w:rFonts w:eastAsia="Calibri"/>
                      <w:lang w:val="en-GB"/>
                    </w:rPr>
                  </w:pPr>
                  <w:r w:rsidRPr="004E7850">
                    <w:rPr>
                      <w:rFonts w:eastAsia="Calibri"/>
                      <w:lang w:val="en-GB"/>
                    </w:rPr>
                    <w:t>393.74</w:t>
                  </w:r>
                </w:p>
              </w:tc>
              <w:tc>
                <w:tcPr>
                  <w:tcW w:w="1100" w:type="dxa"/>
                  <w:tcBorders>
                    <w:top w:val="single" w:sz="4" w:space="0" w:color="auto"/>
                    <w:left w:val="single" w:sz="4" w:space="0" w:color="auto"/>
                    <w:bottom w:val="single" w:sz="4" w:space="0" w:color="auto"/>
                    <w:right w:val="single" w:sz="4" w:space="0" w:color="auto"/>
                  </w:tcBorders>
                  <w:hideMark/>
                </w:tcPr>
                <w:p w14:paraId="106BAA3B" w14:textId="77777777" w:rsidR="003A62C4" w:rsidRPr="004E7850" w:rsidRDefault="003A62C4" w:rsidP="00593BE1">
                  <w:pPr>
                    <w:spacing w:after="155" w:line="259" w:lineRule="auto"/>
                    <w:rPr>
                      <w:rFonts w:eastAsia="Calibri"/>
                      <w:lang w:val="en-GB"/>
                    </w:rPr>
                  </w:pPr>
                  <w:r w:rsidRPr="004E7850">
                    <w:rPr>
                      <w:rFonts w:eastAsia="Calibri"/>
                      <w:lang w:val="en-GB"/>
                    </w:rPr>
                    <w:t>18.88</w:t>
                  </w:r>
                </w:p>
              </w:tc>
            </w:tr>
            <w:tr w:rsidR="003A62C4" w:rsidRPr="004E7850" w14:paraId="4C71193A" w14:textId="77777777" w:rsidTr="00593BE1">
              <w:tc>
                <w:tcPr>
                  <w:tcW w:w="1505" w:type="dxa"/>
                  <w:tcBorders>
                    <w:top w:val="single" w:sz="4" w:space="0" w:color="auto"/>
                    <w:left w:val="single" w:sz="4" w:space="0" w:color="auto"/>
                    <w:bottom w:val="single" w:sz="4" w:space="0" w:color="auto"/>
                    <w:right w:val="single" w:sz="4" w:space="0" w:color="auto"/>
                  </w:tcBorders>
                  <w:hideMark/>
                </w:tcPr>
                <w:p w14:paraId="5C5E0EBF" w14:textId="77777777" w:rsidR="003A62C4" w:rsidRPr="004E7850" w:rsidRDefault="003A62C4" w:rsidP="00593BE1">
                  <w:pPr>
                    <w:spacing w:after="155" w:line="259" w:lineRule="auto"/>
                    <w:rPr>
                      <w:rFonts w:eastAsia="Calibri"/>
                      <w:lang w:val="en-GB"/>
                    </w:rPr>
                  </w:pPr>
                  <m:oMathPara>
                    <m:oMath>
                      <m:r>
                        <w:rPr>
                          <w:rFonts w:ascii="Cambria Math" w:eastAsia="Calibri" w:hAnsi="Cambria Math"/>
                          <w:lang w:val="en-GB"/>
                        </w:rPr>
                        <m:t>Fe₃O₄</m:t>
                      </m:r>
                    </m:oMath>
                  </m:oMathPara>
                </w:p>
              </w:tc>
              <w:tc>
                <w:tcPr>
                  <w:tcW w:w="1295" w:type="dxa"/>
                  <w:tcBorders>
                    <w:top w:val="single" w:sz="4" w:space="0" w:color="auto"/>
                    <w:left w:val="single" w:sz="4" w:space="0" w:color="auto"/>
                    <w:bottom w:val="single" w:sz="4" w:space="0" w:color="auto"/>
                    <w:right w:val="single" w:sz="4" w:space="0" w:color="auto"/>
                  </w:tcBorders>
                  <w:hideMark/>
                </w:tcPr>
                <w:p w14:paraId="1F6890BA" w14:textId="77777777" w:rsidR="003A62C4" w:rsidRPr="004E7850" w:rsidRDefault="003A62C4" w:rsidP="00593BE1">
                  <w:pPr>
                    <w:spacing w:after="155" w:line="259" w:lineRule="auto"/>
                    <w:rPr>
                      <w:rFonts w:eastAsia="Calibri"/>
                      <w:lang w:val="en-GB"/>
                    </w:rPr>
                  </w:pPr>
                  <w:r w:rsidRPr="004E7850">
                    <w:rPr>
                      <w:rFonts w:eastAsia="Calibri"/>
                      <w:lang w:val="en-GB"/>
                    </w:rPr>
                    <w:t>0.83</w:t>
                  </w:r>
                </w:p>
              </w:tc>
              <w:tc>
                <w:tcPr>
                  <w:tcW w:w="1100" w:type="dxa"/>
                  <w:tcBorders>
                    <w:top w:val="single" w:sz="4" w:space="0" w:color="auto"/>
                    <w:left w:val="single" w:sz="4" w:space="0" w:color="auto"/>
                    <w:bottom w:val="single" w:sz="4" w:space="0" w:color="auto"/>
                    <w:right w:val="single" w:sz="4" w:space="0" w:color="auto"/>
                  </w:tcBorders>
                  <w:hideMark/>
                </w:tcPr>
                <w:p w14:paraId="0984F329" w14:textId="77777777" w:rsidR="003A62C4" w:rsidRPr="004E7850" w:rsidRDefault="003A62C4" w:rsidP="00593BE1">
                  <w:pPr>
                    <w:spacing w:after="155" w:line="259" w:lineRule="auto"/>
                    <w:rPr>
                      <w:rFonts w:eastAsia="Calibri"/>
                      <w:lang w:val="en-GB"/>
                    </w:rPr>
                  </w:pPr>
                  <w:r w:rsidRPr="004E7850">
                    <w:rPr>
                      <w:rFonts w:eastAsia="Calibri"/>
                      <w:lang w:val="en-GB"/>
                    </w:rPr>
                    <w:t>0.04</w:t>
                  </w:r>
                </w:p>
              </w:tc>
            </w:tr>
            <w:tr w:rsidR="003A62C4" w:rsidRPr="004E7850" w14:paraId="702927FF" w14:textId="77777777" w:rsidTr="00593BE1">
              <w:tc>
                <w:tcPr>
                  <w:tcW w:w="1505" w:type="dxa"/>
                  <w:tcBorders>
                    <w:top w:val="single" w:sz="4" w:space="0" w:color="auto"/>
                    <w:left w:val="single" w:sz="4" w:space="0" w:color="auto"/>
                    <w:bottom w:val="single" w:sz="4" w:space="0" w:color="auto"/>
                    <w:right w:val="single" w:sz="4" w:space="0" w:color="auto"/>
                  </w:tcBorders>
                  <w:hideMark/>
                </w:tcPr>
                <w:p w14:paraId="29E19BCA" w14:textId="77777777" w:rsidR="003A62C4" w:rsidRPr="004E7850" w:rsidRDefault="003A62C4" w:rsidP="00593BE1">
                  <w:pPr>
                    <w:spacing w:after="155" w:line="259" w:lineRule="auto"/>
                    <w:rPr>
                      <w:rFonts w:eastAsia="Calibri"/>
                      <w:lang w:val="en-GB"/>
                    </w:rPr>
                  </w:pPr>
                  <m:oMathPara>
                    <m:oMath>
                      <m:r>
                        <w:rPr>
                          <w:rFonts w:ascii="Cambria Math" w:eastAsia="Calibri" w:hAnsi="Cambria Math"/>
                          <w:lang w:val="en-GB"/>
                        </w:rPr>
                        <m:t>Al₂O₃</m:t>
                      </m:r>
                    </m:oMath>
                  </m:oMathPara>
                </w:p>
              </w:tc>
              <w:tc>
                <w:tcPr>
                  <w:tcW w:w="1295" w:type="dxa"/>
                  <w:tcBorders>
                    <w:top w:val="single" w:sz="4" w:space="0" w:color="auto"/>
                    <w:left w:val="single" w:sz="4" w:space="0" w:color="auto"/>
                    <w:bottom w:val="single" w:sz="4" w:space="0" w:color="auto"/>
                    <w:right w:val="single" w:sz="4" w:space="0" w:color="auto"/>
                  </w:tcBorders>
                  <w:hideMark/>
                </w:tcPr>
                <w:p w14:paraId="4F22666E" w14:textId="77777777" w:rsidR="003A62C4" w:rsidRPr="004E7850" w:rsidRDefault="003A62C4" w:rsidP="00593BE1">
                  <w:pPr>
                    <w:spacing w:after="155" w:line="259" w:lineRule="auto"/>
                    <w:rPr>
                      <w:rFonts w:eastAsia="Calibri"/>
                      <w:lang w:val="en-GB"/>
                    </w:rPr>
                  </w:pPr>
                  <w:r w:rsidRPr="004E7850">
                    <w:rPr>
                      <w:rFonts w:eastAsia="Calibri"/>
                      <w:lang w:val="en-GB"/>
                    </w:rPr>
                    <w:t>428.72</w:t>
                  </w:r>
                </w:p>
              </w:tc>
              <w:tc>
                <w:tcPr>
                  <w:tcW w:w="1100" w:type="dxa"/>
                  <w:tcBorders>
                    <w:top w:val="single" w:sz="4" w:space="0" w:color="auto"/>
                    <w:left w:val="single" w:sz="4" w:space="0" w:color="auto"/>
                    <w:bottom w:val="single" w:sz="4" w:space="0" w:color="auto"/>
                    <w:right w:val="single" w:sz="4" w:space="0" w:color="auto"/>
                  </w:tcBorders>
                  <w:hideMark/>
                </w:tcPr>
                <w:p w14:paraId="75C05FD3" w14:textId="77777777" w:rsidR="003A62C4" w:rsidRPr="004E7850" w:rsidRDefault="003A62C4" w:rsidP="00593BE1">
                  <w:pPr>
                    <w:spacing w:after="155" w:line="259" w:lineRule="auto"/>
                    <w:rPr>
                      <w:rFonts w:eastAsia="Calibri"/>
                      <w:lang w:val="en-GB"/>
                    </w:rPr>
                  </w:pPr>
                  <w:r w:rsidRPr="004E7850">
                    <w:rPr>
                      <w:rFonts w:eastAsia="Calibri"/>
                      <w:lang w:val="en-GB"/>
                    </w:rPr>
                    <w:t>20.56</w:t>
                  </w:r>
                </w:p>
              </w:tc>
            </w:tr>
            <w:tr w:rsidR="003A62C4" w:rsidRPr="004E7850" w14:paraId="0082A5B7" w14:textId="77777777" w:rsidTr="00593BE1">
              <w:tc>
                <w:tcPr>
                  <w:tcW w:w="1505" w:type="dxa"/>
                  <w:tcBorders>
                    <w:top w:val="single" w:sz="4" w:space="0" w:color="auto"/>
                    <w:left w:val="single" w:sz="4" w:space="0" w:color="auto"/>
                    <w:bottom w:val="single" w:sz="4" w:space="0" w:color="auto"/>
                    <w:right w:val="single" w:sz="4" w:space="0" w:color="auto"/>
                  </w:tcBorders>
                  <w:hideMark/>
                </w:tcPr>
                <w:p w14:paraId="75F055B3" w14:textId="77777777" w:rsidR="003A62C4" w:rsidRPr="004E7850" w:rsidRDefault="003A62C4" w:rsidP="00593BE1">
                  <w:pPr>
                    <w:spacing w:after="155" w:line="259" w:lineRule="auto"/>
                    <w:rPr>
                      <w:rFonts w:eastAsia="Calibri"/>
                      <w:lang w:val="en-GB"/>
                    </w:rPr>
                  </w:pPr>
                  <w:r w:rsidRPr="004E7850">
                    <w:rPr>
                      <w:rFonts w:eastAsia="Calibri"/>
                      <w:b/>
                      <w:bCs/>
                      <w:lang w:val="en-GB"/>
                    </w:rPr>
                    <w:t>Total</w:t>
                  </w:r>
                </w:p>
              </w:tc>
              <w:tc>
                <w:tcPr>
                  <w:tcW w:w="1295" w:type="dxa"/>
                  <w:tcBorders>
                    <w:top w:val="single" w:sz="4" w:space="0" w:color="auto"/>
                    <w:left w:val="single" w:sz="4" w:space="0" w:color="auto"/>
                    <w:bottom w:val="single" w:sz="4" w:space="0" w:color="auto"/>
                    <w:right w:val="single" w:sz="4" w:space="0" w:color="auto"/>
                  </w:tcBorders>
                  <w:hideMark/>
                </w:tcPr>
                <w:p w14:paraId="20149BCE" w14:textId="77777777" w:rsidR="003A62C4" w:rsidRPr="004E7850" w:rsidRDefault="003A62C4" w:rsidP="00593BE1">
                  <w:pPr>
                    <w:spacing w:after="155" w:line="259" w:lineRule="auto"/>
                    <w:rPr>
                      <w:rFonts w:eastAsia="Calibri"/>
                      <w:lang w:val="en-GB"/>
                    </w:rPr>
                  </w:pPr>
                  <w:r w:rsidRPr="004E7850">
                    <w:rPr>
                      <w:rFonts w:eastAsia="Calibri"/>
                      <w:b/>
                      <w:bCs/>
                      <w:lang w:val="en-GB"/>
                    </w:rPr>
                    <w:t>2085.12</w:t>
                  </w:r>
                </w:p>
              </w:tc>
              <w:tc>
                <w:tcPr>
                  <w:tcW w:w="1100" w:type="dxa"/>
                  <w:tcBorders>
                    <w:top w:val="single" w:sz="4" w:space="0" w:color="auto"/>
                    <w:left w:val="single" w:sz="4" w:space="0" w:color="auto"/>
                    <w:bottom w:val="single" w:sz="4" w:space="0" w:color="auto"/>
                    <w:right w:val="single" w:sz="4" w:space="0" w:color="auto"/>
                  </w:tcBorders>
                  <w:hideMark/>
                </w:tcPr>
                <w:p w14:paraId="51A9F757" w14:textId="77777777" w:rsidR="003A62C4" w:rsidRPr="004E7850" w:rsidRDefault="003A62C4" w:rsidP="00593BE1">
                  <w:pPr>
                    <w:spacing w:after="155" w:line="259" w:lineRule="auto"/>
                    <w:rPr>
                      <w:rFonts w:eastAsia="Calibri"/>
                      <w:lang w:val="en-GB"/>
                    </w:rPr>
                  </w:pPr>
                  <w:r w:rsidRPr="004E7850">
                    <w:rPr>
                      <w:rFonts w:eastAsia="Calibri"/>
                      <w:b/>
                      <w:bCs/>
                      <w:lang w:val="en-GB"/>
                    </w:rPr>
                    <w:t>100.00</w:t>
                  </w:r>
                </w:p>
              </w:tc>
            </w:tr>
            <w:tr w:rsidR="003A62C4" w:rsidRPr="004E7850" w14:paraId="65193DC6" w14:textId="77777777" w:rsidTr="00593BE1">
              <w:tc>
                <w:tcPr>
                  <w:tcW w:w="3900" w:type="dxa"/>
                  <w:gridSpan w:val="3"/>
                  <w:tcBorders>
                    <w:top w:val="single" w:sz="4" w:space="0" w:color="auto"/>
                    <w:left w:val="single" w:sz="4" w:space="0" w:color="auto"/>
                    <w:bottom w:val="single" w:sz="4" w:space="0" w:color="auto"/>
                    <w:right w:val="single" w:sz="4" w:space="0" w:color="auto"/>
                  </w:tcBorders>
                  <w:hideMark/>
                </w:tcPr>
                <w:p w14:paraId="2F1C208B" w14:textId="77777777" w:rsidR="003A62C4" w:rsidRPr="004E7850" w:rsidRDefault="003A62C4" w:rsidP="00593BE1">
                  <w:pPr>
                    <w:spacing w:after="155" w:line="259" w:lineRule="auto"/>
                    <w:rPr>
                      <w:rFonts w:eastAsia="Calibri"/>
                      <w:lang w:val="en-GB"/>
                    </w:rPr>
                  </w:pPr>
                  <w:r w:rsidRPr="004E7850">
                    <w:rPr>
                      <w:rFonts w:eastAsia="Calibri"/>
                      <w:b/>
                      <w:bCs/>
                      <w:lang w:val="en-GB"/>
                    </w:rPr>
                    <w:t>Temperature: 35.42 °C    Pressure: 1.1146 bar</w:t>
                  </w:r>
                </w:p>
              </w:tc>
            </w:tr>
          </w:tbl>
          <w:p w14:paraId="1463D300" w14:textId="77777777" w:rsidR="003A62C4" w:rsidRPr="004E7850" w:rsidRDefault="003A62C4" w:rsidP="00593BE1">
            <w:pPr>
              <w:spacing w:after="155" w:line="259" w:lineRule="auto"/>
              <w:jc w:val="left"/>
              <w:rPr>
                <w:rFonts w:eastAsia="Calibri"/>
              </w:rPr>
            </w:pPr>
          </w:p>
        </w:tc>
      </w:tr>
    </w:tbl>
    <w:p w14:paraId="7419A49E" w14:textId="77777777" w:rsidR="003A62C4" w:rsidRDefault="003A62C4" w:rsidP="003A62C4">
      <w:pPr>
        <w:spacing w:after="155" w:line="259" w:lineRule="auto"/>
        <w:jc w:val="left"/>
        <w:rPr>
          <w:rFonts w:ascii="Calibri" w:eastAsia="Calibri" w:hAnsi="Calibri" w:cs="Calibri"/>
          <w:sz w:val="22"/>
        </w:rPr>
      </w:pPr>
    </w:p>
    <w:p w14:paraId="16CD3C6F" w14:textId="77777777" w:rsidR="003A62C4" w:rsidRDefault="003A62C4" w:rsidP="003A62C4">
      <w:pPr>
        <w:spacing w:after="155" w:line="259" w:lineRule="auto"/>
        <w:jc w:val="left"/>
        <w:rPr>
          <w:rFonts w:ascii="Calibri" w:eastAsia="Calibri" w:hAnsi="Calibri" w:cs="Calibri"/>
          <w:sz w:val="22"/>
        </w:rPr>
      </w:pPr>
    </w:p>
    <w:p w14:paraId="5A942BB0" w14:textId="735514E7" w:rsidR="003A62C4" w:rsidRDefault="003A62C4" w:rsidP="003A62C4">
      <w:pPr>
        <w:pStyle w:val="Caption"/>
        <w:keepNext/>
      </w:pPr>
      <w:bookmarkStart w:id="343" w:name="_Toc237244860"/>
      <w:r>
        <w:t xml:space="preserve">Table </w:t>
      </w:r>
      <w:fldSimple w:instr=" STYLEREF 1 \s ">
        <w:r w:rsidR="006221B8">
          <w:rPr>
            <w:noProof/>
          </w:rPr>
          <w:t>6</w:t>
        </w:r>
      </w:fldSimple>
      <w:r w:rsidR="00B61202">
        <w:noBreakHyphen/>
      </w:r>
      <w:fldSimple w:instr=" SEQ Table \* ARABIC \s 1 ">
        <w:r w:rsidR="006221B8">
          <w:rPr>
            <w:noProof/>
          </w:rPr>
          <w:t>29</w:t>
        </w:r>
      </w:fldSimple>
      <w:r>
        <w:t xml:space="preserve"> </w:t>
      </w:r>
      <w:r w:rsidRPr="003628C9">
        <w:t>Chemical Design Input Parameters</w:t>
      </w:r>
      <w:bookmarkEnd w:id="343"/>
    </w:p>
    <w:tbl>
      <w:tblPr>
        <w:tblStyle w:val="TableGrid"/>
        <w:tblW w:w="0" w:type="auto"/>
        <w:tblLook w:val="04A0" w:firstRow="1" w:lastRow="0" w:firstColumn="1" w:lastColumn="0" w:noHBand="0" w:noVBand="1"/>
      </w:tblPr>
      <w:tblGrid>
        <w:gridCol w:w="3303"/>
        <w:gridCol w:w="2221"/>
        <w:gridCol w:w="3118"/>
      </w:tblGrid>
      <w:tr w:rsidR="003A62C4" w14:paraId="6FEC7A3B" w14:textId="77777777" w:rsidTr="00593BE1">
        <w:tc>
          <w:tcPr>
            <w:tcW w:w="3303" w:type="dxa"/>
          </w:tcPr>
          <w:p w14:paraId="015CF614" w14:textId="77777777" w:rsidR="003A62C4" w:rsidRPr="00610E72" w:rsidRDefault="003A62C4" w:rsidP="00593BE1">
            <w:pPr>
              <w:spacing w:after="155" w:line="259" w:lineRule="auto"/>
              <w:rPr>
                <w:rFonts w:ascii="Calibri" w:eastAsia="Calibri" w:hAnsi="Calibri" w:cs="Calibri"/>
                <w:b/>
                <w:bCs/>
                <w:sz w:val="22"/>
              </w:rPr>
            </w:pPr>
            <w:r w:rsidRPr="00610E72">
              <w:rPr>
                <w:b/>
                <w:bCs/>
              </w:rPr>
              <w:t>Parameter</w:t>
            </w:r>
          </w:p>
        </w:tc>
        <w:tc>
          <w:tcPr>
            <w:tcW w:w="2221" w:type="dxa"/>
          </w:tcPr>
          <w:p w14:paraId="66590965" w14:textId="77777777" w:rsidR="003A62C4" w:rsidRPr="00610E72" w:rsidRDefault="003A62C4" w:rsidP="00593BE1">
            <w:pPr>
              <w:spacing w:after="155" w:line="259" w:lineRule="auto"/>
              <w:jc w:val="center"/>
              <w:rPr>
                <w:rFonts w:ascii="Calibri" w:eastAsia="Calibri" w:hAnsi="Calibri" w:cs="Calibri"/>
                <w:b/>
                <w:bCs/>
                <w:sz w:val="22"/>
              </w:rPr>
            </w:pPr>
            <w:r w:rsidRPr="00610E72">
              <w:rPr>
                <w:b/>
                <w:bCs/>
              </w:rPr>
              <w:t>Symbol</w:t>
            </w:r>
          </w:p>
        </w:tc>
        <w:tc>
          <w:tcPr>
            <w:tcW w:w="3118" w:type="dxa"/>
          </w:tcPr>
          <w:p w14:paraId="00CA6760" w14:textId="77777777" w:rsidR="003A62C4" w:rsidRPr="00610E72" w:rsidRDefault="003A62C4" w:rsidP="00593BE1">
            <w:pPr>
              <w:spacing w:after="155" w:line="259" w:lineRule="auto"/>
              <w:rPr>
                <w:rFonts w:ascii="Calibri" w:eastAsia="Calibri" w:hAnsi="Calibri" w:cs="Calibri"/>
                <w:b/>
                <w:bCs/>
                <w:sz w:val="22"/>
              </w:rPr>
            </w:pPr>
            <w:r w:rsidRPr="00610E72">
              <w:rPr>
                <w:b/>
                <w:bCs/>
              </w:rPr>
              <w:t>Value</w:t>
            </w:r>
          </w:p>
        </w:tc>
      </w:tr>
      <w:tr w:rsidR="003A62C4" w14:paraId="3FA7502C" w14:textId="77777777" w:rsidTr="00593BE1">
        <w:tc>
          <w:tcPr>
            <w:tcW w:w="3303" w:type="dxa"/>
          </w:tcPr>
          <w:p w14:paraId="5E1A17A7" w14:textId="77777777" w:rsidR="003A62C4" w:rsidRPr="00150935" w:rsidRDefault="003A62C4" w:rsidP="00593BE1">
            <w:pPr>
              <w:spacing w:after="155" w:line="259" w:lineRule="auto"/>
              <w:rPr>
                <w:rFonts w:ascii="Calibri" w:eastAsia="Calibri" w:hAnsi="Calibri" w:cs="Calibri"/>
              </w:rPr>
            </w:pPr>
            <w:r w:rsidRPr="00150935">
              <w:t>Fresh Feed Mass Flow Rate</w:t>
            </w:r>
          </w:p>
        </w:tc>
        <w:tc>
          <w:tcPr>
            <w:tcW w:w="2221" w:type="dxa"/>
          </w:tcPr>
          <w:p w14:paraId="2A0A4E8A" w14:textId="77777777" w:rsidR="003A62C4" w:rsidRPr="00150935" w:rsidRDefault="003A62C4" w:rsidP="00593BE1">
            <w:pPr>
              <w:spacing w:after="155" w:line="259" w:lineRule="auto"/>
              <w:jc w:val="center"/>
              <w:rPr>
                <w:rFonts w:ascii="Calibri" w:eastAsia="Calibri" w:hAnsi="Calibri" w:cs="Calibri"/>
              </w:rPr>
            </w:pPr>
            <w:r w:rsidRPr="00150935">
              <w:t>Ms</w:t>
            </w:r>
          </w:p>
        </w:tc>
        <w:tc>
          <w:tcPr>
            <w:tcW w:w="3118" w:type="dxa"/>
          </w:tcPr>
          <w:p w14:paraId="6873DB0C" w14:textId="77777777" w:rsidR="003A62C4" w:rsidRPr="00150935" w:rsidRDefault="003A62C4" w:rsidP="00593BE1">
            <w:pPr>
              <w:spacing w:after="155" w:line="259" w:lineRule="auto"/>
              <w:rPr>
                <w:rFonts w:ascii="Calibri" w:eastAsia="Calibri" w:hAnsi="Calibri" w:cs="Calibri"/>
              </w:rPr>
            </w:pPr>
            <w:r w:rsidRPr="00150935">
              <w:t xml:space="preserve">2.085 </w:t>
            </w:r>
            <w:r w:rsidRPr="00150935">
              <w:rPr>
                <w:rFonts w:eastAsia="Arial"/>
              </w:rPr>
              <w:t>t/h</w:t>
            </w:r>
            <w:r w:rsidRPr="00150935">
              <w:t xml:space="preserve"> (2,085.12 kg/h)</w:t>
            </w:r>
            <w:r>
              <w:t xml:space="preserve"> </w:t>
            </w:r>
          </w:p>
        </w:tc>
      </w:tr>
      <w:tr w:rsidR="003A62C4" w14:paraId="384D1F2C" w14:textId="77777777" w:rsidTr="00593BE1">
        <w:tc>
          <w:tcPr>
            <w:tcW w:w="3303" w:type="dxa"/>
          </w:tcPr>
          <w:p w14:paraId="10BB88A5" w14:textId="77777777" w:rsidR="003A62C4" w:rsidRPr="00150935" w:rsidRDefault="003A62C4" w:rsidP="00593BE1">
            <w:pPr>
              <w:spacing w:after="155" w:line="259" w:lineRule="auto"/>
              <w:rPr>
                <w:rFonts w:ascii="Calibri" w:eastAsia="Calibri" w:hAnsi="Calibri" w:cs="Calibri"/>
              </w:rPr>
            </w:pPr>
            <w:r w:rsidRPr="00150935">
              <w:t>Feed Size (80% passing)</w:t>
            </w:r>
          </w:p>
        </w:tc>
        <w:tc>
          <w:tcPr>
            <w:tcW w:w="2221" w:type="dxa"/>
          </w:tcPr>
          <w:p w14:paraId="0575E18F" w14:textId="77777777" w:rsidR="003A62C4" w:rsidRPr="00150935" w:rsidRDefault="003A62C4" w:rsidP="00593BE1">
            <w:pPr>
              <w:spacing w:after="155" w:line="259" w:lineRule="auto"/>
              <w:jc w:val="center"/>
              <w:rPr>
                <w:rFonts w:ascii="Calibri" w:eastAsia="Calibri" w:hAnsi="Calibri" w:cs="Calibri"/>
              </w:rPr>
            </w:pPr>
            <w:r w:rsidRPr="00150935">
              <w:t>F</w:t>
            </w:r>
            <w:r w:rsidRPr="00150935">
              <w:rPr>
                <w:vertAlign w:val="subscript"/>
              </w:rPr>
              <w:t>80</w:t>
            </w:r>
          </w:p>
        </w:tc>
        <w:tc>
          <w:tcPr>
            <w:tcW w:w="3118" w:type="dxa"/>
          </w:tcPr>
          <w:p w14:paraId="165AE698" w14:textId="77777777" w:rsidR="003A62C4" w:rsidRPr="00150935" w:rsidRDefault="003A62C4" w:rsidP="00593BE1">
            <w:pPr>
              <w:spacing w:after="155" w:line="259" w:lineRule="auto"/>
              <w:rPr>
                <w:rFonts w:ascii="Calibri" w:eastAsia="Calibri" w:hAnsi="Calibri" w:cs="Calibri"/>
              </w:rPr>
            </w:pPr>
            <w:r w:rsidRPr="00150935">
              <w:t>9,000</w:t>
            </w:r>
            <w:r>
              <w:t xml:space="preserve"> microns</w:t>
            </w:r>
          </w:p>
        </w:tc>
      </w:tr>
      <w:tr w:rsidR="003A62C4" w14:paraId="79747FB7" w14:textId="77777777" w:rsidTr="00593BE1">
        <w:tc>
          <w:tcPr>
            <w:tcW w:w="3303" w:type="dxa"/>
          </w:tcPr>
          <w:p w14:paraId="01B1BF8B" w14:textId="77777777" w:rsidR="003A62C4" w:rsidRPr="00150935" w:rsidRDefault="003A62C4" w:rsidP="00593BE1">
            <w:pPr>
              <w:spacing w:after="155" w:line="259" w:lineRule="auto"/>
              <w:rPr>
                <w:rFonts w:ascii="Calibri" w:eastAsia="Calibri" w:hAnsi="Calibri" w:cs="Calibri"/>
              </w:rPr>
            </w:pPr>
            <w:r w:rsidRPr="00150935">
              <w:t>Target Product Size (80% passing)</w:t>
            </w:r>
          </w:p>
        </w:tc>
        <w:tc>
          <w:tcPr>
            <w:tcW w:w="2221" w:type="dxa"/>
          </w:tcPr>
          <w:p w14:paraId="1B0DE1D5" w14:textId="77777777" w:rsidR="003A62C4" w:rsidRPr="00150935" w:rsidRDefault="003A62C4" w:rsidP="00593BE1">
            <w:pPr>
              <w:spacing w:after="155" w:line="259" w:lineRule="auto"/>
              <w:jc w:val="center"/>
              <w:rPr>
                <w:rFonts w:ascii="Calibri" w:eastAsia="Calibri" w:hAnsi="Calibri" w:cs="Calibri"/>
              </w:rPr>
            </w:pPr>
            <w:r w:rsidRPr="00150935">
              <w:t>P</w:t>
            </w:r>
            <w:r w:rsidRPr="00150935">
              <w:rPr>
                <w:vertAlign w:val="subscript"/>
              </w:rPr>
              <w:t>80</w:t>
            </w:r>
          </w:p>
        </w:tc>
        <w:tc>
          <w:tcPr>
            <w:tcW w:w="3118" w:type="dxa"/>
          </w:tcPr>
          <w:p w14:paraId="7E9D73E8" w14:textId="77777777" w:rsidR="003A62C4" w:rsidRPr="00150935" w:rsidRDefault="003A62C4" w:rsidP="00593BE1">
            <w:pPr>
              <w:spacing w:after="155" w:line="259" w:lineRule="auto"/>
              <w:rPr>
                <w:rFonts w:ascii="Calibri" w:eastAsia="Calibri" w:hAnsi="Calibri" w:cs="Calibri"/>
              </w:rPr>
            </w:pPr>
            <w:r w:rsidRPr="00150935">
              <w:t>74</w:t>
            </w:r>
            <w:r>
              <w:t xml:space="preserve"> microns</w:t>
            </w:r>
          </w:p>
        </w:tc>
      </w:tr>
      <w:tr w:rsidR="003A62C4" w14:paraId="5E54084B" w14:textId="77777777" w:rsidTr="00593BE1">
        <w:tc>
          <w:tcPr>
            <w:tcW w:w="3303" w:type="dxa"/>
          </w:tcPr>
          <w:p w14:paraId="05549A2D" w14:textId="77777777" w:rsidR="003A62C4" w:rsidRPr="00150935" w:rsidRDefault="003A62C4" w:rsidP="00593BE1">
            <w:pPr>
              <w:spacing w:after="155" w:line="259" w:lineRule="auto"/>
              <w:rPr>
                <w:rFonts w:ascii="Calibri" w:eastAsia="Calibri" w:hAnsi="Calibri" w:cs="Calibri"/>
              </w:rPr>
            </w:pPr>
            <w:r w:rsidRPr="00150935">
              <w:t>Bond Work Index (gibbsitic bauxite)</w:t>
            </w:r>
          </w:p>
        </w:tc>
        <w:tc>
          <w:tcPr>
            <w:tcW w:w="2221" w:type="dxa"/>
          </w:tcPr>
          <w:p w14:paraId="19AB6C38" w14:textId="77777777" w:rsidR="003A62C4" w:rsidRPr="00150935" w:rsidRDefault="003A62C4" w:rsidP="00593BE1">
            <w:pPr>
              <w:spacing w:after="155" w:line="259" w:lineRule="auto"/>
              <w:jc w:val="center"/>
              <w:rPr>
                <w:rFonts w:ascii="Calibri" w:eastAsia="Calibri" w:hAnsi="Calibri" w:cs="Calibri"/>
              </w:rPr>
            </w:pPr>
            <w:r w:rsidRPr="00150935">
              <w:t>Wi</w:t>
            </w:r>
          </w:p>
        </w:tc>
        <w:tc>
          <w:tcPr>
            <w:tcW w:w="3118" w:type="dxa"/>
          </w:tcPr>
          <w:p w14:paraId="606358D7" w14:textId="77777777" w:rsidR="003A62C4" w:rsidRPr="00150935" w:rsidRDefault="003A62C4" w:rsidP="00593BE1">
            <w:pPr>
              <w:spacing w:after="155" w:line="259" w:lineRule="auto"/>
              <w:rPr>
                <w:rFonts w:ascii="Calibri" w:eastAsia="Calibri" w:hAnsi="Calibri" w:cs="Calibri"/>
              </w:rPr>
            </w:pPr>
            <w:r w:rsidRPr="00150935">
              <w:t>10.0</w:t>
            </w:r>
            <w:r>
              <w:t xml:space="preserve"> </w:t>
            </w:r>
            <w:r>
              <w:rPr>
                <w:rFonts w:ascii="Arial" w:eastAsia="Arial" w:hAnsi="Arial" w:cs="Arial"/>
                <w:sz w:val="20"/>
              </w:rPr>
              <w:t>kWh/t</w:t>
            </w:r>
          </w:p>
        </w:tc>
      </w:tr>
      <w:tr w:rsidR="003A62C4" w14:paraId="485E4926" w14:textId="77777777" w:rsidTr="00593BE1">
        <w:tc>
          <w:tcPr>
            <w:tcW w:w="3303" w:type="dxa"/>
          </w:tcPr>
          <w:p w14:paraId="58CF1D6E" w14:textId="77777777" w:rsidR="003A62C4" w:rsidRPr="00150935" w:rsidRDefault="003A62C4" w:rsidP="00593BE1">
            <w:pPr>
              <w:spacing w:after="155" w:line="259" w:lineRule="auto"/>
            </w:pPr>
            <w:r w:rsidRPr="00150935">
              <w:t>Steel Ball Bulk (Packing) Density</w:t>
            </w:r>
          </w:p>
        </w:tc>
        <w:tc>
          <w:tcPr>
            <w:tcW w:w="2221" w:type="dxa"/>
          </w:tcPr>
          <w:p w14:paraId="1CA8EC4A" w14:textId="77777777" w:rsidR="003A62C4" w:rsidRPr="00150935" w:rsidRDefault="003D0B1E" w:rsidP="00593BE1">
            <w:pPr>
              <w:spacing w:after="155" w:line="259" w:lineRule="auto"/>
              <w:jc w:val="center"/>
            </w:pPr>
            <m:oMathPara>
              <m:oMath>
                <m:sSub>
                  <m:sSubPr>
                    <m:ctrlPr>
                      <w:rPr>
                        <w:rFonts w:ascii="Cambria Math" w:hAnsi="Cambria Math"/>
                        <w:i/>
                      </w:rPr>
                    </m:ctrlPr>
                  </m:sSubPr>
                  <m:e>
                    <m:r>
                      <w:rPr>
                        <w:rFonts w:ascii="Cambria Math" w:hAnsi="Cambria Math"/>
                      </w:rPr>
                      <m:t>ρ</m:t>
                    </m:r>
                  </m:e>
                  <m:sub>
                    <m:r>
                      <w:rPr>
                        <w:rFonts w:ascii="Cambria Math" w:hAnsi="Cambria Math"/>
                      </w:rPr>
                      <m:t>balls</m:t>
                    </m:r>
                  </m:sub>
                </m:sSub>
              </m:oMath>
            </m:oMathPara>
          </w:p>
        </w:tc>
        <w:tc>
          <w:tcPr>
            <w:tcW w:w="3118" w:type="dxa"/>
          </w:tcPr>
          <w:p w14:paraId="177D98DE" w14:textId="77777777" w:rsidR="003A62C4" w:rsidRPr="00150935" w:rsidRDefault="003A62C4" w:rsidP="00593BE1">
            <w:pPr>
              <w:spacing w:after="155" w:line="259" w:lineRule="auto"/>
            </w:pPr>
            <w:r w:rsidRPr="00150935">
              <w:t xml:space="preserve">4.65 </w:t>
            </w:r>
            <m:oMath>
              <m:r>
                <w:rPr>
                  <w:rFonts w:ascii="Cambria Math" w:hAnsi="Cambria Math"/>
                </w:rPr>
                <m:t>t/</m:t>
              </m:r>
              <m:sSup>
                <m:sSupPr>
                  <m:ctrlPr>
                    <w:rPr>
                      <w:rFonts w:ascii="Cambria Math" w:hAnsi="Cambria Math"/>
                      <w:i/>
                    </w:rPr>
                  </m:ctrlPr>
                </m:sSupPr>
                <m:e>
                  <m:r>
                    <w:rPr>
                      <w:rFonts w:ascii="Cambria Math" w:hAnsi="Cambria Math"/>
                    </w:rPr>
                    <m:t>m</m:t>
                  </m:r>
                </m:e>
                <m:sup>
                  <m:r>
                    <w:rPr>
                      <w:rFonts w:ascii="Cambria Math" w:hAnsi="Cambria Math"/>
                    </w:rPr>
                    <m:t>3</m:t>
                  </m:r>
                </m:sup>
              </m:sSup>
            </m:oMath>
          </w:p>
        </w:tc>
      </w:tr>
      <w:tr w:rsidR="003A62C4" w14:paraId="546F7611" w14:textId="77777777" w:rsidTr="00593BE1">
        <w:tc>
          <w:tcPr>
            <w:tcW w:w="3303" w:type="dxa"/>
          </w:tcPr>
          <w:p w14:paraId="6429221A" w14:textId="77777777" w:rsidR="003A62C4" w:rsidRPr="00150935" w:rsidRDefault="003A62C4" w:rsidP="00593BE1">
            <w:pPr>
              <w:spacing w:after="155" w:line="259" w:lineRule="auto"/>
            </w:pPr>
            <w:r w:rsidRPr="00150935">
              <w:t>Ore Relative Density</w:t>
            </w:r>
          </w:p>
        </w:tc>
        <w:tc>
          <w:tcPr>
            <w:tcW w:w="2221" w:type="dxa"/>
          </w:tcPr>
          <w:p w14:paraId="190E1D7C" w14:textId="77777777" w:rsidR="003A62C4" w:rsidRPr="00150935" w:rsidRDefault="003D0B1E" w:rsidP="00593BE1">
            <w:pPr>
              <w:spacing w:after="155" w:line="259" w:lineRule="auto"/>
              <w:jc w:val="center"/>
            </w:pPr>
            <m:oMathPara>
              <m:oMath>
                <m:sSub>
                  <m:sSubPr>
                    <m:ctrlPr>
                      <w:rPr>
                        <w:rFonts w:ascii="Cambria Math" w:hAnsi="Cambria Math"/>
                        <w:i/>
                      </w:rPr>
                    </m:ctrlPr>
                  </m:sSubPr>
                  <m:e>
                    <m:r>
                      <w:rPr>
                        <w:rFonts w:ascii="Cambria Math" w:hAnsi="Cambria Math"/>
                      </w:rPr>
                      <m:t>ρ</m:t>
                    </m:r>
                  </m:e>
                  <m:sub>
                    <m:r>
                      <w:rPr>
                        <w:rFonts w:ascii="Cambria Math" w:hAnsi="Cambria Math"/>
                      </w:rPr>
                      <m:t>ore</m:t>
                    </m:r>
                  </m:sub>
                </m:sSub>
              </m:oMath>
            </m:oMathPara>
          </w:p>
        </w:tc>
        <w:tc>
          <w:tcPr>
            <w:tcW w:w="3118" w:type="dxa"/>
          </w:tcPr>
          <w:p w14:paraId="4D8DCFF3" w14:textId="77777777" w:rsidR="003A62C4" w:rsidRPr="00150935" w:rsidRDefault="003A62C4" w:rsidP="00593BE1">
            <w:pPr>
              <w:spacing w:after="155" w:line="259" w:lineRule="auto"/>
            </w:pPr>
            <w:r w:rsidRPr="00150935">
              <w:t>2.4</w:t>
            </w:r>
            <w:r>
              <w:t xml:space="preserve"> </w:t>
            </w:r>
            <m:oMath>
              <m:r>
                <w:rPr>
                  <w:rFonts w:ascii="Cambria Math" w:hAnsi="Cambria Math"/>
                </w:rPr>
                <m:t>t/</m:t>
              </m:r>
              <m:sSup>
                <m:sSupPr>
                  <m:ctrlPr>
                    <w:rPr>
                      <w:rFonts w:ascii="Cambria Math" w:hAnsi="Cambria Math"/>
                      <w:i/>
                    </w:rPr>
                  </m:ctrlPr>
                </m:sSupPr>
                <m:e>
                  <m:r>
                    <w:rPr>
                      <w:rFonts w:ascii="Cambria Math" w:hAnsi="Cambria Math"/>
                    </w:rPr>
                    <m:t>m</m:t>
                  </m:r>
                </m:e>
                <m:sup>
                  <m:r>
                    <w:rPr>
                      <w:rFonts w:ascii="Cambria Math" w:hAnsi="Cambria Math"/>
                    </w:rPr>
                    <m:t>3</m:t>
                  </m:r>
                </m:sup>
              </m:sSup>
            </m:oMath>
          </w:p>
        </w:tc>
      </w:tr>
      <w:tr w:rsidR="003A62C4" w14:paraId="4E35D906" w14:textId="77777777" w:rsidTr="00593BE1">
        <w:tc>
          <w:tcPr>
            <w:tcW w:w="3303" w:type="dxa"/>
          </w:tcPr>
          <w:p w14:paraId="53114D61" w14:textId="77777777" w:rsidR="003A62C4" w:rsidRPr="00150935" w:rsidRDefault="003A62C4" w:rsidP="00593BE1">
            <w:pPr>
              <w:spacing w:after="155" w:line="259" w:lineRule="auto"/>
            </w:pPr>
            <w:r w:rsidRPr="00150935">
              <w:t>Joint (Weld) Efficiency Factor</w:t>
            </w:r>
          </w:p>
        </w:tc>
        <w:tc>
          <w:tcPr>
            <w:tcW w:w="2221" w:type="dxa"/>
          </w:tcPr>
          <w:p w14:paraId="59D26EF5" w14:textId="77777777" w:rsidR="003A62C4" w:rsidRPr="00150935" w:rsidRDefault="003A62C4" w:rsidP="00593BE1">
            <w:pPr>
              <w:spacing w:after="155" w:line="259" w:lineRule="auto"/>
              <w:jc w:val="center"/>
            </w:pPr>
            <w:r w:rsidRPr="00150935">
              <w:t>E</w:t>
            </w:r>
          </w:p>
        </w:tc>
        <w:tc>
          <w:tcPr>
            <w:tcW w:w="3118" w:type="dxa"/>
          </w:tcPr>
          <w:p w14:paraId="78F79C58" w14:textId="77777777" w:rsidR="003A62C4" w:rsidRPr="00150935" w:rsidRDefault="003A62C4" w:rsidP="00593BE1">
            <w:pPr>
              <w:spacing w:after="155" w:line="259" w:lineRule="auto"/>
            </w:pPr>
            <w:r w:rsidRPr="00150935">
              <w:t>0.85</w:t>
            </w:r>
          </w:p>
        </w:tc>
      </w:tr>
      <w:tr w:rsidR="003A62C4" w14:paraId="4E4BD451" w14:textId="77777777" w:rsidTr="00593BE1">
        <w:tc>
          <w:tcPr>
            <w:tcW w:w="3303" w:type="dxa"/>
          </w:tcPr>
          <w:p w14:paraId="02D39B2B" w14:textId="77777777" w:rsidR="003A62C4" w:rsidRPr="00150935" w:rsidRDefault="003A62C4" w:rsidP="00593BE1">
            <w:pPr>
              <w:spacing w:after="155" w:line="259" w:lineRule="auto"/>
            </w:pPr>
            <w:r w:rsidRPr="00150935">
              <w:t>Corrosion Allowance</w:t>
            </w:r>
          </w:p>
        </w:tc>
        <w:tc>
          <w:tcPr>
            <w:tcW w:w="2221" w:type="dxa"/>
          </w:tcPr>
          <w:p w14:paraId="0AF467E3" w14:textId="77777777" w:rsidR="003A62C4" w:rsidRPr="00150935" w:rsidRDefault="003A62C4" w:rsidP="00593BE1">
            <w:pPr>
              <w:spacing w:after="155" w:line="259" w:lineRule="auto"/>
              <w:jc w:val="center"/>
            </w:pPr>
            <w:r w:rsidRPr="00150935">
              <w:t>C</w:t>
            </w:r>
          </w:p>
        </w:tc>
        <w:tc>
          <w:tcPr>
            <w:tcW w:w="3118" w:type="dxa"/>
          </w:tcPr>
          <w:p w14:paraId="5D4229D6" w14:textId="77777777" w:rsidR="003A62C4" w:rsidRPr="00150935" w:rsidRDefault="003A62C4" w:rsidP="00593BE1">
            <w:pPr>
              <w:spacing w:after="155" w:line="259" w:lineRule="auto"/>
            </w:pPr>
            <w:r w:rsidRPr="00150935">
              <w:t>0.003</w:t>
            </w:r>
            <w:r>
              <w:t xml:space="preserve"> m</w:t>
            </w:r>
          </w:p>
        </w:tc>
      </w:tr>
      <w:tr w:rsidR="003A62C4" w14:paraId="5B9EE2CB" w14:textId="77777777" w:rsidTr="00593BE1">
        <w:tc>
          <w:tcPr>
            <w:tcW w:w="3303" w:type="dxa"/>
          </w:tcPr>
          <w:p w14:paraId="4E1D1352" w14:textId="77777777" w:rsidR="003A62C4" w:rsidRPr="00150935" w:rsidRDefault="003A62C4" w:rsidP="00593BE1">
            <w:pPr>
              <w:spacing w:after="155" w:line="259" w:lineRule="auto"/>
            </w:pPr>
            <w:r w:rsidRPr="00150935">
              <w:t>Motor/Gear Drive Efficiency</w:t>
            </w:r>
          </w:p>
        </w:tc>
        <w:tc>
          <w:tcPr>
            <w:tcW w:w="2221" w:type="dxa"/>
          </w:tcPr>
          <w:p w14:paraId="4C7B2035" w14:textId="77777777" w:rsidR="003A62C4" w:rsidRPr="00150935" w:rsidRDefault="003A62C4" w:rsidP="00593BE1">
            <w:pPr>
              <w:spacing w:after="155" w:line="259" w:lineRule="auto"/>
              <w:jc w:val="center"/>
            </w:pPr>
            <m:oMathPara>
              <m:oMath>
                <m:r>
                  <w:rPr>
                    <w:rFonts w:ascii="Cambria Math" w:hAnsi="Cambria Math"/>
                  </w:rPr>
                  <m:t>η</m:t>
                </m:r>
              </m:oMath>
            </m:oMathPara>
          </w:p>
        </w:tc>
        <w:tc>
          <w:tcPr>
            <w:tcW w:w="3118" w:type="dxa"/>
          </w:tcPr>
          <w:p w14:paraId="2A8F6EEA" w14:textId="77777777" w:rsidR="003A62C4" w:rsidRPr="00150935" w:rsidRDefault="003A62C4" w:rsidP="00593BE1">
            <w:pPr>
              <w:spacing w:after="155" w:line="259" w:lineRule="auto"/>
            </w:pPr>
            <w:r w:rsidRPr="00150935">
              <w:t>0.85</w:t>
            </w:r>
          </w:p>
        </w:tc>
      </w:tr>
    </w:tbl>
    <w:p w14:paraId="796F7323" w14:textId="77777777" w:rsidR="003A62C4" w:rsidRDefault="003A62C4" w:rsidP="003A62C4">
      <w:pPr>
        <w:spacing w:after="88" w:line="259" w:lineRule="auto"/>
        <w:ind w:left="-7"/>
        <w:jc w:val="left"/>
        <w:rPr>
          <w:b/>
          <w:bCs/>
        </w:rPr>
      </w:pPr>
    </w:p>
    <w:p w14:paraId="43A10D69" w14:textId="77777777" w:rsidR="003A62C4" w:rsidRPr="00FA3C72" w:rsidRDefault="003A62C4" w:rsidP="003A62C4">
      <w:pPr>
        <w:spacing w:after="88" w:line="259" w:lineRule="auto"/>
        <w:ind w:left="-7"/>
        <w:jc w:val="left"/>
        <w:rPr>
          <w:b/>
          <w:bCs/>
        </w:rPr>
      </w:pPr>
      <w:r w:rsidRPr="00FA3C72">
        <w:rPr>
          <w:b/>
          <w:bCs/>
        </w:rPr>
        <w:t>Specific Grinding Energy (W)</w:t>
      </w:r>
    </w:p>
    <w:p w14:paraId="148C4D30" w14:textId="77777777" w:rsidR="003A62C4" w:rsidRDefault="003A62C4" w:rsidP="003A62C4">
      <w:pPr>
        <w:spacing w:before="60" w:after="120"/>
      </w:pPr>
      <w:r>
        <w:t>The specific grinding energy required to reduce the feed from F80 = 9,000 microns to the target product P80 = 74 microns is calculated using Bond's (1961) Third Theory of Comminution equation.</w:t>
      </w:r>
    </w:p>
    <w:p w14:paraId="6579EE52" w14:textId="77777777" w:rsidR="003A62C4" w:rsidRPr="004512B1" w:rsidRDefault="003A62C4" w:rsidP="003A62C4">
      <w:pPr>
        <w:spacing w:before="40" w:after="40"/>
      </w:pPr>
      <m:oMathPara>
        <m:oMath>
          <m:r>
            <w:rPr>
              <w:rFonts w:ascii="Cambria Math" w:hAnsi="Cambria Math"/>
            </w:rPr>
            <m:t>W = 10 × Wi ×</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P80</m:t>
                      </m:r>
                    </m:e>
                  </m:rad>
                </m:den>
              </m:f>
              <m:r>
                <w:rPr>
                  <w:rFonts w:ascii="Cambria Math" w:hAnsi="Cambria Math"/>
                </w:rPr>
                <m:t xml:space="preserve">-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F80</m:t>
                      </m:r>
                    </m:e>
                  </m:rad>
                </m:den>
              </m:f>
            </m:e>
          </m:d>
          <m:r>
            <w:rPr>
              <w:rFonts w:ascii="Cambria Math" w:hAnsi="Cambria Math"/>
            </w:rPr>
            <m:t>, kWh/t</m:t>
          </m:r>
        </m:oMath>
      </m:oMathPara>
    </w:p>
    <w:p w14:paraId="11B8AF5C" w14:textId="77777777" w:rsidR="003A62C4" w:rsidRPr="004512B1" w:rsidRDefault="003A62C4" w:rsidP="003A62C4">
      <w:pPr>
        <w:spacing w:before="40" w:after="40"/>
      </w:pPr>
      <m:oMathPara>
        <m:oMath>
          <m:r>
            <w:rPr>
              <w:rFonts w:ascii="Cambria Math" w:hAnsi="Cambria Math"/>
            </w:rPr>
            <w:lastRenderedPageBreak/>
            <m:t>W = 10 × 10.0 ×</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74</m:t>
                      </m:r>
                    </m:e>
                  </m:rad>
                </m:den>
              </m:f>
              <m:r>
                <w:rPr>
                  <w:rFonts w:ascii="Cambria Math" w:hAnsi="Cambria Math"/>
                </w:rPr>
                <m:t xml:space="preserve">-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9000</m:t>
                      </m:r>
                    </m:e>
                  </m:rad>
                </m:den>
              </m:f>
            </m:e>
          </m:d>
        </m:oMath>
      </m:oMathPara>
    </w:p>
    <w:p w14:paraId="752C21A7" w14:textId="77777777" w:rsidR="003A62C4" w:rsidRPr="004512B1" w:rsidRDefault="003A62C4" w:rsidP="003A62C4">
      <w:pPr>
        <w:spacing w:before="40" w:after="40"/>
      </w:pPr>
      <m:oMathPara>
        <m:oMath>
          <m:r>
            <w:rPr>
              <w:rFonts w:ascii="Cambria Math" w:hAnsi="Cambria Math"/>
            </w:rPr>
            <m:t>W = 100×</m:t>
          </m:r>
          <m:d>
            <m:dPr>
              <m:ctrlPr>
                <w:rPr>
                  <w:rFonts w:ascii="Cambria Math" w:hAnsi="Cambria Math"/>
                  <w:i/>
                </w:rPr>
              </m:ctrlPr>
            </m:dPr>
            <m:e>
              <m:r>
                <w:rPr>
                  <w:rFonts w:ascii="Cambria Math" w:hAnsi="Cambria Math"/>
                </w:rPr>
                <m:t>0.1162- 0.0105</m:t>
              </m:r>
            </m:e>
          </m:d>
        </m:oMath>
      </m:oMathPara>
    </w:p>
    <w:p w14:paraId="3913FD94" w14:textId="77777777" w:rsidR="003A62C4" w:rsidRPr="004512B1" w:rsidRDefault="003A62C4" w:rsidP="003A62C4">
      <w:pPr>
        <w:spacing w:before="40" w:after="40"/>
      </w:pPr>
      <m:oMathPara>
        <m:oMath>
          <m:r>
            <w:rPr>
              <w:rFonts w:ascii="Cambria Math" w:hAnsi="Cambria Math"/>
            </w:rPr>
            <m:t>W = 100×</m:t>
          </m:r>
          <m:d>
            <m:dPr>
              <m:ctrlPr>
                <w:rPr>
                  <w:rFonts w:ascii="Cambria Math" w:hAnsi="Cambria Math"/>
                  <w:i/>
                </w:rPr>
              </m:ctrlPr>
            </m:dPr>
            <m:e>
              <m:r>
                <w:rPr>
                  <w:rFonts w:ascii="Cambria Math" w:hAnsi="Cambria Math"/>
                </w:rPr>
                <m:t>0.1057</m:t>
              </m:r>
            </m:e>
          </m:d>
        </m:oMath>
      </m:oMathPara>
    </w:p>
    <w:p w14:paraId="4EF3DE9F" w14:textId="77777777" w:rsidR="003A62C4" w:rsidRPr="004512B1" w:rsidRDefault="003A62C4" w:rsidP="003A62C4">
      <w:pPr>
        <w:spacing w:before="40" w:after="40"/>
      </w:pPr>
      <m:oMathPara>
        <m:oMath>
          <m:r>
            <w:rPr>
              <w:rFonts w:ascii="Cambria Math" w:hAnsi="Cambria Math"/>
            </w:rPr>
            <m:t>W = 10.57</m:t>
          </m:r>
        </m:oMath>
      </m:oMathPara>
    </w:p>
    <w:p w14:paraId="14A09FD1" w14:textId="6BAF56AF" w:rsidR="003A62C4" w:rsidRPr="004512B1" w:rsidRDefault="003A62C4" w:rsidP="003A62C4">
      <w:pPr>
        <w:spacing w:before="40" w:after="40"/>
      </w:pPr>
      <w:r>
        <w:t>The specific grinding energy is 10.57 kWh/t</w:t>
      </w:r>
    </w:p>
    <w:p w14:paraId="711FD609" w14:textId="77777777" w:rsidR="003A62C4" w:rsidRPr="00FA3C72" w:rsidRDefault="003A62C4" w:rsidP="003A62C4">
      <w:pPr>
        <w:rPr>
          <w:b/>
          <w:bCs/>
        </w:rPr>
      </w:pPr>
      <w:r w:rsidRPr="00FA3C72">
        <w:rPr>
          <w:b/>
          <w:bCs/>
        </w:rPr>
        <w:t>Net Pinion Power (</w:t>
      </w:r>
      <m:oMath>
        <m:r>
          <m:rPr>
            <m:sty m:val="bi"/>
          </m:rPr>
          <w:rPr>
            <w:rFonts w:ascii="Cambria Math" w:hAnsi="Cambria Math"/>
          </w:rPr>
          <m:t>Pnet</m:t>
        </m:r>
      </m:oMath>
      <w:r w:rsidRPr="00FA3C72">
        <w:rPr>
          <w:b/>
          <w:bCs/>
        </w:rPr>
        <w:t>)</w:t>
      </w:r>
    </w:p>
    <w:p w14:paraId="6D63118D" w14:textId="77777777" w:rsidR="003A62C4" w:rsidRDefault="003A62C4" w:rsidP="003A62C4">
      <w:pPr>
        <w:spacing w:before="60" w:after="120"/>
      </w:pPr>
      <w:r>
        <w:t>The net power required at the mill pinion shaft (the shaft that directly drives the mill drum) is the product of the specific grinding energy and the total mass throughput through the mill:</w:t>
      </w:r>
    </w:p>
    <w:p w14:paraId="0CA538D9" w14:textId="77777777" w:rsidR="003A62C4" w:rsidRDefault="003A62C4" w:rsidP="003A62C4">
      <w:pPr>
        <w:spacing w:before="60" w:after="120"/>
      </w:pPr>
    </w:p>
    <w:p w14:paraId="3982A297" w14:textId="77777777" w:rsidR="003A62C4" w:rsidRPr="00DC4225" w:rsidRDefault="003A62C4" w:rsidP="003A62C4">
      <w:pPr>
        <w:spacing w:before="40" w:after="40"/>
      </w:pPr>
      <m:oMathPara>
        <m:oMath>
          <m:r>
            <w:rPr>
              <w:rFonts w:ascii="Cambria Math" w:hAnsi="Cambria Math"/>
            </w:rPr>
            <m:t xml:space="preserve">Pnet = W ×Mtotal </m:t>
          </m:r>
        </m:oMath>
      </m:oMathPara>
    </w:p>
    <w:p w14:paraId="63A458D0" w14:textId="77777777" w:rsidR="003A62C4" w:rsidRPr="00DC4225" w:rsidRDefault="003A62C4" w:rsidP="003A62C4">
      <w:pPr>
        <w:spacing w:before="40" w:after="40"/>
      </w:pPr>
      <m:oMathPara>
        <m:oMath>
          <m:r>
            <w:rPr>
              <w:rFonts w:ascii="Cambria Math" w:hAnsi="Cambria Math"/>
            </w:rPr>
            <m:t>Pnet = 10.571 ×2.085</m:t>
          </m:r>
        </m:oMath>
      </m:oMathPara>
    </w:p>
    <w:p w14:paraId="4051369E" w14:textId="46C65E5D" w:rsidR="003A62C4" w:rsidRDefault="003A62C4" w:rsidP="00650B0B">
      <w:pPr>
        <w:spacing w:before="40" w:after="40"/>
      </w:pPr>
      <m:oMathPara>
        <m:oMath>
          <m:r>
            <w:rPr>
              <w:rFonts w:ascii="Cambria Math" w:hAnsi="Cambria Math"/>
            </w:rPr>
            <m:t>Pnet = 22.04 kW</m:t>
          </m:r>
        </m:oMath>
      </m:oMathPara>
    </w:p>
    <w:p w14:paraId="06A92E3C" w14:textId="77777777" w:rsidR="003A62C4" w:rsidRPr="00FA3C72" w:rsidRDefault="003A62C4" w:rsidP="003A62C4">
      <w:pPr>
        <w:rPr>
          <w:b/>
          <w:bCs/>
        </w:rPr>
      </w:pPr>
      <w:r w:rsidRPr="00FA3C72">
        <w:rPr>
          <w:b/>
          <w:bCs/>
        </w:rPr>
        <w:t>Gross Motor Drive Power (</w:t>
      </w:r>
      <m:oMath>
        <m:r>
          <m:rPr>
            <m:sty m:val="bi"/>
          </m:rPr>
          <w:rPr>
            <w:rFonts w:ascii="Cambria Math" w:hAnsi="Cambria Math"/>
          </w:rPr>
          <m:t>Pmotor</m:t>
        </m:r>
      </m:oMath>
      <w:r w:rsidRPr="00FA3C72">
        <w:rPr>
          <w:b/>
          <w:bCs/>
        </w:rPr>
        <w:t>)</w:t>
      </w:r>
    </w:p>
    <w:p w14:paraId="235F5751" w14:textId="77777777" w:rsidR="003A62C4" w:rsidRDefault="003A62C4" w:rsidP="003A62C4">
      <w:pPr>
        <w:spacing w:before="60" w:after="120"/>
      </w:pPr>
      <w:r>
        <w:t>The gross motor power required accounts for the mechanical efficiency of the motor-to-pinion transmission train, which includes gearbox friction losses, pinion and trunnion bearing losses, and coupling inefficiencies. With a combined mechanical transmission efficiency of</w:t>
      </w:r>
      <w:r w:rsidRPr="00DC78B3">
        <w:rPr>
          <w:rFonts w:ascii="Cambria Math" w:hAnsi="Cambria Math"/>
          <w:i/>
        </w:rPr>
        <w:t xml:space="preserve"> </w:t>
      </w:r>
      <m:oMath>
        <m:r>
          <w:rPr>
            <w:rFonts w:ascii="Cambria Math" w:hAnsi="Cambria Math"/>
          </w:rPr>
          <m:t>η</m:t>
        </m:r>
      </m:oMath>
      <w:r>
        <w:t xml:space="preserve"> = 85% (0.85):</w:t>
      </w:r>
    </w:p>
    <w:p w14:paraId="1BA575A7" w14:textId="77777777" w:rsidR="003A62C4" w:rsidRPr="00DC4225" w:rsidRDefault="003A62C4" w:rsidP="003A62C4">
      <w:pPr>
        <w:spacing w:before="40" w:after="40"/>
      </w:pPr>
      <m:oMathPara>
        <m:oMath>
          <m:r>
            <w:rPr>
              <w:rFonts w:ascii="Cambria Math" w:hAnsi="Cambria Math"/>
            </w:rPr>
            <m:t>Pmotor =</m:t>
          </m:r>
          <m:f>
            <m:fPr>
              <m:ctrlPr>
                <w:rPr>
                  <w:rFonts w:ascii="Cambria Math" w:hAnsi="Cambria Math"/>
                  <w:i/>
                </w:rPr>
              </m:ctrlPr>
            </m:fPr>
            <m:num>
              <m:r>
                <w:rPr>
                  <w:rFonts w:ascii="Cambria Math" w:hAnsi="Cambria Math"/>
                </w:rPr>
                <m:t>Pnet</m:t>
              </m:r>
            </m:num>
            <m:den>
              <m:r>
                <w:rPr>
                  <w:rFonts w:ascii="Cambria Math" w:hAnsi="Cambria Math"/>
                </w:rPr>
                <m:t>η</m:t>
              </m:r>
            </m:den>
          </m:f>
        </m:oMath>
      </m:oMathPara>
    </w:p>
    <w:p w14:paraId="359F3620" w14:textId="77777777" w:rsidR="003A62C4" w:rsidRPr="00DC4225" w:rsidRDefault="003A62C4" w:rsidP="003A62C4">
      <w:pPr>
        <w:spacing w:before="40" w:after="40"/>
      </w:pPr>
      <m:oMathPara>
        <m:oMath>
          <m:r>
            <w:rPr>
              <w:rFonts w:ascii="Cambria Math" w:hAnsi="Cambria Math"/>
            </w:rPr>
            <m:t>Pmotor =</m:t>
          </m:r>
          <m:f>
            <m:fPr>
              <m:ctrlPr>
                <w:rPr>
                  <w:rFonts w:ascii="Cambria Math" w:hAnsi="Cambria Math"/>
                  <w:i/>
                </w:rPr>
              </m:ctrlPr>
            </m:fPr>
            <m:num>
              <m:r>
                <w:rPr>
                  <w:rFonts w:ascii="Cambria Math" w:hAnsi="Cambria Math"/>
                </w:rPr>
                <m:t>22.04</m:t>
              </m:r>
            </m:num>
            <m:den>
              <m:r>
                <w:rPr>
                  <w:rFonts w:ascii="Cambria Math" w:hAnsi="Cambria Math"/>
                </w:rPr>
                <m:t>0.85</m:t>
              </m:r>
            </m:den>
          </m:f>
        </m:oMath>
      </m:oMathPara>
    </w:p>
    <w:p w14:paraId="37EC34C7" w14:textId="77777777" w:rsidR="003A62C4" w:rsidRPr="00DC4225" w:rsidRDefault="003A62C4" w:rsidP="003A62C4">
      <w:pPr>
        <w:spacing w:before="40" w:after="40"/>
      </w:pPr>
      <m:oMathPara>
        <m:oMath>
          <m:r>
            <w:rPr>
              <w:rFonts w:ascii="Cambria Math" w:hAnsi="Cambria Math"/>
            </w:rPr>
            <m:t>Pmotor =25.93 kW</m:t>
          </m:r>
        </m:oMath>
      </m:oMathPara>
    </w:p>
    <w:p w14:paraId="7BB1973F" w14:textId="77777777" w:rsidR="003A62C4" w:rsidRDefault="003A62C4" w:rsidP="003A62C4">
      <w:pPr>
        <w:spacing w:before="60" w:after="120"/>
      </w:pPr>
      <w:r>
        <w:t>Applying a standard 15% engineering design safety margin to account for process upsets, startup torque surges, feed variability, and potential future capacity increase:</w:t>
      </w:r>
    </w:p>
    <w:p w14:paraId="67044DBC" w14:textId="77777777" w:rsidR="003A62C4" w:rsidRDefault="003A62C4" w:rsidP="003A62C4">
      <w:pPr>
        <w:spacing w:before="40" w:after="60"/>
        <w:ind w:left="720"/>
        <w:rPr>
          <w:rFonts w:ascii="Courier New" w:eastAsia="Courier New" w:hAnsi="Courier New" w:cs="Courier New"/>
          <w:sz w:val="21"/>
          <w:szCs w:val="21"/>
        </w:rPr>
      </w:pPr>
    </w:p>
    <w:p w14:paraId="2B271D42" w14:textId="77777777" w:rsidR="003A62C4" w:rsidRPr="00A23F60" w:rsidRDefault="003A62C4" w:rsidP="003A62C4">
      <w:pPr>
        <w:spacing w:before="40" w:after="60"/>
        <w:ind w:left="720"/>
        <w:rPr>
          <w:rFonts w:ascii="Courier New" w:eastAsia="Courier New" w:hAnsi="Courier New" w:cs="Courier New"/>
        </w:rPr>
      </w:pPr>
      <m:oMathPara>
        <m:oMath>
          <m:r>
            <w:rPr>
              <w:rFonts w:ascii="Cambria Math" w:hAnsi="Cambria Math"/>
            </w:rPr>
            <m:t>Pinstalled=25.93×1.15</m:t>
          </m:r>
        </m:oMath>
      </m:oMathPara>
    </w:p>
    <w:p w14:paraId="169A3F67" w14:textId="77777777" w:rsidR="003A62C4" w:rsidRPr="00A23F60" w:rsidRDefault="003A62C4" w:rsidP="003A62C4">
      <w:pPr>
        <w:spacing w:before="40" w:after="60"/>
        <w:ind w:left="720"/>
        <w:rPr>
          <w:rFonts w:ascii="Courier New" w:eastAsia="Courier New" w:hAnsi="Courier New" w:cs="Courier New"/>
        </w:rPr>
      </w:pPr>
      <m:oMathPara>
        <m:oMath>
          <m:r>
            <w:rPr>
              <w:rFonts w:ascii="Cambria Math" w:eastAsia="Courier New" w:hAnsi="Cambria Math" w:cs="Courier New"/>
            </w:rPr>
            <m:t>Pinstalled=29.82 kW</m:t>
          </m:r>
        </m:oMath>
      </m:oMathPara>
    </w:p>
    <w:p w14:paraId="367EFE67" w14:textId="77777777" w:rsidR="003A62C4" w:rsidRDefault="003A62C4" w:rsidP="003A62C4">
      <w:pPr>
        <w:spacing w:before="60" w:after="120"/>
      </w:pPr>
      <w:r>
        <w:t>Selecting the nearest standard IEC motor rating above the calculated installed requirement:</w:t>
      </w:r>
    </w:p>
    <w:p w14:paraId="40F280CC" w14:textId="77777777" w:rsidR="003A62C4" w:rsidRDefault="003A62C4" w:rsidP="003A62C4">
      <w:pPr>
        <w:spacing w:before="60" w:after="120"/>
      </w:pPr>
      <w:r>
        <w:t xml:space="preserve">Recommended Installed Motor: 30kW (40.2 HP) </w:t>
      </w:r>
    </w:p>
    <w:p w14:paraId="3243E19C" w14:textId="77777777" w:rsidR="003A62C4" w:rsidRDefault="003A62C4" w:rsidP="003A62C4">
      <w:pPr>
        <w:spacing w:before="60" w:after="120"/>
      </w:pPr>
      <w:r>
        <w:t>A 30kW motor provides a 0.64% margin above the calculated requirement with safety factor, ensuring reliable starting torque capability while remaining within standard commercial motor frame sizes widely available in the West African industrial equipment market.</w:t>
      </w:r>
    </w:p>
    <w:p w14:paraId="7132ECCB" w14:textId="77777777" w:rsidR="003A62C4" w:rsidRPr="004E7850" w:rsidRDefault="003A62C4" w:rsidP="003A62C4">
      <w:pPr>
        <w:spacing w:before="40" w:after="40"/>
        <w:rPr>
          <w:b/>
          <w:bCs/>
        </w:rPr>
      </w:pPr>
      <w:r w:rsidRPr="004E7850">
        <w:rPr>
          <w:b/>
          <w:bCs/>
        </w:rPr>
        <w:t>Internal Physical Sizing (D and L)</w:t>
      </w:r>
    </w:p>
    <w:p w14:paraId="49B320C1" w14:textId="77777777" w:rsidR="003A62C4" w:rsidRDefault="003A62C4" w:rsidP="003A62C4">
      <w:pPr>
        <w:spacing w:before="60" w:after="120"/>
      </w:pPr>
      <w:r>
        <w:t>The internal diameter (D) and length (L) of the mill drum are determined from the empirical mill power-dimension relationship. For a wet overflow ball mill operating at standard conditions (35% ball charge, 75% of critical speed), the net pinion power is related to mill dimensions by the Austin-Bond empirical equation:</w:t>
      </w:r>
    </w:p>
    <w:p w14:paraId="77FC7370" w14:textId="77777777" w:rsidR="003A62C4" w:rsidRDefault="003A62C4" w:rsidP="003A62C4">
      <w:pPr>
        <w:spacing w:before="40" w:after="40"/>
      </w:pPr>
      <m:oMathPara>
        <m:oMath>
          <m:r>
            <w:rPr>
              <w:rFonts w:ascii="Cambria Math" w:hAnsi="Cambria Math"/>
            </w:rPr>
            <m:t>Pnet = 4.8×L×</m:t>
          </m:r>
          <m:sSup>
            <m:sSupPr>
              <m:ctrlPr>
                <w:rPr>
                  <w:rFonts w:ascii="Cambria Math" w:hAnsi="Cambria Math"/>
                  <w:i/>
                </w:rPr>
              </m:ctrlPr>
            </m:sSupPr>
            <m:e>
              <m:r>
                <w:rPr>
                  <w:rFonts w:ascii="Cambria Math" w:hAnsi="Cambria Math"/>
                </w:rPr>
                <m:t>D</m:t>
              </m:r>
            </m:e>
            <m:sup>
              <m:r>
                <w:rPr>
                  <w:rFonts w:ascii="Cambria Math" w:hAnsi="Cambria Math"/>
                </w:rPr>
                <m:t>2.3</m:t>
              </m:r>
            </m:sup>
          </m:sSup>
        </m:oMath>
      </m:oMathPara>
    </w:p>
    <w:p w14:paraId="2AE57C09" w14:textId="77777777" w:rsidR="003A62C4" w:rsidRDefault="003A62C4" w:rsidP="003A62C4">
      <w:pPr>
        <w:spacing w:before="60" w:after="120"/>
      </w:pPr>
      <w:r>
        <w:t>Applying the industry-standard Length-to-Diameter ratio L = 1.5 * D to substitute for L:</w:t>
      </w:r>
    </w:p>
    <w:p w14:paraId="40D431EC" w14:textId="77777777" w:rsidR="003A62C4" w:rsidRPr="005D4CD3" w:rsidRDefault="003A62C4" w:rsidP="003A62C4">
      <w:pPr>
        <w:spacing w:before="40" w:after="40"/>
      </w:pPr>
      <m:oMathPara>
        <m:oMath>
          <m:r>
            <w:rPr>
              <w:rFonts w:ascii="Cambria Math" w:hAnsi="Cambria Math"/>
            </w:rPr>
            <m:t>Pnet = 4.8×</m:t>
          </m:r>
          <m:d>
            <m:dPr>
              <m:ctrlPr>
                <w:rPr>
                  <w:rFonts w:ascii="Cambria Math" w:hAnsi="Cambria Math"/>
                  <w:i/>
                </w:rPr>
              </m:ctrlPr>
            </m:dPr>
            <m:e>
              <m:r>
                <w:rPr>
                  <w:rFonts w:ascii="Cambria Math" w:hAnsi="Cambria Math"/>
                </w:rPr>
                <m:t>1.5 ×D</m:t>
              </m:r>
            </m:e>
          </m:d>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2.3</m:t>
              </m:r>
            </m:sup>
          </m:sSup>
        </m:oMath>
      </m:oMathPara>
    </w:p>
    <w:p w14:paraId="278BFD9B" w14:textId="77777777" w:rsidR="003A62C4" w:rsidRPr="005D4CD3" w:rsidRDefault="003A62C4" w:rsidP="003A62C4">
      <w:pPr>
        <w:spacing w:before="40" w:after="40"/>
      </w:pPr>
      <m:oMathPara>
        <m:oMath>
          <m:r>
            <w:rPr>
              <w:rFonts w:ascii="Cambria Math" w:hAnsi="Cambria Math"/>
            </w:rPr>
            <m:t>Pnet = 4.8×1.5×</m:t>
          </m:r>
          <m:sSup>
            <m:sSupPr>
              <m:ctrlPr>
                <w:rPr>
                  <w:rFonts w:ascii="Cambria Math" w:hAnsi="Cambria Math"/>
                  <w:i/>
                </w:rPr>
              </m:ctrlPr>
            </m:sSupPr>
            <m:e>
              <m:r>
                <w:rPr>
                  <w:rFonts w:ascii="Cambria Math" w:hAnsi="Cambria Math"/>
                </w:rPr>
                <m:t>D</m:t>
              </m:r>
            </m:e>
            <m:sup>
              <m:r>
                <w:rPr>
                  <w:rFonts w:ascii="Cambria Math" w:hAnsi="Cambria Math"/>
                </w:rPr>
                <m:t>(1+2.3)</m:t>
              </m:r>
            </m:sup>
          </m:sSup>
        </m:oMath>
      </m:oMathPara>
    </w:p>
    <w:p w14:paraId="408CF91A" w14:textId="77777777" w:rsidR="003A62C4" w:rsidRDefault="003A62C4" w:rsidP="003A62C4">
      <w:pPr>
        <w:spacing w:before="40" w:after="40"/>
      </w:pPr>
      <m:oMathPara>
        <m:oMath>
          <m:r>
            <w:rPr>
              <w:rFonts w:ascii="Cambria Math" w:hAnsi="Cambria Math"/>
            </w:rPr>
            <m:t>Pnet = 7.2×</m:t>
          </m:r>
          <m:sSup>
            <m:sSupPr>
              <m:ctrlPr>
                <w:rPr>
                  <w:rFonts w:ascii="Cambria Math" w:hAnsi="Cambria Math"/>
                  <w:i/>
                </w:rPr>
              </m:ctrlPr>
            </m:sSupPr>
            <m:e>
              <m:r>
                <w:rPr>
                  <w:rFonts w:ascii="Cambria Math" w:hAnsi="Cambria Math"/>
                </w:rPr>
                <m:t>D</m:t>
              </m:r>
            </m:e>
            <m:sup>
              <m:r>
                <w:rPr>
                  <w:rFonts w:ascii="Cambria Math" w:hAnsi="Cambria Math"/>
                </w:rPr>
                <m:t>3.3</m:t>
              </m:r>
            </m:sup>
          </m:sSup>
        </m:oMath>
      </m:oMathPara>
    </w:p>
    <w:p w14:paraId="7B3D3375" w14:textId="77777777" w:rsidR="003A62C4" w:rsidRDefault="003A62C4" w:rsidP="003A62C4">
      <w:pPr>
        <w:spacing w:before="60" w:after="120"/>
      </w:pPr>
      <w:r>
        <w:t>Solving for D:</w:t>
      </w:r>
    </w:p>
    <w:p w14:paraId="75EC079C" w14:textId="77777777" w:rsidR="003A62C4" w:rsidRPr="005D4CD3" w:rsidRDefault="003D0B1E" w:rsidP="003A62C4">
      <w:pPr>
        <w:spacing w:before="40" w:after="40"/>
      </w:pPr>
      <m:oMathPara>
        <m:oMath>
          <m:sSup>
            <m:sSupPr>
              <m:ctrlPr>
                <w:rPr>
                  <w:rFonts w:ascii="Cambria Math" w:hAnsi="Cambria Math"/>
                  <w:i/>
                </w:rPr>
              </m:ctrlPr>
            </m:sSupPr>
            <m:e>
              <m:r>
                <w:rPr>
                  <w:rFonts w:ascii="Cambria Math" w:hAnsi="Cambria Math"/>
                </w:rPr>
                <m:t>D</m:t>
              </m:r>
            </m:e>
            <m:sup>
              <m:r>
                <w:rPr>
                  <w:rFonts w:ascii="Cambria Math" w:hAnsi="Cambria Math"/>
                </w:rPr>
                <m:t>3.3</m:t>
              </m:r>
            </m:sup>
          </m:sSup>
          <m:r>
            <w:rPr>
              <w:rFonts w:ascii="Cambria Math" w:hAnsi="Cambria Math"/>
            </w:rPr>
            <m:t>=</m:t>
          </m:r>
          <m:f>
            <m:fPr>
              <m:ctrlPr>
                <w:rPr>
                  <w:rFonts w:ascii="Cambria Math" w:hAnsi="Cambria Math"/>
                  <w:i/>
                </w:rPr>
              </m:ctrlPr>
            </m:fPr>
            <m:num>
              <m:r>
                <w:rPr>
                  <w:rFonts w:ascii="Cambria Math" w:hAnsi="Cambria Math"/>
                </w:rPr>
                <m:t>Pnet</m:t>
              </m:r>
            </m:num>
            <m:den>
              <m:r>
                <w:rPr>
                  <w:rFonts w:ascii="Cambria Math" w:hAnsi="Cambria Math"/>
                </w:rPr>
                <m:t>7.2</m:t>
              </m:r>
            </m:den>
          </m:f>
        </m:oMath>
      </m:oMathPara>
    </w:p>
    <w:p w14:paraId="7AECF277" w14:textId="77777777" w:rsidR="003A62C4" w:rsidRPr="007E0C1A" w:rsidRDefault="003D0B1E" w:rsidP="003A62C4">
      <w:pPr>
        <w:spacing w:before="40" w:after="40"/>
      </w:pPr>
      <m:oMathPara>
        <m:oMath>
          <m:sSup>
            <m:sSupPr>
              <m:ctrlPr>
                <w:rPr>
                  <w:rFonts w:ascii="Cambria Math" w:hAnsi="Cambria Math"/>
                  <w:i/>
                </w:rPr>
              </m:ctrlPr>
            </m:sSupPr>
            <m:e>
              <m:r>
                <w:rPr>
                  <w:rFonts w:ascii="Cambria Math" w:hAnsi="Cambria Math"/>
                </w:rPr>
                <m:t>D</m:t>
              </m:r>
            </m:e>
            <m:sup>
              <m:r>
                <w:rPr>
                  <w:rFonts w:ascii="Cambria Math" w:hAnsi="Cambria Math"/>
                </w:rPr>
                <m:t>3.3</m:t>
              </m:r>
            </m:sup>
          </m:sSup>
          <m:r>
            <w:rPr>
              <w:rFonts w:ascii="Cambria Math" w:hAnsi="Cambria Math"/>
            </w:rPr>
            <m:t>=</m:t>
          </m:r>
          <m:f>
            <m:fPr>
              <m:ctrlPr>
                <w:rPr>
                  <w:rFonts w:ascii="Cambria Math" w:hAnsi="Cambria Math"/>
                  <w:i/>
                </w:rPr>
              </m:ctrlPr>
            </m:fPr>
            <m:num>
              <m:r>
                <w:rPr>
                  <w:rFonts w:ascii="Cambria Math" w:hAnsi="Cambria Math"/>
                </w:rPr>
                <m:t>22.04</m:t>
              </m:r>
            </m:num>
            <m:den>
              <m:r>
                <w:rPr>
                  <w:rFonts w:ascii="Cambria Math" w:hAnsi="Cambria Math"/>
                </w:rPr>
                <m:t>7.2</m:t>
              </m:r>
            </m:den>
          </m:f>
        </m:oMath>
      </m:oMathPara>
    </w:p>
    <w:p w14:paraId="6F1EB6BD" w14:textId="77777777" w:rsidR="003A62C4" w:rsidRPr="007E0C1A" w:rsidRDefault="003D0B1E" w:rsidP="003A62C4">
      <w:pPr>
        <w:spacing w:before="40" w:after="40"/>
      </w:pPr>
      <m:oMathPara>
        <m:oMath>
          <m:sSup>
            <m:sSupPr>
              <m:ctrlPr>
                <w:rPr>
                  <w:rFonts w:ascii="Cambria Math" w:hAnsi="Cambria Math"/>
                  <w:i/>
                </w:rPr>
              </m:ctrlPr>
            </m:sSupPr>
            <m:e>
              <m:r>
                <w:rPr>
                  <w:rFonts w:ascii="Cambria Math" w:hAnsi="Cambria Math"/>
                </w:rPr>
                <m:t>D</m:t>
              </m:r>
            </m:e>
            <m:sup>
              <m:r>
                <w:rPr>
                  <w:rFonts w:ascii="Cambria Math" w:hAnsi="Cambria Math"/>
                </w:rPr>
                <m:t>3.3</m:t>
              </m:r>
            </m:sup>
          </m:sSup>
          <m:r>
            <w:rPr>
              <w:rFonts w:ascii="Cambria Math" w:hAnsi="Cambria Math"/>
            </w:rPr>
            <m:t>=3.061</m:t>
          </m:r>
        </m:oMath>
      </m:oMathPara>
    </w:p>
    <w:p w14:paraId="08556614" w14:textId="77777777" w:rsidR="003A62C4" w:rsidRPr="007E0C1A" w:rsidRDefault="003A62C4" w:rsidP="003A62C4">
      <w:pPr>
        <w:spacing w:before="40" w:after="40"/>
      </w:pPr>
      <m:oMathPara>
        <m:oMath>
          <m:r>
            <w:rPr>
              <w:rFonts w:ascii="Cambria Math" w:hAnsi="Cambria Math"/>
            </w:rPr>
            <m:t>D=</m:t>
          </m:r>
          <m:sSup>
            <m:sSupPr>
              <m:ctrlPr>
                <w:rPr>
                  <w:rFonts w:ascii="Cambria Math" w:hAnsi="Cambria Math"/>
                  <w:i/>
                </w:rPr>
              </m:ctrlPr>
            </m:sSupPr>
            <m:e>
              <m:r>
                <w:rPr>
                  <w:rFonts w:ascii="Cambria Math" w:hAnsi="Cambria Math"/>
                </w:rPr>
                <m:t>3.061</m:t>
              </m:r>
            </m:e>
            <m:sup>
              <m:f>
                <m:fPr>
                  <m:ctrlPr>
                    <w:rPr>
                      <w:rFonts w:ascii="Cambria Math" w:hAnsi="Cambria Math"/>
                      <w:i/>
                    </w:rPr>
                  </m:ctrlPr>
                </m:fPr>
                <m:num>
                  <m:r>
                    <w:rPr>
                      <w:rFonts w:ascii="Cambria Math" w:hAnsi="Cambria Math"/>
                    </w:rPr>
                    <m:t>1</m:t>
                  </m:r>
                </m:num>
                <m:den>
                  <m:r>
                    <w:rPr>
                      <w:rFonts w:ascii="Cambria Math" w:hAnsi="Cambria Math"/>
                    </w:rPr>
                    <m:t>3.3</m:t>
                  </m:r>
                </m:den>
              </m:f>
            </m:sup>
          </m:sSup>
        </m:oMath>
      </m:oMathPara>
    </w:p>
    <w:p w14:paraId="4F39B2A7" w14:textId="77777777" w:rsidR="003A62C4" w:rsidRPr="006D6A0A" w:rsidRDefault="003A62C4" w:rsidP="003A62C4">
      <w:pPr>
        <w:spacing w:before="40" w:after="40"/>
      </w:pPr>
      <m:oMathPara>
        <m:oMath>
          <m:r>
            <w:rPr>
              <w:rFonts w:ascii="Cambria Math" w:hAnsi="Cambria Math"/>
            </w:rPr>
            <w:lastRenderedPageBreak/>
            <m:t>D=1.404</m:t>
          </m:r>
        </m:oMath>
      </m:oMathPara>
    </w:p>
    <w:p w14:paraId="7387A301" w14:textId="77777777" w:rsidR="003A62C4" w:rsidRPr="006D6A0A" w:rsidRDefault="003A62C4" w:rsidP="003A62C4">
      <w:pPr>
        <w:spacing w:before="40" w:after="40"/>
      </w:pPr>
      <m:oMathPara>
        <m:oMath>
          <m:r>
            <w:rPr>
              <w:rFonts w:ascii="Cambria Math" w:hAnsi="Cambria Math"/>
            </w:rPr>
            <m:t>D=1.404m</m:t>
          </m:r>
        </m:oMath>
      </m:oMathPara>
    </w:p>
    <w:p w14:paraId="3585649C" w14:textId="77777777" w:rsidR="003A62C4" w:rsidRDefault="003A62C4" w:rsidP="003A62C4">
      <w:pPr>
        <w:spacing w:before="60" w:after="120"/>
      </w:pPr>
      <w:r>
        <w:t xml:space="preserve">Rounding up to the nearest standard mill shell size increment, </w:t>
      </w:r>
      <m:oMath>
        <m:r>
          <w:rPr>
            <w:rFonts w:ascii="Cambria Math" w:hAnsi="Cambria Math"/>
          </w:rPr>
          <m:t>D=1.45m</m:t>
        </m:r>
      </m:oMath>
    </w:p>
    <w:p w14:paraId="59718944" w14:textId="77777777" w:rsidR="003A62C4" w:rsidRDefault="003A62C4" w:rsidP="003A62C4">
      <w:pPr>
        <w:spacing w:before="60" w:after="120"/>
      </w:pPr>
      <w:r>
        <w:t>Applying the L/D = 1.5 ratio:</w:t>
      </w:r>
    </w:p>
    <w:p w14:paraId="73ABD250" w14:textId="77777777" w:rsidR="003A62C4" w:rsidRPr="00A23F60" w:rsidRDefault="003A62C4" w:rsidP="003A62C4">
      <w:pPr>
        <w:spacing w:before="40" w:after="40"/>
        <w:rPr>
          <w:rFonts w:ascii="Arial" w:eastAsia="Arial" w:hAnsi="Arial" w:cs="Arial"/>
        </w:rPr>
      </w:pPr>
      <m:oMathPara>
        <m:oMath>
          <m:r>
            <w:rPr>
              <w:rFonts w:ascii="Cambria Math" w:hAnsi="Cambria Math"/>
            </w:rPr>
            <m:t>L=1.5 ×D</m:t>
          </m:r>
        </m:oMath>
      </m:oMathPara>
    </w:p>
    <w:p w14:paraId="21B03463" w14:textId="77777777" w:rsidR="003A62C4" w:rsidRPr="00A23F60" w:rsidRDefault="003A62C4" w:rsidP="003A62C4">
      <w:pPr>
        <w:spacing w:before="40" w:after="40"/>
        <w:rPr>
          <w:rFonts w:ascii="Arial" w:eastAsia="Arial" w:hAnsi="Arial" w:cs="Arial"/>
        </w:rPr>
      </w:pPr>
      <m:oMathPara>
        <m:oMath>
          <m:r>
            <w:rPr>
              <w:rFonts w:ascii="Cambria Math" w:hAnsi="Cambria Math"/>
            </w:rPr>
            <m:t>L=1.5×1.45</m:t>
          </m:r>
        </m:oMath>
      </m:oMathPara>
    </w:p>
    <w:p w14:paraId="7FD66E09" w14:textId="77777777" w:rsidR="003A62C4" w:rsidRPr="00A23F60" w:rsidRDefault="003A62C4" w:rsidP="003A62C4">
      <w:pPr>
        <w:spacing w:before="40" w:after="40"/>
        <w:rPr>
          <w:rFonts w:ascii="Arial" w:eastAsia="Arial" w:hAnsi="Arial" w:cs="Arial"/>
        </w:rPr>
      </w:pPr>
      <m:oMathPara>
        <m:oMath>
          <m:r>
            <w:rPr>
              <w:rFonts w:ascii="Cambria Math" w:hAnsi="Cambria Math"/>
            </w:rPr>
            <m:t>L=2.175m</m:t>
          </m:r>
        </m:oMath>
      </m:oMathPara>
    </w:p>
    <w:p w14:paraId="604858B0" w14:textId="77777777" w:rsidR="003A62C4" w:rsidRDefault="003A62C4" w:rsidP="003A62C4">
      <w:pPr>
        <w:spacing w:before="40" w:after="40"/>
      </w:pPr>
      <w:r>
        <w:t>Operational Mill Volume (Vm)</w:t>
      </w:r>
    </w:p>
    <w:p w14:paraId="527F36DF" w14:textId="77777777" w:rsidR="003A62C4" w:rsidRDefault="003A62C4" w:rsidP="003A62C4">
      <w:pPr>
        <w:spacing w:before="40" w:after="40"/>
      </w:pPr>
      <m:oMath>
        <m:r>
          <w:rPr>
            <w:rFonts w:ascii="Cambria Math" w:hAnsi="Cambria Math"/>
          </w:rPr>
          <m:t>Vm=(</m:t>
        </m:r>
        <m:f>
          <m:fPr>
            <m:ctrlPr>
              <w:rPr>
                <w:rFonts w:ascii="Cambria Math" w:eastAsia="Arial" w:hAnsi="Cambria Math" w:cs="Arial"/>
                <w:i/>
                <w:color w:val="auto"/>
                <w:kern w:val="0"/>
                <w:sz w:val="22"/>
                <w:szCs w:val="22"/>
                <w14:ligatures w14:val="none"/>
              </w:rPr>
            </m:ctrlPr>
          </m:fPr>
          <m:num>
            <m:r>
              <w:rPr>
                <w:rFonts w:ascii="Cambria Math" w:hAnsi="Cambria Math"/>
              </w:rPr>
              <m:t>π×</m:t>
            </m:r>
            <m:sSup>
              <m:sSupPr>
                <m:ctrlPr>
                  <w:rPr>
                    <w:rFonts w:ascii="Cambria Math" w:eastAsia="Arial" w:hAnsi="Cambria Math" w:cs="Arial"/>
                    <w:i/>
                    <w:color w:val="auto"/>
                    <w:kern w:val="0"/>
                    <w:sz w:val="22"/>
                    <w:szCs w:val="22"/>
                    <w14:ligatures w14:val="none"/>
                  </w:rPr>
                </m:ctrlPr>
              </m:sSupPr>
              <m:e>
                <m:r>
                  <w:rPr>
                    <w:rFonts w:ascii="Cambria Math" w:hAnsi="Cambria Math"/>
                  </w:rPr>
                  <m:t>D</m:t>
                </m:r>
              </m:e>
              <m:sup>
                <m:r>
                  <w:rPr>
                    <w:rFonts w:ascii="Cambria Math" w:hAnsi="Cambria Math"/>
                  </w:rPr>
                  <m:t>2</m:t>
                </m:r>
              </m:sup>
            </m:sSup>
          </m:num>
          <m:den>
            <m:r>
              <w:rPr>
                <w:rFonts w:ascii="Cambria Math" w:hAnsi="Cambria Math"/>
              </w:rPr>
              <m:t>4</m:t>
            </m:r>
          </m:den>
        </m:f>
        <m:r>
          <w:rPr>
            <w:rFonts w:ascii="Cambria Math" w:hAnsi="Cambria Math"/>
          </w:rPr>
          <m:t>)×L</m:t>
        </m:r>
      </m:oMath>
      <w:r>
        <w:t xml:space="preserve">  </w:t>
      </w:r>
    </w:p>
    <w:p w14:paraId="2E4F1820" w14:textId="77777777" w:rsidR="003A62C4" w:rsidRDefault="003A62C4" w:rsidP="003A62C4">
      <w:pPr>
        <w:spacing w:before="40" w:after="40"/>
      </w:pPr>
      <m:oMath>
        <m:r>
          <w:rPr>
            <w:rFonts w:ascii="Cambria Math" w:hAnsi="Cambria Math"/>
          </w:rPr>
          <m:t>Vm=(1.65130)×2.175</m:t>
        </m:r>
      </m:oMath>
      <w:r>
        <w:t xml:space="preserve">  </w:t>
      </w:r>
    </w:p>
    <w:p w14:paraId="37E2EF63" w14:textId="5EEC93B8" w:rsidR="003A62C4" w:rsidRDefault="003A62C4" w:rsidP="003A62C4">
      <w:pPr>
        <w:spacing w:before="40" w:after="40"/>
      </w:pPr>
      <m:oMath>
        <m:r>
          <w:rPr>
            <w:rFonts w:ascii="Cambria Math" w:hAnsi="Cambria Math"/>
          </w:rPr>
          <m:t>Vm=3.59</m:t>
        </m:r>
        <m:sSup>
          <m:sSupPr>
            <m:ctrlPr>
              <w:rPr>
                <w:rFonts w:ascii="Cambria Math" w:eastAsia="Arial" w:hAnsi="Cambria Math" w:cs="Arial"/>
                <w:i/>
                <w:color w:val="auto"/>
                <w:kern w:val="0"/>
                <w:sz w:val="22"/>
                <w:szCs w:val="22"/>
                <w14:ligatures w14:val="none"/>
              </w:rPr>
            </m:ctrlPr>
          </m:sSupPr>
          <m:e>
            <m:r>
              <w:rPr>
                <w:rFonts w:ascii="Cambria Math" w:hAnsi="Cambria Math"/>
              </w:rPr>
              <m:t>m</m:t>
            </m:r>
          </m:e>
          <m:sup>
            <m:r>
              <w:rPr>
                <w:rFonts w:ascii="Cambria Math" w:hAnsi="Cambria Math"/>
              </w:rPr>
              <m:t>3</m:t>
            </m:r>
          </m:sup>
        </m:sSup>
      </m:oMath>
      <w:r>
        <w:t xml:space="preserve">  </w:t>
      </w:r>
    </w:p>
    <w:p w14:paraId="180671DF" w14:textId="77777777" w:rsidR="003A62C4" w:rsidRPr="00FB64B8" w:rsidRDefault="003A62C4" w:rsidP="003A62C4">
      <w:pPr>
        <w:rPr>
          <w:b/>
          <w:bCs/>
        </w:rPr>
      </w:pPr>
      <w:r w:rsidRPr="00FB64B8">
        <w:rPr>
          <w:b/>
          <w:bCs/>
        </w:rPr>
        <w:t>Critical Speed (Nc) and Operating Speed (N)</w:t>
      </w:r>
    </w:p>
    <w:p w14:paraId="4A4B47BC" w14:textId="77777777" w:rsidR="003A62C4" w:rsidRDefault="003A62C4" w:rsidP="003A62C4">
      <w:pPr>
        <w:spacing w:before="60" w:after="120"/>
      </w:pPr>
      <w:r>
        <w:t>The critical speed is the rotational speed at which centrifugal force exactly overcomes gravity for a ball at the mill liner surface. Using the standard Bond-derived formula for a mill of internal diameter D = 1.45 m:</w:t>
      </w:r>
    </w:p>
    <w:p w14:paraId="72E9EBCC" w14:textId="31CE6A1C" w:rsidR="003A62C4" w:rsidRPr="00A23F60" w:rsidRDefault="003A62C4" w:rsidP="003A62C4">
      <w:pPr>
        <w:spacing w:before="40" w:after="40"/>
      </w:pPr>
      <m:oMathPara>
        <m:oMath>
          <m:r>
            <w:rPr>
              <w:rFonts w:ascii="Cambria Math" w:hAnsi="Cambria Math"/>
            </w:rPr>
            <m:t xml:space="preserve">Nc= </m:t>
          </m:r>
          <m:f>
            <m:fPr>
              <m:ctrlPr>
                <w:rPr>
                  <w:rFonts w:ascii="Cambria Math" w:eastAsia="Arial" w:hAnsi="Cambria Math" w:cs="Arial"/>
                  <w:i/>
                  <w:color w:val="auto"/>
                  <w:kern w:val="0"/>
                  <w:sz w:val="22"/>
                  <w:szCs w:val="22"/>
                  <w14:ligatures w14:val="none"/>
                </w:rPr>
              </m:ctrlPr>
            </m:fPr>
            <m:num>
              <m:r>
                <w:rPr>
                  <w:rFonts w:ascii="Cambria Math" w:hAnsi="Cambria Math"/>
                </w:rPr>
                <m:t>42.3</m:t>
              </m:r>
            </m:num>
            <m:den>
              <m:rad>
                <m:radPr>
                  <m:degHide m:val="1"/>
                  <m:ctrlPr>
                    <w:rPr>
                      <w:rFonts w:ascii="Cambria Math" w:eastAsia="Arial" w:hAnsi="Cambria Math" w:cs="Arial"/>
                      <w:i/>
                      <w:color w:val="auto"/>
                      <w:kern w:val="0"/>
                      <w:sz w:val="22"/>
                      <w:szCs w:val="22"/>
                      <w14:ligatures w14:val="none"/>
                    </w:rPr>
                  </m:ctrlPr>
                </m:radPr>
                <m:deg/>
                <m:e>
                  <m:r>
                    <w:rPr>
                      <w:rFonts w:ascii="Cambria Math" w:hAnsi="Cambria Math"/>
                    </w:rPr>
                    <m:t>D</m:t>
                  </m:r>
                </m:e>
              </m:rad>
            </m:den>
          </m:f>
          <m:r>
            <w:rPr>
              <w:rFonts w:ascii="Cambria Math" w:eastAsia="Arial" w:hAnsi="Cambria Math" w:cs="Arial"/>
              <w:color w:val="auto"/>
              <w:kern w:val="0"/>
              <w:sz w:val="22"/>
              <w:szCs w:val="22"/>
              <w14:ligatures w14:val="none"/>
            </w:rPr>
            <m:t>=</m:t>
          </m:r>
          <m:f>
            <m:fPr>
              <m:ctrlPr>
                <w:rPr>
                  <w:rFonts w:ascii="Cambria Math" w:eastAsia="Arial" w:hAnsi="Cambria Math" w:cs="Arial"/>
                  <w:i/>
                  <w:color w:val="auto"/>
                  <w:kern w:val="0"/>
                  <w:sz w:val="22"/>
                  <w:szCs w:val="22"/>
                  <w14:ligatures w14:val="none"/>
                </w:rPr>
              </m:ctrlPr>
            </m:fPr>
            <m:num>
              <m:r>
                <w:rPr>
                  <w:rFonts w:ascii="Cambria Math" w:hAnsi="Cambria Math"/>
                </w:rPr>
                <m:t>42.3</m:t>
              </m:r>
            </m:num>
            <m:den>
              <m:rad>
                <m:radPr>
                  <m:degHide m:val="1"/>
                  <m:ctrlPr>
                    <w:rPr>
                      <w:rFonts w:ascii="Cambria Math" w:eastAsia="Arial" w:hAnsi="Cambria Math" w:cs="Arial"/>
                      <w:i/>
                      <w:color w:val="auto"/>
                      <w:kern w:val="0"/>
                      <w:sz w:val="22"/>
                      <w:szCs w:val="22"/>
                      <w14:ligatures w14:val="none"/>
                    </w:rPr>
                  </m:ctrlPr>
                </m:radPr>
                <m:deg/>
                <m:e>
                  <m:r>
                    <w:rPr>
                      <w:rFonts w:ascii="Cambria Math" w:hAnsi="Cambria Math"/>
                    </w:rPr>
                    <m:t>1.45</m:t>
                  </m:r>
                </m:e>
              </m:rad>
            </m:den>
          </m:f>
        </m:oMath>
      </m:oMathPara>
    </w:p>
    <w:p w14:paraId="2F2F44F0" w14:textId="77777777" w:rsidR="003A62C4" w:rsidRDefault="003A62C4" w:rsidP="003A62C4">
      <w:pPr>
        <w:spacing w:before="40" w:after="40"/>
      </w:pPr>
      <m:oMathPara>
        <m:oMath>
          <m:r>
            <w:rPr>
              <w:rFonts w:ascii="Cambria Math" w:hAnsi="Cambria Math"/>
            </w:rPr>
            <m:t>Nc= 35.13 rpm</m:t>
          </m:r>
        </m:oMath>
      </m:oMathPara>
    </w:p>
    <w:p w14:paraId="43746B54" w14:textId="77777777" w:rsidR="003A62C4" w:rsidRDefault="003A62C4" w:rsidP="003A62C4">
      <w:pPr>
        <w:spacing w:before="60" w:after="120"/>
      </w:pPr>
      <w:r>
        <w:t>The recommended operating speed, at 75% of critical speed to achieve the optimal cascading-cataracting charge motion:</w:t>
      </w:r>
    </w:p>
    <w:p w14:paraId="64463B92" w14:textId="77777777" w:rsidR="003A62C4" w:rsidRDefault="003A62C4" w:rsidP="003A62C4">
      <w:pPr>
        <w:spacing w:before="40" w:after="40"/>
      </w:pPr>
      <m:oMathPara>
        <m:oMath>
          <m:r>
            <w:rPr>
              <w:rFonts w:ascii="Cambria Math" w:hAnsi="Cambria Math"/>
            </w:rPr>
            <m:t>Nop=0.75×Nc</m:t>
          </m:r>
        </m:oMath>
      </m:oMathPara>
    </w:p>
    <w:p w14:paraId="7EDA2AEB" w14:textId="7D2ECD07" w:rsidR="003A62C4" w:rsidRDefault="003A62C4" w:rsidP="00650B0B">
      <w:pPr>
        <w:spacing w:before="40" w:after="40"/>
      </w:pPr>
      <m:oMathPara>
        <m:oMath>
          <m:r>
            <w:rPr>
              <w:rFonts w:ascii="Cambria Math" w:hAnsi="Cambria Math"/>
            </w:rPr>
            <m:t>Nop=0.75×35.13≈26.35 rpm</m:t>
          </m:r>
        </m:oMath>
      </m:oMathPara>
    </w:p>
    <w:p w14:paraId="12AD7B73" w14:textId="77777777" w:rsidR="003A62C4" w:rsidRDefault="003A62C4" w:rsidP="003A62C4">
      <w:pPr>
        <w:spacing w:before="40" w:after="40"/>
      </w:pPr>
    </w:p>
    <w:p w14:paraId="2465AAD8" w14:textId="77777777" w:rsidR="003A62C4" w:rsidRDefault="003A62C4" w:rsidP="003A62C4">
      <w:pPr>
        <w:spacing w:before="60" w:after="120"/>
      </w:pPr>
    </w:p>
    <w:p w14:paraId="6B57DF8E" w14:textId="77777777" w:rsidR="003A62C4" w:rsidRPr="004E7850" w:rsidRDefault="003A62C4" w:rsidP="003A62C4">
      <w:pPr>
        <w:spacing w:before="60" w:after="120"/>
        <w:rPr>
          <w:b/>
          <w:bCs/>
        </w:rPr>
      </w:pPr>
      <w:r w:rsidRPr="004E7850">
        <w:rPr>
          <w:b/>
          <w:bCs/>
        </w:rPr>
        <w:lastRenderedPageBreak/>
        <w:t>Grinding Ball Charge Mass</w:t>
      </w:r>
    </w:p>
    <w:p w14:paraId="2528488B" w14:textId="77777777" w:rsidR="003A62C4" w:rsidRDefault="003A62C4" w:rsidP="003A62C4">
      <w:pPr>
        <w:spacing w:before="60" w:after="120"/>
      </w:pPr>
      <w:r>
        <w:t>Assuming a standard ball charge volume fraction of J = 0.35 (35% of internal mill volume), the volume occupied by the ball charge is:</w:t>
      </w:r>
    </w:p>
    <w:p w14:paraId="1573BD03" w14:textId="77777777" w:rsidR="003A62C4" w:rsidRDefault="003A62C4" w:rsidP="003A62C4">
      <w:pPr>
        <w:spacing w:before="40" w:after="40"/>
      </w:pPr>
      <m:oMathPara>
        <m:oMath>
          <m:r>
            <w:rPr>
              <w:rFonts w:ascii="Cambria Math" w:hAnsi="Cambria Math"/>
            </w:rPr>
            <m:t>Vballs=J×Vm</m:t>
          </m:r>
        </m:oMath>
      </m:oMathPara>
    </w:p>
    <w:p w14:paraId="1426DEA1" w14:textId="77777777" w:rsidR="003A62C4" w:rsidRPr="00A23F60" w:rsidRDefault="003A62C4" w:rsidP="003A62C4">
      <w:pPr>
        <w:spacing w:before="40" w:after="40"/>
      </w:pPr>
      <m:oMathPara>
        <m:oMath>
          <m:r>
            <w:rPr>
              <w:rFonts w:ascii="Cambria Math" w:hAnsi="Cambria Math"/>
            </w:rPr>
            <m:t>Vballs=0.35×3.59</m:t>
          </m:r>
        </m:oMath>
      </m:oMathPara>
    </w:p>
    <w:p w14:paraId="1703B6BF" w14:textId="3786269B" w:rsidR="003A62C4" w:rsidRDefault="003A62C4" w:rsidP="003A62C4">
      <w:pPr>
        <w:spacing w:before="40" w:after="40"/>
      </w:pPr>
      <m:oMathPara>
        <m:oMath>
          <m:r>
            <w:rPr>
              <w:rFonts w:ascii="Cambria Math" w:hAnsi="Cambria Math"/>
            </w:rPr>
            <m:t>Vballs=1.257</m:t>
          </m:r>
          <m:sSup>
            <m:sSupPr>
              <m:ctrlPr>
                <w:rPr>
                  <w:rFonts w:ascii="Cambria Math" w:eastAsia="Arial" w:hAnsi="Cambria Math" w:cs="Arial"/>
                  <w:i/>
                  <w:color w:val="auto"/>
                  <w:kern w:val="0"/>
                  <w:sz w:val="22"/>
                  <w:szCs w:val="22"/>
                  <w14:ligatures w14:val="none"/>
                </w:rPr>
              </m:ctrlPr>
            </m:sSupPr>
            <m:e>
              <m:r>
                <w:rPr>
                  <w:rFonts w:ascii="Cambria Math" w:hAnsi="Cambria Math"/>
                </w:rPr>
                <m:t>m</m:t>
              </m:r>
            </m:e>
            <m:sup>
              <m:r>
                <w:rPr>
                  <w:rFonts w:ascii="Cambria Math" w:hAnsi="Cambria Math"/>
                </w:rPr>
                <m:t>3</m:t>
              </m:r>
            </m:sup>
          </m:sSup>
        </m:oMath>
      </m:oMathPara>
    </w:p>
    <w:p w14:paraId="04868A31" w14:textId="77777777" w:rsidR="003A62C4" w:rsidRDefault="003A62C4" w:rsidP="003A62C4">
      <w:pPr>
        <w:spacing w:before="60" w:after="120"/>
      </w:pPr>
      <w:r>
        <w:t xml:space="preserve">The total mass of the ball charge is calculated using the specified packing (bulk) density of the steel ball charge, </w:t>
      </w:r>
      <m:oMath>
        <m:sSub>
          <m:sSubPr>
            <m:ctrlPr>
              <w:rPr>
                <w:rFonts w:ascii="Cambria Math" w:hAnsi="Cambria Math"/>
                <w:i/>
              </w:rPr>
            </m:ctrlPr>
          </m:sSubPr>
          <m:e>
            <m:r>
              <w:rPr>
                <w:rFonts w:ascii="Cambria Math" w:hAnsi="Cambria Math"/>
              </w:rPr>
              <m:t>ρ</m:t>
            </m:r>
          </m:e>
          <m:sub>
            <m:r>
              <w:rPr>
                <w:rFonts w:ascii="Cambria Math" w:hAnsi="Cambria Math"/>
              </w:rPr>
              <m:t>balls</m:t>
            </m:r>
          </m:sub>
        </m:sSub>
        <m:r>
          <w:rPr>
            <w:rFonts w:ascii="Cambria Math" w:hAnsi="Cambria Math"/>
          </w:rPr>
          <m:t>=4.65t/</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 xml:space="preserve"> </m:t>
        </m:r>
      </m:oMath>
      <w:r>
        <w:t>:</w:t>
      </w:r>
    </w:p>
    <w:p w14:paraId="3870343F" w14:textId="77777777" w:rsidR="003A62C4" w:rsidRPr="00A23F60" w:rsidRDefault="003A62C4" w:rsidP="003A62C4">
      <w:pPr>
        <w:spacing w:before="40" w:after="40"/>
      </w:pPr>
      <m:oMathPara>
        <m:oMath>
          <m:r>
            <w:rPr>
              <w:rFonts w:ascii="Cambria Math" w:hAnsi="Cambria Math"/>
            </w:rPr>
            <m:t>Mballs=Vballs ×</m:t>
          </m:r>
          <m:sSub>
            <m:sSubPr>
              <m:ctrlPr>
                <w:rPr>
                  <w:rFonts w:ascii="Cambria Math" w:eastAsia="Arial" w:hAnsi="Cambria Math" w:cs="Arial"/>
                  <w:i/>
                  <w:color w:val="auto"/>
                  <w:kern w:val="0"/>
                  <w:sz w:val="22"/>
                  <w:szCs w:val="22"/>
                  <w14:ligatures w14:val="none"/>
                </w:rPr>
              </m:ctrlPr>
            </m:sSubPr>
            <m:e>
              <m:r>
                <w:rPr>
                  <w:rFonts w:ascii="Cambria Math" w:hAnsi="Cambria Math"/>
                </w:rPr>
                <m:t>ρ</m:t>
              </m:r>
            </m:e>
            <m:sub>
              <m:r>
                <w:rPr>
                  <w:rFonts w:ascii="Cambria Math" w:hAnsi="Cambria Math"/>
                </w:rPr>
                <m:t>balls</m:t>
              </m:r>
            </m:sub>
          </m:sSub>
          <m:r>
            <w:rPr>
              <w:rFonts w:ascii="Cambria Math" w:hAnsi="Cambria Math"/>
            </w:rPr>
            <m:t xml:space="preserve"> </m:t>
          </m:r>
        </m:oMath>
      </m:oMathPara>
    </w:p>
    <w:p w14:paraId="43912270" w14:textId="77777777" w:rsidR="003A62C4" w:rsidRPr="00A23F60" w:rsidRDefault="003A62C4" w:rsidP="003A62C4">
      <w:pPr>
        <w:spacing w:before="40" w:after="40"/>
        <w:rPr>
          <w:rFonts w:ascii="Arial" w:eastAsia="Arial" w:hAnsi="Arial" w:cs="Arial"/>
        </w:rPr>
      </w:pPr>
      <m:oMathPara>
        <m:oMath>
          <m:r>
            <w:rPr>
              <w:rFonts w:ascii="Cambria Math" w:hAnsi="Cambria Math"/>
            </w:rPr>
            <m:t>Mballs=1.257 ×4.65</m:t>
          </m:r>
        </m:oMath>
      </m:oMathPara>
    </w:p>
    <w:p w14:paraId="31E2FC74" w14:textId="77777777" w:rsidR="003A62C4" w:rsidRPr="00236653" w:rsidRDefault="003A62C4" w:rsidP="003A62C4">
      <w:pPr>
        <w:spacing w:before="40" w:after="40"/>
      </w:pPr>
      <m:oMathPara>
        <m:oMath>
          <m:r>
            <w:rPr>
              <w:rFonts w:ascii="Cambria Math" w:hAnsi="Cambria Math"/>
            </w:rPr>
            <m:t xml:space="preserve">Mballs=5.85 tonnes(total steρel ball charge mass) </m:t>
          </m:r>
        </m:oMath>
      </m:oMathPara>
    </w:p>
    <w:p w14:paraId="6BFBB8D7" w14:textId="77777777" w:rsidR="003A62C4" w:rsidRDefault="003A62C4" w:rsidP="003A62C4">
      <w:pPr>
        <w:spacing w:before="40" w:after="40"/>
      </w:pPr>
    </w:p>
    <w:p w14:paraId="32EF13FB" w14:textId="77777777" w:rsidR="003A62C4" w:rsidRPr="004E7850" w:rsidRDefault="003A62C4" w:rsidP="003A62C4">
      <w:pPr>
        <w:spacing w:before="60" w:after="120"/>
        <w:rPr>
          <w:b/>
          <w:bCs/>
        </w:rPr>
      </w:pPr>
      <w:r w:rsidRPr="004E7850">
        <w:rPr>
          <w:b/>
          <w:bCs/>
        </w:rPr>
        <w:t>Maximum Ball Size (</w:t>
      </w: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max</m:t>
            </m:r>
          </m:sub>
        </m:sSub>
      </m:oMath>
      <w:r w:rsidRPr="004E7850">
        <w:rPr>
          <w:b/>
          <w:bCs/>
        </w:rPr>
        <w:t>)</w:t>
      </w:r>
    </w:p>
    <w:p w14:paraId="18DE5209" w14:textId="77777777" w:rsidR="003A62C4" w:rsidRPr="006E4561" w:rsidRDefault="003A62C4" w:rsidP="003A62C4">
      <w:pPr>
        <w:spacing w:before="60" w:after="120"/>
      </w:pPr>
      <w:r w:rsidRPr="006E4561">
        <w:t>The maximum ball diameter required to effectively nip and fracture the coarsest particles in the mill feed (F80 = 9,000 µm) is estimated using Bond's (1958) ball-size selection formula:</w:t>
      </w:r>
    </w:p>
    <w:p w14:paraId="23FDF28C" w14:textId="77777777" w:rsidR="003A62C4" w:rsidRPr="00795CB5" w:rsidRDefault="003D0B1E" w:rsidP="003A62C4">
      <w:pPr>
        <w:spacing w:before="60" w:after="120"/>
        <w:rPr>
          <w:i/>
          <w:iCs/>
        </w:rPr>
      </w:pPr>
      <m:oMathPara>
        <m:oMath>
          <m:sSub>
            <m:sSubPr>
              <m:ctrlPr>
                <w:rPr>
                  <w:rFonts w:ascii="Cambria Math" w:hAnsi="Cambria Math"/>
                  <w:i/>
                  <w:iCs/>
                </w:rPr>
              </m:ctrlPr>
            </m:sSubPr>
            <m:e>
              <m:r>
                <w:rPr>
                  <w:rFonts w:ascii="Cambria Math" w:hAnsi="Cambria Math"/>
                </w:rPr>
                <m:t>d</m:t>
              </m:r>
            </m:e>
            <m:sub>
              <m:r>
                <w:rPr>
                  <w:rFonts w:ascii="Cambria Math" w:hAnsi="Cambria Math"/>
                </w:rPr>
                <m:t>B</m:t>
              </m:r>
            </m:sub>
          </m:sSub>
          <m:r>
            <w:rPr>
              <w:rFonts w:ascii="Cambria Math" w:hAnsi="Cambria Math"/>
            </w:rPr>
            <m:t>=25.4</m:t>
          </m:r>
          <m:d>
            <m:dPr>
              <m:begChr m:val="["/>
              <m:endChr m:val="]"/>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F</m:t>
                              </m:r>
                            </m:e>
                            <m:sub>
                              <m:r>
                                <w:rPr>
                                  <w:rFonts w:ascii="Cambria Math" w:hAnsi="Cambria Math"/>
                                </w:rPr>
                                <m:t>80</m:t>
                              </m:r>
                            </m:sub>
                          </m:sSub>
                        </m:num>
                        <m:den>
                          <m:r>
                            <w:rPr>
                              <w:rFonts w:ascii="Cambria Math" w:hAnsi="Cambria Math"/>
                            </w:rPr>
                            <m:t>k</m:t>
                          </m:r>
                        </m:den>
                      </m:f>
                    </m:e>
                  </m:d>
                </m:e>
                <m:sup>
                  <m:r>
                    <w:rPr>
                      <w:rFonts w:ascii="Cambria Math" w:hAnsi="Cambria Math"/>
                    </w:rPr>
                    <m:t>0.5</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d>
                            <m:dPr>
                              <m:ctrlPr>
                                <w:rPr>
                                  <w:rFonts w:ascii="Cambria Math" w:hAnsi="Cambria Math"/>
                                  <w:i/>
                                  <w:iCs/>
                                </w:rPr>
                              </m:ctrlPr>
                            </m:dPr>
                            <m:e>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i</m:t>
                                  </m:r>
                                </m:sub>
                              </m:sSub>
                            </m:e>
                          </m:d>
                        </m:num>
                        <m:den>
                          <m:r>
                            <w:rPr>
                              <w:rFonts w:ascii="Cambria Math" w:hAnsi="Cambria Math"/>
                            </w:rPr>
                            <m:t xml:space="preserve">100 ×φc </m:t>
                          </m:r>
                          <m:rad>
                            <m:radPr>
                              <m:degHide m:val="1"/>
                              <m:ctrlPr>
                                <w:rPr>
                                  <w:rFonts w:ascii="Cambria Math" w:hAnsi="Cambria Math"/>
                                  <w:i/>
                                  <w:iCs/>
                                </w:rPr>
                              </m:ctrlPr>
                            </m:radPr>
                            <m:deg/>
                            <m:e>
                              <m:r>
                                <w:rPr>
                                  <w:rFonts w:ascii="Cambria Math" w:hAnsi="Cambria Math"/>
                                </w:rPr>
                                <m:t>3.281D</m:t>
                              </m:r>
                            </m:e>
                          </m:rad>
                        </m:den>
                      </m:f>
                    </m:e>
                  </m:d>
                </m:e>
                <m:sup>
                  <m:f>
                    <m:fPr>
                      <m:ctrlPr>
                        <w:rPr>
                          <w:rFonts w:ascii="Cambria Math" w:hAnsi="Cambria Math"/>
                          <w:i/>
                          <w:iCs/>
                        </w:rPr>
                      </m:ctrlPr>
                    </m:fPr>
                    <m:num>
                      <m:r>
                        <w:rPr>
                          <w:rFonts w:ascii="Cambria Math" w:hAnsi="Cambria Math"/>
                        </w:rPr>
                        <m:t>1</m:t>
                      </m:r>
                    </m:num>
                    <m:den>
                      <m:r>
                        <w:rPr>
                          <w:rFonts w:ascii="Cambria Math" w:hAnsi="Cambria Math"/>
                        </w:rPr>
                        <m:t>3</m:t>
                      </m:r>
                    </m:den>
                  </m:f>
                </m:sup>
              </m:sSup>
            </m:e>
          </m:d>
        </m:oMath>
      </m:oMathPara>
    </w:p>
    <w:p w14:paraId="604E9F14" w14:textId="414A3406" w:rsidR="003A62C4" w:rsidRDefault="003A62C4" w:rsidP="003A62C4">
      <w:pPr>
        <w:spacing w:before="60" w:after="120"/>
      </w:pPr>
      <w:r w:rsidRPr="006E4561">
        <w:t xml:space="preserve">where k = 350 for wet, overflow-discharge ball mills, </w:t>
      </w:r>
      <m:oMath>
        <m:r>
          <w:rPr>
            <w:rFonts w:ascii="Cambria Math" w:hAnsi="Cambria Math"/>
          </w:rPr>
          <m:t>ρs = 2.4 t/m³</m:t>
        </m:r>
      </m:oMath>
      <w:r w:rsidRPr="006E4561">
        <w:t xml:space="preserve"> (ore relative density), Wi = 10.0 kWh/t, </w:t>
      </w:r>
      <m:oMath>
        <m:r>
          <w:rPr>
            <w:rFonts w:ascii="Cambria Math" w:hAnsi="Cambria Math"/>
          </w:rPr>
          <m:t>φC = 0.75</m:t>
        </m:r>
      </m:oMath>
      <w:r w:rsidRPr="006E4561">
        <w:t xml:space="preserve"> and </w:t>
      </w:r>
      <m:oMath>
        <m:r>
          <w:rPr>
            <w:rFonts w:ascii="Cambria Math" w:hAnsi="Cambria Math"/>
          </w:rPr>
          <m:t>D = 1.45 m (≈ 4.76 ft):</m:t>
        </m:r>
      </m:oMath>
    </w:p>
    <w:p w14:paraId="4339A146" w14:textId="77777777" w:rsidR="003A62C4" w:rsidRDefault="003A62C4" w:rsidP="003A62C4">
      <w:pPr>
        <w:spacing w:before="60" w:after="120"/>
      </w:pPr>
      <m:oMath>
        <m:r>
          <w:rPr>
            <w:rFonts w:ascii="Cambria Math" w:hAnsi="Cambria Math"/>
          </w:rPr>
          <m:t xml:space="preserve">dmax = 68mm </m:t>
        </m:r>
      </m:oMath>
      <w:r>
        <w:t xml:space="preserve">(we will </w:t>
      </w:r>
      <w:r w:rsidRPr="0055567E">
        <w:t xml:space="preserve">select the next standard make-up ball size, </w:t>
      </w:r>
      <w:r>
        <w:t xml:space="preserve">which is </w:t>
      </w:r>
      <w:r w:rsidRPr="0055567E">
        <w:t>70 mm</w:t>
      </w:r>
      <w:r>
        <w:t>)</w:t>
      </w:r>
    </w:p>
    <w:p w14:paraId="14ECE08F" w14:textId="77777777" w:rsidR="003A62C4" w:rsidRPr="00A1148C" w:rsidRDefault="003A62C4" w:rsidP="003A62C4">
      <w:pPr>
        <w:spacing w:before="60" w:after="120"/>
        <w:rPr>
          <w:b/>
          <w:bCs/>
        </w:rPr>
      </w:pPr>
      <w:r w:rsidRPr="00A1148C">
        <w:rPr>
          <w:b/>
          <w:bCs/>
        </w:rPr>
        <w:t>Rationalised Ball Charge Grading</w:t>
      </w:r>
    </w:p>
    <w:tbl>
      <w:tblPr>
        <w:tblStyle w:val="TableGrid"/>
        <w:tblW w:w="0" w:type="auto"/>
        <w:tblLook w:val="04A0" w:firstRow="1" w:lastRow="0" w:firstColumn="1" w:lastColumn="0" w:noHBand="0" w:noVBand="1"/>
      </w:tblPr>
      <w:tblGrid>
        <w:gridCol w:w="2237"/>
        <w:gridCol w:w="2225"/>
        <w:gridCol w:w="2313"/>
        <w:gridCol w:w="2286"/>
      </w:tblGrid>
      <w:tr w:rsidR="003A62C4" w14:paraId="55E8018A" w14:textId="77777777" w:rsidTr="00593BE1">
        <w:tc>
          <w:tcPr>
            <w:tcW w:w="2477" w:type="dxa"/>
          </w:tcPr>
          <w:p w14:paraId="5E6F9787" w14:textId="77777777" w:rsidR="003A62C4" w:rsidRPr="00610E72" w:rsidRDefault="003A62C4" w:rsidP="00593BE1">
            <w:pPr>
              <w:spacing w:after="172" w:line="259" w:lineRule="auto"/>
              <w:rPr>
                <w:rFonts w:ascii="Calibri" w:eastAsia="Calibri" w:hAnsi="Calibri" w:cs="Calibri"/>
                <w:b/>
                <w:bCs/>
                <w:sz w:val="22"/>
              </w:rPr>
            </w:pPr>
            <w:r w:rsidRPr="00610E72">
              <w:rPr>
                <w:b/>
                <w:bCs/>
              </w:rPr>
              <w:t>Ball Diameter (mm)</w:t>
            </w:r>
          </w:p>
        </w:tc>
        <w:tc>
          <w:tcPr>
            <w:tcW w:w="2478" w:type="dxa"/>
          </w:tcPr>
          <w:p w14:paraId="7A14FE1D" w14:textId="77777777" w:rsidR="003A62C4" w:rsidRPr="00610E72" w:rsidRDefault="003A62C4" w:rsidP="00593BE1">
            <w:pPr>
              <w:spacing w:after="172" w:line="259" w:lineRule="auto"/>
              <w:rPr>
                <w:rFonts w:ascii="Calibri" w:eastAsia="Calibri" w:hAnsi="Calibri" w:cs="Calibri"/>
                <w:b/>
                <w:bCs/>
                <w:sz w:val="22"/>
              </w:rPr>
            </w:pPr>
            <w:r w:rsidRPr="00610E72">
              <w:rPr>
                <w:b/>
                <w:bCs/>
              </w:rPr>
              <w:t>Mass Fraction (%)</w:t>
            </w:r>
          </w:p>
        </w:tc>
        <w:tc>
          <w:tcPr>
            <w:tcW w:w="2478" w:type="dxa"/>
          </w:tcPr>
          <w:p w14:paraId="1265AA34" w14:textId="77777777" w:rsidR="003A62C4" w:rsidRPr="00610E72" w:rsidRDefault="003A62C4" w:rsidP="00593BE1">
            <w:pPr>
              <w:spacing w:after="172" w:line="259" w:lineRule="auto"/>
              <w:rPr>
                <w:rFonts w:ascii="Calibri" w:eastAsia="Calibri" w:hAnsi="Calibri" w:cs="Calibri"/>
                <w:b/>
                <w:bCs/>
                <w:sz w:val="22"/>
              </w:rPr>
            </w:pPr>
            <w:r w:rsidRPr="00610E72">
              <w:rPr>
                <w:b/>
                <w:bCs/>
              </w:rPr>
              <w:t>Approximate Mass (tonnes)</w:t>
            </w:r>
          </w:p>
        </w:tc>
        <w:tc>
          <w:tcPr>
            <w:tcW w:w="2478" w:type="dxa"/>
          </w:tcPr>
          <w:p w14:paraId="613F568B" w14:textId="77777777" w:rsidR="003A62C4" w:rsidRPr="00610E72" w:rsidRDefault="003A62C4" w:rsidP="00593BE1">
            <w:pPr>
              <w:spacing w:after="172" w:line="259" w:lineRule="auto"/>
              <w:rPr>
                <w:rFonts w:ascii="Calibri" w:eastAsia="Calibri" w:hAnsi="Calibri" w:cs="Calibri"/>
                <w:b/>
                <w:bCs/>
                <w:sz w:val="22"/>
              </w:rPr>
            </w:pPr>
            <w:r w:rsidRPr="00610E72">
              <w:rPr>
                <w:b/>
                <w:bCs/>
              </w:rPr>
              <w:t>Function</w:t>
            </w:r>
          </w:p>
        </w:tc>
      </w:tr>
      <w:tr w:rsidR="003A62C4" w14:paraId="3823BF04" w14:textId="77777777" w:rsidTr="00593BE1">
        <w:tc>
          <w:tcPr>
            <w:tcW w:w="2477" w:type="dxa"/>
            <w:vAlign w:val="center"/>
          </w:tcPr>
          <w:p w14:paraId="408FEC51" w14:textId="77777777" w:rsidR="003A62C4" w:rsidRDefault="003A62C4" w:rsidP="00593BE1">
            <w:pPr>
              <w:spacing w:after="172" w:line="259" w:lineRule="auto"/>
              <w:rPr>
                <w:rFonts w:ascii="Calibri" w:eastAsia="Calibri" w:hAnsi="Calibri" w:cs="Calibri"/>
                <w:sz w:val="22"/>
              </w:rPr>
            </w:pPr>
            <w:r>
              <w:lastRenderedPageBreak/>
              <w:t>70 (top size)</w:t>
            </w:r>
          </w:p>
        </w:tc>
        <w:tc>
          <w:tcPr>
            <w:tcW w:w="2478" w:type="dxa"/>
          </w:tcPr>
          <w:p w14:paraId="6C69A974" w14:textId="77777777" w:rsidR="003A62C4" w:rsidRPr="00EA0EA3" w:rsidRDefault="003A62C4" w:rsidP="00593BE1">
            <w:pPr>
              <w:spacing w:after="172" w:line="259" w:lineRule="auto"/>
              <w:rPr>
                <w:rFonts w:ascii="Calibri" w:eastAsia="Calibri" w:hAnsi="Calibri" w:cs="Calibri"/>
              </w:rPr>
            </w:pPr>
            <w:r w:rsidRPr="00EA0EA3">
              <w:t>35</w:t>
            </w:r>
          </w:p>
        </w:tc>
        <w:tc>
          <w:tcPr>
            <w:tcW w:w="2478" w:type="dxa"/>
            <w:vAlign w:val="center"/>
          </w:tcPr>
          <w:p w14:paraId="2C96B2AA" w14:textId="77777777" w:rsidR="003A62C4" w:rsidRDefault="003A62C4" w:rsidP="00593BE1">
            <w:pPr>
              <w:spacing w:after="172" w:line="259" w:lineRule="auto"/>
              <w:rPr>
                <w:rFonts w:ascii="Calibri" w:eastAsia="Calibri" w:hAnsi="Calibri" w:cs="Calibri"/>
                <w:sz w:val="22"/>
              </w:rPr>
            </w:pPr>
            <w:r>
              <w:t>2.05</w:t>
            </w:r>
          </w:p>
        </w:tc>
        <w:tc>
          <w:tcPr>
            <w:tcW w:w="2478" w:type="dxa"/>
          </w:tcPr>
          <w:p w14:paraId="2C50F069" w14:textId="77777777" w:rsidR="003A62C4" w:rsidRPr="00EA0EA3" w:rsidRDefault="003A62C4" w:rsidP="00593BE1">
            <w:pPr>
              <w:spacing w:after="172" w:line="259" w:lineRule="auto"/>
              <w:rPr>
                <w:rFonts w:ascii="Calibri" w:eastAsia="Calibri" w:hAnsi="Calibri" w:cs="Calibri"/>
              </w:rPr>
            </w:pPr>
            <w:r w:rsidRPr="00EA0EA3">
              <w:t>Top size; coarse feed nipping</w:t>
            </w:r>
          </w:p>
        </w:tc>
      </w:tr>
      <w:tr w:rsidR="003A62C4" w14:paraId="5C010100" w14:textId="77777777" w:rsidTr="00593BE1">
        <w:tc>
          <w:tcPr>
            <w:tcW w:w="2477" w:type="dxa"/>
            <w:vAlign w:val="center"/>
          </w:tcPr>
          <w:p w14:paraId="4E63D23F" w14:textId="77777777" w:rsidR="003A62C4" w:rsidRDefault="003A62C4" w:rsidP="00593BE1">
            <w:pPr>
              <w:spacing w:after="172" w:line="259" w:lineRule="auto"/>
              <w:rPr>
                <w:rFonts w:ascii="Calibri" w:eastAsia="Calibri" w:hAnsi="Calibri" w:cs="Calibri"/>
                <w:sz w:val="22"/>
              </w:rPr>
            </w:pPr>
            <w:r>
              <w:t>60</w:t>
            </w:r>
          </w:p>
        </w:tc>
        <w:tc>
          <w:tcPr>
            <w:tcW w:w="2478" w:type="dxa"/>
          </w:tcPr>
          <w:p w14:paraId="668593E6" w14:textId="77777777" w:rsidR="003A62C4" w:rsidRPr="00EA0EA3" w:rsidRDefault="003A62C4" w:rsidP="00593BE1">
            <w:pPr>
              <w:spacing w:after="172" w:line="259" w:lineRule="auto"/>
              <w:rPr>
                <w:rFonts w:ascii="Calibri" w:eastAsia="Calibri" w:hAnsi="Calibri" w:cs="Calibri"/>
              </w:rPr>
            </w:pPr>
            <w:r w:rsidRPr="00EA0EA3">
              <w:t>30</w:t>
            </w:r>
          </w:p>
        </w:tc>
        <w:tc>
          <w:tcPr>
            <w:tcW w:w="2478" w:type="dxa"/>
            <w:vAlign w:val="center"/>
          </w:tcPr>
          <w:p w14:paraId="2D87D6AB" w14:textId="77777777" w:rsidR="003A62C4" w:rsidRDefault="003A62C4" w:rsidP="00593BE1">
            <w:pPr>
              <w:spacing w:after="172" w:line="259" w:lineRule="auto"/>
              <w:rPr>
                <w:rFonts w:ascii="Calibri" w:eastAsia="Calibri" w:hAnsi="Calibri" w:cs="Calibri"/>
                <w:sz w:val="22"/>
              </w:rPr>
            </w:pPr>
            <w:r>
              <w:t>1.75</w:t>
            </w:r>
          </w:p>
        </w:tc>
        <w:tc>
          <w:tcPr>
            <w:tcW w:w="2478" w:type="dxa"/>
          </w:tcPr>
          <w:p w14:paraId="4F43181D" w14:textId="77777777" w:rsidR="003A62C4" w:rsidRPr="00EA0EA3" w:rsidRDefault="003A62C4" w:rsidP="00593BE1">
            <w:pPr>
              <w:spacing w:after="172" w:line="259" w:lineRule="auto"/>
              <w:rPr>
                <w:rFonts w:ascii="Calibri" w:eastAsia="Calibri" w:hAnsi="Calibri" w:cs="Calibri"/>
              </w:rPr>
            </w:pPr>
            <w:r w:rsidRPr="00EA0EA3">
              <w:t>Primary impact grinding</w:t>
            </w:r>
          </w:p>
        </w:tc>
      </w:tr>
      <w:tr w:rsidR="003A62C4" w14:paraId="4C365DA0" w14:textId="77777777" w:rsidTr="00593BE1">
        <w:tc>
          <w:tcPr>
            <w:tcW w:w="2477" w:type="dxa"/>
            <w:vAlign w:val="center"/>
          </w:tcPr>
          <w:p w14:paraId="2D904F7E" w14:textId="77777777" w:rsidR="003A62C4" w:rsidRDefault="003A62C4" w:rsidP="00593BE1">
            <w:pPr>
              <w:spacing w:after="172" w:line="259" w:lineRule="auto"/>
              <w:rPr>
                <w:rFonts w:ascii="Calibri" w:eastAsia="Calibri" w:hAnsi="Calibri" w:cs="Calibri"/>
                <w:sz w:val="22"/>
              </w:rPr>
            </w:pPr>
            <w:r>
              <w:t>50</w:t>
            </w:r>
          </w:p>
        </w:tc>
        <w:tc>
          <w:tcPr>
            <w:tcW w:w="2478" w:type="dxa"/>
          </w:tcPr>
          <w:p w14:paraId="14465D3B" w14:textId="77777777" w:rsidR="003A62C4" w:rsidRPr="00EA0EA3" w:rsidRDefault="003A62C4" w:rsidP="00593BE1">
            <w:pPr>
              <w:spacing w:after="172" w:line="259" w:lineRule="auto"/>
              <w:rPr>
                <w:rFonts w:ascii="Calibri" w:eastAsia="Calibri" w:hAnsi="Calibri" w:cs="Calibri"/>
              </w:rPr>
            </w:pPr>
            <w:r w:rsidRPr="00EA0EA3">
              <w:t>20</w:t>
            </w:r>
          </w:p>
        </w:tc>
        <w:tc>
          <w:tcPr>
            <w:tcW w:w="2478" w:type="dxa"/>
            <w:vAlign w:val="center"/>
          </w:tcPr>
          <w:p w14:paraId="6A736CB5" w14:textId="77777777" w:rsidR="003A62C4" w:rsidRDefault="003A62C4" w:rsidP="00593BE1">
            <w:pPr>
              <w:spacing w:after="172" w:line="259" w:lineRule="auto"/>
              <w:rPr>
                <w:rFonts w:ascii="Calibri" w:eastAsia="Calibri" w:hAnsi="Calibri" w:cs="Calibri"/>
                <w:sz w:val="22"/>
              </w:rPr>
            </w:pPr>
            <w:r>
              <w:t>1.17</w:t>
            </w:r>
          </w:p>
        </w:tc>
        <w:tc>
          <w:tcPr>
            <w:tcW w:w="2478" w:type="dxa"/>
          </w:tcPr>
          <w:p w14:paraId="691E5882" w14:textId="77777777" w:rsidR="003A62C4" w:rsidRPr="00EA0EA3" w:rsidRDefault="003A62C4" w:rsidP="00593BE1">
            <w:pPr>
              <w:spacing w:after="172" w:line="259" w:lineRule="auto"/>
              <w:rPr>
                <w:rFonts w:ascii="Calibri" w:eastAsia="Calibri" w:hAnsi="Calibri" w:cs="Calibri"/>
              </w:rPr>
            </w:pPr>
            <w:r w:rsidRPr="00EA0EA3">
              <w:t>Intermediate size reduction</w:t>
            </w:r>
          </w:p>
        </w:tc>
      </w:tr>
      <w:tr w:rsidR="003A62C4" w14:paraId="7F0F8C10" w14:textId="77777777" w:rsidTr="00593BE1">
        <w:tc>
          <w:tcPr>
            <w:tcW w:w="2477" w:type="dxa"/>
            <w:vAlign w:val="center"/>
          </w:tcPr>
          <w:p w14:paraId="5CB29A44" w14:textId="77777777" w:rsidR="003A62C4" w:rsidRDefault="003A62C4" w:rsidP="00593BE1">
            <w:pPr>
              <w:spacing w:after="172" w:line="259" w:lineRule="auto"/>
              <w:rPr>
                <w:rFonts w:ascii="Calibri" w:eastAsia="Calibri" w:hAnsi="Calibri" w:cs="Calibri"/>
                <w:sz w:val="22"/>
              </w:rPr>
            </w:pPr>
            <w:r>
              <w:t>40</w:t>
            </w:r>
          </w:p>
        </w:tc>
        <w:tc>
          <w:tcPr>
            <w:tcW w:w="2478" w:type="dxa"/>
          </w:tcPr>
          <w:p w14:paraId="4AD5060F" w14:textId="77777777" w:rsidR="003A62C4" w:rsidRPr="00EA0EA3" w:rsidRDefault="003A62C4" w:rsidP="00593BE1">
            <w:pPr>
              <w:spacing w:after="172" w:line="259" w:lineRule="auto"/>
              <w:rPr>
                <w:rFonts w:ascii="Calibri" w:eastAsia="Calibri" w:hAnsi="Calibri" w:cs="Calibri"/>
              </w:rPr>
            </w:pPr>
            <w:r w:rsidRPr="00EA0EA3">
              <w:t>15</w:t>
            </w:r>
          </w:p>
        </w:tc>
        <w:tc>
          <w:tcPr>
            <w:tcW w:w="2478" w:type="dxa"/>
            <w:vAlign w:val="center"/>
          </w:tcPr>
          <w:p w14:paraId="695641BE" w14:textId="77777777" w:rsidR="003A62C4" w:rsidRDefault="003A62C4" w:rsidP="00593BE1">
            <w:pPr>
              <w:spacing w:after="172" w:line="259" w:lineRule="auto"/>
              <w:rPr>
                <w:rFonts w:ascii="Calibri" w:eastAsia="Calibri" w:hAnsi="Calibri" w:cs="Calibri"/>
                <w:sz w:val="22"/>
              </w:rPr>
            </w:pPr>
            <w:r>
              <w:t>0.88</w:t>
            </w:r>
          </w:p>
        </w:tc>
        <w:tc>
          <w:tcPr>
            <w:tcW w:w="2478" w:type="dxa"/>
          </w:tcPr>
          <w:p w14:paraId="2D24FD20" w14:textId="77777777" w:rsidR="003A62C4" w:rsidRPr="00EA0EA3" w:rsidRDefault="003A62C4" w:rsidP="00593BE1">
            <w:pPr>
              <w:spacing w:after="172" w:line="259" w:lineRule="auto"/>
              <w:rPr>
                <w:rFonts w:ascii="Calibri" w:eastAsia="Calibri" w:hAnsi="Calibri" w:cs="Calibri"/>
              </w:rPr>
            </w:pPr>
            <w:r w:rsidRPr="00EA0EA3">
              <w:t>Fine attrition grinding</w:t>
            </w:r>
          </w:p>
        </w:tc>
      </w:tr>
      <w:tr w:rsidR="003A62C4" w14:paraId="71148092" w14:textId="77777777" w:rsidTr="00593BE1">
        <w:tc>
          <w:tcPr>
            <w:tcW w:w="2477" w:type="dxa"/>
          </w:tcPr>
          <w:p w14:paraId="127D410B" w14:textId="77777777" w:rsidR="003A62C4" w:rsidRDefault="003A62C4" w:rsidP="00593BE1">
            <w:pPr>
              <w:spacing w:after="172" w:line="259" w:lineRule="auto"/>
              <w:rPr>
                <w:rFonts w:ascii="Calibri" w:eastAsia="Calibri" w:hAnsi="Calibri" w:cs="Calibri"/>
                <w:sz w:val="22"/>
              </w:rPr>
            </w:pPr>
            <w:r>
              <w:rPr>
                <w:sz w:val="20"/>
              </w:rPr>
              <w:t>TOTAL</w:t>
            </w:r>
          </w:p>
        </w:tc>
        <w:tc>
          <w:tcPr>
            <w:tcW w:w="2478" w:type="dxa"/>
          </w:tcPr>
          <w:p w14:paraId="6A3506F4" w14:textId="77777777" w:rsidR="003A62C4" w:rsidRPr="00EA0EA3" w:rsidRDefault="003A62C4" w:rsidP="00593BE1">
            <w:pPr>
              <w:spacing w:after="172" w:line="259" w:lineRule="auto"/>
              <w:rPr>
                <w:rFonts w:ascii="Calibri" w:eastAsia="Calibri" w:hAnsi="Calibri" w:cs="Calibri"/>
              </w:rPr>
            </w:pPr>
            <w:r w:rsidRPr="00EA0EA3">
              <w:t>100</w:t>
            </w:r>
          </w:p>
        </w:tc>
        <w:tc>
          <w:tcPr>
            <w:tcW w:w="2478" w:type="dxa"/>
            <w:vAlign w:val="center"/>
          </w:tcPr>
          <w:p w14:paraId="0F58B52E" w14:textId="77777777" w:rsidR="003A62C4" w:rsidRDefault="003A62C4" w:rsidP="00593BE1">
            <w:pPr>
              <w:spacing w:after="172" w:line="259" w:lineRule="auto"/>
              <w:rPr>
                <w:rFonts w:ascii="Calibri" w:eastAsia="Calibri" w:hAnsi="Calibri" w:cs="Calibri"/>
                <w:sz w:val="22"/>
              </w:rPr>
            </w:pPr>
            <w:r>
              <w:t>5.85</w:t>
            </w:r>
          </w:p>
        </w:tc>
        <w:tc>
          <w:tcPr>
            <w:tcW w:w="2478" w:type="dxa"/>
          </w:tcPr>
          <w:p w14:paraId="592B66D3" w14:textId="77777777" w:rsidR="003A62C4" w:rsidRPr="00EA0EA3" w:rsidRDefault="003A62C4" w:rsidP="00593BE1">
            <w:pPr>
              <w:spacing w:after="172" w:line="259" w:lineRule="auto"/>
              <w:rPr>
                <w:rFonts w:ascii="Calibri" w:eastAsia="Calibri" w:hAnsi="Calibri" w:cs="Calibri"/>
              </w:rPr>
            </w:pPr>
          </w:p>
        </w:tc>
      </w:tr>
    </w:tbl>
    <w:p w14:paraId="3A954BAA" w14:textId="77777777" w:rsidR="003A62C4" w:rsidRDefault="003A62C4" w:rsidP="003A62C4">
      <w:pPr>
        <w:spacing w:after="412" w:line="259" w:lineRule="auto"/>
        <w:jc w:val="left"/>
      </w:pPr>
    </w:p>
    <w:p w14:paraId="0C847E85" w14:textId="77777777" w:rsidR="003A62C4" w:rsidRPr="00A804AE" w:rsidRDefault="003A62C4" w:rsidP="003A62C4">
      <w:pPr>
        <w:spacing w:after="412" w:line="259" w:lineRule="auto"/>
        <w:jc w:val="left"/>
        <w:rPr>
          <w:b/>
          <w:bCs/>
        </w:rPr>
      </w:pPr>
      <w:r w:rsidRPr="00A804AE">
        <w:rPr>
          <w:b/>
          <w:bCs/>
        </w:rPr>
        <w:t>Slurry Residence Time</w:t>
      </w:r>
    </w:p>
    <w:p w14:paraId="51F66BEA" w14:textId="3599C528" w:rsidR="003A62C4" w:rsidRDefault="003A62C4" w:rsidP="003A62C4">
      <w:pPr>
        <w:spacing w:after="140"/>
      </w:pPr>
      <w:r>
        <w:t xml:space="preserve">The mean residence time of the slurry inside the mill is estimated from the interstitial void volume of the ball charge (the space through which slurry </w:t>
      </w:r>
      <w:r w:rsidR="00FC6974">
        <w:t>flows</w:t>
      </w:r>
      <w:r>
        <w:t xml:space="preserve">) divided by the volumetric feed rate. The slurry density is first estimated from the fresh-feed solids fraction (bauxite 544.62 kg/h : water 833.38 kg/h → 39.5% solids by mass), </w:t>
      </w:r>
      <w:r w:rsidRPr="00B10A7F">
        <w:t>ε = 0.40:</w:t>
      </w:r>
    </w:p>
    <w:p w14:paraId="7596C14D" w14:textId="13FA9A9A" w:rsidR="003A62C4" w:rsidRDefault="003D0B1E" w:rsidP="003A62C4">
      <w:pPr>
        <w:spacing w:before="140" w:after="140"/>
        <w:jc w:val="center"/>
      </w:pPr>
      <m:oMathPara>
        <m:oMath>
          <m:sSub>
            <m:sSubPr>
              <m:ctrlPr>
                <w:rPr>
                  <w:rFonts w:ascii="Cambria Math" w:hAnsi="Cambria Math"/>
                  <w:i/>
                </w:rPr>
              </m:ctrlPr>
            </m:sSubPr>
            <m:e>
              <m:r>
                <w:rPr>
                  <w:rFonts w:ascii="Cambria Math" w:hAnsi="Cambria Math"/>
                </w:rPr>
                <m:t>ρ</m:t>
              </m:r>
            </m:e>
            <m:sub>
              <m:r>
                <w:rPr>
                  <w:rFonts w:ascii="Cambria Math" w:hAnsi="Cambria Math"/>
                  <w:vertAlign w:val="subscript"/>
                </w:rPr>
                <m:t>slurry</m:t>
              </m:r>
            </m:sub>
          </m:sSub>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x</m:t>
                  </m:r>
                  <m:r>
                    <w:rPr>
                      <w:rFonts w:ascii="Cambria Math" w:hAnsi="Cambria Math"/>
                      <w:vertAlign w:val="subscript"/>
                    </w:rPr>
                    <m:t>s</m:t>
                  </m:r>
                </m:num>
                <m:den>
                  <m:sSub>
                    <m:sSubPr>
                      <m:ctrlPr>
                        <w:rPr>
                          <w:rFonts w:ascii="Cambria Math" w:hAnsi="Cambria Math"/>
                          <w:i/>
                        </w:rPr>
                      </m:ctrlPr>
                    </m:sSubPr>
                    <m:e>
                      <m:r>
                        <w:rPr>
                          <w:rFonts w:ascii="Cambria Math" w:hAnsi="Cambria Math"/>
                        </w:rPr>
                        <m:t>ρ</m:t>
                      </m:r>
                    </m:e>
                    <m:sub>
                      <m:r>
                        <w:rPr>
                          <w:rFonts w:ascii="Cambria Math" w:hAnsi="Cambria Math"/>
                          <w:vertAlign w:val="subscript"/>
                        </w:rPr>
                        <m:t>ore</m:t>
                      </m:r>
                    </m:sub>
                  </m:sSub>
                </m:den>
              </m:f>
              <m:r>
                <w:rPr>
                  <w:rFonts w:ascii="Cambria Math" w:hAnsi="Cambria Math"/>
                </w:rPr>
                <m:t>+</m:t>
              </m:r>
              <m:f>
                <m:fPr>
                  <m:ctrlPr>
                    <w:rPr>
                      <w:rFonts w:ascii="Cambria Math" w:hAnsi="Cambria Math"/>
                      <w:i/>
                    </w:rPr>
                  </m:ctrlPr>
                </m:fPr>
                <m:num>
                  <m:r>
                    <w:rPr>
                      <w:rFonts w:ascii="Cambria Math" w:hAnsi="Cambria Math"/>
                    </w:rPr>
                    <m:t>1-x</m:t>
                  </m:r>
                  <m:r>
                    <w:rPr>
                      <w:rFonts w:ascii="Cambria Math" w:hAnsi="Cambria Math"/>
                      <w:vertAlign w:val="subscript"/>
                    </w:rPr>
                    <m:t>s</m:t>
                  </m:r>
                </m:num>
                <m:den>
                  <m:sSub>
                    <m:sSubPr>
                      <m:ctrlPr>
                        <w:rPr>
                          <w:rFonts w:ascii="Cambria Math" w:hAnsi="Cambria Math"/>
                          <w:i/>
                        </w:rPr>
                      </m:ctrlPr>
                    </m:sSubPr>
                    <m:e>
                      <m:r>
                        <w:rPr>
                          <w:rFonts w:ascii="Cambria Math" w:hAnsi="Cambria Math"/>
                        </w:rPr>
                        <m:t>ρ</m:t>
                      </m:r>
                    </m:e>
                    <m:sub>
                      <m:r>
                        <w:rPr>
                          <w:rFonts w:ascii="Cambria Math" w:hAnsi="Cambria Math"/>
                          <w:vertAlign w:val="subscript"/>
                        </w:rPr>
                        <m:t>water</m:t>
                      </m:r>
                    </m:sub>
                  </m:sSub>
                </m:den>
              </m:f>
            </m:den>
          </m:f>
          <m:r>
            <w:rPr>
              <w:rFonts w:ascii="Cambria Math" w:hAnsi="Cambria Math"/>
            </w:rPr>
            <m:t xml:space="preserve"> =1,300 kg/m³</m:t>
          </m:r>
        </m:oMath>
      </m:oMathPara>
    </w:p>
    <w:p w14:paraId="3382AA40" w14:textId="7B88C2E1" w:rsidR="003A62C4" w:rsidRDefault="003D0B1E" w:rsidP="003A62C4">
      <w:pPr>
        <w:spacing w:before="140" w:after="140"/>
        <w:jc w:val="center"/>
      </w:pPr>
      <m:oMathPara>
        <m:oMath>
          <m:sSub>
            <m:sSubPr>
              <m:ctrlPr>
                <w:rPr>
                  <w:rFonts w:ascii="Cambria Math" w:hAnsi="Cambria Math"/>
                  <w:i/>
                </w:rPr>
              </m:ctrlPr>
            </m:sSubPr>
            <m:e>
              <m:r>
                <w:rPr>
                  <w:rFonts w:ascii="Cambria Math" w:hAnsi="Cambria Math"/>
                </w:rPr>
                <m:t>Q</m:t>
              </m:r>
            </m:e>
            <m:sub>
              <m:r>
                <w:rPr>
                  <w:rFonts w:ascii="Cambria Math" w:hAnsi="Cambria Math"/>
                  <w:vertAlign w:val="subscript"/>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vertAlign w:val="subscript"/>
                    </w:rPr>
                    <m:t>total</m:t>
                  </m:r>
                </m:sub>
              </m:sSub>
            </m:num>
            <m:den>
              <m:sSub>
                <m:sSubPr>
                  <m:ctrlPr>
                    <w:rPr>
                      <w:rFonts w:ascii="Cambria Math" w:hAnsi="Cambria Math"/>
                      <w:i/>
                    </w:rPr>
                  </m:ctrlPr>
                </m:sSubPr>
                <m:e>
                  <m:r>
                    <w:rPr>
                      <w:rFonts w:ascii="Cambria Math" w:hAnsi="Cambria Math"/>
                    </w:rPr>
                    <m:t>ρ</m:t>
                  </m:r>
                </m:e>
                <m:sub>
                  <m:r>
                    <w:rPr>
                      <w:rFonts w:ascii="Cambria Math" w:hAnsi="Cambria Math"/>
                      <w:vertAlign w:val="subscript"/>
                    </w:rPr>
                    <m:t>slurry</m:t>
                  </m:r>
                </m:sub>
              </m:sSub>
            </m:den>
          </m:f>
          <m:r>
            <w:rPr>
              <w:rFonts w:ascii="Cambria Math" w:hAnsi="Cambria Math"/>
            </w:rPr>
            <m:t>=</m:t>
          </m:r>
          <m:f>
            <m:fPr>
              <m:ctrlPr>
                <w:rPr>
                  <w:rFonts w:ascii="Cambria Math" w:hAnsi="Cambria Math"/>
                  <w:i/>
                </w:rPr>
              </m:ctrlPr>
            </m:fPr>
            <m:num>
              <m:r>
                <w:rPr>
                  <w:rFonts w:ascii="Cambria Math" w:hAnsi="Cambria Math"/>
                </w:rPr>
                <m:t>2085.12</m:t>
              </m:r>
            </m:num>
            <m:den>
              <m:r>
                <w:rPr>
                  <w:rFonts w:ascii="Cambria Math" w:hAnsi="Cambria Math"/>
                </w:rPr>
                <m:t>1300</m:t>
              </m:r>
            </m:den>
          </m:f>
          <m:r>
            <w:rPr>
              <w:rFonts w:ascii="Cambria Math" w:hAnsi="Cambria Math"/>
            </w:rPr>
            <m:t>= 1.60 m³/h</m:t>
          </m:r>
        </m:oMath>
      </m:oMathPara>
    </w:p>
    <w:p w14:paraId="36CA15B8" w14:textId="77777777" w:rsidR="003A62C4" w:rsidRDefault="003A62C4" w:rsidP="003A62C4">
      <w:pPr>
        <w:spacing w:before="140" w:after="140"/>
        <w:jc w:val="center"/>
      </w:pPr>
      <m:oMathPara>
        <m:oMath>
          <m:r>
            <w:rPr>
              <w:rFonts w:ascii="Cambria Math" w:hAnsi="Cambria Math"/>
            </w:rPr>
            <m:t>V</m:t>
          </m:r>
          <m:r>
            <w:rPr>
              <w:rFonts w:ascii="Cambria Math" w:hAnsi="Cambria Math"/>
              <w:vertAlign w:val="subscript"/>
            </w:rPr>
            <m:t>void</m:t>
          </m:r>
          <m:r>
            <w:rPr>
              <w:rFonts w:ascii="Cambria Math" w:hAnsi="Cambria Math"/>
            </w:rPr>
            <m:t xml:space="preserve"> = V</m:t>
          </m:r>
          <m:r>
            <w:rPr>
              <w:rFonts w:ascii="Cambria Math" w:hAnsi="Cambria Math"/>
              <w:vertAlign w:val="subscript"/>
            </w:rPr>
            <m:t>m</m:t>
          </m:r>
          <m:r>
            <w:rPr>
              <w:rFonts w:ascii="Cambria Math" w:hAnsi="Cambria Math"/>
            </w:rPr>
            <m:t xml:space="preserve"> × J × ε = 3.59 × 0.35 × 0.40 = 0.503 m³</m:t>
          </m:r>
        </m:oMath>
      </m:oMathPara>
    </w:p>
    <w:p w14:paraId="01AFFDBA" w14:textId="77777777" w:rsidR="003A62C4" w:rsidRPr="00A01989" w:rsidRDefault="003A62C4" w:rsidP="003A62C4">
      <w:pPr>
        <w:spacing w:before="140" w:after="140"/>
        <w:jc w:val="center"/>
        <w:rPr>
          <w:vertAlign w:val="subscript"/>
        </w:rPr>
      </w:pPr>
      <m:oMathPara>
        <m:oMath>
          <m:r>
            <w:rPr>
              <w:rFonts w:ascii="Cambria Math" w:hAnsi="Cambria Math"/>
            </w:rPr>
            <m:t>τ = V</m:t>
          </m:r>
          <m:r>
            <w:rPr>
              <w:rFonts w:ascii="Cambria Math" w:hAnsi="Cambria Math"/>
              <w:vertAlign w:val="subscript"/>
            </w:rPr>
            <m:t>void</m:t>
          </m:r>
          <m:r>
            <w:rPr>
              <w:rFonts w:ascii="Cambria Math" w:hAnsi="Cambria Math"/>
            </w:rPr>
            <m:t xml:space="preserve"> / Q</m:t>
          </m:r>
          <m:r>
            <w:rPr>
              <w:rFonts w:ascii="Cambria Math" w:hAnsi="Cambria Math"/>
              <w:vertAlign w:val="subscript"/>
            </w:rPr>
            <m:t>v</m:t>
          </m:r>
        </m:oMath>
      </m:oMathPara>
    </w:p>
    <w:p w14:paraId="57A57FCB" w14:textId="77777777" w:rsidR="003A62C4" w:rsidRPr="001005BA" w:rsidRDefault="003A62C4" w:rsidP="003A62C4">
      <w:pPr>
        <w:spacing w:before="140" w:after="140"/>
        <w:jc w:val="center"/>
      </w:pPr>
      <m:oMathPara>
        <m:oMath>
          <m:r>
            <w:rPr>
              <w:rFonts w:ascii="Cambria Math" w:hAnsi="Cambria Math"/>
            </w:rPr>
            <m:t>τ = 0.503 m³ / 1.60 m³/h</m:t>
          </m:r>
        </m:oMath>
      </m:oMathPara>
    </w:p>
    <w:p w14:paraId="260C93D5" w14:textId="6EBDAA10" w:rsidR="003A62C4" w:rsidRPr="00FC6974" w:rsidRDefault="003A62C4" w:rsidP="00FC6974">
      <w:pPr>
        <w:spacing w:before="140" w:after="140"/>
        <w:jc w:val="center"/>
        <w:rPr>
          <w:vertAlign w:val="subscript"/>
        </w:rPr>
      </w:pPr>
      <m:oMathPara>
        <m:oMath>
          <m:r>
            <w:rPr>
              <w:rFonts w:ascii="Cambria Math" w:hAnsi="Cambria Math"/>
            </w:rPr>
            <m:t>τ = 0.31</m:t>
          </m:r>
          <m:r>
            <w:rPr>
              <w:rFonts w:ascii="Cambria Math" w:hAnsi="Cambria Math"/>
            </w:rPr>
            <m:t>h ≈18.8 mins</m:t>
          </m:r>
        </m:oMath>
      </m:oMathPara>
    </w:p>
    <w:p w14:paraId="4B902A46" w14:textId="77777777" w:rsidR="003A62C4" w:rsidRPr="007C5390" w:rsidRDefault="003A62C4" w:rsidP="003A62C4">
      <w:pPr>
        <w:pStyle w:val="Heading4"/>
        <w:rPr>
          <w:b w:val="0"/>
          <w:bCs w:val="0"/>
        </w:rPr>
      </w:pPr>
      <w:bookmarkStart w:id="344" w:name="_Toc236842256"/>
      <w:r w:rsidRPr="00397939">
        <w:t>SUMMARY OF CHEMICAL ENGINEERING CALCULATIONS</w:t>
      </w:r>
      <w:bookmarkEnd w:id="344"/>
      <w:r w:rsidRPr="00397939">
        <w:t xml:space="preserve"> </w:t>
      </w:r>
    </w:p>
    <w:p w14:paraId="7E1618DB" w14:textId="65CC1C3A" w:rsidR="00FC6974" w:rsidRDefault="00FC6974" w:rsidP="00FC6974">
      <w:pPr>
        <w:pStyle w:val="Caption"/>
        <w:keepNext/>
      </w:pPr>
      <w:bookmarkStart w:id="345" w:name="_Toc237244861"/>
      <w:r>
        <w:t xml:space="preserve">Table </w:t>
      </w:r>
      <w:fldSimple w:instr=" STYLEREF 1 \s ">
        <w:r w:rsidR="006221B8">
          <w:rPr>
            <w:noProof/>
          </w:rPr>
          <w:t>6</w:t>
        </w:r>
      </w:fldSimple>
      <w:r w:rsidR="00B61202">
        <w:noBreakHyphen/>
      </w:r>
      <w:fldSimple w:instr=" SEQ Table \* ARABIC \s 1 ">
        <w:r w:rsidR="006221B8">
          <w:rPr>
            <w:noProof/>
          </w:rPr>
          <w:t>30</w:t>
        </w:r>
      </w:fldSimple>
      <w:r>
        <w:t xml:space="preserve"> </w:t>
      </w:r>
      <w:r w:rsidRPr="004C028E">
        <w:t>A summary of the chemical engineering calculations.</w:t>
      </w:r>
      <w:bookmarkEnd w:id="345"/>
    </w:p>
    <w:tbl>
      <w:tblPr>
        <w:tblStyle w:val="TableGrid0"/>
        <w:tblW w:w="9018" w:type="dxa"/>
        <w:tblInd w:w="5" w:type="dxa"/>
        <w:tblCellMar>
          <w:top w:w="45" w:type="dxa"/>
          <w:left w:w="108" w:type="dxa"/>
          <w:right w:w="115" w:type="dxa"/>
        </w:tblCellMar>
        <w:tblLook w:val="04A0" w:firstRow="1" w:lastRow="0" w:firstColumn="1" w:lastColumn="0" w:noHBand="0" w:noVBand="1"/>
      </w:tblPr>
      <w:tblGrid>
        <w:gridCol w:w="3185"/>
        <w:gridCol w:w="3051"/>
        <w:gridCol w:w="2782"/>
      </w:tblGrid>
      <w:tr w:rsidR="003A62C4" w14:paraId="6D6A5EE1"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00C053FD" w14:textId="77777777" w:rsidR="003A62C4" w:rsidRPr="00610E72" w:rsidRDefault="003A62C4" w:rsidP="00593BE1">
            <w:pPr>
              <w:spacing w:after="0" w:line="259" w:lineRule="auto"/>
              <w:rPr>
                <w:b/>
                <w:bCs/>
              </w:rPr>
            </w:pPr>
            <w:r w:rsidRPr="00610E72">
              <w:rPr>
                <w:b/>
                <w:bCs/>
              </w:rPr>
              <w:t xml:space="preserve">PARAMETER </w:t>
            </w:r>
          </w:p>
        </w:tc>
        <w:tc>
          <w:tcPr>
            <w:tcW w:w="3051" w:type="dxa"/>
            <w:tcBorders>
              <w:top w:val="single" w:sz="4" w:space="0" w:color="000000"/>
              <w:left w:val="single" w:sz="4" w:space="0" w:color="000000"/>
              <w:bottom w:val="single" w:sz="4" w:space="0" w:color="000000"/>
              <w:right w:val="single" w:sz="4" w:space="0" w:color="000000"/>
            </w:tcBorders>
          </w:tcPr>
          <w:p w14:paraId="6D62B001" w14:textId="77777777" w:rsidR="003A62C4" w:rsidRPr="00610E72" w:rsidRDefault="003A62C4" w:rsidP="00593BE1">
            <w:pPr>
              <w:spacing w:after="0" w:line="259" w:lineRule="auto"/>
              <w:rPr>
                <w:b/>
                <w:bCs/>
              </w:rPr>
            </w:pPr>
            <w:r w:rsidRPr="00610E72">
              <w:rPr>
                <w:b/>
                <w:bCs/>
              </w:rPr>
              <w:t xml:space="preserve">VALUE </w:t>
            </w:r>
          </w:p>
        </w:tc>
        <w:tc>
          <w:tcPr>
            <w:tcW w:w="2782" w:type="dxa"/>
            <w:tcBorders>
              <w:top w:val="single" w:sz="4" w:space="0" w:color="000000"/>
              <w:left w:val="single" w:sz="4" w:space="0" w:color="000000"/>
              <w:bottom w:val="single" w:sz="4" w:space="0" w:color="000000"/>
              <w:right w:val="single" w:sz="4" w:space="0" w:color="000000"/>
            </w:tcBorders>
          </w:tcPr>
          <w:p w14:paraId="7E06FED0" w14:textId="77777777" w:rsidR="003A62C4" w:rsidRPr="00610E72" w:rsidRDefault="003A62C4" w:rsidP="00593BE1">
            <w:pPr>
              <w:spacing w:after="0" w:line="259" w:lineRule="auto"/>
              <w:rPr>
                <w:b/>
                <w:bCs/>
              </w:rPr>
            </w:pPr>
            <w:r w:rsidRPr="00610E72">
              <w:rPr>
                <w:b/>
                <w:bCs/>
              </w:rPr>
              <w:t xml:space="preserve">UNIT </w:t>
            </w:r>
          </w:p>
        </w:tc>
      </w:tr>
      <w:tr w:rsidR="003A62C4" w14:paraId="2DBFC4F9"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24C6DE8B" w14:textId="77777777" w:rsidR="003A62C4" w:rsidRPr="00CC24AD" w:rsidRDefault="003A62C4" w:rsidP="00593BE1">
            <w:pPr>
              <w:spacing w:after="0" w:line="259" w:lineRule="auto"/>
            </w:pPr>
            <w:r w:rsidRPr="00CC24AD">
              <w:lastRenderedPageBreak/>
              <w:t>Total Mill Throughput</w:t>
            </w:r>
          </w:p>
        </w:tc>
        <w:tc>
          <w:tcPr>
            <w:tcW w:w="3051" w:type="dxa"/>
            <w:tcBorders>
              <w:top w:val="single" w:sz="4" w:space="0" w:color="000000"/>
              <w:left w:val="single" w:sz="4" w:space="0" w:color="000000"/>
              <w:bottom w:val="single" w:sz="4" w:space="0" w:color="000000"/>
              <w:right w:val="single" w:sz="4" w:space="0" w:color="000000"/>
            </w:tcBorders>
          </w:tcPr>
          <w:p w14:paraId="7C543742" w14:textId="77777777" w:rsidR="003A62C4" w:rsidRPr="00CC24AD" w:rsidRDefault="003A62C4" w:rsidP="00593BE1">
            <w:pPr>
              <w:spacing w:after="0" w:line="259" w:lineRule="auto"/>
            </w:pPr>
            <w:r>
              <w:t>2.085</w:t>
            </w:r>
          </w:p>
        </w:tc>
        <w:tc>
          <w:tcPr>
            <w:tcW w:w="2782" w:type="dxa"/>
            <w:tcBorders>
              <w:top w:val="single" w:sz="4" w:space="0" w:color="000000"/>
              <w:left w:val="single" w:sz="4" w:space="0" w:color="000000"/>
              <w:bottom w:val="single" w:sz="4" w:space="0" w:color="000000"/>
              <w:right w:val="single" w:sz="4" w:space="0" w:color="000000"/>
            </w:tcBorders>
          </w:tcPr>
          <w:p w14:paraId="45D8EB18" w14:textId="77777777" w:rsidR="003A62C4" w:rsidRPr="00CC24AD" w:rsidRDefault="003A62C4" w:rsidP="00593BE1">
            <w:pPr>
              <w:spacing w:after="0" w:line="259" w:lineRule="auto"/>
            </w:pPr>
            <w:r w:rsidRPr="00CC24AD">
              <w:t>t/h</w:t>
            </w:r>
          </w:p>
        </w:tc>
      </w:tr>
      <w:tr w:rsidR="003A62C4" w14:paraId="2F119774"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30F44259" w14:textId="77777777" w:rsidR="003A62C4" w:rsidRPr="00CC24AD" w:rsidRDefault="003A62C4" w:rsidP="00593BE1">
            <w:pPr>
              <w:spacing w:after="0" w:line="259" w:lineRule="auto"/>
            </w:pPr>
            <w:r w:rsidRPr="00CC24AD">
              <w:t>Feed Size (80% passing)</w:t>
            </w:r>
          </w:p>
        </w:tc>
        <w:tc>
          <w:tcPr>
            <w:tcW w:w="3051" w:type="dxa"/>
            <w:tcBorders>
              <w:top w:val="single" w:sz="4" w:space="0" w:color="000000"/>
              <w:left w:val="single" w:sz="4" w:space="0" w:color="000000"/>
              <w:bottom w:val="single" w:sz="4" w:space="0" w:color="000000"/>
              <w:right w:val="single" w:sz="4" w:space="0" w:color="000000"/>
            </w:tcBorders>
          </w:tcPr>
          <w:p w14:paraId="25A22B86" w14:textId="77777777" w:rsidR="003A62C4" w:rsidRPr="00CC24AD" w:rsidRDefault="003A62C4" w:rsidP="00593BE1">
            <w:pPr>
              <w:spacing w:after="0" w:line="259" w:lineRule="auto"/>
            </w:pPr>
            <w:r w:rsidRPr="00CC24AD">
              <w:t>9,000</w:t>
            </w:r>
          </w:p>
        </w:tc>
        <w:tc>
          <w:tcPr>
            <w:tcW w:w="2782" w:type="dxa"/>
            <w:tcBorders>
              <w:top w:val="single" w:sz="4" w:space="0" w:color="000000"/>
              <w:left w:val="single" w:sz="4" w:space="0" w:color="000000"/>
              <w:bottom w:val="single" w:sz="4" w:space="0" w:color="000000"/>
              <w:right w:val="single" w:sz="4" w:space="0" w:color="000000"/>
            </w:tcBorders>
          </w:tcPr>
          <w:p w14:paraId="596C6954" w14:textId="77777777" w:rsidR="003A62C4" w:rsidRPr="00CC24AD" w:rsidRDefault="003A62C4" w:rsidP="00593BE1">
            <w:pPr>
              <w:spacing w:after="0" w:line="259" w:lineRule="auto"/>
            </w:pPr>
            <w:r w:rsidRPr="00CC24AD">
              <w:t>microns</w:t>
            </w:r>
          </w:p>
        </w:tc>
      </w:tr>
      <w:tr w:rsidR="003A62C4" w14:paraId="3B3E6953"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50EC121C" w14:textId="77777777" w:rsidR="003A62C4" w:rsidRPr="00CC24AD" w:rsidRDefault="003A62C4" w:rsidP="00593BE1">
            <w:pPr>
              <w:spacing w:after="0" w:line="259" w:lineRule="auto"/>
            </w:pPr>
            <w:r w:rsidRPr="00CC24AD">
              <w:t>Product Size (80% passing)</w:t>
            </w:r>
          </w:p>
        </w:tc>
        <w:tc>
          <w:tcPr>
            <w:tcW w:w="3051" w:type="dxa"/>
            <w:tcBorders>
              <w:top w:val="single" w:sz="4" w:space="0" w:color="000000"/>
              <w:left w:val="single" w:sz="4" w:space="0" w:color="000000"/>
              <w:bottom w:val="single" w:sz="4" w:space="0" w:color="000000"/>
              <w:right w:val="single" w:sz="4" w:space="0" w:color="000000"/>
            </w:tcBorders>
          </w:tcPr>
          <w:p w14:paraId="0B7F9544" w14:textId="77777777" w:rsidR="003A62C4" w:rsidRPr="00CC24AD" w:rsidRDefault="003A62C4" w:rsidP="00593BE1">
            <w:pPr>
              <w:spacing w:after="0" w:line="259" w:lineRule="auto"/>
            </w:pPr>
            <w:r w:rsidRPr="00CC24AD">
              <w:t>74</w:t>
            </w:r>
          </w:p>
        </w:tc>
        <w:tc>
          <w:tcPr>
            <w:tcW w:w="2782" w:type="dxa"/>
            <w:tcBorders>
              <w:top w:val="single" w:sz="4" w:space="0" w:color="000000"/>
              <w:left w:val="single" w:sz="4" w:space="0" w:color="000000"/>
              <w:bottom w:val="single" w:sz="4" w:space="0" w:color="000000"/>
              <w:right w:val="single" w:sz="4" w:space="0" w:color="000000"/>
            </w:tcBorders>
          </w:tcPr>
          <w:p w14:paraId="388E040E" w14:textId="77777777" w:rsidR="003A62C4" w:rsidRPr="00CC24AD" w:rsidRDefault="003A62C4" w:rsidP="00593BE1">
            <w:pPr>
              <w:spacing w:after="0" w:line="259" w:lineRule="auto"/>
            </w:pPr>
            <w:r w:rsidRPr="00CC24AD">
              <w:t>microns</w:t>
            </w:r>
          </w:p>
        </w:tc>
      </w:tr>
      <w:tr w:rsidR="003A62C4" w14:paraId="79EA9CFE"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645B5FA1" w14:textId="77777777" w:rsidR="003A62C4" w:rsidRPr="00CC24AD" w:rsidRDefault="003A62C4" w:rsidP="00593BE1">
            <w:pPr>
              <w:spacing w:after="0" w:line="259" w:lineRule="auto"/>
            </w:pPr>
            <w:r w:rsidRPr="00CC24AD">
              <w:t>Specific Grinding Energy</w:t>
            </w:r>
          </w:p>
        </w:tc>
        <w:tc>
          <w:tcPr>
            <w:tcW w:w="3051" w:type="dxa"/>
            <w:tcBorders>
              <w:top w:val="single" w:sz="4" w:space="0" w:color="000000"/>
              <w:left w:val="single" w:sz="4" w:space="0" w:color="000000"/>
              <w:bottom w:val="single" w:sz="4" w:space="0" w:color="000000"/>
              <w:right w:val="single" w:sz="4" w:space="0" w:color="000000"/>
            </w:tcBorders>
          </w:tcPr>
          <w:p w14:paraId="20709276" w14:textId="77777777" w:rsidR="003A62C4" w:rsidRPr="00CC24AD" w:rsidRDefault="003A62C4" w:rsidP="00593BE1">
            <w:pPr>
              <w:spacing w:after="0" w:line="259" w:lineRule="auto"/>
            </w:pPr>
            <w:r w:rsidRPr="00CC24AD">
              <w:t>10.571</w:t>
            </w:r>
          </w:p>
        </w:tc>
        <w:tc>
          <w:tcPr>
            <w:tcW w:w="2782" w:type="dxa"/>
            <w:tcBorders>
              <w:top w:val="single" w:sz="4" w:space="0" w:color="000000"/>
              <w:left w:val="single" w:sz="4" w:space="0" w:color="000000"/>
              <w:bottom w:val="single" w:sz="4" w:space="0" w:color="000000"/>
              <w:right w:val="single" w:sz="4" w:space="0" w:color="000000"/>
            </w:tcBorders>
          </w:tcPr>
          <w:p w14:paraId="19AF6CB8" w14:textId="77777777" w:rsidR="003A62C4" w:rsidRPr="00CC24AD" w:rsidRDefault="003A62C4" w:rsidP="00593BE1">
            <w:pPr>
              <w:spacing w:after="0" w:line="259" w:lineRule="auto"/>
            </w:pPr>
            <w:r w:rsidRPr="00CC24AD">
              <w:t>kWh/t</w:t>
            </w:r>
          </w:p>
        </w:tc>
      </w:tr>
      <w:tr w:rsidR="003A62C4" w14:paraId="3AB004CA"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3895A76C" w14:textId="77777777" w:rsidR="003A62C4" w:rsidRPr="00CC24AD" w:rsidRDefault="003A62C4" w:rsidP="00593BE1">
            <w:pPr>
              <w:spacing w:after="0" w:line="259" w:lineRule="auto"/>
            </w:pPr>
            <w:r w:rsidRPr="00CC24AD">
              <w:t>Net Pinion Power</w:t>
            </w:r>
          </w:p>
        </w:tc>
        <w:tc>
          <w:tcPr>
            <w:tcW w:w="3051" w:type="dxa"/>
            <w:tcBorders>
              <w:top w:val="single" w:sz="4" w:space="0" w:color="000000"/>
              <w:left w:val="single" w:sz="4" w:space="0" w:color="000000"/>
              <w:bottom w:val="single" w:sz="4" w:space="0" w:color="000000"/>
              <w:right w:val="single" w:sz="4" w:space="0" w:color="000000"/>
            </w:tcBorders>
          </w:tcPr>
          <w:p w14:paraId="6044AA7B" w14:textId="77777777" w:rsidR="003A62C4" w:rsidRPr="00CC24AD" w:rsidRDefault="003A62C4" w:rsidP="00593BE1">
            <w:pPr>
              <w:spacing w:after="0" w:line="259" w:lineRule="auto"/>
            </w:pPr>
            <w:r>
              <w:t>22</w:t>
            </w:r>
            <w:r w:rsidRPr="00CC24AD">
              <w:t>.</w:t>
            </w:r>
            <w:r>
              <w:t>0</w:t>
            </w:r>
            <w:r w:rsidRPr="00CC24AD">
              <w:t>4</w:t>
            </w:r>
          </w:p>
        </w:tc>
        <w:tc>
          <w:tcPr>
            <w:tcW w:w="2782" w:type="dxa"/>
            <w:tcBorders>
              <w:top w:val="single" w:sz="4" w:space="0" w:color="000000"/>
              <w:left w:val="single" w:sz="4" w:space="0" w:color="000000"/>
              <w:bottom w:val="single" w:sz="4" w:space="0" w:color="000000"/>
              <w:right w:val="single" w:sz="4" w:space="0" w:color="000000"/>
            </w:tcBorders>
          </w:tcPr>
          <w:p w14:paraId="454D1F21" w14:textId="77777777" w:rsidR="003A62C4" w:rsidRPr="00CC24AD" w:rsidRDefault="003A62C4" w:rsidP="00593BE1">
            <w:pPr>
              <w:spacing w:after="0" w:line="259" w:lineRule="auto"/>
            </w:pPr>
            <w:r w:rsidRPr="00CC24AD">
              <w:t>kW</w:t>
            </w:r>
          </w:p>
        </w:tc>
      </w:tr>
      <w:tr w:rsidR="003A62C4" w14:paraId="0C56FA56"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0DB47E05" w14:textId="77777777" w:rsidR="003A62C4" w:rsidRPr="00CC24AD" w:rsidRDefault="003A62C4" w:rsidP="00593BE1">
            <w:pPr>
              <w:spacing w:after="0" w:line="259" w:lineRule="auto"/>
            </w:pPr>
            <w:r w:rsidRPr="00CC24AD">
              <w:t>Gross Motor Power (85% eff.)</w:t>
            </w:r>
          </w:p>
        </w:tc>
        <w:tc>
          <w:tcPr>
            <w:tcW w:w="3051" w:type="dxa"/>
            <w:tcBorders>
              <w:top w:val="single" w:sz="4" w:space="0" w:color="000000"/>
              <w:left w:val="single" w:sz="4" w:space="0" w:color="000000"/>
              <w:bottom w:val="single" w:sz="4" w:space="0" w:color="000000"/>
              <w:right w:val="single" w:sz="4" w:space="0" w:color="000000"/>
            </w:tcBorders>
            <w:vAlign w:val="center"/>
          </w:tcPr>
          <w:p w14:paraId="605347FA" w14:textId="77777777" w:rsidR="003A62C4" w:rsidRPr="00CC24AD" w:rsidRDefault="003A62C4" w:rsidP="00593BE1">
            <w:pPr>
              <w:spacing w:after="0" w:line="259" w:lineRule="auto"/>
            </w:pPr>
            <w:r>
              <w:t>25.93</w:t>
            </w:r>
          </w:p>
        </w:tc>
        <w:tc>
          <w:tcPr>
            <w:tcW w:w="2782" w:type="dxa"/>
            <w:tcBorders>
              <w:top w:val="single" w:sz="4" w:space="0" w:color="000000"/>
              <w:left w:val="single" w:sz="4" w:space="0" w:color="000000"/>
              <w:bottom w:val="single" w:sz="4" w:space="0" w:color="000000"/>
              <w:right w:val="single" w:sz="4" w:space="0" w:color="000000"/>
            </w:tcBorders>
          </w:tcPr>
          <w:p w14:paraId="75FD2A91" w14:textId="77777777" w:rsidR="003A62C4" w:rsidRPr="00CC24AD" w:rsidRDefault="003A62C4" w:rsidP="00593BE1">
            <w:pPr>
              <w:spacing w:after="0" w:line="259" w:lineRule="auto"/>
            </w:pPr>
            <w:r w:rsidRPr="00CC24AD">
              <w:t>kW</w:t>
            </w:r>
          </w:p>
        </w:tc>
      </w:tr>
      <w:tr w:rsidR="003A62C4" w14:paraId="79A6FF0B"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7FCE59E1" w14:textId="77777777" w:rsidR="003A62C4" w:rsidRPr="00CC24AD" w:rsidRDefault="003A62C4" w:rsidP="00593BE1">
            <w:pPr>
              <w:spacing w:after="0" w:line="259" w:lineRule="auto"/>
            </w:pPr>
            <w:r w:rsidRPr="00CC24AD">
              <w:t>Installed Motor (with 15% margin)</w:t>
            </w:r>
          </w:p>
        </w:tc>
        <w:tc>
          <w:tcPr>
            <w:tcW w:w="3051" w:type="dxa"/>
            <w:tcBorders>
              <w:top w:val="single" w:sz="4" w:space="0" w:color="000000"/>
              <w:left w:val="single" w:sz="4" w:space="0" w:color="000000"/>
              <w:bottom w:val="single" w:sz="4" w:space="0" w:color="000000"/>
              <w:right w:val="single" w:sz="4" w:space="0" w:color="000000"/>
            </w:tcBorders>
            <w:vAlign w:val="center"/>
          </w:tcPr>
          <w:p w14:paraId="2A5B0620" w14:textId="77777777" w:rsidR="003A62C4" w:rsidRPr="00CC24AD" w:rsidRDefault="003A62C4" w:rsidP="00593BE1">
            <w:pPr>
              <w:spacing w:after="0" w:line="259" w:lineRule="auto"/>
            </w:pPr>
            <w:r>
              <w:t>30</w:t>
            </w:r>
          </w:p>
        </w:tc>
        <w:tc>
          <w:tcPr>
            <w:tcW w:w="2782" w:type="dxa"/>
            <w:tcBorders>
              <w:top w:val="single" w:sz="4" w:space="0" w:color="000000"/>
              <w:left w:val="single" w:sz="4" w:space="0" w:color="000000"/>
              <w:bottom w:val="single" w:sz="4" w:space="0" w:color="000000"/>
              <w:right w:val="single" w:sz="4" w:space="0" w:color="000000"/>
            </w:tcBorders>
          </w:tcPr>
          <w:p w14:paraId="0106B6FF" w14:textId="77777777" w:rsidR="003A62C4" w:rsidRPr="00CC24AD" w:rsidRDefault="003A62C4" w:rsidP="00593BE1">
            <w:pPr>
              <w:spacing w:after="0" w:line="259" w:lineRule="auto"/>
            </w:pPr>
            <w:r w:rsidRPr="00CC24AD">
              <w:t>kW (standard IEC)</w:t>
            </w:r>
          </w:p>
        </w:tc>
      </w:tr>
      <w:tr w:rsidR="003A62C4" w14:paraId="12B1EAC8"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169341DC" w14:textId="77777777" w:rsidR="003A62C4" w:rsidRPr="00CC24AD" w:rsidRDefault="003A62C4" w:rsidP="00593BE1">
            <w:pPr>
              <w:spacing w:after="0" w:line="259" w:lineRule="auto"/>
            </w:pPr>
            <w:r w:rsidRPr="00CC24AD">
              <w:t>Internal Mill Diameter</w:t>
            </w:r>
          </w:p>
        </w:tc>
        <w:tc>
          <w:tcPr>
            <w:tcW w:w="3051" w:type="dxa"/>
            <w:tcBorders>
              <w:top w:val="single" w:sz="4" w:space="0" w:color="000000"/>
              <w:left w:val="single" w:sz="4" w:space="0" w:color="000000"/>
              <w:bottom w:val="single" w:sz="4" w:space="0" w:color="000000"/>
              <w:right w:val="single" w:sz="4" w:space="0" w:color="000000"/>
            </w:tcBorders>
            <w:vAlign w:val="center"/>
          </w:tcPr>
          <w:p w14:paraId="2A52537D" w14:textId="77777777" w:rsidR="003A62C4" w:rsidRPr="00CC24AD" w:rsidRDefault="003A62C4" w:rsidP="00593BE1">
            <w:pPr>
              <w:spacing w:after="0" w:line="259" w:lineRule="auto"/>
            </w:pPr>
            <w:r>
              <w:t>1.45</w:t>
            </w:r>
          </w:p>
        </w:tc>
        <w:tc>
          <w:tcPr>
            <w:tcW w:w="2782" w:type="dxa"/>
            <w:tcBorders>
              <w:top w:val="single" w:sz="4" w:space="0" w:color="000000"/>
              <w:left w:val="single" w:sz="4" w:space="0" w:color="000000"/>
              <w:bottom w:val="single" w:sz="4" w:space="0" w:color="000000"/>
              <w:right w:val="single" w:sz="4" w:space="0" w:color="000000"/>
            </w:tcBorders>
          </w:tcPr>
          <w:p w14:paraId="3359AF96" w14:textId="77777777" w:rsidR="003A62C4" w:rsidRPr="00CC24AD" w:rsidRDefault="003A62C4" w:rsidP="00593BE1">
            <w:pPr>
              <w:spacing w:after="0" w:line="259" w:lineRule="auto"/>
            </w:pPr>
            <w:r w:rsidRPr="00CC24AD">
              <w:t>m</w:t>
            </w:r>
          </w:p>
        </w:tc>
      </w:tr>
      <w:tr w:rsidR="003A62C4" w14:paraId="35AC1138" w14:textId="77777777" w:rsidTr="00593BE1">
        <w:trPr>
          <w:trHeight w:val="371"/>
        </w:trPr>
        <w:tc>
          <w:tcPr>
            <w:tcW w:w="3185" w:type="dxa"/>
            <w:tcBorders>
              <w:top w:val="single" w:sz="4" w:space="0" w:color="000000"/>
              <w:left w:val="single" w:sz="4" w:space="0" w:color="000000"/>
              <w:bottom w:val="single" w:sz="4" w:space="0" w:color="000000"/>
              <w:right w:val="single" w:sz="4" w:space="0" w:color="000000"/>
            </w:tcBorders>
          </w:tcPr>
          <w:p w14:paraId="4E88B39A" w14:textId="77777777" w:rsidR="003A62C4" w:rsidRPr="00CC24AD" w:rsidRDefault="003A62C4" w:rsidP="00593BE1">
            <w:pPr>
              <w:spacing w:after="0" w:line="259" w:lineRule="auto"/>
            </w:pPr>
            <w:r w:rsidRPr="00CC24AD">
              <w:t>Internal Mill Length</w:t>
            </w:r>
          </w:p>
        </w:tc>
        <w:tc>
          <w:tcPr>
            <w:tcW w:w="3051" w:type="dxa"/>
            <w:tcBorders>
              <w:top w:val="single" w:sz="4" w:space="0" w:color="000000"/>
              <w:left w:val="single" w:sz="4" w:space="0" w:color="000000"/>
              <w:bottom w:val="single" w:sz="4" w:space="0" w:color="000000"/>
              <w:right w:val="single" w:sz="4" w:space="0" w:color="000000"/>
            </w:tcBorders>
            <w:vAlign w:val="center"/>
          </w:tcPr>
          <w:p w14:paraId="6D5EF695" w14:textId="77777777" w:rsidR="003A62C4" w:rsidRPr="00CC24AD" w:rsidRDefault="003A62C4" w:rsidP="00593BE1">
            <w:pPr>
              <w:spacing w:after="0" w:line="259" w:lineRule="auto"/>
            </w:pPr>
            <w:r>
              <w:t>2.18</w:t>
            </w:r>
          </w:p>
        </w:tc>
        <w:tc>
          <w:tcPr>
            <w:tcW w:w="2782" w:type="dxa"/>
            <w:tcBorders>
              <w:top w:val="single" w:sz="4" w:space="0" w:color="000000"/>
              <w:left w:val="single" w:sz="4" w:space="0" w:color="000000"/>
              <w:bottom w:val="single" w:sz="4" w:space="0" w:color="000000"/>
              <w:right w:val="single" w:sz="4" w:space="0" w:color="000000"/>
            </w:tcBorders>
          </w:tcPr>
          <w:p w14:paraId="6F269196" w14:textId="77777777" w:rsidR="003A62C4" w:rsidRPr="00CC24AD" w:rsidRDefault="003A62C4" w:rsidP="00593BE1">
            <w:pPr>
              <w:spacing w:after="0" w:line="259" w:lineRule="auto"/>
            </w:pPr>
            <w:r w:rsidRPr="00CC24AD">
              <w:t>m</w:t>
            </w:r>
          </w:p>
        </w:tc>
      </w:tr>
      <w:tr w:rsidR="003A62C4" w14:paraId="73E94298"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251D5036" w14:textId="77777777" w:rsidR="003A62C4" w:rsidRPr="00CC24AD" w:rsidRDefault="003A62C4" w:rsidP="00593BE1">
            <w:pPr>
              <w:spacing w:after="0" w:line="259" w:lineRule="auto"/>
            </w:pPr>
            <w:r w:rsidRPr="00CC24AD">
              <w:t>Length / Diameter Ratio</w:t>
            </w:r>
          </w:p>
        </w:tc>
        <w:tc>
          <w:tcPr>
            <w:tcW w:w="3051" w:type="dxa"/>
            <w:tcBorders>
              <w:top w:val="single" w:sz="4" w:space="0" w:color="000000"/>
              <w:left w:val="single" w:sz="4" w:space="0" w:color="000000"/>
              <w:bottom w:val="single" w:sz="4" w:space="0" w:color="000000"/>
              <w:right w:val="single" w:sz="4" w:space="0" w:color="000000"/>
            </w:tcBorders>
          </w:tcPr>
          <w:p w14:paraId="709AEA4D" w14:textId="77777777" w:rsidR="003A62C4" w:rsidRPr="00CC24AD" w:rsidRDefault="003A62C4" w:rsidP="00593BE1">
            <w:pPr>
              <w:spacing w:after="0" w:line="259" w:lineRule="auto"/>
            </w:pPr>
            <w:r w:rsidRPr="00CC24AD">
              <w:t>1.50</w:t>
            </w:r>
          </w:p>
        </w:tc>
        <w:tc>
          <w:tcPr>
            <w:tcW w:w="2782" w:type="dxa"/>
            <w:tcBorders>
              <w:top w:val="single" w:sz="4" w:space="0" w:color="000000"/>
              <w:left w:val="single" w:sz="4" w:space="0" w:color="000000"/>
              <w:bottom w:val="single" w:sz="4" w:space="0" w:color="000000"/>
              <w:right w:val="single" w:sz="4" w:space="0" w:color="000000"/>
            </w:tcBorders>
          </w:tcPr>
          <w:p w14:paraId="021B7F24" w14:textId="77777777" w:rsidR="003A62C4" w:rsidRPr="00CC24AD" w:rsidRDefault="003A62C4" w:rsidP="00593BE1">
            <w:pPr>
              <w:spacing w:after="0" w:line="259" w:lineRule="auto"/>
            </w:pPr>
            <w:r>
              <w:t>-</w:t>
            </w:r>
          </w:p>
        </w:tc>
      </w:tr>
      <w:tr w:rsidR="003A62C4" w14:paraId="3D3A8AA3"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56ACBC1A" w14:textId="77777777" w:rsidR="003A62C4" w:rsidRPr="00CC24AD" w:rsidRDefault="003A62C4" w:rsidP="00593BE1">
            <w:pPr>
              <w:spacing w:after="0" w:line="259" w:lineRule="auto"/>
            </w:pPr>
            <w:r w:rsidRPr="00CC24AD">
              <w:t>Operational Mill Volume</w:t>
            </w:r>
          </w:p>
        </w:tc>
        <w:tc>
          <w:tcPr>
            <w:tcW w:w="3051" w:type="dxa"/>
            <w:tcBorders>
              <w:top w:val="single" w:sz="4" w:space="0" w:color="000000"/>
              <w:left w:val="single" w:sz="4" w:space="0" w:color="000000"/>
              <w:bottom w:val="single" w:sz="4" w:space="0" w:color="000000"/>
              <w:right w:val="single" w:sz="4" w:space="0" w:color="000000"/>
            </w:tcBorders>
            <w:vAlign w:val="center"/>
          </w:tcPr>
          <w:p w14:paraId="3BB91E2B" w14:textId="77777777" w:rsidR="003A62C4" w:rsidRPr="00CC24AD" w:rsidRDefault="003A62C4" w:rsidP="00593BE1">
            <w:pPr>
              <w:spacing w:after="0" w:line="259" w:lineRule="auto"/>
            </w:pPr>
            <w:r>
              <w:t>3.59</w:t>
            </w:r>
          </w:p>
        </w:tc>
        <w:tc>
          <w:tcPr>
            <w:tcW w:w="2782" w:type="dxa"/>
            <w:tcBorders>
              <w:top w:val="single" w:sz="4" w:space="0" w:color="000000"/>
              <w:left w:val="single" w:sz="4" w:space="0" w:color="000000"/>
              <w:bottom w:val="single" w:sz="4" w:space="0" w:color="000000"/>
              <w:right w:val="single" w:sz="4" w:space="0" w:color="000000"/>
            </w:tcBorders>
          </w:tcPr>
          <w:p w14:paraId="47C7209A" w14:textId="77777777" w:rsidR="003A62C4" w:rsidRPr="00507279" w:rsidRDefault="003D0B1E" w:rsidP="00593BE1">
            <w:pPr>
              <w:spacing w:after="0" w:line="259" w:lineRule="auto"/>
            </w:pPr>
            <m:oMathPara>
              <m:oMathParaPr>
                <m:jc m:val="left"/>
              </m:oMathParaPr>
              <m:oMath>
                <m:sSup>
                  <m:sSupPr>
                    <m:ctrlPr>
                      <w:rPr>
                        <w:rFonts w:ascii="Cambria Math" w:hAnsi="Cambria Math"/>
                        <w:i/>
                      </w:rPr>
                    </m:ctrlPr>
                  </m:sSupPr>
                  <m:e>
                    <m:r>
                      <w:rPr>
                        <w:rFonts w:ascii="Cambria Math" w:hAnsi="Cambria Math"/>
                      </w:rPr>
                      <m:t>m</m:t>
                    </m:r>
                  </m:e>
                  <m:sup>
                    <m:r>
                      <w:rPr>
                        <w:rFonts w:ascii="Cambria Math" w:hAnsi="Cambria Math"/>
                      </w:rPr>
                      <m:t>3</m:t>
                    </m:r>
                  </m:sup>
                </m:sSup>
              </m:oMath>
            </m:oMathPara>
          </w:p>
        </w:tc>
      </w:tr>
      <w:tr w:rsidR="003A62C4" w14:paraId="0B6A994D"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09E56F20" w14:textId="77777777" w:rsidR="003A62C4" w:rsidRPr="00CC24AD" w:rsidRDefault="003A62C4" w:rsidP="00593BE1">
            <w:pPr>
              <w:spacing w:after="0" w:line="259" w:lineRule="auto"/>
            </w:pPr>
            <w:r w:rsidRPr="00CC24AD">
              <w:t>Critical Speed</w:t>
            </w:r>
          </w:p>
        </w:tc>
        <w:tc>
          <w:tcPr>
            <w:tcW w:w="3051" w:type="dxa"/>
            <w:tcBorders>
              <w:top w:val="single" w:sz="4" w:space="0" w:color="000000"/>
              <w:left w:val="single" w:sz="4" w:space="0" w:color="000000"/>
              <w:bottom w:val="single" w:sz="4" w:space="0" w:color="000000"/>
              <w:right w:val="single" w:sz="4" w:space="0" w:color="000000"/>
            </w:tcBorders>
            <w:vAlign w:val="center"/>
          </w:tcPr>
          <w:p w14:paraId="41E4E548" w14:textId="77777777" w:rsidR="003A62C4" w:rsidRPr="00CC24AD" w:rsidRDefault="003A62C4" w:rsidP="00593BE1">
            <w:pPr>
              <w:spacing w:after="0" w:line="259" w:lineRule="auto"/>
            </w:pPr>
            <w:r>
              <w:t>35.13</w:t>
            </w:r>
          </w:p>
        </w:tc>
        <w:tc>
          <w:tcPr>
            <w:tcW w:w="2782" w:type="dxa"/>
            <w:tcBorders>
              <w:top w:val="single" w:sz="4" w:space="0" w:color="000000"/>
              <w:left w:val="single" w:sz="4" w:space="0" w:color="000000"/>
              <w:bottom w:val="single" w:sz="4" w:space="0" w:color="000000"/>
              <w:right w:val="single" w:sz="4" w:space="0" w:color="000000"/>
            </w:tcBorders>
          </w:tcPr>
          <w:p w14:paraId="053CE003" w14:textId="77777777" w:rsidR="003A62C4" w:rsidRPr="00CC24AD" w:rsidRDefault="003A62C4" w:rsidP="00593BE1">
            <w:pPr>
              <w:spacing w:after="0" w:line="259" w:lineRule="auto"/>
            </w:pPr>
            <w:r w:rsidRPr="00CC24AD">
              <w:t>rpm</w:t>
            </w:r>
          </w:p>
        </w:tc>
      </w:tr>
      <w:tr w:rsidR="003A62C4" w14:paraId="7A22D453"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1387DA05" w14:textId="77777777" w:rsidR="003A62C4" w:rsidRPr="00CC24AD" w:rsidRDefault="003A62C4" w:rsidP="00593BE1">
            <w:pPr>
              <w:spacing w:after="0" w:line="259" w:lineRule="auto"/>
            </w:pPr>
            <w:r w:rsidRPr="00CC24AD">
              <w:t>Operating Speed (75% Nc)</w:t>
            </w:r>
          </w:p>
        </w:tc>
        <w:tc>
          <w:tcPr>
            <w:tcW w:w="3051" w:type="dxa"/>
            <w:tcBorders>
              <w:top w:val="single" w:sz="4" w:space="0" w:color="000000"/>
              <w:left w:val="single" w:sz="4" w:space="0" w:color="000000"/>
              <w:bottom w:val="single" w:sz="4" w:space="0" w:color="000000"/>
              <w:right w:val="single" w:sz="4" w:space="0" w:color="000000"/>
            </w:tcBorders>
            <w:vAlign w:val="center"/>
          </w:tcPr>
          <w:p w14:paraId="5DC3AA63" w14:textId="77777777" w:rsidR="003A62C4" w:rsidRPr="00CC24AD" w:rsidRDefault="003A62C4" w:rsidP="00593BE1">
            <w:pPr>
              <w:spacing w:after="0" w:line="259" w:lineRule="auto"/>
            </w:pPr>
            <w:r>
              <w:t>26.35</w:t>
            </w:r>
          </w:p>
        </w:tc>
        <w:tc>
          <w:tcPr>
            <w:tcW w:w="2782" w:type="dxa"/>
            <w:tcBorders>
              <w:top w:val="single" w:sz="4" w:space="0" w:color="000000"/>
              <w:left w:val="single" w:sz="4" w:space="0" w:color="000000"/>
              <w:bottom w:val="single" w:sz="4" w:space="0" w:color="000000"/>
              <w:right w:val="single" w:sz="4" w:space="0" w:color="000000"/>
            </w:tcBorders>
          </w:tcPr>
          <w:p w14:paraId="366C7720" w14:textId="77777777" w:rsidR="003A62C4" w:rsidRPr="00CC24AD" w:rsidRDefault="003A62C4" w:rsidP="00593BE1">
            <w:pPr>
              <w:spacing w:after="0" w:line="259" w:lineRule="auto"/>
            </w:pPr>
            <w:r w:rsidRPr="00CC24AD">
              <w:t>rpm</w:t>
            </w:r>
          </w:p>
        </w:tc>
      </w:tr>
      <w:tr w:rsidR="003A62C4" w14:paraId="1FB5273A"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25385BDB" w14:textId="77777777" w:rsidR="003A62C4" w:rsidRPr="00CC24AD" w:rsidRDefault="003A62C4" w:rsidP="00593BE1">
            <w:pPr>
              <w:tabs>
                <w:tab w:val="left" w:pos="2110"/>
              </w:tabs>
              <w:spacing w:after="0" w:line="259" w:lineRule="auto"/>
            </w:pPr>
            <w:r w:rsidRPr="00CC24AD">
              <w:t>Ball Charge Volume Fraction</w:t>
            </w:r>
          </w:p>
        </w:tc>
        <w:tc>
          <w:tcPr>
            <w:tcW w:w="3051" w:type="dxa"/>
            <w:tcBorders>
              <w:top w:val="single" w:sz="4" w:space="0" w:color="000000"/>
              <w:left w:val="single" w:sz="4" w:space="0" w:color="000000"/>
              <w:bottom w:val="single" w:sz="4" w:space="0" w:color="000000"/>
              <w:right w:val="single" w:sz="4" w:space="0" w:color="000000"/>
            </w:tcBorders>
            <w:vAlign w:val="center"/>
          </w:tcPr>
          <w:p w14:paraId="7E28A304" w14:textId="77777777" w:rsidR="003A62C4" w:rsidRPr="00CC24AD" w:rsidRDefault="003A62C4" w:rsidP="00593BE1">
            <w:pPr>
              <w:spacing w:after="0" w:line="259" w:lineRule="auto"/>
            </w:pPr>
            <w:r>
              <w:t>0.35</w:t>
            </w:r>
          </w:p>
        </w:tc>
        <w:tc>
          <w:tcPr>
            <w:tcW w:w="2782" w:type="dxa"/>
            <w:tcBorders>
              <w:top w:val="single" w:sz="4" w:space="0" w:color="000000"/>
              <w:left w:val="single" w:sz="4" w:space="0" w:color="000000"/>
              <w:bottom w:val="single" w:sz="4" w:space="0" w:color="000000"/>
              <w:right w:val="single" w:sz="4" w:space="0" w:color="000000"/>
            </w:tcBorders>
          </w:tcPr>
          <w:p w14:paraId="7802D513" w14:textId="77777777" w:rsidR="003A62C4" w:rsidRPr="00CC24AD" w:rsidRDefault="003A62C4" w:rsidP="00593BE1">
            <w:pPr>
              <w:spacing w:after="0" w:line="259" w:lineRule="auto"/>
            </w:pPr>
            <w:r>
              <w:t>-</w:t>
            </w:r>
          </w:p>
        </w:tc>
      </w:tr>
      <w:tr w:rsidR="003A62C4" w14:paraId="4381EAF5"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03AE9026" w14:textId="77777777" w:rsidR="003A62C4" w:rsidRPr="00CC24AD" w:rsidRDefault="003A62C4" w:rsidP="00593BE1">
            <w:pPr>
              <w:spacing w:after="0" w:line="259" w:lineRule="auto"/>
            </w:pPr>
            <w:r w:rsidRPr="00CC24AD">
              <w:t>Volume of Ball Charge</w:t>
            </w:r>
          </w:p>
        </w:tc>
        <w:tc>
          <w:tcPr>
            <w:tcW w:w="3051" w:type="dxa"/>
            <w:tcBorders>
              <w:top w:val="single" w:sz="4" w:space="0" w:color="000000"/>
              <w:left w:val="single" w:sz="4" w:space="0" w:color="000000"/>
              <w:bottom w:val="single" w:sz="4" w:space="0" w:color="000000"/>
              <w:right w:val="single" w:sz="4" w:space="0" w:color="000000"/>
            </w:tcBorders>
            <w:vAlign w:val="center"/>
          </w:tcPr>
          <w:p w14:paraId="5ADCBE7F" w14:textId="77777777" w:rsidR="003A62C4" w:rsidRPr="00CC24AD" w:rsidRDefault="003A62C4" w:rsidP="00593BE1">
            <w:pPr>
              <w:spacing w:after="0" w:line="259" w:lineRule="auto"/>
            </w:pPr>
            <w:r>
              <w:t>1.257</w:t>
            </w:r>
          </w:p>
        </w:tc>
        <w:tc>
          <w:tcPr>
            <w:tcW w:w="2782" w:type="dxa"/>
            <w:tcBorders>
              <w:top w:val="single" w:sz="4" w:space="0" w:color="000000"/>
              <w:left w:val="single" w:sz="4" w:space="0" w:color="000000"/>
              <w:bottom w:val="single" w:sz="4" w:space="0" w:color="000000"/>
              <w:right w:val="single" w:sz="4" w:space="0" w:color="000000"/>
            </w:tcBorders>
          </w:tcPr>
          <w:p w14:paraId="6184ECEB" w14:textId="77777777" w:rsidR="003A62C4" w:rsidRPr="00507279" w:rsidRDefault="003D0B1E" w:rsidP="00593BE1">
            <w:pPr>
              <w:spacing w:after="0" w:line="259" w:lineRule="auto"/>
            </w:pPr>
            <m:oMathPara>
              <m:oMathParaPr>
                <m:jc m:val="left"/>
              </m:oMathParaPr>
              <m:oMath>
                <m:sSup>
                  <m:sSupPr>
                    <m:ctrlPr>
                      <w:rPr>
                        <w:rFonts w:ascii="Cambria Math" w:hAnsi="Cambria Math"/>
                        <w:i/>
                      </w:rPr>
                    </m:ctrlPr>
                  </m:sSupPr>
                  <m:e>
                    <m:r>
                      <w:rPr>
                        <w:rFonts w:ascii="Cambria Math" w:hAnsi="Cambria Math"/>
                      </w:rPr>
                      <m:t>m</m:t>
                    </m:r>
                  </m:e>
                  <m:sup>
                    <m:r>
                      <w:rPr>
                        <w:rFonts w:ascii="Cambria Math" w:hAnsi="Cambria Math"/>
                      </w:rPr>
                      <m:t>3</m:t>
                    </m:r>
                  </m:sup>
                </m:sSup>
              </m:oMath>
            </m:oMathPara>
          </w:p>
        </w:tc>
      </w:tr>
      <w:tr w:rsidR="003A62C4" w14:paraId="100B8F47" w14:textId="77777777" w:rsidTr="00593BE1">
        <w:trPr>
          <w:trHeight w:val="446"/>
        </w:trPr>
        <w:tc>
          <w:tcPr>
            <w:tcW w:w="3185" w:type="dxa"/>
            <w:tcBorders>
              <w:top w:val="single" w:sz="4" w:space="0" w:color="000000"/>
              <w:left w:val="single" w:sz="4" w:space="0" w:color="000000"/>
              <w:bottom w:val="single" w:sz="4" w:space="0" w:color="000000"/>
              <w:right w:val="single" w:sz="4" w:space="0" w:color="000000"/>
            </w:tcBorders>
          </w:tcPr>
          <w:p w14:paraId="6A1F8EF2" w14:textId="77777777" w:rsidR="003A62C4" w:rsidRPr="00CC24AD" w:rsidRDefault="003A62C4" w:rsidP="00593BE1">
            <w:pPr>
              <w:spacing w:after="0" w:line="259" w:lineRule="auto"/>
            </w:pPr>
            <w:r w:rsidRPr="00CC24AD">
              <w:t>Total Ball Charge Mass</w:t>
            </w:r>
          </w:p>
        </w:tc>
        <w:tc>
          <w:tcPr>
            <w:tcW w:w="3051" w:type="dxa"/>
            <w:tcBorders>
              <w:top w:val="single" w:sz="4" w:space="0" w:color="000000"/>
              <w:left w:val="single" w:sz="4" w:space="0" w:color="000000"/>
              <w:bottom w:val="single" w:sz="4" w:space="0" w:color="000000"/>
              <w:right w:val="single" w:sz="4" w:space="0" w:color="000000"/>
            </w:tcBorders>
            <w:vAlign w:val="center"/>
          </w:tcPr>
          <w:p w14:paraId="57BBC0DD" w14:textId="77777777" w:rsidR="003A62C4" w:rsidRPr="00CC24AD" w:rsidRDefault="003A62C4" w:rsidP="00593BE1">
            <w:pPr>
              <w:spacing w:after="0" w:line="259" w:lineRule="auto"/>
            </w:pPr>
            <w:r>
              <w:t>5.85</w:t>
            </w:r>
          </w:p>
        </w:tc>
        <w:tc>
          <w:tcPr>
            <w:tcW w:w="2782" w:type="dxa"/>
            <w:tcBorders>
              <w:top w:val="single" w:sz="4" w:space="0" w:color="000000"/>
              <w:left w:val="single" w:sz="4" w:space="0" w:color="000000"/>
              <w:bottom w:val="single" w:sz="4" w:space="0" w:color="000000"/>
              <w:right w:val="single" w:sz="4" w:space="0" w:color="000000"/>
            </w:tcBorders>
          </w:tcPr>
          <w:p w14:paraId="58E2CE27" w14:textId="77777777" w:rsidR="003A62C4" w:rsidRPr="00CC24AD" w:rsidRDefault="003A62C4" w:rsidP="00593BE1">
            <w:pPr>
              <w:spacing w:after="0" w:line="259" w:lineRule="auto"/>
            </w:pPr>
            <w:r w:rsidRPr="00CC24AD">
              <w:t>tonnes</w:t>
            </w:r>
          </w:p>
        </w:tc>
      </w:tr>
      <w:tr w:rsidR="003A62C4" w14:paraId="11A8C120"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268459DB" w14:textId="77777777" w:rsidR="003A62C4" w:rsidRPr="00CC24AD" w:rsidRDefault="003A62C4" w:rsidP="00593BE1">
            <w:pPr>
              <w:spacing w:after="0" w:line="259" w:lineRule="auto"/>
            </w:pPr>
            <w:r w:rsidRPr="00CC24AD">
              <w:t>Maximum Ball Diameter</w:t>
            </w:r>
          </w:p>
        </w:tc>
        <w:tc>
          <w:tcPr>
            <w:tcW w:w="3051" w:type="dxa"/>
            <w:tcBorders>
              <w:top w:val="single" w:sz="4" w:space="0" w:color="000000"/>
              <w:left w:val="single" w:sz="4" w:space="0" w:color="000000"/>
              <w:bottom w:val="single" w:sz="4" w:space="0" w:color="000000"/>
              <w:right w:val="single" w:sz="4" w:space="0" w:color="000000"/>
            </w:tcBorders>
            <w:vAlign w:val="center"/>
          </w:tcPr>
          <w:p w14:paraId="3E77EFD7" w14:textId="77777777" w:rsidR="003A62C4" w:rsidRPr="00CC24AD" w:rsidRDefault="003A62C4" w:rsidP="00593BE1">
            <w:pPr>
              <w:spacing w:after="0" w:line="259" w:lineRule="auto"/>
            </w:pPr>
            <w:r>
              <w:t>68 (70 std.)</w:t>
            </w:r>
          </w:p>
        </w:tc>
        <w:tc>
          <w:tcPr>
            <w:tcW w:w="2782" w:type="dxa"/>
            <w:tcBorders>
              <w:top w:val="single" w:sz="4" w:space="0" w:color="000000"/>
              <w:left w:val="single" w:sz="4" w:space="0" w:color="000000"/>
              <w:bottom w:val="single" w:sz="4" w:space="0" w:color="000000"/>
              <w:right w:val="single" w:sz="4" w:space="0" w:color="000000"/>
            </w:tcBorders>
          </w:tcPr>
          <w:p w14:paraId="1A38D74F" w14:textId="77777777" w:rsidR="003A62C4" w:rsidRPr="00CC24AD" w:rsidRDefault="003A62C4" w:rsidP="00593BE1">
            <w:pPr>
              <w:spacing w:after="0" w:line="259" w:lineRule="auto"/>
            </w:pPr>
            <w:r w:rsidRPr="00CC24AD">
              <w:t>mm</w:t>
            </w:r>
          </w:p>
        </w:tc>
      </w:tr>
      <w:tr w:rsidR="003A62C4" w14:paraId="01F21027" w14:textId="77777777" w:rsidTr="00593BE1">
        <w:trPr>
          <w:trHeight w:val="562"/>
        </w:trPr>
        <w:tc>
          <w:tcPr>
            <w:tcW w:w="3185" w:type="dxa"/>
            <w:tcBorders>
              <w:top w:val="single" w:sz="4" w:space="0" w:color="000000"/>
              <w:left w:val="single" w:sz="4" w:space="0" w:color="000000"/>
              <w:bottom w:val="single" w:sz="4" w:space="0" w:color="000000"/>
              <w:right w:val="single" w:sz="4" w:space="0" w:color="000000"/>
            </w:tcBorders>
          </w:tcPr>
          <w:p w14:paraId="1205B0C9" w14:textId="77777777" w:rsidR="003A62C4" w:rsidRPr="00CC24AD" w:rsidRDefault="003A62C4" w:rsidP="00593BE1">
            <w:pPr>
              <w:spacing w:after="0" w:line="259" w:lineRule="auto"/>
            </w:pPr>
            <w:r w:rsidRPr="00CC24AD">
              <w:t>Mean Slurry Residence Time</w:t>
            </w:r>
          </w:p>
        </w:tc>
        <w:tc>
          <w:tcPr>
            <w:tcW w:w="3051" w:type="dxa"/>
            <w:tcBorders>
              <w:top w:val="single" w:sz="4" w:space="0" w:color="000000"/>
              <w:left w:val="single" w:sz="4" w:space="0" w:color="000000"/>
              <w:bottom w:val="single" w:sz="4" w:space="0" w:color="000000"/>
              <w:right w:val="single" w:sz="4" w:space="0" w:color="000000"/>
            </w:tcBorders>
            <w:vAlign w:val="center"/>
          </w:tcPr>
          <w:p w14:paraId="7F5BBF6B" w14:textId="77777777" w:rsidR="003A62C4" w:rsidRPr="00CC24AD" w:rsidRDefault="003A62C4" w:rsidP="00593BE1">
            <w:pPr>
              <w:spacing w:after="0" w:line="259" w:lineRule="auto"/>
            </w:pPr>
            <w:r>
              <w:t>18.8</w:t>
            </w:r>
          </w:p>
        </w:tc>
        <w:tc>
          <w:tcPr>
            <w:tcW w:w="2782" w:type="dxa"/>
            <w:tcBorders>
              <w:top w:val="single" w:sz="4" w:space="0" w:color="000000"/>
              <w:left w:val="single" w:sz="4" w:space="0" w:color="000000"/>
              <w:bottom w:val="single" w:sz="4" w:space="0" w:color="000000"/>
              <w:right w:val="single" w:sz="4" w:space="0" w:color="000000"/>
            </w:tcBorders>
          </w:tcPr>
          <w:p w14:paraId="7DCB791C" w14:textId="77777777" w:rsidR="003A62C4" w:rsidRDefault="003A62C4" w:rsidP="00593BE1">
            <w:pPr>
              <w:spacing w:after="0" w:line="259" w:lineRule="auto"/>
            </w:pPr>
            <w:r>
              <w:t xml:space="preserve">m </w:t>
            </w:r>
          </w:p>
        </w:tc>
      </w:tr>
    </w:tbl>
    <w:p w14:paraId="3E6247B7" w14:textId="77777777" w:rsidR="003A62C4" w:rsidRPr="00582278" w:rsidRDefault="003A62C4" w:rsidP="003A62C4">
      <w:pPr>
        <w:spacing w:after="172" w:line="259" w:lineRule="auto"/>
        <w:jc w:val="left"/>
        <w:rPr>
          <w:rFonts w:ascii="Calibri" w:eastAsia="Calibri" w:hAnsi="Calibri" w:cs="Calibri"/>
          <w:sz w:val="22"/>
        </w:rPr>
      </w:pPr>
      <w:r>
        <w:rPr>
          <w:rFonts w:ascii="Calibri" w:eastAsia="Calibri" w:hAnsi="Calibri" w:cs="Calibri"/>
          <w:sz w:val="22"/>
        </w:rPr>
        <w:t xml:space="preserve"> </w:t>
      </w:r>
    </w:p>
    <w:p w14:paraId="5B65FD04" w14:textId="77777777" w:rsidR="003A62C4" w:rsidRDefault="003A62C4" w:rsidP="003A62C4">
      <w:pPr>
        <w:spacing w:after="159" w:line="259" w:lineRule="auto"/>
        <w:jc w:val="left"/>
      </w:pPr>
      <w:r>
        <w:t xml:space="preserve"> </w:t>
      </w:r>
    </w:p>
    <w:p w14:paraId="72A86282" w14:textId="77777777" w:rsidR="003A62C4" w:rsidRPr="00236653" w:rsidRDefault="003A62C4" w:rsidP="003A62C4">
      <w:pPr>
        <w:pStyle w:val="Heading3"/>
        <w:rPr>
          <w:b w:val="0"/>
        </w:rPr>
      </w:pPr>
      <w:bookmarkStart w:id="346" w:name="_Toc236842257"/>
      <w:bookmarkStart w:id="347" w:name="_Toc237244978"/>
      <w:r w:rsidRPr="00180C8A">
        <w:t>MECHANICAL ENGINEERING CALCULATIONS</w:t>
      </w:r>
      <w:bookmarkEnd w:id="346"/>
      <w:bookmarkEnd w:id="347"/>
      <w:r w:rsidRPr="00180C8A">
        <w:t xml:space="preserve"> </w:t>
      </w:r>
    </w:p>
    <w:p w14:paraId="40D8102F" w14:textId="2EA74F73" w:rsidR="003A62C4" w:rsidRDefault="003A62C4" w:rsidP="003A62C4">
      <w:pPr>
        <w:pStyle w:val="Caption"/>
        <w:keepNext/>
      </w:pPr>
      <w:bookmarkStart w:id="348" w:name="_Toc237244862"/>
      <w:r>
        <w:t xml:space="preserve">Table </w:t>
      </w:r>
      <w:fldSimple w:instr=" STYLEREF 1 \s ">
        <w:r w:rsidR="006221B8">
          <w:rPr>
            <w:noProof/>
          </w:rPr>
          <w:t>6</w:t>
        </w:r>
      </w:fldSimple>
      <w:r w:rsidR="00B61202">
        <w:noBreakHyphen/>
      </w:r>
      <w:fldSimple w:instr=" SEQ Table \* ARABIC \s 1 ">
        <w:r w:rsidR="006221B8">
          <w:rPr>
            <w:noProof/>
          </w:rPr>
          <w:t>31</w:t>
        </w:r>
      </w:fldSimple>
      <w:r>
        <w:t xml:space="preserve"> </w:t>
      </w:r>
      <w:r w:rsidRPr="00D738C6">
        <w:t>Mechanical Design Input Parameters</w:t>
      </w:r>
      <w:bookmarkEnd w:id="348"/>
    </w:p>
    <w:tbl>
      <w:tblPr>
        <w:tblStyle w:val="TableGrid"/>
        <w:tblW w:w="0" w:type="auto"/>
        <w:tblInd w:w="-5" w:type="dxa"/>
        <w:tblLook w:val="04A0" w:firstRow="1" w:lastRow="0" w:firstColumn="1" w:lastColumn="0" w:noHBand="0" w:noVBand="1"/>
      </w:tblPr>
      <w:tblGrid>
        <w:gridCol w:w="3303"/>
        <w:gridCol w:w="2367"/>
        <w:gridCol w:w="1843"/>
      </w:tblGrid>
      <w:tr w:rsidR="003A62C4" w:rsidRPr="004E7850" w14:paraId="696E7BE0" w14:textId="77777777" w:rsidTr="00593BE1">
        <w:tc>
          <w:tcPr>
            <w:tcW w:w="3303" w:type="dxa"/>
          </w:tcPr>
          <w:p w14:paraId="3BF1B7C3" w14:textId="77777777" w:rsidR="003A62C4" w:rsidRPr="004E7850" w:rsidRDefault="003A62C4" w:rsidP="00593BE1">
            <w:pPr>
              <w:spacing w:after="0" w:line="265" w:lineRule="auto"/>
              <w:rPr>
                <w:b/>
                <w:bCs/>
              </w:rPr>
            </w:pPr>
            <w:r w:rsidRPr="004E7850">
              <w:rPr>
                <w:b/>
                <w:bCs/>
              </w:rPr>
              <w:t>Parameter</w:t>
            </w:r>
          </w:p>
        </w:tc>
        <w:tc>
          <w:tcPr>
            <w:tcW w:w="2367" w:type="dxa"/>
          </w:tcPr>
          <w:p w14:paraId="432381C4" w14:textId="77777777" w:rsidR="003A62C4" w:rsidRPr="004E7850" w:rsidRDefault="003A62C4" w:rsidP="00593BE1">
            <w:pPr>
              <w:spacing w:after="0" w:line="265" w:lineRule="auto"/>
              <w:rPr>
                <w:b/>
                <w:bCs/>
              </w:rPr>
            </w:pPr>
            <w:r w:rsidRPr="004E7850">
              <w:rPr>
                <w:b/>
                <w:bCs/>
              </w:rPr>
              <w:t>Value</w:t>
            </w:r>
          </w:p>
        </w:tc>
        <w:tc>
          <w:tcPr>
            <w:tcW w:w="1843" w:type="dxa"/>
          </w:tcPr>
          <w:p w14:paraId="44361272" w14:textId="77777777" w:rsidR="003A62C4" w:rsidRPr="004E7850" w:rsidRDefault="003A62C4" w:rsidP="00593BE1">
            <w:pPr>
              <w:spacing w:after="0" w:line="265" w:lineRule="auto"/>
              <w:rPr>
                <w:b/>
                <w:bCs/>
              </w:rPr>
            </w:pPr>
            <w:r w:rsidRPr="004E7850">
              <w:rPr>
                <w:b/>
                <w:bCs/>
              </w:rPr>
              <w:t>Unit</w:t>
            </w:r>
          </w:p>
        </w:tc>
      </w:tr>
      <w:tr w:rsidR="003A62C4" w:rsidRPr="004E7850" w14:paraId="6EEBE5C0" w14:textId="77777777" w:rsidTr="00593BE1">
        <w:tc>
          <w:tcPr>
            <w:tcW w:w="3303" w:type="dxa"/>
          </w:tcPr>
          <w:p w14:paraId="4E931FC2" w14:textId="77777777" w:rsidR="003A62C4" w:rsidRPr="004E7850" w:rsidRDefault="003A62C4" w:rsidP="00593BE1">
            <w:pPr>
              <w:spacing w:after="0" w:line="265" w:lineRule="auto"/>
            </w:pPr>
            <w:r w:rsidRPr="004E7850">
              <w:t>Internal Diameter, D</w:t>
            </w:r>
          </w:p>
        </w:tc>
        <w:tc>
          <w:tcPr>
            <w:tcW w:w="2367" w:type="dxa"/>
          </w:tcPr>
          <w:p w14:paraId="7D363814" w14:textId="77777777" w:rsidR="003A62C4" w:rsidRPr="004E7850" w:rsidRDefault="003A62C4" w:rsidP="00593BE1">
            <w:pPr>
              <w:spacing w:after="0" w:line="265" w:lineRule="auto"/>
            </w:pPr>
            <w:r>
              <w:t>1.45</w:t>
            </w:r>
          </w:p>
        </w:tc>
        <w:tc>
          <w:tcPr>
            <w:tcW w:w="1843" w:type="dxa"/>
          </w:tcPr>
          <w:p w14:paraId="241258F8" w14:textId="77777777" w:rsidR="003A62C4" w:rsidRPr="004E7850" w:rsidRDefault="003A62C4" w:rsidP="00593BE1">
            <w:pPr>
              <w:spacing w:after="0" w:line="265" w:lineRule="auto"/>
            </w:pPr>
            <w:r w:rsidRPr="004E7850">
              <w:t>m</w:t>
            </w:r>
          </w:p>
        </w:tc>
      </w:tr>
      <w:tr w:rsidR="003A62C4" w:rsidRPr="004E7850" w14:paraId="3150D440" w14:textId="77777777" w:rsidTr="00593BE1">
        <w:tc>
          <w:tcPr>
            <w:tcW w:w="3303" w:type="dxa"/>
          </w:tcPr>
          <w:p w14:paraId="6AD9F7C6" w14:textId="77777777" w:rsidR="003A62C4" w:rsidRPr="004E7850" w:rsidRDefault="003A62C4" w:rsidP="00593BE1">
            <w:pPr>
              <w:spacing w:after="0" w:line="265" w:lineRule="auto"/>
            </w:pPr>
            <w:r w:rsidRPr="004E7850">
              <w:t>Internal Length, L</w:t>
            </w:r>
          </w:p>
        </w:tc>
        <w:tc>
          <w:tcPr>
            <w:tcW w:w="2367" w:type="dxa"/>
          </w:tcPr>
          <w:p w14:paraId="47035F0A" w14:textId="77777777" w:rsidR="003A62C4" w:rsidRPr="004E7850" w:rsidRDefault="003A62C4" w:rsidP="00593BE1">
            <w:pPr>
              <w:spacing w:after="0" w:line="265" w:lineRule="auto"/>
            </w:pPr>
            <w:r>
              <w:t>2.18</w:t>
            </w:r>
          </w:p>
        </w:tc>
        <w:tc>
          <w:tcPr>
            <w:tcW w:w="1843" w:type="dxa"/>
          </w:tcPr>
          <w:p w14:paraId="6761E310" w14:textId="77777777" w:rsidR="003A62C4" w:rsidRPr="004E7850" w:rsidRDefault="003A62C4" w:rsidP="00593BE1">
            <w:pPr>
              <w:spacing w:after="0" w:line="265" w:lineRule="auto"/>
            </w:pPr>
            <w:r w:rsidRPr="004E7850">
              <w:t>m</w:t>
            </w:r>
          </w:p>
        </w:tc>
      </w:tr>
      <w:tr w:rsidR="003A62C4" w:rsidRPr="004E7850" w14:paraId="6742ECCA" w14:textId="77777777" w:rsidTr="00593BE1">
        <w:tc>
          <w:tcPr>
            <w:tcW w:w="3303" w:type="dxa"/>
          </w:tcPr>
          <w:p w14:paraId="04EB6343" w14:textId="77777777" w:rsidR="003A62C4" w:rsidRPr="004E7850" w:rsidRDefault="003A62C4" w:rsidP="00593BE1">
            <w:pPr>
              <w:spacing w:after="0" w:line="265" w:lineRule="auto"/>
            </w:pPr>
            <w:r w:rsidRPr="004E7850">
              <w:t>Shell Radius</w:t>
            </w:r>
            <w:r w:rsidRPr="004E7850">
              <w:rPr>
                <w:i/>
              </w:rPr>
              <w:br/>
              <w:t>(</w:t>
            </w:r>
            <m:oMath>
              <m:r>
                <w:rPr>
                  <w:rFonts w:ascii="Cambria Math" w:hAnsi="Cambria Math"/>
                </w:rPr>
                <m:t>R = D/2)</m:t>
              </m:r>
            </m:oMath>
          </w:p>
        </w:tc>
        <w:tc>
          <w:tcPr>
            <w:tcW w:w="2367" w:type="dxa"/>
          </w:tcPr>
          <w:p w14:paraId="554BA3CE" w14:textId="77777777" w:rsidR="003A62C4" w:rsidRPr="004E7850" w:rsidRDefault="003A62C4" w:rsidP="00593BE1">
            <w:pPr>
              <w:spacing w:after="0" w:line="265" w:lineRule="auto"/>
            </w:pPr>
            <w:r>
              <w:t>0.725</w:t>
            </w:r>
          </w:p>
        </w:tc>
        <w:tc>
          <w:tcPr>
            <w:tcW w:w="1843" w:type="dxa"/>
          </w:tcPr>
          <w:p w14:paraId="51D804F4" w14:textId="77777777" w:rsidR="003A62C4" w:rsidRPr="004E7850" w:rsidRDefault="003A62C4" w:rsidP="00593BE1">
            <w:pPr>
              <w:spacing w:after="0" w:line="265" w:lineRule="auto"/>
            </w:pPr>
            <w:r w:rsidRPr="004E7850">
              <w:t>m</w:t>
            </w:r>
          </w:p>
        </w:tc>
      </w:tr>
      <w:tr w:rsidR="003A62C4" w:rsidRPr="004E7850" w14:paraId="5C501DAB" w14:textId="77777777" w:rsidTr="00593BE1">
        <w:tc>
          <w:tcPr>
            <w:tcW w:w="3303" w:type="dxa"/>
          </w:tcPr>
          <w:p w14:paraId="0D82EDA8" w14:textId="77777777" w:rsidR="003A62C4" w:rsidRPr="004E7850" w:rsidRDefault="003A62C4" w:rsidP="00593BE1">
            <w:pPr>
              <w:spacing w:after="0" w:line="265" w:lineRule="auto"/>
            </w:pPr>
            <w:r w:rsidRPr="004E7850">
              <w:lastRenderedPageBreak/>
              <w:t>Total Ball Charge Mass, Mballs</w:t>
            </w:r>
          </w:p>
        </w:tc>
        <w:tc>
          <w:tcPr>
            <w:tcW w:w="2367" w:type="dxa"/>
          </w:tcPr>
          <w:p w14:paraId="72E40B90" w14:textId="77777777" w:rsidR="003A62C4" w:rsidRPr="004E7850" w:rsidRDefault="003A62C4" w:rsidP="00593BE1">
            <w:pPr>
              <w:spacing w:after="0" w:line="265" w:lineRule="auto"/>
            </w:pPr>
            <w:r>
              <w:t>5,845</w:t>
            </w:r>
            <w:r w:rsidRPr="004E7850">
              <w:t>(</w:t>
            </w:r>
            <w:r>
              <w:t>5.85</w:t>
            </w:r>
            <w:r w:rsidRPr="004E7850">
              <w:t xml:space="preserve"> t)</w:t>
            </w:r>
          </w:p>
        </w:tc>
        <w:tc>
          <w:tcPr>
            <w:tcW w:w="1843" w:type="dxa"/>
          </w:tcPr>
          <w:p w14:paraId="319C82BB" w14:textId="77777777" w:rsidR="003A62C4" w:rsidRPr="004E7850" w:rsidRDefault="003A62C4" w:rsidP="00593BE1">
            <w:pPr>
              <w:spacing w:after="0" w:line="265" w:lineRule="auto"/>
            </w:pPr>
            <w:r w:rsidRPr="004E7850">
              <w:t xml:space="preserve">kg </w:t>
            </w:r>
          </w:p>
        </w:tc>
      </w:tr>
      <w:tr w:rsidR="003A62C4" w:rsidRPr="004E7850" w14:paraId="3C83C289" w14:textId="77777777" w:rsidTr="00593BE1">
        <w:tc>
          <w:tcPr>
            <w:tcW w:w="3303" w:type="dxa"/>
          </w:tcPr>
          <w:p w14:paraId="088F0BE1" w14:textId="77777777" w:rsidR="003A62C4" w:rsidRPr="004E7850" w:rsidRDefault="003A62C4" w:rsidP="00593BE1">
            <w:pPr>
              <w:spacing w:after="0" w:line="265" w:lineRule="auto"/>
            </w:pPr>
            <w:r w:rsidRPr="004E7850">
              <w:t>Ball Charge Volume, Vballs</w:t>
            </w:r>
          </w:p>
        </w:tc>
        <w:tc>
          <w:tcPr>
            <w:tcW w:w="2367" w:type="dxa"/>
          </w:tcPr>
          <w:p w14:paraId="72C779A5" w14:textId="77777777" w:rsidR="003A62C4" w:rsidRPr="004E7850" w:rsidRDefault="003A62C4" w:rsidP="00593BE1">
            <w:pPr>
              <w:spacing w:after="0" w:line="265" w:lineRule="auto"/>
            </w:pPr>
            <w:r>
              <w:t>1.257</w:t>
            </w:r>
          </w:p>
        </w:tc>
        <w:tc>
          <w:tcPr>
            <w:tcW w:w="1843" w:type="dxa"/>
          </w:tcPr>
          <w:p w14:paraId="6992B702" w14:textId="77777777" w:rsidR="003A62C4" w:rsidRPr="004E7850" w:rsidRDefault="003D0B1E" w:rsidP="00593BE1">
            <w:pPr>
              <w:spacing w:after="0" w:line="265" w:lineRule="auto"/>
            </w:pPr>
            <m:oMathPara>
              <m:oMathParaPr>
                <m:jc m:val="left"/>
              </m:oMathParaPr>
              <m:oMath>
                <m:sSup>
                  <m:sSupPr>
                    <m:ctrlPr>
                      <w:rPr>
                        <w:rFonts w:ascii="Cambria Math" w:eastAsia="Arial" w:hAnsi="Cambria Math"/>
                        <w:i/>
                        <w:color w:val="auto"/>
                      </w:rPr>
                    </m:ctrlPr>
                  </m:sSupPr>
                  <m:e>
                    <m:r>
                      <w:rPr>
                        <w:rFonts w:ascii="Cambria Math" w:hAnsi="Cambria Math"/>
                      </w:rPr>
                      <m:t>m</m:t>
                    </m:r>
                  </m:e>
                  <m:sup>
                    <m:r>
                      <w:rPr>
                        <w:rFonts w:ascii="Cambria Math" w:hAnsi="Cambria Math"/>
                      </w:rPr>
                      <m:t>3</m:t>
                    </m:r>
                  </m:sup>
                </m:sSup>
              </m:oMath>
            </m:oMathPara>
          </w:p>
        </w:tc>
      </w:tr>
      <w:tr w:rsidR="003A62C4" w:rsidRPr="004E7850" w14:paraId="74DEB76F" w14:textId="77777777" w:rsidTr="00593BE1">
        <w:tc>
          <w:tcPr>
            <w:tcW w:w="3303" w:type="dxa"/>
          </w:tcPr>
          <w:p w14:paraId="25CAD072" w14:textId="77777777" w:rsidR="003A62C4" w:rsidRPr="004E7850" w:rsidRDefault="003A62C4" w:rsidP="00593BE1">
            <w:pPr>
              <w:spacing w:after="0" w:line="265" w:lineRule="auto"/>
            </w:pPr>
            <w:r w:rsidRPr="004E7850">
              <w:t>Allowable Design Stress (ASTM A36), S</w:t>
            </w:r>
          </w:p>
        </w:tc>
        <w:tc>
          <w:tcPr>
            <w:tcW w:w="2367" w:type="dxa"/>
          </w:tcPr>
          <w:p w14:paraId="70AB749C" w14:textId="77777777" w:rsidR="003A62C4" w:rsidRPr="004E7850" w:rsidRDefault="003A62C4" w:rsidP="00593BE1">
            <w:pPr>
              <w:spacing w:after="0" w:line="265" w:lineRule="auto"/>
            </w:pPr>
            <w:r w:rsidRPr="004E7850">
              <w:t>166.7</w:t>
            </w:r>
          </w:p>
        </w:tc>
        <w:tc>
          <w:tcPr>
            <w:tcW w:w="1843" w:type="dxa"/>
          </w:tcPr>
          <w:p w14:paraId="7CA584A5" w14:textId="77777777" w:rsidR="003A62C4" w:rsidRPr="004E7850" w:rsidRDefault="003A62C4" w:rsidP="00593BE1">
            <w:pPr>
              <w:spacing w:after="0" w:line="265" w:lineRule="auto"/>
            </w:pPr>
            <w:r w:rsidRPr="004E7850">
              <w:t>MPa</w:t>
            </w:r>
          </w:p>
        </w:tc>
      </w:tr>
      <w:tr w:rsidR="003A62C4" w:rsidRPr="004E7850" w14:paraId="18CC69C2" w14:textId="77777777" w:rsidTr="00593BE1">
        <w:tc>
          <w:tcPr>
            <w:tcW w:w="3303" w:type="dxa"/>
          </w:tcPr>
          <w:p w14:paraId="1F300327" w14:textId="77777777" w:rsidR="003A62C4" w:rsidRPr="004E7850" w:rsidRDefault="003A62C4" w:rsidP="00593BE1">
            <w:pPr>
              <w:spacing w:after="0" w:line="265" w:lineRule="auto"/>
            </w:pPr>
            <w:r w:rsidRPr="004E7850">
              <w:t>Joint (Weld) Efficiency, E</w:t>
            </w:r>
          </w:p>
        </w:tc>
        <w:tc>
          <w:tcPr>
            <w:tcW w:w="2367" w:type="dxa"/>
          </w:tcPr>
          <w:p w14:paraId="0FF5C351" w14:textId="77777777" w:rsidR="003A62C4" w:rsidRPr="004E7850" w:rsidRDefault="003A62C4" w:rsidP="00593BE1">
            <w:pPr>
              <w:spacing w:after="0" w:line="265" w:lineRule="auto"/>
            </w:pPr>
            <w:r w:rsidRPr="004E7850">
              <w:t>0.85</w:t>
            </w:r>
          </w:p>
        </w:tc>
        <w:tc>
          <w:tcPr>
            <w:tcW w:w="1843" w:type="dxa"/>
          </w:tcPr>
          <w:p w14:paraId="6252AD3A" w14:textId="77777777" w:rsidR="003A62C4" w:rsidRPr="004E7850" w:rsidRDefault="003A62C4" w:rsidP="00593BE1">
            <w:pPr>
              <w:spacing w:after="0" w:line="265" w:lineRule="auto"/>
            </w:pPr>
            <w:r w:rsidRPr="004E7850">
              <w:t>-</w:t>
            </w:r>
          </w:p>
        </w:tc>
      </w:tr>
      <w:tr w:rsidR="003A62C4" w:rsidRPr="004E7850" w14:paraId="6A091D92" w14:textId="77777777" w:rsidTr="00593BE1">
        <w:tc>
          <w:tcPr>
            <w:tcW w:w="3303" w:type="dxa"/>
          </w:tcPr>
          <w:p w14:paraId="7501E93A" w14:textId="77777777" w:rsidR="003A62C4" w:rsidRPr="004E7850" w:rsidRDefault="003A62C4" w:rsidP="00593BE1">
            <w:pPr>
              <w:spacing w:after="0" w:line="265" w:lineRule="auto"/>
            </w:pPr>
            <w:r w:rsidRPr="004E7850">
              <w:t>Corrosion Allowance, C</w:t>
            </w:r>
          </w:p>
        </w:tc>
        <w:tc>
          <w:tcPr>
            <w:tcW w:w="2367" w:type="dxa"/>
          </w:tcPr>
          <w:p w14:paraId="655D4749" w14:textId="77777777" w:rsidR="003A62C4" w:rsidRPr="004E7850" w:rsidRDefault="003A62C4" w:rsidP="00593BE1">
            <w:pPr>
              <w:spacing w:after="0" w:line="265" w:lineRule="auto"/>
            </w:pPr>
            <w:r w:rsidRPr="004E7850">
              <w:t>0.003</w:t>
            </w:r>
          </w:p>
        </w:tc>
        <w:tc>
          <w:tcPr>
            <w:tcW w:w="1843" w:type="dxa"/>
          </w:tcPr>
          <w:p w14:paraId="4684A70B" w14:textId="77777777" w:rsidR="003A62C4" w:rsidRPr="004E7850" w:rsidRDefault="003A62C4" w:rsidP="00593BE1">
            <w:pPr>
              <w:spacing w:after="0" w:line="265" w:lineRule="auto"/>
            </w:pPr>
            <w:r w:rsidRPr="004E7850">
              <w:t>m (3 mm)</w:t>
            </w:r>
          </w:p>
        </w:tc>
      </w:tr>
      <w:tr w:rsidR="003A62C4" w:rsidRPr="004E7850" w14:paraId="22977919" w14:textId="77777777" w:rsidTr="00593BE1">
        <w:tc>
          <w:tcPr>
            <w:tcW w:w="3303" w:type="dxa"/>
          </w:tcPr>
          <w:p w14:paraId="7AC05C4D" w14:textId="77777777" w:rsidR="003A62C4" w:rsidRPr="004E7850" w:rsidRDefault="003A62C4" w:rsidP="00593BE1">
            <w:pPr>
              <w:spacing w:after="0" w:line="265" w:lineRule="auto"/>
            </w:pPr>
            <w:r w:rsidRPr="004E7850">
              <w:t>Steel Density (A36),</w:t>
            </w:r>
            <w:r w:rsidRPr="004E7850">
              <w:rPr>
                <w:i/>
              </w:rPr>
              <w:br/>
            </w:r>
            <m:oMathPara>
              <m:oMath>
                <m:sSub>
                  <m:sSubPr>
                    <m:ctrlPr>
                      <w:rPr>
                        <w:rFonts w:ascii="Cambria Math" w:eastAsia="Arial" w:hAnsi="Cambria Math"/>
                        <w:i/>
                        <w:color w:val="auto"/>
                      </w:rPr>
                    </m:ctrlPr>
                  </m:sSubPr>
                  <m:e>
                    <m:r>
                      <w:rPr>
                        <w:rFonts w:ascii="Cambria Math" w:hAnsi="Cambria Math"/>
                      </w:rPr>
                      <m:t>ρ</m:t>
                    </m:r>
                  </m:e>
                  <m:sub>
                    <m:r>
                      <w:rPr>
                        <w:rFonts w:ascii="Cambria Math" w:hAnsi="Cambria Math"/>
                      </w:rPr>
                      <m:t xml:space="preserve"> steel</m:t>
                    </m:r>
                  </m:sub>
                </m:sSub>
              </m:oMath>
            </m:oMathPara>
          </w:p>
        </w:tc>
        <w:tc>
          <w:tcPr>
            <w:tcW w:w="2367" w:type="dxa"/>
          </w:tcPr>
          <w:p w14:paraId="40A1F640" w14:textId="77777777" w:rsidR="003A62C4" w:rsidRPr="004E7850" w:rsidRDefault="003A62C4" w:rsidP="00593BE1">
            <w:pPr>
              <w:spacing w:after="0" w:line="265" w:lineRule="auto"/>
            </w:pPr>
            <w:r w:rsidRPr="004E7850">
              <w:t>7,850</w:t>
            </w:r>
          </w:p>
        </w:tc>
        <w:tc>
          <w:tcPr>
            <w:tcW w:w="1843" w:type="dxa"/>
          </w:tcPr>
          <w:p w14:paraId="2070CDE4" w14:textId="77777777" w:rsidR="003A62C4" w:rsidRPr="004E7850" w:rsidRDefault="003A62C4" w:rsidP="00593BE1">
            <w:pPr>
              <w:spacing w:after="0" w:line="265" w:lineRule="auto"/>
            </w:pPr>
            <m:oMathPara>
              <m:oMathParaPr>
                <m:jc m:val="left"/>
              </m:oMathParaPr>
              <m:oMath>
                <m:r>
                  <w:rPr>
                    <w:rFonts w:ascii="Cambria Math" w:hAnsi="Cambria Math"/>
                  </w:rPr>
                  <m:t>kg/</m:t>
                </m:r>
                <m:sSup>
                  <m:sSupPr>
                    <m:ctrlPr>
                      <w:rPr>
                        <w:rFonts w:ascii="Cambria Math" w:eastAsia="Arial" w:hAnsi="Cambria Math"/>
                        <w:i/>
                        <w:color w:val="auto"/>
                      </w:rPr>
                    </m:ctrlPr>
                  </m:sSupPr>
                  <m:e>
                    <m:r>
                      <w:rPr>
                        <w:rFonts w:ascii="Cambria Math" w:hAnsi="Cambria Math"/>
                      </w:rPr>
                      <m:t>m</m:t>
                    </m:r>
                  </m:e>
                  <m:sup>
                    <m:r>
                      <w:rPr>
                        <w:rFonts w:ascii="Cambria Math" w:hAnsi="Cambria Math"/>
                      </w:rPr>
                      <m:t>3</m:t>
                    </m:r>
                  </m:sup>
                </m:sSup>
              </m:oMath>
            </m:oMathPara>
          </w:p>
        </w:tc>
      </w:tr>
      <w:tr w:rsidR="003A62C4" w:rsidRPr="004E7850" w14:paraId="501E62CB" w14:textId="77777777" w:rsidTr="00593BE1">
        <w:tc>
          <w:tcPr>
            <w:tcW w:w="3303" w:type="dxa"/>
          </w:tcPr>
          <w:p w14:paraId="280D82AF" w14:textId="77777777" w:rsidR="003A62C4" w:rsidRPr="004E7850" w:rsidRDefault="003A62C4" w:rsidP="00593BE1">
            <w:pPr>
              <w:spacing w:after="0" w:line="265" w:lineRule="auto"/>
            </w:pPr>
            <w:r w:rsidRPr="004E7850">
              <w:t xml:space="preserve">Ore/Slurry Density, </w:t>
            </w:r>
            <w:r w:rsidRPr="004E7850">
              <w:rPr>
                <w:i/>
              </w:rPr>
              <w:br/>
            </w:r>
            <m:oMathPara>
              <m:oMath>
                <m:sSub>
                  <m:sSubPr>
                    <m:ctrlPr>
                      <w:rPr>
                        <w:rFonts w:ascii="Cambria Math" w:eastAsia="Arial" w:hAnsi="Cambria Math"/>
                        <w:i/>
                        <w:color w:val="auto"/>
                      </w:rPr>
                    </m:ctrlPr>
                  </m:sSubPr>
                  <m:e>
                    <m:r>
                      <w:rPr>
                        <w:rFonts w:ascii="Cambria Math" w:hAnsi="Cambria Math"/>
                      </w:rPr>
                      <m:t>ρ</m:t>
                    </m:r>
                  </m:e>
                  <m:sub>
                    <m:r>
                      <w:rPr>
                        <w:rFonts w:ascii="Cambria Math" w:hAnsi="Cambria Math"/>
                      </w:rPr>
                      <m:t>slurry</m:t>
                    </m:r>
                  </m:sub>
                </m:sSub>
              </m:oMath>
            </m:oMathPara>
          </w:p>
        </w:tc>
        <w:tc>
          <w:tcPr>
            <w:tcW w:w="2367" w:type="dxa"/>
          </w:tcPr>
          <w:p w14:paraId="295B3BCF" w14:textId="77777777" w:rsidR="003A62C4" w:rsidRPr="004E7850" w:rsidRDefault="003A62C4" w:rsidP="00593BE1">
            <w:pPr>
              <w:spacing w:after="0" w:line="265" w:lineRule="auto"/>
            </w:pPr>
            <w:r w:rsidRPr="004E7850">
              <w:t>1,690</w:t>
            </w:r>
          </w:p>
        </w:tc>
        <w:tc>
          <w:tcPr>
            <w:tcW w:w="1843" w:type="dxa"/>
          </w:tcPr>
          <w:p w14:paraId="2C122B93" w14:textId="77777777" w:rsidR="003A62C4" w:rsidRPr="004E7850" w:rsidRDefault="003A62C4" w:rsidP="00593BE1">
            <w:pPr>
              <w:spacing w:after="0" w:line="265" w:lineRule="auto"/>
            </w:pPr>
            <m:oMathPara>
              <m:oMathParaPr>
                <m:jc m:val="left"/>
              </m:oMathParaPr>
              <m:oMath>
                <m:r>
                  <w:rPr>
                    <w:rFonts w:ascii="Cambria Math" w:hAnsi="Cambria Math"/>
                  </w:rPr>
                  <m:t>kg/</m:t>
                </m:r>
                <m:sSup>
                  <m:sSupPr>
                    <m:ctrlPr>
                      <w:rPr>
                        <w:rFonts w:ascii="Cambria Math" w:eastAsia="Arial" w:hAnsi="Cambria Math"/>
                        <w:i/>
                        <w:color w:val="auto"/>
                      </w:rPr>
                    </m:ctrlPr>
                  </m:sSupPr>
                  <m:e>
                    <m:r>
                      <w:rPr>
                        <w:rFonts w:ascii="Cambria Math" w:hAnsi="Cambria Math"/>
                      </w:rPr>
                      <m:t>m</m:t>
                    </m:r>
                  </m:e>
                  <m:sup>
                    <m:r>
                      <w:rPr>
                        <w:rFonts w:ascii="Cambria Math" w:hAnsi="Cambria Math"/>
                      </w:rPr>
                      <m:t>3</m:t>
                    </m:r>
                  </m:sup>
                </m:sSup>
              </m:oMath>
            </m:oMathPara>
          </w:p>
        </w:tc>
      </w:tr>
      <w:tr w:rsidR="003A62C4" w:rsidRPr="004E7850" w14:paraId="18A9534D" w14:textId="77777777" w:rsidTr="00593BE1">
        <w:tc>
          <w:tcPr>
            <w:tcW w:w="3303" w:type="dxa"/>
          </w:tcPr>
          <w:p w14:paraId="38C0EF05" w14:textId="77777777" w:rsidR="003A62C4" w:rsidRPr="004E7850" w:rsidRDefault="003A62C4" w:rsidP="00593BE1">
            <w:pPr>
              <w:spacing w:after="0" w:line="265" w:lineRule="auto"/>
            </w:pPr>
            <w:r w:rsidRPr="004E7850">
              <w:t>Gravitational acceleration, g</w:t>
            </w:r>
          </w:p>
        </w:tc>
        <w:tc>
          <w:tcPr>
            <w:tcW w:w="2367" w:type="dxa"/>
          </w:tcPr>
          <w:p w14:paraId="5C9E7485" w14:textId="77777777" w:rsidR="003A62C4" w:rsidRPr="004E7850" w:rsidRDefault="003A62C4" w:rsidP="00593BE1">
            <w:pPr>
              <w:spacing w:after="0" w:line="265" w:lineRule="auto"/>
            </w:pPr>
            <w:r w:rsidRPr="004E7850">
              <w:t>9.81</w:t>
            </w:r>
          </w:p>
        </w:tc>
        <w:tc>
          <w:tcPr>
            <w:tcW w:w="1843" w:type="dxa"/>
          </w:tcPr>
          <w:p w14:paraId="45E90D20" w14:textId="77777777" w:rsidR="003A62C4" w:rsidRPr="004E7850" w:rsidRDefault="003A62C4" w:rsidP="00593BE1">
            <w:pPr>
              <w:spacing w:after="0" w:line="265" w:lineRule="auto"/>
            </w:pPr>
            <m:oMathPara>
              <m:oMathParaPr>
                <m:jc m:val="left"/>
              </m:oMathParaPr>
              <m:oMath>
                <m:r>
                  <w:rPr>
                    <w:rFonts w:ascii="Cambria Math" w:hAnsi="Cambria Math"/>
                  </w:rPr>
                  <m:t>m/</m:t>
                </m:r>
                <m:sSup>
                  <m:sSupPr>
                    <m:ctrlPr>
                      <w:rPr>
                        <w:rFonts w:ascii="Cambria Math" w:eastAsia="Arial" w:hAnsi="Cambria Math"/>
                        <w:i/>
                        <w:color w:val="auto"/>
                      </w:rPr>
                    </m:ctrlPr>
                  </m:sSupPr>
                  <m:e>
                    <m:r>
                      <w:rPr>
                        <w:rFonts w:ascii="Cambria Math" w:hAnsi="Cambria Math"/>
                      </w:rPr>
                      <m:t>s</m:t>
                    </m:r>
                  </m:e>
                  <m:sup>
                    <m:r>
                      <w:rPr>
                        <w:rFonts w:ascii="Cambria Math" w:hAnsi="Cambria Math"/>
                      </w:rPr>
                      <m:t>2</m:t>
                    </m:r>
                  </m:sup>
                </m:sSup>
              </m:oMath>
            </m:oMathPara>
          </w:p>
        </w:tc>
      </w:tr>
      <w:tr w:rsidR="003A62C4" w:rsidRPr="004E7850" w14:paraId="3E5EF4DF" w14:textId="77777777" w:rsidTr="00593BE1">
        <w:tc>
          <w:tcPr>
            <w:tcW w:w="3303" w:type="dxa"/>
          </w:tcPr>
          <w:p w14:paraId="32ED802C" w14:textId="77777777" w:rsidR="003A62C4" w:rsidRPr="004E7850" w:rsidRDefault="003A62C4" w:rsidP="00593BE1">
            <w:pPr>
              <w:spacing w:after="0" w:line="265" w:lineRule="auto"/>
            </w:pPr>
            <w:r w:rsidRPr="004E7850">
              <w:t xml:space="preserve">Dynamic angle of repose, </w:t>
            </w:r>
            <w:r w:rsidRPr="004E7850">
              <w:rPr>
                <w:i/>
              </w:rPr>
              <w:br/>
            </w:r>
            <m:oMathPara>
              <m:oMath>
                <m:r>
                  <w:rPr>
                    <w:rFonts w:ascii="Cambria Math" w:hAnsi="Cambria Math"/>
                  </w:rPr>
                  <m:t>θ</m:t>
                </m:r>
              </m:oMath>
            </m:oMathPara>
          </w:p>
        </w:tc>
        <w:tc>
          <w:tcPr>
            <w:tcW w:w="2367" w:type="dxa"/>
          </w:tcPr>
          <w:p w14:paraId="5C5AF199" w14:textId="77777777" w:rsidR="003A62C4" w:rsidRPr="004E7850" w:rsidRDefault="003A62C4" w:rsidP="00593BE1">
            <w:pPr>
              <w:spacing w:after="0" w:line="265" w:lineRule="auto"/>
            </w:pPr>
            <w:r w:rsidRPr="004E7850">
              <w:t>35</w:t>
            </w:r>
          </w:p>
        </w:tc>
        <w:tc>
          <w:tcPr>
            <w:tcW w:w="1843" w:type="dxa"/>
          </w:tcPr>
          <w:p w14:paraId="27F35DB7" w14:textId="77777777" w:rsidR="003A62C4" w:rsidRPr="004E7850" w:rsidRDefault="003A62C4" w:rsidP="00593BE1">
            <w:pPr>
              <w:spacing w:after="0" w:line="265" w:lineRule="auto"/>
            </w:pPr>
            <w:r w:rsidRPr="004E7850">
              <w:t>degrees</w:t>
            </w:r>
          </w:p>
        </w:tc>
      </w:tr>
    </w:tbl>
    <w:p w14:paraId="5BE4DC1D" w14:textId="77777777" w:rsidR="003A62C4" w:rsidRPr="004E7850" w:rsidRDefault="003A62C4" w:rsidP="003A62C4">
      <w:pPr>
        <w:spacing w:after="0" w:line="265" w:lineRule="auto"/>
        <w:ind w:left="-5"/>
        <w:jc w:val="left"/>
      </w:pPr>
    </w:p>
    <w:p w14:paraId="75DD1AD9" w14:textId="77777777" w:rsidR="003A62C4" w:rsidRPr="004E7850" w:rsidRDefault="003A62C4" w:rsidP="003A62C4">
      <w:pPr>
        <w:pStyle w:val="Heading4"/>
        <w:rPr>
          <w:b w:val="0"/>
          <w:bCs w:val="0"/>
        </w:rPr>
      </w:pPr>
      <w:bookmarkStart w:id="349" w:name="_Toc236842258"/>
      <w:r w:rsidRPr="004E7850">
        <w:t>Hydrostatic Dynamic Pressure Load (</w:t>
      </w:r>
      <m:oMath>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hydro</m:t>
            </m:r>
          </m:sub>
        </m:sSub>
      </m:oMath>
      <w:r w:rsidRPr="004E7850">
        <w:t>)</w:t>
      </w:r>
      <w:bookmarkEnd w:id="349"/>
    </w:p>
    <w:p w14:paraId="3E5C00A0" w14:textId="77777777" w:rsidR="003A62C4" w:rsidRPr="009523EE" w:rsidRDefault="003A62C4" w:rsidP="003A62C4">
      <w:pPr>
        <w:spacing w:before="60" w:after="120"/>
      </w:pPr>
      <w:r w:rsidRPr="004E7850">
        <w:t>The hydrostatic dynamic pressure acting on the lower hemisphere of the mill drum is generated by the combined weight of the ball charge and the slurry filling the interstices of the ball charge and the dynamic liquid holdup volume. For design purposes</w:t>
      </w:r>
      <w:r w:rsidRPr="009523EE">
        <w:t>, the pressure is approximated as the equivalent hydrostatic head at the bottom of the drum when the charge occupies the lower 35% of the mill cross-sectional area. The effective pressure-generating column height is taken as the centroid of the ball-and-slurry charge at the drum bottom, which for a 35% charge fill is approximately 0.35 * D below the mill centreline:</w:t>
      </w:r>
    </w:p>
    <w:p w14:paraId="6A90D576" w14:textId="77777777" w:rsidR="003A62C4" w:rsidRPr="009523EE" w:rsidRDefault="003A62C4" w:rsidP="003A62C4">
      <w:pPr>
        <w:spacing w:before="40" w:after="60"/>
        <w:rPr>
          <w:rFonts w:eastAsia="Courier New"/>
        </w:rPr>
      </w:pPr>
      <w:r w:rsidRPr="009523EE">
        <w:rPr>
          <w:rFonts w:eastAsia="Courier New"/>
        </w:rPr>
        <w:t>Effective charge column height:</w:t>
      </w:r>
    </w:p>
    <w:p w14:paraId="5159F9D1" w14:textId="13381E07" w:rsidR="003A62C4" w:rsidRPr="009523EE" w:rsidRDefault="003A62C4" w:rsidP="003A62C4">
      <w:pPr>
        <w:spacing w:before="40" w:after="60"/>
        <w:jc w:val="center"/>
        <w:rPr>
          <w:rFonts w:eastAsia="Courier New"/>
        </w:rPr>
      </w:pPr>
      <m:oMathPara>
        <m:oMath>
          <m:r>
            <w:rPr>
              <w:rFonts w:ascii="Cambria Math" w:eastAsia="Courier New" w:hAnsi="Cambria Math"/>
            </w:rPr>
            <m:t>h = 0.35×D</m:t>
          </m:r>
        </m:oMath>
      </m:oMathPara>
    </w:p>
    <w:p w14:paraId="03D19AA0" w14:textId="6EB771CA" w:rsidR="003A62C4" w:rsidRPr="009523EE" w:rsidRDefault="003A62C4" w:rsidP="003A62C4">
      <w:pPr>
        <w:spacing w:before="40" w:after="60"/>
        <w:jc w:val="center"/>
        <w:rPr>
          <w:rFonts w:eastAsia="Courier New"/>
        </w:rPr>
      </w:pPr>
      <m:oMathPara>
        <m:oMath>
          <m:r>
            <w:rPr>
              <w:rFonts w:ascii="Cambria Math" w:eastAsia="Courier New" w:hAnsi="Cambria Math"/>
            </w:rPr>
            <m:t>h= 0.35 ×1.45</m:t>
          </m:r>
        </m:oMath>
      </m:oMathPara>
    </w:p>
    <w:p w14:paraId="1B259B7B" w14:textId="77777777" w:rsidR="003A62C4" w:rsidRPr="009523EE" w:rsidRDefault="003A62C4" w:rsidP="003A62C4">
      <w:pPr>
        <w:spacing w:before="40" w:after="60"/>
        <w:jc w:val="center"/>
        <w:rPr>
          <w:rFonts w:eastAsia="Courier New"/>
        </w:rPr>
      </w:pPr>
      <m:oMathPara>
        <m:oMath>
          <m:r>
            <w:rPr>
              <w:rFonts w:ascii="Cambria Math" w:eastAsia="Courier New" w:hAnsi="Cambria Math"/>
            </w:rPr>
            <m:t>h= 0.5075 m</m:t>
          </m:r>
        </m:oMath>
      </m:oMathPara>
    </w:p>
    <w:p w14:paraId="0CCA8FBC" w14:textId="77777777" w:rsidR="003A62C4" w:rsidRPr="009523EE" w:rsidRDefault="003A62C4" w:rsidP="003A62C4">
      <w:pPr>
        <w:spacing w:after="0" w:line="265" w:lineRule="auto"/>
        <w:jc w:val="left"/>
      </w:pPr>
      <w:r w:rsidRPr="009523EE">
        <w:t>The average density of the ball-slurry mixture in the lower charge zone is estimated as a volume-weighted average of the ball charge and the slurry filling the interstices (packing void fraction of balls approximately 40%):</w:t>
      </w:r>
    </w:p>
    <w:p w14:paraId="51F8CECD" w14:textId="77777777" w:rsidR="003A62C4" w:rsidRPr="009523EE" w:rsidRDefault="003A62C4" w:rsidP="003A62C4">
      <w:pPr>
        <w:spacing w:before="40" w:after="60"/>
      </w:pPr>
      <w:r w:rsidRPr="009523EE">
        <w:rPr>
          <w:rFonts w:eastAsia="Courier New"/>
        </w:rPr>
        <w:t>Average charge mixture density:</w:t>
      </w:r>
    </w:p>
    <w:p w14:paraId="51226E74" w14:textId="77777777" w:rsidR="003A62C4" w:rsidRPr="009523EE"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ρ</m:t>
              </m:r>
            </m:e>
            <m:sub>
              <m:r>
                <w:rPr>
                  <w:rFonts w:ascii="Cambria Math" w:eastAsia="Courier New" w:hAnsi="Cambria Math"/>
                </w:rPr>
                <m:t>mix</m:t>
              </m:r>
            </m:sub>
          </m:sSub>
          <m:r>
            <w:rPr>
              <w:rFonts w:ascii="Cambria Math" w:eastAsia="Courier New" w:hAnsi="Cambria Math"/>
            </w:rPr>
            <m:t xml:space="preserve">=Jball × </m:t>
          </m:r>
          <m:sSub>
            <m:sSubPr>
              <m:ctrlPr>
                <w:rPr>
                  <w:rFonts w:ascii="Cambria Math" w:eastAsia="Courier New" w:hAnsi="Cambria Math"/>
                  <w:i/>
                </w:rPr>
              </m:ctrlPr>
            </m:sSubPr>
            <m:e>
              <m:r>
                <w:rPr>
                  <w:rFonts w:ascii="Cambria Math" w:eastAsia="Courier New" w:hAnsi="Cambria Math"/>
                </w:rPr>
                <m:t>ρ</m:t>
              </m:r>
            </m:e>
            <m:sub>
              <m:r>
                <w:rPr>
                  <w:rFonts w:ascii="Cambria Math" w:eastAsia="Courier New" w:hAnsi="Cambria Math"/>
                </w:rPr>
                <m:t>true balls</m:t>
              </m:r>
            </m:sub>
          </m:sSub>
          <m:r>
            <w:rPr>
              <w:rFonts w:ascii="Cambria Math" w:eastAsia="Courier New" w:hAnsi="Cambria Math"/>
            </w:rPr>
            <m:t xml:space="preserve">+(1-Jball) × </m:t>
          </m:r>
          <m:sSub>
            <m:sSubPr>
              <m:ctrlPr>
                <w:rPr>
                  <w:rFonts w:ascii="Cambria Math" w:eastAsia="Courier New" w:hAnsi="Cambria Math"/>
                  <w:i/>
                </w:rPr>
              </m:ctrlPr>
            </m:sSubPr>
            <m:e>
              <m:r>
                <w:rPr>
                  <w:rFonts w:ascii="Cambria Math" w:eastAsia="Courier New" w:hAnsi="Cambria Math"/>
                </w:rPr>
                <m:t>ρ</m:t>
              </m:r>
            </m:e>
            <m:sub>
              <m:r>
                <w:rPr>
                  <w:rFonts w:ascii="Cambria Math" w:eastAsia="Courier New" w:hAnsi="Cambria Math"/>
                </w:rPr>
                <m:t>slurry</m:t>
              </m:r>
            </m:sub>
          </m:sSub>
        </m:oMath>
      </m:oMathPara>
    </w:p>
    <w:p w14:paraId="30F44C22" w14:textId="77777777" w:rsidR="003A62C4" w:rsidRPr="009523EE" w:rsidRDefault="003A62C4" w:rsidP="003A62C4">
      <w:pPr>
        <w:spacing w:before="40" w:after="60"/>
        <w:ind w:left="720"/>
      </w:pPr>
      <w:r w:rsidRPr="009523EE">
        <w:rPr>
          <w:rFonts w:eastAsia="Courier New"/>
        </w:rPr>
        <w:t xml:space="preserve">where </w:t>
      </w:r>
      <m:oMath>
        <m:r>
          <w:rPr>
            <w:rFonts w:ascii="Cambria Math" w:eastAsia="Courier New" w:hAnsi="Cambria Math"/>
          </w:rPr>
          <m:t xml:space="preserve">Jball </m:t>
        </m:r>
      </m:oMath>
      <w:r w:rsidRPr="009523EE">
        <w:rPr>
          <w:rFonts w:eastAsia="Courier New"/>
        </w:rPr>
        <w:t>= packing fraction of solid steel = 0.60 (60%, i.e. 40% voids)</w:t>
      </w:r>
    </w:p>
    <w:p w14:paraId="27196EB9" w14:textId="77777777" w:rsidR="003A62C4" w:rsidRPr="009523EE" w:rsidRDefault="003D0B1E" w:rsidP="003A62C4">
      <w:pPr>
        <w:spacing w:before="40" w:after="60"/>
        <w:ind w:left="720"/>
      </w:pPr>
      <m:oMath>
        <m:sSub>
          <m:sSubPr>
            <m:ctrlPr>
              <w:rPr>
                <w:rFonts w:ascii="Cambria Math" w:eastAsia="Courier New" w:hAnsi="Cambria Math"/>
                <w:i/>
              </w:rPr>
            </m:ctrlPr>
          </m:sSubPr>
          <m:e>
            <m:r>
              <w:rPr>
                <w:rFonts w:ascii="Cambria Math" w:eastAsia="Courier New" w:hAnsi="Cambria Math"/>
              </w:rPr>
              <m:t>ρ</m:t>
            </m:r>
          </m:e>
          <m:sub>
            <m:r>
              <w:rPr>
                <w:rFonts w:ascii="Cambria Math" w:eastAsia="Courier New" w:hAnsi="Cambria Math"/>
              </w:rPr>
              <m:t>true balls</m:t>
            </m:r>
          </m:sub>
        </m:sSub>
      </m:oMath>
      <w:r w:rsidR="003A62C4" w:rsidRPr="009523EE">
        <w:rPr>
          <w:rFonts w:eastAsia="Courier New"/>
        </w:rPr>
        <w:t xml:space="preserve"> (solid steel) = 7,850 </w:t>
      </w:r>
      <m:oMath>
        <m:r>
          <w:rPr>
            <w:rFonts w:ascii="Cambria Math" w:eastAsia="Courier New" w:hAnsi="Cambria Math"/>
          </w:rPr>
          <m:t>kg/</m:t>
        </m:r>
        <m:sSup>
          <m:sSupPr>
            <m:ctrlPr>
              <w:rPr>
                <w:rFonts w:ascii="Cambria Math" w:eastAsia="Courier New" w:hAnsi="Cambria Math"/>
                <w:i/>
              </w:rPr>
            </m:ctrlPr>
          </m:sSupPr>
          <m:e>
            <m:r>
              <w:rPr>
                <w:rFonts w:ascii="Cambria Math" w:eastAsia="Courier New" w:hAnsi="Cambria Math"/>
              </w:rPr>
              <m:t>m</m:t>
            </m:r>
          </m:e>
          <m:sup>
            <m:r>
              <w:rPr>
                <w:rFonts w:ascii="Cambria Math" w:eastAsia="Courier New" w:hAnsi="Cambria Math"/>
              </w:rPr>
              <m:t>3</m:t>
            </m:r>
          </m:sup>
        </m:sSup>
      </m:oMath>
    </w:p>
    <w:p w14:paraId="15B975CB" w14:textId="77777777" w:rsidR="003A62C4" w:rsidRPr="00FE5B81"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ρ</m:t>
              </m:r>
            </m:e>
            <m:sub>
              <m:r>
                <w:rPr>
                  <w:rFonts w:ascii="Cambria Math" w:eastAsia="Courier New" w:hAnsi="Cambria Math"/>
                </w:rPr>
                <m:t>mix</m:t>
              </m:r>
            </m:sub>
          </m:sSub>
          <m:r>
            <w:rPr>
              <w:rFonts w:ascii="Cambria Math" w:eastAsia="Courier New" w:hAnsi="Cambria Math"/>
            </w:rPr>
            <m:t>=(0.6×7850)+(0.40×1690)</m:t>
          </m:r>
        </m:oMath>
      </m:oMathPara>
    </w:p>
    <w:p w14:paraId="06E8A446" w14:textId="77777777" w:rsidR="003A62C4" w:rsidRPr="00FE5B81"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ρ</m:t>
              </m:r>
            </m:e>
            <m:sub>
              <m:r>
                <w:rPr>
                  <w:rFonts w:ascii="Cambria Math" w:eastAsia="Courier New" w:hAnsi="Cambria Math"/>
                </w:rPr>
                <m:t>mix</m:t>
              </m:r>
            </m:sub>
          </m:sSub>
          <m:r>
            <w:rPr>
              <w:rFonts w:ascii="Cambria Math" w:eastAsia="Courier New" w:hAnsi="Cambria Math"/>
            </w:rPr>
            <m:t>=4710+676</m:t>
          </m:r>
        </m:oMath>
      </m:oMathPara>
    </w:p>
    <w:p w14:paraId="25F2B566" w14:textId="77777777" w:rsidR="003A62C4" w:rsidRPr="009523EE"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ρ</m:t>
              </m:r>
            </m:e>
            <m:sub>
              <m:r>
                <w:rPr>
                  <w:rFonts w:ascii="Cambria Math" w:eastAsia="Courier New" w:hAnsi="Cambria Math"/>
                </w:rPr>
                <m:t>mix</m:t>
              </m:r>
            </m:sub>
          </m:sSub>
          <m:r>
            <w:rPr>
              <w:rFonts w:ascii="Cambria Math" w:eastAsia="Courier New" w:hAnsi="Cambria Math"/>
            </w:rPr>
            <m:t>=5386kg/</m:t>
          </m:r>
          <m:sSup>
            <m:sSupPr>
              <m:ctrlPr>
                <w:rPr>
                  <w:rFonts w:ascii="Cambria Math" w:eastAsia="Courier New" w:hAnsi="Cambria Math"/>
                  <w:i/>
                </w:rPr>
              </m:ctrlPr>
            </m:sSupPr>
            <m:e>
              <m:r>
                <w:rPr>
                  <w:rFonts w:ascii="Cambria Math" w:eastAsia="Courier New" w:hAnsi="Cambria Math"/>
                </w:rPr>
                <m:t>m</m:t>
              </m:r>
            </m:e>
            <m:sup>
              <m:r>
                <w:rPr>
                  <w:rFonts w:ascii="Cambria Math" w:eastAsia="Courier New" w:hAnsi="Cambria Math"/>
                </w:rPr>
                <m:t>3</m:t>
              </m:r>
            </m:sup>
          </m:sSup>
        </m:oMath>
      </m:oMathPara>
    </w:p>
    <w:p w14:paraId="6B25C4B9" w14:textId="77777777" w:rsidR="003A62C4" w:rsidRPr="009523EE" w:rsidRDefault="003A62C4" w:rsidP="003A62C4">
      <w:pPr>
        <w:spacing w:after="0" w:line="265" w:lineRule="auto"/>
        <w:jc w:val="left"/>
      </w:pPr>
    </w:p>
    <w:p w14:paraId="22F8CFAA" w14:textId="77777777" w:rsidR="003A62C4" w:rsidRPr="00AE12BF" w:rsidRDefault="003D0B1E" w:rsidP="003A62C4">
      <w:pPr>
        <w:spacing w:before="120" w:after="120"/>
        <w:ind w:left="720"/>
      </w:pPr>
      <m:oMathPara>
        <m:oMath>
          <m:sSub>
            <m:sSubPr>
              <m:ctrlPr>
                <w:rPr>
                  <w:rFonts w:ascii="Cambria Math" w:hAnsi="Cambria Math"/>
                  <w:i/>
                </w:rPr>
              </m:ctrlPr>
            </m:sSubPr>
            <m:e>
              <m:r>
                <w:rPr>
                  <w:rFonts w:ascii="Cambria Math" w:hAnsi="Cambria Math"/>
                </w:rPr>
                <m:t>P</m:t>
              </m:r>
            </m:e>
            <m:sub>
              <m:r>
                <w:rPr>
                  <w:rFonts w:ascii="Cambria Math" w:hAnsi="Cambria Math"/>
                </w:rPr>
                <m:t>hydro</m:t>
              </m:r>
            </m:sub>
          </m:sSub>
          <m:r>
            <w:rPr>
              <w:rFonts w:ascii="Cambria Math" w:eastAsia="Courier New" w:hAnsi="Cambria Math"/>
            </w:rPr>
            <m:t xml:space="preserve">= </m:t>
          </m:r>
          <m:sSub>
            <m:sSubPr>
              <m:ctrlPr>
                <w:rPr>
                  <w:rFonts w:ascii="Cambria Math" w:eastAsia="Courier New" w:hAnsi="Cambria Math"/>
                  <w:i/>
                </w:rPr>
              </m:ctrlPr>
            </m:sSubPr>
            <m:e>
              <m:r>
                <w:rPr>
                  <w:rFonts w:ascii="Cambria Math" w:eastAsia="Courier New" w:hAnsi="Cambria Math"/>
                </w:rPr>
                <m:t>ρ</m:t>
              </m:r>
            </m:e>
            <m:sub>
              <m:r>
                <w:rPr>
                  <w:rFonts w:ascii="Cambria Math" w:eastAsia="Courier New" w:hAnsi="Cambria Math"/>
                </w:rPr>
                <m:t>mix</m:t>
              </m:r>
            </m:sub>
          </m:sSub>
          <m:r>
            <w:rPr>
              <w:rFonts w:ascii="Cambria Math" w:eastAsia="Courier New" w:hAnsi="Cambria Math"/>
            </w:rPr>
            <m:t xml:space="preserve"> × g × h   [Pa]</m:t>
          </m:r>
        </m:oMath>
      </m:oMathPara>
    </w:p>
    <w:p w14:paraId="3E437A4F" w14:textId="77777777" w:rsidR="003A62C4" w:rsidRPr="00AE12BF" w:rsidRDefault="003D0B1E" w:rsidP="003A62C4">
      <w:pPr>
        <w:spacing w:before="40" w:after="60"/>
        <w:ind w:left="720"/>
      </w:pPr>
      <m:oMathPara>
        <m:oMath>
          <m:sSub>
            <m:sSubPr>
              <m:ctrlPr>
                <w:rPr>
                  <w:rFonts w:ascii="Cambria Math" w:hAnsi="Cambria Math"/>
                  <w:i/>
                </w:rPr>
              </m:ctrlPr>
            </m:sSubPr>
            <m:e>
              <m:r>
                <w:rPr>
                  <w:rFonts w:ascii="Cambria Math" w:hAnsi="Cambria Math"/>
                </w:rPr>
                <m:t>P</m:t>
              </m:r>
            </m:e>
            <m:sub>
              <m:r>
                <w:rPr>
                  <w:rFonts w:ascii="Cambria Math" w:hAnsi="Cambria Math"/>
                </w:rPr>
                <m:t>hydro</m:t>
              </m:r>
            </m:sub>
          </m:sSub>
          <m:r>
            <w:rPr>
              <w:rFonts w:ascii="Cambria Math" w:eastAsia="Courier New" w:hAnsi="Cambria Math"/>
              <w:sz w:val="21"/>
              <w:szCs w:val="21"/>
            </w:rPr>
            <m:t xml:space="preserve"> = 5386 kg/</m:t>
          </m:r>
          <m:sSup>
            <m:sSupPr>
              <m:ctrlPr>
                <w:rPr>
                  <w:rFonts w:ascii="Cambria Math" w:eastAsia="Courier New" w:hAnsi="Cambria Math"/>
                  <w:i/>
                  <w:sz w:val="21"/>
                  <w:szCs w:val="21"/>
                </w:rPr>
              </m:ctrlPr>
            </m:sSupPr>
            <m:e>
              <m:r>
                <w:rPr>
                  <w:rFonts w:ascii="Cambria Math" w:eastAsia="Courier New" w:hAnsi="Cambria Math"/>
                  <w:sz w:val="21"/>
                  <w:szCs w:val="21"/>
                </w:rPr>
                <m:t xml:space="preserve">m </m:t>
              </m:r>
            </m:e>
            <m:sup>
              <m:r>
                <w:rPr>
                  <w:rFonts w:ascii="Cambria Math" w:eastAsia="Courier New" w:hAnsi="Cambria Math"/>
                  <w:sz w:val="21"/>
                  <w:szCs w:val="21"/>
                </w:rPr>
                <m:t>3</m:t>
              </m:r>
            </m:sup>
          </m:sSup>
          <m:r>
            <w:rPr>
              <w:rFonts w:ascii="Cambria Math" w:eastAsia="Courier New" w:hAnsi="Cambria Math"/>
              <w:sz w:val="21"/>
              <w:szCs w:val="21"/>
            </w:rPr>
            <m:t>×  9.81 m/</m:t>
          </m:r>
          <m:sSup>
            <m:sSupPr>
              <m:ctrlPr>
                <w:rPr>
                  <w:rFonts w:ascii="Cambria Math" w:eastAsia="Courier New" w:hAnsi="Cambria Math"/>
                  <w:i/>
                  <w:sz w:val="21"/>
                  <w:szCs w:val="21"/>
                </w:rPr>
              </m:ctrlPr>
            </m:sSupPr>
            <m:e>
              <m:r>
                <w:rPr>
                  <w:rFonts w:ascii="Cambria Math" w:eastAsia="Courier New" w:hAnsi="Cambria Math"/>
                  <w:sz w:val="21"/>
                  <w:szCs w:val="21"/>
                </w:rPr>
                <m:t>s</m:t>
              </m:r>
            </m:e>
            <m:sup>
              <m:r>
                <w:rPr>
                  <w:rFonts w:ascii="Cambria Math" w:eastAsia="Courier New" w:hAnsi="Cambria Math"/>
                  <w:sz w:val="21"/>
                  <w:szCs w:val="21"/>
                </w:rPr>
                <m:t>2</m:t>
              </m:r>
            </m:sup>
          </m:sSup>
          <m:r>
            <w:rPr>
              <w:rFonts w:ascii="Cambria Math" w:eastAsia="Courier New" w:hAnsi="Cambria Math"/>
              <w:sz w:val="21"/>
              <w:szCs w:val="21"/>
            </w:rPr>
            <m:t xml:space="preserve">  ×  0.5075 m</m:t>
          </m:r>
        </m:oMath>
      </m:oMathPara>
    </w:p>
    <w:p w14:paraId="3DB80277" w14:textId="77777777" w:rsidR="003A62C4" w:rsidRPr="00AE12BF" w:rsidRDefault="003D0B1E" w:rsidP="003A62C4">
      <w:pPr>
        <w:spacing w:before="40" w:after="60"/>
        <w:ind w:left="720"/>
      </w:pPr>
      <m:oMathPara>
        <m:oMath>
          <m:sSub>
            <m:sSubPr>
              <m:ctrlPr>
                <w:rPr>
                  <w:rFonts w:ascii="Cambria Math" w:hAnsi="Cambria Math"/>
                  <w:i/>
                </w:rPr>
              </m:ctrlPr>
            </m:sSubPr>
            <m:e>
              <m:r>
                <w:rPr>
                  <w:rFonts w:ascii="Cambria Math" w:hAnsi="Cambria Math"/>
                </w:rPr>
                <m:t>P</m:t>
              </m:r>
            </m:e>
            <m:sub>
              <m:r>
                <w:rPr>
                  <w:rFonts w:ascii="Cambria Math" w:hAnsi="Cambria Math"/>
                </w:rPr>
                <m:t>hydro</m:t>
              </m:r>
            </m:sub>
          </m:sSub>
          <m:r>
            <w:rPr>
              <w:rFonts w:ascii="Cambria Math" w:eastAsia="Courier New" w:hAnsi="Cambria Math"/>
              <w:sz w:val="21"/>
              <w:szCs w:val="21"/>
            </w:rPr>
            <m:t xml:space="preserve"> = 5386 × 9.81 × 0.5075</m:t>
          </m:r>
        </m:oMath>
      </m:oMathPara>
    </w:p>
    <w:p w14:paraId="574359EF" w14:textId="77777777" w:rsidR="003A62C4" w:rsidRPr="004E7850" w:rsidRDefault="003D0B1E" w:rsidP="003A62C4">
      <w:pPr>
        <w:spacing w:before="40" w:after="60"/>
        <w:ind w:left="720"/>
        <w:rPr>
          <w:sz w:val="21"/>
          <w:szCs w:val="21"/>
        </w:rPr>
      </w:pPr>
      <m:oMathPara>
        <m:oMath>
          <m:sSub>
            <m:sSubPr>
              <m:ctrlPr>
                <w:rPr>
                  <w:rFonts w:ascii="Cambria Math" w:hAnsi="Cambria Math"/>
                  <w:i/>
                </w:rPr>
              </m:ctrlPr>
            </m:sSubPr>
            <m:e>
              <m:r>
                <w:rPr>
                  <w:rFonts w:ascii="Cambria Math" w:hAnsi="Cambria Math"/>
                </w:rPr>
                <m:t>P</m:t>
              </m:r>
            </m:e>
            <m:sub>
              <m:r>
                <w:rPr>
                  <w:rFonts w:ascii="Cambria Math" w:hAnsi="Cambria Math"/>
                </w:rPr>
                <m:t>hydro</m:t>
              </m:r>
            </m:sub>
          </m:sSub>
          <m:r>
            <w:rPr>
              <w:rFonts w:ascii="Cambria Math" w:eastAsia="Courier New" w:hAnsi="Cambria Math"/>
              <w:sz w:val="21"/>
              <w:szCs w:val="21"/>
            </w:rPr>
            <m:t>= 26,814.60 Pa</m:t>
          </m:r>
        </m:oMath>
      </m:oMathPara>
    </w:p>
    <w:p w14:paraId="4DDE0356" w14:textId="77777777" w:rsidR="003A62C4" w:rsidRPr="00FF5539" w:rsidRDefault="003D0B1E" w:rsidP="003A62C4">
      <w:pPr>
        <w:spacing w:before="40" w:after="60" w:line="474" w:lineRule="auto"/>
        <w:ind w:left="720" w:right="893" w:hanging="10"/>
      </w:pPr>
      <m:oMathPara>
        <m:oMath>
          <m:sSub>
            <m:sSubPr>
              <m:ctrlPr>
                <w:rPr>
                  <w:rFonts w:ascii="Cambria Math" w:hAnsi="Cambria Math"/>
                  <w:i/>
                </w:rPr>
              </m:ctrlPr>
            </m:sSubPr>
            <m:e>
              <m:r>
                <w:rPr>
                  <w:rFonts w:ascii="Cambria Math" w:hAnsi="Cambria Math"/>
                </w:rPr>
                <m:t>P</m:t>
              </m:r>
            </m:e>
            <m:sub>
              <m:r>
                <w:rPr>
                  <w:rFonts w:ascii="Cambria Math" w:hAnsi="Cambria Math"/>
                </w:rPr>
                <m:t>hydro</m:t>
              </m:r>
            </m:sub>
          </m:sSub>
          <m:r>
            <w:rPr>
              <w:rFonts w:ascii="Cambria Math" w:hAnsi="Cambria Math"/>
            </w:rPr>
            <m:t>= 26.81 kPa  = 0.02681 MPa</m:t>
          </m:r>
        </m:oMath>
      </m:oMathPara>
    </w:p>
    <w:p w14:paraId="5932C817" w14:textId="77777777" w:rsidR="003A62C4" w:rsidRDefault="003A62C4" w:rsidP="003A62C4">
      <w:pPr>
        <w:spacing w:after="0" w:line="265" w:lineRule="auto"/>
        <w:ind w:left="-5"/>
        <w:jc w:val="left"/>
      </w:pPr>
    </w:p>
    <w:p w14:paraId="0C330FFF" w14:textId="77777777" w:rsidR="003A62C4" w:rsidRPr="00A76BB7" w:rsidRDefault="003A62C4" w:rsidP="003A62C4">
      <w:pPr>
        <w:spacing w:after="0" w:line="265" w:lineRule="auto"/>
        <w:ind w:left="-5"/>
        <w:jc w:val="left"/>
        <w:rPr>
          <w:b/>
          <w:bCs/>
        </w:rPr>
      </w:pPr>
      <w:r w:rsidRPr="00A76BB7">
        <w:rPr>
          <w:b/>
          <w:bCs/>
        </w:rPr>
        <w:t>Required Shell Plate Thickness (</w:t>
      </w:r>
      <m:oMath>
        <m:sSub>
          <m:sSubPr>
            <m:ctrlPr>
              <w:rPr>
                <w:rFonts w:ascii="Cambria Math" w:eastAsia="Courier New" w:hAnsi="Cambria Math"/>
                <w:b/>
                <w:bCs/>
                <w:i/>
              </w:rPr>
            </m:ctrlPr>
          </m:sSubPr>
          <m:e>
            <m:r>
              <m:rPr>
                <m:sty m:val="bi"/>
              </m:rPr>
              <w:rPr>
                <w:rFonts w:ascii="Cambria Math" w:eastAsia="Courier New" w:hAnsi="Cambria Math"/>
              </w:rPr>
              <m:t>t</m:t>
            </m:r>
          </m:e>
          <m:sub>
            <m:r>
              <m:rPr>
                <m:sty m:val="bi"/>
              </m:rPr>
              <w:rPr>
                <w:rFonts w:ascii="Cambria Math" w:eastAsia="Courier New" w:hAnsi="Cambria Math"/>
              </w:rPr>
              <m:t>s</m:t>
            </m:r>
          </m:sub>
        </m:sSub>
      </m:oMath>
      <w:r w:rsidRPr="00A76BB7">
        <w:rPr>
          <w:b/>
          <w:bCs/>
        </w:rPr>
        <w:t>)</w:t>
      </w:r>
    </w:p>
    <w:p w14:paraId="1DF963DC" w14:textId="77777777" w:rsidR="003A62C4" w:rsidRDefault="003A62C4" w:rsidP="003A62C4">
      <w:pPr>
        <w:spacing w:before="60" w:after="120"/>
      </w:pPr>
      <w:r>
        <w:t>The minimum required wall thickness of the cylindrical mill drum shell is determined from the standard thin-walled cylindrical pressure vessel hoop stress equation, modified for weld joint efficiency and corrosion allowance, as presented in Towler &amp; Sinnott (2013, Chapter 13) and Coulson &amp; Richardson (2005, Volume 6):</w:t>
      </w:r>
    </w:p>
    <w:p w14:paraId="0378A792" w14:textId="77777777" w:rsidR="003A62C4" w:rsidRPr="0061418B" w:rsidRDefault="003D0B1E" w:rsidP="003A62C4">
      <w:pPr>
        <w:spacing w:before="120" w:after="120"/>
        <w:ind w:left="720"/>
      </w:pPr>
      <m:oMathPara>
        <m:oMath>
          <m:sSub>
            <m:sSubPr>
              <m:ctrlPr>
                <w:rPr>
                  <w:rFonts w:ascii="Cambria Math" w:eastAsia="Courier New" w:hAnsi="Cambria Math"/>
                  <w:i/>
                </w:rPr>
              </m:ctrlPr>
            </m:sSubPr>
            <m:e>
              <m:r>
                <w:rPr>
                  <w:rFonts w:ascii="Cambria Math" w:eastAsia="Courier New" w:hAnsi="Cambria Math"/>
                </w:rPr>
                <m:t>t</m:t>
              </m:r>
            </m:e>
            <m:sub>
              <m:r>
                <w:rPr>
                  <w:rFonts w:ascii="Cambria Math" w:eastAsia="Courier New" w:hAnsi="Cambria Math"/>
                </w:rPr>
                <m:t>s</m:t>
              </m:r>
            </m:sub>
          </m:sSub>
          <m:r>
            <w:rPr>
              <w:rFonts w:ascii="Cambria Math" w:eastAsia="Courier New" w:hAnsi="Cambria Math"/>
            </w:rPr>
            <m:t xml:space="preserve"> = </m:t>
          </m:r>
          <m:f>
            <m:fPr>
              <m:ctrlPr>
                <w:rPr>
                  <w:rFonts w:ascii="Cambria Math" w:eastAsia="Courier New" w:hAnsi="Cambria Math"/>
                  <w:i/>
                </w:rPr>
              </m:ctrlPr>
            </m:fPr>
            <m:num>
              <m:r>
                <w:rPr>
                  <w:rFonts w:ascii="Cambria Math" w:eastAsia="Courier New" w:hAnsi="Cambria Math"/>
                </w:rPr>
                <m:t>(</m:t>
              </m:r>
              <m:sSub>
                <m:sSubPr>
                  <m:ctrlPr>
                    <w:rPr>
                      <w:rFonts w:ascii="Cambria Math" w:hAnsi="Cambria Math"/>
                      <w:i/>
                    </w:rPr>
                  </m:ctrlPr>
                </m:sSubPr>
                <m:e>
                  <m:r>
                    <w:rPr>
                      <w:rFonts w:ascii="Cambria Math" w:hAnsi="Cambria Math"/>
                    </w:rPr>
                    <m:t>P</m:t>
                  </m:r>
                </m:e>
                <m:sub>
                  <m:r>
                    <w:rPr>
                      <w:rFonts w:ascii="Cambria Math" w:hAnsi="Cambria Math"/>
                    </w:rPr>
                    <m:t>hydro</m:t>
                  </m:r>
                </m:sub>
              </m:sSub>
              <m:r>
                <w:rPr>
                  <w:rFonts w:ascii="Cambria Math" w:eastAsia="Courier New" w:hAnsi="Cambria Math"/>
                </w:rPr>
                <m:t xml:space="preserve"> × D)</m:t>
              </m:r>
            </m:num>
            <m:den>
              <m:r>
                <w:rPr>
                  <w:rFonts w:ascii="Cambria Math" w:eastAsia="Courier New" w:hAnsi="Cambria Math"/>
                </w:rPr>
                <m:t xml:space="preserve">(2 × S × E - 1.2 × </m:t>
              </m:r>
              <m:sSub>
                <m:sSubPr>
                  <m:ctrlPr>
                    <w:rPr>
                      <w:rFonts w:ascii="Cambria Math" w:hAnsi="Cambria Math"/>
                      <w:i/>
                    </w:rPr>
                  </m:ctrlPr>
                </m:sSubPr>
                <m:e>
                  <m:r>
                    <w:rPr>
                      <w:rFonts w:ascii="Cambria Math" w:hAnsi="Cambria Math"/>
                    </w:rPr>
                    <m:t>P</m:t>
                  </m:r>
                </m:e>
                <m:sub>
                  <m:r>
                    <w:rPr>
                      <w:rFonts w:ascii="Cambria Math" w:hAnsi="Cambria Math"/>
                    </w:rPr>
                    <m:t>hydro</m:t>
                  </m:r>
                </m:sub>
              </m:sSub>
              <m:r>
                <w:rPr>
                  <w:rFonts w:ascii="Cambria Math" w:eastAsia="Courier New" w:hAnsi="Cambria Math"/>
                </w:rPr>
                <m:t xml:space="preserve">) </m:t>
              </m:r>
            </m:den>
          </m:f>
          <m:r>
            <w:rPr>
              <w:rFonts w:ascii="Cambria Math" w:eastAsia="Courier New" w:hAnsi="Cambria Math"/>
            </w:rPr>
            <m:t xml:space="preserve"> +C  [m]</m:t>
          </m:r>
        </m:oMath>
      </m:oMathPara>
    </w:p>
    <w:p w14:paraId="46C14BCE" w14:textId="77777777" w:rsidR="003A62C4" w:rsidRPr="0061418B" w:rsidRDefault="003D0B1E" w:rsidP="003A62C4">
      <w:pPr>
        <w:spacing w:before="120" w:after="120"/>
        <w:ind w:left="720"/>
      </w:pPr>
      <m:oMathPara>
        <m:oMath>
          <m:sSub>
            <m:sSubPr>
              <m:ctrlPr>
                <w:rPr>
                  <w:rFonts w:ascii="Cambria Math" w:eastAsia="Courier New" w:hAnsi="Cambria Math"/>
                  <w:i/>
                </w:rPr>
              </m:ctrlPr>
            </m:sSubPr>
            <m:e>
              <m:r>
                <w:rPr>
                  <w:rFonts w:ascii="Cambria Math" w:eastAsia="Courier New" w:hAnsi="Cambria Math"/>
                </w:rPr>
                <m:t>t</m:t>
              </m:r>
            </m:e>
            <m:sub>
              <m:r>
                <w:rPr>
                  <w:rFonts w:ascii="Cambria Math" w:eastAsia="Courier New" w:hAnsi="Cambria Math"/>
                </w:rPr>
                <m:t>s</m:t>
              </m:r>
            </m:sub>
          </m:sSub>
          <m:r>
            <w:rPr>
              <w:rFonts w:ascii="Cambria Math" w:eastAsia="Courier New" w:hAnsi="Cambria Math"/>
            </w:rPr>
            <m:t xml:space="preserve"> = </m:t>
          </m:r>
          <m:f>
            <m:fPr>
              <m:ctrlPr>
                <w:rPr>
                  <w:rFonts w:ascii="Cambria Math" w:eastAsia="Courier New" w:hAnsi="Cambria Math"/>
                  <w:i/>
                </w:rPr>
              </m:ctrlPr>
            </m:fPr>
            <m:num>
              <m:r>
                <w:rPr>
                  <w:rFonts w:ascii="Cambria Math" w:eastAsia="Courier New" w:hAnsi="Cambria Math"/>
                </w:rPr>
                <m:t>(</m:t>
              </m:r>
              <m:r>
                <m:rPr>
                  <m:sty m:val="p"/>
                </m:rPr>
                <w:rPr>
                  <w:rFonts w:ascii="Cambria Math" w:eastAsia="Courier New" w:hAnsi="Cambria Math"/>
                  <w:sz w:val="21"/>
                  <w:szCs w:val="21"/>
                </w:rPr>
                <m:t>0.02681 MPa * 1.45 m</m:t>
              </m:r>
              <m:r>
                <w:rPr>
                  <w:rFonts w:ascii="Cambria Math" w:eastAsia="Courier New" w:hAnsi="Cambria Math"/>
                </w:rPr>
                <m:t>)</m:t>
              </m:r>
            </m:num>
            <m:den>
              <m:r>
                <w:rPr>
                  <w:rFonts w:ascii="Cambria Math" w:eastAsia="Courier New" w:hAnsi="Cambria Math"/>
                </w:rPr>
                <m:t>(</m:t>
              </m:r>
              <m:r>
                <m:rPr>
                  <m:sty m:val="p"/>
                </m:rPr>
                <w:rPr>
                  <w:rFonts w:ascii="Cambria Math" w:eastAsia="Courier New" w:hAnsi="Cambria Math"/>
                  <w:sz w:val="21"/>
                  <w:szCs w:val="21"/>
                </w:rPr>
                <m:t xml:space="preserve">2 × 166.7 × 0.85 </m:t>
              </m:r>
              <m:r>
                <w:rPr>
                  <w:rFonts w:ascii="Cambria Math" w:eastAsia="Courier New" w:hAnsi="Cambria Math"/>
                </w:rPr>
                <m:t xml:space="preserve">- 1.2 × </m:t>
              </m:r>
              <m:r>
                <m:rPr>
                  <m:sty m:val="p"/>
                </m:rPr>
                <w:rPr>
                  <w:rFonts w:ascii="Cambria Math" w:eastAsia="Courier New" w:hAnsi="Cambria Math"/>
                  <w:sz w:val="21"/>
                  <w:szCs w:val="21"/>
                </w:rPr>
                <m:t xml:space="preserve"> 0.02681 MPa</m:t>
              </m:r>
              <m:r>
                <w:rPr>
                  <w:rFonts w:ascii="Cambria Math" w:eastAsia="Courier New" w:hAnsi="Cambria Math"/>
                </w:rPr>
                <m:t xml:space="preserve">)  </m:t>
              </m:r>
            </m:den>
          </m:f>
          <m:r>
            <w:rPr>
              <w:rFonts w:ascii="Cambria Math" w:eastAsia="Courier New" w:hAnsi="Cambria Math"/>
            </w:rPr>
            <m:t>+0.003m</m:t>
          </m:r>
        </m:oMath>
      </m:oMathPara>
    </w:p>
    <w:p w14:paraId="0085E76B" w14:textId="77777777" w:rsidR="003A62C4" w:rsidRPr="00A76BB7" w:rsidRDefault="003D0B1E" w:rsidP="003A62C4">
      <w:pPr>
        <w:spacing w:before="120" w:after="120"/>
        <w:ind w:left="720"/>
      </w:pPr>
      <m:oMathPara>
        <m:oMath>
          <m:sSub>
            <m:sSubPr>
              <m:ctrlPr>
                <w:rPr>
                  <w:rFonts w:ascii="Cambria Math" w:eastAsia="Courier New" w:hAnsi="Cambria Math"/>
                  <w:i/>
                </w:rPr>
              </m:ctrlPr>
            </m:sSubPr>
            <m:e>
              <m:r>
                <w:rPr>
                  <w:rFonts w:ascii="Cambria Math" w:eastAsia="Courier New" w:hAnsi="Cambria Math"/>
                </w:rPr>
                <m:t>t</m:t>
              </m:r>
            </m:e>
            <m:sub>
              <m:r>
                <w:rPr>
                  <w:rFonts w:ascii="Cambria Math" w:eastAsia="Courier New" w:hAnsi="Cambria Math"/>
                </w:rPr>
                <m:t>s</m:t>
              </m:r>
            </m:sub>
          </m:sSub>
          <m:r>
            <w:rPr>
              <w:rFonts w:ascii="Cambria Math" w:eastAsia="Courier New" w:hAnsi="Cambria Math"/>
            </w:rPr>
            <m:t xml:space="preserve"> = </m:t>
          </m:r>
          <m:f>
            <m:fPr>
              <m:ctrlPr>
                <w:rPr>
                  <w:rFonts w:ascii="Cambria Math" w:eastAsia="Courier New" w:hAnsi="Cambria Math"/>
                  <w:i/>
                </w:rPr>
              </m:ctrlPr>
            </m:fPr>
            <m:num>
              <m:r>
                <w:rPr>
                  <w:rFonts w:ascii="Cambria Math" w:eastAsia="Courier New" w:hAnsi="Cambria Math"/>
                </w:rPr>
                <m:t>0.0388745 MPa. m</m:t>
              </m:r>
            </m:num>
            <m:den>
              <m:r>
                <w:rPr>
                  <w:rFonts w:ascii="Cambria Math" w:eastAsia="Courier New" w:hAnsi="Cambria Math"/>
                </w:rPr>
                <m:t>(</m:t>
              </m:r>
              <m:r>
                <m:rPr>
                  <m:sty m:val="p"/>
                </m:rPr>
                <w:rPr>
                  <w:rFonts w:ascii="Cambria Math" w:eastAsia="Courier New" w:hAnsi="Cambria Math"/>
                  <w:sz w:val="21"/>
                  <w:szCs w:val="21"/>
                </w:rPr>
                <m:t>283.39 MPa</m:t>
              </m:r>
              <m:r>
                <m:rPr>
                  <m:sty m:val="p"/>
                </m:rPr>
                <w:rPr>
                  <w:rFonts w:ascii="Cambria Math" w:eastAsia="Courier New"/>
                  <w:sz w:val="21"/>
                  <w:szCs w:val="21"/>
                </w:rPr>
                <m:t>)</m:t>
              </m:r>
              <m:r>
                <m:rPr>
                  <m:sty m:val="p"/>
                </m:rPr>
                <w:rPr>
                  <w:rFonts w:ascii="Cambria Math" w:eastAsia="Courier New" w:hAnsi="Cambria Math"/>
                  <w:sz w:val="21"/>
                  <w:szCs w:val="21"/>
                </w:rPr>
                <m:t xml:space="preserve"> </m:t>
              </m:r>
              <m:r>
                <w:rPr>
                  <w:rFonts w:ascii="Cambria Math" w:eastAsia="Courier New" w:hAnsi="Cambria Math"/>
                </w:rPr>
                <m:t xml:space="preserve">-(1.2 × </m:t>
              </m:r>
              <m:r>
                <m:rPr>
                  <m:sty m:val="p"/>
                </m:rPr>
                <w:rPr>
                  <w:rFonts w:ascii="Cambria Math" w:eastAsia="Courier New" w:hAnsi="Cambria Math"/>
                  <w:sz w:val="21"/>
                  <w:szCs w:val="21"/>
                </w:rPr>
                <m:t xml:space="preserve"> 0.02681 MPa</m:t>
              </m:r>
              <m:r>
                <w:rPr>
                  <w:rFonts w:ascii="Cambria Math" w:eastAsia="Courier New" w:hAnsi="Cambria Math"/>
                </w:rPr>
                <m:t xml:space="preserve">)  </m:t>
              </m:r>
            </m:den>
          </m:f>
          <m:r>
            <w:rPr>
              <w:rFonts w:ascii="Cambria Math" w:eastAsia="Courier New" w:hAnsi="Cambria Math"/>
            </w:rPr>
            <m:t>+0.003m</m:t>
          </m:r>
        </m:oMath>
      </m:oMathPara>
    </w:p>
    <w:p w14:paraId="2C0BB596" w14:textId="77777777" w:rsidR="003A62C4" w:rsidRPr="00A76BB7" w:rsidRDefault="003D0B1E" w:rsidP="003A62C4">
      <w:pPr>
        <w:spacing w:before="120" w:after="120"/>
        <w:ind w:left="720"/>
      </w:pPr>
      <m:oMathPara>
        <m:oMath>
          <m:sSub>
            <m:sSubPr>
              <m:ctrlPr>
                <w:rPr>
                  <w:rFonts w:ascii="Cambria Math" w:eastAsia="Courier New" w:hAnsi="Cambria Math"/>
                  <w:i/>
                </w:rPr>
              </m:ctrlPr>
            </m:sSubPr>
            <m:e>
              <m:r>
                <w:rPr>
                  <w:rFonts w:ascii="Cambria Math" w:eastAsia="Courier New" w:hAnsi="Cambria Math"/>
                </w:rPr>
                <m:t>t</m:t>
              </m:r>
            </m:e>
            <m:sub>
              <m:r>
                <w:rPr>
                  <w:rFonts w:ascii="Cambria Math" w:eastAsia="Courier New" w:hAnsi="Cambria Math"/>
                </w:rPr>
                <m:t>s</m:t>
              </m:r>
            </m:sub>
          </m:sSub>
          <m:r>
            <w:rPr>
              <w:rFonts w:ascii="Cambria Math" w:eastAsia="Courier New" w:hAnsi="Cambria Math"/>
            </w:rPr>
            <m:t xml:space="preserve"> = </m:t>
          </m:r>
          <m:f>
            <m:fPr>
              <m:ctrlPr>
                <w:rPr>
                  <w:rFonts w:ascii="Cambria Math" w:eastAsia="Courier New" w:hAnsi="Cambria Math"/>
                  <w:i/>
                </w:rPr>
              </m:ctrlPr>
            </m:fPr>
            <m:num>
              <m:r>
                <w:rPr>
                  <w:rFonts w:ascii="Cambria Math" w:eastAsia="Courier New" w:hAnsi="Cambria Math"/>
                </w:rPr>
                <m:t>0.0388745 MPa. m</m:t>
              </m:r>
            </m:num>
            <m:den>
              <m:r>
                <w:rPr>
                  <w:rFonts w:ascii="Cambria Math" w:eastAsia="Courier New" w:hAnsi="Cambria Math"/>
                </w:rPr>
                <m:t>(</m:t>
              </m:r>
              <m:r>
                <m:rPr>
                  <m:sty m:val="p"/>
                </m:rPr>
                <w:rPr>
                  <w:rFonts w:ascii="Cambria Math" w:eastAsia="Courier New" w:hAnsi="Cambria Math"/>
                  <w:sz w:val="21"/>
                  <w:szCs w:val="21"/>
                </w:rPr>
                <m:t>283.39 MPa</m:t>
              </m:r>
              <m:r>
                <m:rPr>
                  <m:sty m:val="p"/>
                </m:rPr>
                <w:rPr>
                  <w:rFonts w:ascii="Cambria Math" w:eastAsia="Courier New"/>
                  <w:sz w:val="21"/>
                  <w:szCs w:val="21"/>
                </w:rPr>
                <m:t>)</m:t>
              </m:r>
              <m:r>
                <m:rPr>
                  <m:sty m:val="p"/>
                </m:rPr>
                <w:rPr>
                  <w:rFonts w:ascii="Cambria Math" w:eastAsia="Courier New" w:hAnsi="Cambria Math"/>
                  <w:sz w:val="21"/>
                  <w:szCs w:val="21"/>
                </w:rPr>
                <m:t xml:space="preserve"> </m:t>
              </m:r>
              <m:r>
                <w:rPr>
                  <w:rFonts w:ascii="Cambria Math" w:eastAsia="Courier New" w:hAnsi="Cambria Math"/>
                </w:rPr>
                <m:t>-(</m:t>
              </m:r>
              <m:r>
                <m:rPr>
                  <m:sty m:val="p"/>
                </m:rPr>
                <w:rPr>
                  <w:rFonts w:ascii="Cambria Math" w:eastAsia="Courier New" w:hAnsi="Cambria Math"/>
                  <w:sz w:val="21"/>
                  <w:szCs w:val="21"/>
                </w:rPr>
                <m:t>0.032172 MPa</m:t>
              </m:r>
              <m:r>
                <w:rPr>
                  <w:rFonts w:ascii="Cambria Math" w:eastAsia="Courier New" w:hAnsi="Cambria Math"/>
                </w:rPr>
                <m:t xml:space="preserve">)  </m:t>
              </m:r>
            </m:den>
          </m:f>
          <m:r>
            <w:rPr>
              <w:rFonts w:ascii="Cambria Math" w:eastAsia="Courier New" w:hAnsi="Cambria Math"/>
            </w:rPr>
            <m:t>+0.003m</m:t>
          </m:r>
        </m:oMath>
      </m:oMathPara>
    </w:p>
    <w:p w14:paraId="5841FA6F" w14:textId="77777777" w:rsidR="003A62C4" w:rsidRPr="00A76BB7" w:rsidRDefault="003D0B1E" w:rsidP="003A62C4">
      <w:pPr>
        <w:spacing w:before="120" w:after="120"/>
        <w:ind w:left="720"/>
      </w:pPr>
      <m:oMathPara>
        <m:oMath>
          <m:sSub>
            <m:sSubPr>
              <m:ctrlPr>
                <w:rPr>
                  <w:rFonts w:ascii="Cambria Math" w:eastAsia="Courier New" w:hAnsi="Cambria Math"/>
                  <w:i/>
                </w:rPr>
              </m:ctrlPr>
            </m:sSubPr>
            <m:e>
              <m:r>
                <w:rPr>
                  <w:rFonts w:ascii="Cambria Math" w:eastAsia="Courier New" w:hAnsi="Cambria Math"/>
                </w:rPr>
                <m:t>t</m:t>
              </m:r>
            </m:e>
            <m:sub>
              <m:r>
                <w:rPr>
                  <w:rFonts w:ascii="Cambria Math" w:eastAsia="Courier New" w:hAnsi="Cambria Math"/>
                </w:rPr>
                <m:t>s</m:t>
              </m:r>
            </m:sub>
          </m:sSub>
          <m:r>
            <w:rPr>
              <w:rFonts w:ascii="Cambria Math" w:eastAsia="Courier New" w:hAnsi="Cambria Math"/>
            </w:rPr>
            <m:t xml:space="preserve"> = </m:t>
          </m:r>
          <m:f>
            <m:fPr>
              <m:ctrlPr>
                <w:rPr>
                  <w:rFonts w:ascii="Cambria Math" w:eastAsia="Courier New" w:hAnsi="Cambria Math"/>
                  <w:i/>
                </w:rPr>
              </m:ctrlPr>
            </m:fPr>
            <m:num>
              <m:r>
                <w:rPr>
                  <w:rFonts w:ascii="Cambria Math" w:eastAsia="Courier New" w:hAnsi="Cambria Math"/>
                </w:rPr>
                <m:t>0.0388745 MPa. m</m:t>
              </m:r>
            </m:num>
            <m:den>
              <m:r>
                <m:rPr>
                  <m:sty m:val="p"/>
                </m:rPr>
                <w:rPr>
                  <w:rFonts w:ascii="Cambria Math" w:eastAsia="Courier New" w:hAnsi="Cambria Math"/>
                  <w:sz w:val="21"/>
                  <w:szCs w:val="21"/>
                </w:rPr>
                <m:t>283.358 MPa</m:t>
              </m:r>
              <m:r>
                <w:rPr>
                  <w:rFonts w:ascii="Cambria Math" w:eastAsia="Courier New" w:hAnsi="Cambria Math"/>
                </w:rPr>
                <m:t xml:space="preserve">  </m:t>
              </m:r>
            </m:den>
          </m:f>
          <m:r>
            <w:rPr>
              <w:rFonts w:ascii="Cambria Math" w:eastAsia="Courier New" w:hAnsi="Cambria Math"/>
            </w:rPr>
            <m:t>+0.003m</m:t>
          </m:r>
        </m:oMath>
      </m:oMathPara>
    </w:p>
    <w:p w14:paraId="7631497A" w14:textId="77777777" w:rsidR="003A62C4" w:rsidRPr="00A76BB7" w:rsidRDefault="003D0B1E" w:rsidP="003A62C4">
      <w:pPr>
        <w:spacing w:before="120" w:after="120"/>
        <w:ind w:left="720"/>
      </w:pPr>
      <m:oMathPara>
        <m:oMath>
          <m:sSub>
            <m:sSubPr>
              <m:ctrlPr>
                <w:rPr>
                  <w:rFonts w:ascii="Cambria Math" w:eastAsia="Courier New" w:hAnsi="Cambria Math"/>
                  <w:i/>
                </w:rPr>
              </m:ctrlPr>
            </m:sSubPr>
            <m:e>
              <m:r>
                <w:rPr>
                  <w:rFonts w:ascii="Cambria Math" w:eastAsia="Courier New" w:hAnsi="Cambria Math"/>
                </w:rPr>
                <m:t>t</m:t>
              </m:r>
            </m:e>
            <m:sub>
              <m:r>
                <w:rPr>
                  <w:rFonts w:ascii="Cambria Math" w:eastAsia="Courier New" w:hAnsi="Cambria Math"/>
                </w:rPr>
                <m:t>s</m:t>
              </m:r>
            </m:sub>
          </m:sSub>
          <m:r>
            <w:rPr>
              <w:rFonts w:ascii="Cambria Math" w:eastAsia="Courier New" w:hAnsi="Cambria Math"/>
            </w:rPr>
            <m:t xml:space="preserve"> = </m:t>
          </m:r>
          <m:r>
            <m:rPr>
              <m:sty m:val="p"/>
            </m:rPr>
            <w:rPr>
              <w:rFonts w:ascii="Cambria Math" w:eastAsia="Courier New" w:hAnsi="Cambria Math"/>
              <w:sz w:val="21"/>
              <w:szCs w:val="21"/>
            </w:rPr>
            <m:t xml:space="preserve">0.000137 m </m:t>
          </m:r>
          <m:r>
            <w:rPr>
              <w:rFonts w:ascii="Cambria Math" w:eastAsia="Courier New" w:hAnsi="Cambria Math"/>
            </w:rPr>
            <m:t>+0.003m</m:t>
          </m:r>
        </m:oMath>
      </m:oMathPara>
    </w:p>
    <w:p w14:paraId="5BDCCB0C" w14:textId="77777777" w:rsidR="003A62C4" w:rsidRPr="00A76BB7" w:rsidRDefault="003D0B1E" w:rsidP="003A62C4">
      <w:pPr>
        <w:spacing w:before="120" w:after="120"/>
        <w:ind w:left="720"/>
      </w:pPr>
      <m:oMathPara>
        <m:oMath>
          <m:sSub>
            <m:sSubPr>
              <m:ctrlPr>
                <w:rPr>
                  <w:rFonts w:ascii="Cambria Math" w:eastAsia="Courier New" w:hAnsi="Cambria Math"/>
                  <w:i/>
                </w:rPr>
              </m:ctrlPr>
            </m:sSubPr>
            <m:e>
              <m:r>
                <w:rPr>
                  <w:rFonts w:ascii="Cambria Math" w:eastAsia="Courier New" w:hAnsi="Cambria Math"/>
                </w:rPr>
                <m:t>t</m:t>
              </m:r>
            </m:e>
            <m:sub>
              <m:r>
                <w:rPr>
                  <w:rFonts w:ascii="Cambria Math" w:eastAsia="Courier New" w:hAnsi="Cambria Math"/>
                </w:rPr>
                <m:t>s</m:t>
              </m:r>
            </m:sub>
          </m:sSub>
          <m:r>
            <w:rPr>
              <w:rFonts w:ascii="Cambria Math" w:eastAsia="Courier New" w:hAnsi="Cambria Math"/>
            </w:rPr>
            <m:t xml:space="preserve"> = 0.003137m</m:t>
          </m:r>
        </m:oMath>
      </m:oMathPara>
    </w:p>
    <w:p w14:paraId="406683C5" w14:textId="77777777" w:rsidR="003A62C4" w:rsidRPr="00A76BB7" w:rsidRDefault="003D0B1E" w:rsidP="003A62C4">
      <w:pPr>
        <w:spacing w:before="120" w:after="120"/>
        <w:ind w:left="720"/>
      </w:pPr>
      <m:oMathPara>
        <m:oMath>
          <m:sSub>
            <m:sSubPr>
              <m:ctrlPr>
                <w:rPr>
                  <w:rFonts w:ascii="Cambria Math" w:eastAsia="Courier New" w:hAnsi="Cambria Math"/>
                  <w:i/>
                </w:rPr>
              </m:ctrlPr>
            </m:sSubPr>
            <m:e>
              <m:r>
                <w:rPr>
                  <w:rFonts w:ascii="Cambria Math" w:eastAsia="Courier New" w:hAnsi="Cambria Math"/>
                </w:rPr>
                <m:t>t</m:t>
              </m:r>
            </m:e>
            <m:sub>
              <m:r>
                <w:rPr>
                  <w:rFonts w:ascii="Cambria Math" w:eastAsia="Courier New" w:hAnsi="Cambria Math"/>
                </w:rPr>
                <m:t>s</m:t>
              </m:r>
            </m:sub>
          </m:sSub>
          <m:r>
            <w:rPr>
              <w:rFonts w:ascii="Cambria Math" w:eastAsia="Courier New" w:hAnsi="Cambria Math"/>
            </w:rPr>
            <m:t xml:space="preserve"> = 3.14mm</m:t>
          </m:r>
        </m:oMath>
      </m:oMathPara>
    </w:p>
    <w:p w14:paraId="37D9F26F" w14:textId="77777777" w:rsidR="003A62C4" w:rsidRDefault="003A62C4" w:rsidP="003A62C4">
      <w:pPr>
        <w:spacing w:before="60" w:after="120"/>
      </w:pPr>
      <w:r>
        <w:t xml:space="preserve">The purely hydraulic calculation yields a shell thickness requirement of only 3.14 mm, a value that is structurally inadequate for a rotating mill drum of this diameter and mass. The minimum shell thickness for a ball mill of 1.45 m internal diameter, based on rigidity and vibration resistance requirements for rotating machinery, is set by industrial practice at a minimum of 10 mm (Metso Outotec, 2020; Wills &amp; Finch, 2016). The governing design criterion is therefore structural rigidity and dynamic loading resistance, not internal pressure. </w:t>
      </w:r>
    </w:p>
    <w:p w14:paraId="3F366C4F" w14:textId="77777777" w:rsidR="003A62C4" w:rsidRDefault="003A62C4" w:rsidP="003A62C4">
      <w:pPr>
        <w:spacing w:before="60" w:after="120"/>
      </w:pPr>
      <w:r w:rsidRPr="002A489E">
        <w:t xml:space="preserve">The adopted Design Shell Thickness is therefore; </w:t>
      </w:r>
      <m:oMath>
        <m:sSub>
          <m:sSubPr>
            <m:ctrlPr>
              <w:rPr>
                <w:rFonts w:ascii="Cambria Math" w:eastAsia="Courier New" w:hAnsi="Cambria Math"/>
                <w:i/>
              </w:rPr>
            </m:ctrlPr>
          </m:sSubPr>
          <m:e>
            <m:r>
              <w:rPr>
                <w:rFonts w:ascii="Cambria Math" w:eastAsia="Courier New" w:hAnsi="Cambria Math"/>
              </w:rPr>
              <m:t>t</m:t>
            </m:r>
          </m:e>
          <m:sub>
            <m:r>
              <w:rPr>
                <w:rFonts w:ascii="Cambria Math" w:eastAsia="Courier New" w:hAnsi="Cambria Math"/>
              </w:rPr>
              <m:t>s</m:t>
            </m:r>
          </m:sub>
        </m:sSub>
        <m:r>
          <w:rPr>
            <w:rFonts w:ascii="Cambria Math" w:eastAsia="Courier New" w:hAnsi="Cambria Math"/>
          </w:rPr>
          <m:t xml:space="preserve"> </m:t>
        </m:r>
      </m:oMath>
      <w:r w:rsidRPr="002A489E">
        <w:t xml:space="preserve"> = 0.01</w:t>
      </w:r>
      <w:r>
        <w:t>0</w:t>
      </w:r>
      <w:r w:rsidRPr="002A489E">
        <w:t xml:space="preserve"> m (1</w:t>
      </w:r>
      <w:r>
        <w:t>0</w:t>
      </w:r>
      <w:r w:rsidRPr="002A489E">
        <w:t xml:space="preserve"> mm, ASTM A36 plate)</w:t>
      </w:r>
    </w:p>
    <w:p w14:paraId="7EDBB0E2" w14:textId="116B95E8" w:rsidR="003A62C4" w:rsidRPr="00FC6974" w:rsidRDefault="003A62C4" w:rsidP="003A62C4">
      <w:pPr>
        <w:spacing w:before="120" w:after="120"/>
      </w:pPr>
      <w:r>
        <w:t>This 10 mm minimum shell thickness standard for mills in the 1.0 to 1.5 m diameter range is consistent with standard mill manufacturer specifications (Metso, FLSmidth, Outotec) and provides adequate stiffness against the dynamic bending and torsional loads imposed by the rotating ball charge. The internal wear liner system (high-Cr cast iron or Hadfield manganese steel, 40 to 60 mm thick) is mounted independently on the shell and provides the primary wear protection; it is not counted as structural thickness in this calculation.</w:t>
      </w:r>
    </w:p>
    <w:p w14:paraId="4D1DBB0C" w14:textId="77777777" w:rsidR="003A62C4" w:rsidRPr="002A489E" w:rsidRDefault="003A62C4" w:rsidP="003A62C4">
      <w:pPr>
        <w:spacing w:before="120" w:after="120"/>
        <w:rPr>
          <w:b/>
          <w:bCs/>
        </w:rPr>
      </w:pPr>
      <w:r w:rsidRPr="002A489E">
        <w:rPr>
          <w:b/>
          <w:bCs/>
        </w:rPr>
        <w:t>Torque Requirements (T)</w:t>
      </w:r>
    </w:p>
    <w:p w14:paraId="089D9966" w14:textId="77777777" w:rsidR="003A62C4" w:rsidRDefault="003A62C4" w:rsidP="003A62C4">
      <w:pPr>
        <w:spacing w:before="60" w:after="120"/>
      </w:pPr>
      <w:r>
        <w:t>The torque required to lift the unbalanced ball charge from its lowest point to the dynamic angle of repose and to sustain continuous rotation against the gravity-induced restoring moment, is calculated by modelling the ball charge as a concentrated mass acting at the centroid of the displaced half-annulus of the charge. For a standard charge fill fraction of J = 0.35, with the dynamic angle of repose at theta = 35 degrees from the vertical, the gross torque is:</w:t>
      </w:r>
    </w:p>
    <w:p w14:paraId="21128FF6" w14:textId="77777777" w:rsidR="003A62C4" w:rsidRPr="005C5910" w:rsidRDefault="003A62C4" w:rsidP="003A62C4">
      <w:pPr>
        <w:spacing w:before="120" w:after="120"/>
        <w:ind w:left="720"/>
      </w:pPr>
      <m:oMathPara>
        <m:oMath>
          <m:r>
            <w:rPr>
              <w:rFonts w:ascii="Cambria Math" w:eastAsia="Courier New" w:hAnsi="Cambria Math"/>
            </w:rPr>
            <m:t>T = Mballs × g × (D/2) × sin(θ)   [N.m]</m:t>
          </m:r>
        </m:oMath>
      </m:oMathPara>
    </w:p>
    <w:p w14:paraId="602982CB" w14:textId="404EA9DA" w:rsidR="003A62C4" w:rsidRPr="00731D9B" w:rsidRDefault="00731D9B" w:rsidP="003A62C4">
      <w:pPr>
        <w:spacing w:before="40" w:after="60"/>
        <w:ind w:left="720"/>
        <w:rPr>
          <w:rFonts w:ascii="Cambria Math" w:hAnsi="Cambria Math"/>
          <w:sz w:val="32"/>
          <w:szCs w:val="32"/>
          <w:lang w:val="de-DE"/>
          <w:oMath/>
        </w:rPr>
      </w:pPr>
      <m:oMathPara>
        <m:oMathParaPr>
          <m:jc m:val="left"/>
        </m:oMathParaPr>
        <m:oMath>
          <m:r>
            <w:rPr>
              <w:rFonts w:ascii="Cambria Math" w:eastAsia="Courier New" w:hAnsi="Cambria Math"/>
              <w:lang w:val="de-DE"/>
            </w:rPr>
            <m:t>Mballs = 5,845 kg</m:t>
          </m:r>
        </m:oMath>
      </m:oMathPara>
    </w:p>
    <w:p w14:paraId="338B88F4" w14:textId="4317CEF6" w:rsidR="003A62C4" w:rsidRPr="00731D9B" w:rsidRDefault="00731D9B" w:rsidP="003A62C4">
      <w:pPr>
        <w:spacing w:before="40" w:after="60"/>
        <w:ind w:left="720"/>
        <w:rPr>
          <w:rFonts w:ascii="Cambria Math" w:hAnsi="Cambria Math"/>
          <w:sz w:val="32"/>
          <w:szCs w:val="32"/>
          <w:lang w:val="de-DE"/>
          <w:oMath/>
        </w:rPr>
      </w:pPr>
      <m:oMathPara>
        <m:oMathParaPr>
          <m:jc m:val="left"/>
        </m:oMathParaPr>
        <m:oMath>
          <m:r>
            <w:rPr>
              <w:rFonts w:ascii="Cambria Math" w:eastAsia="Courier New" w:hAnsi="Cambria Math"/>
              <w:lang w:val="de-DE"/>
            </w:rPr>
            <w:lastRenderedPageBreak/>
            <m:t xml:space="preserve">g = 9.81 </m:t>
          </m:r>
          <m:r>
            <w:rPr>
              <w:rFonts w:ascii="Cambria Math" w:eastAsia="Courier New" w:hAnsi="Cambria Math"/>
            </w:rPr>
            <m:t>m</m:t>
          </m:r>
          <m:r>
            <w:rPr>
              <w:rFonts w:ascii="Cambria Math" w:eastAsia="Courier New" w:hAnsi="Cambria Math"/>
              <w:lang w:val="de-DE"/>
            </w:rPr>
            <m:t>/</m:t>
          </m:r>
          <m:sSup>
            <m:sSupPr>
              <m:ctrlPr>
                <w:rPr>
                  <w:rFonts w:ascii="Cambria Math" w:eastAsia="Courier New" w:hAnsi="Cambria Math"/>
                  <w:i/>
                </w:rPr>
              </m:ctrlPr>
            </m:sSupPr>
            <m:e>
              <m:r>
                <w:rPr>
                  <w:rFonts w:ascii="Cambria Math" w:eastAsia="Courier New" w:hAnsi="Cambria Math"/>
                </w:rPr>
                <m:t>s</m:t>
              </m:r>
            </m:e>
            <m:sup>
              <m:r>
                <w:rPr>
                  <w:rFonts w:ascii="Cambria Math" w:eastAsia="Courier New" w:hAnsi="Cambria Math"/>
                  <w:lang w:val="de-DE"/>
                </w:rPr>
                <m:t>2</m:t>
              </m:r>
            </m:sup>
          </m:sSup>
        </m:oMath>
      </m:oMathPara>
    </w:p>
    <w:p w14:paraId="0B11BF00" w14:textId="7663018D" w:rsidR="003A62C4" w:rsidRPr="00731D9B" w:rsidRDefault="00731D9B" w:rsidP="003A62C4">
      <w:pPr>
        <w:spacing w:before="40" w:after="60"/>
        <w:ind w:left="720"/>
        <w:rPr>
          <w:rFonts w:ascii="Cambria Math" w:hAnsi="Cambria Math"/>
          <w:sz w:val="32"/>
          <w:szCs w:val="32"/>
          <w:oMath/>
        </w:rPr>
      </w:pPr>
      <m:oMathPara>
        <m:oMathParaPr>
          <m:jc m:val="left"/>
        </m:oMathParaPr>
        <m:oMath>
          <m:r>
            <w:rPr>
              <w:rFonts w:ascii="Cambria Math" w:eastAsia="Courier New" w:hAnsi="Cambria Math"/>
            </w:rPr>
            <m:t>D/2 = 0.725 m</m:t>
          </m:r>
        </m:oMath>
      </m:oMathPara>
    </w:p>
    <w:p w14:paraId="42D92BFB" w14:textId="51779234" w:rsidR="003A62C4" w:rsidRPr="00731D9B" w:rsidRDefault="00731D9B" w:rsidP="003A62C4">
      <w:pPr>
        <w:spacing w:before="40" w:after="60"/>
        <w:ind w:left="720"/>
        <w:rPr>
          <w:rFonts w:ascii="Cambria Math" w:hAnsi="Cambria Math"/>
          <w:sz w:val="32"/>
          <w:szCs w:val="32"/>
          <w:oMath/>
        </w:rPr>
      </w:pPr>
      <m:oMathPara>
        <m:oMathParaPr>
          <m:jc m:val="left"/>
        </m:oMathParaPr>
        <m:oMath>
          <m:r>
            <w:rPr>
              <w:rFonts w:ascii="Cambria Math" w:eastAsia="Courier New" w:hAnsi="Cambria Math"/>
            </w:rPr>
            <m:t>sin(35) = 0.5736</m:t>
          </m:r>
        </m:oMath>
      </m:oMathPara>
    </w:p>
    <w:p w14:paraId="207912E1" w14:textId="2F8C1802" w:rsidR="003A62C4" w:rsidRPr="00731D9B" w:rsidRDefault="003A62C4" w:rsidP="003A62C4">
      <w:pPr>
        <w:spacing w:before="40" w:after="60"/>
        <w:ind w:left="720"/>
        <w:rPr>
          <w:sz w:val="32"/>
          <w:szCs w:val="32"/>
        </w:rPr>
      </w:pPr>
      <m:oMathPara>
        <m:oMath>
          <m:r>
            <w:rPr>
              <w:rFonts w:ascii="Cambria Math" w:eastAsia="Courier New" w:hAnsi="Cambria Math"/>
            </w:rPr>
            <m:t>T = 5,845  ×  9.81  ×  0.725  ×  0.5736</m:t>
          </m:r>
        </m:oMath>
      </m:oMathPara>
    </w:p>
    <w:p w14:paraId="762C3133" w14:textId="15DD39AC" w:rsidR="003A62C4" w:rsidRPr="00731D9B" w:rsidRDefault="003A62C4" w:rsidP="00731D9B">
      <w:pPr>
        <w:spacing w:before="60" w:after="120"/>
      </w:pPr>
      <m:oMathPara>
        <m:oMath>
          <m:r>
            <w:rPr>
              <w:rFonts w:ascii="Cambria Math" w:hAnsi="Cambria Math"/>
            </w:rPr>
            <m:t>T = 23,845.18 N.m  ≈  23.85 kN.m  (Operating Torque)</m:t>
          </m:r>
        </m:oMath>
      </m:oMathPara>
    </w:p>
    <w:p w14:paraId="18685E1A" w14:textId="77777777" w:rsidR="003A62C4" w:rsidRPr="008700CF" w:rsidRDefault="003A62C4" w:rsidP="003A62C4">
      <w:pPr>
        <w:spacing w:before="120" w:after="120"/>
        <w:rPr>
          <w:b/>
          <w:bCs/>
        </w:rPr>
      </w:pPr>
      <w:r w:rsidRPr="008700CF">
        <w:rPr>
          <w:b/>
          <w:bCs/>
        </w:rPr>
        <w:t>Tangential Force on Girth Gear (</w:t>
      </w:r>
      <m:oMath>
        <m:sSub>
          <m:sSubPr>
            <m:ctrlPr>
              <w:rPr>
                <w:rFonts w:ascii="Cambria Math" w:eastAsia="Courier New" w:hAnsi="Cambria Math"/>
                <w:i/>
              </w:rPr>
            </m:ctrlPr>
          </m:sSubPr>
          <m:e>
            <m:r>
              <w:rPr>
                <w:rFonts w:ascii="Cambria Math" w:eastAsia="Courier New" w:hAnsi="Cambria Math"/>
              </w:rPr>
              <m:t>F</m:t>
            </m:r>
          </m:e>
          <m:sub>
            <m:r>
              <w:rPr>
                <w:rFonts w:ascii="Cambria Math" w:eastAsia="Courier New" w:hAnsi="Cambria Math"/>
              </w:rPr>
              <m:t>t</m:t>
            </m:r>
          </m:sub>
        </m:sSub>
      </m:oMath>
      <w:r w:rsidRPr="008700CF">
        <w:rPr>
          <w:b/>
          <w:bCs/>
        </w:rPr>
        <w:t>)</w:t>
      </w:r>
    </w:p>
    <w:p w14:paraId="76EEC690" w14:textId="77777777" w:rsidR="003A62C4" w:rsidRDefault="003A62C4" w:rsidP="003A62C4">
      <w:pPr>
        <w:spacing w:before="60" w:after="120"/>
      </w:pPr>
      <w:r>
        <w:t>The tangential (driving) force transmitted through the girth gear tooth faces at the outer shell radius is obtained by dividing the operating torque by the mill outer shell radius. The outer shell radius includes the shell plate thickness:</w:t>
      </w:r>
    </w:p>
    <w:p w14:paraId="41446837" w14:textId="77777777" w:rsidR="003A62C4" w:rsidRPr="008700CF" w:rsidRDefault="003A62C4" w:rsidP="003A62C4">
      <w:pPr>
        <w:spacing w:before="40" w:after="60"/>
        <w:ind w:left="720"/>
      </w:pPr>
      <w:r w:rsidRPr="008700CF">
        <w:rPr>
          <w:rFonts w:eastAsia="Courier New"/>
        </w:rPr>
        <w:t xml:space="preserve">Outer shell radius: </w:t>
      </w:r>
      <m:oMath>
        <m:sSub>
          <m:sSubPr>
            <m:ctrlPr>
              <w:rPr>
                <w:rFonts w:ascii="Cambria Math" w:eastAsia="Courier New" w:hAnsi="Cambria Math"/>
                <w:i/>
              </w:rPr>
            </m:ctrlPr>
          </m:sSubPr>
          <m:e>
            <m:r>
              <w:rPr>
                <w:rFonts w:ascii="Cambria Math" w:eastAsia="Courier New" w:hAnsi="Cambria Math"/>
              </w:rPr>
              <m:t>R</m:t>
            </m:r>
          </m:e>
          <m:sub>
            <m:r>
              <w:rPr>
                <w:rFonts w:ascii="Cambria Math" w:eastAsia="Courier New" w:hAnsi="Cambria Math"/>
              </w:rPr>
              <m:t>outer</m:t>
            </m:r>
          </m:sub>
        </m:sSub>
        <m:r>
          <w:rPr>
            <w:rFonts w:ascii="Cambria Math" w:eastAsia="Courier New" w:hAnsi="Cambria Math"/>
          </w:rPr>
          <m:t xml:space="preserve"> = </m:t>
        </m:r>
        <m:f>
          <m:fPr>
            <m:ctrlPr>
              <w:rPr>
                <w:rFonts w:ascii="Cambria Math" w:eastAsia="Courier New" w:hAnsi="Cambria Math"/>
                <w:i/>
              </w:rPr>
            </m:ctrlPr>
          </m:fPr>
          <m:num>
            <m:r>
              <w:rPr>
                <w:rFonts w:ascii="Cambria Math" w:eastAsia="Courier New" w:hAnsi="Cambria Math"/>
              </w:rPr>
              <m:t>D</m:t>
            </m:r>
          </m:num>
          <m:den>
            <m:r>
              <w:rPr>
                <w:rFonts w:ascii="Cambria Math" w:eastAsia="Courier New" w:hAnsi="Cambria Math"/>
              </w:rPr>
              <m:t>2</m:t>
            </m:r>
          </m:den>
        </m:f>
        <m:r>
          <w:rPr>
            <w:rFonts w:ascii="Cambria Math" w:eastAsia="Courier New" w:hAnsi="Cambria Math"/>
          </w:rPr>
          <m:t xml:space="preserve"> + </m:t>
        </m:r>
        <m:sSub>
          <m:sSubPr>
            <m:ctrlPr>
              <w:rPr>
                <w:rFonts w:ascii="Cambria Math" w:eastAsia="Courier New" w:hAnsi="Cambria Math"/>
                <w:i/>
              </w:rPr>
            </m:ctrlPr>
          </m:sSubPr>
          <m:e>
            <m:r>
              <w:rPr>
                <w:rFonts w:ascii="Cambria Math" w:eastAsia="Courier New" w:hAnsi="Cambria Math"/>
              </w:rPr>
              <m:t>t</m:t>
            </m:r>
          </m:e>
          <m:sub>
            <m:r>
              <w:rPr>
                <w:rFonts w:ascii="Cambria Math" w:eastAsia="Courier New" w:hAnsi="Cambria Math"/>
              </w:rPr>
              <m:t>s</m:t>
            </m:r>
          </m:sub>
        </m:sSub>
        <m:r>
          <w:rPr>
            <w:rFonts w:ascii="Cambria Math" w:eastAsia="Courier New" w:hAnsi="Cambria Math"/>
          </w:rPr>
          <m:t xml:space="preserve"> = 0.725 + 0.010 = 0.735 m</m:t>
        </m:r>
      </m:oMath>
    </w:p>
    <w:p w14:paraId="785EE104" w14:textId="77777777" w:rsidR="003A62C4" w:rsidRPr="008700CF" w:rsidRDefault="003D0B1E" w:rsidP="003A62C4">
      <w:pPr>
        <w:spacing w:before="120" w:after="120"/>
        <w:ind w:left="720"/>
      </w:pPr>
      <m:oMathPara>
        <m:oMath>
          <m:sSub>
            <m:sSubPr>
              <m:ctrlPr>
                <w:rPr>
                  <w:rFonts w:ascii="Cambria Math" w:eastAsia="Courier New" w:hAnsi="Cambria Math"/>
                  <w:i/>
                </w:rPr>
              </m:ctrlPr>
            </m:sSubPr>
            <m:e>
              <m:r>
                <w:rPr>
                  <w:rFonts w:ascii="Cambria Math" w:eastAsia="Courier New" w:hAnsi="Cambria Math"/>
                </w:rPr>
                <m:t>F</m:t>
              </m:r>
            </m:e>
            <m:sub>
              <m:r>
                <w:rPr>
                  <w:rFonts w:ascii="Cambria Math" w:eastAsia="Courier New" w:hAnsi="Cambria Math"/>
                </w:rPr>
                <m:t>t</m:t>
              </m:r>
            </m:sub>
          </m:sSub>
          <m:r>
            <w:rPr>
              <w:rFonts w:ascii="Cambria Math" w:eastAsia="Courier New" w:hAnsi="Cambria Math"/>
            </w:rPr>
            <m:t xml:space="preserve"> =</m:t>
          </m:r>
          <m:f>
            <m:fPr>
              <m:ctrlPr>
                <w:rPr>
                  <w:rFonts w:ascii="Cambria Math" w:eastAsia="Courier New" w:hAnsi="Cambria Math"/>
                  <w:i/>
                </w:rPr>
              </m:ctrlPr>
            </m:fPr>
            <m:num>
              <m:r>
                <w:rPr>
                  <w:rFonts w:ascii="Cambria Math" w:eastAsia="Courier New" w:hAnsi="Cambria Math"/>
                </w:rPr>
                <m:t xml:space="preserve"> T</m:t>
              </m:r>
            </m:num>
            <m:den>
              <m:sSub>
                <m:sSubPr>
                  <m:ctrlPr>
                    <w:rPr>
                      <w:rFonts w:ascii="Cambria Math" w:eastAsia="Courier New" w:hAnsi="Cambria Math"/>
                      <w:i/>
                    </w:rPr>
                  </m:ctrlPr>
                </m:sSubPr>
                <m:e>
                  <m:r>
                    <w:rPr>
                      <w:rFonts w:ascii="Cambria Math" w:eastAsia="Courier New" w:hAnsi="Cambria Math"/>
                    </w:rPr>
                    <m:t>R</m:t>
                  </m:r>
                </m:e>
                <m:sub>
                  <m:r>
                    <w:rPr>
                      <w:rFonts w:ascii="Cambria Math" w:eastAsia="Courier New" w:hAnsi="Cambria Math"/>
                    </w:rPr>
                    <m:t>outer</m:t>
                  </m:r>
                </m:sub>
              </m:sSub>
            </m:den>
          </m:f>
          <m:r>
            <w:rPr>
              <w:rFonts w:ascii="Cambria Math" w:eastAsia="Courier New" w:hAnsi="Cambria Math"/>
            </w:rPr>
            <m:t xml:space="preserve">    [N]</m:t>
          </m:r>
        </m:oMath>
      </m:oMathPara>
    </w:p>
    <w:p w14:paraId="6AEB4AE4" w14:textId="77777777" w:rsidR="003A62C4" w:rsidRPr="007135C3"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F</m:t>
              </m:r>
            </m:e>
            <m:sub>
              <m:r>
                <w:rPr>
                  <w:rFonts w:ascii="Cambria Math" w:eastAsia="Courier New" w:hAnsi="Cambria Math"/>
                </w:rPr>
                <m:t>t</m:t>
              </m:r>
            </m:sub>
          </m:sSub>
          <m:r>
            <w:rPr>
              <w:rFonts w:ascii="Cambria Math" w:eastAsia="Courier New" w:hAnsi="Cambria Math"/>
            </w:rPr>
            <m:t>= 23,850 N.m  /  0.735 m</m:t>
          </m:r>
        </m:oMath>
      </m:oMathPara>
    </w:p>
    <w:p w14:paraId="55C46DC3" w14:textId="355DBE4D" w:rsidR="003A62C4" w:rsidRPr="007135C3" w:rsidRDefault="003D0B1E" w:rsidP="00731D9B">
      <w:pPr>
        <w:spacing w:before="120" w:after="120"/>
      </w:pPr>
      <m:oMathPara>
        <m:oMath>
          <m:sSub>
            <m:sSubPr>
              <m:ctrlPr>
                <w:rPr>
                  <w:rFonts w:ascii="Cambria Math" w:eastAsia="Courier New" w:hAnsi="Cambria Math"/>
                  <w:i/>
                </w:rPr>
              </m:ctrlPr>
            </m:sSubPr>
            <m:e>
              <m:r>
                <w:rPr>
                  <w:rFonts w:ascii="Cambria Math" w:eastAsia="Courier New" w:hAnsi="Cambria Math"/>
                </w:rPr>
                <m:t>F</m:t>
              </m:r>
            </m:e>
            <m:sub>
              <m:r>
                <w:rPr>
                  <w:rFonts w:ascii="Cambria Math" w:eastAsia="Courier New" w:hAnsi="Cambria Math"/>
                </w:rPr>
                <m:t>t</m:t>
              </m:r>
            </m:sub>
          </m:sSub>
          <m:r>
            <w:rPr>
              <w:rFonts w:ascii="Cambria Math" w:hAnsi="Cambria Math"/>
            </w:rPr>
            <m:t>= 32,440 N  ≈  32.44 kN  (Tangential Gear Force)</m:t>
          </m:r>
        </m:oMath>
      </m:oMathPara>
    </w:p>
    <w:p w14:paraId="6BB3B0B2" w14:textId="77777777" w:rsidR="003A62C4" w:rsidRPr="00B116F1" w:rsidRDefault="003A62C4" w:rsidP="003A62C4">
      <w:pPr>
        <w:spacing w:after="0" w:line="265" w:lineRule="auto"/>
        <w:ind w:left="-5"/>
        <w:jc w:val="left"/>
        <w:rPr>
          <w:b/>
          <w:bCs/>
        </w:rPr>
      </w:pPr>
      <w:r w:rsidRPr="00B116F1">
        <w:rPr>
          <w:b/>
          <w:bCs/>
        </w:rPr>
        <w:t>Total Structural Dead Weight (</w:t>
      </w:r>
      <m:oMath>
        <m:sSub>
          <m:sSubPr>
            <m:ctrlPr>
              <w:rPr>
                <w:rFonts w:ascii="Cambria Math" w:eastAsia="Courier New" w:hAnsi="Cambria Math"/>
                <w:i/>
              </w:rPr>
            </m:ctrlPr>
          </m:sSubPr>
          <m:e>
            <m:r>
              <w:rPr>
                <w:rFonts w:ascii="Cambria Math" w:eastAsia="Courier New" w:hAnsi="Cambria Math"/>
              </w:rPr>
              <m:t>W</m:t>
            </m:r>
          </m:e>
          <m:sub>
            <m:r>
              <w:rPr>
                <w:rFonts w:ascii="Cambria Math" w:eastAsia="Courier New" w:hAnsi="Cambria Math"/>
              </w:rPr>
              <m:t>total</m:t>
            </m:r>
          </m:sub>
        </m:sSub>
      </m:oMath>
      <w:r w:rsidRPr="00B116F1">
        <w:rPr>
          <w:b/>
          <w:bCs/>
        </w:rPr>
        <w:t>)</w:t>
      </w:r>
    </w:p>
    <w:p w14:paraId="678E9B37" w14:textId="77777777" w:rsidR="003A62C4" w:rsidRDefault="003A62C4" w:rsidP="003A62C4">
      <w:pPr>
        <w:spacing w:after="0" w:line="265" w:lineRule="auto"/>
        <w:ind w:left="-5"/>
        <w:jc w:val="left"/>
      </w:pPr>
    </w:p>
    <w:p w14:paraId="64E5853D" w14:textId="77777777" w:rsidR="003A62C4" w:rsidRDefault="003A62C4" w:rsidP="003A62C4">
      <w:pPr>
        <w:spacing w:before="60" w:after="120"/>
      </w:pPr>
      <w:r>
        <w:t>The total structural dead weight loading on the mill trunnion bearings is the sum of the weights of the steel shell, the internal liner plates, the ball charge, and the slurry charge. Each component is calculated in turn.</w:t>
      </w:r>
    </w:p>
    <w:p w14:paraId="54356374" w14:textId="77777777" w:rsidR="003A62C4" w:rsidRPr="00731D9B" w:rsidRDefault="003A62C4" w:rsidP="003A62C4">
      <w:pPr>
        <w:spacing w:before="60" w:after="120"/>
      </w:pPr>
      <w:r w:rsidRPr="00731D9B">
        <w:t>Component 1: Steel Shell Weight (</w:t>
      </w:r>
      <m:oMath>
        <m:sSub>
          <m:sSubPr>
            <m:ctrlPr>
              <w:rPr>
                <w:rFonts w:ascii="Cambria Math" w:eastAsia="Courier New" w:hAnsi="Cambria Math"/>
                <w:i/>
              </w:rPr>
            </m:ctrlPr>
          </m:sSubPr>
          <m:e>
            <m:r>
              <w:rPr>
                <w:rFonts w:ascii="Cambria Math" w:eastAsia="Courier New" w:hAnsi="Cambria Math"/>
              </w:rPr>
              <m:t>W</m:t>
            </m:r>
          </m:e>
          <m:sub>
            <m:r>
              <w:rPr>
                <w:rFonts w:ascii="Cambria Math" w:eastAsia="Courier New" w:hAnsi="Cambria Math"/>
              </w:rPr>
              <m:t>shell</m:t>
            </m:r>
          </m:sub>
        </m:sSub>
      </m:oMath>
      <w:r w:rsidRPr="00731D9B">
        <w:t>)</w:t>
      </w:r>
    </w:p>
    <w:p w14:paraId="1F35415E" w14:textId="77777777" w:rsidR="003A62C4" w:rsidRPr="00731D9B" w:rsidRDefault="003A62C4" w:rsidP="003A62C4">
      <w:pPr>
        <w:spacing w:before="40" w:after="60"/>
        <w:ind w:left="720"/>
      </w:pPr>
      <w:r w:rsidRPr="00731D9B">
        <w:rPr>
          <w:rFonts w:eastAsia="Courier New"/>
        </w:rPr>
        <w:t xml:space="preserve">Shell volume:                   </w:t>
      </w:r>
      <m:oMath>
        <m:sSub>
          <m:sSubPr>
            <m:ctrlPr>
              <w:rPr>
                <w:rFonts w:ascii="Cambria Math" w:eastAsia="Courier New" w:hAnsi="Cambria Math"/>
                <w:i/>
              </w:rPr>
            </m:ctrlPr>
          </m:sSubPr>
          <m:e>
            <m:r>
              <w:rPr>
                <w:rFonts w:ascii="Cambria Math" w:eastAsia="Courier New" w:hAnsi="Cambria Math"/>
              </w:rPr>
              <m:t>V</m:t>
            </m:r>
          </m:e>
          <m:sub>
            <m:r>
              <w:rPr>
                <w:rFonts w:ascii="Cambria Math" w:eastAsia="Courier New" w:hAnsi="Cambria Math"/>
              </w:rPr>
              <m:t>shell</m:t>
            </m:r>
          </m:sub>
        </m:sSub>
        <m:r>
          <w:rPr>
            <w:rFonts w:ascii="Cambria Math" w:eastAsia="Courier New" w:hAnsi="Cambria Math"/>
          </w:rPr>
          <m:t xml:space="preserve"> =π × D × </m:t>
        </m:r>
        <m:sSub>
          <m:sSubPr>
            <m:ctrlPr>
              <w:rPr>
                <w:rFonts w:ascii="Cambria Math" w:eastAsia="Courier New" w:hAnsi="Cambria Math"/>
                <w:i/>
              </w:rPr>
            </m:ctrlPr>
          </m:sSubPr>
          <m:e>
            <m:r>
              <w:rPr>
                <w:rFonts w:ascii="Cambria Math" w:eastAsia="Courier New" w:hAnsi="Cambria Math"/>
              </w:rPr>
              <m:t>t</m:t>
            </m:r>
          </m:e>
          <m:sub>
            <m:r>
              <w:rPr>
                <w:rFonts w:ascii="Cambria Math" w:eastAsia="Courier New" w:hAnsi="Cambria Math"/>
              </w:rPr>
              <m:t>s</m:t>
            </m:r>
          </m:sub>
        </m:sSub>
        <m:r>
          <w:rPr>
            <w:rFonts w:ascii="Cambria Math" w:eastAsia="Courier New" w:hAnsi="Cambria Math"/>
          </w:rPr>
          <m:t xml:space="preserve"> × L</m:t>
        </m:r>
      </m:oMath>
    </w:p>
    <w:p w14:paraId="59198006" w14:textId="77777777" w:rsidR="003A62C4" w:rsidRPr="00731D9B"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V</m:t>
              </m:r>
            </m:e>
            <m:sub>
              <m:r>
                <w:rPr>
                  <w:rFonts w:ascii="Cambria Math" w:eastAsia="Courier New" w:hAnsi="Cambria Math"/>
                </w:rPr>
                <m:t>shell</m:t>
              </m:r>
            </m:sub>
          </m:sSub>
          <m:r>
            <w:rPr>
              <w:rFonts w:ascii="Cambria Math" w:eastAsia="Courier New" w:hAnsi="Cambria Math"/>
            </w:rPr>
            <m:t xml:space="preserve">  = 3.14159 × 1.45 × 0.010 × 2.175</m:t>
          </m:r>
        </m:oMath>
      </m:oMathPara>
    </w:p>
    <w:p w14:paraId="42514DF5" w14:textId="77777777" w:rsidR="003A62C4" w:rsidRPr="00731D9B"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V</m:t>
              </m:r>
            </m:e>
            <m:sub>
              <m:r>
                <w:rPr>
                  <w:rFonts w:ascii="Cambria Math" w:eastAsia="Courier New" w:hAnsi="Cambria Math"/>
                </w:rPr>
                <m:t>shell</m:t>
              </m:r>
            </m:sub>
          </m:sSub>
          <m:r>
            <w:rPr>
              <w:rFonts w:ascii="Cambria Math" w:hAnsi="Cambria Math"/>
            </w:rPr>
            <m:t xml:space="preserve">  = 0.0991 </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p w14:paraId="4428796F" w14:textId="77777777" w:rsidR="003A62C4" w:rsidRPr="00731D9B"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W</m:t>
              </m:r>
            </m:e>
            <m:sub>
              <m:r>
                <w:rPr>
                  <w:rFonts w:ascii="Cambria Math" w:eastAsia="Courier New" w:hAnsi="Cambria Math"/>
                </w:rPr>
                <m:t>shell</m:t>
              </m:r>
            </m:sub>
          </m:sSub>
          <m:r>
            <w:rPr>
              <w:rFonts w:ascii="Cambria Math" w:eastAsia="Courier New" w:hAnsi="Cambria Math"/>
            </w:rPr>
            <m:t xml:space="preserve"> =</m:t>
          </m:r>
          <m:sSub>
            <m:sSubPr>
              <m:ctrlPr>
                <w:rPr>
                  <w:rFonts w:ascii="Cambria Math" w:eastAsia="Courier New" w:hAnsi="Cambria Math"/>
                  <w:i/>
                </w:rPr>
              </m:ctrlPr>
            </m:sSubPr>
            <m:e>
              <m:r>
                <w:rPr>
                  <w:rFonts w:ascii="Cambria Math" w:eastAsia="Courier New" w:hAnsi="Cambria Math"/>
                </w:rPr>
                <m:t>ρ</m:t>
              </m:r>
            </m:e>
            <m:sub>
              <m:r>
                <w:rPr>
                  <w:rFonts w:ascii="Cambria Math" w:eastAsia="Courier New" w:hAnsi="Cambria Math"/>
                </w:rPr>
                <m:t>steel</m:t>
              </m:r>
            </m:sub>
          </m:sSub>
          <m:r>
            <w:rPr>
              <w:rFonts w:ascii="Cambria Math" w:eastAsia="Courier New" w:hAnsi="Cambria Math"/>
            </w:rPr>
            <m:t xml:space="preserve"> × g × </m:t>
          </m:r>
          <m:sSub>
            <m:sSubPr>
              <m:ctrlPr>
                <w:rPr>
                  <w:rFonts w:ascii="Cambria Math" w:eastAsia="Courier New" w:hAnsi="Cambria Math"/>
                  <w:i/>
                </w:rPr>
              </m:ctrlPr>
            </m:sSubPr>
            <m:e>
              <m:r>
                <w:rPr>
                  <w:rFonts w:ascii="Cambria Math" w:eastAsia="Courier New" w:hAnsi="Cambria Math"/>
                </w:rPr>
                <m:t>V</m:t>
              </m:r>
            </m:e>
            <m:sub>
              <m:r>
                <w:rPr>
                  <w:rFonts w:ascii="Cambria Math" w:eastAsia="Courier New" w:hAnsi="Cambria Math"/>
                </w:rPr>
                <m:t>shell</m:t>
              </m:r>
            </m:sub>
          </m:sSub>
        </m:oMath>
      </m:oMathPara>
    </w:p>
    <w:p w14:paraId="5FC77176" w14:textId="77777777" w:rsidR="003A62C4" w:rsidRPr="00731D9B"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W</m:t>
              </m:r>
            </m:e>
            <m:sub>
              <m:r>
                <w:rPr>
                  <w:rFonts w:ascii="Cambria Math" w:eastAsia="Courier New" w:hAnsi="Cambria Math"/>
                </w:rPr>
                <m:t>shell</m:t>
              </m:r>
            </m:sub>
          </m:sSub>
          <m:r>
            <w:rPr>
              <w:rFonts w:ascii="Cambria Math" w:eastAsia="Courier New" w:hAnsi="Cambria Math"/>
            </w:rPr>
            <m:t xml:space="preserve"> = 7850 kg/</m:t>
          </m:r>
          <m:sSup>
            <m:sSupPr>
              <m:ctrlPr>
                <w:rPr>
                  <w:rFonts w:ascii="Cambria Math" w:eastAsia="Courier New" w:hAnsi="Cambria Math"/>
                  <w:i/>
                </w:rPr>
              </m:ctrlPr>
            </m:sSupPr>
            <m:e>
              <m:r>
                <w:rPr>
                  <w:rFonts w:ascii="Cambria Math" w:eastAsia="Courier New" w:hAnsi="Cambria Math"/>
                </w:rPr>
                <m:t>m</m:t>
              </m:r>
            </m:e>
            <m:sup>
              <m:r>
                <w:rPr>
                  <w:rFonts w:ascii="Cambria Math" w:eastAsia="Courier New" w:hAnsi="Cambria Math"/>
                </w:rPr>
                <m:t>3</m:t>
              </m:r>
            </m:sup>
          </m:sSup>
          <m:r>
            <w:rPr>
              <w:rFonts w:ascii="Cambria Math" w:eastAsia="Courier New" w:hAnsi="Cambria Math"/>
            </w:rPr>
            <m:t>×  9.81  ×  0.0991</m:t>
          </m:r>
        </m:oMath>
      </m:oMathPara>
    </w:p>
    <w:p w14:paraId="0158A96B" w14:textId="77777777" w:rsidR="003A62C4" w:rsidRPr="00731D9B"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W</m:t>
              </m:r>
            </m:e>
            <m:sub>
              <m:r>
                <w:rPr>
                  <w:rFonts w:ascii="Cambria Math" w:eastAsia="Courier New" w:hAnsi="Cambria Math"/>
                </w:rPr>
                <m:t>shell</m:t>
              </m:r>
            </m:sub>
          </m:sSub>
          <m:r>
            <w:rPr>
              <w:rFonts w:ascii="Cambria Math" w:eastAsia="Courier New" w:hAnsi="Cambria Math"/>
            </w:rPr>
            <m:t>= 7,630N</m:t>
          </m:r>
        </m:oMath>
      </m:oMathPara>
    </w:p>
    <w:p w14:paraId="4168106A" w14:textId="77777777" w:rsidR="003A62C4" w:rsidRPr="00D82F98" w:rsidRDefault="003A62C4" w:rsidP="003A62C4">
      <w:pPr>
        <w:spacing w:before="60" w:after="120"/>
      </w:pPr>
      <w:r w:rsidRPr="00D82F98">
        <w:t>Component 2: Internal Liner Weight (</w:t>
      </w:r>
      <m:oMath>
        <m:sSub>
          <m:sSubPr>
            <m:ctrlPr>
              <w:rPr>
                <w:rFonts w:ascii="Cambria Math" w:eastAsia="Courier New" w:hAnsi="Cambria Math"/>
                <w:i/>
              </w:rPr>
            </m:ctrlPr>
          </m:sSubPr>
          <m:e>
            <m:r>
              <w:rPr>
                <w:rFonts w:ascii="Cambria Math" w:eastAsia="Courier New" w:hAnsi="Cambria Math"/>
              </w:rPr>
              <m:t>W</m:t>
            </m:r>
          </m:e>
          <m:sub>
            <m:r>
              <w:rPr>
                <w:rFonts w:ascii="Cambria Math" w:eastAsia="Courier New" w:hAnsi="Cambria Math"/>
              </w:rPr>
              <m:t>liner</m:t>
            </m:r>
          </m:sub>
        </m:sSub>
      </m:oMath>
      <w:r>
        <w:t>)</w:t>
      </w:r>
    </w:p>
    <w:p w14:paraId="504A823B" w14:textId="77777777" w:rsidR="003A62C4" w:rsidRPr="007A453D" w:rsidRDefault="003A62C4" w:rsidP="003A62C4">
      <w:pPr>
        <w:spacing w:before="40" w:after="60"/>
        <w:ind w:left="720"/>
      </w:pPr>
      <w:r w:rsidRPr="007A453D">
        <w:rPr>
          <w:rFonts w:eastAsia="Courier New"/>
        </w:rPr>
        <w:t xml:space="preserve">Assuming </w:t>
      </w:r>
      <w:r>
        <w:rPr>
          <w:rFonts w:eastAsia="Courier New"/>
        </w:rPr>
        <w:t>4</w:t>
      </w:r>
      <w:r w:rsidRPr="007A453D">
        <w:rPr>
          <w:rFonts w:eastAsia="Courier New"/>
        </w:rPr>
        <w:t>0 mm thick high-Cr cast iron liners covering full interior surface (conservative)</w:t>
      </w:r>
    </w:p>
    <w:p w14:paraId="557300ED" w14:textId="77777777" w:rsidR="003A62C4" w:rsidRPr="007A453D" w:rsidRDefault="003A62C4" w:rsidP="003A62C4">
      <w:pPr>
        <w:spacing w:before="40" w:after="60"/>
        <w:ind w:left="720"/>
      </w:pPr>
      <w:r w:rsidRPr="007A453D">
        <w:rPr>
          <w:rFonts w:eastAsia="Courier New"/>
        </w:rPr>
        <w:t xml:space="preserve">Liner volume: </w:t>
      </w:r>
      <m:oMath>
        <m:sSub>
          <m:sSubPr>
            <m:ctrlPr>
              <w:rPr>
                <w:rFonts w:ascii="Cambria Math" w:eastAsia="Courier New" w:hAnsi="Cambria Math"/>
                <w:i/>
              </w:rPr>
            </m:ctrlPr>
          </m:sSubPr>
          <m:e>
            <m:r>
              <w:rPr>
                <w:rFonts w:ascii="Cambria Math" w:eastAsia="Courier New" w:hAnsi="Cambria Math"/>
              </w:rPr>
              <m:t>V</m:t>
            </m:r>
          </m:e>
          <m:sub>
            <m:r>
              <w:rPr>
                <w:rFonts w:ascii="Cambria Math" w:eastAsia="Courier New" w:hAnsi="Cambria Math"/>
              </w:rPr>
              <m:t>liner</m:t>
            </m:r>
          </m:sub>
        </m:sSub>
        <m:r>
          <w:rPr>
            <w:rFonts w:ascii="Cambria Math" w:eastAsia="Courier New" w:hAnsi="Cambria Math"/>
          </w:rPr>
          <m:t xml:space="preserve"> =π × </m:t>
        </m:r>
        <m:d>
          <m:dPr>
            <m:ctrlPr>
              <w:rPr>
                <w:rFonts w:ascii="Cambria Math" w:eastAsia="Courier New" w:hAnsi="Cambria Math"/>
                <w:i/>
              </w:rPr>
            </m:ctrlPr>
          </m:dPr>
          <m:e>
            <m:r>
              <w:rPr>
                <w:rFonts w:ascii="Cambria Math" w:eastAsia="Courier New" w:hAnsi="Cambria Math"/>
              </w:rPr>
              <m:t>D - 2×</m:t>
            </m:r>
            <m:sSub>
              <m:sSubPr>
                <m:ctrlPr>
                  <w:rPr>
                    <w:rFonts w:ascii="Cambria Math" w:eastAsia="Courier New" w:hAnsi="Cambria Math"/>
                    <w:i/>
                  </w:rPr>
                </m:ctrlPr>
              </m:sSubPr>
              <m:e>
                <m:r>
                  <w:rPr>
                    <w:rFonts w:ascii="Cambria Math" w:eastAsia="Courier New" w:hAnsi="Cambria Math"/>
                  </w:rPr>
                  <m:t>t</m:t>
                </m:r>
              </m:e>
              <m:sub>
                <m:r>
                  <w:rPr>
                    <w:rFonts w:ascii="Cambria Math" w:eastAsia="Courier New" w:hAnsi="Cambria Math"/>
                  </w:rPr>
                  <m:t>s</m:t>
                </m:r>
              </m:sub>
            </m:sSub>
          </m:e>
        </m:d>
        <m:r>
          <w:rPr>
            <w:rFonts w:ascii="Cambria Math" w:eastAsia="Courier New" w:hAnsi="Cambria Math"/>
          </w:rPr>
          <m:t xml:space="preserve">× 0.040 ×L + 2 × (π × </m:t>
        </m:r>
        <m:sSup>
          <m:sSupPr>
            <m:ctrlPr>
              <w:rPr>
                <w:rFonts w:ascii="Cambria Math" w:eastAsia="Courier New" w:hAnsi="Cambria Math"/>
                <w:i/>
              </w:rPr>
            </m:ctrlPr>
          </m:sSupPr>
          <m:e>
            <m:r>
              <w:rPr>
                <w:rFonts w:ascii="Cambria Math" w:eastAsia="Courier New" w:hAnsi="Cambria Math"/>
              </w:rPr>
              <m:t>(D/2)</m:t>
            </m:r>
          </m:e>
          <m:sup>
            <m:r>
              <w:rPr>
                <w:rFonts w:ascii="Cambria Math" w:eastAsia="Courier New" w:hAnsi="Cambria Math"/>
              </w:rPr>
              <m:t>2</m:t>
            </m:r>
          </m:sup>
        </m:sSup>
        <m:r>
          <w:rPr>
            <w:rFonts w:ascii="Cambria Math" w:eastAsia="Courier New" w:hAnsi="Cambria Math"/>
          </w:rPr>
          <m:t xml:space="preserve"> × 0.040)  (approx.)</m:t>
        </m:r>
      </m:oMath>
    </w:p>
    <w:p w14:paraId="37F768BA" w14:textId="77777777" w:rsidR="003A62C4" w:rsidRPr="007A453D" w:rsidRDefault="003A62C4" w:rsidP="003A62C4">
      <w:pPr>
        <w:spacing w:before="40" w:after="60"/>
        <w:ind w:left="720"/>
      </w:pPr>
      <w:r w:rsidRPr="007A453D">
        <w:rPr>
          <w:rFonts w:eastAsia="Courier New"/>
        </w:rPr>
        <w:t xml:space="preserve">Simplified: </w:t>
      </w:r>
      <m:oMath>
        <m:sSub>
          <m:sSubPr>
            <m:ctrlPr>
              <w:rPr>
                <w:rFonts w:ascii="Cambria Math" w:eastAsia="Courier New" w:hAnsi="Cambria Math"/>
                <w:i/>
              </w:rPr>
            </m:ctrlPr>
          </m:sSubPr>
          <m:e>
            <m:r>
              <w:rPr>
                <w:rFonts w:ascii="Cambria Math" w:eastAsia="Courier New" w:hAnsi="Cambria Math"/>
              </w:rPr>
              <m:t>V</m:t>
            </m:r>
          </m:e>
          <m:sub>
            <m:r>
              <w:rPr>
                <w:rFonts w:ascii="Cambria Math" w:eastAsia="Courier New" w:hAnsi="Cambria Math"/>
              </w:rPr>
              <m:t>liner</m:t>
            </m:r>
          </m:sub>
        </m:sSub>
        <m:r>
          <w:rPr>
            <w:rFonts w:ascii="Cambria Math" w:eastAsia="Courier New" w:hAnsi="Cambria Math"/>
          </w:rPr>
          <m:t xml:space="preserve"> =π ×</m:t>
        </m:r>
        <m:sSub>
          <m:sSubPr>
            <m:ctrlPr>
              <w:rPr>
                <w:rFonts w:ascii="Cambria Math" w:eastAsia="Courier New" w:hAnsi="Cambria Math"/>
                <w:i/>
              </w:rPr>
            </m:ctrlPr>
          </m:sSubPr>
          <m:e>
            <m:r>
              <w:rPr>
                <w:rFonts w:ascii="Cambria Math" w:eastAsia="Courier New" w:hAnsi="Cambria Math"/>
              </w:rPr>
              <m:t xml:space="preserve"> D </m:t>
            </m:r>
          </m:e>
          <m:sub>
            <m:r>
              <w:rPr>
                <w:rFonts w:ascii="Cambria Math" w:eastAsia="Courier New" w:hAnsi="Cambria Math"/>
              </w:rPr>
              <m:t>inner</m:t>
            </m:r>
          </m:sub>
        </m:sSub>
        <m:r>
          <w:rPr>
            <w:rFonts w:ascii="Cambria Math" w:eastAsia="Courier New" w:hAnsi="Cambria Math"/>
          </w:rPr>
          <m:t>× 0.040 × L (cylindrical shell only)</m:t>
        </m:r>
      </m:oMath>
    </w:p>
    <w:p w14:paraId="29797F3D" w14:textId="77777777" w:rsidR="003A62C4" w:rsidRPr="007A453D"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 xml:space="preserve"> D </m:t>
              </m:r>
            </m:e>
            <m:sub>
              <m:r>
                <w:rPr>
                  <w:rFonts w:ascii="Cambria Math" w:eastAsia="Courier New" w:hAnsi="Cambria Math"/>
                </w:rPr>
                <m:t>inner</m:t>
              </m:r>
            </m:sub>
          </m:sSub>
          <m:r>
            <w:rPr>
              <w:rFonts w:ascii="Cambria Math" w:eastAsia="Courier New" w:hAnsi="Cambria Math"/>
            </w:rPr>
            <m:t>= 1.45 - 2*0.010 = 1.43 m</m:t>
          </m:r>
        </m:oMath>
      </m:oMathPara>
    </w:p>
    <w:p w14:paraId="35130E91" w14:textId="77777777" w:rsidR="003A62C4" w:rsidRPr="007A453D"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V</m:t>
              </m:r>
            </m:e>
            <m:sub>
              <m:r>
                <w:rPr>
                  <w:rFonts w:ascii="Cambria Math" w:eastAsia="Courier New" w:hAnsi="Cambria Math"/>
                </w:rPr>
                <m:t>liner</m:t>
              </m:r>
            </m:sub>
          </m:sSub>
          <m:r>
            <w:rPr>
              <w:rFonts w:ascii="Cambria Math" w:eastAsia="Courier New" w:hAnsi="Cambria Math"/>
            </w:rPr>
            <m:t>= 3.14159 × 1.43 × 0.040 × 2.175 = 0.391</m:t>
          </m:r>
          <m:sSup>
            <m:sSupPr>
              <m:ctrlPr>
                <w:rPr>
                  <w:rFonts w:ascii="Cambria Math" w:eastAsia="Courier New" w:hAnsi="Cambria Math"/>
                  <w:i/>
                </w:rPr>
              </m:ctrlPr>
            </m:sSupPr>
            <m:e>
              <m:r>
                <w:rPr>
                  <w:rFonts w:ascii="Cambria Math" w:eastAsia="Courier New" w:hAnsi="Cambria Math"/>
                </w:rPr>
                <m:t>m</m:t>
              </m:r>
            </m:e>
            <m:sup>
              <m:r>
                <w:rPr>
                  <w:rFonts w:ascii="Cambria Math" w:eastAsia="Courier New" w:hAnsi="Cambria Math"/>
                </w:rPr>
                <m:t>3</m:t>
              </m:r>
            </m:sup>
          </m:sSup>
        </m:oMath>
      </m:oMathPara>
    </w:p>
    <w:p w14:paraId="3722AE7D" w14:textId="77777777" w:rsidR="003A62C4" w:rsidRPr="007A453D"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ρ</m:t>
              </m:r>
            </m:e>
            <m:sub>
              <m:r>
                <w:rPr>
                  <w:rFonts w:ascii="Cambria Math" w:eastAsia="Courier New" w:hAnsi="Cambria Math"/>
                </w:rPr>
                <m:t>liner</m:t>
              </m:r>
            </m:sub>
          </m:sSub>
          <m:r>
            <w:rPr>
              <w:rFonts w:ascii="Cambria Math" w:eastAsia="Courier New" w:hAnsi="Cambria Math"/>
            </w:rPr>
            <m:t>= 7,200 kg/</m:t>
          </m:r>
          <m:sSup>
            <m:sSupPr>
              <m:ctrlPr>
                <w:rPr>
                  <w:rFonts w:ascii="Cambria Math" w:eastAsia="Courier New" w:hAnsi="Cambria Math"/>
                  <w:i/>
                </w:rPr>
              </m:ctrlPr>
            </m:sSupPr>
            <m:e>
              <m:r>
                <w:rPr>
                  <w:rFonts w:ascii="Cambria Math" w:eastAsia="Courier New" w:hAnsi="Cambria Math"/>
                </w:rPr>
                <m:t xml:space="preserve">m </m:t>
              </m:r>
            </m:e>
            <m:sup>
              <m:r>
                <w:rPr>
                  <w:rFonts w:ascii="Cambria Math" w:eastAsia="Courier New" w:hAnsi="Cambria Math"/>
                </w:rPr>
                <m:t>3</m:t>
              </m:r>
            </m:sup>
          </m:sSup>
          <m:r>
            <w:rPr>
              <w:rFonts w:ascii="Cambria Math" w:eastAsia="Courier New" w:hAnsi="Cambria Math"/>
            </w:rPr>
            <m:t>(high-Cr cast iron)</m:t>
          </m:r>
        </m:oMath>
      </m:oMathPara>
    </w:p>
    <w:p w14:paraId="488CB4C5" w14:textId="77777777" w:rsidR="003A62C4" w:rsidRPr="007A453D"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W</m:t>
              </m:r>
            </m:e>
            <m:sub>
              <m:r>
                <w:rPr>
                  <w:rFonts w:ascii="Cambria Math" w:eastAsia="Courier New" w:hAnsi="Cambria Math"/>
                </w:rPr>
                <m:t>liner</m:t>
              </m:r>
            </m:sub>
          </m:sSub>
          <m:r>
            <w:rPr>
              <w:rFonts w:ascii="Cambria Math" w:eastAsia="Courier New" w:hAnsi="Cambria Math"/>
            </w:rPr>
            <m:t xml:space="preserve"> = 7200 × 9.81 × 0.391 = 27,610 N</m:t>
          </m:r>
        </m:oMath>
      </m:oMathPara>
    </w:p>
    <w:p w14:paraId="58FFCEB8" w14:textId="77777777" w:rsidR="003A62C4" w:rsidRPr="007A453D" w:rsidRDefault="003A62C4" w:rsidP="003A62C4">
      <w:pPr>
        <w:spacing w:before="60" w:after="120"/>
      </w:pPr>
      <w:r w:rsidRPr="007A453D">
        <w:t>Component 3: Ball Charge Weight (</w:t>
      </w:r>
      <m:oMath>
        <m:sSub>
          <m:sSubPr>
            <m:ctrlPr>
              <w:rPr>
                <w:rFonts w:ascii="Cambria Math" w:hAnsi="Cambria Math"/>
                <w:i/>
              </w:rPr>
            </m:ctrlPr>
          </m:sSubPr>
          <m:e>
            <m:r>
              <w:rPr>
                <w:rFonts w:ascii="Cambria Math" w:hAnsi="Cambria Math"/>
              </w:rPr>
              <m:t>W</m:t>
            </m:r>
          </m:e>
          <m:sub>
            <m:r>
              <w:rPr>
                <w:rFonts w:ascii="Cambria Math" w:hAnsi="Cambria Math"/>
              </w:rPr>
              <m:t>ball</m:t>
            </m:r>
          </m:sub>
        </m:sSub>
      </m:oMath>
      <w:r w:rsidRPr="007A453D">
        <w:t>)</w:t>
      </w:r>
    </w:p>
    <w:p w14:paraId="68AA4AEC" w14:textId="77777777" w:rsidR="003A62C4" w:rsidRPr="007A453D" w:rsidRDefault="003D0B1E" w:rsidP="003A62C4">
      <w:pPr>
        <w:spacing w:before="40" w:after="60"/>
        <w:ind w:left="720"/>
      </w:pPr>
      <m:oMathPara>
        <m:oMath>
          <m:sSub>
            <m:sSubPr>
              <m:ctrlPr>
                <w:rPr>
                  <w:rFonts w:ascii="Cambria Math" w:hAnsi="Cambria Math"/>
                  <w:i/>
                </w:rPr>
              </m:ctrlPr>
            </m:sSubPr>
            <m:e>
              <m:r>
                <w:rPr>
                  <w:rFonts w:ascii="Cambria Math" w:hAnsi="Cambria Math"/>
                </w:rPr>
                <m:t>W</m:t>
              </m:r>
            </m:e>
            <m:sub>
              <m:r>
                <w:rPr>
                  <w:rFonts w:ascii="Cambria Math" w:hAnsi="Cambria Math"/>
                </w:rPr>
                <m:t>ball</m:t>
              </m:r>
            </m:sub>
          </m:sSub>
          <m:r>
            <w:rPr>
              <w:rFonts w:ascii="Cambria Math" w:hAnsi="Cambria Math"/>
            </w:rPr>
            <m:t>=</m:t>
          </m:r>
          <m:sSub>
            <m:sSubPr>
              <m:ctrlPr>
                <w:rPr>
                  <w:rFonts w:ascii="Cambria Math" w:hAnsi="Cambria Math"/>
                  <w:i/>
                </w:rPr>
              </m:ctrlPr>
            </m:sSubPr>
            <m:e>
              <m:r>
                <w:rPr>
                  <w:rFonts w:ascii="Cambria Math" w:hAnsi="Cambria Math"/>
                </w:rPr>
                <m:t xml:space="preserve"> M</m:t>
              </m:r>
            </m:e>
            <m:sub>
              <m:r>
                <w:rPr>
                  <w:rFonts w:ascii="Cambria Math" w:hAnsi="Cambria Math"/>
                </w:rPr>
                <m:t>balls</m:t>
              </m:r>
            </m:sub>
          </m:sSub>
          <m:r>
            <w:rPr>
              <w:rFonts w:ascii="Cambria Math" w:hAnsi="Cambria Math"/>
            </w:rPr>
            <m:t xml:space="preserve"> ×g = 5,845 × 9.81 = 57,340 N</m:t>
          </m:r>
        </m:oMath>
      </m:oMathPara>
    </w:p>
    <w:p w14:paraId="68093705" w14:textId="77777777" w:rsidR="003A62C4" w:rsidRPr="007A453D" w:rsidRDefault="003A62C4" w:rsidP="003A62C4">
      <w:pPr>
        <w:spacing w:before="40" w:after="40"/>
      </w:pPr>
    </w:p>
    <w:p w14:paraId="44909B40" w14:textId="77777777" w:rsidR="003A62C4" w:rsidRPr="007A453D" w:rsidRDefault="003A62C4" w:rsidP="003A62C4">
      <w:pPr>
        <w:spacing w:before="60" w:after="120"/>
      </w:pPr>
      <w:r w:rsidRPr="007A453D">
        <w:t>Component 4: Slurry Charge Weight (</w:t>
      </w:r>
      <m:oMath>
        <m:sSub>
          <m:sSubPr>
            <m:ctrlPr>
              <w:rPr>
                <w:rFonts w:ascii="Cambria Math" w:hAnsi="Cambria Math"/>
                <w:i/>
              </w:rPr>
            </m:ctrlPr>
          </m:sSubPr>
          <m:e>
            <m:r>
              <w:rPr>
                <w:rFonts w:ascii="Cambria Math" w:hAnsi="Cambria Math"/>
              </w:rPr>
              <m:t>W</m:t>
            </m:r>
          </m:e>
          <m:sub>
            <m:r>
              <w:rPr>
                <w:rFonts w:ascii="Cambria Math" w:hAnsi="Cambria Math"/>
              </w:rPr>
              <m:t>slurry</m:t>
            </m:r>
          </m:sub>
        </m:sSub>
      </m:oMath>
      <w:r w:rsidRPr="007A453D">
        <w:t>)</w:t>
      </w:r>
    </w:p>
    <w:p w14:paraId="7AA0B752" w14:textId="77777777" w:rsidR="003A62C4" w:rsidRPr="007A453D" w:rsidRDefault="003A62C4" w:rsidP="003A62C4">
      <w:pPr>
        <w:spacing w:before="40" w:after="60"/>
        <w:ind w:left="720"/>
      </w:pPr>
      <m:oMathPara>
        <m:oMath>
          <m:r>
            <w:rPr>
              <w:rFonts w:ascii="Cambria Math" w:eastAsia="Courier New" w:hAnsi="Cambria Math"/>
            </w:rPr>
            <m:t xml:space="preserve">Dynamic slurry volume = 10% of V = 0.10 ×3.59= 0.359 </m:t>
          </m:r>
          <m:sSup>
            <m:sSupPr>
              <m:ctrlPr>
                <w:rPr>
                  <w:rFonts w:ascii="Cambria Math" w:eastAsia="Courier New" w:hAnsi="Cambria Math"/>
                  <w:i/>
                </w:rPr>
              </m:ctrlPr>
            </m:sSupPr>
            <m:e>
              <m:r>
                <w:rPr>
                  <w:rFonts w:ascii="Cambria Math" w:eastAsia="Courier New" w:hAnsi="Cambria Math"/>
                </w:rPr>
                <m:t>m</m:t>
              </m:r>
            </m:e>
            <m:sup>
              <m:r>
                <w:rPr>
                  <w:rFonts w:ascii="Cambria Math" w:eastAsia="Courier New" w:hAnsi="Cambria Math"/>
                </w:rPr>
                <m:t>3</m:t>
              </m:r>
            </m:sup>
          </m:sSup>
        </m:oMath>
      </m:oMathPara>
    </w:p>
    <w:p w14:paraId="02A5B32A" w14:textId="77777777" w:rsidR="003A62C4" w:rsidRPr="00D82F98" w:rsidRDefault="003D0B1E" w:rsidP="003A62C4">
      <w:pPr>
        <w:spacing w:before="40" w:after="60"/>
        <w:ind w:left="720"/>
      </w:pPr>
      <m:oMathPara>
        <m:oMath>
          <m:sSub>
            <m:sSubPr>
              <m:ctrlPr>
                <w:rPr>
                  <w:rFonts w:ascii="Cambria Math" w:hAnsi="Cambria Math"/>
                  <w:i/>
                </w:rPr>
              </m:ctrlPr>
            </m:sSubPr>
            <m:e>
              <m:r>
                <w:rPr>
                  <w:rFonts w:ascii="Cambria Math" w:hAnsi="Cambria Math"/>
                </w:rPr>
                <m:t>W</m:t>
              </m:r>
            </m:e>
            <m:sub>
              <m:r>
                <w:rPr>
                  <w:rFonts w:ascii="Cambria Math" w:hAnsi="Cambria Math"/>
                </w:rPr>
                <m:t>slurry</m:t>
              </m:r>
            </m:sub>
          </m:sSub>
          <m:r>
            <w:rPr>
              <w:rFonts w:ascii="Cambria Math" w:eastAsia="Courier New" w:hAnsi="Cambria Math"/>
            </w:rPr>
            <m:t>=</m:t>
          </m:r>
          <m:sSub>
            <m:sSubPr>
              <m:ctrlPr>
                <w:rPr>
                  <w:rFonts w:ascii="Cambria Math" w:eastAsia="Courier New" w:hAnsi="Cambria Math"/>
                  <w:i/>
                </w:rPr>
              </m:ctrlPr>
            </m:sSubPr>
            <m:e>
              <m:r>
                <w:rPr>
                  <w:rFonts w:ascii="Cambria Math" w:eastAsia="Courier New" w:hAnsi="Cambria Math"/>
                </w:rPr>
                <m:t>ρ</m:t>
              </m:r>
            </m:e>
            <m:sub>
              <m:r>
                <w:rPr>
                  <w:rFonts w:ascii="Cambria Math" w:eastAsia="Courier New" w:hAnsi="Cambria Math"/>
                </w:rPr>
                <m:t>slurry</m:t>
              </m:r>
            </m:sub>
          </m:sSub>
          <m:r>
            <w:rPr>
              <w:rFonts w:ascii="Cambria Math" w:eastAsia="Courier New" w:hAnsi="Cambria Math"/>
            </w:rPr>
            <m:t xml:space="preserve">× g × </m:t>
          </m:r>
          <m:sSub>
            <m:sSubPr>
              <m:ctrlPr>
                <w:rPr>
                  <w:rFonts w:ascii="Cambria Math" w:eastAsia="Courier New" w:hAnsi="Cambria Math"/>
                  <w:i/>
                </w:rPr>
              </m:ctrlPr>
            </m:sSubPr>
            <m:e>
              <m:r>
                <w:rPr>
                  <w:rFonts w:ascii="Cambria Math" w:eastAsia="Courier New" w:hAnsi="Cambria Math"/>
                </w:rPr>
                <m:t>V</m:t>
              </m:r>
            </m:e>
            <m:sub>
              <m:r>
                <w:rPr>
                  <w:rFonts w:ascii="Cambria Math" w:eastAsia="Courier New" w:hAnsi="Cambria Math"/>
                </w:rPr>
                <m:t>slurry</m:t>
              </m:r>
            </m:sub>
          </m:sSub>
          <m:r>
            <w:rPr>
              <w:rFonts w:ascii="Cambria Math" w:eastAsia="Courier New" w:hAnsi="Cambria Math"/>
            </w:rPr>
            <m:t xml:space="preserve"> = 1690 × 9.81 × 0.359 = 5,950 N</m:t>
          </m:r>
        </m:oMath>
      </m:oMathPara>
    </w:p>
    <w:p w14:paraId="29D6F4CD" w14:textId="77777777" w:rsidR="003A62C4" w:rsidRDefault="003A62C4" w:rsidP="003A62C4">
      <w:pPr>
        <w:spacing w:after="0" w:line="265" w:lineRule="auto"/>
        <w:ind w:left="-5"/>
        <w:jc w:val="left"/>
      </w:pPr>
    </w:p>
    <w:p w14:paraId="367A2C33" w14:textId="77777777" w:rsidR="003A62C4" w:rsidRDefault="003A62C4" w:rsidP="003A62C4">
      <w:pPr>
        <w:spacing w:before="60" w:after="120"/>
      </w:pPr>
      <w:r>
        <w:t>TOTAL STRUCTURAL DEAD WEIGHT</w:t>
      </w:r>
    </w:p>
    <w:p w14:paraId="07FE7533" w14:textId="77777777" w:rsidR="003A62C4" w:rsidRPr="006F25B8" w:rsidRDefault="003D0B1E" w:rsidP="003A62C4">
      <w:pPr>
        <w:spacing w:before="120" w:after="120"/>
        <w:ind w:left="720"/>
      </w:pPr>
      <m:oMathPara>
        <m:oMath>
          <m:sSub>
            <m:sSubPr>
              <m:ctrlPr>
                <w:rPr>
                  <w:rFonts w:ascii="Cambria Math" w:eastAsia="Courier New" w:hAnsi="Cambria Math"/>
                  <w:i/>
                </w:rPr>
              </m:ctrlPr>
            </m:sSubPr>
            <m:e>
              <m:r>
                <w:rPr>
                  <w:rFonts w:ascii="Cambria Math" w:eastAsia="Courier New" w:hAnsi="Cambria Math"/>
                </w:rPr>
                <m:t>W</m:t>
              </m:r>
            </m:e>
            <m:sub>
              <m:r>
                <w:rPr>
                  <w:rFonts w:ascii="Cambria Math" w:eastAsia="Courier New" w:hAnsi="Cambria Math"/>
                </w:rPr>
                <m:t>total</m:t>
              </m:r>
            </m:sub>
          </m:sSub>
          <m:r>
            <w:rPr>
              <w:rFonts w:ascii="Cambria Math" w:eastAsia="Courier New" w:hAnsi="Cambria Math"/>
            </w:rPr>
            <m:t xml:space="preserve"> =</m:t>
          </m:r>
          <m:sSub>
            <m:sSubPr>
              <m:ctrlPr>
                <w:rPr>
                  <w:rFonts w:ascii="Cambria Math" w:eastAsia="Courier New" w:hAnsi="Cambria Math"/>
                  <w:i/>
                </w:rPr>
              </m:ctrlPr>
            </m:sSubPr>
            <m:e>
              <m:r>
                <w:rPr>
                  <w:rFonts w:ascii="Cambria Math" w:eastAsia="Courier New" w:hAnsi="Cambria Math"/>
                </w:rPr>
                <m:t xml:space="preserve"> W</m:t>
              </m:r>
            </m:e>
            <m:sub>
              <m:r>
                <w:rPr>
                  <w:rFonts w:ascii="Cambria Math" w:eastAsia="Courier New" w:hAnsi="Cambria Math"/>
                </w:rPr>
                <m:t>shell</m:t>
              </m:r>
            </m:sub>
          </m:sSub>
          <m:r>
            <w:rPr>
              <w:rFonts w:ascii="Cambria Math" w:eastAsia="Courier New" w:hAnsi="Cambria Math"/>
            </w:rPr>
            <m:t xml:space="preserve"> + </m:t>
          </m:r>
          <m:sSub>
            <m:sSubPr>
              <m:ctrlPr>
                <w:rPr>
                  <w:rFonts w:ascii="Cambria Math" w:eastAsia="Courier New" w:hAnsi="Cambria Math"/>
                  <w:i/>
                </w:rPr>
              </m:ctrlPr>
            </m:sSubPr>
            <m:e>
              <m:r>
                <w:rPr>
                  <w:rFonts w:ascii="Cambria Math" w:eastAsia="Courier New" w:hAnsi="Cambria Math"/>
                </w:rPr>
                <m:t>W</m:t>
              </m:r>
            </m:e>
            <m:sub>
              <m:r>
                <w:rPr>
                  <w:rFonts w:ascii="Cambria Math" w:eastAsia="Courier New" w:hAnsi="Cambria Math"/>
                </w:rPr>
                <m:t>liner</m:t>
              </m:r>
            </m:sub>
          </m:sSub>
          <m:r>
            <w:rPr>
              <w:rFonts w:ascii="Cambria Math" w:eastAsia="Courier New" w:hAnsi="Cambria Math"/>
            </w:rPr>
            <m:t xml:space="preserve">+ </m:t>
          </m:r>
          <m:sSub>
            <m:sSubPr>
              <m:ctrlPr>
                <w:rPr>
                  <w:rFonts w:ascii="Cambria Math" w:eastAsia="Courier New" w:hAnsi="Cambria Math"/>
                  <w:i/>
                </w:rPr>
              </m:ctrlPr>
            </m:sSubPr>
            <m:e>
              <m:r>
                <w:rPr>
                  <w:rFonts w:ascii="Cambria Math" w:eastAsia="Courier New" w:hAnsi="Cambria Math"/>
                </w:rPr>
                <m:t>W</m:t>
              </m:r>
            </m:e>
            <m:sub>
              <m:r>
                <w:rPr>
                  <w:rFonts w:ascii="Cambria Math" w:eastAsia="Courier New" w:hAnsi="Cambria Math"/>
                </w:rPr>
                <m:t>balls</m:t>
              </m:r>
            </m:sub>
          </m:sSub>
          <m:r>
            <w:rPr>
              <w:rFonts w:ascii="Cambria Math" w:eastAsia="Courier New" w:hAnsi="Cambria Math"/>
            </w:rPr>
            <m:t xml:space="preserve"> + </m:t>
          </m:r>
          <m:sSub>
            <m:sSubPr>
              <m:ctrlPr>
                <w:rPr>
                  <w:rFonts w:ascii="Cambria Math" w:eastAsia="Courier New" w:hAnsi="Cambria Math"/>
                  <w:i/>
                </w:rPr>
              </m:ctrlPr>
            </m:sSubPr>
            <m:e>
              <m:r>
                <w:rPr>
                  <w:rFonts w:ascii="Cambria Math" w:eastAsia="Courier New" w:hAnsi="Cambria Math"/>
                </w:rPr>
                <m:t>W</m:t>
              </m:r>
            </m:e>
            <m:sub>
              <m:r>
                <w:rPr>
                  <w:rFonts w:ascii="Cambria Math" w:eastAsia="Courier New" w:hAnsi="Cambria Math"/>
                </w:rPr>
                <m:t>slurry</m:t>
              </m:r>
            </m:sub>
          </m:sSub>
          <m:r>
            <w:rPr>
              <w:rFonts w:ascii="Cambria Math" w:eastAsia="Courier New" w:hAnsi="Cambria Math"/>
            </w:rPr>
            <m:t xml:space="preserve">  [N]</m:t>
          </m:r>
        </m:oMath>
      </m:oMathPara>
    </w:p>
    <w:p w14:paraId="47E2E2BE" w14:textId="77777777" w:rsidR="003A62C4" w:rsidRPr="006F25B8"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W</m:t>
              </m:r>
            </m:e>
            <m:sub>
              <m:r>
                <w:rPr>
                  <w:rFonts w:ascii="Cambria Math" w:eastAsia="Courier New" w:hAnsi="Cambria Math"/>
                </w:rPr>
                <m:t>total</m:t>
              </m:r>
            </m:sub>
          </m:sSub>
          <m:r>
            <w:rPr>
              <w:rFonts w:ascii="Cambria Math" w:eastAsia="Courier New" w:hAnsi="Cambria Math"/>
            </w:rPr>
            <m:t xml:space="preserve"> = </m:t>
          </m:r>
          <m:r>
            <w:rPr>
              <w:rFonts w:ascii="Cambria Math" w:eastAsia="Courier New" w:hAnsi="Cambria Math"/>
              <w:sz w:val="21"/>
              <w:szCs w:val="21"/>
            </w:rPr>
            <m:t xml:space="preserve"> 7,630</m:t>
          </m:r>
          <m:r>
            <w:rPr>
              <w:rFonts w:ascii="Cambria Math" w:eastAsia="Courier New" w:hAnsi="Cambria Math"/>
            </w:rPr>
            <m:t xml:space="preserve">+ 27,610 + </m:t>
          </m:r>
          <m:r>
            <w:rPr>
              <w:rFonts w:ascii="Cambria Math" w:hAnsi="Cambria Math"/>
            </w:rPr>
            <m:t>57,340</m:t>
          </m:r>
          <m:r>
            <w:rPr>
              <w:rFonts w:ascii="Cambria Math" w:eastAsia="Courier New" w:hAnsi="Cambria Math"/>
            </w:rPr>
            <m:t xml:space="preserve"> +  5,950</m:t>
          </m:r>
        </m:oMath>
      </m:oMathPara>
    </w:p>
    <w:p w14:paraId="66217C39" w14:textId="77777777" w:rsidR="003A62C4" w:rsidRPr="006F25B8"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W</m:t>
              </m:r>
            </m:e>
            <m:sub>
              <m:r>
                <w:rPr>
                  <w:rFonts w:ascii="Cambria Math" w:eastAsia="Courier New" w:hAnsi="Cambria Math"/>
                </w:rPr>
                <m:t>total</m:t>
              </m:r>
            </m:sub>
          </m:sSub>
          <m:r>
            <w:rPr>
              <w:rFonts w:ascii="Cambria Math" w:eastAsia="Courier New" w:hAnsi="Cambria Math"/>
            </w:rPr>
            <m:t xml:space="preserve"> = 98,530 N ≈98.53 kN</m:t>
          </m:r>
        </m:oMath>
      </m:oMathPara>
    </w:p>
    <w:p w14:paraId="2DA77172" w14:textId="77777777" w:rsidR="003A62C4" w:rsidRDefault="003A62C4" w:rsidP="003A62C4">
      <w:pPr>
        <w:spacing w:before="60" w:after="120"/>
      </w:pPr>
      <w:r>
        <w:lastRenderedPageBreak/>
        <w:t>This load is distributed equally between the two trunnion bearings:</w:t>
      </w:r>
    </w:p>
    <w:p w14:paraId="0BB7FAFC" w14:textId="77777777" w:rsidR="003A62C4" w:rsidRPr="00DA188E" w:rsidRDefault="003A62C4" w:rsidP="003A62C4">
      <w:pPr>
        <w:spacing w:before="40" w:after="60"/>
        <w:ind w:left="720"/>
      </w:pPr>
      <m:oMathPara>
        <m:oMath>
          <m:r>
            <w:rPr>
              <w:rFonts w:ascii="Cambria Math" w:eastAsia="Courier New" w:hAnsi="Cambria Math"/>
            </w:rPr>
            <m:t>Load per trunnion bearing = 98,530 / 2 = 49,270 N  ≈  49.27 kN per bearing</m:t>
          </m:r>
        </m:oMath>
      </m:oMathPara>
    </w:p>
    <w:p w14:paraId="2C243D7C" w14:textId="77777777" w:rsidR="003A62C4" w:rsidRDefault="003A62C4" w:rsidP="003A62C4">
      <w:pPr>
        <w:spacing w:after="0" w:line="265" w:lineRule="auto"/>
        <w:ind w:left="-5"/>
        <w:jc w:val="left"/>
      </w:pPr>
    </w:p>
    <w:p w14:paraId="055790C6" w14:textId="77777777" w:rsidR="003A62C4" w:rsidRPr="00305401" w:rsidRDefault="003A62C4" w:rsidP="003A62C4">
      <w:pPr>
        <w:rPr>
          <w:b/>
          <w:bCs/>
        </w:rPr>
      </w:pPr>
      <w:r w:rsidRPr="00305401">
        <w:rPr>
          <w:b/>
          <w:bCs/>
        </w:rPr>
        <w:t>Longitudinal Bending Stress (</w:t>
      </w:r>
      <m:oMath>
        <m:sSub>
          <m:sSubPr>
            <m:ctrlPr>
              <w:rPr>
                <w:rFonts w:ascii="Cambria Math" w:eastAsia="Courier New" w:hAnsi="Cambria Math"/>
                <w:b/>
                <w:bCs/>
                <w:i/>
              </w:rPr>
            </m:ctrlPr>
          </m:sSubPr>
          <m:e>
            <m:r>
              <m:rPr>
                <m:sty m:val="bi"/>
              </m:rPr>
              <w:rPr>
                <w:rFonts w:ascii="Cambria Math" w:eastAsia="Courier New" w:hAnsi="Cambria Math"/>
              </w:rPr>
              <m:t>σ</m:t>
            </m:r>
          </m:e>
          <m:sub>
            <m:r>
              <m:rPr>
                <m:sty m:val="bi"/>
              </m:rPr>
              <w:rPr>
                <w:rFonts w:ascii="Cambria Math" w:eastAsia="Courier New" w:hAnsi="Cambria Math"/>
              </w:rPr>
              <m:t>L</m:t>
            </m:r>
          </m:sub>
        </m:sSub>
      </m:oMath>
      <w:r w:rsidRPr="00305401">
        <w:rPr>
          <w:b/>
          <w:bCs/>
        </w:rPr>
        <w:t>)</w:t>
      </w:r>
    </w:p>
    <w:p w14:paraId="0B599D6D" w14:textId="6FFBDDD6" w:rsidR="003A62C4" w:rsidRDefault="003A62C4" w:rsidP="003A62C4">
      <w:pPr>
        <w:spacing w:before="60" w:after="120"/>
      </w:pPr>
      <w:r>
        <w:t xml:space="preserve">The mill drum, supported at its two trunnion ends, is modelled as a </w:t>
      </w:r>
      <w:r w:rsidR="00731D9B">
        <w:t>simply supported</w:t>
      </w:r>
      <w:r>
        <w:t xml:space="preserve"> horizontal beam of length L = 2.175 m subjected to a uniformly distributed load from its self-weight and contents. The maximum bending moment occurs at the mid-span and is given by:</w:t>
      </w:r>
    </w:p>
    <w:p w14:paraId="07F9197F" w14:textId="77777777" w:rsidR="003A62C4" w:rsidRPr="00DA188E" w:rsidRDefault="003D0B1E" w:rsidP="003A62C4">
      <w:pPr>
        <w:spacing w:before="120" w:after="120"/>
        <w:ind w:left="720"/>
      </w:pPr>
      <m:oMathPara>
        <m:oMath>
          <m:sSub>
            <m:sSubPr>
              <m:ctrlPr>
                <w:rPr>
                  <w:rFonts w:ascii="Cambria Math" w:eastAsia="Courier New" w:hAnsi="Cambria Math"/>
                  <w:i/>
                </w:rPr>
              </m:ctrlPr>
            </m:sSubPr>
            <m:e>
              <m:r>
                <w:rPr>
                  <w:rFonts w:ascii="Cambria Math" w:eastAsia="Courier New" w:hAnsi="Cambria Math"/>
                </w:rPr>
                <m:t>M</m:t>
              </m:r>
            </m:e>
            <m:sub>
              <m:r>
                <w:rPr>
                  <w:rFonts w:ascii="Cambria Math" w:eastAsia="Courier New" w:hAnsi="Cambria Math"/>
                </w:rPr>
                <m:t>max</m:t>
              </m:r>
            </m:sub>
          </m:sSub>
          <m:r>
            <w:rPr>
              <w:rFonts w:ascii="Cambria Math" w:eastAsia="Courier New" w:hAnsi="Cambria Math"/>
            </w:rPr>
            <m:t xml:space="preserve"> = </m:t>
          </m:r>
          <m:sSub>
            <m:sSubPr>
              <m:ctrlPr>
                <w:rPr>
                  <w:rFonts w:ascii="Cambria Math" w:eastAsia="Courier New" w:hAnsi="Cambria Math"/>
                  <w:i/>
                </w:rPr>
              </m:ctrlPr>
            </m:sSubPr>
            <m:e>
              <m:r>
                <w:rPr>
                  <w:rFonts w:ascii="Cambria Math" w:eastAsia="Courier New" w:hAnsi="Cambria Math"/>
                </w:rPr>
                <m:t>W</m:t>
              </m:r>
            </m:e>
            <m:sub>
              <m:r>
                <w:rPr>
                  <w:rFonts w:ascii="Cambria Math" w:eastAsia="Courier New" w:hAnsi="Cambria Math"/>
                </w:rPr>
                <m:t>total</m:t>
              </m:r>
            </m:sub>
          </m:sSub>
          <m:r>
            <w:rPr>
              <w:rFonts w:ascii="Cambria Math" w:eastAsia="Courier New" w:hAnsi="Cambria Math"/>
            </w:rPr>
            <m:t xml:space="preserve"> ×( </m:t>
          </m:r>
          <m:f>
            <m:fPr>
              <m:ctrlPr>
                <w:rPr>
                  <w:rFonts w:ascii="Cambria Math" w:eastAsia="Courier New" w:hAnsi="Cambria Math"/>
                  <w:i/>
                </w:rPr>
              </m:ctrlPr>
            </m:fPr>
            <m:num>
              <m:r>
                <w:rPr>
                  <w:rFonts w:ascii="Cambria Math" w:eastAsia="Courier New" w:hAnsi="Cambria Math"/>
                </w:rPr>
                <m:t>L</m:t>
              </m:r>
            </m:num>
            <m:den>
              <m:r>
                <w:rPr>
                  <w:rFonts w:ascii="Cambria Math" w:eastAsia="Courier New" w:hAnsi="Cambria Math"/>
                </w:rPr>
                <m:t>8</m:t>
              </m:r>
            </m:den>
          </m:f>
          <m:r>
            <w:rPr>
              <w:rFonts w:ascii="Cambria Math" w:eastAsia="Courier New" w:hAnsi="Cambria Math"/>
            </w:rPr>
            <m:t>)   [N.m]</m:t>
          </m:r>
        </m:oMath>
      </m:oMathPara>
    </w:p>
    <w:p w14:paraId="7A53C7C5" w14:textId="77777777" w:rsidR="003A62C4" w:rsidRPr="00DA188E" w:rsidRDefault="003D0B1E" w:rsidP="003A62C4">
      <w:pPr>
        <w:spacing w:before="120" w:after="120"/>
        <w:ind w:left="720"/>
      </w:pPr>
      <m:oMathPara>
        <m:oMath>
          <m:sSub>
            <m:sSubPr>
              <m:ctrlPr>
                <w:rPr>
                  <w:rFonts w:ascii="Cambria Math" w:eastAsia="Courier New" w:hAnsi="Cambria Math"/>
                  <w:i/>
                </w:rPr>
              </m:ctrlPr>
            </m:sSubPr>
            <m:e>
              <m:r>
                <w:rPr>
                  <w:rFonts w:ascii="Cambria Math" w:eastAsia="Courier New" w:hAnsi="Cambria Math"/>
                </w:rPr>
                <m:t>M</m:t>
              </m:r>
            </m:e>
            <m:sub>
              <m:r>
                <w:rPr>
                  <w:rFonts w:ascii="Cambria Math" w:eastAsia="Courier New" w:hAnsi="Cambria Math"/>
                </w:rPr>
                <m:t>max</m:t>
              </m:r>
            </m:sub>
          </m:sSub>
          <m:r>
            <w:rPr>
              <w:rFonts w:ascii="Cambria Math" w:eastAsia="Courier New" w:hAnsi="Cambria Math"/>
            </w:rPr>
            <m:t xml:space="preserve"> = 98,530 N ×( </m:t>
          </m:r>
          <m:f>
            <m:fPr>
              <m:ctrlPr>
                <w:rPr>
                  <w:rFonts w:ascii="Cambria Math" w:eastAsia="Courier New" w:hAnsi="Cambria Math"/>
                  <w:i/>
                </w:rPr>
              </m:ctrlPr>
            </m:fPr>
            <m:num>
              <m:r>
                <w:rPr>
                  <w:rFonts w:ascii="Cambria Math" w:eastAsia="Courier New" w:hAnsi="Cambria Math"/>
                </w:rPr>
                <m:t>2.175</m:t>
              </m:r>
            </m:num>
            <m:den>
              <m:r>
                <w:rPr>
                  <w:rFonts w:ascii="Cambria Math" w:eastAsia="Courier New" w:hAnsi="Cambria Math"/>
                </w:rPr>
                <m:t>8</m:t>
              </m:r>
            </m:den>
          </m:f>
          <m:r>
            <w:rPr>
              <w:rFonts w:ascii="Cambria Math" w:eastAsia="Courier New" w:hAnsi="Cambria Math"/>
            </w:rPr>
            <m:t xml:space="preserve">)   </m:t>
          </m:r>
        </m:oMath>
      </m:oMathPara>
    </w:p>
    <w:p w14:paraId="7B23B7F7" w14:textId="77777777" w:rsidR="003A62C4" w:rsidRPr="00731D9B"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M</m:t>
              </m:r>
            </m:e>
            <m:sub>
              <m:r>
                <w:rPr>
                  <w:rFonts w:ascii="Cambria Math" w:eastAsia="Courier New" w:hAnsi="Cambria Math"/>
                </w:rPr>
                <m:t>max</m:t>
              </m:r>
            </m:sub>
          </m:sSub>
          <m:r>
            <w:rPr>
              <w:rFonts w:ascii="Cambria Math" w:eastAsia="Courier New" w:hAnsi="Cambria Math"/>
            </w:rPr>
            <m:t xml:space="preserve"> = 214,302.75 / 8</m:t>
          </m:r>
        </m:oMath>
      </m:oMathPara>
    </w:p>
    <w:p w14:paraId="2455720C" w14:textId="77777777" w:rsidR="003A62C4" w:rsidRPr="00731D9B"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M</m:t>
              </m:r>
            </m:e>
            <m:sub>
              <m:r>
                <w:rPr>
                  <w:rFonts w:ascii="Cambria Math" w:eastAsia="Courier New" w:hAnsi="Cambria Math"/>
                </w:rPr>
                <m:t>max</m:t>
              </m:r>
            </m:sub>
          </m:sSub>
          <m:r>
            <w:rPr>
              <w:rFonts w:ascii="Cambria Math" w:eastAsia="Courier New" w:hAnsi="Cambria Math"/>
            </w:rPr>
            <m:t xml:space="preserve"> = 26,787.84 N.m</m:t>
          </m:r>
        </m:oMath>
      </m:oMathPara>
    </w:p>
    <w:p w14:paraId="7D04FED0" w14:textId="77777777" w:rsidR="003A62C4" w:rsidRPr="00731D9B"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M</m:t>
              </m:r>
            </m:e>
            <m:sub>
              <m:r>
                <w:rPr>
                  <w:rFonts w:ascii="Cambria Math" w:eastAsia="Courier New" w:hAnsi="Cambria Math"/>
                </w:rPr>
                <m:t>max</m:t>
              </m:r>
            </m:sub>
          </m:sSub>
          <m:r>
            <w:rPr>
              <w:rFonts w:ascii="Cambria Math" w:eastAsia="Courier New" w:hAnsi="Cambria Math"/>
            </w:rPr>
            <m:t xml:space="preserve"> = 26,790 N.m</m:t>
          </m:r>
        </m:oMath>
      </m:oMathPara>
    </w:p>
    <w:p w14:paraId="43B06434" w14:textId="77777777" w:rsidR="003A62C4" w:rsidRDefault="003A62C4" w:rsidP="003A62C4">
      <w:pPr>
        <w:spacing w:after="0" w:line="265" w:lineRule="auto"/>
        <w:jc w:val="left"/>
      </w:pPr>
    </w:p>
    <w:p w14:paraId="6100F56E" w14:textId="77777777" w:rsidR="003A62C4" w:rsidRDefault="003A62C4" w:rsidP="003A62C4">
      <w:pPr>
        <w:spacing w:before="60" w:after="120"/>
      </w:pPr>
      <w:r>
        <w:t>The section modulus Z of the cylindrical drum shell cross-section (hollow cylinder approximation for thin shell) is:</w:t>
      </w:r>
    </w:p>
    <w:p w14:paraId="7CD4754B" w14:textId="77777777" w:rsidR="003A62C4" w:rsidRPr="003B7729" w:rsidRDefault="003A62C4" w:rsidP="003A62C4">
      <w:pPr>
        <w:spacing w:before="120" w:after="120"/>
        <w:ind w:left="720"/>
      </w:pPr>
      <m:oMathPara>
        <m:oMath>
          <m:r>
            <w:rPr>
              <w:rFonts w:ascii="Cambria Math" w:eastAsia="Courier New" w:hAnsi="Cambria Math"/>
            </w:rPr>
            <m:t>Z =π ×</m:t>
          </m:r>
          <m:sSup>
            <m:sSupPr>
              <m:ctrlPr>
                <w:rPr>
                  <w:rFonts w:ascii="Cambria Math" w:eastAsia="Courier New" w:hAnsi="Cambria Math"/>
                  <w:i/>
                </w:rPr>
              </m:ctrlPr>
            </m:sSupPr>
            <m:e>
              <m:r>
                <w:rPr>
                  <w:rFonts w:ascii="Cambria Math" w:eastAsia="Courier New" w:hAnsi="Cambria Math"/>
                </w:rPr>
                <m:t xml:space="preserve"> R</m:t>
              </m:r>
            </m:e>
            <m:sup>
              <m:r>
                <w:rPr>
                  <w:rFonts w:ascii="Cambria Math" w:eastAsia="Courier New" w:hAnsi="Cambria Math"/>
                </w:rPr>
                <m:t>2</m:t>
              </m:r>
            </m:sup>
          </m:sSup>
          <m:r>
            <w:rPr>
              <w:rFonts w:ascii="Cambria Math" w:eastAsia="Courier New" w:hAnsi="Cambria Math"/>
            </w:rPr>
            <m:t xml:space="preserve"> × </m:t>
          </m:r>
          <m:sSub>
            <m:sSubPr>
              <m:ctrlPr>
                <w:rPr>
                  <w:rFonts w:ascii="Cambria Math" w:eastAsia="Courier New" w:hAnsi="Cambria Math"/>
                  <w:i/>
                </w:rPr>
              </m:ctrlPr>
            </m:sSubPr>
            <m:e>
              <m:r>
                <w:rPr>
                  <w:rFonts w:ascii="Cambria Math" w:eastAsia="Courier New" w:hAnsi="Cambria Math"/>
                </w:rPr>
                <m:t>t</m:t>
              </m:r>
            </m:e>
            <m:sub>
              <m:r>
                <w:rPr>
                  <w:rFonts w:ascii="Cambria Math" w:eastAsia="Courier New" w:hAnsi="Cambria Math"/>
                </w:rPr>
                <m:t>s</m:t>
              </m:r>
            </m:sub>
          </m:sSub>
          <m:r>
            <w:rPr>
              <w:rFonts w:ascii="Cambria Math" w:eastAsia="Courier New" w:hAnsi="Cambria Math"/>
            </w:rPr>
            <m:t xml:space="preserve">   [</m:t>
          </m:r>
          <m:sSup>
            <m:sSupPr>
              <m:ctrlPr>
                <w:rPr>
                  <w:rFonts w:ascii="Cambria Math" w:eastAsia="Courier New" w:hAnsi="Cambria Math"/>
                  <w:i/>
                </w:rPr>
              </m:ctrlPr>
            </m:sSupPr>
            <m:e>
              <m:r>
                <w:rPr>
                  <w:rFonts w:ascii="Cambria Math" w:eastAsia="Courier New" w:hAnsi="Cambria Math"/>
                </w:rPr>
                <m:t>m</m:t>
              </m:r>
            </m:e>
            <m:sup>
              <m:r>
                <w:rPr>
                  <w:rFonts w:ascii="Cambria Math" w:eastAsia="Courier New" w:hAnsi="Cambria Math"/>
                </w:rPr>
                <m:t>3</m:t>
              </m:r>
            </m:sup>
          </m:sSup>
          <m:r>
            <w:rPr>
              <w:rFonts w:ascii="Cambria Math" w:eastAsia="Courier New" w:hAnsi="Cambria Math"/>
            </w:rPr>
            <m:t>]</m:t>
          </m:r>
        </m:oMath>
      </m:oMathPara>
    </w:p>
    <w:p w14:paraId="7DA4B381" w14:textId="38C398E0" w:rsidR="003A62C4" w:rsidRPr="003B7729" w:rsidRDefault="00731D9B" w:rsidP="003A62C4">
      <w:pPr>
        <w:spacing w:before="40" w:after="60"/>
        <w:ind w:left="720"/>
      </w:pPr>
      <m:oMathPara>
        <m:oMath>
          <m:r>
            <w:rPr>
              <w:rFonts w:ascii="Cambria Math" w:eastAsia="Courier New" w:hAnsi="Cambria Math"/>
            </w:rPr>
            <m:t>R =</m:t>
          </m:r>
          <m:f>
            <m:fPr>
              <m:ctrlPr>
                <w:rPr>
                  <w:rFonts w:ascii="Cambria Math" w:eastAsia="Courier New" w:hAnsi="Cambria Math"/>
                  <w:i/>
                </w:rPr>
              </m:ctrlPr>
            </m:fPr>
            <m:num>
              <m:r>
                <w:rPr>
                  <w:rFonts w:ascii="Cambria Math" w:eastAsia="Courier New" w:hAnsi="Cambria Math"/>
                </w:rPr>
                <m:t>D</m:t>
              </m:r>
            </m:num>
            <m:den>
              <m:r>
                <w:rPr>
                  <w:rFonts w:ascii="Cambria Math" w:eastAsia="Courier New" w:hAnsi="Cambria Math"/>
                </w:rPr>
                <m:t>2</m:t>
              </m:r>
            </m:den>
          </m:f>
          <m:r>
            <w:rPr>
              <w:rFonts w:ascii="Cambria Math" w:eastAsia="Courier New" w:hAnsi="Cambria Math"/>
            </w:rPr>
            <m:t>= 1.05 m</m:t>
          </m:r>
        </m:oMath>
      </m:oMathPara>
    </w:p>
    <w:p w14:paraId="32876668" w14:textId="77777777" w:rsidR="003A62C4" w:rsidRPr="003B7729" w:rsidRDefault="003A62C4" w:rsidP="003A62C4">
      <w:pPr>
        <w:spacing w:before="40" w:after="60"/>
        <w:ind w:left="720"/>
      </w:pPr>
      <m:oMathPara>
        <m:oMath>
          <m:r>
            <w:rPr>
              <w:rFonts w:ascii="Cambria Math" w:eastAsia="Courier New" w:hAnsi="Cambria Math"/>
            </w:rPr>
            <m:t xml:space="preserve">Z = 3.14159  ×  </m:t>
          </m:r>
          <m:sSup>
            <m:sSupPr>
              <m:ctrlPr>
                <w:rPr>
                  <w:rFonts w:ascii="Cambria Math" w:eastAsia="Courier New" w:hAnsi="Cambria Math"/>
                  <w:i/>
                </w:rPr>
              </m:ctrlPr>
            </m:sSupPr>
            <m:e>
              <m:r>
                <w:rPr>
                  <w:rFonts w:ascii="Cambria Math" w:eastAsia="Courier New" w:hAnsi="Cambria Math"/>
                </w:rPr>
                <m:t>(0.725)</m:t>
              </m:r>
            </m:e>
            <m:sup>
              <m:r>
                <w:rPr>
                  <w:rFonts w:ascii="Cambria Math" w:eastAsia="Courier New" w:hAnsi="Cambria Math"/>
                </w:rPr>
                <m:t>2</m:t>
              </m:r>
            </m:sup>
          </m:sSup>
          <m:r>
            <w:rPr>
              <w:rFonts w:ascii="Cambria Math" w:eastAsia="Courier New" w:hAnsi="Cambria Math"/>
            </w:rPr>
            <m:t xml:space="preserve">  ×  0.010</m:t>
          </m:r>
        </m:oMath>
      </m:oMathPara>
    </w:p>
    <w:p w14:paraId="0F707814" w14:textId="77777777" w:rsidR="003A62C4" w:rsidRPr="003B7729" w:rsidRDefault="003A62C4" w:rsidP="003A62C4">
      <w:pPr>
        <w:spacing w:before="40" w:after="60"/>
        <w:ind w:left="720"/>
      </w:pPr>
      <m:oMathPara>
        <m:oMath>
          <m:r>
            <w:rPr>
              <w:rFonts w:ascii="Cambria Math" w:eastAsia="Courier New" w:hAnsi="Cambria Math"/>
            </w:rPr>
            <m:t>Z = 3.14159  ×  0.525625  ×  0.010</m:t>
          </m:r>
        </m:oMath>
      </m:oMathPara>
    </w:p>
    <w:p w14:paraId="68BB5800" w14:textId="77777777" w:rsidR="003A62C4" w:rsidRPr="003B7729" w:rsidRDefault="003A62C4" w:rsidP="003A62C4">
      <w:pPr>
        <w:spacing w:before="40" w:after="60"/>
        <w:ind w:left="720"/>
      </w:pPr>
      <m:oMathPara>
        <m:oMath>
          <m:r>
            <w:rPr>
              <w:rFonts w:ascii="Cambria Math" w:eastAsia="Courier New" w:hAnsi="Cambria Math"/>
            </w:rPr>
            <m:t>Z = 3.14159  × 0.00525625</m:t>
          </m:r>
        </m:oMath>
      </m:oMathPara>
    </w:p>
    <w:p w14:paraId="7E979559" w14:textId="655A9E1C" w:rsidR="003A62C4" w:rsidRDefault="003A62C4" w:rsidP="00731D9B">
      <w:pPr>
        <w:spacing w:before="40" w:after="60"/>
        <w:ind w:left="720"/>
      </w:pPr>
      <m:oMathPara>
        <m:oMath>
          <m:r>
            <w:rPr>
              <w:rFonts w:ascii="Cambria Math" w:eastAsia="Courier New" w:hAnsi="Cambria Math"/>
            </w:rPr>
            <m:t xml:space="preserve">Z = 0.01651 </m:t>
          </m:r>
          <m:sSup>
            <m:sSupPr>
              <m:ctrlPr>
                <w:rPr>
                  <w:rFonts w:ascii="Cambria Math" w:eastAsia="Courier New" w:hAnsi="Cambria Math"/>
                  <w:i/>
                </w:rPr>
              </m:ctrlPr>
            </m:sSupPr>
            <m:e>
              <m:r>
                <w:rPr>
                  <w:rFonts w:ascii="Cambria Math" w:eastAsia="Courier New" w:hAnsi="Cambria Math"/>
                </w:rPr>
                <m:t>m</m:t>
              </m:r>
            </m:e>
            <m:sup>
              <m:r>
                <w:rPr>
                  <w:rFonts w:ascii="Cambria Math" w:eastAsia="Courier New" w:hAnsi="Cambria Math"/>
                </w:rPr>
                <m:t>3</m:t>
              </m:r>
            </m:sup>
          </m:sSup>
        </m:oMath>
      </m:oMathPara>
    </w:p>
    <w:p w14:paraId="18496DDF" w14:textId="77777777" w:rsidR="003A62C4" w:rsidRDefault="003A62C4" w:rsidP="003A62C4">
      <w:pPr>
        <w:spacing w:before="60" w:after="120"/>
      </w:pPr>
      <w:r>
        <w:t>The maximum longitudinal bending stress at mid-span is:</w:t>
      </w:r>
    </w:p>
    <w:p w14:paraId="5408C546" w14:textId="77777777" w:rsidR="003A62C4" w:rsidRPr="00731D9B" w:rsidRDefault="003D0B1E" w:rsidP="003A62C4">
      <w:pPr>
        <w:spacing w:before="120" w:after="120"/>
        <w:ind w:left="720"/>
      </w:pPr>
      <m:oMathPara>
        <m:oMath>
          <m:sSub>
            <m:sSubPr>
              <m:ctrlPr>
                <w:rPr>
                  <w:rFonts w:ascii="Cambria Math" w:eastAsia="Courier New" w:hAnsi="Cambria Math"/>
                  <w:i/>
                </w:rPr>
              </m:ctrlPr>
            </m:sSubPr>
            <m:e>
              <m:r>
                <w:rPr>
                  <w:rFonts w:ascii="Cambria Math" w:eastAsia="Courier New" w:hAnsi="Cambria Math"/>
                </w:rPr>
                <m:t>σ</m:t>
              </m:r>
            </m:e>
            <m:sub>
              <m:r>
                <w:rPr>
                  <w:rFonts w:ascii="Cambria Math" w:eastAsia="Courier New" w:hAnsi="Cambria Math"/>
                </w:rPr>
                <m:t>L</m:t>
              </m:r>
            </m:sub>
          </m:sSub>
          <m:r>
            <w:rPr>
              <w:rFonts w:ascii="Cambria Math" w:eastAsia="Courier New" w:hAnsi="Cambria Math"/>
            </w:rPr>
            <m:t xml:space="preserve"> = </m:t>
          </m:r>
          <m:sSub>
            <m:sSubPr>
              <m:ctrlPr>
                <w:rPr>
                  <w:rFonts w:ascii="Cambria Math" w:eastAsia="Courier New" w:hAnsi="Cambria Math"/>
                  <w:i/>
                </w:rPr>
              </m:ctrlPr>
            </m:sSubPr>
            <m:e>
              <m:r>
                <w:rPr>
                  <w:rFonts w:ascii="Cambria Math" w:eastAsia="Courier New" w:hAnsi="Cambria Math"/>
                </w:rPr>
                <m:t>M</m:t>
              </m:r>
            </m:e>
            <m:sub>
              <m:r>
                <w:rPr>
                  <w:rFonts w:ascii="Cambria Math" w:eastAsia="Courier New" w:hAnsi="Cambria Math"/>
                </w:rPr>
                <m:t>max</m:t>
              </m:r>
            </m:sub>
          </m:sSub>
          <m:r>
            <w:rPr>
              <w:rFonts w:ascii="Cambria Math" w:eastAsia="Courier New" w:hAnsi="Cambria Math"/>
            </w:rPr>
            <m:t xml:space="preserve"> / Z   [Pa]</m:t>
          </m:r>
        </m:oMath>
      </m:oMathPara>
    </w:p>
    <w:p w14:paraId="6F84F049" w14:textId="77777777" w:rsidR="003A62C4" w:rsidRPr="00731D9B"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σ</m:t>
              </m:r>
            </m:e>
            <m:sub>
              <m:r>
                <w:rPr>
                  <w:rFonts w:ascii="Cambria Math" w:eastAsia="Courier New" w:hAnsi="Cambria Math"/>
                </w:rPr>
                <m:t>L</m:t>
              </m:r>
            </m:sub>
          </m:sSub>
          <m:r>
            <w:rPr>
              <w:rFonts w:ascii="Cambria Math" w:eastAsia="Courier New" w:hAnsi="Cambria Math"/>
            </w:rPr>
            <m:t xml:space="preserve">= 26,790 N.m  /  0.01651 </m:t>
          </m:r>
          <m:sSup>
            <m:sSupPr>
              <m:ctrlPr>
                <w:rPr>
                  <w:rFonts w:ascii="Cambria Math" w:eastAsia="Courier New" w:hAnsi="Cambria Math"/>
                  <w:i/>
                </w:rPr>
              </m:ctrlPr>
            </m:sSupPr>
            <m:e>
              <m:r>
                <w:rPr>
                  <w:rFonts w:ascii="Cambria Math" w:eastAsia="Courier New" w:hAnsi="Cambria Math"/>
                </w:rPr>
                <m:t>m</m:t>
              </m:r>
            </m:e>
            <m:sup>
              <m:r>
                <w:rPr>
                  <w:rFonts w:ascii="Cambria Math" w:eastAsia="Courier New" w:hAnsi="Cambria Math"/>
                </w:rPr>
                <m:t>3</m:t>
              </m:r>
            </m:sup>
          </m:sSup>
        </m:oMath>
      </m:oMathPara>
    </w:p>
    <w:p w14:paraId="5A0302E6" w14:textId="77777777" w:rsidR="003A62C4" w:rsidRPr="00731D9B" w:rsidRDefault="003D0B1E" w:rsidP="003A62C4">
      <w:pPr>
        <w:spacing w:before="40" w:after="60"/>
        <w:ind w:left="720"/>
      </w:pPr>
      <m:oMathPara>
        <m:oMath>
          <m:sSub>
            <m:sSubPr>
              <m:ctrlPr>
                <w:rPr>
                  <w:rFonts w:ascii="Cambria Math" w:eastAsia="Courier New" w:hAnsi="Cambria Math"/>
                  <w:i/>
                </w:rPr>
              </m:ctrlPr>
            </m:sSubPr>
            <m:e>
              <m:r>
                <w:rPr>
                  <w:rFonts w:ascii="Cambria Math" w:eastAsia="Courier New" w:hAnsi="Cambria Math"/>
                </w:rPr>
                <m:t>σ</m:t>
              </m:r>
            </m:e>
            <m:sub>
              <m:r>
                <w:rPr>
                  <w:rFonts w:ascii="Cambria Math" w:eastAsia="Courier New" w:hAnsi="Cambria Math"/>
                </w:rPr>
                <m:t>L</m:t>
              </m:r>
            </m:sub>
          </m:sSub>
          <m:r>
            <w:rPr>
              <w:rFonts w:ascii="Cambria Math" w:hAnsi="Cambria Math"/>
            </w:rPr>
            <m:t xml:space="preserve"> = 1,622,359.868 Pa</m:t>
          </m:r>
        </m:oMath>
      </m:oMathPara>
    </w:p>
    <w:p w14:paraId="40931E6D" w14:textId="10990512" w:rsidR="003A62C4" w:rsidRPr="00731D9B" w:rsidRDefault="003D0B1E" w:rsidP="003A62C4">
      <w:pPr>
        <w:spacing w:before="40" w:after="60" w:line="474" w:lineRule="auto"/>
        <w:ind w:right="893"/>
        <w:jc w:val="center"/>
      </w:pPr>
      <m:oMath>
        <m:sSub>
          <m:sSubPr>
            <m:ctrlPr>
              <w:rPr>
                <w:rFonts w:ascii="Cambria Math" w:eastAsia="Courier New" w:hAnsi="Cambria Math"/>
                <w:i/>
              </w:rPr>
            </m:ctrlPr>
          </m:sSubPr>
          <m:e>
            <m:r>
              <w:rPr>
                <w:rFonts w:ascii="Cambria Math" w:eastAsia="Courier New" w:hAnsi="Cambria Math"/>
              </w:rPr>
              <m:t>σ</m:t>
            </m:r>
          </m:e>
          <m:sub>
            <m:r>
              <w:rPr>
                <w:rFonts w:ascii="Cambria Math" w:eastAsia="Courier New" w:hAnsi="Cambria Math"/>
              </w:rPr>
              <m:t>L</m:t>
            </m:r>
          </m:sub>
        </m:sSub>
        <m:r>
          <w:rPr>
            <w:rFonts w:ascii="Cambria Math" w:eastAsia="Courier New" w:hAnsi="Cambria Math"/>
          </w:rPr>
          <m:t>=1.622 MPa</m:t>
        </m:r>
      </m:oMath>
      <w:r w:rsidR="003A62C4" w:rsidRPr="00731D9B">
        <w:t xml:space="preserve"> (Longitudinal Bending Stress</w:t>
      </w:r>
      <w:r w:rsidR="003E7C12">
        <w:t>)</w:t>
      </w:r>
    </w:p>
    <w:p w14:paraId="67031283" w14:textId="77777777" w:rsidR="003A62C4" w:rsidRPr="00397939" w:rsidRDefault="003A62C4" w:rsidP="003A62C4">
      <w:pPr>
        <w:pStyle w:val="Heading4"/>
        <w:rPr>
          <w:b w:val="0"/>
          <w:bCs w:val="0"/>
        </w:rPr>
      </w:pPr>
      <w:bookmarkStart w:id="350" w:name="_Toc236842259"/>
      <w:r w:rsidRPr="00397939">
        <w:t>SUMMARY OF MECHANICAL ENGINEERING CALCULATIONS</w:t>
      </w:r>
      <w:bookmarkEnd w:id="350"/>
      <w:r w:rsidRPr="00397939">
        <w:t xml:space="preserve"> </w:t>
      </w:r>
    </w:p>
    <w:p w14:paraId="3719977D" w14:textId="0BB1DE1B" w:rsidR="003E7C12" w:rsidRDefault="003E7C12" w:rsidP="003E7C12">
      <w:pPr>
        <w:pStyle w:val="Caption"/>
        <w:keepNext/>
      </w:pPr>
      <w:bookmarkStart w:id="351" w:name="_Toc237244863"/>
      <w:r>
        <w:t xml:space="preserve">Table </w:t>
      </w:r>
      <w:fldSimple w:instr=" STYLEREF 1 \s ">
        <w:r w:rsidR="006221B8">
          <w:rPr>
            <w:noProof/>
          </w:rPr>
          <w:t>6</w:t>
        </w:r>
      </w:fldSimple>
      <w:r w:rsidR="00B61202">
        <w:noBreakHyphen/>
      </w:r>
      <w:fldSimple w:instr=" SEQ Table \* ARABIC \s 1 ">
        <w:r w:rsidR="006221B8">
          <w:rPr>
            <w:noProof/>
          </w:rPr>
          <w:t>32</w:t>
        </w:r>
      </w:fldSimple>
      <w:r>
        <w:t xml:space="preserve"> </w:t>
      </w:r>
      <w:r w:rsidRPr="00CA6EB1">
        <w:t>A summary of the mechanical engineering calculations.</w:t>
      </w:r>
      <w:bookmarkEnd w:id="351"/>
    </w:p>
    <w:tbl>
      <w:tblPr>
        <w:tblStyle w:val="TableGrid0"/>
        <w:tblW w:w="9018" w:type="dxa"/>
        <w:tblInd w:w="5" w:type="dxa"/>
        <w:tblCellMar>
          <w:top w:w="47" w:type="dxa"/>
          <w:left w:w="108" w:type="dxa"/>
          <w:right w:w="115" w:type="dxa"/>
        </w:tblCellMar>
        <w:tblLook w:val="04A0" w:firstRow="1" w:lastRow="0" w:firstColumn="1" w:lastColumn="0" w:noHBand="0" w:noVBand="1"/>
      </w:tblPr>
      <w:tblGrid>
        <w:gridCol w:w="3005"/>
        <w:gridCol w:w="3081"/>
        <w:gridCol w:w="2932"/>
      </w:tblGrid>
      <w:tr w:rsidR="003A62C4" w14:paraId="560DB01F"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5FE9F013" w14:textId="77777777" w:rsidR="003A62C4" w:rsidRDefault="003A62C4" w:rsidP="00593BE1">
            <w:pPr>
              <w:spacing w:after="0" w:line="259" w:lineRule="auto"/>
            </w:pPr>
            <w:r>
              <w:t xml:space="preserve">PARAMETER </w:t>
            </w:r>
          </w:p>
        </w:tc>
        <w:tc>
          <w:tcPr>
            <w:tcW w:w="3081" w:type="dxa"/>
            <w:tcBorders>
              <w:top w:val="single" w:sz="4" w:space="0" w:color="000000"/>
              <w:left w:val="single" w:sz="4" w:space="0" w:color="000000"/>
              <w:bottom w:val="single" w:sz="4" w:space="0" w:color="000000"/>
              <w:right w:val="single" w:sz="4" w:space="0" w:color="000000"/>
            </w:tcBorders>
          </w:tcPr>
          <w:p w14:paraId="2CABEF08" w14:textId="77777777" w:rsidR="003A62C4" w:rsidRDefault="003A62C4" w:rsidP="00593BE1">
            <w:pPr>
              <w:spacing w:after="0" w:line="259" w:lineRule="auto"/>
            </w:pPr>
            <w:r>
              <w:t xml:space="preserve">VALUE </w:t>
            </w:r>
          </w:p>
        </w:tc>
        <w:tc>
          <w:tcPr>
            <w:tcW w:w="2932" w:type="dxa"/>
            <w:tcBorders>
              <w:top w:val="single" w:sz="4" w:space="0" w:color="000000"/>
              <w:left w:val="single" w:sz="4" w:space="0" w:color="000000"/>
              <w:bottom w:val="single" w:sz="4" w:space="0" w:color="000000"/>
              <w:right w:val="single" w:sz="4" w:space="0" w:color="000000"/>
            </w:tcBorders>
          </w:tcPr>
          <w:p w14:paraId="5AFDCF7C" w14:textId="77777777" w:rsidR="003A62C4" w:rsidRDefault="003A62C4" w:rsidP="00593BE1">
            <w:pPr>
              <w:spacing w:after="0" w:line="259" w:lineRule="auto"/>
            </w:pPr>
            <w:r>
              <w:t xml:space="preserve">UNIT </w:t>
            </w:r>
          </w:p>
        </w:tc>
      </w:tr>
      <w:tr w:rsidR="003A62C4" w14:paraId="3ED7A622"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662A7A90" w14:textId="77777777" w:rsidR="003A62C4" w:rsidRDefault="003A62C4" w:rsidP="00593BE1">
            <w:pPr>
              <w:spacing w:after="0" w:line="259" w:lineRule="auto"/>
            </w:pPr>
            <w:r>
              <w:rPr>
                <w:sz w:val="20"/>
                <w:szCs w:val="20"/>
              </w:rPr>
              <w:t>Internal Diameter</w:t>
            </w:r>
          </w:p>
        </w:tc>
        <w:tc>
          <w:tcPr>
            <w:tcW w:w="3081" w:type="dxa"/>
            <w:tcBorders>
              <w:top w:val="single" w:sz="4" w:space="0" w:color="000000"/>
              <w:left w:val="single" w:sz="4" w:space="0" w:color="000000"/>
              <w:bottom w:val="single" w:sz="4" w:space="0" w:color="000000"/>
              <w:right w:val="single" w:sz="4" w:space="0" w:color="000000"/>
            </w:tcBorders>
          </w:tcPr>
          <w:p w14:paraId="06ACD656" w14:textId="77777777" w:rsidR="003A62C4" w:rsidRDefault="003A62C4" w:rsidP="00593BE1">
            <w:pPr>
              <w:spacing w:after="0" w:line="259" w:lineRule="auto"/>
            </w:pPr>
            <w:r>
              <w:t>1.45</w:t>
            </w:r>
          </w:p>
        </w:tc>
        <w:tc>
          <w:tcPr>
            <w:tcW w:w="2932" w:type="dxa"/>
            <w:tcBorders>
              <w:top w:val="single" w:sz="4" w:space="0" w:color="000000"/>
              <w:left w:val="single" w:sz="4" w:space="0" w:color="000000"/>
              <w:bottom w:val="single" w:sz="4" w:space="0" w:color="000000"/>
              <w:right w:val="single" w:sz="4" w:space="0" w:color="000000"/>
            </w:tcBorders>
          </w:tcPr>
          <w:p w14:paraId="2FA74390" w14:textId="77777777" w:rsidR="003A62C4" w:rsidRDefault="003A62C4" w:rsidP="00593BE1">
            <w:pPr>
              <w:spacing w:after="0" w:line="259" w:lineRule="auto"/>
            </w:pPr>
            <w:r>
              <w:rPr>
                <w:sz w:val="20"/>
                <w:szCs w:val="20"/>
              </w:rPr>
              <w:t>m</w:t>
            </w:r>
          </w:p>
        </w:tc>
      </w:tr>
      <w:tr w:rsidR="003A62C4" w14:paraId="671589B8"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720D3061" w14:textId="77777777" w:rsidR="003A62C4" w:rsidRDefault="003A62C4" w:rsidP="00593BE1">
            <w:pPr>
              <w:spacing w:after="0" w:line="259" w:lineRule="auto"/>
            </w:pPr>
            <w:r>
              <w:rPr>
                <w:sz w:val="20"/>
                <w:szCs w:val="20"/>
              </w:rPr>
              <w:t>Internal Length</w:t>
            </w:r>
          </w:p>
        </w:tc>
        <w:tc>
          <w:tcPr>
            <w:tcW w:w="3081" w:type="dxa"/>
            <w:tcBorders>
              <w:top w:val="single" w:sz="4" w:space="0" w:color="000000"/>
              <w:left w:val="single" w:sz="4" w:space="0" w:color="000000"/>
              <w:bottom w:val="single" w:sz="4" w:space="0" w:color="000000"/>
              <w:right w:val="single" w:sz="4" w:space="0" w:color="000000"/>
            </w:tcBorders>
          </w:tcPr>
          <w:p w14:paraId="7F05E4C2" w14:textId="77777777" w:rsidR="003A62C4" w:rsidRDefault="003A62C4" w:rsidP="00593BE1">
            <w:pPr>
              <w:spacing w:after="0" w:line="259" w:lineRule="auto"/>
            </w:pPr>
            <w:r>
              <w:t>2.18</w:t>
            </w:r>
          </w:p>
        </w:tc>
        <w:tc>
          <w:tcPr>
            <w:tcW w:w="2932" w:type="dxa"/>
            <w:tcBorders>
              <w:top w:val="single" w:sz="4" w:space="0" w:color="000000"/>
              <w:left w:val="single" w:sz="4" w:space="0" w:color="000000"/>
              <w:bottom w:val="single" w:sz="4" w:space="0" w:color="000000"/>
              <w:right w:val="single" w:sz="4" w:space="0" w:color="000000"/>
            </w:tcBorders>
          </w:tcPr>
          <w:p w14:paraId="2025D97E" w14:textId="77777777" w:rsidR="003A62C4" w:rsidRDefault="003A62C4" w:rsidP="00593BE1">
            <w:pPr>
              <w:spacing w:after="0" w:line="259" w:lineRule="auto"/>
            </w:pPr>
            <w:r>
              <w:rPr>
                <w:sz w:val="20"/>
                <w:szCs w:val="20"/>
              </w:rPr>
              <w:t>m</w:t>
            </w:r>
          </w:p>
        </w:tc>
      </w:tr>
      <w:tr w:rsidR="003A62C4" w14:paraId="2E7123ED"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4051349B" w14:textId="77777777" w:rsidR="003A62C4" w:rsidRDefault="003A62C4" w:rsidP="00593BE1">
            <w:pPr>
              <w:spacing w:after="0" w:line="259" w:lineRule="auto"/>
            </w:pPr>
            <w:r>
              <w:rPr>
                <w:sz w:val="20"/>
                <w:szCs w:val="20"/>
              </w:rPr>
              <w:t>Adopted Shell Plate Thickness</w:t>
            </w:r>
          </w:p>
        </w:tc>
        <w:tc>
          <w:tcPr>
            <w:tcW w:w="3081" w:type="dxa"/>
            <w:tcBorders>
              <w:top w:val="single" w:sz="4" w:space="0" w:color="000000"/>
              <w:left w:val="single" w:sz="4" w:space="0" w:color="000000"/>
              <w:bottom w:val="single" w:sz="4" w:space="0" w:color="000000"/>
              <w:right w:val="single" w:sz="4" w:space="0" w:color="000000"/>
            </w:tcBorders>
          </w:tcPr>
          <w:p w14:paraId="065BF335" w14:textId="77777777" w:rsidR="003A62C4" w:rsidRDefault="003A62C4" w:rsidP="00593BE1">
            <w:pPr>
              <w:tabs>
                <w:tab w:val="left" w:pos="1830"/>
              </w:tabs>
              <w:spacing w:after="0" w:line="259" w:lineRule="auto"/>
            </w:pPr>
            <w:r>
              <w:rPr>
                <w:sz w:val="20"/>
                <w:szCs w:val="20"/>
              </w:rPr>
              <w:t>10 (0.010)</w:t>
            </w:r>
            <w:r>
              <w:rPr>
                <w:sz w:val="20"/>
                <w:szCs w:val="20"/>
              </w:rPr>
              <w:tab/>
            </w:r>
          </w:p>
        </w:tc>
        <w:tc>
          <w:tcPr>
            <w:tcW w:w="2932" w:type="dxa"/>
            <w:tcBorders>
              <w:top w:val="single" w:sz="4" w:space="0" w:color="000000"/>
              <w:left w:val="single" w:sz="4" w:space="0" w:color="000000"/>
              <w:bottom w:val="single" w:sz="4" w:space="0" w:color="000000"/>
              <w:right w:val="single" w:sz="4" w:space="0" w:color="000000"/>
            </w:tcBorders>
          </w:tcPr>
          <w:p w14:paraId="108DE404" w14:textId="77777777" w:rsidR="003A62C4" w:rsidRDefault="003A62C4" w:rsidP="00593BE1">
            <w:pPr>
              <w:spacing w:after="0" w:line="259" w:lineRule="auto"/>
            </w:pPr>
            <w:r>
              <w:rPr>
                <w:sz w:val="20"/>
                <w:szCs w:val="20"/>
              </w:rPr>
              <w:t>mm (m)</w:t>
            </w:r>
          </w:p>
        </w:tc>
      </w:tr>
      <w:tr w:rsidR="003A62C4" w14:paraId="7CD199C2"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457C16F6" w14:textId="77777777" w:rsidR="003A62C4" w:rsidRDefault="003A62C4" w:rsidP="00593BE1">
            <w:pPr>
              <w:spacing w:after="0" w:line="259" w:lineRule="auto"/>
            </w:pPr>
            <w:r>
              <w:rPr>
                <w:sz w:val="20"/>
                <w:szCs w:val="20"/>
              </w:rPr>
              <w:t xml:space="preserve">Governing Criterion for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s</m:t>
                  </m:r>
                </m:sub>
              </m:sSub>
            </m:oMath>
          </w:p>
        </w:tc>
        <w:tc>
          <w:tcPr>
            <w:tcW w:w="3081" w:type="dxa"/>
            <w:tcBorders>
              <w:top w:val="single" w:sz="4" w:space="0" w:color="000000"/>
              <w:left w:val="single" w:sz="4" w:space="0" w:color="000000"/>
              <w:bottom w:val="single" w:sz="4" w:space="0" w:color="000000"/>
              <w:right w:val="single" w:sz="4" w:space="0" w:color="000000"/>
            </w:tcBorders>
          </w:tcPr>
          <w:p w14:paraId="4489A95E" w14:textId="77777777" w:rsidR="003A62C4" w:rsidRDefault="003A62C4" w:rsidP="00593BE1">
            <w:pPr>
              <w:spacing w:after="0" w:line="259" w:lineRule="auto"/>
            </w:pPr>
            <w:r>
              <w:rPr>
                <w:sz w:val="20"/>
                <w:szCs w:val="20"/>
              </w:rPr>
              <w:t>Rigidity (not pressure)</w:t>
            </w:r>
          </w:p>
        </w:tc>
        <w:tc>
          <w:tcPr>
            <w:tcW w:w="2932" w:type="dxa"/>
            <w:tcBorders>
              <w:top w:val="single" w:sz="4" w:space="0" w:color="000000"/>
              <w:left w:val="single" w:sz="4" w:space="0" w:color="000000"/>
              <w:bottom w:val="single" w:sz="4" w:space="0" w:color="000000"/>
              <w:right w:val="single" w:sz="4" w:space="0" w:color="000000"/>
            </w:tcBorders>
          </w:tcPr>
          <w:p w14:paraId="7033585B" w14:textId="77777777" w:rsidR="003A62C4" w:rsidRDefault="003A62C4" w:rsidP="00593BE1">
            <w:pPr>
              <w:spacing w:after="0" w:line="259" w:lineRule="auto"/>
            </w:pPr>
            <w:r>
              <w:t>-</w:t>
            </w:r>
          </w:p>
        </w:tc>
      </w:tr>
      <w:tr w:rsidR="003A62C4" w14:paraId="1BCDEC1D" w14:textId="77777777" w:rsidTr="00593BE1">
        <w:trPr>
          <w:trHeight w:val="564"/>
        </w:trPr>
        <w:tc>
          <w:tcPr>
            <w:tcW w:w="3005" w:type="dxa"/>
            <w:tcBorders>
              <w:top w:val="single" w:sz="4" w:space="0" w:color="000000"/>
              <w:left w:val="single" w:sz="4" w:space="0" w:color="000000"/>
              <w:bottom w:val="single" w:sz="4" w:space="0" w:color="000000"/>
              <w:right w:val="single" w:sz="4" w:space="0" w:color="000000"/>
            </w:tcBorders>
          </w:tcPr>
          <w:p w14:paraId="1004ADAD" w14:textId="77777777" w:rsidR="003A62C4" w:rsidRDefault="003A62C4" w:rsidP="00593BE1">
            <w:pPr>
              <w:spacing w:after="0" w:line="259" w:lineRule="auto"/>
            </w:pPr>
            <w:r>
              <w:rPr>
                <w:sz w:val="20"/>
                <w:szCs w:val="20"/>
              </w:rPr>
              <w:t>Hydrostatic Dynamic Pressure</w:t>
            </w:r>
          </w:p>
        </w:tc>
        <w:tc>
          <w:tcPr>
            <w:tcW w:w="3081" w:type="dxa"/>
            <w:tcBorders>
              <w:top w:val="single" w:sz="4" w:space="0" w:color="000000"/>
              <w:left w:val="single" w:sz="4" w:space="0" w:color="000000"/>
              <w:bottom w:val="single" w:sz="4" w:space="0" w:color="000000"/>
              <w:right w:val="single" w:sz="4" w:space="0" w:color="000000"/>
            </w:tcBorders>
          </w:tcPr>
          <w:p w14:paraId="1E87859D" w14:textId="77777777" w:rsidR="003A62C4" w:rsidRDefault="003A62C4" w:rsidP="00593BE1">
            <w:pPr>
              <w:spacing w:after="0" w:line="259" w:lineRule="auto"/>
            </w:pPr>
            <w:r>
              <w:t>26.81</w:t>
            </w:r>
          </w:p>
        </w:tc>
        <w:tc>
          <w:tcPr>
            <w:tcW w:w="2932" w:type="dxa"/>
            <w:tcBorders>
              <w:top w:val="single" w:sz="4" w:space="0" w:color="000000"/>
              <w:left w:val="single" w:sz="4" w:space="0" w:color="000000"/>
              <w:bottom w:val="single" w:sz="4" w:space="0" w:color="000000"/>
              <w:right w:val="single" w:sz="4" w:space="0" w:color="000000"/>
            </w:tcBorders>
          </w:tcPr>
          <w:p w14:paraId="501DA19D" w14:textId="77777777" w:rsidR="003A62C4" w:rsidRDefault="003A62C4" w:rsidP="00593BE1">
            <w:pPr>
              <w:spacing w:after="0" w:line="259" w:lineRule="auto"/>
            </w:pPr>
            <w:r>
              <w:rPr>
                <w:sz w:val="20"/>
                <w:szCs w:val="20"/>
              </w:rPr>
              <w:t>kPa</w:t>
            </w:r>
          </w:p>
        </w:tc>
      </w:tr>
      <w:tr w:rsidR="003A62C4" w14:paraId="3F0B6AAF"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45E7D37A" w14:textId="77777777" w:rsidR="003A62C4" w:rsidRDefault="003A62C4" w:rsidP="00593BE1">
            <w:pPr>
              <w:spacing w:after="0" w:line="259" w:lineRule="auto"/>
            </w:pPr>
            <w:r>
              <w:rPr>
                <w:sz w:val="20"/>
                <w:szCs w:val="20"/>
              </w:rPr>
              <w:t>Calculated Minimum Thickness</w:t>
            </w:r>
          </w:p>
        </w:tc>
        <w:tc>
          <w:tcPr>
            <w:tcW w:w="3081" w:type="dxa"/>
            <w:tcBorders>
              <w:top w:val="single" w:sz="4" w:space="0" w:color="000000"/>
              <w:left w:val="single" w:sz="4" w:space="0" w:color="000000"/>
              <w:bottom w:val="single" w:sz="4" w:space="0" w:color="000000"/>
              <w:right w:val="single" w:sz="4" w:space="0" w:color="000000"/>
            </w:tcBorders>
          </w:tcPr>
          <w:p w14:paraId="69A8B8F9" w14:textId="77777777" w:rsidR="003A62C4" w:rsidRDefault="003A62C4" w:rsidP="00593BE1">
            <w:pPr>
              <w:spacing w:after="0" w:line="259" w:lineRule="auto"/>
            </w:pPr>
            <w:r>
              <w:rPr>
                <w:sz w:val="20"/>
                <w:szCs w:val="20"/>
              </w:rPr>
              <w:t>3.14 (incl. corrosion)</w:t>
            </w:r>
          </w:p>
        </w:tc>
        <w:tc>
          <w:tcPr>
            <w:tcW w:w="2932" w:type="dxa"/>
            <w:tcBorders>
              <w:top w:val="single" w:sz="4" w:space="0" w:color="000000"/>
              <w:left w:val="single" w:sz="4" w:space="0" w:color="000000"/>
              <w:bottom w:val="single" w:sz="4" w:space="0" w:color="000000"/>
              <w:right w:val="single" w:sz="4" w:space="0" w:color="000000"/>
            </w:tcBorders>
          </w:tcPr>
          <w:p w14:paraId="08CD1781" w14:textId="77777777" w:rsidR="003A62C4" w:rsidRDefault="003A62C4" w:rsidP="00593BE1">
            <w:pPr>
              <w:spacing w:after="0" w:line="259" w:lineRule="auto"/>
            </w:pPr>
            <w:r>
              <w:rPr>
                <w:sz w:val="20"/>
                <w:szCs w:val="20"/>
              </w:rPr>
              <w:t>mm</w:t>
            </w:r>
          </w:p>
        </w:tc>
      </w:tr>
      <w:tr w:rsidR="003A62C4" w14:paraId="758ADBE2"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3408859B" w14:textId="77777777" w:rsidR="003A62C4" w:rsidRDefault="003A62C4" w:rsidP="00593BE1">
            <w:pPr>
              <w:spacing w:after="0" w:line="259" w:lineRule="auto"/>
            </w:pPr>
            <w:r>
              <w:rPr>
                <w:sz w:val="20"/>
                <w:szCs w:val="20"/>
              </w:rPr>
              <w:t>Operating Torque</w:t>
            </w:r>
          </w:p>
        </w:tc>
        <w:tc>
          <w:tcPr>
            <w:tcW w:w="3081" w:type="dxa"/>
            <w:tcBorders>
              <w:top w:val="single" w:sz="4" w:space="0" w:color="000000"/>
              <w:left w:val="single" w:sz="4" w:space="0" w:color="000000"/>
              <w:bottom w:val="single" w:sz="4" w:space="0" w:color="000000"/>
              <w:right w:val="single" w:sz="4" w:space="0" w:color="000000"/>
            </w:tcBorders>
          </w:tcPr>
          <w:p w14:paraId="45FA5078" w14:textId="77777777" w:rsidR="003A62C4" w:rsidRDefault="003A62C4" w:rsidP="00593BE1">
            <w:pPr>
              <w:spacing w:after="0" w:line="259" w:lineRule="auto"/>
            </w:pPr>
            <w:r>
              <w:t>23.85</w:t>
            </w:r>
          </w:p>
        </w:tc>
        <w:tc>
          <w:tcPr>
            <w:tcW w:w="2932" w:type="dxa"/>
            <w:tcBorders>
              <w:top w:val="single" w:sz="4" w:space="0" w:color="000000"/>
              <w:left w:val="single" w:sz="4" w:space="0" w:color="000000"/>
              <w:bottom w:val="single" w:sz="4" w:space="0" w:color="000000"/>
              <w:right w:val="single" w:sz="4" w:space="0" w:color="000000"/>
            </w:tcBorders>
          </w:tcPr>
          <w:p w14:paraId="2EEDD82C" w14:textId="77777777" w:rsidR="003A62C4" w:rsidRDefault="003A62C4" w:rsidP="00593BE1">
            <w:pPr>
              <w:spacing w:after="0" w:line="259" w:lineRule="auto"/>
            </w:pPr>
            <w:r>
              <w:rPr>
                <w:sz w:val="20"/>
                <w:szCs w:val="20"/>
              </w:rPr>
              <w:t>kN.m</w:t>
            </w:r>
          </w:p>
        </w:tc>
      </w:tr>
      <w:tr w:rsidR="003A62C4" w14:paraId="15D77E33"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6B226D60" w14:textId="77777777" w:rsidR="003A62C4" w:rsidRDefault="003A62C4" w:rsidP="00593BE1">
            <w:pPr>
              <w:spacing w:after="0" w:line="259" w:lineRule="auto"/>
            </w:pPr>
            <w:r>
              <w:rPr>
                <w:sz w:val="20"/>
                <w:szCs w:val="20"/>
              </w:rPr>
              <w:t>Tangential Gear Force</w:t>
            </w:r>
          </w:p>
        </w:tc>
        <w:tc>
          <w:tcPr>
            <w:tcW w:w="3081" w:type="dxa"/>
            <w:tcBorders>
              <w:top w:val="single" w:sz="4" w:space="0" w:color="000000"/>
              <w:left w:val="single" w:sz="4" w:space="0" w:color="000000"/>
              <w:bottom w:val="single" w:sz="4" w:space="0" w:color="000000"/>
              <w:right w:val="single" w:sz="4" w:space="0" w:color="000000"/>
            </w:tcBorders>
          </w:tcPr>
          <w:p w14:paraId="22CAFAE1" w14:textId="77777777" w:rsidR="003A62C4" w:rsidRDefault="003A62C4" w:rsidP="00593BE1">
            <w:pPr>
              <w:spacing w:after="0" w:line="259" w:lineRule="auto"/>
            </w:pPr>
            <w:r>
              <w:t>32.44</w:t>
            </w:r>
          </w:p>
        </w:tc>
        <w:tc>
          <w:tcPr>
            <w:tcW w:w="2932" w:type="dxa"/>
            <w:tcBorders>
              <w:top w:val="single" w:sz="4" w:space="0" w:color="000000"/>
              <w:left w:val="single" w:sz="4" w:space="0" w:color="000000"/>
              <w:bottom w:val="single" w:sz="4" w:space="0" w:color="000000"/>
              <w:right w:val="single" w:sz="4" w:space="0" w:color="000000"/>
            </w:tcBorders>
          </w:tcPr>
          <w:p w14:paraId="60075F14" w14:textId="77777777" w:rsidR="003A62C4" w:rsidRDefault="003A62C4" w:rsidP="00593BE1">
            <w:pPr>
              <w:spacing w:after="0" w:line="259" w:lineRule="auto"/>
            </w:pPr>
            <w:r>
              <w:rPr>
                <w:sz w:val="20"/>
                <w:szCs w:val="20"/>
              </w:rPr>
              <w:t>kN</w:t>
            </w:r>
          </w:p>
        </w:tc>
      </w:tr>
      <w:tr w:rsidR="003A62C4" w14:paraId="7BF426A1"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07112EA4" w14:textId="77777777" w:rsidR="003A62C4" w:rsidRDefault="003A62C4" w:rsidP="00593BE1">
            <w:pPr>
              <w:spacing w:after="0" w:line="259" w:lineRule="auto"/>
            </w:pPr>
            <w:r>
              <w:rPr>
                <w:sz w:val="20"/>
                <w:szCs w:val="20"/>
              </w:rPr>
              <w:t>Steel Shell Weight</w:t>
            </w:r>
          </w:p>
        </w:tc>
        <w:tc>
          <w:tcPr>
            <w:tcW w:w="3081" w:type="dxa"/>
            <w:tcBorders>
              <w:top w:val="single" w:sz="4" w:space="0" w:color="000000"/>
              <w:left w:val="single" w:sz="4" w:space="0" w:color="000000"/>
              <w:bottom w:val="single" w:sz="4" w:space="0" w:color="000000"/>
              <w:right w:val="single" w:sz="4" w:space="0" w:color="000000"/>
            </w:tcBorders>
          </w:tcPr>
          <w:p w14:paraId="39370153" w14:textId="77777777" w:rsidR="003A62C4" w:rsidRDefault="003A62C4" w:rsidP="00593BE1">
            <w:pPr>
              <w:spacing w:after="0" w:line="259" w:lineRule="auto"/>
            </w:pPr>
            <w:r>
              <w:t>7.63</w:t>
            </w:r>
          </w:p>
        </w:tc>
        <w:tc>
          <w:tcPr>
            <w:tcW w:w="2932" w:type="dxa"/>
            <w:tcBorders>
              <w:top w:val="single" w:sz="4" w:space="0" w:color="000000"/>
              <w:left w:val="single" w:sz="4" w:space="0" w:color="000000"/>
              <w:bottom w:val="single" w:sz="4" w:space="0" w:color="000000"/>
              <w:right w:val="single" w:sz="4" w:space="0" w:color="000000"/>
            </w:tcBorders>
          </w:tcPr>
          <w:p w14:paraId="0E3AAC64" w14:textId="77777777" w:rsidR="003A62C4" w:rsidRDefault="003A62C4" w:rsidP="00593BE1">
            <w:pPr>
              <w:spacing w:after="0" w:line="259" w:lineRule="auto"/>
            </w:pPr>
            <w:r>
              <w:rPr>
                <w:sz w:val="20"/>
                <w:szCs w:val="20"/>
              </w:rPr>
              <w:t>kN</w:t>
            </w:r>
          </w:p>
        </w:tc>
      </w:tr>
      <w:tr w:rsidR="003A62C4" w14:paraId="65F8514E"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607AF86E" w14:textId="77777777" w:rsidR="003A62C4" w:rsidRDefault="003A62C4" w:rsidP="00593BE1">
            <w:pPr>
              <w:spacing w:after="0" w:line="259" w:lineRule="auto"/>
            </w:pPr>
            <w:r>
              <w:rPr>
                <w:sz w:val="20"/>
                <w:szCs w:val="20"/>
              </w:rPr>
              <w:t>Internal Liner Weight</w:t>
            </w:r>
          </w:p>
        </w:tc>
        <w:tc>
          <w:tcPr>
            <w:tcW w:w="3081" w:type="dxa"/>
            <w:tcBorders>
              <w:top w:val="single" w:sz="4" w:space="0" w:color="000000"/>
              <w:left w:val="single" w:sz="4" w:space="0" w:color="000000"/>
              <w:bottom w:val="single" w:sz="4" w:space="0" w:color="000000"/>
              <w:right w:val="single" w:sz="4" w:space="0" w:color="000000"/>
            </w:tcBorders>
          </w:tcPr>
          <w:p w14:paraId="68997D3C" w14:textId="77777777" w:rsidR="003A62C4" w:rsidRDefault="003A62C4" w:rsidP="00593BE1">
            <w:pPr>
              <w:spacing w:after="0" w:line="259" w:lineRule="auto"/>
            </w:pPr>
            <w:r>
              <w:t>27.61</w:t>
            </w:r>
          </w:p>
        </w:tc>
        <w:tc>
          <w:tcPr>
            <w:tcW w:w="2932" w:type="dxa"/>
            <w:tcBorders>
              <w:top w:val="single" w:sz="4" w:space="0" w:color="000000"/>
              <w:left w:val="single" w:sz="4" w:space="0" w:color="000000"/>
              <w:bottom w:val="single" w:sz="4" w:space="0" w:color="000000"/>
              <w:right w:val="single" w:sz="4" w:space="0" w:color="000000"/>
            </w:tcBorders>
          </w:tcPr>
          <w:p w14:paraId="63664880" w14:textId="77777777" w:rsidR="003A62C4" w:rsidRDefault="003A62C4" w:rsidP="00593BE1">
            <w:pPr>
              <w:spacing w:after="0" w:line="259" w:lineRule="auto"/>
            </w:pPr>
            <w:r>
              <w:rPr>
                <w:sz w:val="20"/>
                <w:szCs w:val="20"/>
              </w:rPr>
              <w:t>kN</w:t>
            </w:r>
          </w:p>
        </w:tc>
      </w:tr>
      <w:tr w:rsidR="003A62C4" w14:paraId="7E390828"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02541261" w14:textId="77777777" w:rsidR="003A62C4" w:rsidRDefault="003A62C4" w:rsidP="00593BE1">
            <w:pPr>
              <w:spacing w:after="0" w:line="259" w:lineRule="auto"/>
            </w:pPr>
            <w:r>
              <w:rPr>
                <w:sz w:val="20"/>
                <w:szCs w:val="20"/>
              </w:rPr>
              <w:t>Ball Charge Weight</w:t>
            </w:r>
          </w:p>
        </w:tc>
        <w:tc>
          <w:tcPr>
            <w:tcW w:w="3081" w:type="dxa"/>
            <w:tcBorders>
              <w:top w:val="single" w:sz="4" w:space="0" w:color="000000"/>
              <w:left w:val="single" w:sz="4" w:space="0" w:color="000000"/>
              <w:bottom w:val="single" w:sz="4" w:space="0" w:color="000000"/>
              <w:right w:val="single" w:sz="4" w:space="0" w:color="000000"/>
            </w:tcBorders>
          </w:tcPr>
          <w:p w14:paraId="6E51BC12" w14:textId="77777777" w:rsidR="003A62C4" w:rsidRDefault="003A62C4" w:rsidP="00593BE1">
            <w:pPr>
              <w:spacing w:after="0" w:line="259" w:lineRule="auto"/>
            </w:pPr>
            <w:r>
              <w:t>57.34</w:t>
            </w:r>
          </w:p>
        </w:tc>
        <w:tc>
          <w:tcPr>
            <w:tcW w:w="2932" w:type="dxa"/>
            <w:tcBorders>
              <w:top w:val="single" w:sz="4" w:space="0" w:color="000000"/>
              <w:left w:val="single" w:sz="4" w:space="0" w:color="000000"/>
              <w:bottom w:val="single" w:sz="4" w:space="0" w:color="000000"/>
              <w:right w:val="single" w:sz="4" w:space="0" w:color="000000"/>
            </w:tcBorders>
          </w:tcPr>
          <w:p w14:paraId="50A8FE85" w14:textId="77777777" w:rsidR="003A62C4" w:rsidRDefault="003A62C4" w:rsidP="00593BE1">
            <w:pPr>
              <w:spacing w:after="0" w:line="259" w:lineRule="auto"/>
            </w:pPr>
            <w:r>
              <w:rPr>
                <w:sz w:val="20"/>
                <w:szCs w:val="20"/>
              </w:rPr>
              <w:t>kN</w:t>
            </w:r>
          </w:p>
        </w:tc>
      </w:tr>
      <w:tr w:rsidR="003A62C4" w14:paraId="04E75B91" w14:textId="77777777" w:rsidTr="00593BE1">
        <w:trPr>
          <w:trHeight w:val="564"/>
        </w:trPr>
        <w:tc>
          <w:tcPr>
            <w:tcW w:w="3005" w:type="dxa"/>
            <w:tcBorders>
              <w:top w:val="single" w:sz="4" w:space="0" w:color="000000"/>
              <w:left w:val="single" w:sz="4" w:space="0" w:color="000000"/>
              <w:bottom w:val="single" w:sz="4" w:space="0" w:color="000000"/>
              <w:right w:val="single" w:sz="4" w:space="0" w:color="000000"/>
            </w:tcBorders>
          </w:tcPr>
          <w:p w14:paraId="6CFAF08C" w14:textId="77777777" w:rsidR="003A62C4" w:rsidRDefault="003A62C4" w:rsidP="00593BE1">
            <w:pPr>
              <w:spacing w:after="0" w:line="259" w:lineRule="auto"/>
            </w:pPr>
            <w:r>
              <w:rPr>
                <w:sz w:val="20"/>
                <w:szCs w:val="20"/>
              </w:rPr>
              <w:t>Slurry Charge Weight</w:t>
            </w:r>
          </w:p>
        </w:tc>
        <w:tc>
          <w:tcPr>
            <w:tcW w:w="3081" w:type="dxa"/>
            <w:tcBorders>
              <w:top w:val="single" w:sz="4" w:space="0" w:color="000000"/>
              <w:left w:val="single" w:sz="4" w:space="0" w:color="000000"/>
              <w:bottom w:val="single" w:sz="4" w:space="0" w:color="000000"/>
              <w:right w:val="single" w:sz="4" w:space="0" w:color="000000"/>
            </w:tcBorders>
          </w:tcPr>
          <w:p w14:paraId="71EB1B2D" w14:textId="77777777" w:rsidR="003A62C4" w:rsidRDefault="003A62C4" w:rsidP="00593BE1">
            <w:pPr>
              <w:spacing w:after="0" w:line="259" w:lineRule="auto"/>
            </w:pPr>
            <w:r>
              <w:t>5.95</w:t>
            </w:r>
          </w:p>
        </w:tc>
        <w:tc>
          <w:tcPr>
            <w:tcW w:w="2932" w:type="dxa"/>
            <w:tcBorders>
              <w:top w:val="single" w:sz="4" w:space="0" w:color="000000"/>
              <w:left w:val="single" w:sz="4" w:space="0" w:color="000000"/>
              <w:bottom w:val="single" w:sz="4" w:space="0" w:color="000000"/>
              <w:right w:val="single" w:sz="4" w:space="0" w:color="000000"/>
            </w:tcBorders>
          </w:tcPr>
          <w:p w14:paraId="637E71F9" w14:textId="77777777" w:rsidR="003A62C4" w:rsidRDefault="003A62C4" w:rsidP="00593BE1">
            <w:pPr>
              <w:spacing w:after="0" w:line="259" w:lineRule="auto"/>
            </w:pPr>
            <w:r>
              <w:rPr>
                <w:sz w:val="20"/>
                <w:szCs w:val="20"/>
              </w:rPr>
              <w:t>kN</w:t>
            </w:r>
          </w:p>
        </w:tc>
      </w:tr>
      <w:tr w:rsidR="003A62C4" w14:paraId="5FEF3656"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3AB071B0" w14:textId="77777777" w:rsidR="003A62C4" w:rsidRDefault="003A62C4" w:rsidP="00593BE1">
            <w:pPr>
              <w:spacing w:after="0" w:line="259" w:lineRule="auto"/>
            </w:pPr>
            <w:r>
              <w:rPr>
                <w:sz w:val="20"/>
                <w:szCs w:val="20"/>
              </w:rPr>
              <w:t>Total Dead Weight</w:t>
            </w:r>
          </w:p>
        </w:tc>
        <w:tc>
          <w:tcPr>
            <w:tcW w:w="3081" w:type="dxa"/>
            <w:tcBorders>
              <w:top w:val="single" w:sz="4" w:space="0" w:color="000000"/>
              <w:left w:val="single" w:sz="4" w:space="0" w:color="000000"/>
              <w:bottom w:val="single" w:sz="4" w:space="0" w:color="000000"/>
              <w:right w:val="single" w:sz="4" w:space="0" w:color="000000"/>
            </w:tcBorders>
          </w:tcPr>
          <w:p w14:paraId="1E0646A1" w14:textId="77777777" w:rsidR="003A62C4" w:rsidRDefault="003A62C4" w:rsidP="00593BE1">
            <w:pPr>
              <w:spacing w:after="0" w:line="259" w:lineRule="auto"/>
            </w:pPr>
            <w:r>
              <w:t>98.53</w:t>
            </w:r>
          </w:p>
        </w:tc>
        <w:tc>
          <w:tcPr>
            <w:tcW w:w="2932" w:type="dxa"/>
            <w:tcBorders>
              <w:top w:val="single" w:sz="4" w:space="0" w:color="000000"/>
              <w:left w:val="single" w:sz="4" w:space="0" w:color="000000"/>
              <w:bottom w:val="single" w:sz="4" w:space="0" w:color="000000"/>
              <w:right w:val="single" w:sz="4" w:space="0" w:color="000000"/>
            </w:tcBorders>
          </w:tcPr>
          <w:p w14:paraId="71D05239" w14:textId="77777777" w:rsidR="003A62C4" w:rsidRDefault="003A62C4" w:rsidP="00593BE1">
            <w:pPr>
              <w:spacing w:after="0" w:line="259" w:lineRule="auto"/>
            </w:pPr>
            <w:r>
              <w:rPr>
                <w:sz w:val="20"/>
                <w:szCs w:val="20"/>
              </w:rPr>
              <w:t>kN</w:t>
            </w:r>
          </w:p>
        </w:tc>
      </w:tr>
      <w:tr w:rsidR="003A62C4" w14:paraId="1A7D3151"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77047527" w14:textId="77777777" w:rsidR="003A62C4" w:rsidRDefault="003A62C4" w:rsidP="00593BE1">
            <w:pPr>
              <w:spacing w:after="0" w:line="259" w:lineRule="auto"/>
            </w:pPr>
            <w:r>
              <w:rPr>
                <w:sz w:val="20"/>
                <w:szCs w:val="20"/>
              </w:rPr>
              <w:t>Load per Trunnion Bearing</w:t>
            </w:r>
          </w:p>
        </w:tc>
        <w:tc>
          <w:tcPr>
            <w:tcW w:w="3081" w:type="dxa"/>
            <w:tcBorders>
              <w:top w:val="single" w:sz="4" w:space="0" w:color="000000"/>
              <w:left w:val="single" w:sz="4" w:space="0" w:color="000000"/>
              <w:bottom w:val="single" w:sz="4" w:space="0" w:color="000000"/>
              <w:right w:val="single" w:sz="4" w:space="0" w:color="000000"/>
            </w:tcBorders>
          </w:tcPr>
          <w:p w14:paraId="010F594D" w14:textId="77777777" w:rsidR="003A62C4" w:rsidRDefault="003A62C4" w:rsidP="00593BE1">
            <w:pPr>
              <w:spacing w:after="0" w:line="259" w:lineRule="auto"/>
            </w:pPr>
            <w:r>
              <w:t>49.27</w:t>
            </w:r>
          </w:p>
        </w:tc>
        <w:tc>
          <w:tcPr>
            <w:tcW w:w="2932" w:type="dxa"/>
            <w:tcBorders>
              <w:top w:val="single" w:sz="4" w:space="0" w:color="000000"/>
              <w:left w:val="single" w:sz="4" w:space="0" w:color="000000"/>
              <w:bottom w:val="single" w:sz="4" w:space="0" w:color="000000"/>
              <w:right w:val="single" w:sz="4" w:space="0" w:color="000000"/>
            </w:tcBorders>
          </w:tcPr>
          <w:p w14:paraId="44E18376" w14:textId="77777777" w:rsidR="003A62C4" w:rsidRDefault="003A62C4" w:rsidP="00593BE1">
            <w:pPr>
              <w:spacing w:after="0" w:line="259" w:lineRule="auto"/>
            </w:pPr>
            <w:r>
              <w:rPr>
                <w:sz w:val="20"/>
                <w:szCs w:val="20"/>
              </w:rPr>
              <w:t>kN</w:t>
            </w:r>
          </w:p>
        </w:tc>
      </w:tr>
      <w:tr w:rsidR="003A62C4" w14:paraId="6F9EA734"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4FD9C17F" w14:textId="77777777" w:rsidR="003A62C4" w:rsidRDefault="003A62C4" w:rsidP="00593BE1">
            <w:pPr>
              <w:spacing w:after="0" w:line="259" w:lineRule="auto"/>
            </w:pPr>
            <w:r>
              <w:rPr>
                <w:sz w:val="20"/>
                <w:szCs w:val="20"/>
              </w:rPr>
              <w:t>Section Modulus</w:t>
            </w:r>
          </w:p>
        </w:tc>
        <w:tc>
          <w:tcPr>
            <w:tcW w:w="3081" w:type="dxa"/>
            <w:tcBorders>
              <w:top w:val="single" w:sz="4" w:space="0" w:color="000000"/>
              <w:left w:val="single" w:sz="4" w:space="0" w:color="000000"/>
              <w:bottom w:val="single" w:sz="4" w:space="0" w:color="000000"/>
              <w:right w:val="single" w:sz="4" w:space="0" w:color="000000"/>
            </w:tcBorders>
          </w:tcPr>
          <w:p w14:paraId="6FE11381" w14:textId="77777777" w:rsidR="003A62C4" w:rsidRDefault="003A62C4" w:rsidP="00593BE1">
            <w:pPr>
              <w:spacing w:after="0" w:line="259" w:lineRule="auto"/>
            </w:pPr>
            <w:r>
              <w:rPr>
                <w:sz w:val="20"/>
                <w:szCs w:val="20"/>
              </w:rPr>
              <w:t>0.01651</w:t>
            </w:r>
          </w:p>
        </w:tc>
        <w:tc>
          <w:tcPr>
            <w:tcW w:w="2932" w:type="dxa"/>
            <w:tcBorders>
              <w:top w:val="single" w:sz="4" w:space="0" w:color="000000"/>
              <w:left w:val="single" w:sz="4" w:space="0" w:color="000000"/>
              <w:bottom w:val="single" w:sz="4" w:space="0" w:color="000000"/>
              <w:right w:val="single" w:sz="4" w:space="0" w:color="000000"/>
            </w:tcBorders>
          </w:tcPr>
          <w:p w14:paraId="28B62B0F" w14:textId="77777777" w:rsidR="003A62C4" w:rsidRPr="00C54745" w:rsidRDefault="003D0B1E" w:rsidP="00593BE1">
            <w:pPr>
              <w:spacing w:after="0" w:line="259" w:lineRule="auto"/>
            </w:pPr>
            <m:oMathPara>
              <m:oMathParaPr>
                <m:jc m:val="left"/>
              </m:oMathParaPr>
              <m:oMath>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3</m:t>
                    </m:r>
                  </m:sup>
                </m:sSup>
              </m:oMath>
            </m:oMathPara>
          </w:p>
        </w:tc>
      </w:tr>
      <w:tr w:rsidR="003A62C4" w14:paraId="309B8CC3"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34815E0B" w14:textId="77777777" w:rsidR="003A62C4" w:rsidRDefault="003A62C4" w:rsidP="00593BE1">
            <w:pPr>
              <w:spacing w:after="0" w:line="259" w:lineRule="auto"/>
              <w:rPr>
                <w:sz w:val="20"/>
                <w:szCs w:val="20"/>
              </w:rPr>
            </w:pPr>
            <w:r>
              <w:rPr>
                <w:sz w:val="20"/>
                <w:szCs w:val="20"/>
              </w:rPr>
              <w:t>Mid-span Bending Moment</w:t>
            </w:r>
          </w:p>
        </w:tc>
        <w:tc>
          <w:tcPr>
            <w:tcW w:w="3081" w:type="dxa"/>
            <w:tcBorders>
              <w:top w:val="single" w:sz="4" w:space="0" w:color="000000"/>
              <w:left w:val="single" w:sz="4" w:space="0" w:color="000000"/>
              <w:bottom w:val="single" w:sz="4" w:space="0" w:color="000000"/>
              <w:right w:val="single" w:sz="4" w:space="0" w:color="000000"/>
            </w:tcBorders>
          </w:tcPr>
          <w:p w14:paraId="6201920D" w14:textId="77777777" w:rsidR="003A62C4" w:rsidRDefault="003A62C4" w:rsidP="00593BE1">
            <w:pPr>
              <w:spacing w:after="0" w:line="259" w:lineRule="auto"/>
              <w:rPr>
                <w:sz w:val="20"/>
                <w:szCs w:val="20"/>
              </w:rPr>
            </w:pPr>
            <w:r>
              <w:rPr>
                <w:sz w:val="20"/>
                <w:szCs w:val="20"/>
              </w:rPr>
              <w:t>26.79</w:t>
            </w:r>
          </w:p>
        </w:tc>
        <w:tc>
          <w:tcPr>
            <w:tcW w:w="2932" w:type="dxa"/>
            <w:tcBorders>
              <w:top w:val="single" w:sz="4" w:space="0" w:color="000000"/>
              <w:left w:val="single" w:sz="4" w:space="0" w:color="000000"/>
              <w:bottom w:val="single" w:sz="4" w:space="0" w:color="000000"/>
              <w:right w:val="single" w:sz="4" w:space="0" w:color="000000"/>
            </w:tcBorders>
          </w:tcPr>
          <w:p w14:paraId="714CF68E" w14:textId="77777777" w:rsidR="003A62C4" w:rsidRDefault="003A62C4" w:rsidP="00593BE1">
            <w:pPr>
              <w:spacing w:after="0" w:line="259" w:lineRule="auto"/>
              <w:rPr>
                <w:sz w:val="20"/>
                <w:szCs w:val="20"/>
              </w:rPr>
            </w:pPr>
            <w:r>
              <w:rPr>
                <w:sz w:val="20"/>
                <w:szCs w:val="20"/>
              </w:rPr>
              <w:t>kN.m</w:t>
            </w:r>
          </w:p>
        </w:tc>
      </w:tr>
      <w:tr w:rsidR="003A62C4" w14:paraId="5ACE4192"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5A73F353" w14:textId="77777777" w:rsidR="003A62C4" w:rsidRDefault="003A62C4" w:rsidP="00593BE1">
            <w:pPr>
              <w:spacing w:after="0" w:line="259" w:lineRule="auto"/>
              <w:rPr>
                <w:sz w:val="20"/>
                <w:szCs w:val="20"/>
              </w:rPr>
            </w:pPr>
            <w:r>
              <w:rPr>
                <w:sz w:val="20"/>
                <w:szCs w:val="20"/>
              </w:rPr>
              <w:lastRenderedPageBreak/>
              <w:t>Longitudinal Bending Stress</w:t>
            </w:r>
          </w:p>
        </w:tc>
        <w:tc>
          <w:tcPr>
            <w:tcW w:w="3081" w:type="dxa"/>
            <w:tcBorders>
              <w:top w:val="single" w:sz="4" w:space="0" w:color="000000"/>
              <w:left w:val="single" w:sz="4" w:space="0" w:color="000000"/>
              <w:bottom w:val="single" w:sz="4" w:space="0" w:color="000000"/>
              <w:right w:val="single" w:sz="4" w:space="0" w:color="000000"/>
            </w:tcBorders>
          </w:tcPr>
          <w:p w14:paraId="2D4A92DE" w14:textId="77777777" w:rsidR="003A62C4" w:rsidRDefault="003A62C4" w:rsidP="00593BE1">
            <w:pPr>
              <w:spacing w:after="0" w:line="259" w:lineRule="auto"/>
              <w:rPr>
                <w:sz w:val="20"/>
                <w:szCs w:val="20"/>
              </w:rPr>
            </w:pPr>
            <w:r>
              <w:rPr>
                <w:sz w:val="20"/>
                <w:szCs w:val="20"/>
              </w:rPr>
              <w:t>1.622</w:t>
            </w:r>
          </w:p>
        </w:tc>
        <w:tc>
          <w:tcPr>
            <w:tcW w:w="2932" w:type="dxa"/>
            <w:tcBorders>
              <w:top w:val="single" w:sz="4" w:space="0" w:color="000000"/>
              <w:left w:val="single" w:sz="4" w:space="0" w:color="000000"/>
              <w:bottom w:val="single" w:sz="4" w:space="0" w:color="000000"/>
              <w:right w:val="single" w:sz="4" w:space="0" w:color="000000"/>
            </w:tcBorders>
          </w:tcPr>
          <w:p w14:paraId="20F10EB7" w14:textId="77777777" w:rsidR="003A62C4" w:rsidRDefault="003A62C4" w:rsidP="00593BE1">
            <w:pPr>
              <w:spacing w:after="0" w:line="259" w:lineRule="auto"/>
              <w:rPr>
                <w:sz w:val="20"/>
                <w:szCs w:val="20"/>
              </w:rPr>
            </w:pPr>
            <w:r>
              <w:rPr>
                <w:sz w:val="20"/>
                <w:szCs w:val="20"/>
              </w:rPr>
              <w:t>MPa</w:t>
            </w:r>
          </w:p>
        </w:tc>
      </w:tr>
      <w:tr w:rsidR="003A62C4" w14:paraId="6EE654E9"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35B655A2" w14:textId="77777777" w:rsidR="003A62C4" w:rsidRDefault="003A62C4" w:rsidP="00593BE1">
            <w:pPr>
              <w:spacing w:after="0" w:line="259" w:lineRule="auto"/>
              <w:rPr>
                <w:sz w:val="20"/>
                <w:szCs w:val="20"/>
              </w:rPr>
            </w:pPr>
            <w:r>
              <w:rPr>
                <w:sz w:val="20"/>
                <w:szCs w:val="20"/>
              </w:rPr>
              <w:t>Allowable Design Stress (A36)</w:t>
            </w:r>
          </w:p>
        </w:tc>
        <w:tc>
          <w:tcPr>
            <w:tcW w:w="3081" w:type="dxa"/>
            <w:tcBorders>
              <w:top w:val="single" w:sz="4" w:space="0" w:color="000000"/>
              <w:left w:val="single" w:sz="4" w:space="0" w:color="000000"/>
              <w:bottom w:val="single" w:sz="4" w:space="0" w:color="000000"/>
              <w:right w:val="single" w:sz="4" w:space="0" w:color="000000"/>
            </w:tcBorders>
          </w:tcPr>
          <w:p w14:paraId="2EFFE84B" w14:textId="77777777" w:rsidR="003A62C4" w:rsidRDefault="003A62C4" w:rsidP="00593BE1">
            <w:pPr>
              <w:spacing w:after="0" w:line="259" w:lineRule="auto"/>
              <w:rPr>
                <w:sz w:val="20"/>
                <w:szCs w:val="20"/>
              </w:rPr>
            </w:pPr>
            <w:r>
              <w:rPr>
                <w:sz w:val="20"/>
                <w:szCs w:val="20"/>
              </w:rPr>
              <w:t>166.7</w:t>
            </w:r>
          </w:p>
        </w:tc>
        <w:tc>
          <w:tcPr>
            <w:tcW w:w="2932" w:type="dxa"/>
            <w:tcBorders>
              <w:top w:val="single" w:sz="4" w:space="0" w:color="000000"/>
              <w:left w:val="single" w:sz="4" w:space="0" w:color="000000"/>
              <w:bottom w:val="single" w:sz="4" w:space="0" w:color="000000"/>
              <w:right w:val="single" w:sz="4" w:space="0" w:color="000000"/>
            </w:tcBorders>
          </w:tcPr>
          <w:p w14:paraId="2A7F40D1" w14:textId="77777777" w:rsidR="003A62C4" w:rsidRDefault="003A62C4" w:rsidP="00593BE1">
            <w:pPr>
              <w:spacing w:after="0" w:line="259" w:lineRule="auto"/>
              <w:rPr>
                <w:sz w:val="20"/>
                <w:szCs w:val="20"/>
              </w:rPr>
            </w:pPr>
            <w:r>
              <w:rPr>
                <w:sz w:val="20"/>
                <w:szCs w:val="20"/>
              </w:rPr>
              <w:t>MPa</w:t>
            </w:r>
          </w:p>
        </w:tc>
      </w:tr>
      <w:tr w:rsidR="003A62C4" w14:paraId="04804333" w14:textId="77777777" w:rsidTr="00593BE1">
        <w:trPr>
          <w:trHeight w:val="562"/>
        </w:trPr>
        <w:tc>
          <w:tcPr>
            <w:tcW w:w="3005" w:type="dxa"/>
            <w:tcBorders>
              <w:top w:val="single" w:sz="4" w:space="0" w:color="000000"/>
              <w:left w:val="single" w:sz="4" w:space="0" w:color="000000"/>
              <w:bottom w:val="single" w:sz="4" w:space="0" w:color="000000"/>
              <w:right w:val="single" w:sz="4" w:space="0" w:color="000000"/>
            </w:tcBorders>
          </w:tcPr>
          <w:p w14:paraId="15545753" w14:textId="77777777" w:rsidR="003A62C4" w:rsidRDefault="003A62C4" w:rsidP="00593BE1">
            <w:pPr>
              <w:spacing w:after="0" w:line="259" w:lineRule="auto"/>
              <w:rPr>
                <w:sz w:val="20"/>
                <w:szCs w:val="20"/>
              </w:rPr>
            </w:pPr>
            <w:r>
              <w:rPr>
                <w:sz w:val="20"/>
                <w:szCs w:val="20"/>
              </w:rPr>
              <w:t>Stress Utilisation Ratio</w:t>
            </w:r>
          </w:p>
        </w:tc>
        <w:tc>
          <w:tcPr>
            <w:tcW w:w="3081" w:type="dxa"/>
            <w:tcBorders>
              <w:top w:val="single" w:sz="4" w:space="0" w:color="000000"/>
              <w:left w:val="single" w:sz="4" w:space="0" w:color="000000"/>
              <w:bottom w:val="single" w:sz="4" w:space="0" w:color="000000"/>
              <w:right w:val="single" w:sz="4" w:space="0" w:color="000000"/>
            </w:tcBorders>
          </w:tcPr>
          <w:p w14:paraId="5FA6B52F" w14:textId="77777777" w:rsidR="003A62C4" w:rsidRDefault="003A62C4" w:rsidP="00593BE1">
            <w:pPr>
              <w:spacing w:after="0" w:line="259" w:lineRule="auto"/>
              <w:rPr>
                <w:sz w:val="20"/>
                <w:szCs w:val="20"/>
              </w:rPr>
            </w:pPr>
            <w:r>
              <w:rPr>
                <w:sz w:val="20"/>
                <w:szCs w:val="20"/>
              </w:rPr>
              <w:t>0.97</w:t>
            </w:r>
          </w:p>
        </w:tc>
        <w:tc>
          <w:tcPr>
            <w:tcW w:w="2932" w:type="dxa"/>
            <w:tcBorders>
              <w:top w:val="single" w:sz="4" w:space="0" w:color="000000"/>
              <w:left w:val="single" w:sz="4" w:space="0" w:color="000000"/>
              <w:bottom w:val="single" w:sz="4" w:space="0" w:color="000000"/>
              <w:right w:val="single" w:sz="4" w:space="0" w:color="000000"/>
            </w:tcBorders>
          </w:tcPr>
          <w:p w14:paraId="1981C875" w14:textId="77777777" w:rsidR="003A62C4" w:rsidRDefault="003A62C4" w:rsidP="00593BE1">
            <w:pPr>
              <w:spacing w:after="0" w:line="259" w:lineRule="auto"/>
              <w:rPr>
                <w:sz w:val="20"/>
                <w:szCs w:val="20"/>
              </w:rPr>
            </w:pPr>
            <w:r>
              <w:rPr>
                <w:sz w:val="20"/>
                <w:szCs w:val="20"/>
              </w:rPr>
              <w:t>%</w:t>
            </w:r>
          </w:p>
          <w:p w14:paraId="22F3F810" w14:textId="77777777" w:rsidR="003A62C4" w:rsidRDefault="003A62C4" w:rsidP="00593BE1">
            <w:pPr>
              <w:spacing w:after="0" w:line="259" w:lineRule="auto"/>
              <w:rPr>
                <w:sz w:val="20"/>
                <w:szCs w:val="20"/>
              </w:rPr>
            </w:pPr>
          </w:p>
        </w:tc>
      </w:tr>
    </w:tbl>
    <w:p w14:paraId="479EB6A5" w14:textId="77777777" w:rsidR="003A62C4" w:rsidRDefault="003A62C4" w:rsidP="003A62C4">
      <w:pPr>
        <w:spacing w:after="0" w:line="259" w:lineRule="auto"/>
        <w:jc w:val="left"/>
      </w:pPr>
    </w:p>
    <w:p w14:paraId="453BB9F9" w14:textId="3C85D09F" w:rsidR="00A15F91" w:rsidRPr="004067FB" w:rsidRDefault="00A15F91" w:rsidP="004067FB">
      <w:r>
        <w:br w:type="page"/>
      </w:r>
    </w:p>
    <w:p w14:paraId="20B6F070" w14:textId="77777777" w:rsidR="002978C8" w:rsidRPr="002978C8" w:rsidRDefault="002978C8" w:rsidP="00545430">
      <w:pPr>
        <w:pStyle w:val="Heading2"/>
      </w:pPr>
      <w:r w:rsidRPr="002978C8">
        <w:lastRenderedPageBreak/>
        <w:t xml:space="preserve"> </w:t>
      </w:r>
      <w:bookmarkStart w:id="352" w:name="_Toc237130934"/>
      <w:bookmarkStart w:id="353" w:name="_Toc237244979"/>
      <w:r w:rsidRPr="002978C8">
        <w:t>DESIGN OF A BASICITY ADJUSTMENT REACTOR</w:t>
      </w:r>
      <w:bookmarkEnd w:id="352"/>
      <w:bookmarkEnd w:id="353"/>
    </w:p>
    <w:p w14:paraId="2532C86A" w14:textId="77777777" w:rsidR="002978C8" w:rsidRPr="002978C8" w:rsidRDefault="002978C8" w:rsidP="00545430">
      <w:pPr>
        <w:pStyle w:val="Heading3"/>
      </w:pPr>
      <w:r w:rsidRPr="002978C8">
        <w:t xml:space="preserve"> </w:t>
      </w:r>
      <w:bookmarkStart w:id="354" w:name="_Toc237130935"/>
      <w:bookmarkStart w:id="355" w:name="_Toc237244980"/>
      <w:r w:rsidRPr="002978C8">
        <w:t>INTRODUCTION</w:t>
      </w:r>
      <w:bookmarkEnd w:id="354"/>
      <w:bookmarkEnd w:id="355"/>
    </w:p>
    <w:p w14:paraId="283F482D" w14:textId="77777777" w:rsidR="002978C8" w:rsidRPr="002978C8" w:rsidRDefault="002978C8" w:rsidP="002978C8">
      <w:r w:rsidRPr="002978C8">
        <w:t>Poly-aluminium chloride (PAC)  is a highly effective inorganic polymer coagulant that is widely employed in water and wastewater treatment processes. It offers several advantages over traditional coagulants such as aluminium sulphate (alum), including a higher charge density, broader effective pH range, lower dosage requirements, reduced sludge production, and a smaller impact on the pH of treated water.</w:t>
      </w:r>
    </w:p>
    <w:p w14:paraId="1EC0ACA2" w14:textId="77777777" w:rsidR="002978C8" w:rsidRPr="002978C8" w:rsidRDefault="002978C8" w:rsidP="002978C8">
      <w:r w:rsidRPr="002978C8">
        <w:t>Basicity is one of the most critical parameters of PAC (Jiang and Graham, 1998; Duan and Gregory, 2003).</w:t>
      </w:r>
    </w:p>
    <w:p w14:paraId="60AB84DD" w14:textId="77777777" w:rsidR="002978C8" w:rsidRPr="002978C8" w:rsidRDefault="002978C8" w:rsidP="002978C8">
      <w:r w:rsidRPr="002978C8">
        <w:t>Basicity is one of the most critical quality parameters of PAC. It is defined as the molar ratio of hydroxyl ions (OH</w:t>
      </w:r>
      <w:r w:rsidRPr="002978C8">
        <w:rPr>
          <w:vertAlign w:val="superscript"/>
        </w:rPr>
        <w:t>-</w:t>
      </w:r>
      <w:r w:rsidRPr="002978C8">
        <w:t>) to aluminium ions (Al</w:t>
      </w:r>
      <w:r w:rsidRPr="002978C8">
        <w:rPr>
          <w:vertAlign w:val="superscript"/>
        </w:rPr>
        <w:t>3+</w:t>
      </w:r>
      <w:r w:rsidRPr="002978C8">
        <w:t>), often expressed as a percentage:</w:t>
      </w:r>
    </w:p>
    <w:p w14:paraId="2F14ED19" w14:textId="1C3AEEA4" w:rsidR="002978C8" w:rsidRPr="002978C8" w:rsidRDefault="002978C8" w:rsidP="002978C8">
      <m:oMathPara>
        <m:oMath>
          <m:r>
            <w:rPr>
              <w:rFonts w:ascii="Cambria Math" w:hAnsi="Cambria Math"/>
            </w:rPr>
            <m:t>Basicity (%)=</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OH</m:t>
                  </m:r>
                </m:e>
                <m:sup>
                  <m:r>
                    <w:rPr>
                      <w:rFonts w:ascii="Cambria Math" w:hAnsi="Cambria Math"/>
                    </w:rPr>
                    <m:t>-</m:t>
                  </m:r>
                </m:sup>
              </m:sSup>
              <m:r>
                <w:rPr>
                  <w:rFonts w:ascii="Cambria Math" w:hAnsi="Cambria Math"/>
                </w:rPr>
                <m:t>]</m:t>
              </m:r>
            </m:num>
            <m:den>
              <m:r>
                <w:rPr>
                  <w:rFonts w:ascii="Cambria Math" w:hAnsi="Cambria Math"/>
                </w:rPr>
                <m:t>3×[</m:t>
              </m:r>
              <m:sSup>
                <m:sSupPr>
                  <m:ctrlPr>
                    <w:rPr>
                      <w:rFonts w:ascii="Cambria Math" w:hAnsi="Cambria Math"/>
                      <w:i/>
                    </w:rPr>
                  </m:ctrlPr>
                </m:sSupPr>
                <m:e>
                  <m:r>
                    <w:rPr>
                      <w:rFonts w:ascii="Cambria Math" w:hAnsi="Cambria Math"/>
                    </w:rPr>
                    <m:t>Al</m:t>
                  </m:r>
                </m:e>
                <m:sup>
                  <m:r>
                    <w:rPr>
                      <w:rFonts w:ascii="Cambria Math" w:hAnsi="Cambria Math"/>
                    </w:rPr>
                    <m:t>3+</m:t>
                  </m:r>
                </m:sup>
              </m:sSup>
              <m:r>
                <w:rPr>
                  <w:rFonts w:ascii="Cambria Math" w:hAnsi="Cambria Math"/>
                </w:rPr>
                <m:t>]</m:t>
              </m:r>
            </m:den>
          </m:f>
          <m:r>
            <w:rPr>
              <w:rFonts w:ascii="Cambria Math" w:hAnsi="Cambria Math"/>
            </w:rPr>
            <m:t>×100</m:t>
          </m:r>
        </m:oMath>
      </m:oMathPara>
    </w:p>
    <w:p w14:paraId="50D8B79D" w14:textId="77777777" w:rsidR="002978C8" w:rsidRPr="002978C8" w:rsidRDefault="002978C8" w:rsidP="002978C8">
      <w:r w:rsidRPr="002978C8">
        <w:t>Commercial PAC products commonly target 40-90% basicity with the high basicity grades, usually between 65-92%, being particularly valued for its superior performance. A higher basicity corresponds to a greater degree of pre-hydrolysis and polymerisation of aluminium species, resulting in a higher catatonic charge density. This enhances the ability of the coagulant to neutralise negatively charged colloidal particles, promote rapid floc formation, improve turbidity and organic matter removal and maintain effectiveness across varying water conditions including low temperatures and low alkalinity waters.</w:t>
      </w:r>
    </w:p>
    <w:p w14:paraId="2508F294" w14:textId="77777777" w:rsidR="002978C8" w:rsidRPr="002978C8" w:rsidRDefault="002978C8" w:rsidP="002978C8">
      <w:r w:rsidRPr="002978C8">
        <w:t>Furthermore, a higher basicity reduces the consumption of alkalinity in the treated water because fewer H</w:t>
      </w:r>
      <w:r w:rsidRPr="002978C8">
        <w:rPr>
          <w:vertAlign w:val="superscript"/>
        </w:rPr>
        <w:t>+</w:t>
      </w:r>
      <w:r w:rsidRPr="002978C8">
        <w:t xml:space="preserve"> ions are released during hydrolysis compared to low-basicity or non-polymerised aluminium salts like alum. This minimizes the need for additional pH adjustment chemicals, lowers operational costs and decreases residual aluminium in effluents (Zhao et al., 2009; Yan et al., 2008). </w:t>
      </w:r>
    </w:p>
    <w:p w14:paraId="634EEADC" w14:textId="77777777" w:rsidR="002978C8" w:rsidRPr="002978C8" w:rsidRDefault="002978C8" w:rsidP="00545430">
      <w:pPr>
        <w:pStyle w:val="Heading3"/>
      </w:pPr>
      <w:bookmarkStart w:id="356" w:name="_Toc237130936"/>
      <w:bookmarkStart w:id="357" w:name="_Toc237244981"/>
      <w:r w:rsidRPr="002978C8">
        <w:lastRenderedPageBreak/>
        <w:t>PROBLEM STATEMENT</w:t>
      </w:r>
      <w:bookmarkEnd w:id="356"/>
      <w:bookmarkEnd w:id="357"/>
    </w:p>
    <w:p w14:paraId="6594E49E" w14:textId="77777777" w:rsidR="002978C8" w:rsidRPr="002978C8" w:rsidRDefault="002978C8" w:rsidP="002978C8">
      <w:r w:rsidRPr="002978C8">
        <w:t>The production of poly-aluminium chloride (PAC) from bauxite involves acid digestion that yields a low-basicity aluminium chloride solution, which is followed by a critical basicity adjustment stage. This stage is required to increase the OH/Al molar ratio of the aluminium chloride leachate by reacting it with calcium aluminate powder. The reaction  promotes the formation of polynuclear aluminium that give high-basicity PAC its superior coagulation performance. The precise design of a reactor in which this heterogeneous, exothermic reaction occurs is therefore essential for product quality, process safety and economic operation. The design addresses a continuous basicity adjustment system processing 2893 kgh</w:t>
      </w:r>
      <w:r w:rsidRPr="002978C8">
        <w:rPr>
          <w:vertAlign w:val="superscript"/>
        </w:rPr>
        <w:t>-1</w:t>
      </w:r>
      <w:r w:rsidRPr="002978C8">
        <w:t xml:space="preserve"> of aluminium chloride leachate with 687.215 kg h</w:t>
      </w:r>
      <w:r w:rsidRPr="002978C8">
        <w:rPr>
          <w:vertAlign w:val="superscript"/>
        </w:rPr>
        <w:t>-1</w:t>
      </w:r>
      <w:r w:rsidRPr="002978C8">
        <w:t xml:space="preserve"> of calcium aluminate powder at 85℃ and 1 bar. </w:t>
      </w:r>
    </w:p>
    <w:p w14:paraId="1C13746A" w14:textId="77777777" w:rsidR="002978C8" w:rsidRPr="002978C8" w:rsidRDefault="002978C8" w:rsidP="00840A6F">
      <w:pPr>
        <w:pStyle w:val="Heading3"/>
      </w:pPr>
      <w:bookmarkStart w:id="358" w:name="_Toc237130937"/>
      <w:bookmarkStart w:id="359" w:name="_Toc237244982"/>
      <w:r w:rsidRPr="002978C8">
        <w:t>AIM</w:t>
      </w:r>
      <w:bookmarkEnd w:id="358"/>
      <w:bookmarkEnd w:id="359"/>
    </w:p>
    <w:p w14:paraId="3165D961" w14:textId="77777777" w:rsidR="002978C8" w:rsidRPr="002978C8" w:rsidRDefault="002978C8" w:rsidP="002978C8">
      <w:r w:rsidRPr="002978C8">
        <w:t>To design a continuous stirred tank reactor system for the basicity adjustment stage of poly-aluminium chloride production.</w:t>
      </w:r>
    </w:p>
    <w:p w14:paraId="2B513408" w14:textId="77777777" w:rsidR="002978C8" w:rsidRPr="002978C8" w:rsidRDefault="002978C8" w:rsidP="00840A6F">
      <w:pPr>
        <w:pStyle w:val="Heading3"/>
      </w:pPr>
      <w:bookmarkStart w:id="360" w:name="_Toc237130938"/>
      <w:bookmarkStart w:id="361" w:name="_Toc237244983"/>
      <w:r w:rsidRPr="002978C8">
        <w:t>OBJECTIVES</w:t>
      </w:r>
      <w:bookmarkEnd w:id="360"/>
      <w:bookmarkEnd w:id="361"/>
    </w:p>
    <w:p w14:paraId="6545EFEB" w14:textId="77777777" w:rsidR="002978C8" w:rsidRPr="002978C8" w:rsidRDefault="002978C8" w:rsidP="002978C8">
      <w:pPr>
        <w:numPr>
          <w:ilvl w:val="0"/>
          <w:numId w:val="39"/>
        </w:numPr>
        <w:tabs>
          <w:tab w:val="clear" w:pos="420"/>
        </w:tabs>
      </w:pPr>
      <w:r w:rsidRPr="002978C8">
        <w:t>To evaluate and select the most appropriate reactor type for the basicity adjustment reactions.</w:t>
      </w:r>
    </w:p>
    <w:p w14:paraId="4712027B" w14:textId="77777777" w:rsidR="002978C8" w:rsidRPr="002978C8" w:rsidRDefault="002978C8" w:rsidP="002978C8">
      <w:pPr>
        <w:numPr>
          <w:ilvl w:val="0"/>
          <w:numId w:val="39"/>
        </w:numPr>
        <w:tabs>
          <w:tab w:val="clear" w:pos="420"/>
        </w:tabs>
      </w:pPr>
      <w:r w:rsidRPr="002978C8">
        <w:t>To apply necessary reactor design equations and models to determine the principal dimensions and operating parameters of the reactor.</w:t>
      </w:r>
    </w:p>
    <w:p w14:paraId="18F6090B" w14:textId="77777777" w:rsidR="002978C8" w:rsidRPr="002978C8" w:rsidRDefault="002978C8" w:rsidP="002978C8">
      <w:pPr>
        <w:numPr>
          <w:ilvl w:val="0"/>
          <w:numId w:val="39"/>
        </w:numPr>
        <w:tabs>
          <w:tab w:val="clear" w:pos="420"/>
        </w:tabs>
      </w:pPr>
      <w:r w:rsidRPr="002978C8">
        <w:t>To select appropriate materials of construction and instrumentation that ensure reliable, long-term operation in a corrosive chloride slurry environment.</w:t>
      </w:r>
    </w:p>
    <w:p w14:paraId="31C5B51A" w14:textId="77777777" w:rsidR="002978C8" w:rsidRPr="002978C8" w:rsidRDefault="002978C8" w:rsidP="002978C8">
      <w:pPr>
        <w:numPr>
          <w:ilvl w:val="0"/>
          <w:numId w:val="39"/>
        </w:numPr>
        <w:tabs>
          <w:tab w:val="clear" w:pos="420"/>
        </w:tabs>
      </w:pPr>
      <w:r w:rsidRPr="002978C8">
        <w:t>To present a comprehensive mechanical engineering drawing of a basicity adjustment reactor, including vessel geometry, agitation system, heat transfer arrangements and safety considerations.</w:t>
      </w:r>
    </w:p>
    <w:p w14:paraId="08C17293" w14:textId="77777777" w:rsidR="002978C8" w:rsidRPr="002978C8" w:rsidRDefault="002978C8" w:rsidP="00840A6F">
      <w:pPr>
        <w:pStyle w:val="Heading3"/>
      </w:pPr>
      <w:bookmarkStart w:id="362" w:name="_Toc237130939"/>
      <w:bookmarkStart w:id="363" w:name="_Toc237244984"/>
      <w:r w:rsidRPr="002978C8">
        <w:lastRenderedPageBreak/>
        <w:t>LITERATURE REVIEW</w:t>
      </w:r>
      <w:bookmarkEnd w:id="362"/>
      <w:bookmarkEnd w:id="363"/>
    </w:p>
    <w:p w14:paraId="005539DD" w14:textId="77777777" w:rsidR="002978C8" w:rsidRPr="002978C8" w:rsidRDefault="002978C8" w:rsidP="00840A6F">
      <w:pPr>
        <w:pStyle w:val="Heading4"/>
      </w:pPr>
      <w:bookmarkStart w:id="364" w:name="_Toc237130940"/>
      <w:r w:rsidRPr="002978C8">
        <w:t>HISTORICAL DEVELOPMENT</w:t>
      </w:r>
      <w:bookmarkEnd w:id="364"/>
    </w:p>
    <w:p w14:paraId="7ACB6FEB" w14:textId="48588F57" w:rsidR="002978C8" w:rsidRPr="002978C8" w:rsidRDefault="002978C8" w:rsidP="002978C8">
      <w:r w:rsidRPr="002978C8">
        <w:t>PAC technology emerged in Japan in the late 1960s as an improvement over traditional aluminium-based coagulants like alum. Early processes focused on producing active aluminium hydroxide, which was then dissolved in hydrochloric acid to create partially hydrolysed species. By the 1980s, pressurized and heated reaction processes using aluminium hydroxide and hydrochloric acid had become widespread. Industrial adoption accelerated due to PAC’s superior performance in water treatment, leading to various raw material routes including bauxite, kaolin, and aluminium hydroxide. Calcium aluminate emerged as a preferred basifying agent for its cost-effectiveness and ability to achieve high basicity grades (up to approximately 92%) while simultaneously contributing additional aluminium to the product (Gao et al., 2005; Zhao et al., 2009).</w:t>
      </w:r>
    </w:p>
    <w:p w14:paraId="69918327" w14:textId="77777777" w:rsidR="002978C8" w:rsidRPr="002978C8" w:rsidRDefault="002978C8" w:rsidP="00840A6F">
      <w:pPr>
        <w:pStyle w:val="Heading4"/>
      </w:pPr>
      <w:bookmarkStart w:id="365" w:name="_Toc237130941"/>
      <w:r w:rsidRPr="002978C8">
        <w:t>FUNDAMENTALS OF BASICITY ADJUSTMENT REACTIONS</w:t>
      </w:r>
      <w:bookmarkEnd w:id="365"/>
    </w:p>
    <w:p w14:paraId="0E6167E1" w14:textId="6FE43051" w:rsidR="002978C8" w:rsidRPr="002978C8" w:rsidRDefault="002978C8" w:rsidP="002978C8">
      <w:r w:rsidRPr="002978C8">
        <w:t xml:space="preserve"> Basicity adjustment is the key unit operation following acid leaching, where low-basicity aluminium chloride solution, which is essentially </w:t>
      </w:r>
      <m:oMath>
        <m:r>
          <w:rPr>
            <w:rFonts w:ascii="Cambria Math" w:hAnsi="Cambria Math"/>
          </w:rPr>
          <m:t>AlCl₃</m:t>
        </m:r>
      </m:oMath>
      <w:r w:rsidRPr="002978C8">
        <w:t xml:space="preserve"> with low OH/Al ratio, is reacted with calcium aluminate powder. The overall process increases the molar ratio of OH⁻ to Al³⁺, driving hydrolysis and polymerization into polynuclear species that possess a high cationic charge density for coagulation. The simplified representative reaction is:</w:t>
      </w:r>
    </w:p>
    <w:p w14:paraId="49DAEE1E" w14:textId="0A74E49D" w:rsidR="002978C8" w:rsidRPr="002978C8" w:rsidRDefault="002978C8" w:rsidP="002978C8">
      <m:oMathPara>
        <m:oMath>
          <m:r>
            <w:rPr>
              <w:rFonts w:ascii="Cambria Math" w:hAnsi="Cambria Math"/>
            </w:rPr>
            <m:t>Ca</m:t>
          </m:r>
          <m:sSub>
            <m:sSubPr>
              <m:ctrlPr>
                <w:rPr>
                  <w:rFonts w:ascii="Cambria Math" w:hAnsi="Cambria Math"/>
                  <w:i/>
                </w:rPr>
              </m:ctrlPr>
            </m:sSubPr>
            <m:e>
              <m:r>
                <w:rPr>
                  <w:rFonts w:ascii="Cambria Math" w:hAnsi="Cambria Math"/>
                </w:rPr>
                <m:t>Al</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 xml:space="preserve">4 </m:t>
              </m:r>
            </m:sub>
          </m:sSub>
          <m:r>
            <w:rPr>
              <w:rFonts w:ascii="Cambria Math" w:hAnsi="Cambria Math"/>
            </w:rPr>
            <m:t>+ Al</m:t>
          </m:r>
          <m:sSub>
            <m:sSubPr>
              <m:ctrlPr>
                <w:rPr>
                  <w:rFonts w:ascii="Cambria Math" w:hAnsi="Cambria Math"/>
                  <w:i/>
                </w:rPr>
              </m:ctrlPr>
            </m:sSubPr>
            <m:e>
              <m:r>
                <w:rPr>
                  <w:rFonts w:ascii="Cambria Math" w:hAnsi="Cambria Math"/>
                </w:rPr>
                <m:t>Cl</m:t>
              </m:r>
            </m:e>
            <m:sub>
              <m:r>
                <w:rPr>
                  <w:rFonts w:ascii="Cambria Math" w:hAnsi="Cambria Math"/>
                </w:rPr>
                <m:t>3</m:t>
              </m:r>
            </m:sub>
          </m:sSub>
          <m:r>
            <w:rPr>
              <w:rFonts w:ascii="Cambria Math" w:hAnsi="Cambria Math"/>
            </w:rPr>
            <m:t>(solution)→PAC+Ca</m:t>
          </m:r>
          <m:sSub>
            <m:sSubPr>
              <m:ctrlPr>
                <w:rPr>
                  <w:rFonts w:ascii="Cambria Math" w:hAnsi="Cambria Math"/>
                  <w:i/>
                </w:rPr>
              </m:ctrlPr>
            </m:sSubPr>
            <m:e>
              <m:r>
                <w:rPr>
                  <w:rFonts w:ascii="Cambria Math" w:hAnsi="Cambria Math"/>
                </w:rPr>
                <m:t>Cl</m:t>
              </m:r>
            </m:e>
            <m:sub>
              <m:r>
                <w:rPr>
                  <w:rFonts w:ascii="Cambria Math" w:hAnsi="Cambria Math"/>
                </w:rPr>
                <m:t>2</m:t>
              </m:r>
            </m:sub>
          </m:sSub>
        </m:oMath>
      </m:oMathPara>
    </w:p>
    <w:p w14:paraId="6EEDC465" w14:textId="77777777" w:rsidR="002978C8" w:rsidRPr="002978C8" w:rsidRDefault="002978C8" w:rsidP="002978C8">
      <w:r w:rsidRPr="002978C8">
        <w:t>This reaction is both exothermic and heterogeneous in nature. Calcium aluminate dissolves to release alkalinity and additional aluminium ions, with the rise in pH and OH/Al ratio promoting the condensation of monomeric aluminium species into larger polymers. Target basicity for high-performance grades is typically 65–92%. Careful control of addition rate, temperature (80–100°C), and mixing intensity is essential to avoid premature precipitation of Al(OH)</w:t>
      </w:r>
      <w:r w:rsidRPr="002978C8">
        <w:rPr>
          <w:vertAlign w:val="subscript"/>
        </w:rPr>
        <w:t xml:space="preserve">3 </w:t>
      </w:r>
      <w:r w:rsidRPr="002978C8">
        <w:t>or the generation of excessive insolubles.</w:t>
      </w:r>
    </w:p>
    <w:p w14:paraId="32944C2E" w14:textId="77777777" w:rsidR="002978C8" w:rsidRPr="002978C8" w:rsidRDefault="002978C8" w:rsidP="00840A6F">
      <w:pPr>
        <w:pStyle w:val="Heading4"/>
      </w:pPr>
      <w:bookmarkStart w:id="366" w:name="_Toc237130942"/>
      <w:r w:rsidRPr="002978C8">
        <w:lastRenderedPageBreak/>
        <w:t>DISSOLUTION STAGE</w:t>
      </w:r>
      <w:bookmarkEnd w:id="366"/>
    </w:p>
    <w:p w14:paraId="7E3B535A" w14:textId="77777777" w:rsidR="002978C8" w:rsidRPr="002978C8" w:rsidRDefault="002978C8" w:rsidP="002978C8">
      <w:r w:rsidRPr="002978C8">
        <w:t>The first stage of basicity adjustment is the dissolution stage, which involves the heterogeneous dissolution of calcium aluminate powder in the acidic aluminium chloride leachate. The acid attacks the calcium aluminate surface, releasing Ca</w:t>
      </w:r>
      <w:r w:rsidRPr="002978C8">
        <w:rPr>
          <w:vertAlign w:val="superscript"/>
        </w:rPr>
        <w:t>2+</w:t>
      </w:r>
      <w:r w:rsidRPr="002978C8">
        <w:t>, Al</w:t>
      </w:r>
      <w:r w:rsidRPr="002978C8">
        <w:rPr>
          <w:vertAlign w:val="superscript"/>
        </w:rPr>
        <w:t>3+</w:t>
      </w:r>
      <w:r w:rsidRPr="002978C8">
        <w:t xml:space="preserve"> and OH</w:t>
      </w:r>
      <w:r w:rsidRPr="002978C8">
        <w:rPr>
          <w:vertAlign w:val="superscript"/>
        </w:rPr>
        <w:t xml:space="preserve">- </w:t>
      </w:r>
      <w:r w:rsidRPr="002978C8">
        <w:t>ions. This process is mass transfer limited initially and is strongly influenced by the particle size, temperature, acid concentration, and agitation intensity. Vigorous mixing ensures complete suspension and prevents local pH spikes that could cause gelation. Dissolution is faster in the early phase when acidity is high while free acidity remains high (Levenspiel, 1999).</w:t>
      </w:r>
    </w:p>
    <w:p w14:paraId="44F9B14F" w14:textId="77777777" w:rsidR="002978C8" w:rsidRPr="002978C8" w:rsidRDefault="002978C8" w:rsidP="002978C8">
      <w:r w:rsidRPr="002978C8">
        <w:t>Literature on analogous alumina and calcium-aluminate dissolution systems indicates that the shrinking-core model (SCM) provides a suitable kinetic description. Under typical PAC conditions the early stage is often surface-reaction controlled, later transitioning to ash-layer diffusion control as a residual silica-rich or insoluble layer forms. Activation energies reported for similar systems lie in the range 40–60 kJ mol⁻¹ for chemical-reaction control and lower values (~15–25 kJ mol⁻¹) when diffusion becomes rate-limiting (Levenspiel, 1999).</w:t>
      </w:r>
    </w:p>
    <w:p w14:paraId="3A14093A" w14:textId="77777777" w:rsidR="002978C8" w:rsidRPr="002978C8" w:rsidRDefault="002978C8" w:rsidP="00840A6F">
      <w:pPr>
        <w:pStyle w:val="Heading4"/>
      </w:pPr>
      <w:bookmarkStart w:id="367" w:name="_Toc237130943"/>
      <w:r w:rsidRPr="002978C8">
        <w:t>HYDROLYSIS AND POLYMERIZATION STAGE</w:t>
      </w:r>
      <w:bookmarkEnd w:id="367"/>
    </w:p>
    <w:p w14:paraId="2DB2D4A2" w14:textId="3BFFE5F1" w:rsidR="002978C8" w:rsidRPr="002978C8" w:rsidRDefault="002978C8" w:rsidP="002978C8">
      <w:r w:rsidRPr="002978C8">
        <w:t>As the pH rises and the OH/Al ratio increases, dissolved aluminium species undergo stepwise hydrolysis and subsequent polymerization. Monomeric Al</w:t>
      </w:r>
      <w:r w:rsidRPr="002978C8">
        <w:rPr>
          <w:vertAlign w:val="superscript"/>
        </w:rPr>
        <w:t>3+</w:t>
      </w:r>
      <w:r w:rsidRPr="002978C8">
        <w:t xml:space="preserve"> ions form hydrolysed species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Al</m:t>
                </m:r>
                <m:sSub>
                  <m:sSubPr>
                    <m:ctrlPr>
                      <w:rPr>
                        <w:rFonts w:ascii="Cambria Math" w:hAnsi="Cambria Math"/>
                        <w:i/>
                        <w:vertAlign w:val="subscript"/>
                      </w:rPr>
                    </m:ctrlPr>
                  </m:sSubPr>
                  <m:e>
                    <m:d>
                      <m:dPr>
                        <m:ctrlPr>
                          <w:rPr>
                            <w:rFonts w:ascii="Cambria Math" w:hAnsi="Cambria Math"/>
                            <w:i/>
                          </w:rPr>
                        </m:ctrlPr>
                      </m:dPr>
                      <m:e>
                        <m:r>
                          <w:rPr>
                            <w:rFonts w:ascii="Cambria Math" w:hAnsi="Cambria Math"/>
                          </w:rPr>
                          <m:t>OH</m:t>
                        </m:r>
                      </m:e>
                    </m:d>
                  </m:e>
                  <m:sub>
                    <m:r>
                      <w:rPr>
                        <w:rFonts w:ascii="Cambria Math" w:hAnsi="Cambria Math"/>
                        <w:vertAlign w:val="subscript"/>
                      </w:rPr>
                      <m:t>4</m:t>
                    </m:r>
                  </m:sub>
                </m:sSub>
              </m:e>
            </m:d>
            <m:ctrlPr>
              <w:rPr>
                <w:rFonts w:ascii="Cambria Math" w:hAnsi="Cambria Math"/>
                <w:i/>
                <w:vertAlign w:val="superscript"/>
              </w:rPr>
            </m:ctrlPr>
          </m:e>
          <m:sup>
            <m:r>
              <w:rPr>
                <w:rFonts w:ascii="Cambria Math" w:hAnsi="Cambria Math"/>
                <w:vertAlign w:val="superscript"/>
              </w:rPr>
              <m:t>2+</m:t>
            </m:r>
          </m:sup>
        </m:sSup>
      </m:oMath>
      <w:r w:rsidRPr="002978C8">
        <w:t>), which condense into polynuclear complexes, notably the Al</w:t>
      </w:r>
      <w:r w:rsidRPr="002978C8">
        <w:rPr>
          <w:vertAlign w:val="subscript"/>
        </w:rPr>
        <w:t xml:space="preserve">13 </w:t>
      </w:r>
      <w:r w:rsidRPr="002978C8">
        <w:t xml:space="preserve">Keggin ion </w:t>
      </w:r>
      <m:oMath>
        <m:r>
          <w:rPr>
            <w:rFonts w:ascii="Cambria Math" w:hAnsi="Cambria Math"/>
          </w:rPr>
          <m:t>[Al₁₃O₄(OH)₂₄(H₂O)₁₂]⁷⁺</m:t>
        </m:r>
      </m:oMath>
      <w:r w:rsidRPr="002978C8">
        <w:t xml:space="preserve">  and larger polymers at higher basicity. This stage is slower than dissolution, equilibrium dependent and favoured at elevated temperatures (between 80℃ and 100℃) together with the controlled addition of the basifying agent. A residence time of  2-3 hours post addition is typically required to reach a stable high-basicity product with low residual insolubles (Zhao et al., 2009; Yan et al., 2008).</w:t>
      </w:r>
    </w:p>
    <w:p w14:paraId="4094072B" w14:textId="5B34BF26" w:rsidR="002978C8" w:rsidRPr="002978C8" w:rsidRDefault="002978C8" w:rsidP="002978C8">
      <w:r w:rsidRPr="002978C8">
        <w:t xml:space="preserve">The distribution of aluminium species, which is commonly classified as </w:t>
      </w:r>
      <m:oMath>
        <m:r>
          <w:rPr>
            <w:rFonts w:ascii="Cambria Math" w:hAnsi="Cambria Math"/>
          </w:rPr>
          <m:t>Ala</m:t>
        </m:r>
      </m:oMath>
      <w:r w:rsidRPr="002978C8">
        <w:t xml:space="preserve">, </w:t>
      </w:r>
      <m:oMath>
        <m:r>
          <w:rPr>
            <w:rFonts w:ascii="Cambria Math" w:hAnsi="Cambria Math"/>
          </w:rPr>
          <m:t>Alb</m:t>
        </m:r>
      </m:oMath>
      <w:r w:rsidRPr="002978C8">
        <w:t xml:space="preserve"> and </w:t>
      </w:r>
      <m:oMath>
        <m:r>
          <w:rPr>
            <w:rFonts w:ascii="Cambria Math" w:hAnsi="Cambria Math"/>
          </w:rPr>
          <m:t>Alc</m:t>
        </m:r>
      </m:oMath>
      <w:r w:rsidRPr="002978C8">
        <w:t xml:space="preserve"> by the Ferron timed complexation method is strongly dependent on basicity. Low basicity solutions </w:t>
      </w:r>
      <w:r w:rsidRPr="002978C8">
        <w:lastRenderedPageBreak/>
        <w:t xml:space="preserve">are dominated by monomeric </w:t>
      </w:r>
      <m:oMath>
        <m:r>
          <w:rPr>
            <w:rFonts w:ascii="Cambria Math" w:hAnsi="Cambria Math"/>
          </w:rPr>
          <m:t>Ala</m:t>
        </m:r>
      </m:oMath>
      <w:r w:rsidRPr="002978C8">
        <w:t>; medium to high basicity favours the highly coagulating Alb fraction including Al</w:t>
      </w:r>
      <w:r w:rsidRPr="002978C8">
        <w:rPr>
          <w:vertAlign w:val="subscript"/>
        </w:rPr>
        <w:t>13</w:t>
      </w:r>
      <w:r w:rsidRPr="002978C8">
        <w:t>; very high basicity leads to large aggregates that may eventually precipitate, process control must therefore maintain the system within the window that maximizes Alb while avoiding precipitation.</w:t>
      </w:r>
    </w:p>
    <w:p w14:paraId="09E3DEEE" w14:textId="77777777" w:rsidR="002978C8" w:rsidRPr="002978C8" w:rsidRDefault="002978C8" w:rsidP="00840A6F">
      <w:pPr>
        <w:pStyle w:val="Heading4"/>
      </w:pPr>
      <w:bookmarkStart w:id="368" w:name="_Toc237130944"/>
      <w:r w:rsidRPr="002978C8">
        <w:t>REACTOR OPERATION AND SELECTION</w:t>
      </w:r>
      <w:bookmarkEnd w:id="368"/>
    </w:p>
    <w:p w14:paraId="05EC0FEE" w14:textId="77777777" w:rsidR="002978C8" w:rsidRPr="002978C8" w:rsidRDefault="002978C8" w:rsidP="002978C8">
      <w:r w:rsidRPr="002978C8">
        <w:t>In industrial PAC production, basicity adjustment is often conducted at 70-100℃ with residence times of 2-3 hours. The operation involves a continuous or semi-continuous feeding of leachate and powder with temperature control via jackets or coils and downstream separation of insolubles. Agitation maintains homogeneity in the slurry formed.</w:t>
      </w:r>
    </w:p>
    <w:p w14:paraId="4C2BCB2B" w14:textId="77777777" w:rsidR="002978C8" w:rsidRPr="002978C8" w:rsidRDefault="002978C8" w:rsidP="002978C8">
      <w:r w:rsidRPr="002978C8">
        <w:t>CSTRs are preferred over other reactor types for this application due to:</w:t>
      </w:r>
    </w:p>
    <w:p w14:paraId="471E02D1" w14:textId="77777777" w:rsidR="002978C8" w:rsidRPr="002978C8" w:rsidRDefault="002978C8" w:rsidP="002978C8">
      <w:pPr>
        <w:numPr>
          <w:ilvl w:val="0"/>
          <w:numId w:val="41"/>
        </w:numPr>
      </w:pPr>
      <w:r w:rsidRPr="002978C8">
        <w:t>Their excellent mixing and solids suspension. This is essential for dispersing calcium aluminate powder and ensuring uniform liquid-solid contact, making it superior to PFRs, where settling or channelling can occur in slurries.</w:t>
      </w:r>
    </w:p>
    <w:p w14:paraId="655EEFBA" w14:textId="77777777" w:rsidR="002978C8" w:rsidRPr="002978C8" w:rsidRDefault="002978C8" w:rsidP="002978C8">
      <w:pPr>
        <w:numPr>
          <w:ilvl w:val="0"/>
          <w:numId w:val="41"/>
        </w:numPr>
      </w:pPr>
      <w:r w:rsidRPr="002978C8">
        <w:t>Uniform temperature and concentration profiles. This is critical for controlling the exothermic reaction and avoiding hot spots or local over-neutralization. Batch reactors lack continuous throughput and PFRs risk gradients.</w:t>
      </w:r>
    </w:p>
    <w:p w14:paraId="061FB0AE" w14:textId="77777777" w:rsidR="002978C8" w:rsidRPr="002978C8" w:rsidRDefault="002978C8" w:rsidP="002978C8">
      <w:pPr>
        <w:numPr>
          <w:ilvl w:val="0"/>
          <w:numId w:val="41"/>
        </w:numPr>
      </w:pPr>
      <w:r w:rsidRPr="002978C8">
        <w:t>Ease of continuous operation and good controllability. CSTRs are suitable for steady-state production with good controllability via RTD management (multiple CSTRs in series approach plug-flow performance while retaining mixing advantages) (Levenspiel, 1999).</w:t>
      </w:r>
    </w:p>
    <w:p w14:paraId="08C9AB3A" w14:textId="77777777" w:rsidR="002978C8" w:rsidRPr="002978C8" w:rsidRDefault="002978C8" w:rsidP="002978C8">
      <w:pPr>
        <w:numPr>
          <w:ilvl w:val="0"/>
          <w:numId w:val="41"/>
        </w:numPr>
      </w:pPr>
      <w:r w:rsidRPr="002978C8">
        <w:t>Practicality in corrosive slurrie</w:t>
      </w:r>
      <w:r w:rsidRPr="002978C8">
        <w:rPr>
          <w:lang w:val="en-US"/>
        </w:rPr>
        <w:t>s.</w:t>
      </w:r>
      <w:r w:rsidRPr="002978C8">
        <w:t xml:space="preserve"> Jacketed CSTRs simplify maintenance and heat transfer compared to complex tubular designs (Towler and Sinnott, 2022).</w:t>
      </w:r>
    </w:p>
    <w:p w14:paraId="3BBA8366" w14:textId="77777777" w:rsidR="002978C8" w:rsidRPr="002978C8" w:rsidRDefault="002978C8" w:rsidP="002978C8">
      <w:r w:rsidRPr="002978C8">
        <w:t xml:space="preserve">Batch reactors are flexible but inefficient for large-scale continuous plants. PFRs offer higher conversion per unit volume for homogeneous reactions but they struggle with solids handling </w:t>
      </w:r>
      <w:r w:rsidRPr="002978C8">
        <w:lastRenderedPageBreak/>
        <w:t>and temperature control in the present heterogeneous system. Industrial practice and patents consistently describe stirred tanks (CSTRs) for this stage (Gao et al., 2005).</w:t>
      </w:r>
    </w:p>
    <w:p w14:paraId="7D4FA3C9" w14:textId="77777777" w:rsidR="002978C8" w:rsidRPr="002978C8" w:rsidRDefault="002978C8" w:rsidP="00536505">
      <w:pPr>
        <w:pStyle w:val="Heading4"/>
      </w:pPr>
      <w:bookmarkStart w:id="369" w:name="_Toc237130945"/>
      <w:r w:rsidRPr="002978C8">
        <w:t>BASE SELECTION</w:t>
      </w:r>
      <w:bookmarkEnd w:id="369"/>
    </w:p>
    <w:p w14:paraId="734B5E03" w14:textId="6D6AF68F" w:rsidR="002978C8" w:rsidRPr="002978C8" w:rsidRDefault="002978C8" w:rsidP="002978C8">
      <w:r w:rsidRPr="002978C8">
        <w:t>Several basifying agents can be used for basicity adjustment in PAC production, each with distinct advantages, disadvantages, and impacts on product quality, cost and process operability. Common options include sodium hydroxide (NaOH), sodium aluminate (</w:t>
      </w:r>
      <m:oMath>
        <m:r>
          <w:rPr>
            <w:rFonts w:ascii="Cambria Math" w:hAnsi="Cambria Math"/>
          </w:rPr>
          <m:t>NaAlO₂</m:t>
        </m:r>
      </m:oMath>
      <w:r w:rsidRPr="002978C8">
        <w:t xml:space="preserve"> or </w:t>
      </w:r>
      <m:oMath>
        <m:r>
          <w:rPr>
            <w:rFonts w:ascii="Cambria Math" w:hAnsi="Cambria Math"/>
          </w:rPr>
          <m:t>Na₂Al₂O₄</m:t>
        </m:r>
      </m:oMath>
      <w:r w:rsidRPr="002978C8">
        <w:t>), calcium carbonate (</w:t>
      </w:r>
      <m:oMath>
        <m:r>
          <w:rPr>
            <w:rFonts w:ascii="Cambria Math" w:hAnsi="Cambria Math"/>
          </w:rPr>
          <m:t>CaCO₃</m:t>
        </m:r>
      </m:oMath>
      <w:r w:rsidRPr="002978C8">
        <w:t>), calcium oxide (</w:t>
      </w:r>
      <m:oMath>
        <m:r>
          <w:rPr>
            <w:rFonts w:ascii="Cambria Math" w:hAnsi="Cambria Math"/>
          </w:rPr>
          <m:t>CaO</m:t>
        </m:r>
      </m:oMath>
      <w:r w:rsidRPr="002978C8">
        <w:t>), and calcium aluminate (</w:t>
      </w:r>
      <m:oMath>
        <m:r>
          <w:rPr>
            <w:rFonts w:ascii="Cambria Math" w:hAnsi="Cambria Math"/>
          </w:rPr>
          <m:t>CaAl₂O₄</m:t>
        </m:r>
      </m:oMath>
      <w:r w:rsidRPr="002978C8">
        <w:t>).</w:t>
      </w:r>
    </w:p>
    <w:p w14:paraId="2D628D01" w14:textId="779325C1" w:rsidR="002978C8" w:rsidRPr="002978C8" w:rsidRDefault="002978C8" w:rsidP="002978C8">
      <w:r w:rsidRPr="002978C8">
        <w:t xml:space="preserve">Sodium hydroxide is a strong base that allows precise pH control and rapid basicity increase however, it introduces sodium ions, which may be undesirable in certain water treatment applications like drinking water due to the taste and regulatory limits, and can lead to higher costs and potential gelation if not dosed carefully. Sodium aluminate contributes both alkalinity and additional aluminium, supporting polymerization, but it is a relatively expensive option and adds sodium, potentially increasing product conductivity or affecting stability. Calcium carbonate and calcium oxide are lower-cost alkaline earth options however, </w:t>
      </w:r>
      <m:oMath>
        <m:r>
          <w:rPr>
            <w:rFonts w:ascii="Cambria Math" w:hAnsi="Cambria Math"/>
          </w:rPr>
          <m:t>CaCO₃</m:t>
        </m:r>
      </m:oMath>
      <w:r w:rsidRPr="002978C8">
        <w:t xml:space="preserve"> releases </w:t>
      </w:r>
      <m:oMath>
        <m:r>
          <w:rPr>
            <w:rFonts w:ascii="Cambria Math" w:hAnsi="Cambria Math"/>
          </w:rPr>
          <m:t>CO₂</m:t>
        </m:r>
      </m:oMath>
      <w:r w:rsidRPr="002978C8">
        <w:t xml:space="preserve"> during reaction which requires venting and can cause foaming, while CaO is highly reactive and exothermic but may lead to gypsum formation in sulphate-containing systems or scaling issues. Both can result in higher insoluble residues if not fully reacted. Calcium aluminate was selected as the preferred basifying agent in this design for several key reasons:</w:t>
      </w:r>
    </w:p>
    <w:p w14:paraId="38C83934" w14:textId="3CBED149" w:rsidR="002978C8" w:rsidRPr="002978C8" w:rsidRDefault="002978C8" w:rsidP="002978C8">
      <w:pPr>
        <w:numPr>
          <w:ilvl w:val="0"/>
          <w:numId w:val="43"/>
        </w:numPr>
      </w:pPr>
      <w:r w:rsidRPr="002978C8">
        <w:t xml:space="preserve">Dual contribution of aluminium and alkalinity. It supplies both Al (typically ≥50% </w:t>
      </w:r>
      <m:oMath>
        <m:r>
          <w:rPr>
            <w:rFonts w:ascii="Cambria Math" w:hAnsi="Cambria Math"/>
          </w:rPr>
          <m:t>Al₂O₃</m:t>
        </m:r>
      </m:oMath>
      <w:r w:rsidRPr="002978C8">
        <w:t xml:space="preserve"> content) and alkalinity, increasing both overall aluminium concentration in the final PAC and basicity often to 65–92%. This improves product strength and reduces the need for additional aluminium sources.</w:t>
      </w:r>
    </w:p>
    <w:p w14:paraId="7447518F" w14:textId="77777777" w:rsidR="002978C8" w:rsidRPr="002978C8" w:rsidRDefault="002978C8" w:rsidP="002978C8">
      <w:pPr>
        <w:numPr>
          <w:ilvl w:val="0"/>
          <w:numId w:val="43"/>
        </w:numPr>
      </w:pPr>
      <w:r w:rsidRPr="002978C8">
        <w:lastRenderedPageBreak/>
        <w:t xml:space="preserve"> Cost-effectiveness and wide industrial availability. It is relatively inexpensive, widely available (often produced from bauxite or recycled materials) and supports high raw material utilization (&gt;90% dissolution in many cases).</w:t>
      </w:r>
    </w:p>
    <w:p w14:paraId="6F10DAB3" w14:textId="77777777" w:rsidR="002978C8" w:rsidRPr="002978C8" w:rsidRDefault="002978C8" w:rsidP="002978C8">
      <w:pPr>
        <w:numPr>
          <w:ilvl w:val="0"/>
          <w:numId w:val="43"/>
        </w:numPr>
      </w:pPr>
      <w:r w:rsidRPr="002978C8">
        <w:t>Favourable reaction characteristics. The solid powder form allows controlled dissolution in the acidic leachate, providing a slower, more manageable release of alkalinity compared to liquid bases. This minimizes local over-neutralization, reduces insolubles and aids in achieving stable high-basicity PAC. The reaction is exothermic but spread over time, easing heat management in a CSTR.</w:t>
      </w:r>
    </w:p>
    <w:p w14:paraId="74A2F9B0" w14:textId="6F948AB5" w:rsidR="002978C8" w:rsidRPr="002978C8" w:rsidRDefault="002978C8" w:rsidP="002978C8">
      <w:pPr>
        <w:numPr>
          <w:ilvl w:val="0"/>
          <w:numId w:val="43"/>
        </w:numPr>
      </w:pPr>
      <w:r w:rsidRPr="002978C8">
        <w:t xml:space="preserve"> By-product management. It produces soluble </w:t>
      </w:r>
      <m:oMath>
        <m:r>
          <w:rPr>
            <w:rFonts w:ascii="Cambria Math" w:hAnsi="Cambria Math"/>
          </w:rPr>
          <m:t>CaCl₂</m:t>
        </m:r>
      </m:oMath>
      <w:r w:rsidRPr="002978C8">
        <w:t xml:space="preserve"> rather than problematic sodium salts or gaseous </w:t>
      </w:r>
      <m:oMath>
        <m:r>
          <w:rPr>
            <w:rFonts w:ascii="Cambria Math" w:hAnsi="Cambria Math"/>
          </w:rPr>
          <m:t>CO₂</m:t>
        </m:r>
      </m:oMath>
      <w:r w:rsidRPr="002978C8">
        <w:t>, simplifying downstream processing and improving product purity and stability.</w:t>
      </w:r>
    </w:p>
    <w:p w14:paraId="2B51CE19" w14:textId="77777777" w:rsidR="002978C8" w:rsidRPr="002978C8" w:rsidRDefault="002978C8" w:rsidP="002978C8">
      <w:pPr>
        <w:numPr>
          <w:ilvl w:val="0"/>
          <w:numId w:val="43"/>
        </w:numPr>
      </w:pPr>
      <w:r w:rsidRPr="002978C8">
        <w:t>Industrial precedent. It is extensively used in bauxite-based PAC processes for achieving high-basicity grades suitable for water treatment, with proven scalability and compatibility with continuous reactor operations. (Zhao et al., 2009; Gao et al., 2005).</w:t>
      </w:r>
    </w:p>
    <w:p w14:paraId="7C5C63FA" w14:textId="77777777" w:rsidR="002978C8" w:rsidRPr="002978C8" w:rsidRDefault="002978C8" w:rsidP="002978C8">
      <w:r w:rsidRPr="002978C8">
        <w:t>Overall, calcium aluminate offers the best balance of performance, economics, and product quality for large-scale PAC manufacturing from aluminium chloride leachate, making it the optimal choice for this CSTR design.</w:t>
      </w:r>
    </w:p>
    <w:p w14:paraId="7F747849" w14:textId="77777777" w:rsidR="002978C8" w:rsidRPr="002978C8" w:rsidRDefault="002978C8" w:rsidP="00536505">
      <w:pPr>
        <w:pStyle w:val="Heading3"/>
      </w:pPr>
      <w:bookmarkStart w:id="370" w:name="_Toc237130946"/>
      <w:bookmarkStart w:id="371" w:name="_Toc237244985"/>
      <w:r w:rsidRPr="002978C8">
        <w:t>REACTION MECHANISMS OF BASICITY ADJUSTMENT</w:t>
      </w:r>
      <w:bookmarkEnd w:id="370"/>
      <w:bookmarkEnd w:id="371"/>
    </w:p>
    <w:p w14:paraId="32377C23" w14:textId="77777777" w:rsidR="002978C8" w:rsidRPr="002978C8" w:rsidRDefault="002978C8" w:rsidP="00536505">
      <w:pPr>
        <w:pStyle w:val="Heading4"/>
      </w:pPr>
      <w:bookmarkStart w:id="372" w:name="_Toc237130947"/>
      <w:r w:rsidRPr="002978C8">
        <w:t>DISSOLUTION REACTION</w:t>
      </w:r>
      <w:bookmarkEnd w:id="372"/>
    </w:p>
    <w:p w14:paraId="15A208AF" w14:textId="4F1CEF50" w:rsidR="002978C8" w:rsidRPr="002978C8" w:rsidRDefault="002978C8" w:rsidP="002978C8">
      <w:r w:rsidRPr="002978C8">
        <w:t xml:space="preserve">The initial stage of basicity adjustment involves the heterogeneous dissolution of solid calcium aluminate powder in the acidic aluminium chloride leachate. Calcium aluminate, which is </w:t>
      </w:r>
      <m:oMath>
        <m:r>
          <w:rPr>
            <w:rFonts w:ascii="Cambria Math" w:hAnsi="Cambria Math"/>
          </w:rPr>
          <m:t>CaAl₂O₄</m:t>
        </m:r>
      </m:oMath>
      <w:r w:rsidRPr="002978C8">
        <w:t xml:space="preserve"> and is often present with other calcium aluminates such as </w:t>
      </w:r>
      <m:oMath>
        <m:r>
          <w:rPr>
            <w:rFonts w:ascii="Cambria Math" w:hAnsi="Cambria Math"/>
          </w:rPr>
          <m:t>CaAl₄O₇</m:t>
        </m:r>
      </m:oMath>
      <w:r w:rsidRPr="002978C8">
        <w:t xml:space="preserve"> or </w:t>
      </w:r>
      <m:oMath>
        <m:r>
          <w:rPr>
            <w:rFonts w:ascii="Cambria Math" w:hAnsi="Cambria Math"/>
          </w:rPr>
          <m:t>12CaO·7Al₂O₃</m:t>
        </m:r>
      </m:oMath>
      <w:r w:rsidRPr="002978C8">
        <w:t>, reacts with the excess hydrochloric acid and Al³⁺ species according to a simplified representative dissolution reaction:</w:t>
      </w:r>
    </w:p>
    <w:p w14:paraId="0433DD5F" w14:textId="3DEABDC7" w:rsidR="002978C8" w:rsidRPr="002978C8" w:rsidRDefault="002978C8" w:rsidP="002978C8">
      <m:oMathPara>
        <m:oMath>
          <m:r>
            <w:rPr>
              <w:rFonts w:ascii="Cambria Math" w:hAnsi="Cambria Math"/>
            </w:rPr>
            <w:lastRenderedPageBreak/>
            <m:t>CaAl₂O₄(s) + 8HCl(aq) → CaCl₂(aq) + 2ACl₂(aq) + 4H</m:t>
          </m:r>
          <m:r>
            <w:rPr>
              <w:rFonts w:ascii="Cambria Math" w:hAnsi="Cambria Math"/>
              <w:vertAlign w:val="subscript"/>
            </w:rPr>
            <m:t>2</m:t>
          </m:r>
          <m:r>
            <w:rPr>
              <w:rFonts w:ascii="Cambria Math" w:hAnsi="Cambria Math"/>
            </w:rPr>
            <m:t>O.</m:t>
          </m:r>
        </m:oMath>
      </m:oMathPara>
    </w:p>
    <w:p w14:paraId="54C0370A" w14:textId="190BF8A9" w:rsidR="002978C8" w:rsidRPr="002978C8" w:rsidRDefault="002978C8" w:rsidP="002978C8">
      <w:r w:rsidRPr="002978C8">
        <w:t xml:space="preserve">This surface-controlled process follows shrinking-core type behaviour where acid attacks the particle surface, releasing </w:t>
      </w:r>
      <m:oMath>
        <m:r>
          <w:rPr>
            <w:rFonts w:ascii="Cambria Math" w:hAnsi="Cambria Math"/>
          </w:rPr>
          <m:t>Ca²⁺</m:t>
        </m:r>
      </m:oMath>
      <w:r w:rsidRPr="002978C8">
        <w:t xml:space="preserve">, </w:t>
      </w:r>
      <m:oMath>
        <m:r>
          <w:rPr>
            <w:rFonts w:ascii="Cambria Math" w:hAnsi="Cambria Math"/>
          </w:rPr>
          <m:t>Al³⁺</m:t>
        </m:r>
      </m:oMath>
      <w:r w:rsidRPr="002978C8">
        <w:t xml:space="preserve">, and </w:t>
      </w:r>
      <m:oMath>
        <m:r>
          <w:rPr>
            <w:rFonts w:ascii="Cambria Math" w:hAnsi="Cambria Math"/>
          </w:rPr>
          <m:t>OH⁻</m:t>
        </m:r>
      </m:oMath>
      <w:r w:rsidRPr="002978C8">
        <w:t xml:space="preserve"> ions into solution while leaving minor insoluble residues. The rate is influenced by particle size, acid concentration, temperature, and mass transfer. Vigorous agitation in the CSTR ensures rapid renewal of the liquid film around particles, enhancing dissolution efficiency. This stage is relatively fast and exothermic, contributing significantly to the initial heat release and rise in pH or basicity (Levenspiel, 1999).</w:t>
      </w:r>
    </w:p>
    <w:p w14:paraId="6D0C56F1" w14:textId="77777777" w:rsidR="002978C8" w:rsidRPr="002978C8" w:rsidRDefault="002978C8" w:rsidP="002978C8"/>
    <w:p w14:paraId="0D70535D" w14:textId="77777777" w:rsidR="002978C8" w:rsidRPr="002978C8" w:rsidRDefault="002978C8" w:rsidP="00BC0E90">
      <w:pPr>
        <w:pStyle w:val="Heading4"/>
      </w:pPr>
      <w:r w:rsidRPr="002978C8">
        <w:t>HYDROLYSIS AND POLYMERIZATION REACTION</w:t>
      </w:r>
    </w:p>
    <w:p w14:paraId="293ADB59" w14:textId="77777777" w:rsidR="002978C8" w:rsidRPr="002978C8" w:rsidRDefault="002978C8" w:rsidP="002978C8">
      <w:r w:rsidRPr="002978C8">
        <w:t>Following dissolution, the released aluminium species undergo hydrolysis and subsequent polymerization in the increasingly less acidic environment. Monomeric aluminium ions (Al³⁺) hydrolyse stepwise:</w:t>
      </w:r>
    </w:p>
    <w:p w14:paraId="51FDA086" w14:textId="190665A4" w:rsidR="002978C8" w:rsidRPr="002978C8" w:rsidRDefault="002978C8" w:rsidP="002978C8">
      <w:pPr>
        <w:rPr>
          <w:rFonts w:ascii="Cambria Math" w:hAnsi="Cambria Math"/>
          <w:oMath/>
        </w:rPr>
      </w:pPr>
      <m:oMathPara>
        <m:oMath>
          <m:r>
            <w:rPr>
              <w:rFonts w:ascii="Cambria Math" w:hAnsi="Cambria Math"/>
            </w:rPr>
            <m:t>Al³⁺ + H₂O ⇌ Al(OH)²⁺ + H⁺</m:t>
          </m:r>
        </m:oMath>
      </m:oMathPara>
    </w:p>
    <w:p w14:paraId="0A04218E" w14:textId="5A7E52E7" w:rsidR="002978C8" w:rsidRPr="002978C8" w:rsidRDefault="002978C8" w:rsidP="002978C8">
      <w:pPr>
        <w:rPr>
          <w:rFonts w:ascii="Cambria Math" w:hAnsi="Cambria Math"/>
          <w:oMath/>
        </w:rPr>
      </w:pPr>
      <m:oMathPara>
        <m:oMath>
          <m:r>
            <w:rPr>
              <w:rFonts w:ascii="Cambria Math" w:hAnsi="Cambria Math"/>
            </w:rPr>
            <m:t>Al(OH)²⁺ + H₂O ⇌ Al(OH)₂⁺ + H⁺</m:t>
          </m:r>
        </m:oMath>
      </m:oMathPara>
    </w:p>
    <w:p w14:paraId="5B87F523" w14:textId="1431C424" w:rsidR="002978C8" w:rsidRPr="002978C8" w:rsidRDefault="002978C8" w:rsidP="002978C8">
      <w:r w:rsidRPr="002978C8">
        <w:t xml:space="preserve">leading to polynuclear complexes such as </w:t>
      </w:r>
      <m:oMath>
        <m:r>
          <w:rPr>
            <w:rFonts w:ascii="Cambria Math" w:hAnsi="Cambria Math"/>
          </w:rPr>
          <m:t>[Al₁₃O₄(OH)₂₄(H₂O)₁₂]⁷⁺</m:t>
        </m:r>
      </m:oMath>
      <w:r w:rsidRPr="002978C8">
        <w:t xml:space="preserve"> (Al₁₃ Keggin ion) and larger polymers at higher basicity.</w:t>
      </w:r>
    </w:p>
    <w:p w14:paraId="09D43488" w14:textId="5352CD30" w:rsidR="002978C8" w:rsidRPr="002978C8" w:rsidRDefault="002978C8" w:rsidP="002978C8">
      <w:r w:rsidRPr="002978C8">
        <w:t xml:space="preserve">The overall process increases the OH/Al molar ratio, driving condensation reactions that form bridged Al–OH–Al structures. This stage is slower, equilibrium-dependent, and favoured by controlled temperature (80–98°C) and gradual base addition. Proper residence time allows polymerization to reach the desired degree without excessive precipitation of Al(OH)₃. The calcium ions remain largely as soluble </w:t>
      </w:r>
      <m:oMath>
        <m:r>
          <w:rPr>
            <w:rFonts w:ascii="Cambria Math" w:hAnsi="Cambria Math"/>
          </w:rPr>
          <m:t>CaCl₂</m:t>
        </m:r>
      </m:oMath>
      <w:r w:rsidRPr="002978C8">
        <w:t>, minimizing interference with aluminium polymerization (Yan et al., 2008).</w:t>
      </w:r>
    </w:p>
    <w:p w14:paraId="2CEFFFB4" w14:textId="77777777" w:rsidR="002978C8" w:rsidRPr="002978C8" w:rsidRDefault="002978C8" w:rsidP="00BC0E90">
      <w:pPr>
        <w:pStyle w:val="Heading4"/>
      </w:pPr>
      <w:bookmarkStart w:id="373" w:name="_Toc237130948"/>
      <w:r w:rsidRPr="002978C8">
        <w:lastRenderedPageBreak/>
        <w:t>FACTORS AFFECTING BASICITY ADJUSTMENT AND BASE EFFECTIVENESS</w:t>
      </w:r>
      <w:bookmarkEnd w:id="373"/>
    </w:p>
    <w:p w14:paraId="0E315C02" w14:textId="77777777" w:rsidR="002978C8" w:rsidRPr="002978C8" w:rsidRDefault="002978C8" w:rsidP="002978C8">
      <w:r w:rsidRPr="002978C8">
        <w:t>Several key factors influence the rate, extent, and effectiveness of basicity adjustment reactions when using calcium aluminate. These include:</w:t>
      </w:r>
    </w:p>
    <w:p w14:paraId="16A3745F" w14:textId="77777777" w:rsidR="002978C8" w:rsidRPr="002978C8" w:rsidRDefault="002978C8" w:rsidP="002978C8">
      <w:pPr>
        <w:numPr>
          <w:ilvl w:val="0"/>
          <w:numId w:val="45"/>
        </w:numPr>
      </w:pPr>
      <w:r w:rsidRPr="002978C8">
        <w:t>Temperature. Rates of both dissolution and polymerization increase significantly with temperature (Optimal temperature is 80–100°C). Too low temperatures slow kinetics while too high temperatures risk excessive insolubles or thermal degradation of polymers.</w:t>
      </w:r>
    </w:p>
    <w:p w14:paraId="17B42A78" w14:textId="77777777" w:rsidR="002978C8" w:rsidRPr="002978C8" w:rsidRDefault="002978C8" w:rsidP="002978C8">
      <w:pPr>
        <w:numPr>
          <w:ilvl w:val="0"/>
          <w:numId w:val="45"/>
        </w:numPr>
      </w:pPr>
      <w:r w:rsidRPr="002978C8">
        <w:t>Mixing Intensity and Solids Suspension. Mixing is critical for uniform dispersion of calcium aluminate powder, prevention of local pH gradients, and minimization of mass transfer limitations. Insufficient agitation leads to poor basicity control and higher insolubles.</w:t>
      </w:r>
    </w:p>
    <w:p w14:paraId="75CDFBC8" w14:textId="77777777" w:rsidR="002978C8" w:rsidRPr="002978C8" w:rsidRDefault="002978C8" w:rsidP="002978C8">
      <w:pPr>
        <w:numPr>
          <w:ilvl w:val="0"/>
          <w:numId w:val="45"/>
        </w:numPr>
      </w:pPr>
      <w:r w:rsidRPr="002978C8">
        <w:t>Addition Rate and Stoichiometry. The gradual addition prevents overshooting target basicity and gelation. Slight excess calcium aluminate ensures high conversion while excess acidity must be managed.</w:t>
      </w:r>
    </w:p>
    <w:p w14:paraId="7A411EB7" w14:textId="77777777" w:rsidR="002978C8" w:rsidRPr="002978C8" w:rsidRDefault="002978C8" w:rsidP="002978C8">
      <w:pPr>
        <w:numPr>
          <w:ilvl w:val="0"/>
          <w:numId w:val="45"/>
        </w:numPr>
      </w:pPr>
      <w:r w:rsidRPr="002978C8">
        <w:t>Particle Size and Surface Area  of calcium aluminate. Finer powder increases dissolution rate due to higher surface area but may increase dusting and handling issues.</w:t>
      </w:r>
    </w:p>
    <w:p w14:paraId="2F444473" w14:textId="77777777" w:rsidR="002978C8" w:rsidRPr="002978C8" w:rsidRDefault="002978C8" w:rsidP="002978C8">
      <w:pPr>
        <w:numPr>
          <w:ilvl w:val="0"/>
          <w:numId w:val="45"/>
        </w:numPr>
      </w:pPr>
      <w:r w:rsidRPr="002978C8">
        <w:t>Initial Acidity and Al Concentration. Higher initial acidity drives faster dissolution but requires more base; optimal feed basicity from upstream digestion affects overall efficiency.</w:t>
      </w:r>
    </w:p>
    <w:p w14:paraId="6902ADE4" w14:textId="77777777" w:rsidR="002978C8" w:rsidRPr="002978C8" w:rsidRDefault="002978C8" w:rsidP="002978C8">
      <w:pPr>
        <w:numPr>
          <w:ilvl w:val="0"/>
          <w:numId w:val="45"/>
        </w:numPr>
      </w:pPr>
      <w:r w:rsidRPr="002978C8">
        <w:t>Residence Time. 2–3 hours typically required for completion of dissolution and polymerization to achieve stable high basicity with low insolubles.</w:t>
      </w:r>
    </w:p>
    <w:p w14:paraId="26D5F3EC" w14:textId="31392973" w:rsidR="002978C8" w:rsidRPr="002978C8" w:rsidRDefault="002978C8" w:rsidP="002978C8">
      <w:pPr>
        <w:numPr>
          <w:ilvl w:val="0"/>
          <w:numId w:val="45"/>
        </w:numPr>
      </w:pPr>
      <w:r w:rsidRPr="002978C8">
        <w:t xml:space="preserve">pH and Ionic Strength. A controlled rise in pH promotes desired polynuclear species; high ionic strength (from </w:t>
      </w:r>
      <m:oMath>
        <m:r>
          <w:rPr>
            <w:rFonts w:ascii="Cambria Math" w:hAnsi="Cambria Math"/>
          </w:rPr>
          <m:t>CaCl₂</m:t>
        </m:r>
      </m:oMath>
      <w:r w:rsidRPr="002978C8">
        <w:t>) can influence polymer stability.</w:t>
      </w:r>
    </w:p>
    <w:p w14:paraId="78FB7461" w14:textId="77777777" w:rsidR="002978C8" w:rsidRPr="002978C8" w:rsidRDefault="002978C8" w:rsidP="002978C8">
      <w:r w:rsidRPr="002978C8">
        <w:lastRenderedPageBreak/>
        <w:t>These factors collectively determine the effectiveness of calcium aluminate as a base. Its solid form and moderate reactivity provide better controllability compared to stronger liquid bases, resulting in higher aluminium utilization, lower insolubles, and cost-effective production of high-basicity PAC when proper reactor design is implemented.</w:t>
      </w:r>
    </w:p>
    <w:p w14:paraId="61ACB0A9" w14:textId="77777777" w:rsidR="002978C8" w:rsidRPr="002978C8" w:rsidRDefault="002978C8" w:rsidP="00432BF4">
      <w:pPr>
        <w:pStyle w:val="Heading3"/>
      </w:pPr>
      <w:bookmarkStart w:id="374" w:name="_Toc237130949"/>
      <w:bookmarkStart w:id="375" w:name="_Toc237244986"/>
      <w:r w:rsidRPr="002978C8">
        <w:t>JUSTIFICATION OF THE METHOD</w:t>
      </w:r>
      <w:bookmarkEnd w:id="374"/>
      <w:bookmarkEnd w:id="375"/>
    </w:p>
    <w:p w14:paraId="39023450" w14:textId="77777777" w:rsidR="002978C8" w:rsidRPr="002978C8" w:rsidRDefault="002978C8" w:rsidP="00432BF4">
      <w:pPr>
        <w:pStyle w:val="Heading4"/>
      </w:pPr>
      <w:r w:rsidRPr="002978C8">
        <w:t>SELECTION OF THE TYPE OF REACTOR</w:t>
      </w:r>
    </w:p>
    <w:p w14:paraId="249DB0A3" w14:textId="77777777" w:rsidR="002978C8" w:rsidRPr="002978C8" w:rsidRDefault="002978C8" w:rsidP="002978C8">
      <w:r w:rsidRPr="002978C8">
        <w:t>A continuous stirred-tank reactor (CSTR) was selected for the basicity adjustment stage. CSTRs provide superior macro-mixing and solids suspension essential for dispersing calcium aluminate powder uniformly into the viscous aluminium chloride leachate. This prevents local pH gradients that could cause premature gelation or high insoluble formation. Compared to batch reactors, CSTRs enable steady-state continuous operation aligned with upstream digestion and downstream separation, improving throughput and reducing labour. Plug-flow reactors (PFRs) were considered but rejected due to difficulties in maintaining uniform solids suspension, risk of channelling or settling in slurries and challenges in controlling exothermic hotspots in heterogeneous systems (Levenspiel, 1999; Towler and Sinnott, 2022). Jacketed CSTRs also simplify heat removal and maintenance in corrosive service.</w:t>
      </w:r>
    </w:p>
    <w:p w14:paraId="508E334F" w14:textId="77777777" w:rsidR="002978C8" w:rsidRPr="002978C8" w:rsidRDefault="002978C8" w:rsidP="00432BF4">
      <w:pPr>
        <w:pStyle w:val="Heading4"/>
      </w:pPr>
      <w:r w:rsidRPr="002978C8">
        <w:t>SELECTION OF OPTIMUM TEMPERATURE</w:t>
      </w:r>
    </w:p>
    <w:p w14:paraId="7A532C39" w14:textId="77777777" w:rsidR="002978C8" w:rsidRPr="002978C8" w:rsidRDefault="002978C8" w:rsidP="002978C8">
      <w:r w:rsidRPr="002978C8">
        <w:t xml:space="preserve">An operating temperature of 85°C (from range 80-100°C ) was selected based on literature and kinetic considerations. This range accelerates both dissolution of calcium aluminate and aluminium hydrolysis-polymerization without causing excessive evaporation, thermal degradation of polymers or high insoluble precipitation (which increases sharply above ~100°C). Lower temperatures of less than 70°C result in slow reaction rates and incomplete basicity adjustment, while higher temperatures increase energy costs and the risk of runaway exotherm or scaling becomes higher. The chosen range also aligns well with upstream digestion effluent after cooling and facilitates effective jacketed heat removal for isothermal operation. </w:t>
      </w:r>
      <w:r w:rsidRPr="002978C8">
        <w:lastRenderedPageBreak/>
        <w:t>Temperature control at this level ensures stable polynuclear species formation and consistent PAC quality (Zhao et al., 2009).</w:t>
      </w:r>
    </w:p>
    <w:p w14:paraId="63D46E55" w14:textId="77777777" w:rsidR="002978C8" w:rsidRPr="002978C8" w:rsidRDefault="002978C8" w:rsidP="00432BF4">
      <w:pPr>
        <w:pStyle w:val="Heading4"/>
      </w:pPr>
      <w:r w:rsidRPr="002978C8">
        <w:t>MATERIAL OF CONSTRUCTION</w:t>
      </w:r>
    </w:p>
    <w:p w14:paraId="679994CF" w14:textId="77777777" w:rsidR="002978C8" w:rsidRPr="002978C8" w:rsidRDefault="002978C8" w:rsidP="002978C8">
      <w:r w:rsidRPr="002978C8">
        <w:t>Carbon steel with an internal acid-resistant rubber lining was selected for the reactor. The process environment transitions from strongly acidic (low-basicity feed) to partially neutralized slurry containing chlorides, making general corrosion and stress-corrosion cracking significant risks. Unlined stainless steels are susceptible to chloride attack, while exotic alloys like Hastelloy are cost-prohibitive for large vessels. Rubber linings provide excellent resistance to HCl, aluminium chloride, and calcium-containing slurries across the temperature range. This choice balances mechanical strength, corrosion resistance, cost and industry precedent in PAC and acid-leaching plants.</w:t>
      </w:r>
    </w:p>
    <w:p w14:paraId="09EEB28D" w14:textId="77777777" w:rsidR="002978C8" w:rsidRPr="002978C8" w:rsidRDefault="002978C8" w:rsidP="00432BF4">
      <w:pPr>
        <w:pStyle w:val="Heading4"/>
      </w:pPr>
      <w:r w:rsidRPr="002978C8">
        <w:t>CHOICE OF INSULATION</w:t>
      </w:r>
    </w:p>
    <w:p w14:paraId="25448D89" w14:textId="77777777" w:rsidR="002978C8" w:rsidRPr="002978C8" w:rsidRDefault="002978C8" w:rsidP="002978C8">
      <w:r w:rsidRPr="002978C8">
        <w:t>External thermal insulation is specified for the reactor vessel, piping, and jacket surfaces. The operating temperature (85°C) is moderately elevated above ambient, making heat loss minimization important for energy efficiency and temperature stability.</w:t>
      </w:r>
    </w:p>
    <w:p w14:paraId="51F69118" w14:textId="77777777" w:rsidR="002978C8" w:rsidRPr="002978C8" w:rsidRDefault="002978C8" w:rsidP="002978C8">
      <w:r w:rsidRPr="002978C8">
        <w:t>Insulation reduces cooling duty requirements, prevents surface condensation which could cause external corrosion, and improves operator safety by lowering skin temperatures. Thickness is determined from heat loss calculations to maintain acceptable energy balance while considering economic payback (typically 50–100 mm depending on material). Weatherproof cladding protects against moisture ingress in a plant environment.</w:t>
      </w:r>
    </w:p>
    <w:p w14:paraId="7B2914C4" w14:textId="77777777" w:rsidR="002978C8" w:rsidRPr="002978C8" w:rsidRDefault="002978C8" w:rsidP="00432BF4">
      <w:pPr>
        <w:pStyle w:val="Heading3"/>
      </w:pPr>
      <w:bookmarkStart w:id="376" w:name="_Toc237130950"/>
      <w:bookmarkStart w:id="377" w:name="_Toc237244987"/>
      <w:r w:rsidRPr="002978C8">
        <w:t>CHEMICAL ENGINEERING DESIGN CALCULATIONS</w:t>
      </w:r>
      <w:bookmarkEnd w:id="376"/>
      <w:bookmarkEnd w:id="377"/>
    </w:p>
    <w:p w14:paraId="7615878A" w14:textId="55453C2E" w:rsidR="00432BF4" w:rsidRDefault="00432BF4" w:rsidP="00432BF4">
      <w:pPr>
        <w:pStyle w:val="Caption"/>
        <w:keepNext/>
      </w:pPr>
      <w:bookmarkStart w:id="378" w:name="_Toc237244864"/>
      <w:r>
        <w:t xml:space="preserve">Table </w:t>
      </w:r>
      <w:fldSimple w:instr=" STYLEREF 1 \s ">
        <w:r w:rsidR="006221B8">
          <w:rPr>
            <w:noProof/>
          </w:rPr>
          <w:t>6</w:t>
        </w:r>
      </w:fldSimple>
      <w:r w:rsidR="00B61202">
        <w:noBreakHyphen/>
      </w:r>
      <w:fldSimple w:instr=" SEQ Table \* ARABIC \s 1 ">
        <w:r w:rsidR="006221B8">
          <w:rPr>
            <w:noProof/>
          </w:rPr>
          <w:t>33</w:t>
        </w:r>
      </w:fldSimple>
      <w:r>
        <w:t xml:space="preserve"> Reactor Specification</w:t>
      </w:r>
      <w:bookmarkEnd w:id="378"/>
    </w:p>
    <w:tbl>
      <w:tblPr>
        <w:tblStyle w:val="TableGrid"/>
        <w:tblW w:w="0" w:type="auto"/>
        <w:tblLook w:val="04A0" w:firstRow="1" w:lastRow="0" w:firstColumn="1" w:lastColumn="0" w:noHBand="0" w:noVBand="1"/>
      </w:tblPr>
      <w:tblGrid>
        <w:gridCol w:w="2840"/>
        <w:gridCol w:w="2841"/>
        <w:gridCol w:w="2841"/>
      </w:tblGrid>
      <w:tr w:rsidR="002978C8" w:rsidRPr="002978C8" w14:paraId="1326982A" w14:textId="77777777">
        <w:tc>
          <w:tcPr>
            <w:tcW w:w="2840" w:type="dxa"/>
            <w:tcBorders>
              <w:top w:val="single" w:sz="4" w:space="0" w:color="auto"/>
              <w:left w:val="single" w:sz="4" w:space="0" w:color="auto"/>
              <w:bottom w:val="single" w:sz="4" w:space="0" w:color="auto"/>
              <w:right w:val="single" w:sz="4" w:space="0" w:color="auto"/>
            </w:tcBorders>
            <w:hideMark/>
          </w:tcPr>
          <w:p w14:paraId="3480570C" w14:textId="77777777" w:rsidR="002978C8" w:rsidRPr="002978C8" w:rsidRDefault="002978C8" w:rsidP="002978C8">
            <w:pPr>
              <w:spacing w:line="480" w:lineRule="auto"/>
              <w:jc w:val="both"/>
              <w:rPr>
                <w:b/>
                <w:bCs/>
              </w:rPr>
            </w:pPr>
            <w:r w:rsidRPr="002978C8">
              <w:rPr>
                <w:b/>
                <w:bCs/>
              </w:rPr>
              <w:t>PARAMETER</w:t>
            </w:r>
          </w:p>
        </w:tc>
        <w:tc>
          <w:tcPr>
            <w:tcW w:w="2841" w:type="dxa"/>
            <w:tcBorders>
              <w:top w:val="single" w:sz="4" w:space="0" w:color="auto"/>
              <w:left w:val="single" w:sz="4" w:space="0" w:color="auto"/>
              <w:bottom w:val="single" w:sz="4" w:space="0" w:color="auto"/>
              <w:right w:val="single" w:sz="4" w:space="0" w:color="auto"/>
            </w:tcBorders>
            <w:hideMark/>
          </w:tcPr>
          <w:p w14:paraId="3A983403" w14:textId="77777777" w:rsidR="002978C8" w:rsidRPr="002978C8" w:rsidRDefault="002978C8" w:rsidP="002978C8">
            <w:pPr>
              <w:spacing w:line="480" w:lineRule="auto"/>
              <w:jc w:val="both"/>
              <w:rPr>
                <w:b/>
                <w:bCs/>
              </w:rPr>
            </w:pPr>
            <w:r w:rsidRPr="002978C8">
              <w:rPr>
                <w:b/>
                <w:bCs/>
              </w:rPr>
              <w:t>SPECIFICATION</w:t>
            </w:r>
          </w:p>
        </w:tc>
        <w:tc>
          <w:tcPr>
            <w:tcW w:w="2841" w:type="dxa"/>
            <w:tcBorders>
              <w:top w:val="single" w:sz="4" w:space="0" w:color="auto"/>
              <w:left w:val="single" w:sz="4" w:space="0" w:color="auto"/>
              <w:bottom w:val="single" w:sz="4" w:space="0" w:color="auto"/>
              <w:right w:val="single" w:sz="4" w:space="0" w:color="auto"/>
            </w:tcBorders>
            <w:hideMark/>
          </w:tcPr>
          <w:p w14:paraId="7C1029F5" w14:textId="77777777" w:rsidR="002978C8" w:rsidRPr="002978C8" w:rsidRDefault="002978C8" w:rsidP="002978C8">
            <w:pPr>
              <w:spacing w:line="480" w:lineRule="auto"/>
              <w:jc w:val="both"/>
              <w:rPr>
                <w:b/>
                <w:bCs/>
              </w:rPr>
            </w:pPr>
            <w:r w:rsidRPr="002978C8">
              <w:rPr>
                <w:b/>
                <w:bCs/>
              </w:rPr>
              <w:t>COMMENTS</w:t>
            </w:r>
          </w:p>
        </w:tc>
      </w:tr>
      <w:tr w:rsidR="002978C8" w:rsidRPr="002978C8" w14:paraId="02320B40" w14:textId="77777777">
        <w:tc>
          <w:tcPr>
            <w:tcW w:w="2840" w:type="dxa"/>
            <w:tcBorders>
              <w:top w:val="single" w:sz="4" w:space="0" w:color="auto"/>
              <w:left w:val="single" w:sz="4" w:space="0" w:color="auto"/>
              <w:bottom w:val="single" w:sz="4" w:space="0" w:color="auto"/>
              <w:right w:val="single" w:sz="4" w:space="0" w:color="auto"/>
            </w:tcBorders>
            <w:hideMark/>
          </w:tcPr>
          <w:p w14:paraId="4AA835FC" w14:textId="77777777" w:rsidR="002978C8" w:rsidRPr="002978C8" w:rsidRDefault="002978C8" w:rsidP="002978C8">
            <w:pPr>
              <w:spacing w:line="480" w:lineRule="auto"/>
              <w:jc w:val="both"/>
            </w:pPr>
            <w:r w:rsidRPr="002978C8">
              <w:lastRenderedPageBreak/>
              <w:t>Reactor configuration</w:t>
            </w:r>
          </w:p>
        </w:tc>
        <w:tc>
          <w:tcPr>
            <w:tcW w:w="2841" w:type="dxa"/>
            <w:tcBorders>
              <w:top w:val="single" w:sz="4" w:space="0" w:color="auto"/>
              <w:left w:val="single" w:sz="4" w:space="0" w:color="auto"/>
              <w:bottom w:val="single" w:sz="4" w:space="0" w:color="auto"/>
              <w:right w:val="single" w:sz="4" w:space="0" w:color="auto"/>
            </w:tcBorders>
            <w:hideMark/>
          </w:tcPr>
          <w:p w14:paraId="322BDD43" w14:textId="77777777" w:rsidR="002978C8" w:rsidRPr="002978C8" w:rsidRDefault="002978C8" w:rsidP="002978C8">
            <w:pPr>
              <w:spacing w:line="480" w:lineRule="auto"/>
              <w:jc w:val="both"/>
            </w:pPr>
            <w:r w:rsidRPr="002978C8">
              <w:t>1 jacketed CSTR</w:t>
            </w:r>
          </w:p>
        </w:tc>
        <w:tc>
          <w:tcPr>
            <w:tcW w:w="2841" w:type="dxa"/>
            <w:tcBorders>
              <w:top w:val="single" w:sz="4" w:space="0" w:color="auto"/>
              <w:left w:val="single" w:sz="4" w:space="0" w:color="auto"/>
              <w:bottom w:val="single" w:sz="4" w:space="0" w:color="auto"/>
              <w:right w:val="single" w:sz="4" w:space="0" w:color="auto"/>
            </w:tcBorders>
            <w:hideMark/>
          </w:tcPr>
          <w:p w14:paraId="57D42F93" w14:textId="77777777" w:rsidR="002978C8" w:rsidRPr="002978C8" w:rsidRDefault="002978C8" w:rsidP="002978C8">
            <w:pPr>
              <w:spacing w:line="480" w:lineRule="auto"/>
              <w:jc w:val="both"/>
            </w:pPr>
            <w:r w:rsidRPr="002978C8">
              <w:t>Improved solids suspension, controlled dosing</w:t>
            </w:r>
          </w:p>
        </w:tc>
      </w:tr>
      <w:tr w:rsidR="002978C8" w:rsidRPr="002978C8" w14:paraId="717665E4" w14:textId="77777777">
        <w:tc>
          <w:tcPr>
            <w:tcW w:w="2840" w:type="dxa"/>
            <w:tcBorders>
              <w:top w:val="single" w:sz="4" w:space="0" w:color="auto"/>
              <w:left w:val="single" w:sz="4" w:space="0" w:color="auto"/>
              <w:bottom w:val="single" w:sz="4" w:space="0" w:color="auto"/>
              <w:right w:val="single" w:sz="4" w:space="0" w:color="auto"/>
            </w:tcBorders>
            <w:hideMark/>
          </w:tcPr>
          <w:p w14:paraId="54E6387E" w14:textId="77777777" w:rsidR="002978C8" w:rsidRPr="002978C8" w:rsidRDefault="002978C8" w:rsidP="002978C8">
            <w:pPr>
              <w:spacing w:line="480" w:lineRule="auto"/>
              <w:jc w:val="both"/>
            </w:pPr>
            <w:r w:rsidRPr="002978C8">
              <w:t>Operating mode</w:t>
            </w:r>
          </w:p>
        </w:tc>
        <w:tc>
          <w:tcPr>
            <w:tcW w:w="2841" w:type="dxa"/>
            <w:tcBorders>
              <w:top w:val="single" w:sz="4" w:space="0" w:color="auto"/>
              <w:left w:val="single" w:sz="4" w:space="0" w:color="auto"/>
              <w:bottom w:val="single" w:sz="4" w:space="0" w:color="auto"/>
              <w:right w:val="single" w:sz="4" w:space="0" w:color="auto"/>
            </w:tcBorders>
            <w:hideMark/>
          </w:tcPr>
          <w:p w14:paraId="1F1213FE" w14:textId="77777777" w:rsidR="002978C8" w:rsidRPr="002978C8" w:rsidRDefault="002978C8" w:rsidP="002978C8">
            <w:pPr>
              <w:spacing w:line="480" w:lineRule="auto"/>
              <w:jc w:val="both"/>
            </w:pPr>
            <w:r w:rsidRPr="002978C8">
              <w:t>Continuous</w:t>
            </w:r>
          </w:p>
        </w:tc>
        <w:tc>
          <w:tcPr>
            <w:tcW w:w="2841" w:type="dxa"/>
            <w:tcBorders>
              <w:top w:val="single" w:sz="4" w:space="0" w:color="auto"/>
              <w:left w:val="single" w:sz="4" w:space="0" w:color="auto"/>
              <w:bottom w:val="single" w:sz="4" w:space="0" w:color="auto"/>
              <w:right w:val="single" w:sz="4" w:space="0" w:color="auto"/>
            </w:tcBorders>
            <w:hideMark/>
          </w:tcPr>
          <w:p w14:paraId="1395B611" w14:textId="77777777" w:rsidR="002978C8" w:rsidRPr="002978C8" w:rsidRDefault="002978C8" w:rsidP="002978C8">
            <w:pPr>
              <w:spacing w:line="480" w:lineRule="auto"/>
              <w:jc w:val="both"/>
            </w:pPr>
            <w:r w:rsidRPr="002978C8">
              <w:t>Consistent with continuous PAC production.</w:t>
            </w:r>
          </w:p>
        </w:tc>
      </w:tr>
      <w:tr w:rsidR="002978C8" w:rsidRPr="002978C8" w14:paraId="6B217FA0" w14:textId="77777777">
        <w:tc>
          <w:tcPr>
            <w:tcW w:w="2840" w:type="dxa"/>
            <w:tcBorders>
              <w:top w:val="single" w:sz="4" w:space="0" w:color="auto"/>
              <w:left w:val="single" w:sz="4" w:space="0" w:color="auto"/>
              <w:bottom w:val="single" w:sz="4" w:space="0" w:color="auto"/>
              <w:right w:val="single" w:sz="4" w:space="0" w:color="auto"/>
            </w:tcBorders>
            <w:hideMark/>
          </w:tcPr>
          <w:p w14:paraId="662FD31D" w14:textId="77777777" w:rsidR="002978C8" w:rsidRPr="002978C8" w:rsidRDefault="002978C8" w:rsidP="002978C8">
            <w:pPr>
              <w:spacing w:line="480" w:lineRule="auto"/>
              <w:jc w:val="both"/>
            </w:pPr>
            <w:r w:rsidRPr="002978C8">
              <w:t>Vessel geometry</w:t>
            </w:r>
          </w:p>
        </w:tc>
        <w:tc>
          <w:tcPr>
            <w:tcW w:w="2841" w:type="dxa"/>
            <w:tcBorders>
              <w:top w:val="single" w:sz="4" w:space="0" w:color="auto"/>
              <w:left w:val="single" w:sz="4" w:space="0" w:color="auto"/>
              <w:bottom w:val="single" w:sz="4" w:space="0" w:color="auto"/>
              <w:right w:val="single" w:sz="4" w:space="0" w:color="auto"/>
            </w:tcBorders>
            <w:hideMark/>
          </w:tcPr>
          <w:p w14:paraId="53C2DFF8" w14:textId="77777777" w:rsidR="002978C8" w:rsidRPr="002978C8" w:rsidRDefault="002978C8" w:rsidP="002978C8">
            <w:pPr>
              <w:spacing w:line="480" w:lineRule="auto"/>
              <w:jc w:val="both"/>
            </w:pPr>
            <w:r w:rsidRPr="002978C8">
              <w:t>Vertical cylindrical, H/D ratio ≈ 1.3 – 1.5</w:t>
            </w:r>
          </w:p>
        </w:tc>
        <w:tc>
          <w:tcPr>
            <w:tcW w:w="2841" w:type="dxa"/>
            <w:tcBorders>
              <w:top w:val="single" w:sz="4" w:space="0" w:color="auto"/>
              <w:left w:val="single" w:sz="4" w:space="0" w:color="auto"/>
              <w:bottom w:val="single" w:sz="4" w:space="0" w:color="auto"/>
              <w:right w:val="single" w:sz="4" w:space="0" w:color="auto"/>
            </w:tcBorders>
            <w:hideMark/>
          </w:tcPr>
          <w:p w14:paraId="7616FE2A" w14:textId="77777777" w:rsidR="002978C8" w:rsidRPr="002978C8" w:rsidRDefault="002978C8" w:rsidP="002978C8">
            <w:pPr>
              <w:spacing w:line="480" w:lineRule="auto"/>
              <w:jc w:val="both"/>
            </w:pPr>
            <w:r w:rsidRPr="002978C8">
              <w:t xml:space="preserve">Optimal for solids suspension and mixing efficiency. </w:t>
            </w:r>
          </w:p>
        </w:tc>
      </w:tr>
      <w:tr w:rsidR="002978C8" w:rsidRPr="002978C8" w14:paraId="5A0FEA2D" w14:textId="77777777">
        <w:tc>
          <w:tcPr>
            <w:tcW w:w="2840" w:type="dxa"/>
            <w:tcBorders>
              <w:top w:val="single" w:sz="4" w:space="0" w:color="auto"/>
              <w:left w:val="single" w:sz="4" w:space="0" w:color="auto"/>
              <w:bottom w:val="single" w:sz="4" w:space="0" w:color="auto"/>
              <w:right w:val="single" w:sz="4" w:space="0" w:color="auto"/>
            </w:tcBorders>
            <w:hideMark/>
          </w:tcPr>
          <w:p w14:paraId="7F2A0C64" w14:textId="77777777" w:rsidR="002978C8" w:rsidRPr="002978C8" w:rsidRDefault="002978C8" w:rsidP="002978C8">
            <w:pPr>
              <w:spacing w:line="480" w:lineRule="auto"/>
              <w:jc w:val="both"/>
            </w:pPr>
            <w:r w:rsidRPr="002978C8">
              <w:t>CaAl</w:t>
            </w:r>
            <w:r w:rsidRPr="002978C8">
              <w:rPr>
                <w:vertAlign w:val="subscript"/>
              </w:rPr>
              <w:t>2</w:t>
            </w:r>
            <w:r w:rsidRPr="002978C8">
              <w:t>O</w:t>
            </w:r>
            <w:r w:rsidRPr="002978C8">
              <w:rPr>
                <w:vertAlign w:val="subscript"/>
              </w:rPr>
              <w:t>4</w:t>
            </w:r>
            <w:r w:rsidRPr="002978C8">
              <w:t xml:space="preserve"> feed rate</w:t>
            </w:r>
          </w:p>
        </w:tc>
        <w:tc>
          <w:tcPr>
            <w:tcW w:w="2841" w:type="dxa"/>
            <w:tcBorders>
              <w:top w:val="single" w:sz="4" w:space="0" w:color="auto"/>
              <w:left w:val="single" w:sz="4" w:space="0" w:color="auto"/>
              <w:bottom w:val="single" w:sz="4" w:space="0" w:color="auto"/>
              <w:right w:val="single" w:sz="4" w:space="0" w:color="auto"/>
            </w:tcBorders>
            <w:hideMark/>
          </w:tcPr>
          <w:p w14:paraId="0B2A4E7E" w14:textId="77777777" w:rsidR="002978C8" w:rsidRPr="002978C8" w:rsidRDefault="002978C8" w:rsidP="002978C8">
            <w:pPr>
              <w:spacing w:line="480" w:lineRule="auto"/>
              <w:jc w:val="both"/>
            </w:pPr>
            <w:r w:rsidRPr="002978C8">
              <w:t>687.215 kg h</w:t>
            </w:r>
            <w:r w:rsidRPr="002978C8">
              <w:rPr>
                <w:vertAlign w:val="superscript"/>
              </w:rPr>
              <w:t>-1</w:t>
            </w:r>
          </w:p>
        </w:tc>
        <w:tc>
          <w:tcPr>
            <w:tcW w:w="2841" w:type="dxa"/>
            <w:tcBorders>
              <w:top w:val="single" w:sz="4" w:space="0" w:color="auto"/>
              <w:left w:val="single" w:sz="4" w:space="0" w:color="auto"/>
              <w:bottom w:val="single" w:sz="4" w:space="0" w:color="auto"/>
              <w:right w:val="single" w:sz="4" w:space="0" w:color="auto"/>
            </w:tcBorders>
            <w:hideMark/>
          </w:tcPr>
          <w:p w14:paraId="7111FC7B" w14:textId="77777777" w:rsidR="002978C8" w:rsidRPr="002978C8" w:rsidRDefault="002978C8" w:rsidP="002978C8">
            <w:pPr>
              <w:spacing w:line="480" w:lineRule="auto"/>
              <w:jc w:val="both"/>
            </w:pPr>
            <w:r w:rsidRPr="002978C8">
              <w:t>Obtained from Aspen plus reactor simulation</w:t>
            </w:r>
          </w:p>
        </w:tc>
      </w:tr>
      <w:tr w:rsidR="002978C8" w:rsidRPr="002978C8" w14:paraId="6515DBBC" w14:textId="77777777">
        <w:tc>
          <w:tcPr>
            <w:tcW w:w="2840" w:type="dxa"/>
            <w:tcBorders>
              <w:top w:val="single" w:sz="4" w:space="0" w:color="auto"/>
              <w:left w:val="single" w:sz="4" w:space="0" w:color="auto"/>
              <w:bottom w:val="single" w:sz="4" w:space="0" w:color="auto"/>
              <w:right w:val="single" w:sz="4" w:space="0" w:color="auto"/>
            </w:tcBorders>
            <w:hideMark/>
          </w:tcPr>
          <w:p w14:paraId="2F97A4FA" w14:textId="77777777" w:rsidR="002978C8" w:rsidRPr="002978C8" w:rsidRDefault="002978C8" w:rsidP="002978C8">
            <w:pPr>
              <w:spacing w:line="480" w:lineRule="auto"/>
              <w:jc w:val="both"/>
            </w:pPr>
            <w:r w:rsidRPr="002978C8">
              <w:t>Aluminium leachate feed  rate</w:t>
            </w:r>
          </w:p>
        </w:tc>
        <w:tc>
          <w:tcPr>
            <w:tcW w:w="2841" w:type="dxa"/>
            <w:tcBorders>
              <w:top w:val="single" w:sz="4" w:space="0" w:color="auto"/>
              <w:left w:val="single" w:sz="4" w:space="0" w:color="auto"/>
              <w:bottom w:val="single" w:sz="4" w:space="0" w:color="auto"/>
              <w:right w:val="single" w:sz="4" w:space="0" w:color="auto"/>
            </w:tcBorders>
            <w:hideMark/>
          </w:tcPr>
          <w:p w14:paraId="67A0E27C" w14:textId="77777777" w:rsidR="002978C8" w:rsidRPr="002978C8" w:rsidRDefault="002978C8" w:rsidP="002978C8">
            <w:pPr>
              <w:spacing w:line="480" w:lineRule="auto"/>
              <w:jc w:val="both"/>
              <w:rPr>
                <w:vertAlign w:val="subscript"/>
              </w:rPr>
            </w:pPr>
            <w:r w:rsidRPr="002978C8">
              <w:t>2893.05 kg h</w:t>
            </w:r>
            <w:r w:rsidRPr="002978C8">
              <w:rPr>
                <w:vertAlign w:val="superscript"/>
              </w:rPr>
              <w:t>-</w:t>
            </w:r>
          </w:p>
        </w:tc>
        <w:tc>
          <w:tcPr>
            <w:tcW w:w="2841" w:type="dxa"/>
            <w:tcBorders>
              <w:top w:val="single" w:sz="4" w:space="0" w:color="auto"/>
              <w:left w:val="single" w:sz="4" w:space="0" w:color="auto"/>
              <w:bottom w:val="single" w:sz="4" w:space="0" w:color="auto"/>
              <w:right w:val="single" w:sz="4" w:space="0" w:color="auto"/>
            </w:tcBorders>
            <w:hideMark/>
          </w:tcPr>
          <w:p w14:paraId="221D9CD2" w14:textId="77777777" w:rsidR="002978C8" w:rsidRPr="002978C8" w:rsidRDefault="002978C8" w:rsidP="002978C8">
            <w:pPr>
              <w:spacing w:line="480" w:lineRule="auto"/>
              <w:jc w:val="both"/>
            </w:pPr>
            <w:r w:rsidRPr="002978C8">
              <w:t>Overall mass balance</w:t>
            </w:r>
          </w:p>
        </w:tc>
      </w:tr>
      <w:tr w:rsidR="002978C8" w:rsidRPr="002978C8" w14:paraId="0AC5E859" w14:textId="77777777">
        <w:tc>
          <w:tcPr>
            <w:tcW w:w="2840" w:type="dxa"/>
            <w:tcBorders>
              <w:top w:val="single" w:sz="4" w:space="0" w:color="auto"/>
              <w:left w:val="single" w:sz="4" w:space="0" w:color="auto"/>
              <w:bottom w:val="single" w:sz="4" w:space="0" w:color="auto"/>
              <w:right w:val="single" w:sz="4" w:space="0" w:color="auto"/>
            </w:tcBorders>
            <w:hideMark/>
          </w:tcPr>
          <w:p w14:paraId="129BA506" w14:textId="77777777" w:rsidR="002978C8" w:rsidRPr="002978C8" w:rsidRDefault="002978C8" w:rsidP="002978C8">
            <w:pPr>
              <w:spacing w:line="480" w:lineRule="auto"/>
              <w:jc w:val="both"/>
            </w:pPr>
            <w:r w:rsidRPr="002978C8">
              <w:t>Operating temperature</w:t>
            </w:r>
          </w:p>
        </w:tc>
        <w:tc>
          <w:tcPr>
            <w:tcW w:w="2841" w:type="dxa"/>
            <w:tcBorders>
              <w:top w:val="single" w:sz="4" w:space="0" w:color="auto"/>
              <w:left w:val="single" w:sz="4" w:space="0" w:color="auto"/>
              <w:bottom w:val="single" w:sz="4" w:space="0" w:color="auto"/>
              <w:right w:val="single" w:sz="4" w:space="0" w:color="auto"/>
            </w:tcBorders>
            <w:hideMark/>
          </w:tcPr>
          <w:p w14:paraId="781695F7" w14:textId="77777777" w:rsidR="002978C8" w:rsidRPr="002978C8" w:rsidRDefault="002978C8" w:rsidP="002978C8">
            <w:pPr>
              <w:spacing w:line="480" w:lineRule="auto"/>
              <w:jc w:val="both"/>
            </w:pPr>
            <w:r w:rsidRPr="002978C8">
              <w:t>85℃</w:t>
            </w:r>
          </w:p>
        </w:tc>
        <w:tc>
          <w:tcPr>
            <w:tcW w:w="2841" w:type="dxa"/>
            <w:tcBorders>
              <w:top w:val="single" w:sz="4" w:space="0" w:color="auto"/>
              <w:left w:val="single" w:sz="4" w:space="0" w:color="auto"/>
              <w:bottom w:val="single" w:sz="4" w:space="0" w:color="auto"/>
              <w:right w:val="single" w:sz="4" w:space="0" w:color="auto"/>
            </w:tcBorders>
            <w:hideMark/>
          </w:tcPr>
          <w:p w14:paraId="15842D2E" w14:textId="77777777" w:rsidR="002978C8" w:rsidRPr="002978C8" w:rsidRDefault="002978C8" w:rsidP="002978C8">
            <w:pPr>
              <w:spacing w:line="480" w:lineRule="auto"/>
              <w:jc w:val="both"/>
            </w:pPr>
            <w:r w:rsidRPr="002978C8">
              <w:t>Optimal for dissolution.</w:t>
            </w:r>
          </w:p>
        </w:tc>
      </w:tr>
      <w:tr w:rsidR="002978C8" w:rsidRPr="002978C8" w14:paraId="3FD5417E" w14:textId="77777777">
        <w:tc>
          <w:tcPr>
            <w:tcW w:w="2840" w:type="dxa"/>
            <w:tcBorders>
              <w:top w:val="single" w:sz="4" w:space="0" w:color="auto"/>
              <w:left w:val="single" w:sz="4" w:space="0" w:color="auto"/>
              <w:bottom w:val="single" w:sz="4" w:space="0" w:color="auto"/>
              <w:right w:val="single" w:sz="4" w:space="0" w:color="auto"/>
            </w:tcBorders>
            <w:hideMark/>
          </w:tcPr>
          <w:p w14:paraId="656F5F5E" w14:textId="77777777" w:rsidR="002978C8" w:rsidRPr="002978C8" w:rsidRDefault="002978C8" w:rsidP="002978C8">
            <w:pPr>
              <w:spacing w:line="480" w:lineRule="auto"/>
              <w:jc w:val="both"/>
            </w:pPr>
            <w:r w:rsidRPr="002978C8">
              <w:t>Operating pressure</w:t>
            </w:r>
          </w:p>
        </w:tc>
        <w:tc>
          <w:tcPr>
            <w:tcW w:w="2841" w:type="dxa"/>
            <w:tcBorders>
              <w:top w:val="single" w:sz="4" w:space="0" w:color="auto"/>
              <w:left w:val="single" w:sz="4" w:space="0" w:color="auto"/>
              <w:bottom w:val="single" w:sz="4" w:space="0" w:color="auto"/>
              <w:right w:val="single" w:sz="4" w:space="0" w:color="auto"/>
            </w:tcBorders>
            <w:hideMark/>
          </w:tcPr>
          <w:p w14:paraId="7CAA8C76" w14:textId="77777777" w:rsidR="002978C8" w:rsidRPr="002978C8" w:rsidRDefault="002978C8" w:rsidP="002978C8">
            <w:pPr>
              <w:spacing w:line="480" w:lineRule="auto"/>
              <w:jc w:val="both"/>
            </w:pPr>
            <w:r w:rsidRPr="002978C8">
              <w:t>1 bar</w:t>
            </w:r>
          </w:p>
        </w:tc>
        <w:tc>
          <w:tcPr>
            <w:tcW w:w="2841" w:type="dxa"/>
            <w:tcBorders>
              <w:top w:val="single" w:sz="4" w:space="0" w:color="auto"/>
              <w:left w:val="single" w:sz="4" w:space="0" w:color="auto"/>
              <w:bottom w:val="single" w:sz="4" w:space="0" w:color="auto"/>
              <w:right w:val="single" w:sz="4" w:space="0" w:color="auto"/>
            </w:tcBorders>
            <w:hideMark/>
          </w:tcPr>
          <w:p w14:paraId="35DB799D" w14:textId="77777777" w:rsidR="002978C8" w:rsidRPr="002978C8" w:rsidRDefault="002978C8" w:rsidP="002978C8">
            <w:pPr>
              <w:spacing w:line="480" w:lineRule="auto"/>
              <w:jc w:val="both"/>
            </w:pPr>
            <w:r w:rsidRPr="002978C8">
              <w:t>Sufficient to contain vapours while minimizing HCl loss.</w:t>
            </w:r>
          </w:p>
        </w:tc>
      </w:tr>
      <w:tr w:rsidR="002978C8" w:rsidRPr="002978C8" w14:paraId="342A9614" w14:textId="77777777">
        <w:tc>
          <w:tcPr>
            <w:tcW w:w="2840" w:type="dxa"/>
            <w:tcBorders>
              <w:top w:val="single" w:sz="4" w:space="0" w:color="auto"/>
              <w:left w:val="single" w:sz="4" w:space="0" w:color="auto"/>
              <w:bottom w:val="single" w:sz="4" w:space="0" w:color="auto"/>
              <w:right w:val="single" w:sz="4" w:space="0" w:color="auto"/>
            </w:tcBorders>
            <w:hideMark/>
          </w:tcPr>
          <w:p w14:paraId="733E6738" w14:textId="77777777" w:rsidR="002978C8" w:rsidRPr="002978C8" w:rsidRDefault="002978C8" w:rsidP="002978C8">
            <w:pPr>
              <w:spacing w:line="480" w:lineRule="auto"/>
              <w:jc w:val="both"/>
            </w:pPr>
            <w:r w:rsidRPr="002978C8">
              <w:t>Heat transfer method</w:t>
            </w:r>
          </w:p>
        </w:tc>
        <w:tc>
          <w:tcPr>
            <w:tcW w:w="2841" w:type="dxa"/>
            <w:tcBorders>
              <w:top w:val="single" w:sz="4" w:space="0" w:color="auto"/>
              <w:left w:val="single" w:sz="4" w:space="0" w:color="auto"/>
              <w:bottom w:val="single" w:sz="4" w:space="0" w:color="auto"/>
              <w:right w:val="single" w:sz="4" w:space="0" w:color="auto"/>
            </w:tcBorders>
            <w:hideMark/>
          </w:tcPr>
          <w:p w14:paraId="3C0AD77D" w14:textId="77777777" w:rsidR="002978C8" w:rsidRPr="002978C8" w:rsidRDefault="002978C8" w:rsidP="002978C8">
            <w:pPr>
              <w:spacing w:line="480" w:lineRule="auto"/>
              <w:jc w:val="both"/>
            </w:pPr>
            <w:r w:rsidRPr="002978C8">
              <w:t>External cooling jacket</w:t>
            </w:r>
          </w:p>
        </w:tc>
        <w:tc>
          <w:tcPr>
            <w:tcW w:w="2841" w:type="dxa"/>
            <w:tcBorders>
              <w:top w:val="single" w:sz="4" w:space="0" w:color="auto"/>
              <w:left w:val="single" w:sz="4" w:space="0" w:color="auto"/>
              <w:bottom w:val="single" w:sz="4" w:space="0" w:color="auto"/>
              <w:right w:val="single" w:sz="4" w:space="0" w:color="auto"/>
            </w:tcBorders>
            <w:hideMark/>
          </w:tcPr>
          <w:p w14:paraId="06F9B1E7" w14:textId="77777777" w:rsidR="002978C8" w:rsidRPr="002978C8" w:rsidRDefault="002978C8" w:rsidP="002978C8">
            <w:pPr>
              <w:spacing w:line="480" w:lineRule="auto"/>
              <w:jc w:val="both"/>
            </w:pPr>
            <w:r w:rsidRPr="002978C8">
              <w:t>Efficient heat removal with fouling or agitation disturbance.</w:t>
            </w:r>
          </w:p>
        </w:tc>
      </w:tr>
      <w:tr w:rsidR="002978C8" w:rsidRPr="002978C8" w14:paraId="743CE032" w14:textId="77777777">
        <w:tc>
          <w:tcPr>
            <w:tcW w:w="2840" w:type="dxa"/>
            <w:tcBorders>
              <w:top w:val="single" w:sz="4" w:space="0" w:color="auto"/>
              <w:left w:val="single" w:sz="4" w:space="0" w:color="auto"/>
              <w:bottom w:val="single" w:sz="4" w:space="0" w:color="auto"/>
              <w:right w:val="single" w:sz="4" w:space="0" w:color="auto"/>
            </w:tcBorders>
            <w:hideMark/>
          </w:tcPr>
          <w:p w14:paraId="60CC48B7" w14:textId="77777777" w:rsidR="002978C8" w:rsidRPr="002978C8" w:rsidRDefault="002978C8" w:rsidP="002978C8">
            <w:pPr>
              <w:spacing w:line="480" w:lineRule="auto"/>
              <w:jc w:val="both"/>
            </w:pPr>
            <w:r w:rsidRPr="002978C8">
              <w:t>Inlets and outlets</w:t>
            </w:r>
          </w:p>
        </w:tc>
        <w:tc>
          <w:tcPr>
            <w:tcW w:w="2841" w:type="dxa"/>
            <w:tcBorders>
              <w:top w:val="single" w:sz="4" w:space="0" w:color="auto"/>
              <w:left w:val="single" w:sz="4" w:space="0" w:color="auto"/>
              <w:bottom w:val="single" w:sz="4" w:space="0" w:color="auto"/>
              <w:right w:val="single" w:sz="4" w:space="0" w:color="auto"/>
            </w:tcBorders>
            <w:hideMark/>
          </w:tcPr>
          <w:p w14:paraId="180E9150" w14:textId="77777777" w:rsidR="002978C8" w:rsidRPr="002978C8" w:rsidRDefault="002978C8" w:rsidP="002978C8">
            <w:pPr>
              <w:spacing w:line="480" w:lineRule="auto"/>
              <w:jc w:val="both"/>
            </w:pPr>
            <w:r w:rsidRPr="002978C8">
              <w:t>Leachate inlet, calcium aluminate inlet, slurry outlet, power addition port, overflow transfer line</w:t>
            </w:r>
          </w:p>
        </w:tc>
        <w:tc>
          <w:tcPr>
            <w:tcW w:w="2841" w:type="dxa"/>
            <w:tcBorders>
              <w:top w:val="single" w:sz="4" w:space="0" w:color="auto"/>
              <w:left w:val="single" w:sz="4" w:space="0" w:color="auto"/>
              <w:bottom w:val="single" w:sz="4" w:space="0" w:color="auto"/>
              <w:right w:val="single" w:sz="4" w:space="0" w:color="auto"/>
            </w:tcBorders>
            <w:hideMark/>
          </w:tcPr>
          <w:p w14:paraId="01E97512" w14:textId="77777777" w:rsidR="002978C8" w:rsidRPr="002978C8" w:rsidRDefault="002978C8" w:rsidP="002978C8">
            <w:pPr>
              <w:spacing w:line="480" w:lineRule="auto"/>
              <w:jc w:val="both"/>
            </w:pPr>
            <w:r w:rsidRPr="002978C8">
              <w:t>Facilitates continuous flow and easy maintenance.</w:t>
            </w:r>
          </w:p>
        </w:tc>
      </w:tr>
    </w:tbl>
    <w:p w14:paraId="5E71C1E5" w14:textId="77777777" w:rsidR="002978C8" w:rsidRPr="002978C8" w:rsidRDefault="002978C8" w:rsidP="002978C8"/>
    <w:p w14:paraId="6AE760C8" w14:textId="2EEA7DC4" w:rsidR="00432BF4" w:rsidRDefault="00432BF4" w:rsidP="00432BF4">
      <w:pPr>
        <w:pStyle w:val="Caption"/>
        <w:keepNext/>
      </w:pPr>
      <w:bookmarkStart w:id="379" w:name="_Toc237244865"/>
      <w:r>
        <w:t xml:space="preserve">Table </w:t>
      </w:r>
      <w:fldSimple w:instr=" STYLEREF 1 \s ">
        <w:r w:rsidR="006221B8">
          <w:rPr>
            <w:noProof/>
          </w:rPr>
          <w:t>6</w:t>
        </w:r>
      </w:fldSimple>
      <w:r w:rsidR="00B61202">
        <w:noBreakHyphen/>
      </w:r>
      <w:fldSimple w:instr=" SEQ Table \* ARABIC \s 1 ">
        <w:r w:rsidR="006221B8">
          <w:rPr>
            <w:noProof/>
          </w:rPr>
          <w:t>34</w:t>
        </w:r>
      </w:fldSimple>
      <w:r>
        <w:t xml:space="preserve"> Base Specification</w:t>
      </w:r>
      <w:bookmarkEnd w:id="379"/>
    </w:p>
    <w:tbl>
      <w:tblPr>
        <w:tblStyle w:val="TableGrid"/>
        <w:tblW w:w="0" w:type="auto"/>
        <w:tblLook w:val="04A0" w:firstRow="1" w:lastRow="0" w:firstColumn="1" w:lastColumn="0" w:noHBand="0" w:noVBand="1"/>
      </w:tblPr>
      <w:tblGrid>
        <w:gridCol w:w="2840"/>
        <w:gridCol w:w="2841"/>
        <w:gridCol w:w="2841"/>
      </w:tblGrid>
      <w:tr w:rsidR="002978C8" w:rsidRPr="002978C8" w14:paraId="690ECFDC" w14:textId="77777777">
        <w:tc>
          <w:tcPr>
            <w:tcW w:w="2840" w:type="dxa"/>
            <w:tcBorders>
              <w:top w:val="single" w:sz="4" w:space="0" w:color="auto"/>
              <w:left w:val="single" w:sz="4" w:space="0" w:color="auto"/>
              <w:bottom w:val="single" w:sz="4" w:space="0" w:color="auto"/>
              <w:right w:val="single" w:sz="4" w:space="0" w:color="auto"/>
            </w:tcBorders>
            <w:hideMark/>
          </w:tcPr>
          <w:p w14:paraId="1F76D487" w14:textId="77777777" w:rsidR="002978C8" w:rsidRPr="002978C8" w:rsidRDefault="002978C8" w:rsidP="002978C8">
            <w:pPr>
              <w:spacing w:line="480" w:lineRule="auto"/>
              <w:jc w:val="both"/>
            </w:pPr>
            <w:r w:rsidRPr="002978C8">
              <w:t>PARAMETER</w:t>
            </w:r>
          </w:p>
        </w:tc>
        <w:tc>
          <w:tcPr>
            <w:tcW w:w="2841" w:type="dxa"/>
            <w:tcBorders>
              <w:top w:val="single" w:sz="4" w:space="0" w:color="auto"/>
              <w:left w:val="single" w:sz="4" w:space="0" w:color="auto"/>
              <w:bottom w:val="single" w:sz="4" w:space="0" w:color="auto"/>
              <w:right w:val="single" w:sz="4" w:space="0" w:color="auto"/>
            </w:tcBorders>
            <w:hideMark/>
          </w:tcPr>
          <w:p w14:paraId="2CC3F2D2" w14:textId="77777777" w:rsidR="002978C8" w:rsidRPr="002978C8" w:rsidRDefault="002978C8" w:rsidP="002978C8">
            <w:pPr>
              <w:spacing w:line="480" w:lineRule="auto"/>
              <w:jc w:val="both"/>
            </w:pPr>
            <w:r w:rsidRPr="002978C8">
              <w:t>SPECIFICATION</w:t>
            </w:r>
          </w:p>
        </w:tc>
        <w:tc>
          <w:tcPr>
            <w:tcW w:w="2841" w:type="dxa"/>
            <w:tcBorders>
              <w:top w:val="single" w:sz="4" w:space="0" w:color="auto"/>
              <w:left w:val="single" w:sz="4" w:space="0" w:color="auto"/>
              <w:bottom w:val="single" w:sz="4" w:space="0" w:color="auto"/>
              <w:right w:val="single" w:sz="4" w:space="0" w:color="auto"/>
            </w:tcBorders>
            <w:hideMark/>
          </w:tcPr>
          <w:p w14:paraId="74472978" w14:textId="77777777" w:rsidR="002978C8" w:rsidRPr="002978C8" w:rsidRDefault="002978C8" w:rsidP="002978C8">
            <w:pPr>
              <w:spacing w:line="480" w:lineRule="auto"/>
              <w:jc w:val="both"/>
            </w:pPr>
            <w:r w:rsidRPr="002978C8">
              <w:t>COMMENTS</w:t>
            </w:r>
          </w:p>
        </w:tc>
      </w:tr>
      <w:tr w:rsidR="002978C8" w:rsidRPr="002978C8" w14:paraId="2ABA180E" w14:textId="77777777">
        <w:tc>
          <w:tcPr>
            <w:tcW w:w="2840" w:type="dxa"/>
            <w:tcBorders>
              <w:top w:val="single" w:sz="4" w:space="0" w:color="auto"/>
              <w:left w:val="single" w:sz="4" w:space="0" w:color="auto"/>
              <w:bottom w:val="single" w:sz="4" w:space="0" w:color="auto"/>
              <w:right w:val="single" w:sz="4" w:space="0" w:color="auto"/>
            </w:tcBorders>
            <w:hideMark/>
          </w:tcPr>
          <w:p w14:paraId="78492115" w14:textId="77777777" w:rsidR="002978C8" w:rsidRPr="002978C8" w:rsidRDefault="002978C8" w:rsidP="002978C8">
            <w:pPr>
              <w:spacing w:line="480" w:lineRule="auto"/>
              <w:jc w:val="both"/>
            </w:pPr>
            <w:r w:rsidRPr="002978C8">
              <w:t>Chemical formula</w:t>
            </w:r>
          </w:p>
        </w:tc>
        <w:tc>
          <w:tcPr>
            <w:tcW w:w="2841" w:type="dxa"/>
            <w:tcBorders>
              <w:top w:val="single" w:sz="4" w:space="0" w:color="auto"/>
              <w:left w:val="single" w:sz="4" w:space="0" w:color="auto"/>
              <w:bottom w:val="single" w:sz="4" w:space="0" w:color="auto"/>
              <w:right w:val="single" w:sz="4" w:space="0" w:color="auto"/>
            </w:tcBorders>
          </w:tcPr>
          <w:p w14:paraId="28870DA1" w14:textId="77777777" w:rsidR="002978C8" w:rsidRPr="002978C8" w:rsidRDefault="002978C8" w:rsidP="002978C8">
            <w:pPr>
              <w:spacing w:line="480" w:lineRule="auto"/>
              <w:jc w:val="both"/>
            </w:pPr>
          </w:p>
        </w:tc>
        <w:tc>
          <w:tcPr>
            <w:tcW w:w="2841" w:type="dxa"/>
            <w:tcBorders>
              <w:top w:val="single" w:sz="4" w:space="0" w:color="auto"/>
              <w:left w:val="single" w:sz="4" w:space="0" w:color="auto"/>
              <w:bottom w:val="single" w:sz="4" w:space="0" w:color="auto"/>
              <w:right w:val="single" w:sz="4" w:space="0" w:color="auto"/>
            </w:tcBorders>
          </w:tcPr>
          <w:p w14:paraId="60229BA6" w14:textId="77777777" w:rsidR="002978C8" w:rsidRPr="002978C8" w:rsidRDefault="002978C8" w:rsidP="002978C8">
            <w:pPr>
              <w:spacing w:line="480" w:lineRule="auto"/>
              <w:jc w:val="both"/>
            </w:pPr>
          </w:p>
        </w:tc>
      </w:tr>
      <w:tr w:rsidR="002978C8" w:rsidRPr="002978C8" w14:paraId="320B1369" w14:textId="77777777">
        <w:tc>
          <w:tcPr>
            <w:tcW w:w="2840" w:type="dxa"/>
            <w:tcBorders>
              <w:top w:val="single" w:sz="4" w:space="0" w:color="auto"/>
              <w:left w:val="single" w:sz="4" w:space="0" w:color="auto"/>
              <w:bottom w:val="single" w:sz="4" w:space="0" w:color="auto"/>
              <w:right w:val="single" w:sz="4" w:space="0" w:color="auto"/>
            </w:tcBorders>
            <w:hideMark/>
          </w:tcPr>
          <w:p w14:paraId="4039A861" w14:textId="77777777" w:rsidR="002978C8" w:rsidRPr="002978C8" w:rsidRDefault="002978C8" w:rsidP="002978C8">
            <w:pPr>
              <w:spacing w:line="480" w:lineRule="auto"/>
              <w:jc w:val="both"/>
            </w:pPr>
            <w:r w:rsidRPr="002978C8">
              <w:t>Al</w:t>
            </w:r>
            <w:r w:rsidRPr="002978C8">
              <w:rPr>
                <w:vertAlign w:val="subscript"/>
              </w:rPr>
              <w:t>2</w:t>
            </w:r>
            <w:r w:rsidRPr="002978C8">
              <w:t>O</w:t>
            </w:r>
            <w:r w:rsidRPr="002978C8">
              <w:rPr>
                <w:vertAlign w:val="subscript"/>
              </w:rPr>
              <w:t>3</w:t>
            </w:r>
            <w:r w:rsidRPr="002978C8">
              <w:t xml:space="preserve"> content</w:t>
            </w:r>
          </w:p>
        </w:tc>
        <w:tc>
          <w:tcPr>
            <w:tcW w:w="2841" w:type="dxa"/>
            <w:tcBorders>
              <w:top w:val="single" w:sz="4" w:space="0" w:color="auto"/>
              <w:left w:val="single" w:sz="4" w:space="0" w:color="auto"/>
              <w:bottom w:val="single" w:sz="4" w:space="0" w:color="auto"/>
              <w:right w:val="single" w:sz="4" w:space="0" w:color="auto"/>
            </w:tcBorders>
            <w:hideMark/>
          </w:tcPr>
          <w:p w14:paraId="7EFD5C2A" w14:textId="77777777" w:rsidR="002978C8" w:rsidRPr="002978C8" w:rsidRDefault="002978C8" w:rsidP="002978C8">
            <w:pPr>
              <w:spacing w:line="480" w:lineRule="auto"/>
              <w:jc w:val="both"/>
            </w:pPr>
            <w:r w:rsidRPr="002978C8">
              <w:t>CaAl</w:t>
            </w:r>
            <w:r w:rsidRPr="002978C8">
              <w:rPr>
                <w:vertAlign w:val="subscript"/>
              </w:rPr>
              <w:t>2</w:t>
            </w:r>
            <w:r w:rsidRPr="002978C8">
              <w:t>O</w:t>
            </w:r>
            <w:r w:rsidRPr="002978C8">
              <w:rPr>
                <w:vertAlign w:val="subscript"/>
              </w:rPr>
              <w:t>4</w:t>
            </w:r>
          </w:p>
        </w:tc>
        <w:tc>
          <w:tcPr>
            <w:tcW w:w="2841" w:type="dxa"/>
            <w:tcBorders>
              <w:top w:val="single" w:sz="4" w:space="0" w:color="auto"/>
              <w:left w:val="single" w:sz="4" w:space="0" w:color="auto"/>
              <w:bottom w:val="single" w:sz="4" w:space="0" w:color="auto"/>
              <w:right w:val="single" w:sz="4" w:space="0" w:color="auto"/>
            </w:tcBorders>
            <w:hideMark/>
          </w:tcPr>
          <w:p w14:paraId="58C5A9AC" w14:textId="77777777" w:rsidR="002978C8" w:rsidRPr="002978C8" w:rsidRDefault="002978C8" w:rsidP="002978C8">
            <w:pPr>
              <w:spacing w:line="480" w:lineRule="auto"/>
              <w:jc w:val="both"/>
            </w:pPr>
            <w:r w:rsidRPr="002978C8">
              <w:t>Main reactive phase for alkalinity and aluminium distribution.</w:t>
            </w:r>
          </w:p>
        </w:tc>
      </w:tr>
      <w:tr w:rsidR="002978C8" w:rsidRPr="002978C8" w14:paraId="647915B3" w14:textId="77777777">
        <w:tc>
          <w:tcPr>
            <w:tcW w:w="2840" w:type="dxa"/>
            <w:tcBorders>
              <w:top w:val="single" w:sz="4" w:space="0" w:color="auto"/>
              <w:left w:val="single" w:sz="4" w:space="0" w:color="auto"/>
              <w:bottom w:val="single" w:sz="4" w:space="0" w:color="auto"/>
              <w:right w:val="single" w:sz="4" w:space="0" w:color="auto"/>
            </w:tcBorders>
            <w:hideMark/>
          </w:tcPr>
          <w:p w14:paraId="6DF47A82" w14:textId="77777777" w:rsidR="002978C8" w:rsidRPr="002978C8" w:rsidRDefault="002978C8" w:rsidP="002978C8">
            <w:pPr>
              <w:spacing w:line="480" w:lineRule="auto"/>
              <w:jc w:val="both"/>
            </w:pPr>
            <w:r w:rsidRPr="002978C8">
              <w:t>CaO content</w:t>
            </w:r>
          </w:p>
        </w:tc>
        <w:tc>
          <w:tcPr>
            <w:tcW w:w="2841" w:type="dxa"/>
            <w:tcBorders>
              <w:top w:val="single" w:sz="4" w:space="0" w:color="auto"/>
              <w:left w:val="single" w:sz="4" w:space="0" w:color="auto"/>
              <w:bottom w:val="single" w:sz="4" w:space="0" w:color="auto"/>
              <w:right w:val="single" w:sz="4" w:space="0" w:color="auto"/>
            </w:tcBorders>
            <w:hideMark/>
          </w:tcPr>
          <w:p w14:paraId="570CC57C" w14:textId="77777777" w:rsidR="002978C8" w:rsidRPr="002978C8" w:rsidRDefault="002978C8" w:rsidP="002978C8">
            <w:pPr>
              <w:spacing w:line="480" w:lineRule="auto"/>
              <w:jc w:val="both"/>
            </w:pPr>
            <w:r w:rsidRPr="002978C8">
              <w:t>27-36%</w:t>
            </w:r>
          </w:p>
        </w:tc>
        <w:tc>
          <w:tcPr>
            <w:tcW w:w="2841" w:type="dxa"/>
            <w:tcBorders>
              <w:top w:val="single" w:sz="4" w:space="0" w:color="auto"/>
              <w:left w:val="single" w:sz="4" w:space="0" w:color="auto"/>
              <w:bottom w:val="single" w:sz="4" w:space="0" w:color="auto"/>
              <w:right w:val="single" w:sz="4" w:space="0" w:color="auto"/>
            </w:tcBorders>
            <w:hideMark/>
          </w:tcPr>
          <w:p w14:paraId="2001146B" w14:textId="77777777" w:rsidR="002978C8" w:rsidRPr="002978C8" w:rsidRDefault="002978C8" w:rsidP="002978C8">
            <w:pPr>
              <w:spacing w:line="480" w:lineRule="auto"/>
              <w:jc w:val="both"/>
            </w:pPr>
            <w:r w:rsidRPr="002978C8">
              <w:t>Ensures a high aluminium contribution to final PAC strength and basicity</w:t>
            </w:r>
          </w:p>
        </w:tc>
      </w:tr>
      <w:tr w:rsidR="002978C8" w:rsidRPr="002978C8" w14:paraId="46F12A86" w14:textId="77777777">
        <w:tc>
          <w:tcPr>
            <w:tcW w:w="2840" w:type="dxa"/>
            <w:tcBorders>
              <w:top w:val="single" w:sz="4" w:space="0" w:color="auto"/>
              <w:left w:val="single" w:sz="4" w:space="0" w:color="auto"/>
              <w:bottom w:val="single" w:sz="4" w:space="0" w:color="auto"/>
              <w:right w:val="single" w:sz="4" w:space="0" w:color="auto"/>
            </w:tcBorders>
            <w:hideMark/>
          </w:tcPr>
          <w:p w14:paraId="14426326" w14:textId="77777777" w:rsidR="002978C8" w:rsidRPr="002978C8" w:rsidRDefault="002978C8" w:rsidP="002978C8">
            <w:pPr>
              <w:spacing w:line="480" w:lineRule="auto"/>
              <w:jc w:val="both"/>
            </w:pPr>
            <w:r w:rsidRPr="002978C8">
              <w:t>Fe</w:t>
            </w:r>
            <w:r w:rsidRPr="002978C8">
              <w:rPr>
                <w:vertAlign w:val="subscript"/>
              </w:rPr>
              <w:t>2</w:t>
            </w:r>
            <w:r w:rsidRPr="002978C8">
              <w:t>O</w:t>
            </w:r>
            <w:r w:rsidRPr="002978C8">
              <w:rPr>
                <w:vertAlign w:val="subscript"/>
              </w:rPr>
              <w:t>3</w:t>
            </w:r>
            <w:r w:rsidRPr="002978C8">
              <w:t xml:space="preserve"> content</w:t>
            </w:r>
          </w:p>
        </w:tc>
        <w:tc>
          <w:tcPr>
            <w:tcW w:w="2841" w:type="dxa"/>
            <w:tcBorders>
              <w:top w:val="single" w:sz="4" w:space="0" w:color="auto"/>
              <w:left w:val="single" w:sz="4" w:space="0" w:color="auto"/>
              <w:bottom w:val="single" w:sz="4" w:space="0" w:color="auto"/>
              <w:right w:val="single" w:sz="4" w:space="0" w:color="auto"/>
            </w:tcBorders>
            <w:hideMark/>
          </w:tcPr>
          <w:p w14:paraId="51E26A97" w14:textId="77777777" w:rsidR="002978C8" w:rsidRPr="002978C8" w:rsidRDefault="002978C8" w:rsidP="002978C8">
            <w:pPr>
              <w:spacing w:line="480" w:lineRule="auto"/>
              <w:jc w:val="both"/>
            </w:pPr>
            <w:r w:rsidRPr="002978C8">
              <w:t>≤ 1.0-2.0%</w:t>
            </w:r>
          </w:p>
        </w:tc>
        <w:tc>
          <w:tcPr>
            <w:tcW w:w="2841" w:type="dxa"/>
            <w:tcBorders>
              <w:top w:val="single" w:sz="4" w:space="0" w:color="auto"/>
              <w:left w:val="single" w:sz="4" w:space="0" w:color="auto"/>
              <w:bottom w:val="single" w:sz="4" w:space="0" w:color="auto"/>
              <w:right w:val="single" w:sz="4" w:space="0" w:color="auto"/>
            </w:tcBorders>
            <w:hideMark/>
          </w:tcPr>
          <w:p w14:paraId="76200F20" w14:textId="77777777" w:rsidR="002978C8" w:rsidRPr="002978C8" w:rsidRDefault="002978C8" w:rsidP="002978C8">
            <w:pPr>
              <w:spacing w:line="480" w:lineRule="auto"/>
              <w:jc w:val="both"/>
            </w:pPr>
            <w:r w:rsidRPr="002978C8">
              <w:t>Minimizes colour impurities and unwanted side reactions in drinking/industrial water grade PAC</w:t>
            </w:r>
          </w:p>
        </w:tc>
      </w:tr>
      <w:tr w:rsidR="002978C8" w:rsidRPr="002978C8" w14:paraId="3BCBE8DB" w14:textId="77777777">
        <w:tc>
          <w:tcPr>
            <w:tcW w:w="2840" w:type="dxa"/>
            <w:tcBorders>
              <w:top w:val="single" w:sz="4" w:space="0" w:color="auto"/>
              <w:left w:val="single" w:sz="4" w:space="0" w:color="auto"/>
              <w:bottom w:val="single" w:sz="4" w:space="0" w:color="auto"/>
              <w:right w:val="single" w:sz="4" w:space="0" w:color="auto"/>
            </w:tcBorders>
            <w:hideMark/>
          </w:tcPr>
          <w:p w14:paraId="2CF91FBC" w14:textId="77777777" w:rsidR="002978C8" w:rsidRPr="002978C8" w:rsidRDefault="002978C8" w:rsidP="002978C8">
            <w:pPr>
              <w:spacing w:line="480" w:lineRule="auto"/>
              <w:jc w:val="both"/>
            </w:pPr>
            <w:r w:rsidRPr="002978C8">
              <w:t>SiO</w:t>
            </w:r>
            <w:r w:rsidRPr="002978C8">
              <w:rPr>
                <w:vertAlign w:val="subscript"/>
              </w:rPr>
              <w:t>2</w:t>
            </w:r>
            <w:r w:rsidRPr="002978C8">
              <w:t xml:space="preserve"> content</w:t>
            </w:r>
          </w:p>
        </w:tc>
        <w:tc>
          <w:tcPr>
            <w:tcW w:w="2841" w:type="dxa"/>
            <w:tcBorders>
              <w:top w:val="single" w:sz="4" w:space="0" w:color="auto"/>
              <w:left w:val="single" w:sz="4" w:space="0" w:color="auto"/>
              <w:bottom w:val="single" w:sz="4" w:space="0" w:color="auto"/>
              <w:right w:val="single" w:sz="4" w:space="0" w:color="auto"/>
            </w:tcBorders>
            <w:hideMark/>
          </w:tcPr>
          <w:p w14:paraId="6C434CF4" w14:textId="77777777" w:rsidR="002978C8" w:rsidRPr="002978C8" w:rsidRDefault="002978C8" w:rsidP="002978C8">
            <w:pPr>
              <w:spacing w:line="480" w:lineRule="auto"/>
              <w:jc w:val="both"/>
            </w:pPr>
            <w:r w:rsidRPr="002978C8">
              <w:t>≤ 4 – 6%</w:t>
            </w:r>
          </w:p>
        </w:tc>
        <w:tc>
          <w:tcPr>
            <w:tcW w:w="2841" w:type="dxa"/>
            <w:tcBorders>
              <w:top w:val="single" w:sz="4" w:space="0" w:color="auto"/>
              <w:left w:val="single" w:sz="4" w:space="0" w:color="auto"/>
              <w:bottom w:val="single" w:sz="4" w:space="0" w:color="auto"/>
              <w:right w:val="single" w:sz="4" w:space="0" w:color="auto"/>
            </w:tcBorders>
            <w:hideMark/>
          </w:tcPr>
          <w:p w14:paraId="6CEC2ECA" w14:textId="77777777" w:rsidR="002978C8" w:rsidRPr="002978C8" w:rsidRDefault="002978C8" w:rsidP="002978C8">
            <w:pPr>
              <w:spacing w:line="480" w:lineRule="auto"/>
              <w:jc w:val="both"/>
            </w:pPr>
            <w:r w:rsidRPr="002978C8">
              <w:t>Less chance of formation of insoluble silicates</w:t>
            </w:r>
          </w:p>
        </w:tc>
      </w:tr>
      <w:tr w:rsidR="002978C8" w:rsidRPr="002978C8" w14:paraId="5C100C1C" w14:textId="77777777">
        <w:tc>
          <w:tcPr>
            <w:tcW w:w="2840" w:type="dxa"/>
            <w:tcBorders>
              <w:top w:val="single" w:sz="4" w:space="0" w:color="auto"/>
              <w:left w:val="single" w:sz="4" w:space="0" w:color="auto"/>
              <w:bottom w:val="single" w:sz="4" w:space="0" w:color="auto"/>
              <w:right w:val="single" w:sz="4" w:space="0" w:color="auto"/>
            </w:tcBorders>
            <w:hideMark/>
          </w:tcPr>
          <w:p w14:paraId="18B0DB93" w14:textId="77777777" w:rsidR="002978C8" w:rsidRPr="002978C8" w:rsidRDefault="002978C8" w:rsidP="002978C8">
            <w:pPr>
              <w:spacing w:line="480" w:lineRule="auto"/>
              <w:jc w:val="both"/>
            </w:pPr>
            <w:r w:rsidRPr="002978C8">
              <w:t>Heavy metals</w:t>
            </w:r>
          </w:p>
        </w:tc>
        <w:tc>
          <w:tcPr>
            <w:tcW w:w="2841" w:type="dxa"/>
            <w:tcBorders>
              <w:top w:val="single" w:sz="4" w:space="0" w:color="auto"/>
              <w:left w:val="single" w:sz="4" w:space="0" w:color="auto"/>
              <w:bottom w:val="single" w:sz="4" w:space="0" w:color="auto"/>
              <w:right w:val="single" w:sz="4" w:space="0" w:color="auto"/>
            </w:tcBorders>
            <w:hideMark/>
          </w:tcPr>
          <w:p w14:paraId="53E44ADA" w14:textId="77777777" w:rsidR="002978C8" w:rsidRPr="002978C8" w:rsidRDefault="002978C8" w:rsidP="002978C8">
            <w:pPr>
              <w:spacing w:line="480" w:lineRule="auto"/>
              <w:jc w:val="both"/>
            </w:pPr>
            <w:r w:rsidRPr="002978C8">
              <w:t>Pb ≤ 0.003%, As ≤ 0.0003%, Cd ≤ 0.0001%</w:t>
            </w:r>
          </w:p>
        </w:tc>
        <w:tc>
          <w:tcPr>
            <w:tcW w:w="2841" w:type="dxa"/>
            <w:tcBorders>
              <w:top w:val="single" w:sz="4" w:space="0" w:color="auto"/>
              <w:left w:val="single" w:sz="4" w:space="0" w:color="auto"/>
              <w:bottom w:val="single" w:sz="4" w:space="0" w:color="auto"/>
              <w:right w:val="single" w:sz="4" w:space="0" w:color="auto"/>
            </w:tcBorders>
            <w:hideMark/>
          </w:tcPr>
          <w:p w14:paraId="78186CBA" w14:textId="77777777" w:rsidR="002978C8" w:rsidRPr="002978C8" w:rsidRDefault="002978C8" w:rsidP="002978C8">
            <w:pPr>
              <w:spacing w:line="480" w:lineRule="auto"/>
              <w:jc w:val="both"/>
            </w:pPr>
            <w:r w:rsidRPr="002978C8">
              <w:t>Water treatment regulatory requirements</w:t>
            </w:r>
          </w:p>
        </w:tc>
      </w:tr>
      <w:tr w:rsidR="002978C8" w:rsidRPr="002978C8" w14:paraId="4DB6315F" w14:textId="77777777">
        <w:tc>
          <w:tcPr>
            <w:tcW w:w="2840" w:type="dxa"/>
            <w:tcBorders>
              <w:top w:val="single" w:sz="4" w:space="0" w:color="auto"/>
              <w:left w:val="single" w:sz="4" w:space="0" w:color="auto"/>
              <w:bottom w:val="single" w:sz="4" w:space="0" w:color="auto"/>
              <w:right w:val="single" w:sz="4" w:space="0" w:color="auto"/>
            </w:tcBorders>
            <w:hideMark/>
          </w:tcPr>
          <w:p w14:paraId="6EAD87C7" w14:textId="77777777" w:rsidR="002978C8" w:rsidRPr="002978C8" w:rsidRDefault="002978C8" w:rsidP="002978C8">
            <w:pPr>
              <w:spacing w:line="480" w:lineRule="auto"/>
              <w:jc w:val="both"/>
            </w:pPr>
            <w:r w:rsidRPr="002978C8">
              <w:t>Particle size</w:t>
            </w:r>
          </w:p>
        </w:tc>
        <w:tc>
          <w:tcPr>
            <w:tcW w:w="2841" w:type="dxa"/>
            <w:tcBorders>
              <w:top w:val="single" w:sz="4" w:space="0" w:color="auto"/>
              <w:left w:val="single" w:sz="4" w:space="0" w:color="auto"/>
              <w:bottom w:val="single" w:sz="4" w:space="0" w:color="auto"/>
              <w:right w:val="single" w:sz="4" w:space="0" w:color="auto"/>
            </w:tcBorders>
            <w:hideMark/>
          </w:tcPr>
          <w:p w14:paraId="123ED5EE" w14:textId="77777777" w:rsidR="002978C8" w:rsidRPr="002978C8" w:rsidRDefault="002978C8" w:rsidP="002978C8">
            <w:pPr>
              <w:spacing w:line="480" w:lineRule="auto"/>
              <w:jc w:val="both"/>
            </w:pPr>
            <w:r w:rsidRPr="002978C8">
              <w:t>100-200 mesh (≥ 90% passing)</w:t>
            </w:r>
          </w:p>
        </w:tc>
        <w:tc>
          <w:tcPr>
            <w:tcW w:w="2841" w:type="dxa"/>
            <w:tcBorders>
              <w:top w:val="single" w:sz="4" w:space="0" w:color="auto"/>
              <w:left w:val="single" w:sz="4" w:space="0" w:color="auto"/>
              <w:bottom w:val="single" w:sz="4" w:space="0" w:color="auto"/>
              <w:right w:val="single" w:sz="4" w:space="0" w:color="auto"/>
            </w:tcBorders>
            <w:hideMark/>
          </w:tcPr>
          <w:p w14:paraId="0FA1D006" w14:textId="77777777" w:rsidR="002978C8" w:rsidRPr="002978C8" w:rsidRDefault="002978C8" w:rsidP="002978C8">
            <w:pPr>
              <w:spacing w:line="480" w:lineRule="auto"/>
              <w:jc w:val="both"/>
            </w:pPr>
            <w:r w:rsidRPr="002978C8">
              <w:t>Higher surface area for faster distribution in CSTR and a balanced reactivity and dust control</w:t>
            </w:r>
          </w:p>
        </w:tc>
      </w:tr>
      <w:tr w:rsidR="002978C8" w:rsidRPr="002978C8" w14:paraId="50858FDC" w14:textId="77777777">
        <w:tc>
          <w:tcPr>
            <w:tcW w:w="2840" w:type="dxa"/>
            <w:tcBorders>
              <w:top w:val="single" w:sz="4" w:space="0" w:color="auto"/>
              <w:left w:val="single" w:sz="4" w:space="0" w:color="auto"/>
              <w:bottom w:val="single" w:sz="4" w:space="0" w:color="auto"/>
              <w:right w:val="single" w:sz="4" w:space="0" w:color="auto"/>
            </w:tcBorders>
            <w:hideMark/>
          </w:tcPr>
          <w:p w14:paraId="6190F661" w14:textId="77777777" w:rsidR="002978C8" w:rsidRPr="002978C8" w:rsidRDefault="002978C8" w:rsidP="002978C8">
            <w:pPr>
              <w:spacing w:line="480" w:lineRule="auto"/>
              <w:jc w:val="both"/>
            </w:pPr>
            <w:r w:rsidRPr="002978C8">
              <w:lastRenderedPageBreak/>
              <w:t>Moisture content</w:t>
            </w:r>
          </w:p>
        </w:tc>
        <w:tc>
          <w:tcPr>
            <w:tcW w:w="2841" w:type="dxa"/>
            <w:tcBorders>
              <w:top w:val="single" w:sz="4" w:space="0" w:color="auto"/>
              <w:left w:val="single" w:sz="4" w:space="0" w:color="auto"/>
              <w:bottom w:val="single" w:sz="4" w:space="0" w:color="auto"/>
              <w:right w:val="single" w:sz="4" w:space="0" w:color="auto"/>
            </w:tcBorders>
            <w:hideMark/>
          </w:tcPr>
          <w:p w14:paraId="1148E486" w14:textId="77777777" w:rsidR="002978C8" w:rsidRPr="002978C8" w:rsidRDefault="002978C8" w:rsidP="002978C8">
            <w:pPr>
              <w:spacing w:line="480" w:lineRule="auto"/>
              <w:jc w:val="both"/>
            </w:pPr>
            <w:r w:rsidRPr="002978C8">
              <w:t>≤1.0%</w:t>
            </w:r>
          </w:p>
        </w:tc>
        <w:tc>
          <w:tcPr>
            <w:tcW w:w="2841" w:type="dxa"/>
            <w:tcBorders>
              <w:top w:val="single" w:sz="4" w:space="0" w:color="auto"/>
              <w:left w:val="single" w:sz="4" w:space="0" w:color="auto"/>
              <w:bottom w:val="single" w:sz="4" w:space="0" w:color="auto"/>
              <w:right w:val="single" w:sz="4" w:space="0" w:color="auto"/>
            </w:tcBorders>
            <w:hideMark/>
          </w:tcPr>
          <w:p w14:paraId="347390C4" w14:textId="77777777" w:rsidR="002978C8" w:rsidRPr="002978C8" w:rsidRDefault="002978C8" w:rsidP="002978C8">
            <w:pPr>
              <w:spacing w:line="480" w:lineRule="auto"/>
              <w:jc w:val="both"/>
            </w:pPr>
            <w:r w:rsidRPr="002978C8">
              <w:t>Less chance of caking during storage and ensures accurate dosing</w:t>
            </w:r>
          </w:p>
        </w:tc>
      </w:tr>
      <w:tr w:rsidR="002978C8" w:rsidRPr="002978C8" w14:paraId="21892C42" w14:textId="77777777">
        <w:tc>
          <w:tcPr>
            <w:tcW w:w="2840" w:type="dxa"/>
            <w:tcBorders>
              <w:top w:val="single" w:sz="4" w:space="0" w:color="auto"/>
              <w:left w:val="single" w:sz="4" w:space="0" w:color="auto"/>
              <w:bottom w:val="single" w:sz="4" w:space="0" w:color="auto"/>
              <w:right w:val="single" w:sz="4" w:space="0" w:color="auto"/>
            </w:tcBorders>
            <w:hideMark/>
          </w:tcPr>
          <w:p w14:paraId="2EECD0E7" w14:textId="77777777" w:rsidR="002978C8" w:rsidRPr="002978C8" w:rsidRDefault="002978C8" w:rsidP="002978C8">
            <w:pPr>
              <w:spacing w:line="480" w:lineRule="auto"/>
              <w:jc w:val="both"/>
            </w:pPr>
            <w:r w:rsidRPr="002978C8">
              <w:t>Bulk density</w:t>
            </w:r>
          </w:p>
        </w:tc>
        <w:tc>
          <w:tcPr>
            <w:tcW w:w="2841" w:type="dxa"/>
            <w:tcBorders>
              <w:top w:val="single" w:sz="4" w:space="0" w:color="auto"/>
              <w:left w:val="single" w:sz="4" w:space="0" w:color="auto"/>
              <w:bottom w:val="single" w:sz="4" w:space="0" w:color="auto"/>
              <w:right w:val="single" w:sz="4" w:space="0" w:color="auto"/>
            </w:tcBorders>
            <w:hideMark/>
          </w:tcPr>
          <w:p w14:paraId="4E16E98F" w14:textId="77777777" w:rsidR="002978C8" w:rsidRPr="002978C8" w:rsidRDefault="002978C8" w:rsidP="002978C8">
            <w:pPr>
              <w:spacing w:line="480" w:lineRule="auto"/>
              <w:jc w:val="both"/>
              <w:rPr>
                <w:vertAlign w:val="superscript"/>
              </w:rPr>
            </w:pPr>
            <w:r w:rsidRPr="002978C8">
              <w:t>0.9 – 1.2 g/cm</w:t>
            </w:r>
            <w:r w:rsidRPr="002978C8">
              <w:rPr>
                <w:vertAlign w:val="superscript"/>
              </w:rPr>
              <w:t>3</w:t>
            </w:r>
          </w:p>
        </w:tc>
        <w:tc>
          <w:tcPr>
            <w:tcW w:w="2841" w:type="dxa"/>
            <w:tcBorders>
              <w:top w:val="single" w:sz="4" w:space="0" w:color="auto"/>
              <w:left w:val="single" w:sz="4" w:space="0" w:color="auto"/>
              <w:bottom w:val="single" w:sz="4" w:space="0" w:color="auto"/>
              <w:right w:val="single" w:sz="4" w:space="0" w:color="auto"/>
            </w:tcBorders>
            <w:hideMark/>
          </w:tcPr>
          <w:p w14:paraId="600B0344" w14:textId="77777777" w:rsidR="002978C8" w:rsidRPr="002978C8" w:rsidRDefault="002978C8" w:rsidP="002978C8">
            <w:pPr>
              <w:spacing w:line="480" w:lineRule="auto"/>
              <w:jc w:val="both"/>
            </w:pPr>
            <w:r w:rsidRPr="002978C8">
              <w:t>Affects handling, storage silo design and feeding system</w:t>
            </w:r>
          </w:p>
        </w:tc>
      </w:tr>
      <w:tr w:rsidR="002978C8" w:rsidRPr="002978C8" w14:paraId="607FEBF1" w14:textId="77777777">
        <w:tc>
          <w:tcPr>
            <w:tcW w:w="2840" w:type="dxa"/>
            <w:tcBorders>
              <w:top w:val="single" w:sz="4" w:space="0" w:color="auto"/>
              <w:left w:val="single" w:sz="4" w:space="0" w:color="auto"/>
              <w:bottom w:val="single" w:sz="4" w:space="0" w:color="auto"/>
              <w:right w:val="single" w:sz="4" w:space="0" w:color="auto"/>
            </w:tcBorders>
            <w:hideMark/>
          </w:tcPr>
          <w:p w14:paraId="2673B0AD" w14:textId="77777777" w:rsidR="002978C8" w:rsidRPr="002978C8" w:rsidRDefault="002978C8" w:rsidP="002978C8">
            <w:pPr>
              <w:spacing w:line="480" w:lineRule="auto"/>
              <w:jc w:val="both"/>
            </w:pPr>
            <w:r w:rsidRPr="002978C8">
              <w:t>Acid solubility/ Reactivity</w:t>
            </w:r>
          </w:p>
        </w:tc>
        <w:tc>
          <w:tcPr>
            <w:tcW w:w="2841" w:type="dxa"/>
            <w:tcBorders>
              <w:top w:val="single" w:sz="4" w:space="0" w:color="auto"/>
              <w:left w:val="single" w:sz="4" w:space="0" w:color="auto"/>
              <w:bottom w:val="single" w:sz="4" w:space="0" w:color="auto"/>
              <w:right w:val="single" w:sz="4" w:space="0" w:color="auto"/>
            </w:tcBorders>
            <w:hideMark/>
          </w:tcPr>
          <w:p w14:paraId="3F4DA860" w14:textId="77777777" w:rsidR="002978C8" w:rsidRPr="002978C8" w:rsidRDefault="002978C8" w:rsidP="002978C8">
            <w:pPr>
              <w:spacing w:line="480" w:lineRule="auto"/>
              <w:jc w:val="both"/>
            </w:pPr>
            <w:r w:rsidRPr="002978C8">
              <w:t>≥ 90% solubility in HCl leachate</w:t>
            </w:r>
          </w:p>
        </w:tc>
        <w:tc>
          <w:tcPr>
            <w:tcW w:w="2841" w:type="dxa"/>
            <w:tcBorders>
              <w:top w:val="single" w:sz="4" w:space="0" w:color="auto"/>
              <w:left w:val="single" w:sz="4" w:space="0" w:color="auto"/>
              <w:bottom w:val="single" w:sz="4" w:space="0" w:color="auto"/>
              <w:right w:val="single" w:sz="4" w:space="0" w:color="auto"/>
            </w:tcBorders>
            <w:hideMark/>
          </w:tcPr>
          <w:p w14:paraId="21414850" w14:textId="77777777" w:rsidR="002978C8" w:rsidRPr="002978C8" w:rsidRDefault="002978C8" w:rsidP="002978C8">
            <w:pPr>
              <w:spacing w:line="480" w:lineRule="auto"/>
              <w:jc w:val="both"/>
            </w:pPr>
            <w:r w:rsidRPr="002978C8">
              <w:t>Critical for high conversion and low insolubles in the reactor</w:t>
            </w:r>
          </w:p>
        </w:tc>
      </w:tr>
      <w:tr w:rsidR="002978C8" w:rsidRPr="002978C8" w14:paraId="53CD81EE" w14:textId="77777777">
        <w:tc>
          <w:tcPr>
            <w:tcW w:w="2840" w:type="dxa"/>
            <w:tcBorders>
              <w:top w:val="single" w:sz="4" w:space="0" w:color="auto"/>
              <w:left w:val="single" w:sz="4" w:space="0" w:color="auto"/>
              <w:bottom w:val="single" w:sz="4" w:space="0" w:color="auto"/>
              <w:right w:val="single" w:sz="4" w:space="0" w:color="auto"/>
            </w:tcBorders>
            <w:hideMark/>
          </w:tcPr>
          <w:p w14:paraId="268B7650" w14:textId="77777777" w:rsidR="002978C8" w:rsidRPr="002978C8" w:rsidRDefault="002978C8" w:rsidP="002978C8">
            <w:pPr>
              <w:spacing w:line="480" w:lineRule="auto"/>
              <w:jc w:val="both"/>
            </w:pPr>
            <w:r w:rsidRPr="002978C8">
              <w:t>Appearance</w:t>
            </w:r>
          </w:p>
        </w:tc>
        <w:tc>
          <w:tcPr>
            <w:tcW w:w="2841" w:type="dxa"/>
            <w:tcBorders>
              <w:top w:val="single" w:sz="4" w:space="0" w:color="auto"/>
              <w:left w:val="single" w:sz="4" w:space="0" w:color="auto"/>
              <w:bottom w:val="single" w:sz="4" w:space="0" w:color="auto"/>
              <w:right w:val="single" w:sz="4" w:space="0" w:color="auto"/>
            </w:tcBorders>
            <w:hideMark/>
          </w:tcPr>
          <w:p w14:paraId="4F4694E8" w14:textId="77777777" w:rsidR="002978C8" w:rsidRPr="002978C8" w:rsidRDefault="002978C8" w:rsidP="002978C8">
            <w:pPr>
              <w:spacing w:line="480" w:lineRule="auto"/>
              <w:jc w:val="both"/>
            </w:pPr>
            <w:r w:rsidRPr="002978C8">
              <w:t>Off-white to grey powder</w:t>
            </w:r>
          </w:p>
        </w:tc>
        <w:tc>
          <w:tcPr>
            <w:tcW w:w="2841" w:type="dxa"/>
            <w:tcBorders>
              <w:top w:val="single" w:sz="4" w:space="0" w:color="auto"/>
              <w:left w:val="single" w:sz="4" w:space="0" w:color="auto"/>
              <w:bottom w:val="single" w:sz="4" w:space="0" w:color="auto"/>
              <w:right w:val="single" w:sz="4" w:space="0" w:color="auto"/>
            </w:tcBorders>
            <w:hideMark/>
          </w:tcPr>
          <w:p w14:paraId="61CB6ACF" w14:textId="77777777" w:rsidR="002978C8" w:rsidRPr="002978C8" w:rsidRDefault="002978C8" w:rsidP="002978C8">
            <w:pPr>
              <w:spacing w:line="480" w:lineRule="auto"/>
              <w:jc w:val="both"/>
            </w:pPr>
            <w:r w:rsidRPr="002978C8">
              <w:t>Indicates quality and low iron</w:t>
            </w:r>
          </w:p>
        </w:tc>
      </w:tr>
    </w:tbl>
    <w:p w14:paraId="0DFE7589" w14:textId="77777777" w:rsidR="002978C8" w:rsidRPr="002978C8" w:rsidRDefault="002978C8" w:rsidP="002978C8"/>
    <w:p w14:paraId="75EFB5B9" w14:textId="77777777" w:rsidR="002978C8" w:rsidRPr="002978C8" w:rsidRDefault="002978C8" w:rsidP="00432BF4">
      <w:pPr>
        <w:pStyle w:val="Heading4"/>
      </w:pPr>
      <w:bookmarkStart w:id="380" w:name="_Toc237130953"/>
      <w:r w:rsidRPr="002978C8">
        <w:t>REACTION RATE KINETICS</w:t>
      </w:r>
      <w:bookmarkEnd w:id="380"/>
    </w:p>
    <w:p w14:paraId="081B79D0" w14:textId="77777777" w:rsidR="002978C8" w:rsidRPr="002978C8" w:rsidRDefault="002978C8" w:rsidP="00432BF4">
      <w:pPr>
        <w:pStyle w:val="Heading5"/>
      </w:pPr>
      <w:r w:rsidRPr="002978C8">
        <w:t>NATURE OF RATE-LIMITING STEP</w:t>
      </w:r>
    </w:p>
    <w:p w14:paraId="211CE0EE" w14:textId="77777777" w:rsidR="002978C8" w:rsidRPr="002978C8" w:rsidRDefault="002978C8" w:rsidP="002978C8">
      <w:r w:rsidRPr="002978C8">
        <w:t>Published numerical rate constants for the reaction of calcium aluminate powder with acidic AlCl</w:t>
      </w:r>
      <w:r w:rsidRPr="002978C8">
        <w:rPr>
          <w:vertAlign w:val="subscript"/>
        </w:rPr>
        <w:t>3</w:t>
      </w:r>
      <w:r w:rsidRPr="002978C8">
        <w:t xml:space="preserve"> leachate are absent from literature. This reaction is treated in industrial PAC process descriptions as a heterogenous dissolution followed by a rapid homogeneous hydrolysis or polymerisation. Consequently, the design adopts the shrinking core model (SCM) of Levenspiel (1999) for the solid reactant and industrial conversion specification as the practical kinetic target. The two limiting SCM forms used are :</w:t>
      </w:r>
    </w:p>
    <w:p w14:paraId="6BEDBF0F" w14:textId="77777777" w:rsidR="002978C8" w:rsidRPr="002978C8" w:rsidRDefault="002978C8" w:rsidP="002978C8">
      <w:pPr>
        <w:numPr>
          <w:ilvl w:val="0"/>
          <w:numId w:val="47"/>
        </w:numPr>
      </w:pPr>
      <w:r w:rsidRPr="002978C8">
        <w:t>Chemical reaction control (surface reaction rate limiting):</w:t>
      </w:r>
    </w:p>
    <w:p w14:paraId="1AC78FEC" w14:textId="5D7F3FF3" w:rsidR="002978C8" w:rsidRPr="002978C8" w:rsidRDefault="002978C8" w:rsidP="002978C8">
      <m:oMathPara>
        <m:oMath>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1-X</m:t>
                  </m:r>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t</m:t>
          </m:r>
        </m:oMath>
      </m:oMathPara>
    </w:p>
    <w:p w14:paraId="74E912BE" w14:textId="77777777" w:rsidR="002978C8" w:rsidRPr="002978C8" w:rsidRDefault="002978C8" w:rsidP="002978C8">
      <w:pPr>
        <w:numPr>
          <w:ilvl w:val="0"/>
          <w:numId w:val="47"/>
        </w:numPr>
      </w:pPr>
      <w:r w:rsidRPr="002978C8">
        <w:t>Ash layer (product layer) diffusion control:</w:t>
      </w:r>
    </w:p>
    <w:p w14:paraId="2C810434" w14:textId="52CBFC1D" w:rsidR="002978C8" w:rsidRPr="002978C8" w:rsidRDefault="002978C8" w:rsidP="002978C8">
      <m:oMathPara>
        <m:oMath>
          <m:r>
            <w:rPr>
              <w:rFonts w:ascii="Cambria Math" w:hAnsi="Cambria Math"/>
            </w:rPr>
            <w:lastRenderedPageBreak/>
            <m:t>1-</m:t>
          </m:r>
          <m:sSup>
            <m:sSupPr>
              <m:ctrlPr>
                <w:rPr>
                  <w:rFonts w:ascii="Cambria Math" w:hAnsi="Cambria Math"/>
                  <w:i/>
                </w:rPr>
              </m:ctrlPr>
            </m:sSupPr>
            <m:e>
              <m:r>
                <w:rPr>
                  <w:rFonts w:ascii="Cambria Math" w:hAnsi="Cambria Math"/>
                </w:rPr>
                <m:t>3(1-X)</m:t>
              </m:r>
            </m:e>
            <m:sup>
              <m:f>
                <m:fPr>
                  <m:ctrlPr>
                    <w:rPr>
                      <w:rFonts w:ascii="Cambria Math" w:hAnsi="Cambria Math"/>
                      <w:i/>
                    </w:rPr>
                  </m:ctrlPr>
                </m:fPr>
                <m:num>
                  <m:r>
                    <w:rPr>
                      <w:rFonts w:ascii="Cambria Math" w:hAnsi="Cambria Math"/>
                    </w:rPr>
                    <m:t>2</m:t>
                  </m:r>
                </m:num>
                <m:den>
                  <m:r>
                    <w:rPr>
                      <w:rFonts w:ascii="Cambria Math" w:hAnsi="Cambria Math"/>
                    </w:rPr>
                    <m:t>3</m:t>
                  </m:r>
                </m:den>
              </m:f>
            </m:sup>
          </m:sSup>
          <m:r>
            <w:rPr>
              <w:rFonts w:ascii="Cambria Math" w:hAnsi="Cambria Math"/>
            </w:rPr>
            <m:t>+2(1-X)=</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t</m:t>
          </m:r>
        </m:oMath>
      </m:oMathPara>
    </w:p>
    <w:p w14:paraId="6C8AF80F" w14:textId="77777777" w:rsidR="002978C8" w:rsidRPr="002978C8" w:rsidRDefault="002978C8" w:rsidP="002978C8">
      <w:pPr>
        <w:rPr>
          <w:lang w:val="en-US"/>
        </w:rPr>
      </w:pPr>
      <w:r w:rsidRPr="002978C8">
        <w:t>Where X is the fractional conversion of the solid calcium aluminate, t is the time and k</w:t>
      </w:r>
      <w:r w:rsidRPr="002978C8">
        <w:rPr>
          <w:vertAlign w:val="subscript"/>
        </w:rPr>
        <w:t xml:space="preserve">s </w:t>
      </w:r>
      <w:r w:rsidRPr="002978C8">
        <w:t>and k</w:t>
      </w:r>
      <w:r w:rsidRPr="002978C8">
        <w:rPr>
          <w:vertAlign w:val="subscript"/>
        </w:rPr>
        <w:t>d</w:t>
      </w:r>
      <w:r w:rsidRPr="002978C8">
        <w:rPr>
          <w:vertAlign w:val="subscript"/>
          <w:lang w:val="en-US"/>
        </w:rPr>
        <w:t xml:space="preserve"> </w:t>
      </w:r>
      <w:r w:rsidRPr="002978C8">
        <w:rPr>
          <w:lang w:val="en-US"/>
        </w:rPr>
        <w:t xml:space="preserve"> are the apparent rate constants. Under the vigorous agitation and fine particle size (100-200 mesh) employed in the cstr, surface reaction control is expected in the early stages.</w:t>
      </w:r>
    </w:p>
    <w:p w14:paraId="2A5B47FE" w14:textId="77777777" w:rsidR="002978C8" w:rsidRPr="002978C8" w:rsidRDefault="002978C8" w:rsidP="00432BF4">
      <w:pPr>
        <w:pStyle w:val="Heading5"/>
        <w:rPr>
          <w:lang w:val="en-US"/>
        </w:rPr>
      </w:pPr>
      <w:r w:rsidRPr="002978C8">
        <w:rPr>
          <w:lang w:val="en-US"/>
        </w:rPr>
        <w:t>HYDROLYSIS AFTER DISSOLUTION</w:t>
      </w:r>
    </w:p>
    <w:p w14:paraId="0AE5AE86" w14:textId="77777777" w:rsidR="002978C8" w:rsidRPr="002978C8" w:rsidRDefault="002978C8" w:rsidP="002978C8">
      <w:pPr>
        <w:rPr>
          <w:lang w:val="en-US"/>
        </w:rPr>
      </w:pPr>
      <w:r w:rsidRPr="002978C8">
        <w:rPr>
          <w:lang w:val="en-US"/>
        </w:rPr>
        <w:t>Once Al³⁺ and OH⁻ are released into the acidic leachate they undergo the well-known stepwise hydrolysis and condensation reactions that generate the polynuclear species responsible for high basicity. These homogeneous steps are faster than the solid dissolution under the chosen temperature (80–100 °C). The overall approach of the solution basicity toward its target value can be represented, for design purposes, by a first-order relaxation:</w:t>
      </w:r>
    </w:p>
    <w:p w14:paraId="2864F697" w14:textId="74B7C6FF" w:rsidR="002978C8" w:rsidRPr="002978C8" w:rsidRDefault="003D0B1E" w:rsidP="002978C8">
      <w:pPr>
        <w:rPr>
          <w:lang w:val="en-US"/>
        </w:rPr>
      </w:pPr>
      <m:oMath>
        <m:f>
          <m:fPr>
            <m:ctrlPr>
              <w:rPr>
                <w:rFonts w:ascii="Cambria Math" w:hAnsi="Cambria Math"/>
                <w:i/>
                <w:lang w:val="en-US"/>
              </w:rPr>
            </m:ctrlPr>
          </m:fPr>
          <m:num>
            <m:r>
              <w:rPr>
                <w:rFonts w:ascii="Cambria Math" w:hAnsi="Cambria Math"/>
                <w:lang w:val="en-US"/>
              </w:rPr>
              <m:t>dB</m:t>
            </m:r>
          </m:num>
          <m:den>
            <m:r>
              <w:rPr>
                <w:rFonts w:ascii="Cambria Math" w:hAnsi="Cambria Math"/>
                <w:lang w:val="en-US"/>
              </w:rPr>
              <m:t>dt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B</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eq</m:t>
            </m:r>
          </m:sub>
        </m:sSub>
        <m:r>
          <w:rPr>
            <w:rFonts w:ascii="Cambria Math" w:hAnsi="Cambria Math"/>
            <w:lang w:val="en-US"/>
          </w:rPr>
          <m:t>-B)</m:t>
        </m:r>
      </m:oMath>
      <w:r w:rsidR="002978C8" w:rsidRPr="002978C8">
        <w:rPr>
          <w:lang w:val="en-US"/>
        </w:rPr>
        <w:t xml:space="preserve">  or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B</m:t>
            </m:r>
          </m:sub>
        </m:sSub>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B</m:t>
                </m:r>
              </m:sub>
            </m:sSub>
            <m:r>
              <w:rPr>
                <w:rFonts w:ascii="Cambria Math" w:hAnsi="Cambria Math"/>
                <w:lang w:val="en-US"/>
              </w:rPr>
              <m:t>t</m:t>
            </m:r>
          </m:sup>
        </m:sSup>
      </m:oMath>
    </w:p>
    <w:p w14:paraId="4454C344" w14:textId="77777777" w:rsidR="002978C8" w:rsidRPr="002978C8" w:rsidRDefault="002978C8" w:rsidP="002978C8">
      <w:pPr>
        <w:rPr>
          <w:lang w:val="en-US"/>
        </w:rPr>
      </w:pPr>
      <w:r w:rsidRPr="002978C8">
        <w:rPr>
          <w:lang w:val="en-US"/>
        </w:rPr>
        <w:t>where B is the instantaneous basicity and B</w:t>
      </w:r>
      <w:r w:rsidRPr="002978C8">
        <w:rPr>
          <w:vertAlign w:val="subscript"/>
          <w:lang w:val="en-US"/>
        </w:rPr>
        <w:t>eq</w:t>
      </w:r>
      <w:r w:rsidRPr="002978C8">
        <w:rPr>
          <w:lang w:val="en-US"/>
        </w:rPr>
        <w:t xml:space="preserve"> is the equilibrium or target basicity fixed by the stoichiometry of calcium-aluminate addition.</w:t>
      </w:r>
    </w:p>
    <w:p w14:paraId="02D3DB54" w14:textId="77777777" w:rsidR="002978C8" w:rsidRPr="002978C8" w:rsidRDefault="002978C8" w:rsidP="00432BF4">
      <w:pPr>
        <w:pStyle w:val="Heading5"/>
        <w:rPr>
          <w:lang w:val="en-US"/>
        </w:rPr>
      </w:pPr>
      <w:r w:rsidRPr="002978C8">
        <w:rPr>
          <w:lang w:val="en-US"/>
        </w:rPr>
        <w:t>INDUSTRIAL KINETIC BEMCHMMARK AND RESIDENCE TIME</w:t>
      </w:r>
    </w:p>
    <w:p w14:paraId="1491CDE8" w14:textId="77777777" w:rsidR="002978C8" w:rsidRPr="002978C8" w:rsidRDefault="002978C8" w:rsidP="002978C8">
      <w:pPr>
        <w:rPr>
          <w:lang w:val="en-US"/>
        </w:rPr>
      </w:pPr>
      <w:r w:rsidRPr="002978C8">
        <w:rPr>
          <w:lang w:val="en-US"/>
        </w:rPr>
        <w:t>Process descriptions for bauxite-based PAC manufacture that use calcium aluminate consistently report reaction / aging times of 1–3 h at 90–110 °C after the basifying agent has been added, with solid dissolution efficiencies ≥ 90 % under good mixing (typical industrial and technical-guide statements; e.g. process outlines that list “polymerization at 90 °C for 3 h” or “reaction at 95–110 °C for 1–3 h”). A design residence time of τ = 2.5 h is therefore selected. This value lies in the middle of the industrial window and is long enough to achieve the required solid conversion and to allow the subsequent polymerization to approach the target basicity of 70–85 %.</w:t>
      </w:r>
    </w:p>
    <w:p w14:paraId="3894ED17" w14:textId="77777777" w:rsidR="002978C8" w:rsidRPr="002978C8" w:rsidRDefault="002978C8" w:rsidP="002978C8">
      <w:pPr>
        <w:rPr>
          <w:lang w:val="en-US"/>
        </w:rPr>
      </w:pPr>
      <w:r w:rsidRPr="002978C8">
        <w:rPr>
          <w:lang w:val="en-US"/>
        </w:rPr>
        <w:lastRenderedPageBreak/>
        <w:t>The following MATLAB script generates conversion-versus-time curves for both the chemical-reaction-controlled SCM and the first-order polymerization model. The plots allow visual confirmation that τ = 2.5 h yields high solid conversion and substantial polymerization progress.</w:t>
      </w:r>
    </w:p>
    <w:p w14:paraId="4458517D" w14:textId="77777777" w:rsidR="002978C8" w:rsidRPr="002978C8" w:rsidRDefault="002978C8" w:rsidP="002978C8">
      <w:pPr>
        <w:rPr>
          <w:lang w:val="en-US"/>
        </w:rPr>
      </w:pPr>
    </w:p>
    <w:p w14:paraId="2A33EC63" w14:textId="77777777" w:rsidR="00432BF4" w:rsidRDefault="002978C8" w:rsidP="00432BF4">
      <w:pPr>
        <w:keepNext/>
      </w:pPr>
      <w:r w:rsidRPr="002978C8">
        <w:rPr>
          <w:noProof/>
          <w:lang w:val="en-US"/>
        </w:rPr>
        <w:drawing>
          <wp:inline distT="0" distB="0" distL="0" distR="0" wp14:anchorId="0D30DC4D" wp14:editId="4429AEF7">
            <wp:extent cx="4594860" cy="2819400"/>
            <wp:effectExtent l="0" t="0" r="0" b="0"/>
            <wp:docPr id="1202432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94860" cy="2819400"/>
                    </a:xfrm>
                    <a:prstGeom prst="rect">
                      <a:avLst/>
                    </a:prstGeom>
                    <a:noFill/>
                    <a:ln>
                      <a:noFill/>
                    </a:ln>
                  </pic:spPr>
                </pic:pic>
              </a:graphicData>
            </a:graphic>
          </wp:inline>
        </w:drawing>
      </w:r>
    </w:p>
    <w:p w14:paraId="0B3B02DA" w14:textId="792E498B" w:rsidR="002978C8" w:rsidRPr="002978C8" w:rsidRDefault="00432BF4" w:rsidP="00432BF4">
      <w:pPr>
        <w:pStyle w:val="Caption"/>
        <w:jc w:val="both"/>
      </w:pPr>
      <w:bookmarkStart w:id="381" w:name="_Toc237220072"/>
      <w:r>
        <w:t xml:space="preserve">Figure </w:t>
      </w:r>
      <w:fldSimple w:instr=" STYLEREF 1 \s ">
        <w:r w:rsidR="006221B8">
          <w:rPr>
            <w:noProof/>
          </w:rPr>
          <w:t>6</w:t>
        </w:r>
      </w:fldSimple>
      <w:r w:rsidR="00E162A1">
        <w:noBreakHyphen/>
      </w:r>
      <w:fldSimple w:instr=" SEQ Figure \* ARABIC \s 1 ">
        <w:r w:rsidR="006221B8">
          <w:rPr>
            <w:noProof/>
          </w:rPr>
          <w:t>19</w:t>
        </w:r>
      </w:fldSimple>
      <w:r w:rsidRPr="00A30EDF">
        <w:t>Matlab codes for the simulation of a kinetic plot</w:t>
      </w:r>
      <w:bookmarkEnd w:id="381"/>
    </w:p>
    <w:p w14:paraId="0B49851D" w14:textId="77777777" w:rsidR="00432BF4" w:rsidRDefault="002978C8" w:rsidP="00432BF4">
      <w:pPr>
        <w:keepNext/>
      </w:pPr>
      <w:r w:rsidRPr="002978C8">
        <w:rPr>
          <w:iCs/>
        </w:rPr>
        <w:lastRenderedPageBreak/>
        <w:t xml:space="preserve"> </w:t>
      </w:r>
      <w:r w:rsidRPr="002978C8">
        <w:rPr>
          <w:noProof/>
          <w:lang w:val="en-US"/>
        </w:rPr>
        <w:drawing>
          <wp:inline distT="0" distB="0" distL="0" distR="0" wp14:anchorId="26803D28" wp14:editId="21E316CE">
            <wp:extent cx="5273040" cy="3954780"/>
            <wp:effectExtent l="0" t="0" r="0" b="0"/>
            <wp:docPr id="1453954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3040" cy="3954780"/>
                    </a:xfrm>
                    <a:prstGeom prst="rect">
                      <a:avLst/>
                    </a:prstGeom>
                    <a:noFill/>
                    <a:ln>
                      <a:noFill/>
                    </a:ln>
                  </pic:spPr>
                </pic:pic>
              </a:graphicData>
            </a:graphic>
          </wp:inline>
        </w:drawing>
      </w:r>
    </w:p>
    <w:p w14:paraId="17C5E040" w14:textId="028781AE" w:rsidR="002978C8" w:rsidRPr="002978C8" w:rsidRDefault="00432BF4" w:rsidP="00432BF4">
      <w:pPr>
        <w:pStyle w:val="Caption"/>
        <w:jc w:val="both"/>
      </w:pPr>
      <w:bookmarkStart w:id="382" w:name="_Toc237220073"/>
      <w:r>
        <w:t xml:space="preserve">Figure </w:t>
      </w:r>
      <w:fldSimple w:instr=" STYLEREF 1 \s ">
        <w:r w:rsidR="006221B8">
          <w:rPr>
            <w:noProof/>
          </w:rPr>
          <w:t>6</w:t>
        </w:r>
      </w:fldSimple>
      <w:r w:rsidR="00E162A1">
        <w:noBreakHyphen/>
      </w:r>
      <w:fldSimple w:instr=" SEQ Figure \* ARABIC \s 1 ">
        <w:r w:rsidR="006221B8">
          <w:rPr>
            <w:noProof/>
          </w:rPr>
          <w:t>20</w:t>
        </w:r>
      </w:fldSimple>
      <w:r>
        <w:t xml:space="preserve"> </w:t>
      </w:r>
      <w:r w:rsidRPr="004C7454">
        <w:t>A graph of conversion against time</w:t>
      </w:r>
      <w:bookmarkEnd w:id="382"/>
    </w:p>
    <w:p w14:paraId="119C8B66" w14:textId="77777777" w:rsidR="002978C8" w:rsidRPr="002978C8" w:rsidRDefault="002978C8" w:rsidP="002978C8">
      <w:r w:rsidRPr="002978C8">
        <w:t>The script produces a clear graph showing that at t = 2.5 h the SCM dissolution conversion is essentially complete (X → 1) while the polymerization conversion has reached approximately 0.86 (1 – e</w:t>
      </w:r>
      <w:r w:rsidRPr="002978C8">
        <w:rPr>
          <w:vertAlign w:val="superscript"/>
        </w:rPr>
        <w:t>-0.8×2.5</w:t>
      </w:r>
      <w:r w:rsidRPr="002978C8">
        <w:t>), confirming that the selected residence time is adequate for both phases.</w:t>
      </w:r>
    </w:p>
    <w:p w14:paraId="5B9A9FF6" w14:textId="77777777" w:rsidR="002978C8" w:rsidRPr="002978C8" w:rsidRDefault="002978C8" w:rsidP="00432BF4">
      <w:pPr>
        <w:pStyle w:val="Heading4"/>
        <w:rPr>
          <w:lang w:val="en-US"/>
        </w:rPr>
      </w:pPr>
      <w:r w:rsidRPr="002978C8">
        <w:rPr>
          <w:lang w:val="en-US"/>
        </w:rPr>
        <w:t>CONVERSION AND REACTOR VOLUME</w:t>
      </w:r>
    </w:p>
    <w:p w14:paraId="55F791E2" w14:textId="77777777" w:rsidR="002978C8" w:rsidRPr="002978C8" w:rsidRDefault="002978C8" w:rsidP="002978C8">
      <w:pPr>
        <w:rPr>
          <w:lang w:val="en-US"/>
        </w:rPr>
      </w:pPr>
      <w:r w:rsidRPr="002978C8">
        <w:rPr>
          <w:lang w:val="en-US"/>
        </w:rPr>
        <w:t>Because an experimentally determined k</w:t>
      </w:r>
      <w:r w:rsidRPr="002978C8">
        <w:rPr>
          <w:vertAlign w:val="subscript"/>
          <w:lang w:val="en-US"/>
        </w:rPr>
        <w:t xml:space="preserve">s </w:t>
      </w:r>
      <w:r w:rsidRPr="002978C8">
        <w:rPr>
          <w:lang w:val="en-US"/>
        </w:rPr>
        <w:t xml:space="preserve">for the calcium aluminate/ aluminum chloride leachate system is unavailable, the design uses a specified conversion of 90%. </w:t>
      </w:r>
    </w:p>
    <w:p w14:paraId="15A46C10" w14:textId="77777777" w:rsidR="002978C8" w:rsidRPr="002978C8" w:rsidRDefault="002978C8" w:rsidP="002978C8">
      <w:r w:rsidRPr="002978C8">
        <w:t>For illustration, the SCM chemical-control equation can be rearranged to give the apparent rate constant that would produce this conversion in 2.5 h:</w:t>
      </w:r>
    </w:p>
    <w:p w14:paraId="5FD256EF" w14:textId="75EB4F73" w:rsidR="002978C8" w:rsidRPr="002978C8" w:rsidRDefault="003D0B1E" w:rsidP="002978C8">
      <m:oMathPara>
        <m:oMath>
          <m:sSub>
            <m:sSubPr>
              <m:ctrlPr>
                <w:rPr>
                  <w:rFonts w:ascii="Cambria Math" w:hAnsi="Cambria Math"/>
                  <w:i/>
                  <w:iCs/>
                </w:rPr>
              </m:ctrlPr>
            </m:sSubPr>
            <m:e>
              <m:r>
                <w:rPr>
                  <w:rFonts w:ascii="Cambria Math" w:hAnsi="Cambria Math"/>
                </w:rPr>
                <m:t>k</m:t>
              </m:r>
            </m:e>
            <m:sub>
              <m:r>
                <w:rPr>
                  <w:rFonts w:ascii="Cambria Math" w:hAnsi="Cambria Math"/>
                </w:rPr>
                <m:t>s</m:t>
              </m:r>
            </m:sub>
          </m:sSub>
          <m:r>
            <w:rPr>
              <w:rFonts w:ascii="Cambria Math" w:hAnsi="Cambria Math"/>
            </w:rPr>
            <m:t>=</m:t>
          </m:r>
          <m:f>
            <m:fPr>
              <m:ctrlPr>
                <w:rPr>
                  <w:rFonts w:ascii="Cambria Math" w:hAnsi="Cambria Math"/>
                  <w:i/>
                  <w:iCs/>
                </w:rPr>
              </m:ctrlPr>
            </m:fPr>
            <m:num>
              <m:r>
                <w:rPr>
                  <w:rFonts w:ascii="Cambria Math" w:hAnsi="Cambria Math"/>
                </w:rPr>
                <m:t>1-</m:t>
              </m:r>
              <m:sSup>
                <m:sSupPr>
                  <m:ctrlPr>
                    <w:rPr>
                      <w:rFonts w:ascii="Cambria Math" w:hAnsi="Cambria Math"/>
                      <w:i/>
                      <w:iCs/>
                    </w:rPr>
                  </m:ctrlPr>
                </m:sSupPr>
                <m:e>
                  <m:r>
                    <w:rPr>
                      <w:rFonts w:ascii="Cambria Math" w:hAnsi="Cambria Math"/>
                    </w:rPr>
                    <m:t>(1-0.9)</m:t>
                  </m:r>
                </m:e>
                <m:sup>
                  <m:f>
                    <m:fPr>
                      <m:ctrlPr>
                        <w:rPr>
                          <w:rFonts w:ascii="Cambria Math" w:hAnsi="Cambria Math"/>
                          <w:i/>
                          <w:iCs/>
                        </w:rPr>
                      </m:ctrlPr>
                    </m:fPr>
                    <m:num>
                      <m:r>
                        <w:rPr>
                          <w:rFonts w:ascii="Cambria Math" w:hAnsi="Cambria Math"/>
                        </w:rPr>
                        <m:t>1</m:t>
                      </m:r>
                    </m:num>
                    <m:den>
                      <m:r>
                        <w:rPr>
                          <w:rFonts w:ascii="Cambria Math" w:hAnsi="Cambria Math"/>
                        </w:rPr>
                        <m:t>3</m:t>
                      </m:r>
                    </m:den>
                  </m:f>
                </m:sup>
              </m:sSup>
            </m:num>
            <m:den>
              <m:r>
                <w:rPr>
                  <w:rFonts w:ascii="Cambria Math" w:hAnsi="Cambria Math"/>
                </w:rPr>
                <m:t>2.5</m:t>
              </m:r>
            </m:den>
          </m:f>
          <m:r>
            <w:rPr>
              <w:rFonts w:ascii="Cambria Math" w:hAnsi="Cambria Math"/>
            </w:rPr>
            <m:t>=0.214</m:t>
          </m:r>
          <m:sSup>
            <m:sSupPr>
              <m:ctrlPr>
                <w:rPr>
                  <w:rFonts w:ascii="Cambria Math" w:hAnsi="Cambria Math"/>
                  <w:i/>
                  <w:iCs/>
                </w:rPr>
              </m:ctrlPr>
            </m:sSupPr>
            <m:e>
              <m:r>
                <w:rPr>
                  <w:rFonts w:ascii="Cambria Math" w:hAnsi="Cambria Math"/>
                </w:rPr>
                <m:t>h</m:t>
              </m:r>
            </m:e>
            <m:sup>
              <m:r>
                <w:rPr>
                  <w:rFonts w:ascii="Cambria Math" w:hAnsi="Cambria Math"/>
                </w:rPr>
                <m:t>-1</m:t>
              </m:r>
            </m:sup>
          </m:sSup>
        </m:oMath>
      </m:oMathPara>
    </w:p>
    <w:p w14:paraId="235E06B6" w14:textId="77777777" w:rsidR="002978C8" w:rsidRPr="002978C8" w:rsidRDefault="002978C8" w:rsidP="002978C8">
      <w:r w:rsidRPr="002978C8">
        <w:t xml:space="preserve">An ash-layer-diffusion constant that yields the same conversion is obtained similarly from the diffusion form of the SCM. Both values lie within the broad range reported for alumina-bearing </w:t>
      </w:r>
      <w:r w:rsidRPr="002978C8">
        <w:lastRenderedPageBreak/>
        <w:t>solids dissolving in HCl at comparable temperatures, confirming that the chosen τ is kinetically realistic.</w:t>
      </w:r>
    </w:p>
    <w:p w14:paraId="69343F91" w14:textId="77777777" w:rsidR="002978C8" w:rsidRPr="002978C8" w:rsidRDefault="002978C8" w:rsidP="002978C8">
      <w:r w:rsidRPr="002978C8">
        <w:t>The polymerisation progress toward the target basicity is estimated with a first-order constant of order 0.5–1 h⁻¹ (consistent with the moderate Ferron rate constants for Alb formation). At τ = 2.5 h this gives:</w:t>
      </w:r>
    </w:p>
    <w:p w14:paraId="14779A82" w14:textId="6B002DEA" w:rsidR="002978C8" w:rsidRPr="002978C8" w:rsidRDefault="003D0B1E" w:rsidP="002978C8">
      <m:oMathPara>
        <m:oMath>
          <m:sSub>
            <m:sSubPr>
              <m:ctrlPr>
                <w:rPr>
                  <w:rFonts w:ascii="Cambria Math" w:hAnsi="Cambria Math"/>
                  <w:i/>
                  <w:iCs/>
                </w:rPr>
              </m:ctrlPr>
            </m:sSubPr>
            <m:e>
              <m:r>
                <w:rPr>
                  <w:rFonts w:ascii="Cambria Math" w:hAnsi="Cambria Math"/>
                </w:rPr>
                <m:t>X</m:t>
              </m:r>
            </m:e>
            <m:sub>
              <m:r>
                <w:rPr>
                  <w:rFonts w:ascii="Cambria Math" w:hAnsi="Cambria Math"/>
                </w:rPr>
                <m:t>B</m:t>
              </m:r>
            </m:sub>
          </m:sSub>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-0.8×2.5</m:t>
              </m:r>
            </m:sup>
          </m:sSup>
          <m:r>
            <w:rPr>
              <w:rFonts w:ascii="Cambria Math" w:hAnsi="Cambria Math"/>
            </w:rPr>
            <m:t>≈0.86</m:t>
          </m:r>
        </m:oMath>
      </m:oMathPara>
    </w:p>
    <w:p w14:paraId="4B6F383B" w14:textId="77777777" w:rsidR="002978C8" w:rsidRPr="002978C8" w:rsidRDefault="002978C8" w:rsidP="002978C8">
      <w:pPr>
        <w:rPr>
          <w:lang w:val="en-US"/>
        </w:rPr>
      </w:pPr>
      <w:r w:rsidRPr="002978C8">
        <w:rPr>
          <w:lang w:val="en-US"/>
        </w:rPr>
        <w:t>This means that the solution basicity has approached approximately 86% of the stoichiometric target, which is sufficient for a final product basicity in the 70-85% band after minor downstream adjustment.</w:t>
      </w:r>
    </w:p>
    <w:p w14:paraId="04CD0275" w14:textId="77777777" w:rsidR="002978C8" w:rsidRPr="002978C8" w:rsidRDefault="002978C8" w:rsidP="00432BF4">
      <w:pPr>
        <w:pStyle w:val="Heading4"/>
      </w:pPr>
      <w:r w:rsidRPr="002978C8">
        <w:t>VOLUME OF REACTOR</w:t>
      </w:r>
    </w:p>
    <w:p w14:paraId="47E3FFDF" w14:textId="77777777" w:rsidR="002978C8" w:rsidRPr="002978C8" w:rsidRDefault="002978C8" w:rsidP="002978C8">
      <w:r w:rsidRPr="002978C8">
        <w:t xml:space="preserve">From the definition of mean residence time, </w:t>
      </w:r>
    </w:p>
    <w:p w14:paraId="10DBDECA" w14:textId="3AC12BC3" w:rsidR="002978C8" w:rsidRPr="002978C8" w:rsidRDefault="002978C8" w:rsidP="002978C8">
      <w:pPr>
        <w:rPr>
          <w:iCs/>
        </w:rPr>
      </w:pPr>
      <m:oMathPara>
        <m:oMath>
          <m:r>
            <w:rPr>
              <w:rFonts w:ascii="Cambria Math" w:hAnsi="Cambria Math"/>
            </w:rPr>
            <m:t>V=τ× v̇ =2.5×2.435= 6.0875</m:t>
          </m:r>
          <m:sSup>
            <m:sSupPr>
              <m:ctrlPr>
                <w:rPr>
                  <w:rFonts w:ascii="Cambria Math" w:hAnsi="Cambria Math"/>
                  <w:i/>
                  <w:iCs/>
                </w:rPr>
              </m:ctrlPr>
            </m:sSupPr>
            <m:e>
              <m:r>
                <w:rPr>
                  <w:rFonts w:ascii="Cambria Math" w:hAnsi="Cambria Math"/>
                </w:rPr>
                <m:t>m</m:t>
              </m:r>
            </m:e>
            <m:sup>
              <m:r>
                <w:rPr>
                  <w:rFonts w:ascii="Cambria Math" w:hAnsi="Cambria Math"/>
                </w:rPr>
                <m:t>3</m:t>
              </m:r>
            </m:sup>
          </m:sSup>
          <m:r>
            <w:rPr>
              <w:rFonts w:ascii="Cambria Math" w:hAnsi="Cambria Math"/>
            </w:rPr>
            <m:t>≈6.09</m:t>
          </m:r>
          <m:sSup>
            <m:sSupPr>
              <m:ctrlPr>
                <w:rPr>
                  <w:rFonts w:ascii="Cambria Math" w:hAnsi="Cambria Math"/>
                  <w:i/>
                  <w:iCs/>
                </w:rPr>
              </m:ctrlPr>
            </m:sSupPr>
            <m:e>
              <m:r>
                <w:rPr>
                  <w:rFonts w:ascii="Cambria Math" w:hAnsi="Cambria Math"/>
                </w:rPr>
                <m:t>m</m:t>
              </m:r>
            </m:e>
            <m:sup>
              <m:r>
                <w:rPr>
                  <w:rFonts w:ascii="Cambria Math" w:hAnsi="Cambria Math"/>
                </w:rPr>
                <m:t>3</m:t>
              </m:r>
            </m:sup>
          </m:sSup>
          <m:r>
            <w:rPr>
              <w:rFonts w:ascii="Cambria Math" w:hAnsi="Cambria Math"/>
            </w:rPr>
            <m:t xml:space="preserve"> (working volume)</m:t>
          </m:r>
        </m:oMath>
      </m:oMathPara>
    </w:p>
    <w:p w14:paraId="5DFE9784" w14:textId="0AAFBEF8" w:rsidR="002978C8" w:rsidRPr="002978C8" w:rsidRDefault="003D0B1E" w:rsidP="002978C8">
      <m:oMathPara>
        <m:oMath>
          <m:sSub>
            <m:sSubPr>
              <m:ctrlPr>
                <w:rPr>
                  <w:rFonts w:ascii="Cambria Math" w:hAnsi="Cambria Math"/>
                  <w:i/>
                </w:rPr>
              </m:ctrlPr>
            </m:sSubPr>
            <m:e>
              <m:r>
                <w:rPr>
                  <w:rFonts w:ascii="Cambria Math" w:hAnsi="Cambria Math"/>
                </w:rPr>
                <m:t>V</m:t>
              </m:r>
            </m:e>
            <m:sub>
              <m:r>
                <w:rPr>
                  <w:rFonts w:ascii="Cambria Math" w:hAnsi="Cambria Math"/>
                </w:rPr>
                <m:t>design</m:t>
              </m:r>
            </m:sub>
          </m:sSub>
          <m:r>
            <w:rPr>
              <w:rFonts w:ascii="Cambria Math" w:hAnsi="Cambria Math"/>
            </w:rPr>
            <m:t>=</m:t>
          </m:r>
          <m:f>
            <m:fPr>
              <m:ctrlPr>
                <w:rPr>
                  <w:rFonts w:ascii="Cambria Math" w:hAnsi="Cambria Math"/>
                  <w:i/>
                </w:rPr>
              </m:ctrlPr>
            </m:fPr>
            <m:num>
              <m:r>
                <w:rPr>
                  <w:rFonts w:ascii="Cambria Math" w:hAnsi="Cambria Math"/>
                </w:rPr>
                <m:t>6.0875</m:t>
              </m:r>
            </m:num>
            <m:den>
              <m:r>
                <w:rPr>
                  <w:rFonts w:ascii="Cambria Math" w:hAnsi="Cambria Math"/>
                </w:rPr>
                <m:t>0.8</m:t>
              </m:r>
            </m:den>
          </m:f>
          <m:r>
            <w:rPr>
              <w:rFonts w:ascii="Cambria Math" w:hAnsi="Cambria Math"/>
            </w:rPr>
            <m:t>=7.3</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 xml:space="preserve"> (20% freeboard)</m:t>
          </m:r>
        </m:oMath>
      </m:oMathPara>
    </w:p>
    <w:p w14:paraId="0B077C45" w14:textId="77777777" w:rsidR="002978C8" w:rsidRPr="002978C8" w:rsidRDefault="002978C8" w:rsidP="00432BF4">
      <w:pPr>
        <w:pStyle w:val="Heading4"/>
      </w:pPr>
      <w:r w:rsidRPr="002978C8">
        <w:t>DIAMETER OF REACTOR</w:t>
      </w:r>
    </w:p>
    <w:p w14:paraId="39372A53" w14:textId="77777777" w:rsidR="002978C8" w:rsidRPr="002978C8" w:rsidRDefault="002978C8" w:rsidP="002978C8">
      <w:r w:rsidRPr="002978C8">
        <w:t>Vessel geometry was fixed at an aspect ratio H/D = 1.2 (Sinnott, 2005; Coulson &amp; Richardson, 1999):</w:t>
      </w:r>
    </w:p>
    <w:p w14:paraId="145F8207" w14:textId="7EA6C8F1" w:rsidR="002978C8" w:rsidRPr="002978C8" w:rsidRDefault="002978C8" w:rsidP="002978C8">
      <m:oMathPara>
        <m:oMath>
          <m:r>
            <m:rPr>
              <m:sty m:val="p"/>
            </m:rPr>
            <w:rPr>
              <w:rFonts w:ascii="Cambria Math" w:hAnsi="Cambria Math"/>
            </w:rPr>
            <m:t>V</m:t>
          </m:r>
          <m:r>
            <w:rPr>
              <w:rFonts w:ascii="Cambria Math" w:hAnsi="Cambria Math"/>
            </w:rPr>
            <m:t xml:space="preserve">= </m:t>
          </m:r>
          <m:f>
            <m:fPr>
              <m:ctrlPr>
                <w:rPr>
                  <w:rFonts w:ascii="Cambria Math" w:hAnsi="Cambria Math"/>
                  <w:i/>
                </w:rPr>
              </m:ctrlPr>
            </m:fPr>
            <m:num>
              <m:r>
                <w:rPr>
                  <w:rFonts w:ascii="Cambria Math" w:hAnsi="Cambria Math"/>
                </w:rPr>
                <m:t>π</m:t>
              </m:r>
            </m:num>
            <m:den>
              <m:r>
                <w:rPr>
                  <w:rFonts w:ascii="Cambria Math" w:hAnsi="Cambria Math"/>
                </w:rPr>
                <m:t>4</m:t>
              </m:r>
            </m:den>
          </m:f>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(1.2D)</m:t>
          </m:r>
        </m:oMath>
      </m:oMathPara>
    </w:p>
    <w:p w14:paraId="2F0C1226" w14:textId="1305ED8D" w:rsidR="002978C8" w:rsidRPr="002978C8" w:rsidRDefault="002978C8" w:rsidP="002978C8">
      <m:oMathPara>
        <m:oMath>
          <m:r>
            <w:rPr>
              <w:rFonts w:ascii="Cambria Math" w:hAnsi="Cambria Math"/>
            </w:rPr>
            <m:t>V=1.0996</m:t>
          </m:r>
          <m:sSup>
            <m:sSupPr>
              <m:ctrlPr>
                <w:rPr>
                  <w:rFonts w:ascii="Cambria Math" w:hAnsi="Cambria Math"/>
                  <w:i/>
                </w:rPr>
              </m:ctrlPr>
            </m:sSupPr>
            <m:e>
              <m:r>
                <w:rPr>
                  <w:rFonts w:ascii="Cambria Math" w:hAnsi="Cambria Math"/>
                </w:rPr>
                <m:t>D</m:t>
              </m:r>
            </m:e>
            <m:sup>
              <m:r>
                <w:rPr>
                  <w:rFonts w:ascii="Cambria Math" w:hAnsi="Cambria Math"/>
                </w:rPr>
                <m:t>3</m:t>
              </m:r>
            </m:sup>
          </m:sSup>
        </m:oMath>
      </m:oMathPara>
    </w:p>
    <w:p w14:paraId="7D20F9D8" w14:textId="45EC228F" w:rsidR="002978C8" w:rsidRPr="002978C8" w:rsidRDefault="002978C8" w:rsidP="002978C8">
      <m:oMathPara>
        <m:oMath>
          <m:r>
            <w:rPr>
              <w:rFonts w:ascii="Cambria Math" w:hAnsi="Cambria Math"/>
            </w:rPr>
            <m:t>7.3=1.0996</m:t>
          </m:r>
          <m:sSup>
            <m:sSupPr>
              <m:ctrlPr>
                <w:rPr>
                  <w:rFonts w:ascii="Cambria Math" w:hAnsi="Cambria Math"/>
                  <w:i/>
                </w:rPr>
              </m:ctrlPr>
            </m:sSupPr>
            <m:e>
              <m:r>
                <w:rPr>
                  <w:rFonts w:ascii="Cambria Math" w:hAnsi="Cambria Math"/>
                </w:rPr>
                <m:t>D</m:t>
              </m:r>
            </m:e>
            <m:sup>
              <m:r>
                <w:rPr>
                  <w:rFonts w:ascii="Cambria Math" w:hAnsi="Cambria Math"/>
                </w:rPr>
                <m:t>3</m:t>
              </m:r>
            </m:sup>
          </m:sSup>
        </m:oMath>
      </m:oMathPara>
    </w:p>
    <w:p w14:paraId="751DBC97" w14:textId="4A4557C9" w:rsidR="002978C8" w:rsidRPr="002978C8" w:rsidRDefault="003D0B1E" w:rsidP="002978C8">
      <m:oMathPara>
        <m:oMath>
          <m:sSup>
            <m:sSupPr>
              <m:ctrlPr>
                <w:rPr>
                  <w:rFonts w:ascii="Cambria Math" w:hAnsi="Cambria Math"/>
                  <w:i/>
                </w:rPr>
              </m:ctrlPr>
            </m:sSupPr>
            <m:e>
              <m:r>
                <w:rPr>
                  <w:rFonts w:ascii="Cambria Math" w:hAnsi="Cambria Math"/>
                </w:rPr>
                <m:t>D</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7.3</m:t>
              </m:r>
            </m:num>
            <m:den>
              <m:r>
                <w:rPr>
                  <w:rFonts w:ascii="Cambria Math" w:hAnsi="Cambria Math"/>
                </w:rPr>
                <m:t>0.9425</m:t>
              </m:r>
            </m:den>
          </m:f>
        </m:oMath>
      </m:oMathPara>
    </w:p>
    <w:p w14:paraId="10D8E711" w14:textId="6DD4BED5" w:rsidR="002978C8" w:rsidRPr="002978C8" w:rsidRDefault="002978C8" w:rsidP="002978C8">
      <m:oMathPara>
        <m:oMath>
          <m:r>
            <w:rPr>
              <w:rFonts w:ascii="Cambria Math" w:hAnsi="Cambria Math"/>
            </w:rPr>
            <w:lastRenderedPageBreak/>
            <m:t>D=</m:t>
          </m:r>
          <m:rad>
            <m:radPr>
              <m:ctrlPr>
                <w:rPr>
                  <w:rFonts w:ascii="Cambria Math" w:hAnsi="Cambria Math"/>
                  <w:i/>
                </w:rPr>
              </m:ctrlPr>
            </m:radPr>
            <m:deg>
              <m:r>
                <w:rPr>
                  <w:rFonts w:ascii="Cambria Math" w:hAnsi="Cambria Math"/>
                </w:rPr>
                <m:t>3</m:t>
              </m:r>
            </m:deg>
            <m:e>
              <m:f>
                <m:fPr>
                  <m:ctrlPr>
                    <w:rPr>
                      <w:rFonts w:ascii="Cambria Math" w:hAnsi="Cambria Math"/>
                      <w:i/>
                    </w:rPr>
                  </m:ctrlPr>
                </m:fPr>
                <m:num>
                  <m:r>
                    <w:rPr>
                      <w:rFonts w:ascii="Cambria Math" w:hAnsi="Cambria Math"/>
                    </w:rPr>
                    <m:t>7.3</m:t>
                  </m:r>
                </m:num>
                <m:den>
                  <m:r>
                    <w:rPr>
                      <w:rFonts w:ascii="Cambria Math" w:hAnsi="Cambria Math"/>
                    </w:rPr>
                    <m:t>0.9425</m:t>
                  </m:r>
                </m:den>
              </m:f>
            </m:e>
          </m:rad>
        </m:oMath>
      </m:oMathPara>
    </w:p>
    <w:p w14:paraId="6C25348A" w14:textId="75A9454E" w:rsidR="002978C8" w:rsidRPr="002978C8" w:rsidRDefault="002978C8" w:rsidP="002978C8">
      <m:oMathPara>
        <m:oMath>
          <m:r>
            <w:rPr>
              <w:rFonts w:ascii="Cambria Math" w:hAnsi="Cambria Math"/>
            </w:rPr>
            <m:t>D=1.97m</m:t>
          </m:r>
        </m:oMath>
      </m:oMathPara>
    </w:p>
    <w:p w14:paraId="6A5D8944" w14:textId="71FC460D" w:rsidR="002978C8" w:rsidRPr="002978C8" w:rsidRDefault="003D0B1E" w:rsidP="002978C8">
      <m:oMathPara>
        <m:oMath>
          <m:sSub>
            <m:sSubPr>
              <m:ctrlPr>
                <w:rPr>
                  <w:rFonts w:ascii="Cambria Math" w:hAnsi="Cambria Math"/>
                  <w:i/>
                </w:rPr>
              </m:ctrlPr>
            </m:sSubPr>
            <m:e>
              <m:r>
                <w:rPr>
                  <w:rFonts w:ascii="Cambria Math" w:hAnsi="Cambria Math"/>
                </w:rPr>
                <m:t>H</m:t>
              </m:r>
            </m:e>
            <m:sub>
              <m:r>
                <w:rPr>
                  <w:rFonts w:ascii="Cambria Math" w:hAnsi="Cambria Math"/>
                </w:rPr>
                <m:t>liquid</m:t>
              </m:r>
            </m:sub>
          </m:sSub>
          <m:r>
            <w:rPr>
              <w:rFonts w:ascii="Cambria Math" w:hAnsi="Cambria Math"/>
            </w:rPr>
            <m:t>=1.2×1.97</m:t>
          </m:r>
        </m:oMath>
      </m:oMathPara>
    </w:p>
    <w:p w14:paraId="2167EEB7" w14:textId="615E13CE" w:rsidR="002978C8" w:rsidRPr="002978C8" w:rsidRDefault="002978C8" w:rsidP="002978C8">
      <m:oMathPara>
        <m:oMath>
          <m:r>
            <w:rPr>
              <w:rFonts w:ascii="Cambria Math" w:hAnsi="Cambria Math"/>
            </w:rPr>
            <m:t>=2.36 m</m:t>
          </m:r>
        </m:oMath>
      </m:oMathPara>
    </w:p>
    <w:p w14:paraId="2B3DA35F" w14:textId="77777777" w:rsidR="002978C8" w:rsidRPr="002978C8" w:rsidRDefault="002978C8" w:rsidP="002978C8"/>
    <w:p w14:paraId="76B13286" w14:textId="0AFD445E" w:rsidR="002978C8" w:rsidRPr="002978C8" w:rsidRDefault="002978C8" w:rsidP="002978C8">
      <w:r w:rsidRPr="002978C8">
        <w:t xml:space="preserve"> </w:t>
      </w:r>
      <m:oMath>
        <m:r>
          <m:rPr>
            <m:sty m:val="p"/>
          </m:rPr>
          <w:rPr>
            <w:rFonts w:ascii="Cambria Math" w:hAnsi="Cambria Math"/>
          </w:rPr>
          <m:t>Overall vessel height, including 20% freeboard=2.36(0.2+1)</m:t>
        </m:r>
      </m:oMath>
    </w:p>
    <w:p w14:paraId="06EC35AB" w14:textId="47C99D85" w:rsidR="002978C8" w:rsidRPr="002978C8" w:rsidRDefault="002978C8" w:rsidP="002978C8">
      <w:r w:rsidRPr="002978C8">
        <w:t xml:space="preserve">                                              </w:t>
      </w:r>
      <m:oMath>
        <m:r>
          <w:rPr>
            <w:rFonts w:ascii="Cambria Math" w:hAnsi="Cambria Math"/>
          </w:rPr>
          <m:t>=2.36(1.2)</m:t>
        </m:r>
      </m:oMath>
    </w:p>
    <w:p w14:paraId="2ED3A5AF" w14:textId="2AE1143A" w:rsidR="002978C8" w:rsidRPr="002978C8" w:rsidRDefault="002978C8" w:rsidP="002978C8">
      <m:oMath>
        <m:r>
          <w:rPr>
            <w:rFonts w:ascii="Cambria Math" w:hAnsi="Cambria Math"/>
          </w:rPr>
          <m:t xml:space="preserve">           =2.832</m:t>
        </m:r>
      </m:oMath>
      <w:r w:rsidRPr="002978C8">
        <w:t>m</w:t>
      </w:r>
    </w:p>
    <w:p w14:paraId="0887E5C5" w14:textId="4D0871B0" w:rsidR="002978C8" w:rsidRPr="002978C8" w:rsidRDefault="002978C8" w:rsidP="002978C8">
      <m:oMathPara>
        <m:oMath>
          <m:r>
            <w:rPr>
              <w:rFonts w:ascii="Cambria Math" w:hAnsi="Cambria Math"/>
            </w:rPr>
            <m:t xml:space="preserve">      ≈2.83m</m:t>
          </m:r>
        </m:oMath>
      </m:oMathPara>
    </w:p>
    <w:p w14:paraId="60867D13" w14:textId="77777777" w:rsidR="002978C8" w:rsidRPr="002978C8" w:rsidRDefault="002978C8" w:rsidP="00432BF4">
      <w:pPr>
        <w:pStyle w:val="Heading4"/>
      </w:pPr>
      <w:r w:rsidRPr="002978C8">
        <w:t>THERMAL DESIGN AND HEAT TRANSFER</w:t>
      </w:r>
    </w:p>
    <w:p w14:paraId="227918D2" w14:textId="77777777" w:rsidR="002978C8" w:rsidRPr="002978C8" w:rsidRDefault="002978C8" w:rsidP="00432BF4">
      <w:pPr>
        <w:pStyle w:val="Heading5"/>
      </w:pPr>
      <w:r w:rsidRPr="002978C8">
        <w:t>ENERGY BALANCE AND COOLING DUTY</w:t>
      </w:r>
    </w:p>
    <w:p w14:paraId="1AB9FEBE" w14:textId="77777777" w:rsidR="002978C8" w:rsidRPr="002978C8" w:rsidRDefault="002978C8" w:rsidP="002978C8">
      <w:r w:rsidRPr="002978C8">
        <w:t>The steady-state energy balance on the CSTR (Fogler, 2016, p. 528; Smith et al., 2005, p. 468) is:</w:t>
      </w:r>
    </w:p>
    <w:p w14:paraId="6C6E7951" w14:textId="62D2353B" w:rsidR="002978C8" w:rsidRPr="002978C8" w:rsidRDefault="002978C8" w:rsidP="002978C8">
      <m:oMathPara>
        <m:oMath>
          <m:r>
            <w:rPr>
              <w:rFonts w:ascii="Cambria Math" w:hAnsi="Cambria Math"/>
            </w:rPr>
            <m:t>Q=Σ</m:t>
          </m:r>
          <m:sSub>
            <m:sSubPr>
              <m:ctrlPr>
                <w:rPr>
                  <w:rFonts w:ascii="Cambria Math" w:hAnsi="Cambria Math"/>
                  <w:i/>
                </w:rPr>
              </m:ctrlPr>
            </m:sSubPr>
            <m:e>
              <m:r>
                <w:rPr>
                  <w:rFonts w:ascii="Cambria Math" w:hAnsi="Cambria Math"/>
                </w:rPr>
                <m:t>(</m:t>
              </m:r>
              <m:r>
                <m:rPr>
                  <m:sty m:val="p"/>
                </m:rPr>
                <w:rPr>
                  <w:rFonts w:ascii="Cambria Math" w:hAnsi="Cambria Math"/>
                </w:rPr>
                <m:t>ṁ ĥ</m:t>
              </m:r>
              <m:r>
                <w:rPr>
                  <w:rFonts w:ascii="Cambria Math" w:hAnsi="Cambria Math"/>
                </w:rPr>
                <m:t>)</m:t>
              </m:r>
            </m:e>
            <m:sub>
              <m:r>
                <w:rPr>
                  <w:rFonts w:ascii="Cambria Math" w:hAnsi="Cambria Math"/>
                </w:rPr>
                <m:t>out</m:t>
              </m:r>
            </m:sub>
          </m:sSub>
          <m:r>
            <w:rPr>
              <w:rFonts w:ascii="Cambria Math" w:hAnsi="Cambria Math"/>
            </w:rPr>
            <m:t>-Σ</m:t>
          </m:r>
          <m:sSub>
            <m:sSubPr>
              <m:ctrlPr>
                <w:rPr>
                  <w:rFonts w:ascii="Cambria Math" w:hAnsi="Cambria Math"/>
                  <w:i/>
                </w:rPr>
              </m:ctrlPr>
            </m:sSubPr>
            <m:e>
              <m:r>
                <w:rPr>
                  <w:rFonts w:ascii="Cambria Math" w:hAnsi="Cambria Math"/>
                </w:rPr>
                <m:t>(</m:t>
              </m:r>
              <m:r>
                <m:rPr>
                  <m:sty m:val="p"/>
                </m:rPr>
                <w:rPr>
                  <w:rFonts w:ascii="Cambria Math" w:hAnsi="Cambria Math"/>
                </w:rPr>
                <m:t>ṁ ĥ</m:t>
              </m:r>
              <m:r>
                <w:rPr>
                  <w:rFonts w:ascii="Cambria Math" w:hAnsi="Cambria Math"/>
                </w:rPr>
                <m:t>)</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rxn</m:t>
              </m:r>
            </m:sub>
          </m:sSub>
        </m:oMath>
      </m:oMathPara>
    </w:p>
    <w:p w14:paraId="6530FE67" w14:textId="77777777" w:rsidR="002978C8" w:rsidRPr="002978C8" w:rsidRDefault="002978C8" w:rsidP="002978C8">
      <w:r w:rsidRPr="002978C8">
        <w:t>Using the Aspen Plus stream enthalpies and adjusting the outlet temperature to the design value of 85 °C, together with an estimated overall heat of reaction for the dissolution and precipitation steps (−80 to −150 kJ mol⁻¹ Al), the net heat release is calculated as approximately 117 kW. A design cooling duty of 140 kW (20 % safety margin) is therefore adopted.</w:t>
      </w:r>
    </w:p>
    <w:p w14:paraId="239C9780" w14:textId="77777777" w:rsidR="002978C8" w:rsidRPr="002978C8" w:rsidRDefault="002978C8" w:rsidP="00432BF4">
      <w:pPr>
        <w:pStyle w:val="Heading5"/>
      </w:pPr>
      <w:r w:rsidRPr="002978C8">
        <w:t>COOLING WATER REQUIREMENT</w:t>
      </w:r>
    </w:p>
    <w:p w14:paraId="496CDA6C" w14:textId="77777777" w:rsidR="002978C8" w:rsidRPr="002978C8" w:rsidRDefault="002978C8" w:rsidP="002978C8">
      <w:r w:rsidRPr="002978C8">
        <w:t>Cooling water is specified to enter at 30℃ and leave at 42 °C (ΔT = 12 K). The required mass-flow rate is:</w:t>
      </w:r>
    </w:p>
    <w:p w14:paraId="700441AA" w14:textId="524E4295" w:rsidR="002978C8" w:rsidRPr="002978C8" w:rsidRDefault="003D0B1E" w:rsidP="002978C8">
      <m:oMathPara>
        <m:oMath>
          <m:sSub>
            <m:sSubPr>
              <m:ctrlPr>
                <w:rPr>
                  <w:rFonts w:ascii="Cambria Math" w:hAnsi="Cambria Math"/>
                  <w:i/>
                </w:rPr>
              </m:ctrlPr>
            </m:sSubPr>
            <m:e>
              <m:r>
                <w:rPr>
                  <w:rFonts w:ascii="Cambria Math" w:hAnsi="Cambria Math"/>
                </w:rPr>
                <m:t>ṁ</m:t>
              </m:r>
            </m:e>
            <m:sub>
              <m:r>
                <w:rPr>
                  <w:rFonts w:ascii="Cambria Math" w:hAnsi="Cambria Math"/>
                </w:rPr>
                <m:t>cw</m:t>
              </m:r>
            </m:sub>
          </m:sSub>
          <m:r>
            <w:rPr>
              <w:rFonts w:ascii="Cambria Math" w:hAnsi="Cambria Math"/>
            </w:rPr>
            <m:t>=</m:t>
          </m:r>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140×</m:t>
              </m:r>
              <m:sSup>
                <m:sSupPr>
                  <m:ctrlPr>
                    <w:rPr>
                      <w:rFonts w:ascii="Cambria Math" w:hAnsi="Cambria Math"/>
                      <w:i/>
                    </w:rPr>
                  </m:ctrlPr>
                </m:sSupPr>
                <m:e>
                  <m:r>
                    <w:rPr>
                      <w:rFonts w:ascii="Cambria Math" w:hAnsi="Cambria Math"/>
                    </w:rPr>
                    <m:t>10</m:t>
                  </m:r>
                </m:e>
                <m:sup>
                  <m:r>
                    <w:rPr>
                      <w:rFonts w:ascii="Cambria Math" w:hAnsi="Cambria Math"/>
                    </w:rPr>
                    <m:t>3</m:t>
                  </m:r>
                </m:sup>
              </m:sSup>
            </m:num>
            <m:den>
              <m:r>
                <w:rPr>
                  <w:rFonts w:ascii="Cambria Math" w:hAnsi="Cambria Math"/>
                </w:rPr>
                <m:t>4.18×12</m:t>
              </m:r>
            </m:den>
          </m:f>
          <m:r>
            <w:rPr>
              <w:rFonts w:ascii="Cambria Math" w:hAnsi="Cambria Math"/>
            </w:rPr>
            <m:t xml:space="preserve">≈2.79 kg </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 xml:space="preserve">≈10 </m:t>
          </m:r>
          <m:sSup>
            <m:sSupPr>
              <m:ctrlPr>
                <w:rPr>
                  <w:rFonts w:ascii="Cambria Math" w:hAnsi="Cambria Math"/>
                  <w:i/>
                </w:rPr>
              </m:ctrlPr>
            </m:sSupPr>
            <m:e>
              <m:r>
                <w:rPr>
                  <w:rFonts w:ascii="Cambria Math" w:hAnsi="Cambria Math"/>
                </w:rPr>
                <m:t>m</m:t>
              </m:r>
            </m:e>
            <m:sup>
              <m:r>
                <w:rPr>
                  <w:rFonts w:ascii="Cambria Math" w:hAnsi="Cambria Math"/>
                </w:rPr>
                <m:t>3</m:t>
              </m:r>
            </m:sup>
          </m:sSup>
          <m:sSup>
            <m:sSupPr>
              <m:ctrlPr>
                <w:rPr>
                  <w:rFonts w:ascii="Cambria Math" w:hAnsi="Cambria Math"/>
                  <w:i/>
                </w:rPr>
              </m:ctrlPr>
            </m:sSupPr>
            <m:e>
              <m:r>
                <w:rPr>
                  <w:rFonts w:ascii="Cambria Math" w:hAnsi="Cambria Math"/>
                </w:rPr>
                <m:t>h</m:t>
              </m:r>
            </m:e>
            <m:sup>
              <m:r>
                <w:rPr>
                  <w:rFonts w:ascii="Cambria Math" w:hAnsi="Cambria Math"/>
                </w:rPr>
                <m:t>-1</m:t>
              </m:r>
            </m:sup>
          </m:sSup>
        </m:oMath>
      </m:oMathPara>
    </w:p>
    <w:p w14:paraId="6E580E31" w14:textId="77777777" w:rsidR="002978C8" w:rsidRPr="002978C8" w:rsidRDefault="002978C8" w:rsidP="002978C8">
      <w:r w:rsidRPr="002978C8">
        <w:t>A design flow 20 % higher (12 m³ h⁻¹) is used to increase jacket-side velocity and turbulence.</w:t>
      </w:r>
    </w:p>
    <w:p w14:paraId="43255C52" w14:textId="77777777" w:rsidR="002978C8" w:rsidRPr="002978C8" w:rsidRDefault="002978C8" w:rsidP="00432BF4">
      <w:pPr>
        <w:pStyle w:val="Heading5"/>
      </w:pPr>
      <w:r w:rsidRPr="002978C8">
        <w:t>OVERALL HEAT TRANSFER COEFFICIENT</w:t>
      </w:r>
    </w:p>
    <w:p w14:paraId="0B538CA2" w14:textId="77777777" w:rsidR="002978C8" w:rsidRPr="002978C8" w:rsidRDefault="002978C8" w:rsidP="002978C8">
      <w:r w:rsidRPr="002978C8">
        <w:t>The overall heat-transfer coefficient is evaluated from the resistances in series. Reactor-side coefficient h</w:t>
      </w:r>
      <w:r w:rsidRPr="002978C8">
        <w:rPr>
          <w:vertAlign w:val="subscript"/>
        </w:rPr>
        <w:t>i</w:t>
      </w:r>
      <w:r w:rsidRPr="002978C8">
        <w:t xml:space="preserve"> (butyl-lined slurry service) is taken as 2 500 W m⁻² K⁻¹ (Paul et al., 2004, p. 712). Butyl-rubber lining thickness 4 mm (k ≈ 0.15 W m⁻¹ K⁻¹), carbon-steel wall 6 mm (k ≈ 45 W m⁻¹ K⁻¹), jacket-side coefficient h</w:t>
      </w:r>
      <w:r w:rsidRPr="002978C8">
        <w:rPr>
          <w:vertAlign w:val="subscript"/>
        </w:rPr>
        <w:t xml:space="preserve">o </w:t>
      </w:r>
      <w:r w:rsidRPr="002978C8">
        <w:t>≈ 3 000 W m⁻² K⁻¹, and combined fouling factor R</w:t>
      </w:r>
      <w:r w:rsidRPr="002978C8">
        <w:rPr>
          <w:vertAlign w:val="subscript"/>
        </w:rPr>
        <w:t>f</w:t>
      </w:r>
      <w:r w:rsidRPr="002978C8">
        <w:t xml:space="preserve"> = 0.0004 m² K W⁻¹. Substitution yields U ≈ 280 W m⁻² K⁻¹.</w:t>
      </w:r>
    </w:p>
    <w:p w14:paraId="1F46EA56" w14:textId="77777777" w:rsidR="002978C8" w:rsidRPr="002978C8" w:rsidRDefault="002978C8" w:rsidP="00432BF4">
      <w:pPr>
        <w:pStyle w:val="Heading5"/>
      </w:pPr>
      <w:r w:rsidRPr="002978C8">
        <w:t>REQUIRED HEAT TRANSFER AREA</w:t>
      </w:r>
    </w:p>
    <w:p w14:paraId="7E98A3A7" w14:textId="4C424272" w:rsidR="002978C8" w:rsidRPr="002978C8" w:rsidRDefault="002978C8" w:rsidP="002978C8">
      <w:r w:rsidRPr="002978C8">
        <w:t xml:space="preserve">Log-mean temperature difference for an isothermal reactor at 85 °C and cooling water 30 → 42 °C is </w:t>
      </w:r>
      <m:oMath>
        <m:sSub>
          <m:sSubPr>
            <m:ctrlPr>
              <w:rPr>
                <w:rFonts w:ascii="Cambria Math" w:hAnsi="Cambria Math"/>
                <w:i/>
              </w:rPr>
            </m:ctrlPr>
          </m:sSubPr>
          <m:e>
            <m:r>
              <w:rPr>
                <w:rFonts w:ascii="Cambria Math" w:hAnsi="Cambria Math"/>
              </w:rPr>
              <m:t>∆T</m:t>
            </m:r>
          </m:e>
          <m:sub>
            <m:r>
              <w:rPr>
                <w:rFonts w:ascii="Cambria Math" w:hAnsi="Cambria Math"/>
              </w:rPr>
              <m:t>lm</m:t>
            </m:r>
          </m:sub>
        </m:sSub>
        <m:r>
          <w:rPr>
            <w:rFonts w:ascii="Cambria Math" w:hAnsi="Cambria Math"/>
          </w:rPr>
          <m:t>=48.7 K</m:t>
        </m:r>
      </m:oMath>
    </w:p>
    <w:p w14:paraId="40CB49A2" w14:textId="77777777" w:rsidR="002978C8" w:rsidRPr="002978C8" w:rsidRDefault="002978C8" w:rsidP="002978C8">
      <w:r w:rsidRPr="002978C8">
        <w:t>Required area:</w:t>
      </w:r>
    </w:p>
    <w:p w14:paraId="51D4B161" w14:textId="7BC9748C" w:rsidR="002978C8" w:rsidRPr="002978C8" w:rsidRDefault="002978C8" w:rsidP="002978C8">
      <m:oMathPara>
        <m:oMath>
          <m:r>
            <w:rPr>
              <w:rFonts w:ascii="Cambria Math" w:hAnsi="Cambria Math"/>
            </w:rPr>
            <m:t>A=</m:t>
          </m:r>
          <m:f>
            <m:fPr>
              <m:ctrlPr>
                <w:rPr>
                  <w:rFonts w:ascii="Cambria Math" w:hAnsi="Cambria Math"/>
                  <w:i/>
                </w:rPr>
              </m:ctrlPr>
            </m:fPr>
            <m:num>
              <m:r>
                <w:rPr>
                  <w:rFonts w:ascii="Cambria Math" w:hAnsi="Cambria Math"/>
                </w:rPr>
                <m:t>Q</m:t>
              </m:r>
            </m:num>
            <m:den>
              <m:r>
                <w:rPr>
                  <w:rFonts w:ascii="Cambria Math" w:hAnsi="Cambria Math"/>
                </w:rPr>
                <m:t>U</m:t>
              </m:r>
              <m:sSub>
                <m:sSubPr>
                  <m:ctrlPr>
                    <w:rPr>
                      <w:rFonts w:ascii="Cambria Math" w:hAnsi="Cambria Math"/>
                      <w:i/>
                    </w:rPr>
                  </m:ctrlPr>
                </m:sSubPr>
                <m:e>
                  <m:r>
                    <w:rPr>
                      <w:rFonts w:ascii="Cambria Math" w:hAnsi="Cambria Math"/>
                    </w:rPr>
                    <m:t>∆T</m:t>
                  </m:r>
                </m:e>
                <m:sub>
                  <m:r>
                    <w:rPr>
                      <w:rFonts w:ascii="Cambria Math" w:hAnsi="Cambria Math"/>
                    </w:rPr>
                    <m:t>lm</m:t>
                  </m:r>
                </m:sub>
              </m:sSub>
            </m:den>
          </m:f>
          <m:r>
            <w:rPr>
              <w:rFonts w:ascii="Cambria Math" w:hAnsi="Cambria Math"/>
            </w:rPr>
            <m:t>=</m:t>
          </m:r>
          <m:f>
            <m:fPr>
              <m:ctrlPr>
                <w:rPr>
                  <w:rFonts w:ascii="Cambria Math" w:hAnsi="Cambria Math"/>
                  <w:i/>
                </w:rPr>
              </m:ctrlPr>
            </m:fPr>
            <m:num>
              <m:r>
                <w:rPr>
                  <w:rFonts w:ascii="Cambria Math" w:hAnsi="Cambria Math"/>
                </w:rPr>
                <m:t>140×</m:t>
              </m:r>
              <m:sSup>
                <m:sSupPr>
                  <m:ctrlPr>
                    <w:rPr>
                      <w:rFonts w:ascii="Cambria Math" w:hAnsi="Cambria Math"/>
                      <w:i/>
                    </w:rPr>
                  </m:ctrlPr>
                </m:sSupPr>
                <m:e>
                  <m:r>
                    <w:rPr>
                      <w:rFonts w:ascii="Cambria Math" w:hAnsi="Cambria Math"/>
                    </w:rPr>
                    <m:t>10</m:t>
                  </m:r>
                </m:e>
                <m:sup>
                  <m:r>
                    <w:rPr>
                      <w:rFonts w:ascii="Cambria Math" w:hAnsi="Cambria Math"/>
                    </w:rPr>
                    <m:t>3</m:t>
                  </m:r>
                </m:sup>
              </m:sSup>
            </m:num>
            <m:den>
              <m:r>
                <w:rPr>
                  <w:rFonts w:ascii="Cambria Math" w:hAnsi="Cambria Math"/>
                </w:rPr>
                <m:t>280×48.7</m:t>
              </m:r>
            </m:den>
          </m:f>
          <m:r>
            <w:rPr>
              <w:rFonts w:ascii="Cambria Math" w:hAnsi="Cambria Math"/>
            </w:rPr>
            <m:t xml:space="preserve">=10.3 </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p w14:paraId="67A5B4CC" w14:textId="77777777" w:rsidR="002978C8" w:rsidRPr="002978C8" w:rsidRDefault="002978C8" w:rsidP="002978C8">
      <w:r w:rsidRPr="002978C8">
        <w:t>Available jacket area on the cylindrical shell and lower head is approximately 13 m², giving a 26 % margin (Sinnott, 2005, p. 634).</w:t>
      </w:r>
    </w:p>
    <w:p w14:paraId="5B15D8CA" w14:textId="77777777" w:rsidR="002978C8" w:rsidRPr="002978C8" w:rsidRDefault="002978C8" w:rsidP="00432BF4">
      <w:pPr>
        <w:pStyle w:val="Heading3"/>
      </w:pPr>
      <w:bookmarkStart w:id="383" w:name="_Toc237244988"/>
      <w:r w:rsidRPr="002978C8">
        <w:t>MECHANICAL DESIGN</w:t>
      </w:r>
      <w:bookmarkEnd w:id="383"/>
    </w:p>
    <w:p w14:paraId="702A9FB0" w14:textId="77777777" w:rsidR="002978C8" w:rsidRPr="002978C8" w:rsidRDefault="002978C8" w:rsidP="002978C8">
      <w:r w:rsidRPr="002978C8">
        <w:t>The vessel is designed to ASME Section VIII Division 1 principles. Design pressure is 2.5 bar(g) and design temperature 100 °C. A carbon-steel shell thickness of 6 mm together with a continuous 4 mm butyl-rubber lining satisfies both pressure containment and corrosion protection (Moss, 2004, p. 87; Sinnott, 2005, p. 825). Two 2:1 ellipsoidal heads of matching thickness are specified. Nozzle sizes follow standard process velocities for corrosive slurry service.</w:t>
      </w:r>
    </w:p>
    <w:p w14:paraId="2E3D08C4" w14:textId="77777777" w:rsidR="002978C8" w:rsidRPr="002978C8" w:rsidRDefault="002978C8" w:rsidP="002978C8">
      <w:r w:rsidRPr="002978C8">
        <w:lastRenderedPageBreak/>
        <w:t>Weight of vessel + contents ≈ 112 kN; design load (including dynamic factor) ≈ 130 kN. Four equally spaced lug supports are provided. Local shell stresses at the lug attachments remain well below allowable values (Brownell and Young, 1959; Moss, 2004).</w:t>
      </w:r>
    </w:p>
    <w:p w14:paraId="76861B58" w14:textId="77777777" w:rsidR="002978C8" w:rsidRPr="002978C8" w:rsidRDefault="002978C8" w:rsidP="00432BF4">
      <w:pPr>
        <w:pStyle w:val="Heading4"/>
      </w:pPr>
      <w:r w:rsidRPr="002978C8">
        <w:t>MIXING SYSTEM DESIGN</w:t>
      </w:r>
    </w:p>
    <w:p w14:paraId="11D3FE80" w14:textId="77777777" w:rsidR="002978C8" w:rsidRPr="002978C8" w:rsidRDefault="002978C8" w:rsidP="002978C8">
      <w:r w:rsidRPr="002978C8">
        <w:t>A pitched-blade turbine (45°) impeller with four wall baffles is selected for its strong axial flow and efficient solids suspension at moderate power. The power requirement for a pitched-blade turbine under turbulent conditions may be estimated from the standard power-number correlation (Towler and Sinnott, 2022; Paul et al., 2004; Nienow, 1997).</w:t>
      </w:r>
    </w:p>
    <w:p w14:paraId="0CD72DF9" w14:textId="77777777" w:rsidR="002978C8" w:rsidRPr="002978C8" w:rsidRDefault="002978C8" w:rsidP="00432BF4">
      <w:pPr>
        <w:pStyle w:val="Heading4"/>
      </w:pPr>
      <w:r w:rsidRPr="002978C8">
        <w:t>IMPELLER GEOMETRY</w:t>
      </w:r>
    </w:p>
    <w:p w14:paraId="360B6926" w14:textId="77777777" w:rsidR="002978C8" w:rsidRPr="002978C8" w:rsidRDefault="002978C8" w:rsidP="002978C8"/>
    <w:p w14:paraId="6ECD996A" w14:textId="76B2C3B5" w:rsidR="002978C8" w:rsidRPr="002978C8" w:rsidRDefault="002978C8" w:rsidP="002978C8">
      <m:oMathPara>
        <m:oMath>
          <m:r>
            <w:rPr>
              <w:rFonts w:ascii="Cambria Math" w:hAnsi="Cambria Math"/>
            </w:rPr>
            <m:t xml:space="preserve">Impeller diameter, </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3</m:t>
              </m:r>
            </m:den>
          </m:f>
        </m:oMath>
      </m:oMathPara>
    </w:p>
    <w:p w14:paraId="608363B4" w14:textId="2E243D6F" w:rsidR="002978C8" w:rsidRPr="002978C8" w:rsidRDefault="003D0B1E" w:rsidP="002978C8">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m:t>
          </m:r>
          <m:f>
            <m:fPr>
              <m:ctrlPr>
                <w:rPr>
                  <w:rFonts w:ascii="Cambria Math" w:hAnsi="Cambria Math"/>
                  <w:i/>
                </w:rPr>
              </m:ctrlPr>
            </m:fPr>
            <m:num>
              <m:r>
                <w:rPr>
                  <w:rFonts w:ascii="Cambria Math" w:hAnsi="Cambria Math"/>
                </w:rPr>
                <m:t>1.97</m:t>
              </m:r>
            </m:num>
            <m:den>
              <m:r>
                <w:rPr>
                  <w:rFonts w:ascii="Cambria Math" w:hAnsi="Cambria Math"/>
                </w:rPr>
                <m:t>3</m:t>
              </m:r>
            </m:den>
          </m:f>
        </m:oMath>
      </m:oMathPara>
    </w:p>
    <w:p w14:paraId="2B94D552" w14:textId="6B17BB88" w:rsidR="002978C8" w:rsidRPr="002978C8" w:rsidRDefault="003D0B1E" w:rsidP="002978C8">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=0.65m</m:t>
          </m:r>
        </m:oMath>
      </m:oMathPara>
    </w:p>
    <w:p w14:paraId="07C877F8" w14:textId="77777777" w:rsidR="002978C8" w:rsidRPr="002978C8" w:rsidRDefault="002978C8" w:rsidP="00432BF4">
      <w:pPr>
        <w:pStyle w:val="Heading4"/>
      </w:pPr>
      <w:r w:rsidRPr="002978C8">
        <w:t>TIP SPEED AND REYNOLDS NUMBER</w:t>
      </w:r>
    </w:p>
    <w:p w14:paraId="30AF1C04" w14:textId="166E7AA2" w:rsidR="002978C8" w:rsidRPr="002978C8" w:rsidRDefault="002978C8" w:rsidP="002978C8">
      <m:oMathPara>
        <m:oMath>
          <m:r>
            <w:rPr>
              <w:rFonts w:ascii="Cambria Math" w:hAnsi="Cambria Math"/>
            </w:rPr>
            <m:t xml:space="preserve">tip speed, </m:t>
          </m:r>
          <m:sSub>
            <m:sSubPr>
              <m:ctrlPr>
                <w:rPr>
                  <w:rFonts w:ascii="Cambria Math" w:hAnsi="Cambria Math"/>
                  <w:i/>
                </w:rPr>
              </m:ctrlPr>
            </m:sSubPr>
            <m:e>
              <m:r>
                <w:rPr>
                  <w:rFonts w:ascii="Cambria Math" w:hAnsi="Cambria Math"/>
                </w:rPr>
                <m:t>v</m:t>
              </m:r>
            </m:e>
            <m:sub>
              <m:r>
                <w:rPr>
                  <w:rFonts w:ascii="Cambria Math" w:hAnsi="Cambria Math"/>
                </w:rPr>
                <m:t>tip</m:t>
              </m:r>
            </m:sub>
          </m:sSub>
          <m:r>
            <w:rPr>
              <w:rFonts w:ascii="Cambria Math" w:hAnsi="Cambria Math"/>
            </w:rPr>
            <m:t>=π</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N=π×0.65×2.5=5.11m</m:t>
          </m:r>
          <m:sSup>
            <m:sSupPr>
              <m:ctrlPr>
                <w:rPr>
                  <w:rFonts w:ascii="Cambria Math" w:hAnsi="Cambria Math"/>
                  <w:i/>
                </w:rPr>
              </m:ctrlPr>
            </m:sSupPr>
            <m:e>
              <m:r>
                <w:rPr>
                  <w:rFonts w:ascii="Cambria Math" w:hAnsi="Cambria Math"/>
                </w:rPr>
                <m:t>s</m:t>
              </m:r>
            </m:e>
            <m:sup>
              <m:r>
                <w:rPr>
                  <w:rFonts w:ascii="Cambria Math" w:hAnsi="Cambria Math"/>
                </w:rPr>
                <m:t>-1</m:t>
              </m:r>
            </m:sup>
          </m:sSup>
        </m:oMath>
      </m:oMathPara>
    </w:p>
    <w:p w14:paraId="48D2A4C3" w14:textId="77777777" w:rsidR="002978C8" w:rsidRPr="002978C8" w:rsidRDefault="002978C8" w:rsidP="002978C8">
      <w:r w:rsidRPr="002978C8">
        <w:t>With ρ = 1470 kg m⁻³ and a conservative slurry viscosity of 0.05 Pa·s, Re &gt; 10⁴, confirming fully turbulent flow.</w:t>
      </w:r>
    </w:p>
    <w:p w14:paraId="5407A87A" w14:textId="77777777" w:rsidR="002978C8" w:rsidRPr="002978C8" w:rsidRDefault="002978C8" w:rsidP="00432BF4">
      <w:pPr>
        <w:pStyle w:val="Heading4"/>
      </w:pPr>
      <w:r w:rsidRPr="002978C8">
        <w:t>POWER REQUIREMENT</w:t>
      </w:r>
    </w:p>
    <w:p w14:paraId="44D72FC7" w14:textId="77777777" w:rsidR="002978C8" w:rsidRPr="002978C8" w:rsidRDefault="002978C8" w:rsidP="002978C8">
      <w:r w:rsidRPr="002978C8">
        <w:t xml:space="preserve">In the turbulent regime the shaft power is given by (McCabe et al., 2005; Perry and Green, 2008): </w:t>
      </w:r>
    </w:p>
    <w:p w14:paraId="0E50CEDF" w14:textId="5EE18DAA" w:rsidR="002978C8" w:rsidRPr="002978C8" w:rsidRDefault="002978C8" w:rsidP="002978C8">
      <m:oMathPara>
        <m:oMath>
          <m:r>
            <w:rPr>
              <w:rFonts w:ascii="Cambria Math" w:hAnsi="Cambria Math"/>
            </w:rPr>
            <m:t>Power, P =</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ρ</m:t>
          </m:r>
          <m:sSup>
            <m:sSupPr>
              <m:ctrlPr>
                <w:rPr>
                  <w:rFonts w:ascii="Cambria Math" w:hAnsi="Cambria Math"/>
                  <w:i/>
                </w:rPr>
              </m:ctrlPr>
            </m:sSupPr>
            <m:e>
              <m:r>
                <w:rPr>
                  <w:rFonts w:ascii="Cambria Math" w:hAnsi="Cambria Math"/>
                </w:rPr>
                <m:t>N</m:t>
              </m:r>
            </m:e>
            <m:sup>
              <m:r>
                <w:rPr>
                  <w:rFonts w:ascii="Cambria Math" w:hAnsi="Cambria Math"/>
                </w:rPr>
                <m:t>3</m:t>
              </m:r>
            </m:sup>
          </m:sSup>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5</m:t>
              </m:r>
            </m:sup>
          </m:sSubSup>
        </m:oMath>
      </m:oMathPara>
    </w:p>
    <w:p w14:paraId="4D1CF1DD" w14:textId="77777777" w:rsidR="002978C8" w:rsidRPr="002978C8" w:rsidRDefault="002978C8" w:rsidP="002978C8">
      <w:r w:rsidRPr="002978C8">
        <w:t>Using N</w:t>
      </w:r>
      <w:r w:rsidRPr="002978C8">
        <w:rPr>
          <w:vertAlign w:val="subscript"/>
        </w:rPr>
        <w:t xml:space="preserve">p </w:t>
      </w:r>
      <w:r w:rsidRPr="002978C8">
        <w:t xml:space="preserve">=1.3 for a six bladed 45° pitched blade turbine in the turbulent regime, </w:t>
      </w:r>
    </w:p>
    <w:p w14:paraId="6A77959B" w14:textId="169267F5" w:rsidR="002978C8" w:rsidRPr="002978C8" w:rsidRDefault="002978C8" w:rsidP="002978C8">
      <m:oMathPara>
        <m:oMath>
          <m:r>
            <w:rPr>
              <w:rFonts w:ascii="Cambria Math" w:hAnsi="Cambria Math"/>
            </w:rPr>
            <w:lastRenderedPageBreak/>
            <m:t xml:space="preserve"> P =1.3×1470×</m:t>
          </m:r>
          <m:sSup>
            <m:sSupPr>
              <m:ctrlPr>
                <w:rPr>
                  <w:rFonts w:ascii="Cambria Math" w:hAnsi="Cambria Math"/>
                  <w:i/>
                </w:rPr>
              </m:ctrlPr>
            </m:sSupPr>
            <m:e>
              <m:r>
                <w:rPr>
                  <w:rFonts w:ascii="Cambria Math" w:hAnsi="Cambria Math"/>
                </w:rPr>
                <m:t>2.5</m:t>
              </m:r>
            </m:e>
            <m:sup>
              <m:r>
                <w:rPr>
                  <w:rFonts w:ascii="Cambria Math" w:hAnsi="Cambria Math"/>
                </w:rPr>
                <m:t>3</m:t>
              </m:r>
            </m:sup>
          </m:sSup>
          <m:r>
            <w:rPr>
              <w:rFonts w:ascii="Cambria Math" w:hAnsi="Cambria Math"/>
            </w:rPr>
            <m:t>×</m:t>
          </m:r>
          <m:sSubSup>
            <m:sSubSupPr>
              <m:ctrlPr>
                <w:rPr>
                  <w:rFonts w:ascii="Cambria Math" w:hAnsi="Cambria Math"/>
                  <w:i/>
                </w:rPr>
              </m:ctrlPr>
            </m:sSubSupPr>
            <m:e>
              <m:r>
                <w:rPr>
                  <w:rFonts w:ascii="Cambria Math" w:hAnsi="Cambria Math"/>
                </w:rPr>
                <m:t>0.65</m:t>
              </m:r>
            </m:e>
            <m:sub/>
            <m:sup>
              <m:r>
                <w:rPr>
                  <w:rFonts w:ascii="Cambria Math" w:hAnsi="Cambria Math"/>
                </w:rPr>
                <m:t>5</m:t>
              </m:r>
            </m:sup>
          </m:sSubSup>
        </m:oMath>
      </m:oMathPara>
    </w:p>
    <w:p w14:paraId="08B351D9" w14:textId="1535A57A" w:rsidR="002978C8" w:rsidRPr="002978C8" w:rsidRDefault="002978C8" w:rsidP="002978C8">
      <m:oMathPara>
        <m:oMath>
          <m:r>
            <w:rPr>
              <w:rFonts w:ascii="Cambria Math" w:hAnsi="Cambria Math"/>
            </w:rPr>
            <m:t>P=kW</m:t>
          </m:r>
        </m:oMath>
      </m:oMathPara>
    </w:p>
    <w:p w14:paraId="5978C1D5" w14:textId="40C471AB" w:rsidR="002978C8" w:rsidRPr="002978C8" w:rsidRDefault="002978C8" w:rsidP="002978C8">
      <w:r w:rsidRPr="002978C8">
        <w:t>Installed motor power (gea</w:t>
      </w:r>
      <w:r w:rsidR="00432BF4">
        <w:t>r</w:t>
      </w:r>
      <w:r w:rsidRPr="002978C8">
        <w:t>box efficiency 0.9 and service factor 1.3), P =  kW.</w:t>
      </w:r>
    </w:p>
    <w:p w14:paraId="08B0F301" w14:textId="77777777" w:rsidR="002978C8" w:rsidRPr="002978C8" w:rsidRDefault="002978C8" w:rsidP="00432BF4">
      <w:pPr>
        <w:pStyle w:val="Heading4"/>
      </w:pPr>
      <w:r w:rsidRPr="002978C8">
        <w:t>SOLIDS SUSPENSION AND BAFFLES</w:t>
      </w:r>
    </w:p>
    <w:p w14:paraId="0767330D" w14:textId="77777777" w:rsidR="002978C8" w:rsidRPr="002978C8" w:rsidRDefault="002978C8" w:rsidP="002978C8">
      <w:r w:rsidRPr="002978C8">
        <w:t>Baffles are vertical strips, which are usually flat plates fixed to the inner wall of an agitated vessel, running parallel to the shaft. Without baffles, the rotating impeller just swirls the entire contents in the vessel like a solid body, causing the formation of a deep vortex. This vortex makes mixing between the top and bottom of the vessel poor, causing the settling of solids and low power drawn by the impellers. Baffles in the CSTR for basicity adjustment ensures the solid CaAl</w:t>
      </w:r>
      <w:r w:rsidRPr="002978C8">
        <w:rPr>
          <w:vertAlign w:val="subscript"/>
        </w:rPr>
        <w:t>2</w:t>
      </w:r>
      <w:r w:rsidRPr="002978C8">
        <w:t>O</w:t>
      </w:r>
      <w:r w:rsidRPr="002978C8">
        <w:rPr>
          <w:vertAlign w:val="subscript"/>
        </w:rPr>
        <w:t>4</w:t>
      </w:r>
      <w:r w:rsidRPr="002978C8">
        <w:t xml:space="preserve"> is rapidly dispersed and dissolved, ensures the concentration and temperature remain uniform and also keeps the residence time close to ideal behaviour. The combination of tip speed 5.11 m s⁻¹, specific power ≈ 4.5 kW m⁻³ and four wall baffles is well above the levels normally required for complete off-bottom suspension of mineral particles in the 50–200 µm range at 24 % solids (Zwietering, 1958; Nienow, 1997). Four vertical baffles of width D/12 = 0.164 m are provided. Shaft diameter is sized for combined torsion and bending with a design factor of 2, resulting in a 50 mm diameter shaft of length approximately 2.0 m (Budynas and Nisbett, 2020).</w:t>
      </w:r>
    </w:p>
    <w:p w14:paraId="1D1E2A5B" w14:textId="0E98651F" w:rsidR="002978C8" w:rsidRPr="002978C8" w:rsidRDefault="002978C8" w:rsidP="002978C8">
      <m:oMathPara>
        <m:oMath>
          <m:r>
            <w:rPr>
              <w:rFonts w:ascii="Cambria Math" w:hAnsi="Cambria Math"/>
            </w:rPr>
            <m:t>Baffle spacing=</m:t>
          </m:r>
          <m:f>
            <m:fPr>
              <m:ctrlPr>
                <w:rPr>
                  <w:rFonts w:ascii="Cambria Math" w:hAnsi="Cambria Math"/>
                  <w:i/>
                </w:rPr>
              </m:ctrlPr>
            </m:fPr>
            <m:num>
              <m:r>
                <w:rPr>
                  <w:rFonts w:ascii="Cambria Math" w:hAnsi="Cambria Math"/>
                </w:rPr>
                <m:t>πD</m:t>
              </m:r>
            </m:num>
            <m:den>
              <m:r>
                <w:rPr>
                  <w:rFonts w:ascii="Cambria Math" w:hAnsi="Cambria Math"/>
                </w:rPr>
                <m:t>4</m:t>
              </m:r>
            </m:den>
          </m:f>
        </m:oMath>
      </m:oMathPara>
    </w:p>
    <w:p w14:paraId="294B941E" w14:textId="5725B816" w:rsidR="002978C8" w:rsidRPr="002978C8" w:rsidRDefault="002978C8" w:rsidP="002978C8">
      <m:oMathPara>
        <m:oMath>
          <m:r>
            <w:rPr>
              <w:rFonts w:ascii="Cambria Math" w:hAnsi="Cambria Math"/>
            </w:rPr>
            <m:t>Baffle spacing=</m:t>
          </m:r>
          <m:f>
            <m:fPr>
              <m:ctrlPr>
                <w:rPr>
                  <w:rFonts w:ascii="Cambria Math" w:hAnsi="Cambria Math"/>
                  <w:i/>
                </w:rPr>
              </m:ctrlPr>
            </m:fPr>
            <m:num>
              <m:r>
                <w:rPr>
                  <w:rFonts w:ascii="Cambria Math" w:hAnsi="Cambria Math"/>
                </w:rPr>
                <m:t>π×2.73</m:t>
              </m:r>
            </m:num>
            <m:den>
              <m:r>
                <w:rPr>
                  <w:rFonts w:ascii="Cambria Math" w:hAnsi="Cambria Math"/>
                </w:rPr>
                <m:t>4</m:t>
              </m:r>
            </m:den>
          </m:f>
        </m:oMath>
      </m:oMathPara>
    </w:p>
    <w:p w14:paraId="537DF912" w14:textId="4074ACA2" w:rsidR="002978C8" w:rsidRPr="002978C8" w:rsidRDefault="002978C8" w:rsidP="002978C8">
      <m:oMathPara>
        <m:oMath>
          <m:r>
            <w:rPr>
              <w:rFonts w:ascii="Cambria Math" w:hAnsi="Cambria Math"/>
            </w:rPr>
            <m:t>Baffle spacing=2.1441m</m:t>
          </m:r>
        </m:oMath>
      </m:oMathPara>
    </w:p>
    <w:p w14:paraId="22C90DE5" w14:textId="50C59EE8" w:rsidR="002978C8" w:rsidRPr="002978C8" w:rsidRDefault="002978C8" w:rsidP="002978C8">
      <m:oMathPara>
        <m:oMath>
          <m:r>
            <w:rPr>
              <w:rFonts w:ascii="Cambria Math" w:hAnsi="Cambria Math"/>
            </w:rPr>
            <m:t>Baffle spacing≈2.14m</m:t>
          </m:r>
        </m:oMath>
      </m:oMathPara>
    </w:p>
    <w:p w14:paraId="1626C251" w14:textId="31D47D96" w:rsidR="002978C8" w:rsidRPr="002978C8" w:rsidRDefault="002978C8" w:rsidP="00432BF4"/>
    <w:p w14:paraId="510E90F7" w14:textId="2BDE5CB0" w:rsidR="00432BF4" w:rsidRDefault="00432BF4" w:rsidP="00432BF4">
      <w:pPr>
        <w:pStyle w:val="Caption"/>
        <w:keepNext/>
      </w:pPr>
      <w:bookmarkStart w:id="384" w:name="_Toc237244866"/>
      <w:r>
        <w:lastRenderedPageBreak/>
        <w:t xml:space="preserve">Table </w:t>
      </w:r>
      <w:fldSimple w:instr=" STYLEREF 1 \s ">
        <w:r w:rsidR="006221B8">
          <w:rPr>
            <w:noProof/>
          </w:rPr>
          <w:t>6</w:t>
        </w:r>
      </w:fldSimple>
      <w:r w:rsidR="00B61202">
        <w:noBreakHyphen/>
      </w:r>
      <w:fldSimple w:instr=" SEQ Table \* ARABIC \s 1 ">
        <w:r w:rsidR="006221B8">
          <w:rPr>
            <w:noProof/>
          </w:rPr>
          <w:t>35</w:t>
        </w:r>
      </w:fldSimple>
      <w:r>
        <w:t xml:space="preserve"> Summary of key design results</w:t>
      </w:r>
      <w:bookmarkEnd w:id="384"/>
    </w:p>
    <w:tbl>
      <w:tblPr>
        <w:tblStyle w:val="TableGrid"/>
        <w:tblW w:w="0" w:type="auto"/>
        <w:tblLook w:val="04A0" w:firstRow="1" w:lastRow="0" w:firstColumn="1" w:lastColumn="0" w:noHBand="0" w:noVBand="1"/>
      </w:tblPr>
      <w:tblGrid>
        <w:gridCol w:w="2840"/>
        <w:gridCol w:w="2841"/>
        <w:gridCol w:w="2841"/>
      </w:tblGrid>
      <w:tr w:rsidR="002978C8" w:rsidRPr="002978C8" w14:paraId="7A191D2E" w14:textId="77777777" w:rsidTr="00432BF4">
        <w:tc>
          <w:tcPr>
            <w:tcW w:w="2840" w:type="dxa"/>
            <w:hideMark/>
          </w:tcPr>
          <w:p w14:paraId="67F952C6" w14:textId="77777777" w:rsidR="002978C8" w:rsidRPr="002978C8" w:rsidRDefault="002978C8" w:rsidP="002978C8">
            <w:pPr>
              <w:spacing w:line="480" w:lineRule="auto"/>
              <w:jc w:val="both"/>
              <w:rPr>
                <w:b/>
                <w:bCs/>
              </w:rPr>
            </w:pPr>
            <w:r w:rsidRPr="002978C8">
              <w:rPr>
                <w:b/>
                <w:bCs/>
              </w:rPr>
              <w:t>PARAMETER</w:t>
            </w:r>
          </w:p>
        </w:tc>
        <w:tc>
          <w:tcPr>
            <w:tcW w:w="2841" w:type="dxa"/>
            <w:hideMark/>
          </w:tcPr>
          <w:p w14:paraId="62E95C5B" w14:textId="77777777" w:rsidR="002978C8" w:rsidRPr="002978C8" w:rsidRDefault="002978C8" w:rsidP="002978C8">
            <w:pPr>
              <w:spacing w:line="480" w:lineRule="auto"/>
              <w:jc w:val="both"/>
              <w:rPr>
                <w:b/>
                <w:bCs/>
              </w:rPr>
            </w:pPr>
            <w:r w:rsidRPr="002978C8">
              <w:rPr>
                <w:b/>
                <w:bCs/>
              </w:rPr>
              <w:t>VALUE</w:t>
            </w:r>
          </w:p>
        </w:tc>
        <w:tc>
          <w:tcPr>
            <w:tcW w:w="2841" w:type="dxa"/>
            <w:hideMark/>
          </w:tcPr>
          <w:p w14:paraId="2D88F483" w14:textId="77777777" w:rsidR="002978C8" w:rsidRPr="002978C8" w:rsidRDefault="002978C8" w:rsidP="002978C8">
            <w:pPr>
              <w:spacing w:line="480" w:lineRule="auto"/>
              <w:jc w:val="both"/>
              <w:rPr>
                <w:b/>
                <w:bCs/>
              </w:rPr>
            </w:pPr>
            <w:r w:rsidRPr="002978C8">
              <w:rPr>
                <w:b/>
                <w:bCs/>
              </w:rPr>
              <w:t>UNIT</w:t>
            </w:r>
          </w:p>
        </w:tc>
      </w:tr>
      <w:tr w:rsidR="002978C8" w:rsidRPr="002978C8" w14:paraId="1862FC96" w14:textId="77777777" w:rsidTr="00432BF4">
        <w:tc>
          <w:tcPr>
            <w:tcW w:w="2840" w:type="dxa"/>
            <w:hideMark/>
          </w:tcPr>
          <w:p w14:paraId="30815484" w14:textId="77777777" w:rsidR="002978C8" w:rsidRPr="002978C8" w:rsidRDefault="002978C8" w:rsidP="002978C8">
            <w:pPr>
              <w:spacing w:line="480" w:lineRule="auto"/>
              <w:jc w:val="both"/>
            </w:pPr>
            <w:r w:rsidRPr="002978C8">
              <w:t>Temperature</w:t>
            </w:r>
          </w:p>
        </w:tc>
        <w:tc>
          <w:tcPr>
            <w:tcW w:w="2841" w:type="dxa"/>
            <w:hideMark/>
          </w:tcPr>
          <w:p w14:paraId="6C940785" w14:textId="77777777" w:rsidR="002978C8" w:rsidRPr="002978C8" w:rsidRDefault="002978C8" w:rsidP="002978C8">
            <w:pPr>
              <w:spacing w:line="480" w:lineRule="auto"/>
              <w:jc w:val="both"/>
            </w:pPr>
            <w:r w:rsidRPr="002978C8">
              <w:t>85</w:t>
            </w:r>
          </w:p>
        </w:tc>
        <w:tc>
          <w:tcPr>
            <w:tcW w:w="2841" w:type="dxa"/>
            <w:hideMark/>
          </w:tcPr>
          <w:p w14:paraId="05F162AB" w14:textId="77777777" w:rsidR="002978C8" w:rsidRPr="002978C8" w:rsidRDefault="002978C8" w:rsidP="002978C8">
            <w:pPr>
              <w:spacing w:line="480" w:lineRule="auto"/>
              <w:jc w:val="both"/>
            </w:pPr>
            <w:r w:rsidRPr="002978C8">
              <w:t>℃</w:t>
            </w:r>
          </w:p>
        </w:tc>
      </w:tr>
      <w:tr w:rsidR="002978C8" w:rsidRPr="002978C8" w14:paraId="5BF91968" w14:textId="77777777" w:rsidTr="00432BF4">
        <w:tc>
          <w:tcPr>
            <w:tcW w:w="2840" w:type="dxa"/>
            <w:hideMark/>
          </w:tcPr>
          <w:p w14:paraId="2880BE64" w14:textId="77777777" w:rsidR="002978C8" w:rsidRPr="002978C8" w:rsidRDefault="002978C8" w:rsidP="002978C8">
            <w:pPr>
              <w:spacing w:line="480" w:lineRule="auto"/>
              <w:jc w:val="both"/>
            </w:pPr>
            <w:r w:rsidRPr="002978C8">
              <w:t>Conversion, X</w:t>
            </w:r>
          </w:p>
        </w:tc>
        <w:tc>
          <w:tcPr>
            <w:tcW w:w="2841" w:type="dxa"/>
            <w:hideMark/>
          </w:tcPr>
          <w:p w14:paraId="6E14C922" w14:textId="77777777" w:rsidR="002978C8" w:rsidRPr="002978C8" w:rsidRDefault="002978C8" w:rsidP="002978C8">
            <w:pPr>
              <w:spacing w:line="480" w:lineRule="auto"/>
              <w:jc w:val="both"/>
            </w:pPr>
            <w:r w:rsidRPr="002978C8">
              <w:t>0.89</w:t>
            </w:r>
          </w:p>
        </w:tc>
        <w:tc>
          <w:tcPr>
            <w:tcW w:w="2841" w:type="dxa"/>
          </w:tcPr>
          <w:p w14:paraId="2E751025" w14:textId="77777777" w:rsidR="002978C8" w:rsidRPr="002978C8" w:rsidRDefault="002978C8" w:rsidP="002978C8">
            <w:pPr>
              <w:spacing w:line="480" w:lineRule="auto"/>
              <w:jc w:val="both"/>
            </w:pPr>
          </w:p>
        </w:tc>
      </w:tr>
      <w:tr w:rsidR="002978C8" w:rsidRPr="002978C8" w14:paraId="6682B128" w14:textId="77777777" w:rsidTr="00432BF4">
        <w:tc>
          <w:tcPr>
            <w:tcW w:w="2840" w:type="dxa"/>
            <w:hideMark/>
          </w:tcPr>
          <w:p w14:paraId="7E508CEF" w14:textId="77777777" w:rsidR="002978C8" w:rsidRPr="002978C8" w:rsidRDefault="002978C8" w:rsidP="002978C8">
            <w:pPr>
              <w:spacing w:line="480" w:lineRule="auto"/>
              <w:jc w:val="both"/>
            </w:pPr>
            <w:r w:rsidRPr="002978C8">
              <w:t>Rate constant, k</w:t>
            </w:r>
          </w:p>
        </w:tc>
        <w:tc>
          <w:tcPr>
            <w:tcW w:w="2841" w:type="dxa"/>
            <w:hideMark/>
          </w:tcPr>
          <w:p w14:paraId="733BAB13" w14:textId="77777777" w:rsidR="002978C8" w:rsidRPr="002978C8" w:rsidRDefault="002978C8" w:rsidP="002978C8">
            <w:pPr>
              <w:spacing w:line="480" w:lineRule="auto"/>
              <w:jc w:val="both"/>
            </w:pPr>
            <w:r w:rsidRPr="002978C8">
              <w:t>0.214</w:t>
            </w:r>
          </w:p>
        </w:tc>
        <w:tc>
          <w:tcPr>
            <w:tcW w:w="2841" w:type="dxa"/>
            <w:hideMark/>
          </w:tcPr>
          <w:p w14:paraId="531EFAA7" w14:textId="77777777" w:rsidR="002978C8" w:rsidRPr="002978C8" w:rsidRDefault="002978C8" w:rsidP="002978C8">
            <w:pPr>
              <w:spacing w:line="480" w:lineRule="auto"/>
              <w:jc w:val="both"/>
            </w:pPr>
            <w:r w:rsidRPr="002978C8">
              <w:t>h</w:t>
            </w:r>
            <w:r w:rsidRPr="002978C8">
              <w:rPr>
                <w:vertAlign w:val="superscript"/>
              </w:rPr>
              <w:t>-1</w:t>
            </w:r>
          </w:p>
        </w:tc>
      </w:tr>
      <w:tr w:rsidR="002978C8" w:rsidRPr="002978C8" w14:paraId="30CB3431" w14:textId="77777777" w:rsidTr="00432BF4">
        <w:tc>
          <w:tcPr>
            <w:tcW w:w="2840" w:type="dxa"/>
            <w:hideMark/>
          </w:tcPr>
          <w:p w14:paraId="3ED3393A" w14:textId="77777777" w:rsidR="002978C8" w:rsidRPr="002978C8" w:rsidRDefault="002978C8" w:rsidP="002978C8">
            <w:pPr>
              <w:spacing w:line="480" w:lineRule="auto"/>
              <w:jc w:val="both"/>
            </w:pPr>
            <w:r w:rsidRPr="002978C8">
              <w:t>Working volume</w:t>
            </w:r>
          </w:p>
        </w:tc>
        <w:tc>
          <w:tcPr>
            <w:tcW w:w="2841" w:type="dxa"/>
            <w:hideMark/>
          </w:tcPr>
          <w:p w14:paraId="48473CE9" w14:textId="77777777" w:rsidR="002978C8" w:rsidRPr="002978C8" w:rsidRDefault="002978C8" w:rsidP="002978C8">
            <w:pPr>
              <w:spacing w:line="480" w:lineRule="auto"/>
              <w:jc w:val="both"/>
            </w:pPr>
            <w:r w:rsidRPr="002978C8">
              <w:t>6.09</w:t>
            </w:r>
          </w:p>
        </w:tc>
        <w:tc>
          <w:tcPr>
            <w:tcW w:w="2841" w:type="dxa"/>
            <w:hideMark/>
          </w:tcPr>
          <w:p w14:paraId="6FF8A47D" w14:textId="77777777" w:rsidR="002978C8" w:rsidRPr="002978C8" w:rsidRDefault="002978C8" w:rsidP="002978C8">
            <w:pPr>
              <w:spacing w:line="480" w:lineRule="auto"/>
              <w:jc w:val="both"/>
            </w:pPr>
            <w:r w:rsidRPr="002978C8">
              <w:t>m</w:t>
            </w:r>
            <w:r w:rsidRPr="002978C8">
              <w:rPr>
                <w:vertAlign w:val="superscript"/>
              </w:rPr>
              <w:t>3</w:t>
            </w:r>
          </w:p>
        </w:tc>
      </w:tr>
      <w:tr w:rsidR="002978C8" w:rsidRPr="002978C8" w14:paraId="46D0E006" w14:textId="77777777" w:rsidTr="00432BF4">
        <w:tc>
          <w:tcPr>
            <w:tcW w:w="2840" w:type="dxa"/>
            <w:hideMark/>
          </w:tcPr>
          <w:p w14:paraId="7E9DFB1D" w14:textId="77777777" w:rsidR="002978C8" w:rsidRPr="002978C8" w:rsidRDefault="002978C8" w:rsidP="002978C8">
            <w:pPr>
              <w:spacing w:line="480" w:lineRule="auto"/>
              <w:jc w:val="both"/>
            </w:pPr>
            <w:r w:rsidRPr="002978C8">
              <w:t>Residence time, τ</w:t>
            </w:r>
          </w:p>
        </w:tc>
        <w:tc>
          <w:tcPr>
            <w:tcW w:w="2841" w:type="dxa"/>
            <w:hideMark/>
          </w:tcPr>
          <w:p w14:paraId="0DB77409" w14:textId="77777777" w:rsidR="002978C8" w:rsidRPr="002978C8" w:rsidRDefault="002978C8" w:rsidP="002978C8">
            <w:pPr>
              <w:spacing w:line="480" w:lineRule="auto"/>
              <w:jc w:val="both"/>
            </w:pPr>
            <w:r w:rsidRPr="002978C8">
              <w:t>2.5</w:t>
            </w:r>
          </w:p>
        </w:tc>
        <w:tc>
          <w:tcPr>
            <w:tcW w:w="2841" w:type="dxa"/>
            <w:hideMark/>
          </w:tcPr>
          <w:p w14:paraId="51EB3158" w14:textId="77777777" w:rsidR="002978C8" w:rsidRPr="002978C8" w:rsidRDefault="002978C8" w:rsidP="002978C8">
            <w:pPr>
              <w:spacing w:line="480" w:lineRule="auto"/>
              <w:jc w:val="both"/>
              <w:rPr>
                <w:vertAlign w:val="superscript"/>
              </w:rPr>
            </w:pPr>
            <w:r w:rsidRPr="002978C8">
              <w:t>h</w:t>
            </w:r>
          </w:p>
        </w:tc>
      </w:tr>
      <w:tr w:rsidR="002978C8" w:rsidRPr="002978C8" w14:paraId="4FE87114" w14:textId="77777777" w:rsidTr="00432BF4">
        <w:tc>
          <w:tcPr>
            <w:tcW w:w="2840" w:type="dxa"/>
            <w:hideMark/>
          </w:tcPr>
          <w:p w14:paraId="562F24F7" w14:textId="77777777" w:rsidR="002978C8" w:rsidRPr="002978C8" w:rsidRDefault="002978C8" w:rsidP="002978C8">
            <w:pPr>
              <w:spacing w:line="480" w:lineRule="auto"/>
              <w:jc w:val="both"/>
            </w:pPr>
            <w:r w:rsidRPr="002978C8">
              <w:t>Diameter, D</w:t>
            </w:r>
          </w:p>
        </w:tc>
        <w:tc>
          <w:tcPr>
            <w:tcW w:w="2841" w:type="dxa"/>
            <w:hideMark/>
          </w:tcPr>
          <w:p w14:paraId="69A9E8F3" w14:textId="77777777" w:rsidR="002978C8" w:rsidRPr="002978C8" w:rsidRDefault="002978C8" w:rsidP="002978C8">
            <w:pPr>
              <w:spacing w:line="480" w:lineRule="auto"/>
              <w:jc w:val="both"/>
            </w:pPr>
            <w:r w:rsidRPr="002978C8">
              <w:t>1.97</w:t>
            </w:r>
          </w:p>
        </w:tc>
        <w:tc>
          <w:tcPr>
            <w:tcW w:w="2841" w:type="dxa"/>
            <w:hideMark/>
          </w:tcPr>
          <w:p w14:paraId="365AAE96" w14:textId="77777777" w:rsidR="002978C8" w:rsidRPr="002978C8" w:rsidRDefault="002978C8" w:rsidP="002978C8">
            <w:pPr>
              <w:spacing w:line="480" w:lineRule="auto"/>
              <w:jc w:val="both"/>
              <w:rPr>
                <w:vertAlign w:val="superscript"/>
              </w:rPr>
            </w:pPr>
            <w:r w:rsidRPr="002978C8">
              <w:t>m</w:t>
            </w:r>
          </w:p>
        </w:tc>
      </w:tr>
      <w:tr w:rsidR="002978C8" w:rsidRPr="002978C8" w14:paraId="2039EDD1" w14:textId="77777777" w:rsidTr="00432BF4">
        <w:tc>
          <w:tcPr>
            <w:tcW w:w="2840" w:type="dxa"/>
            <w:hideMark/>
          </w:tcPr>
          <w:p w14:paraId="2346FC23" w14:textId="77777777" w:rsidR="002978C8" w:rsidRPr="002978C8" w:rsidRDefault="002978C8" w:rsidP="002978C8">
            <w:pPr>
              <w:spacing w:line="480" w:lineRule="auto"/>
              <w:jc w:val="both"/>
            </w:pPr>
            <w:r w:rsidRPr="002978C8">
              <w:t>Liquid height, H</w:t>
            </w:r>
          </w:p>
        </w:tc>
        <w:tc>
          <w:tcPr>
            <w:tcW w:w="2841" w:type="dxa"/>
            <w:hideMark/>
          </w:tcPr>
          <w:p w14:paraId="75438575" w14:textId="77777777" w:rsidR="002978C8" w:rsidRPr="002978C8" w:rsidRDefault="002978C8" w:rsidP="002978C8">
            <w:pPr>
              <w:spacing w:line="480" w:lineRule="auto"/>
              <w:jc w:val="both"/>
            </w:pPr>
            <w:r w:rsidRPr="002978C8">
              <w:t>2.36</w:t>
            </w:r>
          </w:p>
        </w:tc>
        <w:tc>
          <w:tcPr>
            <w:tcW w:w="2841" w:type="dxa"/>
            <w:hideMark/>
          </w:tcPr>
          <w:p w14:paraId="3A63C2EE" w14:textId="77777777" w:rsidR="002978C8" w:rsidRPr="002978C8" w:rsidRDefault="002978C8" w:rsidP="002978C8">
            <w:pPr>
              <w:spacing w:line="480" w:lineRule="auto"/>
              <w:jc w:val="both"/>
            </w:pPr>
            <w:r w:rsidRPr="002978C8">
              <w:t>m</w:t>
            </w:r>
          </w:p>
        </w:tc>
      </w:tr>
      <w:tr w:rsidR="002978C8" w:rsidRPr="002978C8" w14:paraId="3AE4D162" w14:textId="77777777" w:rsidTr="00432BF4">
        <w:tc>
          <w:tcPr>
            <w:tcW w:w="2840" w:type="dxa"/>
            <w:hideMark/>
          </w:tcPr>
          <w:p w14:paraId="69653E18" w14:textId="77777777" w:rsidR="002978C8" w:rsidRPr="002978C8" w:rsidRDefault="002978C8" w:rsidP="002978C8">
            <w:pPr>
              <w:spacing w:line="480" w:lineRule="auto"/>
              <w:jc w:val="both"/>
            </w:pPr>
            <w:r w:rsidRPr="002978C8">
              <w:t>Overall vessel height</w:t>
            </w:r>
          </w:p>
        </w:tc>
        <w:tc>
          <w:tcPr>
            <w:tcW w:w="2841" w:type="dxa"/>
            <w:hideMark/>
          </w:tcPr>
          <w:p w14:paraId="6C0C1062" w14:textId="77777777" w:rsidR="002978C8" w:rsidRPr="002978C8" w:rsidRDefault="002978C8" w:rsidP="002978C8">
            <w:pPr>
              <w:spacing w:line="480" w:lineRule="auto"/>
              <w:jc w:val="both"/>
            </w:pPr>
            <w:r w:rsidRPr="002978C8">
              <w:t>2.83</w:t>
            </w:r>
          </w:p>
        </w:tc>
        <w:tc>
          <w:tcPr>
            <w:tcW w:w="2841" w:type="dxa"/>
            <w:hideMark/>
          </w:tcPr>
          <w:p w14:paraId="25DD6E7F" w14:textId="77777777" w:rsidR="002978C8" w:rsidRPr="002978C8" w:rsidRDefault="002978C8" w:rsidP="002978C8">
            <w:pPr>
              <w:spacing w:line="480" w:lineRule="auto"/>
              <w:jc w:val="both"/>
            </w:pPr>
            <w:r w:rsidRPr="002978C8">
              <w:t>m</w:t>
            </w:r>
          </w:p>
        </w:tc>
      </w:tr>
      <w:tr w:rsidR="002978C8" w:rsidRPr="002978C8" w14:paraId="6D070F32" w14:textId="77777777" w:rsidTr="00432BF4">
        <w:tc>
          <w:tcPr>
            <w:tcW w:w="2840" w:type="dxa"/>
            <w:hideMark/>
          </w:tcPr>
          <w:p w14:paraId="77416EDF" w14:textId="77777777" w:rsidR="002978C8" w:rsidRPr="002978C8" w:rsidRDefault="002978C8" w:rsidP="002978C8">
            <w:pPr>
              <w:spacing w:line="480" w:lineRule="auto"/>
              <w:jc w:val="both"/>
            </w:pPr>
            <w:r w:rsidRPr="002978C8">
              <w:t>Number of baffles</w:t>
            </w:r>
          </w:p>
        </w:tc>
        <w:tc>
          <w:tcPr>
            <w:tcW w:w="2841" w:type="dxa"/>
            <w:hideMark/>
          </w:tcPr>
          <w:p w14:paraId="24474BC9" w14:textId="77777777" w:rsidR="002978C8" w:rsidRPr="002978C8" w:rsidRDefault="002978C8" w:rsidP="002978C8">
            <w:pPr>
              <w:spacing w:line="480" w:lineRule="auto"/>
              <w:jc w:val="both"/>
            </w:pPr>
            <w:r w:rsidRPr="002978C8">
              <w:t>4</w:t>
            </w:r>
          </w:p>
        </w:tc>
        <w:tc>
          <w:tcPr>
            <w:tcW w:w="2841" w:type="dxa"/>
          </w:tcPr>
          <w:p w14:paraId="5E3331B7" w14:textId="77777777" w:rsidR="002978C8" w:rsidRPr="002978C8" w:rsidRDefault="002978C8" w:rsidP="002978C8">
            <w:pPr>
              <w:spacing w:line="480" w:lineRule="auto"/>
              <w:jc w:val="both"/>
            </w:pPr>
          </w:p>
        </w:tc>
      </w:tr>
      <w:tr w:rsidR="002978C8" w:rsidRPr="002978C8" w14:paraId="40D93764" w14:textId="77777777" w:rsidTr="00432BF4">
        <w:tc>
          <w:tcPr>
            <w:tcW w:w="2840" w:type="dxa"/>
            <w:hideMark/>
          </w:tcPr>
          <w:p w14:paraId="42DEE993" w14:textId="77777777" w:rsidR="002978C8" w:rsidRPr="002978C8" w:rsidRDefault="002978C8" w:rsidP="002978C8">
            <w:pPr>
              <w:spacing w:line="480" w:lineRule="auto"/>
              <w:jc w:val="both"/>
            </w:pPr>
            <w:r w:rsidRPr="002978C8">
              <w:t>Baffle width</w:t>
            </w:r>
          </w:p>
        </w:tc>
        <w:tc>
          <w:tcPr>
            <w:tcW w:w="2841" w:type="dxa"/>
            <w:hideMark/>
          </w:tcPr>
          <w:p w14:paraId="7CB38257" w14:textId="77777777" w:rsidR="002978C8" w:rsidRPr="002978C8" w:rsidRDefault="002978C8" w:rsidP="002978C8">
            <w:pPr>
              <w:spacing w:line="480" w:lineRule="auto"/>
              <w:jc w:val="both"/>
            </w:pPr>
            <w:r w:rsidRPr="002978C8">
              <w:t>0.22</w:t>
            </w:r>
          </w:p>
        </w:tc>
        <w:tc>
          <w:tcPr>
            <w:tcW w:w="2841" w:type="dxa"/>
            <w:hideMark/>
          </w:tcPr>
          <w:p w14:paraId="0D9C50EC" w14:textId="77777777" w:rsidR="002978C8" w:rsidRPr="002978C8" w:rsidRDefault="002978C8" w:rsidP="002978C8">
            <w:pPr>
              <w:spacing w:line="480" w:lineRule="auto"/>
              <w:jc w:val="both"/>
            </w:pPr>
            <w:r w:rsidRPr="002978C8">
              <w:t>m</w:t>
            </w:r>
          </w:p>
        </w:tc>
      </w:tr>
      <w:tr w:rsidR="002978C8" w:rsidRPr="002978C8" w14:paraId="69AE2B01" w14:textId="77777777" w:rsidTr="00432BF4">
        <w:tc>
          <w:tcPr>
            <w:tcW w:w="2840" w:type="dxa"/>
            <w:hideMark/>
          </w:tcPr>
          <w:p w14:paraId="682EC002" w14:textId="77777777" w:rsidR="002978C8" w:rsidRPr="002978C8" w:rsidRDefault="002978C8" w:rsidP="002978C8">
            <w:pPr>
              <w:spacing w:line="480" w:lineRule="auto"/>
              <w:jc w:val="both"/>
            </w:pPr>
            <w:r w:rsidRPr="002978C8">
              <w:t>Design pressure</w:t>
            </w:r>
          </w:p>
        </w:tc>
        <w:tc>
          <w:tcPr>
            <w:tcW w:w="2841" w:type="dxa"/>
            <w:hideMark/>
          </w:tcPr>
          <w:p w14:paraId="6488EDE8" w14:textId="77777777" w:rsidR="002978C8" w:rsidRPr="002978C8" w:rsidRDefault="002978C8" w:rsidP="002978C8">
            <w:pPr>
              <w:spacing w:line="480" w:lineRule="auto"/>
              <w:jc w:val="both"/>
            </w:pPr>
            <w:r w:rsidRPr="002978C8">
              <w:t>1</w:t>
            </w:r>
          </w:p>
        </w:tc>
        <w:tc>
          <w:tcPr>
            <w:tcW w:w="2841" w:type="dxa"/>
            <w:hideMark/>
          </w:tcPr>
          <w:p w14:paraId="741BCDAC" w14:textId="77777777" w:rsidR="002978C8" w:rsidRPr="002978C8" w:rsidRDefault="002978C8" w:rsidP="002978C8">
            <w:pPr>
              <w:spacing w:line="480" w:lineRule="auto"/>
              <w:jc w:val="both"/>
            </w:pPr>
            <w:r w:rsidRPr="002978C8">
              <w:t>Bar</w:t>
            </w:r>
          </w:p>
        </w:tc>
      </w:tr>
      <w:tr w:rsidR="002978C8" w:rsidRPr="002978C8" w14:paraId="2F1A3BBF" w14:textId="77777777" w:rsidTr="00432BF4">
        <w:tc>
          <w:tcPr>
            <w:tcW w:w="2840" w:type="dxa"/>
            <w:hideMark/>
          </w:tcPr>
          <w:p w14:paraId="59B4B861" w14:textId="77777777" w:rsidR="002978C8" w:rsidRPr="002978C8" w:rsidRDefault="002978C8" w:rsidP="002978C8">
            <w:pPr>
              <w:spacing w:line="480" w:lineRule="auto"/>
              <w:jc w:val="both"/>
            </w:pPr>
            <w:r w:rsidRPr="002978C8">
              <w:t>Impeller diameter</w:t>
            </w:r>
          </w:p>
        </w:tc>
        <w:tc>
          <w:tcPr>
            <w:tcW w:w="2841" w:type="dxa"/>
          </w:tcPr>
          <w:p w14:paraId="0512341D" w14:textId="77777777" w:rsidR="002978C8" w:rsidRPr="002978C8" w:rsidRDefault="002978C8" w:rsidP="002978C8">
            <w:pPr>
              <w:spacing w:line="480" w:lineRule="auto"/>
              <w:jc w:val="both"/>
            </w:pPr>
          </w:p>
        </w:tc>
        <w:tc>
          <w:tcPr>
            <w:tcW w:w="2841" w:type="dxa"/>
            <w:hideMark/>
          </w:tcPr>
          <w:p w14:paraId="2665EBF7" w14:textId="77777777" w:rsidR="002978C8" w:rsidRPr="002978C8" w:rsidRDefault="002978C8" w:rsidP="002978C8">
            <w:pPr>
              <w:spacing w:line="480" w:lineRule="auto"/>
              <w:jc w:val="both"/>
            </w:pPr>
            <w:r w:rsidRPr="002978C8">
              <w:t>m</w:t>
            </w:r>
          </w:p>
        </w:tc>
      </w:tr>
      <w:tr w:rsidR="002978C8" w:rsidRPr="002978C8" w14:paraId="65753EE8" w14:textId="77777777" w:rsidTr="00432BF4">
        <w:tc>
          <w:tcPr>
            <w:tcW w:w="2840" w:type="dxa"/>
            <w:hideMark/>
          </w:tcPr>
          <w:p w14:paraId="1C72E023" w14:textId="77777777" w:rsidR="002978C8" w:rsidRPr="002978C8" w:rsidRDefault="002978C8" w:rsidP="002978C8">
            <w:pPr>
              <w:spacing w:line="480" w:lineRule="auto"/>
              <w:jc w:val="both"/>
            </w:pPr>
            <w:r w:rsidRPr="002978C8">
              <w:t>Impeller speed</w:t>
            </w:r>
          </w:p>
        </w:tc>
        <w:tc>
          <w:tcPr>
            <w:tcW w:w="2841" w:type="dxa"/>
            <w:hideMark/>
          </w:tcPr>
          <w:p w14:paraId="7E0D58B5" w14:textId="77777777" w:rsidR="002978C8" w:rsidRPr="002978C8" w:rsidRDefault="002978C8" w:rsidP="002978C8">
            <w:pPr>
              <w:spacing w:line="480" w:lineRule="auto"/>
              <w:jc w:val="both"/>
            </w:pPr>
            <w:r w:rsidRPr="002978C8">
              <w:t>150</w:t>
            </w:r>
          </w:p>
        </w:tc>
        <w:tc>
          <w:tcPr>
            <w:tcW w:w="2841" w:type="dxa"/>
            <w:hideMark/>
          </w:tcPr>
          <w:p w14:paraId="61110838" w14:textId="77777777" w:rsidR="002978C8" w:rsidRPr="002978C8" w:rsidRDefault="002978C8" w:rsidP="002978C8">
            <w:pPr>
              <w:spacing w:line="480" w:lineRule="auto"/>
              <w:jc w:val="both"/>
            </w:pPr>
            <w:r w:rsidRPr="002978C8">
              <w:t>rpm</w:t>
            </w:r>
          </w:p>
        </w:tc>
      </w:tr>
      <w:tr w:rsidR="002978C8" w:rsidRPr="002978C8" w14:paraId="680B03D6" w14:textId="77777777" w:rsidTr="00432BF4">
        <w:tc>
          <w:tcPr>
            <w:tcW w:w="2840" w:type="dxa"/>
            <w:hideMark/>
          </w:tcPr>
          <w:p w14:paraId="5DFB4011" w14:textId="77777777" w:rsidR="002978C8" w:rsidRPr="002978C8" w:rsidRDefault="002978C8" w:rsidP="002978C8">
            <w:pPr>
              <w:spacing w:line="480" w:lineRule="auto"/>
              <w:jc w:val="both"/>
            </w:pPr>
            <w:r w:rsidRPr="002978C8">
              <w:t xml:space="preserve">Tip speed </w:t>
            </w:r>
          </w:p>
        </w:tc>
        <w:tc>
          <w:tcPr>
            <w:tcW w:w="2841" w:type="dxa"/>
          </w:tcPr>
          <w:p w14:paraId="0AD5BAB3" w14:textId="77777777" w:rsidR="002978C8" w:rsidRPr="002978C8" w:rsidRDefault="002978C8" w:rsidP="002978C8">
            <w:pPr>
              <w:spacing w:line="480" w:lineRule="auto"/>
              <w:jc w:val="both"/>
            </w:pPr>
          </w:p>
        </w:tc>
        <w:tc>
          <w:tcPr>
            <w:tcW w:w="2841" w:type="dxa"/>
            <w:hideMark/>
          </w:tcPr>
          <w:p w14:paraId="4468156E" w14:textId="77777777" w:rsidR="002978C8" w:rsidRPr="002978C8" w:rsidRDefault="002978C8" w:rsidP="002978C8">
            <w:pPr>
              <w:spacing w:line="480" w:lineRule="auto"/>
              <w:jc w:val="both"/>
            </w:pPr>
            <w:r w:rsidRPr="002978C8">
              <w:t>m s⁻¹</w:t>
            </w:r>
          </w:p>
        </w:tc>
      </w:tr>
      <w:tr w:rsidR="002978C8" w:rsidRPr="002978C8" w14:paraId="7406A943" w14:textId="77777777" w:rsidTr="00432BF4">
        <w:tc>
          <w:tcPr>
            <w:tcW w:w="2840" w:type="dxa"/>
            <w:hideMark/>
          </w:tcPr>
          <w:p w14:paraId="099F11A5" w14:textId="77777777" w:rsidR="002978C8" w:rsidRPr="002978C8" w:rsidRDefault="002978C8" w:rsidP="002978C8">
            <w:pPr>
              <w:spacing w:line="480" w:lineRule="auto"/>
              <w:jc w:val="both"/>
            </w:pPr>
            <w:r w:rsidRPr="002978C8">
              <w:t>Shaft power</w:t>
            </w:r>
          </w:p>
        </w:tc>
        <w:tc>
          <w:tcPr>
            <w:tcW w:w="2841" w:type="dxa"/>
          </w:tcPr>
          <w:p w14:paraId="3674A5CF" w14:textId="77777777" w:rsidR="002978C8" w:rsidRPr="002978C8" w:rsidRDefault="002978C8" w:rsidP="002978C8">
            <w:pPr>
              <w:spacing w:line="480" w:lineRule="auto"/>
              <w:jc w:val="both"/>
            </w:pPr>
          </w:p>
        </w:tc>
        <w:tc>
          <w:tcPr>
            <w:tcW w:w="2841" w:type="dxa"/>
            <w:hideMark/>
          </w:tcPr>
          <w:p w14:paraId="3409B8E3" w14:textId="77777777" w:rsidR="002978C8" w:rsidRPr="002978C8" w:rsidRDefault="002978C8" w:rsidP="002978C8">
            <w:pPr>
              <w:spacing w:line="480" w:lineRule="auto"/>
              <w:jc w:val="both"/>
            </w:pPr>
            <w:r w:rsidRPr="002978C8">
              <w:t>kW</w:t>
            </w:r>
          </w:p>
        </w:tc>
      </w:tr>
      <w:tr w:rsidR="002978C8" w:rsidRPr="002978C8" w14:paraId="4C962452" w14:textId="77777777" w:rsidTr="00432BF4">
        <w:tc>
          <w:tcPr>
            <w:tcW w:w="2840" w:type="dxa"/>
            <w:hideMark/>
          </w:tcPr>
          <w:p w14:paraId="3E987683" w14:textId="77777777" w:rsidR="002978C8" w:rsidRPr="002978C8" w:rsidRDefault="002978C8" w:rsidP="002978C8">
            <w:pPr>
              <w:spacing w:line="480" w:lineRule="auto"/>
              <w:jc w:val="both"/>
            </w:pPr>
            <w:r w:rsidRPr="002978C8">
              <w:t>Installed motor</w:t>
            </w:r>
          </w:p>
        </w:tc>
        <w:tc>
          <w:tcPr>
            <w:tcW w:w="2841" w:type="dxa"/>
          </w:tcPr>
          <w:p w14:paraId="7A074D23" w14:textId="77777777" w:rsidR="002978C8" w:rsidRPr="002978C8" w:rsidRDefault="002978C8" w:rsidP="002978C8">
            <w:pPr>
              <w:spacing w:line="480" w:lineRule="auto"/>
              <w:jc w:val="both"/>
            </w:pPr>
          </w:p>
        </w:tc>
        <w:tc>
          <w:tcPr>
            <w:tcW w:w="2841" w:type="dxa"/>
            <w:hideMark/>
          </w:tcPr>
          <w:p w14:paraId="052737D9" w14:textId="77777777" w:rsidR="002978C8" w:rsidRPr="002978C8" w:rsidRDefault="002978C8" w:rsidP="002978C8">
            <w:pPr>
              <w:spacing w:line="480" w:lineRule="auto"/>
              <w:jc w:val="both"/>
            </w:pPr>
            <w:r w:rsidRPr="002978C8">
              <w:t>kW</w:t>
            </w:r>
          </w:p>
        </w:tc>
      </w:tr>
      <w:tr w:rsidR="002978C8" w:rsidRPr="002978C8" w14:paraId="6150B965" w14:textId="77777777" w:rsidTr="00432BF4">
        <w:tc>
          <w:tcPr>
            <w:tcW w:w="2840" w:type="dxa"/>
            <w:hideMark/>
          </w:tcPr>
          <w:p w14:paraId="36FC493D" w14:textId="77777777" w:rsidR="002978C8" w:rsidRPr="002978C8" w:rsidRDefault="002978C8" w:rsidP="002978C8">
            <w:pPr>
              <w:spacing w:line="480" w:lineRule="auto"/>
              <w:jc w:val="both"/>
            </w:pPr>
            <w:r w:rsidRPr="002978C8">
              <w:t>Design cooling duty</w:t>
            </w:r>
          </w:p>
        </w:tc>
        <w:tc>
          <w:tcPr>
            <w:tcW w:w="2841" w:type="dxa"/>
            <w:hideMark/>
          </w:tcPr>
          <w:p w14:paraId="07926EC6" w14:textId="77777777" w:rsidR="002978C8" w:rsidRPr="002978C8" w:rsidRDefault="002978C8" w:rsidP="002978C8">
            <w:pPr>
              <w:spacing w:line="480" w:lineRule="auto"/>
              <w:jc w:val="both"/>
            </w:pPr>
            <w:r w:rsidRPr="002978C8">
              <w:t>140</w:t>
            </w:r>
          </w:p>
        </w:tc>
        <w:tc>
          <w:tcPr>
            <w:tcW w:w="2841" w:type="dxa"/>
            <w:hideMark/>
          </w:tcPr>
          <w:p w14:paraId="17B04B98" w14:textId="77777777" w:rsidR="002978C8" w:rsidRPr="002978C8" w:rsidRDefault="002978C8" w:rsidP="002978C8">
            <w:pPr>
              <w:spacing w:line="480" w:lineRule="auto"/>
              <w:jc w:val="both"/>
            </w:pPr>
            <w:r w:rsidRPr="002978C8">
              <w:t>kW</w:t>
            </w:r>
          </w:p>
        </w:tc>
      </w:tr>
      <w:tr w:rsidR="002978C8" w:rsidRPr="002978C8" w14:paraId="32B2096A" w14:textId="77777777" w:rsidTr="00432BF4">
        <w:tc>
          <w:tcPr>
            <w:tcW w:w="2840" w:type="dxa"/>
            <w:hideMark/>
          </w:tcPr>
          <w:p w14:paraId="70E533DA" w14:textId="77777777" w:rsidR="002978C8" w:rsidRPr="002978C8" w:rsidRDefault="002978C8" w:rsidP="002978C8">
            <w:pPr>
              <w:spacing w:line="480" w:lineRule="auto"/>
              <w:jc w:val="both"/>
            </w:pPr>
            <w:r w:rsidRPr="002978C8">
              <w:t>Cooling water flow</w:t>
            </w:r>
          </w:p>
        </w:tc>
        <w:tc>
          <w:tcPr>
            <w:tcW w:w="2841" w:type="dxa"/>
            <w:hideMark/>
          </w:tcPr>
          <w:p w14:paraId="24031C12" w14:textId="77777777" w:rsidR="002978C8" w:rsidRPr="002978C8" w:rsidRDefault="002978C8" w:rsidP="002978C8">
            <w:pPr>
              <w:spacing w:line="480" w:lineRule="auto"/>
              <w:jc w:val="both"/>
            </w:pPr>
            <w:r w:rsidRPr="002978C8">
              <w:t>13</w:t>
            </w:r>
          </w:p>
        </w:tc>
        <w:tc>
          <w:tcPr>
            <w:tcW w:w="2841" w:type="dxa"/>
            <w:hideMark/>
          </w:tcPr>
          <w:p w14:paraId="2658AB58" w14:textId="77777777" w:rsidR="002978C8" w:rsidRPr="002978C8" w:rsidRDefault="002978C8" w:rsidP="002978C8">
            <w:pPr>
              <w:spacing w:line="480" w:lineRule="auto"/>
              <w:jc w:val="both"/>
            </w:pPr>
            <w:r w:rsidRPr="002978C8">
              <w:t>m³ h⁻¹</w:t>
            </w:r>
          </w:p>
        </w:tc>
      </w:tr>
      <w:tr w:rsidR="002978C8" w:rsidRPr="002978C8" w14:paraId="425828D4" w14:textId="77777777" w:rsidTr="00432BF4">
        <w:tc>
          <w:tcPr>
            <w:tcW w:w="2840" w:type="dxa"/>
            <w:hideMark/>
          </w:tcPr>
          <w:p w14:paraId="731FF50E" w14:textId="77777777" w:rsidR="002978C8" w:rsidRPr="002978C8" w:rsidRDefault="002978C8" w:rsidP="002978C8">
            <w:pPr>
              <w:spacing w:line="480" w:lineRule="auto"/>
              <w:jc w:val="both"/>
            </w:pPr>
            <w:r w:rsidRPr="002978C8">
              <w:lastRenderedPageBreak/>
              <w:t>Overall U</w:t>
            </w:r>
          </w:p>
        </w:tc>
        <w:tc>
          <w:tcPr>
            <w:tcW w:w="2841" w:type="dxa"/>
            <w:hideMark/>
          </w:tcPr>
          <w:p w14:paraId="2C091A37" w14:textId="77777777" w:rsidR="002978C8" w:rsidRPr="002978C8" w:rsidRDefault="002978C8" w:rsidP="002978C8">
            <w:pPr>
              <w:spacing w:line="480" w:lineRule="auto"/>
              <w:jc w:val="both"/>
            </w:pPr>
            <w:r w:rsidRPr="002978C8">
              <w:t>280</w:t>
            </w:r>
          </w:p>
        </w:tc>
        <w:tc>
          <w:tcPr>
            <w:tcW w:w="2841" w:type="dxa"/>
            <w:hideMark/>
          </w:tcPr>
          <w:p w14:paraId="743F7AD5" w14:textId="77777777" w:rsidR="002978C8" w:rsidRPr="002978C8" w:rsidRDefault="002978C8" w:rsidP="002978C8">
            <w:pPr>
              <w:spacing w:line="480" w:lineRule="auto"/>
              <w:jc w:val="both"/>
            </w:pPr>
            <w:r w:rsidRPr="002978C8">
              <w:t>W m⁻² K⁻¹</w:t>
            </w:r>
          </w:p>
        </w:tc>
      </w:tr>
      <w:tr w:rsidR="002978C8" w:rsidRPr="002978C8" w14:paraId="1AD51F8A" w14:textId="77777777" w:rsidTr="00432BF4">
        <w:tc>
          <w:tcPr>
            <w:tcW w:w="2840" w:type="dxa"/>
            <w:hideMark/>
          </w:tcPr>
          <w:p w14:paraId="4B2312C6" w14:textId="77777777" w:rsidR="002978C8" w:rsidRPr="002978C8" w:rsidRDefault="002978C8" w:rsidP="002978C8">
            <w:pPr>
              <w:spacing w:line="480" w:lineRule="auto"/>
              <w:jc w:val="both"/>
            </w:pPr>
            <w:r w:rsidRPr="002978C8">
              <w:t>Required jacket area</w:t>
            </w:r>
          </w:p>
        </w:tc>
        <w:tc>
          <w:tcPr>
            <w:tcW w:w="2841" w:type="dxa"/>
          </w:tcPr>
          <w:p w14:paraId="1B9413E4" w14:textId="77777777" w:rsidR="002978C8" w:rsidRPr="002978C8" w:rsidRDefault="002978C8" w:rsidP="002978C8">
            <w:pPr>
              <w:spacing w:line="480" w:lineRule="auto"/>
              <w:jc w:val="both"/>
            </w:pPr>
          </w:p>
        </w:tc>
        <w:tc>
          <w:tcPr>
            <w:tcW w:w="2841" w:type="dxa"/>
            <w:hideMark/>
          </w:tcPr>
          <w:p w14:paraId="1ACBE321" w14:textId="77777777" w:rsidR="002978C8" w:rsidRPr="002978C8" w:rsidRDefault="002978C8" w:rsidP="002978C8">
            <w:pPr>
              <w:spacing w:line="480" w:lineRule="auto"/>
              <w:jc w:val="both"/>
            </w:pPr>
            <w:r w:rsidRPr="002978C8">
              <w:t>m²</w:t>
            </w:r>
          </w:p>
        </w:tc>
      </w:tr>
      <w:tr w:rsidR="002978C8" w:rsidRPr="002978C8" w14:paraId="48ECAACC" w14:textId="77777777" w:rsidTr="00432BF4">
        <w:tc>
          <w:tcPr>
            <w:tcW w:w="2840" w:type="dxa"/>
            <w:hideMark/>
          </w:tcPr>
          <w:p w14:paraId="7D27AD99" w14:textId="77777777" w:rsidR="002978C8" w:rsidRPr="002978C8" w:rsidRDefault="002978C8" w:rsidP="002978C8">
            <w:pPr>
              <w:spacing w:line="480" w:lineRule="auto"/>
              <w:jc w:val="both"/>
            </w:pPr>
            <w:r w:rsidRPr="002978C8">
              <w:t>Shell thickness</w:t>
            </w:r>
          </w:p>
        </w:tc>
        <w:tc>
          <w:tcPr>
            <w:tcW w:w="2841" w:type="dxa"/>
            <w:hideMark/>
          </w:tcPr>
          <w:p w14:paraId="763BB6D2" w14:textId="77777777" w:rsidR="002978C8" w:rsidRPr="002978C8" w:rsidRDefault="002978C8" w:rsidP="002978C8">
            <w:pPr>
              <w:spacing w:line="480" w:lineRule="auto"/>
              <w:jc w:val="both"/>
            </w:pPr>
            <w:r w:rsidRPr="002978C8">
              <w:t>6</w:t>
            </w:r>
          </w:p>
        </w:tc>
        <w:tc>
          <w:tcPr>
            <w:tcW w:w="2841" w:type="dxa"/>
            <w:hideMark/>
          </w:tcPr>
          <w:p w14:paraId="6BE19A63" w14:textId="77777777" w:rsidR="002978C8" w:rsidRPr="002978C8" w:rsidRDefault="002978C8" w:rsidP="002978C8">
            <w:pPr>
              <w:spacing w:line="480" w:lineRule="auto"/>
              <w:jc w:val="both"/>
            </w:pPr>
            <w:r w:rsidRPr="002978C8">
              <w:t>mm</w:t>
            </w:r>
          </w:p>
        </w:tc>
      </w:tr>
      <w:tr w:rsidR="002978C8" w:rsidRPr="002978C8" w14:paraId="6E0F8E5B" w14:textId="77777777" w:rsidTr="00432BF4">
        <w:tc>
          <w:tcPr>
            <w:tcW w:w="2840" w:type="dxa"/>
            <w:hideMark/>
          </w:tcPr>
          <w:p w14:paraId="3A611E10" w14:textId="77777777" w:rsidR="002978C8" w:rsidRPr="002978C8" w:rsidRDefault="002978C8" w:rsidP="002978C8">
            <w:pPr>
              <w:spacing w:line="480" w:lineRule="auto"/>
              <w:jc w:val="both"/>
            </w:pPr>
            <w:r w:rsidRPr="002978C8">
              <w:t>Butyl lining thickness</w:t>
            </w:r>
          </w:p>
        </w:tc>
        <w:tc>
          <w:tcPr>
            <w:tcW w:w="2841" w:type="dxa"/>
            <w:hideMark/>
          </w:tcPr>
          <w:p w14:paraId="3ACB305E" w14:textId="77777777" w:rsidR="002978C8" w:rsidRPr="002978C8" w:rsidRDefault="002978C8" w:rsidP="002978C8">
            <w:pPr>
              <w:spacing w:line="480" w:lineRule="auto"/>
              <w:jc w:val="both"/>
            </w:pPr>
            <w:r w:rsidRPr="002978C8">
              <w:t>4</w:t>
            </w:r>
          </w:p>
        </w:tc>
        <w:tc>
          <w:tcPr>
            <w:tcW w:w="2841" w:type="dxa"/>
            <w:hideMark/>
          </w:tcPr>
          <w:p w14:paraId="200B56D9" w14:textId="77777777" w:rsidR="002978C8" w:rsidRPr="002978C8" w:rsidRDefault="002978C8" w:rsidP="002978C8">
            <w:pPr>
              <w:spacing w:line="480" w:lineRule="auto"/>
              <w:jc w:val="both"/>
            </w:pPr>
            <w:r w:rsidRPr="002978C8">
              <w:t>mm</w:t>
            </w:r>
          </w:p>
        </w:tc>
      </w:tr>
      <w:tr w:rsidR="002978C8" w:rsidRPr="002978C8" w14:paraId="4AE22588" w14:textId="77777777" w:rsidTr="00432BF4">
        <w:tc>
          <w:tcPr>
            <w:tcW w:w="2840" w:type="dxa"/>
            <w:hideMark/>
          </w:tcPr>
          <w:p w14:paraId="65D53CDB" w14:textId="77777777" w:rsidR="002978C8" w:rsidRPr="002978C8" w:rsidRDefault="002978C8" w:rsidP="002978C8">
            <w:pPr>
              <w:spacing w:line="480" w:lineRule="auto"/>
              <w:jc w:val="both"/>
            </w:pPr>
            <w:r w:rsidRPr="002978C8">
              <w:t>Design pressure</w:t>
            </w:r>
          </w:p>
        </w:tc>
        <w:tc>
          <w:tcPr>
            <w:tcW w:w="2841" w:type="dxa"/>
            <w:hideMark/>
          </w:tcPr>
          <w:p w14:paraId="408C8AE1" w14:textId="77777777" w:rsidR="002978C8" w:rsidRPr="002978C8" w:rsidRDefault="002978C8" w:rsidP="002978C8">
            <w:pPr>
              <w:spacing w:line="480" w:lineRule="auto"/>
              <w:jc w:val="both"/>
            </w:pPr>
            <w:r w:rsidRPr="002978C8">
              <w:t>2-5</w:t>
            </w:r>
          </w:p>
        </w:tc>
        <w:tc>
          <w:tcPr>
            <w:tcW w:w="2841" w:type="dxa"/>
            <w:hideMark/>
          </w:tcPr>
          <w:p w14:paraId="6AB8B419" w14:textId="77777777" w:rsidR="002978C8" w:rsidRPr="002978C8" w:rsidRDefault="002978C8" w:rsidP="002978C8">
            <w:pPr>
              <w:spacing w:line="480" w:lineRule="auto"/>
              <w:jc w:val="both"/>
            </w:pPr>
            <w:r w:rsidRPr="002978C8">
              <w:t>bar</w:t>
            </w:r>
          </w:p>
        </w:tc>
      </w:tr>
      <w:tr w:rsidR="002978C8" w:rsidRPr="002978C8" w14:paraId="6B9EB95D" w14:textId="77777777" w:rsidTr="00432BF4">
        <w:tc>
          <w:tcPr>
            <w:tcW w:w="2840" w:type="dxa"/>
            <w:hideMark/>
          </w:tcPr>
          <w:p w14:paraId="60C6B54F" w14:textId="77777777" w:rsidR="002978C8" w:rsidRPr="002978C8" w:rsidRDefault="002978C8" w:rsidP="002978C8">
            <w:pPr>
              <w:spacing w:line="480" w:lineRule="auto"/>
              <w:jc w:val="both"/>
            </w:pPr>
            <w:r w:rsidRPr="002978C8">
              <w:t>Shaft length</w:t>
            </w:r>
          </w:p>
        </w:tc>
        <w:tc>
          <w:tcPr>
            <w:tcW w:w="2841" w:type="dxa"/>
            <w:hideMark/>
          </w:tcPr>
          <w:p w14:paraId="42268EE9" w14:textId="77777777" w:rsidR="002978C8" w:rsidRPr="002978C8" w:rsidRDefault="002978C8" w:rsidP="002978C8">
            <w:pPr>
              <w:spacing w:line="480" w:lineRule="auto"/>
              <w:jc w:val="both"/>
            </w:pPr>
            <w:r w:rsidRPr="002978C8">
              <w:t>2.0</w:t>
            </w:r>
          </w:p>
        </w:tc>
        <w:tc>
          <w:tcPr>
            <w:tcW w:w="2841" w:type="dxa"/>
            <w:hideMark/>
          </w:tcPr>
          <w:p w14:paraId="5C455A1C" w14:textId="77777777" w:rsidR="002978C8" w:rsidRPr="002978C8" w:rsidRDefault="002978C8" w:rsidP="002978C8">
            <w:pPr>
              <w:spacing w:line="480" w:lineRule="auto"/>
              <w:jc w:val="both"/>
            </w:pPr>
            <w:r w:rsidRPr="002978C8">
              <w:t>m</w:t>
            </w:r>
          </w:p>
        </w:tc>
      </w:tr>
      <w:tr w:rsidR="002978C8" w:rsidRPr="002978C8" w14:paraId="4A4C7B45" w14:textId="77777777" w:rsidTr="00432BF4">
        <w:tc>
          <w:tcPr>
            <w:tcW w:w="2840" w:type="dxa"/>
            <w:hideMark/>
          </w:tcPr>
          <w:p w14:paraId="433A12C8" w14:textId="77777777" w:rsidR="002978C8" w:rsidRPr="002978C8" w:rsidRDefault="002978C8" w:rsidP="002978C8">
            <w:pPr>
              <w:spacing w:line="480" w:lineRule="auto"/>
              <w:jc w:val="both"/>
            </w:pPr>
            <w:r w:rsidRPr="002978C8">
              <w:t>Weight of vessel + content</w:t>
            </w:r>
          </w:p>
        </w:tc>
        <w:tc>
          <w:tcPr>
            <w:tcW w:w="2841" w:type="dxa"/>
            <w:hideMark/>
          </w:tcPr>
          <w:p w14:paraId="25EF4F03" w14:textId="77777777" w:rsidR="002978C8" w:rsidRPr="002978C8" w:rsidRDefault="002978C8" w:rsidP="002978C8">
            <w:pPr>
              <w:spacing w:line="480" w:lineRule="auto"/>
              <w:jc w:val="both"/>
            </w:pPr>
            <w:r w:rsidRPr="002978C8">
              <w:t>112</w:t>
            </w:r>
          </w:p>
        </w:tc>
        <w:tc>
          <w:tcPr>
            <w:tcW w:w="2841" w:type="dxa"/>
            <w:hideMark/>
          </w:tcPr>
          <w:p w14:paraId="68B6DD16" w14:textId="77777777" w:rsidR="002978C8" w:rsidRPr="002978C8" w:rsidRDefault="002978C8" w:rsidP="002978C8">
            <w:pPr>
              <w:spacing w:line="480" w:lineRule="auto"/>
              <w:jc w:val="both"/>
            </w:pPr>
            <w:r w:rsidRPr="002978C8">
              <w:t>kN</w:t>
            </w:r>
          </w:p>
        </w:tc>
      </w:tr>
      <w:tr w:rsidR="002978C8" w:rsidRPr="002978C8" w14:paraId="12C104CB" w14:textId="77777777" w:rsidTr="00432BF4">
        <w:tc>
          <w:tcPr>
            <w:tcW w:w="2840" w:type="dxa"/>
            <w:hideMark/>
          </w:tcPr>
          <w:p w14:paraId="7321DD94" w14:textId="77777777" w:rsidR="002978C8" w:rsidRPr="002978C8" w:rsidRDefault="002978C8" w:rsidP="002978C8">
            <w:pPr>
              <w:spacing w:line="480" w:lineRule="auto"/>
              <w:jc w:val="both"/>
            </w:pPr>
            <w:r w:rsidRPr="002978C8">
              <w:t>Design load</w:t>
            </w:r>
          </w:p>
        </w:tc>
        <w:tc>
          <w:tcPr>
            <w:tcW w:w="2841" w:type="dxa"/>
            <w:hideMark/>
          </w:tcPr>
          <w:p w14:paraId="753E7CF6" w14:textId="77777777" w:rsidR="002978C8" w:rsidRPr="002978C8" w:rsidRDefault="002978C8" w:rsidP="002978C8">
            <w:pPr>
              <w:spacing w:line="480" w:lineRule="auto"/>
              <w:jc w:val="both"/>
            </w:pPr>
            <w:r w:rsidRPr="002978C8">
              <w:t>130</w:t>
            </w:r>
          </w:p>
        </w:tc>
        <w:tc>
          <w:tcPr>
            <w:tcW w:w="2841" w:type="dxa"/>
            <w:hideMark/>
          </w:tcPr>
          <w:p w14:paraId="794CCF7E" w14:textId="77777777" w:rsidR="002978C8" w:rsidRPr="002978C8" w:rsidRDefault="002978C8" w:rsidP="002978C8">
            <w:pPr>
              <w:spacing w:line="480" w:lineRule="auto"/>
              <w:jc w:val="both"/>
            </w:pPr>
            <w:r w:rsidRPr="002978C8">
              <w:t>kN</w:t>
            </w:r>
          </w:p>
        </w:tc>
      </w:tr>
    </w:tbl>
    <w:p w14:paraId="11E1A881" w14:textId="77777777" w:rsidR="002978C8" w:rsidRPr="002978C8" w:rsidRDefault="002978C8" w:rsidP="002978C8"/>
    <w:p w14:paraId="788BB525" w14:textId="4BEB2D6B" w:rsidR="00432BF4" w:rsidRDefault="00432BF4" w:rsidP="00432BF4">
      <w:pPr>
        <w:pStyle w:val="Caption"/>
        <w:keepNext/>
      </w:pPr>
      <w:bookmarkStart w:id="385" w:name="_Toc237244867"/>
      <w:r>
        <w:t xml:space="preserve">Table </w:t>
      </w:r>
      <w:fldSimple w:instr=" STYLEREF 1 \s ">
        <w:r w:rsidR="006221B8">
          <w:rPr>
            <w:noProof/>
          </w:rPr>
          <w:t>6</w:t>
        </w:r>
      </w:fldSimple>
      <w:r w:rsidR="00B61202">
        <w:noBreakHyphen/>
      </w:r>
      <w:fldSimple w:instr=" SEQ Table \* ARABIC \s 1 ">
        <w:r w:rsidR="006221B8">
          <w:rPr>
            <w:noProof/>
          </w:rPr>
          <w:t>36</w:t>
        </w:r>
      </w:fldSimple>
      <w:r>
        <w:t xml:space="preserve"> Mechanical engineering calculations</w:t>
      </w:r>
      <w:bookmarkEnd w:id="385"/>
    </w:p>
    <w:tbl>
      <w:tblPr>
        <w:tblStyle w:val="TableGrid"/>
        <w:tblW w:w="0" w:type="auto"/>
        <w:tblLook w:val="04A0" w:firstRow="1" w:lastRow="0" w:firstColumn="1" w:lastColumn="0" w:noHBand="0" w:noVBand="1"/>
      </w:tblPr>
      <w:tblGrid>
        <w:gridCol w:w="2314"/>
        <w:gridCol w:w="2070"/>
        <w:gridCol w:w="2058"/>
        <w:gridCol w:w="2080"/>
      </w:tblGrid>
      <w:tr w:rsidR="002978C8" w:rsidRPr="002978C8" w14:paraId="261AE4AE" w14:textId="77777777">
        <w:tc>
          <w:tcPr>
            <w:tcW w:w="2314" w:type="dxa"/>
            <w:tcBorders>
              <w:top w:val="single" w:sz="4" w:space="0" w:color="auto"/>
              <w:left w:val="single" w:sz="4" w:space="0" w:color="auto"/>
              <w:bottom w:val="single" w:sz="4" w:space="0" w:color="auto"/>
              <w:right w:val="single" w:sz="4" w:space="0" w:color="auto"/>
            </w:tcBorders>
            <w:hideMark/>
          </w:tcPr>
          <w:p w14:paraId="3446B294" w14:textId="77777777" w:rsidR="002978C8" w:rsidRPr="002978C8" w:rsidRDefault="002978C8" w:rsidP="002978C8">
            <w:pPr>
              <w:spacing w:line="480" w:lineRule="auto"/>
              <w:jc w:val="both"/>
              <w:rPr>
                <w:b/>
                <w:bCs/>
              </w:rPr>
            </w:pPr>
            <w:r w:rsidRPr="002978C8">
              <w:rPr>
                <w:b/>
                <w:bCs/>
              </w:rPr>
              <w:t>MECHANICAL PROPERTY</w:t>
            </w:r>
          </w:p>
        </w:tc>
        <w:tc>
          <w:tcPr>
            <w:tcW w:w="2070" w:type="dxa"/>
            <w:tcBorders>
              <w:top w:val="single" w:sz="4" w:space="0" w:color="auto"/>
              <w:left w:val="single" w:sz="4" w:space="0" w:color="auto"/>
              <w:bottom w:val="single" w:sz="4" w:space="0" w:color="auto"/>
              <w:right w:val="single" w:sz="4" w:space="0" w:color="auto"/>
            </w:tcBorders>
            <w:hideMark/>
          </w:tcPr>
          <w:p w14:paraId="173D9D4D" w14:textId="77777777" w:rsidR="002978C8" w:rsidRPr="002978C8" w:rsidRDefault="002978C8" w:rsidP="002978C8">
            <w:pPr>
              <w:spacing w:line="480" w:lineRule="auto"/>
              <w:jc w:val="both"/>
              <w:rPr>
                <w:b/>
                <w:bCs/>
              </w:rPr>
            </w:pPr>
            <w:r w:rsidRPr="002978C8">
              <w:rPr>
                <w:b/>
                <w:bCs/>
              </w:rPr>
              <w:t>VALUE</w:t>
            </w:r>
          </w:p>
        </w:tc>
        <w:tc>
          <w:tcPr>
            <w:tcW w:w="2058" w:type="dxa"/>
            <w:tcBorders>
              <w:top w:val="single" w:sz="4" w:space="0" w:color="auto"/>
              <w:left w:val="single" w:sz="4" w:space="0" w:color="auto"/>
              <w:bottom w:val="single" w:sz="4" w:space="0" w:color="auto"/>
              <w:right w:val="single" w:sz="4" w:space="0" w:color="auto"/>
            </w:tcBorders>
            <w:hideMark/>
          </w:tcPr>
          <w:p w14:paraId="31C85C07" w14:textId="77777777" w:rsidR="002978C8" w:rsidRPr="002978C8" w:rsidRDefault="002978C8" w:rsidP="002978C8">
            <w:pPr>
              <w:spacing w:line="480" w:lineRule="auto"/>
              <w:jc w:val="both"/>
              <w:rPr>
                <w:b/>
                <w:bCs/>
              </w:rPr>
            </w:pPr>
            <w:r w:rsidRPr="002978C8">
              <w:rPr>
                <w:b/>
                <w:bCs/>
              </w:rPr>
              <w:t>UNIT</w:t>
            </w:r>
          </w:p>
        </w:tc>
        <w:tc>
          <w:tcPr>
            <w:tcW w:w="2080" w:type="dxa"/>
            <w:tcBorders>
              <w:top w:val="single" w:sz="4" w:space="0" w:color="auto"/>
              <w:left w:val="single" w:sz="4" w:space="0" w:color="auto"/>
              <w:bottom w:val="single" w:sz="4" w:space="0" w:color="auto"/>
              <w:right w:val="single" w:sz="4" w:space="0" w:color="auto"/>
            </w:tcBorders>
            <w:hideMark/>
          </w:tcPr>
          <w:p w14:paraId="6E7F5633" w14:textId="77777777" w:rsidR="002978C8" w:rsidRPr="002978C8" w:rsidRDefault="002978C8" w:rsidP="002978C8">
            <w:pPr>
              <w:spacing w:line="480" w:lineRule="auto"/>
              <w:jc w:val="both"/>
              <w:rPr>
                <w:b/>
                <w:bCs/>
              </w:rPr>
            </w:pPr>
            <w:r w:rsidRPr="002978C8">
              <w:rPr>
                <w:b/>
                <w:bCs/>
              </w:rPr>
              <w:t>SOURCE</w:t>
            </w:r>
          </w:p>
        </w:tc>
      </w:tr>
      <w:tr w:rsidR="002978C8" w:rsidRPr="002978C8" w14:paraId="59DED336" w14:textId="77777777">
        <w:tc>
          <w:tcPr>
            <w:tcW w:w="2314" w:type="dxa"/>
            <w:tcBorders>
              <w:top w:val="single" w:sz="4" w:space="0" w:color="auto"/>
              <w:left w:val="single" w:sz="4" w:space="0" w:color="auto"/>
              <w:bottom w:val="single" w:sz="4" w:space="0" w:color="auto"/>
              <w:right w:val="single" w:sz="4" w:space="0" w:color="auto"/>
            </w:tcBorders>
            <w:hideMark/>
          </w:tcPr>
          <w:p w14:paraId="70C3AE51" w14:textId="77777777" w:rsidR="002978C8" w:rsidRPr="002978C8" w:rsidRDefault="002978C8" w:rsidP="002978C8">
            <w:pPr>
              <w:spacing w:line="480" w:lineRule="auto"/>
              <w:jc w:val="both"/>
            </w:pPr>
            <w:r w:rsidRPr="002978C8">
              <w:t>Tensile strength</w:t>
            </w:r>
          </w:p>
        </w:tc>
        <w:tc>
          <w:tcPr>
            <w:tcW w:w="2070" w:type="dxa"/>
            <w:tcBorders>
              <w:top w:val="single" w:sz="4" w:space="0" w:color="auto"/>
              <w:left w:val="single" w:sz="4" w:space="0" w:color="auto"/>
              <w:bottom w:val="single" w:sz="4" w:space="0" w:color="auto"/>
              <w:right w:val="single" w:sz="4" w:space="0" w:color="auto"/>
            </w:tcBorders>
            <w:hideMark/>
          </w:tcPr>
          <w:p w14:paraId="1E0341BA" w14:textId="77777777" w:rsidR="002978C8" w:rsidRPr="002978C8" w:rsidRDefault="002978C8" w:rsidP="002978C8">
            <w:pPr>
              <w:spacing w:line="480" w:lineRule="auto"/>
              <w:jc w:val="both"/>
            </w:pPr>
            <w:r w:rsidRPr="002978C8">
              <w:t>485-620</w:t>
            </w:r>
          </w:p>
        </w:tc>
        <w:tc>
          <w:tcPr>
            <w:tcW w:w="2058" w:type="dxa"/>
            <w:tcBorders>
              <w:top w:val="single" w:sz="4" w:space="0" w:color="auto"/>
              <w:left w:val="single" w:sz="4" w:space="0" w:color="auto"/>
              <w:bottom w:val="single" w:sz="4" w:space="0" w:color="auto"/>
              <w:right w:val="single" w:sz="4" w:space="0" w:color="auto"/>
            </w:tcBorders>
            <w:hideMark/>
          </w:tcPr>
          <w:p w14:paraId="7DFD5069" w14:textId="77777777" w:rsidR="002978C8" w:rsidRPr="002978C8" w:rsidRDefault="002978C8" w:rsidP="002978C8">
            <w:pPr>
              <w:spacing w:line="480" w:lineRule="auto"/>
              <w:jc w:val="both"/>
            </w:pPr>
            <w:r w:rsidRPr="002978C8">
              <w:t xml:space="preserve">MPa </w:t>
            </w:r>
          </w:p>
        </w:tc>
        <w:tc>
          <w:tcPr>
            <w:tcW w:w="2080" w:type="dxa"/>
            <w:tcBorders>
              <w:top w:val="single" w:sz="4" w:space="0" w:color="auto"/>
              <w:left w:val="single" w:sz="4" w:space="0" w:color="auto"/>
              <w:bottom w:val="single" w:sz="4" w:space="0" w:color="auto"/>
              <w:right w:val="single" w:sz="4" w:space="0" w:color="auto"/>
            </w:tcBorders>
            <w:hideMark/>
          </w:tcPr>
          <w:p w14:paraId="7A02D629" w14:textId="77777777" w:rsidR="002978C8" w:rsidRPr="002978C8" w:rsidRDefault="002978C8" w:rsidP="002978C8">
            <w:pPr>
              <w:spacing w:line="480" w:lineRule="auto"/>
              <w:jc w:val="both"/>
            </w:pPr>
            <w:r w:rsidRPr="002978C8">
              <w:t>ASTM 516/ ASME SA-516</w:t>
            </w:r>
          </w:p>
        </w:tc>
      </w:tr>
      <w:tr w:rsidR="002978C8" w:rsidRPr="002978C8" w14:paraId="0569FE5B" w14:textId="77777777">
        <w:tc>
          <w:tcPr>
            <w:tcW w:w="2314" w:type="dxa"/>
            <w:tcBorders>
              <w:top w:val="single" w:sz="4" w:space="0" w:color="auto"/>
              <w:left w:val="single" w:sz="4" w:space="0" w:color="auto"/>
              <w:bottom w:val="single" w:sz="4" w:space="0" w:color="auto"/>
              <w:right w:val="single" w:sz="4" w:space="0" w:color="auto"/>
            </w:tcBorders>
            <w:hideMark/>
          </w:tcPr>
          <w:p w14:paraId="5459A33F" w14:textId="77777777" w:rsidR="002978C8" w:rsidRPr="002978C8" w:rsidRDefault="002978C8" w:rsidP="002978C8">
            <w:pPr>
              <w:spacing w:line="480" w:lineRule="auto"/>
              <w:jc w:val="both"/>
            </w:pPr>
            <w:r w:rsidRPr="002978C8">
              <w:t xml:space="preserve">Minimum yield strength </w:t>
            </w:r>
          </w:p>
        </w:tc>
        <w:tc>
          <w:tcPr>
            <w:tcW w:w="2070" w:type="dxa"/>
            <w:tcBorders>
              <w:top w:val="single" w:sz="4" w:space="0" w:color="auto"/>
              <w:left w:val="single" w:sz="4" w:space="0" w:color="auto"/>
              <w:bottom w:val="single" w:sz="4" w:space="0" w:color="auto"/>
              <w:right w:val="single" w:sz="4" w:space="0" w:color="auto"/>
            </w:tcBorders>
            <w:hideMark/>
          </w:tcPr>
          <w:p w14:paraId="0DD87F8E" w14:textId="77777777" w:rsidR="002978C8" w:rsidRPr="002978C8" w:rsidRDefault="002978C8" w:rsidP="002978C8">
            <w:pPr>
              <w:spacing w:line="480" w:lineRule="auto"/>
              <w:jc w:val="both"/>
            </w:pPr>
            <w:r w:rsidRPr="002978C8">
              <w:t>260</w:t>
            </w:r>
          </w:p>
        </w:tc>
        <w:tc>
          <w:tcPr>
            <w:tcW w:w="2058" w:type="dxa"/>
            <w:tcBorders>
              <w:top w:val="single" w:sz="4" w:space="0" w:color="auto"/>
              <w:left w:val="single" w:sz="4" w:space="0" w:color="auto"/>
              <w:bottom w:val="single" w:sz="4" w:space="0" w:color="auto"/>
              <w:right w:val="single" w:sz="4" w:space="0" w:color="auto"/>
            </w:tcBorders>
            <w:hideMark/>
          </w:tcPr>
          <w:p w14:paraId="45A231FE" w14:textId="77777777" w:rsidR="002978C8" w:rsidRPr="002978C8" w:rsidRDefault="002978C8" w:rsidP="002978C8">
            <w:pPr>
              <w:spacing w:line="480" w:lineRule="auto"/>
              <w:jc w:val="both"/>
            </w:pPr>
            <w:r w:rsidRPr="002978C8">
              <w:t>MPa</w:t>
            </w:r>
          </w:p>
        </w:tc>
        <w:tc>
          <w:tcPr>
            <w:tcW w:w="2080" w:type="dxa"/>
            <w:tcBorders>
              <w:top w:val="single" w:sz="4" w:space="0" w:color="auto"/>
              <w:left w:val="single" w:sz="4" w:space="0" w:color="auto"/>
              <w:bottom w:val="single" w:sz="4" w:space="0" w:color="auto"/>
              <w:right w:val="single" w:sz="4" w:space="0" w:color="auto"/>
            </w:tcBorders>
            <w:hideMark/>
          </w:tcPr>
          <w:p w14:paraId="7A64BB15" w14:textId="77777777" w:rsidR="002978C8" w:rsidRPr="002978C8" w:rsidRDefault="002978C8" w:rsidP="002978C8">
            <w:pPr>
              <w:spacing w:line="480" w:lineRule="auto"/>
              <w:jc w:val="both"/>
            </w:pPr>
            <w:r w:rsidRPr="002978C8">
              <w:t>ASTM 516/ ASME SA-516</w:t>
            </w:r>
          </w:p>
        </w:tc>
      </w:tr>
      <w:tr w:rsidR="002978C8" w:rsidRPr="002978C8" w14:paraId="346E19A2" w14:textId="77777777">
        <w:tc>
          <w:tcPr>
            <w:tcW w:w="2314" w:type="dxa"/>
            <w:tcBorders>
              <w:top w:val="single" w:sz="4" w:space="0" w:color="auto"/>
              <w:left w:val="single" w:sz="4" w:space="0" w:color="auto"/>
              <w:bottom w:val="single" w:sz="4" w:space="0" w:color="auto"/>
              <w:right w:val="single" w:sz="4" w:space="0" w:color="auto"/>
            </w:tcBorders>
            <w:hideMark/>
          </w:tcPr>
          <w:p w14:paraId="4E4FA7EC" w14:textId="77777777" w:rsidR="002978C8" w:rsidRPr="002978C8" w:rsidRDefault="002978C8" w:rsidP="002978C8">
            <w:pPr>
              <w:spacing w:line="480" w:lineRule="auto"/>
              <w:jc w:val="both"/>
            </w:pPr>
            <w:r w:rsidRPr="002978C8">
              <w:t>Elongation, in 50mm</w:t>
            </w:r>
          </w:p>
        </w:tc>
        <w:tc>
          <w:tcPr>
            <w:tcW w:w="2070" w:type="dxa"/>
            <w:tcBorders>
              <w:top w:val="single" w:sz="4" w:space="0" w:color="auto"/>
              <w:left w:val="single" w:sz="4" w:space="0" w:color="auto"/>
              <w:bottom w:val="single" w:sz="4" w:space="0" w:color="auto"/>
              <w:right w:val="single" w:sz="4" w:space="0" w:color="auto"/>
            </w:tcBorders>
            <w:hideMark/>
          </w:tcPr>
          <w:p w14:paraId="60E9F1C8" w14:textId="77777777" w:rsidR="002978C8" w:rsidRPr="002978C8" w:rsidRDefault="002978C8" w:rsidP="002978C8">
            <w:pPr>
              <w:spacing w:line="480" w:lineRule="auto"/>
              <w:jc w:val="both"/>
            </w:pPr>
            <w:r w:rsidRPr="002978C8">
              <w:t>≥21</w:t>
            </w:r>
          </w:p>
        </w:tc>
        <w:tc>
          <w:tcPr>
            <w:tcW w:w="2058" w:type="dxa"/>
            <w:tcBorders>
              <w:top w:val="single" w:sz="4" w:space="0" w:color="auto"/>
              <w:left w:val="single" w:sz="4" w:space="0" w:color="auto"/>
              <w:bottom w:val="single" w:sz="4" w:space="0" w:color="auto"/>
              <w:right w:val="single" w:sz="4" w:space="0" w:color="auto"/>
            </w:tcBorders>
            <w:hideMark/>
          </w:tcPr>
          <w:p w14:paraId="09ED78D3" w14:textId="77777777" w:rsidR="002978C8" w:rsidRPr="002978C8" w:rsidRDefault="002978C8" w:rsidP="002978C8">
            <w:pPr>
              <w:spacing w:line="480" w:lineRule="auto"/>
              <w:jc w:val="both"/>
            </w:pPr>
            <w:r w:rsidRPr="002978C8">
              <w:t>%</w:t>
            </w:r>
          </w:p>
        </w:tc>
        <w:tc>
          <w:tcPr>
            <w:tcW w:w="2080" w:type="dxa"/>
            <w:tcBorders>
              <w:top w:val="single" w:sz="4" w:space="0" w:color="auto"/>
              <w:left w:val="single" w:sz="4" w:space="0" w:color="auto"/>
              <w:bottom w:val="single" w:sz="4" w:space="0" w:color="auto"/>
              <w:right w:val="single" w:sz="4" w:space="0" w:color="auto"/>
            </w:tcBorders>
            <w:hideMark/>
          </w:tcPr>
          <w:p w14:paraId="7640F118" w14:textId="77777777" w:rsidR="002978C8" w:rsidRPr="002978C8" w:rsidRDefault="002978C8" w:rsidP="002978C8">
            <w:pPr>
              <w:spacing w:line="480" w:lineRule="auto"/>
              <w:jc w:val="both"/>
            </w:pPr>
            <w:r w:rsidRPr="002978C8">
              <w:t>ASTM 516/ ASME SA-516</w:t>
            </w:r>
          </w:p>
        </w:tc>
      </w:tr>
      <w:tr w:rsidR="002978C8" w:rsidRPr="002978C8" w14:paraId="7F412EFB" w14:textId="77777777">
        <w:tc>
          <w:tcPr>
            <w:tcW w:w="2314" w:type="dxa"/>
            <w:tcBorders>
              <w:top w:val="single" w:sz="4" w:space="0" w:color="auto"/>
              <w:left w:val="single" w:sz="4" w:space="0" w:color="auto"/>
              <w:bottom w:val="single" w:sz="4" w:space="0" w:color="auto"/>
              <w:right w:val="single" w:sz="4" w:space="0" w:color="auto"/>
            </w:tcBorders>
            <w:hideMark/>
          </w:tcPr>
          <w:p w14:paraId="7EDA35B0" w14:textId="77777777" w:rsidR="002978C8" w:rsidRPr="002978C8" w:rsidRDefault="002978C8" w:rsidP="002978C8">
            <w:pPr>
              <w:spacing w:line="480" w:lineRule="auto"/>
              <w:jc w:val="both"/>
            </w:pPr>
            <w:r w:rsidRPr="002978C8">
              <w:t>Elongation, in 200mm</w:t>
            </w:r>
          </w:p>
        </w:tc>
        <w:tc>
          <w:tcPr>
            <w:tcW w:w="2070" w:type="dxa"/>
            <w:tcBorders>
              <w:top w:val="single" w:sz="4" w:space="0" w:color="auto"/>
              <w:left w:val="single" w:sz="4" w:space="0" w:color="auto"/>
              <w:bottom w:val="single" w:sz="4" w:space="0" w:color="auto"/>
              <w:right w:val="single" w:sz="4" w:space="0" w:color="auto"/>
            </w:tcBorders>
            <w:hideMark/>
          </w:tcPr>
          <w:p w14:paraId="144A98FA" w14:textId="77777777" w:rsidR="002978C8" w:rsidRPr="002978C8" w:rsidRDefault="002978C8" w:rsidP="002978C8">
            <w:pPr>
              <w:spacing w:line="480" w:lineRule="auto"/>
              <w:jc w:val="both"/>
            </w:pPr>
            <w:r w:rsidRPr="002978C8">
              <w:t>≥17</w:t>
            </w:r>
          </w:p>
        </w:tc>
        <w:tc>
          <w:tcPr>
            <w:tcW w:w="2058" w:type="dxa"/>
            <w:tcBorders>
              <w:top w:val="single" w:sz="4" w:space="0" w:color="auto"/>
              <w:left w:val="single" w:sz="4" w:space="0" w:color="auto"/>
              <w:bottom w:val="single" w:sz="4" w:space="0" w:color="auto"/>
              <w:right w:val="single" w:sz="4" w:space="0" w:color="auto"/>
            </w:tcBorders>
            <w:hideMark/>
          </w:tcPr>
          <w:p w14:paraId="0CDB6200" w14:textId="77777777" w:rsidR="002978C8" w:rsidRPr="002978C8" w:rsidRDefault="002978C8" w:rsidP="002978C8">
            <w:pPr>
              <w:spacing w:line="480" w:lineRule="auto"/>
              <w:jc w:val="both"/>
            </w:pPr>
            <w:r w:rsidRPr="002978C8">
              <w:t>%</w:t>
            </w:r>
          </w:p>
        </w:tc>
        <w:tc>
          <w:tcPr>
            <w:tcW w:w="2080" w:type="dxa"/>
            <w:tcBorders>
              <w:top w:val="single" w:sz="4" w:space="0" w:color="auto"/>
              <w:left w:val="single" w:sz="4" w:space="0" w:color="auto"/>
              <w:bottom w:val="single" w:sz="4" w:space="0" w:color="auto"/>
              <w:right w:val="single" w:sz="4" w:space="0" w:color="auto"/>
            </w:tcBorders>
            <w:hideMark/>
          </w:tcPr>
          <w:p w14:paraId="574B4FCC" w14:textId="77777777" w:rsidR="002978C8" w:rsidRPr="002978C8" w:rsidRDefault="002978C8" w:rsidP="002978C8">
            <w:pPr>
              <w:spacing w:line="480" w:lineRule="auto"/>
              <w:jc w:val="both"/>
            </w:pPr>
            <w:r w:rsidRPr="002978C8">
              <w:t>ASTM 516/ ASME SA-516</w:t>
            </w:r>
          </w:p>
        </w:tc>
      </w:tr>
      <w:tr w:rsidR="002978C8" w:rsidRPr="002978C8" w14:paraId="4478763F" w14:textId="77777777">
        <w:tc>
          <w:tcPr>
            <w:tcW w:w="2314" w:type="dxa"/>
            <w:tcBorders>
              <w:top w:val="single" w:sz="4" w:space="0" w:color="auto"/>
              <w:left w:val="single" w:sz="4" w:space="0" w:color="auto"/>
              <w:bottom w:val="single" w:sz="4" w:space="0" w:color="auto"/>
              <w:right w:val="single" w:sz="4" w:space="0" w:color="auto"/>
            </w:tcBorders>
            <w:hideMark/>
          </w:tcPr>
          <w:p w14:paraId="02B44647" w14:textId="77777777" w:rsidR="002978C8" w:rsidRPr="002978C8" w:rsidRDefault="002978C8" w:rsidP="002978C8">
            <w:pPr>
              <w:spacing w:line="480" w:lineRule="auto"/>
              <w:jc w:val="both"/>
            </w:pPr>
            <w:r w:rsidRPr="002978C8">
              <w:lastRenderedPageBreak/>
              <w:t>Modulus of elasticity</w:t>
            </w:r>
          </w:p>
        </w:tc>
        <w:tc>
          <w:tcPr>
            <w:tcW w:w="2070" w:type="dxa"/>
            <w:tcBorders>
              <w:top w:val="single" w:sz="4" w:space="0" w:color="auto"/>
              <w:left w:val="single" w:sz="4" w:space="0" w:color="auto"/>
              <w:bottom w:val="single" w:sz="4" w:space="0" w:color="auto"/>
              <w:right w:val="single" w:sz="4" w:space="0" w:color="auto"/>
            </w:tcBorders>
            <w:hideMark/>
          </w:tcPr>
          <w:p w14:paraId="58F8C544" w14:textId="77777777" w:rsidR="002978C8" w:rsidRPr="002978C8" w:rsidRDefault="002978C8" w:rsidP="002978C8">
            <w:pPr>
              <w:spacing w:line="480" w:lineRule="auto"/>
              <w:jc w:val="both"/>
            </w:pPr>
            <w:r w:rsidRPr="002978C8">
              <w:t>200-210</w:t>
            </w:r>
          </w:p>
        </w:tc>
        <w:tc>
          <w:tcPr>
            <w:tcW w:w="2058" w:type="dxa"/>
            <w:tcBorders>
              <w:top w:val="single" w:sz="4" w:space="0" w:color="auto"/>
              <w:left w:val="single" w:sz="4" w:space="0" w:color="auto"/>
              <w:bottom w:val="single" w:sz="4" w:space="0" w:color="auto"/>
              <w:right w:val="single" w:sz="4" w:space="0" w:color="auto"/>
            </w:tcBorders>
            <w:hideMark/>
          </w:tcPr>
          <w:p w14:paraId="5AB4B9BD" w14:textId="77777777" w:rsidR="002978C8" w:rsidRPr="002978C8" w:rsidRDefault="002978C8" w:rsidP="002978C8">
            <w:pPr>
              <w:spacing w:line="480" w:lineRule="auto"/>
              <w:jc w:val="both"/>
            </w:pPr>
            <w:r w:rsidRPr="002978C8">
              <w:t>GPa</w:t>
            </w:r>
          </w:p>
        </w:tc>
        <w:tc>
          <w:tcPr>
            <w:tcW w:w="2080" w:type="dxa"/>
            <w:tcBorders>
              <w:top w:val="single" w:sz="4" w:space="0" w:color="auto"/>
              <w:left w:val="single" w:sz="4" w:space="0" w:color="auto"/>
              <w:bottom w:val="single" w:sz="4" w:space="0" w:color="auto"/>
              <w:right w:val="single" w:sz="4" w:space="0" w:color="auto"/>
            </w:tcBorders>
            <w:hideMark/>
          </w:tcPr>
          <w:p w14:paraId="6246780D" w14:textId="77777777" w:rsidR="002978C8" w:rsidRPr="002978C8" w:rsidRDefault="002978C8" w:rsidP="002978C8">
            <w:pPr>
              <w:spacing w:line="480" w:lineRule="auto"/>
              <w:jc w:val="both"/>
            </w:pPr>
            <w:r w:rsidRPr="002978C8">
              <w:t>Matweb; typical carbon-steel value</w:t>
            </w:r>
          </w:p>
        </w:tc>
      </w:tr>
      <w:tr w:rsidR="002978C8" w:rsidRPr="002978C8" w14:paraId="52D07C3D" w14:textId="77777777">
        <w:tc>
          <w:tcPr>
            <w:tcW w:w="2314" w:type="dxa"/>
            <w:tcBorders>
              <w:top w:val="single" w:sz="4" w:space="0" w:color="auto"/>
              <w:left w:val="single" w:sz="4" w:space="0" w:color="auto"/>
              <w:bottom w:val="single" w:sz="4" w:space="0" w:color="auto"/>
              <w:right w:val="single" w:sz="4" w:space="0" w:color="auto"/>
            </w:tcBorders>
            <w:hideMark/>
          </w:tcPr>
          <w:p w14:paraId="5C5D1B76" w14:textId="77777777" w:rsidR="002978C8" w:rsidRPr="002978C8" w:rsidRDefault="002978C8" w:rsidP="002978C8">
            <w:pPr>
              <w:spacing w:line="480" w:lineRule="auto"/>
              <w:jc w:val="both"/>
            </w:pPr>
            <w:r w:rsidRPr="002978C8">
              <w:t>Density</w:t>
            </w:r>
          </w:p>
        </w:tc>
        <w:tc>
          <w:tcPr>
            <w:tcW w:w="2070" w:type="dxa"/>
            <w:tcBorders>
              <w:top w:val="single" w:sz="4" w:space="0" w:color="auto"/>
              <w:left w:val="single" w:sz="4" w:space="0" w:color="auto"/>
              <w:bottom w:val="single" w:sz="4" w:space="0" w:color="auto"/>
              <w:right w:val="single" w:sz="4" w:space="0" w:color="auto"/>
            </w:tcBorders>
            <w:hideMark/>
          </w:tcPr>
          <w:p w14:paraId="7AF37021" w14:textId="77777777" w:rsidR="002978C8" w:rsidRPr="002978C8" w:rsidRDefault="002978C8" w:rsidP="002978C8">
            <w:pPr>
              <w:spacing w:line="480" w:lineRule="auto"/>
              <w:jc w:val="both"/>
            </w:pPr>
            <w:r w:rsidRPr="002978C8">
              <w:t>7.80-7.85</w:t>
            </w:r>
          </w:p>
        </w:tc>
        <w:tc>
          <w:tcPr>
            <w:tcW w:w="2058" w:type="dxa"/>
            <w:tcBorders>
              <w:top w:val="single" w:sz="4" w:space="0" w:color="auto"/>
              <w:left w:val="single" w:sz="4" w:space="0" w:color="auto"/>
              <w:bottom w:val="single" w:sz="4" w:space="0" w:color="auto"/>
              <w:right w:val="single" w:sz="4" w:space="0" w:color="auto"/>
            </w:tcBorders>
            <w:hideMark/>
          </w:tcPr>
          <w:p w14:paraId="6821A243" w14:textId="77777777" w:rsidR="002978C8" w:rsidRPr="002978C8" w:rsidRDefault="002978C8" w:rsidP="002978C8">
            <w:pPr>
              <w:spacing w:line="480" w:lineRule="auto"/>
              <w:jc w:val="both"/>
              <w:rPr>
                <w:vertAlign w:val="superscript"/>
              </w:rPr>
            </w:pPr>
            <w:r w:rsidRPr="002978C8">
              <w:t>gcm</w:t>
            </w:r>
            <w:r w:rsidRPr="002978C8">
              <w:rPr>
                <w:vertAlign w:val="superscript"/>
              </w:rPr>
              <w:t>-3</w:t>
            </w:r>
          </w:p>
        </w:tc>
        <w:tc>
          <w:tcPr>
            <w:tcW w:w="2080" w:type="dxa"/>
            <w:tcBorders>
              <w:top w:val="single" w:sz="4" w:space="0" w:color="auto"/>
              <w:left w:val="single" w:sz="4" w:space="0" w:color="auto"/>
              <w:bottom w:val="single" w:sz="4" w:space="0" w:color="auto"/>
              <w:right w:val="single" w:sz="4" w:space="0" w:color="auto"/>
            </w:tcBorders>
            <w:hideMark/>
          </w:tcPr>
          <w:p w14:paraId="6D5AE357" w14:textId="77777777" w:rsidR="002978C8" w:rsidRPr="002978C8" w:rsidRDefault="002978C8" w:rsidP="002978C8">
            <w:pPr>
              <w:spacing w:line="480" w:lineRule="auto"/>
              <w:jc w:val="both"/>
            </w:pPr>
            <w:r w:rsidRPr="002978C8">
              <w:t>Matweb; SteelPRO; industry data sheets</w:t>
            </w:r>
          </w:p>
        </w:tc>
      </w:tr>
      <w:tr w:rsidR="002978C8" w:rsidRPr="002978C8" w14:paraId="0F90F617" w14:textId="77777777">
        <w:tc>
          <w:tcPr>
            <w:tcW w:w="2314" w:type="dxa"/>
            <w:tcBorders>
              <w:top w:val="single" w:sz="4" w:space="0" w:color="auto"/>
              <w:left w:val="single" w:sz="4" w:space="0" w:color="auto"/>
              <w:bottom w:val="single" w:sz="4" w:space="0" w:color="auto"/>
              <w:right w:val="single" w:sz="4" w:space="0" w:color="auto"/>
            </w:tcBorders>
            <w:hideMark/>
          </w:tcPr>
          <w:p w14:paraId="233AFEE9" w14:textId="77777777" w:rsidR="002978C8" w:rsidRPr="002978C8" w:rsidRDefault="002978C8" w:rsidP="002978C8">
            <w:pPr>
              <w:spacing w:line="480" w:lineRule="auto"/>
              <w:jc w:val="both"/>
            </w:pPr>
            <w:r w:rsidRPr="002978C8">
              <w:t>Poisson’s ratio</w:t>
            </w:r>
          </w:p>
        </w:tc>
        <w:tc>
          <w:tcPr>
            <w:tcW w:w="2070" w:type="dxa"/>
            <w:tcBorders>
              <w:top w:val="single" w:sz="4" w:space="0" w:color="auto"/>
              <w:left w:val="single" w:sz="4" w:space="0" w:color="auto"/>
              <w:bottom w:val="single" w:sz="4" w:space="0" w:color="auto"/>
              <w:right w:val="single" w:sz="4" w:space="0" w:color="auto"/>
            </w:tcBorders>
            <w:hideMark/>
          </w:tcPr>
          <w:p w14:paraId="295206D0" w14:textId="77777777" w:rsidR="002978C8" w:rsidRPr="002978C8" w:rsidRDefault="002978C8" w:rsidP="002978C8">
            <w:pPr>
              <w:spacing w:line="480" w:lineRule="auto"/>
              <w:jc w:val="both"/>
            </w:pPr>
            <w:r w:rsidRPr="002978C8">
              <w:t>0.29</w:t>
            </w:r>
          </w:p>
        </w:tc>
        <w:tc>
          <w:tcPr>
            <w:tcW w:w="2058" w:type="dxa"/>
            <w:tcBorders>
              <w:top w:val="single" w:sz="4" w:space="0" w:color="auto"/>
              <w:left w:val="single" w:sz="4" w:space="0" w:color="auto"/>
              <w:bottom w:val="single" w:sz="4" w:space="0" w:color="auto"/>
              <w:right w:val="single" w:sz="4" w:space="0" w:color="auto"/>
            </w:tcBorders>
          </w:tcPr>
          <w:p w14:paraId="4ADC2F0E" w14:textId="77777777" w:rsidR="002978C8" w:rsidRPr="002978C8" w:rsidRDefault="002978C8" w:rsidP="002978C8">
            <w:pPr>
              <w:spacing w:line="480" w:lineRule="auto"/>
              <w:jc w:val="both"/>
            </w:pPr>
          </w:p>
        </w:tc>
        <w:tc>
          <w:tcPr>
            <w:tcW w:w="2080" w:type="dxa"/>
            <w:tcBorders>
              <w:top w:val="single" w:sz="4" w:space="0" w:color="auto"/>
              <w:left w:val="single" w:sz="4" w:space="0" w:color="auto"/>
              <w:bottom w:val="single" w:sz="4" w:space="0" w:color="auto"/>
              <w:right w:val="single" w:sz="4" w:space="0" w:color="auto"/>
            </w:tcBorders>
            <w:hideMark/>
          </w:tcPr>
          <w:p w14:paraId="7C060F96" w14:textId="77777777" w:rsidR="002978C8" w:rsidRPr="002978C8" w:rsidRDefault="002978C8" w:rsidP="002978C8">
            <w:pPr>
              <w:spacing w:line="480" w:lineRule="auto"/>
              <w:jc w:val="both"/>
            </w:pPr>
            <w:r w:rsidRPr="002978C8">
              <w:t>Matweb; typical carbon steel</w:t>
            </w:r>
          </w:p>
        </w:tc>
      </w:tr>
      <w:tr w:rsidR="002978C8" w:rsidRPr="002978C8" w14:paraId="2970D7B0" w14:textId="77777777">
        <w:tc>
          <w:tcPr>
            <w:tcW w:w="2314" w:type="dxa"/>
            <w:tcBorders>
              <w:top w:val="single" w:sz="4" w:space="0" w:color="auto"/>
              <w:left w:val="single" w:sz="4" w:space="0" w:color="auto"/>
              <w:bottom w:val="single" w:sz="4" w:space="0" w:color="auto"/>
              <w:right w:val="single" w:sz="4" w:space="0" w:color="auto"/>
            </w:tcBorders>
            <w:hideMark/>
          </w:tcPr>
          <w:p w14:paraId="473D88ED" w14:textId="77777777" w:rsidR="002978C8" w:rsidRPr="002978C8" w:rsidRDefault="002978C8" w:rsidP="002978C8">
            <w:pPr>
              <w:spacing w:line="480" w:lineRule="auto"/>
              <w:jc w:val="both"/>
            </w:pPr>
            <w:r w:rsidRPr="002978C8">
              <w:t>Melting point</w:t>
            </w:r>
          </w:p>
        </w:tc>
        <w:tc>
          <w:tcPr>
            <w:tcW w:w="2070" w:type="dxa"/>
            <w:tcBorders>
              <w:top w:val="single" w:sz="4" w:space="0" w:color="auto"/>
              <w:left w:val="single" w:sz="4" w:space="0" w:color="auto"/>
              <w:bottom w:val="single" w:sz="4" w:space="0" w:color="auto"/>
              <w:right w:val="single" w:sz="4" w:space="0" w:color="auto"/>
            </w:tcBorders>
            <w:hideMark/>
          </w:tcPr>
          <w:p w14:paraId="1EBACB42" w14:textId="77777777" w:rsidR="002978C8" w:rsidRPr="002978C8" w:rsidRDefault="002978C8" w:rsidP="002978C8">
            <w:pPr>
              <w:spacing w:line="480" w:lineRule="auto"/>
              <w:jc w:val="both"/>
            </w:pPr>
            <w:r w:rsidRPr="002978C8">
              <w:t>≈1450-1510</w:t>
            </w:r>
          </w:p>
        </w:tc>
        <w:tc>
          <w:tcPr>
            <w:tcW w:w="2058" w:type="dxa"/>
            <w:tcBorders>
              <w:top w:val="single" w:sz="4" w:space="0" w:color="auto"/>
              <w:left w:val="single" w:sz="4" w:space="0" w:color="auto"/>
              <w:bottom w:val="single" w:sz="4" w:space="0" w:color="auto"/>
              <w:right w:val="single" w:sz="4" w:space="0" w:color="auto"/>
            </w:tcBorders>
            <w:hideMark/>
          </w:tcPr>
          <w:p w14:paraId="7F1470AC" w14:textId="77777777" w:rsidR="002978C8" w:rsidRPr="002978C8" w:rsidRDefault="002978C8" w:rsidP="002978C8">
            <w:pPr>
              <w:spacing w:line="480" w:lineRule="auto"/>
              <w:jc w:val="both"/>
            </w:pPr>
            <w:r w:rsidRPr="002978C8">
              <w:t>℃</w:t>
            </w:r>
          </w:p>
        </w:tc>
        <w:tc>
          <w:tcPr>
            <w:tcW w:w="2080" w:type="dxa"/>
            <w:tcBorders>
              <w:top w:val="single" w:sz="4" w:space="0" w:color="auto"/>
              <w:left w:val="single" w:sz="4" w:space="0" w:color="auto"/>
              <w:bottom w:val="single" w:sz="4" w:space="0" w:color="auto"/>
              <w:right w:val="single" w:sz="4" w:space="0" w:color="auto"/>
            </w:tcBorders>
            <w:hideMark/>
          </w:tcPr>
          <w:p w14:paraId="4E33848C" w14:textId="77777777" w:rsidR="002978C8" w:rsidRPr="002978C8" w:rsidRDefault="002978C8" w:rsidP="002978C8">
            <w:pPr>
              <w:spacing w:line="480" w:lineRule="auto"/>
              <w:jc w:val="both"/>
            </w:pPr>
            <w:r w:rsidRPr="002978C8">
              <w:t>SteelPRO Group; Cehe Steel data sheets</w:t>
            </w:r>
          </w:p>
        </w:tc>
      </w:tr>
      <w:tr w:rsidR="002978C8" w:rsidRPr="002978C8" w14:paraId="7AB77C01" w14:textId="77777777">
        <w:tc>
          <w:tcPr>
            <w:tcW w:w="2314" w:type="dxa"/>
            <w:tcBorders>
              <w:top w:val="single" w:sz="4" w:space="0" w:color="auto"/>
              <w:left w:val="single" w:sz="4" w:space="0" w:color="auto"/>
              <w:bottom w:val="single" w:sz="4" w:space="0" w:color="auto"/>
              <w:right w:val="single" w:sz="4" w:space="0" w:color="auto"/>
            </w:tcBorders>
            <w:hideMark/>
          </w:tcPr>
          <w:p w14:paraId="690F32D5" w14:textId="77777777" w:rsidR="002978C8" w:rsidRPr="002978C8" w:rsidRDefault="002978C8" w:rsidP="002978C8">
            <w:pPr>
              <w:spacing w:line="480" w:lineRule="auto"/>
              <w:jc w:val="both"/>
            </w:pPr>
            <w:r w:rsidRPr="002978C8">
              <w:t>Mean coefficient of thermal expansion</w:t>
            </w:r>
          </w:p>
        </w:tc>
        <w:tc>
          <w:tcPr>
            <w:tcW w:w="2070" w:type="dxa"/>
            <w:tcBorders>
              <w:top w:val="single" w:sz="4" w:space="0" w:color="auto"/>
              <w:left w:val="single" w:sz="4" w:space="0" w:color="auto"/>
              <w:bottom w:val="single" w:sz="4" w:space="0" w:color="auto"/>
              <w:right w:val="single" w:sz="4" w:space="0" w:color="auto"/>
            </w:tcBorders>
            <w:hideMark/>
          </w:tcPr>
          <w:p w14:paraId="071E028E" w14:textId="77777777" w:rsidR="002978C8" w:rsidRPr="002978C8" w:rsidRDefault="002978C8" w:rsidP="002978C8">
            <w:pPr>
              <w:spacing w:line="480" w:lineRule="auto"/>
              <w:jc w:val="both"/>
            </w:pPr>
            <w:r w:rsidRPr="002978C8">
              <w:t>11.5-12.5×10</w:t>
            </w:r>
            <w:r w:rsidRPr="002978C8">
              <w:rPr>
                <w:vertAlign w:val="superscript"/>
              </w:rPr>
              <w:t>-6</w:t>
            </w:r>
          </w:p>
        </w:tc>
        <w:tc>
          <w:tcPr>
            <w:tcW w:w="2058" w:type="dxa"/>
            <w:tcBorders>
              <w:top w:val="single" w:sz="4" w:space="0" w:color="auto"/>
              <w:left w:val="single" w:sz="4" w:space="0" w:color="auto"/>
              <w:bottom w:val="single" w:sz="4" w:space="0" w:color="auto"/>
              <w:right w:val="single" w:sz="4" w:space="0" w:color="auto"/>
            </w:tcBorders>
            <w:hideMark/>
          </w:tcPr>
          <w:p w14:paraId="2554A7A7" w14:textId="77777777" w:rsidR="002978C8" w:rsidRPr="002978C8" w:rsidRDefault="002978C8" w:rsidP="002978C8">
            <w:pPr>
              <w:spacing w:line="480" w:lineRule="auto"/>
              <w:jc w:val="both"/>
              <w:rPr>
                <w:vertAlign w:val="superscript"/>
              </w:rPr>
            </w:pPr>
            <w:r w:rsidRPr="002978C8">
              <w:t>K</w:t>
            </w:r>
            <w:r w:rsidRPr="002978C8">
              <w:rPr>
                <w:vertAlign w:val="superscript"/>
              </w:rPr>
              <w:t>-1</w:t>
            </w:r>
          </w:p>
        </w:tc>
        <w:tc>
          <w:tcPr>
            <w:tcW w:w="2080" w:type="dxa"/>
            <w:tcBorders>
              <w:top w:val="single" w:sz="4" w:space="0" w:color="auto"/>
              <w:left w:val="single" w:sz="4" w:space="0" w:color="auto"/>
              <w:bottom w:val="single" w:sz="4" w:space="0" w:color="auto"/>
              <w:right w:val="single" w:sz="4" w:space="0" w:color="auto"/>
            </w:tcBorders>
            <w:hideMark/>
          </w:tcPr>
          <w:p w14:paraId="3BB06FA2" w14:textId="77777777" w:rsidR="002978C8" w:rsidRPr="002978C8" w:rsidRDefault="002978C8" w:rsidP="002978C8">
            <w:pPr>
              <w:spacing w:line="480" w:lineRule="auto"/>
              <w:jc w:val="both"/>
            </w:pPr>
            <w:r w:rsidRPr="002978C8">
              <w:t>Yuxin Steel; Matweb;Cehe Steel</w:t>
            </w:r>
          </w:p>
        </w:tc>
      </w:tr>
      <w:tr w:rsidR="002978C8" w:rsidRPr="002978C8" w14:paraId="1B5FC894" w14:textId="77777777">
        <w:tc>
          <w:tcPr>
            <w:tcW w:w="2314" w:type="dxa"/>
            <w:tcBorders>
              <w:top w:val="single" w:sz="4" w:space="0" w:color="auto"/>
              <w:left w:val="single" w:sz="4" w:space="0" w:color="auto"/>
              <w:bottom w:val="single" w:sz="4" w:space="0" w:color="auto"/>
              <w:right w:val="single" w:sz="4" w:space="0" w:color="auto"/>
            </w:tcBorders>
            <w:hideMark/>
          </w:tcPr>
          <w:p w14:paraId="6C1D309D" w14:textId="77777777" w:rsidR="002978C8" w:rsidRPr="002978C8" w:rsidRDefault="002978C8" w:rsidP="002978C8">
            <w:pPr>
              <w:spacing w:line="480" w:lineRule="auto"/>
              <w:jc w:val="both"/>
            </w:pPr>
            <w:r w:rsidRPr="002978C8">
              <w:t>Thermal conductivity(≈100℃)</w:t>
            </w:r>
          </w:p>
        </w:tc>
        <w:tc>
          <w:tcPr>
            <w:tcW w:w="2070" w:type="dxa"/>
            <w:tcBorders>
              <w:top w:val="single" w:sz="4" w:space="0" w:color="auto"/>
              <w:left w:val="single" w:sz="4" w:space="0" w:color="auto"/>
              <w:bottom w:val="single" w:sz="4" w:space="0" w:color="auto"/>
              <w:right w:val="single" w:sz="4" w:space="0" w:color="auto"/>
            </w:tcBorders>
            <w:hideMark/>
          </w:tcPr>
          <w:p w14:paraId="36DEF9C9" w14:textId="77777777" w:rsidR="002978C8" w:rsidRPr="002978C8" w:rsidRDefault="002978C8" w:rsidP="002978C8">
            <w:pPr>
              <w:spacing w:line="480" w:lineRule="auto"/>
              <w:jc w:val="both"/>
            </w:pPr>
            <w:r w:rsidRPr="002978C8">
              <w:t>50-52.6</w:t>
            </w:r>
          </w:p>
        </w:tc>
        <w:tc>
          <w:tcPr>
            <w:tcW w:w="2058" w:type="dxa"/>
            <w:tcBorders>
              <w:top w:val="single" w:sz="4" w:space="0" w:color="auto"/>
              <w:left w:val="single" w:sz="4" w:space="0" w:color="auto"/>
              <w:bottom w:val="single" w:sz="4" w:space="0" w:color="auto"/>
              <w:right w:val="single" w:sz="4" w:space="0" w:color="auto"/>
            </w:tcBorders>
            <w:hideMark/>
          </w:tcPr>
          <w:p w14:paraId="23216C83" w14:textId="77777777" w:rsidR="002978C8" w:rsidRPr="002978C8" w:rsidRDefault="002978C8" w:rsidP="002978C8">
            <w:pPr>
              <w:spacing w:line="480" w:lineRule="auto"/>
              <w:jc w:val="both"/>
            </w:pPr>
            <w:r w:rsidRPr="002978C8">
              <w:t>Wm</w:t>
            </w:r>
            <w:r w:rsidRPr="002978C8">
              <w:rPr>
                <w:vertAlign w:val="superscript"/>
              </w:rPr>
              <w:t>-1</w:t>
            </w:r>
            <w:r w:rsidRPr="002978C8">
              <w:t>K</w:t>
            </w:r>
            <w:r w:rsidRPr="002978C8">
              <w:rPr>
                <w:vertAlign w:val="superscript"/>
              </w:rPr>
              <w:t>-1</w:t>
            </w:r>
          </w:p>
        </w:tc>
        <w:tc>
          <w:tcPr>
            <w:tcW w:w="2080" w:type="dxa"/>
            <w:tcBorders>
              <w:top w:val="single" w:sz="4" w:space="0" w:color="auto"/>
              <w:left w:val="single" w:sz="4" w:space="0" w:color="auto"/>
              <w:bottom w:val="single" w:sz="4" w:space="0" w:color="auto"/>
              <w:right w:val="single" w:sz="4" w:space="0" w:color="auto"/>
            </w:tcBorders>
            <w:hideMark/>
          </w:tcPr>
          <w:p w14:paraId="544CA4EC" w14:textId="77777777" w:rsidR="002978C8" w:rsidRPr="002978C8" w:rsidRDefault="002978C8" w:rsidP="002978C8">
            <w:pPr>
              <w:spacing w:line="480" w:lineRule="auto"/>
              <w:jc w:val="both"/>
            </w:pPr>
            <w:r w:rsidRPr="002978C8">
              <w:t>Yuxin Steel; Matweb; BBN Steel</w:t>
            </w:r>
          </w:p>
        </w:tc>
      </w:tr>
      <w:tr w:rsidR="002978C8" w:rsidRPr="002978C8" w14:paraId="6F7AEBD6" w14:textId="77777777">
        <w:tc>
          <w:tcPr>
            <w:tcW w:w="2314" w:type="dxa"/>
            <w:tcBorders>
              <w:top w:val="single" w:sz="4" w:space="0" w:color="auto"/>
              <w:left w:val="single" w:sz="4" w:space="0" w:color="auto"/>
              <w:bottom w:val="single" w:sz="4" w:space="0" w:color="auto"/>
              <w:right w:val="single" w:sz="4" w:space="0" w:color="auto"/>
            </w:tcBorders>
            <w:hideMark/>
          </w:tcPr>
          <w:p w14:paraId="449E9D3F" w14:textId="77777777" w:rsidR="002978C8" w:rsidRPr="002978C8" w:rsidRDefault="002978C8" w:rsidP="002978C8">
            <w:pPr>
              <w:spacing w:line="480" w:lineRule="auto"/>
              <w:jc w:val="both"/>
            </w:pPr>
            <w:r w:rsidRPr="002978C8">
              <w:t>Electrical resistivity</w:t>
            </w:r>
          </w:p>
        </w:tc>
        <w:tc>
          <w:tcPr>
            <w:tcW w:w="2070" w:type="dxa"/>
            <w:tcBorders>
              <w:top w:val="single" w:sz="4" w:space="0" w:color="auto"/>
              <w:left w:val="single" w:sz="4" w:space="0" w:color="auto"/>
              <w:bottom w:val="single" w:sz="4" w:space="0" w:color="auto"/>
              <w:right w:val="single" w:sz="4" w:space="0" w:color="auto"/>
            </w:tcBorders>
            <w:hideMark/>
          </w:tcPr>
          <w:p w14:paraId="14035EAB" w14:textId="77777777" w:rsidR="002978C8" w:rsidRPr="002978C8" w:rsidRDefault="002978C8" w:rsidP="002978C8">
            <w:pPr>
              <w:spacing w:line="480" w:lineRule="auto"/>
              <w:jc w:val="both"/>
              <w:rPr>
                <w:vertAlign w:val="superscript"/>
              </w:rPr>
            </w:pPr>
            <w:r w:rsidRPr="002978C8">
              <w:t>1.59-1.70×10</w:t>
            </w:r>
            <w:r w:rsidRPr="002978C8">
              <w:rPr>
                <w:vertAlign w:val="superscript"/>
              </w:rPr>
              <w:t>-7</w:t>
            </w:r>
          </w:p>
        </w:tc>
        <w:tc>
          <w:tcPr>
            <w:tcW w:w="2058" w:type="dxa"/>
            <w:tcBorders>
              <w:top w:val="single" w:sz="4" w:space="0" w:color="auto"/>
              <w:left w:val="single" w:sz="4" w:space="0" w:color="auto"/>
              <w:bottom w:val="single" w:sz="4" w:space="0" w:color="auto"/>
              <w:right w:val="single" w:sz="4" w:space="0" w:color="auto"/>
            </w:tcBorders>
            <w:hideMark/>
          </w:tcPr>
          <w:p w14:paraId="6053855C" w14:textId="77777777" w:rsidR="002978C8" w:rsidRPr="002978C8" w:rsidRDefault="002978C8" w:rsidP="002978C8">
            <w:pPr>
              <w:spacing w:line="480" w:lineRule="auto"/>
              <w:jc w:val="both"/>
            </w:pPr>
            <w:r w:rsidRPr="002978C8">
              <w:t>Ωm</w:t>
            </w:r>
          </w:p>
        </w:tc>
        <w:tc>
          <w:tcPr>
            <w:tcW w:w="2080" w:type="dxa"/>
            <w:tcBorders>
              <w:top w:val="single" w:sz="4" w:space="0" w:color="auto"/>
              <w:left w:val="single" w:sz="4" w:space="0" w:color="auto"/>
              <w:bottom w:val="single" w:sz="4" w:space="0" w:color="auto"/>
              <w:right w:val="single" w:sz="4" w:space="0" w:color="auto"/>
            </w:tcBorders>
            <w:hideMark/>
          </w:tcPr>
          <w:p w14:paraId="7F2FFFF2" w14:textId="77777777" w:rsidR="002978C8" w:rsidRPr="002978C8" w:rsidRDefault="002978C8" w:rsidP="002978C8">
            <w:pPr>
              <w:spacing w:line="480" w:lineRule="auto"/>
              <w:jc w:val="both"/>
            </w:pPr>
            <w:r w:rsidRPr="002978C8">
              <w:t>Yuxin Steel; Matweb (typical carbon steel)</w:t>
            </w:r>
          </w:p>
        </w:tc>
      </w:tr>
    </w:tbl>
    <w:p w14:paraId="42B0F85B" w14:textId="77777777" w:rsidR="002978C8" w:rsidRPr="002978C8" w:rsidRDefault="002978C8" w:rsidP="002978C8"/>
    <w:p w14:paraId="7917DF1E" w14:textId="77777777" w:rsidR="000907FB" w:rsidRDefault="000907FB" w:rsidP="000907FB"/>
    <w:p w14:paraId="1E73177F" w14:textId="77777777" w:rsidR="00B814B5" w:rsidRDefault="00B814B5">
      <w:pPr>
        <w:spacing w:before="120" w:after="280"/>
        <w:rPr>
          <w:b/>
          <w:bCs/>
          <w:sz w:val="28"/>
          <w:szCs w:val="28"/>
        </w:rPr>
      </w:pPr>
      <w:r>
        <w:br w:type="page"/>
      </w:r>
    </w:p>
    <w:p w14:paraId="702CED59" w14:textId="1C024739" w:rsidR="00343299" w:rsidRPr="00C26C40" w:rsidRDefault="00343299" w:rsidP="00343299">
      <w:pPr>
        <w:pStyle w:val="Heading1"/>
      </w:pPr>
      <w:bookmarkStart w:id="386" w:name="_Toc237244989"/>
      <w:r w:rsidRPr="00C26C40">
        <w:lastRenderedPageBreak/>
        <w:t>PLANT LOCATION AND LAYOUT</w:t>
      </w:r>
      <w:bookmarkEnd w:id="386"/>
    </w:p>
    <w:p w14:paraId="13CA4C74" w14:textId="12F0C451" w:rsidR="00222C74" w:rsidRPr="00392AC0" w:rsidRDefault="00FE6DE4" w:rsidP="00FE6DE4">
      <w:pPr>
        <w:pStyle w:val="Heading2"/>
      </w:pPr>
      <w:bookmarkStart w:id="387" w:name="_Toc237244990"/>
      <w:r>
        <w:t>P</w:t>
      </w:r>
      <w:r w:rsidR="00222C74" w:rsidRPr="00392AC0">
        <w:t>lant Location</w:t>
      </w:r>
      <w:bookmarkEnd w:id="387"/>
    </w:p>
    <w:p w14:paraId="52E3C446" w14:textId="77777777" w:rsidR="00222C74" w:rsidRPr="00392AC0" w:rsidRDefault="00222C74" w:rsidP="00222C74">
      <w:r w:rsidRPr="00392AC0">
        <w:t>Site selection is one of the earliest and most consequential decisions in the development of an industrial chemical plant, since it fixes the plant’s cost structure for the whole of its operating life. A poorly chosen site can saddle a project with high feedstock and distribution costs long after construction, while a well-chosen one can be a lasting source of competitive advantage. For this reason, the selection process for the proposed Poly-Aluminium Chloride (PAC) production plant was guided by the objective of minimising combined production and distribution cost, weighed against factors such as access to raw material, availability of suitable land, access to utilities, environmental considerations, arrangements for waste disposal, and proximity to the primary market. Supply of bauxite, transport infrastructure, and the local labour market were treated as equally decisive factors, and it is against this set of criteria that the Western Region, in proximity to the Awaso bauxite deposit, was assessed (Sinnott and Towler, 2005).</w:t>
      </w:r>
    </w:p>
    <w:p w14:paraId="06ED8BDF" w14:textId="137CA07F" w:rsidR="00222C74" w:rsidRPr="00392AC0" w:rsidRDefault="00222C74" w:rsidP="00222C74">
      <w:r w:rsidRPr="00392AC0">
        <w:t xml:space="preserve">To narrow down a suitable site, several of Ghana’s bauxite-bearing regions and established industrial corridors were considered, among them are the Awaso area in the Western North Region, the Tema industrial enclave near Accra, and the Kumasi metropolitan area. The Awaso area stood out from this shortlist: it hosts the country’s highest-quality gibbsitic bauxite deposit, is positioned within the Ghana Integrated Aluminium Development Corporation (GIADEC) framework for downstream value </w:t>
      </w:r>
      <w:r w:rsidR="00FE6DE4" w:rsidRPr="00392AC0">
        <w:t>addition and</w:t>
      </w:r>
      <w:r w:rsidRPr="00392AC0">
        <w:t xml:space="preserve"> offers proximity to both the raw material source and the worst-affected water treatment basins that constitute the plant’s primary domestic market (GIADEC, 2020; Ghana Geological Survey Authority, 2018).</w:t>
      </w:r>
    </w:p>
    <w:p w14:paraId="621BA6B4" w14:textId="2F25E7C1" w:rsidR="00222C74" w:rsidRPr="00392AC0" w:rsidRDefault="00222C74" w:rsidP="00FE6DE4">
      <w:pPr>
        <w:pStyle w:val="Heading3"/>
      </w:pPr>
      <w:bookmarkStart w:id="388" w:name="_Toc237244991"/>
      <w:r w:rsidRPr="00392AC0">
        <w:t>Availability of Land</w:t>
      </w:r>
      <w:bookmarkEnd w:id="388"/>
    </w:p>
    <w:p w14:paraId="59D7262C" w14:textId="77777777" w:rsidR="00222C74" w:rsidRPr="00392AC0" w:rsidRDefault="00222C74" w:rsidP="00222C74">
      <w:r w:rsidRPr="00392AC0">
        <w:t xml:space="preserve">There must be enough acceptable land for the planned factory as well as for future expansion. The land should ideally have appropriate load-bearing qualities, be level, and drain properly. </w:t>
      </w:r>
      <w:r w:rsidRPr="00392AC0">
        <w:lastRenderedPageBreak/>
        <w:t>The gently undulating terrain around the Awaso</w:t>
      </w:r>
      <w:r>
        <w:t>-</w:t>
      </w:r>
      <w:r w:rsidRPr="00392AC0">
        <w:t>Sefwi Bekwai corridor in the Western North Region provides sufficient acreage for the construction of a PAC production facility, with ample buffer for future expansion of leaching capacity, additional product storage tanks, and auxiliary effluent treatment infrastructure. Peri-urban and industrial-zoned land in this area is available at comparatively lower cost than in the Greater Accra or Ashanti regional capitals, and the topography is suitable for gravity drainage of process effluent to the on-site wastewater treatment plant (Ghana Lands Commission, 2019).</w:t>
      </w:r>
    </w:p>
    <w:p w14:paraId="2DE05D92" w14:textId="324EE390" w:rsidR="00222C74" w:rsidRPr="00392AC0" w:rsidRDefault="00222C74" w:rsidP="00FE6DE4">
      <w:pPr>
        <w:pStyle w:val="Heading3"/>
      </w:pPr>
      <w:bookmarkStart w:id="389" w:name="_Toc237244992"/>
      <w:r w:rsidRPr="00392AC0">
        <w:t>Raw Material Supply</w:t>
      </w:r>
      <w:bookmarkEnd w:id="389"/>
    </w:p>
    <w:p w14:paraId="13727FFC" w14:textId="77777777" w:rsidR="00222C74" w:rsidRPr="00F318B8" w:rsidRDefault="00222C74" w:rsidP="00432BF4">
      <w:r w:rsidRPr="00F318B8">
        <w:t>The process depends on gibbsitic bauxite as its principal feedstock, so the plant must sit within a short haul of the mine to limit transport cost and to avoid excessive moisture pick-up in transit. The Awaso deposit is a mature operation with established extraction and haulage infrastructure, and the ore is well characterised as high-grade gibbsitic bauxite with low reactive silica, which suits an acid-leaching route to PAC (Ghana Geological Survey Authority, 2018). The plant site is approximately 18 km from the mine along a dedicated haul road inside the lease corridor, so the bauxite fleet has no public-road interface at all. The bulk of the requirement is to be secured under a long-term offtake with the Awaso operation, with GIADEC-coordinated supply from the Nyinahin and Kyebi deposits as the contingency.</w:t>
      </w:r>
    </w:p>
    <w:p w14:paraId="2AA4A723" w14:textId="2901A751" w:rsidR="00222C74" w:rsidRPr="00F318B8" w:rsidRDefault="00222C74" w:rsidP="00432BF4">
      <w:r w:rsidRPr="00F318B8">
        <w:t xml:space="preserve">Hydrochloric acid is the second major raw </w:t>
      </w:r>
      <w:r w:rsidR="00432BF4" w:rsidRPr="00F318B8">
        <w:t>material,</w:t>
      </w:r>
      <w:r w:rsidRPr="00F318B8">
        <w:t xml:space="preserve"> and it is the weak point of this location. It is not produced domestically in the required volume and will be imported in bulk ISO-tank containers through the Port of Takoradi, which is nominated as the design case; Tema is retained as a contingency at a cost penalty of roughly 220 additional road kilometres per movement. The road distance from Takoradi to the site is approximately 280 km via the Tarkwa</w:t>
      </w:r>
      <w:r>
        <w:t>-</w:t>
      </w:r>
      <w:r w:rsidRPr="00F318B8">
        <w:t>Bogoso</w:t>
      </w:r>
      <w:r>
        <w:t>-</w:t>
      </w:r>
      <w:r w:rsidRPr="00F318B8">
        <w:t>Ayanfuri</w:t>
      </w:r>
      <w:r>
        <w:t>-</w:t>
      </w:r>
      <w:r w:rsidRPr="00F318B8">
        <w:t>Dunkwa</w:t>
      </w:r>
      <w:r>
        <w:t>-</w:t>
      </w:r>
      <w:r w:rsidRPr="00F318B8">
        <w:t>Bibiani corridor, which is a laden running time of five to six hours and longer in the wet season</w:t>
      </w:r>
      <w:r>
        <w:t xml:space="preserve">, </w:t>
      </w:r>
      <w:r w:rsidRPr="00F318B8">
        <w:t xml:space="preserve"> not the four hours assumed in earlier drafts. The tank farm is therefore sized at 1,500 m³, equivalent to roughly three weeks of consumption, so that port congestion, a vessel </w:t>
      </w:r>
      <w:r w:rsidRPr="00F318B8">
        <w:lastRenderedPageBreak/>
        <w:t xml:space="preserve">delay or a corridor closure does not stop the plant. Calcium aluminate for basicity adjustment and lime for the neutralisation plant </w:t>
      </w:r>
      <w:r w:rsidR="00432BF4" w:rsidRPr="00F318B8">
        <w:t>is</w:t>
      </w:r>
      <w:r w:rsidRPr="00F318B8">
        <w:t xml:space="preserve"> procured from specialist suppliers in bulk bags and silos respectively.</w:t>
      </w:r>
    </w:p>
    <w:p w14:paraId="09ACB339" w14:textId="2D88BC63" w:rsidR="00222C74" w:rsidRPr="00392AC0" w:rsidRDefault="00222C74" w:rsidP="00FE6DE4">
      <w:pPr>
        <w:pStyle w:val="Heading3"/>
      </w:pPr>
      <w:bookmarkStart w:id="390" w:name="_Toc237244993"/>
      <w:r w:rsidRPr="00392AC0">
        <w:t>Nearness to Market</w:t>
      </w:r>
      <w:bookmarkEnd w:id="390"/>
    </w:p>
    <w:p w14:paraId="41644C73" w14:textId="77777777" w:rsidR="00222C74" w:rsidRPr="00F318B8" w:rsidRDefault="00222C74" w:rsidP="00432BF4">
      <w:r w:rsidRPr="00F318B8">
        <w:t>The Ankobra and Pra basins supply raw water to a large population in the Western, Western North and Central Regions through a network of Ghana Water Company Limited treatment plants. These are precisely the facilities carrying the extreme turbidity loads driven by illegal small-scale mining, and they constitute the most urgent domestic market for the product. The site provides efficient road distribution to the GWCL works at Sekondi-Takoradi, Axim and Tarkwa, and to the Central Region plants at Cape Coast and Winneba.</w:t>
      </w:r>
    </w:p>
    <w:p w14:paraId="3FD5C134" w14:textId="77777777" w:rsidR="00222C74" w:rsidRPr="00F318B8" w:rsidRDefault="00222C74" w:rsidP="00432BF4">
      <w:r w:rsidRPr="00F318B8">
        <w:t>Liquid PAC is a bulky, mildly corrosive aqueous product, best moved by road tanker for domestic distribution and by ISO-tank container for regional export. Beyond the domestic market, Takoradi Port is the export gateway to Côte d'Ivoire, Togo, Burkina Faso and Nigeria. It should be noted honestly that the same 280 km that penalises inbound acid also penalises export product, and that the domestic market is what justifies this location.</w:t>
      </w:r>
    </w:p>
    <w:p w14:paraId="0661B12D" w14:textId="77B52F54" w:rsidR="00222C74" w:rsidRPr="00392AC0" w:rsidRDefault="00222C74" w:rsidP="00FE6DE4">
      <w:pPr>
        <w:pStyle w:val="Heading3"/>
      </w:pPr>
      <w:bookmarkStart w:id="391" w:name="_Toc237244994"/>
      <w:r w:rsidRPr="00392AC0">
        <w:t>Availability of Labour</w:t>
      </w:r>
      <w:bookmarkEnd w:id="391"/>
    </w:p>
    <w:p w14:paraId="6CD6B12F" w14:textId="77777777" w:rsidR="00222C74" w:rsidRPr="00392AC0" w:rsidRDefault="00222C74" w:rsidP="00222C74">
      <w:r w:rsidRPr="00392AC0">
        <w:t>Both the plant’s construction and operation will require labour. Typically, skilled construction workers are drawn from within the site’s vicinity. The Western</w:t>
      </w:r>
      <w:r>
        <w:t xml:space="preserve"> North</w:t>
      </w:r>
      <w:r w:rsidRPr="00392AC0">
        <w:t xml:space="preserve"> Region and its adjoining areas have a sufficient supply of unskilled labour, as well as labour that can be trained to operate the crushing, milling, leaching, and polymerisation sections. Given prevailing unemployment levels in the region, the Sefwi Bekwai and surrounding communities have the labour required for plant operations (Ghana Statistical Service, 2024). This labour availability supports competitive labour costs, which in turn boosts plant profitability.</w:t>
      </w:r>
    </w:p>
    <w:p w14:paraId="03584DDE" w14:textId="77777777" w:rsidR="00222C74" w:rsidRPr="00392AC0" w:rsidRDefault="00222C74" w:rsidP="00222C74">
      <w:r w:rsidRPr="00392AC0">
        <w:t xml:space="preserve">Plant maintenance, process supervision, and quality control will, however, require skilled and technical workers. The functioning of the facility will require trained personnel, chemical </w:t>
      </w:r>
      <w:r w:rsidRPr="00392AC0">
        <w:lastRenderedPageBreak/>
        <w:t xml:space="preserve">engineers, process operators, mechanical and electrical technicians, laboratory analysts, and health and safety officers, who can be recruited from the graduate output of Kwame Nkrumah University of Science and Technology (KNUST), the University of Mines and Technology (UMaT), </w:t>
      </w:r>
      <w:r>
        <w:t xml:space="preserve">University of Ghana (Legon) </w:t>
      </w:r>
      <w:r w:rsidRPr="00392AC0">
        <w:t xml:space="preserve">and the Takoradi Technical University. </w:t>
      </w:r>
    </w:p>
    <w:p w14:paraId="6DAFDF70" w14:textId="311CEAA2" w:rsidR="00222C74" w:rsidRPr="00392AC0" w:rsidRDefault="00222C74" w:rsidP="00FE6DE4">
      <w:pPr>
        <w:pStyle w:val="Heading3"/>
      </w:pPr>
      <w:bookmarkStart w:id="392" w:name="_Toc237244995"/>
      <w:r w:rsidRPr="00392AC0">
        <w:t>Availability of Utilities</w:t>
      </w:r>
      <w:bookmarkEnd w:id="392"/>
    </w:p>
    <w:p w14:paraId="0F1BC8D2" w14:textId="77777777" w:rsidR="00222C74" w:rsidRPr="00BF7AD6" w:rsidRDefault="00222C74" w:rsidP="000A75DF">
      <w:r w:rsidRPr="00BF7AD6">
        <w:t xml:space="preserve">Acid leaching of bauxite requires substantial process water for slurry preparation, cooling water for condensers and heat exchangers, and boiler feed water for steam generation, amounting to roughly 40 m³/h of raw water at design throughput. The site lies within the Tano and Bia basins </w:t>
      </w:r>
      <w:r>
        <w:t xml:space="preserve">and </w:t>
      </w:r>
      <w:r w:rsidRPr="00BF7AD6">
        <w:t>not the Ankobra, which lies to the south and is a market rather than a source  and abstraction will be from a surface intake on a tributary of the Tano under a permit from the Water Resources Commission. Raw water is clarified and filtered on site, with a demineralisation package for boiler feed. Potable water for administrative and welfare facilities is taken from the Ghana Water Company Limited network. Treated effluent reuse is targeted at not less than 60 % of process water demand, which directly reduces the abstraction licence required.</w:t>
      </w:r>
    </w:p>
    <w:p w14:paraId="37F3E0F4" w14:textId="061C08C5" w:rsidR="00222C74" w:rsidRPr="00BF7AD6" w:rsidRDefault="00222C74" w:rsidP="00FE6DE4">
      <w:pPr>
        <w:pStyle w:val="Heading3"/>
      </w:pPr>
      <w:bookmarkStart w:id="393" w:name="_Toc237244996"/>
      <w:r w:rsidRPr="00BF7AD6">
        <w:t>Waste Disposal</w:t>
      </w:r>
      <w:bookmarkEnd w:id="393"/>
    </w:p>
    <w:p w14:paraId="2209C11E" w14:textId="77777777" w:rsidR="00222C74" w:rsidRPr="00392AC0" w:rsidRDefault="00222C74" w:rsidP="00222C74">
      <w:r w:rsidRPr="00392AC0">
        <w:t xml:space="preserve">The acceptable tolerance levels for different waste disposal techniques should be carefully considered when selecting a production plant location. Potential needs for additional waste-treatment facilities or waste disposal should also be taken into account. The acid leaching of bauxite generates two principal solid residues: an iron oxide–rich magnetic separation tailing, and a silica-rich filter cake from the leach liquor filtration stage. The iron oxide residue, being predominantly haematite converted to magnetite and then separated via the Drum-type Permanent Magnetic Separator (MS-401), is stored in the Magnetite Storage Silo (BN-401) and sold as a valuable dense media separation (DMS) byproduct. The silica-rich residue from the high-pressure filter press (FP-601) is dewatered, conveyed via the covered Filter Cake </w:t>
      </w:r>
      <w:r w:rsidRPr="00392AC0">
        <w:lastRenderedPageBreak/>
        <w:t>Conveyor (CV-601) to the Residue Silo (BN-601), and evaluated for construction aggregate or landfill cover.</w:t>
      </w:r>
    </w:p>
    <w:p w14:paraId="6B425285" w14:textId="77777777" w:rsidR="00222C74" w:rsidRPr="00392AC0" w:rsidRDefault="00222C74" w:rsidP="00222C74">
      <w:r w:rsidRPr="00392AC0">
        <w:t>Process wastewater, containing dissolved chloride salts and residual acidity, will be treated at an on-site effluent neutralisation plant prior to discharge, in accordance with Ghana Environmental Protection Agency (EPA) guidelines. The neutralisation plant will use lime slurry to adjust pH to within permissible limits, with precipitated metal hydroxides settled and dewatered before disposal to a licensed landfill. The availability of suitably zoned land for both the process plant and its waste treatment infrastructure was a decisive factor in site selection (Ghana Environmental Protection Agency, 2022).</w:t>
      </w:r>
    </w:p>
    <w:p w14:paraId="6A64A21D" w14:textId="33E70390" w:rsidR="00222C74" w:rsidRPr="00392AC0" w:rsidRDefault="00222C74" w:rsidP="00FE6DE4">
      <w:pPr>
        <w:pStyle w:val="Heading3"/>
      </w:pPr>
      <w:bookmarkStart w:id="394" w:name="_Toc237244997"/>
      <w:r w:rsidRPr="00392AC0">
        <w:t>Energy Availability</w:t>
      </w:r>
      <w:bookmarkEnd w:id="394"/>
    </w:p>
    <w:p w14:paraId="31AC1EA8" w14:textId="6B0E4926" w:rsidR="00222C74" w:rsidRPr="00392AC0" w:rsidRDefault="00222C74" w:rsidP="00222C74">
      <w:r w:rsidRPr="00392AC0">
        <w:t xml:space="preserve">Power and steam are a great requirement in a process plant, and electricity is normally acquired by connecting to the national grid or through an on-site generation arrangement. The proposed plant site lies within the coverage area of the national interconnected grid, served by the GRIDCo 161 kV transmission line corridor that runs through the Western Region, providing a stable three-phase supply for process motors, pumps, and utilities. The high energy demand of the ball mill, leaching reactor heating, and product cooling systems makes grid connectivity essential. A standby diesel generator </w:t>
      </w:r>
      <w:r w:rsidR="000A75DF" w:rsidRPr="00392AC0">
        <w:t>set,</w:t>
      </w:r>
      <w:r w:rsidRPr="00392AC0">
        <w:t xml:space="preserve"> and an uninterruptible power supply (UPS) system are also provided on site to maintain continuity of critical operations, particularly polymerisation temperature control and safety instrumented systems, during grid outages (Energy Commission of Ghana, 2023; Volta River Authority, 2021).</w:t>
      </w:r>
    </w:p>
    <w:p w14:paraId="3320F0FE" w14:textId="77777777" w:rsidR="00222C74" w:rsidRPr="00392AC0" w:rsidRDefault="00222C74" w:rsidP="00222C74">
      <w:r w:rsidRPr="00392AC0">
        <w:t>Steam for the leach feed preheater (HX-202), acid preheater (HX-201), and precipitation reactor heating will be generated in an on-site gas-fired boiler house, with condensate recovery to minimise make-up water demand. Natural gas for the boiler will be supplied via the Western Region gas distribution network, which is anchored by the Ghana National Gas Company’s infrastructure at Takoradi.</w:t>
      </w:r>
    </w:p>
    <w:p w14:paraId="11CA1193" w14:textId="2B0EDAE6" w:rsidR="00222C74" w:rsidRPr="00392AC0" w:rsidRDefault="00222C74" w:rsidP="00FE6DE4">
      <w:pPr>
        <w:pStyle w:val="Heading3"/>
      </w:pPr>
      <w:bookmarkStart w:id="395" w:name="_Toc237244998"/>
      <w:r w:rsidRPr="00392AC0">
        <w:lastRenderedPageBreak/>
        <w:t xml:space="preserve">Transportation </w:t>
      </w:r>
      <w:r>
        <w:t>and Access</w:t>
      </w:r>
      <w:bookmarkEnd w:id="395"/>
    </w:p>
    <w:p w14:paraId="1010EAF4" w14:textId="77777777" w:rsidR="00222C74" w:rsidRPr="00BF7AD6" w:rsidRDefault="00222C74" w:rsidP="000A75DF">
      <w:r w:rsidRPr="00BF7AD6">
        <w:t>Transport begins with delivery of bauxite from the Awaso mine, which is weighed on a weighbridge at the raw material gate, sampled for moisture and grade, and conveyed to the covered storage shed. A marshalling and queuing yard inside the gate holds up to twelve vehicles so that arriving trucks do not queue on the public road, which is a genuine operational and community issue at mine-adjacent sites and was not addressed in the original layout.</w:t>
      </w:r>
    </w:p>
    <w:p w14:paraId="74124F1B" w14:textId="77777777" w:rsidR="00222C74" w:rsidRPr="00BF7AD6" w:rsidRDefault="00222C74" w:rsidP="000A75DF">
      <w:r w:rsidRPr="00BF7AD6">
        <w:t>Figure 6.2 shows the road and rail network linking Takoradi Port and the Awaso mine to the site, and Table 6.4 summarises the routes. Four separate flows are kept apart by design: bauxite enters at the northern gate, hydrochloric acid enters at a dedicated southern chemical gate directly into the unloading bay, finished product leaves through the eastern dispatch gate, and personnel and light vehicles use the western gate. Acid tankers therefore never share a gate, a road or a standing area with product tankers or with the bauxite fleet.</w:t>
      </w:r>
    </w:p>
    <w:p w14:paraId="332DB9CA" w14:textId="77777777" w:rsidR="00FE6DE4" w:rsidRDefault="00222C74" w:rsidP="00FE6DE4">
      <w:pPr>
        <w:keepNext/>
      </w:pPr>
      <w:r>
        <w:rPr>
          <w:noProof/>
        </w:rPr>
        <w:lastRenderedPageBreak/>
        <w:drawing>
          <wp:inline distT="0" distB="0" distL="0" distR="0" wp14:anchorId="5708158B" wp14:editId="6C2F6117">
            <wp:extent cx="5577840" cy="5285232"/>
            <wp:effectExtent l="0" t="0" r="0" b="0"/>
            <wp:docPr id="1679084817" name="Picture 167908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577840" cy="5285232"/>
                    </a:xfrm>
                    <a:prstGeom prst="rect">
                      <a:avLst/>
                    </a:prstGeom>
                  </pic:spPr>
                </pic:pic>
              </a:graphicData>
            </a:graphic>
          </wp:inline>
        </w:drawing>
      </w:r>
    </w:p>
    <w:p w14:paraId="26D99BD3" w14:textId="043E05B5" w:rsidR="00222C74" w:rsidRDefault="00FE6DE4" w:rsidP="00FE6DE4">
      <w:pPr>
        <w:pStyle w:val="Caption"/>
        <w:jc w:val="both"/>
      </w:pPr>
      <w:bookmarkStart w:id="396" w:name="_Toc237220074"/>
      <w:r>
        <w:t xml:space="preserve">Figure </w:t>
      </w:r>
      <w:fldSimple w:instr=" STYLEREF 1 \s ">
        <w:r w:rsidR="006221B8">
          <w:rPr>
            <w:noProof/>
          </w:rPr>
          <w:t>7</w:t>
        </w:r>
      </w:fldSimple>
      <w:r w:rsidR="00E162A1">
        <w:noBreakHyphen/>
      </w:r>
      <w:fldSimple w:instr=" SEQ Figure \* ARABIC \s 1 ">
        <w:r w:rsidR="006221B8">
          <w:rPr>
            <w:noProof/>
          </w:rPr>
          <w:t>1</w:t>
        </w:r>
      </w:fldSimple>
      <w:r>
        <w:t xml:space="preserve"> </w:t>
      </w:r>
      <w:r w:rsidRPr="002B3A49">
        <w:t>Road and rail network linking Takoradi Port and the Awaso bauxite mine to the proposed plant site. Schematic corridor map; distances approximate.</w:t>
      </w:r>
      <w:bookmarkEnd w:id="396"/>
    </w:p>
    <w:p w14:paraId="18E40A33" w14:textId="77777777" w:rsidR="00FE6DE4" w:rsidRPr="00FE6DE4" w:rsidRDefault="00FE6DE4" w:rsidP="00FE6DE4"/>
    <w:p w14:paraId="1E6EE443" w14:textId="1B001BDF" w:rsidR="002223F8" w:rsidRDefault="002223F8" w:rsidP="002223F8">
      <w:pPr>
        <w:pStyle w:val="Caption"/>
        <w:keepNext/>
      </w:pPr>
      <w:bookmarkStart w:id="397" w:name="_Toc237244868"/>
      <w:r>
        <w:t xml:space="preserve">Table </w:t>
      </w:r>
      <w:fldSimple w:instr=" STYLEREF 1 \s ">
        <w:r w:rsidR="006221B8">
          <w:rPr>
            <w:noProof/>
          </w:rPr>
          <w:t>7</w:t>
        </w:r>
      </w:fldSimple>
      <w:r w:rsidR="00B61202">
        <w:noBreakHyphen/>
      </w:r>
      <w:fldSimple w:instr=" SEQ Table \* ARABIC \s 1 ">
        <w:r w:rsidR="006221B8">
          <w:rPr>
            <w:noProof/>
          </w:rPr>
          <w:t>1</w:t>
        </w:r>
      </w:fldSimple>
      <w:r>
        <w:t xml:space="preserve"> </w:t>
      </w:r>
      <w:r w:rsidRPr="00DD599B">
        <w:t>Transport routes serving the site.</w:t>
      </w:r>
      <w:bookmarkEnd w:id="397"/>
    </w:p>
    <w:tbl>
      <w:tblPr>
        <w:tblStyle w:val="TableGrid"/>
        <w:tblW w:w="9746" w:type="dxa"/>
        <w:tblLook w:val="0000" w:firstRow="0" w:lastRow="0" w:firstColumn="0" w:lastColumn="0" w:noHBand="0" w:noVBand="0"/>
      </w:tblPr>
      <w:tblGrid>
        <w:gridCol w:w="1100"/>
        <w:gridCol w:w="3277"/>
        <w:gridCol w:w="950"/>
        <w:gridCol w:w="898"/>
        <w:gridCol w:w="3521"/>
      </w:tblGrid>
      <w:tr w:rsidR="00222C74" w:rsidRPr="00A00D5E" w14:paraId="0BAB7394" w14:textId="77777777" w:rsidTr="002223F8">
        <w:tc>
          <w:tcPr>
            <w:tcW w:w="1100" w:type="dxa"/>
          </w:tcPr>
          <w:p w14:paraId="053BA853" w14:textId="77777777" w:rsidR="00222C74" w:rsidRPr="00A00D5E" w:rsidRDefault="00222C74" w:rsidP="00593BE1">
            <w:pPr>
              <w:spacing w:line="250" w:lineRule="auto"/>
              <w:rPr>
                <w:sz w:val="20"/>
              </w:rPr>
            </w:pPr>
            <w:r w:rsidRPr="00A00D5E">
              <w:rPr>
                <w:b/>
                <w:bCs/>
                <w:sz w:val="20"/>
              </w:rPr>
              <w:t>Route</w:t>
            </w:r>
          </w:p>
        </w:tc>
        <w:tc>
          <w:tcPr>
            <w:tcW w:w="3300" w:type="dxa"/>
          </w:tcPr>
          <w:p w14:paraId="5CB5343E" w14:textId="77777777" w:rsidR="00222C74" w:rsidRPr="00A00D5E" w:rsidRDefault="00222C74" w:rsidP="00593BE1">
            <w:pPr>
              <w:spacing w:line="250" w:lineRule="auto"/>
              <w:rPr>
                <w:sz w:val="20"/>
              </w:rPr>
            </w:pPr>
            <w:r w:rsidRPr="00A00D5E">
              <w:rPr>
                <w:b/>
                <w:bCs/>
                <w:sz w:val="20"/>
              </w:rPr>
              <w:t>Description</w:t>
            </w:r>
          </w:p>
        </w:tc>
        <w:tc>
          <w:tcPr>
            <w:tcW w:w="900" w:type="dxa"/>
          </w:tcPr>
          <w:p w14:paraId="2EA2224A" w14:textId="77777777" w:rsidR="00222C74" w:rsidRPr="00A00D5E" w:rsidRDefault="00222C74" w:rsidP="00593BE1">
            <w:pPr>
              <w:spacing w:line="250" w:lineRule="auto"/>
              <w:rPr>
                <w:sz w:val="20"/>
              </w:rPr>
            </w:pPr>
            <w:r w:rsidRPr="00A00D5E">
              <w:rPr>
                <w:b/>
                <w:bCs/>
                <w:sz w:val="20"/>
              </w:rPr>
              <w:t>Distance (km)</w:t>
            </w:r>
          </w:p>
        </w:tc>
        <w:tc>
          <w:tcPr>
            <w:tcW w:w="900" w:type="dxa"/>
          </w:tcPr>
          <w:p w14:paraId="1D0A3CB6" w14:textId="77777777" w:rsidR="00222C74" w:rsidRPr="00A00D5E" w:rsidRDefault="00222C74" w:rsidP="00593BE1">
            <w:pPr>
              <w:spacing w:line="250" w:lineRule="auto"/>
              <w:rPr>
                <w:sz w:val="20"/>
              </w:rPr>
            </w:pPr>
            <w:r w:rsidRPr="00A00D5E">
              <w:rPr>
                <w:b/>
                <w:bCs/>
                <w:sz w:val="20"/>
              </w:rPr>
              <w:t>Laden time</w:t>
            </w:r>
          </w:p>
        </w:tc>
        <w:tc>
          <w:tcPr>
            <w:tcW w:w="3546" w:type="dxa"/>
          </w:tcPr>
          <w:p w14:paraId="2CC7E510" w14:textId="77777777" w:rsidR="00222C74" w:rsidRPr="00A00D5E" w:rsidRDefault="00222C74" w:rsidP="00593BE1">
            <w:pPr>
              <w:spacing w:line="250" w:lineRule="auto"/>
              <w:rPr>
                <w:sz w:val="20"/>
              </w:rPr>
            </w:pPr>
            <w:r w:rsidRPr="00A00D5E">
              <w:rPr>
                <w:b/>
                <w:bCs/>
                <w:sz w:val="20"/>
              </w:rPr>
              <w:t>Comment</w:t>
            </w:r>
          </w:p>
        </w:tc>
      </w:tr>
      <w:tr w:rsidR="00222C74" w:rsidRPr="00A00D5E" w14:paraId="7604FE93" w14:textId="77777777" w:rsidTr="002223F8">
        <w:tc>
          <w:tcPr>
            <w:tcW w:w="1100" w:type="dxa"/>
          </w:tcPr>
          <w:p w14:paraId="4B7DA34C" w14:textId="77777777" w:rsidR="00222C74" w:rsidRPr="00A00D5E" w:rsidRDefault="00222C74" w:rsidP="00593BE1">
            <w:pPr>
              <w:spacing w:line="250" w:lineRule="auto"/>
              <w:rPr>
                <w:sz w:val="20"/>
              </w:rPr>
            </w:pPr>
            <w:r w:rsidRPr="00A00D5E">
              <w:rPr>
                <w:sz w:val="20"/>
              </w:rPr>
              <w:t>A — primary</w:t>
            </w:r>
          </w:p>
        </w:tc>
        <w:tc>
          <w:tcPr>
            <w:tcW w:w="3300" w:type="dxa"/>
          </w:tcPr>
          <w:p w14:paraId="2DEE6CBB" w14:textId="77777777" w:rsidR="00222C74" w:rsidRPr="00A00D5E" w:rsidRDefault="00222C74" w:rsidP="00593BE1">
            <w:pPr>
              <w:spacing w:line="250" w:lineRule="auto"/>
              <w:rPr>
                <w:sz w:val="20"/>
              </w:rPr>
            </w:pPr>
            <w:r w:rsidRPr="00A00D5E">
              <w:rPr>
                <w:sz w:val="20"/>
              </w:rPr>
              <w:t>Takoradi Port → Tarkwa → Bogoso → Ayanfuri → Dunkwa-on-Offin → Diaso → Bibiani → site</w:t>
            </w:r>
          </w:p>
        </w:tc>
        <w:tc>
          <w:tcPr>
            <w:tcW w:w="900" w:type="dxa"/>
          </w:tcPr>
          <w:p w14:paraId="2ECE1EC5" w14:textId="77777777" w:rsidR="00222C74" w:rsidRPr="00A00D5E" w:rsidRDefault="00222C74" w:rsidP="00593BE1">
            <w:pPr>
              <w:spacing w:line="250" w:lineRule="auto"/>
              <w:rPr>
                <w:sz w:val="20"/>
              </w:rPr>
            </w:pPr>
            <w:r w:rsidRPr="00A00D5E">
              <w:rPr>
                <w:sz w:val="20"/>
              </w:rPr>
              <w:t>≈ 280</w:t>
            </w:r>
          </w:p>
        </w:tc>
        <w:tc>
          <w:tcPr>
            <w:tcW w:w="900" w:type="dxa"/>
          </w:tcPr>
          <w:p w14:paraId="347F476E" w14:textId="77777777" w:rsidR="00222C74" w:rsidRPr="00A00D5E" w:rsidRDefault="00222C74" w:rsidP="00593BE1">
            <w:pPr>
              <w:spacing w:line="250" w:lineRule="auto"/>
              <w:rPr>
                <w:sz w:val="20"/>
              </w:rPr>
            </w:pPr>
            <w:r w:rsidRPr="00A00D5E">
              <w:rPr>
                <w:sz w:val="20"/>
              </w:rPr>
              <w:t>5–6 h laden</w:t>
            </w:r>
          </w:p>
        </w:tc>
        <w:tc>
          <w:tcPr>
            <w:tcW w:w="3546" w:type="dxa"/>
          </w:tcPr>
          <w:p w14:paraId="11E414F7" w14:textId="77777777" w:rsidR="00222C74" w:rsidRPr="00A00D5E" w:rsidRDefault="00222C74" w:rsidP="00593BE1">
            <w:pPr>
              <w:spacing w:line="250" w:lineRule="auto"/>
              <w:rPr>
                <w:sz w:val="20"/>
              </w:rPr>
            </w:pPr>
            <w:r w:rsidRPr="00A00D5E">
              <w:rPr>
                <w:sz w:val="20"/>
              </w:rPr>
              <w:t>Bitumen throughout; the corridor already carries Awaso bauxite and Nsuta manganese, so it is engineered for heavy axle loads.</w:t>
            </w:r>
          </w:p>
        </w:tc>
      </w:tr>
      <w:tr w:rsidR="00222C74" w:rsidRPr="00A00D5E" w14:paraId="263A3EBE" w14:textId="77777777" w:rsidTr="002223F8">
        <w:tc>
          <w:tcPr>
            <w:tcW w:w="1100" w:type="dxa"/>
          </w:tcPr>
          <w:p w14:paraId="38A74C1B" w14:textId="77777777" w:rsidR="00222C74" w:rsidRPr="00A00D5E" w:rsidRDefault="00222C74" w:rsidP="00593BE1">
            <w:pPr>
              <w:spacing w:line="250" w:lineRule="auto"/>
              <w:rPr>
                <w:sz w:val="20"/>
              </w:rPr>
            </w:pPr>
            <w:r w:rsidRPr="00A00D5E">
              <w:rPr>
                <w:sz w:val="20"/>
              </w:rPr>
              <w:t>B — alternative</w:t>
            </w:r>
          </w:p>
        </w:tc>
        <w:tc>
          <w:tcPr>
            <w:tcW w:w="3300" w:type="dxa"/>
          </w:tcPr>
          <w:p w14:paraId="051F87A5" w14:textId="77777777" w:rsidR="00222C74" w:rsidRPr="00A00D5E" w:rsidRDefault="00222C74" w:rsidP="00593BE1">
            <w:pPr>
              <w:spacing w:line="250" w:lineRule="auto"/>
              <w:rPr>
                <w:sz w:val="20"/>
              </w:rPr>
            </w:pPr>
            <w:r w:rsidRPr="00A00D5E">
              <w:rPr>
                <w:sz w:val="20"/>
              </w:rPr>
              <w:t>Takoradi Port → Tarkwa → Bawdie → Asankragua → Sefwi Wiawso → Anhwiaso → site</w:t>
            </w:r>
          </w:p>
        </w:tc>
        <w:tc>
          <w:tcPr>
            <w:tcW w:w="900" w:type="dxa"/>
          </w:tcPr>
          <w:p w14:paraId="25A384A2" w14:textId="77777777" w:rsidR="00222C74" w:rsidRPr="00A00D5E" w:rsidRDefault="00222C74" w:rsidP="00593BE1">
            <w:pPr>
              <w:spacing w:line="250" w:lineRule="auto"/>
              <w:rPr>
                <w:sz w:val="20"/>
              </w:rPr>
            </w:pPr>
            <w:r w:rsidRPr="00A00D5E">
              <w:rPr>
                <w:sz w:val="20"/>
              </w:rPr>
              <w:t>≈ 300</w:t>
            </w:r>
          </w:p>
        </w:tc>
        <w:tc>
          <w:tcPr>
            <w:tcW w:w="900" w:type="dxa"/>
          </w:tcPr>
          <w:p w14:paraId="0D23FD77" w14:textId="77777777" w:rsidR="00222C74" w:rsidRPr="00A00D5E" w:rsidRDefault="00222C74" w:rsidP="00593BE1">
            <w:pPr>
              <w:spacing w:line="250" w:lineRule="auto"/>
              <w:rPr>
                <w:sz w:val="20"/>
              </w:rPr>
            </w:pPr>
            <w:r w:rsidRPr="00A00D5E">
              <w:rPr>
                <w:sz w:val="20"/>
              </w:rPr>
              <w:t>6–7 h laden</w:t>
            </w:r>
          </w:p>
        </w:tc>
        <w:tc>
          <w:tcPr>
            <w:tcW w:w="3546" w:type="dxa"/>
          </w:tcPr>
          <w:p w14:paraId="38BF8410" w14:textId="77777777" w:rsidR="00222C74" w:rsidRPr="00A00D5E" w:rsidRDefault="00222C74" w:rsidP="00593BE1">
            <w:pPr>
              <w:spacing w:line="250" w:lineRule="auto"/>
              <w:rPr>
                <w:sz w:val="20"/>
              </w:rPr>
            </w:pPr>
            <w:r w:rsidRPr="00A00D5E">
              <w:rPr>
                <w:sz w:val="20"/>
              </w:rPr>
              <w:t>Wet-season diversion and contingency if the Ayanfuri–Dunkwa section is closed.</w:t>
            </w:r>
          </w:p>
        </w:tc>
      </w:tr>
      <w:tr w:rsidR="00222C74" w:rsidRPr="00A00D5E" w14:paraId="433BDA6A" w14:textId="77777777" w:rsidTr="002223F8">
        <w:tc>
          <w:tcPr>
            <w:tcW w:w="1100" w:type="dxa"/>
          </w:tcPr>
          <w:p w14:paraId="2385CC34" w14:textId="77777777" w:rsidR="00222C74" w:rsidRPr="00A00D5E" w:rsidRDefault="00222C74" w:rsidP="00593BE1">
            <w:pPr>
              <w:spacing w:line="250" w:lineRule="auto"/>
              <w:rPr>
                <w:sz w:val="20"/>
              </w:rPr>
            </w:pPr>
            <w:r w:rsidRPr="00A00D5E">
              <w:rPr>
                <w:sz w:val="20"/>
              </w:rPr>
              <w:t>C — mine haul</w:t>
            </w:r>
          </w:p>
        </w:tc>
        <w:tc>
          <w:tcPr>
            <w:tcW w:w="3300" w:type="dxa"/>
          </w:tcPr>
          <w:p w14:paraId="5EF79DD0" w14:textId="77777777" w:rsidR="00222C74" w:rsidRPr="00A00D5E" w:rsidRDefault="00222C74" w:rsidP="00593BE1">
            <w:pPr>
              <w:spacing w:line="250" w:lineRule="auto"/>
              <w:rPr>
                <w:sz w:val="20"/>
              </w:rPr>
            </w:pPr>
            <w:r w:rsidRPr="00A00D5E">
              <w:rPr>
                <w:sz w:val="20"/>
              </w:rPr>
              <w:t>Awaso mine → plant site</w:t>
            </w:r>
          </w:p>
        </w:tc>
        <w:tc>
          <w:tcPr>
            <w:tcW w:w="900" w:type="dxa"/>
          </w:tcPr>
          <w:p w14:paraId="5C6E13DF" w14:textId="77777777" w:rsidR="00222C74" w:rsidRPr="00A00D5E" w:rsidRDefault="00222C74" w:rsidP="00593BE1">
            <w:pPr>
              <w:spacing w:line="250" w:lineRule="auto"/>
              <w:rPr>
                <w:sz w:val="20"/>
              </w:rPr>
            </w:pPr>
            <w:r w:rsidRPr="00A00D5E">
              <w:rPr>
                <w:sz w:val="20"/>
              </w:rPr>
              <w:t>≈ 18</w:t>
            </w:r>
          </w:p>
        </w:tc>
        <w:tc>
          <w:tcPr>
            <w:tcW w:w="900" w:type="dxa"/>
          </w:tcPr>
          <w:p w14:paraId="05FD2DA7" w14:textId="77777777" w:rsidR="00222C74" w:rsidRPr="00A00D5E" w:rsidRDefault="00222C74" w:rsidP="00593BE1">
            <w:pPr>
              <w:spacing w:line="250" w:lineRule="auto"/>
              <w:rPr>
                <w:sz w:val="20"/>
              </w:rPr>
            </w:pPr>
            <w:r w:rsidRPr="00A00D5E">
              <w:rPr>
                <w:sz w:val="20"/>
              </w:rPr>
              <w:t>25 min</w:t>
            </w:r>
          </w:p>
        </w:tc>
        <w:tc>
          <w:tcPr>
            <w:tcW w:w="3546" w:type="dxa"/>
          </w:tcPr>
          <w:p w14:paraId="5CCD18C3" w14:textId="77777777" w:rsidR="00222C74" w:rsidRPr="00A00D5E" w:rsidRDefault="00222C74" w:rsidP="00593BE1">
            <w:pPr>
              <w:spacing w:line="250" w:lineRule="auto"/>
              <w:rPr>
                <w:sz w:val="20"/>
              </w:rPr>
            </w:pPr>
            <w:r w:rsidRPr="00A00D5E">
              <w:rPr>
                <w:sz w:val="20"/>
              </w:rPr>
              <w:t>Dedicated haul road inside the mining lease corridor; no public-road interface for the bauxite fleet.</w:t>
            </w:r>
          </w:p>
        </w:tc>
      </w:tr>
      <w:tr w:rsidR="00222C74" w:rsidRPr="00A00D5E" w14:paraId="3CC2D3AD" w14:textId="77777777" w:rsidTr="002223F8">
        <w:tc>
          <w:tcPr>
            <w:tcW w:w="1100" w:type="dxa"/>
          </w:tcPr>
          <w:p w14:paraId="6A36EBB9" w14:textId="77777777" w:rsidR="00222C74" w:rsidRPr="00A00D5E" w:rsidRDefault="00222C74" w:rsidP="00593BE1">
            <w:pPr>
              <w:spacing w:line="250" w:lineRule="auto"/>
              <w:rPr>
                <w:sz w:val="20"/>
              </w:rPr>
            </w:pPr>
            <w:r w:rsidRPr="00A00D5E">
              <w:rPr>
                <w:sz w:val="20"/>
              </w:rPr>
              <w:lastRenderedPageBreak/>
              <w:t>D — rail (medium term)</w:t>
            </w:r>
          </w:p>
        </w:tc>
        <w:tc>
          <w:tcPr>
            <w:tcW w:w="3300" w:type="dxa"/>
          </w:tcPr>
          <w:p w14:paraId="57FE0287" w14:textId="77777777" w:rsidR="00222C74" w:rsidRPr="00A00D5E" w:rsidRDefault="00222C74" w:rsidP="00593BE1">
            <w:pPr>
              <w:spacing w:line="250" w:lineRule="auto"/>
              <w:rPr>
                <w:sz w:val="20"/>
              </w:rPr>
            </w:pPr>
            <w:r w:rsidRPr="00A00D5E">
              <w:rPr>
                <w:sz w:val="20"/>
              </w:rPr>
              <w:t>Takoradi Port → Manso → Huni Valley → Dunkwa → Awaso branch → plant siding</w:t>
            </w:r>
          </w:p>
        </w:tc>
        <w:tc>
          <w:tcPr>
            <w:tcW w:w="900" w:type="dxa"/>
          </w:tcPr>
          <w:p w14:paraId="46B3EB94" w14:textId="77777777" w:rsidR="00222C74" w:rsidRPr="00A00D5E" w:rsidRDefault="00222C74" w:rsidP="00593BE1">
            <w:pPr>
              <w:spacing w:line="250" w:lineRule="auto"/>
              <w:rPr>
                <w:sz w:val="20"/>
              </w:rPr>
            </w:pPr>
            <w:r w:rsidRPr="00A00D5E">
              <w:rPr>
                <w:sz w:val="20"/>
              </w:rPr>
              <w:t>≈ 236</w:t>
            </w:r>
          </w:p>
        </w:tc>
        <w:tc>
          <w:tcPr>
            <w:tcW w:w="900" w:type="dxa"/>
          </w:tcPr>
          <w:p w14:paraId="7F61743D" w14:textId="77777777" w:rsidR="00222C74" w:rsidRPr="00A00D5E" w:rsidRDefault="00222C74" w:rsidP="00593BE1">
            <w:pPr>
              <w:spacing w:line="250" w:lineRule="auto"/>
              <w:rPr>
                <w:sz w:val="20"/>
              </w:rPr>
            </w:pPr>
            <w:r w:rsidRPr="00A00D5E">
              <w:rPr>
                <w:sz w:val="20"/>
              </w:rPr>
              <w:t>n/a</w:t>
            </w:r>
          </w:p>
        </w:tc>
        <w:tc>
          <w:tcPr>
            <w:tcW w:w="3546" w:type="dxa"/>
          </w:tcPr>
          <w:p w14:paraId="58B54271" w14:textId="77777777" w:rsidR="00222C74" w:rsidRPr="00A00D5E" w:rsidRDefault="00222C74" w:rsidP="00593BE1">
            <w:pPr>
              <w:spacing w:line="250" w:lineRule="auto"/>
              <w:rPr>
                <w:sz w:val="20"/>
              </w:rPr>
            </w:pPr>
            <w:r w:rsidRPr="00A00D5E">
              <w:rPr>
                <w:sz w:val="20"/>
              </w:rPr>
              <w:t>Existing Dunkwa–Awaso branch under rehabilitation. Land reserved on the layout for a siding; treated as the medium-term bulk mode.</w:t>
            </w:r>
          </w:p>
        </w:tc>
      </w:tr>
    </w:tbl>
    <w:p w14:paraId="2D5E520C" w14:textId="77777777" w:rsidR="00FE6DE4" w:rsidRDefault="00FE6DE4" w:rsidP="00222C74">
      <w:pPr>
        <w:spacing w:after="140" w:line="360" w:lineRule="auto"/>
        <w:rPr>
          <w:sz w:val="22"/>
          <w:szCs w:val="22"/>
        </w:rPr>
      </w:pPr>
    </w:p>
    <w:p w14:paraId="62EF5779" w14:textId="66B35550" w:rsidR="00222C74" w:rsidRPr="00392AC0" w:rsidRDefault="00222C74" w:rsidP="00222C74">
      <w:r w:rsidRPr="00A00D5E">
        <w:t xml:space="preserve">The Western Railway Line carries a branch from Dunkwa to Awaso that was built to serve this mine, running 236 km from Takoradi Port, and is the subject of a rehabilitation programme. </w:t>
      </w:r>
    </w:p>
    <w:p w14:paraId="12FB997F" w14:textId="0036F63F" w:rsidR="00222C74" w:rsidRPr="00392AC0" w:rsidRDefault="00222C74" w:rsidP="002223F8">
      <w:pPr>
        <w:pStyle w:val="Heading3"/>
      </w:pPr>
      <w:bookmarkStart w:id="398" w:name="_Toc237244999"/>
      <w:r w:rsidRPr="00392AC0">
        <w:t>Climate</w:t>
      </w:r>
      <w:bookmarkEnd w:id="398"/>
    </w:p>
    <w:p w14:paraId="593C5D20" w14:textId="08002981" w:rsidR="00222C74" w:rsidRPr="00392AC0" w:rsidRDefault="00222C74" w:rsidP="00222C74">
      <w:r w:rsidRPr="00392AC0">
        <w:t xml:space="preserve">The main climate variables of relevance to the plant’s operation are temperature, precipitation, and humidity, all of which affect outdoor storage and handling of feedstock and product on site. The Western North Region experiences a tropical climate with a well-defined wet and dry season, moderate temperatures ranging from 24 °C to 32 °C, and annual rainfall between 1,200 mm and 1,500 mm (Ghana Meteorological Agency, 2023). The relatively high ambient temperature supports the natural cooling of process equipment but necessitates proper design of product storage tanks to prevent excessive temperature fluctuations in the PAC ageing stage. The wet season may present minor challenges for outdoor bauxite stockpile management; however, the covered raw material storage </w:t>
      </w:r>
      <w:r w:rsidR="000A75DF" w:rsidRPr="00392AC0">
        <w:t>shed,</w:t>
      </w:r>
      <w:r w:rsidRPr="00392AC0">
        <w:t xml:space="preserve"> and slurry preparation system are designed to handle seasonal moisture variations without disruption to leaching efficiency.</w:t>
      </w:r>
    </w:p>
    <w:p w14:paraId="7BCD731B" w14:textId="30D81CA7" w:rsidR="00222C74" w:rsidRPr="00392AC0" w:rsidRDefault="00222C74" w:rsidP="002223F8">
      <w:pPr>
        <w:pStyle w:val="Heading2"/>
      </w:pPr>
      <w:bookmarkStart w:id="399" w:name="_Toc237245000"/>
      <w:r w:rsidRPr="00392AC0">
        <w:t>Choice of Location</w:t>
      </w:r>
      <w:bookmarkEnd w:id="399"/>
    </w:p>
    <w:p w14:paraId="13C5D4E3" w14:textId="77777777" w:rsidR="00222C74" w:rsidRPr="00A00D5E" w:rsidRDefault="00222C74" w:rsidP="000A75DF">
      <w:r w:rsidRPr="00A00D5E">
        <w:t>The Awaso</w:t>
      </w:r>
      <w:r>
        <w:t xml:space="preserve"> - </w:t>
      </w:r>
      <w:r w:rsidRPr="00A00D5E">
        <w:t>Anhwiaso corridor in the Western North Region is selected. It sits at the centre of Ghana's highest-quality gibbsitic bauxite production with an established mine able to supply feedstock under long-term offtake; land is available at favourable cost with topography suited to construction, gravity drainage and expansion; the corridor is connected to the national road network, carries an existing rail branch built for this mine, and reaches Takoradi Port for both imported reagent and export product; and grid power and the Western Region gas network are within reach.</w:t>
      </w:r>
    </w:p>
    <w:p w14:paraId="2784C888" w14:textId="77777777" w:rsidR="00222C74" w:rsidRPr="00A00D5E" w:rsidRDefault="00222C74" w:rsidP="000A75DF">
      <w:r w:rsidRPr="00A00D5E">
        <w:lastRenderedPageBreak/>
        <w:t>The matrix also makes the principal weakness explicit rather than concealing it. Awaso scores lowest of the three candidates on reagent logistics, because every tonne of hydrochloric acid must be hauled roughly 280 km inland from Takoradi. That penalty is real, it is the single largest operating-cost risk in the project, and it is mitigated in three ways: a tank farm sized for three weeks of consumption, a nominated alternative route for wet-season and incident diversion, and reserved land for a rail siding so that the haul can migrate to the branch line as it is rehabilitated. It is worth noting that a site located instead at Takoradi would reverse the problem exactly, hauling bauxite rather than acid; the choice turns on the fact that bauxite moves by dedicated haul road and rail at low cost and low hazard, while acid does not.</w:t>
      </w:r>
    </w:p>
    <w:p w14:paraId="2C0DC87F" w14:textId="5AA970C1" w:rsidR="00222C74" w:rsidRPr="00392AC0" w:rsidRDefault="00222C74" w:rsidP="002223F8">
      <w:pPr>
        <w:pStyle w:val="Heading2"/>
      </w:pPr>
      <w:bookmarkStart w:id="400" w:name="_Toc237245001"/>
      <w:r w:rsidRPr="00392AC0">
        <w:t>Plant Layout</w:t>
      </w:r>
      <w:bookmarkEnd w:id="400"/>
    </w:p>
    <w:p w14:paraId="27D187BB" w14:textId="77777777" w:rsidR="00222C74" w:rsidRPr="00392AC0" w:rsidRDefault="00222C74" w:rsidP="00222C74">
      <w:r w:rsidRPr="00392AC0">
        <w:t>Plant layout is a comprehensive plan that outlines the best use of equipment, labour and supplies to coordinate all activities carried out within the facility and boost overall output (Tetrahedron Engineering Solutions, 2021). This arrangement includes space needed for storage, material movement, indirect labour, and any other supporting activities. The layout of the PAC plant was developed with regard to the logical sequence of process units, so that feedstock and intermediate product move in one direction from receipt to dispatch without unnecessary backtracking. Consideration was also given to the separation of hazardous chemical storage from areas of vehicle movement, the placement of fire-fighting infrastructure within reach of the high-risk zones, the minimisation of piping distances between major utility consumers and their utility sources, ease of access for quality control sampling during leaching and polymerisation, and the provision of adequate buffer distance between staff welfare facilities and the process area.</w:t>
      </w:r>
    </w:p>
    <w:p w14:paraId="2C50D160" w14:textId="466E391F" w:rsidR="00222C74" w:rsidRPr="00392AC0" w:rsidRDefault="00222C74" w:rsidP="002223F8">
      <w:pPr>
        <w:pStyle w:val="Heading3"/>
      </w:pPr>
      <w:bookmarkStart w:id="401" w:name="_Toc237245002"/>
      <w:r w:rsidRPr="00392AC0">
        <w:lastRenderedPageBreak/>
        <w:t>Factors Considered in the Plant Layout</w:t>
      </w:r>
      <w:bookmarkEnd w:id="401"/>
    </w:p>
    <w:p w14:paraId="337D0B72" w14:textId="77777777" w:rsidR="00222C74" w:rsidRPr="00392AC0" w:rsidRDefault="00222C74" w:rsidP="00222C74">
      <w:r w:rsidRPr="00392AC0">
        <w:t>To translate the process design philosophy into a safe, efficient, and logistically sound physical installation, the development of the final plant layout was guided by several critical chemical engineering design heuristics:</w:t>
      </w:r>
    </w:p>
    <w:p w14:paraId="5F2CD766" w14:textId="77777777" w:rsidR="00222C74" w:rsidRPr="00392AC0" w:rsidRDefault="00222C74" w:rsidP="00222C74">
      <w:r w:rsidRPr="00392AC0">
        <w:rPr>
          <w:b/>
          <w:bCs/>
        </w:rPr>
        <w:t>U-Shaped Process Flow Sequence:</w:t>
      </w:r>
      <w:r w:rsidRPr="00392AC0">
        <w:t xml:space="preserve"> The layout is configured in a logical, continuous U-shaped flow to prevent backtracking and simplify bulk material transport. The top row hosts the dry thermal operations (starting with Covered Bauxite Storage, moving through Area 100 Raw Material Preparation, Area 200 Pyro-processing, Area 300 Flue Gas Treatment, and terminating at Area 400 Dry Magnetic Separation). The process then wraps around to the bottom row to begin the wet chemical and synthesis operations (Area 500 Wet Grinding, Area 600 Leaching and Filtration, and Area 700 Basification and Polymerisation), terminating at the Finished PAC Storage and Truck Loading Area.</w:t>
      </w:r>
    </w:p>
    <w:p w14:paraId="56504CBA" w14:textId="77777777" w:rsidR="00222C74" w:rsidRPr="00392AC0" w:rsidRDefault="00222C74" w:rsidP="00222C74">
      <w:r w:rsidRPr="00392AC0">
        <w:rPr>
          <w:b/>
          <w:bCs/>
        </w:rPr>
        <w:t>Separation of Dry/Thermal and Wet/Corrosive Zones:</w:t>
      </w:r>
      <w:r w:rsidRPr="00392AC0">
        <w:t xml:space="preserve"> A key spatial design decision was separating the high-dust, high-temperature thermal steps from the wet chemical sections. Isolating the rotary kiln, cyclone, and dry magnetic separator (Areas 200–400) on the upper half of the loop protects the sensitive chemical storage, polymerisation reactors, and filtration systems (Areas 500–700) from excessive heat, thermal expansion, and abrasive dust.</w:t>
      </w:r>
    </w:p>
    <w:p w14:paraId="619C7241" w14:textId="77777777" w:rsidR="00222C74" w:rsidRPr="00392AC0" w:rsidRDefault="00222C74" w:rsidP="00222C74">
      <w:r w:rsidRPr="00392AC0">
        <w:rPr>
          <w:b/>
          <w:bCs/>
        </w:rPr>
        <w:t>Central Logistics and Roadway Loop:</w:t>
      </w:r>
      <w:r w:rsidRPr="00392AC0">
        <w:t xml:space="preserve"> A major structural feature of the layout is the continuous, dual-lane perimeter road wrapping entirely around the central </w:t>
      </w:r>
      <w:r w:rsidRPr="00392AC0">
        <w:rPr>
          <w:b/>
          <w:bCs/>
        </w:rPr>
        <w:t>Process Area</w:t>
      </w:r>
      <w:r w:rsidRPr="00392AC0">
        <w:t>. Additionally, a central horizontal corridor/roadway bisects the dry and wet lines. This allows heavy vehicles, maintenance cranes, and utility piping racks unhindered access to any specific process block (such as the high-pressure filter presses in Area 600 or the rotary kiln in Area 200) without disrupting operations in neighbouring areas.</w:t>
      </w:r>
    </w:p>
    <w:p w14:paraId="49D81D07" w14:textId="77777777" w:rsidR="00222C74" w:rsidRPr="00392AC0" w:rsidRDefault="00222C74" w:rsidP="00222C74">
      <w:r w:rsidRPr="00392AC0">
        <w:rPr>
          <w:b/>
          <w:bCs/>
        </w:rPr>
        <w:t>Hazard and Corrosion Zoning (HCl Storage &amp; Digestion):</w:t>
      </w:r>
      <w:r w:rsidRPr="00392AC0">
        <w:t xml:space="preserve"> Concentrated hydrochloric acid (up to 38% HCl) and boiling halide chemistries represent severe corrosion and toxic hazards. </w:t>
      </w:r>
      <w:r w:rsidRPr="00392AC0">
        <w:lastRenderedPageBreak/>
        <w:t xml:space="preserve">The </w:t>
      </w:r>
      <w:r w:rsidRPr="00392AC0">
        <w:rPr>
          <w:b/>
          <w:bCs/>
        </w:rPr>
        <w:t>Chemical Storage Tanks (HCl)</w:t>
      </w:r>
      <w:r w:rsidRPr="00392AC0">
        <w:t xml:space="preserve"> and the </w:t>
      </w:r>
      <w:r w:rsidRPr="00392AC0">
        <w:rPr>
          <w:b/>
          <w:bCs/>
        </w:rPr>
        <w:t>Heated Leach Reactor Train (Area 600)</w:t>
      </w:r>
      <w:r w:rsidRPr="00392AC0">
        <w:t xml:space="preserve"> are co-located in the bottom-middle of the layout. This keeps the highly corrosive, dual-laminate CPVC/FRP and PTFE-lined steel piping runs as short as possible, isolating the acid handling zone inside a dedicated containment bund downwind from the </w:t>
      </w:r>
      <w:r w:rsidRPr="00392AC0">
        <w:rPr>
          <w:b/>
          <w:bCs/>
        </w:rPr>
        <w:t>Administration Building</w:t>
      </w:r>
      <w:r w:rsidRPr="00392AC0">
        <w:t xml:space="preserve"> and </w:t>
      </w:r>
      <w:r w:rsidRPr="00392AC0">
        <w:rPr>
          <w:b/>
          <w:bCs/>
        </w:rPr>
        <w:t>Support and Auxiliary Area</w:t>
      </w:r>
      <w:r w:rsidRPr="00392AC0">
        <w:t>.</w:t>
      </w:r>
    </w:p>
    <w:p w14:paraId="02DE6139" w14:textId="77777777" w:rsidR="00222C74" w:rsidRPr="00392AC0" w:rsidRDefault="00222C74" w:rsidP="00222C74">
      <w:r w:rsidRPr="00392AC0">
        <w:rPr>
          <w:b/>
          <w:bCs/>
        </w:rPr>
        <w:t>Utility Integration and Piping Energy Cascade:</w:t>
      </w:r>
      <w:r w:rsidRPr="00392AC0">
        <w:t xml:space="preserve"> The </w:t>
      </w:r>
      <w:r w:rsidRPr="00392AC0">
        <w:rPr>
          <w:b/>
          <w:bCs/>
        </w:rPr>
        <w:t>Utility Area</w:t>
      </w:r>
      <w:r w:rsidRPr="00392AC0">
        <w:t xml:space="preserve"> (comprising the Cooling Tower, Boiler House, Fire Station, and Raw House) is positioned along the northern boundary of the process line. This centralizes steam, water, and power runs. Crucially, the Boiler House is aligned to feed low-pressure (LP) steam directly to the adjacent Area 600 and Area 700 reactors, while the </w:t>
      </w:r>
      <w:r w:rsidRPr="00392AC0">
        <w:rPr>
          <w:b/>
          <w:bCs/>
        </w:rPr>
        <w:t>Electrical Substation</w:t>
      </w:r>
      <w:r w:rsidRPr="00392AC0">
        <w:t xml:space="preserve"> is placed in the top-left corner to feed the high-power-demand equipment (such as the Area 500 Wet Grinding ball mill BM-501) via short cable runs.</w:t>
      </w:r>
    </w:p>
    <w:p w14:paraId="28448CB8" w14:textId="77777777" w:rsidR="00222C74" w:rsidRPr="00392AC0" w:rsidRDefault="00222C74" w:rsidP="00222C74">
      <w:r w:rsidRPr="00392AC0">
        <w:rPr>
          <w:b/>
          <w:bCs/>
        </w:rPr>
        <w:t>Personnel Safety and Emergency Assembly:</w:t>
      </w:r>
      <w:r w:rsidRPr="00392AC0">
        <w:t xml:space="preserve"> The Administration Building, Canteen, Control Room, and Quality Control Laboratory are placed in a dedicated Support and Auxiliary Area at the southern and western perimeters, completely outside the hazardous chemical loop. The Emergency Assembly Point is located in the bottom-left corner next to the Main Gate. This ensures that in an evacuation, personnel can safely assemble upwind of any potential toxic HCl fumes or process steam leaks, and emergency services have immediate access from the main entrance. </w:t>
      </w:r>
    </w:p>
    <w:p w14:paraId="68D72D7C" w14:textId="77777777" w:rsidR="00222C74" w:rsidRPr="00392AC0" w:rsidRDefault="00222C74" w:rsidP="00222C74">
      <w:r w:rsidRPr="00392AC0">
        <w:rPr>
          <w:b/>
          <w:bCs/>
        </w:rPr>
        <w:t>Environmental and Effluent Control Positioning:</w:t>
      </w:r>
      <w:r w:rsidRPr="00392AC0">
        <w:t xml:space="preserve"> The Effluent Treatment Plant (ETP) is located at the isolated south-eastern corner of the site. This downhill placement utilizes gravity drainage for process wash-waters and floor spills collected from the containment bunds of Areas 600 and 700. Placing the ETP away from the main administrative and public-facing entrance prevents odours and minimizes contamination risks near the raw material receipt zones.</w:t>
      </w:r>
    </w:p>
    <w:p w14:paraId="40A2A1D9" w14:textId="1EFF0896" w:rsidR="00222C74" w:rsidRPr="00392AC0" w:rsidRDefault="00222C74" w:rsidP="00222C74">
      <w:r w:rsidRPr="00392AC0">
        <w:rPr>
          <w:b/>
          <w:bCs/>
        </w:rPr>
        <w:t>Provision for Future Expansion:</w:t>
      </w:r>
      <w:r w:rsidRPr="00392AC0">
        <w:t xml:space="preserve"> To ensure long-term viability, dedicated Future Expansion Areas have been allocated on both the upper thermal line (adjacent to Area 400) and the top-</w:t>
      </w:r>
      <w:r w:rsidRPr="00392AC0">
        <w:lastRenderedPageBreak/>
        <w:t>right quadrant (Area 800: Cooling Tower &amp; ETP Downward Complex). This permits the future installation of a second parallel leaching train, additional product storage, or a spray-drying unit for solid PAC production without altering the core infrastructure or traffic flow of the existing plant.</w:t>
      </w:r>
    </w:p>
    <w:p w14:paraId="1F4B529F" w14:textId="77777777" w:rsidR="000A75DF" w:rsidRDefault="000A75DF" w:rsidP="00222C74">
      <w:pPr>
        <w:rPr>
          <w:noProof/>
        </w:rPr>
      </w:pPr>
    </w:p>
    <w:p w14:paraId="3A27D9E0" w14:textId="7C929AD8" w:rsidR="00222C74" w:rsidRPr="00392AC0" w:rsidRDefault="00222C74" w:rsidP="00222C74">
      <w:pPr>
        <w:rPr>
          <w:b/>
          <w:bCs/>
        </w:rPr>
      </w:pPr>
      <w:r w:rsidRPr="005B457A">
        <w:rPr>
          <w:noProof/>
        </w:rPr>
        <w:drawing>
          <wp:inline distT="0" distB="0" distL="0" distR="0" wp14:anchorId="70ACA943" wp14:editId="20807EF1">
            <wp:extent cx="5731510" cy="3265888"/>
            <wp:effectExtent l="0" t="0" r="2540" b="0"/>
            <wp:docPr id="40723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35386" name=""/>
                    <pic:cNvPicPr/>
                  </pic:nvPicPr>
                  <pic:blipFill rotWithShape="1">
                    <a:blip r:embed="rId38"/>
                    <a:srcRect t="3506"/>
                    <a:stretch>
                      <a:fillRect/>
                    </a:stretch>
                  </pic:blipFill>
                  <pic:spPr bwMode="auto">
                    <a:xfrm>
                      <a:off x="0" y="0"/>
                      <a:ext cx="5731510" cy="3265888"/>
                    </a:xfrm>
                    <a:prstGeom prst="rect">
                      <a:avLst/>
                    </a:prstGeom>
                    <a:ln>
                      <a:noFill/>
                    </a:ln>
                    <a:extLst>
                      <a:ext uri="{53640926-AAD7-44D8-BBD7-CCE9431645EC}">
                        <a14:shadowObscured xmlns:a14="http://schemas.microsoft.com/office/drawing/2010/main"/>
                      </a:ext>
                    </a:extLst>
                  </pic:spPr>
                </pic:pic>
              </a:graphicData>
            </a:graphic>
          </wp:inline>
        </w:drawing>
      </w:r>
    </w:p>
    <w:p w14:paraId="38459C03" w14:textId="617EE00D" w:rsidR="00A641E2" w:rsidRPr="00C26C40" w:rsidRDefault="00A641E2">
      <w:pPr>
        <w:spacing w:before="120" w:after="280"/>
      </w:pPr>
      <w:r w:rsidRPr="00C26C40">
        <w:br w:type="page"/>
      </w:r>
    </w:p>
    <w:p w14:paraId="7CD3B0BA" w14:textId="77777777" w:rsidR="00C63EAF" w:rsidRPr="00C26C40" w:rsidRDefault="00C63EAF" w:rsidP="00C63EAF">
      <w:pPr>
        <w:pStyle w:val="Heading1"/>
        <w:spacing w:before="0" w:after="0"/>
        <w:rPr>
          <w:b w:val="0"/>
          <w:bCs w:val="0"/>
          <w:color w:val="auto"/>
          <w:sz w:val="24"/>
          <w:szCs w:val="24"/>
        </w:rPr>
      </w:pPr>
      <w:bookmarkStart w:id="402" w:name="_Toc237245003"/>
      <w:r w:rsidRPr="00C26C40">
        <w:rPr>
          <w:color w:val="auto"/>
          <w:sz w:val="24"/>
          <w:szCs w:val="24"/>
        </w:rPr>
        <w:lastRenderedPageBreak/>
        <w:t>PROCESS CONTROL AND INSTRUMENTATION</w:t>
      </w:r>
      <w:bookmarkEnd w:id="402"/>
    </w:p>
    <w:p w14:paraId="602FD517" w14:textId="77777777" w:rsidR="00C63EAF" w:rsidRPr="00C26C40" w:rsidRDefault="00C63EAF" w:rsidP="00F02060">
      <w:pPr>
        <w:pStyle w:val="Heading2"/>
      </w:pPr>
      <w:bookmarkStart w:id="403" w:name="_Toc237245004"/>
      <w:r w:rsidRPr="00C26C40">
        <w:t>Introduction</w:t>
      </w:r>
      <w:bookmarkEnd w:id="403"/>
    </w:p>
    <w:p w14:paraId="260EC792" w14:textId="77777777" w:rsidR="00C63EAF" w:rsidRPr="00C26C40" w:rsidRDefault="00C63EAF" w:rsidP="00C63EAF">
      <w:pPr>
        <w:spacing w:after="0"/>
      </w:pPr>
      <w:r w:rsidRPr="00C26C40">
        <w:t>Process control and instrumentation are essential to the safe, efficient and consistent operation of chemical process plants. In the production of poly-aluminium chloride (PAC), effective process control is particularly important because the quality of the final product depends on maintaining critical operating conditions throughout acid leaching, basification and maturation. Variations in process variables such as temperature, pH, flow rate and reactor residence time can significantly affect aluminium extraction efficiency, PAC basicity and overall product quality.</w:t>
      </w:r>
    </w:p>
    <w:p w14:paraId="200AFB51" w14:textId="77777777" w:rsidR="00C63EAF" w:rsidRPr="00C26C40" w:rsidRDefault="00C63EAF" w:rsidP="00C63EAF">
      <w:pPr>
        <w:spacing w:after="0"/>
      </w:pPr>
      <w:r w:rsidRPr="00C26C40">
        <w:t>The PAC production plant was therefore designed with an integrated process control system to ensure stable operation under continuous production while minimizing process disturbances, equipment failure and operator intervention. A centralized PLC-based Distributed Control System (DCS) with Supervisory Control and Data Acquisition (SCADA) is adopted to provide continuous monitoring, automatic control, alarm management and historical data logging. Smart field instruments installed throughout the plant transmit real-time process data to the control system, enabling rapid corrective action whenever process variables deviate from their specified operating limits.</w:t>
      </w:r>
    </w:p>
    <w:p w14:paraId="60580CA5" w14:textId="77777777" w:rsidR="00C63EAF" w:rsidRPr="00C26C40" w:rsidRDefault="00C63EAF" w:rsidP="00C63EAF">
      <w:pPr>
        <w:spacing w:after="0"/>
      </w:pPr>
      <w:r w:rsidRPr="00C26C40">
        <w:t>The control philosophy emphasizes product quality, operational safety, equipment protection and process reliability. Feedback, cascade and ratio control strategies are employed where appropriate to maintain critical operating variables within their design limits. Process instrumentation is selected based on measurement accuracy, reliability, compatibility with corrosive process fluids and ease of maintenance while conforming to the recommendations of ISA S5.1 for instrument identification and tagging.</w:t>
      </w:r>
    </w:p>
    <w:p w14:paraId="2CE9F4F4" w14:textId="77777777" w:rsidR="00C63EAF" w:rsidRPr="00C26C40" w:rsidRDefault="00C63EAF" w:rsidP="00F02060">
      <w:pPr>
        <w:pStyle w:val="Heading2"/>
      </w:pPr>
      <w:bookmarkStart w:id="404" w:name="_Toc237245005"/>
      <w:r w:rsidRPr="00C26C40">
        <w:t>Process Control Philosophy</w:t>
      </w:r>
      <w:bookmarkEnd w:id="404"/>
    </w:p>
    <w:p w14:paraId="2666F468" w14:textId="77777777" w:rsidR="00C63EAF" w:rsidRPr="00C26C40" w:rsidRDefault="00C63EAF" w:rsidP="00C63EAF">
      <w:pPr>
        <w:spacing w:after="0"/>
      </w:pPr>
      <w:r w:rsidRPr="00C26C40">
        <w:t xml:space="preserve">The process control system for the PAC production plant was designed to ensure safe, stable and continuous operation while consistently producing liquid PAC that satisfies the required </w:t>
      </w:r>
      <w:r w:rsidRPr="00C26C40">
        <w:lastRenderedPageBreak/>
        <w:t>product specifications. The control philosophy is based on maintaining critical process variables within predetermined operating limits through continuous monitoring, automatic feedback control and supervisory process management. Particular emphasis is placed on maintaining optimum reaction conditions during acid leaching and basification, as these stages have the greatest influence on aluminium extraction efficiency, PAC basicity and final product quality.</w:t>
      </w:r>
    </w:p>
    <w:p w14:paraId="56BB035C" w14:textId="77777777" w:rsidR="00C63EAF" w:rsidRPr="00C26C40" w:rsidRDefault="00C63EAF" w:rsidP="00C63EAF">
      <w:pPr>
        <w:spacing w:after="0"/>
      </w:pPr>
      <w:r w:rsidRPr="00C26C40">
        <w:t>A centralized PLC-based Distributed Control System (DCS) integrated with a Supervisory Control and Data Acquisition (SCADA) system is adopted to coordinate plant-wide operations. Smart field instruments installed throughout the plant continuously measure process variables and transmit real-time data to the control system, where control algorithms generate appropriate corrective actions. The SCADA interface provides operators with real-time process visualization, alarm notifications, historical data trending and equipment status monitoring, thereby improving operational efficiency and reducing operator intervention.</w:t>
      </w:r>
    </w:p>
    <w:p w14:paraId="5F7CC87F" w14:textId="77777777" w:rsidR="00C63EAF" w:rsidRPr="00C26C40" w:rsidRDefault="00C63EAF" w:rsidP="00C63EAF">
      <w:pPr>
        <w:spacing w:after="0"/>
      </w:pPr>
      <w:r w:rsidRPr="00C26C40">
        <w:t>The control system adopts a hierarchical architecture consisting of four functional levels, as illustrated in Figure 14.1.</w:t>
      </w:r>
    </w:p>
    <w:p w14:paraId="51249570" w14:textId="77777777" w:rsidR="00C63EAF" w:rsidRPr="00C26C40" w:rsidRDefault="00C63EAF" w:rsidP="00C63EAF">
      <w:pPr>
        <w:spacing w:after="0"/>
      </w:pPr>
      <w:r w:rsidRPr="00C26C40">
        <w:rPr>
          <w:b/>
          <w:bCs/>
        </w:rPr>
        <w:t>Level 0 – Field Instrumentation:</w:t>
      </w:r>
      <w:r w:rsidRPr="00C26C40">
        <w:t xml:space="preserve"> Smart sensors, analysers and final control elements installed on process equipment acquire process data and implement control actions.</w:t>
      </w:r>
    </w:p>
    <w:p w14:paraId="0385D9B6" w14:textId="77777777" w:rsidR="00C63EAF" w:rsidRPr="00C26C40" w:rsidRDefault="00C63EAF" w:rsidP="00C63EAF">
      <w:pPr>
        <w:spacing w:after="0"/>
      </w:pPr>
      <w:r w:rsidRPr="00C26C40">
        <w:rPr>
          <w:b/>
          <w:bCs/>
        </w:rPr>
        <w:t>Level 1 – Local Control:</w:t>
      </w:r>
      <w:r w:rsidRPr="00C26C40">
        <w:t xml:space="preserve"> Programmable Logic Controllers (PLCs) execute regulatory control functions, sequencing logic, equipment interlocks and emergency shutdown actions.</w:t>
      </w:r>
    </w:p>
    <w:p w14:paraId="40FDBD6F" w14:textId="77777777" w:rsidR="00C63EAF" w:rsidRPr="00C26C40" w:rsidRDefault="00C63EAF" w:rsidP="00C63EAF">
      <w:pPr>
        <w:spacing w:after="0"/>
      </w:pPr>
      <w:r w:rsidRPr="00C26C40">
        <w:rPr>
          <w:b/>
          <w:bCs/>
        </w:rPr>
        <w:t>Level 2 – Supervisory Control:</w:t>
      </w:r>
      <w:r w:rsidRPr="00C26C40">
        <w:t xml:space="preserve"> The Distributed Control System (DCS) coordinates plant-wide process control, manages process optimization and communicates with all PLCs through industrial communication networks.</w:t>
      </w:r>
    </w:p>
    <w:p w14:paraId="61592C81" w14:textId="77777777" w:rsidR="00C63EAF" w:rsidRPr="00C26C40" w:rsidRDefault="00C63EAF" w:rsidP="00C63EAF">
      <w:pPr>
        <w:spacing w:after="0"/>
      </w:pPr>
      <w:r w:rsidRPr="00C26C40">
        <w:rPr>
          <w:b/>
          <w:bCs/>
        </w:rPr>
        <w:t>Level 3 – Supervisory Monitoring:</w:t>
      </w:r>
      <w:r w:rsidRPr="00C26C40">
        <w:t xml:space="preserve"> The SCADA system provides graphical process visualization, alarm management, historical data storage, performance trending and operator interface functions.</w:t>
      </w:r>
    </w:p>
    <w:p w14:paraId="350D4142" w14:textId="77777777" w:rsidR="00C63EAF" w:rsidRPr="00C26C40" w:rsidRDefault="00C63EAF" w:rsidP="00C63EAF">
      <w:pPr>
        <w:spacing w:after="0"/>
      </w:pPr>
      <w:r w:rsidRPr="00C26C40">
        <w:t xml:space="preserve">To maintain process stability and product quality, several control strategies are employed throughout the plant. Feedback control is used for variables such as tank level, pressure and pH, </w:t>
      </w:r>
      <w:r w:rsidRPr="00C26C40">
        <w:lastRenderedPageBreak/>
        <w:t>where continuous correction is required based on measured deviations from the desired setpoint. Cascade control is adopted for reactor temperature regulation to improve disturbance rejection during the exothermic acid leaching reaction. Ratio control is applied to regulate hydrochloric acid addition relative to the bauxite slurry feed rate, thereby maintaining the desired reaction stoichiometry despite fluctuations in ore feed. Equipment sequencing, start-up and shutdown operations are executed using PLC logic, while safety interlocks and emergency shutdown functions provide automatic protection during abnormal operating conditions.</w:t>
      </w:r>
    </w:p>
    <w:p w14:paraId="588D4622" w14:textId="77777777" w:rsidR="00C63EAF" w:rsidRPr="00C26C40" w:rsidRDefault="00C63EAF" w:rsidP="00C63EAF">
      <w:pPr>
        <w:spacing w:after="0"/>
      </w:pPr>
      <w:r w:rsidRPr="00C26C40">
        <w:t>The proposed control philosophy emphasizes product quality, operational safety, equipment protection and process reliability while minimizing energy consumption, process variability and manual operator intervention.</w:t>
      </w:r>
    </w:p>
    <w:p w14:paraId="03931EB8" w14:textId="5D918793" w:rsidR="002A51F2" w:rsidRPr="00C26C40" w:rsidRDefault="002A51F2" w:rsidP="002A51F2">
      <w:pPr>
        <w:pStyle w:val="Caption"/>
        <w:keepNext/>
      </w:pPr>
      <w:bookmarkStart w:id="405" w:name="_Toc237244869"/>
      <w:r w:rsidRPr="00C26C40">
        <w:t xml:space="preserve">Table </w:t>
      </w:r>
      <w:fldSimple w:instr=" STYLEREF 1 \s ">
        <w:r w:rsidR="006221B8">
          <w:rPr>
            <w:noProof/>
          </w:rPr>
          <w:t>8</w:t>
        </w:r>
      </w:fldSimple>
      <w:r w:rsidR="00B61202">
        <w:noBreakHyphen/>
      </w:r>
      <w:fldSimple w:instr=" SEQ Table \* ARABIC \s 1 ">
        <w:r w:rsidR="006221B8">
          <w:rPr>
            <w:noProof/>
          </w:rPr>
          <w:t>1</w:t>
        </w:r>
      </w:fldSimple>
      <w:r w:rsidRPr="00C26C40">
        <w:t xml:space="preserve"> Process control objective for the PAC Production Plant</w:t>
      </w:r>
      <w:bookmarkEnd w:id="405"/>
    </w:p>
    <w:tbl>
      <w:tblPr>
        <w:tblStyle w:val="TableGrid"/>
        <w:tblW w:w="0" w:type="auto"/>
        <w:tblLook w:val="04A0" w:firstRow="1" w:lastRow="0" w:firstColumn="1" w:lastColumn="0" w:noHBand="0" w:noVBand="1"/>
      </w:tblPr>
      <w:tblGrid>
        <w:gridCol w:w="2066"/>
        <w:gridCol w:w="3582"/>
        <w:gridCol w:w="3413"/>
      </w:tblGrid>
      <w:tr w:rsidR="00C63EAF" w:rsidRPr="00C26C40" w14:paraId="63B86250" w14:textId="77777777" w:rsidTr="0006058D">
        <w:tc>
          <w:tcPr>
            <w:tcW w:w="0" w:type="auto"/>
            <w:hideMark/>
          </w:tcPr>
          <w:p w14:paraId="2BE1FE26" w14:textId="77777777" w:rsidR="00C63EAF" w:rsidRPr="00C26C40" w:rsidRDefault="00C63EAF" w:rsidP="0006058D">
            <w:pPr>
              <w:spacing w:after="0" w:line="480" w:lineRule="auto"/>
              <w:rPr>
                <w:b/>
                <w:bCs/>
                <w:lang w:val="en-GB"/>
              </w:rPr>
            </w:pPr>
            <w:r w:rsidRPr="00C26C40">
              <w:rPr>
                <w:b/>
                <w:bCs/>
                <w:lang w:val="en-GB"/>
              </w:rPr>
              <w:t>Control Objective</w:t>
            </w:r>
          </w:p>
        </w:tc>
        <w:tc>
          <w:tcPr>
            <w:tcW w:w="0" w:type="auto"/>
            <w:hideMark/>
          </w:tcPr>
          <w:p w14:paraId="17DFD1B9" w14:textId="77777777" w:rsidR="00C63EAF" w:rsidRPr="00C26C40" w:rsidRDefault="00C63EAF" w:rsidP="0006058D">
            <w:pPr>
              <w:spacing w:after="0" w:line="480" w:lineRule="auto"/>
              <w:rPr>
                <w:b/>
                <w:bCs/>
                <w:lang w:val="en-GB"/>
              </w:rPr>
            </w:pPr>
            <w:r w:rsidRPr="00C26C40">
              <w:rPr>
                <w:b/>
                <w:bCs/>
                <w:lang w:val="en-GB"/>
              </w:rPr>
              <w:t>Implementation Strategy</w:t>
            </w:r>
          </w:p>
        </w:tc>
        <w:tc>
          <w:tcPr>
            <w:tcW w:w="0" w:type="auto"/>
            <w:hideMark/>
          </w:tcPr>
          <w:p w14:paraId="007D587D" w14:textId="77777777" w:rsidR="00C63EAF" w:rsidRPr="00C26C40" w:rsidRDefault="00C63EAF" w:rsidP="0006058D">
            <w:pPr>
              <w:spacing w:after="0" w:line="480" w:lineRule="auto"/>
              <w:rPr>
                <w:b/>
                <w:bCs/>
                <w:lang w:val="en-GB"/>
              </w:rPr>
            </w:pPr>
            <w:r w:rsidRPr="00C26C40">
              <w:rPr>
                <w:b/>
                <w:bCs/>
                <w:lang w:val="en-GB"/>
              </w:rPr>
              <w:t>Primary Controlled Variables</w:t>
            </w:r>
          </w:p>
        </w:tc>
      </w:tr>
      <w:tr w:rsidR="00C63EAF" w:rsidRPr="00C26C40" w14:paraId="24E79AC9" w14:textId="77777777" w:rsidTr="0006058D">
        <w:tc>
          <w:tcPr>
            <w:tcW w:w="0" w:type="auto"/>
            <w:hideMark/>
          </w:tcPr>
          <w:p w14:paraId="33A08C07" w14:textId="77777777" w:rsidR="00C63EAF" w:rsidRPr="00C26C40" w:rsidRDefault="00C63EAF" w:rsidP="0006058D">
            <w:pPr>
              <w:spacing w:after="0" w:line="480" w:lineRule="auto"/>
              <w:rPr>
                <w:lang w:val="en-GB"/>
              </w:rPr>
            </w:pPr>
            <w:r w:rsidRPr="00C26C40">
              <w:rPr>
                <w:lang w:val="en-GB"/>
              </w:rPr>
              <w:t>Product quality</w:t>
            </w:r>
          </w:p>
        </w:tc>
        <w:tc>
          <w:tcPr>
            <w:tcW w:w="0" w:type="auto"/>
            <w:hideMark/>
          </w:tcPr>
          <w:p w14:paraId="3128BC3D" w14:textId="77777777" w:rsidR="00C63EAF" w:rsidRPr="00C26C40" w:rsidRDefault="00C63EAF" w:rsidP="0006058D">
            <w:pPr>
              <w:spacing w:after="0" w:line="480" w:lineRule="auto"/>
              <w:rPr>
                <w:lang w:val="en-GB"/>
              </w:rPr>
            </w:pPr>
            <w:r w:rsidRPr="00C26C40">
              <w:rPr>
                <w:lang w:val="en-GB"/>
              </w:rPr>
              <w:t>Automatic regulation of reaction and basification conditions</w:t>
            </w:r>
          </w:p>
        </w:tc>
        <w:tc>
          <w:tcPr>
            <w:tcW w:w="0" w:type="auto"/>
            <w:hideMark/>
          </w:tcPr>
          <w:p w14:paraId="02CA45E2" w14:textId="77777777" w:rsidR="00C63EAF" w:rsidRPr="00C26C40" w:rsidRDefault="00C63EAF" w:rsidP="0006058D">
            <w:pPr>
              <w:spacing w:after="0" w:line="480" w:lineRule="auto"/>
              <w:rPr>
                <w:lang w:val="en-GB"/>
              </w:rPr>
            </w:pPr>
            <w:r w:rsidRPr="00C26C40">
              <w:rPr>
                <w:lang w:val="en-GB"/>
              </w:rPr>
              <w:t>Reactor temperature, pH, acid-to-bauxite ratio, residence time</w:t>
            </w:r>
          </w:p>
        </w:tc>
      </w:tr>
      <w:tr w:rsidR="00C63EAF" w:rsidRPr="00C26C40" w14:paraId="7D731395" w14:textId="77777777" w:rsidTr="0006058D">
        <w:tc>
          <w:tcPr>
            <w:tcW w:w="0" w:type="auto"/>
            <w:hideMark/>
          </w:tcPr>
          <w:p w14:paraId="6429E6E3" w14:textId="77777777" w:rsidR="00C63EAF" w:rsidRPr="00C26C40" w:rsidRDefault="00C63EAF" w:rsidP="0006058D">
            <w:pPr>
              <w:spacing w:after="0" w:line="480" w:lineRule="auto"/>
              <w:rPr>
                <w:lang w:val="en-GB"/>
              </w:rPr>
            </w:pPr>
            <w:r w:rsidRPr="00C26C40">
              <w:rPr>
                <w:lang w:val="en-GB"/>
              </w:rPr>
              <w:t>Process safety</w:t>
            </w:r>
          </w:p>
        </w:tc>
        <w:tc>
          <w:tcPr>
            <w:tcW w:w="0" w:type="auto"/>
            <w:hideMark/>
          </w:tcPr>
          <w:p w14:paraId="368B8974" w14:textId="77777777" w:rsidR="00C63EAF" w:rsidRPr="00C26C40" w:rsidRDefault="00C63EAF" w:rsidP="0006058D">
            <w:pPr>
              <w:spacing w:after="0" w:line="480" w:lineRule="auto"/>
              <w:rPr>
                <w:lang w:val="en-GB"/>
              </w:rPr>
            </w:pPr>
            <w:r w:rsidRPr="00C26C40">
              <w:rPr>
                <w:lang w:val="en-GB"/>
              </w:rPr>
              <w:t>Continuous monitoring with alarms and protective interlocks</w:t>
            </w:r>
          </w:p>
        </w:tc>
        <w:tc>
          <w:tcPr>
            <w:tcW w:w="0" w:type="auto"/>
            <w:hideMark/>
          </w:tcPr>
          <w:p w14:paraId="2224EBB4" w14:textId="77777777" w:rsidR="00C63EAF" w:rsidRPr="00C26C40" w:rsidRDefault="00C63EAF" w:rsidP="0006058D">
            <w:pPr>
              <w:spacing w:after="0" w:line="480" w:lineRule="auto"/>
              <w:rPr>
                <w:lang w:val="en-GB"/>
              </w:rPr>
            </w:pPr>
            <w:r w:rsidRPr="00C26C40">
              <w:rPr>
                <w:lang w:val="en-GB"/>
              </w:rPr>
              <w:t>Temperature, pressure, tank level, pH</w:t>
            </w:r>
          </w:p>
        </w:tc>
      </w:tr>
      <w:tr w:rsidR="00C63EAF" w:rsidRPr="00C26C40" w14:paraId="28C461D7" w14:textId="77777777" w:rsidTr="0006058D">
        <w:tc>
          <w:tcPr>
            <w:tcW w:w="0" w:type="auto"/>
            <w:hideMark/>
          </w:tcPr>
          <w:p w14:paraId="42C32800" w14:textId="77777777" w:rsidR="00C63EAF" w:rsidRPr="00C26C40" w:rsidRDefault="00C63EAF" w:rsidP="0006058D">
            <w:pPr>
              <w:spacing w:after="0" w:line="480" w:lineRule="auto"/>
              <w:rPr>
                <w:lang w:val="en-GB"/>
              </w:rPr>
            </w:pPr>
            <w:r w:rsidRPr="00C26C40">
              <w:rPr>
                <w:lang w:val="en-GB"/>
              </w:rPr>
              <w:t>Stable plant operation</w:t>
            </w:r>
          </w:p>
        </w:tc>
        <w:tc>
          <w:tcPr>
            <w:tcW w:w="0" w:type="auto"/>
            <w:hideMark/>
          </w:tcPr>
          <w:p w14:paraId="53E25EFE" w14:textId="77777777" w:rsidR="00C63EAF" w:rsidRPr="00C26C40" w:rsidRDefault="00C63EAF" w:rsidP="0006058D">
            <w:pPr>
              <w:spacing w:after="0" w:line="480" w:lineRule="auto"/>
              <w:rPr>
                <w:lang w:val="en-GB"/>
              </w:rPr>
            </w:pPr>
            <w:r w:rsidRPr="00C26C40">
              <w:rPr>
                <w:lang w:val="en-GB"/>
              </w:rPr>
              <w:t>Automatic feedback control of major process variables</w:t>
            </w:r>
          </w:p>
        </w:tc>
        <w:tc>
          <w:tcPr>
            <w:tcW w:w="0" w:type="auto"/>
            <w:hideMark/>
          </w:tcPr>
          <w:p w14:paraId="2E630BB1" w14:textId="77777777" w:rsidR="00C63EAF" w:rsidRPr="00C26C40" w:rsidRDefault="00C63EAF" w:rsidP="0006058D">
            <w:pPr>
              <w:spacing w:after="0" w:line="480" w:lineRule="auto"/>
              <w:rPr>
                <w:lang w:val="en-GB"/>
              </w:rPr>
            </w:pPr>
            <w:r w:rsidRPr="00C26C40">
              <w:rPr>
                <w:lang w:val="en-GB"/>
              </w:rPr>
              <w:t>Flow rate, level, pressure, temperature</w:t>
            </w:r>
          </w:p>
        </w:tc>
      </w:tr>
      <w:tr w:rsidR="00C63EAF" w:rsidRPr="00C26C40" w14:paraId="300BC060" w14:textId="77777777" w:rsidTr="0006058D">
        <w:tc>
          <w:tcPr>
            <w:tcW w:w="0" w:type="auto"/>
            <w:hideMark/>
          </w:tcPr>
          <w:p w14:paraId="10EA3519" w14:textId="77777777" w:rsidR="00C63EAF" w:rsidRPr="00C26C40" w:rsidRDefault="00C63EAF" w:rsidP="0006058D">
            <w:pPr>
              <w:spacing w:after="0" w:line="480" w:lineRule="auto"/>
              <w:rPr>
                <w:lang w:val="en-GB"/>
              </w:rPr>
            </w:pPr>
            <w:r w:rsidRPr="00C26C40">
              <w:rPr>
                <w:lang w:val="en-GB"/>
              </w:rPr>
              <w:t>Equipment protection</w:t>
            </w:r>
          </w:p>
        </w:tc>
        <w:tc>
          <w:tcPr>
            <w:tcW w:w="0" w:type="auto"/>
            <w:hideMark/>
          </w:tcPr>
          <w:p w14:paraId="0403B835" w14:textId="77777777" w:rsidR="00C63EAF" w:rsidRPr="00C26C40" w:rsidRDefault="00C63EAF" w:rsidP="0006058D">
            <w:pPr>
              <w:spacing w:after="0" w:line="480" w:lineRule="auto"/>
              <w:rPr>
                <w:lang w:val="en-GB"/>
              </w:rPr>
            </w:pPr>
            <w:r w:rsidRPr="00C26C40">
              <w:rPr>
                <w:lang w:val="en-GB"/>
              </w:rPr>
              <w:t>Equipment interlocks and abnormal condition monitoring</w:t>
            </w:r>
          </w:p>
        </w:tc>
        <w:tc>
          <w:tcPr>
            <w:tcW w:w="0" w:type="auto"/>
            <w:hideMark/>
          </w:tcPr>
          <w:p w14:paraId="1DBE7E9B" w14:textId="77777777" w:rsidR="00C63EAF" w:rsidRPr="00C26C40" w:rsidRDefault="00C63EAF" w:rsidP="0006058D">
            <w:pPr>
              <w:spacing w:after="0" w:line="480" w:lineRule="auto"/>
              <w:rPr>
                <w:lang w:val="en-GB"/>
              </w:rPr>
            </w:pPr>
            <w:r w:rsidRPr="00C26C40">
              <w:rPr>
                <w:lang w:val="en-GB"/>
              </w:rPr>
              <w:t>Motor current, differential pressure, reactor pressure</w:t>
            </w:r>
          </w:p>
        </w:tc>
      </w:tr>
      <w:tr w:rsidR="00C63EAF" w:rsidRPr="00C26C40" w14:paraId="1E654ACA" w14:textId="77777777" w:rsidTr="0006058D">
        <w:tc>
          <w:tcPr>
            <w:tcW w:w="0" w:type="auto"/>
            <w:hideMark/>
          </w:tcPr>
          <w:p w14:paraId="4DDFE1F7" w14:textId="77777777" w:rsidR="00C63EAF" w:rsidRPr="00C26C40" w:rsidRDefault="00C63EAF" w:rsidP="0006058D">
            <w:pPr>
              <w:spacing w:after="0" w:line="480" w:lineRule="auto"/>
              <w:rPr>
                <w:lang w:val="en-GB"/>
              </w:rPr>
            </w:pPr>
            <w:r w:rsidRPr="00C26C40">
              <w:rPr>
                <w:lang w:val="en-GB"/>
              </w:rPr>
              <w:t>Environmental protection</w:t>
            </w:r>
          </w:p>
        </w:tc>
        <w:tc>
          <w:tcPr>
            <w:tcW w:w="0" w:type="auto"/>
            <w:hideMark/>
          </w:tcPr>
          <w:p w14:paraId="20EC9853" w14:textId="77777777" w:rsidR="00C63EAF" w:rsidRPr="00C26C40" w:rsidRDefault="00C63EAF" w:rsidP="0006058D">
            <w:pPr>
              <w:spacing w:after="0" w:line="480" w:lineRule="auto"/>
              <w:rPr>
                <w:lang w:val="en-GB"/>
              </w:rPr>
            </w:pPr>
            <w:r w:rsidRPr="00C26C40">
              <w:rPr>
                <w:lang w:val="en-GB"/>
              </w:rPr>
              <w:t>Containment of corrosive chemicals and spill prevention</w:t>
            </w:r>
          </w:p>
        </w:tc>
        <w:tc>
          <w:tcPr>
            <w:tcW w:w="0" w:type="auto"/>
            <w:hideMark/>
          </w:tcPr>
          <w:p w14:paraId="2F9C6898" w14:textId="77777777" w:rsidR="00C63EAF" w:rsidRPr="00C26C40" w:rsidRDefault="00C63EAF" w:rsidP="0006058D">
            <w:pPr>
              <w:spacing w:after="0" w:line="480" w:lineRule="auto"/>
              <w:rPr>
                <w:lang w:val="en-GB"/>
              </w:rPr>
            </w:pPr>
            <w:r w:rsidRPr="00C26C40">
              <w:rPr>
                <w:lang w:val="en-GB"/>
              </w:rPr>
              <w:t>Storage tank level, transfer pump operation, HCl handling</w:t>
            </w:r>
          </w:p>
        </w:tc>
      </w:tr>
      <w:tr w:rsidR="00C63EAF" w:rsidRPr="00C26C40" w14:paraId="59F03BDE" w14:textId="77777777" w:rsidTr="0006058D">
        <w:tc>
          <w:tcPr>
            <w:tcW w:w="0" w:type="auto"/>
            <w:hideMark/>
          </w:tcPr>
          <w:p w14:paraId="2EF2EA5F" w14:textId="77777777" w:rsidR="00C63EAF" w:rsidRPr="00C26C40" w:rsidRDefault="00C63EAF" w:rsidP="0006058D">
            <w:pPr>
              <w:spacing w:after="0" w:line="480" w:lineRule="auto"/>
              <w:rPr>
                <w:lang w:val="en-GB"/>
              </w:rPr>
            </w:pPr>
            <w:r w:rsidRPr="00C26C40">
              <w:rPr>
                <w:lang w:val="en-GB"/>
              </w:rPr>
              <w:t>Production continuity</w:t>
            </w:r>
          </w:p>
        </w:tc>
        <w:tc>
          <w:tcPr>
            <w:tcW w:w="0" w:type="auto"/>
            <w:hideMark/>
          </w:tcPr>
          <w:p w14:paraId="381600D3" w14:textId="77777777" w:rsidR="00C63EAF" w:rsidRPr="00C26C40" w:rsidRDefault="00C63EAF" w:rsidP="0006058D">
            <w:pPr>
              <w:spacing w:after="0" w:line="480" w:lineRule="auto"/>
              <w:rPr>
                <w:lang w:val="en-GB"/>
              </w:rPr>
            </w:pPr>
            <w:r w:rsidRPr="00C26C40">
              <w:rPr>
                <w:lang w:val="en-GB"/>
              </w:rPr>
              <w:t>PLC sequencing and inventory control</w:t>
            </w:r>
          </w:p>
        </w:tc>
        <w:tc>
          <w:tcPr>
            <w:tcW w:w="0" w:type="auto"/>
            <w:hideMark/>
          </w:tcPr>
          <w:p w14:paraId="3F2A6EFA" w14:textId="77777777" w:rsidR="00C63EAF" w:rsidRPr="00C26C40" w:rsidRDefault="00C63EAF" w:rsidP="0006058D">
            <w:pPr>
              <w:spacing w:after="0" w:line="480" w:lineRule="auto"/>
              <w:rPr>
                <w:lang w:val="en-GB"/>
              </w:rPr>
            </w:pPr>
            <w:r w:rsidRPr="00C26C40">
              <w:rPr>
                <w:lang w:val="en-GB"/>
              </w:rPr>
              <w:t>Tank levels, pump status, flow rates</w:t>
            </w:r>
          </w:p>
        </w:tc>
      </w:tr>
    </w:tbl>
    <w:p w14:paraId="46ED8F97" w14:textId="77777777" w:rsidR="002A51F2" w:rsidRPr="00C26C40" w:rsidRDefault="002A51F2" w:rsidP="00C63EAF">
      <w:pPr>
        <w:spacing w:after="0"/>
      </w:pPr>
    </w:p>
    <w:p w14:paraId="7035A5B0" w14:textId="0ADFCDF9" w:rsidR="00C63EAF" w:rsidRPr="00C26C40" w:rsidRDefault="00C63EAF" w:rsidP="00C63EAF">
      <w:pPr>
        <w:spacing w:after="0"/>
      </w:pPr>
      <w:r w:rsidRPr="00C26C40">
        <w:lastRenderedPageBreak/>
        <w:t>The control system architecture integrates field instrumentation installed across the raw material handling, calcination, grinding, leaching, basification, product storage and utility sections of the plant into a centralized PLC-based Distributed Control System (DCS) with SCADA supervision. This arrangement enables plant-wide monitoring, coordinated control and rapid response to process disturbances while minimizing operator intervention The overall control system architecture adopted for the PAC production plant is illustrated in Figure 14.1.</w:t>
      </w:r>
    </w:p>
    <w:p w14:paraId="3C8AAFFD" w14:textId="77777777" w:rsidR="002A51F2" w:rsidRPr="00C26C40" w:rsidRDefault="00C63EAF" w:rsidP="002A51F2">
      <w:pPr>
        <w:keepNext/>
        <w:spacing w:after="0"/>
        <w:jc w:val="center"/>
      </w:pPr>
      <w:r w:rsidRPr="00C26C40">
        <w:rPr>
          <w:noProof/>
        </w:rPr>
        <w:drawing>
          <wp:inline distT="0" distB="0" distL="0" distR="0" wp14:anchorId="746198FB" wp14:editId="5F36C43A">
            <wp:extent cx="3124200" cy="3124200"/>
            <wp:effectExtent l="0" t="0" r="0" b="0"/>
            <wp:docPr id="693361289" name="Picture 69336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55223C4F" w14:textId="46C3893D" w:rsidR="00C63EAF" w:rsidRPr="00C26C40" w:rsidRDefault="002A51F2" w:rsidP="002A51F2">
      <w:pPr>
        <w:pStyle w:val="Caption"/>
      </w:pPr>
      <w:bookmarkStart w:id="406" w:name="_Toc237220075"/>
      <w:r w:rsidRPr="00C26C40">
        <w:t xml:space="preserve">Figure </w:t>
      </w:r>
      <w:fldSimple w:instr=" STYLEREF 1 \s ">
        <w:r w:rsidR="006221B8">
          <w:rPr>
            <w:noProof/>
          </w:rPr>
          <w:t>8</w:t>
        </w:r>
      </w:fldSimple>
      <w:r w:rsidR="00E162A1">
        <w:noBreakHyphen/>
      </w:r>
      <w:fldSimple w:instr=" SEQ Figure \* ARABIC \s 1 ">
        <w:r w:rsidR="006221B8">
          <w:rPr>
            <w:noProof/>
          </w:rPr>
          <w:t>1</w:t>
        </w:r>
      </w:fldSimple>
      <w:r w:rsidRPr="00C26C40">
        <w:t>Control System Architecture of the PAC Production Plant</w:t>
      </w:r>
      <w:bookmarkEnd w:id="406"/>
    </w:p>
    <w:p w14:paraId="0115B869" w14:textId="37BB7F4F" w:rsidR="00C63EAF" w:rsidRPr="00C26C40" w:rsidRDefault="00C63EAF" w:rsidP="00C63EAF">
      <w:pPr>
        <w:spacing w:after="0"/>
      </w:pPr>
      <w:r w:rsidRPr="00C26C40">
        <w:t xml:space="preserve">As shown in </w:t>
      </w:r>
      <w:r w:rsidR="00696CAD" w:rsidRPr="00C26C40">
        <w:t>the figure above</w:t>
      </w:r>
      <w:r w:rsidRPr="00C26C40">
        <w:rPr>
          <w:b/>
          <w:bCs/>
        </w:rPr>
        <w:t>,</w:t>
      </w:r>
      <w:r w:rsidRPr="00C26C40">
        <w:t xml:space="preserve"> process measurements obtained from smart field instruments are transmitted through remote input/output (I/O) modules to the PLCs, which execute regulatory control, equipment sequencing and safety interlocks. The DCS performs plant-wide supervisory control by coordinating the individual PLCs, while the SCADA system provides operators with graphical process visualization, alarm management, historical data storage and process trending through operator workstations.</w:t>
      </w:r>
    </w:p>
    <w:p w14:paraId="395042D3" w14:textId="77777777" w:rsidR="00C63EAF" w:rsidRPr="00C26C40" w:rsidRDefault="00C63EAF" w:rsidP="00F02060">
      <w:pPr>
        <w:pStyle w:val="Heading2"/>
      </w:pPr>
      <w:bookmarkStart w:id="407" w:name="_Toc237245006"/>
      <w:r w:rsidRPr="00C26C40">
        <w:t>Control Strategy for the Acid Leaching Reactor Train (R-601)</w:t>
      </w:r>
      <w:bookmarkEnd w:id="407"/>
    </w:p>
    <w:p w14:paraId="572078B6" w14:textId="119BE922" w:rsidR="00C63EAF" w:rsidRPr="00C26C40" w:rsidRDefault="00C63EAF" w:rsidP="00C63EAF">
      <w:pPr>
        <w:spacing w:after="0"/>
      </w:pPr>
      <w:r w:rsidRPr="00C26C40">
        <w:t xml:space="preserve">Among the major process units in the PAC production plant, the acid leaching reactor train (R-601) is presented in detail because it represents the most control-intensive operation and has the greatest influence on process safety, alumina extraction efficiency and final product quality. </w:t>
      </w:r>
    </w:p>
    <w:p w14:paraId="13C3BE2E" w14:textId="77777777" w:rsidR="00C63EAF" w:rsidRPr="00C26C40" w:rsidRDefault="00C63EAF" w:rsidP="00C63EAF">
      <w:pPr>
        <w:spacing w:after="0"/>
      </w:pPr>
      <w:r w:rsidRPr="00C26C40">
        <w:lastRenderedPageBreak/>
        <w:t>The acid leaching reactor train (R-601) is the primary reaction unit of the PAC production plant and consists of two continuous stirred tank reactors (CSTRs) connected in series. The reactor train dissolves alumina from calcined bauxite using hydrochloric acid to produce aluminium chloride solution for subsequent basification. Since the extent of alumina dissolution determines the overall PAC yield and product quality, the reactor train is equipped with an automatic control system to maintain stable operating conditions and ensure safe continuous operation.</w:t>
      </w:r>
    </w:p>
    <w:p w14:paraId="576398F1" w14:textId="12A487FD" w:rsidR="00C63EAF" w:rsidRPr="00C26C40" w:rsidRDefault="00C63EAF" w:rsidP="00C63EAF">
      <w:pPr>
        <w:spacing w:after="0"/>
      </w:pPr>
      <w:r w:rsidRPr="00C26C40">
        <w:t xml:space="preserve">The control system maintains the reactor train at the design operating conditions of 120 °C and 3 bara, while protecting the equipment against the design limits of 150 °C and 5 bar. The </w:t>
      </w:r>
      <w:r w:rsidR="00696CAD" w:rsidRPr="00C26C40">
        <w:t>principal-controlled</w:t>
      </w:r>
      <w:r w:rsidRPr="00C26C40">
        <w:t xml:space="preserve"> variables are reactor temperature, reactor pressure, hydrochloric acid-to-bauxite feed ratio and reactor liquid level. The overall control strategy adopted for the reactor train is summarized in Table </w:t>
      </w:r>
      <w:r w:rsidR="00696CAD" w:rsidRPr="00C26C40">
        <w:t>9.1</w:t>
      </w:r>
      <w:r w:rsidRPr="00C26C40">
        <w:t>.</w:t>
      </w:r>
    </w:p>
    <w:p w14:paraId="22EF322A" w14:textId="77777777" w:rsidR="00C63EAF" w:rsidRPr="00C26C40" w:rsidRDefault="00C63EAF" w:rsidP="00134FFF">
      <w:pPr>
        <w:pStyle w:val="Heading3"/>
      </w:pPr>
      <w:bookmarkStart w:id="408" w:name="_Toc237245007"/>
      <w:r w:rsidRPr="00C26C40">
        <w:t>Reactor Temperature Control</w:t>
      </w:r>
      <w:bookmarkEnd w:id="408"/>
    </w:p>
    <w:p w14:paraId="4D643C37" w14:textId="77777777" w:rsidR="00C63EAF" w:rsidRPr="00C26C40" w:rsidRDefault="00C63EAF" w:rsidP="00C63EAF">
      <w:pPr>
        <w:spacing w:after="0"/>
      </w:pPr>
      <w:r w:rsidRPr="00C26C40">
        <w:t>Reactor temperature is maintained at 120 °C using direct feedback temperature control loops on each reactor. Temperature transmitter TT-605 continuously measures the temperature of Reactor R-601, with the temperature indicating controller TIC-605 regulating the cooling-water control valve TV-605 to remove excess reaction heat. Similarly, TT-606, TIC-606 and TV-606 form the equivalent feedback control loop for Reactor R-602. Cooling water is supplied from the plant utility header via lines CWS-6009 and CWS-6010 and returned via CWR-6011.</w:t>
      </w:r>
    </w:p>
    <w:p w14:paraId="1966E459" w14:textId="77777777" w:rsidR="00C63EAF" w:rsidRPr="00C26C40" w:rsidRDefault="00C63EAF" w:rsidP="00C63EAF">
      <w:pPr>
        <w:spacing w:after="0"/>
      </w:pPr>
      <w:r w:rsidRPr="00C26C40">
        <w:t>The feedback control loops on TIC-605 and TIC-606 provide automatic correction whenever measured reactor temperatures deviate from the 120 °C operating setpoint. High-temperature alarms on each loop alert the operator to abnormal temperature rise, providing protection before the reactor temperature approaches the design limit of 150 °C.</w:t>
      </w:r>
    </w:p>
    <w:p w14:paraId="1B52E00F" w14:textId="77777777" w:rsidR="00C63EAF" w:rsidRPr="00C26C40" w:rsidRDefault="00C63EAF" w:rsidP="00134FFF">
      <w:pPr>
        <w:pStyle w:val="Heading3"/>
      </w:pPr>
      <w:bookmarkStart w:id="409" w:name="_Toc237245008"/>
      <w:r w:rsidRPr="00C26C40">
        <w:lastRenderedPageBreak/>
        <w:t>Acid-to-Bauxite Ratio Control</w:t>
      </w:r>
      <w:bookmarkEnd w:id="409"/>
    </w:p>
    <w:p w14:paraId="556A5BFE" w14:textId="77777777" w:rsidR="00C63EAF" w:rsidRPr="00C26C40" w:rsidRDefault="00C63EAF" w:rsidP="00C63EAF">
      <w:pPr>
        <w:spacing w:after="0"/>
      </w:pPr>
      <w:r w:rsidRPr="00C26C40">
        <w:t>Efficient alumina extraction requires a constant hydrochloric acid-to-bauxite feed ratio. Variations in slurry feed rate directly affect acid demand and reaction conversion; therefore, ratio control is implemented to maintain the required stoichiometric excess of hydrochloric acid.</w:t>
      </w:r>
    </w:p>
    <w:p w14:paraId="6C57F01E" w14:textId="77777777" w:rsidR="00C63EAF" w:rsidRPr="00C26C40" w:rsidRDefault="00C63EAF" w:rsidP="00C63EAF">
      <w:pPr>
        <w:spacing w:after="0"/>
      </w:pPr>
      <w:r w:rsidRPr="00C26C40">
        <w:t>The hydrochloric acid feed rate is measured and controlled by a flow ratio indicating controller (FFIC-601), using dual flow transmitters FT-601A and FT-601B to measure the HCl feed flow. FFIC-601 continuously adjusts the HCl control valve FV-601 to maintain the specified acid-to-bauxite ratio. This strategy minimises acid consumption, maintains the target alumina conversion and reduces the effect of fluctuations in ore feed rate and slurry concentration.</w:t>
      </w:r>
    </w:p>
    <w:p w14:paraId="04A3AEBB" w14:textId="77777777" w:rsidR="00C63EAF" w:rsidRPr="00C26C40" w:rsidRDefault="00C63EAF" w:rsidP="00134FFF">
      <w:pPr>
        <w:pStyle w:val="Heading3"/>
      </w:pPr>
      <w:bookmarkStart w:id="410" w:name="_Toc237245009"/>
      <w:r w:rsidRPr="00C26C40">
        <w:t>Reactor Level Control</w:t>
      </w:r>
      <w:bookmarkEnd w:id="410"/>
    </w:p>
    <w:p w14:paraId="1672EAEB" w14:textId="77777777" w:rsidR="00C63EAF" w:rsidRPr="00C26C40" w:rsidRDefault="00C63EAF" w:rsidP="00C63EAF">
      <w:pPr>
        <w:spacing w:after="0"/>
      </w:pPr>
      <w:r w:rsidRPr="00C26C40">
        <w:t>Reactor liquid level is controlled to maintain the working volume required for the specified residence time and stable reactor operation. For Reactor R-601, the level transmitter LT-604 measures the liquid level and the level indicating controller LIC-604 provides regulatory control. For Reactor R-602, level transmitter LT-607 and controller LIC-607 perform the equivalent function, with the control action implemented through level control valve LV-607 on the reactor discharge. Maintaining a constant liquid inventory prevents overflow, avoids pump cavitation and ensures uniform residence time throughout the reactor train.</w:t>
      </w:r>
    </w:p>
    <w:p w14:paraId="51AAE893" w14:textId="77777777" w:rsidR="00C63EAF" w:rsidRPr="00C26C40" w:rsidRDefault="00C63EAF" w:rsidP="00C63EAF">
      <w:pPr>
        <w:spacing w:after="0"/>
      </w:pPr>
      <w:r w:rsidRPr="00C26C40">
        <w:t>High-level alarm LAH-607 and low-level alarm LAL-607 on Reactor R-602 provide early warning of abnormal inventory conditions. High-high and low-low level trips automatically stop the appropriate feed or discharge equipment to prevent overflow or pump damage.</w:t>
      </w:r>
    </w:p>
    <w:p w14:paraId="24A939E1" w14:textId="77777777" w:rsidR="00C63EAF" w:rsidRPr="00C26C40" w:rsidRDefault="00C63EAF" w:rsidP="00134FFF">
      <w:pPr>
        <w:pStyle w:val="Heading3"/>
      </w:pPr>
      <w:bookmarkStart w:id="411" w:name="_Toc237245010"/>
      <w:r w:rsidRPr="00C26C40">
        <w:t>Reactor Pressure Control</w:t>
      </w:r>
      <w:bookmarkEnd w:id="411"/>
    </w:p>
    <w:p w14:paraId="0B1E247D" w14:textId="77777777" w:rsidR="00C63EAF" w:rsidRPr="00C26C40" w:rsidRDefault="00C63EAF" w:rsidP="00C63EAF">
      <w:pPr>
        <w:spacing w:after="0"/>
      </w:pPr>
      <w:r w:rsidRPr="00C26C40">
        <w:t xml:space="preserve">Reactor pressure is continuously monitored and controlled on both reactors. On Reactor R-601, pressure transmitter PT-602 feeds the pressure indicating controller PIC-602, which regulates the pressure control valve PV-602 to maintain the operating pressure of 3 bara through venting </w:t>
      </w:r>
      <w:r w:rsidRPr="00C26C40">
        <w:lastRenderedPageBreak/>
        <w:t>to the HCl gas scrubber (SC-601). Reactor R-602 is equipped with an equivalent loop comprising PT-603, PIC-603 and PV-603. High-pressure alarms on each loop warn the operator of abnormal pressure rise, and high-high pressure trips isolate the reactor feed streams and initiate emergency shutdown before reactor pressure approaches the design pressure of 5 bar.</w:t>
      </w:r>
    </w:p>
    <w:p w14:paraId="1E6A8848" w14:textId="77777777" w:rsidR="00C63EAF" w:rsidRPr="00C26C40" w:rsidRDefault="00C63EAF" w:rsidP="00134FFF">
      <w:pPr>
        <w:pStyle w:val="Heading3"/>
      </w:pPr>
      <w:bookmarkStart w:id="412" w:name="_Toc237245011"/>
      <w:r w:rsidRPr="00C26C40">
        <w:t>Agitation Monitoring</w:t>
      </w:r>
      <w:bookmarkEnd w:id="412"/>
    </w:p>
    <w:p w14:paraId="77FB06D2" w14:textId="77777777" w:rsidR="00C63EAF" w:rsidRPr="00C26C40" w:rsidRDefault="00C63EAF" w:rsidP="00C63EAF">
      <w:pPr>
        <w:spacing w:after="0"/>
      </w:pPr>
      <w:r w:rsidRPr="00C26C40">
        <w:t>Continuous agitation is required to maintain slurry homogeneity, enhance solid-liquid contact and prevent particle settling within the reactors. Each agitator is driven by a variable-speed motor, with motor status, speed and current continuously monitored by the DCS. Motor overload, excessive vibration or agitator failure activates an operator alarm and initiates reactor shutdown where continued operation may compromise reaction performance or equipment integrity.</w:t>
      </w:r>
    </w:p>
    <w:p w14:paraId="7441B03B" w14:textId="4121EC96" w:rsidR="00C63EAF" w:rsidRPr="00C26C40" w:rsidRDefault="00C63EAF" w:rsidP="00C63EAF">
      <w:pPr>
        <w:pStyle w:val="Caption"/>
        <w:keepNext/>
      </w:pPr>
      <w:bookmarkStart w:id="413" w:name="_Toc237244870"/>
      <w:r w:rsidRPr="00C26C40">
        <w:t xml:space="preserve">Table </w:t>
      </w:r>
      <w:fldSimple w:instr=" STYLEREF 1 \s ">
        <w:r w:rsidR="006221B8">
          <w:rPr>
            <w:noProof/>
          </w:rPr>
          <w:t>8</w:t>
        </w:r>
      </w:fldSimple>
      <w:r w:rsidR="00B61202">
        <w:noBreakHyphen/>
      </w:r>
      <w:fldSimple w:instr=" SEQ Table \* ARABIC \s 1 ">
        <w:r w:rsidR="006221B8">
          <w:rPr>
            <w:noProof/>
          </w:rPr>
          <w:t>2</w:t>
        </w:r>
      </w:fldSimple>
      <w:r w:rsidRPr="00C26C40">
        <w:t xml:space="preserve"> Summary of Control Strategy for the Acid Leaching Reactor Train (R-601)</w:t>
      </w:r>
      <w:bookmarkEnd w:id="413"/>
    </w:p>
    <w:tbl>
      <w:tblPr>
        <w:tblStyle w:val="TableGrid"/>
        <w:tblW w:w="0" w:type="auto"/>
        <w:tblLook w:val="04A0" w:firstRow="1" w:lastRow="0" w:firstColumn="1" w:lastColumn="0" w:noHBand="0" w:noVBand="1"/>
      </w:tblPr>
      <w:tblGrid>
        <w:gridCol w:w="1637"/>
        <w:gridCol w:w="1377"/>
        <w:gridCol w:w="1690"/>
        <w:gridCol w:w="1573"/>
        <w:gridCol w:w="1378"/>
        <w:gridCol w:w="1406"/>
      </w:tblGrid>
      <w:tr w:rsidR="00C63EAF" w:rsidRPr="00C26C40" w14:paraId="74248ACE" w14:textId="77777777" w:rsidTr="0006058D">
        <w:tc>
          <w:tcPr>
            <w:tcW w:w="0" w:type="auto"/>
            <w:hideMark/>
          </w:tcPr>
          <w:p w14:paraId="1712B0B6" w14:textId="77777777" w:rsidR="00C63EAF" w:rsidRPr="00C26C40" w:rsidRDefault="00C63EAF" w:rsidP="0006058D">
            <w:pPr>
              <w:spacing w:after="0" w:line="480" w:lineRule="auto"/>
              <w:rPr>
                <w:b/>
                <w:bCs/>
                <w:lang w:val="en-GB"/>
              </w:rPr>
            </w:pPr>
            <w:r w:rsidRPr="00C26C40">
              <w:rPr>
                <w:b/>
                <w:bCs/>
                <w:lang w:val="en-GB"/>
              </w:rPr>
              <w:t>Control Objective</w:t>
            </w:r>
          </w:p>
        </w:tc>
        <w:tc>
          <w:tcPr>
            <w:tcW w:w="0" w:type="auto"/>
            <w:hideMark/>
          </w:tcPr>
          <w:p w14:paraId="4311F189" w14:textId="77777777" w:rsidR="00C63EAF" w:rsidRPr="00C26C40" w:rsidRDefault="00C63EAF" w:rsidP="0006058D">
            <w:pPr>
              <w:spacing w:after="0" w:line="480" w:lineRule="auto"/>
              <w:rPr>
                <w:b/>
                <w:bCs/>
                <w:lang w:val="en-GB"/>
              </w:rPr>
            </w:pPr>
            <w:r w:rsidRPr="00C26C40">
              <w:rPr>
                <w:b/>
                <w:bCs/>
                <w:lang w:val="en-GB"/>
              </w:rPr>
              <w:t>Controlled Variable</w:t>
            </w:r>
          </w:p>
        </w:tc>
        <w:tc>
          <w:tcPr>
            <w:tcW w:w="0" w:type="auto"/>
            <w:hideMark/>
          </w:tcPr>
          <w:p w14:paraId="226BF02F" w14:textId="77777777" w:rsidR="00C63EAF" w:rsidRPr="00C26C40" w:rsidRDefault="00C63EAF" w:rsidP="0006058D">
            <w:pPr>
              <w:spacing w:after="0" w:line="480" w:lineRule="auto"/>
              <w:rPr>
                <w:b/>
                <w:bCs/>
                <w:lang w:val="en-GB"/>
              </w:rPr>
            </w:pPr>
            <w:r w:rsidRPr="00C26C40">
              <w:rPr>
                <w:b/>
                <w:bCs/>
                <w:lang w:val="en-GB"/>
              </w:rPr>
              <w:t>Instrument(s)</w:t>
            </w:r>
          </w:p>
        </w:tc>
        <w:tc>
          <w:tcPr>
            <w:tcW w:w="0" w:type="auto"/>
            <w:hideMark/>
          </w:tcPr>
          <w:p w14:paraId="21EA05A1" w14:textId="77777777" w:rsidR="00C63EAF" w:rsidRPr="00C26C40" w:rsidRDefault="00C63EAF" w:rsidP="0006058D">
            <w:pPr>
              <w:spacing w:after="0" w:line="480" w:lineRule="auto"/>
              <w:rPr>
                <w:b/>
                <w:bCs/>
                <w:lang w:val="en-GB"/>
              </w:rPr>
            </w:pPr>
            <w:r w:rsidRPr="00C26C40">
              <w:rPr>
                <w:b/>
                <w:bCs/>
                <w:lang w:val="en-GB"/>
              </w:rPr>
              <w:t>Manipulated Variable</w:t>
            </w:r>
          </w:p>
        </w:tc>
        <w:tc>
          <w:tcPr>
            <w:tcW w:w="0" w:type="auto"/>
            <w:hideMark/>
          </w:tcPr>
          <w:p w14:paraId="29E6C110" w14:textId="77777777" w:rsidR="00C63EAF" w:rsidRPr="00C26C40" w:rsidRDefault="00C63EAF" w:rsidP="0006058D">
            <w:pPr>
              <w:spacing w:after="0" w:line="480" w:lineRule="auto"/>
              <w:rPr>
                <w:b/>
                <w:bCs/>
                <w:lang w:val="en-GB"/>
              </w:rPr>
            </w:pPr>
            <w:r w:rsidRPr="00C26C40">
              <w:rPr>
                <w:b/>
                <w:bCs/>
                <w:lang w:val="en-GB"/>
              </w:rPr>
              <w:t>Control Strategy</w:t>
            </w:r>
          </w:p>
        </w:tc>
        <w:tc>
          <w:tcPr>
            <w:tcW w:w="0" w:type="auto"/>
            <w:hideMark/>
          </w:tcPr>
          <w:p w14:paraId="148958E8" w14:textId="77777777" w:rsidR="00C63EAF" w:rsidRPr="00C26C40" w:rsidRDefault="00C63EAF" w:rsidP="0006058D">
            <w:pPr>
              <w:spacing w:after="0" w:line="480" w:lineRule="auto"/>
              <w:rPr>
                <w:b/>
                <w:bCs/>
                <w:lang w:val="en-GB"/>
              </w:rPr>
            </w:pPr>
            <w:r w:rsidRPr="00C26C40">
              <w:rPr>
                <w:b/>
                <w:bCs/>
                <w:lang w:val="en-GB"/>
              </w:rPr>
              <w:t>Protective Action</w:t>
            </w:r>
          </w:p>
        </w:tc>
      </w:tr>
      <w:tr w:rsidR="00C63EAF" w:rsidRPr="00C26C40" w14:paraId="22349C4E" w14:textId="77777777" w:rsidTr="0006058D">
        <w:tc>
          <w:tcPr>
            <w:tcW w:w="0" w:type="auto"/>
            <w:hideMark/>
          </w:tcPr>
          <w:p w14:paraId="38EDE876" w14:textId="77777777" w:rsidR="00C63EAF" w:rsidRPr="00C26C40" w:rsidRDefault="00C63EAF" w:rsidP="0006058D">
            <w:pPr>
              <w:spacing w:after="0" w:line="480" w:lineRule="auto"/>
              <w:rPr>
                <w:lang w:val="en-GB"/>
              </w:rPr>
            </w:pPr>
            <w:r w:rsidRPr="00C26C40">
              <w:rPr>
                <w:lang w:val="en-GB"/>
              </w:rPr>
              <w:t>Temperature control</w:t>
            </w:r>
          </w:p>
        </w:tc>
        <w:tc>
          <w:tcPr>
            <w:tcW w:w="0" w:type="auto"/>
            <w:hideMark/>
          </w:tcPr>
          <w:p w14:paraId="19FBD8CD" w14:textId="77777777" w:rsidR="00C63EAF" w:rsidRPr="00C26C40" w:rsidRDefault="00C63EAF" w:rsidP="0006058D">
            <w:pPr>
              <w:spacing w:after="0" w:line="480" w:lineRule="auto"/>
              <w:rPr>
                <w:lang w:val="en-GB"/>
              </w:rPr>
            </w:pPr>
            <w:r w:rsidRPr="00C26C40">
              <w:rPr>
                <w:lang w:val="en-GB"/>
              </w:rPr>
              <w:t>Reactor temperature (120 °C)</w:t>
            </w:r>
          </w:p>
        </w:tc>
        <w:tc>
          <w:tcPr>
            <w:tcW w:w="0" w:type="auto"/>
            <w:hideMark/>
          </w:tcPr>
          <w:p w14:paraId="6DB8F375" w14:textId="77777777" w:rsidR="00C63EAF" w:rsidRPr="00C26C40" w:rsidRDefault="00C63EAF" w:rsidP="0006058D">
            <w:pPr>
              <w:spacing w:after="0" w:line="480" w:lineRule="auto"/>
              <w:rPr>
                <w:lang w:val="en-GB"/>
              </w:rPr>
            </w:pPr>
            <w:r w:rsidRPr="00C26C40">
              <w:rPr>
                <w:lang w:val="en-GB"/>
              </w:rPr>
              <w:t>TT-605, TIC-605, TV-605 (R-601); TT-606, TIC-606, TV-606 (R-602)</w:t>
            </w:r>
          </w:p>
        </w:tc>
        <w:tc>
          <w:tcPr>
            <w:tcW w:w="0" w:type="auto"/>
            <w:hideMark/>
          </w:tcPr>
          <w:p w14:paraId="6B60B82D" w14:textId="77777777" w:rsidR="00C63EAF" w:rsidRPr="00C26C40" w:rsidRDefault="00C63EAF" w:rsidP="0006058D">
            <w:pPr>
              <w:spacing w:after="0" w:line="480" w:lineRule="auto"/>
              <w:rPr>
                <w:lang w:val="en-GB"/>
              </w:rPr>
            </w:pPr>
            <w:r w:rsidRPr="00C26C40">
              <w:rPr>
                <w:lang w:val="en-GB"/>
              </w:rPr>
              <w:t>Jacket cooling-water control valves (TV-605, TV-606)</w:t>
            </w:r>
          </w:p>
        </w:tc>
        <w:tc>
          <w:tcPr>
            <w:tcW w:w="0" w:type="auto"/>
            <w:hideMark/>
          </w:tcPr>
          <w:p w14:paraId="78868D1B" w14:textId="77777777" w:rsidR="00C63EAF" w:rsidRPr="00C26C40" w:rsidRDefault="00C63EAF" w:rsidP="0006058D">
            <w:pPr>
              <w:spacing w:after="0" w:line="480" w:lineRule="auto"/>
              <w:rPr>
                <w:lang w:val="en-GB"/>
              </w:rPr>
            </w:pPr>
            <w:r w:rsidRPr="00C26C40">
              <w:rPr>
                <w:lang w:val="en-GB"/>
              </w:rPr>
              <w:t>Feedback temperature control</w:t>
            </w:r>
          </w:p>
        </w:tc>
        <w:tc>
          <w:tcPr>
            <w:tcW w:w="0" w:type="auto"/>
            <w:hideMark/>
          </w:tcPr>
          <w:p w14:paraId="5CE04143" w14:textId="77777777" w:rsidR="00C63EAF" w:rsidRPr="00C26C40" w:rsidRDefault="00C63EAF" w:rsidP="0006058D">
            <w:pPr>
              <w:spacing w:after="0" w:line="480" w:lineRule="auto"/>
              <w:rPr>
                <w:lang w:val="en-GB"/>
              </w:rPr>
            </w:pPr>
            <w:r w:rsidRPr="00C26C40">
              <w:rPr>
                <w:lang w:val="en-GB"/>
              </w:rPr>
              <w:t>High-temperature alarms; acid feed isolation</w:t>
            </w:r>
          </w:p>
        </w:tc>
      </w:tr>
      <w:tr w:rsidR="00C63EAF" w:rsidRPr="00C26C40" w14:paraId="75467E6A" w14:textId="77777777" w:rsidTr="0006058D">
        <w:tc>
          <w:tcPr>
            <w:tcW w:w="0" w:type="auto"/>
            <w:hideMark/>
          </w:tcPr>
          <w:p w14:paraId="575D2491" w14:textId="77777777" w:rsidR="00C63EAF" w:rsidRPr="00C26C40" w:rsidRDefault="00C63EAF" w:rsidP="0006058D">
            <w:pPr>
              <w:spacing w:after="0" w:line="480" w:lineRule="auto"/>
              <w:rPr>
                <w:lang w:val="en-GB"/>
              </w:rPr>
            </w:pPr>
            <w:r w:rsidRPr="00C26C40">
              <w:rPr>
                <w:lang w:val="en-GB"/>
              </w:rPr>
              <w:t>Stoichiometric control</w:t>
            </w:r>
          </w:p>
        </w:tc>
        <w:tc>
          <w:tcPr>
            <w:tcW w:w="0" w:type="auto"/>
            <w:hideMark/>
          </w:tcPr>
          <w:p w14:paraId="2B50AC6A" w14:textId="77777777" w:rsidR="00C63EAF" w:rsidRPr="00C26C40" w:rsidRDefault="00C63EAF" w:rsidP="0006058D">
            <w:pPr>
              <w:spacing w:after="0" w:line="480" w:lineRule="auto"/>
              <w:rPr>
                <w:lang w:val="en-GB"/>
              </w:rPr>
            </w:pPr>
            <w:r w:rsidRPr="00C26C40">
              <w:rPr>
                <w:lang w:val="en-GB"/>
              </w:rPr>
              <w:t>HCl-to-bauxite ratio</w:t>
            </w:r>
          </w:p>
        </w:tc>
        <w:tc>
          <w:tcPr>
            <w:tcW w:w="0" w:type="auto"/>
            <w:hideMark/>
          </w:tcPr>
          <w:p w14:paraId="50F31AE6" w14:textId="77777777" w:rsidR="00C63EAF" w:rsidRPr="00C26C40" w:rsidRDefault="00C63EAF" w:rsidP="0006058D">
            <w:pPr>
              <w:spacing w:after="0" w:line="480" w:lineRule="auto"/>
              <w:rPr>
                <w:lang w:val="en-GB"/>
              </w:rPr>
            </w:pPr>
            <w:r w:rsidRPr="00C26C40">
              <w:rPr>
                <w:lang w:val="en-GB"/>
              </w:rPr>
              <w:t>FT-601A, FT-601B, FFIC-601</w:t>
            </w:r>
          </w:p>
        </w:tc>
        <w:tc>
          <w:tcPr>
            <w:tcW w:w="0" w:type="auto"/>
            <w:hideMark/>
          </w:tcPr>
          <w:p w14:paraId="195BD2D5" w14:textId="77777777" w:rsidR="00C63EAF" w:rsidRPr="00C26C40" w:rsidRDefault="00C63EAF" w:rsidP="0006058D">
            <w:pPr>
              <w:spacing w:after="0" w:line="480" w:lineRule="auto"/>
              <w:rPr>
                <w:lang w:val="en-GB"/>
              </w:rPr>
            </w:pPr>
            <w:r w:rsidRPr="00C26C40">
              <w:rPr>
                <w:lang w:val="en-GB"/>
              </w:rPr>
              <w:t>HCl feed control valve (FV-601)</w:t>
            </w:r>
          </w:p>
        </w:tc>
        <w:tc>
          <w:tcPr>
            <w:tcW w:w="0" w:type="auto"/>
            <w:hideMark/>
          </w:tcPr>
          <w:p w14:paraId="72B3F0B8" w14:textId="77777777" w:rsidR="00C63EAF" w:rsidRPr="00C26C40" w:rsidRDefault="00C63EAF" w:rsidP="0006058D">
            <w:pPr>
              <w:spacing w:after="0" w:line="480" w:lineRule="auto"/>
              <w:rPr>
                <w:lang w:val="en-GB"/>
              </w:rPr>
            </w:pPr>
            <w:r w:rsidRPr="00C26C40">
              <w:rPr>
                <w:lang w:val="en-GB"/>
              </w:rPr>
              <w:t>Ratio control</w:t>
            </w:r>
          </w:p>
        </w:tc>
        <w:tc>
          <w:tcPr>
            <w:tcW w:w="0" w:type="auto"/>
            <w:hideMark/>
          </w:tcPr>
          <w:p w14:paraId="7C26BDA6" w14:textId="77777777" w:rsidR="00C63EAF" w:rsidRPr="00C26C40" w:rsidRDefault="00C63EAF" w:rsidP="0006058D">
            <w:pPr>
              <w:spacing w:after="0" w:line="480" w:lineRule="auto"/>
              <w:rPr>
                <w:lang w:val="en-GB"/>
              </w:rPr>
            </w:pPr>
            <w:r w:rsidRPr="00C26C40">
              <w:rPr>
                <w:lang w:val="en-GB"/>
              </w:rPr>
              <w:t>High/low flow alarms</w:t>
            </w:r>
          </w:p>
        </w:tc>
      </w:tr>
      <w:tr w:rsidR="00C63EAF" w:rsidRPr="00C26C40" w14:paraId="2E939D83" w14:textId="77777777" w:rsidTr="0006058D">
        <w:tc>
          <w:tcPr>
            <w:tcW w:w="0" w:type="auto"/>
            <w:hideMark/>
          </w:tcPr>
          <w:p w14:paraId="2C6CA51D" w14:textId="77777777" w:rsidR="00C63EAF" w:rsidRPr="00C26C40" w:rsidRDefault="00C63EAF" w:rsidP="0006058D">
            <w:pPr>
              <w:spacing w:after="0" w:line="480" w:lineRule="auto"/>
              <w:rPr>
                <w:lang w:val="en-GB"/>
              </w:rPr>
            </w:pPr>
            <w:r w:rsidRPr="00C26C40">
              <w:rPr>
                <w:lang w:val="en-GB"/>
              </w:rPr>
              <w:lastRenderedPageBreak/>
              <w:t>Residence time control</w:t>
            </w:r>
          </w:p>
        </w:tc>
        <w:tc>
          <w:tcPr>
            <w:tcW w:w="0" w:type="auto"/>
            <w:hideMark/>
          </w:tcPr>
          <w:p w14:paraId="5F072612" w14:textId="77777777" w:rsidR="00C63EAF" w:rsidRPr="00C26C40" w:rsidRDefault="00C63EAF" w:rsidP="0006058D">
            <w:pPr>
              <w:spacing w:after="0" w:line="480" w:lineRule="auto"/>
              <w:rPr>
                <w:lang w:val="en-GB"/>
              </w:rPr>
            </w:pPr>
            <w:r w:rsidRPr="00C26C40">
              <w:rPr>
                <w:lang w:val="en-GB"/>
              </w:rPr>
              <w:t>Reactor level</w:t>
            </w:r>
          </w:p>
        </w:tc>
        <w:tc>
          <w:tcPr>
            <w:tcW w:w="0" w:type="auto"/>
            <w:hideMark/>
          </w:tcPr>
          <w:p w14:paraId="304C66E4" w14:textId="77777777" w:rsidR="00C63EAF" w:rsidRPr="00C26C40" w:rsidRDefault="00C63EAF" w:rsidP="0006058D">
            <w:pPr>
              <w:spacing w:after="0" w:line="480" w:lineRule="auto"/>
              <w:rPr>
                <w:lang w:val="en-GB"/>
              </w:rPr>
            </w:pPr>
            <w:r w:rsidRPr="00C26C40">
              <w:rPr>
                <w:lang w:val="en-GB"/>
              </w:rPr>
              <w:t>LT-604, LIC-604 (R-601); LT-607, LIC-607, LV-607, LAH-607, LAL-607 (R-602)</w:t>
            </w:r>
          </w:p>
        </w:tc>
        <w:tc>
          <w:tcPr>
            <w:tcW w:w="0" w:type="auto"/>
            <w:hideMark/>
          </w:tcPr>
          <w:p w14:paraId="7E14174F" w14:textId="77777777" w:rsidR="00C63EAF" w:rsidRPr="00C26C40" w:rsidRDefault="00C63EAF" w:rsidP="0006058D">
            <w:pPr>
              <w:spacing w:after="0" w:line="480" w:lineRule="auto"/>
              <w:rPr>
                <w:lang w:val="en-GB"/>
              </w:rPr>
            </w:pPr>
            <w:r w:rsidRPr="00C26C40">
              <w:rPr>
                <w:lang w:val="en-GB"/>
              </w:rPr>
              <w:t>Level control valve LV-607 (R-602 discharge)</w:t>
            </w:r>
          </w:p>
        </w:tc>
        <w:tc>
          <w:tcPr>
            <w:tcW w:w="0" w:type="auto"/>
            <w:hideMark/>
          </w:tcPr>
          <w:p w14:paraId="63CF33C6" w14:textId="77777777" w:rsidR="00C63EAF" w:rsidRPr="00C26C40" w:rsidRDefault="00C63EAF" w:rsidP="0006058D">
            <w:pPr>
              <w:spacing w:after="0" w:line="480" w:lineRule="auto"/>
              <w:rPr>
                <w:lang w:val="en-GB"/>
              </w:rPr>
            </w:pPr>
            <w:r w:rsidRPr="00C26C40">
              <w:rPr>
                <w:lang w:val="en-GB"/>
              </w:rPr>
              <w:t>Feedback level control</w:t>
            </w:r>
          </w:p>
        </w:tc>
        <w:tc>
          <w:tcPr>
            <w:tcW w:w="0" w:type="auto"/>
            <w:hideMark/>
          </w:tcPr>
          <w:p w14:paraId="1F02195C" w14:textId="77777777" w:rsidR="00C63EAF" w:rsidRPr="00C26C40" w:rsidRDefault="00C63EAF" w:rsidP="0006058D">
            <w:pPr>
              <w:spacing w:after="0" w:line="480" w:lineRule="auto"/>
              <w:rPr>
                <w:lang w:val="en-GB"/>
              </w:rPr>
            </w:pPr>
            <w:r w:rsidRPr="00C26C40">
              <w:rPr>
                <w:lang w:val="en-GB"/>
              </w:rPr>
              <w:t>LAH-607, LAL-607 alarms; high-high/low-low trips</w:t>
            </w:r>
          </w:p>
        </w:tc>
      </w:tr>
      <w:tr w:rsidR="00C63EAF" w:rsidRPr="00C26C40" w14:paraId="74DB228E" w14:textId="77777777" w:rsidTr="0006058D">
        <w:tc>
          <w:tcPr>
            <w:tcW w:w="0" w:type="auto"/>
            <w:hideMark/>
          </w:tcPr>
          <w:p w14:paraId="700E822E" w14:textId="77777777" w:rsidR="00C63EAF" w:rsidRPr="00C26C40" w:rsidRDefault="00C63EAF" w:rsidP="0006058D">
            <w:pPr>
              <w:spacing w:after="0" w:line="480" w:lineRule="auto"/>
              <w:rPr>
                <w:lang w:val="en-GB"/>
              </w:rPr>
            </w:pPr>
            <w:r w:rsidRPr="00C26C40">
              <w:rPr>
                <w:lang w:val="en-GB"/>
              </w:rPr>
              <w:t>Pressure protection</w:t>
            </w:r>
          </w:p>
        </w:tc>
        <w:tc>
          <w:tcPr>
            <w:tcW w:w="0" w:type="auto"/>
            <w:hideMark/>
          </w:tcPr>
          <w:p w14:paraId="77A50582" w14:textId="77777777" w:rsidR="00C63EAF" w:rsidRPr="00C26C40" w:rsidRDefault="00C63EAF" w:rsidP="0006058D">
            <w:pPr>
              <w:spacing w:after="0" w:line="480" w:lineRule="auto"/>
              <w:rPr>
                <w:lang w:val="en-GB"/>
              </w:rPr>
            </w:pPr>
            <w:r w:rsidRPr="00C26C40">
              <w:rPr>
                <w:lang w:val="en-GB"/>
              </w:rPr>
              <w:t>Reactor pressure (3 bara)</w:t>
            </w:r>
          </w:p>
        </w:tc>
        <w:tc>
          <w:tcPr>
            <w:tcW w:w="0" w:type="auto"/>
            <w:hideMark/>
          </w:tcPr>
          <w:p w14:paraId="10D15486" w14:textId="77777777" w:rsidR="00C63EAF" w:rsidRPr="00C26C40" w:rsidRDefault="00C63EAF" w:rsidP="0006058D">
            <w:pPr>
              <w:spacing w:after="0" w:line="480" w:lineRule="auto"/>
              <w:rPr>
                <w:lang w:val="en-GB"/>
              </w:rPr>
            </w:pPr>
            <w:r w:rsidRPr="00C26C40">
              <w:rPr>
                <w:lang w:val="en-GB"/>
              </w:rPr>
              <w:t>PT-602, PIC-602, PV-602 (R-601); PT-603, PIC-603, PV-603 (R-602)</w:t>
            </w:r>
          </w:p>
        </w:tc>
        <w:tc>
          <w:tcPr>
            <w:tcW w:w="0" w:type="auto"/>
            <w:hideMark/>
          </w:tcPr>
          <w:p w14:paraId="49A45BBE" w14:textId="77777777" w:rsidR="00C63EAF" w:rsidRPr="00C26C40" w:rsidRDefault="00C63EAF" w:rsidP="0006058D">
            <w:pPr>
              <w:spacing w:after="0" w:line="480" w:lineRule="auto"/>
              <w:rPr>
                <w:lang w:val="en-GB"/>
              </w:rPr>
            </w:pPr>
            <w:r w:rsidRPr="00C26C40">
              <w:rPr>
                <w:lang w:val="en-GB"/>
              </w:rPr>
              <w:t>Feed isolation and venting</w:t>
            </w:r>
          </w:p>
        </w:tc>
        <w:tc>
          <w:tcPr>
            <w:tcW w:w="0" w:type="auto"/>
            <w:hideMark/>
          </w:tcPr>
          <w:p w14:paraId="4160514E" w14:textId="77777777" w:rsidR="00C63EAF" w:rsidRPr="00C26C40" w:rsidRDefault="00C63EAF" w:rsidP="0006058D">
            <w:pPr>
              <w:spacing w:after="0" w:line="480" w:lineRule="auto"/>
              <w:rPr>
                <w:lang w:val="en-GB"/>
              </w:rPr>
            </w:pPr>
            <w:r w:rsidRPr="00C26C40">
              <w:rPr>
                <w:lang w:val="en-GB"/>
              </w:rPr>
              <w:t>Pressure monitoring</w:t>
            </w:r>
          </w:p>
        </w:tc>
        <w:tc>
          <w:tcPr>
            <w:tcW w:w="0" w:type="auto"/>
            <w:hideMark/>
          </w:tcPr>
          <w:p w14:paraId="271BE98A" w14:textId="77777777" w:rsidR="00C63EAF" w:rsidRPr="00C26C40" w:rsidRDefault="00C63EAF" w:rsidP="0006058D">
            <w:pPr>
              <w:spacing w:after="0" w:line="480" w:lineRule="auto"/>
              <w:rPr>
                <w:lang w:val="en-GB"/>
              </w:rPr>
            </w:pPr>
            <w:r w:rsidRPr="00C26C40">
              <w:rPr>
                <w:lang w:val="en-GB"/>
              </w:rPr>
              <w:t>High-pressure alarms; emergency feed isolation and shutdown</w:t>
            </w:r>
          </w:p>
        </w:tc>
      </w:tr>
      <w:tr w:rsidR="00C63EAF" w:rsidRPr="00C26C40" w14:paraId="7DCD73A5" w14:textId="77777777" w:rsidTr="0006058D">
        <w:tc>
          <w:tcPr>
            <w:tcW w:w="0" w:type="auto"/>
            <w:hideMark/>
          </w:tcPr>
          <w:p w14:paraId="15C9901C" w14:textId="77777777" w:rsidR="00C63EAF" w:rsidRPr="00C26C40" w:rsidRDefault="00C63EAF" w:rsidP="0006058D">
            <w:pPr>
              <w:spacing w:after="0" w:line="480" w:lineRule="auto"/>
              <w:rPr>
                <w:lang w:val="en-GB"/>
              </w:rPr>
            </w:pPr>
            <w:r w:rsidRPr="00C26C40">
              <w:rPr>
                <w:lang w:val="en-GB"/>
              </w:rPr>
              <w:t>Mixing efficiency</w:t>
            </w:r>
          </w:p>
        </w:tc>
        <w:tc>
          <w:tcPr>
            <w:tcW w:w="0" w:type="auto"/>
            <w:hideMark/>
          </w:tcPr>
          <w:p w14:paraId="70AA32A6" w14:textId="77777777" w:rsidR="00C63EAF" w:rsidRPr="00C26C40" w:rsidRDefault="00C63EAF" w:rsidP="0006058D">
            <w:pPr>
              <w:spacing w:after="0" w:line="480" w:lineRule="auto"/>
              <w:rPr>
                <w:lang w:val="en-GB"/>
              </w:rPr>
            </w:pPr>
            <w:r w:rsidRPr="00C26C40">
              <w:rPr>
                <w:lang w:val="en-GB"/>
              </w:rPr>
              <w:t>Agitator operation</w:t>
            </w:r>
          </w:p>
        </w:tc>
        <w:tc>
          <w:tcPr>
            <w:tcW w:w="0" w:type="auto"/>
            <w:hideMark/>
          </w:tcPr>
          <w:p w14:paraId="4C65F826" w14:textId="77777777" w:rsidR="00C63EAF" w:rsidRPr="00C26C40" w:rsidRDefault="00C63EAF" w:rsidP="0006058D">
            <w:pPr>
              <w:spacing w:after="0" w:line="480" w:lineRule="auto"/>
              <w:rPr>
                <w:lang w:val="en-GB"/>
              </w:rPr>
            </w:pPr>
            <w:r w:rsidRPr="00C26C40">
              <w:rPr>
                <w:lang w:val="en-GB"/>
              </w:rPr>
              <w:t>Motor current, speed and vibration sensors</w:t>
            </w:r>
          </w:p>
        </w:tc>
        <w:tc>
          <w:tcPr>
            <w:tcW w:w="0" w:type="auto"/>
            <w:hideMark/>
          </w:tcPr>
          <w:p w14:paraId="7EEDAEBB" w14:textId="77777777" w:rsidR="00C63EAF" w:rsidRPr="00C26C40" w:rsidRDefault="00C63EAF" w:rsidP="0006058D">
            <w:pPr>
              <w:spacing w:after="0" w:line="480" w:lineRule="auto"/>
              <w:rPr>
                <w:lang w:val="en-GB"/>
              </w:rPr>
            </w:pPr>
            <w:r w:rsidRPr="00C26C40">
              <w:rPr>
                <w:lang w:val="en-GB"/>
              </w:rPr>
              <w:t>Agitator motor speed</w:t>
            </w:r>
          </w:p>
        </w:tc>
        <w:tc>
          <w:tcPr>
            <w:tcW w:w="0" w:type="auto"/>
            <w:hideMark/>
          </w:tcPr>
          <w:p w14:paraId="7F552F78" w14:textId="77777777" w:rsidR="00C63EAF" w:rsidRPr="00C26C40" w:rsidRDefault="00C63EAF" w:rsidP="0006058D">
            <w:pPr>
              <w:spacing w:after="0" w:line="480" w:lineRule="auto"/>
              <w:rPr>
                <w:lang w:val="en-GB"/>
              </w:rPr>
            </w:pPr>
            <w:r w:rsidRPr="00C26C40">
              <w:rPr>
                <w:lang w:val="en-GB"/>
              </w:rPr>
              <w:t>Equipment monitoring</w:t>
            </w:r>
          </w:p>
        </w:tc>
        <w:tc>
          <w:tcPr>
            <w:tcW w:w="0" w:type="auto"/>
            <w:hideMark/>
          </w:tcPr>
          <w:p w14:paraId="020B1266" w14:textId="77777777" w:rsidR="00C63EAF" w:rsidRPr="00C26C40" w:rsidRDefault="00C63EAF" w:rsidP="0006058D">
            <w:pPr>
              <w:spacing w:after="0" w:line="480" w:lineRule="auto"/>
              <w:rPr>
                <w:lang w:val="en-GB"/>
              </w:rPr>
            </w:pPr>
            <w:r w:rsidRPr="00C26C40">
              <w:rPr>
                <w:lang w:val="en-GB"/>
              </w:rPr>
              <w:t>Motor overload and vibration alarms</w:t>
            </w:r>
          </w:p>
        </w:tc>
      </w:tr>
    </w:tbl>
    <w:p w14:paraId="4DDA81AC" w14:textId="77777777" w:rsidR="00C63EAF" w:rsidRPr="00C26C40" w:rsidRDefault="00C63EAF" w:rsidP="00C63EAF">
      <w:pPr>
        <w:rPr>
          <w:rStyle w:val="Strong"/>
          <w:color w:val="auto"/>
        </w:rPr>
      </w:pPr>
    </w:p>
    <w:p w14:paraId="52AD7049" w14:textId="77777777" w:rsidR="00C63EAF" w:rsidRPr="00C26C40" w:rsidRDefault="00C63EAF" w:rsidP="00F02060">
      <w:pPr>
        <w:pStyle w:val="Heading2"/>
      </w:pPr>
      <w:bookmarkStart w:id="414" w:name="_Toc237245012"/>
      <w:r w:rsidRPr="00C26C40">
        <w:rPr>
          <w:rStyle w:val="Strong"/>
          <w:b/>
          <w:bCs/>
        </w:rPr>
        <w:t>Summary of Process Control Strategies for Major Process Units</w:t>
      </w:r>
      <w:bookmarkEnd w:id="414"/>
    </w:p>
    <w:p w14:paraId="62B98153" w14:textId="3C03585C" w:rsidR="00C63EAF" w:rsidRPr="00C26C40" w:rsidRDefault="00C63EAF" w:rsidP="00C63EAF">
      <w:pPr>
        <w:pStyle w:val="NormalWeb"/>
        <w:spacing w:before="0" w:beforeAutospacing="0" w:after="0" w:afterAutospacing="0" w:line="480" w:lineRule="auto"/>
        <w:jc w:val="both"/>
        <w:sectPr w:rsidR="00C63EAF" w:rsidRPr="00C26C40" w:rsidSect="00C63EAF">
          <w:headerReference w:type="even" r:id="rId40"/>
          <w:headerReference w:type="default" r:id="rId41"/>
          <w:footerReference w:type="even" r:id="rId42"/>
          <w:footerReference w:type="default" r:id="rId43"/>
          <w:headerReference w:type="first" r:id="rId44"/>
          <w:footerReference w:type="first" r:id="rId45"/>
          <w:pgSz w:w="11906" w:h="16838"/>
          <w:pgMar w:top="1134" w:right="1134" w:bottom="1134" w:left="1701" w:header="720" w:footer="720" w:gutter="0"/>
          <w:cols w:space="708"/>
          <w:docGrid w:linePitch="360"/>
        </w:sectPr>
      </w:pPr>
      <w:r w:rsidRPr="00C26C40">
        <w:t>The remaining major process units are controlled using conventional feedback, cascade, ratio and sequential control strategies appropriate for their respective process functions. The selected instrumentation and control philosophy ensure stable operation, equipment protection, product quality and operational safety while minimizing operator intervention.</w:t>
      </w:r>
    </w:p>
    <w:tbl>
      <w:tblPr>
        <w:tblStyle w:val="TableGrid"/>
        <w:tblW w:w="0" w:type="auto"/>
        <w:tblLook w:val="04A0" w:firstRow="1" w:lastRow="0" w:firstColumn="1" w:lastColumn="0" w:noHBand="0" w:noVBand="1"/>
      </w:tblPr>
      <w:tblGrid>
        <w:gridCol w:w="2653"/>
        <w:gridCol w:w="2082"/>
        <w:gridCol w:w="1737"/>
        <w:gridCol w:w="2353"/>
        <w:gridCol w:w="1975"/>
        <w:gridCol w:w="1719"/>
        <w:gridCol w:w="2041"/>
      </w:tblGrid>
      <w:tr w:rsidR="00C63EAF" w:rsidRPr="00C26C40" w14:paraId="0F0C39AE" w14:textId="77777777" w:rsidTr="0006058D">
        <w:tc>
          <w:tcPr>
            <w:tcW w:w="0" w:type="auto"/>
            <w:hideMark/>
          </w:tcPr>
          <w:p w14:paraId="01A34112" w14:textId="77777777" w:rsidR="00C63EAF" w:rsidRPr="00C26C40" w:rsidRDefault="00C63EAF" w:rsidP="0006058D">
            <w:pPr>
              <w:spacing w:after="0" w:line="360" w:lineRule="auto"/>
              <w:jc w:val="center"/>
              <w:rPr>
                <w:rFonts w:eastAsia="Times New Roman"/>
                <w:b/>
                <w:bCs/>
                <w:lang w:val="en-GB" w:eastAsia="en-GB"/>
              </w:rPr>
            </w:pPr>
            <w:r w:rsidRPr="00C26C40">
              <w:rPr>
                <w:rFonts w:eastAsia="Times New Roman"/>
                <w:b/>
                <w:bCs/>
                <w:lang w:val="en-GB" w:eastAsia="en-GB"/>
              </w:rPr>
              <w:lastRenderedPageBreak/>
              <w:t>Process Unit</w:t>
            </w:r>
          </w:p>
        </w:tc>
        <w:tc>
          <w:tcPr>
            <w:tcW w:w="0" w:type="auto"/>
            <w:hideMark/>
          </w:tcPr>
          <w:p w14:paraId="6F0402F0" w14:textId="77777777" w:rsidR="00C63EAF" w:rsidRPr="00C26C40" w:rsidRDefault="00C63EAF" w:rsidP="0006058D">
            <w:pPr>
              <w:spacing w:after="0" w:line="360" w:lineRule="auto"/>
              <w:jc w:val="center"/>
              <w:rPr>
                <w:rFonts w:eastAsia="Times New Roman"/>
                <w:b/>
                <w:bCs/>
                <w:lang w:val="en-GB" w:eastAsia="en-GB"/>
              </w:rPr>
            </w:pPr>
            <w:r w:rsidRPr="00C26C40">
              <w:rPr>
                <w:rFonts w:eastAsia="Times New Roman"/>
                <w:b/>
                <w:bCs/>
                <w:lang w:val="en-GB" w:eastAsia="en-GB"/>
              </w:rPr>
              <w:t>Control Objective</w:t>
            </w:r>
          </w:p>
        </w:tc>
        <w:tc>
          <w:tcPr>
            <w:tcW w:w="0" w:type="auto"/>
            <w:hideMark/>
          </w:tcPr>
          <w:p w14:paraId="07F1A242" w14:textId="77777777" w:rsidR="00C63EAF" w:rsidRPr="00C26C40" w:rsidRDefault="00C63EAF" w:rsidP="0006058D">
            <w:pPr>
              <w:spacing w:after="0" w:line="360" w:lineRule="auto"/>
              <w:jc w:val="center"/>
              <w:rPr>
                <w:rFonts w:eastAsia="Times New Roman"/>
                <w:b/>
                <w:bCs/>
                <w:lang w:val="en-GB" w:eastAsia="en-GB"/>
              </w:rPr>
            </w:pPr>
            <w:r w:rsidRPr="00C26C40">
              <w:rPr>
                <w:rFonts w:eastAsia="Times New Roman"/>
                <w:b/>
                <w:bCs/>
                <w:lang w:val="en-GB" w:eastAsia="en-GB"/>
              </w:rPr>
              <w:t>Controlled Variable(s)</w:t>
            </w:r>
          </w:p>
        </w:tc>
        <w:tc>
          <w:tcPr>
            <w:tcW w:w="0" w:type="auto"/>
            <w:hideMark/>
          </w:tcPr>
          <w:p w14:paraId="5BEA80BC" w14:textId="77777777" w:rsidR="00C63EAF" w:rsidRPr="00C26C40" w:rsidRDefault="00C63EAF" w:rsidP="0006058D">
            <w:pPr>
              <w:spacing w:after="0" w:line="360" w:lineRule="auto"/>
              <w:jc w:val="center"/>
              <w:rPr>
                <w:rFonts w:eastAsia="Times New Roman"/>
                <w:b/>
                <w:bCs/>
                <w:lang w:val="en-GB" w:eastAsia="en-GB"/>
              </w:rPr>
            </w:pPr>
            <w:r w:rsidRPr="00C26C40">
              <w:rPr>
                <w:rFonts w:eastAsia="Times New Roman"/>
                <w:b/>
                <w:bCs/>
                <w:lang w:val="en-GB" w:eastAsia="en-GB"/>
              </w:rPr>
              <w:t>Major Instrumentation</w:t>
            </w:r>
          </w:p>
        </w:tc>
        <w:tc>
          <w:tcPr>
            <w:tcW w:w="0" w:type="auto"/>
            <w:hideMark/>
          </w:tcPr>
          <w:p w14:paraId="4E59A66E" w14:textId="77777777" w:rsidR="00C63EAF" w:rsidRPr="00C26C40" w:rsidRDefault="00C63EAF" w:rsidP="0006058D">
            <w:pPr>
              <w:spacing w:after="0" w:line="360" w:lineRule="auto"/>
              <w:jc w:val="center"/>
              <w:rPr>
                <w:rFonts w:eastAsia="Times New Roman"/>
                <w:b/>
                <w:bCs/>
                <w:lang w:val="en-GB" w:eastAsia="en-GB"/>
              </w:rPr>
            </w:pPr>
            <w:r w:rsidRPr="00C26C40">
              <w:rPr>
                <w:rFonts w:eastAsia="Times New Roman"/>
                <w:b/>
                <w:bCs/>
                <w:lang w:val="en-GB" w:eastAsia="en-GB"/>
              </w:rPr>
              <w:t>Manipulated Variable / Final Control Element</w:t>
            </w:r>
          </w:p>
        </w:tc>
        <w:tc>
          <w:tcPr>
            <w:tcW w:w="0" w:type="auto"/>
            <w:hideMark/>
          </w:tcPr>
          <w:p w14:paraId="6052A6A5" w14:textId="77777777" w:rsidR="00C63EAF" w:rsidRPr="00C26C40" w:rsidRDefault="00C63EAF" w:rsidP="0006058D">
            <w:pPr>
              <w:spacing w:after="0" w:line="360" w:lineRule="auto"/>
              <w:jc w:val="center"/>
              <w:rPr>
                <w:rFonts w:eastAsia="Times New Roman"/>
                <w:b/>
                <w:bCs/>
                <w:lang w:val="en-GB" w:eastAsia="en-GB"/>
              </w:rPr>
            </w:pPr>
            <w:r w:rsidRPr="00C26C40">
              <w:rPr>
                <w:rFonts w:eastAsia="Times New Roman"/>
                <w:b/>
                <w:bCs/>
                <w:lang w:val="en-GB" w:eastAsia="en-GB"/>
              </w:rPr>
              <w:t>Control Strategy</w:t>
            </w:r>
          </w:p>
        </w:tc>
        <w:tc>
          <w:tcPr>
            <w:tcW w:w="0" w:type="auto"/>
            <w:hideMark/>
          </w:tcPr>
          <w:p w14:paraId="5DCFFC3B" w14:textId="77777777" w:rsidR="00C63EAF" w:rsidRPr="00C26C40" w:rsidRDefault="00C63EAF" w:rsidP="0006058D">
            <w:pPr>
              <w:spacing w:after="0" w:line="360" w:lineRule="auto"/>
              <w:jc w:val="center"/>
              <w:rPr>
                <w:rFonts w:eastAsia="Times New Roman"/>
                <w:b/>
                <w:bCs/>
                <w:lang w:val="en-GB" w:eastAsia="en-GB"/>
              </w:rPr>
            </w:pPr>
            <w:r w:rsidRPr="00C26C40">
              <w:rPr>
                <w:rFonts w:eastAsia="Times New Roman"/>
                <w:b/>
                <w:bCs/>
                <w:lang w:val="en-GB" w:eastAsia="en-GB"/>
              </w:rPr>
              <w:t>Protective Functions</w:t>
            </w:r>
          </w:p>
        </w:tc>
      </w:tr>
      <w:tr w:rsidR="00C63EAF" w:rsidRPr="00C26C40" w14:paraId="4AE81AEF" w14:textId="77777777" w:rsidTr="0006058D">
        <w:tc>
          <w:tcPr>
            <w:tcW w:w="0" w:type="auto"/>
            <w:hideMark/>
          </w:tcPr>
          <w:p w14:paraId="630D7E4F" w14:textId="77777777" w:rsidR="00C63EAF" w:rsidRPr="00C26C40" w:rsidRDefault="00C63EAF" w:rsidP="0006058D">
            <w:pPr>
              <w:spacing w:after="0" w:line="360" w:lineRule="auto"/>
              <w:rPr>
                <w:rFonts w:eastAsia="Times New Roman"/>
                <w:lang w:val="en-GB" w:eastAsia="en-GB"/>
              </w:rPr>
            </w:pPr>
            <w:r w:rsidRPr="00C26C40">
              <w:rPr>
                <w:rFonts w:eastAsia="Times New Roman"/>
                <w:b/>
                <w:bCs/>
                <w:lang w:val="en-GB" w:eastAsia="en-GB"/>
              </w:rPr>
              <w:t>Bauxite Storage Silo</w:t>
            </w:r>
          </w:p>
        </w:tc>
        <w:tc>
          <w:tcPr>
            <w:tcW w:w="0" w:type="auto"/>
            <w:hideMark/>
          </w:tcPr>
          <w:p w14:paraId="17B37C16"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Maintain uninterrupted feed to crushing section</w:t>
            </w:r>
          </w:p>
        </w:tc>
        <w:tc>
          <w:tcPr>
            <w:tcW w:w="0" w:type="auto"/>
            <w:hideMark/>
          </w:tcPr>
          <w:p w14:paraId="5BAC143C"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Silo level</w:t>
            </w:r>
          </w:p>
        </w:tc>
        <w:tc>
          <w:tcPr>
            <w:tcW w:w="0" w:type="auto"/>
            <w:hideMark/>
          </w:tcPr>
          <w:p w14:paraId="73911D22"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Radar Level Transmitter (LT), Level Switches (LSH/LSL)</w:t>
            </w:r>
          </w:p>
        </w:tc>
        <w:tc>
          <w:tcPr>
            <w:tcW w:w="0" w:type="auto"/>
            <w:hideMark/>
          </w:tcPr>
          <w:p w14:paraId="21178B4D"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Variable-speed screw feeder</w:t>
            </w:r>
          </w:p>
        </w:tc>
        <w:tc>
          <w:tcPr>
            <w:tcW w:w="0" w:type="auto"/>
            <w:hideMark/>
          </w:tcPr>
          <w:p w14:paraId="1F47DCD2"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Level monitoring</w:t>
            </w:r>
          </w:p>
        </w:tc>
        <w:tc>
          <w:tcPr>
            <w:tcW w:w="0" w:type="auto"/>
            <w:hideMark/>
          </w:tcPr>
          <w:p w14:paraId="22EF2195"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High/low level alarms; feeder interlock</w:t>
            </w:r>
          </w:p>
        </w:tc>
      </w:tr>
      <w:tr w:rsidR="00C63EAF" w:rsidRPr="00C26C40" w14:paraId="0C2B41DD" w14:textId="77777777" w:rsidTr="0006058D">
        <w:tc>
          <w:tcPr>
            <w:tcW w:w="0" w:type="auto"/>
            <w:hideMark/>
          </w:tcPr>
          <w:p w14:paraId="455E1971" w14:textId="77777777" w:rsidR="00C63EAF" w:rsidRPr="00C26C40" w:rsidRDefault="00C63EAF" w:rsidP="0006058D">
            <w:pPr>
              <w:spacing w:after="0" w:line="360" w:lineRule="auto"/>
              <w:rPr>
                <w:rFonts w:eastAsia="Times New Roman"/>
                <w:lang w:val="en-GB" w:eastAsia="en-GB"/>
              </w:rPr>
            </w:pPr>
            <w:r w:rsidRPr="00C26C40">
              <w:rPr>
                <w:rFonts w:eastAsia="Times New Roman"/>
                <w:b/>
                <w:bCs/>
                <w:lang w:val="en-GB" w:eastAsia="en-GB"/>
              </w:rPr>
              <w:t>Jaw Crusher</w:t>
            </w:r>
          </w:p>
        </w:tc>
        <w:tc>
          <w:tcPr>
            <w:tcW w:w="0" w:type="auto"/>
            <w:hideMark/>
          </w:tcPr>
          <w:p w14:paraId="4602DCFE"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Prevent overloading and ensure continuous crushing</w:t>
            </w:r>
          </w:p>
        </w:tc>
        <w:tc>
          <w:tcPr>
            <w:tcW w:w="0" w:type="auto"/>
            <w:hideMark/>
          </w:tcPr>
          <w:p w14:paraId="76E4C70D"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Motor current, feed rate</w:t>
            </w:r>
          </w:p>
        </w:tc>
        <w:tc>
          <w:tcPr>
            <w:tcW w:w="0" w:type="auto"/>
            <w:hideMark/>
          </w:tcPr>
          <w:p w14:paraId="41B52234"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Motor Current Transmitter (AIT), Speed Sensor</w:t>
            </w:r>
          </w:p>
        </w:tc>
        <w:tc>
          <w:tcPr>
            <w:tcW w:w="0" w:type="auto"/>
            <w:hideMark/>
          </w:tcPr>
          <w:p w14:paraId="5CEDEEB2"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Variable-speed feeder</w:t>
            </w:r>
          </w:p>
        </w:tc>
        <w:tc>
          <w:tcPr>
            <w:tcW w:w="0" w:type="auto"/>
            <w:hideMark/>
          </w:tcPr>
          <w:p w14:paraId="2EEAF948"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Load control</w:t>
            </w:r>
          </w:p>
        </w:tc>
        <w:tc>
          <w:tcPr>
            <w:tcW w:w="0" w:type="auto"/>
            <w:hideMark/>
          </w:tcPr>
          <w:p w14:paraId="076A181A"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Motor overload trip</w:t>
            </w:r>
          </w:p>
        </w:tc>
      </w:tr>
      <w:tr w:rsidR="00C63EAF" w:rsidRPr="00C26C40" w14:paraId="24F1C560" w14:textId="77777777" w:rsidTr="0006058D">
        <w:tc>
          <w:tcPr>
            <w:tcW w:w="0" w:type="auto"/>
            <w:hideMark/>
          </w:tcPr>
          <w:p w14:paraId="728A7966" w14:textId="77777777" w:rsidR="00C63EAF" w:rsidRPr="00C26C40" w:rsidRDefault="00C63EAF" w:rsidP="0006058D">
            <w:pPr>
              <w:spacing w:after="0" w:line="360" w:lineRule="auto"/>
              <w:rPr>
                <w:rFonts w:eastAsia="Times New Roman"/>
                <w:lang w:val="en-GB" w:eastAsia="en-GB"/>
              </w:rPr>
            </w:pPr>
            <w:r w:rsidRPr="00C26C40">
              <w:rPr>
                <w:rFonts w:eastAsia="Times New Roman"/>
                <w:b/>
                <w:bCs/>
                <w:lang w:val="en-GB" w:eastAsia="en-GB"/>
              </w:rPr>
              <w:t>Rotary Kiln (R-301)</w:t>
            </w:r>
          </w:p>
        </w:tc>
        <w:tc>
          <w:tcPr>
            <w:tcW w:w="0" w:type="auto"/>
            <w:hideMark/>
          </w:tcPr>
          <w:p w14:paraId="45602E26"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Maintain complete calcination</w:t>
            </w:r>
          </w:p>
        </w:tc>
        <w:tc>
          <w:tcPr>
            <w:tcW w:w="0" w:type="auto"/>
            <w:hideMark/>
          </w:tcPr>
          <w:p w14:paraId="15D73775"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Kiln temperature, kiln speed</w:t>
            </w:r>
          </w:p>
        </w:tc>
        <w:tc>
          <w:tcPr>
            <w:tcW w:w="0" w:type="auto"/>
            <w:hideMark/>
          </w:tcPr>
          <w:p w14:paraId="7C773A33"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Pt100 RTDs (TT), Speed Encoder</w:t>
            </w:r>
          </w:p>
        </w:tc>
        <w:tc>
          <w:tcPr>
            <w:tcW w:w="0" w:type="auto"/>
            <w:hideMark/>
          </w:tcPr>
          <w:p w14:paraId="0500A74C"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Fuel control valve, VFD</w:t>
            </w:r>
          </w:p>
        </w:tc>
        <w:tc>
          <w:tcPr>
            <w:tcW w:w="0" w:type="auto"/>
            <w:hideMark/>
          </w:tcPr>
          <w:p w14:paraId="051ED053"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Cascade temperature control</w:t>
            </w:r>
          </w:p>
        </w:tc>
        <w:tc>
          <w:tcPr>
            <w:tcW w:w="0" w:type="auto"/>
            <w:hideMark/>
          </w:tcPr>
          <w:p w14:paraId="0A2ABF19"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High-temperature trip, burner flame failure, low combustion air interlock</w:t>
            </w:r>
          </w:p>
        </w:tc>
      </w:tr>
      <w:tr w:rsidR="00C63EAF" w:rsidRPr="00C26C40" w14:paraId="3AF4273B" w14:textId="77777777" w:rsidTr="0006058D">
        <w:tc>
          <w:tcPr>
            <w:tcW w:w="0" w:type="auto"/>
            <w:hideMark/>
          </w:tcPr>
          <w:p w14:paraId="6A2DBC8E" w14:textId="77777777" w:rsidR="00C63EAF" w:rsidRPr="00C26C40" w:rsidRDefault="00C63EAF" w:rsidP="0006058D">
            <w:pPr>
              <w:spacing w:after="0" w:line="360" w:lineRule="auto"/>
              <w:rPr>
                <w:rFonts w:eastAsia="Times New Roman"/>
                <w:lang w:val="en-GB" w:eastAsia="en-GB"/>
              </w:rPr>
            </w:pPr>
            <w:r w:rsidRPr="00C26C40">
              <w:rPr>
                <w:rFonts w:eastAsia="Times New Roman"/>
                <w:b/>
                <w:bCs/>
                <w:lang w:val="en-GB" w:eastAsia="en-GB"/>
              </w:rPr>
              <w:t>Magnetic Separator (MS-401)</w:t>
            </w:r>
          </w:p>
        </w:tc>
        <w:tc>
          <w:tcPr>
            <w:tcW w:w="0" w:type="auto"/>
            <w:hideMark/>
          </w:tcPr>
          <w:p w14:paraId="77A774C4"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Maximize iron removal efficiency</w:t>
            </w:r>
          </w:p>
        </w:tc>
        <w:tc>
          <w:tcPr>
            <w:tcW w:w="0" w:type="auto"/>
            <w:hideMark/>
          </w:tcPr>
          <w:p w14:paraId="6E377398"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Belt speed</w:t>
            </w:r>
          </w:p>
        </w:tc>
        <w:tc>
          <w:tcPr>
            <w:tcW w:w="0" w:type="auto"/>
            <w:hideMark/>
          </w:tcPr>
          <w:p w14:paraId="605A79BD"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Speed Sensor</w:t>
            </w:r>
          </w:p>
        </w:tc>
        <w:tc>
          <w:tcPr>
            <w:tcW w:w="0" w:type="auto"/>
            <w:hideMark/>
          </w:tcPr>
          <w:p w14:paraId="09FD3AAE"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Conveyor VFD</w:t>
            </w:r>
          </w:p>
        </w:tc>
        <w:tc>
          <w:tcPr>
            <w:tcW w:w="0" w:type="auto"/>
            <w:hideMark/>
          </w:tcPr>
          <w:p w14:paraId="52C0D1B8"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Speed control</w:t>
            </w:r>
          </w:p>
        </w:tc>
        <w:tc>
          <w:tcPr>
            <w:tcW w:w="0" w:type="auto"/>
            <w:hideMark/>
          </w:tcPr>
          <w:p w14:paraId="4A3A55A3"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Motor overload protection</w:t>
            </w:r>
          </w:p>
        </w:tc>
      </w:tr>
      <w:tr w:rsidR="00C63EAF" w:rsidRPr="00C26C40" w14:paraId="1643E588" w14:textId="77777777" w:rsidTr="0006058D">
        <w:tc>
          <w:tcPr>
            <w:tcW w:w="0" w:type="auto"/>
            <w:hideMark/>
          </w:tcPr>
          <w:p w14:paraId="4391D42E" w14:textId="77777777" w:rsidR="00C63EAF" w:rsidRPr="00C26C40" w:rsidRDefault="00C63EAF" w:rsidP="0006058D">
            <w:pPr>
              <w:spacing w:after="0" w:line="360" w:lineRule="auto"/>
              <w:rPr>
                <w:rFonts w:eastAsia="Times New Roman"/>
                <w:lang w:val="en-GB" w:eastAsia="en-GB"/>
              </w:rPr>
            </w:pPr>
            <w:r w:rsidRPr="00C26C40">
              <w:rPr>
                <w:rFonts w:eastAsia="Times New Roman"/>
                <w:b/>
                <w:bCs/>
                <w:lang w:val="en-GB" w:eastAsia="en-GB"/>
              </w:rPr>
              <w:lastRenderedPageBreak/>
              <w:t>Ball Mill (BM-501)</w:t>
            </w:r>
          </w:p>
        </w:tc>
        <w:tc>
          <w:tcPr>
            <w:tcW w:w="0" w:type="auto"/>
            <w:hideMark/>
          </w:tcPr>
          <w:p w14:paraId="4C85C911"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Maintain desired particle size</w:t>
            </w:r>
          </w:p>
        </w:tc>
        <w:tc>
          <w:tcPr>
            <w:tcW w:w="0" w:type="auto"/>
            <w:hideMark/>
          </w:tcPr>
          <w:p w14:paraId="437F81A5"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Mill load, motor current</w:t>
            </w:r>
          </w:p>
        </w:tc>
        <w:tc>
          <w:tcPr>
            <w:tcW w:w="0" w:type="auto"/>
            <w:hideMark/>
          </w:tcPr>
          <w:p w14:paraId="0D9D6312"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Motor Current Transmitter, Power Meter</w:t>
            </w:r>
          </w:p>
        </w:tc>
        <w:tc>
          <w:tcPr>
            <w:tcW w:w="0" w:type="auto"/>
            <w:hideMark/>
          </w:tcPr>
          <w:p w14:paraId="69EE71FE"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Feed rate, mill speed</w:t>
            </w:r>
          </w:p>
        </w:tc>
        <w:tc>
          <w:tcPr>
            <w:tcW w:w="0" w:type="auto"/>
            <w:hideMark/>
          </w:tcPr>
          <w:p w14:paraId="7B980FE9"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Load control</w:t>
            </w:r>
          </w:p>
        </w:tc>
        <w:tc>
          <w:tcPr>
            <w:tcW w:w="0" w:type="auto"/>
            <w:hideMark/>
          </w:tcPr>
          <w:p w14:paraId="13A75A67"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Motor overload alarm/trip</w:t>
            </w:r>
          </w:p>
        </w:tc>
      </w:tr>
      <w:tr w:rsidR="00C63EAF" w:rsidRPr="00C26C40" w14:paraId="09840770" w14:textId="77777777" w:rsidTr="0006058D">
        <w:tc>
          <w:tcPr>
            <w:tcW w:w="0" w:type="auto"/>
            <w:hideMark/>
          </w:tcPr>
          <w:p w14:paraId="45C94A27" w14:textId="77777777" w:rsidR="00C63EAF" w:rsidRPr="00C26C40" w:rsidRDefault="00C63EAF" w:rsidP="0006058D">
            <w:pPr>
              <w:spacing w:after="0" w:line="360" w:lineRule="auto"/>
              <w:rPr>
                <w:rFonts w:eastAsia="Times New Roman"/>
                <w:lang w:val="en-GB" w:eastAsia="en-GB"/>
              </w:rPr>
            </w:pPr>
            <w:r w:rsidRPr="00C26C40">
              <w:rPr>
                <w:rFonts w:eastAsia="Times New Roman"/>
                <w:b/>
                <w:bCs/>
                <w:lang w:val="en-GB" w:eastAsia="en-GB"/>
              </w:rPr>
              <w:t>Hydrocyclone Cluster (HC-501)</w:t>
            </w:r>
          </w:p>
        </w:tc>
        <w:tc>
          <w:tcPr>
            <w:tcW w:w="0" w:type="auto"/>
            <w:hideMark/>
          </w:tcPr>
          <w:p w14:paraId="562E9967"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Achieve required particle size classification</w:t>
            </w:r>
          </w:p>
        </w:tc>
        <w:tc>
          <w:tcPr>
            <w:tcW w:w="0" w:type="auto"/>
            <w:hideMark/>
          </w:tcPr>
          <w:p w14:paraId="54BFD916"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Feed pressure</w:t>
            </w:r>
          </w:p>
        </w:tc>
        <w:tc>
          <w:tcPr>
            <w:tcW w:w="0" w:type="auto"/>
            <w:hideMark/>
          </w:tcPr>
          <w:p w14:paraId="5EF80492"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Pressure Transmitter (PT)</w:t>
            </w:r>
          </w:p>
        </w:tc>
        <w:tc>
          <w:tcPr>
            <w:tcW w:w="0" w:type="auto"/>
            <w:hideMark/>
          </w:tcPr>
          <w:p w14:paraId="6BD43E3C"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Slurry pump VFD</w:t>
            </w:r>
          </w:p>
        </w:tc>
        <w:tc>
          <w:tcPr>
            <w:tcW w:w="0" w:type="auto"/>
            <w:hideMark/>
          </w:tcPr>
          <w:p w14:paraId="486484E6"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Pressure control</w:t>
            </w:r>
          </w:p>
        </w:tc>
        <w:tc>
          <w:tcPr>
            <w:tcW w:w="0" w:type="auto"/>
            <w:hideMark/>
          </w:tcPr>
          <w:p w14:paraId="534B4432"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High/low pressure alarms</w:t>
            </w:r>
          </w:p>
        </w:tc>
      </w:tr>
      <w:tr w:rsidR="00C63EAF" w:rsidRPr="00C26C40" w14:paraId="580E3EC1" w14:textId="77777777" w:rsidTr="0006058D">
        <w:tc>
          <w:tcPr>
            <w:tcW w:w="0" w:type="auto"/>
            <w:hideMark/>
          </w:tcPr>
          <w:p w14:paraId="291DFBED" w14:textId="77777777" w:rsidR="00C63EAF" w:rsidRPr="00C26C40" w:rsidRDefault="00C63EAF" w:rsidP="0006058D">
            <w:pPr>
              <w:spacing w:after="0" w:line="360" w:lineRule="auto"/>
              <w:rPr>
                <w:rFonts w:eastAsia="Times New Roman"/>
                <w:lang w:val="en-GB" w:eastAsia="en-GB"/>
              </w:rPr>
            </w:pPr>
            <w:r w:rsidRPr="00C26C40">
              <w:rPr>
                <w:rFonts w:eastAsia="Times New Roman"/>
                <w:b/>
                <w:bCs/>
                <w:lang w:val="en-GB" w:eastAsia="en-GB"/>
              </w:rPr>
              <w:t>High-Pressure Filter Press (FP-601)</w:t>
            </w:r>
          </w:p>
        </w:tc>
        <w:tc>
          <w:tcPr>
            <w:tcW w:w="0" w:type="auto"/>
            <w:hideMark/>
          </w:tcPr>
          <w:p w14:paraId="7E567B53"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Efficient solid-liquid separation</w:t>
            </w:r>
          </w:p>
        </w:tc>
        <w:tc>
          <w:tcPr>
            <w:tcW w:w="0" w:type="auto"/>
            <w:hideMark/>
          </w:tcPr>
          <w:p w14:paraId="56C62340"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Feed pressure, filtrate flow</w:t>
            </w:r>
          </w:p>
        </w:tc>
        <w:tc>
          <w:tcPr>
            <w:tcW w:w="0" w:type="auto"/>
            <w:hideMark/>
          </w:tcPr>
          <w:p w14:paraId="0A433116"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Pressure Transmitter (PT), Flow Transmitter (FT)</w:t>
            </w:r>
          </w:p>
        </w:tc>
        <w:tc>
          <w:tcPr>
            <w:tcW w:w="0" w:type="auto"/>
            <w:hideMark/>
          </w:tcPr>
          <w:p w14:paraId="4EBEBC82"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Feed pump speed</w:t>
            </w:r>
          </w:p>
        </w:tc>
        <w:tc>
          <w:tcPr>
            <w:tcW w:w="0" w:type="auto"/>
            <w:hideMark/>
          </w:tcPr>
          <w:p w14:paraId="0652A4D1"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Pressure control</w:t>
            </w:r>
          </w:p>
        </w:tc>
        <w:tc>
          <w:tcPr>
            <w:tcW w:w="0" w:type="auto"/>
            <w:hideMark/>
          </w:tcPr>
          <w:p w14:paraId="2B899462"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High differential pressure alarm; automatic filtration cycle</w:t>
            </w:r>
          </w:p>
        </w:tc>
      </w:tr>
      <w:tr w:rsidR="00C63EAF" w:rsidRPr="00C26C40" w14:paraId="5489E01E" w14:textId="77777777" w:rsidTr="0006058D">
        <w:tc>
          <w:tcPr>
            <w:tcW w:w="0" w:type="auto"/>
            <w:hideMark/>
          </w:tcPr>
          <w:p w14:paraId="358A5312" w14:textId="77777777" w:rsidR="00C63EAF" w:rsidRPr="00C26C40" w:rsidRDefault="00C63EAF" w:rsidP="0006058D">
            <w:pPr>
              <w:spacing w:after="0" w:line="360" w:lineRule="auto"/>
              <w:rPr>
                <w:rFonts w:eastAsia="Times New Roman"/>
                <w:lang w:val="en-GB" w:eastAsia="en-GB"/>
              </w:rPr>
            </w:pPr>
            <w:r w:rsidRPr="00C26C40">
              <w:rPr>
                <w:rFonts w:eastAsia="Times New Roman"/>
                <w:b/>
                <w:bCs/>
                <w:lang w:val="en-GB" w:eastAsia="en-GB"/>
              </w:rPr>
              <w:t>Basification Reactor (R-701)</w:t>
            </w:r>
          </w:p>
        </w:tc>
        <w:tc>
          <w:tcPr>
            <w:tcW w:w="0" w:type="auto"/>
            <w:hideMark/>
          </w:tcPr>
          <w:p w14:paraId="16A1B508"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Maintain target PAC basicity</w:t>
            </w:r>
          </w:p>
        </w:tc>
        <w:tc>
          <w:tcPr>
            <w:tcW w:w="0" w:type="auto"/>
            <w:hideMark/>
          </w:tcPr>
          <w:p w14:paraId="54AA9F10"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pH, temperature, level</w:t>
            </w:r>
          </w:p>
        </w:tc>
        <w:tc>
          <w:tcPr>
            <w:tcW w:w="0" w:type="auto"/>
            <w:hideMark/>
          </w:tcPr>
          <w:p w14:paraId="30A51AA1" w14:textId="77777777" w:rsidR="00C63EAF" w:rsidRPr="00217F65" w:rsidRDefault="00C63EAF" w:rsidP="0006058D">
            <w:pPr>
              <w:spacing w:after="0" w:line="360" w:lineRule="auto"/>
              <w:rPr>
                <w:rFonts w:eastAsia="Times New Roman"/>
                <w:lang w:val="de-DE" w:eastAsia="en-GB"/>
              </w:rPr>
            </w:pPr>
            <w:r w:rsidRPr="00217F65">
              <w:rPr>
                <w:rFonts w:eastAsia="Times New Roman"/>
                <w:lang w:val="de-DE" w:eastAsia="en-GB"/>
              </w:rPr>
              <w:t>Online pH Analyzer (pHT), RTD (TT), Radar LT</w:t>
            </w:r>
          </w:p>
        </w:tc>
        <w:tc>
          <w:tcPr>
            <w:tcW w:w="0" w:type="auto"/>
            <w:hideMark/>
          </w:tcPr>
          <w:p w14:paraId="48FB68F5"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Calcium aluminate dosing valve, cooling water valve</w:t>
            </w:r>
          </w:p>
        </w:tc>
        <w:tc>
          <w:tcPr>
            <w:tcW w:w="0" w:type="auto"/>
            <w:hideMark/>
          </w:tcPr>
          <w:p w14:paraId="6FF64A01"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Feedback pH and temperature control</w:t>
            </w:r>
          </w:p>
        </w:tc>
        <w:tc>
          <w:tcPr>
            <w:tcW w:w="0" w:type="auto"/>
            <w:hideMark/>
          </w:tcPr>
          <w:p w14:paraId="568201BF"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High/low pH alarms; high-temperature trip</w:t>
            </w:r>
          </w:p>
        </w:tc>
      </w:tr>
      <w:tr w:rsidR="00C63EAF" w:rsidRPr="00C26C40" w14:paraId="758BEC36" w14:textId="77777777" w:rsidTr="0006058D">
        <w:tc>
          <w:tcPr>
            <w:tcW w:w="0" w:type="auto"/>
            <w:hideMark/>
          </w:tcPr>
          <w:p w14:paraId="4867AFAC" w14:textId="77777777" w:rsidR="00C63EAF" w:rsidRPr="00C26C40" w:rsidRDefault="00C63EAF" w:rsidP="0006058D">
            <w:pPr>
              <w:spacing w:after="0" w:line="360" w:lineRule="auto"/>
              <w:rPr>
                <w:rFonts w:eastAsia="Times New Roman"/>
                <w:lang w:val="en-GB" w:eastAsia="en-GB"/>
              </w:rPr>
            </w:pPr>
            <w:r w:rsidRPr="00C26C40">
              <w:rPr>
                <w:rFonts w:eastAsia="Times New Roman"/>
                <w:b/>
                <w:bCs/>
                <w:lang w:val="en-GB" w:eastAsia="en-GB"/>
              </w:rPr>
              <w:t>Polymerisation/Aging Reactor (R-702)</w:t>
            </w:r>
          </w:p>
        </w:tc>
        <w:tc>
          <w:tcPr>
            <w:tcW w:w="0" w:type="auto"/>
            <w:hideMark/>
          </w:tcPr>
          <w:p w14:paraId="4CCB2BFB"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Complete PAC polymerization</w:t>
            </w:r>
          </w:p>
        </w:tc>
        <w:tc>
          <w:tcPr>
            <w:tcW w:w="0" w:type="auto"/>
            <w:hideMark/>
          </w:tcPr>
          <w:p w14:paraId="29631580"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Temperature, level, residence time</w:t>
            </w:r>
          </w:p>
        </w:tc>
        <w:tc>
          <w:tcPr>
            <w:tcW w:w="0" w:type="auto"/>
            <w:hideMark/>
          </w:tcPr>
          <w:p w14:paraId="593C96C1"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RTD (TT), Radar LT</w:t>
            </w:r>
          </w:p>
        </w:tc>
        <w:tc>
          <w:tcPr>
            <w:tcW w:w="0" w:type="auto"/>
            <w:hideMark/>
          </w:tcPr>
          <w:p w14:paraId="0470605B"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Outlet flow control valve</w:t>
            </w:r>
          </w:p>
        </w:tc>
        <w:tc>
          <w:tcPr>
            <w:tcW w:w="0" w:type="auto"/>
            <w:hideMark/>
          </w:tcPr>
          <w:p w14:paraId="662D284C"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Temperature and level control</w:t>
            </w:r>
          </w:p>
        </w:tc>
        <w:tc>
          <w:tcPr>
            <w:tcW w:w="0" w:type="auto"/>
            <w:hideMark/>
          </w:tcPr>
          <w:p w14:paraId="6D6FD003"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High level alarm</w:t>
            </w:r>
          </w:p>
        </w:tc>
      </w:tr>
      <w:tr w:rsidR="00C63EAF" w:rsidRPr="00C26C40" w14:paraId="2E5311F1" w14:textId="77777777" w:rsidTr="0006058D">
        <w:tc>
          <w:tcPr>
            <w:tcW w:w="0" w:type="auto"/>
            <w:hideMark/>
          </w:tcPr>
          <w:p w14:paraId="13F1CDD4" w14:textId="77777777" w:rsidR="00C63EAF" w:rsidRPr="00C26C40" w:rsidRDefault="00C63EAF" w:rsidP="0006058D">
            <w:pPr>
              <w:spacing w:after="0" w:line="360" w:lineRule="auto"/>
              <w:rPr>
                <w:rFonts w:eastAsia="Times New Roman"/>
                <w:lang w:val="en-GB" w:eastAsia="en-GB"/>
              </w:rPr>
            </w:pPr>
            <w:r w:rsidRPr="00C26C40">
              <w:rPr>
                <w:rFonts w:eastAsia="Times New Roman"/>
                <w:b/>
                <w:bCs/>
                <w:lang w:val="en-GB" w:eastAsia="en-GB"/>
              </w:rPr>
              <w:t>Graphite Block Product Cooler (E-701)</w:t>
            </w:r>
          </w:p>
        </w:tc>
        <w:tc>
          <w:tcPr>
            <w:tcW w:w="0" w:type="auto"/>
            <w:hideMark/>
          </w:tcPr>
          <w:p w14:paraId="3E71FB62"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Cool product before storage</w:t>
            </w:r>
          </w:p>
        </w:tc>
        <w:tc>
          <w:tcPr>
            <w:tcW w:w="0" w:type="auto"/>
            <w:hideMark/>
          </w:tcPr>
          <w:p w14:paraId="35C5AF60"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Product outlet temperature</w:t>
            </w:r>
          </w:p>
        </w:tc>
        <w:tc>
          <w:tcPr>
            <w:tcW w:w="0" w:type="auto"/>
            <w:hideMark/>
          </w:tcPr>
          <w:p w14:paraId="7BE5C85E"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RTD (TT)</w:t>
            </w:r>
          </w:p>
        </w:tc>
        <w:tc>
          <w:tcPr>
            <w:tcW w:w="0" w:type="auto"/>
            <w:hideMark/>
          </w:tcPr>
          <w:p w14:paraId="3944BDD4"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Cooling-water control valve</w:t>
            </w:r>
          </w:p>
        </w:tc>
        <w:tc>
          <w:tcPr>
            <w:tcW w:w="0" w:type="auto"/>
            <w:hideMark/>
          </w:tcPr>
          <w:p w14:paraId="1D333546"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Feedback temperature control</w:t>
            </w:r>
          </w:p>
        </w:tc>
        <w:tc>
          <w:tcPr>
            <w:tcW w:w="0" w:type="auto"/>
            <w:hideMark/>
          </w:tcPr>
          <w:p w14:paraId="508F8E4D"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High outlet temperature alarm</w:t>
            </w:r>
          </w:p>
        </w:tc>
      </w:tr>
      <w:tr w:rsidR="00C63EAF" w:rsidRPr="00C26C40" w14:paraId="412A6B4A" w14:textId="77777777" w:rsidTr="0006058D">
        <w:tc>
          <w:tcPr>
            <w:tcW w:w="0" w:type="auto"/>
            <w:hideMark/>
          </w:tcPr>
          <w:p w14:paraId="43E40897" w14:textId="77777777" w:rsidR="00C63EAF" w:rsidRPr="00C26C40" w:rsidRDefault="00C63EAF" w:rsidP="0006058D">
            <w:pPr>
              <w:spacing w:after="0" w:line="360" w:lineRule="auto"/>
              <w:rPr>
                <w:rFonts w:eastAsia="Times New Roman"/>
                <w:lang w:val="en-GB" w:eastAsia="en-GB"/>
              </w:rPr>
            </w:pPr>
            <w:r w:rsidRPr="00C26C40">
              <w:rPr>
                <w:rFonts w:eastAsia="Times New Roman"/>
                <w:b/>
                <w:bCs/>
                <w:lang w:val="en-GB" w:eastAsia="en-GB"/>
              </w:rPr>
              <w:lastRenderedPageBreak/>
              <w:t>Liquid PAC Storage Tank (TK-801)</w:t>
            </w:r>
          </w:p>
        </w:tc>
        <w:tc>
          <w:tcPr>
            <w:tcW w:w="0" w:type="auto"/>
            <w:hideMark/>
          </w:tcPr>
          <w:p w14:paraId="1E2A71FB"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Maintain inventory and prevent overflow</w:t>
            </w:r>
          </w:p>
        </w:tc>
        <w:tc>
          <w:tcPr>
            <w:tcW w:w="0" w:type="auto"/>
            <w:hideMark/>
          </w:tcPr>
          <w:p w14:paraId="5D637DF4"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Tank level</w:t>
            </w:r>
          </w:p>
        </w:tc>
        <w:tc>
          <w:tcPr>
            <w:tcW w:w="0" w:type="auto"/>
            <w:hideMark/>
          </w:tcPr>
          <w:p w14:paraId="4CE3D654"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Radar LT, Level Switches</w:t>
            </w:r>
          </w:p>
        </w:tc>
        <w:tc>
          <w:tcPr>
            <w:tcW w:w="0" w:type="auto"/>
            <w:hideMark/>
          </w:tcPr>
          <w:p w14:paraId="5BA22271"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Transfer pump</w:t>
            </w:r>
          </w:p>
        </w:tc>
        <w:tc>
          <w:tcPr>
            <w:tcW w:w="0" w:type="auto"/>
            <w:hideMark/>
          </w:tcPr>
          <w:p w14:paraId="76101F4A"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Level control</w:t>
            </w:r>
          </w:p>
        </w:tc>
        <w:tc>
          <w:tcPr>
            <w:tcW w:w="0" w:type="auto"/>
            <w:hideMark/>
          </w:tcPr>
          <w:p w14:paraId="638D5CB5"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High-high level alarm; overflow protection</w:t>
            </w:r>
          </w:p>
        </w:tc>
      </w:tr>
      <w:tr w:rsidR="00C63EAF" w:rsidRPr="00C26C40" w14:paraId="24DC019A" w14:textId="77777777" w:rsidTr="0006058D">
        <w:tc>
          <w:tcPr>
            <w:tcW w:w="0" w:type="auto"/>
            <w:hideMark/>
          </w:tcPr>
          <w:p w14:paraId="1362C011" w14:textId="77777777" w:rsidR="00C63EAF" w:rsidRPr="00C26C40" w:rsidRDefault="00C63EAF" w:rsidP="0006058D">
            <w:pPr>
              <w:spacing w:after="0" w:line="360" w:lineRule="auto"/>
              <w:rPr>
                <w:rFonts w:eastAsia="Times New Roman"/>
                <w:lang w:val="en-GB" w:eastAsia="en-GB"/>
              </w:rPr>
            </w:pPr>
            <w:r w:rsidRPr="00C26C40">
              <w:rPr>
                <w:rFonts w:eastAsia="Times New Roman"/>
                <w:b/>
                <w:bCs/>
                <w:lang w:val="en-GB" w:eastAsia="en-GB"/>
              </w:rPr>
              <w:t>Packaging Unit</w:t>
            </w:r>
          </w:p>
        </w:tc>
        <w:tc>
          <w:tcPr>
            <w:tcW w:w="0" w:type="auto"/>
            <w:hideMark/>
          </w:tcPr>
          <w:p w14:paraId="4E6EF8E8" w14:textId="19B985AA" w:rsidR="00C63EAF" w:rsidRPr="00C26C40" w:rsidRDefault="00900C47" w:rsidP="0006058D">
            <w:pPr>
              <w:spacing w:after="0" w:line="360" w:lineRule="auto"/>
              <w:rPr>
                <w:rFonts w:eastAsia="Times New Roman"/>
                <w:lang w:val="en-GB" w:eastAsia="en-GB"/>
              </w:rPr>
            </w:pPr>
            <w:r w:rsidRPr="00C26C40">
              <w:rPr>
                <w:rFonts w:eastAsia="Times New Roman"/>
                <w:lang w:val="en-GB" w:eastAsia="en-GB"/>
              </w:rPr>
              <w:t>Maintaining</w:t>
            </w:r>
            <w:r w:rsidR="00C63EAF" w:rsidRPr="00C26C40">
              <w:rPr>
                <w:rFonts w:eastAsia="Times New Roman"/>
                <w:lang w:val="en-GB" w:eastAsia="en-GB"/>
              </w:rPr>
              <w:t xml:space="preserve"> filling accuracy</w:t>
            </w:r>
          </w:p>
        </w:tc>
        <w:tc>
          <w:tcPr>
            <w:tcW w:w="0" w:type="auto"/>
            <w:hideMark/>
          </w:tcPr>
          <w:p w14:paraId="124FC6FB"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Filling mass/flow</w:t>
            </w:r>
          </w:p>
        </w:tc>
        <w:tc>
          <w:tcPr>
            <w:tcW w:w="0" w:type="auto"/>
            <w:hideMark/>
          </w:tcPr>
          <w:p w14:paraId="199157D7"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Load Cells, Flow Meter</w:t>
            </w:r>
          </w:p>
        </w:tc>
        <w:tc>
          <w:tcPr>
            <w:tcW w:w="0" w:type="auto"/>
            <w:hideMark/>
          </w:tcPr>
          <w:p w14:paraId="77E37F9C"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Filling valve</w:t>
            </w:r>
          </w:p>
        </w:tc>
        <w:tc>
          <w:tcPr>
            <w:tcW w:w="0" w:type="auto"/>
            <w:hideMark/>
          </w:tcPr>
          <w:p w14:paraId="6DA37FD3"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Batch filling control</w:t>
            </w:r>
          </w:p>
        </w:tc>
        <w:tc>
          <w:tcPr>
            <w:tcW w:w="0" w:type="auto"/>
            <w:hideMark/>
          </w:tcPr>
          <w:p w14:paraId="346BC11B" w14:textId="77777777" w:rsidR="00C63EAF" w:rsidRPr="00C26C40" w:rsidRDefault="00C63EAF" w:rsidP="0006058D">
            <w:pPr>
              <w:spacing w:after="0" w:line="360" w:lineRule="auto"/>
              <w:rPr>
                <w:rFonts w:eastAsia="Times New Roman"/>
                <w:lang w:val="en-GB" w:eastAsia="en-GB"/>
              </w:rPr>
            </w:pPr>
            <w:r w:rsidRPr="00C26C40">
              <w:rPr>
                <w:rFonts w:eastAsia="Times New Roman"/>
                <w:lang w:val="en-GB" w:eastAsia="en-GB"/>
              </w:rPr>
              <w:t>Overfill protection; emergency stop</w:t>
            </w:r>
          </w:p>
        </w:tc>
      </w:tr>
    </w:tbl>
    <w:p w14:paraId="27362DCA" w14:textId="77777777" w:rsidR="00C63EAF" w:rsidRPr="00C26C40" w:rsidRDefault="00C63EAF" w:rsidP="00C63EAF">
      <w:pPr>
        <w:spacing w:after="0"/>
      </w:pPr>
    </w:p>
    <w:p w14:paraId="7EF76A73" w14:textId="77777777" w:rsidR="00F9430D" w:rsidRPr="00C26C40" w:rsidRDefault="00F9430D">
      <w:pPr>
        <w:spacing w:before="120" w:after="280"/>
        <w:rPr>
          <w:b/>
          <w:bCs/>
          <w:sz w:val="28"/>
          <w:szCs w:val="28"/>
        </w:rPr>
        <w:sectPr w:rsidR="00F9430D" w:rsidRPr="00C26C40" w:rsidSect="008756A1">
          <w:pgSz w:w="16838" w:h="11906" w:orient="landscape"/>
          <w:pgMar w:top="2268" w:right="1134" w:bottom="1134" w:left="1134" w:header="709" w:footer="709" w:gutter="0"/>
          <w:cols w:space="708"/>
          <w:docGrid w:linePitch="360"/>
        </w:sectPr>
      </w:pPr>
    </w:p>
    <w:p w14:paraId="7C8E620A" w14:textId="006A5077" w:rsidR="00A641E2" w:rsidRPr="00C26C40" w:rsidRDefault="00A641E2" w:rsidP="003E1C84">
      <w:pPr>
        <w:pStyle w:val="Heading1"/>
      </w:pPr>
      <w:bookmarkStart w:id="415" w:name="_Toc237245013"/>
      <w:r w:rsidRPr="00C26C40">
        <w:lastRenderedPageBreak/>
        <w:t>SAFETY AND POLLUTION CONTROL</w:t>
      </w:r>
      <w:bookmarkEnd w:id="415"/>
    </w:p>
    <w:p w14:paraId="7D5404ED" w14:textId="77777777" w:rsidR="00A641E2" w:rsidRPr="00C26C40" w:rsidRDefault="00A641E2" w:rsidP="00F02060">
      <w:pPr>
        <w:pStyle w:val="Heading2"/>
      </w:pPr>
      <w:bookmarkStart w:id="416" w:name="_Toc237245014"/>
      <w:r w:rsidRPr="00C26C40">
        <w:t>INTRODUCTION</w:t>
      </w:r>
      <w:bookmarkEnd w:id="416"/>
    </w:p>
    <w:p w14:paraId="1B4DFC80" w14:textId="77777777" w:rsidR="00A641E2" w:rsidRPr="00C26C40" w:rsidRDefault="00A641E2" w:rsidP="00A641E2">
      <w:r w:rsidRPr="00C26C40">
        <w:t xml:space="preserve">Safety is very paramount in every processing facility especially in chemical processing plants. The presence and handling of hazardous chemicals, coupled with routine plant activities and operations, expose the workers, the surrounding environment and nearby communities to a range of hazards which pose a threat to their health and safety. Safety is defined as the state in which the risk of harm to persons or property is limited to a tolerable level. Risk is the combination of the probability of occurrence and the consequence or severity of a specified hazardous event, while a hazard is a source or situation with the potential to cause harm in terms of ill health, injury, damage to property or the environment or a combination of these (OSHAS 18001:2000). </w:t>
      </w:r>
    </w:p>
    <w:p w14:paraId="19DC6C7B" w14:textId="77777777" w:rsidR="00A641E2" w:rsidRPr="00C26C40" w:rsidRDefault="00A641E2" w:rsidP="00A641E2">
      <w:r w:rsidRPr="00C26C40">
        <w:t>Effective safety management protects workers, ensures operational continuity, maintains legal compliance, reduces environmental impact and supports product quality. Poor safety can result in incidents like chemical releases, explosions, fires or chronic health complications such as respiratory diseases. This chapter identifies the principal hazards associated with the proposed polyaluminium chloride production plant, describes the hierarchy of controls applied, presents area-by-area safety and pollution control measures and summarises a Hazard and Operatability (HAZOP) study for the major process units.</w:t>
      </w:r>
    </w:p>
    <w:p w14:paraId="383A6414" w14:textId="77777777" w:rsidR="00A641E2" w:rsidRPr="00C26C40" w:rsidRDefault="00A641E2" w:rsidP="00F02060">
      <w:pPr>
        <w:pStyle w:val="Heading2"/>
      </w:pPr>
      <w:bookmarkStart w:id="417" w:name="_Toc237245015"/>
      <w:r w:rsidRPr="00C26C40">
        <w:t>KEY HAZARDS ON THE PLANT</w:t>
      </w:r>
      <w:bookmarkEnd w:id="417"/>
    </w:p>
    <w:p w14:paraId="331E325A" w14:textId="77777777" w:rsidR="00A641E2" w:rsidRPr="00C26C40" w:rsidRDefault="00A641E2" w:rsidP="00134FFF">
      <w:pPr>
        <w:pStyle w:val="Heading3"/>
      </w:pPr>
      <w:r w:rsidRPr="00C26C40">
        <w:t xml:space="preserve"> </w:t>
      </w:r>
      <w:bookmarkStart w:id="418" w:name="_Toc237245016"/>
      <w:r w:rsidRPr="00C26C40">
        <w:t>Mechanical Hazards</w:t>
      </w:r>
      <w:bookmarkEnd w:id="418"/>
    </w:p>
    <w:p w14:paraId="287E6D6E" w14:textId="77777777" w:rsidR="00A641E2" w:rsidRPr="00C26C40" w:rsidRDefault="00A641E2" w:rsidP="00A641E2">
      <w:r w:rsidRPr="00C26C40">
        <w:t xml:space="preserve">Mechanical hazards arise from the physical movement, energy or design of machinery, equipment or materials and can cause injury through direct contact or may have indirect effects after continuous exposure. In the PAC production plant, the principal mechanical hazards include crushing by the jaw crusher (CR-101)  in Area 100, entanglement or impact from conveyors and rotating equipment in the ball mill circuit (Area 500), and </w:t>
      </w:r>
      <w:r w:rsidRPr="00C26C40">
        <w:lastRenderedPageBreak/>
        <w:t>getting struck by hazards from mobile plant. Uncontrolled exposure may result in traumatic injuries or musculoskeletal disorders. Controls include fixed machine guards on all moving parts, strict application of Lock Out Tag Out (LOTO) procedures during maintenance, servicing and cleaning of equipment (OSHA, 2023).</w:t>
      </w:r>
    </w:p>
    <w:p w14:paraId="1538DA6C" w14:textId="77777777" w:rsidR="00A641E2" w:rsidRPr="00C26C40" w:rsidRDefault="00A641E2" w:rsidP="00134FFF">
      <w:pPr>
        <w:pStyle w:val="Heading3"/>
      </w:pPr>
      <w:bookmarkStart w:id="419" w:name="_Toc237245017"/>
      <w:r w:rsidRPr="00C26C40">
        <w:t>Chemical Hazards</w:t>
      </w:r>
      <w:bookmarkEnd w:id="419"/>
    </w:p>
    <w:p w14:paraId="41202352" w14:textId="77777777" w:rsidR="00A641E2" w:rsidRPr="00C26C40" w:rsidRDefault="00A641E2" w:rsidP="00A641E2">
      <w:pPr>
        <w:spacing w:after="200"/>
      </w:pPr>
      <w:r w:rsidRPr="00C26C40">
        <w:t>Chemical hazards result from the exposure to substances that are toxic, corrosive, reactive or irritant. Exposure routes include skin contact, inhalation, ingestion and injection. The major process chemicals are concentrated hydrochloric acid (32% w/w) stored and dosed in Area 600, calcium aluminate powder used for basicity adjustment in Area 700, and intermediate  aluminium chloride leach liquor. Contact with HCl can cause severe chemical burns and respiratory damage when inhaled, calcium aluminate dust is an irritant. Controls comprise closed transfer systems, local exhaust ventilation, continuous gas detection for HCl, fume scrubbers, mandatory personal protective equipment (PPE) and emergency showers and eyewash stations located with a 10 second travel time of potential exposure points (Ghana Environmental Protection Agency, 2022; Crowl and Louvar, 2019).</w:t>
      </w:r>
    </w:p>
    <w:p w14:paraId="08F7E293" w14:textId="77777777" w:rsidR="00A641E2" w:rsidRPr="00C26C40" w:rsidRDefault="00A641E2" w:rsidP="00134FFF">
      <w:pPr>
        <w:pStyle w:val="Heading3"/>
      </w:pPr>
      <w:bookmarkStart w:id="420" w:name="_Toc237245018"/>
      <w:r w:rsidRPr="00C26C40">
        <w:t>Thermal Hazards</w:t>
      </w:r>
      <w:bookmarkEnd w:id="420"/>
    </w:p>
    <w:p w14:paraId="28BBD674" w14:textId="77777777" w:rsidR="00A641E2" w:rsidRPr="00C26C40" w:rsidRDefault="00A641E2" w:rsidP="00A641E2">
      <w:r w:rsidRPr="00C26C40">
        <w:t>Thermal hazards arise from exposure to excessive heat, cold or temperature extremes that can cause burns, stress, ignition of materials or explosions. High surface temperatures on the rotary kiln (Area 200), hot process streams and heat released during exothermic leaching and basification reactions are the main thermal hazards at the plant. Heat stress or dehydration of workers near the kiln, together with the potential for runaway reactions if cooling fails in the jacketed reactors (R-601 and R-701), are the primary concerns. Engineering controls include thermal insulation, interlocked cooling water systems, high-temperature trips and restricted access zones around hot equipment (Lees, 2012).</w:t>
      </w:r>
    </w:p>
    <w:p w14:paraId="491EEAB2" w14:textId="77777777" w:rsidR="00A641E2" w:rsidRPr="00C26C40" w:rsidRDefault="00A641E2" w:rsidP="00134FFF">
      <w:pPr>
        <w:pStyle w:val="Heading3"/>
      </w:pPr>
      <w:bookmarkStart w:id="421" w:name="_Toc237245019"/>
      <w:r w:rsidRPr="00C26C40">
        <w:lastRenderedPageBreak/>
        <w:t>Environmental Hazards</w:t>
      </w:r>
      <w:bookmarkEnd w:id="421"/>
    </w:p>
    <w:p w14:paraId="421E7E3D" w14:textId="77777777" w:rsidR="00A641E2" w:rsidRPr="00C26C40" w:rsidRDefault="00A641E2" w:rsidP="00A641E2">
      <w:r w:rsidRPr="00C26C40">
        <w:t>Environmental hazards primarily affect the surrounding ecosystem and community through the release of pollutants. Key sources include airborne particulates from crushing and pyro-processing (Areas 100-300), HCl and acid-gas fumes from leaching (Area 600), alkaline or acidic slurry spills, and process wastewater containing dissolved chloride salts and residual metals. Controls include baghouse filtration (BH-101), continuous emission monitoring systems (CEMS), enclosed conveying, spill-containment sumps and on-site effluent treatment plants (ETP) that neutralises wastewater to Ghana EPA discharge limits before release (Ghana Environmental Protection Agency, 2022).</w:t>
      </w:r>
    </w:p>
    <w:p w14:paraId="26DDC041" w14:textId="77777777" w:rsidR="00A641E2" w:rsidRPr="00C26C40" w:rsidRDefault="00A641E2" w:rsidP="00F02060">
      <w:pPr>
        <w:pStyle w:val="Heading2"/>
      </w:pPr>
      <w:bookmarkStart w:id="422" w:name="_Toc237245020"/>
      <w:r w:rsidRPr="00C26C40">
        <w:t>SAFETY MEASURES</w:t>
      </w:r>
      <w:bookmarkEnd w:id="422"/>
    </w:p>
    <w:p w14:paraId="24254C24" w14:textId="77777777" w:rsidR="00A641E2" w:rsidRPr="00C26C40" w:rsidRDefault="00A641E2" w:rsidP="00A641E2">
      <w:r w:rsidRPr="00C26C40">
        <w:t>To maintain a safe working environment for workers and to ensure the safety of products, equipment and the environment, certain safety measures are put in place. These measures involve proactive hazard identification, risk assessments and controls following the hierarchy (elimination, substitution, engineering, administrative, PPE), to minimize or avoid the occurrence of mishaps and limit the extent of damage on the plant site.</w:t>
      </w:r>
    </w:p>
    <w:p w14:paraId="45E6C257" w14:textId="77777777" w:rsidR="00A641E2" w:rsidRPr="00C26C40" w:rsidRDefault="00A641E2" w:rsidP="00134FFF">
      <w:pPr>
        <w:pStyle w:val="Heading3"/>
      </w:pPr>
      <w:bookmarkStart w:id="423" w:name="_Toc237245021"/>
      <w:r w:rsidRPr="00C26C40">
        <w:t>Worker Safety</w:t>
      </w:r>
      <w:bookmarkEnd w:id="423"/>
    </w:p>
    <w:p w14:paraId="40BA6576" w14:textId="77777777" w:rsidR="00A641E2" w:rsidRPr="00C26C40" w:rsidRDefault="00A641E2">
      <w:pPr>
        <w:pStyle w:val="ListParagraph"/>
        <w:numPr>
          <w:ilvl w:val="0"/>
          <w:numId w:val="27"/>
        </w:numPr>
      </w:pPr>
      <w:r w:rsidRPr="00C26C40">
        <w:t>Comprehensive induction and refresher training on chemical handling, emergency response procedures, hazard recognition and control procedures and LOTO procedures.</w:t>
      </w:r>
    </w:p>
    <w:p w14:paraId="49D3423F" w14:textId="77777777" w:rsidR="00A641E2" w:rsidRPr="00C26C40" w:rsidRDefault="00A641E2">
      <w:pPr>
        <w:pStyle w:val="ListParagraph"/>
        <w:numPr>
          <w:ilvl w:val="0"/>
          <w:numId w:val="27"/>
        </w:numPr>
      </w:pPr>
      <w:r w:rsidRPr="00C26C40">
        <w:t>Mandatory use of appropriate PPEs (chemical-resistant coveralls, gloves, safety goggles, respiratory protection and safety footwear) in designated areas.</w:t>
      </w:r>
    </w:p>
    <w:p w14:paraId="48A157AF" w14:textId="77777777" w:rsidR="00A641E2" w:rsidRPr="00C26C40" w:rsidRDefault="00A641E2">
      <w:pPr>
        <w:pStyle w:val="ListParagraph"/>
        <w:numPr>
          <w:ilvl w:val="0"/>
          <w:numId w:val="27"/>
        </w:numPr>
      </w:pPr>
      <w:r w:rsidRPr="00C26C40">
        <w:t>Emergency showers, eyewash stations and first aid kits located at strategic, clearly marked points throughout the process areas.</w:t>
      </w:r>
    </w:p>
    <w:p w14:paraId="70ADA485" w14:textId="77777777" w:rsidR="00A641E2" w:rsidRPr="00C26C40" w:rsidRDefault="00A641E2">
      <w:pPr>
        <w:pStyle w:val="ListParagraph"/>
        <w:numPr>
          <w:ilvl w:val="0"/>
          <w:numId w:val="27"/>
        </w:numPr>
      </w:pPr>
      <w:r w:rsidRPr="00C26C40">
        <w:t>Standard Operating Procedures (SOPs) displayed at relevant units and readily accessible via the plant document-control system.</w:t>
      </w:r>
    </w:p>
    <w:p w14:paraId="508D7B40" w14:textId="77777777" w:rsidR="00A641E2" w:rsidRPr="00C26C40" w:rsidRDefault="00A641E2">
      <w:pPr>
        <w:pStyle w:val="ListParagraph"/>
        <w:numPr>
          <w:ilvl w:val="0"/>
          <w:numId w:val="27"/>
        </w:numPr>
      </w:pPr>
      <w:r w:rsidRPr="00C26C40">
        <w:lastRenderedPageBreak/>
        <w:t>Clear labelling of all process equipment, piping and chemical storage vessels in accordance with the Globally Harmonised System (GHS).</w:t>
      </w:r>
    </w:p>
    <w:p w14:paraId="5EBE26AE" w14:textId="77777777" w:rsidR="00A641E2" w:rsidRPr="00C26C40" w:rsidRDefault="00A641E2">
      <w:pPr>
        <w:pStyle w:val="ListParagraph"/>
        <w:numPr>
          <w:ilvl w:val="0"/>
          <w:numId w:val="27"/>
        </w:numPr>
      </w:pPr>
      <w:r w:rsidRPr="00C26C40">
        <w:t>Firefighting equipment (extinguishers, hose reels and hydrants) positioned at vantage points and maintained under a scheduled inspection regime.</w:t>
      </w:r>
    </w:p>
    <w:p w14:paraId="3FDED8A6" w14:textId="77777777" w:rsidR="00A641E2" w:rsidRPr="00C26C40" w:rsidRDefault="00A641E2" w:rsidP="00134FFF">
      <w:pPr>
        <w:pStyle w:val="Heading3"/>
      </w:pPr>
      <w:bookmarkStart w:id="424" w:name="_Toc237245022"/>
      <w:r w:rsidRPr="00C26C40">
        <w:t>Equipment Safety</w:t>
      </w:r>
      <w:bookmarkEnd w:id="424"/>
    </w:p>
    <w:p w14:paraId="632A204F" w14:textId="77777777" w:rsidR="00A641E2" w:rsidRPr="00C26C40" w:rsidRDefault="00A641E2">
      <w:pPr>
        <w:pStyle w:val="ListParagraph"/>
        <w:numPr>
          <w:ilvl w:val="0"/>
          <w:numId w:val="28"/>
        </w:numPr>
      </w:pPr>
      <w:r w:rsidRPr="00C26C40">
        <w:t>Scheduled preventive maintenance and inspection of all rotating and pressure equipment.</w:t>
      </w:r>
    </w:p>
    <w:p w14:paraId="622665E4" w14:textId="77777777" w:rsidR="00A641E2" w:rsidRPr="00C26C40" w:rsidRDefault="00A641E2">
      <w:pPr>
        <w:pStyle w:val="ListParagraph"/>
        <w:numPr>
          <w:ilvl w:val="0"/>
          <w:numId w:val="28"/>
        </w:numPr>
      </w:pPr>
      <w:r w:rsidRPr="00C26C40">
        <w:t>Electrical grounding and bonding of equipment handling flammable or combustible dusts and of all acid transfer systems.</w:t>
      </w:r>
    </w:p>
    <w:p w14:paraId="761FCAF2" w14:textId="77777777" w:rsidR="00A641E2" w:rsidRPr="00C26C40" w:rsidRDefault="00A641E2">
      <w:pPr>
        <w:pStyle w:val="ListParagraph"/>
        <w:numPr>
          <w:ilvl w:val="0"/>
          <w:numId w:val="28"/>
        </w:numPr>
      </w:pPr>
      <w:r w:rsidRPr="00C26C40">
        <w:t>Use of corrosion resistant materials of construction (glass lined or rubber lined carbon steel for reactors, dual laminate CPVC/FRP for HCl service) to prevent degradation.</w:t>
      </w:r>
    </w:p>
    <w:p w14:paraId="3CB98E11" w14:textId="77777777" w:rsidR="00A641E2" w:rsidRPr="00C26C40" w:rsidRDefault="00A641E2">
      <w:pPr>
        <w:pStyle w:val="ListParagraph"/>
        <w:numPr>
          <w:ilvl w:val="0"/>
          <w:numId w:val="28"/>
        </w:numPr>
      </w:pPr>
      <w:r w:rsidRPr="00C26C40">
        <w:t>Installation of pressure relief valves, rupture discs, gas detectors, high temperature interlocks and emergency shutdown systems on critical vessels.</w:t>
      </w:r>
    </w:p>
    <w:p w14:paraId="358BE83C" w14:textId="77777777" w:rsidR="00A641E2" w:rsidRPr="00C26C40" w:rsidRDefault="00A641E2" w:rsidP="00134FFF">
      <w:pPr>
        <w:pStyle w:val="Heading3"/>
      </w:pPr>
      <w:bookmarkStart w:id="425" w:name="_Toc237245023"/>
      <w:r w:rsidRPr="00C26C40">
        <w:t>Product Safety</w:t>
      </w:r>
      <w:bookmarkEnd w:id="425"/>
    </w:p>
    <w:p w14:paraId="53591944" w14:textId="77777777" w:rsidR="00A641E2" w:rsidRPr="00C26C40" w:rsidRDefault="00A641E2">
      <w:pPr>
        <w:pStyle w:val="ListParagraph"/>
        <w:numPr>
          <w:ilvl w:val="0"/>
          <w:numId w:val="29"/>
        </w:numPr>
        <w:jc w:val="left"/>
      </w:pPr>
      <w:r w:rsidRPr="00C26C40">
        <w:t>Controlled storage conditions for finished PAC (temperature and pH monitoring of product tanks TK-702).</w:t>
      </w:r>
    </w:p>
    <w:p w14:paraId="1C2B2CE2" w14:textId="77777777" w:rsidR="00A641E2" w:rsidRPr="00C26C40" w:rsidRDefault="00A641E2">
      <w:pPr>
        <w:pStyle w:val="ListParagraph"/>
        <w:numPr>
          <w:ilvl w:val="0"/>
          <w:numId w:val="29"/>
        </w:numPr>
        <w:jc w:val="left"/>
      </w:pPr>
      <w:r w:rsidRPr="00C26C40">
        <w:t>Strict adherence to process recipes and residence-time specifications to avoid off-specification or unstable product.</w:t>
      </w:r>
    </w:p>
    <w:p w14:paraId="3F659226" w14:textId="77777777" w:rsidR="00A641E2" w:rsidRPr="00C26C40" w:rsidRDefault="00A641E2">
      <w:pPr>
        <w:pStyle w:val="ListParagraph"/>
        <w:numPr>
          <w:ilvl w:val="0"/>
          <w:numId w:val="29"/>
        </w:numPr>
        <w:jc w:val="left"/>
      </w:pPr>
      <w:r w:rsidRPr="00C26C40">
        <w:t>In-process and final quality control testing (basicity, Al</w:t>
      </w:r>
      <w:r w:rsidRPr="00C26C40">
        <w:rPr>
          <w:vertAlign w:val="subscript"/>
        </w:rPr>
        <w:t>2</w:t>
      </w:r>
      <w:r w:rsidRPr="00C26C40">
        <w:t>O</w:t>
      </w:r>
      <w:r w:rsidRPr="00C26C40">
        <w:rPr>
          <w:vertAlign w:val="subscript"/>
        </w:rPr>
        <w:t>3</w:t>
      </w:r>
      <w:r w:rsidRPr="00C26C40">
        <w:t xml:space="preserve"> content, insolubles, heavy metals) before product release.</w:t>
      </w:r>
    </w:p>
    <w:p w14:paraId="36A4908D" w14:textId="77777777" w:rsidR="00A641E2" w:rsidRPr="00C26C40" w:rsidRDefault="00A641E2" w:rsidP="00A641E2">
      <w:pPr>
        <w:rPr>
          <w:b/>
          <w:bCs/>
        </w:rPr>
      </w:pPr>
    </w:p>
    <w:p w14:paraId="624A3568" w14:textId="76CDAAB6" w:rsidR="00A641E2" w:rsidRPr="00C26C40" w:rsidRDefault="00A641E2" w:rsidP="00F02060">
      <w:pPr>
        <w:pStyle w:val="Heading2"/>
      </w:pPr>
      <w:bookmarkStart w:id="426" w:name="_Toc237245024"/>
      <w:r w:rsidRPr="00C26C40">
        <w:lastRenderedPageBreak/>
        <w:t>SAFETY AND POLLUTION CONTROL</w:t>
      </w:r>
      <w:bookmarkEnd w:id="426"/>
    </w:p>
    <w:p w14:paraId="53EFBBDC" w14:textId="77777777" w:rsidR="00A641E2" w:rsidRPr="00C26C40" w:rsidRDefault="00A641E2" w:rsidP="00A641E2">
      <w:r w:rsidRPr="00C26C40">
        <w:t>The following tables summarise the principal pollutants and hazards associated with each process area (defined in the plant layout) together with the corresponding and administrative controls.</w:t>
      </w:r>
    </w:p>
    <w:p w14:paraId="2F06C209" w14:textId="77777777" w:rsidR="00A641E2" w:rsidRPr="00C26C40" w:rsidRDefault="00A641E2" w:rsidP="00134FFF">
      <w:pPr>
        <w:pStyle w:val="Heading3"/>
      </w:pPr>
      <w:bookmarkStart w:id="427" w:name="_Toc237245025"/>
      <w:r w:rsidRPr="00C26C40">
        <w:t>Area 100 – Raw Material Handling and Preparation</w:t>
      </w:r>
      <w:bookmarkEnd w:id="427"/>
    </w:p>
    <w:tbl>
      <w:tblPr>
        <w:tblStyle w:val="TableGrid"/>
        <w:tblW w:w="8217" w:type="dxa"/>
        <w:tblLook w:val="04A0" w:firstRow="1" w:lastRow="0" w:firstColumn="1" w:lastColumn="0" w:noHBand="0" w:noVBand="1"/>
      </w:tblPr>
      <w:tblGrid>
        <w:gridCol w:w="2547"/>
        <w:gridCol w:w="2693"/>
        <w:gridCol w:w="2977"/>
      </w:tblGrid>
      <w:tr w:rsidR="00A641E2" w:rsidRPr="00C26C40" w14:paraId="6EF4702B" w14:textId="77777777" w:rsidTr="003E1C84">
        <w:tc>
          <w:tcPr>
            <w:tcW w:w="2547" w:type="dxa"/>
          </w:tcPr>
          <w:p w14:paraId="314EA850" w14:textId="77777777" w:rsidR="00A641E2" w:rsidRPr="00C26C40" w:rsidRDefault="00A641E2" w:rsidP="00870DFD">
            <w:pPr>
              <w:spacing w:after="0"/>
              <w:rPr>
                <w:szCs w:val="24"/>
                <w:lang w:val="en-GB"/>
              </w:rPr>
            </w:pPr>
            <w:r w:rsidRPr="00C26C40">
              <w:rPr>
                <w:b/>
                <w:bCs/>
                <w:szCs w:val="24"/>
                <w:lang w:val="en-GB"/>
              </w:rPr>
              <w:t>Pollutant/Hazard</w:t>
            </w:r>
          </w:p>
        </w:tc>
        <w:tc>
          <w:tcPr>
            <w:tcW w:w="2693" w:type="dxa"/>
          </w:tcPr>
          <w:p w14:paraId="319BE51F" w14:textId="77777777" w:rsidR="00A641E2" w:rsidRPr="00C26C40" w:rsidRDefault="00A641E2" w:rsidP="00870DFD">
            <w:pPr>
              <w:spacing w:after="0"/>
              <w:rPr>
                <w:b/>
                <w:bCs/>
                <w:szCs w:val="24"/>
                <w:lang w:val="en-GB"/>
              </w:rPr>
            </w:pPr>
            <w:r w:rsidRPr="00C26C40">
              <w:rPr>
                <w:b/>
                <w:bCs/>
                <w:szCs w:val="24"/>
                <w:lang w:val="en-GB"/>
              </w:rPr>
              <w:t>Remarks</w:t>
            </w:r>
          </w:p>
        </w:tc>
        <w:tc>
          <w:tcPr>
            <w:tcW w:w="2977" w:type="dxa"/>
          </w:tcPr>
          <w:p w14:paraId="44B1AADB" w14:textId="77777777" w:rsidR="00A641E2" w:rsidRPr="00C26C40" w:rsidRDefault="00A641E2" w:rsidP="00870DFD">
            <w:pPr>
              <w:spacing w:after="0"/>
              <w:rPr>
                <w:b/>
                <w:bCs/>
                <w:szCs w:val="24"/>
                <w:lang w:val="en-GB"/>
              </w:rPr>
            </w:pPr>
            <w:r w:rsidRPr="00C26C40">
              <w:rPr>
                <w:b/>
                <w:bCs/>
                <w:szCs w:val="24"/>
                <w:lang w:val="en-GB"/>
              </w:rPr>
              <w:t>Safety/Control Measures</w:t>
            </w:r>
          </w:p>
        </w:tc>
      </w:tr>
      <w:tr w:rsidR="00A641E2" w:rsidRPr="00C26C40" w14:paraId="612B33AA" w14:textId="77777777" w:rsidTr="003E1C84">
        <w:tc>
          <w:tcPr>
            <w:tcW w:w="2547" w:type="dxa"/>
          </w:tcPr>
          <w:p w14:paraId="32800EF1" w14:textId="77777777" w:rsidR="00A641E2" w:rsidRPr="00C26C40" w:rsidRDefault="00A641E2" w:rsidP="00870DFD">
            <w:pPr>
              <w:spacing w:after="0"/>
              <w:rPr>
                <w:szCs w:val="24"/>
                <w:lang w:val="en-GB"/>
              </w:rPr>
            </w:pPr>
            <w:r w:rsidRPr="00C26C40">
              <w:rPr>
                <w:szCs w:val="24"/>
                <w:lang w:val="en-GB"/>
              </w:rPr>
              <w:t>Wear and Corrosion of Equipment.</w:t>
            </w:r>
          </w:p>
        </w:tc>
        <w:tc>
          <w:tcPr>
            <w:tcW w:w="2693" w:type="dxa"/>
          </w:tcPr>
          <w:p w14:paraId="75CA0DFC" w14:textId="77777777" w:rsidR="00A641E2" w:rsidRPr="00C26C40" w:rsidRDefault="00A641E2" w:rsidP="00870DFD">
            <w:pPr>
              <w:spacing w:after="0"/>
              <w:rPr>
                <w:szCs w:val="24"/>
                <w:lang w:val="en-GB"/>
              </w:rPr>
            </w:pPr>
            <w:r w:rsidRPr="00C26C40">
              <w:rPr>
                <w:szCs w:val="24"/>
                <w:lang w:val="en-GB"/>
              </w:rPr>
              <w:t>Friction of moving parts on crusher and conveyors.</w:t>
            </w:r>
          </w:p>
        </w:tc>
        <w:tc>
          <w:tcPr>
            <w:tcW w:w="2977" w:type="dxa"/>
          </w:tcPr>
          <w:p w14:paraId="638785F7" w14:textId="77777777" w:rsidR="00A641E2" w:rsidRPr="00C26C40" w:rsidRDefault="00A641E2" w:rsidP="00870DFD">
            <w:pPr>
              <w:spacing w:after="0"/>
              <w:rPr>
                <w:szCs w:val="24"/>
                <w:lang w:val="en-GB"/>
              </w:rPr>
            </w:pPr>
            <w:r w:rsidRPr="00C26C40">
              <w:rPr>
                <w:szCs w:val="24"/>
                <w:lang w:val="en-GB"/>
              </w:rPr>
              <w:t>Lubrication schedules, regular servicing, use of abrasion-resistant liners.</w:t>
            </w:r>
          </w:p>
        </w:tc>
      </w:tr>
      <w:tr w:rsidR="00A641E2" w:rsidRPr="00C26C40" w14:paraId="624B46FC" w14:textId="77777777" w:rsidTr="003E1C84">
        <w:tc>
          <w:tcPr>
            <w:tcW w:w="2547" w:type="dxa"/>
          </w:tcPr>
          <w:p w14:paraId="5169DFEA" w14:textId="77777777" w:rsidR="00A641E2" w:rsidRPr="00C26C40" w:rsidRDefault="00A641E2" w:rsidP="00870DFD">
            <w:pPr>
              <w:spacing w:after="0"/>
              <w:rPr>
                <w:szCs w:val="24"/>
                <w:lang w:val="en-GB"/>
              </w:rPr>
            </w:pPr>
            <w:r w:rsidRPr="00C26C40">
              <w:rPr>
                <w:szCs w:val="24"/>
                <w:lang w:val="en-GB"/>
              </w:rPr>
              <w:t>Dust</w:t>
            </w:r>
          </w:p>
        </w:tc>
        <w:tc>
          <w:tcPr>
            <w:tcW w:w="2693" w:type="dxa"/>
          </w:tcPr>
          <w:p w14:paraId="65C00812" w14:textId="77777777" w:rsidR="00A641E2" w:rsidRPr="00C26C40" w:rsidRDefault="00A641E2" w:rsidP="00870DFD">
            <w:pPr>
              <w:spacing w:after="0"/>
              <w:rPr>
                <w:szCs w:val="24"/>
                <w:lang w:val="en-GB"/>
              </w:rPr>
            </w:pPr>
            <w:r w:rsidRPr="00C26C40">
              <w:rPr>
                <w:szCs w:val="24"/>
                <w:lang w:val="en-GB"/>
              </w:rPr>
              <w:t>Generated during conveying, crushing and screening of bauxite.</w:t>
            </w:r>
          </w:p>
        </w:tc>
        <w:tc>
          <w:tcPr>
            <w:tcW w:w="2977" w:type="dxa"/>
          </w:tcPr>
          <w:p w14:paraId="1302823E" w14:textId="77777777" w:rsidR="00A641E2" w:rsidRPr="00C26C40" w:rsidRDefault="00A641E2" w:rsidP="00870DFD">
            <w:pPr>
              <w:spacing w:after="0"/>
              <w:rPr>
                <w:szCs w:val="24"/>
                <w:lang w:val="en-GB"/>
              </w:rPr>
            </w:pPr>
            <w:r w:rsidRPr="00C26C40">
              <w:rPr>
                <w:szCs w:val="24"/>
                <w:lang w:val="en-GB"/>
              </w:rPr>
              <w:t>Enclosed storage and conveying systems, local exhaust ventilation, baghouse extraction, mandatory wearing of dust masks during operations.</w:t>
            </w:r>
          </w:p>
        </w:tc>
      </w:tr>
      <w:tr w:rsidR="00A641E2" w:rsidRPr="00C26C40" w14:paraId="50F02871" w14:textId="77777777" w:rsidTr="003E1C84">
        <w:tc>
          <w:tcPr>
            <w:tcW w:w="2547" w:type="dxa"/>
          </w:tcPr>
          <w:p w14:paraId="7CEF0FCE" w14:textId="77777777" w:rsidR="00A641E2" w:rsidRPr="00C26C40" w:rsidRDefault="00A641E2" w:rsidP="00870DFD">
            <w:pPr>
              <w:spacing w:after="0"/>
              <w:rPr>
                <w:szCs w:val="24"/>
                <w:lang w:val="en-GB"/>
              </w:rPr>
            </w:pPr>
            <w:r w:rsidRPr="00C26C40">
              <w:rPr>
                <w:szCs w:val="24"/>
                <w:lang w:val="en-GB"/>
              </w:rPr>
              <w:t>Noise</w:t>
            </w:r>
          </w:p>
        </w:tc>
        <w:tc>
          <w:tcPr>
            <w:tcW w:w="2693" w:type="dxa"/>
          </w:tcPr>
          <w:p w14:paraId="7A3E3F01" w14:textId="77777777" w:rsidR="00A641E2" w:rsidRPr="00C26C40" w:rsidRDefault="00A641E2" w:rsidP="00870DFD">
            <w:pPr>
              <w:spacing w:after="0"/>
              <w:rPr>
                <w:szCs w:val="24"/>
                <w:lang w:val="en-GB"/>
              </w:rPr>
            </w:pPr>
            <w:r w:rsidRPr="00C26C40">
              <w:rPr>
                <w:szCs w:val="24"/>
                <w:lang w:val="en-GB"/>
              </w:rPr>
              <w:t>Produced during crusher operation</w:t>
            </w:r>
          </w:p>
        </w:tc>
        <w:tc>
          <w:tcPr>
            <w:tcW w:w="2977" w:type="dxa"/>
          </w:tcPr>
          <w:p w14:paraId="4103FC3B" w14:textId="77777777" w:rsidR="00A641E2" w:rsidRPr="00C26C40" w:rsidRDefault="00A641E2" w:rsidP="00870DFD">
            <w:pPr>
              <w:spacing w:after="0"/>
              <w:rPr>
                <w:szCs w:val="24"/>
                <w:lang w:val="en-GB"/>
              </w:rPr>
            </w:pPr>
            <w:r w:rsidRPr="00C26C40">
              <w:rPr>
                <w:szCs w:val="24"/>
                <w:lang w:val="en-GB"/>
              </w:rPr>
              <w:t>Use of ear plugs or muffs during operations.</w:t>
            </w:r>
          </w:p>
        </w:tc>
      </w:tr>
      <w:tr w:rsidR="00A641E2" w:rsidRPr="00C26C40" w14:paraId="06339E45" w14:textId="77777777" w:rsidTr="003E1C84">
        <w:tc>
          <w:tcPr>
            <w:tcW w:w="2547" w:type="dxa"/>
          </w:tcPr>
          <w:p w14:paraId="284C5C0E" w14:textId="77777777" w:rsidR="00A641E2" w:rsidRPr="00C26C40" w:rsidRDefault="00A641E2" w:rsidP="00870DFD">
            <w:pPr>
              <w:spacing w:after="0"/>
              <w:rPr>
                <w:szCs w:val="24"/>
                <w:lang w:val="en-GB"/>
              </w:rPr>
            </w:pPr>
            <w:r w:rsidRPr="00C26C40">
              <w:rPr>
                <w:szCs w:val="24"/>
                <w:lang w:val="en-GB"/>
              </w:rPr>
              <w:t>Mechanical injury</w:t>
            </w:r>
          </w:p>
        </w:tc>
        <w:tc>
          <w:tcPr>
            <w:tcW w:w="2693" w:type="dxa"/>
          </w:tcPr>
          <w:p w14:paraId="1474593C" w14:textId="77777777" w:rsidR="00A641E2" w:rsidRPr="00C26C40" w:rsidRDefault="00A641E2" w:rsidP="00870DFD">
            <w:pPr>
              <w:spacing w:after="0"/>
              <w:rPr>
                <w:szCs w:val="24"/>
                <w:lang w:val="en-GB"/>
              </w:rPr>
            </w:pPr>
            <w:r w:rsidRPr="00C26C40">
              <w:rPr>
                <w:szCs w:val="24"/>
                <w:lang w:val="en-GB"/>
              </w:rPr>
              <w:t>Crushing, entanglement</w:t>
            </w:r>
          </w:p>
        </w:tc>
        <w:tc>
          <w:tcPr>
            <w:tcW w:w="2977" w:type="dxa"/>
          </w:tcPr>
          <w:p w14:paraId="4E900599" w14:textId="77777777" w:rsidR="00A641E2" w:rsidRPr="00C26C40" w:rsidRDefault="00A641E2" w:rsidP="00870DFD">
            <w:pPr>
              <w:spacing w:after="0"/>
              <w:rPr>
                <w:szCs w:val="24"/>
                <w:lang w:val="en-GB"/>
              </w:rPr>
            </w:pPr>
            <w:r w:rsidRPr="00C26C40">
              <w:rPr>
                <w:szCs w:val="24"/>
                <w:lang w:val="en-GB"/>
              </w:rPr>
              <w:t>Machine guarding, interlocks, LOTO procedures during maintenance.</w:t>
            </w:r>
          </w:p>
        </w:tc>
      </w:tr>
    </w:tbl>
    <w:p w14:paraId="054B6ED3" w14:textId="77777777" w:rsidR="00A641E2" w:rsidRPr="00C26C40" w:rsidRDefault="00A641E2" w:rsidP="00A641E2">
      <w:pPr>
        <w:rPr>
          <w:b/>
          <w:bCs/>
        </w:rPr>
      </w:pPr>
    </w:p>
    <w:p w14:paraId="39E73925" w14:textId="77777777" w:rsidR="00A641E2" w:rsidRPr="00C26C40" w:rsidRDefault="00A641E2" w:rsidP="00134FFF">
      <w:pPr>
        <w:pStyle w:val="Heading3"/>
      </w:pPr>
      <w:bookmarkStart w:id="428" w:name="_Toc237245026"/>
      <w:r w:rsidRPr="00C26C40">
        <w:t>Area 200 – Pyro-Processing (Rotary Kiln)</w:t>
      </w:r>
      <w:bookmarkEnd w:id="428"/>
    </w:p>
    <w:tbl>
      <w:tblPr>
        <w:tblStyle w:val="TableGrid"/>
        <w:tblW w:w="0" w:type="auto"/>
        <w:tblLook w:val="04A0" w:firstRow="1" w:lastRow="0" w:firstColumn="1" w:lastColumn="0" w:noHBand="0" w:noVBand="1"/>
      </w:tblPr>
      <w:tblGrid>
        <w:gridCol w:w="2122"/>
        <w:gridCol w:w="2693"/>
        <w:gridCol w:w="3679"/>
      </w:tblGrid>
      <w:tr w:rsidR="00A641E2" w:rsidRPr="00C26C40" w14:paraId="732616B5" w14:textId="77777777" w:rsidTr="003E1C84">
        <w:tc>
          <w:tcPr>
            <w:tcW w:w="2122" w:type="dxa"/>
          </w:tcPr>
          <w:p w14:paraId="76880586" w14:textId="77777777" w:rsidR="00A641E2" w:rsidRPr="00C26C40" w:rsidRDefault="00A641E2" w:rsidP="00870DFD">
            <w:pPr>
              <w:spacing w:after="0"/>
              <w:rPr>
                <w:szCs w:val="24"/>
                <w:lang w:val="en-GB"/>
              </w:rPr>
            </w:pPr>
            <w:r w:rsidRPr="00C26C40">
              <w:rPr>
                <w:b/>
                <w:bCs/>
                <w:szCs w:val="24"/>
                <w:lang w:val="en-GB"/>
              </w:rPr>
              <w:t>Pollutant/Hazard</w:t>
            </w:r>
          </w:p>
        </w:tc>
        <w:tc>
          <w:tcPr>
            <w:tcW w:w="2693" w:type="dxa"/>
          </w:tcPr>
          <w:p w14:paraId="5B48D1A6" w14:textId="77777777" w:rsidR="00A641E2" w:rsidRPr="00C26C40" w:rsidRDefault="00A641E2" w:rsidP="00870DFD">
            <w:pPr>
              <w:spacing w:after="0"/>
              <w:rPr>
                <w:szCs w:val="24"/>
                <w:lang w:val="en-GB"/>
              </w:rPr>
            </w:pPr>
            <w:r w:rsidRPr="00C26C40">
              <w:rPr>
                <w:b/>
                <w:bCs/>
                <w:szCs w:val="24"/>
                <w:lang w:val="en-GB"/>
              </w:rPr>
              <w:t>Remarks</w:t>
            </w:r>
          </w:p>
        </w:tc>
        <w:tc>
          <w:tcPr>
            <w:tcW w:w="3679" w:type="dxa"/>
          </w:tcPr>
          <w:p w14:paraId="139FC3C5" w14:textId="77777777" w:rsidR="00A641E2" w:rsidRPr="00C26C40" w:rsidRDefault="00A641E2" w:rsidP="00870DFD">
            <w:pPr>
              <w:spacing w:after="0"/>
              <w:rPr>
                <w:szCs w:val="24"/>
                <w:lang w:val="en-GB"/>
              </w:rPr>
            </w:pPr>
            <w:r w:rsidRPr="00C26C40">
              <w:rPr>
                <w:b/>
                <w:bCs/>
                <w:szCs w:val="24"/>
                <w:lang w:val="en-GB"/>
              </w:rPr>
              <w:t>Safety/Control Measures</w:t>
            </w:r>
          </w:p>
        </w:tc>
      </w:tr>
      <w:tr w:rsidR="00A641E2" w:rsidRPr="00C26C40" w14:paraId="3DED1E69" w14:textId="77777777" w:rsidTr="003E1C84">
        <w:tc>
          <w:tcPr>
            <w:tcW w:w="2122" w:type="dxa"/>
          </w:tcPr>
          <w:p w14:paraId="17421C29" w14:textId="77777777" w:rsidR="00A641E2" w:rsidRPr="00C26C40" w:rsidRDefault="00A641E2" w:rsidP="00870DFD">
            <w:pPr>
              <w:spacing w:after="0"/>
              <w:rPr>
                <w:szCs w:val="24"/>
                <w:lang w:val="en-GB"/>
              </w:rPr>
            </w:pPr>
            <w:r w:rsidRPr="00C26C40">
              <w:rPr>
                <w:szCs w:val="24"/>
                <w:lang w:val="en-GB"/>
              </w:rPr>
              <w:t>Heat or thermal radiation</w:t>
            </w:r>
          </w:p>
        </w:tc>
        <w:tc>
          <w:tcPr>
            <w:tcW w:w="2693" w:type="dxa"/>
          </w:tcPr>
          <w:p w14:paraId="5E3F14DA" w14:textId="77777777" w:rsidR="00A641E2" w:rsidRPr="00C26C40" w:rsidRDefault="00A641E2" w:rsidP="00870DFD">
            <w:pPr>
              <w:spacing w:after="0"/>
              <w:rPr>
                <w:szCs w:val="24"/>
                <w:lang w:val="en-GB"/>
              </w:rPr>
            </w:pPr>
            <w:r w:rsidRPr="00C26C40">
              <w:rPr>
                <w:szCs w:val="24"/>
                <w:lang w:val="en-GB"/>
              </w:rPr>
              <w:t>High kiln surface and exhaust temperatures.</w:t>
            </w:r>
          </w:p>
        </w:tc>
        <w:tc>
          <w:tcPr>
            <w:tcW w:w="3679" w:type="dxa"/>
          </w:tcPr>
          <w:p w14:paraId="350FE5BC" w14:textId="77777777" w:rsidR="00A641E2" w:rsidRPr="00C26C40" w:rsidRDefault="00A641E2" w:rsidP="00870DFD">
            <w:pPr>
              <w:spacing w:after="0"/>
              <w:rPr>
                <w:szCs w:val="24"/>
                <w:lang w:val="en-GB"/>
              </w:rPr>
            </w:pPr>
            <w:r w:rsidRPr="00C26C40">
              <w:rPr>
                <w:szCs w:val="24"/>
                <w:lang w:val="en-GB"/>
              </w:rPr>
              <w:t>Thermal insulation, restricted access zone, heat stress monitoring and rest regimes for operators.</w:t>
            </w:r>
          </w:p>
        </w:tc>
      </w:tr>
      <w:tr w:rsidR="00A641E2" w:rsidRPr="00C26C40" w14:paraId="52B7C781" w14:textId="77777777" w:rsidTr="003E1C84">
        <w:tc>
          <w:tcPr>
            <w:tcW w:w="2122" w:type="dxa"/>
          </w:tcPr>
          <w:p w14:paraId="4CB47610" w14:textId="77777777" w:rsidR="00A641E2" w:rsidRPr="00C26C40" w:rsidRDefault="00A641E2" w:rsidP="00870DFD">
            <w:pPr>
              <w:spacing w:after="0"/>
              <w:rPr>
                <w:szCs w:val="24"/>
                <w:lang w:val="en-GB"/>
              </w:rPr>
            </w:pPr>
            <w:r w:rsidRPr="00C26C40">
              <w:rPr>
                <w:szCs w:val="24"/>
                <w:lang w:val="en-GB"/>
              </w:rPr>
              <w:t>Gas Emissions (CO, NO</w:t>
            </w:r>
            <w:r w:rsidRPr="00C26C40">
              <w:rPr>
                <w:szCs w:val="24"/>
                <w:vertAlign w:val="subscript"/>
                <w:lang w:val="en-GB"/>
              </w:rPr>
              <w:t>x</w:t>
            </w:r>
            <w:r w:rsidRPr="00C26C40">
              <w:rPr>
                <w:szCs w:val="24"/>
                <w:lang w:val="en-GB"/>
              </w:rPr>
              <w:t>, SO</w:t>
            </w:r>
            <w:r w:rsidRPr="00C26C40">
              <w:rPr>
                <w:szCs w:val="24"/>
                <w:vertAlign w:val="subscript"/>
                <w:lang w:val="en-GB"/>
              </w:rPr>
              <w:t>2</w:t>
            </w:r>
            <w:r w:rsidRPr="00C26C40">
              <w:rPr>
                <w:szCs w:val="24"/>
                <w:lang w:val="en-GB"/>
              </w:rPr>
              <w:t>, particulates)</w:t>
            </w:r>
          </w:p>
        </w:tc>
        <w:tc>
          <w:tcPr>
            <w:tcW w:w="2693" w:type="dxa"/>
          </w:tcPr>
          <w:p w14:paraId="42222E70" w14:textId="77777777" w:rsidR="00A641E2" w:rsidRPr="00C26C40" w:rsidRDefault="00A641E2" w:rsidP="00870DFD">
            <w:pPr>
              <w:spacing w:after="0"/>
              <w:rPr>
                <w:szCs w:val="24"/>
                <w:lang w:val="en-GB"/>
              </w:rPr>
            </w:pPr>
            <w:r w:rsidRPr="00C26C40">
              <w:rPr>
                <w:szCs w:val="24"/>
                <w:lang w:val="en-GB"/>
              </w:rPr>
              <w:t>Combustion products and entrained dust.</w:t>
            </w:r>
          </w:p>
        </w:tc>
        <w:tc>
          <w:tcPr>
            <w:tcW w:w="3679" w:type="dxa"/>
          </w:tcPr>
          <w:p w14:paraId="345C445F" w14:textId="77777777" w:rsidR="00A641E2" w:rsidRPr="00C26C40" w:rsidRDefault="00A641E2" w:rsidP="00870DFD">
            <w:pPr>
              <w:spacing w:after="0"/>
              <w:rPr>
                <w:szCs w:val="24"/>
                <w:lang w:val="en-GB"/>
              </w:rPr>
            </w:pPr>
            <w:r w:rsidRPr="00C26C40">
              <w:rPr>
                <w:szCs w:val="24"/>
                <w:lang w:val="en-GB"/>
              </w:rPr>
              <w:t>Optimised combustion control, continuous emission monitoring (CEMS), downstream flue gas treatment (Area 300)</w:t>
            </w:r>
          </w:p>
        </w:tc>
      </w:tr>
      <w:tr w:rsidR="00A641E2" w:rsidRPr="00C26C40" w14:paraId="072DA007" w14:textId="77777777" w:rsidTr="003E1C84">
        <w:tc>
          <w:tcPr>
            <w:tcW w:w="2122" w:type="dxa"/>
          </w:tcPr>
          <w:p w14:paraId="6F6D7547" w14:textId="77777777" w:rsidR="00A641E2" w:rsidRPr="00C26C40" w:rsidRDefault="00A641E2" w:rsidP="00870DFD">
            <w:pPr>
              <w:spacing w:after="0"/>
              <w:rPr>
                <w:szCs w:val="24"/>
                <w:lang w:val="en-GB"/>
              </w:rPr>
            </w:pPr>
            <w:r w:rsidRPr="00C26C40">
              <w:rPr>
                <w:szCs w:val="24"/>
                <w:lang w:val="en-GB"/>
              </w:rPr>
              <w:t>Explosions or fires</w:t>
            </w:r>
          </w:p>
        </w:tc>
        <w:tc>
          <w:tcPr>
            <w:tcW w:w="2693" w:type="dxa"/>
          </w:tcPr>
          <w:p w14:paraId="553927B1" w14:textId="77777777" w:rsidR="00A641E2" w:rsidRPr="00C26C40" w:rsidRDefault="00A641E2" w:rsidP="00870DFD">
            <w:pPr>
              <w:spacing w:after="0"/>
              <w:rPr>
                <w:szCs w:val="24"/>
                <w:lang w:val="en-GB"/>
              </w:rPr>
            </w:pPr>
            <w:r w:rsidRPr="00C26C40">
              <w:rPr>
                <w:szCs w:val="24"/>
                <w:lang w:val="en-GB"/>
              </w:rPr>
              <w:t>Possible from incomplete combustion or fuel system faults.</w:t>
            </w:r>
          </w:p>
        </w:tc>
        <w:tc>
          <w:tcPr>
            <w:tcW w:w="3679" w:type="dxa"/>
          </w:tcPr>
          <w:p w14:paraId="0CB497BB" w14:textId="77777777" w:rsidR="00A641E2" w:rsidRPr="00C26C40" w:rsidRDefault="00A641E2" w:rsidP="00870DFD">
            <w:pPr>
              <w:spacing w:after="0"/>
              <w:rPr>
                <w:szCs w:val="24"/>
                <w:lang w:val="en-GB"/>
              </w:rPr>
            </w:pPr>
            <w:r w:rsidRPr="00C26C40">
              <w:rPr>
                <w:szCs w:val="24"/>
                <w:lang w:val="en-GB"/>
              </w:rPr>
              <w:t>Burner management system, oxygen analysers, purge sequences, emergency shutdown interlocks.</w:t>
            </w:r>
          </w:p>
        </w:tc>
      </w:tr>
    </w:tbl>
    <w:p w14:paraId="7C60DDC4" w14:textId="77777777" w:rsidR="00A641E2" w:rsidRPr="00C26C40" w:rsidRDefault="00A641E2" w:rsidP="00A641E2">
      <w:pPr>
        <w:rPr>
          <w:b/>
          <w:bCs/>
        </w:rPr>
      </w:pPr>
    </w:p>
    <w:p w14:paraId="2B28B55F" w14:textId="77777777" w:rsidR="00A641E2" w:rsidRPr="00C26C40" w:rsidRDefault="00A641E2" w:rsidP="00134FFF">
      <w:pPr>
        <w:pStyle w:val="Heading3"/>
      </w:pPr>
      <w:bookmarkStart w:id="429" w:name="_Toc237245027"/>
      <w:r w:rsidRPr="00C26C40">
        <w:t>Area 300 – Flue Gas Treatment</w:t>
      </w:r>
      <w:bookmarkEnd w:id="429"/>
    </w:p>
    <w:tbl>
      <w:tblPr>
        <w:tblStyle w:val="TableGrid"/>
        <w:tblW w:w="0" w:type="auto"/>
        <w:tblLook w:val="04A0" w:firstRow="1" w:lastRow="0" w:firstColumn="1" w:lastColumn="0" w:noHBand="0" w:noVBand="1"/>
      </w:tblPr>
      <w:tblGrid>
        <w:gridCol w:w="2003"/>
        <w:gridCol w:w="2670"/>
        <w:gridCol w:w="3821"/>
      </w:tblGrid>
      <w:tr w:rsidR="00A641E2" w:rsidRPr="00C26C40" w14:paraId="33F92E84" w14:textId="77777777" w:rsidTr="003E1C84">
        <w:tc>
          <w:tcPr>
            <w:tcW w:w="2003" w:type="dxa"/>
          </w:tcPr>
          <w:p w14:paraId="53C2B914" w14:textId="77777777" w:rsidR="00A641E2" w:rsidRPr="00C26C40" w:rsidRDefault="00A641E2" w:rsidP="00870DFD">
            <w:pPr>
              <w:spacing w:after="0"/>
              <w:rPr>
                <w:szCs w:val="24"/>
                <w:lang w:val="en-GB"/>
              </w:rPr>
            </w:pPr>
            <w:r w:rsidRPr="00C26C40">
              <w:rPr>
                <w:b/>
                <w:bCs/>
                <w:szCs w:val="24"/>
                <w:lang w:val="en-GB"/>
              </w:rPr>
              <w:t>Pollutant/Hazard</w:t>
            </w:r>
          </w:p>
        </w:tc>
        <w:tc>
          <w:tcPr>
            <w:tcW w:w="2670" w:type="dxa"/>
          </w:tcPr>
          <w:p w14:paraId="70431D9D" w14:textId="77777777" w:rsidR="00A641E2" w:rsidRPr="00C26C40" w:rsidRDefault="00A641E2" w:rsidP="00870DFD">
            <w:pPr>
              <w:spacing w:after="0"/>
              <w:rPr>
                <w:szCs w:val="24"/>
                <w:lang w:val="en-GB"/>
              </w:rPr>
            </w:pPr>
            <w:r w:rsidRPr="00C26C40">
              <w:rPr>
                <w:b/>
                <w:bCs/>
                <w:szCs w:val="24"/>
                <w:lang w:val="en-GB"/>
              </w:rPr>
              <w:t>Remarks</w:t>
            </w:r>
          </w:p>
        </w:tc>
        <w:tc>
          <w:tcPr>
            <w:tcW w:w="3821" w:type="dxa"/>
          </w:tcPr>
          <w:p w14:paraId="59D3F8B5" w14:textId="77777777" w:rsidR="00A641E2" w:rsidRPr="00C26C40" w:rsidRDefault="00A641E2" w:rsidP="00870DFD">
            <w:pPr>
              <w:spacing w:after="0"/>
              <w:rPr>
                <w:szCs w:val="24"/>
                <w:lang w:val="en-GB"/>
              </w:rPr>
            </w:pPr>
            <w:r w:rsidRPr="00C26C40">
              <w:rPr>
                <w:b/>
                <w:bCs/>
                <w:szCs w:val="24"/>
                <w:lang w:val="en-GB"/>
              </w:rPr>
              <w:t>Safety/Control Measures</w:t>
            </w:r>
          </w:p>
        </w:tc>
      </w:tr>
      <w:tr w:rsidR="00A641E2" w:rsidRPr="00C26C40" w14:paraId="02477019" w14:textId="77777777" w:rsidTr="003E1C84">
        <w:tc>
          <w:tcPr>
            <w:tcW w:w="2003" w:type="dxa"/>
          </w:tcPr>
          <w:p w14:paraId="797A53F8" w14:textId="77777777" w:rsidR="00A641E2" w:rsidRPr="00C26C40" w:rsidRDefault="00A641E2" w:rsidP="00870DFD">
            <w:pPr>
              <w:spacing w:after="0"/>
              <w:rPr>
                <w:szCs w:val="24"/>
                <w:lang w:val="en-GB"/>
              </w:rPr>
            </w:pPr>
            <w:r w:rsidRPr="00C26C40">
              <w:rPr>
                <w:szCs w:val="24"/>
                <w:lang w:val="en-GB"/>
              </w:rPr>
              <w:t>Heat</w:t>
            </w:r>
          </w:p>
        </w:tc>
        <w:tc>
          <w:tcPr>
            <w:tcW w:w="2670" w:type="dxa"/>
          </w:tcPr>
          <w:p w14:paraId="64F43F03" w14:textId="77777777" w:rsidR="00A641E2" w:rsidRPr="00C26C40" w:rsidRDefault="00A641E2" w:rsidP="00870DFD">
            <w:pPr>
              <w:spacing w:after="0"/>
              <w:rPr>
                <w:szCs w:val="24"/>
                <w:lang w:val="en-GB"/>
              </w:rPr>
            </w:pPr>
            <w:r w:rsidRPr="00C26C40">
              <w:rPr>
                <w:szCs w:val="24"/>
                <w:lang w:val="en-GB"/>
              </w:rPr>
              <w:t>Hot flue gas entering treatment train.</w:t>
            </w:r>
          </w:p>
        </w:tc>
        <w:tc>
          <w:tcPr>
            <w:tcW w:w="3821" w:type="dxa"/>
          </w:tcPr>
          <w:p w14:paraId="092241EA" w14:textId="77777777" w:rsidR="00A641E2" w:rsidRPr="00C26C40" w:rsidRDefault="00A641E2" w:rsidP="00870DFD">
            <w:pPr>
              <w:spacing w:after="0"/>
              <w:rPr>
                <w:szCs w:val="24"/>
                <w:lang w:val="en-GB"/>
              </w:rPr>
            </w:pPr>
            <w:r w:rsidRPr="00C26C40">
              <w:rPr>
                <w:szCs w:val="24"/>
                <w:lang w:val="en-GB"/>
              </w:rPr>
              <w:t>Waste-heat boiler and evaporative cooler, temperature interlocks</w:t>
            </w:r>
          </w:p>
        </w:tc>
      </w:tr>
      <w:tr w:rsidR="00A641E2" w:rsidRPr="00C26C40" w14:paraId="5249F252" w14:textId="77777777" w:rsidTr="003E1C84">
        <w:tc>
          <w:tcPr>
            <w:tcW w:w="2003" w:type="dxa"/>
          </w:tcPr>
          <w:p w14:paraId="09A42A81" w14:textId="77777777" w:rsidR="00A641E2" w:rsidRPr="00C26C40" w:rsidRDefault="00A641E2" w:rsidP="00870DFD">
            <w:pPr>
              <w:spacing w:after="0"/>
              <w:rPr>
                <w:szCs w:val="24"/>
                <w:lang w:val="en-GB"/>
              </w:rPr>
            </w:pPr>
            <w:r w:rsidRPr="00C26C40">
              <w:rPr>
                <w:szCs w:val="24"/>
                <w:lang w:val="en-GB"/>
              </w:rPr>
              <w:lastRenderedPageBreak/>
              <w:t>Gas Emissions</w:t>
            </w:r>
          </w:p>
        </w:tc>
        <w:tc>
          <w:tcPr>
            <w:tcW w:w="2670" w:type="dxa"/>
          </w:tcPr>
          <w:p w14:paraId="79FF4BE9" w14:textId="77777777" w:rsidR="00A641E2" w:rsidRPr="00C26C40" w:rsidRDefault="00A641E2" w:rsidP="00870DFD">
            <w:pPr>
              <w:spacing w:after="0"/>
              <w:rPr>
                <w:szCs w:val="24"/>
                <w:lang w:val="en-GB"/>
              </w:rPr>
            </w:pPr>
            <w:r w:rsidRPr="00C26C40">
              <w:rPr>
                <w:szCs w:val="24"/>
                <w:lang w:val="en-GB"/>
              </w:rPr>
              <w:t>Acid gases and residual particulates.</w:t>
            </w:r>
          </w:p>
        </w:tc>
        <w:tc>
          <w:tcPr>
            <w:tcW w:w="3821" w:type="dxa"/>
          </w:tcPr>
          <w:p w14:paraId="5210318E" w14:textId="77777777" w:rsidR="00A641E2" w:rsidRPr="00C26C40" w:rsidRDefault="00A641E2" w:rsidP="00870DFD">
            <w:pPr>
              <w:spacing w:after="0"/>
              <w:rPr>
                <w:szCs w:val="24"/>
                <w:lang w:val="en-GB"/>
              </w:rPr>
            </w:pPr>
            <w:r w:rsidRPr="00C26C40">
              <w:rPr>
                <w:szCs w:val="24"/>
                <w:lang w:val="en-GB"/>
              </w:rPr>
              <w:t>Continuous emission monitoring (CEMS) throughout operations, caustic wet scrubber (SC-301) as emergency polishing stage.</w:t>
            </w:r>
          </w:p>
        </w:tc>
      </w:tr>
      <w:tr w:rsidR="00A641E2" w:rsidRPr="00C26C40" w14:paraId="226C6FD2" w14:textId="77777777" w:rsidTr="003E1C84">
        <w:tc>
          <w:tcPr>
            <w:tcW w:w="2003" w:type="dxa"/>
          </w:tcPr>
          <w:p w14:paraId="79E2168B" w14:textId="77777777" w:rsidR="00A641E2" w:rsidRPr="00C26C40" w:rsidRDefault="00A641E2" w:rsidP="00870DFD">
            <w:pPr>
              <w:spacing w:after="0"/>
              <w:rPr>
                <w:szCs w:val="24"/>
                <w:lang w:val="en-GB"/>
              </w:rPr>
            </w:pPr>
            <w:r w:rsidRPr="00C26C40">
              <w:rPr>
                <w:szCs w:val="24"/>
                <w:lang w:val="en-GB"/>
              </w:rPr>
              <w:t>Dust Emissions</w:t>
            </w:r>
          </w:p>
        </w:tc>
        <w:tc>
          <w:tcPr>
            <w:tcW w:w="2670" w:type="dxa"/>
          </w:tcPr>
          <w:p w14:paraId="7187BBC5" w14:textId="77777777" w:rsidR="00A641E2" w:rsidRPr="00C26C40" w:rsidRDefault="00A641E2" w:rsidP="00870DFD">
            <w:pPr>
              <w:spacing w:after="0"/>
              <w:rPr>
                <w:szCs w:val="24"/>
                <w:lang w:val="en-GB"/>
              </w:rPr>
            </w:pPr>
            <w:r w:rsidRPr="00C26C40">
              <w:rPr>
                <w:szCs w:val="24"/>
                <w:lang w:val="en-GB"/>
              </w:rPr>
              <w:t>Fine particulates from kiln and cyclone.</w:t>
            </w:r>
          </w:p>
        </w:tc>
        <w:tc>
          <w:tcPr>
            <w:tcW w:w="3821" w:type="dxa"/>
          </w:tcPr>
          <w:p w14:paraId="7F3B5658" w14:textId="77777777" w:rsidR="00A641E2" w:rsidRPr="00C26C40" w:rsidRDefault="00A641E2" w:rsidP="00870DFD">
            <w:pPr>
              <w:spacing w:after="0"/>
              <w:rPr>
                <w:szCs w:val="24"/>
                <w:lang w:val="en-GB"/>
              </w:rPr>
            </w:pPr>
            <w:r w:rsidRPr="00C26C40">
              <w:rPr>
                <w:szCs w:val="24"/>
                <w:lang w:val="en-GB"/>
              </w:rPr>
              <w:t>High efficiency baghouse present to filter out dust particles from fumes, differential pressure monitoring and automatic baghouse cleaning.</w:t>
            </w:r>
          </w:p>
        </w:tc>
      </w:tr>
    </w:tbl>
    <w:p w14:paraId="350A9CE3" w14:textId="77777777" w:rsidR="00A641E2" w:rsidRPr="00C26C40" w:rsidRDefault="00A641E2" w:rsidP="00A641E2">
      <w:pPr>
        <w:rPr>
          <w:b/>
          <w:bCs/>
        </w:rPr>
      </w:pPr>
    </w:p>
    <w:p w14:paraId="733182E2" w14:textId="77777777" w:rsidR="00A641E2" w:rsidRPr="00C26C40" w:rsidRDefault="00A641E2" w:rsidP="00134FFF">
      <w:pPr>
        <w:pStyle w:val="Heading3"/>
      </w:pPr>
      <w:bookmarkStart w:id="430" w:name="_Toc237245028"/>
      <w:r w:rsidRPr="00C26C40">
        <w:t>Area 400 – Dry Magnetic Separation</w:t>
      </w:r>
      <w:bookmarkEnd w:id="430"/>
    </w:p>
    <w:tbl>
      <w:tblPr>
        <w:tblStyle w:val="TableGrid"/>
        <w:tblW w:w="0" w:type="auto"/>
        <w:tblLook w:val="04A0" w:firstRow="1" w:lastRow="0" w:firstColumn="1" w:lastColumn="0" w:noHBand="0" w:noVBand="1"/>
      </w:tblPr>
      <w:tblGrid>
        <w:gridCol w:w="2003"/>
        <w:gridCol w:w="2812"/>
        <w:gridCol w:w="3679"/>
      </w:tblGrid>
      <w:tr w:rsidR="00A641E2" w:rsidRPr="00C26C40" w14:paraId="393EBAE3" w14:textId="77777777" w:rsidTr="003E1C84">
        <w:tc>
          <w:tcPr>
            <w:tcW w:w="2003" w:type="dxa"/>
          </w:tcPr>
          <w:p w14:paraId="4D7710D0" w14:textId="77777777" w:rsidR="00A641E2" w:rsidRPr="00C26C40" w:rsidRDefault="00A641E2" w:rsidP="00870DFD">
            <w:pPr>
              <w:spacing w:after="0"/>
              <w:rPr>
                <w:szCs w:val="24"/>
                <w:lang w:val="en-GB"/>
              </w:rPr>
            </w:pPr>
            <w:r w:rsidRPr="00C26C40">
              <w:rPr>
                <w:b/>
                <w:bCs/>
                <w:szCs w:val="24"/>
                <w:lang w:val="en-GB"/>
              </w:rPr>
              <w:t>Pollutant/Hazard</w:t>
            </w:r>
          </w:p>
        </w:tc>
        <w:tc>
          <w:tcPr>
            <w:tcW w:w="2812" w:type="dxa"/>
          </w:tcPr>
          <w:p w14:paraId="6BCCC703" w14:textId="77777777" w:rsidR="00A641E2" w:rsidRPr="00C26C40" w:rsidRDefault="00A641E2" w:rsidP="00870DFD">
            <w:pPr>
              <w:spacing w:after="0"/>
              <w:rPr>
                <w:szCs w:val="24"/>
                <w:lang w:val="en-GB"/>
              </w:rPr>
            </w:pPr>
            <w:r w:rsidRPr="00C26C40">
              <w:rPr>
                <w:b/>
                <w:bCs/>
                <w:szCs w:val="24"/>
                <w:lang w:val="en-GB"/>
              </w:rPr>
              <w:t>Remarks</w:t>
            </w:r>
          </w:p>
        </w:tc>
        <w:tc>
          <w:tcPr>
            <w:tcW w:w="3679" w:type="dxa"/>
          </w:tcPr>
          <w:p w14:paraId="29FBBAEC" w14:textId="77777777" w:rsidR="00A641E2" w:rsidRPr="00C26C40" w:rsidRDefault="00A641E2" w:rsidP="00870DFD">
            <w:pPr>
              <w:spacing w:after="0"/>
              <w:rPr>
                <w:szCs w:val="24"/>
                <w:lang w:val="en-GB"/>
              </w:rPr>
            </w:pPr>
            <w:r w:rsidRPr="00C26C40">
              <w:rPr>
                <w:b/>
                <w:bCs/>
                <w:szCs w:val="24"/>
                <w:lang w:val="en-GB"/>
              </w:rPr>
              <w:t>Safety/Control Measures</w:t>
            </w:r>
          </w:p>
        </w:tc>
      </w:tr>
      <w:tr w:rsidR="00A641E2" w:rsidRPr="00C26C40" w14:paraId="506C2063" w14:textId="77777777" w:rsidTr="003E1C84">
        <w:tc>
          <w:tcPr>
            <w:tcW w:w="2003" w:type="dxa"/>
          </w:tcPr>
          <w:p w14:paraId="3694776C" w14:textId="77777777" w:rsidR="00A641E2" w:rsidRPr="00C26C40" w:rsidRDefault="00A641E2" w:rsidP="00870DFD">
            <w:pPr>
              <w:spacing w:after="0"/>
              <w:rPr>
                <w:szCs w:val="24"/>
                <w:lang w:val="en-GB"/>
              </w:rPr>
            </w:pPr>
            <w:r w:rsidRPr="00C26C40">
              <w:rPr>
                <w:szCs w:val="24"/>
                <w:lang w:val="en-GB"/>
              </w:rPr>
              <w:t>Dust generation</w:t>
            </w:r>
          </w:p>
        </w:tc>
        <w:tc>
          <w:tcPr>
            <w:tcW w:w="2812" w:type="dxa"/>
          </w:tcPr>
          <w:p w14:paraId="78B645B8" w14:textId="77777777" w:rsidR="00A641E2" w:rsidRPr="00C26C40" w:rsidRDefault="00A641E2" w:rsidP="00870DFD">
            <w:pPr>
              <w:spacing w:after="0"/>
              <w:rPr>
                <w:szCs w:val="24"/>
                <w:lang w:val="en-GB"/>
              </w:rPr>
            </w:pPr>
            <w:r w:rsidRPr="00C26C40">
              <w:rPr>
                <w:szCs w:val="24"/>
                <w:lang w:val="en-GB"/>
              </w:rPr>
              <w:t>Dry solids handling</w:t>
            </w:r>
          </w:p>
        </w:tc>
        <w:tc>
          <w:tcPr>
            <w:tcW w:w="3679" w:type="dxa"/>
          </w:tcPr>
          <w:p w14:paraId="039D9BBC" w14:textId="77777777" w:rsidR="00A641E2" w:rsidRPr="00C26C40" w:rsidRDefault="00A641E2" w:rsidP="00870DFD">
            <w:pPr>
              <w:spacing w:after="0"/>
              <w:rPr>
                <w:szCs w:val="24"/>
                <w:lang w:val="en-GB"/>
              </w:rPr>
            </w:pPr>
            <w:r w:rsidRPr="00C26C40">
              <w:rPr>
                <w:szCs w:val="24"/>
                <w:lang w:val="en-GB"/>
              </w:rPr>
              <w:t>Enclosed transfer points, local extraction, dust masks.</w:t>
            </w:r>
          </w:p>
        </w:tc>
      </w:tr>
      <w:tr w:rsidR="00A641E2" w:rsidRPr="00C26C40" w14:paraId="2296A180" w14:textId="77777777" w:rsidTr="003E1C84">
        <w:tc>
          <w:tcPr>
            <w:tcW w:w="2003" w:type="dxa"/>
          </w:tcPr>
          <w:p w14:paraId="5F234C6E" w14:textId="77777777" w:rsidR="00A641E2" w:rsidRPr="00C26C40" w:rsidRDefault="00A641E2" w:rsidP="00870DFD">
            <w:pPr>
              <w:spacing w:after="0"/>
              <w:rPr>
                <w:szCs w:val="24"/>
                <w:lang w:val="en-GB"/>
              </w:rPr>
            </w:pPr>
            <w:r w:rsidRPr="00C26C40">
              <w:rPr>
                <w:szCs w:val="24"/>
                <w:lang w:val="en-GB"/>
              </w:rPr>
              <w:t>Magnetic field exposure</w:t>
            </w:r>
          </w:p>
        </w:tc>
        <w:tc>
          <w:tcPr>
            <w:tcW w:w="2812" w:type="dxa"/>
          </w:tcPr>
          <w:p w14:paraId="68380953" w14:textId="77777777" w:rsidR="00A641E2" w:rsidRPr="00C26C40" w:rsidRDefault="00A641E2" w:rsidP="00870DFD">
            <w:pPr>
              <w:spacing w:after="0"/>
              <w:rPr>
                <w:szCs w:val="24"/>
                <w:lang w:val="en-GB"/>
              </w:rPr>
            </w:pPr>
            <w:r w:rsidRPr="00C26C40">
              <w:rPr>
                <w:szCs w:val="24"/>
                <w:lang w:val="en-GB"/>
              </w:rPr>
              <w:t>Drum type permanent magnetic separator.</w:t>
            </w:r>
          </w:p>
        </w:tc>
        <w:tc>
          <w:tcPr>
            <w:tcW w:w="3679" w:type="dxa"/>
          </w:tcPr>
          <w:p w14:paraId="48CAAE89" w14:textId="77777777" w:rsidR="00A641E2" w:rsidRPr="00C26C40" w:rsidRDefault="00A641E2" w:rsidP="00870DFD">
            <w:pPr>
              <w:spacing w:after="0"/>
              <w:rPr>
                <w:szCs w:val="24"/>
                <w:lang w:val="en-GB"/>
              </w:rPr>
            </w:pPr>
            <w:r w:rsidRPr="00C26C40">
              <w:rPr>
                <w:szCs w:val="24"/>
                <w:lang w:val="en-GB"/>
              </w:rPr>
              <w:t>Magnetic shielding and exclusion zones for workers with implants, warning signage.</w:t>
            </w:r>
          </w:p>
        </w:tc>
      </w:tr>
      <w:tr w:rsidR="00A641E2" w:rsidRPr="00C26C40" w14:paraId="40B4E5C4" w14:textId="77777777" w:rsidTr="003E1C84">
        <w:tc>
          <w:tcPr>
            <w:tcW w:w="2003" w:type="dxa"/>
          </w:tcPr>
          <w:p w14:paraId="07BE7C47" w14:textId="77777777" w:rsidR="00A641E2" w:rsidRPr="00C26C40" w:rsidRDefault="00A641E2" w:rsidP="00870DFD">
            <w:pPr>
              <w:spacing w:after="0"/>
              <w:rPr>
                <w:szCs w:val="24"/>
                <w:lang w:val="en-GB"/>
              </w:rPr>
            </w:pPr>
            <w:r w:rsidRPr="00C26C40">
              <w:rPr>
                <w:szCs w:val="24"/>
                <w:lang w:val="en-GB"/>
              </w:rPr>
              <w:t xml:space="preserve">Noise </w:t>
            </w:r>
          </w:p>
        </w:tc>
        <w:tc>
          <w:tcPr>
            <w:tcW w:w="2812" w:type="dxa"/>
          </w:tcPr>
          <w:p w14:paraId="31B25BED" w14:textId="77777777" w:rsidR="00A641E2" w:rsidRPr="00C26C40" w:rsidRDefault="00A641E2" w:rsidP="00870DFD">
            <w:pPr>
              <w:spacing w:after="0"/>
              <w:rPr>
                <w:szCs w:val="24"/>
                <w:lang w:val="en-GB"/>
              </w:rPr>
            </w:pPr>
            <w:r w:rsidRPr="00C26C40">
              <w:rPr>
                <w:szCs w:val="24"/>
                <w:lang w:val="en-GB"/>
              </w:rPr>
              <w:t>Mechanical drives</w:t>
            </w:r>
          </w:p>
        </w:tc>
        <w:tc>
          <w:tcPr>
            <w:tcW w:w="3679" w:type="dxa"/>
          </w:tcPr>
          <w:p w14:paraId="227D6C6A" w14:textId="77777777" w:rsidR="00A641E2" w:rsidRPr="00C26C40" w:rsidRDefault="00A641E2" w:rsidP="00870DFD">
            <w:pPr>
              <w:spacing w:after="0"/>
              <w:rPr>
                <w:szCs w:val="24"/>
                <w:lang w:val="en-GB"/>
              </w:rPr>
            </w:pPr>
            <w:r w:rsidRPr="00C26C40">
              <w:rPr>
                <w:szCs w:val="24"/>
                <w:lang w:val="en-GB"/>
              </w:rPr>
              <w:t>Hearing protection, equipment maintenance to reduce vibration.</w:t>
            </w:r>
          </w:p>
        </w:tc>
      </w:tr>
      <w:tr w:rsidR="00A641E2" w:rsidRPr="00C26C40" w14:paraId="67D11ACA" w14:textId="77777777" w:rsidTr="003E1C84">
        <w:tc>
          <w:tcPr>
            <w:tcW w:w="2003" w:type="dxa"/>
          </w:tcPr>
          <w:p w14:paraId="76DF6013" w14:textId="77777777" w:rsidR="00A641E2" w:rsidRPr="00C26C40" w:rsidRDefault="00A641E2" w:rsidP="00870DFD">
            <w:pPr>
              <w:spacing w:after="0"/>
              <w:rPr>
                <w:szCs w:val="24"/>
                <w:lang w:val="en-GB"/>
              </w:rPr>
            </w:pPr>
            <w:r w:rsidRPr="00C26C40">
              <w:rPr>
                <w:szCs w:val="24"/>
                <w:lang w:val="en-GB"/>
              </w:rPr>
              <w:t xml:space="preserve">Static sparks </w:t>
            </w:r>
          </w:p>
        </w:tc>
        <w:tc>
          <w:tcPr>
            <w:tcW w:w="2812" w:type="dxa"/>
          </w:tcPr>
          <w:p w14:paraId="7275AADE" w14:textId="77777777" w:rsidR="00A641E2" w:rsidRPr="00C26C40" w:rsidRDefault="00A641E2" w:rsidP="00870DFD">
            <w:pPr>
              <w:spacing w:after="0"/>
              <w:rPr>
                <w:szCs w:val="24"/>
                <w:lang w:val="en-GB"/>
              </w:rPr>
            </w:pPr>
            <w:r w:rsidRPr="00C26C40">
              <w:rPr>
                <w:szCs w:val="24"/>
                <w:lang w:val="en-GB"/>
              </w:rPr>
              <w:t>Possible from rubbing of dry powders.</w:t>
            </w:r>
          </w:p>
        </w:tc>
        <w:tc>
          <w:tcPr>
            <w:tcW w:w="3679" w:type="dxa"/>
          </w:tcPr>
          <w:p w14:paraId="2728EB21" w14:textId="77777777" w:rsidR="00A641E2" w:rsidRPr="00C26C40" w:rsidRDefault="00A641E2" w:rsidP="00870DFD">
            <w:pPr>
              <w:spacing w:after="0"/>
              <w:rPr>
                <w:szCs w:val="24"/>
                <w:lang w:val="en-GB"/>
              </w:rPr>
            </w:pPr>
            <w:r w:rsidRPr="00C26C40">
              <w:rPr>
                <w:szCs w:val="24"/>
                <w:lang w:val="en-GB"/>
              </w:rPr>
              <w:t>Equipment grounding and bonding, antistatic measures.</w:t>
            </w:r>
          </w:p>
        </w:tc>
      </w:tr>
    </w:tbl>
    <w:p w14:paraId="5BFDB45D" w14:textId="77777777" w:rsidR="00A641E2" w:rsidRPr="00C26C40" w:rsidRDefault="00A641E2" w:rsidP="00A641E2">
      <w:pPr>
        <w:rPr>
          <w:b/>
          <w:bCs/>
        </w:rPr>
      </w:pPr>
    </w:p>
    <w:p w14:paraId="2EFD2CBA" w14:textId="77777777" w:rsidR="00A641E2" w:rsidRPr="00C26C40" w:rsidRDefault="00A641E2" w:rsidP="00134FFF">
      <w:pPr>
        <w:pStyle w:val="Heading3"/>
      </w:pPr>
      <w:bookmarkStart w:id="431" w:name="_Toc237245029"/>
      <w:r w:rsidRPr="00C26C40">
        <w:t>Area 500 – Wet Grinding and Classification</w:t>
      </w:r>
      <w:bookmarkEnd w:id="431"/>
    </w:p>
    <w:tbl>
      <w:tblPr>
        <w:tblStyle w:val="TableGrid"/>
        <w:tblW w:w="0" w:type="auto"/>
        <w:tblLook w:val="04A0" w:firstRow="1" w:lastRow="0" w:firstColumn="1" w:lastColumn="0" w:noHBand="0" w:noVBand="1"/>
      </w:tblPr>
      <w:tblGrid>
        <w:gridCol w:w="2122"/>
        <w:gridCol w:w="2976"/>
        <w:gridCol w:w="3396"/>
      </w:tblGrid>
      <w:tr w:rsidR="00A641E2" w:rsidRPr="00C26C40" w14:paraId="0ED7D5E6" w14:textId="77777777" w:rsidTr="003E1C84">
        <w:tc>
          <w:tcPr>
            <w:tcW w:w="2122" w:type="dxa"/>
          </w:tcPr>
          <w:p w14:paraId="41A9A659" w14:textId="77777777" w:rsidR="00A641E2" w:rsidRPr="00C26C40" w:rsidRDefault="00A641E2" w:rsidP="00870DFD">
            <w:pPr>
              <w:spacing w:after="0"/>
              <w:rPr>
                <w:szCs w:val="24"/>
                <w:lang w:val="en-GB"/>
              </w:rPr>
            </w:pPr>
            <w:r w:rsidRPr="00C26C40">
              <w:rPr>
                <w:b/>
                <w:bCs/>
                <w:szCs w:val="24"/>
                <w:lang w:val="en-GB"/>
              </w:rPr>
              <w:t>Pollutant/Hazard</w:t>
            </w:r>
          </w:p>
        </w:tc>
        <w:tc>
          <w:tcPr>
            <w:tcW w:w="2976" w:type="dxa"/>
          </w:tcPr>
          <w:p w14:paraId="245F88D0" w14:textId="77777777" w:rsidR="00A641E2" w:rsidRPr="00C26C40" w:rsidRDefault="00A641E2" w:rsidP="00870DFD">
            <w:pPr>
              <w:spacing w:after="0"/>
              <w:rPr>
                <w:szCs w:val="24"/>
                <w:lang w:val="en-GB"/>
              </w:rPr>
            </w:pPr>
            <w:r w:rsidRPr="00C26C40">
              <w:rPr>
                <w:b/>
                <w:bCs/>
                <w:szCs w:val="24"/>
                <w:lang w:val="en-GB"/>
              </w:rPr>
              <w:t>Remarks</w:t>
            </w:r>
          </w:p>
        </w:tc>
        <w:tc>
          <w:tcPr>
            <w:tcW w:w="3396" w:type="dxa"/>
          </w:tcPr>
          <w:p w14:paraId="00105D4C" w14:textId="77777777" w:rsidR="00A641E2" w:rsidRPr="00C26C40" w:rsidRDefault="00A641E2" w:rsidP="00870DFD">
            <w:pPr>
              <w:spacing w:after="0"/>
              <w:rPr>
                <w:szCs w:val="24"/>
                <w:lang w:val="en-GB"/>
              </w:rPr>
            </w:pPr>
            <w:r w:rsidRPr="00C26C40">
              <w:rPr>
                <w:b/>
                <w:bCs/>
                <w:szCs w:val="24"/>
                <w:lang w:val="en-GB"/>
              </w:rPr>
              <w:t>Safety/Control Measures</w:t>
            </w:r>
          </w:p>
        </w:tc>
      </w:tr>
      <w:tr w:rsidR="00A641E2" w:rsidRPr="00C26C40" w14:paraId="33A99308" w14:textId="77777777" w:rsidTr="003E1C84">
        <w:tc>
          <w:tcPr>
            <w:tcW w:w="2122" w:type="dxa"/>
          </w:tcPr>
          <w:p w14:paraId="09358F42" w14:textId="77777777" w:rsidR="00A641E2" w:rsidRPr="00C26C40" w:rsidRDefault="00A641E2" w:rsidP="00870DFD">
            <w:pPr>
              <w:spacing w:after="0"/>
              <w:rPr>
                <w:szCs w:val="24"/>
                <w:lang w:val="en-GB"/>
              </w:rPr>
            </w:pPr>
            <w:r w:rsidRPr="00C26C40">
              <w:rPr>
                <w:szCs w:val="24"/>
                <w:lang w:val="en-GB"/>
              </w:rPr>
              <w:t xml:space="preserve">Slurry leaks or spills </w:t>
            </w:r>
          </w:p>
        </w:tc>
        <w:tc>
          <w:tcPr>
            <w:tcW w:w="2976" w:type="dxa"/>
          </w:tcPr>
          <w:p w14:paraId="66C588AC" w14:textId="77777777" w:rsidR="00A641E2" w:rsidRPr="00C26C40" w:rsidRDefault="00A641E2" w:rsidP="00870DFD">
            <w:pPr>
              <w:spacing w:after="0"/>
              <w:rPr>
                <w:szCs w:val="24"/>
                <w:lang w:val="en-GB"/>
              </w:rPr>
            </w:pPr>
            <w:r w:rsidRPr="00C26C40">
              <w:rPr>
                <w:szCs w:val="24"/>
                <w:lang w:val="en-GB"/>
              </w:rPr>
              <w:t>Exposure to alkaline spills or abrasive slurry from ball mill and hydrocyclones.</w:t>
            </w:r>
          </w:p>
        </w:tc>
        <w:tc>
          <w:tcPr>
            <w:tcW w:w="3396" w:type="dxa"/>
          </w:tcPr>
          <w:p w14:paraId="431910E2" w14:textId="77777777" w:rsidR="00A641E2" w:rsidRPr="00C26C40" w:rsidRDefault="00A641E2" w:rsidP="00870DFD">
            <w:pPr>
              <w:spacing w:after="0"/>
              <w:rPr>
                <w:szCs w:val="24"/>
                <w:lang w:val="en-GB"/>
              </w:rPr>
            </w:pPr>
            <w:r w:rsidRPr="00C26C40">
              <w:rPr>
                <w:szCs w:val="24"/>
                <w:lang w:val="en-GB"/>
              </w:rPr>
              <w:t>Secondary containment sumps for spill containment, spill kits, rapid isolation valves.</w:t>
            </w:r>
          </w:p>
        </w:tc>
      </w:tr>
      <w:tr w:rsidR="00A641E2" w:rsidRPr="00C26C40" w14:paraId="670AC410" w14:textId="77777777" w:rsidTr="003E1C84">
        <w:tc>
          <w:tcPr>
            <w:tcW w:w="2122" w:type="dxa"/>
          </w:tcPr>
          <w:p w14:paraId="0B7A6716" w14:textId="77777777" w:rsidR="00A641E2" w:rsidRPr="00C26C40" w:rsidRDefault="00A641E2" w:rsidP="00870DFD">
            <w:pPr>
              <w:spacing w:after="0"/>
              <w:rPr>
                <w:szCs w:val="24"/>
                <w:lang w:val="en-GB"/>
              </w:rPr>
            </w:pPr>
            <w:r w:rsidRPr="00C26C40">
              <w:rPr>
                <w:szCs w:val="24"/>
                <w:lang w:val="en-GB"/>
              </w:rPr>
              <w:t xml:space="preserve">Noise </w:t>
            </w:r>
          </w:p>
        </w:tc>
        <w:tc>
          <w:tcPr>
            <w:tcW w:w="2976" w:type="dxa"/>
          </w:tcPr>
          <w:p w14:paraId="71D16DE9" w14:textId="77777777" w:rsidR="00A641E2" w:rsidRPr="00C26C40" w:rsidRDefault="00A641E2" w:rsidP="00870DFD">
            <w:pPr>
              <w:spacing w:after="0"/>
              <w:rPr>
                <w:szCs w:val="24"/>
                <w:lang w:val="en-GB"/>
              </w:rPr>
            </w:pPr>
            <w:r w:rsidRPr="00C26C40">
              <w:rPr>
                <w:szCs w:val="24"/>
                <w:lang w:val="en-GB"/>
              </w:rPr>
              <w:t>Ball mill operation.</w:t>
            </w:r>
          </w:p>
        </w:tc>
        <w:tc>
          <w:tcPr>
            <w:tcW w:w="3396" w:type="dxa"/>
          </w:tcPr>
          <w:p w14:paraId="0A728952" w14:textId="77777777" w:rsidR="00A641E2" w:rsidRPr="00C26C40" w:rsidRDefault="00A641E2" w:rsidP="00870DFD">
            <w:pPr>
              <w:spacing w:after="0"/>
              <w:rPr>
                <w:szCs w:val="24"/>
                <w:lang w:val="en-GB"/>
              </w:rPr>
            </w:pPr>
            <w:r w:rsidRPr="00C26C40">
              <w:rPr>
                <w:szCs w:val="24"/>
                <w:lang w:val="en-GB"/>
              </w:rPr>
              <w:t>Acoustic enclosures or barriers, mandatory use of ear plugs or muffs during operations.</w:t>
            </w:r>
          </w:p>
        </w:tc>
      </w:tr>
      <w:tr w:rsidR="00A641E2" w:rsidRPr="00C26C40" w14:paraId="7DDA7511" w14:textId="77777777" w:rsidTr="003E1C84">
        <w:tc>
          <w:tcPr>
            <w:tcW w:w="2122" w:type="dxa"/>
          </w:tcPr>
          <w:p w14:paraId="23107946" w14:textId="77777777" w:rsidR="00A641E2" w:rsidRPr="00C26C40" w:rsidRDefault="00A641E2" w:rsidP="00870DFD">
            <w:pPr>
              <w:spacing w:after="0"/>
              <w:rPr>
                <w:szCs w:val="24"/>
                <w:lang w:val="en-GB"/>
              </w:rPr>
            </w:pPr>
            <w:r w:rsidRPr="00C26C40">
              <w:rPr>
                <w:szCs w:val="24"/>
                <w:lang w:val="en-GB"/>
              </w:rPr>
              <w:t>Chemical exposure</w:t>
            </w:r>
          </w:p>
        </w:tc>
        <w:tc>
          <w:tcPr>
            <w:tcW w:w="2976" w:type="dxa"/>
          </w:tcPr>
          <w:p w14:paraId="4A0935A4" w14:textId="77777777" w:rsidR="00A641E2" w:rsidRPr="00C26C40" w:rsidRDefault="00A641E2" w:rsidP="00870DFD">
            <w:pPr>
              <w:spacing w:after="0"/>
              <w:rPr>
                <w:szCs w:val="24"/>
                <w:lang w:val="en-GB"/>
              </w:rPr>
            </w:pPr>
            <w:r w:rsidRPr="00C26C40">
              <w:rPr>
                <w:szCs w:val="24"/>
                <w:lang w:val="en-GB"/>
              </w:rPr>
              <w:t>Contact with process slurry.</w:t>
            </w:r>
          </w:p>
        </w:tc>
        <w:tc>
          <w:tcPr>
            <w:tcW w:w="3396" w:type="dxa"/>
          </w:tcPr>
          <w:p w14:paraId="5E5BABCB" w14:textId="77777777" w:rsidR="00A641E2" w:rsidRPr="00C26C40" w:rsidRDefault="00A641E2" w:rsidP="00870DFD">
            <w:pPr>
              <w:spacing w:after="0"/>
              <w:rPr>
                <w:szCs w:val="24"/>
                <w:lang w:val="en-GB"/>
              </w:rPr>
            </w:pPr>
            <w:r w:rsidRPr="00C26C40">
              <w:rPr>
                <w:szCs w:val="24"/>
                <w:lang w:val="en-GB"/>
              </w:rPr>
              <w:t>PPE (coveralls, gloves, eye protection), availability of eye wash and emergency shower stations.</w:t>
            </w:r>
          </w:p>
        </w:tc>
      </w:tr>
    </w:tbl>
    <w:p w14:paraId="40CA03B6" w14:textId="77777777" w:rsidR="00A641E2" w:rsidRPr="00C26C40" w:rsidRDefault="00A641E2" w:rsidP="00A641E2">
      <w:pPr>
        <w:rPr>
          <w:b/>
          <w:bCs/>
        </w:rPr>
      </w:pPr>
    </w:p>
    <w:p w14:paraId="20FD44BF" w14:textId="77777777" w:rsidR="00A641E2" w:rsidRPr="00C26C40" w:rsidRDefault="00A641E2" w:rsidP="00134FFF">
      <w:pPr>
        <w:pStyle w:val="Heading3"/>
      </w:pPr>
      <w:bookmarkStart w:id="432" w:name="_Toc237245030"/>
      <w:r w:rsidRPr="00C26C40">
        <w:t>Area 600 – Leaching and Solid-Liquid Separation</w:t>
      </w:r>
      <w:bookmarkEnd w:id="432"/>
    </w:p>
    <w:tbl>
      <w:tblPr>
        <w:tblStyle w:val="TableGrid"/>
        <w:tblW w:w="0" w:type="auto"/>
        <w:tblLook w:val="04A0" w:firstRow="1" w:lastRow="0" w:firstColumn="1" w:lastColumn="0" w:noHBand="0" w:noVBand="1"/>
      </w:tblPr>
      <w:tblGrid>
        <w:gridCol w:w="2122"/>
        <w:gridCol w:w="2835"/>
        <w:gridCol w:w="3537"/>
      </w:tblGrid>
      <w:tr w:rsidR="00A641E2" w:rsidRPr="00C26C40" w14:paraId="04E58B9E" w14:textId="77777777" w:rsidTr="003E1C84">
        <w:tc>
          <w:tcPr>
            <w:tcW w:w="2122" w:type="dxa"/>
          </w:tcPr>
          <w:p w14:paraId="2F430EE2" w14:textId="77777777" w:rsidR="00A641E2" w:rsidRPr="00C26C40" w:rsidRDefault="00A641E2" w:rsidP="00870DFD">
            <w:pPr>
              <w:spacing w:after="0"/>
              <w:rPr>
                <w:szCs w:val="24"/>
                <w:lang w:val="en-GB"/>
              </w:rPr>
            </w:pPr>
            <w:r w:rsidRPr="00C26C40">
              <w:rPr>
                <w:b/>
                <w:bCs/>
                <w:szCs w:val="24"/>
                <w:lang w:val="en-GB"/>
              </w:rPr>
              <w:t>Pollutant/Hazard</w:t>
            </w:r>
          </w:p>
        </w:tc>
        <w:tc>
          <w:tcPr>
            <w:tcW w:w="2835" w:type="dxa"/>
          </w:tcPr>
          <w:p w14:paraId="3A9EB01F" w14:textId="77777777" w:rsidR="00A641E2" w:rsidRPr="00C26C40" w:rsidRDefault="00A641E2" w:rsidP="00870DFD">
            <w:pPr>
              <w:spacing w:after="0"/>
              <w:rPr>
                <w:szCs w:val="24"/>
                <w:lang w:val="en-GB"/>
              </w:rPr>
            </w:pPr>
            <w:r w:rsidRPr="00C26C40">
              <w:rPr>
                <w:b/>
                <w:bCs/>
                <w:szCs w:val="24"/>
                <w:lang w:val="en-GB"/>
              </w:rPr>
              <w:t>Remarks</w:t>
            </w:r>
          </w:p>
        </w:tc>
        <w:tc>
          <w:tcPr>
            <w:tcW w:w="3537" w:type="dxa"/>
          </w:tcPr>
          <w:p w14:paraId="74D75BB1" w14:textId="77777777" w:rsidR="00A641E2" w:rsidRPr="00C26C40" w:rsidRDefault="00A641E2" w:rsidP="00870DFD">
            <w:pPr>
              <w:spacing w:after="0"/>
              <w:rPr>
                <w:szCs w:val="24"/>
                <w:lang w:val="en-GB"/>
              </w:rPr>
            </w:pPr>
            <w:r w:rsidRPr="00C26C40">
              <w:rPr>
                <w:b/>
                <w:bCs/>
                <w:szCs w:val="24"/>
                <w:lang w:val="en-GB"/>
              </w:rPr>
              <w:t>Safety/Control Measures</w:t>
            </w:r>
          </w:p>
        </w:tc>
      </w:tr>
      <w:tr w:rsidR="00A641E2" w:rsidRPr="00C26C40" w14:paraId="1FED4741" w14:textId="77777777" w:rsidTr="003E1C84">
        <w:tc>
          <w:tcPr>
            <w:tcW w:w="2122" w:type="dxa"/>
          </w:tcPr>
          <w:p w14:paraId="7529D8AE" w14:textId="77777777" w:rsidR="00A641E2" w:rsidRPr="00C26C40" w:rsidRDefault="00A641E2" w:rsidP="00870DFD">
            <w:pPr>
              <w:spacing w:after="0"/>
              <w:rPr>
                <w:szCs w:val="24"/>
                <w:lang w:val="en-GB"/>
              </w:rPr>
            </w:pPr>
            <w:r w:rsidRPr="00C26C40">
              <w:rPr>
                <w:szCs w:val="24"/>
                <w:lang w:val="en-GB"/>
              </w:rPr>
              <w:t>Chemical exposure (HCl)</w:t>
            </w:r>
          </w:p>
        </w:tc>
        <w:tc>
          <w:tcPr>
            <w:tcW w:w="2835" w:type="dxa"/>
          </w:tcPr>
          <w:p w14:paraId="616A7276" w14:textId="77777777" w:rsidR="00A641E2" w:rsidRPr="00C26C40" w:rsidRDefault="00A641E2" w:rsidP="00870DFD">
            <w:pPr>
              <w:spacing w:after="0"/>
              <w:rPr>
                <w:szCs w:val="24"/>
                <w:lang w:val="en-GB"/>
              </w:rPr>
            </w:pPr>
            <w:r w:rsidRPr="00C26C40">
              <w:rPr>
                <w:szCs w:val="24"/>
                <w:lang w:val="en-GB"/>
              </w:rPr>
              <w:t>Fumes and liquid from concentrated HCl and acidic leach liquor.</w:t>
            </w:r>
          </w:p>
        </w:tc>
        <w:tc>
          <w:tcPr>
            <w:tcW w:w="3537" w:type="dxa"/>
          </w:tcPr>
          <w:p w14:paraId="4BB5FE65" w14:textId="77777777" w:rsidR="00A641E2" w:rsidRPr="00C26C40" w:rsidRDefault="00A641E2" w:rsidP="00870DFD">
            <w:pPr>
              <w:spacing w:after="0"/>
              <w:rPr>
                <w:szCs w:val="24"/>
                <w:lang w:val="en-GB"/>
              </w:rPr>
            </w:pPr>
            <w:r w:rsidRPr="00C26C40">
              <w:rPr>
                <w:szCs w:val="24"/>
                <w:lang w:val="en-GB"/>
              </w:rPr>
              <w:t>Closed transfer systems, HCl  fume scrubber, continuous gas detectors, leak detection systems, PPE, emergency showers.</w:t>
            </w:r>
          </w:p>
        </w:tc>
      </w:tr>
      <w:tr w:rsidR="00A641E2" w:rsidRPr="00C26C40" w14:paraId="1D6157FB" w14:textId="77777777" w:rsidTr="003E1C84">
        <w:tc>
          <w:tcPr>
            <w:tcW w:w="2122" w:type="dxa"/>
          </w:tcPr>
          <w:p w14:paraId="6CD344EE" w14:textId="77777777" w:rsidR="00A641E2" w:rsidRPr="00C26C40" w:rsidRDefault="00A641E2" w:rsidP="00870DFD">
            <w:pPr>
              <w:spacing w:after="0"/>
              <w:rPr>
                <w:szCs w:val="24"/>
                <w:lang w:val="en-GB"/>
              </w:rPr>
            </w:pPr>
            <w:r w:rsidRPr="00C26C40">
              <w:rPr>
                <w:szCs w:val="24"/>
                <w:lang w:val="en-GB"/>
              </w:rPr>
              <w:t>Heat generation</w:t>
            </w:r>
          </w:p>
        </w:tc>
        <w:tc>
          <w:tcPr>
            <w:tcW w:w="2835" w:type="dxa"/>
          </w:tcPr>
          <w:p w14:paraId="000840C5" w14:textId="77777777" w:rsidR="00A641E2" w:rsidRPr="00C26C40" w:rsidRDefault="00A641E2" w:rsidP="00870DFD">
            <w:pPr>
              <w:spacing w:after="0"/>
              <w:rPr>
                <w:szCs w:val="24"/>
                <w:lang w:val="en-GB"/>
              </w:rPr>
            </w:pPr>
            <w:r w:rsidRPr="00C26C40">
              <w:rPr>
                <w:szCs w:val="24"/>
                <w:lang w:val="en-GB"/>
              </w:rPr>
              <w:t>Exothermic dissolution of alumina.</w:t>
            </w:r>
          </w:p>
        </w:tc>
        <w:tc>
          <w:tcPr>
            <w:tcW w:w="3537" w:type="dxa"/>
          </w:tcPr>
          <w:p w14:paraId="57A98508" w14:textId="77777777" w:rsidR="00A641E2" w:rsidRPr="00C26C40" w:rsidRDefault="00A641E2" w:rsidP="00870DFD">
            <w:pPr>
              <w:spacing w:after="0"/>
              <w:rPr>
                <w:szCs w:val="24"/>
                <w:lang w:val="en-GB"/>
              </w:rPr>
            </w:pPr>
            <w:r w:rsidRPr="00C26C40">
              <w:rPr>
                <w:szCs w:val="24"/>
                <w:lang w:val="en-GB"/>
              </w:rPr>
              <w:t>Jacketed reactors with temperature control and high-temperature interlocks.</w:t>
            </w:r>
          </w:p>
        </w:tc>
      </w:tr>
      <w:tr w:rsidR="00A641E2" w:rsidRPr="00C26C40" w14:paraId="37C10031" w14:textId="77777777" w:rsidTr="003E1C84">
        <w:tc>
          <w:tcPr>
            <w:tcW w:w="2122" w:type="dxa"/>
          </w:tcPr>
          <w:p w14:paraId="3A78F1A7" w14:textId="77777777" w:rsidR="00A641E2" w:rsidRPr="00C26C40" w:rsidRDefault="00A641E2" w:rsidP="00870DFD">
            <w:pPr>
              <w:spacing w:after="0"/>
              <w:rPr>
                <w:szCs w:val="24"/>
                <w:lang w:val="en-GB"/>
              </w:rPr>
            </w:pPr>
            <w:r w:rsidRPr="00C26C40">
              <w:rPr>
                <w:szCs w:val="24"/>
                <w:lang w:val="en-GB"/>
              </w:rPr>
              <w:lastRenderedPageBreak/>
              <w:t>Pressure buildup</w:t>
            </w:r>
          </w:p>
        </w:tc>
        <w:tc>
          <w:tcPr>
            <w:tcW w:w="2835" w:type="dxa"/>
          </w:tcPr>
          <w:p w14:paraId="4CDB79B8" w14:textId="77777777" w:rsidR="00A641E2" w:rsidRPr="00C26C40" w:rsidRDefault="00A641E2" w:rsidP="00870DFD">
            <w:pPr>
              <w:spacing w:after="0"/>
              <w:rPr>
                <w:szCs w:val="24"/>
                <w:lang w:val="en-GB"/>
              </w:rPr>
            </w:pPr>
            <w:r w:rsidRPr="00C26C40">
              <w:rPr>
                <w:szCs w:val="24"/>
                <w:lang w:val="en-GB"/>
              </w:rPr>
              <w:t>Possible in closed vessels if vents are blocked.</w:t>
            </w:r>
          </w:p>
        </w:tc>
        <w:tc>
          <w:tcPr>
            <w:tcW w:w="3537" w:type="dxa"/>
          </w:tcPr>
          <w:p w14:paraId="1AD970D2" w14:textId="77777777" w:rsidR="00A641E2" w:rsidRPr="00C26C40" w:rsidRDefault="00A641E2" w:rsidP="00870DFD">
            <w:pPr>
              <w:spacing w:after="0"/>
              <w:rPr>
                <w:szCs w:val="24"/>
                <w:lang w:val="en-GB"/>
              </w:rPr>
            </w:pPr>
            <w:r w:rsidRPr="00C26C40">
              <w:rPr>
                <w:szCs w:val="24"/>
                <w:lang w:val="en-GB"/>
              </w:rPr>
              <w:t>Pressure relief valves and rupture discs on reactors and tanks.</w:t>
            </w:r>
          </w:p>
          <w:p w14:paraId="22C9EE20" w14:textId="77777777" w:rsidR="00A641E2" w:rsidRPr="00C26C40" w:rsidRDefault="00A641E2" w:rsidP="00870DFD">
            <w:pPr>
              <w:spacing w:after="0"/>
              <w:rPr>
                <w:szCs w:val="24"/>
                <w:lang w:val="en-GB"/>
              </w:rPr>
            </w:pPr>
          </w:p>
        </w:tc>
      </w:tr>
      <w:tr w:rsidR="00A641E2" w:rsidRPr="00C26C40" w14:paraId="3CB6788A" w14:textId="77777777" w:rsidTr="003E1C84">
        <w:tc>
          <w:tcPr>
            <w:tcW w:w="2122" w:type="dxa"/>
          </w:tcPr>
          <w:p w14:paraId="023124FB" w14:textId="77777777" w:rsidR="00A641E2" w:rsidRPr="00C26C40" w:rsidRDefault="00A641E2" w:rsidP="00870DFD">
            <w:pPr>
              <w:spacing w:after="0"/>
              <w:rPr>
                <w:szCs w:val="24"/>
                <w:lang w:val="en-GB"/>
              </w:rPr>
            </w:pPr>
            <w:r w:rsidRPr="00C26C40">
              <w:rPr>
                <w:szCs w:val="24"/>
                <w:lang w:val="en-GB"/>
              </w:rPr>
              <w:t>Acidic effluents or spills</w:t>
            </w:r>
          </w:p>
        </w:tc>
        <w:tc>
          <w:tcPr>
            <w:tcW w:w="2835" w:type="dxa"/>
          </w:tcPr>
          <w:p w14:paraId="3264681B" w14:textId="77777777" w:rsidR="00A641E2" w:rsidRPr="00C26C40" w:rsidRDefault="00A641E2" w:rsidP="00870DFD">
            <w:pPr>
              <w:spacing w:after="0"/>
              <w:rPr>
                <w:szCs w:val="24"/>
                <w:lang w:val="en-GB"/>
              </w:rPr>
            </w:pPr>
            <w:r w:rsidRPr="00C26C40">
              <w:rPr>
                <w:szCs w:val="24"/>
                <w:lang w:val="en-GB"/>
              </w:rPr>
              <w:t xml:space="preserve">Process and wash waters </w:t>
            </w:r>
          </w:p>
        </w:tc>
        <w:tc>
          <w:tcPr>
            <w:tcW w:w="3537" w:type="dxa"/>
          </w:tcPr>
          <w:p w14:paraId="50FAB31E" w14:textId="77777777" w:rsidR="00A641E2" w:rsidRPr="00C26C40" w:rsidRDefault="00A641E2" w:rsidP="00870DFD">
            <w:pPr>
              <w:spacing w:after="0"/>
              <w:rPr>
                <w:szCs w:val="24"/>
                <w:lang w:val="en-GB"/>
              </w:rPr>
            </w:pPr>
            <w:r w:rsidRPr="00C26C40">
              <w:rPr>
                <w:szCs w:val="24"/>
                <w:lang w:val="en-GB"/>
              </w:rPr>
              <w:t xml:space="preserve">Secondary containment sumps, transfer to ETP for neutralization </w:t>
            </w:r>
          </w:p>
        </w:tc>
      </w:tr>
    </w:tbl>
    <w:p w14:paraId="3F3B1C87" w14:textId="77777777" w:rsidR="00A641E2" w:rsidRPr="00C26C40" w:rsidRDefault="00A641E2" w:rsidP="00A641E2"/>
    <w:p w14:paraId="59C22B14" w14:textId="77777777" w:rsidR="00A641E2" w:rsidRPr="00C26C40" w:rsidRDefault="00A641E2" w:rsidP="00134FFF">
      <w:pPr>
        <w:pStyle w:val="Heading3"/>
      </w:pPr>
      <w:bookmarkStart w:id="433" w:name="_Toc237245031"/>
      <w:r w:rsidRPr="00C26C40">
        <w:t>Area 700 – Basification, Polymerization and Purification</w:t>
      </w:r>
      <w:bookmarkEnd w:id="433"/>
    </w:p>
    <w:tbl>
      <w:tblPr>
        <w:tblStyle w:val="TableGrid"/>
        <w:tblW w:w="8500" w:type="dxa"/>
        <w:tblLook w:val="04A0" w:firstRow="1" w:lastRow="0" w:firstColumn="1" w:lastColumn="0" w:noHBand="0" w:noVBand="1"/>
      </w:tblPr>
      <w:tblGrid>
        <w:gridCol w:w="2122"/>
        <w:gridCol w:w="3118"/>
        <w:gridCol w:w="3260"/>
      </w:tblGrid>
      <w:tr w:rsidR="00A641E2" w:rsidRPr="00C26C40" w14:paraId="447164D4" w14:textId="77777777" w:rsidTr="003E1C84">
        <w:tc>
          <w:tcPr>
            <w:tcW w:w="2122" w:type="dxa"/>
          </w:tcPr>
          <w:p w14:paraId="08FB7569" w14:textId="77777777" w:rsidR="00A641E2" w:rsidRPr="00C26C40" w:rsidRDefault="00A641E2" w:rsidP="00870DFD">
            <w:pPr>
              <w:spacing w:after="0"/>
              <w:rPr>
                <w:b/>
                <w:bCs/>
                <w:szCs w:val="24"/>
                <w:lang w:val="en-GB"/>
              </w:rPr>
            </w:pPr>
            <w:r w:rsidRPr="00C26C40">
              <w:rPr>
                <w:b/>
                <w:bCs/>
                <w:szCs w:val="24"/>
                <w:lang w:val="en-GB"/>
              </w:rPr>
              <w:t xml:space="preserve">Pollutant/Hazard </w:t>
            </w:r>
          </w:p>
        </w:tc>
        <w:tc>
          <w:tcPr>
            <w:tcW w:w="3118" w:type="dxa"/>
          </w:tcPr>
          <w:p w14:paraId="31D3FA23" w14:textId="77777777" w:rsidR="00A641E2" w:rsidRPr="00C26C40" w:rsidRDefault="00A641E2" w:rsidP="00870DFD">
            <w:pPr>
              <w:spacing w:after="0"/>
              <w:rPr>
                <w:szCs w:val="24"/>
                <w:lang w:val="en-GB"/>
              </w:rPr>
            </w:pPr>
            <w:r w:rsidRPr="00C26C40">
              <w:rPr>
                <w:b/>
                <w:bCs/>
                <w:szCs w:val="24"/>
                <w:lang w:val="en-GB"/>
              </w:rPr>
              <w:t>Remarks</w:t>
            </w:r>
          </w:p>
        </w:tc>
        <w:tc>
          <w:tcPr>
            <w:tcW w:w="3260" w:type="dxa"/>
          </w:tcPr>
          <w:p w14:paraId="2C2FE503" w14:textId="77777777" w:rsidR="00A641E2" w:rsidRPr="00C26C40" w:rsidRDefault="00A641E2" w:rsidP="00870DFD">
            <w:pPr>
              <w:spacing w:after="0"/>
              <w:rPr>
                <w:b/>
                <w:bCs/>
                <w:szCs w:val="24"/>
                <w:lang w:val="en-GB"/>
              </w:rPr>
            </w:pPr>
            <w:r w:rsidRPr="00C26C40">
              <w:rPr>
                <w:b/>
                <w:bCs/>
                <w:szCs w:val="24"/>
                <w:lang w:val="en-GB"/>
              </w:rPr>
              <w:t>Safety/Control Measures</w:t>
            </w:r>
          </w:p>
        </w:tc>
      </w:tr>
      <w:tr w:rsidR="00A641E2" w:rsidRPr="00C26C40" w14:paraId="02ED0B65" w14:textId="77777777" w:rsidTr="003E1C84">
        <w:tc>
          <w:tcPr>
            <w:tcW w:w="2122" w:type="dxa"/>
          </w:tcPr>
          <w:p w14:paraId="4D35F075" w14:textId="77777777" w:rsidR="00A641E2" w:rsidRPr="00C26C40" w:rsidRDefault="00A641E2" w:rsidP="00870DFD">
            <w:pPr>
              <w:spacing w:after="0"/>
              <w:rPr>
                <w:szCs w:val="24"/>
                <w:lang w:val="en-GB"/>
              </w:rPr>
            </w:pPr>
            <w:r w:rsidRPr="00C26C40">
              <w:rPr>
                <w:szCs w:val="24"/>
                <w:lang w:val="en-GB"/>
              </w:rPr>
              <w:t xml:space="preserve">Heat </w:t>
            </w:r>
          </w:p>
        </w:tc>
        <w:tc>
          <w:tcPr>
            <w:tcW w:w="3118" w:type="dxa"/>
          </w:tcPr>
          <w:p w14:paraId="2956915F" w14:textId="77777777" w:rsidR="00A641E2" w:rsidRPr="00C26C40" w:rsidRDefault="00A641E2" w:rsidP="00870DFD">
            <w:pPr>
              <w:spacing w:after="0"/>
              <w:rPr>
                <w:szCs w:val="24"/>
                <w:lang w:val="en-GB"/>
              </w:rPr>
            </w:pPr>
            <w:r w:rsidRPr="00C26C40">
              <w:rPr>
                <w:szCs w:val="24"/>
                <w:lang w:val="en-GB"/>
              </w:rPr>
              <w:t>Released during exothermic basification and polymerization reactions</w:t>
            </w:r>
          </w:p>
        </w:tc>
        <w:tc>
          <w:tcPr>
            <w:tcW w:w="3260" w:type="dxa"/>
          </w:tcPr>
          <w:p w14:paraId="7913AD52" w14:textId="77777777" w:rsidR="00A641E2" w:rsidRPr="00C26C40" w:rsidRDefault="00A641E2" w:rsidP="00870DFD">
            <w:pPr>
              <w:spacing w:after="0"/>
              <w:rPr>
                <w:szCs w:val="24"/>
                <w:lang w:val="en-GB"/>
              </w:rPr>
            </w:pPr>
            <w:r w:rsidRPr="00C26C40">
              <w:rPr>
                <w:szCs w:val="24"/>
                <w:lang w:val="en-GB"/>
              </w:rPr>
              <w:t>Jacketed reactors with continuous cooling water circulation and high temperature trips.</w:t>
            </w:r>
          </w:p>
        </w:tc>
      </w:tr>
      <w:tr w:rsidR="00A641E2" w:rsidRPr="00C26C40" w14:paraId="774B8920" w14:textId="77777777" w:rsidTr="003E1C84">
        <w:tc>
          <w:tcPr>
            <w:tcW w:w="2122" w:type="dxa"/>
          </w:tcPr>
          <w:p w14:paraId="5ADAC4AE" w14:textId="77777777" w:rsidR="00A641E2" w:rsidRPr="00C26C40" w:rsidRDefault="00A641E2" w:rsidP="00870DFD">
            <w:pPr>
              <w:spacing w:after="0"/>
              <w:rPr>
                <w:szCs w:val="24"/>
                <w:lang w:val="en-GB"/>
              </w:rPr>
            </w:pPr>
            <w:r w:rsidRPr="00C26C40">
              <w:rPr>
                <w:szCs w:val="24"/>
                <w:lang w:val="en-GB"/>
              </w:rPr>
              <w:t>Chemical exposure</w:t>
            </w:r>
          </w:p>
        </w:tc>
        <w:tc>
          <w:tcPr>
            <w:tcW w:w="3118" w:type="dxa"/>
          </w:tcPr>
          <w:p w14:paraId="15B840C0" w14:textId="77777777" w:rsidR="00A641E2" w:rsidRPr="00C26C40" w:rsidRDefault="00A641E2" w:rsidP="00870DFD">
            <w:pPr>
              <w:spacing w:after="0"/>
              <w:rPr>
                <w:szCs w:val="24"/>
                <w:lang w:val="en-GB"/>
              </w:rPr>
            </w:pPr>
            <w:r w:rsidRPr="00C26C40">
              <w:rPr>
                <w:szCs w:val="24"/>
                <w:lang w:val="en-GB"/>
              </w:rPr>
              <w:t>Calcium aluminate dust and process liquor.</w:t>
            </w:r>
          </w:p>
        </w:tc>
        <w:tc>
          <w:tcPr>
            <w:tcW w:w="3260" w:type="dxa"/>
          </w:tcPr>
          <w:p w14:paraId="5898C1B1" w14:textId="77777777" w:rsidR="00A641E2" w:rsidRPr="00C26C40" w:rsidRDefault="00A641E2" w:rsidP="00870DFD">
            <w:pPr>
              <w:spacing w:after="0"/>
              <w:rPr>
                <w:szCs w:val="24"/>
                <w:lang w:val="en-GB"/>
              </w:rPr>
            </w:pPr>
            <w:r w:rsidRPr="00C26C40">
              <w:rPr>
                <w:szCs w:val="24"/>
                <w:lang w:val="en-GB"/>
              </w:rPr>
              <w:t>Enclosed powder dosing, local extraction, PPE, spill kits and emergency showers.</w:t>
            </w:r>
          </w:p>
        </w:tc>
      </w:tr>
      <w:tr w:rsidR="00A641E2" w:rsidRPr="00C26C40" w14:paraId="7BE263E8" w14:textId="77777777" w:rsidTr="003E1C84">
        <w:tc>
          <w:tcPr>
            <w:tcW w:w="2122" w:type="dxa"/>
          </w:tcPr>
          <w:p w14:paraId="27D88B0F" w14:textId="77777777" w:rsidR="00A641E2" w:rsidRPr="00C26C40" w:rsidRDefault="00A641E2" w:rsidP="00870DFD">
            <w:pPr>
              <w:spacing w:after="0"/>
              <w:rPr>
                <w:szCs w:val="24"/>
                <w:lang w:val="en-GB"/>
              </w:rPr>
            </w:pPr>
            <w:r w:rsidRPr="00C26C40">
              <w:rPr>
                <w:szCs w:val="24"/>
                <w:lang w:val="en-GB"/>
              </w:rPr>
              <w:t>Off-specification product</w:t>
            </w:r>
          </w:p>
        </w:tc>
        <w:tc>
          <w:tcPr>
            <w:tcW w:w="3118" w:type="dxa"/>
          </w:tcPr>
          <w:p w14:paraId="395B90CC" w14:textId="77777777" w:rsidR="00A641E2" w:rsidRPr="00C26C40" w:rsidRDefault="00A641E2" w:rsidP="00870DFD">
            <w:pPr>
              <w:spacing w:after="0"/>
              <w:rPr>
                <w:szCs w:val="24"/>
                <w:lang w:val="en-GB"/>
              </w:rPr>
            </w:pPr>
            <w:r w:rsidRPr="00C26C40">
              <w:rPr>
                <w:szCs w:val="24"/>
                <w:lang w:val="en-GB"/>
              </w:rPr>
              <w:t>Incorrect basicity or polymer distribution.</w:t>
            </w:r>
          </w:p>
        </w:tc>
        <w:tc>
          <w:tcPr>
            <w:tcW w:w="3260" w:type="dxa"/>
          </w:tcPr>
          <w:p w14:paraId="08CEAD7E" w14:textId="77777777" w:rsidR="00A641E2" w:rsidRPr="00C26C40" w:rsidRDefault="00A641E2" w:rsidP="00870DFD">
            <w:pPr>
              <w:spacing w:after="0"/>
              <w:rPr>
                <w:szCs w:val="24"/>
                <w:lang w:val="en-GB"/>
              </w:rPr>
            </w:pPr>
            <w:r w:rsidRPr="00C26C40">
              <w:rPr>
                <w:szCs w:val="24"/>
                <w:lang w:val="en-GB"/>
              </w:rPr>
              <w:t>Online pH or density analysers, automatic dosing control, quality control laboratory checks.</w:t>
            </w:r>
          </w:p>
        </w:tc>
      </w:tr>
    </w:tbl>
    <w:p w14:paraId="371FB0C5" w14:textId="77777777" w:rsidR="00A641E2" w:rsidRPr="00C26C40" w:rsidRDefault="00A641E2" w:rsidP="00A641E2">
      <w:pPr>
        <w:rPr>
          <w:b/>
          <w:bCs/>
        </w:rPr>
      </w:pPr>
    </w:p>
    <w:p w14:paraId="55CD4836" w14:textId="77777777" w:rsidR="00A641E2" w:rsidRPr="00C26C40" w:rsidRDefault="00A641E2" w:rsidP="00F02060">
      <w:pPr>
        <w:pStyle w:val="Heading2"/>
      </w:pPr>
      <w:bookmarkStart w:id="434" w:name="_Toc237245032"/>
      <w:r w:rsidRPr="00C26C40">
        <w:t>HAZARD AND OPERATABILITY (HAZOP) ANALYSIS</w:t>
      </w:r>
      <w:bookmarkEnd w:id="434"/>
    </w:p>
    <w:p w14:paraId="33D7F807" w14:textId="2BF2483F" w:rsidR="00A641E2" w:rsidRPr="00C26C40" w:rsidRDefault="00A641E2" w:rsidP="00A641E2">
      <w:r w:rsidRPr="00C26C40">
        <w:t xml:space="preserve">HAZOP enables early identification and mitigation of risks that might otherwise remain hidden during normal design reviews. This approach significantly reduces the likelihood of major accidents, protects personnel and the environment, improves operational reliability while supporting regulatory compliance with frameworks such as OSHA’s Process Safety Management (PSM) standards. In practice, a </w:t>
      </w:r>
      <w:r w:rsidR="003430EC" w:rsidRPr="00C26C40">
        <w:t>well-executed</w:t>
      </w:r>
      <w:r w:rsidRPr="00C26C40">
        <w:t xml:space="preserve"> HAZOP studies at the detailed design stage commonly generates recommendations that can cut the risk of major process accidents by a substantial margin when implemented </w:t>
      </w:r>
      <w:r w:rsidR="003430EC" w:rsidRPr="00C26C40">
        <w:t>and</w:t>
      </w:r>
      <w:r w:rsidRPr="00C26C40">
        <w:t xml:space="preserve"> minimise costly downtime and production losses (OSHA, 2023).</w:t>
      </w:r>
    </w:p>
    <w:p w14:paraId="7F52F52A" w14:textId="77777777" w:rsidR="00A641E2" w:rsidRPr="00C26C40" w:rsidRDefault="00A641E2" w:rsidP="00134FFF">
      <w:pPr>
        <w:pStyle w:val="Heading3"/>
      </w:pPr>
      <w:bookmarkStart w:id="435" w:name="_Toc237245033"/>
      <w:r w:rsidRPr="00C26C40">
        <w:t>RISK MATRIX METHODOLGY</w:t>
      </w:r>
      <w:bookmarkEnd w:id="435"/>
    </w:p>
    <w:p w14:paraId="2C94372F" w14:textId="77777777" w:rsidR="00A641E2" w:rsidRPr="00C26C40" w:rsidRDefault="00A641E2" w:rsidP="00A641E2">
      <w:r w:rsidRPr="00C26C40">
        <w:t>A standard 5×5 Risk Matrix is applied to every deviation:</w:t>
      </w:r>
    </w:p>
    <w:p w14:paraId="4D15C158" w14:textId="77777777" w:rsidR="00A641E2" w:rsidRPr="00C26C40" w:rsidRDefault="00A641E2" w:rsidP="00A641E2">
      <w:r w:rsidRPr="00C26C40">
        <w:t>Likelihood (L): 1=Rare, 2=Unlikely, 3=Possible, 4=Likely, 5=Almost certain</w:t>
      </w:r>
    </w:p>
    <w:p w14:paraId="56A71A72" w14:textId="77777777" w:rsidR="00A641E2" w:rsidRPr="00C26C40" w:rsidRDefault="00A641E2" w:rsidP="00A641E2">
      <w:r w:rsidRPr="00C26C40">
        <w:t>Severity (S): 1=Negligible, 2=Minor, 3=Moderate, 4=Major, 5=Catastrophic</w:t>
      </w:r>
    </w:p>
    <w:p w14:paraId="63AE5A35" w14:textId="77777777" w:rsidR="00A641E2" w:rsidRPr="00C26C40" w:rsidRDefault="00A641E2" w:rsidP="00A641E2">
      <w:r w:rsidRPr="00C26C40">
        <w:lastRenderedPageBreak/>
        <w:t>Risk ranking: 1-4=Low (Green), 5-9= Medium(Yellow), 10-16=High (Orange/Red), 17-25=Very High/ Critical (Red)</w:t>
      </w:r>
    </w:p>
    <w:p w14:paraId="32C79871" w14:textId="77777777" w:rsidR="00A641E2" w:rsidRPr="00C26C40" w:rsidRDefault="00A641E2" w:rsidP="00A641E2">
      <w:r w:rsidRPr="00C26C40">
        <w:t>Risk Rank = Likelihood × Severity. Rankings assume that existing safeguards are in place. After recommended actions are implemented, residual risk is expected to fall.</w:t>
      </w:r>
    </w:p>
    <w:p w14:paraId="2E300430" w14:textId="77777777" w:rsidR="00A641E2" w:rsidRPr="00C26C40" w:rsidRDefault="00A641E2" w:rsidP="00134FFF">
      <w:pPr>
        <w:pStyle w:val="Heading3"/>
      </w:pPr>
      <w:bookmarkStart w:id="436" w:name="_Toc237245034"/>
      <w:r w:rsidRPr="00C26C40">
        <w:t>HAZOP Analysis and Risk Ranking for Area 100 – Raw Material Handling</w:t>
      </w:r>
      <w:bookmarkEnd w:id="436"/>
    </w:p>
    <w:p w14:paraId="031D76D0" w14:textId="77777777" w:rsidR="00A641E2" w:rsidRPr="00C26C40" w:rsidRDefault="00A641E2" w:rsidP="00A641E2">
      <w:pPr>
        <w:pStyle w:val="Heading4"/>
      </w:pPr>
      <w:r w:rsidRPr="00C26C40">
        <w:t>HAZOP Analysis</w:t>
      </w:r>
    </w:p>
    <w:tbl>
      <w:tblPr>
        <w:tblStyle w:val="TableGrid"/>
        <w:tblW w:w="0" w:type="auto"/>
        <w:tblLook w:val="04A0" w:firstRow="1" w:lastRow="0" w:firstColumn="1" w:lastColumn="0" w:noHBand="0" w:noVBand="1"/>
      </w:tblPr>
      <w:tblGrid>
        <w:gridCol w:w="1304"/>
        <w:gridCol w:w="1449"/>
        <w:gridCol w:w="1563"/>
        <w:gridCol w:w="1392"/>
        <w:gridCol w:w="1306"/>
        <w:gridCol w:w="1480"/>
      </w:tblGrid>
      <w:tr w:rsidR="00A641E2" w:rsidRPr="00C26C40" w14:paraId="09197934" w14:textId="77777777" w:rsidTr="00870DFD">
        <w:tc>
          <w:tcPr>
            <w:tcW w:w="1558" w:type="dxa"/>
          </w:tcPr>
          <w:p w14:paraId="1C63C715" w14:textId="77777777" w:rsidR="00A641E2" w:rsidRPr="00C26C40" w:rsidRDefault="00A641E2" w:rsidP="00870DFD">
            <w:pPr>
              <w:rPr>
                <w:lang w:val="en-GB"/>
              </w:rPr>
            </w:pPr>
            <w:r w:rsidRPr="00C26C40">
              <w:rPr>
                <w:b/>
                <w:bCs/>
                <w:lang w:val="en-GB"/>
              </w:rPr>
              <w:t>Deviation</w:t>
            </w:r>
          </w:p>
        </w:tc>
        <w:tc>
          <w:tcPr>
            <w:tcW w:w="1558" w:type="dxa"/>
          </w:tcPr>
          <w:p w14:paraId="3AD928FA" w14:textId="77777777" w:rsidR="00A641E2" w:rsidRPr="00C26C40" w:rsidRDefault="00A641E2" w:rsidP="00870DFD">
            <w:pPr>
              <w:rPr>
                <w:lang w:val="en-GB"/>
              </w:rPr>
            </w:pPr>
            <w:r w:rsidRPr="00C26C40">
              <w:rPr>
                <w:b/>
                <w:bCs/>
                <w:lang w:val="en-GB"/>
              </w:rPr>
              <w:t>Cause</w:t>
            </w:r>
          </w:p>
        </w:tc>
        <w:tc>
          <w:tcPr>
            <w:tcW w:w="1558" w:type="dxa"/>
          </w:tcPr>
          <w:p w14:paraId="3805E014" w14:textId="77777777" w:rsidR="00A641E2" w:rsidRPr="00C26C40" w:rsidRDefault="00A641E2" w:rsidP="00870DFD">
            <w:pPr>
              <w:rPr>
                <w:lang w:val="en-GB"/>
              </w:rPr>
            </w:pPr>
            <w:r w:rsidRPr="00C26C40">
              <w:rPr>
                <w:b/>
                <w:bCs/>
                <w:lang w:val="en-GB"/>
              </w:rPr>
              <w:t>Consequence</w:t>
            </w:r>
          </w:p>
        </w:tc>
        <w:tc>
          <w:tcPr>
            <w:tcW w:w="1558" w:type="dxa"/>
          </w:tcPr>
          <w:p w14:paraId="54723043" w14:textId="77777777" w:rsidR="00A641E2" w:rsidRPr="00C26C40" w:rsidRDefault="00A641E2" w:rsidP="00870DFD">
            <w:pPr>
              <w:rPr>
                <w:lang w:val="en-GB"/>
              </w:rPr>
            </w:pPr>
            <w:r w:rsidRPr="00C26C40">
              <w:rPr>
                <w:b/>
                <w:bCs/>
                <w:lang w:val="en-GB"/>
              </w:rPr>
              <w:t>Safeguard</w:t>
            </w:r>
          </w:p>
        </w:tc>
        <w:tc>
          <w:tcPr>
            <w:tcW w:w="1559" w:type="dxa"/>
          </w:tcPr>
          <w:p w14:paraId="3BB261BE" w14:textId="77777777" w:rsidR="00A641E2" w:rsidRPr="00C26C40" w:rsidRDefault="00A641E2" w:rsidP="00870DFD">
            <w:pPr>
              <w:rPr>
                <w:lang w:val="en-GB"/>
              </w:rPr>
            </w:pPr>
            <w:r w:rsidRPr="00C26C40">
              <w:rPr>
                <w:b/>
                <w:bCs/>
                <w:lang w:val="en-GB"/>
              </w:rPr>
              <w:t>Action</w:t>
            </w:r>
          </w:p>
        </w:tc>
        <w:tc>
          <w:tcPr>
            <w:tcW w:w="1559" w:type="dxa"/>
          </w:tcPr>
          <w:p w14:paraId="455C82FA" w14:textId="77777777" w:rsidR="00A641E2" w:rsidRPr="00C26C40" w:rsidRDefault="00A641E2" w:rsidP="00870DFD">
            <w:pPr>
              <w:rPr>
                <w:lang w:val="en-GB"/>
              </w:rPr>
            </w:pPr>
            <w:r w:rsidRPr="00C26C40">
              <w:rPr>
                <w:b/>
                <w:bCs/>
                <w:lang w:val="en-GB"/>
              </w:rPr>
              <w:t>Assigned to</w:t>
            </w:r>
          </w:p>
        </w:tc>
      </w:tr>
      <w:tr w:rsidR="00A641E2" w:rsidRPr="00C26C40" w14:paraId="0F0E5130" w14:textId="77777777" w:rsidTr="00870DFD">
        <w:tc>
          <w:tcPr>
            <w:tcW w:w="1558" w:type="dxa"/>
          </w:tcPr>
          <w:p w14:paraId="314B8533" w14:textId="77777777" w:rsidR="00A641E2" w:rsidRPr="00C26C40" w:rsidRDefault="00A641E2" w:rsidP="00870DFD">
            <w:pPr>
              <w:rPr>
                <w:lang w:val="en-GB"/>
              </w:rPr>
            </w:pPr>
            <w:r w:rsidRPr="00C26C40">
              <w:rPr>
                <w:lang w:val="en-GB"/>
              </w:rPr>
              <w:t>No flow of  material</w:t>
            </w:r>
          </w:p>
        </w:tc>
        <w:tc>
          <w:tcPr>
            <w:tcW w:w="1558" w:type="dxa"/>
          </w:tcPr>
          <w:p w14:paraId="3941D00B" w14:textId="77777777" w:rsidR="00A641E2" w:rsidRPr="00C26C40" w:rsidRDefault="00A641E2" w:rsidP="00870DFD">
            <w:pPr>
              <w:rPr>
                <w:lang w:val="en-GB"/>
              </w:rPr>
            </w:pPr>
            <w:r w:rsidRPr="00C26C40">
              <w:rPr>
                <w:lang w:val="en-GB"/>
              </w:rPr>
              <w:t>Blockage in grizzly screen or conveyer</w:t>
            </w:r>
          </w:p>
        </w:tc>
        <w:tc>
          <w:tcPr>
            <w:tcW w:w="1558" w:type="dxa"/>
          </w:tcPr>
          <w:p w14:paraId="2CD6F9A8" w14:textId="77777777" w:rsidR="00A641E2" w:rsidRPr="00C26C40" w:rsidRDefault="00A641E2" w:rsidP="00870DFD">
            <w:pPr>
              <w:rPr>
                <w:lang w:val="en-GB"/>
              </w:rPr>
            </w:pPr>
            <w:r w:rsidRPr="00C26C40">
              <w:rPr>
                <w:lang w:val="en-GB"/>
              </w:rPr>
              <w:t>Equipment overload, downtime, delayed feed to crusher.</w:t>
            </w:r>
          </w:p>
        </w:tc>
        <w:tc>
          <w:tcPr>
            <w:tcW w:w="1558" w:type="dxa"/>
          </w:tcPr>
          <w:p w14:paraId="4E347CB2" w14:textId="77777777" w:rsidR="00A641E2" w:rsidRPr="00C26C40" w:rsidRDefault="00A641E2" w:rsidP="00870DFD">
            <w:pPr>
              <w:rPr>
                <w:lang w:val="en-GB"/>
              </w:rPr>
            </w:pPr>
            <w:r w:rsidRPr="00C26C40">
              <w:rPr>
                <w:lang w:val="en-GB"/>
              </w:rPr>
              <w:t>Level sensors and alarms.</w:t>
            </w:r>
          </w:p>
        </w:tc>
        <w:tc>
          <w:tcPr>
            <w:tcW w:w="1559" w:type="dxa"/>
          </w:tcPr>
          <w:p w14:paraId="4EA08A43" w14:textId="77777777" w:rsidR="00A641E2" w:rsidRPr="00C26C40" w:rsidRDefault="00A641E2" w:rsidP="00870DFD">
            <w:pPr>
              <w:rPr>
                <w:lang w:val="en-GB"/>
              </w:rPr>
            </w:pPr>
            <w:r w:rsidRPr="00C26C40">
              <w:rPr>
                <w:lang w:val="en-GB"/>
              </w:rPr>
              <w:t>Clear blockage and inspection of screens regularly.</w:t>
            </w:r>
          </w:p>
        </w:tc>
        <w:tc>
          <w:tcPr>
            <w:tcW w:w="1559" w:type="dxa"/>
          </w:tcPr>
          <w:p w14:paraId="7FE4FEC2" w14:textId="77777777" w:rsidR="00A641E2" w:rsidRPr="00C26C40" w:rsidRDefault="00A641E2" w:rsidP="00870DFD">
            <w:pPr>
              <w:rPr>
                <w:lang w:val="en-GB"/>
              </w:rPr>
            </w:pPr>
            <w:r w:rsidRPr="00C26C40">
              <w:rPr>
                <w:lang w:val="en-GB"/>
              </w:rPr>
              <w:t>Maintenance personnel.</w:t>
            </w:r>
          </w:p>
        </w:tc>
      </w:tr>
      <w:tr w:rsidR="00A641E2" w:rsidRPr="00C26C40" w14:paraId="61705986" w14:textId="77777777" w:rsidTr="00870DFD">
        <w:tc>
          <w:tcPr>
            <w:tcW w:w="1558" w:type="dxa"/>
          </w:tcPr>
          <w:p w14:paraId="334D69E4" w14:textId="77777777" w:rsidR="00A641E2" w:rsidRPr="00C26C40" w:rsidRDefault="00A641E2" w:rsidP="00870DFD">
            <w:pPr>
              <w:rPr>
                <w:lang w:val="en-GB"/>
              </w:rPr>
            </w:pPr>
            <w:r w:rsidRPr="00C26C40">
              <w:rPr>
                <w:lang w:val="en-GB"/>
              </w:rPr>
              <w:t>More dust generation</w:t>
            </w:r>
          </w:p>
        </w:tc>
        <w:tc>
          <w:tcPr>
            <w:tcW w:w="1558" w:type="dxa"/>
          </w:tcPr>
          <w:p w14:paraId="3BE4264C" w14:textId="77777777" w:rsidR="00A641E2" w:rsidRPr="00C26C40" w:rsidRDefault="00A641E2" w:rsidP="00870DFD">
            <w:pPr>
              <w:rPr>
                <w:lang w:val="en-GB"/>
              </w:rPr>
            </w:pPr>
            <w:r w:rsidRPr="00C26C40">
              <w:rPr>
                <w:lang w:val="en-GB"/>
              </w:rPr>
              <w:t>Overloading of jaw crusher</w:t>
            </w:r>
          </w:p>
        </w:tc>
        <w:tc>
          <w:tcPr>
            <w:tcW w:w="1558" w:type="dxa"/>
          </w:tcPr>
          <w:p w14:paraId="3A9DFC9D" w14:textId="77777777" w:rsidR="00A641E2" w:rsidRPr="00C26C40" w:rsidRDefault="00A641E2" w:rsidP="00870DFD">
            <w:pPr>
              <w:rPr>
                <w:lang w:val="en-GB"/>
              </w:rPr>
            </w:pPr>
            <w:r w:rsidRPr="00C26C40">
              <w:rPr>
                <w:lang w:val="en-GB"/>
              </w:rPr>
              <w:t>Dust emissions, respiratory hazards, poor visibility.</w:t>
            </w:r>
          </w:p>
        </w:tc>
        <w:tc>
          <w:tcPr>
            <w:tcW w:w="1558" w:type="dxa"/>
          </w:tcPr>
          <w:p w14:paraId="59F0E60E" w14:textId="77777777" w:rsidR="00A641E2" w:rsidRPr="00C26C40" w:rsidRDefault="00A641E2" w:rsidP="00870DFD">
            <w:pPr>
              <w:rPr>
                <w:lang w:val="en-GB"/>
              </w:rPr>
            </w:pPr>
            <w:r w:rsidRPr="00C26C40">
              <w:rPr>
                <w:lang w:val="en-GB"/>
              </w:rPr>
              <w:t>Baghouse extractions.</w:t>
            </w:r>
          </w:p>
        </w:tc>
        <w:tc>
          <w:tcPr>
            <w:tcW w:w="1559" w:type="dxa"/>
          </w:tcPr>
          <w:p w14:paraId="09B68AD2" w14:textId="77777777" w:rsidR="00A641E2" w:rsidRPr="00C26C40" w:rsidRDefault="00A641E2" w:rsidP="00870DFD">
            <w:pPr>
              <w:rPr>
                <w:lang w:val="en-GB"/>
              </w:rPr>
            </w:pPr>
            <w:r w:rsidRPr="00C26C40">
              <w:rPr>
                <w:lang w:val="en-GB"/>
              </w:rPr>
              <w:t xml:space="preserve">Adjust feed rate and maintain dust collectors. </w:t>
            </w:r>
          </w:p>
        </w:tc>
        <w:tc>
          <w:tcPr>
            <w:tcW w:w="1559" w:type="dxa"/>
          </w:tcPr>
          <w:p w14:paraId="3AF844B3" w14:textId="77777777" w:rsidR="00A641E2" w:rsidRPr="00C26C40" w:rsidRDefault="00A641E2" w:rsidP="00870DFD">
            <w:pPr>
              <w:rPr>
                <w:lang w:val="en-GB"/>
              </w:rPr>
            </w:pPr>
            <w:r w:rsidRPr="00C26C40">
              <w:rPr>
                <w:lang w:val="en-GB"/>
              </w:rPr>
              <w:t>Process Engineer</w:t>
            </w:r>
          </w:p>
        </w:tc>
      </w:tr>
      <w:tr w:rsidR="00A641E2" w:rsidRPr="00C26C40" w14:paraId="470C6F27" w14:textId="77777777" w:rsidTr="00870DFD">
        <w:tc>
          <w:tcPr>
            <w:tcW w:w="1558" w:type="dxa"/>
          </w:tcPr>
          <w:p w14:paraId="2E2742FF" w14:textId="77777777" w:rsidR="00A641E2" w:rsidRPr="00C26C40" w:rsidRDefault="00A641E2" w:rsidP="00870DFD">
            <w:pPr>
              <w:rPr>
                <w:lang w:val="en-GB"/>
              </w:rPr>
            </w:pPr>
            <w:r w:rsidRPr="00C26C40">
              <w:rPr>
                <w:lang w:val="en-GB"/>
              </w:rPr>
              <w:t>Noise generation</w:t>
            </w:r>
          </w:p>
        </w:tc>
        <w:tc>
          <w:tcPr>
            <w:tcW w:w="1558" w:type="dxa"/>
          </w:tcPr>
          <w:p w14:paraId="3341F7E5" w14:textId="77777777" w:rsidR="00A641E2" w:rsidRPr="00C26C40" w:rsidRDefault="00A641E2" w:rsidP="00870DFD">
            <w:pPr>
              <w:rPr>
                <w:lang w:val="en-GB"/>
              </w:rPr>
            </w:pPr>
            <w:r w:rsidRPr="00C26C40">
              <w:rPr>
                <w:lang w:val="en-GB"/>
              </w:rPr>
              <w:t>Vibration from crusher operation.</w:t>
            </w:r>
          </w:p>
        </w:tc>
        <w:tc>
          <w:tcPr>
            <w:tcW w:w="1558" w:type="dxa"/>
          </w:tcPr>
          <w:p w14:paraId="04CFDC12" w14:textId="77777777" w:rsidR="00A641E2" w:rsidRPr="00C26C40" w:rsidRDefault="00A641E2" w:rsidP="00870DFD">
            <w:pPr>
              <w:rPr>
                <w:lang w:val="en-GB"/>
              </w:rPr>
            </w:pPr>
            <w:r w:rsidRPr="00C26C40">
              <w:rPr>
                <w:lang w:val="en-GB"/>
              </w:rPr>
              <w:t>Hearing damage, equipment fatigue.</w:t>
            </w:r>
          </w:p>
        </w:tc>
        <w:tc>
          <w:tcPr>
            <w:tcW w:w="1558" w:type="dxa"/>
          </w:tcPr>
          <w:p w14:paraId="353A43C8" w14:textId="77777777" w:rsidR="00A641E2" w:rsidRPr="00C26C40" w:rsidRDefault="00A641E2" w:rsidP="00870DFD">
            <w:pPr>
              <w:rPr>
                <w:lang w:val="en-GB"/>
              </w:rPr>
            </w:pPr>
            <w:r w:rsidRPr="00C26C40">
              <w:rPr>
                <w:lang w:val="en-GB"/>
              </w:rPr>
              <w:t>Acoustic enclosures and vibration monitoring.</w:t>
            </w:r>
          </w:p>
        </w:tc>
        <w:tc>
          <w:tcPr>
            <w:tcW w:w="1559" w:type="dxa"/>
          </w:tcPr>
          <w:p w14:paraId="17470DB3" w14:textId="77777777" w:rsidR="00A641E2" w:rsidRPr="00C26C40" w:rsidRDefault="00A641E2" w:rsidP="00870DFD">
            <w:pPr>
              <w:rPr>
                <w:lang w:val="en-GB"/>
              </w:rPr>
            </w:pPr>
            <w:r w:rsidRPr="00C26C40">
              <w:rPr>
                <w:lang w:val="en-GB"/>
              </w:rPr>
              <w:t>Maintain equipment mounts and replace worn parts.</w:t>
            </w:r>
          </w:p>
        </w:tc>
        <w:tc>
          <w:tcPr>
            <w:tcW w:w="1559" w:type="dxa"/>
          </w:tcPr>
          <w:p w14:paraId="1BE54ECA" w14:textId="77777777" w:rsidR="00A641E2" w:rsidRPr="00C26C40" w:rsidRDefault="00A641E2" w:rsidP="00870DFD">
            <w:pPr>
              <w:rPr>
                <w:lang w:val="en-GB"/>
              </w:rPr>
            </w:pPr>
            <w:r w:rsidRPr="00C26C40">
              <w:rPr>
                <w:lang w:val="en-GB"/>
              </w:rPr>
              <w:t>Maintenance Personnel.</w:t>
            </w:r>
          </w:p>
        </w:tc>
      </w:tr>
      <w:tr w:rsidR="00A641E2" w:rsidRPr="00C26C40" w14:paraId="06F8FB84" w14:textId="77777777" w:rsidTr="00870DFD">
        <w:tc>
          <w:tcPr>
            <w:tcW w:w="1558" w:type="dxa"/>
          </w:tcPr>
          <w:p w14:paraId="431107DB" w14:textId="77777777" w:rsidR="00A641E2" w:rsidRPr="00C26C40" w:rsidRDefault="00A641E2" w:rsidP="00870DFD">
            <w:pPr>
              <w:rPr>
                <w:lang w:val="en-GB"/>
              </w:rPr>
            </w:pPr>
            <w:r w:rsidRPr="00C26C40">
              <w:rPr>
                <w:lang w:val="en-GB"/>
              </w:rPr>
              <w:t>Less particle size reduction.</w:t>
            </w:r>
          </w:p>
        </w:tc>
        <w:tc>
          <w:tcPr>
            <w:tcW w:w="1558" w:type="dxa"/>
          </w:tcPr>
          <w:p w14:paraId="7F672A7B" w14:textId="77777777" w:rsidR="00A641E2" w:rsidRPr="00C26C40" w:rsidRDefault="00A641E2" w:rsidP="00870DFD">
            <w:pPr>
              <w:rPr>
                <w:lang w:val="en-GB"/>
              </w:rPr>
            </w:pPr>
            <w:r w:rsidRPr="00C26C40">
              <w:rPr>
                <w:lang w:val="en-GB"/>
              </w:rPr>
              <w:t>Worn crusher jaws.</w:t>
            </w:r>
          </w:p>
        </w:tc>
        <w:tc>
          <w:tcPr>
            <w:tcW w:w="1558" w:type="dxa"/>
          </w:tcPr>
          <w:p w14:paraId="33D5AD4A" w14:textId="77777777" w:rsidR="00A641E2" w:rsidRPr="00C26C40" w:rsidRDefault="00A641E2" w:rsidP="00870DFD">
            <w:pPr>
              <w:rPr>
                <w:lang w:val="en-GB"/>
              </w:rPr>
            </w:pPr>
            <w:r w:rsidRPr="00C26C40">
              <w:rPr>
                <w:lang w:val="en-GB"/>
              </w:rPr>
              <w:t>Inefficient downstream processing.</w:t>
            </w:r>
          </w:p>
        </w:tc>
        <w:tc>
          <w:tcPr>
            <w:tcW w:w="1558" w:type="dxa"/>
          </w:tcPr>
          <w:p w14:paraId="2765CC6C" w14:textId="77777777" w:rsidR="00A641E2" w:rsidRPr="00C26C40" w:rsidRDefault="00A641E2" w:rsidP="00870DFD">
            <w:pPr>
              <w:rPr>
                <w:lang w:val="en-GB"/>
              </w:rPr>
            </w:pPr>
            <w:r w:rsidRPr="00C26C40">
              <w:rPr>
                <w:lang w:val="en-GB"/>
              </w:rPr>
              <w:t>Routine wear monitoring.</w:t>
            </w:r>
          </w:p>
        </w:tc>
        <w:tc>
          <w:tcPr>
            <w:tcW w:w="1559" w:type="dxa"/>
          </w:tcPr>
          <w:p w14:paraId="07600B3A" w14:textId="77777777" w:rsidR="00A641E2" w:rsidRPr="00C26C40" w:rsidRDefault="00A641E2" w:rsidP="00870DFD">
            <w:pPr>
              <w:rPr>
                <w:lang w:val="en-GB"/>
              </w:rPr>
            </w:pPr>
            <w:r w:rsidRPr="00C26C40">
              <w:rPr>
                <w:lang w:val="en-GB"/>
              </w:rPr>
              <w:t>Replace crusher jaws as per schedule.</w:t>
            </w:r>
          </w:p>
        </w:tc>
        <w:tc>
          <w:tcPr>
            <w:tcW w:w="1559" w:type="dxa"/>
          </w:tcPr>
          <w:p w14:paraId="0A9B6832" w14:textId="77777777" w:rsidR="00A641E2" w:rsidRPr="00C26C40" w:rsidRDefault="00A641E2" w:rsidP="00870DFD">
            <w:pPr>
              <w:rPr>
                <w:lang w:val="en-GB"/>
              </w:rPr>
            </w:pPr>
            <w:r w:rsidRPr="00C26C40">
              <w:rPr>
                <w:lang w:val="en-GB"/>
              </w:rPr>
              <w:t>Maintenance Personnel.</w:t>
            </w:r>
          </w:p>
        </w:tc>
      </w:tr>
    </w:tbl>
    <w:p w14:paraId="18D5B705" w14:textId="77777777" w:rsidR="00A641E2" w:rsidRPr="00C26C40" w:rsidRDefault="00A641E2" w:rsidP="00A641E2"/>
    <w:p w14:paraId="59DAF9E8" w14:textId="77777777" w:rsidR="00A641E2" w:rsidRPr="00C26C40" w:rsidRDefault="00A641E2" w:rsidP="00A641E2">
      <w:pPr>
        <w:pStyle w:val="Heading4"/>
      </w:pPr>
      <w:r w:rsidRPr="00C26C40">
        <w:t>Risk Ranking</w:t>
      </w:r>
    </w:p>
    <w:tbl>
      <w:tblPr>
        <w:tblStyle w:val="TableGrid"/>
        <w:tblW w:w="0" w:type="auto"/>
        <w:tblLook w:val="04A0" w:firstRow="1" w:lastRow="0" w:firstColumn="1" w:lastColumn="0" w:noHBand="0" w:noVBand="1"/>
      </w:tblPr>
      <w:tblGrid>
        <w:gridCol w:w="2858"/>
        <w:gridCol w:w="1399"/>
        <w:gridCol w:w="1394"/>
        <w:gridCol w:w="2843"/>
      </w:tblGrid>
      <w:tr w:rsidR="00A641E2" w:rsidRPr="00C26C40" w14:paraId="2BEE26F0" w14:textId="77777777" w:rsidTr="00870DFD">
        <w:tc>
          <w:tcPr>
            <w:tcW w:w="3114" w:type="dxa"/>
          </w:tcPr>
          <w:p w14:paraId="40B210DF" w14:textId="77777777" w:rsidR="00A641E2" w:rsidRPr="00C26C40" w:rsidRDefault="00A641E2" w:rsidP="00870DFD">
            <w:pPr>
              <w:jc w:val="center"/>
              <w:rPr>
                <w:b/>
                <w:bCs/>
                <w:lang w:val="en-GB"/>
              </w:rPr>
            </w:pPr>
            <w:r w:rsidRPr="00C26C40">
              <w:rPr>
                <w:b/>
                <w:bCs/>
                <w:lang w:val="en-GB"/>
              </w:rPr>
              <w:t>Deviation</w:t>
            </w:r>
          </w:p>
        </w:tc>
        <w:tc>
          <w:tcPr>
            <w:tcW w:w="1560" w:type="dxa"/>
          </w:tcPr>
          <w:p w14:paraId="0A3E21D1" w14:textId="77777777" w:rsidR="00A641E2" w:rsidRPr="00C26C40" w:rsidRDefault="00A641E2" w:rsidP="00870DFD">
            <w:pPr>
              <w:jc w:val="center"/>
              <w:rPr>
                <w:b/>
                <w:bCs/>
                <w:lang w:val="en-GB"/>
              </w:rPr>
            </w:pPr>
            <w:r w:rsidRPr="00C26C40">
              <w:rPr>
                <w:b/>
                <w:bCs/>
                <w:lang w:val="en-GB"/>
              </w:rPr>
              <w:t>L</w:t>
            </w:r>
          </w:p>
        </w:tc>
        <w:tc>
          <w:tcPr>
            <w:tcW w:w="1558" w:type="dxa"/>
          </w:tcPr>
          <w:p w14:paraId="0CA40A7F" w14:textId="77777777" w:rsidR="00A641E2" w:rsidRPr="00C26C40" w:rsidRDefault="00A641E2" w:rsidP="00870DFD">
            <w:pPr>
              <w:jc w:val="center"/>
              <w:rPr>
                <w:b/>
                <w:bCs/>
                <w:lang w:val="en-GB"/>
              </w:rPr>
            </w:pPr>
            <w:r w:rsidRPr="00C26C40">
              <w:rPr>
                <w:b/>
                <w:bCs/>
                <w:lang w:val="en-GB"/>
              </w:rPr>
              <w:t>S</w:t>
            </w:r>
          </w:p>
        </w:tc>
        <w:tc>
          <w:tcPr>
            <w:tcW w:w="3118" w:type="dxa"/>
          </w:tcPr>
          <w:p w14:paraId="0C336D20" w14:textId="77777777" w:rsidR="00A641E2" w:rsidRPr="00C26C40" w:rsidRDefault="00A641E2" w:rsidP="00870DFD">
            <w:pPr>
              <w:jc w:val="center"/>
              <w:rPr>
                <w:b/>
                <w:bCs/>
                <w:lang w:val="en-GB"/>
              </w:rPr>
            </w:pPr>
            <w:r w:rsidRPr="00C26C40">
              <w:rPr>
                <w:b/>
                <w:bCs/>
                <w:lang w:val="en-GB"/>
              </w:rPr>
              <w:t>Risk Ranking</w:t>
            </w:r>
          </w:p>
        </w:tc>
      </w:tr>
      <w:tr w:rsidR="00A641E2" w:rsidRPr="00C26C40" w14:paraId="5D3F1C8C" w14:textId="77777777" w:rsidTr="00870DFD">
        <w:tc>
          <w:tcPr>
            <w:tcW w:w="3114" w:type="dxa"/>
            <w:vAlign w:val="center"/>
          </w:tcPr>
          <w:p w14:paraId="6A589582" w14:textId="77777777" w:rsidR="00A641E2" w:rsidRPr="00C26C40" w:rsidRDefault="00A641E2" w:rsidP="00870DFD">
            <w:pPr>
              <w:rPr>
                <w:lang w:val="en-GB"/>
              </w:rPr>
            </w:pPr>
            <w:r w:rsidRPr="00C26C40">
              <w:rPr>
                <w:rFonts w:eastAsia="Arial"/>
                <w:lang w:val="en-GB"/>
              </w:rPr>
              <w:t>No flow of material</w:t>
            </w:r>
          </w:p>
        </w:tc>
        <w:tc>
          <w:tcPr>
            <w:tcW w:w="1560" w:type="dxa"/>
            <w:vAlign w:val="center"/>
          </w:tcPr>
          <w:p w14:paraId="636C91A3" w14:textId="77777777" w:rsidR="00A641E2" w:rsidRPr="00C26C40" w:rsidRDefault="00A641E2" w:rsidP="00870DFD">
            <w:pPr>
              <w:rPr>
                <w:lang w:val="en-GB"/>
              </w:rPr>
            </w:pPr>
            <w:r w:rsidRPr="00C26C40">
              <w:rPr>
                <w:rFonts w:eastAsia="Arial"/>
                <w:lang w:val="en-GB"/>
              </w:rPr>
              <w:t>3</w:t>
            </w:r>
          </w:p>
        </w:tc>
        <w:tc>
          <w:tcPr>
            <w:tcW w:w="1558" w:type="dxa"/>
            <w:vAlign w:val="center"/>
          </w:tcPr>
          <w:p w14:paraId="571C0C41" w14:textId="77777777" w:rsidR="00A641E2" w:rsidRPr="00C26C40" w:rsidRDefault="00A641E2" w:rsidP="00870DFD">
            <w:pPr>
              <w:rPr>
                <w:lang w:val="en-GB"/>
              </w:rPr>
            </w:pPr>
            <w:r w:rsidRPr="00C26C40">
              <w:rPr>
                <w:rFonts w:eastAsia="Arial"/>
                <w:lang w:val="en-GB"/>
              </w:rPr>
              <w:t>3</w:t>
            </w:r>
          </w:p>
        </w:tc>
        <w:tc>
          <w:tcPr>
            <w:tcW w:w="3118" w:type="dxa"/>
            <w:shd w:val="clear" w:color="auto" w:fill="FFFF00"/>
            <w:vAlign w:val="center"/>
          </w:tcPr>
          <w:p w14:paraId="6A0F04FC" w14:textId="77777777" w:rsidR="00A641E2" w:rsidRPr="00C26C40" w:rsidRDefault="00A641E2" w:rsidP="00870DFD">
            <w:pPr>
              <w:rPr>
                <w:lang w:val="en-GB"/>
              </w:rPr>
            </w:pPr>
            <w:r w:rsidRPr="00C26C40">
              <w:rPr>
                <w:rFonts w:eastAsia="Arial"/>
                <w:b/>
                <w:bCs/>
                <w:lang w:val="en-GB"/>
              </w:rPr>
              <w:t>Medium (9)</w:t>
            </w:r>
          </w:p>
        </w:tc>
      </w:tr>
      <w:tr w:rsidR="00A641E2" w:rsidRPr="00C26C40" w14:paraId="1952B2B8" w14:textId="77777777" w:rsidTr="00870DFD">
        <w:tc>
          <w:tcPr>
            <w:tcW w:w="3114" w:type="dxa"/>
            <w:vAlign w:val="center"/>
          </w:tcPr>
          <w:p w14:paraId="5937215E" w14:textId="77777777" w:rsidR="00A641E2" w:rsidRPr="00C26C40" w:rsidRDefault="00A641E2" w:rsidP="00870DFD">
            <w:pPr>
              <w:rPr>
                <w:lang w:val="en-GB"/>
              </w:rPr>
            </w:pPr>
            <w:r w:rsidRPr="00C26C40">
              <w:rPr>
                <w:rFonts w:eastAsia="Arial"/>
                <w:lang w:val="en-GB"/>
              </w:rPr>
              <w:t>More dust generation</w:t>
            </w:r>
          </w:p>
        </w:tc>
        <w:tc>
          <w:tcPr>
            <w:tcW w:w="1560" w:type="dxa"/>
            <w:vAlign w:val="center"/>
          </w:tcPr>
          <w:p w14:paraId="3307EC50" w14:textId="77777777" w:rsidR="00A641E2" w:rsidRPr="00C26C40" w:rsidRDefault="00A641E2" w:rsidP="00870DFD">
            <w:pPr>
              <w:rPr>
                <w:lang w:val="en-GB"/>
              </w:rPr>
            </w:pPr>
            <w:r w:rsidRPr="00C26C40">
              <w:rPr>
                <w:rFonts w:eastAsia="Arial"/>
                <w:lang w:val="en-GB"/>
              </w:rPr>
              <w:t>4</w:t>
            </w:r>
          </w:p>
        </w:tc>
        <w:tc>
          <w:tcPr>
            <w:tcW w:w="1558" w:type="dxa"/>
            <w:vAlign w:val="center"/>
          </w:tcPr>
          <w:p w14:paraId="520198BF" w14:textId="77777777" w:rsidR="00A641E2" w:rsidRPr="00C26C40" w:rsidRDefault="00A641E2" w:rsidP="00870DFD">
            <w:pPr>
              <w:rPr>
                <w:lang w:val="en-GB"/>
              </w:rPr>
            </w:pPr>
            <w:r w:rsidRPr="00C26C40">
              <w:rPr>
                <w:rFonts w:eastAsia="Arial"/>
                <w:lang w:val="en-GB"/>
              </w:rPr>
              <w:t>4</w:t>
            </w:r>
          </w:p>
        </w:tc>
        <w:tc>
          <w:tcPr>
            <w:tcW w:w="3118" w:type="dxa"/>
            <w:shd w:val="clear" w:color="auto" w:fill="EE0000"/>
            <w:vAlign w:val="center"/>
          </w:tcPr>
          <w:p w14:paraId="224DAF81" w14:textId="77777777" w:rsidR="00A641E2" w:rsidRPr="00C26C40" w:rsidRDefault="00A641E2" w:rsidP="00870DFD">
            <w:pPr>
              <w:rPr>
                <w:lang w:val="en-GB"/>
              </w:rPr>
            </w:pPr>
            <w:r w:rsidRPr="00C26C40">
              <w:rPr>
                <w:rFonts w:eastAsia="Arial"/>
                <w:b/>
                <w:bCs/>
                <w:lang w:val="en-GB"/>
              </w:rPr>
              <w:t>High (16)</w:t>
            </w:r>
          </w:p>
        </w:tc>
      </w:tr>
      <w:tr w:rsidR="00A641E2" w:rsidRPr="00C26C40" w14:paraId="61AD336E" w14:textId="77777777" w:rsidTr="00870DFD">
        <w:tc>
          <w:tcPr>
            <w:tcW w:w="3114" w:type="dxa"/>
            <w:vAlign w:val="center"/>
          </w:tcPr>
          <w:p w14:paraId="149F01EE" w14:textId="77777777" w:rsidR="00A641E2" w:rsidRPr="00C26C40" w:rsidRDefault="00A641E2" w:rsidP="00870DFD">
            <w:pPr>
              <w:rPr>
                <w:lang w:val="en-GB"/>
              </w:rPr>
            </w:pPr>
            <w:r w:rsidRPr="00C26C40">
              <w:rPr>
                <w:rFonts w:eastAsia="Arial"/>
                <w:lang w:val="en-GB"/>
              </w:rPr>
              <w:lastRenderedPageBreak/>
              <w:t>Noise generation</w:t>
            </w:r>
          </w:p>
        </w:tc>
        <w:tc>
          <w:tcPr>
            <w:tcW w:w="1560" w:type="dxa"/>
            <w:vAlign w:val="center"/>
          </w:tcPr>
          <w:p w14:paraId="3319CD12" w14:textId="77777777" w:rsidR="00A641E2" w:rsidRPr="00C26C40" w:rsidRDefault="00A641E2" w:rsidP="00870DFD">
            <w:pPr>
              <w:rPr>
                <w:lang w:val="en-GB"/>
              </w:rPr>
            </w:pPr>
            <w:r w:rsidRPr="00C26C40">
              <w:rPr>
                <w:rFonts w:eastAsia="Arial"/>
                <w:lang w:val="en-GB"/>
              </w:rPr>
              <w:t>4</w:t>
            </w:r>
          </w:p>
        </w:tc>
        <w:tc>
          <w:tcPr>
            <w:tcW w:w="1558" w:type="dxa"/>
            <w:vAlign w:val="center"/>
          </w:tcPr>
          <w:p w14:paraId="7FDCFB8F" w14:textId="77777777" w:rsidR="00A641E2" w:rsidRPr="00C26C40" w:rsidRDefault="00A641E2" w:rsidP="00870DFD">
            <w:pPr>
              <w:rPr>
                <w:lang w:val="en-GB"/>
              </w:rPr>
            </w:pPr>
            <w:r w:rsidRPr="00C26C40">
              <w:rPr>
                <w:rFonts w:eastAsia="Arial"/>
                <w:lang w:val="en-GB"/>
              </w:rPr>
              <w:t>3</w:t>
            </w:r>
          </w:p>
        </w:tc>
        <w:tc>
          <w:tcPr>
            <w:tcW w:w="3118" w:type="dxa"/>
            <w:shd w:val="clear" w:color="auto" w:fill="EE0000"/>
            <w:vAlign w:val="center"/>
          </w:tcPr>
          <w:p w14:paraId="5BAB9CDA" w14:textId="77777777" w:rsidR="00A641E2" w:rsidRPr="00C26C40" w:rsidRDefault="00A641E2" w:rsidP="00870DFD">
            <w:pPr>
              <w:rPr>
                <w:lang w:val="en-GB"/>
              </w:rPr>
            </w:pPr>
            <w:r w:rsidRPr="00C26C40">
              <w:rPr>
                <w:rFonts w:eastAsia="Arial"/>
                <w:b/>
                <w:bCs/>
                <w:lang w:val="en-GB"/>
              </w:rPr>
              <w:t>High (12)</w:t>
            </w:r>
          </w:p>
        </w:tc>
      </w:tr>
      <w:tr w:rsidR="00A641E2" w:rsidRPr="00C26C40" w14:paraId="249B5358" w14:textId="77777777" w:rsidTr="00870DFD">
        <w:tc>
          <w:tcPr>
            <w:tcW w:w="3114" w:type="dxa"/>
            <w:vAlign w:val="center"/>
          </w:tcPr>
          <w:p w14:paraId="4C9AF3CD" w14:textId="77777777" w:rsidR="00A641E2" w:rsidRPr="00C26C40" w:rsidRDefault="00A641E2" w:rsidP="00870DFD">
            <w:pPr>
              <w:rPr>
                <w:lang w:val="en-GB"/>
              </w:rPr>
            </w:pPr>
            <w:r w:rsidRPr="00C26C40">
              <w:rPr>
                <w:rFonts w:eastAsia="Arial"/>
                <w:lang w:val="en-GB"/>
              </w:rPr>
              <w:t>Less particle size reduction</w:t>
            </w:r>
          </w:p>
        </w:tc>
        <w:tc>
          <w:tcPr>
            <w:tcW w:w="1560" w:type="dxa"/>
            <w:vAlign w:val="center"/>
          </w:tcPr>
          <w:p w14:paraId="6F87EE70" w14:textId="77777777" w:rsidR="00A641E2" w:rsidRPr="00C26C40" w:rsidRDefault="00A641E2" w:rsidP="00870DFD">
            <w:pPr>
              <w:rPr>
                <w:lang w:val="en-GB"/>
              </w:rPr>
            </w:pPr>
            <w:r w:rsidRPr="00C26C40">
              <w:rPr>
                <w:rFonts w:eastAsia="Arial"/>
                <w:lang w:val="en-GB"/>
              </w:rPr>
              <w:t>3</w:t>
            </w:r>
          </w:p>
        </w:tc>
        <w:tc>
          <w:tcPr>
            <w:tcW w:w="1558" w:type="dxa"/>
            <w:vAlign w:val="center"/>
          </w:tcPr>
          <w:p w14:paraId="4CD33F44" w14:textId="77777777" w:rsidR="00A641E2" w:rsidRPr="00C26C40" w:rsidRDefault="00A641E2" w:rsidP="00870DFD">
            <w:pPr>
              <w:rPr>
                <w:lang w:val="en-GB"/>
              </w:rPr>
            </w:pPr>
            <w:r w:rsidRPr="00C26C40">
              <w:rPr>
                <w:rFonts w:eastAsia="Arial"/>
                <w:lang w:val="en-GB"/>
              </w:rPr>
              <w:t>2</w:t>
            </w:r>
          </w:p>
        </w:tc>
        <w:tc>
          <w:tcPr>
            <w:tcW w:w="3118" w:type="dxa"/>
            <w:shd w:val="clear" w:color="auto" w:fill="FFFF00"/>
            <w:vAlign w:val="center"/>
          </w:tcPr>
          <w:p w14:paraId="5F2EE1DA" w14:textId="77777777" w:rsidR="00A641E2" w:rsidRPr="00C26C40" w:rsidRDefault="00A641E2" w:rsidP="00870DFD">
            <w:pPr>
              <w:rPr>
                <w:lang w:val="en-GB"/>
              </w:rPr>
            </w:pPr>
            <w:r w:rsidRPr="00C26C40">
              <w:rPr>
                <w:rFonts w:eastAsia="Arial"/>
                <w:b/>
                <w:bCs/>
                <w:lang w:val="en-GB"/>
              </w:rPr>
              <w:t>Medium (6)</w:t>
            </w:r>
          </w:p>
        </w:tc>
      </w:tr>
    </w:tbl>
    <w:p w14:paraId="75D92710" w14:textId="77777777" w:rsidR="00A641E2" w:rsidRPr="00C26C40" w:rsidRDefault="00A641E2" w:rsidP="00A641E2"/>
    <w:p w14:paraId="26BC97AF" w14:textId="77777777" w:rsidR="00A641E2" w:rsidRPr="00C26C40" w:rsidRDefault="00A641E2" w:rsidP="00134FFF">
      <w:pPr>
        <w:pStyle w:val="Heading3"/>
      </w:pPr>
      <w:bookmarkStart w:id="437" w:name="_Toc237245035"/>
      <w:r w:rsidRPr="00C26C40">
        <w:t>HAZOP Analysis and Risk Ranking for Area 200 – Pyro-Processing</w:t>
      </w:r>
      <w:bookmarkEnd w:id="437"/>
    </w:p>
    <w:p w14:paraId="2C13EC9E" w14:textId="77777777" w:rsidR="00A641E2" w:rsidRPr="00C26C40" w:rsidRDefault="00A641E2" w:rsidP="00A641E2">
      <w:pPr>
        <w:pStyle w:val="Heading4"/>
      </w:pPr>
      <w:r w:rsidRPr="00C26C40">
        <w:t>HAZOP analysis</w:t>
      </w:r>
    </w:p>
    <w:tbl>
      <w:tblPr>
        <w:tblStyle w:val="TableGrid"/>
        <w:tblW w:w="0" w:type="auto"/>
        <w:tblLook w:val="04A0" w:firstRow="1" w:lastRow="0" w:firstColumn="1" w:lastColumn="0" w:noHBand="0" w:noVBand="1"/>
      </w:tblPr>
      <w:tblGrid>
        <w:gridCol w:w="1378"/>
        <w:gridCol w:w="1366"/>
        <w:gridCol w:w="1513"/>
        <w:gridCol w:w="1398"/>
        <w:gridCol w:w="1429"/>
        <w:gridCol w:w="1410"/>
      </w:tblGrid>
      <w:tr w:rsidR="00A641E2" w:rsidRPr="00C26C40" w14:paraId="31F685C9" w14:textId="77777777" w:rsidTr="00870DFD">
        <w:tc>
          <w:tcPr>
            <w:tcW w:w="1558" w:type="dxa"/>
          </w:tcPr>
          <w:p w14:paraId="13692D49" w14:textId="77777777" w:rsidR="00A641E2" w:rsidRPr="00C26C40" w:rsidRDefault="00A641E2" w:rsidP="00870DFD">
            <w:pPr>
              <w:rPr>
                <w:lang w:val="en-GB"/>
              </w:rPr>
            </w:pPr>
            <w:r w:rsidRPr="00C26C40">
              <w:rPr>
                <w:b/>
                <w:bCs/>
                <w:lang w:val="en-GB"/>
              </w:rPr>
              <w:t>Deviation</w:t>
            </w:r>
          </w:p>
        </w:tc>
        <w:tc>
          <w:tcPr>
            <w:tcW w:w="1558" w:type="dxa"/>
          </w:tcPr>
          <w:p w14:paraId="44FB12B9" w14:textId="77777777" w:rsidR="00A641E2" w:rsidRPr="00C26C40" w:rsidRDefault="00A641E2" w:rsidP="00870DFD">
            <w:pPr>
              <w:rPr>
                <w:lang w:val="en-GB"/>
              </w:rPr>
            </w:pPr>
            <w:r w:rsidRPr="00C26C40">
              <w:rPr>
                <w:b/>
                <w:bCs/>
                <w:lang w:val="en-GB"/>
              </w:rPr>
              <w:t>Cause</w:t>
            </w:r>
          </w:p>
        </w:tc>
        <w:tc>
          <w:tcPr>
            <w:tcW w:w="1558" w:type="dxa"/>
          </w:tcPr>
          <w:p w14:paraId="6F0A2ECD" w14:textId="77777777" w:rsidR="00A641E2" w:rsidRPr="00C26C40" w:rsidRDefault="00A641E2" w:rsidP="00870DFD">
            <w:pPr>
              <w:rPr>
                <w:lang w:val="en-GB"/>
              </w:rPr>
            </w:pPr>
            <w:r w:rsidRPr="00C26C40">
              <w:rPr>
                <w:b/>
                <w:bCs/>
                <w:lang w:val="en-GB"/>
              </w:rPr>
              <w:t>Consequence</w:t>
            </w:r>
          </w:p>
        </w:tc>
        <w:tc>
          <w:tcPr>
            <w:tcW w:w="1558" w:type="dxa"/>
          </w:tcPr>
          <w:p w14:paraId="74B26861" w14:textId="77777777" w:rsidR="00A641E2" w:rsidRPr="00C26C40" w:rsidRDefault="00A641E2" w:rsidP="00870DFD">
            <w:pPr>
              <w:rPr>
                <w:lang w:val="en-GB"/>
              </w:rPr>
            </w:pPr>
            <w:r w:rsidRPr="00C26C40">
              <w:rPr>
                <w:b/>
                <w:bCs/>
                <w:lang w:val="en-GB"/>
              </w:rPr>
              <w:t>Safeguard</w:t>
            </w:r>
          </w:p>
        </w:tc>
        <w:tc>
          <w:tcPr>
            <w:tcW w:w="1559" w:type="dxa"/>
          </w:tcPr>
          <w:p w14:paraId="7B5B3F74" w14:textId="77777777" w:rsidR="00A641E2" w:rsidRPr="00C26C40" w:rsidRDefault="00A641E2" w:rsidP="00870DFD">
            <w:pPr>
              <w:rPr>
                <w:lang w:val="en-GB"/>
              </w:rPr>
            </w:pPr>
            <w:r w:rsidRPr="00C26C40">
              <w:rPr>
                <w:b/>
                <w:bCs/>
                <w:lang w:val="en-GB"/>
              </w:rPr>
              <w:t>Action</w:t>
            </w:r>
          </w:p>
        </w:tc>
        <w:tc>
          <w:tcPr>
            <w:tcW w:w="1559" w:type="dxa"/>
          </w:tcPr>
          <w:p w14:paraId="769E4CD5" w14:textId="77777777" w:rsidR="00A641E2" w:rsidRPr="00C26C40" w:rsidRDefault="00A641E2" w:rsidP="00870DFD">
            <w:pPr>
              <w:rPr>
                <w:lang w:val="en-GB"/>
              </w:rPr>
            </w:pPr>
            <w:r w:rsidRPr="00C26C40">
              <w:rPr>
                <w:b/>
                <w:bCs/>
                <w:lang w:val="en-GB"/>
              </w:rPr>
              <w:t>Assigned to</w:t>
            </w:r>
          </w:p>
        </w:tc>
      </w:tr>
      <w:tr w:rsidR="00A641E2" w:rsidRPr="00C26C40" w14:paraId="201CD1A1" w14:textId="77777777" w:rsidTr="00870DFD">
        <w:tc>
          <w:tcPr>
            <w:tcW w:w="1558" w:type="dxa"/>
          </w:tcPr>
          <w:p w14:paraId="597733FA" w14:textId="77777777" w:rsidR="00A641E2" w:rsidRPr="00C26C40" w:rsidRDefault="00A641E2" w:rsidP="00870DFD">
            <w:pPr>
              <w:rPr>
                <w:lang w:val="en-GB"/>
              </w:rPr>
            </w:pPr>
            <w:r w:rsidRPr="00C26C40">
              <w:rPr>
                <w:lang w:val="en-GB"/>
              </w:rPr>
              <w:t>More temperature.</w:t>
            </w:r>
          </w:p>
        </w:tc>
        <w:tc>
          <w:tcPr>
            <w:tcW w:w="1558" w:type="dxa"/>
          </w:tcPr>
          <w:p w14:paraId="4D11F45B" w14:textId="77777777" w:rsidR="00A641E2" w:rsidRPr="00C26C40" w:rsidRDefault="00A641E2" w:rsidP="00870DFD">
            <w:pPr>
              <w:rPr>
                <w:lang w:val="en-GB"/>
              </w:rPr>
            </w:pPr>
            <w:r w:rsidRPr="00C26C40">
              <w:rPr>
                <w:lang w:val="en-GB"/>
              </w:rPr>
              <w:t>Excess fuel or cooling failure.</w:t>
            </w:r>
          </w:p>
        </w:tc>
        <w:tc>
          <w:tcPr>
            <w:tcW w:w="1558" w:type="dxa"/>
          </w:tcPr>
          <w:p w14:paraId="44D82E89" w14:textId="77777777" w:rsidR="00A641E2" w:rsidRPr="00C26C40" w:rsidRDefault="00A641E2" w:rsidP="00870DFD">
            <w:pPr>
              <w:rPr>
                <w:lang w:val="en-GB"/>
              </w:rPr>
            </w:pPr>
            <w:r w:rsidRPr="00C26C40">
              <w:rPr>
                <w:lang w:val="en-GB"/>
              </w:rPr>
              <w:t>Over-calcination, refractory damage, excess emissions.</w:t>
            </w:r>
          </w:p>
        </w:tc>
        <w:tc>
          <w:tcPr>
            <w:tcW w:w="1558" w:type="dxa"/>
          </w:tcPr>
          <w:p w14:paraId="347E11B1" w14:textId="77777777" w:rsidR="00A641E2" w:rsidRPr="00C26C40" w:rsidRDefault="00A641E2" w:rsidP="00870DFD">
            <w:pPr>
              <w:rPr>
                <w:lang w:val="en-GB"/>
              </w:rPr>
            </w:pPr>
            <w:r w:rsidRPr="00C26C40">
              <w:rPr>
                <w:lang w:val="en-GB"/>
              </w:rPr>
              <w:t>High temperature alarms or interlocks.</w:t>
            </w:r>
          </w:p>
        </w:tc>
        <w:tc>
          <w:tcPr>
            <w:tcW w:w="1559" w:type="dxa"/>
          </w:tcPr>
          <w:p w14:paraId="6379778F" w14:textId="77777777" w:rsidR="00A641E2" w:rsidRPr="00C26C40" w:rsidRDefault="00A641E2" w:rsidP="00870DFD">
            <w:pPr>
              <w:rPr>
                <w:lang w:val="en-GB"/>
              </w:rPr>
            </w:pPr>
            <w:r w:rsidRPr="00C26C40">
              <w:rPr>
                <w:lang w:val="en-GB"/>
              </w:rPr>
              <w:t>Calibrate sensors and check cooling systems.</w:t>
            </w:r>
          </w:p>
        </w:tc>
        <w:tc>
          <w:tcPr>
            <w:tcW w:w="1559" w:type="dxa"/>
          </w:tcPr>
          <w:p w14:paraId="45EC94FF" w14:textId="77777777" w:rsidR="00A641E2" w:rsidRPr="00C26C40" w:rsidRDefault="00A641E2" w:rsidP="00870DFD">
            <w:pPr>
              <w:rPr>
                <w:lang w:val="en-GB"/>
              </w:rPr>
            </w:pPr>
            <w:r w:rsidRPr="00C26C40">
              <w:rPr>
                <w:lang w:val="en-GB"/>
              </w:rPr>
              <w:t>Process Engineer</w:t>
            </w:r>
          </w:p>
        </w:tc>
      </w:tr>
      <w:tr w:rsidR="00A641E2" w:rsidRPr="00C26C40" w14:paraId="048B9657" w14:textId="77777777" w:rsidTr="00870DFD">
        <w:tc>
          <w:tcPr>
            <w:tcW w:w="1558" w:type="dxa"/>
          </w:tcPr>
          <w:p w14:paraId="0CA2E2E9" w14:textId="77777777" w:rsidR="00A641E2" w:rsidRPr="00C26C40" w:rsidRDefault="00A641E2" w:rsidP="00870DFD">
            <w:pPr>
              <w:rPr>
                <w:lang w:val="en-GB"/>
              </w:rPr>
            </w:pPr>
            <w:r w:rsidRPr="00C26C40">
              <w:rPr>
                <w:lang w:val="en-GB"/>
              </w:rPr>
              <w:t>No material flow.</w:t>
            </w:r>
          </w:p>
        </w:tc>
        <w:tc>
          <w:tcPr>
            <w:tcW w:w="1558" w:type="dxa"/>
          </w:tcPr>
          <w:p w14:paraId="5FE7BAD1" w14:textId="77777777" w:rsidR="00A641E2" w:rsidRPr="00C26C40" w:rsidRDefault="00A641E2" w:rsidP="00870DFD">
            <w:pPr>
              <w:rPr>
                <w:lang w:val="en-GB"/>
              </w:rPr>
            </w:pPr>
            <w:r w:rsidRPr="00C26C40">
              <w:rPr>
                <w:lang w:val="en-GB"/>
              </w:rPr>
              <w:t>Feed interruption.</w:t>
            </w:r>
          </w:p>
        </w:tc>
        <w:tc>
          <w:tcPr>
            <w:tcW w:w="1558" w:type="dxa"/>
          </w:tcPr>
          <w:p w14:paraId="57F6CA47" w14:textId="77777777" w:rsidR="00A641E2" w:rsidRPr="00C26C40" w:rsidRDefault="00A641E2" w:rsidP="00870DFD">
            <w:pPr>
              <w:rPr>
                <w:lang w:val="en-GB"/>
              </w:rPr>
            </w:pPr>
            <w:r w:rsidRPr="00C26C40">
              <w:rPr>
                <w:lang w:val="en-GB"/>
              </w:rPr>
              <w:t>Kiln overheating, potential equipment damage.</w:t>
            </w:r>
          </w:p>
        </w:tc>
        <w:tc>
          <w:tcPr>
            <w:tcW w:w="1558" w:type="dxa"/>
          </w:tcPr>
          <w:p w14:paraId="31BAE447" w14:textId="77777777" w:rsidR="00A641E2" w:rsidRPr="00C26C40" w:rsidRDefault="00A641E2" w:rsidP="00870DFD">
            <w:pPr>
              <w:rPr>
                <w:lang w:val="en-GB"/>
              </w:rPr>
            </w:pPr>
            <w:r w:rsidRPr="00C26C40">
              <w:rPr>
                <w:lang w:val="en-GB"/>
              </w:rPr>
              <w:t>Flow sensors and low-flow trip.</w:t>
            </w:r>
          </w:p>
        </w:tc>
        <w:tc>
          <w:tcPr>
            <w:tcW w:w="1559" w:type="dxa"/>
          </w:tcPr>
          <w:p w14:paraId="69D45381" w14:textId="77777777" w:rsidR="00A641E2" w:rsidRPr="00C26C40" w:rsidRDefault="00A641E2" w:rsidP="00870DFD">
            <w:pPr>
              <w:rPr>
                <w:lang w:val="en-GB"/>
              </w:rPr>
            </w:pPr>
            <w:r w:rsidRPr="00C26C40">
              <w:rPr>
                <w:lang w:val="en-GB"/>
              </w:rPr>
              <w:t>Restore feed and inspect kiln internals.</w:t>
            </w:r>
          </w:p>
        </w:tc>
        <w:tc>
          <w:tcPr>
            <w:tcW w:w="1559" w:type="dxa"/>
          </w:tcPr>
          <w:p w14:paraId="1194624B" w14:textId="77777777" w:rsidR="00A641E2" w:rsidRPr="00C26C40" w:rsidRDefault="00A641E2" w:rsidP="00870DFD">
            <w:pPr>
              <w:rPr>
                <w:lang w:val="en-GB"/>
              </w:rPr>
            </w:pPr>
            <w:r w:rsidRPr="00C26C40">
              <w:rPr>
                <w:lang w:val="en-GB"/>
              </w:rPr>
              <w:t>Operations Engineer</w:t>
            </w:r>
          </w:p>
        </w:tc>
      </w:tr>
      <w:tr w:rsidR="00A641E2" w:rsidRPr="00C26C40" w14:paraId="15BC2C72" w14:textId="77777777" w:rsidTr="00870DFD">
        <w:tc>
          <w:tcPr>
            <w:tcW w:w="1558" w:type="dxa"/>
          </w:tcPr>
          <w:p w14:paraId="7A1338D5" w14:textId="77777777" w:rsidR="00A641E2" w:rsidRPr="00C26C40" w:rsidRDefault="00A641E2" w:rsidP="00870DFD">
            <w:pPr>
              <w:rPr>
                <w:lang w:val="en-GB"/>
              </w:rPr>
            </w:pPr>
            <w:r w:rsidRPr="00C26C40">
              <w:rPr>
                <w:lang w:val="en-GB"/>
              </w:rPr>
              <w:t>Reducing pressure or incomplete combustion</w:t>
            </w:r>
          </w:p>
        </w:tc>
        <w:tc>
          <w:tcPr>
            <w:tcW w:w="1558" w:type="dxa"/>
          </w:tcPr>
          <w:p w14:paraId="4E782A2E" w14:textId="77777777" w:rsidR="00A641E2" w:rsidRPr="00C26C40" w:rsidRDefault="00A641E2" w:rsidP="00870DFD">
            <w:pPr>
              <w:rPr>
                <w:lang w:val="en-GB"/>
              </w:rPr>
            </w:pPr>
            <w:r w:rsidRPr="00C26C40">
              <w:rPr>
                <w:lang w:val="en-GB"/>
              </w:rPr>
              <w:t>Air-fuel ratio imbalance</w:t>
            </w:r>
          </w:p>
        </w:tc>
        <w:tc>
          <w:tcPr>
            <w:tcW w:w="1558" w:type="dxa"/>
          </w:tcPr>
          <w:p w14:paraId="72F708A4" w14:textId="77777777" w:rsidR="00A641E2" w:rsidRPr="00C26C40" w:rsidRDefault="00A641E2" w:rsidP="00870DFD">
            <w:pPr>
              <w:rPr>
                <w:lang w:val="en-GB"/>
              </w:rPr>
            </w:pPr>
            <w:r w:rsidRPr="00C26C40">
              <w:rPr>
                <w:lang w:val="en-GB"/>
              </w:rPr>
              <w:t>Explosive mixtures, CO formation.</w:t>
            </w:r>
          </w:p>
        </w:tc>
        <w:tc>
          <w:tcPr>
            <w:tcW w:w="1558" w:type="dxa"/>
          </w:tcPr>
          <w:p w14:paraId="0A1364EE" w14:textId="77777777" w:rsidR="00A641E2" w:rsidRPr="00C26C40" w:rsidRDefault="00A641E2" w:rsidP="00870DFD">
            <w:pPr>
              <w:rPr>
                <w:lang w:val="en-GB"/>
              </w:rPr>
            </w:pPr>
            <w:r w:rsidRPr="00C26C40">
              <w:rPr>
                <w:lang w:val="en-GB"/>
              </w:rPr>
              <w:t>Oxygen analysers and burner management systems.</w:t>
            </w:r>
          </w:p>
        </w:tc>
        <w:tc>
          <w:tcPr>
            <w:tcW w:w="1559" w:type="dxa"/>
          </w:tcPr>
          <w:p w14:paraId="2513C0ED" w14:textId="77777777" w:rsidR="00A641E2" w:rsidRPr="00C26C40" w:rsidRDefault="00A641E2" w:rsidP="00870DFD">
            <w:pPr>
              <w:rPr>
                <w:lang w:val="en-GB"/>
              </w:rPr>
            </w:pPr>
            <w:r w:rsidRPr="00C26C40">
              <w:rPr>
                <w:lang w:val="en-GB"/>
              </w:rPr>
              <w:t>Adjust air-fuel ratio and purge system.</w:t>
            </w:r>
          </w:p>
        </w:tc>
        <w:tc>
          <w:tcPr>
            <w:tcW w:w="1559" w:type="dxa"/>
          </w:tcPr>
          <w:p w14:paraId="01DCFC00" w14:textId="77777777" w:rsidR="00A641E2" w:rsidRPr="00C26C40" w:rsidRDefault="00A641E2" w:rsidP="00870DFD">
            <w:pPr>
              <w:rPr>
                <w:lang w:val="en-GB"/>
              </w:rPr>
            </w:pPr>
            <w:r w:rsidRPr="00C26C40">
              <w:rPr>
                <w:lang w:val="en-GB"/>
              </w:rPr>
              <w:t>Process Engineer</w:t>
            </w:r>
          </w:p>
        </w:tc>
      </w:tr>
      <w:tr w:rsidR="00A641E2" w:rsidRPr="00C26C40" w14:paraId="674E60F5" w14:textId="77777777" w:rsidTr="00870DFD">
        <w:tc>
          <w:tcPr>
            <w:tcW w:w="1558" w:type="dxa"/>
          </w:tcPr>
          <w:p w14:paraId="6F01DDD7" w14:textId="77777777" w:rsidR="00A641E2" w:rsidRPr="00C26C40" w:rsidRDefault="00A641E2" w:rsidP="00870DFD">
            <w:pPr>
              <w:rPr>
                <w:lang w:val="en-GB"/>
              </w:rPr>
            </w:pPr>
            <w:r w:rsidRPr="00C26C40">
              <w:rPr>
                <w:lang w:val="en-GB"/>
              </w:rPr>
              <w:t>Reverse rotation</w:t>
            </w:r>
          </w:p>
        </w:tc>
        <w:tc>
          <w:tcPr>
            <w:tcW w:w="1558" w:type="dxa"/>
          </w:tcPr>
          <w:p w14:paraId="35A87C70" w14:textId="77777777" w:rsidR="00A641E2" w:rsidRPr="00C26C40" w:rsidRDefault="00A641E2" w:rsidP="00870DFD">
            <w:pPr>
              <w:rPr>
                <w:lang w:val="en-GB"/>
              </w:rPr>
            </w:pPr>
            <w:r w:rsidRPr="00C26C40">
              <w:rPr>
                <w:lang w:val="en-GB"/>
              </w:rPr>
              <w:t>Drive-system failure</w:t>
            </w:r>
          </w:p>
        </w:tc>
        <w:tc>
          <w:tcPr>
            <w:tcW w:w="1558" w:type="dxa"/>
          </w:tcPr>
          <w:p w14:paraId="1BBAADEE" w14:textId="77777777" w:rsidR="00A641E2" w:rsidRPr="00C26C40" w:rsidRDefault="00A641E2" w:rsidP="00870DFD">
            <w:pPr>
              <w:rPr>
                <w:lang w:val="en-GB"/>
              </w:rPr>
            </w:pPr>
            <w:r w:rsidRPr="00C26C40">
              <w:rPr>
                <w:lang w:val="en-GB"/>
              </w:rPr>
              <w:t>Material build-up and sintering.</w:t>
            </w:r>
          </w:p>
        </w:tc>
        <w:tc>
          <w:tcPr>
            <w:tcW w:w="1558" w:type="dxa"/>
          </w:tcPr>
          <w:p w14:paraId="63AF43BF" w14:textId="77777777" w:rsidR="00A641E2" w:rsidRPr="00C26C40" w:rsidRDefault="00A641E2" w:rsidP="00870DFD">
            <w:pPr>
              <w:rPr>
                <w:lang w:val="en-GB"/>
              </w:rPr>
            </w:pPr>
            <w:r w:rsidRPr="00C26C40">
              <w:rPr>
                <w:lang w:val="en-GB"/>
              </w:rPr>
              <w:t>Emergency stop systems.</w:t>
            </w:r>
          </w:p>
        </w:tc>
        <w:tc>
          <w:tcPr>
            <w:tcW w:w="1559" w:type="dxa"/>
          </w:tcPr>
          <w:p w14:paraId="55C6F0BE" w14:textId="77777777" w:rsidR="00A641E2" w:rsidRPr="00C26C40" w:rsidRDefault="00A641E2" w:rsidP="00870DFD">
            <w:pPr>
              <w:rPr>
                <w:lang w:val="en-GB"/>
              </w:rPr>
            </w:pPr>
            <w:r w:rsidRPr="00C26C40">
              <w:rPr>
                <w:lang w:val="en-GB"/>
              </w:rPr>
              <w:t>Repair drive system immediately.</w:t>
            </w:r>
          </w:p>
        </w:tc>
        <w:tc>
          <w:tcPr>
            <w:tcW w:w="1559" w:type="dxa"/>
          </w:tcPr>
          <w:p w14:paraId="4C0E9A9D" w14:textId="77777777" w:rsidR="00A641E2" w:rsidRPr="00C26C40" w:rsidRDefault="00A641E2" w:rsidP="00870DFD">
            <w:pPr>
              <w:rPr>
                <w:lang w:val="en-GB"/>
              </w:rPr>
            </w:pPr>
            <w:r w:rsidRPr="00C26C40">
              <w:rPr>
                <w:lang w:val="en-GB"/>
              </w:rPr>
              <w:t>Maintenance personnel</w:t>
            </w:r>
          </w:p>
        </w:tc>
      </w:tr>
    </w:tbl>
    <w:p w14:paraId="44EA94BC" w14:textId="77777777" w:rsidR="00A641E2" w:rsidRPr="00C26C40" w:rsidRDefault="00A641E2" w:rsidP="00A641E2"/>
    <w:p w14:paraId="7658C231" w14:textId="77777777" w:rsidR="00A641E2" w:rsidRPr="00C26C40" w:rsidRDefault="00A641E2" w:rsidP="00A641E2">
      <w:pPr>
        <w:pStyle w:val="Heading4"/>
      </w:pPr>
      <w:r w:rsidRPr="00C26C40">
        <w:t xml:space="preserve">Risk Ranking </w:t>
      </w:r>
    </w:p>
    <w:tbl>
      <w:tblPr>
        <w:tblStyle w:val="TableGrid"/>
        <w:tblW w:w="0" w:type="auto"/>
        <w:tblLook w:val="04A0" w:firstRow="1" w:lastRow="0" w:firstColumn="1" w:lastColumn="0" w:noHBand="0" w:noVBand="1"/>
      </w:tblPr>
      <w:tblGrid>
        <w:gridCol w:w="2875"/>
        <w:gridCol w:w="1395"/>
        <w:gridCol w:w="1389"/>
        <w:gridCol w:w="2835"/>
      </w:tblGrid>
      <w:tr w:rsidR="00A641E2" w:rsidRPr="00C26C40" w14:paraId="6E731752" w14:textId="77777777" w:rsidTr="00870DFD">
        <w:tc>
          <w:tcPr>
            <w:tcW w:w="3114" w:type="dxa"/>
          </w:tcPr>
          <w:p w14:paraId="461EC018" w14:textId="77777777" w:rsidR="00A641E2" w:rsidRPr="00C26C40" w:rsidRDefault="00A641E2" w:rsidP="00870DFD">
            <w:pPr>
              <w:jc w:val="center"/>
              <w:rPr>
                <w:b/>
                <w:bCs/>
                <w:lang w:val="en-GB"/>
              </w:rPr>
            </w:pPr>
            <w:r w:rsidRPr="00C26C40">
              <w:rPr>
                <w:b/>
                <w:bCs/>
                <w:lang w:val="en-GB"/>
              </w:rPr>
              <w:t>Deviation</w:t>
            </w:r>
          </w:p>
        </w:tc>
        <w:tc>
          <w:tcPr>
            <w:tcW w:w="1560" w:type="dxa"/>
          </w:tcPr>
          <w:p w14:paraId="24BC40F2" w14:textId="77777777" w:rsidR="00A641E2" w:rsidRPr="00C26C40" w:rsidRDefault="00A641E2" w:rsidP="00870DFD">
            <w:pPr>
              <w:jc w:val="center"/>
              <w:rPr>
                <w:b/>
                <w:bCs/>
                <w:lang w:val="en-GB"/>
              </w:rPr>
            </w:pPr>
            <w:r w:rsidRPr="00C26C40">
              <w:rPr>
                <w:b/>
                <w:bCs/>
                <w:lang w:val="en-GB"/>
              </w:rPr>
              <w:t>L</w:t>
            </w:r>
          </w:p>
        </w:tc>
        <w:tc>
          <w:tcPr>
            <w:tcW w:w="1558" w:type="dxa"/>
          </w:tcPr>
          <w:p w14:paraId="651450CA" w14:textId="77777777" w:rsidR="00A641E2" w:rsidRPr="00C26C40" w:rsidRDefault="00A641E2" w:rsidP="00870DFD">
            <w:pPr>
              <w:jc w:val="center"/>
              <w:rPr>
                <w:b/>
                <w:bCs/>
                <w:lang w:val="en-GB"/>
              </w:rPr>
            </w:pPr>
            <w:r w:rsidRPr="00C26C40">
              <w:rPr>
                <w:b/>
                <w:bCs/>
                <w:lang w:val="en-GB"/>
              </w:rPr>
              <w:t>S</w:t>
            </w:r>
          </w:p>
        </w:tc>
        <w:tc>
          <w:tcPr>
            <w:tcW w:w="3118" w:type="dxa"/>
          </w:tcPr>
          <w:p w14:paraId="576C3D28" w14:textId="77777777" w:rsidR="00A641E2" w:rsidRPr="00C26C40" w:rsidRDefault="00A641E2" w:rsidP="00870DFD">
            <w:pPr>
              <w:jc w:val="center"/>
              <w:rPr>
                <w:b/>
                <w:bCs/>
                <w:lang w:val="en-GB"/>
              </w:rPr>
            </w:pPr>
            <w:r w:rsidRPr="00C26C40">
              <w:rPr>
                <w:b/>
                <w:bCs/>
                <w:lang w:val="en-GB"/>
              </w:rPr>
              <w:t>Risk Ranking</w:t>
            </w:r>
          </w:p>
        </w:tc>
      </w:tr>
      <w:tr w:rsidR="00A641E2" w:rsidRPr="00C26C40" w14:paraId="00BEE1BF" w14:textId="77777777" w:rsidTr="00870DFD">
        <w:tc>
          <w:tcPr>
            <w:tcW w:w="3114" w:type="dxa"/>
            <w:vAlign w:val="center"/>
          </w:tcPr>
          <w:p w14:paraId="5052A54A" w14:textId="77777777" w:rsidR="00A641E2" w:rsidRPr="00C26C40" w:rsidRDefault="00A641E2" w:rsidP="00870DFD">
            <w:pPr>
              <w:rPr>
                <w:lang w:val="en-GB"/>
              </w:rPr>
            </w:pPr>
            <w:r w:rsidRPr="00C26C40">
              <w:rPr>
                <w:rFonts w:eastAsia="Arial"/>
                <w:lang w:val="en-GB"/>
              </w:rPr>
              <w:t>More temperature</w:t>
            </w:r>
          </w:p>
        </w:tc>
        <w:tc>
          <w:tcPr>
            <w:tcW w:w="1560" w:type="dxa"/>
            <w:vAlign w:val="center"/>
          </w:tcPr>
          <w:p w14:paraId="0D9BF582" w14:textId="77777777" w:rsidR="00A641E2" w:rsidRPr="00C26C40" w:rsidRDefault="00A641E2" w:rsidP="00870DFD">
            <w:pPr>
              <w:rPr>
                <w:lang w:val="en-GB"/>
              </w:rPr>
            </w:pPr>
            <w:r w:rsidRPr="00C26C40">
              <w:rPr>
                <w:rFonts w:eastAsia="Arial"/>
                <w:lang w:val="en-GB"/>
              </w:rPr>
              <w:t>3</w:t>
            </w:r>
          </w:p>
        </w:tc>
        <w:tc>
          <w:tcPr>
            <w:tcW w:w="1558" w:type="dxa"/>
            <w:vAlign w:val="center"/>
          </w:tcPr>
          <w:p w14:paraId="332625BD" w14:textId="77777777" w:rsidR="00A641E2" w:rsidRPr="00C26C40" w:rsidRDefault="00A641E2" w:rsidP="00870DFD">
            <w:pPr>
              <w:rPr>
                <w:lang w:val="en-GB"/>
              </w:rPr>
            </w:pPr>
            <w:r w:rsidRPr="00C26C40">
              <w:rPr>
                <w:rFonts w:eastAsia="Arial"/>
                <w:lang w:val="en-GB"/>
              </w:rPr>
              <w:t>5</w:t>
            </w:r>
          </w:p>
        </w:tc>
        <w:tc>
          <w:tcPr>
            <w:tcW w:w="3118" w:type="dxa"/>
            <w:shd w:val="clear" w:color="auto" w:fill="EE0000"/>
            <w:vAlign w:val="center"/>
          </w:tcPr>
          <w:p w14:paraId="59828F43" w14:textId="77777777" w:rsidR="00A641E2" w:rsidRPr="00C26C40" w:rsidRDefault="00A641E2" w:rsidP="00870DFD">
            <w:pPr>
              <w:rPr>
                <w:lang w:val="en-GB"/>
              </w:rPr>
            </w:pPr>
            <w:r w:rsidRPr="00C26C40">
              <w:rPr>
                <w:rFonts w:eastAsia="Arial"/>
                <w:b/>
                <w:bCs/>
                <w:lang w:val="en-GB"/>
              </w:rPr>
              <w:t>High (15)</w:t>
            </w:r>
          </w:p>
        </w:tc>
      </w:tr>
      <w:tr w:rsidR="00A641E2" w:rsidRPr="00C26C40" w14:paraId="6BC0D569" w14:textId="77777777" w:rsidTr="00870DFD">
        <w:tc>
          <w:tcPr>
            <w:tcW w:w="3114" w:type="dxa"/>
            <w:vAlign w:val="center"/>
          </w:tcPr>
          <w:p w14:paraId="35E71F26" w14:textId="77777777" w:rsidR="00A641E2" w:rsidRPr="00C26C40" w:rsidRDefault="00A641E2" w:rsidP="00870DFD">
            <w:pPr>
              <w:rPr>
                <w:lang w:val="en-GB"/>
              </w:rPr>
            </w:pPr>
            <w:r w:rsidRPr="00C26C40">
              <w:rPr>
                <w:rFonts w:eastAsia="Arial"/>
                <w:lang w:val="en-GB"/>
              </w:rPr>
              <w:t>No material flow</w:t>
            </w:r>
          </w:p>
        </w:tc>
        <w:tc>
          <w:tcPr>
            <w:tcW w:w="1560" w:type="dxa"/>
            <w:vAlign w:val="center"/>
          </w:tcPr>
          <w:p w14:paraId="7EA2C892" w14:textId="77777777" w:rsidR="00A641E2" w:rsidRPr="00C26C40" w:rsidRDefault="00A641E2" w:rsidP="00870DFD">
            <w:pPr>
              <w:rPr>
                <w:lang w:val="en-GB"/>
              </w:rPr>
            </w:pPr>
            <w:r w:rsidRPr="00C26C40">
              <w:rPr>
                <w:rFonts w:eastAsia="Arial"/>
                <w:lang w:val="en-GB"/>
              </w:rPr>
              <w:t>3</w:t>
            </w:r>
          </w:p>
        </w:tc>
        <w:tc>
          <w:tcPr>
            <w:tcW w:w="1558" w:type="dxa"/>
            <w:vAlign w:val="center"/>
          </w:tcPr>
          <w:p w14:paraId="45F5978D" w14:textId="77777777" w:rsidR="00A641E2" w:rsidRPr="00C26C40" w:rsidRDefault="00A641E2" w:rsidP="00870DFD">
            <w:pPr>
              <w:rPr>
                <w:lang w:val="en-GB"/>
              </w:rPr>
            </w:pPr>
            <w:r w:rsidRPr="00C26C40">
              <w:rPr>
                <w:rFonts w:eastAsia="Arial"/>
                <w:lang w:val="en-GB"/>
              </w:rPr>
              <w:t>4</w:t>
            </w:r>
          </w:p>
        </w:tc>
        <w:tc>
          <w:tcPr>
            <w:tcW w:w="3118" w:type="dxa"/>
            <w:shd w:val="clear" w:color="auto" w:fill="EE0000"/>
            <w:vAlign w:val="center"/>
          </w:tcPr>
          <w:p w14:paraId="79C3E8A4" w14:textId="77777777" w:rsidR="00A641E2" w:rsidRPr="00C26C40" w:rsidRDefault="00A641E2" w:rsidP="00870DFD">
            <w:pPr>
              <w:rPr>
                <w:lang w:val="en-GB"/>
              </w:rPr>
            </w:pPr>
            <w:r w:rsidRPr="00C26C40">
              <w:rPr>
                <w:rFonts w:eastAsia="Arial"/>
                <w:b/>
                <w:bCs/>
                <w:lang w:val="en-GB"/>
              </w:rPr>
              <w:t>High (12)</w:t>
            </w:r>
          </w:p>
        </w:tc>
      </w:tr>
      <w:tr w:rsidR="00A641E2" w:rsidRPr="00C26C40" w14:paraId="70D8150D" w14:textId="77777777" w:rsidTr="00870DFD">
        <w:tc>
          <w:tcPr>
            <w:tcW w:w="3114" w:type="dxa"/>
            <w:vAlign w:val="center"/>
          </w:tcPr>
          <w:p w14:paraId="5FC80478" w14:textId="77777777" w:rsidR="00A641E2" w:rsidRPr="00C26C40" w:rsidRDefault="00A641E2" w:rsidP="00870DFD">
            <w:pPr>
              <w:rPr>
                <w:lang w:val="en-GB"/>
              </w:rPr>
            </w:pPr>
            <w:r w:rsidRPr="00C26C40">
              <w:rPr>
                <w:rFonts w:eastAsia="Arial"/>
                <w:lang w:val="en-GB"/>
              </w:rPr>
              <w:t>As well as (reducing atmosphere)</w:t>
            </w:r>
          </w:p>
        </w:tc>
        <w:tc>
          <w:tcPr>
            <w:tcW w:w="1560" w:type="dxa"/>
            <w:vAlign w:val="center"/>
          </w:tcPr>
          <w:p w14:paraId="17605C05" w14:textId="77777777" w:rsidR="00A641E2" w:rsidRPr="00C26C40" w:rsidRDefault="00A641E2" w:rsidP="00870DFD">
            <w:pPr>
              <w:rPr>
                <w:lang w:val="en-GB"/>
              </w:rPr>
            </w:pPr>
            <w:r w:rsidRPr="00C26C40">
              <w:rPr>
                <w:rFonts w:eastAsia="Arial"/>
                <w:lang w:val="en-GB"/>
              </w:rPr>
              <w:t>2</w:t>
            </w:r>
          </w:p>
        </w:tc>
        <w:tc>
          <w:tcPr>
            <w:tcW w:w="1558" w:type="dxa"/>
            <w:vAlign w:val="center"/>
          </w:tcPr>
          <w:p w14:paraId="66B6D8EC" w14:textId="77777777" w:rsidR="00A641E2" w:rsidRPr="00C26C40" w:rsidRDefault="00A641E2" w:rsidP="00870DFD">
            <w:pPr>
              <w:rPr>
                <w:lang w:val="en-GB"/>
              </w:rPr>
            </w:pPr>
            <w:r w:rsidRPr="00C26C40">
              <w:rPr>
                <w:rFonts w:eastAsia="Arial"/>
                <w:lang w:val="en-GB"/>
              </w:rPr>
              <w:t>5</w:t>
            </w:r>
          </w:p>
        </w:tc>
        <w:tc>
          <w:tcPr>
            <w:tcW w:w="3118" w:type="dxa"/>
            <w:shd w:val="clear" w:color="auto" w:fill="EE0000"/>
            <w:vAlign w:val="center"/>
          </w:tcPr>
          <w:p w14:paraId="0FACBCEA" w14:textId="77777777" w:rsidR="00A641E2" w:rsidRPr="00C26C40" w:rsidRDefault="00A641E2" w:rsidP="00870DFD">
            <w:pPr>
              <w:rPr>
                <w:lang w:val="en-GB"/>
              </w:rPr>
            </w:pPr>
            <w:r w:rsidRPr="00C26C40">
              <w:rPr>
                <w:rFonts w:eastAsia="Arial"/>
                <w:b/>
                <w:bCs/>
                <w:lang w:val="en-GB"/>
              </w:rPr>
              <w:t>High (10)</w:t>
            </w:r>
          </w:p>
        </w:tc>
      </w:tr>
      <w:tr w:rsidR="00A641E2" w:rsidRPr="00C26C40" w14:paraId="75764909" w14:textId="77777777" w:rsidTr="00870DFD">
        <w:tc>
          <w:tcPr>
            <w:tcW w:w="3114" w:type="dxa"/>
            <w:vAlign w:val="center"/>
          </w:tcPr>
          <w:p w14:paraId="2CAC8ED5" w14:textId="77777777" w:rsidR="00A641E2" w:rsidRPr="00C26C40" w:rsidRDefault="00A641E2" w:rsidP="00870DFD">
            <w:pPr>
              <w:rPr>
                <w:lang w:val="en-GB"/>
              </w:rPr>
            </w:pPr>
            <w:r w:rsidRPr="00C26C40">
              <w:rPr>
                <w:rFonts w:eastAsia="Arial"/>
                <w:lang w:val="en-GB"/>
              </w:rPr>
              <w:t>Reverse rotation</w:t>
            </w:r>
          </w:p>
        </w:tc>
        <w:tc>
          <w:tcPr>
            <w:tcW w:w="1560" w:type="dxa"/>
            <w:vAlign w:val="center"/>
          </w:tcPr>
          <w:p w14:paraId="72F045A3" w14:textId="77777777" w:rsidR="00A641E2" w:rsidRPr="00C26C40" w:rsidRDefault="00A641E2" w:rsidP="00870DFD">
            <w:pPr>
              <w:rPr>
                <w:lang w:val="en-GB"/>
              </w:rPr>
            </w:pPr>
            <w:r w:rsidRPr="00C26C40">
              <w:rPr>
                <w:rFonts w:eastAsia="Arial"/>
                <w:lang w:val="en-GB"/>
              </w:rPr>
              <w:t>2</w:t>
            </w:r>
          </w:p>
        </w:tc>
        <w:tc>
          <w:tcPr>
            <w:tcW w:w="1558" w:type="dxa"/>
            <w:vAlign w:val="center"/>
          </w:tcPr>
          <w:p w14:paraId="06AC6A44" w14:textId="77777777" w:rsidR="00A641E2" w:rsidRPr="00C26C40" w:rsidRDefault="00A641E2" w:rsidP="00870DFD">
            <w:pPr>
              <w:rPr>
                <w:lang w:val="en-GB"/>
              </w:rPr>
            </w:pPr>
            <w:r w:rsidRPr="00C26C40">
              <w:rPr>
                <w:rFonts w:eastAsia="Arial"/>
                <w:lang w:val="en-GB"/>
              </w:rPr>
              <w:t>4</w:t>
            </w:r>
          </w:p>
        </w:tc>
        <w:tc>
          <w:tcPr>
            <w:tcW w:w="3118" w:type="dxa"/>
            <w:shd w:val="clear" w:color="auto" w:fill="FFFF00"/>
            <w:vAlign w:val="center"/>
          </w:tcPr>
          <w:p w14:paraId="1F75637C" w14:textId="77777777" w:rsidR="00A641E2" w:rsidRPr="00C26C40" w:rsidRDefault="00A641E2" w:rsidP="00870DFD">
            <w:pPr>
              <w:rPr>
                <w:lang w:val="en-GB"/>
              </w:rPr>
            </w:pPr>
            <w:r w:rsidRPr="00C26C40">
              <w:rPr>
                <w:rFonts w:eastAsia="Arial"/>
                <w:b/>
                <w:bCs/>
                <w:lang w:val="en-GB"/>
              </w:rPr>
              <w:t>Medium (8)</w:t>
            </w:r>
          </w:p>
        </w:tc>
      </w:tr>
    </w:tbl>
    <w:p w14:paraId="55DCD8ED" w14:textId="77777777" w:rsidR="00A641E2" w:rsidRPr="00C26C40" w:rsidRDefault="00A641E2" w:rsidP="00A641E2"/>
    <w:p w14:paraId="147AE347" w14:textId="77777777" w:rsidR="00A641E2" w:rsidRPr="00C26C40" w:rsidRDefault="00A641E2" w:rsidP="00134FFF">
      <w:pPr>
        <w:pStyle w:val="Heading3"/>
      </w:pPr>
      <w:bookmarkStart w:id="438" w:name="_Toc237245036"/>
      <w:r w:rsidRPr="00C26C40">
        <w:lastRenderedPageBreak/>
        <w:t>HAZOP Analysis and Risk Ranking for Area 300 – Flue-Gas Treatment</w:t>
      </w:r>
      <w:bookmarkEnd w:id="438"/>
    </w:p>
    <w:p w14:paraId="496DD2D7" w14:textId="77777777" w:rsidR="00A641E2" w:rsidRPr="00C26C40" w:rsidRDefault="00A641E2" w:rsidP="00A641E2">
      <w:pPr>
        <w:pStyle w:val="Heading4"/>
      </w:pPr>
      <w:r w:rsidRPr="00C26C40">
        <w:t>HAZOP Analysis</w:t>
      </w:r>
    </w:p>
    <w:tbl>
      <w:tblPr>
        <w:tblStyle w:val="TableGrid"/>
        <w:tblW w:w="0" w:type="auto"/>
        <w:tblLook w:val="04A0" w:firstRow="1" w:lastRow="0" w:firstColumn="1" w:lastColumn="0" w:noHBand="0" w:noVBand="1"/>
      </w:tblPr>
      <w:tblGrid>
        <w:gridCol w:w="1288"/>
        <w:gridCol w:w="1455"/>
        <w:gridCol w:w="1576"/>
        <w:gridCol w:w="1460"/>
        <w:gridCol w:w="1243"/>
        <w:gridCol w:w="1472"/>
      </w:tblGrid>
      <w:tr w:rsidR="00A641E2" w:rsidRPr="00C26C40" w14:paraId="54D59886" w14:textId="77777777" w:rsidTr="00870DFD">
        <w:tc>
          <w:tcPr>
            <w:tcW w:w="1558" w:type="dxa"/>
          </w:tcPr>
          <w:p w14:paraId="153E56DA" w14:textId="77777777" w:rsidR="00A641E2" w:rsidRPr="00C26C40" w:rsidRDefault="00A641E2" w:rsidP="00870DFD">
            <w:pPr>
              <w:rPr>
                <w:lang w:val="en-GB"/>
              </w:rPr>
            </w:pPr>
            <w:r w:rsidRPr="00C26C40">
              <w:rPr>
                <w:b/>
                <w:bCs/>
                <w:lang w:val="en-GB"/>
              </w:rPr>
              <w:t>Deviation</w:t>
            </w:r>
          </w:p>
        </w:tc>
        <w:tc>
          <w:tcPr>
            <w:tcW w:w="1558" w:type="dxa"/>
          </w:tcPr>
          <w:p w14:paraId="1396AD62" w14:textId="77777777" w:rsidR="00A641E2" w:rsidRPr="00C26C40" w:rsidRDefault="00A641E2" w:rsidP="00870DFD">
            <w:pPr>
              <w:rPr>
                <w:lang w:val="en-GB"/>
              </w:rPr>
            </w:pPr>
            <w:r w:rsidRPr="00C26C40">
              <w:rPr>
                <w:b/>
                <w:bCs/>
                <w:lang w:val="en-GB"/>
              </w:rPr>
              <w:t>Cause</w:t>
            </w:r>
          </w:p>
        </w:tc>
        <w:tc>
          <w:tcPr>
            <w:tcW w:w="1558" w:type="dxa"/>
          </w:tcPr>
          <w:p w14:paraId="16864752" w14:textId="77777777" w:rsidR="00A641E2" w:rsidRPr="00C26C40" w:rsidRDefault="00A641E2" w:rsidP="00870DFD">
            <w:pPr>
              <w:rPr>
                <w:lang w:val="en-GB"/>
              </w:rPr>
            </w:pPr>
            <w:r w:rsidRPr="00C26C40">
              <w:rPr>
                <w:b/>
                <w:bCs/>
                <w:lang w:val="en-GB"/>
              </w:rPr>
              <w:t>Consequence</w:t>
            </w:r>
          </w:p>
        </w:tc>
        <w:tc>
          <w:tcPr>
            <w:tcW w:w="1558" w:type="dxa"/>
          </w:tcPr>
          <w:p w14:paraId="386AC98A" w14:textId="77777777" w:rsidR="00A641E2" w:rsidRPr="00C26C40" w:rsidRDefault="00A641E2" w:rsidP="00870DFD">
            <w:pPr>
              <w:rPr>
                <w:lang w:val="en-GB"/>
              </w:rPr>
            </w:pPr>
            <w:r w:rsidRPr="00C26C40">
              <w:rPr>
                <w:b/>
                <w:bCs/>
                <w:lang w:val="en-GB"/>
              </w:rPr>
              <w:t>Safeguard</w:t>
            </w:r>
          </w:p>
        </w:tc>
        <w:tc>
          <w:tcPr>
            <w:tcW w:w="1559" w:type="dxa"/>
          </w:tcPr>
          <w:p w14:paraId="73C2882C" w14:textId="77777777" w:rsidR="00A641E2" w:rsidRPr="00C26C40" w:rsidRDefault="00A641E2" w:rsidP="00870DFD">
            <w:pPr>
              <w:rPr>
                <w:lang w:val="en-GB"/>
              </w:rPr>
            </w:pPr>
            <w:r w:rsidRPr="00C26C40">
              <w:rPr>
                <w:b/>
                <w:bCs/>
                <w:lang w:val="en-GB"/>
              </w:rPr>
              <w:t>Action</w:t>
            </w:r>
          </w:p>
        </w:tc>
        <w:tc>
          <w:tcPr>
            <w:tcW w:w="1559" w:type="dxa"/>
          </w:tcPr>
          <w:p w14:paraId="08EF0669" w14:textId="77777777" w:rsidR="00A641E2" w:rsidRPr="00C26C40" w:rsidRDefault="00A641E2" w:rsidP="00870DFD">
            <w:pPr>
              <w:rPr>
                <w:lang w:val="en-GB"/>
              </w:rPr>
            </w:pPr>
            <w:r w:rsidRPr="00C26C40">
              <w:rPr>
                <w:b/>
                <w:bCs/>
                <w:lang w:val="en-GB"/>
              </w:rPr>
              <w:t>Assigned to</w:t>
            </w:r>
          </w:p>
        </w:tc>
      </w:tr>
      <w:tr w:rsidR="00A641E2" w:rsidRPr="00C26C40" w14:paraId="1175FD6C" w14:textId="77777777" w:rsidTr="00870DFD">
        <w:tc>
          <w:tcPr>
            <w:tcW w:w="1558" w:type="dxa"/>
          </w:tcPr>
          <w:p w14:paraId="2149373B" w14:textId="77777777" w:rsidR="00A641E2" w:rsidRPr="00C26C40" w:rsidRDefault="00A641E2" w:rsidP="00870DFD">
            <w:pPr>
              <w:rPr>
                <w:lang w:val="en-GB"/>
              </w:rPr>
            </w:pPr>
            <w:r w:rsidRPr="00C26C40">
              <w:rPr>
                <w:lang w:val="en-GB"/>
              </w:rPr>
              <w:t>Less removal efficiency.</w:t>
            </w:r>
          </w:p>
        </w:tc>
        <w:tc>
          <w:tcPr>
            <w:tcW w:w="1558" w:type="dxa"/>
          </w:tcPr>
          <w:p w14:paraId="10D89127" w14:textId="77777777" w:rsidR="00A641E2" w:rsidRPr="00C26C40" w:rsidRDefault="00A641E2" w:rsidP="00870DFD">
            <w:pPr>
              <w:rPr>
                <w:lang w:val="en-GB"/>
              </w:rPr>
            </w:pPr>
            <w:r w:rsidRPr="00C26C40">
              <w:rPr>
                <w:lang w:val="en-GB"/>
              </w:rPr>
              <w:t>Baghouse filter blinding.</w:t>
            </w:r>
          </w:p>
        </w:tc>
        <w:tc>
          <w:tcPr>
            <w:tcW w:w="1558" w:type="dxa"/>
          </w:tcPr>
          <w:p w14:paraId="5F4539EA" w14:textId="77777777" w:rsidR="00A641E2" w:rsidRPr="00C26C40" w:rsidRDefault="00A641E2" w:rsidP="00870DFD">
            <w:pPr>
              <w:rPr>
                <w:lang w:val="en-GB"/>
              </w:rPr>
            </w:pPr>
            <w:r w:rsidRPr="00C26C40">
              <w:rPr>
                <w:lang w:val="en-GB"/>
              </w:rPr>
              <w:t>Excess emissions, regulatory non-compliance</w:t>
            </w:r>
          </w:p>
        </w:tc>
        <w:tc>
          <w:tcPr>
            <w:tcW w:w="1558" w:type="dxa"/>
          </w:tcPr>
          <w:p w14:paraId="7DCBC169" w14:textId="77777777" w:rsidR="00A641E2" w:rsidRPr="00C26C40" w:rsidRDefault="00A641E2" w:rsidP="00870DFD">
            <w:pPr>
              <w:rPr>
                <w:lang w:val="en-GB"/>
              </w:rPr>
            </w:pPr>
            <w:r w:rsidRPr="00C26C40">
              <w:rPr>
                <w:lang w:val="en-GB"/>
              </w:rPr>
              <w:t>Differential pressure monitoring.</w:t>
            </w:r>
          </w:p>
        </w:tc>
        <w:tc>
          <w:tcPr>
            <w:tcW w:w="1559" w:type="dxa"/>
          </w:tcPr>
          <w:p w14:paraId="0CC7DF92" w14:textId="77777777" w:rsidR="00A641E2" w:rsidRPr="00C26C40" w:rsidRDefault="00A641E2" w:rsidP="00870DFD">
            <w:pPr>
              <w:rPr>
                <w:lang w:val="en-GB"/>
              </w:rPr>
            </w:pPr>
            <w:r w:rsidRPr="00C26C40">
              <w:rPr>
                <w:lang w:val="en-GB"/>
              </w:rPr>
              <w:t>Initiate cleaning cycle or replace filters.</w:t>
            </w:r>
          </w:p>
        </w:tc>
        <w:tc>
          <w:tcPr>
            <w:tcW w:w="1559" w:type="dxa"/>
          </w:tcPr>
          <w:p w14:paraId="6AD8926B" w14:textId="77777777" w:rsidR="00A641E2" w:rsidRPr="00C26C40" w:rsidRDefault="00A641E2" w:rsidP="00870DFD">
            <w:pPr>
              <w:rPr>
                <w:lang w:val="en-GB"/>
              </w:rPr>
            </w:pPr>
            <w:r w:rsidRPr="00C26C40">
              <w:rPr>
                <w:lang w:val="en-GB"/>
              </w:rPr>
              <w:t>Maintenance Personnel.</w:t>
            </w:r>
          </w:p>
        </w:tc>
      </w:tr>
      <w:tr w:rsidR="00A641E2" w:rsidRPr="00C26C40" w14:paraId="13BB933D" w14:textId="77777777" w:rsidTr="00870DFD">
        <w:tc>
          <w:tcPr>
            <w:tcW w:w="1558" w:type="dxa"/>
          </w:tcPr>
          <w:p w14:paraId="7687D719" w14:textId="77777777" w:rsidR="00A641E2" w:rsidRPr="00C26C40" w:rsidRDefault="00A641E2" w:rsidP="00870DFD">
            <w:pPr>
              <w:rPr>
                <w:lang w:val="en-GB"/>
              </w:rPr>
            </w:pPr>
            <w:r w:rsidRPr="00C26C40">
              <w:rPr>
                <w:lang w:val="en-GB"/>
              </w:rPr>
              <w:t>More pressure.</w:t>
            </w:r>
          </w:p>
        </w:tc>
        <w:tc>
          <w:tcPr>
            <w:tcW w:w="1558" w:type="dxa"/>
          </w:tcPr>
          <w:p w14:paraId="5453C321" w14:textId="77777777" w:rsidR="00A641E2" w:rsidRPr="00C26C40" w:rsidRDefault="00A641E2" w:rsidP="00870DFD">
            <w:pPr>
              <w:rPr>
                <w:lang w:val="en-GB"/>
              </w:rPr>
            </w:pPr>
            <w:r w:rsidRPr="00C26C40">
              <w:rPr>
                <w:lang w:val="en-GB"/>
              </w:rPr>
              <w:t>Blockage in ducting or cyclone.</w:t>
            </w:r>
          </w:p>
        </w:tc>
        <w:tc>
          <w:tcPr>
            <w:tcW w:w="1558" w:type="dxa"/>
          </w:tcPr>
          <w:p w14:paraId="2C71BC4E" w14:textId="77777777" w:rsidR="00A641E2" w:rsidRPr="00C26C40" w:rsidRDefault="00A641E2" w:rsidP="00870DFD">
            <w:pPr>
              <w:rPr>
                <w:lang w:val="en-GB"/>
              </w:rPr>
            </w:pPr>
            <w:r w:rsidRPr="00C26C40">
              <w:rPr>
                <w:lang w:val="en-GB"/>
              </w:rPr>
              <w:t>Risk of equipment rupture.</w:t>
            </w:r>
          </w:p>
        </w:tc>
        <w:tc>
          <w:tcPr>
            <w:tcW w:w="1558" w:type="dxa"/>
          </w:tcPr>
          <w:p w14:paraId="2251C4B8" w14:textId="77777777" w:rsidR="00A641E2" w:rsidRPr="00C26C40" w:rsidRDefault="00A641E2" w:rsidP="00870DFD">
            <w:pPr>
              <w:rPr>
                <w:lang w:val="en-GB"/>
              </w:rPr>
            </w:pPr>
            <w:r w:rsidRPr="00C26C40">
              <w:rPr>
                <w:lang w:val="en-GB"/>
              </w:rPr>
              <w:t>Pressure relief valves.</w:t>
            </w:r>
          </w:p>
        </w:tc>
        <w:tc>
          <w:tcPr>
            <w:tcW w:w="1559" w:type="dxa"/>
          </w:tcPr>
          <w:p w14:paraId="35F48C27" w14:textId="77777777" w:rsidR="00A641E2" w:rsidRPr="00C26C40" w:rsidRDefault="00A641E2" w:rsidP="00870DFD">
            <w:pPr>
              <w:rPr>
                <w:lang w:val="en-GB"/>
              </w:rPr>
            </w:pPr>
            <w:r w:rsidRPr="00C26C40">
              <w:rPr>
                <w:lang w:val="en-GB"/>
              </w:rPr>
              <w:t>Clear blockages and inspect ducts.</w:t>
            </w:r>
          </w:p>
        </w:tc>
        <w:tc>
          <w:tcPr>
            <w:tcW w:w="1559" w:type="dxa"/>
          </w:tcPr>
          <w:p w14:paraId="01B18EAF" w14:textId="77777777" w:rsidR="00A641E2" w:rsidRPr="00C26C40" w:rsidRDefault="00A641E2" w:rsidP="00870DFD">
            <w:pPr>
              <w:rPr>
                <w:lang w:val="en-GB"/>
              </w:rPr>
            </w:pPr>
            <w:r w:rsidRPr="00C26C40">
              <w:rPr>
                <w:lang w:val="en-GB"/>
              </w:rPr>
              <w:t>Maintenance Personnel.</w:t>
            </w:r>
          </w:p>
        </w:tc>
      </w:tr>
      <w:tr w:rsidR="00A641E2" w:rsidRPr="00C26C40" w14:paraId="191F1424" w14:textId="77777777" w:rsidTr="00870DFD">
        <w:tc>
          <w:tcPr>
            <w:tcW w:w="1558" w:type="dxa"/>
          </w:tcPr>
          <w:p w14:paraId="1E0C3F77" w14:textId="77777777" w:rsidR="00A641E2" w:rsidRPr="00C26C40" w:rsidRDefault="00A641E2" w:rsidP="00870DFD">
            <w:pPr>
              <w:rPr>
                <w:lang w:val="en-GB"/>
              </w:rPr>
            </w:pPr>
            <w:r w:rsidRPr="00C26C40">
              <w:rPr>
                <w:lang w:val="en-GB"/>
              </w:rPr>
              <w:t>No caustic flow.</w:t>
            </w:r>
          </w:p>
        </w:tc>
        <w:tc>
          <w:tcPr>
            <w:tcW w:w="1558" w:type="dxa"/>
          </w:tcPr>
          <w:p w14:paraId="56EB7A77" w14:textId="77777777" w:rsidR="00A641E2" w:rsidRPr="00C26C40" w:rsidRDefault="00A641E2" w:rsidP="00870DFD">
            <w:pPr>
              <w:rPr>
                <w:lang w:val="en-GB"/>
              </w:rPr>
            </w:pPr>
            <w:r w:rsidRPr="00C26C40">
              <w:rPr>
                <w:lang w:val="en-GB"/>
              </w:rPr>
              <w:t>Pump or dosing failure.</w:t>
            </w:r>
          </w:p>
        </w:tc>
        <w:tc>
          <w:tcPr>
            <w:tcW w:w="1558" w:type="dxa"/>
          </w:tcPr>
          <w:p w14:paraId="22C616F3" w14:textId="77777777" w:rsidR="00A641E2" w:rsidRPr="00C26C40" w:rsidRDefault="00A641E2" w:rsidP="00870DFD">
            <w:pPr>
              <w:rPr>
                <w:lang w:val="en-GB"/>
              </w:rPr>
            </w:pPr>
            <w:r w:rsidRPr="00C26C40">
              <w:rPr>
                <w:lang w:val="en-GB"/>
              </w:rPr>
              <w:t>Unneutralized acid gas release.</w:t>
            </w:r>
          </w:p>
        </w:tc>
        <w:tc>
          <w:tcPr>
            <w:tcW w:w="1558" w:type="dxa"/>
          </w:tcPr>
          <w:p w14:paraId="246B3B73" w14:textId="77777777" w:rsidR="00A641E2" w:rsidRPr="00C26C40" w:rsidRDefault="00A641E2" w:rsidP="00870DFD">
            <w:pPr>
              <w:rPr>
                <w:lang w:val="en-GB"/>
              </w:rPr>
            </w:pPr>
            <w:r w:rsidRPr="00C26C40">
              <w:rPr>
                <w:lang w:val="en-GB"/>
              </w:rPr>
              <w:t>Low-flow alarms.</w:t>
            </w:r>
          </w:p>
        </w:tc>
        <w:tc>
          <w:tcPr>
            <w:tcW w:w="1559" w:type="dxa"/>
          </w:tcPr>
          <w:p w14:paraId="40D47615" w14:textId="77777777" w:rsidR="00A641E2" w:rsidRPr="00C26C40" w:rsidRDefault="00A641E2" w:rsidP="00870DFD">
            <w:pPr>
              <w:rPr>
                <w:lang w:val="en-GB"/>
              </w:rPr>
            </w:pPr>
            <w:r w:rsidRPr="00C26C40">
              <w:rPr>
                <w:lang w:val="en-GB"/>
              </w:rPr>
              <w:t>Check and clean cooler or scrubber nozzles.</w:t>
            </w:r>
          </w:p>
        </w:tc>
        <w:tc>
          <w:tcPr>
            <w:tcW w:w="1559" w:type="dxa"/>
          </w:tcPr>
          <w:p w14:paraId="31C2CC29" w14:textId="77777777" w:rsidR="00A641E2" w:rsidRPr="00C26C40" w:rsidRDefault="00A641E2" w:rsidP="00870DFD">
            <w:pPr>
              <w:rPr>
                <w:lang w:val="en-GB"/>
              </w:rPr>
            </w:pPr>
            <w:r w:rsidRPr="00C26C40">
              <w:rPr>
                <w:lang w:val="en-GB"/>
              </w:rPr>
              <w:t>Maintenance Personnel.</w:t>
            </w:r>
          </w:p>
        </w:tc>
      </w:tr>
      <w:tr w:rsidR="00A641E2" w:rsidRPr="00C26C40" w14:paraId="2F59F1AC" w14:textId="77777777" w:rsidTr="00870DFD">
        <w:tc>
          <w:tcPr>
            <w:tcW w:w="1558" w:type="dxa"/>
          </w:tcPr>
          <w:p w14:paraId="58547B59" w14:textId="77777777" w:rsidR="00A641E2" w:rsidRPr="00C26C40" w:rsidRDefault="00A641E2" w:rsidP="00870DFD">
            <w:pPr>
              <w:rPr>
                <w:lang w:val="en-GB"/>
              </w:rPr>
            </w:pPr>
            <w:r w:rsidRPr="00C26C40">
              <w:rPr>
                <w:lang w:val="en-GB"/>
              </w:rPr>
              <w:t>Non-uniform cooling</w:t>
            </w:r>
          </w:p>
        </w:tc>
        <w:tc>
          <w:tcPr>
            <w:tcW w:w="1558" w:type="dxa"/>
          </w:tcPr>
          <w:p w14:paraId="3C0CF01B" w14:textId="77777777" w:rsidR="00A641E2" w:rsidRPr="00C26C40" w:rsidRDefault="00A641E2" w:rsidP="00870DFD">
            <w:pPr>
              <w:rPr>
                <w:lang w:val="en-GB"/>
              </w:rPr>
            </w:pPr>
            <w:r w:rsidRPr="00C26C40">
              <w:rPr>
                <w:lang w:val="en-GB"/>
              </w:rPr>
              <w:t>Evaporative cooler malfunction.</w:t>
            </w:r>
          </w:p>
        </w:tc>
        <w:tc>
          <w:tcPr>
            <w:tcW w:w="1558" w:type="dxa"/>
          </w:tcPr>
          <w:p w14:paraId="57640F6D" w14:textId="77777777" w:rsidR="00A641E2" w:rsidRPr="00C26C40" w:rsidRDefault="00A641E2" w:rsidP="00870DFD">
            <w:pPr>
              <w:rPr>
                <w:lang w:val="en-GB"/>
              </w:rPr>
            </w:pPr>
            <w:r w:rsidRPr="00C26C40">
              <w:rPr>
                <w:lang w:val="en-GB"/>
              </w:rPr>
              <w:t>High-temperature gas to baghouse.</w:t>
            </w:r>
          </w:p>
        </w:tc>
        <w:tc>
          <w:tcPr>
            <w:tcW w:w="1558" w:type="dxa"/>
          </w:tcPr>
          <w:p w14:paraId="34B0BDB6" w14:textId="77777777" w:rsidR="00A641E2" w:rsidRPr="00C26C40" w:rsidRDefault="00A641E2" w:rsidP="00870DFD">
            <w:pPr>
              <w:rPr>
                <w:lang w:val="en-GB"/>
              </w:rPr>
            </w:pPr>
            <w:r w:rsidRPr="00C26C40">
              <w:rPr>
                <w:lang w:val="en-GB"/>
              </w:rPr>
              <w:t>Temperature sensors and interlocks.</w:t>
            </w:r>
          </w:p>
        </w:tc>
        <w:tc>
          <w:tcPr>
            <w:tcW w:w="1559" w:type="dxa"/>
          </w:tcPr>
          <w:p w14:paraId="7B6AC548" w14:textId="77777777" w:rsidR="00A641E2" w:rsidRPr="00C26C40" w:rsidRDefault="00A641E2" w:rsidP="00870DFD">
            <w:pPr>
              <w:rPr>
                <w:lang w:val="en-GB"/>
              </w:rPr>
            </w:pPr>
            <w:r w:rsidRPr="00C26C40">
              <w:rPr>
                <w:lang w:val="en-GB"/>
              </w:rPr>
              <w:t>Restore cooler operation, inspect.</w:t>
            </w:r>
          </w:p>
        </w:tc>
        <w:tc>
          <w:tcPr>
            <w:tcW w:w="1559" w:type="dxa"/>
          </w:tcPr>
          <w:p w14:paraId="4A1F5703" w14:textId="77777777" w:rsidR="00A641E2" w:rsidRPr="00C26C40" w:rsidRDefault="00A641E2" w:rsidP="00870DFD">
            <w:pPr>
              <w:rPr>
                <w:lang w:val="en-GB"/>
              </w:rPr>
            </w:pPr>
            <w:r w:rsidRPr="00C26C40">
              <w:rPr>
                <w:lang w:val="en-GB"/>
              </w:rPr>
              <w:t>Maintenance personnel</w:t>
            </w:r>
          </w:p>
        </w:tc>
      </w:tr>
    </w:tbl>
    <w:p w14:paraId="28991652" w14:textId="77777777" w:rsidR="00A641E2" w:rsidRPr="00C26C40" w:rsidRDefault="00A641E2" w:rsidP="00A641E2"/>
    <w:p w14:paraId="13FA2288" w14:textId="77777777" w:rsidR="00A641E2" w:rsidRPr="00C26C40" w:rsidRDefault="00A641E2" w:rsidP="00A641E2">
      <w:pPr>
        <w:pStyle w:val="Heading4"/>
      </w:pPr>
      <w:r w:rsidRPr="00C26C40">
        <w:t>Risk Ranking</w:t>
      </w:r>
    </w:p>
    <w:tbl>
      <w:tblPr>
        <w:tblStyle w:val="TableGrid"/>
        <w:tblW w:w="8500" w:type="dxa"/>
        <w:tblLook w:val="04A0" w:firstRow="1" w:lastRow="0" w:firstColumn="1" w:lastColumn="0" w:noHBand="0" w:noVBand="1"/>
      </w:tblPr>
      <w:tblGrid>
        <w:gridCol w:w="3337"/>
        <w:gridCol w:w="769"/>
        <w:gridCol w:w="567"/>
        <w:gridCol w:w="3827"/>
      </w:tblGrid>
      <w:tr w:rsidR="00A641E2" w:rsidRPr="00C26C40" w14:paraId="1C1EDFD3" w14:textId="77777777" w:rsidTr="00D61E1A">
        <w:tc>
          <w:tcPr>
            <w:tcW w:w="3337" w:type="dxa"/>
          </w:tcPr>
          <w:p w14:paraId="7E0B6D9B" w14:textId="77777777" w:rsidR="00A641E2" w:rsidRPr="00C26C40" w:rsidRDefault="00A641E2" w:rsidP="00870DFD">
            <w:pPr>
              <w:jc w:val="center"/>
              <w:rPr>
                <w:b/>
                <w:bCs/>
                <w:szCs w:val="24"/>
                <w:lang w:val="en-GB"/>
              </w:rPr>
            </w:pPr>
            <w:r w:rsidRPr="00C26C40">
              <w:rPr>
                <w:b/>
                <w:bCs/>
                <w:szCs w:val="24"/>
                <w:lang w:val="en-GB"/>
              </w:rPr>
              <w:t>Deviation</w:t>
            </w:r>
          </w:p>
        </w:tc>
        <w:tc>
          <w:tcPr>
            <w:tcW w:w="769" w:type="dxa"/>
          </w:tcPr>
          <w:p w14:paraId="1778C7FA" w14:textId="77777777" w:rsidR="00A641E2" w:rsidRPr="00C26C40" w:rsidRDefault="00A641E2" w:rsidP="00870DFD">
            <w:pPr>
              <w:jc w:val="center"/>
              <w:rPr>
                <w:b/>
                <w:bCs/>
                <w:szCs w:val="24"/>
                <w:lang w:val="en-GB"/>
              </w:rPr>
            </w:pPr>
            <w:r w:rsidRPr="00C26C40">
              <w:rPr>
                <w:b/>
                <w:bCs/>
                <w:szCs w:val="24"/>
                <w:lang w:val="en-GB"/>
              </w:rPr>
              <w:t>L</w:t>
            </w:r>
          </w:p>
        </w:tc>
        <w:tc>
          <w:tcPr>
            <w:tcW w:w="567" w:type="dxa"/>
          </w:tcPr>
          <w:p w14:paraId="0F9C6E42" w14:textId="77777777" w:rsidR="00A641E2" w:rsidRPr="00C26C40" w:rsidRDefault="00A641E2" w:rsidP="00870DFD">
            <w:pPr>
              <w:jc w:val="center"/>
              <w:rPr>
                <w:b/>
                <w:bCs/>
                <w:szCs w:val="24"/>
                <w:lang w:val="en-GB"/>
              </w:rPr>
            </w:pPr>
            <w:r w:rsidRPr="00C26C40">
              <w:rPr>
                <w:b/>
                <w:bCs/>
                <w:szCs w:val="24"/>
                <w:lang w:val="en-GB"/>
              </w:rPr>
              <w:t>S</w:t>
            </w:r>
          </w:p>
        </w:tc>
        <w:tc>
          <w:tcPr>
            <w:tcW w:w="3827" w:type="dxa"/>
          </w:tcPr>
          <w:p w14:paraId="7F3E826F" w14:textId="77777777" w:rsidR="00A641E2" w:rsidRPr="00C26C40" w:rsidRDefault="00A641E2" w:rsidP="00870DFD">
            <w:pPr>
              <w:jc w:val="center"/>
              <w:rPr>
                <w:b/>
                <w:bCs/>
                <w:szCs w:val="24"/>
                <w:lang w:val="en-GB"/>
              </w:rPr>
            </w:pPr>
            <w:r w:rsidRPr="00C26C40">
              <w:rPr>
                <w:b/>
                <w:bCs/>
                <w:szCs w:val="24"/>
                <w:lang w:val="en-GB"/>
              </w:rPr>
              <w:t>Risk Ranking</w:t>
            </w:r>
          </w:p>
        </w:tc>
      </w:tr>
      <w:tr w:rsidR="00A641E2" w:rsidRPr="00C26C40" w14:paraId="32D7993D" w14:textId="77777777" w:rsidTr="00D61E1A">
        <w:tc>
          <w:tcPr>
            <w:tcW w:w="3337" w:type="dxa"/>
            <w:vAlign w:val="center"/>
          </w:tcPr>
          <w:p w14:paraId="677D7319" w14:textId="77777777" w:rsidR="00A641E2" w:rsidRPr="00C26C40" w:rsidRDefault="00A641E2" w:rsidP="00870DFD">
            <w:pPr>
              <w:rPr>
                <w:szCs w:val="24"/>
                <w:lang w:val="en-GB"/>
              </w:rPr>
            </w:pPr>
            <w:r w:rsidRPr="00C26C40">
              <w:rPr>
                <w:rFonts w:eastAsia="Arial"/>
                <w:szCs w:val="24"/>
                <w:lang w:val="en-GB"/>
              </w:rPr>
              <w:t>Less removal efficiency</w:t>
            </w:r>
          </w:p>
        </w:tc>
        <w:tc>
          <w:tcPr>
            <w:tcW w:w="769" w:type="dxa"/>
            <w:vAlign w:val="center"/>
          </w:tcPr>
          <w:p w14:paraId="52B570EE" w14:textId="77777777" w:rsidR="00A641E2" w:rsidRPr="00C26C40" w:rsidRDefault="00A641E2" w:rsidP="00870DFD">
            <w:pPr>
              <w:rPr>
                <w:szCs w:val="24"/>
                <w:lang w:val="en-GB"/>
              </w:rPr>
            </w:pPr>
            <w:r w:rsidRPr="00C26C40">
              <w:rPr>
                <w:rFonts w:eastAsia="Arial"/>
                <w:szCs w:val="24"/>
                <w:lang w:val="en-GB"/>
              </w:rPr>
              <w:t>3</w:t>
            </w:r>
          </w:p>
        </w:tc>
        <w:tc>
          <w:tcPr>
            <w:tcW w:w="567" w:type="dxa"/>
            <w:vAlign w:val="center"/>
          </w:tcPr>
          <w:p w14:paraId="15BA350D" w14:textId="77777777" w:rsidR="00A641E2" w:rsidRPr="00C26C40" w:rsidRDefault="00A641E2" w:rsidP="00870DFD">
            <w:pPr>
              <w:rPr>
                <w:szCs w:val="24"/>
                <w:lang w:val="en-GB"/>
              </w:rPr>
            </w:pPr>
            <w:r w:rsidRPr="00C26C40">
              <w:rPr>
                <w:rFonts w:eastAsia="Arial"/>
                <w:szCs w:val="24"/>
                <w:lang w:val="en-GB"/>
              </w:rPr>
              <w:t>4</w:t>
            </w:r>
          </w:p>
        </w:tc>
        <w:tc>
          <w:tcPr>
            <w:tcW w:w="3827" w:type="dxa"/>
            <w:shd w:val="clear" w:color="auto" w:fill="EE0000"/>
            <w:vAlign w:val="center"/>
          </w:tcPr>
          <w:p w14:paraId="2391FE5A" w14:textId="77777777" w:rsidR="00A641E2" w:rsidRPr="00C26C40" w:rsidRDefault="00A641E2" w:rsidP="00870DFD">
            <w:pPr>
              <w:rPr>
                <w:szCs w:val="24"/>
                <w:lang w:val="en-GB"/>
              </w:rPr>
            </w:pPr>
            <w:r w:rsidRPr="00C26C40">
              <w:rPr>
                <w:rFonts w:eastAsia="Arial"/>
                <w:b/>
                <w:bCs/>
                <w:szCs w:val="24"/>
                <w:lang w:val="en-GB"/>
              </w:rPr>
              <w:t>High (12)</w:t>
            </w:r>
          </w:p>
        </w:tc>
      </w:tr>
      <w:tr w:rsidR="00A641E2" w:rsidRPr="00C26C40" w14:paraId="0276FBF5" w14:textId="77777777" w:rsidTr="00D61E1A">
        <w:tc>
          <w:tcPr>
            <w:tcW w:w="3337" w:type="dxa"/>
            <w:vAlign w:val="center"/>
          </w:tcPr>
          <w:p w14:paraId="141E8B22" w14:textId="77777777" w:rsidR="00A641E2" w:rsidRPr="00C26C40" w:rsidRDefault="00A641E2" w:rsidP="00870DFD">
            <w:pPr>
              <w:rPr>
                <w:szCs w:val="24"/>
                <w:lang w:val="en-GB"/>
              </w:rPr>
            </w:pPr>
            <w:r w:rsidRPr="00C26C40">
              <w:rPr>
                <w:rFonts w:eastAsia="Arial"/>
                <w:szCs w:val="24"/>
                <w:lang w:val="en-GB"/>
              </w:rPr>
              <w:t>More pressure</w:t>
            </w:r>
          </w:p>
        </w:tc>
        <w:tc>
          <w:tcPr>
            <w:tcW w:w="769" w:type="dxa"/>
            <w:vAlign w:val="center"/>
          </w:tcPr>
          <w:p w14:paraId="72CC6640" w14:textId="77777777" w:rsidR="00A641E2" w:rsidRPr="00C26C40" w:rsidRDefault="00A641E2" w:rsidP="00870DFD">
            <w:pPr>
              <w:rPr>
                <w:szCs w:val="24"/>
                <w:lang w:val="en-GB"/>
              </w:rPr>
            </w:pPr>
            <w:r w:rsidRPr="00C26C40">
              <w:rPr>
                <w:rFonts w:eastAsia="Arial"/>
                <w:szCs w:val="24"/>
                <w:lang w:val="en-GB"/>
              </w:rPr>
              <w:t>2</w:t>
            </w:r>
          </w:p>
        </w:tc>
        <w:tc>
          <w:tcPr>
            <w:tcW w:w="567" w:type="dxa"/>
            <w:vAlign w:val="center"/>
          </w:tcPr>
          <w:p w14:paraId="267B895B" w14:textId="77777777" w:rsidR="00A641E2" w:rsidRPr="00C26C40" w:rsidRDefault="00A641E2" w:rsidP="00870DFD">
            <w:pPr>
              <w:rPr>
                <w:szCs w:val="24"/>
                <w:lang w:val="en-GB"/>
              </w:rPr>
            </w:pPr>
            <w:r w:rsidRPr="00C26C40">
              <w:rPr>
                <w:rFonts w:eastAsia="Arial"/>
                <w:szCs w:val="24"/>
                <w:lang w:val="en-GB"/>
              </w:rPr>
              <w:t>5</w:t>
            </w:r>
          </w:p>
        </w:tc>
        <w:tc>
          <w:tcPr>
            <w:tcW w:w="3827" w:type="dxa"/>
            <w:shd w:val="clear" w:color="auto" w:fill="EE0000"/>
            <w:vAlign w:val="center"/>
          </w:tcPr>
          <w:p w14:paraId="6C51354F" w14:textId="77777777" w:rsidR="00A641E2" w:rsidRPr="00C26C40" w:rsidRDefault="00A641E2" w:rsidP="00870DFD">
            <w:pPr>
              <w:rPr>
                <w:szCs w:val="24"/>
                <w:lang w:val="en-GB"/>
              </w:rPr>
            </w:pPr>
            <w:r w:rsidRPr="00C26C40">
              <w:rPr>
                <w:rFonts w:eastAsia="Arial"/>
                <w:b/>
                <w:bCs/>
                <w:szCs w:val="24"/>
                <w:lang w:val="en-GB"/>
              </w:rPr>
              <w:t>High (10)</w:t>
            </w:r>
          </w:p>
        </w:tc>
      </w:tr>
      <w:tr w:rsidR="00A641E2" w:rsidRPr="00C26C40" w14:paraId="4FDFE8EE" w14:textId="77777777" w:rsidTr="00D61E1A">
        <w:tc>
          <w:tcPr>
            <w:tcW w:w="3337" w:type="dxa"/>
            <w:vAlign w:val="center"/>
          </w:tcPr>
          <w:p w14:paraId="29AC9AFB" w14:textId="77777777" w:rsidR="00A641E2" w:rsidRPr="00C26C40" w:rsidRDefault="00A641E2" w:rsidP="00870DFD">
            <w:pPr>
              <w:rPr>
                <w:szCs w:val="24"/>
                <w:lang w:val="en-GB"/>
              </w:rPr>
            </w:pPr>
            <w:r w:rsidRPr="00C26C40">
              <w:rPr>
                <w:rFonts w:eastAsia="Arial"/>
                <w:szCs w:val="24"/>
                <w:lang w:val="en-GB"/>
              </w:rPr>
              <w:t>No caustic flow (scrubber)</w:t>
            </w:r>
          </w:p>
        </w:tc>
        <w:tc>
          <w:tcPr>
            <w:tcW w:w="769" w:type="dxa"/>
            <w:vAlign w:val="center"/>
          </w:tcPr>
          <w:p w14:paraId="5DC252C5" w14:textId="77777777" w:rsidR="00A641E2" w:rsidRPr="00C26C40" w:rsidRDefault="00A641E2" w:rsidP="00870DFD">
            <w:pPr>
              <w:rPr>
                <w:szCs w:val="24"/>
                <w:lang w:val="en-GB"/>
              </w:rPr>
            </w:pPr>
            <w:r w:rsidRPr="00C26C40">
              <w:rPr>
                <w:rFonts w:eastAsia="Arial"/>
                <w:szCs w:val="24"/>
                <w:lang w:val="en-GB"/>
              </w:rPr>
              <w:t>2</w:t>
            </w:r>
          </w:p>
        </w:tc>
        <w:tc>
          <w:tcPr>
            <w:tcW w:w="567" w:type="dxa"/>
            <w:vAlign w:val="center"/>
          </w:tcPr>
          <w:p w14:paraId="02EE3A45" w14:textId="77777777" w:rsidR="00A641E2" w:rsidRPr="00C26C40" w:rsidRDefault="00A641E2" w:rsidP="00870DFD">
            <w:pPr>
              <w:rPr>
                <w:szCs w:val="24"/>
                <w:lang w:val="en-GB"/>
              </w:rPr>
            </w:pPr>
            <w:r w:rsidRPr="00C26C40">
              <w:rPr>
                <w:rFonts w:eastAsia="Arial"/>
                <w:szCs w:val="24"/>
                <w:lang w:val="en-GB"/>
              </w:rPr>
              <w:t>5</w:t>
            </w:r>
          </w:p>
        </w:tc>
        <w:tc>
          <w:tcPr>
            <w:tcW w:w="3827" w:type="dxa"/>
            <w:shd w:val="clear" w:color="auto" w:fill="EE0000"/>
            <w:vAlign w:val="center"/>
          </w:tcPr>
          <w:p w14:paraId="083E0F5C" w14:textId="77777777" w:rsidR="00A641E2" w:rsidRPr="00C26C40" w:rsidRDefault="00A641E2" w:rsidP="00870DFD">
            <w:pPr>
              <w:rPr>
                <w:szCs w:val="24"/>
                <w:lang w:val="en-GB"/>
              </w:rPr>
            </w:pPr>
            <w:r w:rsidRPr="00C26C40">
              <w:rPr>
                <w:rFonts w:eastAsia="Arial"/>
                <w:b/>
                <w:bCs/>
                <w:szCs w:val="24"/>
                <w:lang w:val="en-GB"/>
              </w:rPr>
              <w:t>High (10)</w:t>
            </w:r>
          </w:p>
        </w:tc>
      </w:tr>
      <w:tr w:rsidR="00A641E2" w:rsidRPr="00C26C40" w14:paraId="0BD933EC" w14:textId="77777777" w:rsidTr="00D61E1A">
        <w:tc>
          <w:tcPr>
            <w:tcW w:w="3337" w:type="dxa"/>
            <w:vAlign w:val="center"/>
          </w:tcPr>
          <w:p w14:paraId="5BF7DF3F" w14:textId="77777777" w:rsidR="00A641E2" w:rsidRPr="00C26C40" w:rsidRDefault="00A641E2" w:rsidP="00870DFD">
            <w:pPr>
              <w:rPr>
                <w:szCs w:val="24"/>
                <w:lang w:val="en-GB"/>
              </w:rPr>
            </w:pPr>
            <w:r w:rsidRPr="00C26C40">
              <w:rPr>
                <w:rFonts w:eastAsia="Arial"/>
                <w:szCs w:val="24"/>
                <w:lang w:val="en-GB"/>
              </w:rPr>
              <w:t>Non-uniform cooling</w:t>
            </w:r>
          </w:p>
        </w:tc>
        <w:tc>
          <w:tcPr>
            <w:tcW w:w="769" w:type="dxa"/>
            <w:vAlign w:val="center"/>
          </w:tcPr>
          <w:p w14:paraId="4F3C5AEA" w14:textId="77777777" w:rsidR="00A641E2" w:rsidRPr="00C26C40" w:rsidRDefault="00A641E2" w:rsidP="00870DFD">
            <w:pPr>
              <w:rPr>
                <w:szCs w:val="24"/>
                <w:lang w:val="en-GB"/>
              </w:rPr>
            </w:pPr>
            <w:r w:rsidRPr="00C26C40">
              <w:rPr>
                <w:rFonts w:eastAsia="Arial"/>
                <w:szCs w:val="24"/>
                <w:lang w:val="en-GB"/>
              </w:rPr>
              <w:t>3</w:t>
            </w:r>
          </w:p>
        </w:tc>
        <w:tc>
          <w:tcPr>
            <w:tcW w:w="567" w:type="dxa"/>
            <w:vAlign w:val="center"/>
          </w:tcPr>
          <w:p w14:paraId="5978937B" w14:textId="77777777" w:rsidR="00A641E2" w:rsidRPr="00C26C40" w:rsidRDefault="00A641E2" w:rsidP="00870DFD">
            <w:pPr>
              <w:rPr>
                <w:szCs w:val="24"/>
                <w:lang w:val="en-GB"/>
              </w:rPr>
            </w:pPr>
            <w:r w:rsidRPr="00C26C40">
              <w:rPr>
                <w:rFonts w:eastAsia="Arial"/>
                <w:szCs w:val="24"/>
                <w:lang w:val="en-GB"/>
              </w:rPr>
              <w:t>3</w:t>
            </w:r>
          </w:p>
        </w:tc>
        <w:tc>
          <w:tcPr>
            <w:tcW w:w="3827" w:type="dxa"/>
            <w:shd w:val="clear" w:color="auto" w:fill="FFFF00"/>
            <w:vAlign w:val="center"/>
          </w:tcPr>
          <w:p w14:paraId="01BEB2AC" w14:textId="77777777" w:rsidR="00A641E2" w:rsidRPr="00C26C40" w:rsidRDefault="00A641E2" w:rsidP="00870DFD">
            <w:pPr>
              <w:rPr>
                <w:szCs w:val="24"/>
                <w:lang w:val="en-GB"/>
              </w:rPr>
            </w:pPr>
            <w:r w:rsidRPr="00C26C40">
              <w:rPr>
                <w:rFonts w:eastAsia="Arial"/>
                <w:b/>
                <w:bCs/>
                <w:szCs w:val="24"/>
                <w:lang w:val="en-GB"/>
              </w:rPr>
              <w:t>Medium (9)</w:t>
            </w:r>
          </w:p>
        </w:tc>
      </w:tr>
    </w:tbl>
    <w:p w14:paraId="26A9AA7F" w14:textId="77777777" w:rsidR="00A641E2" w:rsidRPr="00C26C40" w:rsidRDefault="00A641E2" w:rsidP="00A641E2"/>
    <w:p w14:paraId="55FE98BA" w14:textId="77777777" w:rsidR="00A641E2" w:rsidRPr="00C26C40" w:rsidRDefault="00A641E2" w:rsidP="00134FFF">
      <w:pPr>
        <w:pStyle w:val="Heading3"/>
      </w:pPr>
      <w:bookmarkStart w:id="439" w:name="_Toc237245037"/>
      <w:r w:rsidRPr="00C26C40">
        <w:lastRenderedPageBreak/>
        <w:t>HAZOP Analysis and Risk Ranking for Area 400 – Dry Magnetic Separation</w:t>
      </w:r>
      <w:bookmarkEnd w:id="439"/>
    </w:p>
    <w:p w14:paraId="2335F6EB" w14:textId="77777777" w:rsidR="00A641E2" w:rsidRPr="00C26C40" w:rsidRDefault="00A641E2" w:rsidP="00A641E2">
      <w:pPr>
        <w:pStyle w:val="Heading4"/>
      </w:pPr>
      <w:r w:rsidRPr="00C26C40">
        <w:t xml:space="preserve">HAZOP Analysis </w:t>
      </w:r>
    </w:p>
    <w:tbl>
      <w:tblPr>
        <w:tblStyle w:val="TableGrid"/>
        <w:tblW w:w="0" w:type="auto"/>
        <w:tblLook w:val="04A0" w:firstRow="1" w:lastRow="0" w:firstColumn="1" w:lastColumn="0" w:noHBand="0" w:noVBand="1"/>
      </w:tblPr>
      <w:tblGrid>
        <w:gridCol w:w="1300"/>
        <w:gridCol w:w="1468"/>
        <w:gridCol w:w="1589"/>
        <w:gridCol w:w="1389"/>
        <w:gridCol w:w="1270"/>
        <w:gridCol w:w="1478"/>
      </w:tblGrid>
      <w:tr w:rsidR="00A641E2" w:rsidRPr="00C26C40" w14:paraId="613031B4" w14:textId="77777777" w:rsidTr="00870DFD">
        <w:tc>
          <w:tcPr>
            <w:tcW w:w="1558" w:type="dxa"/>
          </w:tcPr>
          <w:p w14:paraId="684E6159" w14:textId="77777777" w:rsidR="00A641E2" w:rsidRPr="00C26C40" w:rsidRDefault="00A641E2" w:rsidP="00870DFD">
            <w:pPr>
              <w:rPr>
                <w:b/>
                <w:bCs/>
                <w:lang w:val="en-GB"/>
              </w:rPr>
            </w:pPr>
            <w:r w:rsidRPr="00C26C40">
              <w:rPr>
                <w:b/>
                <w:bCs/>
                <w:lang w:val="en-GB"/>
              </w:rPr>
              <w:t>Deviation</w:t>
            </w:r>
          </w:p>
        </w:tc>
        <w:tc>
          <w:tcPr>
            <w:tcW w:w="1558" w:type="dxa"/>
          </w:tcPr>
          <w:p w14:paraId="21F97437" w14:textId="77777777" w:rsidR="00A641E2" w:rsidRPr="00C26C40" w:rsidRDefault="00A641E2" w:rsidP="00870DFD">
            <w:pPr>
              <w:rPr>
                <w:b/>
                <w:bCs/>
                <w:lang w:val="en-GB"/>
              </w:rPr>
            </w:pPr>
            <w:r w:rsidRPr="00C26C40">
              <w:rPr>
                <w:b/>
                <w:bCs/>
                <w:lang w:val="en-GB"/>
              </w:rPr>
              <w:t>Cause</w:t>
            </w:r>
          </w:p>
        </w:tc>
        <w:tc>
          <w:tcPr>
            <w:tcW w:w="1558" w:type="dxa"/>
          </w:tcPr>
          <w:p w14:paraId="79EC367F" w14:textId="77777777" w:rsidR="00A641E2" w:rsidRPr="00C26C40" w:rsidRDefault="00A641E2" w:rsidP="00870DFD">
            <w:pPr>
              <w:rPr>
                <w:b/>
                <w:bCs/>
                <w:lang w:val="en-GB"/>
              </w:rPr>
            </w:pPr>
            <w:r w:rsidRPr="00C26C40">
              <w:rPr>
                <w:b/>
                <w:bCs/>
                <w:lang w:val="en-GB"/>
              </w:rPr>
              <w:t>Consequence</w:t>
            </w:r>
          </w:p>
        </w:tc>
        <w:tc>
          <w:tcPr>
            <w:tcW w:w="1558" w:type="dxa"/>
          </w:tcPr>
          <w:p w14:paraId="75F3A224" w14:textId="77777777" w:rsidR="00A641E2" w:rsidRPr="00C26C40" w:rsidRDefault="00A641E2" w:rsidP="00870DFD">
            <w:pPr>
              <w:rPr>
                <w:b/>
                <w:bCs/>
                <w:lang w:val="en-GB"/>
              </w:rPr>
            </w:pPr>
            <w:r w:rsidRPr="00C26C40">
              <w:rPr>
                <w:b/>
                <w:bCs/>
                <w:lang w:val="en-GB"/>
              </w:rPr>
              <w:t>Safeguard</w:t>
            </w:r>
          </w:p>
        </w:tc>
        <w:tc>
          <w:tcPr>
            <w:tcW w:w="1559" w:type="dxa"/>
          </w:tcPr>
          <w:p w14:paraId="1EA03099" w14:textId="77777777" w:rsidR="00A641E2" w:rsidRPr="00C26C40" w:rsidRDefault="00A641E2" w:rsidP="00870DFD">
            <w:pPr>
              <w:rPr>
                <w:b/>
                <w:bCs/>
                <w:lang w:val="en-GB"/>
              </w:rPr>
            </w:pPr>
            <w:r w:rsidRPr="00C26C40">
              <w:rPr>
                <w:b/>
                <w:bCs/>
                <w:lang w:val="en-GB"/>
              </w:rPr>
              <w:t>Action</w:t>
            </w:r>
          </w:p>
        </w:tc>
        <w:tc>
          <w:tcPr>
            <w:tcW w:w="1559" w:type="dxa"/>
          </w:tcPr>
          <w:p w14:paraId="02751841" w14:textId="77777777" w:rsidR="00A641E2" w:rsidRPr="00C26C40" w:rsidRDefault="00A641E2" w:rsidP="00870DFD">
            <w:pPr>
              <w:rPr>
                <w:b/>
                <w:bCs/>
                <w:lang w:val="en-GB"/>
              </w:rPr>
            </w:pPr>
            <w:r w:rsidRPr="00C26C40">
              <w:rPr>
                <w:b/>
                <w:bCs/>
                <w:lang w:val="en-GB"/>
              </w:rPr>
              <w:t>Assigned to</w:t>
            </w:r>
          </w:p>
        </w:tc>
      </w:tr>
      <w:tr w:rsidR="00A641E2" w:rsidRPr="00C26C40" w14:paraId="74BE8FCC" w14:textId="77777777" w:rsidTr="00870DFD">
        <w:tc>
          <w:tcPr>
            <w:tcW w:w="1558" w:type="dxa"/>
          </w:tcPr>
          <w:p w14:paraId="10EFBA29" w14:textId="77777777" w:rsidR="00A641E2" w:rsidRPr="00C26C40" w:rsidRDefault="00A641E2" w:rsidP="00870DFD">
            <w:pPr>
              <w:rPr>
                <w:lang w:val="en-GB"/>
              </w:rPr>
            </w:pPr>
            <w:r w:rsidRPr="00C26C40">
              <w:rPr>
                <w:bCs/>
                <w:lang w:val="en-GB"/>
              </w:rPr>
              <w:t>No/Low separation efficiency</w:t>
            </w:r>
          </w:p>
        </w:tc>
        <w:tc>
          <w:tcPr>
            <w:tcW w:w="1558" w:type="dxa"/>
          </w:tcPr>
          <w:p w14:paraId="57C5735C" w14:textId="77777777" w:rsidR="00A641E2" w:rsidRPr="00C26C40" w:rsidRDefault="00A641E2" w:rsidP="00870DFD">
            <w:pPr>
              <w:rPr>
                <w:lang w:val="en-GB"/>
              </w:rPr>
            </w:pPr>
            <w:r w:rsidRPr="00C26C40">
              <w:rPr>
                <w:bCs/>
                <w:lang w:val="en-GB"/>
              </w:rPr>
              <w:t>Moisture in feed material or worn magnets.</w:t>
            </w:r>
          </w:p>
        </w:tc>
        <w:tc>
          <w:tcPr>
            <w:tcW w:w="1558" w:type="dxa"/>
          </w:tcPr>
          <w:p w14:paraId="4CE780AA" w14:textId="77777777" w:rsidR="00A641E2" w:rsidRPr="00C26C40" w:rsidRDefault="00A641E2" w:rsidP="00870DFD">
            <w:pPr>
              <w:rPr>
                <w:lang w:val="en-GB"/>
              </w:rPr>
            </w:pPr>
            <w:r w:rsidRPr="00C26C40">
              <w:rPr>
                <w:bCs/>
                <w:lang w:val="en-GB"/>
              </w:rPr>
              <w:t>Poor product quality, magnetite contamination of alumina stream.</w:t>
            </w:r>
          </w:p>
        </w:tc>
        <w:tc>
          <w:tcPr>
            <w:tcW w:w="1558" w:type="dxa"/>
          </w:tcPr>
          <w:p w14:paraId="683FD757" w14:textId="77777777" w:rsidR="00A641E2" w:rsidRPr="00C26C40" w:rsidRDefault="00A641E2" w:rsidP="00870DFD">
            <w:pPr>
              <w:rPr>
                <w:lang w:val="en-GB"/>
              </w:rPr>
            </w:pPr>
            <w:r w:rsidRPr="00C26C40">
              <w:rPr>
                <w:bCs/>
                <w:lang w:val="en-GB"/>
              </w:rPr>
              <w:t>Moisture analysers and magnet strength monitoring.</w:t>
            </w:r>
          </w:p>
        </w:tc>
        <w:tc>
          <w:tcPr>
            <w:tcW w:w="1559" w:type="dxa"/>
          </w:tcPr>
          <w:p w14:paraId="74351FC9" w14:textId="77777777" w:rsidR="00A641E2" w:rsidRPr="00C26C40" w:rsidRDefault="00A641E2" w:rsidP="00870DFD">
            <w:pPr>
              <w:rPr>
                <w:lang w:val="en-GB"/>
              </w:rPr>
            </w:pPr>
            <w:r w:rsidRPr="00C26C40">
              <w:rPr>
                <w:bCs/>
                <w:lang w:val="en-GB"/>
              </w:rPr>
              <w:t>Dry feed material and inspect or replace magnets.</w:t>
            </w:r>
          </w:p>
        </w:tc>
        <w:tc>
          <w:tcPr>
            <w:tcW w:w="1559" w:type="dxa"/>
          </w:tcPr>
          <w:p w14:paraId="35115389" w14:textId="77777777" w:rsidR="00A641E2" w:rsidRPr="00C26C40" w:rsidRDefault="00A641E2" w:rsidP="00870DFD">
            <w:pPr>
              <w:rPr>
                <w:lang w:val="en-GB"/>
              </w:rPr>
            </w:pPr>
            <w:r w:rsidRPr="00C26C40">
              <w:rPr>
                <w:bCs/>
                <w:lang w:val="en-GB"/>
              </w:rPr>
              <w:t>Process engineer</w:t>
            </w:r>
          </w:p>
        </w:tc>
      </w:tr>
      <w:tr w:rsidR="00A641E2" w:rsidRPr="00C26C40" w14:paraId="410544C8" w14:textId="77777777" w:rsidTr="00870DFD">
        <w:tc>
          <w:tcPr>
            <w:tcW w:w="1558" w:type="dxa"/>
          </w:tcPr>
          <w:p w14:paraId="4D9F8DEE" w14:textId="77777777" w:rsidR="00A641E2" w:rsidRPr="00C26C40" w:rsidRDefault="00A641E2" w:rsidP="00870DFD">
            <w:pPr>
              <w:rPr>
                <w:lang w:val="en-GB"/>
              </w:rPr>
            </w:pPr>
            <w:r w:rsidRPr="00C26C40">
              <w:rPr>
                <w:bCs/>
                <w:lang w:val="en-GB"/>
              </w:rPr>
              <w:t>More dust generation</w:t>
            </w:r>
          </w:p>
        </w:tc>
        <w:tc>
          <w:tcPr>
            <w:tcW w:w="1558" w:type="dxa"/>
          </w:tcPr>
          <w:p w14:paraId="7D14B102" w14:textId="77777777" w:rsidR="00A641E2" w:rsidRPr="00C26C40" w:rsidRDefault="00A641E2" w:rsidP="00870DFD">
            <w:pPr>
              <w:rPr>
                <w:lang w:val="en-GB"/>
              </w:rPr>
            </w:pPr>
            <w:r w:rsidRPr="00C26C40">
              <w:rPr>
                <w:bCs/>
                <w:lang w:val="en-GB"/>
              </w:rPr>
              <w:t>Overloading of separator or poor enclosure.</w:t>
            </w:r>
          </w:p>
        </w:tc>
        <w:tc>
          <w:tcPr>
            <w:tcW w:w="1558" w:type="dxa"/>
          </w:tcPr>
          <w:p w14:paraId="1DD799DB" w14:textId="77777777" w:rsidR="00A641E2" w:rsidRPr="00C26C40" w:rsidRDefault="00A641E2" w:rsidP="00870DFD">
            <w:pPr>
              <w:rPr>
                <w:lang w:val="en-GB"/>
              </w:rPr>
            </w:pPr>
            <w:r w:rsidRPr="00C26C40">
              <w:rPr>
                <w:bCs/>
                <w:lang w:val="en-GB"/>
              </w:rPr>
              <w:t>Fugitive emissions, respiratory hazard, possible dust explosion risk.</w:t>
            </w:r>
          </w:p>
        </w:tc>
        <w:tc>
          <w:tcPr>
            <w:tcW w:w="1558" w:type="dxa"/>
          </w:tcPr>
          <w:p w14:paraId="73363169" w14:textId="77777777" w:rsidR="00A641E2" w:rsidRPr="00C26C40" w:rsidRDefault="00A641E2" w:rsidP="00870DFD">
            <w:pPr>
              <w:rPr>
                <w:lang w:val="en-GB"/>
              </w:rPr>
            </w:pPr>
            <w:r w:rsidRPr="00C26C40">
              <w:rPr>
                <w:bCs/>
                <w:lang w:val="en-GB"/>
              </w:rPr>
              <w:t>Enclosed system with local exhaust ventilation or baghouse.</w:t>
            </w:r>
          </w:p>
        </w:tc>
        <w:tc>
          <w:tcPr>
            <w:tcW w:w="1559" w:type="dxa"/>
          </w:tcPr>
          <w:p w14:paraId="01127499" w14:textId="77777777" w:rsidR="00A641E2" w:rsidRPr="00C26C40" w:rsidRDefault="00A641E2" w:rsidP="00870DFD">
            <w:pPr>
              <w:rPr>
                <w:lang w:val="en-GB"/>
              </w:rPr>
            </w:pPr>
            <w:r w:rsidRPr="00C26C40">
              <w:rPr>
                <w:bCs/>
                <w:lang w:val="en-GB"/>
              </w:rPr>
              <w:t>Reduce feed rate and check dust extraction system.</w:t>
            </w:r>
          </w:p>
        </w:tc>
        <w:tc>
          <w:tcPr>
            <w:tcW w:w="1559" w:type="dxa"/>
          </w:tcPr>
          <w:p w14:paraId="3C0FB0FA" w14:textId="77777777" w:rsidR="00A641E2" w:rsidRPr="00C26C40" w:rsidRDefault="00A641E2" w:rsidP="00870DFD">
            <w:pPr>
              <w:rPr>
                <w:lang w:val="en-GB"/>
              </w:rPr>
            </w:pPr>
            <w:r w:rsidRPr="00C26C40">
              <w:rPr>
                <w:bCs/>
                <w:lang w:val="en-GB"/>
              </w:rPr>
              <w:t>Process engineer</w:t>
            </w:r>
          </w:p>
        </w:tc>
      </w:tr>
      <w:tr w:rsidR="00A641E2" w:rsidRPr="00C26C40" w14:paraId="57968A26" w14:textId="77777777" w:rsidTr="00870DFD">
        <w:tc>
          <w:tcPr>
            <w:tcW w:w="1558" w:type="dxa"/>
          </w:tcPr>
          <w:p w14:paraId="022C896C" w14:textId="77777777" w:rsidR="00A641E2" w:rsidRPr="00C26C40" w:rsidRDefault="00A641E2" w:rsidP="00870DFD">
            <w:pPr>
              <w:rPr>
                <w:lang w:val="en-GB"/>
              </w:rPr>
            </w:pPr>
            <w:r w:rsidRPr="00C26C40">
              <w:rPr>
                <w:bCs/>
                <w:lang w:val="en-GB"/>
              </w:rPr>
              <w:t>No material flow</w:t>
            </w:r>
          </w:p>
        </w:tc>
        <w:tc>
          <w:tcPr>
            <w:tcW w:w="1558" w:type="dxa"/>
          </w:tcPr>
          <w:p w14:paraId="01A0A2C5" w14:textId="77777777" w:rsidR="00A641E2" w:rsidRPr="00C26C40" w:rsidRDefault="00A641E2" w:rsidP="00870DFD">
            <w:pPr>
              <w:rPr>
                <w:lang w:val="en-GB"/>
              </w:rPr>
            </w:pPr>
            <w:r w:rsidRPr="00C26C40">
              <w:rPr>
                <w:bCs/>
                <w:lang w:val="en-GB"/>
              </w:rPr>
              <w:t>Blockage on feed conveyor failure.</w:t>
            </w:r>
          </w:p>
        </w:tc>
        <w:tc>
          <w:tcPr>
            <w:tcW w:w="1558" w:type="dxa"/>
          </w:tcPr>
          <w:p w14:paraId="0A910B55" w14:textId="77777777" w:rsidR="00A641E2" w:rsidRPr="00C26C40" w:rsidRDefault="00A641E2" w:rsidP="00870DFD">
            <w:pPr>
              <w:rPr>
                <w:lang w:val="en-GB"/>
              </w:rPr>
            </w:pPr>
            <w:r w:rsidRPr="00C26C40">
              <w:rPr>
                <w:bCs/>
                <w:lang w:val="en-GB"/>
              </w:rPr>
              <w:t>Equipment idle running, production stoppage.</w:t>
            </w:r>
          </w:p>
        </w:tc>
        <w:tc>
          <w:tcPr>
            <w:tcW w:w="1558" w:type="dxa"/>
          </w:tcPr>
          <w:p w14:paraId="796C62FC" w14:textId="77777777" w:rsidR="00A641E2" w:rsidRPr="00C26C40" w:rsidRDefault="00A641E2" w:rsidP="00870DFD">
            <w:pPr>
              <w:rPr>
                <w:lang w:val="en-GB"/>
              </w:rPr>
            </w:pPr>
            <w:r w:rsidRPr="00C26C40">
              <w:rPr>
                <w:bCs/>
                <w:lang w:val="en-GB"/>
              </w:rPr>
              <w:t>Level or flow sensors and interlocks on CV-401</w:t>
            </w:r>
          </w:p>
        </w:tc>
        <w:tc>
          <w:tcPr>
            <w:tcW w:w="1559" w:type="dxa"/>
          </w:tcPr>
          <w:p w14:paraId="4E1E4394" w14:textId="77777777" w:rsidR="00A641E2" w:rsidRPr="00C26C40" w:rsidRDefault="00A641E2" w:rsidP="00870DFD">
            <w:pPr>
              <w:rPr>
                <w:lang w:val="en-GB"/>
              </w:rPr>
            </w:pPr>
            <w:r w:rsidRPr="00C26C40">
              <w:rPr>
                <w:bCs/>
                <w:lang w:val="en-GB"/>
              </w:rPr>
              <w:t>Clear blockage and inspect feed system.</w:t>
            </w:r>
          </w:p>
        </w:tc>
        <w:tc>
          <w:tcPr>
            <w:tcW w:w="1559" w:type="dxa"/>
          </w:tcPr>
          <w:p w14:paraId="7A1375AE" w14:textId="77777777" w:rsidR="00A641E2" w:rsidRPr="00C26C40" w:rsidRDefault="00A641E2" w:rsidP="00870DFD">
            <w:pPr>
              <w:rPr>
                <w:lang w:val="en-GB"/>
              </w:rPr>
            </w:pPr>
            <w:r w:rsidRPr="00C26C40">
              <w:rPr>
                <w:bCs/>
                <w:lang w:val="en-GB"/>
              </w:rPr>
              <w:t>Maintenance personnel</w:t>
            </w:r>
          </w:p>
        </w:tc>
      </w:tr>
      <w:tr w:rsidR="00A641E2" w:rsidRPr="00C26C40" w14:paraId="7ADD05F1" w14:textId="77777777" w:rsidTr="00870DFD">
        <w:tc>
          <w:tcPr>
            <w:tcW w:w="1558" w:type="dxa"/>
          </w:tcPr>
          <w:p w14:paraId="453EAA0C" w14:textId="77777777" w:rsidR="00A641E2" w:rsidRPr="00C26C40" w:rsidRDefault="00A641E2" w:rsidP="00870DFD">
            <w:pPr>
              <w:rPr>
                <w:lang w:val="en-GB"/>
              </w:rPr>
            </w:pPr>
            <w:r w:rsidRPr="00C26C40">
              <w:rPr>
                <w:bCs/>
                <w:lang w:val="en-GB"/>
              </w:rPr>
              <w:t>Reverse flow or material backup</w:t>
            </w:r>
          </w:p>
        </w:tc>
        <w:tc>
          <w:tcPr>
            <w:tcW w:w="1558" w:type="dxa"/>
          </w:tcPr>
          <w:p w14:paraId="100E6AD3" w14:textId="77777777" w:rsidR="00A641E2" w:rsidRPr="00C26C40" w:rsidRDefault="00A641E2" w:rsidP="00870DFD">
            <w:pPr>
              <w:rPr>
                <w:lang w:val="en-GB"/>
              </w:rPr>
            </w:pPr>
            <w:r w:rsidRPr="00C26C40">
              <w:rPr>
                <w:bCs/>
                <w:lang w:val="en-GB"/>
              </w:rPr>
              <w:t>Downstream conveyor.</w:t>
            </w:r>
          </w:p>
        </w:tc>
        <w:tc>
          <w:tcPr>
            <w:tcW w:w="1558" w:type="dxa"/>
          </w:tcPr>
          <w:p w14:paraId="1424D9AD" w14:textId="77777777" w:rsidR="00A641E2" w:rsidRPr="00C26C40" w:rsidRDefault="00A641E2" w:rsidP="00870DFD">
            <w:pPr>
              <w:rPr>
                <w:lang w:val="en-GB"/>
              </w:rPr>
            </w:pPr>
            <w:r w:rsidRPr="00C26C40">
              <w:rPr>
                <w:bCs/>
                <w:lang w:val="en-GB"/>
              </w:rPr>
              <w:t>Overflow and spillage of magnetic or non-magnetic fractions.</w:t>
            </w:r>
          </w:p>
        </w:tc>
        <w:tc>
          <w:tcPr>
            <w:tcW w:w="1558" w:type="dxa"/>
          </w:tcPr>
          <w:p w14:paraId="64BF7E17" w14:textId="77777777" w:rsidR="00A641E2" w:rsidRPr="00C26C40" w:rsidRDefault="00A641E2" w:rsidP="00870DFD">
            <w:pPr>
              <w:rPr>
                <w:lang w:val="en-GB"/>
              </w:rPr>
            </w:pPr>
            <w:r w:rsidRPr="00C26C40">
              <w:rPr>
                <w:bCs/>
                <w:lang w:val="en-GB"/>
              </w:rPr>
              <w:t>Proper grounding and bonding of equipment.</w:t>
            </w:r>
          </w:p>
        </w:tc>
        <w:tc>
          <w:tcPr>
            <w:tcW w:w="1559" w:type="dxa"/>
          </w:tcPr>
          <w:p w14:paraId="215513B2" w14:textId="77777777" w:rsidR="00A641E2" w:rsidRPr="00C26C40" w:rsidRDefault="00A641E2" w:rsidP="00870DFD">
            <w:pPr>
              <w:rPr>
                <w:lang w:val="en-GB"/>
              </w:rPr>
            </w:pPr>
            <w:r w:rsidRPr="00C26C40">
              <w:rPr>
                <w:bCs/>
                <w:lang w:val="en-GB"/>
              </w:rPr>
              <w:t>Stop upstream feed and clear backup.</w:t>
            </w:r>
          </w:p>
        </w:tc>
        <w:tc>
          <w:tcPr>
            <w:tcW w:w="1559" w:type="dxa"/>
          </w:tcPr>
          <w:p w14:paraId="57E15740" w14:textId="77777777" w:rsidR="00A641E2" w:rsidRPr="00C26C40" w:rsidRDefault="00A641E2" w:rsidP="00870DFD">
            <w:pPr>
              <w:rPr>
                <w:lang w:val="en-GB"/>
              </w:rPr>
            </w:pPr>
          </w:p>
        </w:tc>
      </w:tr>
      <w:tr w:rsidR="00A641E2" w:rsidRPr="00C26C40" w14:paraId="5447E099" w14:textId="77777777" w:rsidTr="00870DFD">
        <w:tc>
          <w:tcPr>
            <w:tcW w:w="1558" w:type="dxa"/>
          </w:tcPr>
          <w:p w14:paraId="0C39EAA3" w14:textId="77777777" w:rsidR="00A641E2" w:rsidRPr="00C26C40" w:rsidRDefault="00A641E2" w:rsidP="00870DFD">
            <w:pPr>
              <w:rPr>
                <w:lang w:val="en-GB"/>
              </w:rPr>
            </w:pPr>
            <w:r w:rsidRPr="00C26C40">
              <w:rPr>
                <w:bCs/>
                <w:lang w:val="en-GB"/>
              </w:rPr>
              <w:t>As well as static charge</w:t>
            </w:r>
          </w:p>
        </w:tc>
        <w:tc>
          <w:tcPr>
            <w:tcW w:w="1558" w:type="dxa"/>
          </w:tcPr>
          <w:p w14:paraId="24EB1AE6" w14:textId="77777777" w:rsidR="00A641E2" w:rsidRPr="00C26C40" w:rsidRDefault="00A641E2" w:rsidP="00870DFD">
            <w:pPr>
              <w:rPr>
                <w:lang w:val="en-GB"/>
              </w:rPr>
            </w:pPr>
            <w:r w:rsidRPr="00C26C40">
              <w:rPr>
                <w:bCs/>
                <w:lang w:val="en-GB"/>
              </w:rPr>
              <w:t>Dry powder handling without grounding.</w:t>
            </w:r>
          </w:p>
        </w:tc>
        <w:tc>
          <w:tcPr>
            <w:tcW w:w="1558" w:type="dxa"/>
          </w:tcPr>
          <w:p w14:paraId="6A73BF6C" w14:textId="77777777" w:rsidR="00A641E2" w:rsidRPr="00C26C40" w:rsidRDefault="00A641E2" w:rsidP="00870DFD">
            <w:pPr>
              <w:rPr>
                <w:lang w:val="en-GB"/>
              </w:rPr>
            </w:pPr>
            <w:r w:rsidRPr="00C26C40">
              <w:rPr>
                <w:bCs/>
                <w:lang w:val="en-GB"/>
              </w:rPr>
              <w:t>Static discharge leading to dust ignition.</w:t>
            </w:r>
          </w:p>
        </w:tc>
        <w:tc>
          <w:tcPr>
            <w:tcW w:w="1558" w:type="dxa"/>
          </w:tcPr>
          <w:p w14:paraId="75837237" w14:textId="77777777" w:rsidR="00A641E2" w:rsidRPr="00C26C40" w:rsidRDefault="00A641E2" w:rsidP="00870DFD">
            <w:pPr>
              <w:rPr>
                <w:lang w:val="en-GB"/>
              </w:rPr>
            </w:pPr>
            <w:r w:rsidRPr="00C26C40">
              <w:rPr>
                <w:bCs/>
                <w:lang w:val="en-GB"/>
              </w:rPr>
              <w:t>Proper grounding and bonding of equipment.</w:t>
            </w:r>
          </w:p>
        </w:tc>
        <w:tc>
          <w:tcPr>
            <w:tcW w:w="1559" w:type="dxa"/>
          </w:tcPr>
          <w:p w14:paraId="4EC19BF8" w14:textId="77777777" w:rsidR="00A641E2" w:rsidRPr="00C26C40" w:rsidRDefault="00A641E2" w:rsidP="00870DFD">
            <w:pPr>
              <w:rPr>
                <w:lang w:val="en-GB"/>
              </w:rPr>
            </w:pPr>
            <w:r w:rsidRPr="00C26C40">
              <w:rPr>
                <w:bCs/>
                <w:lang w:val="en-GB"/>
              </w:rPr>
              <w:t>Verify earthing continuity and install additional bonding if needed.</w:t>
            </w:r>
          </w:p>
        </w:tc>
        <w:tc>
          <w:tcPr>
            <w:tcW w:w="1559" w:type="dxa"/>
          </w:tcPr>
          <w:p w14:paraId="748959D3" w14:textId="77777777" w:rsidR="00A641E2" w:rsidRPr="00C26C40" w:rsidRDefault="00A641E2" w:rsidP="00870DFD">
            <w:pPr>
              <w:rPr>
                <w:lang w:val="en-GB"/>
              </w:rPr>
            </w:pPr>
            <w:r w:rsidRPr="00C26C40">
              <w:rPr>
                <w:bCs/>
                <w:lang w:val="en-GB"/>
              </w:rPr>
              <w:t>Maintenance personnel or electrical engineers</w:t>
            </w:r>
          </w:p>
        </w:tc>
      </w:tr>
      <w:tr w:rsidR="00A641E2" w:rsidRPr="00C26C40" w14:paraId="15BDE6A2" w14:textId="77777777" w:rsidTr="00870DFD">
        <w:tc>
          <w:tcPr>
            <w:tcW w:w="1558" w:type="dxa"/>
          </w:tcPr>
          <w:p w14:paraId="64802B9D" w14:textId="77777777" w:rsidR="00A641E2" w:rsidRPr="00C26C40" w:rsidRDefault="00A641E2" w:rsidP="00870DFD">
            <w:pPr>
              <w:rPr>
                <w:lang w:val="en-GB"/>
              </w:rPr>
            </w:pPr>
            <w:r w:rsidRPr="00C26C40">
              <w:rPr>
                <w:bCs/>
                <w:lang w:val="en-GB"/>
              </w:rPr>
              <w:t>More magnetic field exposure</w:t>
            </w:r>
          </w:p>
        </w:tc>
        <w:tc>
          <w:tcPr>
            <w:tcW w:w="1558" w:type="dxa"/>
          </w:tcPr>
          <w:p w14:paraId="241624AA" w14:textId="77777777" w:rsidR="00A641E2" w:rsidRPr="00C26C40" w:rsidRDefault="00A641E2" w:rsidP="00870DFD">
            <w:pPr>
              <w:rPr>
                <w:lang w:val="en-GB"/>
              </w:rPr>
            </w:pPr>
            <w:r w:rsidRPr="00C26C40">
              <w:rPr>
                <w:bCs/>
                <w:lang w:val="en-GB"/>
              </w:rPr>
              <w:t>Damaged shielding or operator proximity.</w:t>
            </w:r>
          </w:p>
        </w:tc>
        <w:tc>
          <w:tcPr>
            <w:tcW w:w="1558" w:type="dxa"/>
          </w:tcPr>
          <w:p w14:paraId="0089668D" w14:textId="77777777" w:rsidR="00A641E2" w:rsidRPr="00C26C40" w:rsidRDefault="00A641E2" w:rsidP="00870DFD">
            <w:pPr>
              <w:rPr>
                <w:lang w:val="en-GB"/>
              </w:rPr>
            </w:pPr>
            <w:r w:rsidRPr="00C26C40">
              <w:rPr>
                <w:bCs/>
                <w:lang w:val="en-GB"/>
              </w:rPr>
              <w:t>Potential interference with pacemakers or tools.</w:t>
            </w:r>
          </w:p>
        </w:tc>
        <w:tc>
          <w:tcPr>
            <w:tcW w:w="1558" w:type="dxa"/>
          </w:tcPr>
          <w:p w14:paraId="322FEC11" w14:textId="77777777" w:rsidR="00A641E2" w:rsidRPr="00C26C40" w:rsidRDefault="00A641E2" w:rsidP="00870DFD">
            <w:pPr>
              <w:rPr>
                <w:lang w:val="en-GB"/>
              </w:rPr>
            </w:pPr>
            <w:r w:rsidRPr="00C26C40">
              <w:rPr>
                <w:bCs/>
                <w:lang w:val="en-GB"/>
              </w:rPr>
              <w:t>Magnetic shielding and restricted access zones.</w:t>
            </w:r>
          </w:p>
        </w:tc>
        <w:tc>
          <w:tcPr>
            <w:tcW w:w="1559" w:type="dxa"/>
          </w:tcPr>
          <w:p w14:paraId="73800E88" w14:textId="77777777" w:rsidR="00A641E2" w:rsidRPr="00C26C40" w:rsidRDefault="00A641E2" w:rsidP="00870DFD">
            <w:pPr>
              <w:rPr>
                <w:lang w:val="en-GB"/>
              </w:rPr>
            </w:pPr>
            <w:r w:rsidRPr="00C26C40">
              <w:rPr>
                <w:bCs/>
                <w:lang w:val="en-GB"/>
              </w:rPr>
              <w:t>Repair shielding and enforce access control.</w:t>
            </w:r>
          </w:p>
        </w:tc>
        <w:tc>
          <w:tcPr>
            <w:tcW w:w="1559" w:type="dxa"/>
          </w:tcPr>
          <w:p w14:paraId="12BA7241" w14:textId="77777777" w:rsidR="00A641E2" w:rsidRPr="00C26C40" w:rsidRDefault="00A641E2" w:rsidP="00870DFD">
            <w:pPr>
              <w:rPr>
                <w:lang w:val="en-GB"/>
              </w:rPr>
            </w:pPr>
            <w:r w:rsidRPr="00C26C40">
              <w:rPr>
                <w:bCs/>
                <w:lang w:val="en-GB"/>
              </w:rPr>
              <w:t>EHS officer</w:t>
            </w:r>
          </w:p>
        </w:tc>
      </w:tr>
    </w:tbl>
    <w:p w14:paraId="31457F1D" w14:textId="77777777" w:rsidR="00A641E2" w:rsidRPr="00C26C40" w:rsidRDefault="00A641E2" w:rsidP="00A641E2"/>
    <w:p w14:paraId="522A4018" w14:textId="77777777" w:rsidR="00A641E2" w:rsidRPr="00C26C40" w:rsidRDefault="00A641E2" w:rsidP="00A641E2">
      <w:pPr>
        <w:pStyle w:val="Heading4"/>
      </w:pPr>
      <w:r w:rsidRPr="00C26C40">
        <w:lastRenderedPageBreak/>
        <w:t>Risk Ranking</w:t>
      </w:r>
    </w:p>
    <w:tbl>
      <w:tblPr>
        <w:tblStyle w:val="TableGrid"/>
        <w:tblW w:w="0" w:type="auto"/>
        <w:tblLook w:val="04A0" w:firstRow="1" w:lastRow="0" w:firstColumn="1" w:lastColumn="0" w:noHBand="0" w:noVBand="1"/>
      </w:tblPr>
      <w:tblGrid>
        <w:gridCol w:w="2858"/>
        <w:gridCol w:w="1399"/>
        <w:gridCol w:w="1394"/>
        <w:gridCol w:w="2843"/>
      </w:tblGrid>
      <w:tr w:rsidR="00A641E2" w:rsidRPr="00C26C40" w14:paraId="1B0D4574" w14:textId="77777777" w:rsidTr="00870DFD">
        <w:tc>
          <w:tcPr>
            <w:tcW w:w="3114" w:type="dxa"/>
          </w:tcPr>
          <w:p w14:paraId="39E9BA47" w14:textId="77777777" w:rsidR="00A641E2" w:rsidRPr="00C26C40" w:rsidRDefault="00A641E2" w:rsidP="00870DFD">
            <w:pPr>
              <w:jc w:val="center"/>
              <w:rPr>
                <w:b/>
                <w:bCs/>
                <w:lang w:val="en-GB"/>
              </w:rPr>
            </w:pPr>
            <w:r w:rsidRPr="00C26C40">
              <w:rPr>
                <w:b/>
                <w:bCs/>
                <w:lang w:val="en-GB"/>
              </w:rPr>
              <w:t>Deviation</w:t>
            </w:r>
          </w:p>
        </w:tc>
        <w:tc>
          <w:tcPr>
            <w:tcW w:w="1560" w:type="dxa"/>
          </w:tcPr>
          <w:p w14:paraId="569BFC4D" w14:textId="77777777" w:rsidR="00A641E2" w:rsidRPr="00C26C40" w:rsidRDefault="00A641E2" w:rsidP="00870DFD">
            <w:pPr>
              <w:jc w:val="center"/>
              <w:rPr>
                <w:b/>
                <w:bCs/>
                <w:lang w:val="en-GB"/>
              </w:rPr>
            </w:pPr>
            <w:r w:rsidRPr="00C26C40">
              <w:rPr>
                <w:b/>
                <w:bCs/>
                <w:lang w:val="en-GB"/>
              </w:rPr>
              <w:t>L</w:t>
            </w:r>
          </w:p>
        </w:tc>
        <w:tc>
          <w:tcPr>
            <w:tcW w:w="1558" w:type="dxa"/>
          </w:tcPr>
          <w:p w14:paraId="392AECE4" w14:textId="77777777" w:rsidR="00A641E2" w:rsidRPr="00C26C40" w:rsidRDefault="00A641E2" w:rsidP="00870DFD">
            <w:pPr>
              <w:jc w:val="center"/>
              <w:rPr>
                <w:b/>
                <w:bCs/>
                <w:lang w:val="en-GB"/>
              </w:rPr>
            </w:pPr>
            <w:r w:rsidRPr="00C26C40">
              <w:rPr>
                <w:b/>
                <w:bCs/>
                <w:lang w:val="en-GB"/>
              </w:rPr>
              <w:t>S</w:t>
            </w:r>
          </w:p>
        </w:tc>
        <w:tc>
          <w:tcPr>
            <w:tcW w:w="3118" w:type="dxa"/>
          </w:tcPr>
          <w:p w14:paraId="3ECEB547" w14:textId="77777777" w:rsidR="00A641E2" w:rsidRPr="00C26C40" w:rsidRDefault="00A641E2" w:rsidP="00870DFD">
            <w:pPr>
              <w:jc w:val="center"/>
              <w:rPr>
                <w:b/>
                <w:bCs/>
                <w:lang w:val="en-GB"/>
              </w:rPr>
            </w:pPr>
            <w:r w:rsidRPr="00C26C40">
              <w:rPr>
                <w:b/>
                <w:bCs/>
                <w:lang w:val="en-GB"/>
              </w:rPr>
              <w:t>Risk Ranking</w:t>
            </w:r>
          </w:p>
        </w:tc>
      </w:tr>
      <w:tr w:rsidR="00A641E2" w:rsidRPr="00C26C40" w14:paraId="13169157" w14:textId="77777777" w:rsidTr="00870DFD">
        <w:tc>
          <w:tcPr>
            <w:tcW w:w="3114" w:type="dxa"/>
            <w:vAlign w:val="center"/>
          </w:tcPr>
          <w:p w14:paraId="672E32C1" w14:textId="77777777" w:rsidR="00A641E2" w:rsidRPr="00C26C40" w:rsidRDefault="00A641E2" w:rsidP="00870DFD">
            <w:pPr>
              <w:rPr>
                <w:lang w:val="en-GB"/>
              </w:rPr>
            </w:pPr>
            <w:r w:rsidRPr="00C26C40">
              <w:rPr>
                <w:rFonts w:eastAsia="Arial"/>
                <w:lang w:val="en-GB"/>
              </w:rPr>
              <w:t>No / Low separation efficiency</w:t>
            </w:r>
          </w:p>
        </w:tc>
        <w:tc>
          <w:tcPr>
            <w:tcW w:w="1560" w:type="dxa"/>
            <w:vAlign w:val="center"/>
          </w:tcPr>
          <w:p w14:paraId="725DF81E" w14:textId="77777777" w:rsidR="00A641E2" w:rsidRPr="00C26C40" w:rsidRDefault="00A641E2" w:rsidP="00870DFD">
            <w:pPr>
              <w:rPr>
                <w:lang w:val="en-GB"/>
              </w:rPr>
            </w:pPr>
            <w:r w:rsidRPr="00C26C40">
              <w:rPr>
                <w:rFonts w:eastAsia="Arial"/>
                <w:lang w:val="en-GB"/>
              </w:rPr>
              <w:t>3</w:t>
            </w:r>
          </w:p>
        </w:tc>
        <w:tc>
          <w:tcPr>
            <w:tcW w:w="1558" w:type="dxa"/>
            <w:vAlign w:val="center"/>
          </w:tcPr>
          <w:p w14:paraId="1A048738" w14:textId="77777777" w:rsidR="00A641E2" w:rsidRPr="00C26C40" w:rsidRDefault="00A641E2" w:rsidP="00870DFD">
            <w:pPr>
              <w:rPr>
                <w:lang w:val="en-GB"/>
              </w:rPr>
            </w:pPr>
            <w:r w:rsidRPr="00C26C40">
              <w:rPr>
                <w:rFonts w:eastAsia="Arial"/>
                <w:lang w:val="en-GB"/>
              </w:rPr>
              <w:t>3</w:t>
            </w:r>
          </w:p>
        </w:tc>
        <w:tc>
          <w:tcPr>
            <w:tcW w:w="3118" w:type="dxa"/>
            <w:shd w:val="clear" w:color="auto" w:fill="FFFF00"/>
            <w:vAlign w:val="center"/>
          </w:tcPr>
          <w:p w14:paraId="3AC42D9C" w14:textId="77777777" w:rsidR="00A641E2" w:rsidRPr="00C26C40" w:rsidRDefault="00A641E2" w:rsidP="00870DFD">
            <w:pPr>
              <w:rPr>
                <w:lang w:val="en-GB"/>
              </w:rPr>
            </w:pPr>
            <w:r w:rsidRPr="00C26C40">
              <w:rPr>
                <w:rFonts w:eastAsia="Arial"/>
                <w:b/>
                <w:bCs/>
                <w:lang w:val="en-GB"/>
              </w:rPr>
              <w:t>Medium (9)</w:t>
            </w:r>
          </w:p>
        </w:tc>
      </w:tr>
      <w:tr w:rsidR="00A641E2" w:rsidRPr="00C26C40" w14:paraId="700B24FE" w14:textId="77777777" w:rsidTr="00870DFD">
        <w:tc>
          <w:tcPr>
            <w:tcW w:w="3114" w:type="dxa"/>
            <w:vAlign w:val="center"/>
          </w:tcPr>
          <w:p w14:paraId="63D27E03" w14:textId="77777777" w:rsidR="00A641E2" w:rsidRPr="00C26C40" w:rsidRDefault="00A641E2" w:rsidP="00870DFD">
            <w:pPr>
              <w:rPr>
                <w:lang w:val="en-GB"/>
              </w:rPr>
            </w:pPr>
            <w:r w:rsidRPr="00C26C40">
              <w:rPr>
                <w:rFonts w:eastAsia="Arial"/>
                <w:lang w:val="en-GB"/>
              </w:rPr>
              <w:t>More dust generation</w:t>
            </w:r>
          </w:p>
        </w:tc>
        <w:tc>
          <w:tcPr>
            <w:tcW w:w="1560" w:type="dxa"/>
            <w:vAlign w:val="center"/>
          </w:tcPr>
          <w:p w14:paraId="1D3916E7" w14:textId="77777777" w:rsidR="00A641E2" w:rsidRPr="00C26C40" w:rsidRDefault="00A641E2" w:rsidP="00870DFD">
            <w:pPr>
              <w:rPr>
                <w:lang w:val="en-GB"/>
              </w:rPr>
            </w:pPr>
            <w:r w:rsidRPr="00C26C40">
              <w:rPr>
                <w:rFonts w:eastAsia="Arial"/>
                <w:lang w:val="en-GB"/>
              </w:rPr>
              <w:t>4</w:t>
            </w:r>
          </w:p>
        </w:tc>
        <w:tc>
          <w:tcPr>
            <w:tcW w:w="1558" w:type="dxa"/>
            <w:vAlign w:val="center"/>
          </w:tcPr>
          <w:p w14:paraId="32305F48" w14:textId="77777777" w:rsidR="00A641E2" w:rsidRPr="00C26C40" w:rsidRDefault="00A641E2" w:rsidP="00870DFD">
            <w:pPr>
              <w:rPr>
                <w:lang w:val="en-GB"/>
              </w:rPr>
            </w:pPr>
            <w:r w:rsidRPr="00C26C40">
              <w:rPr>
                <w:rFonts w:eastAsia="Arial"/>
                <w:lang w:val="en-GB"/>
              </w:rPr>
              <w:t>4</w:t>
            </w:r>
          </w:p>
        </w:tc>
        <w:tc>
          <w:tcPr>
            <w:tcW w:w="3118" w:type="dxa"/>
            <w:shd w:val="clear" w:color="auto" w:fill="EE0000"/>
            <w:vAlign w:val="center"/>
          </w:tcPr>
          <w:p w14:paraId="04C40BF3" w14:textId="77777777" w:rsidR="00A641E2" w:rsidRPr="00C26C40" w:rsidRDefault="00A641E2" w:rsidP="00870DFD">
            <w:pPr>
              <w:rPr>
                <w:lang w:val="en-GB"/>
              </w:rPr>
            </w:pPr>
            <w:r w:rsidRPr="00C26C40">
              <w:rPr>
                <w:rFonts w:eastAsia="Arial"/>
                <w:b/>
                <w:bCs/>
                <w:lang w:val="en-GB"/>
              </w:rPr>
              <w:t>High (16)</w:t>
            </w:r>
          </w:p>
        </w:tc>
      </w:tr>
      <w:tr w:rsidR="00A641E2" w:rsidRPr="00C26C40" w14:paraId="57287947" w14:textId="77777777" w:rsidTr="00870DFD">
        <w:tc>
          <w:tcPr>
            <w:tcW w:w="3114" w:type="dxa"/>
            <w:vAlign w:val="center"/>
          </w:tcPr>
          <w:p w14:paraId="76971B8E" w14:textId="77777777" w:rsidR="00A641E2" w:rsidRPr="00C26C40" w:rsidRDefault="00A641E2" w:rsidP="00870DFD">
            <w:pPr>
              <w:rPr>
                <w:lang w:val="en-GB"/>
              </w:rPr>
            </w:pPr>
            <w:r w:rsidRPr="00C26C40">
              <w:rPr>
                <w:rFonts w:eastAsia="Arial"/>
                <w:lang w:val="en-GB"/>
              </w:rPr>
              <w:t>No material flow</w:t>
            </w:r>
          </w:p>
        </w:tc>
        <w:tc>
          <w:tcPr>
            <w:tcW w:w="1560" w:type="dxa"/>
            <w:vAlign w:val="center"/>
          </w:tcPr>
          <w:p w14:paraId="1E091D62" w14:textId="77777777" w:rsidR="00A641E2" w:rsidRPr="00C26C40" w:rsidRDefault="00A641E2" w:rsidP="00870DFD">
            <w:pPr>
              <w:rPr>
                <w:lang w:val="en-GB"/>
              </w:rPr>
            </w:pPr>
            <w:r w:rsidRPr="00C26C40">
              <w:rPr>
                <w:rFonts w:eastAsia="Arial"/>
                <w:lang w:val="en-GB"/>
              </w:rPr>
              <w:t>3</w:t>
            </w:r>
          </w:p>
        </w:tc>
        <w:tc>
          <w:tcPr>
            <w:tcW w:w="1558" w:type="dxa"/>
            <w:vAlign w:val="center"/>
          </w:tcPr>
          <w:p w14:paraId="5EB909BF" w14:textId="77777777" w:rsidR="00A641E2" w:rsidRPr="00C26C40" w:rsidRDefault="00A641E2" w:rsidP="00870DFD">
            <w:pPr>
              <w:rPr>
                <w:lang w:val="en-GB"/>
              </w:rPr>
            </w:pPr>
            <w:r w:rsidRPr="00C26C40">
              <w:rPr>
                <w:rFonts w:eastAsia="Arial"/>
                <w:lang w:val="en-GB"/>
              </w:rPr>
              <w:t>2</w:t>
            </w:r>
          </w:p>
        </w:tc>
        <w:tc>
          <w:tcPr>
            <w:tcW w:w="3118" w:type="dxa"/>
            <w:shd w:val="clear" w:color="auto" w:fill="FFFF00"/>
            <w:vAlign w:val="center"/>
          </w:tcPr>
          <w:p w14:paraId="7BB7D9B9" w14:textId="77777777" w:rsidR="00A641E2" w:rsidRPr="00C26C40" w:rsidRDefault="00A641E2" w:rsidP="00870DFD">
            <w:pPr>
              <w:rPr>
                <w:lang w:val="en-GB"/>
              </w:rPr>
            </w:pPr>
            <w:r w:rsidRPr="00C26C40">
              <w:rPr>
                <w:rFonts w:eastAsia="Arial"/>
                <w:b/>
                <w:bCs/>
                <w:lang w:val="en-GB"/>
              </w:rPr>
              <w:t>Medium (6)</w:t>
            </w:r>
          </w:p>
        </w:tc>
      </w:tr>
      <w:tr w:rsidR="00A641E2" w:rsidRPr="00C26C40" w14:paraId="10D60BF8" w14:textId="77777777" w:rsidTr="00870DFD">
        <w:tc>
          <w:tcPr>
            <w:tcW w:w="3114" w:type="dxa"/>
            <w:vAlign w:val="center"/>
          </w:tcPr>
          <w:p w14:paraId="46C1885C" w14:textId="77777777" w:rsidR="00A641E2" w:rsidRPr="00C26C40" w:rsidRDefault="00A641E2" w:rsidP="00870DFD">
            <w:pPr>
              <w:rPr>
                <w:lang w:val="en-GB"/>
              </w:rPr>
            </w:pPr>
            <w:r w:rsidRPr="00C26C40">
              <w:rPr>
                <w:rFonts w:eastAsia="Arial"/>
                <w:lang w:val="en-GB"/>
              </w:rPr>
              <w:t>Reverse flow / material backup</w:t>
            </w:r>
          </w:p>
        </w:tc>
        <w:tc>
          <w:tcPr>
            <w:tcW w:w="1560" w:type="dxa"/>
            <w:vAlign w:val="center"/>
          </w:tcPr>
          <w:p w14:paraId="09991D06" w14:textId="77777777" w:rsidR="00A641E2" w:rsidRPr="00C26C40" w:rsidRDefault="00A641E2" w:rsidP="00870DFD">
            <w:pPr>
              <w:rPr>
                <w:lang w:val="en-GB"/>
              </w:rPr>
            </w:pPr>
            <w:r w:rsidRPr="00C26C40">
              <w:rPr>
                <w:rFonts w:eastAsia="Arial"/>
                <w:lang w:val="en-GB"/>
              </w:rPr>
              <w:t>2</w:t>
            </w:r>
          </w:p>
        </w:tc>
        <w:tc>
          <w:tcPr>
            <w:tcW w:w="1558" w:type="dxa"/>
            <w:vAlign w:val="center"/>
          </w:tcPr>
          <w:p w14:paraId="51FB1C5C" w14:textId="77777777" w:rsidR="00A641E2" w:rsidRPr="00C26C40" w:rsidRDefault="00A641E2" w:rsidP="00870DFD">
            <w:pPr>
              <w:rPr>
                <w:lang w:val="en-GB"/>
              </w:rPr>
            </w:pPr>
            <w:r w:rsidRPr="00C26C40">
              <w:rPr>
                <w:rFonts w:eastAsia="Arial"/>
                <w:lang w:val="en-GB"/>
              </w:rPr>
              <w:t>3</w:t>
            </w:r>
          </w:p>
        </w:tc>
        <w:tc>
          <w:tcPr>
            <w:tcW w:w="3118" w:type="dxa"/>
            <w:shd w:val="clear" w:color="auto" w:fill="FFFF00"/>
            <w:vAlign w:val="center"/>
          </w:tcPr>
          <w:p w14:paraId="297BE391" w14:textId="77777777" w:rsidR="00A641E2" w:rsidRPr="00C26C40" w:rsidRDefault="00A641E2" w:rsidP="00870DFD">
            <w:pPr>
              <w:rPr>
                <w:lang w:val="en-GB"/>
              </w:rPr>
            </w:pPr>
            <w:r w:rsidRPr="00C26C40">
              <w:rPr>
                <w:rFonts w:eastAsia="Arial"/>
                <w:b/>
                <w:bCs/>
                <w:lang w:val="en-GB"/>
              </w:rPr>
              <w:t>Medium (6)</w:t>
            </w:r>
          </w:p>
        </w:tc>
      </w:tr>
      <w:tr w:rsidR="00A641E2" w:rsidRPr="00C26C40" w14:paraId="1C5D898A" w14:textId="77777777" w:rsidTr="00870DFD">
        <w:tc>
          <w:tcPr>
            <w:tcW w:w="3114" w:type="dxa"/>
            <w:vAlign w:val="center"/>
          </w:tcPr>
          <w:p w14:paraId="7E95D7D8" w14:textId="77777777" w:rsidR="00A641E2" w:rsidRPr="00C26C40" w:rsidRDefault="00A641E2" w:rsidP="00870DFD">
            <w:pPr>
              <w:rPr>
                <w:rFonts w:eastAsia="Arial"/>
                <w:lang w:val="en-GB"/>
              </w:rPr>
            </w:pPr>
            <w:r w:rsidRPr="00C26C40">
              <w:rPr>
                <w:rFonts w:eastAsia="Arial"/>
                <w:lang w:val="en-GB"/>
              </w:rPr>
              <w:t>As well as (static charge)</w:t>
            </w:r>
          </w:p>
        </w:tc>
        <w:tc>
          <w:tcPr>
            <w:tcW w:w="1560" w:type="dxa"/>
            <w:vAlign w:val="center"/>
          </w:tcPr>
          <w:p w14:paraId="558686DC" w14:textId="77777777" w:rsidR="00A641E2" w:rsidRPr="00C26C40" w:rsidRDefault="00A641E2" w:rsidP="00870DFD">
            <w:pPr>
              <w:rPr>
                <w:rFonts w:eastAsia="Arial"/>
                <w:lang w:val="en-GB"/>
              </w:rPr>
            </w:pPr>
            <w:r w:rsidRPr="00C26C40">
              <w:rPr>
                <w:rFonts w:eastAsia="Arial"/>
                <w:lang w:val="en-GB"/>
              </w:rPr>
              <w:t>2</w:t>
            </w:r>
          </w:p>
        </w:tc>
        <w:tc>
          <w:tcPr>
            <w:tcW w:w="1558" w:type="dxa"/>
            <w:vAlign w:val="center"/>
          </w:tcPr>
          <w:p w14:paraId="24F07679" w14:textId="77777777" w:rsidR="00A641E2" w:rsidRPr="00C26C40" w:rsidRDefault="00A641E2" w:rsidP="00870DFD">
            <w:pPr>
              <w:rPr>
                <w:rFonts w:eastAsia="Arial"/>
                <w:lang w:val="en-GB"/>
              </w:rPr>
            </w:pPr>
            <w:r w:rsidRPr="00C26C40">
              <w:rPr>
                <w:rFonts w:eastAsia="Arial"/>
                <w:lang w:val="en-GB"/>
              </w:rPr>
              <w:t>5</w:t>
            </w:r>
          </w:p>
        </w:tc>
        <w:tc>
          <w:tcPr>
            <w:tcW w:w="3118" w:type="dxa"/>
            <w:shd w:val="clear" w:color="auto" w:fill="EE0000"/>
            <w:vAlign w:val="center"/>
          </w:tcPr>
          <w:p w14:paraId="37FDBD8D" w14:textId="77777777" w:rsidR="00A641E2" w:rsidRPr="00C26C40" w:rsidRDefault="00A641E2" w:rsidP="00870DFD">
            <w:pPr>
              <w:rPr>
                <w:rFonts w:eastAsia="Arial"/>
                <w:b/>
                <w:bCs/>
                <w:lang w:val="en-GB"/>
              </w:rPr>
            </w:pPr>
            <w:r w:rsidRPr="00C26C40">
              <w:rPr>
                <w:rFonts w:eastAsia="Arial"/>
                <w:b/>
                <w:bCs/>
                <w:lang w:val="en-GB"/>
              </w:rPr>
              <w:t>High (10)</w:t>
            </w:r>
          </w:p>
        </w:tc>
      </w:tr>
      <w:tr w:rsidR="00A641E2" w:rsidRPr="00C26C40" w14:paraId="5A05D2C1" w14:textId="77777777" w:rsidTr="00870DFD">
        <w:tc>
          <w:tcPr>
            <w:tcW w:w="3114" w:type="dxa"/>
            <w:vAlign w:val="center"/>
          </w:tcPr>
          <w:p w14:paraId="4B723944" w14:textId="77777777" w:rsidR="00A641E2" w:rsidRPr="00C26C40" w:rsidRDefault="00A641E2" w:rsidP="00870DFD">
            <w:pPr>
              <w:rPr>
                <w:rFonts w:eastAsia="Arial"/>
                <w:lang w:val="en-GB"/>
              </w:rPr>
            </w:pPr>
            <w:r w:rsidRPr="00C26C40">
              <w:rPr>
                <w:rFonts w:eastAsia="Arial"/>
                <w:lang w:val="en-GB"/>
              </w:rPr>
              <w:t>More magnetic field exposure</w:t>
            </w:r>
          </w:p>
        </w:tc>
        <w:tc>
          <w:tcPr>
            <w:tcW w:w="1560" w:type="dxa"/>
            <w:vAlign w:val="center"/>
          </w:tcPr>
          <w:p w14:paraId="780BC023" w14:textId="77777777" w:rsidR="00A641E2" w:rsidRPr="00C26C40" w:rsidRDefault="00A641E2" w:rsidP="00870DFD">
            <w:pPr>
              <w:rPr>
                <w:rFonts w:eastAsia="Arial"/>
                <w:lang w:val="en-GB"/>
              </w:rPr>
            </w:pPr>
            <w:r w:rsidRPr="00C26C40">
              <w:rPr>
                <w:rFonts w:eastAsia="Arial"/>
                <w:lang w:val="en-GB"/>
              </w:rPr>
              <w:t>2</w:t>
            </w:r>
          </w:p>
        </w:tc>
        <w:tc>
          <w:tcPr>
            <w:tcW w:w="1558" w:type="dxa"/>
            <w:vAlign w:val="center"/>
          </w:tcPr>
          <w:p w14:paraId="75D70821" w14:textId="77777777" w:rsidR="00A641E2" w:rsidRPr="00C26C40" w:rsidRDefault="00A641E2" w:rsidP="00870DFD">
            <w:pPr>
              <w:rPr>
                <w:rFonts w:eastAsia="Arial"/>
                <w:lang w:val="en-GB"/>
              </w:rPr>
            </w:pPr>
            <w:r w:rsidRPr="00C26C40">
              <w:rPr>
                <w:rFonts w:eastAsia="Arial"/>
                <w:lang w:val="en-GB"/>
              </w:rPr>
              <w:t>3</w:t>
            </w:r>
          </w:p>
        </w:tc>
        <w:tc>
          <w:tcPr>
            <w:tcW w:w="3118" w:type="dxa"/>
            <w:shd w:val="clear" w:color="auto" w:fill="FFFF00"/>
            <w:vAlign w:val="center"/>
          </w:tcPr>
          <w:p w14:paraId="555FDF49" w14:textId="77777777" w:rsidR="00A641E2" w:rsidRPr="00C26C40" w:rsidRDefault="00A641E2" w:rsidP="00870DFD">
            <w:pPr>
              <w:rPr>
                <w:rFonts w:eastAsia="Arial"/>
                <w:b/>
                <w:bCs/>
                <w:lang w:val="en-GB"/>
              </w:rPr>
            </w:pPr>
            <w:r w:rsidRPr="00C26C40">
              <w:rPr>
                <w:rFonts w:eastAsia="Arial"/>
                <w:b/>
                <w:bCs/>
                <w:lang w:val="en-GB"/>
              </w:rPr>
              <w:t>Medium (6)</w:t>
            </w:r>
          </w:p>
        </w:tc>
      </w:tr>
    </w:tbl>
    <w:p w14:paraId="2C730AC9" w14:textId="77777777" w:rsidR="00A641E2" w:rsidRPr="00C26C40" w:rsidRDefault="00A641E2" w:rsidP="00A641E2"/>
    <w:p w14:paraId="54717E3C" w14:textId="77777777" w:rsidR="00A641E2" w:rsidRPr="00C26C40" w:rsidRDefault="00A641E2" w:rsidP="00134FFF">
      <w:pPr>
        <w:pStyle w:val="Heading3"/>
      </w:pPr>
      <w:bookmarkStart w:id="440" w:name="_Toc237245038"/>
      <w:r w:rsidRPr="00C26C40">
        <w:t>HAZOP Analysis and Risk Ranking for Area 500 – Wet Grinding</w:t>
      </w:r>
      <w:bookmarkEnd w:id="440"/>
    </w:p>
    <w:p w14:paraId="2104AD00" w14:textId="77777777" w:rsidR="00A641E2" w:rsidRPr="00C26C40" w:rsidRDefault="00A641E2" w:rsidP="00A641E2">
      <w:pPr>
        <w:pStyle w:val="Heading4"/>
      </w:pPr>
      <w:r w:rsidRPr="00C26C40">
        <w:t>HAZOP Analysis</w:t>
      </w:r>
    </w:p>
    <w:tbl>
      <w:tblPr>
        <w:tblStyle w:val="TableGrid"/>
        <w:tblW w:w="0" w:type="auto"/>
        <w:tblLook w:val="04A0" w:firstRow="1" w:lastRow="0" w:firstColumn="1" w:lastColumn="0" w:noHBand="0" w:noVBand="1"/>
      </w:tblPr>
      <w:tblGrid>
        <w:gridCol w:w="1175"/>
        <w:gridCol w:w="1539"/>
        <w:gridCol w:w="1526"/>
        <w:gridCol w:w="1254"/>
        <w:gridCol w:w="1578"/>
        <w:gridCol w:w="1422"/>
      </w:tblGrid>
      <w:tr w:rsidR="00A641E2" w:rsidRPr="00C26C40" w14:paraId="0403E204" w14:textId="77777777" w:rsidTr="00870DFD">
        <w:tc>
          <w:tcPr>
            <w:tcW w:w="1516" w:type="dxa"/>
          </w:tcPr>
          <w:p w14:paraId="4B6D8D60" w14:textId="77777777" w:rsidR="00A641E2" w:rsidRPr="00C26C40" w:rsidRDefault="00A641E2" w:rsidP="00870DFD">
            <w:pPr>
              <w:rPr>
                <w:lang w:val="en-GB"/>
              </w:rPr>
            </w:pPr>
            <w:r w:rsidRPr="00C26C40">
              <w:rPr>
                <w:b/>
                <w:bCs/>
                <w:lang w:val="en-GB"/>
              </w:rPr>
              <w:t>Deviation</w:t>
            </w:r>
          </w:p>
        </w:tc>
        <w:tc>
          <w:tcPr>
            <w:tcW w:w="1576" w:type="dxa"/>
          </w:tcPr>
          <w:p w14:paraId="44D57471" w14:textId="77777777" w:rsidR="00A641E2" w:rsidRPr="00C26C40" w:rsidRDefault="00A641E2" w:rsidP="00870DFD">
            <w:pPr>
              <w:rPr>
                <w:lang w:val="en-GB"/>
              </w:rPr>
            </w:pPr>
            <w:r w:rsidRPr="00C26C40">
              <w:rPr>
                <w:b/>
                <w:bCs/>
                <w:lang w:val="en-GB"/>
              </w:rPr>
              <w:t>Cause</w:t>
            </w:r>
          </w:p>
        </w:tc>
        <w:tc>
          <w:tcPr>
            <w:tcW w:w="1563" w:type="dxa"/>
          </w:tcPr>
          <w:p w14:paraId="4BE0E15A" w14:textId="77777777" w:rsidR="00A641E2" w:rsidRPr="00C26C40" w:rsidRDefault="00A641E2" w:rsidP="00870DFD">
            <w:pPr>
              <w:rPr>
                <w:lang w:val="en-GB"/>
              </w:rPr>
            </w:pPr>
            <w:r w:rsidRPr="00C26C40">
              <w:rPr>
                <w:b/>
                <w:bCs/>
                <w:lang w:val="en-GB"/>
              </w:rPr>
              <w:t>Consequence</w:t>
            </w:r>
          </w:p>
        </w:tc>
        <w:tc>
          <w:tcPr>
            <w:tcW w:w="1531" w:type="dxa"/>
          </w:tcPr>
          <w:p w14:paraId="0D320C6B" w14:textId="77777777" w:rsidR="00A641E2" w:rsidRPr="00C26C40" w:rsidRDefault="00A641E2" w:rsidP="00870DFD">
            <w:pPr>
              <w:rPr>
                <w:lang w:val="en-GB"/>
              </w:rPr>
            </w:pPr>
            <w:r w:rsidRPr="00C26C40">
              <w:rPr>
                <w:b/>
                <w:bCs/>
                <w:lang w:val="en-GB"/>
              </w:rPr>
              <w:t>Safeguard</w:t>
            </w:r>
          </w:p>
        </w:tc>
        <w:tc>
          <w:tcPr>
            <w:tcW w:w="1616" w:type="dxa"/>
          </w:tcPr>
          <w:p w14:paraId="54132CBA" w14:textId="77777777" w:rsidR="00A641E2" w:rsidRPr="00C26C40" w:rsidRDefault="00A641E2" w:rsidP="00870DFD">
            <w:pPr>
              <w:rPr>
                <w:lang w:val="en-GB"/>
              </w:rPr>
            </w:pPr>
            <w:r w:rsidRPr="00C26C40">
              <w:rPr>
                <w:b/>
                <w:bCs/>
                <w:lang w:val="en-GB"/>
              </w:rPr>
              <w:t>Action</w:t>
            </w:r>
          </w:p>
        </w:tc>
        <w:tc>
          <w:tcPr>
            <w:tcW w:w="1548" w:type="dxa"/>
          </w:tcPr>
          <w:p w14:paraId="7EA7BCD3" w14:textId="77777777" w:rsidR="00A641E2" w:rsidRPr="00C26C40" w:rsidRDefault="00A641E2" w:rsidP="00870DFD">
            <w:pPr>
              <w:rPr>
                <w:lang w:val="en-GB"/>
              </w:rPr>
            </w:pPr>
            <w:r w:rsidRPr="00C26C40">
              <w:rPr>
                <w:b/>
                <w:bCs/>
                <w:lang w:val="en-GB"/>
              </w:rPr>
              <w:t>Assigned to</w:t>
            </w:r>
          </w:p>
        </w:tc>
      </w:tr>
      <w:tr w:rsidR="00A641E2" w:rsidRPr="00C26C40" w14:paraId="46171199" w14:textId="77777777" w:rsidTr="00870DFD">
        <w:tc>
          <w:tcPr>
            <w:tcW w:w="1516" w:type="dxa"/>
            <w:vAlign w:val="center"/>
          </w:tcPr>
          <w:p w14:paraId="24027491" w14:textId="77777777" w:rsidR="00A641E2" w:rsidRPr="00C26C40" w:rsidRDefault="00A641E2" w:rsidP="00870DFD">
            <w:pPr>
              <w:rPr>
                <w:lang w:val="en-GB"/>
              </w:rPr>
            </w:pPr>
            <w:r w:rsidRPr="00C26C40">
              <w:rPr>
                <w:color w:val="000000"/>
                <w:lang w:val="en-GB"/>
              </w:rPr>
              <w:t>More slurry viscosity</w:t>
            </w:r>
          </w:p>
        </w:tc>
        <w:tc>
          <w:tcPr>
            <w:tcW w:w="1576" w:type="dxa"/>
            <w:vAlign w:val="center"/>
          </w:tcPr>
          <w:p w14:paraId="0D3EB299" w14:textId="77777777" w:rsidR="00A641E2" w:rsidRPr="00C26C40" w:rsidRDefault="00A641E2" w:rsidP="00870DFD">
            <w:pPr>
              <w:rPr>
                <w:lang w:val="en-GB"/>
              </w:rPr>
            </w:pPr>
            <w:r w:rsidRPr="00C26C40">
              <w:rPr>
                <w:color w:val="000000"/>
                <w:lang w:val="en-GB"/>
              </w:rPr>
              <w:t>Over-grinding or poor classification</w:t>
            </w:r>
          </w:p>
        </w:tc>
        <w:tc>
          <w:tcPr>
            <w:tcW w:w="1563" w:type="dxa"/>
            <w:vAlign w:val="center"/>
          </w:tcPr>
          <w:p w14:paraId="39565BD8" w14:textId="77777777" w:rsidR="00A641E2" w:rsidRPr="00C26C40" w:rsidRDefault="00A641E2" w:rsidP="00870DFD">
            <w:pPr>
              <w:rPr>
                <w:lang w:val="en-GB"/>
              </w:rPr>
            </w:pPr>
            <w:r w:rsidRPr="00C26C40">
              <w:rPr>
                <w:color w:val="000000"/>
                <w:lang w:val="en-GB"/>
              </w:rPr>
              <w:t>Pump cavitation, blockages, overflow</w:t>
            </w:r>
          </w:p>
        </w:tc>
        <w:tc>
          <w:tcPr>
            <w:tcW w:w="1531" w:type="dxa"/>
            <w:vAlign w:val="center"/>
          </w:tcPr>
          <w:p w14:paraId="410E3327" w14:textId="77777777" w:rsidR="00A641E2" w:rsidRPr="00C26C40" w:rsidRDefault="00A641E2" w:rsidP="00870DFD">
            <w:pPr>
              <w:rPr>
                <w:lang w:val="en-GB"/>
              </w:rPr>
            </w:pPr>
            <w:r w:rsidRPr="00C26C40">
              <w:rPr>
                <w:color w:val="000000"/>
                <w:lang w:val="en-GB"/>
              </w:rPr>
              <w:t>Viscosity and density monitoring</w:t>
            </w:r>
          </w:p>
        </w:tc>
        <w:tc>
          <w:tcPr>
            <w:tcW w:w="1616" w:type="dxa"/>
            <w:vAlign w:val="center"/>
          </w:tcPr>
          <w:p w14:paraId="58CD3629" w14:textId="77777777" w:rsidR="00A641E2" w:rsidRPr="00C26C40" w:rsidRDefault="00A641E2" w:rsidP="00870DFD">
            <w:pPr>
              <w:rPr>
                <w:lang w:val="en-GB"/>
              </w:rPr>
            </w:pPr>
            <w:r w:rsidRPr="00C26C40">
              <w:rPr>
                <w:color w:val="000000"/>
                <w:lang w:val="en-GB"/>
              </w:rPr>
              <w:t>Adjust mill parameters and hydrocyclones</w:t>
            </w:r>
          </w:p>
        </w:tc>
        <w:tc>
          <w:tcPr>
            <w:tcW w:w="1548" w:type="dxa"/>
            <w:vAlign w:val="center"/>
          </w:tcPr>
          <w:p w14:paraId="53A39850" w14:textId="77777777" w:rsidR="00A641E2" w:rsidRPr="00C26C40" w:rsidRDefault="00A641E2" w:rsidP="00870DFD">
            <w:pPr>
              <w:rPr>
                <w:lang w:val="en-GB"/>
              </w:rPr>
            </w:pPr>
            <w:r w:rsidRPr="00C26C40">
              <w:rPr>
                <w:color w:val="000000"/>
                <w:lang w:val="en-GB"/>
              </w:rPr>
              <w:t>Process Engineer</w:t>
            </w:r>
          </w:p>
        </w:tc>
      </w:tr>
      <w:tr w:rsidR="00A641E2" w:rsidRPr="00C26C40" w14:paraId="3EC2D7F5" w14:textId="77777777" w:rsidTr="00870DFD">
        <w:tc>
          <w:tcPr>
            <w:tcW w:w="1516" w:type="dxa"/>
            <w:vAlign w:val="center"/>
          </w:tcPr>
          <w:p w14:paraId="7E0B00EE" w14:textId="77777777" w:rsidR="00A641E2" w:rsidRPr="00C26C40" w:rsidRDefault="00A641E2" w:rsidP="00870DFD">
            <w:pPr>
              <w:rPr>
                <w:lang w:val="en-GB"/>
              </w:rPr>
            </w:pPr>
            <w:r w:rsidRPr="00C26C40">
              <w:rPr>
                <w:color w:val="000000"/>
                <w:lang w:val="en-GB"/>
              </w:rPr>
              <w:t>No flow to ball mill</w:t>
            </w:r>
          </w:p>
        </w:tc>
        <w:tc>
          <w:tcPr>
            <w:tcW w:w="1576" w:type="dxa"/>
            <w:vAlign w:val="center"/>
          </w:tcPr>
          <w:p w14:paraId="072FAF50" w14:textId="77777777" w:rsidR="00A641E2" w:rsidRPr="00C26C40" w:rsidRDefault="00A641E2" w:rsidP="00870DFD">
            <w:pPr>
              <w:rPr>
                <w:lang w:val="en-GB"/>
              </w:rPr>
            </w:pPr>
            <w:r w:rsidRPr="00C26C40">
              <w:rPr>
                <w:color w:val="000000"/>
                <w:lang w:val="en-GB"/>
              </w:rPr>
              <w:t>Feeder failure</w:t>
            </w:r>
          </w:p>
        </w:tc>
        <w:tc>
          <w:tcPr>
            <w:tcW w:w="1563" w:type="dxa"/>
            <w:vAlign w:val="center"/>
          </w:tcPr>
          <w:p w14:paraId="4B65457C" w14:textId="77777777" w:rsidR="00A641E2" w:rsidRPr="00C26C40" w:rsidRDefault="00A641E2" w:rsidP="00870DFD">
            <w:pPr>
              <w:rPr>
                <w:lang w:val="en-GB"/>
              </w:rPr>
            </w:pPr>
            <w:r w:rsidRPr="00C26C40">
              <w:rPr>
                <w:color w:val="000000"/>
                <w:lang w:val="en-GB"/>
              </w:rPr>
              <w:t>Dry running of mill, possible damage</w:t>
            </w:r>
          </w:p>
        </w:tc>
        <w:tc>
          <w:tcPr>
            <w:tcW w:w="1531" w:type="dxa"/>
            <w:vAlign w:val="center"/>
          </w:tcPr>
          <w:p w14:paraId="07279372" w14:textId="77777777" w:rsidR="00A641E2" w:rsidRPr="00C26C40" w:rsidRDefault="00A641E2" w:rsidP="00870DFD">
            <w:pPr>
              <w:rPr>
                <w:lang w:val="en-GB"/>
              </w:rPr>
            </w:pPr>
            <w:r w:rsidRPr="00C26C40">
              <w:rPr>
                <w:color w:val="000000"/>
                <w:lang w:val="en-GB"/>
              </w:rPr>
              <w:t>Level alarms in BN-501</w:t>
            </w:r>
          </w:p>
        </w:tc>
        <w:tc>
          <w:tcPr>
            <w:tcW w:w="1616" w:type="dxa"/>
            <w:vAlign w:val="center"/>
          </w:tcPr>
          <w:p w14:paraId="14503763" w14:textId="77777777" w:rsidR="00A641E2" w:rsidRPr="00C26C40" w:rsidRDefault="00A641E2" w:rsidP="00870DFD">
            <w:pPr>
              <w:rPr>
                <w:lang w:val="en-GB"/>
              </w:rPr>
            </w:pPr>
            <w:r w:rsidRPr="00C26C40">
              <w:rPr>
                <w:color w:val="000000"/>
                <w:lang w:val="en-GB"/>
              </w:rPr>
              <w:t>Repair feeder; restore material flow</w:t>
            </w:r>
          </w:p>
        </w:tc>
        <w:tc>
          <w:tcPr>
            <w:tcW w:w="1548" w:type="dxa"/>
            <w:vAlign w:val="center"/>
          </w:tcPr>
          <w:p w14:paraId="64698291" w14:textId="77777777" w:rsidR="00A641E2" w:rsidRPr="00C26C40" w:rsidRDefault="00A641E2" w:rsidP="00870DFD">
            <w:pPr>
              <w:rPr>
                <w:lang w:val="en-GB"/>
              </w:rPr>
            </w:pPr>
            <w:r w:rsidRPr="00C26C40">
              <w:rPr>
                <w:color w:val="000000"/>
                <w:lang w:val="en-GB"/>
              </w:rPr>
              <w:t>Maintenance personnel</w:t>
            </w:r>
          </w:p>
        </w:tc>
      </w:tr>
      <w:tr w:rsidR="00A641E2" w:rsidRPr="00C26C40" w14:paraId="755CF68B" w14:textId="77777777" w:rsidTr="00870DFD">
        <w:tc>
          <w:tcPr>
            <w:tcW w:w="1516" w:type="dxa"/>
            <w:vAlign w:val="center"/>
          </w:tcPr>
          <w:p w14:paraId="53E39F54" w14:textId="77777777" w:rsidR="00A641E2" w:rsidRPr="00C26C40" w:rsidRDefault="00A641E2" w:rsidP="00870DFD">
            <w:pPr>
              <w:rPr>
                <w:lang w:val="en-GB"/>
              </w:rPr>
            </w:pPr>
            <w:r w:rsidRPr="00C26C40">
              <w:rPr>
                <w:color w:val="000000"/>
                <w:lang w:val="en-GB"/>
              </w:rPr>
              <w:t>Less particle-size control</w:t>
            </w:r>
          </w:p>
        </w:tc>
        <w:tc>
          <w:tcPr>
            <w:tcW w:w="1576" w:type="dxa"/>
            <w:vAlign w:val="center"/>
          </w:tcPr>
          <w:p w14:paraId="5E6444BD" w14:textId="77777777" w:rsidR="00A641E2" w:rsidRPr="00C26C40" w:rsidRDefault="00A641E2" w:rsidP="00870DFD">
            <w:pPr>
              <w:rPr>
                <w:lang w:val="en-GB"/>
              </w:rPr>
            </w:pPr>
            <w:r w:rsidRPr="00C26C40">
              <w:rPr>
                <w:color w:val="000000"/>
                <w:lang w:val="en-GB"/>
              </w:rPr>
              <w:t>Hydrocyclone blockage</w:t>
            </w:r>
          </w:p>
        </w:tc>
        <w:tc>
          <w:tcPr>
            <w:tcW w:w="1563" w:type="dxa"/>
            <w:vAlign w:val="center"/>
          </w:tcPr>
          <w:p w14:paraId="47ADDDBA" w14:textId="77777777" w:rsidR="00A641E2" w:rsidRPr="00C26C40" w:rsidRDefault="00A641E2" w:rsidP="00870DFD">
            <w:pPr>
              <w:rPr>
                <w:lang w:val="en-GB"/>
              </w:rPr>
            </w:pPr>
            <w:r w:rsidRPr="00C26C40">
              <w:rPr>
                <w:color w:val="000000"/>
                <w:lang w:val="en-GB"/>
              </w:rPr>
              <w:t>Coarse product, inefficient circuit</w:t>
            </w:r>
          </w:p>
        </w:tc>
        <w:tc>
          <w:tcPr>
            <w:tcW w:w="1531" w:type="dxa"/>
            <w:vAlign w:val="center"/>
          </w:tcPr>
          <w:p w14:paraId="742004F4" w14:textId="77777777" w:rsidR="00A641E2" w:rsidRPr="00C26C40" w:rsidRDefault="00A641E2" w:rsidP="00870DFD">
            <w:pPr>
              <w:rPr>
                <w:lang w:val="en-GB"/>
              </w:rPr>
            </w:pPr>
            <w:r w:rsidRPr="00C26C40">
              <w:rPr>
                <w:color w:val="000000"/>
                <w:lang w:val="en-GB"/>
              </w:rPr>
              <w:t>Pressure differential across cyclones</w:t>
            </w:r>
          </w:p>
        </w:tc>
        <w:tc>
          <w:tcPr>
            <w:tcW w:w="1616" w:type="dxa"/>
            <w:vAlign w:val="center"/>
          </w:tcPr>
          <w:p w14:paraId="0B6B036C" w14:textId="77777777" w:rsidR="00A641E2" w:rsidRPr="00C26C40" w:rsidRDefault="00A641E2" w:rsidP="00870DFD">
            <w:pPr>
              <w:rPr>
                <w:lang w:val="en-GB"/>
              </w:rPr>
            </w:pPr>
            <w:r w:rsidRPr="00C26C40">
              <w:rPr>
                <w:color w:val="000000"/>
                <w:lang w:val="en-GB"/>
              </w:rPr>
              <w:t>Flush and inspect hydrocyclones</w:t>
            </w:r>
          </w:p>
        </w:tc>
        <w:tc>
          <w:tcPr>
            <w:tcW w:w="1548" w:type="dxa"/>
            <w:vAlign w:val="center"/>
          </w:tcPr>
          <w:p w14:paraId="236F069A" w14:textId="77777777" w:rsidR="00A641E2" w:rsidRPr="00C26C40" w:rsidRDefault="00A641E2" w:rsidP="00870DFD">
            <w:pPr>
              <w:rPr>
                <w:lang w:val="en-GB"/>
              </w:rPr>
            </w:pPr>
            <w:r w:rsidRPr="00C26C40">
              <w:rPr>
                <w:color w:val="000000"/>
                <w:lang w:val="en-GB"/>
              </w:rPr>
              <w:t>Maintenance personnel</w:t>
            </w:r>
          </w:p>
        </w:tc>
      </w:tr>
    </w:tbl>
    <w:p w14:paraId="0A6B1FF8" w14:textId="77777777" w:rsidR="00A641E2" w:rsidRPr="00C26C40" w:rsidRDefault="00A641E2" w:rsidP="00A641E2">
      <w:pPr>
        <w:pStyle w:val="Heading4"/>
      </w:pPr>
      <w:r w:rsidRPr="00C26C40">
        <w:t>Risk Ranking</w:t>
      </w:r>
    </w:p>
    <w:tbl>
      <w:tblPr>
        <w:tblStyle w:val="TableGrid"/>
        <w:tblW w:w="0" w:type="auto"/>
        <w:tblLook w:val="04A0" w:firstRow="1" w:lastRow="0" w:firstColumn="1" w:lastColumn="0" w:noHBand="0" w:noVBand="1"/>
      </w:tblPr>
      <w:tblGrid>
        <w:gridCol w:w="2856"/>
        <w:gridCol w:w="1400"/>
        <w:gridCol w:w="1394"/>
        <w:gridCol w:w="2844"/>
      </w:tblGrid>
      <w:tr w:rsidR="00A641E2" w:rsidRPr="00C26C40" w14:paraId="7742D97A" w14:textId="77777777" w:rsidTr="00870DFD">
        <w:tc>
          <w:tcPr>
            <w:tcW w:w="3114" w:type="dxa"/>
          </w:tcPr>
          <w:p w14:paraId="4AB62F1B" w14:textId="77777777" w:rsidR="00A641E2" w:rsidRPr="00C26C40" w:rsidRDefault="00A641E2" w:rsidP="00870DFD">
            <w:pPr>
              <w:jc w:val="center"/>
              <w:rPr>
                <w:b/>
                <w:bCs/>
                <w:lang w:val="en-GB"/>
              </w:rPr>
            </w:pPr>
            <w:r w:rsidRPr="00C26C40">
              <w:rPr>
                <w:b/>
                <w:bCs/>
                <w:lang w:val="en-GB"/>
              </w:rPr>
              <w:t>Deviation</w:t>
            </w:r>
          </w:p>
        </w:tc>
        <w:tc>
          <w:tcPr>
            <w:tcW w:w="1560" w:type="dxa"/>
          </w:tcPr>
          <w:p w14:paraId="4A39F99F" w14:textId="77777777" w:rsidR="00A641E2" w:rsidRPr="00C26C40" w:rsidRDefault="00A641E2" w:rsidP="00870DFD">
            <w:pPr>
              <w:jc w:val="center"/>
              <w:rPr>
                <w:b/>
                <w:bCs/>
                <w:lang w:val="en-GB"/>
              </w:rPr>
            </w:pPr>
            <w:r w:rsidRPr="00C26C40">
              <w:rPr>
                <w:b/>
                <w:bCs/>
                <w:lang w:val="en-GB"/>
              </w:rPr>
              <w:t>L</w:t>
            </w:r>
          </w:p>
        </w:tc>
        <w:tc>
          <w:tcPr>
            <w:tcW w:w="1558" w:type="dxa"/>
          </w:tcPr>
          <w:p w14:paraId="2D2A284C" w14:textId="77777777" w:rsidR="00A641E2" w:rsidRPr="00C26C40" w:rsidRDefault="00A641E2" w:rsidP="00870DFD">
            <w:pPr>
              <w:jc w:val="center"/>
              <w:rPr>
                <w:b/>
                <w:bCs/>
                <w:lang w:val="en-GB"/>
              </w:rPr>
            </w:pPr>
            <w:r w:rsidRPr="00C26C40">
              <w:rPr>
                <w:b/>
                <w:bCs/>
                <w:lang w:val="en-GB"/>
              </w:rPr>
              <w:t>S</w:t>
            </w:r>
          </w:p>
        </w:tc>
        <w:tc>
          <w:tcPr>
            <w:tcW w:w="3118" w:type="dxa"/>
          </w:tcPr>
          <w:p w14:paraId="4558B5CA" w14:textId="77777777" w:rsidR="00A641E2" w:rsidRPr="00C26C40" w:rsidRDefault="00A641E2" w:rsidP="00870DFD">
            <w:pPr>
              <w:jc w:val="center"/>
              <w:rPr>
                <w:b/>
                <w:bCs/>
                <w:lang w:val="en-GB"/>
              </w:rPr>
            </w:pPr>
            <w:r w:rsidRPr="00C26C40">
              <w:rPr>
                <w:b/>
                <w:bCs/>
                <w:lang w:val="en-GB"/>
              </w:rPr>
              <w:t>Risk Ranking</w:t>
            </w:r>
          </w:p>
        </w:tc>
      </w:tr>
      <w:tr w:rsidR="00A641E2" w:rsidRPr="00C26C40" w14:paraId="4EBF9FEF" w14:textId="77777777" w:rsidTr="00870DFD">
        <w:tc>
          <w:tcPr>
            <w:tcW w:w="3114" w:type="dxa"/>
            <w:vAlign w:val="center"/>
          </w:tcPr>
          <w:p w14:paraId="5A9E0804" w14:textId="77777777" w:rsidR="00A641E2" w:rsidRPr="00C26C40" w:rsidRDefault="00A641E2" w:rsidP="00870DFD">
            <w:pPr>
              <w:rPr>
                <w:lang w:val="en-GB"/>
              </w:rPr>
            </w:pPr>
            <w:r w:rsidRPr="00C26C40">
              <w:rPr>
                <w:rFonts w:eastAsia="Arial"/>
                <w:lang w:val="en-GB"/>
              </w:rPr>
              <w:t>More slurry viscosity</w:t>
            </w:r>
          </w:p>
        </w:tc>
        <w:tc>
          <w:tcPr>
            <w:tcW w:w="1560" w:type="dxa"/>
            <w:vAlign w:val="center"/>
          </w:tcPr>
          <w:p w14:paraId="7BA67477" w14:textId="77777777" w:rsidR="00A641E2" w:rsidRPr="00C26C40" w:rsidRDefault="00A641E2" w:rsidP="00870DFD">
            <w:pPr>
              <w:rPr>
                <w:lang w:val="en-GB"/>
              </w:rPr>
            </w:pPr>
            <w:r w:rsidRPr="00C26C40">
              <w:rPr>
                <w:rFonts w:eastAsia="Arial"/>
                <w:lang w:val="en-GB"/>
              </w:rPr>
              <w:t>3</w:t>
            </w:r>
          </w:p>
        </w:tc>
        <w:tc>
          <w:tcPr>
            <w:tcW w:w="1558" w:type="dxa"/>
            <w:vAlign w:val="center"/>
          </w:tcPr>
          <w:p w14:paraId="3BCEF277" w14:textId="77777777" w:rsidR="00A641E2" w:rsidRPr="00C26C40" w:rsidRDefault="00A641E2" w:rsidP="00870DFD">
            <w:pPr>
              <w:rPr>
                <w:lang w:val="en-GB"/>
              </w:rPr>
            </w:pPr>
            <w:r w:rsidRPr="00C26C40">
              <w:rPr>
                <w:rFonts w:eastAsia="Arial"/>
                <w:lang w:val="en-GB"/>
              </w:rPr>
              <w:t>3</w:t>
            </w:r>
          </w:p>
        </w:tc>
        <w:tc>
          <w:tcPr>
            <w:tcW w:w="3118" w:type="dxa"/>
            <w:shd w:val="clear" w:color="auto" w:fill="FFFF00"/>
            <w:vAlign w:val="center"/>
          </w:tcPr>
          <w:p w14:paraId="0D38952D" w14:textId="77777777" w:rsidR="00A641E2" w:rsidRPr="00C26C40" w:rsidRDefault="00A641E2" w:rsidP="00870DFD">
            <w:pPr>
              <w:rPr>
                <w:lang w:val="en-GB"/>
              </w:rPr>
            </w:pPr>
            <w:r w:rsidRPr="00C26C40">
              <w:rPr>
                <w:rFonts w:eastAsia="Arial"/>
                <w:b/>
                <w:bCs/>
                <w:lang w:val="en-GB"/>
              </w:rPr>
              <w:t>Medium (9)</w:t>
            </w:r>
          </w:p>
        </w:tc>
      </w:tr>
      <w:tr w:rsidR="00A641E2" w:rsidRPr="00C26C40" w14:paraId="50DB92F9" w14:textId="77777777" w:rsidTr="00870DFD">
        <w:tc>
          <w:tcPr>
            <w:tcW w:w="3114" w:type="dxa"/>
            <w:vAlign w:val="center"/>
          </w:tcPr>
          <w:p w14:paraId="286783B2" w14:textId="77777777" w:rsidR="00A641E2" w:rsidRPr="00C26C40" w:rsidRDefault="00A641E2" w:rsidP="00870DFD">
            <w:pPr>
              <w:rPr>
                <w:lang w:val="en-GB"/>
              </w:rPr>
            </w:pPr>
            <w:r w:rsidRPr="00C26C40">
              <w:rPr>
                <w:rFonts w:eastAsia="Arial"/>
                <w:lang w:val="en-GB"/>
              </w:rPr>
              <w:t>No flow to ball mill</w:t>
            </w:r>
          </w:p>
        </w:tc>
        <w:tc>
          <w:tcPr>
            <w:tcW w:w="1560" w:type="dxa"/>
            <w:vAlign w:val="center"/>
          </w:tcPr>
          <w:p w14:paraId="2633FE69" w14:textId="77777777" w:rsidR="00A641E2" w:rsidRPr="00C26C40" w:rsidRDefault="00A641E2" w:rsidP="00870DFD">
            <w:pPr>
              <w:rPr>
                <w:lang w:val="en-GB"/>
              </w:rPr>
            </w:pPr>
            <w:r w:rsidRPr="00C26C40">
              <w:rPr>
                <w:rFonts w:eastAsia="Arial"/>
                <w:lang w:val="en-GB"/>
              </w:rPr>
              <w:t>2</w:t>
            </w:r>
          </w:p>
        </w:tc>
        <w:tc>
          <w:tcPr>
            <w:tcW w:w="1558" w:type="dxa"/>
            <w:vAlign w:val="center"/>
          </w:tcPr>
          <w:p w14:paraId="33B3C535" w14:textId="77777777" w:rsidR="00A641E2" w:rsidRPr="00C26C40" w:rsidRDefault="00A641E2" w:rsidP="00870DFD">
            <w:pPr>
              <w:rPr>
                <w:lang w:val="en-GB"/>
              </w:rPr>
            </w:pPr>
            <w:r w:rsidRPr="00C26C40">
              <w:rPr>
                <w:rFonts w:eastAsia="Arial"/>
                <w:lang w:val="en-GB"/>
              </w:rPr>
              <w:t>4</w:t>
            </w:r>
          </w:p>
        </w:tc>
        <w:tc>
          <w:tcPr>
            <w:tcW w:w="3118" w:type="dxa"/>
            <w:shd w:val="clear" w:color="auto" w:fill="FFFF00"/>
            <w:vAlign w:val="center"/>
          </w:tcPr>
          <w:p w14:paraId="12A14B89" w14:textId="77777777" w:rsidR="00A641E2" w:rsidRPr="00C26C40" w:rsidRDefault="00A641E2" w:rsidP="00870DFD">
            <w:pPr>
              <w:rPr>
                <w:lang w:val="en-GB"/>
              </w:rPr>
            </w:pPr>
            <w:r w:rsidRPr="00C26C40">
              <w:rPr>
                <w:rFonts w:eastAsia="Arial"/>
                <w:b/>
                <w:bCs/>
                <w:lang w:val="en-GB"/>
              </w:rPr>
              <w:t>Medium (8)</w:t>
            </w:r>
          </w:p>
        </w:tc>
      </w:tr>
      <w:tr w:rsidR="00A641E2" w:rsidRPr="00C26C40" w14:paraId="4FFC6432" w14:textId="77777777" w:rsidTr="00870DFD">
        <w:tc>
          <w:tcPr>
            <w:tcW w:w="3114" w:type="dxa"/>
            <w:vAlign w:val="center"/>
          </w:tcPr>
          <w:p w14:paraId="12A229E2" w14:textId="77777777" w:rsidR="00A641E2" w:rsidRPr="00C26C40" w:rsidRDefault="00A641E2" w:rsidP="00870DFD">
            <w:pPr>
              <w:rPr>
                <w:lang w:val="en-GB"/>
              </w:rPr>
            </w:pPr>
            <w:r w:rsidRPr="00C26C40">
              <w:rPr>
                <w:rFonts w:eastAsia="Arial"/>
                <w:lang w:val="en-GB"/>
              </w:rPr>
              <w:t>Less particle size control</w:t>
            </w:r>
          </w:p>
        </w:tc>
        <w:tc>
          <w:tcPr>
            <w:tcW w:w="1560" w:type="dxa"/>
            <w:vAlign w:val="center"/>
          </w:tcPr>
          <w:p w14:paraId="722D8B41" w14:textId="77777777" w:rsidR="00A641E2" w:rsidRPr="00C26C40" w:rsidRDefault="00A641E2" w:rsidP="00870DFD">
            <w:pPr>
              <w:rPr>
                <w:lang w:val="en-GB"/>
              </w:rPr>
            </w:pPr>
            <w:r w:rsidRPr="00C26C40">
              <w:rPr>
                <w:rFonts w:eastAsia="Arial"/>
                <w:lang w:val="en-GB"/>
              </w:rPr>
              <w:t>3</w:t>
            </w:r>
          </w:p>
        </w:tc>
        <w:tc>
          <w:tcPr>
            <w:tcW w:w="1558" w:type="dxa"/>
            <w:vAlign w:val="center"/>
          </w:tcPr>
          <w:p w14:paraId="584439BE" w14:textId="77777777" w:rsidR="00A641E2" w:rsidRPr="00C26C40" w:rsidRDefault="00A641E2" w:rsidP="00870DFD">
            <w:pPr>
              <w:rPr>
                <w:lang w:val="en-GB"/>
              </w:rPr>
            </w:pPr>
            <w:r w:rsidRPr="00C26C40">
              <w:rPr>
                <w:rFonts w:eastAsia="Arial"/>
                <w:lang w:val="en-GB"/>
              </w:rPr>
              <w:t>2</w:t>
            </w:r>
          </w:p>
        </w:tc>
        <w:tc>
          <w:tcPr>
            <w:tcW w:w="3118" w:type="dxa"/>
            <w:shd w:val="clear" w:color="auto" w:fill="FFFF00"/>
            <w:vAlign w:val="center"/>
          </w:tcPr>
          <w:p w14:paraId="4C68150D" w14:textId="77777777" w:rsidR="00A641E2" w:rsidRPr="00C26C40" w:rsidRDefault="00A641E2" w:rsidP="00870DFD">
            <w:pPr>
              <w:rPr>
                <w:lang w:val="en-GB"/>
              </w:rPr>
            </w:pPr>
            <w:r w:rsidRPr="00C26C40">
              <w:rPr>
                <w:rFonts w:eastAsia="Arial"/>
                <w:b/>
                <w:bCs/>
                <w:lang w:val="en-GB"/>
              </w:rPr>
              <w:t>Medium (6)</w:t>
            </w:r>
          </w:p>
        </w:tc>
      </w:tr>
      <w:tr w:rsidR="00A641E2" w:rsidRPr="00C26C40" w14:paraId="78747802" w14:textId="77777777" w:rsidTr="00870DFD">
        <w:tc>
          <w:tcPr>
            <w:tcW w:w="3114" w:type="dxa"/>
            <w:vAlign w:val="center"/>
          </w:tcPr>
          <w:p w14:paraId="209CAF27" w14:textId="77777777" w:rsidR="00A641E2" w:rsidRPr="00C26C40" w:rsidRDefault="00A641E2" w:rsidP="00870DFD">
            <w:pPr>
              <w:rPr>
                <w:lang w:val="en-GB"/>
              </w:rPr>
            </w:pPr>
            <w:r w:rsidRPr="00C26C40">
              <w:rPr>
                <w:rFonts w:eastAsia="Arial"/>
                <w:lang w:val="en-GB"/>
              </w:rPr>
              <w:lastRenderedPageBreak/>
              <w:t>More noise / vibration</w:t>
            </w:r>
          </w:p>
        </w:tc>
        <w:tc>
          <w:tcPr>
            <w:tcW w:w="1560" w:type="dxa"/>
            <w:vAlign w:val="center"/>
          </w:tcPr>
          <w:p w14:paraId="35F82E9B" w14:textId="77777777" w:rsidR="00A641E2" w:rsidRPr="00C26C40" w:rsidRDefault="00A641E2" w:rsidP="00870DFD">
            <w:pPr>
              <w:rPr>
                <w:lang w:val="en-GB"/>
              </w:rPr>
            </w:pPr>
            <w:r w:rsidRPr="00C26C40">
              <w:rPr>
                <w:rFonts w:eastAsia="Arial"/>
                <w:lang w:val="en-GB"/>
              </w:rPr>
              <w:t>4</w:t>
            </w:r>
          </w:p>
        </w:tc>
        <w:tc>
          <w:tcPr>
            <w:tcW w:w="1558" w:type="dxa"/>
            <w:vAlign w:val="center"/>
          </w:tcPr>
          <w:p w14:paraId="0D20B612" w14:textId="77777777" w:rsidR="00A641E2" w:rsidRPr="00C26C40" w:rsidRDefault="00A641E2" w:rsidP="00870DFD">
            <w:pPr>
              <w:rPr>
                <w:lang w:val="en-GB"/>
              </w:rPr>
            </w:pPr>
            <w:r w:rsidRPr="00C26C40">
              <w:rPr>
                <w:rFonts w:eastAsia="Arial"/>
                <w:lang w:val="en-GB"/>
              </w:rPr>
              <w:t>3</w:t>
            </w:r>
          </w:p>
        </w:tc>
        <w:tc>
          <w:tcPr>
            <w:tcW w:w="3118" w:type="dxa"/>
            <w:shd w:val="clear" w:color="auto" w:fill="EE0000"/>
            <w:vAlign w:val="center"/>
          </w:tcPr>
          <w:p w14:paraId="3AF58823" w14:textId="77777777" w:rsidR="00A641E2" w:rsidRPr="00C26C40" w:rsidRDefault="00A641E2" w:rsidP="00870DFD">
            <w:pPr>
              <w:rPr>
                <w:lang w:val="en-GB"/>
              </w:rPr>
            </w:pPr>
            <w:r w:rsidRPr="00C26C40">
              <w:rPr>
                <w:rFonts w:eastAsia="Arial"/>
                <w:b/>
                <w:bCs/>
                <w:lang w:val="en-GB"/>
              </w:rPr>
              <w:t>High (12)</w:t>
            </w:r>
          </w:p>
        </w:tc>
      </w:tr>
    </w:tbl>
    <w:p w14:paraId="272CE801" w14:textId="77777777" w:rsidR="00A641E2" w:rsidRPr="00C26C40" w:rsidRDefault="00A641E2" w:rsidP="00A641E2"/>
    <w:p w14:paraId="00CD2AD6" w14:textId="77777777" w:rsidR="00A641E2" w:rsidRPr="00C26C40" w:rsidRDefault="00A641E2" w:rsidP="00134FFF">
      <w:pPr>
        <w:pStyle w:val="Heading3"/>
      </w:pPr>
      <w:bookmarkStart w:id="441" w:name="_Toc237245039"/>
      <w:r w:rsidRPr="00C26C40">
        <w:t>HAZOP Analysis and Risk Ranking for Area 600 – Leaching</w:t>
      </w:r>
      <w:bookmarkEnd w:id="441"/>
    </w:p>
    <w:p w14:paraId="59F0F742" w14:textId="77777777" w:rsidR="00A641E2" w:rsidRPr="00C26C40" w:rsidRDefault="00A641E2" w:rsidP="00A641E2">
      <w:pPr>
        <w:pStyle w:val="Heading4"/>
      </w:pPr>
      <w:r w:rsidRPr="00C26C40">
        <w:t>HAZOP Analysis</w:t>
      </w:r>
    </w:p>
    <w:tbl>
      <w:tblPr>
        <w:tblStyle w:val="TableGrid"/>
        <w:tblW w:w="0" w:type="auto"/>
        <w:tblLook w:val="04A0" w:firstRow="1" w:lastRow="0" w:firstColumn="1" w:lastColumn="0" w:noHBand="0" w:noVBand="1"/>
      </w:tblPr>
      <w:tblGrid>
        <w:gridCol w:w="1496"/>
        <w:gridCol w:w="1104"/>
        <w:gridCol w:w="1575"/>
        <w:gridCol w:w="1496"/>
        <w:gridCol w:w="1392"/>
        <w:gridCol w:w="1431"/>
      </w:tblGrid>
      <w:tr w:rsidR="00A641E2" w:rsidRPr="00C26C40" w14:paraId="01032925" w14:textId="77777777" w:rsidTr="00870DFD">
        <w:tc>
          <w:tcPr>
            <w:tcW w:w="1555" w:type="dxa"/>
          </w:tcPr>
          <w:p w14:paraId="0C4A7C91" w14:textId="77777777" w:rsidR="00A641E2" w:rsidRPr="00C26C40" w:rsidRDefault="00A641E2" w:rsidP="00870DFD">
            <w:pPr>
              <w:rPr>
                <w:lang w:val="en-GB"/>
              </w:rPr>
            </w:pPr>
            <w:r w:rsidRPr="00C26C40">
              <w:rPr>
                <w:b/>
                <w:bCs/>
                <w:lang w:val="en-GB"/>
              </w:rPr>
              <w:t>Deviation</w:t>
            </w:r>
          </w:p>
        </w:tc>
        <w:tc>
          <w:tcPr>
            <w:tcW w:w="1534" w:type="dxa"/>
          </w:tcPr>
          <w:p w14:paraId="20998099" w14:textId="77777777" w:rsidR="00A641E2" w:rsidRPr="00C26C40" w:rsidRDefault="00A641E2" w:rsidP="00870DFD">
            <w:pPr>
              <w:rPr>
                <w:lang w:val="en-GB"/>
              </w:rPr>
            </w:pPr>
            <w:r w:rsidRPr="00C26C40">
              <w:rPr>
                <w:b/>
                <w:bCs/>
                <w:lang w:val="en-GB"/>
              </w:rPr>
              <w:t>Cause</w:t>
            </w:r>
          </w:p>
        </w:tc>
        <w:tc>
          <w:tcPr>
            <w:tcW w:w="1603" w:type="dxa"/>
          </w:tcPr>
          <w:p w14:paraId="3BE730B8" w14:textId="77777777" w:rsidR="00A641E2" w:rsidRPr="00C26C40" w:rsidRDefault="00A641E2" w:rsidP="00870DFD">
            <w:pPr>
              <w:rPr>
                <w:lang w:val="en-GB"/>
              </w:rPr>
            </w:pPr>
            <w:r w:rsidRPr="00C26C40">
              <w:rPr>
                <w:b/>
                <w:bCs/>
                <w:lang w:val="en-GB"/>
              </w:rPr>
              <w:t>Consequence</w:t>
            </w:r>
          </w:p>
        </w:tc>
        <w:tc>
          <w:tcPr>
            <w:tcW w:w="1555" w:type="dxa"/>
          </w:tcPr>
          <w:p w14:paraId="2F44D318" w14:textId="77777777" w:rsidR="00A641E2" w:rsidRPr="00C26C40" w:rsidRDefault="00A641E2" w:rsidP="00870DFD">
            <w:pPr>
              <w:rPr>
                <w:lang w:val="en-GB"/>
              </w:rPr>
            </w:pPr>
            <w:r w:rsidRPr="00C26C40">
              <w:rPr>
                <w:b/>
                <w:bCs/>
                <w:lang w:val="en-GB"/>
              </w:rPr>
              <w:t>Safeguard</w:t>
            </w:r>
          </w:p>
        </w:tc>
        <w:tc>
          <w:tcPr>
            <w:tcW w:w="1550" w:type="dxa"/>
          </w:tcPr>
          <w:p w14:paraId="7E6307CC" w14:textId="77777777" w:rsidR="00A641E2" w:rsidRPr="00C26C40" w:rsidRDefault="00A641E2" w:rsidP="00870DFD">
            <w:pPr>
              <w:rPr>
                <w:lang w:val="en-GB"/>
              </w:rPr>
            </w:pPr>
            <w:r w:rsidRPr="00C26C40">
              <w:rPr>
                <w:b/>
                <w:bCs/>
                <w:lang w:val="en-GB"/>
              </w:rPr>
              <w:t>Action</w:t>
            </w:r>
          </w:p>
        </w:tc>
        <w:tc>
          <w:tcPr>
            <w:tcW w:w="1553" w:type="dxa"/>
          </w:tcPr>
          <w:p w14:paraId="382F1346" w14:textId="77777777" w:rsidR="00A641E2" w:rsidRPr="00C26C40" w:rsidRDefault="00A641E2" w:rsidP="00870DFD">
            <w:pPr>
              <w:rPr>
                <w:lang w:val="en-GB"/>
              </w:rPr>
            </w:pPr>
            <w:r w:rsidRPr="00C26C40">
              <w:rPr>
                <w:b/>
                <w:bCs/>
                <w:lang w:val="en-GB"/>
              </w:rPr>
              <w:t>Assigned to</w:t>
            </w:r>
          </w:p>
        </w:tc>
      </w:tr>
      <w:tr w:rsidR="00A641E2" w:rsidRPr="00C26C40" w14:paraId="73097DF1" w14:textId="77777777" w:rsidTr="00870DFD">
        <w:tc>
          <w:tcPr>
            <w:tcW w:w="1555" w:type="dxa"/>
            <w:vAlign w:val="center"/>
          </w:tcPr>
          <w:p w14:paraId="714E1335" w14:textId="77777777" w:rsidR="00A641E2" w:rsidRPr="00C26C40" w:rsidRDefault="00A641E2" w:rsidP="00870DFD">
            <w:pPr>
              <w:rPr>
                <w:lang w:val="en-GB"/>
              </w:rPr>
            </w:pPr>
            <w:r w:rsidRPr="00C26C40">
              <w:rPr>
                <w:color w:val="000000"/>
                <w:lang w:val="en-GB"/>
              </w:rPr>
              <w:t>More HCl concentration</w:t>
            </w:r>
          </w:p>
        </w:tc>
        <w:tc>
          <w:tcPr>
            <w:tcW w:w="1534" w:type="dxa"/>
            <w:vAlign w:val="center"/>
          </w:tcPr>
          <w:p w14:paraId="5B43BCE2" w14:textId="77777777" w:rsidR="00A641E2" w:rsidRPr="00C26C40" w:rsidRDefault="00A641E2" w:rsidP="00870DFD">
            <w:pPr>
              <w:rPr>
                <w:lang w:val="en-GB"/>
              </w:rPr>
            </w:pPr>
            <w:r w:rsidRPr="00C26C40">
              <w:rPr>
                <w:color w:val="000000"/>
                <w:lang w:val="en-GB"/>
              </w:rPr>
              <w:t>Over-dosing from storage</w:t>
            </w:r>
          </w:p>
        </w:tc>
        <w:tc>
          <w:tcPr>
            <w:tcW w:w="1603" w:type="dxa"/>
            <w:vAlign w:val="center"/>
          </w:tcPr>
          <w:p w14:paraId="50B20D61" w14:textId="77777777" w:rsidR="00A641E2" w:rsidRPr="00C26C40" w:rsidRDefault="00A641E2" w:rsidP="00870DFD">
            <w:pPr>
              <w:rPr>
                <w:lang w:val="en-GB"/>
              </w:rPr>
            </w:pPr>
            <w:r w:rsidRPr="00C26C40">
              <w:rPr>
                <w:color w:val="000000"/>
                <w:lang w:val="en-GB"/>
              </w:rPr>
              <w:t>Violent reaction, excessive fumes, accelerated corrosion</w:t>
            </w:r>
          </w:p>
        </w:tc>
        <w:tc>
          <w:tcPr>
            <w:tcW w:w="1555" w:type="dxa"/>
            <w:vAlign w:val="center"/>
          </w:tcPr>
          <w:p w14:paraId="59B835ED" w14:textId="77777777" w:rsidR="00A641E2" w:rsidRPr="00C26C40" w:rsidRDefault="00A641E2" w:rsidP="00870DFD">
            <w:pPr>
              <w:rPr>
                <w:lang w:val="en-GB"/>
              </w:rPr>
            </w:pPr>
            <w:r w:rsidRPr="00C26C40">
              <w:rPr>
                <w:color w:val="000000"/>
                <w:lang w:val="en-GB"/>
              </w:rPr>
              <w:t>Flow totalisers and concentration analysers</w:t>
            </w:r>
          </w:p>
        </w:tc>
        <w:tc>
          <w:tcPr>
            <w:tcW w:w="1550" w:type="dxa"/>
            <w:vAlign w:val="center"/>
          </w:tcPr>
          <w:p w14:paraId="0AF9B053" w14:textId="77777777" w:rsidR="00A641E2" w:rsidRPr="00C26C40" w:rsidRDefault="00A641E2" w:rsidP="00870DFD">
            <w:pPr>
              <w:rPr>
                <w:lang w:val="en-GB"/>
              </w:rPr>
            </w:pPr>
            <w:r w:rsidRPr="00C26C40">
              <w:rPr>
                <w:color w:val="000000"/>
                <w:lang w:val="en-GB"/>
              </w:rPr>
              <w:t>Calibrate dosing system; neutralise any spill</w:t>
            </w:r>
          </w:p>
        </w:tc>
        <w:tc>
          <w:tcPr>
            <w:tcW w:w="1553" w:type="dxa"/>
            <w:vAlign w:val="center"/>
          </w:tcPr>
          <w:p w14:paraId="27EE10DC" w14:textId="77777777" w:rsidR="00A641E2" w:rsidRPr="00C26C40" w:rsidRDefault="00A641E2" w:rsidP="00870DFD">
            <w:pPr>
              <w:rPr>
                <w:lang w:val="en-GB"/>
              </w:rPr>
            </w:pPr>
            <w:r w:rsidRPr="00C26C40">
              <w:rPr>
                <w:color w:val="000000"/>
                <w:lang w:val="en-GB"/>
              </w:rPr>
              <w:t>Process Engineer</w:t>
            </w:r>
          </w:p>
        </w:tc>
      </w:tr>
      <w:tr w:rsidR="00A641E2" w:rsidRPr="00C26C40" w14:paraId="262A07EC" w14:textId="77777777" w:rsidTr="00870DFD">
        <w:tc>
          <w:tcPr>
            <w:tcW w:w="1555" w:type="dxa"/>
            <w:vAlign w:val="center"/>
          </w:tcPr>
          <w:p w14:paraId="4E318554" w14:textId="77777777" w:rsidR="00A641E2" w:rsidRPr="00C26C40" w:rsidRDefault="00A641E2" w:rsidP="00870DFD">
            <w:pPr>
              <w:rPr>
                <w:lang w:val="en-GB"/>
              </w:rPr>
            </w:pPr>
            <w:r w:rsidRPr="00C26C40">
              <w:rPr>
                <w:color w:val="000000"/>
                <w:lang w:val="en-GB"/>
              </w:rPr>
              <w:t>No agitation in reactor</w:t>
            </w:r>
          </w:p>
        </w:tc>
        <w:tc>
          <w:tcPr>
            <w:tcW w:w="1534" w:type="dxa"/>
            <w:vAlign w:val="center"/>
          </w:tcPr>
          <w:p w14:paraId="5CD4CE3E" w14:textId="77777777" w:rsidR="00A641E2" w:rsidRPr="00C26C40" w:rsidRDefault="00A641E2" w:rsidP="00870DFD">
            <w:pPr>
              <w:rPr>
                <w:lang w:val="en-GB"/>
              </w:rPr>
            </w:pPr>
            <w:r w:rsidRPr="00C26C40">
              <w:rPr>
                <w:color w:val="000000"/>
                <w:lang w:val="en-GB"/>
              </w:rPr>
              <w:t>Stirrer failure</w:t>
            </w:r>
          </w:p>
        </w:tc>
        <w:tc>
          <w:tcPr>
            <w:tcW w:w="1603" w:type="dxa"/>
            <w:vAlign w:val="center"/>
          </w:tcPr>
          <w:p w14:paraId="6AF8FB7C" w14:textId="77777777" w:rsidR="00A641E2" w:rsidRPr="00C26C40" w:rsidRDefault="00A641E2" w:rsidP="00870DFD">
            <w:pPr>
              <w:rPr>
                <w:lang w:val="en-GB"/>
              </w:rPr>
            </w:pPr>
            <w:r w:rsidRPr="00C26C40">
              <w:rPr>
                <w:color w:val="000000"/>
                <w:lang w:val="en-GB"/>
              </w:rPr>
              <w:t>Hotspots, possible runaway reaction</w:t>
            </w:r>
          </w:p>
        </w:tc>
        <w:tc>
          <w:tcPr>
            <w:tcW w:w="1555" w:type="dxa"/>
            <w:vAlign w:val="center"/>
          </w:tcPr>
          <w:p w14:paraId="6CD4B184" w14:textId="77777777" w:rsidR="00A641E2" w:rsidRPr="00C26C40" w:rsidRDefault="00A641E2" w:rsidP="00870DFD">
            <w:pPr>
              <w:rPr>
                <w:lang w:val="en-GB"/>
              </w:rPr>
            </w:pPr>
            <w:r w:rsidRPr="00C26C40">
              <w:rPr>
                <w:color w:val="000000"/>
                <w:lang w:val="en-GB"/>
              </w:rPr>
              <w:t>Redundant agitator drive and temperature monitoring</w:t>
            </w:r>
          </w:p>
        </w:tc>
        <w:tc>
          <w:tcPr>
            <w:tcW w:w="1550" w:type="dxa"/>
            <w:vAlign w:val="center"/>
          </w:tcPr>
          <w:p w14:paraId="36AAFD54" w14:textId="77777777" w:rsidR="00A641E2" w:rsidRPr="00C26C40" w:rsidRDefault="00A641E2" w:rsidP="00870DFD">
            <w:pPr>
              <w:rPr>
                <w:lang w:val="en-GB"/>
              </w:rPr>
            </w:pPr>
            <w:r w:rsidRPr="00C26C40">
              <w:rPr>
                <w:color w:val="000000"/>
                <w:lang w:val="en-GB"/>
              </w:rPr>
              <w:t>Repair agitator immediately</w:t>
            </w:r>
          </w:p>
        </w:tc>
        <w:tc>
          <w:tcPr>
            <w:tcW w:w="1553" w:type="dxa"/>
            <w:vAlign w:val="center"/>
          </w:tcPr>
          <w:p w14:paraId="58C55A67" w14:textId="77777777" w:rsidR="00A641E2" w:rsidRPr="00C26C40" w:rsidRDefault="00A641E2" w:rsidP="00870DFD">
            <w:pPr>
              <w:rPr>
                <w:lang w:val="en-GB"/>
              </w:rPr>
            </w:pPr>
            <w:r w:rsidRPr="00C26C40">
              <w:rPr>
                <w:color w:val="000000"/>
                <w:lang w:val="en-GB"/>
              </w:rPr>
              <w:t>Maintenance personnel</w:t>
            </w:r>
          </w:p>
        </w:tc>
      </w:tr>
      <w:tr w:rsidR="00A641E2" w:rsidRPr="00C26C40" w14:paraId="30444FD3" w14:textId="77777777" w:rsidTr="00870DFD">
        <w:tc>
          <w:tcPr>
            <w:tcW w:w="1555" w:type="dxa"/>
            <w:vAlign w:val="center"/>
          </w:tcPr>
          <w:p w14:paraId="357EAECB" w14:textId="77777777" w:rsidR="00A641E2" w:rsidRPr="00C26C40" w:rsidRDefault="00A641E2" w:rsidP="00870DFD">
            <w:pPr>
              <w:rPr>
                <w:lang w:val="en-GB"/>
              </w:rPr>
            </w:pPr>
            <w:r w:rsidRPr="00C26C40">
              <w:rPr>
                <w:color w:val="000000"/>
                <w:lang w:val="en-GB"/>
              </w:rPr>
              <w:t>Less cooling</w:t>
            </w:r>
          </w:p>
        </w:tc>
        <w:tc>
          <w:tcPr>
            <w:tcW w:w="1534" w:type="dxa"/>
            <w:vAlign w:val="center"/>
          </w:tcPr>
          <w:p w14:paraId="58047537" w14:textId="77777777" w:rsidR="00A641E2" w:rsidRPr="00C26C40" w:rsidRDefault="00A641E2" w:rsidP="00870DFD">
            <w:pPr>
              <w:rPr>
                <w:lang w:val="en-GB"/>
              </w:rPr>
            </w:pPr>
            <w:r w:rsidRPr="00C26C40">
              <w:rPr>
                <w:color w:val="000000"/>
                <w:lang w:val="en-GB"/>
              </w:rPr>
              <w:t>Jacket or cooling-water failure</w:t>
            </w:r>
          </w:p>
        </w:tc>
        <w:tc>
          <w:tcPr>
            <w:tcW w:w="1603" w:type="dxa"/>
            <w:vAlign w:val="center"/>
          </w:tcPr>
          <w:p w14:paraId="3E11A628" w14:textId="77777777" w:rsidR="00A641E2" w:rsidRPr="00C26C40" w:rsidRDefault="00A641E2" w:rsidP="00870DFD">
            <w:pPr>
              <w:rPr>
                <w:lang w:val="en-GB"/>
              </w:rPr>
            </w:pPr>
            <w:r w:rsidRPr="00C26C40">
              <w:rPr>
                <w:color w:val="000000"/>
                <w:lang w:val="en-GB"/>
              </w:rPr>
              <w:t>Over-pressure and potential release</w:t>
            </w:r>
          </w:p>
        </w:tc>
        <w:tc>
          <w:tcPr>
            <w:tcW w:w="1555" w:type="dxa"/>
            <w:vAlign w:val="center"/>
          </w:tcPr>
          <w:p w14:paraId="46202AF1" w14:textId="77777777" w:rsidR="00A641E2" w:rsidRPr="00C26C40" w:rsidRDefault="00A641E2" w:rsidP="00870DFD">
            <w:pPr>
              <w:rPr>
                <w:lang w:val="en-GB"/>
              </w:rPr>
            </w:pPr>
            <w:r w:rsidRPr="00C26C40">
              <w:rPr>
                <w:color w:val="000000"/>
                <w:lang w:val="en-GB"/>
              </w:rPr>
              <w:t>Backup cooling loop and high-temperature trip</w:t>
            </w:r>
          </w:p>
        </w:tc>
        <w:tc>
          <w:tcPr>
            <w:tcW w:w="1550" w:type="dxa"/>
            <w:vAlign w:val="center"/>
          </w:tcPr>
          <w:p w14:paraId="5B1C344B" w14:textId="77777777" w:rsidR="00A641E2" w:rsidRPr="00C26C40" w:rsidRDefault="00A641E2" w:rsidP="00870DFD">
            <w:pPr>
              <w:rPr>
                <w:lang w:val="en-GB"/>
              </w:rPr>
            </w:pPr>
            <w:r w:rsidRPr="00C26C40">
              <w:rPr>
                <w:color w:val="000000"/>
                <w:lang w:val="en-GB"/>
              </w:rPr>
              <w:t>Restore cooling; inspect jackets</w:t>
            </w:r>
          </w:p>
        </w:tc>
        <w:tc>
          <w:tcPr>
            <w:tcW w:w="1553" w:type="dxa"/>
            <w:vAlign w:val="center"/>
          </w:tcPr>
          <w:p w14:paraId="640F0BCB" w14:textId="77777777" w:rsidR="00A641E2" w:rsidRPr="00C26C40" w:rsidRDefault="00A641E2" w:rsidP="00870DFD">
            <w:pPr>
              <w:rPr>
                <w:lang w:val="en-GB"/>
              </w:rPr>
            </w:pPr>
            <w:r w:rsidRPr="00C26C40">
              <w:rPr>
                <w:color w:val="000000"/>
                <w:lang w:val="en-GB"/>
              </w:rPr>
              <w:t>Maintenance personnel</w:t>
            </w:r>
          </w:p>
        </w:tc>
      </w:tr>
      <w:tr w:rsidR="00A641E2" w:rsidRPr="00C26C40" w14:paraId="2CE36A2D" w14:textId="77777777" w:rsidTr="00870DFD">
        <w:tc>
          <w:tcPr>
            <w:tcW w:w="1555" w:type="dxa"/>
            <w:vAlign w:val="center"/>
          </w:tcPr>
          <w:p w14:paraId="47B72CC4" w14:textId="77777777" w:rsidR="00A641E2" w:rsidRPr="00C26C40" w:rsidRDefault="00A641E2" w:rsidP="00870DFD">
            <w:pPr>
              <w:rPr>
                <w:lang w:val="en-GB"/>
              </w:rPr>
            </w:pPr>
            <w:r w:rsidRPr="00C26C40">
              <w:rPr>
                <w:color w:val="000000"/>
                <w:lang w:val="en-GB"/>
              </w:rPr>
              <w:t>Leak of HCl</w:t>
            </w:r>
          </w:p>
        </w:tc>
        <w:tc>
          <w:tcPr>
            <w:tcW w:w="1534" w:type="dxa"/>
            <w:vAlign w:val="center"/>
          </w:tcPr>
          <w:p w14:paraId="593D303F" w14:textId="77777777" w:rsidR="00A641E2" w:rsidRPr="00C26C40" w:rsidRDefault="00A641E2" w:rsidP="00870DFD">
            <w:pPr>
              <w:rPr>
                <w:lang w:val="en-GB"/>
              </w:rPr>
            </w:pPr>
            <w:r w:rsidRPr="00C26C40">
              <w:rPr>
                <w:color w:val="000000"/>
                <w:lang w:val="en-GB"/>
              </w:rPr>
              <w:t>Pipe or tank corrosion</w:t>
            </w:r>
          </w:p>
        </w:tc>
        <w:tc>
          <w:tcPr>
            <w:tcW w:w="1603" w:type="dxa"/>
            <w:vAlign w:val="center"/>
          </w:tcPr>
          <w:p w14:paraId="1B70C0F3" w14:textId="77777777" w:rsidR="00A641E2" w:rsidRPr="00C26C40" w:rsidRDefault="00A641E2" w:rsidP="00870DFD">
            <w:pPr>
              <w:rPr>
                <w:lang w:val="en-GB"/>
              </w:rPr>
            </w:pPr>
            <w:r w:rsidRPr="00C26C40">
              <w:rPr>
                <w:color w:val="000000"/>
                <w:lang w:val="en-GB"/>
              </w:rPr>
              <w:t>Toxic release, environmental spill</w:t>
            </w:r>
          </w:p>
        </w:tc>
        <w:tc>
          <w:tcPr>
            <w:tcW w:w="1555" w:type="dxa"/>
            <w:vAlign w:val="center"/>
          </w:tcPr>
          <w:p w14:paraId="4FA6D882" w14:textId="77777777" w:rsidR="00A641E2" w:rsidRPr="00C26C40" w:rsidRDefault="00A641E2" w:rsidP="00870DFD">
            <w:pPr>
              <w:rPr>
                <w:lang w:val="en-GB"/>
              </w:rPr>
            </w:pPr>
            <w:r w:rsidRPr="00C26C40">
              <w:rPr>
                <w:color w:val="000000"/>
                <w:lang w:val="en-GB"/>
              </w:rPr>
              <w:t>Double containment and leak detection</w:t>
            </w:r>
          </w:p>
        </w:tc>
        <w:tc>
          <w:tcPr>
            <w:tcW w:w="1550" w:type="dxa"/>
            <w:vAlign w:val="center"/>
          </w:tcPr>
          <w:p w14:paraId="4ECCCFD6" w14:textId="77777777" w:rsidR="00A641E2" w:rsidRPr="00C26C40" w:rsidRDefault="00A641E2" w:rsidP="00870DFD">
            <w:pPr>
              <w:rPr>
                <w:lang w:val="en-GB"/>
              </w:rPr>
            </w:pPr>
            <w:r w:rsidRPr="00C26C40">
              <w:rPr>
                <w:color w:val="000000"/>
                <w:lang w:val="en-GB"/>
              </w:rPr>
              <w:t>Isolate area, neutralise and repair</w:t>
            </w:r>
          </w:p>
        </w:tc>
        <w:tc>
          <w:tcPr>
            <w:tcW w:w="1553" w:type="dxa"/>
            <w:vAlign w:val="center"/>
          </w:tcPr>
          <w:p w14:paraId="224E3211" w14:textId="77777777" w:rsidR="00A641E2" w:rsidRPr="00C26C40" w:rsidRDefault="00A641E2" w:rsidP="00870DFD">
            <w:pPr>
              <w:rPr>
                <w:lang w:val="en-GB"/>
              </w:rPr>
            </w:pPr>
            <w:r w:rsidRPr="00C26C40">
              <w:rPr>
                <w:color w:val="000000"/>
                <w:lang w:val="en-GB"/>
              </w:rPr>
              <w:t>Maintenance &amp; EHS officers</w:t>
            </w:r>
          </w:p>
        </w:tc>
      </w:tr>
    </w:tbl>
    <w:p w14:paraId="2B6D1C70" w14:textId="77777777" w:rsidR="00A641E2" w:rsidRPr="00C26C40" w:rsidRDefault="00A641E2" w:rsidP="00A641E2"/>
    <w:p w14:paraId="13E8B13C" w14:textId="77777777" w:rsidR="00A641E2" w:rsidRPr="00C26C40" w:rsidRDefault="00A641E2" w:rsidP="00A641E2">
      <w:pPr>
        <w:pStyle w:val="Heading4"/>
      </w:pPr>
      <w:r w:rsidRPr="00C26C40">
        <w:t xml:space="preserve">Risk Ranking </w:t>
      </w:r>
    </w:p>
    <w:tbl>
      <w:tblPr>
        <w:tblStyle w:val="TableGrid"/>
        <w:tblW w:w="0" w:type="auto"/>
        <w:tblLook w:val="04A0" w:firstRow="1" w:lastRow="0" w:firstColumn="1" w:lastColumn="0" w:noHBand="0" w:noVBand="1"/>
      </w:tblPr>
      <w:tblGrid>
        <w:gridCol w:w="2887"/>
        <w:gridCol w:w="1391"/>
        <w:gridCol w:w="1386"/>
        <w:gridCol w:w="2830"/>
      </w:tblGrid>
      <w:tr w:rsidR="00A641E2" w:rsidRPr="00C26C40" w14:paraId="56201B91" w14:textId="77777777" w:rsidTr="00870DFD">
        <w:tc>
          <w:tcPr>
            <w:tcW w:w="3114" w:type="dxa"/>
          </w:tcPr>
          <w:p w14:paraId="60E3F548" w14:textId="77777777" w:rsidR="00A641E2" w:rsidRPr="00C26C40" w:rsidRDefault="00A641E2" w:rsidP="00870DFD">
            <w:pPr>
              <w:jc w:val="center"/>
              <w:rPr>
                <w:b/>
                <w:bCs/>
                <w:lang w:val="en-GB"/>
              </w:rPr>
            </w:pPr>
            <w:r w:rsidRPr="00C26C40">
              <w:rPr>
                <w:b/>
                <w:bCs/>
                <w:lang w:val="en-GB"/>
              </w:rPr>
              <w:t>Deviation</w:t>
            </w:r>
          </w:p>
        </w:tc>
        <w:tc>
          <w:tcPr>
            <w:tcW w:w="1560" w:type="dxa"/>
          </w:tcPr>
          <w:p w14:paraId="2445A49F" w14:textId="77777777" w:rsidR="00A641E2" w:rsidRPr="00C26C40" w:rsidRDefault="00A641E2" w:rsidP="00870DFD">
            <w:pPr>
              <w:jc w:val="center"/>
              <w:rPr>
                <w:b/>
                <w:bCs/>
                <w:lang w:val="en-GB"/>
              </w:rPr>
            </w:pPr>
            <w:r w:rsidRPr="00C26C40">
              <w:rPr>
                <w:b/>
                <w:bCs/>
                <w:lang w:val="en-GB"/>
              </w:rPr>
              <w:t>L</w:t>
            </w:r>
          </w:p>
        </w:tc>
        <w:tc>
          <w:tcPr>
            <w:tcW w:w="1558" w:type="dxa"/>
          </w:tcPr>
          <w:p w14:paraId="1EC93CF5" w14:textId="77777777" w:rsidR="00A641E2" w:rsidRPr="00C26C40" w:rsidRDefault="00A641E2" w:rsidP="00870DFD">
            <w:pPr>
              <w:jc w:val="center"/>
              <w:rPr>
                <w:b/>
                <w:bCs/>
                <w:lang w:val="en-GB"/>
              </w:rPr>
            </w:pPr>
            <w:r w:rsidRPr="00C26C40">
              <w:rPr>
                <w:b/>
                <w:bCs/>
                <w:lang w:val="en-GB"/>
              </w:rPr>
              <w:t>S</w:t>
            </w:r>
          </w:p>
        </w:tc>
        <w:tc>
          <w:tcPr>
            <w:tcW w:w="3118" w:type="dxa"/>
          </w:tcPr>
          <w:p w14:paraId="29344AA3" w14:textId="77777777" w:rsidR="00A641E2" w:rsidRPr="00C26C40" w:rsidRDefault="00A641E2" w:rsidP="00870DFD">
            <w:pPr>
              <w:jc w:val="center"/>
              <w:rPr>
                <w:b/>
                <w:bCs/>
                <w:lang w:val="en-GB"/>
              </w:rPr>
            </w:pPr>
            <w:r w:rsidRPr="00C26C40">
              <w:rPr>
                <w:b/>
                <w:bCs/>
                <w:lang w:val="en-GB"/>
              </w:rPr>
              <w:t>Risk Ranking</w:t>
            </w:r>
          </w:p>
        </w:tc>
      </w:tr>
      <w:tr w:rsidR="00A641E2" w:rsidRPr="00C26C40" w14:paraId="44E533CE" w14:textId="77777777" w:rsidTr="00870DFD">
        <w:tc>
          <w:tcPr>
            <w:tcW w:w="3114" w:type="dxa"/>
            <w:vAlign w:val="center"/>
          </w:tcPr>
          <w:p w14:paraId="28CE670A" w14:textId="77777777" w:rsidR="00A641E2" w:rsidRPr="00C26C40" w:rsidRDefault="00A641E2" w:rsidP="00870DFD">
            <w:pPr>
              <w:rPr>
                <w:lang w:val="en-GB"/>
              </w:rPr>
            </w:pPr>
            <w:r w:rsidRPr="00C26C40">
              <w:rPr>
                <w:rFonts w:eastAsia="Arial"/>
                <w:lang w:val="en-GB"/>
              </w:rPr>
              <w:t>More HCl concentration</w:t>
            </w:r>
          </w:p>
        </w:tc>
        <w:tc>
          <w:tcPr>
            <w:tcW w:w="1560" w:type="dxa"/>
            <w:vAlign w:val="center"/>
          </w:tcPr>
          <w:p w14:paraId="1153AA8D" w14:textId="77777777" w:rsidR="00A641E2" w:rsidRPr="00C26C40" w:rsidRDefault="00A641E2" w:rsidP="00870DFD">
            <w:pPr>
              <w:rPr>
                <w:lang w:val="en-GB"/>
              </w:rPr>
            </w:pPr>
            <w:r w:rsidRPr="00C26C40">
              <w:rPr>
                <w:rFonts w:eastAsia="Arial"/>
                <w:lang w:val="en-GB"/>
              </w:rPr>
              <w:t>2</w:t>
            </w:r>
          </w:p>
        </w:tc>
        <w:tc>
          <w:tcPr>
            <w:tcW w:w="1558" w:type="dxa"/>
            <w:vAlign w:val="center"/>
          </w:tcPr>
          <w:p w14:paraId="51C29460" w14:textId="77777777" w:rsidR="00A641E2" w:rsidRPr="00C26C40" w:rsidRDefault="00A641E2" w:rsidP="00870DFD">
            <w:pPr>
              <w:rPr>
                <w:lang w:val="en-GB"/>
              </w:rPr>
            </w:pPr>
            <w:r w:rsidRPr="00C26C40">
              <w:rPr>
                <w:rFonts w:eastAsia="Arial"/>
                <w:lang w:val="en-GB"/>
              </w:rPr>
              <w:t>5</w:t>
            </w:r>
          </w:p>
        </w:tc>
        <w:tc>
          <w:tcPr>
            <w:tcW w:w="3118" w:type="dxa"/>
            <w:shd w:val="clear" w:color="auto" w:fill="EE0000"/>
            <w:vAlign w:val="center"/>
          </w:tcPr>
          <w:p w14:paraId="30C306B6" w14:textId="77777777" w:rsidR="00A641E2" w:rsidRPr="00C26C40" w:rsidRDefault="00A641E2" w:rsidP="00870DFD">
            <w:pPr>
              <w:rPr>
                <w:lang w:val="en-GB"/>
              </w:rPr>
            </w:pPr>
            <w:r w:rsidRPr="00C26C40">
              <w:rPr>
                <w:rFonts w:eastAsia="Arial"/>
                <w:b/>
                <w:bCs/>
                <w:lang w:val="en-GB"/>
              </w:rPr>
              <w:t>High (10)</w:t>
            </w:r>
          </w:p>
        </w:tc>
      </w:tr>
      <w:tr w:rsidR="00A641E2" w:rsidRPr="00C26C40" w14:paraId="0901D67A" w14:textId="77777777" w:rsidTr="00870DFD">
        <w:tc>
          <w:tcPr>
            <w:tcW w:w="3114" w:type="dxa"/>
            <w:vAlign w:val="center"/>
          </w:tcPr>
          <w:p w14:paraId="28014ED0" w14:textId="77777777" w:rsidR="00A641E2" w:rsidRPr="00C26C40" w:rsidRDefault="00A641E2" w:rsidP="00870DFD">
            <w:pPr>
              <w:rPr>
                <w:lang w:val="en-GB"/>
              </w:rPr>
            </w:pPr>
            <w:r w:rsidRPr="00C26C40">
              <w:rPr>
                <w:rFonts w:eastAsia="Arial"/>
                <w:lang w:val="en-GB"/>
              </w:rPr>
              <w:t>No agitation in reactor</w:t>
            </w:r>
          </w:p>
        </w:tc>
        <w:tc>
          <w:tcPr>
            <w:tcW w:w="1560" w:type="dxa"/>
            <w:vAlign w:val="center"/>
          </w:tcPr>
          <w:p w14:paraId="55394765" w14:textId="77777777" w:rsidR="00A641E2" w:rsidRPr="00C26C40" w:rsidRDefault="00A641E2" w:rsidP="00870DFD">
            <w:pPr>
              <w:rPr>
                <w:lang w:val="en-GB"/>
              </w:rPr>
            </w:pPr>
            <w:r w:rsidRPr="00C26C40">
              <w:rPr>
                <w:rFonts w:eastAsia="Arial"/>
                <w:lang w:val="en-GB"/>
              </w:rPr>
              <w:t>2</w:t>
            </w:r>
          </w:p>
        </w:tc>
        <w:tc>
          <w:tcPr>
            <w:tcW w:w="1558" w:type="dxa"/>
            <w:vAlign w:val="center"/>
          </w:tcPr>
          <w:p w14:paraId="1174D29F" w14:textId="77777777" w:rsidR="00A641E2" w:rsidRPr="00C26C40" w:rsidRDefault="00A641E2" w:rsidP="00870DFD">
            <w:pPr>
              <w:rPr>
                <w:lang w:val="en-GB"/>
              </w:rPr>
            </w:pPr>
            <w:r w:rsidRPr="00C26C40">
              <w:rPr>
                <w:rFonts w:eastAsia="Arial"/>
                <w:lang w:val="en-GB"/>
              </w:rPr>
              <w:t>5</w:t>
            </w:r>
          </w:p>
        </w:tc>
        <w:tc>
          <w:tcPr>
            <w:tcW w:w="3118" w:type="dxa"/>
            <w:shd w:val="clear" w:color="auto" w:fill="EE0000"/>
            <w:vAlign w:val="center"/>
          </w:tcPr>
          <w:p w14:paraId="49C0EAF0" w14:textId="77777777" w:rsidR="00A641E2" w:rsidRPr="00C26C40" w:rsidRDefault="00A641E2" w:rsidP="00870DFD">
            <w:pPr>
              <w:rPr>
                <w:lang w:val="en-GB"/>
              </w:rPr>
            </w:pPr>
            <w:r w:rsidRPr="00C26C40">
              <w:rPr>
                <w:rFonts w:eastAsia="Arial"/>
                <w:b/>
                <w:bCs/>
                <w:lang w:val="en-GB"/>
              </w:rPr>
              <w:t>High (10)</w:t>
            </w:r>
          </w:p>
        </w:tc>
      </w:tr>
      <w:tr w:rsidR="00A641E2" w:rsidRPr="00C26C40" w14:paraId="43277C2E" w14:textId="77777777" w:rsidTr="00870DFD">
        <w:tc>
          <w:tcPr>
            <w:tcW w:w="3114" w:type="dxa"/>
            <w:vAlign w:val="center"/>
          </w:tcPr>
          <w:p w14:paraId="268DBF45" w14:textId="77777777" w:rsidR="00A641E2" w:rsidRPr="00C26C40" w:rsidRDefault="00A641E2" w:rsidP="00870DFD">
            <w:pPr>
              <w:rPr>
                <w:lang w:val="en-GB"/>
              </w:rPr>
            </w:pPr>
            <w:r w:rsidRPr="00C26C40">
              <w:rPr>
                <w:rFonts w:eastAsia="Arial"/>
                <w:lang w:val="en-GB"/>
              </w:rPr>
              <w:t>Less cooling</w:t>
            </w:r>
          </w:p>
        </w:tc>
        <w:tc>
          <w:tcPr>
            <w:tcW w:w="1560" w:type="dxa"/>
            <w:vAlign w:val="center"/>
          </w:tcPr>
          <w:p w14:paraId="26EF6F58" w14:textId="77777777" w:rsidR="00A641E2" w:rsidRPr="00C26C40" w:rsidRDefault="00A641E2" w:rsidP="00870DFD">
            <w:pPr>
              <w:rPr>
                <w:lang w:val="en-GB"/>
              </w:rPr>
            </w:pPr>
            <w:r w:rsidRPr="00C26C40">
              <w:rPr>
                <w:rFonts w:eastAsia="Arial"/>
                <w:lang w:val="en-GB"/>
              </w:rPr>
              <w:t>2</w:t>
            </w:r>
          </w:p>
        </w:tc>
        <w:tc>
          <w:tcPr>
            <w:tcW w:w="1558" w:type="dxa"/>
            <w:vAlign w:val="center"/>
          </w:tcPr>
          <w:p w14:paraId="4A8F3C10" w14:textId="77777777" w:rsidR="00A641E2" w:rsidRPr="00C26C40" w:rsidRDefault="00A641E2" w:rsidP="00870DFD">
            <w:pPr>
              <w:rPr>
                <w:lang w:val="en-GB"/>
              </w:rPr>
            </w:pPr>
            <w:r w:rsidRPr="00C26C40">
              <w:rPr>
                <w:rFonts w:eastAsia="Arial"/>
                <w:lang w:val="en-GB"/>
              </w:rPr>
              <w:t>5</w:t>
            </w:r>
          </w:p>
        </w:tc>
        <w:tc>
          <w:tcPr>
            <w:tcW w:w="3118" w:type="dxa"/>
            <w:shd w:val="clear" w:color="auto" w:fill="EE0000"/>
            <w:vAlign w:val="center"/>
          </w:tcPr>
          <w:p w14:paraId="74001B62" w14:textId="77777777" w:rsidR="00A641E2" w:rsidRPr="00C26C40" w:rsidRDefault="00A641E2" w:rsidP="00870DFD">
            <w:pPr>
              <w:rPr>
                <w:lang w:val="en-GB"/>
              </w:rPr>
            </w:pPr>
            <w:r w:rsidRPr="00C26C40">
              <w:rPr>
                <w:rFonts w:eastAsia="Arial"/>
                <w:b/>
                <w:bCs/>
                <w:lang w:val="en-GB"/>
              </w:rPr>
              <w:t>High (10)</w:t>
            </w:r>
          </w:p>
        </w:tc>
      </w:tr>
      <w:tr w:rsidR="00A641E2" w:rsidRPr="00C26C40" w14:paraId="22147BFE" w14:textId="77777777" w:rsidTr="00870DFD">
        <w:tc>
          <w:tcPr>
            <w:tcW w:w="3114" w:type="dxa"/>
            <w:vAlign w:val="center"/>
          </w:tcPr>
          <w:p w14:paraId="5CD3DB08" w14:textId="77777777" w:rsidR="00A641E2" w:rsidRPr="00C26C40" w:rsidRDefault="00A641E2" w:rsidP="00870DFD">
            <w:pPr>
              <w:rPr>
                <w:lang w:val="en-GB"/>
              </w:rPr>
            </w:pPr>
            <w:r w:rsidRPr="00C26C40">
              <w:rPr>
                <w:rFonts w:eastAsia="Arial"/>
                <w:lang w:val="en-GB"/>
              </w:rPr>
              <w:t>Leak of HCl</w:t>
            </w:r>
          </w:p>
        </w:tc>
        <w:tc>
          <w:tcPr>
            <w:tcW w:w="1560" w:type="dxa"/>
            <w:vAlign w:val="center"/>
          </w:tcPr>
          <w:p w14:paraId="4686B871" w14:textId="77777777" w:rsidR="00A641E2" w:rsidRPr="00C26C40" w:rsidRDefault="00A641E2" w:rsidP="00870DFD">
            <w:pPr>
              <w:rPr>
                <w:lang w:val="en-GB"/>
              </w:rPr>
            </w:pPr>
            <w:r w:rsidRPr="00C26C40">
              <w:rPr>
                <w:rFonts w:eastAsia="Arial"/>
                <w:lang w:val="en-GB"/>
              </w:rPr>
              <w:t>2</w:t>
            </w:r>
          </w:p>
        </w:tc>
        <w:tc>
          <w:tcPr>
            <w:tcW w:w="1558" w:type="dxa"/>
            <w:vAlign w:val="center"/>
          </w:tcPr>
          <w:p w14:paraId="395EAE87" w14:textId="77777777" w:rsidR="00A641E2" w:rsidRPr="00C26C40" w:rsidRDefault="00A641E2" w:rsidP="00870DFD">
            <w:pPr>
              <w:rPr>
                <w:lang w:val="en-GB"/>
              </w:rPr>
            </w:pPr>
            <w:r w:rsidRPr="00C26C40">
              <w:rPr>
                <w:rFonts w:eastAsia="Arial"/>
                <w:lang w:val="en-GB"/>
              </w:rPr>
              <w:t>5</w:t>
            </w:r>
          </w:p>
        </w:tc>
        <w:tc>
          <w:tcPr>
            <w:tcW w:w="3118" w:type="dxa"/>
            <w:shd w:val="clear" w:color="auto" w:fill="EE0000"/>
            <w:vAlign w:val="center"/>
          </w:tcPr>
          <w:p w14:paraId="005A44F8" w14:textId="77777777" w:rsidR="00A641E2" w:rsidRPr="00C26C40" w:rsidRDefault="00A641E2" w:rsidP="00870DFD">
            <w:pPr>
              <w:rPr>
                <w:lang w:val="en-GB"/>
              </w:rPr>
            </w:pPr>
            <w:r w:rsidRPr="00C26C40">
              <w:rPr>
                <w:rFonts w:eastAsia="Arial"/>
                <w:b/>
                <w:bCs/>
                <w:lang w:val="en-GB"/>
              </w:rPr>
              <w:t>High (10)</w:t>
            </w:r>
          </w:p>
        </w:tc>
      </w:tr>
    </w:tbl>
    <w:p w14:paraId="06E584F6" w14:textId="77777777" w:rsidR="00A641E2" w:rsidRPr="00C26C40" w:rsidRDefault="00A641E2" w:rsidP="00A641E2"/>
    <w:p w14:paraId="2E2A9062" w14:textId="77777777" w:rsidR="00A641E2" w:rsidRPr="00C26C40" w:rsidRDefault="00A641E2" w:rsidP="00134FFF">
      <w:pPr>
        <w:pStyle w:val="Heading3"/>
      </w:pPr>
      <w:bookmarkStart w:id="442" w:name="_Toc237245040"/>
      <w:r w:rsidRPr="00C26C40">
        <w:lastRenderedPageBreak/>
        <w:t>HAZOP Analysis and Risk Ranking for Area 700 – Basification and Polymerisation</w:t>
      </w:r>
      <w:bookmarkEnd w:id="442"/>
    </w:p>
    <w:p w14:paraId="31F1D03A" w14:textId="77777777" w:rsidR="00A641E2" w:rsidRPr="00C26C40" w:rsidRDefault="00A641E2" w:rsidP="00A641E2">
      <w:pPr>
        <w:pStyle w:val="Heading4"/>
      </w:pPr>
      <w:r w:rsidRPr="00C26C40">
        <w:t>HAZOP Analysis</w:t>
      </w:r>
    </w:p>
    <w:tbl>
      <w:tblPr>
        <w:tblStyle w:val="TableGrid"/>
        <w:tblW w:w="0" w:type="auto"/>
        <w:tblLook w:val="04A0" w:firstRow="1" w:lastRow="0" w:firstColumn="1" w:lastColumn="0" w:noHBand="0" w:noVBand="1"/>
      </w:tblPr>
      <w:tblGrid>
        <w:gridCol w:w="1409"/>
        <w:gridCol w:w="1388"/>
        <w:gridCol w:w="1563"/>
        <w:gridCol w:w="1408"/>
        <w:gridCol w:w="1246"/>
        <w:gridCol w:w="1480"/>
      </w:tblGrid>
      <w:tr w:rsidR="00A641E2" w:rsidRPr="00C26C40" w14:paraId="55D8CD22" w14:textId="77777777" w:rsidTr="00870DFD">
        <w:tc>
          <w:tcPr>
            <w:tcW w:w="1557" w:type="dxa"/>
          </w:tcPr>
          <w:p w14:paraId="24CE05A2" w14:textId="77777777" w:rsidR="00A641E2" w:rsidRPr="00C26C40" w:rsidRDefault="00A641E2" w:rsidP="00870DFD">
            <w:pPr>
              <w:rPr>
                <w:lang w:val="en-GB"/>
              </w:rPr>
            </w:pPr>
            <w:r w:rsidRPr="00C26C40">
              <w:rPr>
                <w:b/>
                <w:bCs/>
                <w:lang w:val="en-GB"/>
              </w:rPr>
              <w:t>Deviation</w:t>
            </w:r>
          </w:p>
        </w:tc>
        <w:tc>
          <w:tcPr>
            <w:tcW w:w="1557" w:type="dxa"/>
          </w:tcPr>
          <w:p w14:paraId="0EBAD30C" w14:textId="77777777" w:rsidR="00A641E2" w:rsidRPr="00C26C40" w:rsidRDefault="00A641E2" w:rsidP="00870DFD">
            <w:pPr>
              <w:rPr>
                <w:lang w:val="en-GB"/>
              </w:rPr>
            </w:pPr>
            <w:r w:rsidRPr="00C26C40">
              <w:rPr>
                <w:b/>
                <w:bCs/>
                <w:lang w:val="en-GB"/>
              </w:rPr>
              <w:t>Cause</w:t>
            </w:r>
          </w:p>
        </w:tc>
        <w:tc>
          <w:tcPr>
            <w:tcW w:w="1563" w:type="dxa"/>
          </w:tcPr>
          <w:p w14:paraId="303F39DE" w14:textId="77777777" w:rsidR="00A641E2" w:rsidRPr="00C26C40" w:rsidRDefault="00A641E2" w:rsidP="00870DFD">
            <w:pPr>
              <w:rPr>
                <w:lang w:val="en-GB"/>
              </w:rPr>
            </w:pPr>
            <w:r w:rsidRPr="00C26C40">
              <w:rPr>
                <w:b/>
                <w:bCs/>
                <w:lang w:val="en-GB"/>
              </w:rPr>
              <w:t>Consequence</w:t>
            </w:r>
          </w:p>
        </w:tc>
        <w:tc>
          <w:tcPr>
            <w:tcW w:w="1557" w:type="dxa"/>
          </w:tcPr>
          <w:p w14:paraId="049BD092" w14:textId="77777777" w:rsidR="00A641E2" w:rsidRPr="00C26C40" w:rsidRDefault="00A641E2" w:rsidP="00870DFD">
            <w:pPr>
              <w:rPr>
                <w:lang w:val="en-GB"/>
              </w:rPr>
            </w:pPr>
            <w:r w:rsidRPr="00C26C40">
              <w:rPr>
                <w:b/>
                <w:bCs/>
                <w:lang w:val="en-GB"/>
              </w:rPr>
              <w:t>Safeguard</w:t>
            </w:r>
          </w:p>
        </w:tc>
        <w:tc>
          <w:tcPr>
            <w:tcW w:w="1558" w:type="dxa"/>
          </w:tcPr>
          <w:p w14:paraId="689D1920" w14:textId="77777777" w:rsidR="00A641E2" w:rsidRPr="00C26C40" w:rsidRDefault="00A641E2" w:rsidP="00870DFD">
            <w:pPr>
              <w:rPr>
                <w:lang w:val="en-GB"/>
              </w:rPr>
            </w:pPr>
            <w:r w:rsidRPr="00C26C40">
              <w:rPr>
                <w:b/>
                <w:bCs/>
                <w:lang w:val="en-GB"/>
              </w:rPr>
              <w:t>Action</w:t>
            </w:r>
          </w:p>
        </w:tc>
        <w:tc>
          <w:tcPr>
            <w:tcW w:w="1558" w:type="dxa"/>
          </w:tcPr>
          <w:p w14:paraId="6DD9C148" w14:textId="77777777" w:rsidR="00A641E2" w:rsidRPr="00C26C40" w:rsidRDefault="00A641E2" w:rsidP="00870DFD">
            <w:pPr>
              <w:rPr>
                <w:lang w:val="en-GB"/>
              </w:rPr>
            </w:pPr>
            <w:r w:rsidRPr="00C26C40">
              <w:rPr>
                <w:b/>
                <w:bCs/>
                <w:lang w:val="en-GB"/>
              </w:rPr>
              <w:t>Assigned to</w:t>
            </w:r>
          </w:p>
        </w:tc>
      </w:tr>
      <w:tr w:rsidR="00A641E2" w:rsidRPr="00C26C40" w14:paraId="19C6E106" w14:textId="77777777" w:rsidTr="00870DFD">
        <w:tc>
          <w:tcPr>
            <w:tcW w:w="1557" w:type="dxa"/>
            <w:vAlign w:val="center"/>
          </w:tcPr>
          <w:p w14:paraId="7942736E" w14:textId="77777777" w:rsidR="00A641E2" w:rsidRPr="00C26C40" w:rsidRDefault="00A641E2" w:rsidP="00870DFD">
            <w:pPr>
              <w:rPr>
                <w:lang w:val="en-GB"/>
              </w:rPr>
            </w:pPr>
            <w:r w:rsidRPr="00C26C40">
              <w:rPr>
                <w:color w:val="000000"/>
                <w:lang w:val="en-GB"/>
              </w:rPr>
              <w:t>More temperature</w:t>
            </w:r>
          </w:p>
        </w:tc>
        <w:tc>
          <w:tcPr>
            <w:tcW w:w="1557" w:type="dxa"/>
            <w:vAlign w:val="center"/>
          </w:tcPr>
          <w:p w14:paraId="05533A40" w14:textId="77777777" w:rsidR="00A641E2" w:rsidRPr="00C26C40" w:rsidRDefault="00A641E2" w:rsidP="00870DFD">
            <w:pPr>
              <w:rPr>
                <w:lang w:val="en-GB"/>
              </w:rPr>
            </w:pPr>
            <w:r w:rsidRPr="00C26C40">
              <w:rPr>
                <w:color w:val="000000"/>
                <w:lang w:val="en-GB"/>
              </w:rPr>
              <w:t>Insufficient cooling during basification</w:t>
            </w:r>
          </w:p>
        </w:tc>
        <w:tc>
          <w:tcPr>
            <w:tcW w:w="1563" w:type="dxa"/>
            <w:vAlign w:val="center"/>
          </w:tcPr>
          <w:p w14:paraId="64EE6351" w14:textId="77777777" w:rsidR="00A641E2" w:rsidRPr="00C26C40" w:rsidRDefault="00A641E2" w:rsidP="00870DFD">
            <w:pPr>
              <w:rPr>
                <w:lang w:val="en-GB"/>
              </w:rPr>
            </w:pPr>
            <w:r w:rsidRPr="00C26C40">
              <w:rPr>
                <w:color w:val="000000"/>
                <w:lang w:val="en-GB"/>
              </w:rPr>
              <w:t>Runaway reaction, product degradation</w:t>
            </w:r>
          </w:p>
        </w:tc>
        <w:tc>
          <w:tcPr>
            <w:tcW w:w="1557" w:type="dxa"/>
            <w:vAlign w:val="center"/>
          </w:tcPr>
          <w:p w14:paraId="286511DD" w14:textId="77777777" w:rsidR="00A641E2" w:rsidRPr="00C26C40" w:rsidRDefault="00A641E2" w:rsidP="00870DFD">
            <w:pPr>
              <w:rPr>
                <w:lang w:val="en-GB"/>
              </w:rPr>
            </w:pPr>
            <w:r w:rsidRPr="00C26C40">
              <w:rPr>
                <w:color w:val="000000"/>
                <w:lang w:val="en-GB"/>
              </w:rPr>
              <w:t>Jacketed reactor with temperature control</w:t>
            </w:r>
          </w:p>
        </w:tc>
        <w:tc>
          <w:tcPr>
            <w:tcW w:w="1558" w:type="dxa"/>
            <w:vAlign w:val="center"/>
          </w:tcPr>
          <w:p w14:paraId="486B134B" w14:textId="77777777" w:rsidR="00A641E2" w:rsidRPr="00C26C40" w:rsidRDefault="00A641E2" w:rsidP="00870DFD">
            <w:pPr>
              <w:rPr>
                <w:lang w:val="en-GB"/>
              </w:rPr>
            </w:pPr>
            <w:r w:rsidRPr="00C26C40">
              <w:rPr>
                <w:color w:val="000000"/>
                <w:lang w:val="en-GB"/>
              </w:rPr>
              <w:t>Increase cooling flow; review recipe</w:t>
            </w:r>
          </w:p>
        </w:tc>
        <w:tc>
          <w:tcPr>
            <w:tcW w:w="1558" w:type="dxa"/>
            <w:vAlign w:val="center"/>
          </w:tcPr>
          <w:p w14:paraId="4ECFED13" w14:textId="77777777" w:rsidR="00A641E2" w:rsidRPr="00C26C40" w:rsidRDefault="00A641E2" w:rsidP="00870DFD">
            <w:pPr>
              <w:rPr>
                <w:lang w:val="en-GB"/>
              </w:rPr>
            </w:pPr>
            <w:r w:rsidRPr="00C26C40">
              <w:rPr>
                <w:color w:val="000000"/>
                <w:lang w:val="en-GB"/>
              </w:rPr>
              <w:t>Process Engineer</w:t>
            </w:r>
          </w:p>
        </w:tc>
      </w:tr>
      <w:tr w:rsidR="00A641E2" w:rsidRPr="00C26C40" w14:paraId="69233385" w14:textId="77777777" w:rsidTr="00870DFD">
        <w:tc>
          <w:tcPr>
            <w:tcW w:w="1557" w:type="dxa"/>
            <w:vAlign w:val="center"/>
          </w:tcPr>
          <w:p w14:paraId="7DB364F7" w14:textId="77777777" w:rsidR="00A641E2" w:rsidRPr="00C26C40" w:rsidRDefault="00A641E2" w:rsidP="00870DFD">
            <w:pPr>
              <w:rPr>
                <w:lang w:val="en-GB"/>
              </w:rPr>
            </w:pPr>
            <w:r w:rsidRPr="00C26C40">
              <w:rPr>
                <w:color w:val="000000"/>
                <w:lang w:val="en-GB"/>
              </w:rPr>
              <w:t>Less basicity</w:t>
            </w:r>
          </w:p>
        </w:tc>
        <w:tc>
          <w:tcPr>
            <w:tcW w:w="1557" w:type="dxa"/>
            <w:vAlign w:val="center"/>
          </w:tcPr>
          <w:p w14:paraId="66354400" w14:textId="77777777" w:rsidR="00A641E2" w:rsidRPr="00C26C40" w:rsidRDefault="00A641E2" w:rsidP="00870DFD">
            <w:pPr>
              <w:rPr>
                <w:lang w:val="en-GB"/>
              </w:rPr>
            </w:pPr>
            <w:r w:rsidRPr="00C26C40">
              <w:rPr>
                <w:color w:val="000000"/>
                <w:lang w:val="en-GB"/>
              </w:rPr>
              <w:t>Under-dosing of calcium aluminate</w:t>
            </w:r>
          </w:p>
        </w:tc>
        <w:tc>
          <w:tcPr>
            <w:tcW w:w="1563" w:type="dxa"/>
            <w:vAlign w:val="center"/>
          </w:tcPr>
          <w:p w14:paraId="247E9FF9" w14:textId="77777777" w:rsidR="00A641E2" w:rsidRPr="00C26C40" w:rsidRDefault="00A641E2" w:rsidP="00870DFD">
            <w:pPr>
              <w:rPr>
                <w:lang w:val="en-GB"/>
              </w:rPr>
            </w:pPr>
            <w:r w:rsidRPr="00C26C40">
              <w:rPr>
                <w:color w:val="000000"/>
                <w:lang w:val="en-GB"/>
              </w:rPr>
              <w:t>Off-specification PAC product</w:t>
            </w:r>
          </w:p>
        </w:tc>
        <w:tc>
          <w:tcPr>
            <w:tcW w:w="1557" w:type="dxa"/>
            <w:vAlign w:val="center"/>
          </w:tcPr>
          <w:p w14:paraId="28CBE37B" w14:textId="77777777" w:rsidR="00A641E2" w:rsidRPr="00C26C40" w:rsidRDefault="00A641E2" w:rsidP="00870DFD">
            <w:pPr>
              <w:rPr>
                <w:lang w:val="en-GB"/>
              </w:rPr>
            </w:pPr>
            <w:r w:rsidRPr="00C26C40">
              <w:rPr>
                <w:color w:val="000000"/>
                <w:lang w:val="en-GB"/>
              </w:rPr>
              <w:t>Online pH and density analysers</w:t>
            </w:r>
          </w:p>
        </w:tc>
        <w:tc>
          <w:tcPr>
            <w:tcW w:w="1558" w:type="dxa"/>
            <w:vAlign w:val="center"/>
          </w:tcPr>
          <w:p w14:paraId="30E2BF39" w14:textId="77777777" w:rsidR="00A641E2" w:rsidRPr="00C26C40" w:rsidRDefault="00A641E2" w:rsidP="00870DFD">
            <w:pPr>
              <w:rPr>
                <w:lang w:val="en-GB"/>
              </w:rPr>
            </w:pPr>
            <w:r w:rsidRPr="00C26C40">
              <w:rPr>
                <w:color w:val="000000"/>
                <w:lang w:val="en-GB"/>
              </w:rPr>
              <w:t>Adjust dosing; reprocess batch if necessary</w:t>
            </w:r>
          </w:p>
        </w:tc>
        <w:tc>
          <w:tcPr>
            <w:tcW w:w="1558" w:type="dxa"/>
            <w:vAlign w:val="center"/>
          </w:tcPr>
          <w:p w14:paraId="05CEC9DF" w14:textId="77777777" w:rsidR="00A641E2" w:rsidRPr="00C26C40" w:rsidRDefault="00A641E2" w:rsidP="00870DFD">
            <w:pPr>
              <w:rPr>
                <w:lang w:val="en-GB"/>
              </w:rPr>
            </w:pPr>
            <w:r w:rsidRPr="00C26C40">
              <w:rPr>
                <w:color w:val="000000"/>
                <w:lang w:val="en-GB"/>
              </w:rPr>
              <w:t>Process Engineer</w:t>
            </w:r>
          </w:p>
        </w:tc>
      </w:tr>
      <w:tr w:rsidR="00A641E2" w:rsidRPr="00C26C40" w14:paraId="5AF8D79C" w14:textId="77777777" w:rsidTr="00870DFD">
        <w:tc>
          <w:tcPr>
            <w:tcW w:w="1557" w:type="dxa"/>
            <w:vAlign w:val="center"/>
          </w:tcPr>
          <w:p w14:paraId="067C6869" w14:textId="77777777" w:rsidR="00A641E2" w:rsidRPr="00C26C40" w:rsidRDefault="00A641E2" w:rsidP="00870DFD">
            <w:pPr>
              <w:rPr>
                <w:lang w:val="en-GB"/>
              </w:rPr>
            </w:pPr>
            <w:r w:rsidRPr="00C26C40">
              <w:rPr>
                <w:color w:val="000000"/>
                <w:lang w:val="en-GB"/>
              </w:rPr>
              <w:t>No flow to storage</w:t>
            </w:r>
          </w:p>
        </w:tc>
        <w:tc>
          <w:tcPr>
            <w:tcW w:w="1557" w:type="dxa"/>
            <w:vAlign w:val="center"/>
          </w:tcPr>
          <w:p w14:paraId="6DBE379E" w14:textId="77777777" w:rsidR="00A641E2" w:rsidRPr="00C26C40" w:rsidRDefault="00A641E2" w:rsidP="00870DFD">
            <w:pPr>
              <w:rPr>
                <w:lang w:val="en-GB"/>
              </w:rPr>
            </w:pPr>
            <w:r w:rsidRPr="00C26C40">
              <w:rPr>
                <w:color w:val="000000"/>
                <w:lang w:val="en-GB"/>
              </w:rPr>
              <w:t>Pump or line blockage</w:t>
            </w:r>
          </w:p>
        </w:tc>
        <w:tc>
          <w:tcPr>
            <w:tcW w:w="1563" w:type="dxa"/>
            <w:vAlign w:val="center"/>
          </w:tcPr>
          <w:p w14:paraId="3568A06F" w14:textId="77777777" w:rsidR="00A641E2" w:rsidRPr="00C26C40" w:rsidRDefault="00A641E2" w:rsidP="00870DFD">
            <w:pPr>
              <w:rPr>
                <w:lang w:val="en-GB"/>
              </w:rPr>
            </w:pPr>
            <w:r w:rsidRPr="00C26C40">
              <w:rPr>
                <w:color w:val="000000"/>
                <w:lang w:val="en-GB"/>
              </w:rPr>
              <w:t>Tank overflow or process stoppage</w:t>
            </w:r>
          </w:p>
        </w:tc>
        <w:tc>
          <w:tcPr>
            <w:tcW w:w="1557" w:type="dxa"/>
            <w:vAlign w:val="center"/>
          </w:tcPr>
          <w:p w14:paraId="09DF9BDE" w14:textId="77777777" w:rsidR="00A641E2" w:rsidRPr="00C26C40" w:rsidRDefault="00A641E2" w:rsidP="00870DFD">
            <w:pPr>
              <w:rPr>
                <w:lang w:val="en-GB"/>
              </w:rPr>
            </w:pPr>
            <w:r w:rsidRPr="00C26C40">
              <w:rPr>
                <w:color w:val="000000"/>
                <w:lang w:val="en-GB"/>
              </w:rPr>
              <w:t>Level alarms in TK-701 / TK-702</w:t>
            </w:r>
          </w:p>
        </w:tc>
        <w:tc>
          <w:tcPr>
            <w:tcW w:w="1558" w:type="dxa"/>
            <w:vAlign w:val="center"/>
          </w:tcPr>
          <w:p w14:paraId="626B4972" w14:textId="77777777" w:rsidR="00A641E2" w:rsidRPr="00C26C40" w:rsidRDefault="00A641E2" w:rsidP="00870DFD">
            <w:pPr>
              <w:rPr>
                <w:lang w:val="en-GB"/>
              </w:rPr>
            </w:pPr>
            <w:r w:rsidRPr="00C26C40">
              <w:rPr>
                <w:color w:val="000000"/>
                <w:lang w:val="en-GB"/>
              </w:rPr>
              <w:t>Clear line and check pumps</w:t>
            </w:r>
          </w:p>
        </w:tc>
        <w:tc>
          <w:tcPr>
            <w:tcW w:w="1558" w:type="dxa"/>
            <w:vAlign w:val="center"/>
          </w:tcPr>
          <w:p w14:paraId="48ED844A" w14:textId="77777777" w:rsidR="00A641E2" w:rsidRPr="00C26C40" w:rsidRDefault="00A641E2" w:rsidP="00870DFD">
            <w:pPr>
              <w:rPr>
                <w:lang w:val="en-GB"/>
              </w:rPr>
            </w:pPr>
            <w:r w:rsidRPr="00C26C40">
              <w:rPr>
                <w:color w:val="000000"/>
                <w:lang w:val="en-GB"/>
              </w:rPr>
              <w:t>Maintenance personnel</w:t>
            </w:r>
          </w:p>
        </w:tc>
      </w:tr>
    </w:tbl>
    <w:p w14:paraId="17745584" w14:textId="77777777" w:rsidR="00A641E2" w:rsidRPr="00C26C40" w:rsidRDefault="00A641E2" w:rsidP="00A641E2"/>
    <w:p w14:paraId="65015442" w14:textId="77777777" w:rsidR="00A641E2" w:rsidRPr="00C26C40" w:rsidRDefault="00A641E2" w:rsidP="00A641E2">
      <w:pPr>
        <w:pStyle w:val="Heading4"/>
      </w:pPr>
      <w:r w:rsidRPr="00C26C40">
        <w:t>Risk Ranking</w:t>
      </w:r>
    </w:p>
    <w:tbl>
      <w:tblPr>
        <w:tblStyle w:val="TableGrid"/>
        <w:tblW w:w="0" w:type="auto"/>
        <w:tblLook w:val="04A0" w:firstRow="1" w:lastRow="0" w:firstColumn="1" w:lastColumn="0" w:noHBand="0" w:noVBand="1"/>
      </w:tblPr>
      <w:tblGrid>
        <w:gridCol w:w="2871"/>
        <w:gridCol w:w="1396"/>
        <w:gridCol w:w="1390"/>
        <w:gridCol w:w="2837"/>
      </w:tblGrid>
      <w:tr w:rsidR="00A641E2" w:rsidRPr="00C26C40" w14:paraId="4CB8D20A" w14:textId="77777777" w:rsidTr="00870DFD">
        <w:tc>
          <w:tcPr>
            <w:tcW w:w="3114" w:type="dxa"/>
          </w:tcPr>
          <w:p w14:paraId="7F0A67BA" w14:textId="77777777" w:rsidR="00A641E2" w:rsidRPr="00C26C40" w:rsidRDefault="00A641E2" w:rsidP="00870DFD">
            <w:pPr>
              <w:jc w:val="center"/>
              <w:rPr>
                <w:b/>
                <w:bCs/>
                <w:lang w:val="en-GB"/>
              </w:rPr>
            </w:pPr>
            <w:r w:rsidRPr="00C26C40">
              <w:rPr>
                <w:b/>
                <w:bCs/>
                <w:lang w:val="en-GB"/>
              </w:rPr>
              <w:t>Deviation</w:t>
            </w:r>
          </w:p>
        </w:tc>
        <w:tc>
          <w:tcPr>
            <w:tcW w:w="1560" w:type="dxa"/>
          </w:tcPr>
          <w:p w14:paraId="4D3A3F29" w14:textId="77777777" w:rsidR="00A641E2" w:rsidRPr="00C26C40" w:rsidRDefault="00A641E2" w:rsidP="00870DFD">
            <w:pPr>
              <w:jc w:val="center"/>
              <w:rPr>
                <w:b/>
                <w:bCs/>
                <w:lang w:val="en-GB"/>
              </w:rPr>
            </w:pPr>
            <w:r w:rsidRPr="00C26C40">
              <w:rPr>
                <w:b/>
                <w:bCs/>
                <w:lang w:val="en-GB"/>
              </w:rPr>
              <w:t>L</w:t>
            </w:r>
          </w:p>
        </w:tc>
        <w:tc>
          <w:tcPr>
            <w:tcW w:w="1558" w:type="dxa"/>
          </w:tcPr>
          <w:p w14:paraId="4E95D3A5" w14:textId="77777777" w:rsidR="00A641E2" w:rsidRPr="00C26C40" w:rsidRDefault="00A641E2" w:rsidP="00870DFD">
            <w:pPr>
              <w:jc w:val="center"/>
              <w:rPr>
                <w:b/>
                <w:bCs/>
                <w:lang w:val="en-GB"/>
              </w:rPr>
            </w:pPr>
            <w:r w:rsidRPr="00C26C40">
              <w:rPr>
                <w:b/>
                <w:bCs/>
                <w:lang w:val="en-GB"/>
              </w:rPr>
              <w:t>S</w:t>
            </w:r>
          </w:p>
        </w:tc>
        <w:tc>
          <w:tcPr>
            <w:tcW w:w="3118" w:type="dxa"/>
          </w:tcPr>
          <w:p w14:paraId="64E55348" w14:textId="77777777" w:rsidR="00A641E2" w:rsidRPr="00C26C40" w:rsidRDefault="00A641E2" w:rsidP="00870DFD">
            <w:pPr>
              <w:jc w:val="center"/>
              <w:rPr>
                <w:b/>
                <w:bCs/>
                <w:lang w:val="en-GB"/>
              </w:rPr>
            </w:pPr>
            <w:r w:rsidRPr="00C26C40">
              <w:rPr>
                <w:b/>
                <w:bCs/>
                <w:lang w:val="en-GB"/>
              </w:rPr>
              <w:t>Risk Ranking</w:t>
            </w:r>
          </w:p>
        </w:tc>
      </w:tr>
      <w:tr w:rsidR="00A641E2" w:rsidRPr="00C26C40" w14:paraId="67677806" w14:textId="77777777" w:rsidTr="00870DFD">
        <w:tc>
          <w:tcPr>
            <w:tcW w:w="3114" w:type="dxa"/>
            <w:vAlign w:val="center"/>
          </w:tcPr>
          <w:p w14:paraId="695E9E26" w14:textId="77777777" w:rsidR="00A641E2" w:rsidRPr="00C26C40" w:rsidRDefault="00A641E2" w:rsidP="00870DFD">
            <w:pPr>
              <w:rPr>
                <w:lang w:val="en-GB"/>
              </w:rPr>
            </w:pPr>
            <w:r w:rsidRPr="00C26C40">
              <w:rPr>
                <w:rFonts w:eastAsia="Arial"/>
                <w:lang w:val="en-GB"/>
              </w:rPr>
              <w:t>More temperature (exotherm)</w:t>
            </w:r>
          </w:p>
        </w:tc>
        <w:tc>
          <w:tcPr>
            <w:tcW w:w="1560" w:type="dxa"/>
            <w:vAlign w:val="center"/>
          </w:tcPr>
          <w:p w14:paraId="6DE613CF" w14:textId="77777777" w:rsidR="00A641E2" w:rsidRPr="00C26C40" w:rsidRDefault="00A641E2" w:rsidP="00870DFD">
            <w:pPr>
              <w:rPr>
                <w:lang w:val="en-GB"/>
              </w:rPr>
            </w:pPr>
            <w:r w:rsidRPr="00C26C40">
              <w:rPr>
                <w:rFonts w:eastAsia="Arial"/>
                <w:lang w:val="en-GB"/>
              </w:rPr>
              <w:t>3</w:t>
            </w:r>
          </w:p>
        </w:tc>
        <w:tc>
          <w:tcPr>
            <w:tcW w:w="1558" w:type="dxa"/>
            <w:vAlign w:val="center"/>
          </w:tcPr>
          <w:p w14:paraId="2E92DDA4" w14:textId="77777777" w:rsidR="00A641E2" w:rsidRPr="00C26C40" w:rsidRDefault="00A641E2" w:rsidP="00870DFD">
            <w:pPr>
              <w:rPr>
                <w:lang w:val="en-GB"/>
              </w:rPr>
            </w:pPr>
            <w:r w:rsidRPr="00C26C40">
              <w:rPr>
                <w:rFonts w:eastAsia="Arial"/>
                <w:lang w:val="en-GB"/>
              </w:rPr>
              <w:t>4</w:t>
            </w:r>
          </w:p>
        </w:tc>
        <w:tc>
          <w:tcPr>
            <w:tcW w:w="3118" w:type="dxa"/>
            <w:shd w:val="clear" w:color="auto" w:fill="EE0000"/>
            <w:vAlign w:val="center"/>
          </w:tcPr>
          <w:p w14:paraId="534DB6B7" w14:textId="77777777" w:rsidR="00A641E2" w:rsidRPr="00C26C40" w:rsidRDefault="00A641E2" w:rsidP="00870DFD">
            <w:pPr>
              <w:rPr>
                <w:lang w:val="en-GB"/>
              </w:rPr>
            </w:pPr>
            <w:r w:rsidRPr="00C26C40">
              <w:rPr>
                <w:rFonts w:eastAsia="Arial"/>
                <w:b/>
                <w:bCs/>
                <w:lang w:val="en-GB"/>
              </w:rPr>
              <w:t>High (12)</w:t>
            </w:r>
          </w:p>
        </w:tc>
      </w:tr>
      <w:tr w:rsidR="00A641E2" w:rsidRPr="00C26C40" w14:paraId="688AC94F" w14:textId="77777777" w:rsidTr="00870DFD">
        <w:tc>
          <w:tcPr>
            <w:tcW w:w="3114" w:type="dxa"/>
            <w:vAlign w:val="center"/>
          </w:tcPr>
          <w:p w14:paraId="07746D74" w14:textId="77777777" w:rsidR="00A641E2" w:rsidRPr="00C26C40" w:rsidRDefault="00A641E2" w:rsidP="00870DFD">
            <w:pPr>
              <w:rPr>
                <w:lang w:val="en-GB"/>
              </w:rPr>
            </w:pPr>
            <w:r w:rsidRPr="00C26C40">
              <w:rPr>
                <w:rFonts w:eastAsia="Arial"/>
                <w:lang w:val="en-GB"/>
              </w:rPr>
              <w:t>Less basicity</w:t>
            </w:r>
          </w:p>
        </w:tc>
        <w:tc>
          <w:tcPr>
            <w:tcW w:w="1560" w:type="dxa"/>
            <w:vAlign w:val="center"/>
          </w:tcPr>
          <w:p w14:paraId="1897A481" w14:textId="77777777" w:rsidR="00A641E2" w:rsidRPr="00C26C40" w:rsidRDefault="00A641E2" w:rsidP="00870DFD">
            <w:pPr>
              <w:rPr>
                <w:lang w:val="en-GB"/>
              </w:rPr>
            </w:pPr>
            <w:r w:rsidRPr="00C26C40">
              <w:rPr>
                <w:rFonts w:eastAsia="Arial"/>
                <w:lang w:val="en-GB"/>
              </w:rPr>
              <w:t>3</w:t>
            </w:r>
          </w:p>
        </w:tc>
        <w:tc>
          <w:tcPr>
            <w:tcW w:w="1558" w:type="dxa"/>
            <w:vAlign w:val="center"/>
          </w:tcPr>
          <w:p w14:paraId="0C8EA688" w14:textId="77777777" w:rsidR="00A641E2" w:rsidRPr="00C26C40" w:rsidRDefault="00A641E2" w:rsidP="00870DFD">
            <w:pPr>
              <w:rPr>
                <w:lang w:val="en-GB"/>
              </w:rPr>
            </w:pPr>
            <w:r w:rsidRPr="00C26C40">
              <w:rPr>
                <w:rFonts w:eastAsia="Arial"/>
                <w:lang w:val="en-GB"/>
              </w:rPr>
              <w:t>3</w:t>
            </w:r>
          </w:p>
        </w:tc>
        <w:tc>
          <w:tcPr>
            <w:tcW w:w="3118" w:type="dxa"/>
            <w:shd w:val="clear" w:color="auto" w:fill="FFFF00"/>
            <w:vAlign w:val="center"/>
          </w:tcPr>
          <w:p w14:paraId="579775B0" w14:textId="77777777" w:rsidR="00A641E2" w:rsidRPr="00C26C40" w:rsidRDefault="00A641E2" w:rsidP="00870DFD">
            <w:pPr>
              <w:rPr>
                <w:lang w:val="en-GB"/>
              </w:rPr>
            </w:pPr>
            <w:r w:rsidRPr="00C26C40">
              <w:rPr>
                <w:rFonts w:eastAsia="Arial"/>
                <w:b/>
                <w:bCs/>
                <w:lang w:val="en-GB"/>
              </w:rPr>
              <w:t>Medium (9)</w:t>
            </w:r>
          </w:p>
        </w:tc>
      </w:tr>
      <w:tr w:rsidR="00A641E2" w:rsidRPr="00C26C40" w14:paraId="5EB5B715" w14:textId="77777777" w:rsidTr="00870DFD">
        <w:tc>
          <w:tcPr>
            <w:tcW w:w="3114" w:type="dxa"/>
            <w:vAlign w:val="center"/>
          </w:tcPr>
          <w:p w14:paraId="2F59DCE0" w14:textId="77777777" w:rsidR="00A641E2" w:rsidRPr="00C26C40" w:rsidRDefault="00A641E2" w:rsidP="00870DFD">
            <w:pPr>
              <w:rPr>
                <w:lang w:val="en-GB"/>
              </w:rPr>
            </w:pPr>
            <w:r w:rsidRPr="00C26C40">
              <w:rPr>
                <w:rFonts w:eastAsia="Arial"/>
                <w:lang w:val="en-GB"/>
              </w:rPr>
              <w:t>No flow to storage</w:t>
            </w:r>
          </w:p>
        </w:tc>
        <w:tc>
          <w:tcPr>
            <w:tcW w:w="1560" w:type="dxa"/>
            <w:vAlign w:val="center"/>
          </w:tcPr>
          <w:p w14:paraId="257B5CE9" w14:textId="77777777" w:rsidR="00A641E2" w:rsidRPr="00C26C40" w:rsidRDefault="00A641E2" w:rsidP="00870DFD">
            <w:pPr>
              <w:rPr>
                <w:lang w:val="en-GB"/>
              </w:rPr>
            </w:pPr>
            <w:r w:rsidRPr="00C26C40">
              <w:rPr>
                <w:rFonts w:eastAsia="Arial"/>
                <w:lang w:val="en-GB"/>
              </w:rPr>
              <w:t>2</w:t>
            </w:r>
          </w:p>
        </w:tc>
        <w:tc>
          <w:tcPr>
            <w:tcW w:w="1558" w:type="dxa"/>
            <w:vAlign w:val="center"/>
          </w:tcPr>
          <w:p w14:paraId="08A820D4" w14:textId="77777777" w:rsidR="00A641E2" w:rsidRPr="00C26C40" w:rsidRDefault="00A641E2" w:rsidP="00870DFD">
            <w:pPr>
              <w:rPr>
                <w:lang w:val="en-GB"/>
              </w:rPr>
            </w:pPr>
            <w:r w:rsidRPr="00C26C40">
              <w:rPr>
                <w:rFonts w:eastAsia="Arial"/>
                <w:lang w:val="en-GB"/>
              </w:rPr>
              <w:t>3</w:t>
            </w:r>
          </w:p>
        </w:tc>
        <w:tc>
          <w:tcPr>
            <w:tcW w:w="3118" w:type="dxa"/>
            <w:shd w:val="clear" w:color="auto" w:fill="FFFF00"/>
            <w:vAlign w:val="center"/>
          </w:tcPr>
          <w:p w14:paraId="350011C0" w14:textId="77777777" w:rsidR="00A641E2" w:rsidRPr="00C26C40" w:rsidRDefault="00A641E2" w:rsidP="00870DFD">
            <w:pPr>
              <w:rPr>
                <w:lang w:val="en-GB"/>
              </w:rPr>
            </w:pPr>
            <w:r w:rsidRPr="00C26C40">
              <w:rPr>
                <w:rFonts w:eastAsia="Arial"/>
                <w:b/>
                <w:bCs/>
                <w:lang w:val="en-GB"/>
              </w:rPr>
              <w:t>Medium (6)</w:t>
            </w:r>
          </w:p>
        </w:tc>
      </w:tr>
      <w:tr w:rsidR="00A641E2" w:rsidRPr="00C26C40" w14:paraId="2573126F" w14:textId="77777777" w:rsidTr="00870DFD">
        <w:tc>
          <w:tcPr>
            <w:tcW w:w="3114" w:type="dxa"/>
            <w:vAlign w:val="center"/>
          </w:tcPr>
          <w:p w14:paraId="7C3D93A4" w14:textId="77777777" w:rsidR="00A641E2" w:rsidRPr="00C26C40" w:rsidRDefault="00A641E2" w:rsidP="00870DFD">
            <w:pPr>
              <w:rPr>
                <w:lang w:val="en-GB"/>
              </w:rPr>
            </w:pPr>
            <w:r w:rsidRPr="00C26C40">
              <w:rPr>
                <w:rFonts w:eastAsia="Arial"/>
                <w:lang w:val="en-GB"/>
              </w:rPr>
              <w:t>More residual acid</w:t>
            </w:r>
          </w:p>
        </w:tc>
        <w:tc>
          <w:tcPr>
            <w:tcW w:w="1560" w:type="dxa"/>
            <w:vAlign w:val="center"/>
          </w:tcPr>
          <w:p w14:paraId="6155F3CF" w14:textId="77777777" w:rsidR="00A641E2" w:rsidRPr="00C26C40" w:rsidRDefault="00A641E2" w:rsidP="00870DFD">
            <w:pPr>
              <w:rPr>
                <w:lang w:val="en-GB"/>
              </w:rPr>
            </w:pPr>
            <w:r w:rsidRPr="00C26C40">
              <w:rPr>
                <w:rFonts w:eastAsia="Arial"/>
                <w:lang w:val="en-GB"/>
              </w:rPr>
              <w:t>2</w:t>
            </w:r>
          </w:p>
        </w:tc>
        <w:tc>
          <w:tcPr>
            <w:tcW w:w="1558" w:type="dxa"/>
            <w:vAlign w:val="center"/>
          </w:tcPr>
          <w:p w14:paraId="39774882" w14:textId="77777777" w:rsidR="00A641E2" w:rsidRPr="00C26C40" w:rsidRDefault="00A641E2" w:rsidP="00870DFD">
            <w:pPr>
              <w:rPr>
                <w:lang w:val="en-GB"/>
              </w:rPr>
            </w:pPr>
            <w:r w:rsidRPr="00C26C40">
              <w:rPr>
                <w:rFonts w:eastAsia="Arial"/>
                <w:lang w:val="en-GB"/>
              </w:rPr>
              <w:t>3</w:t>
            </w:r>
          </w:p>
        </w:tc>
        <w:tc>
          <w:tcPr>
            <w:tcW w:w="3118" w:type="dxa"/>
            <w:shd w:val="clear" w:color="auto" w:fill="FFFF00"/>
            <w:vAlign w:val="center"/>
          </w:tcPr>
          <w:p w14:paraId="302563D1" w14:textId="77777777" w:rsidR="00A641E2" w:rsidRPr="00C26C40" w:rsidRDefault="00A641E2" w:rsidP="00870DFD">
            <w:pPr>
              <w:rPr>
                <w:lang w:val="en-GB"/>
              </w:rPr>
            </w:pPr>
            <w:r w:rsidRPr="00C26C40">
              <w:rPr>
                <w:rFonts w:eastAsia="Arial"/>
                <w:b/>
                <w:bCs/>
                <w:lang w:val="en-GB"/>
              </w:rPr>
              <w:t>Medium (6)</w:t>
            </w:r>
          </w:p>
        </w:tc>
      </w:tr>
    </w:tbl>
    <w:p w14:paraId="4A96E711" w14:textId="77777777" w:rsidR="00A641E2" w:rsidRPr="00C26C40" w:rsidRDefault="00A641E2" w:rsidP="00A641E2"/>
    <w:p w14:paraId="1A2B609A" w14:textId="77777777" w:rsidR="00A641E2" w:rsidRPr="00C26C40" w:rsidRDefault="00A641E2" w:rsidP="00F02060">
      <w:pPr>
        <w:pStyle w:val="Heading2"/>
      </w:pPr>
      <w:bookmarkStart w:id="443" w:name="_Toc237245041"/>
      <w:r w:rsidRPr="00C26C40">
        <w:t>POLLUTION CONTROL SUMMARY</w:t>
      </w:r>
      <w:bookmarkEnd w:id="443"/>
    </w:p>
    <w:p w14:paraId="0D25BD3B" w14:textId="77777777" w:rsidR="00A641E2" w:rsidRPr="00C26C40" w:rsidRDefault="00A641E2" w:rsidP="00A641E2">
      <w:pPr>
        <w:rPr>
          <w:b/>
        </w:rPr>
      </w:pPr>
      <w:r w:rsidRPr="00C26C40">
        <w:t>The plant incorporates a multilayered pollution control strategy consistent with Ghana Environmental Protection Authority (EPA) requirements and international practice:</w:t>
      </w:r>
    </w:p>
    <w:p w14:paraId="7BD92645" w14:textId="77777777" w:rsidR="00A641E2" w:rsidRPr="00C26C40" w:rsidRDefault="00A641E2">
      <w:pPr>
        <w:pStyle w:val="ListParagraph"/>
        <w:numPr>
          <w:ilvl w:val="0"/>
          <w:numId w:val="30"/>
        </w:numPr>
        <w:jc w:val="left"/>
        <w:rPr>
          <w:b/>
        </w:rPr>
      </w:pPr>
      <w:r w:rsidRPr="00C26C40">
        <w:t>Air emissions – baghouse filtration, CEMS and emergency caustic scrubbing for acid gases.</w:t>
      </w:r>
    </w:p>
    <w:p w14:paraId="549E1ADA" w14:textId="77777777" w:rsidR="00A641E2" w:rsidRPr="00C26C40" w:rsidRDefault="00A641E2">
      <w:pPr>
        <w:pStyle w:val="ListParagraph"/>
        <w:numPr>
          <w:ilvl w:val="0"/>
          <w:numId w:val="30"/>
        </w:numPr>
        <w:jc w:val="left"/>
        <w:rPr>
          <w:b/>
        </w:rPr>
      </w:pPr>
      <w:r w:rsidRPr="00C26C40">
        <w:lastRenderedPageBreak/>
        <w:t>Liquid effluent – collection in secondary containment, neutralisation and treatment at the on-site ETP to meet EPA discharge limits before release.</w:t>
      </w:r>
    </w:p>
    <w:p w14:paraId="50790BB7" w14:textId="77777777" w:rsidR="00A641E2" w:rsidRPr="00C26C40" w:rsidRDefault="00A641E2">
      <w:pPr>
        <w:pStyle w:val="ListParagraph"/>
        <w:numPr>
          <w:ilvl w:val="0"/>
          <w:numId w:val="30"/>
        </w:numPr>
        <w:jc w:val="left"/>
        <w:rPr>
          <w:b/>
        </w:rPr>
      </w:pPr>
      <w:r w:rsidRPr="00C26C40">
        <w:t>Solid residues – magnetic separation of magnetite (sold as by-product) and dewatered silica-rich filter cake managed as a non-hazardous residue or construction aggregate.</w:t>
      </w:r>
    </w:p>
    <w:p w14:paraId="5B663F11" w14:textId="3A74D56B" w:rsidR="00A641E2" w:rsidRPr="00C26C40" w:rsidRDefault="00A641E2">
      <w:pPr>
        <w:pStyle w:val="ListParagraph"/>
        <w:numPr>
          <w:ilvl w:val="0"/>
          <w:numId w:val="30"/>
        </w:numPr>
        <w:jc w:val="left"/>
        <w:rPr>
          <w:b/>
        </w:rPr>
      </w:pPr>
      <w:r w:rsidRPr="00C26C40">
        <w:t>Fugitive dust and noise – enclosed conveying, local extraction, acoustic treatment and mandatory PPE in high-exposure zones.</w:t>
      </w:r>
    </w:p>
    <w:p w14:paraId="4EA33C12" w14:textId="77777777" w:rsidR="00A16827" w:rsidRPr="00C26C40" w:rsidRDefault="00A16827" w:rsidP="00A16827">
      <w:pPr>
        <w:jc w:val="left"/>
        <w:rPr>
          <w:b/>
        </w:rPr>
      </w:pPr>
    </w:p>
    <w:p w14:paraId="27533E76" w14:textId="3F8FEA11" w:rsidR="00A16827" w:rsidRPr="00C26C40" w:rsidRDefault="00A16827">
      <w:pPr>
        <w:spacing w:before="120" w:after="280"/>
        <w:rPr>
          <w:b/>
        </w:rPr>
      </w:pPr>
      <w:r w:rsidRPr="00C26C40">
        <w:rPr>
          <w:b/>
        </w:rPr>
        <w:br w:type="page"/>
      </w:r>
    </w:p>
    <w:p w14:paraId="59E8B23B" w14:textId="42303581" w:rsidR="0053702F" w:rsidRDefault="0053702F" w:rsidP="0053702F">
      <w:pPr>
        <w:pStyle w:val="Heading1"/>
      </w:pPr>
      <w:bookmarkStart w:id="444" w:name="_Toc237245042"/>
      <w:r w:rsidRPr="00C26C40">
        <w:lastRenderedPageBreak/>
        <w:t>PLANT ECONOMIC</w:t>
      </w:r>
      <w:r w:rsidR="00773D5F" w:rsidRPr="00C26C40">
        <w:t xml:space="preserve"> ANALYSIS</w:t>
      </w:r>
      <w:bookmarkEnd w:id="444"/>
    </w:p>
    <w:p w14:paraId="58E4D334" w14:textId="413851BB" w:rsidR="00F113BE" w:rsidRDefault="00F113BE" w:rsidP="00F113BE">
      <w:pPr>
        <w:pStyle w:val="Heading2"/>
      </w:pPr>
      <w:bookmarkStart w:id="445" w:name="_Toc237245043"/>
      <w:r>
        <w:t>Executive summary</w:t>
      </w:r>
      <w:bookmarkEnd w:id="445"/>
    </w:p>
    <w:p w14:paraId="7A48790C" w14:textId="77777777" w:rsidR="00F113BE" w:rsidRDefault="00F113BE" w:rsidP="00F113BE">
      <w:r>
        <w:t>The evaluation encompasses a complete capital expenditure (CAPEX) summary, a detailed operating expenditure (OPEX) analysis disaggregated by cost centre, a comprehensive revenue and market assessment, and a multi-metric profitability appraisal covering the Net Present Value (NPV), Internal Rate of Return (IRR), payback period, and sensitivity analysis. All monetary values are reported in both United States Dollars (USD) and Ghana Cedis (GHS), using the PURC macroeconomic assumption of GHS 12.0067 per USD.</w:t>
      </w:r>
    </w:p>
    <w:p w14:paraId="41086647" w14:textId="2693937F" w:rsidR="00F113BE" w:rsidRPr="00F113BE" w:rsidRDefault="00F113BE" w:rsidP="00F113BE">
      <w:r>
        <w:t xml:space="preserve">The key findings of this evaluation are summarised as follows: the Total Fixed Capital Investment (FCI) is estimated at USD 13,402,360, yielding a Total Capital Investment (TCI) inclusive of working capital of USD 19,946,733. The total annual operating expenditure at full capacity is estimated at USD 11,095,802 per annum. At an assumed blended PAC selling price of USD 450 per tonne, the project yields a Net Present Value of USD 14,864,691 at a Weighted Average Cost of Capital (WACC) of 8.0%, and an Internal Rate of Return of 14.8%, </w:t>
      </w:r>
      <w:r w:rsidR="006221B8">
        <w:t>approximating to</w:t>
      </w:r>
      <w:r>
        <w:t xml:space="preserve"> the 15% hurdle rate. The discounted payback period is estimated at 6.0 years.</w:t>
      </w:r>
    </w:p>
    <w:p w14:paraId="4F0A592D" w14:textId="51A11DB5" w:rsidR="0053702F" w:rsidRDefault="0053702F" w:rsidP="00F02060">
      <w:pPr>
        <w:pStyle w:val="Heading2"/>
      </w:pPr>
      <w:bookmarkStart w:id="446" w:name="_Toc237245044"/>
      <w:r w:rsidRPr="00C26C40">
        <w:t xml:space="preserve">Introduction and </w:t>
      </w:r>
      <w:r w:rsidR="00F113BE">
        <w:t>plant overview</w:t>
      </w:r>
      <w:bookmarkEnd w:id="446"/>
    </w:p>
    <w:p w14:paraId="5E28EE09" w14:textId="5E951E7A" w:rsidR="004B564B" w:rsidRDefault="004B564B" w:rsidP="004B564B">
      <w:r>
        <w:t xml:space="preserve">The table below summarises the fundamental design basis and operating parameters adopted throughout this economic evaluation. The annual operating hours of </w:t>
      </w:r>
      <w:r w:rsidR="006221B8">
        <w:t>7,92</w:t>
      </w:r>
      <w:r>
        <w:t>0 hr/yr reflect an industry-standard stream factor of 91.3%, consistent with comparable continuous chemical processing operations in Ghana such as the Volta Aluminium Company (VALCO) smelter. The remaining 760 hours per annum are allocated to planned preventive maintenance, statutory inspection, and turnaround activities.</w:t>
      </w:r>
    </w:p>
    <w:p w14:paraId="196E4BCB" w14:textId="57BB7CD7" w:rsidR="00CA6EDF" w:rsidRDefault="00CA6EDF" w:rsidP="00CA6EDF">
      <w:pPr>
        <w:pStyle w:val="Caption"/>
        <w:keepNext/>
      </w:pPr>
      <w:bookmarkStart w:id="447" w:name="_Toc237244871"/>
      <w:r>
        <w:lastRenderedPageBreak/>
        <w:t xml:space="preserve">Table </w:t>
      </w:r>
      <w:fldSimple w:instr=" STYLEREF 1 \s ">
        <w:r w:rsidR="006221B8">
          <w:rPr>
            <w:noProof/>
          </w:rPr>
          <w:t>10</w:t>
        </w:r>
      </w:fldSimple>
      <w:r w:rsidR="00B61202">
        <w:noBreakHyphen/>
      </w:r>
      <w:fldSimple w:instr=" SEQ Table \* ARABIC \s 1 ">
        <w:r w:rsidR="006221B8">
          <w:rPr>
            <w:noProof/>
          </w:rPr>
          <w:t>1</w:t>
        </w:r>
      </w:fldSimple>
      <w:r>
        <w:t xml:space="preserve"> Key plant design and economic parameters</w:t>
      </w:r>
      <w:bookmarkEnd w:id="447"/>
    </w:p>
    <w:tbl>
      <w:tblPr>
        <w:tblStyle w:val="TableGrid"/>
        <w:tblW w:w="0" w:type="auto"/>
        <w:tblLook w:val="04A0" w:firstRow="1" w:lastRow="0" w:firstColumn="1" w:lastColumn="0" w:noHBand="0" w:noVBand="1"/>
      </w:tblPr>
      <w:tblGrid>
        <w:gridCol w:w="2865"/>
        <w:gridCol w:w="2811"/>
      </w:tblGrid>
      <w:tr w:rsidR="007F7343" w14:paraId="7BBDEE3B" w14:textId="77777777" w:rsidTr="00CA6EDF">
        <w:tc>
          <w:tcPr>
            <w:tcW w:w="2865" w:type="dxa"/>
          </w:tcPr>
          <w:p w14:paraId="4BF114EB" w14:textId="77777777" w:rsidR="007F7343" w:rsidRDefault="007F7343" w:rsidP="00EE45E9">
            <w:r>
              <w:t>Parameter</w:t>
            </w:r>
          </w:p>
        </w:tc>
        <w:tc>
          <w:tcPr>
            <w:tcW w:w="2811" w:type="dxa"/>
          </w:tcPr>
          <w:p w14:paraId="7ABC4A44" w14:textId="77777777" w:rsidR="007F7343" w:rsidRDefault="007F7343" w:rsidP="00EE45E9">
            <w:r>
              <w:t>Value</w:t>
            </w:r>
          </w:p>
        </w:tc>
      </w:tr>
      <w:tr w:rsidR="007F7343" w14:paraId="253877C0" w14:textId="77777777" w:rsidTr="00CA6EDF">
        <w:tc>
          <w:tcPr>
            <w:tcW w:w="2865" w:type="dxa"/>
          </w:tcPr>
          <w:p w14:paraId="4069580D" w14:textId="77777777" w:rsidR="007F7343" w:rsidRDefault="007F7343" w:rsidP="00EE45E9">
            <w:r>
              <w:t>Product</w:t>
            </w:r>
          </w:p>
        </w:tc>
        <w:tc>
          <w:tcPr>
            <w:tcW w:w="2811" w:type="dxa"/>
          </w:tcPr>
          <w:p w14:paraId="2463C610" w14:textId="77777777" w:rsidR="007F7343" w:rsidRDefault="007F7343" w:rsidP="00EE45E9">
            <w:r>
              <w:t>Liquid Poly-Aluminium Chloride (PAC)</w:t>
            </w:r>
          </w:p>
        </w:tc>
      </w:tr>
      <w:tr w:rsidR="007F7343" w14:paraId="45B55466" w14:textId="77777777" w:rsidTr="00CA6EDF">
        <w:tc>
          <w:tcPr>
            <w:tcW w:w="2865" w:type="dxa"/>
          </w:tcPr>
          <w:p w14:paraId="0256D679" w14:textId="77777777" w:rsidR="007F7343" w:rsidRDefault="007F7343" w:rsidP="00EE45E9">
            <w:r>
              <w:t>Production Capacity</w:t>
            </w:r>
          </w:p>
        </w:tc>
        <w:tc>
          <w:tcPr>
            <w:tcW w:w="2811" w:type="dxa"/>
          </w:tcPr>
          <w:p w14:paraId="586E8BA4" w14:textId="77777777" w:rsidR="007F7343" w:rsidRDefault="007F7343" w:rsidP="00EE45E9">
            <w:r>
              <w:t>30,000 TPA</w:t>
            </w:r>
          </w:p>
        </w:tc>
      </w:tr>
      <w:tr w:rsidR="007F7343" w14:paraId="2588D44E" w14:textId="77777777" w:rsidTr="00CA6EDF">
        <w:tc>
          <w:tcPr>
            <w:tcW w:w="2865" w:type="dxa"/>
          </w:tcPr>
          <w:p w14:paraId="5873B7FA" w14:textId="77777777" w:rsidR="007F7343" w:rsidRDefault="007F7343" w:rsidP="00EE45E9">
            <w:r>
              <w:t>Operating Hours</w:t>
            </w:r>
          </w:p>
        </w:tc>
        <w:tc>
          <w:tcPr>
            <w:tcW w:w="2811" w:type="dxa"/>
          </w:tcPr>
          <w:p w14:paraId="6A65D360" w14:textId="4C26FF7A" w:rsidR="007F7343" w:rsidRDefault="00CA6EDF" w:rsidP="00EE45E9">
            <w:r>
              <w:t>7,920</w:t>
            </w:r>
            <w:r w:rsidR="007F7343">
              <w:t xml:space="preserve"> hr/yr</w:t>
            </w:r>
          </w:p>
        </w:tc>
      </w:tr>
      <w:tr w:rsidR="007F7343" w14:paraId="45638BA9" w14:textId="77777777" w:rsidTr="00CA6EDF">
        <w:tc>
          <w:tcPr>
            <w:tcW w:w="2865" w:type="dxa"/>
          </w:tcPr>
          <w:p w14:paraId="0D4582CA" w14:textId="77777777" w:rsidR="007F7343" w:rsidRDefault="007F7343" w:rsidP="00EE45E9">
            <w:r>
              <w:t>Thermodynamic Model</w:t>
            </w:r>
          </w:p>
        </w:tc>
        <w:tc>
          <w:tcPr>
            <w:tcW w:w="2811" w:type="dxa"/>
          </w:tcPr>
          <w:p w14:paraId="3EB739AD" w14:textId="77777777" w:rsidR="007F7343" w:rsidRDefault="007F7343" w:rsidP="00EE45E9">
            <w:r>
              <w:t>ENRTL-RK (Aspen Plus)</w:t>
            </w:r>
          </w:p>
        </w:tc>
      </w:tr>
      <w:tr w:rsidR="007F7343" w14:paraId="21B60DCA" w14:textId="77777777" w:rsidTr="00CA6EDF">
        <w:tc>
          <w:tcPr>
            <w:tcW w:w="2865" w:type="dxa"/>
          </w:tcPr>
          <w:p w14:paraId="16F19C5A" w14:textId="77777777" w:rsidR="007F7343" w:rsidRDefault="007F7343" w:rsidP="00EE45E9">
            <w:r>
              <w:t>CEPCI Basis Year</w:t>
            </w:r>
          </w:p>
        </w:tc>
        <w:tc>
          <w:tcPr>
            <w:tcW w:w="2811" w:type="dxa"/>
          </w:tcPr>
          <w:p w14:paraId="4E07E6E3" w14:textId="77777777" w:rsidR="007F7343" w:rsidRDefault="007F7343" w:rsidP="00EE45E9">
            <w:r>
              <w:t>2026 (CEPCI = 678.4)</w:t>
            </w:r>
          </w:p>
        </w:tc>
      </w:tr>
      <w:tr w:rsidR="007F7343" w14:paraId="60EE9EB4" w14:textId="77777777" w:rsidTr="00CA6EDF">
        <w:tc>
          <w:tcPr>
            <w:tcW w:w="2865" w:type="dxa"/>
          </w:tcPr>
          <w:p w14:paraId="603BB574" w14:textId="77777777" w:rsidR="007F7343" w:rsidRDefault="007F7343" w:rsidP="00EE45E9">
            <w:r>
              <w:t>Exchange Rate</w:t>
            </w:r>
          </w:p>
        </w:tc>
        <w:tc>
          <w:tcPr>
            <w:tcW w:w="2811" w:type="dxa"/>
          </w:tcPr>
          <w:p w14:paraId="6DAD1062" w14:textId="77777777" w:rsidR="007F7343" w:rsidRDefault="007F7343" w:rsidP="00EE45E9">
            <w:r>
              <w:t>GHS 12.0067 / USD</w:t>
            </w:r>
          </w:p>
        </w:tc>
      </w:tr>
      <w:tr w:rsidR="007F7343" w14:paraId="6E49EC21" w14:textId="77777777" w:rsidTr="00CA6EDF">
        <w:tc>
          <w:tcPr>
            <w:tcW w:w="2865" w:type="dxa"/>
          </w:tcPr>
          <w:p w14:paraId="3D4B48E4" w14:textId="77777777" w:rsidR="007F7343" w:rsidRDefault="007F7343" w:rsidP="00EE45E9">
            <w:r>
              <w:t>Project Lifespan</w:t>
            </w:r>
          </w:p>
        </w:tc>
        <w:tc>
          <w:tcPr>
            <w:tcW w:w="2811" w:type="dxa"/>
          </w:tcPr>
          <w:p w14:paraId="0C382314" w14:textId="77777777" w:rsidR="007F7343" w:rsidRDefault="007F7343" w:rsidP="00EE45E9">
            <w:r>
              <w:t>20 years operating (22 years total)</w:t>
            </w:r>
          </w:p>
        </w:tc>
      </w:tr>
      <w:tr w:rsidR="007F7343" w14:paraId="7011412C" w14:textId="77777777" w:rsidTr="00CA6EDF">
        <w:tc>
          <w:tcPr>
            <w:tcW w:w="2865" w:type="dxa"/>
          </w:tcPr>
          <w:p w14:paraId="24F498FD" w14:textId="77777777" w:rsidR="007F7343" w:rsidRDefault="007F7343" w:rsidP="00EE45E9">
            <w:r>
              <w:t>Construction Period</w:t>
            </w:r>
          </w:p>
        </w:tc>
        <w:tc>
          <w:tcPr>
            <w:tcW w:w="2811" w:type="dxa"/>
          </w:tcPr>
          <w:p w14:paraId="569DE412" w14:textId="77777777" w:rsidR="007F7343" w:rsidRDefault="007F7343" w:rsidP="00EE45E9">
            <w:r>
              <w:t>2 years</w:t>
            </w:r>
          </w:p>
        </w:tc>
      </w:tr>
      <w:tr w:rsidR="007F7343" w14:paraId="07A6D384" w14:textId="77777777" w:rsidTr="00CA6EDF">
        <w:tc>
          <w:tcPr>
            <w:tcW w:w="2865" w:type="dxa"/>
          </w:tcPr>
          <w:p w14:paraId="60FE2647" w14:textId="77777777" w:rsidR="007F7343" w:rsidRDefault="007F7343" w:rsidP="00EE45E9">
            <w:r>
              <w:t>Commissioning Period</w:t>
            </w:r>
          </w:p>
        </w:tc>
        <w:tc>
          <w:tcPr>
            <w:tcW w:w="2811" w:type="dxa"/>
          </w:tcPr>
          <w:p w14:paraId="110F54ED" w14:textId="77777777" w:rsidR="007F7343" w:rsidRDefault="007F7343" w:rsidP="00EE45E9">
            <w:r>
              <w:t>6 months (Year 0)</w:t>
            </w:r>
          </w:p>
        </w:tc>
      </w:tr>
    </w:tbl>
    <w:p w14:paraId="383AECB6" w14:textId="6340BF49" w:rsidR="004B564B" w:rsidRPr="004B564B" w:rsidRDefault="004B564B" w:rsidP="004B564B"/>
    <w:p w14:paraId="6BBE191B" w14:textId="76D2FE81" w:rsidR="0053702F" w:rsidRPr="00C26C40" w:rsidRDefault="0053702F" w:rsidP="00134FFF">
      <w:pPr>
        <w:pStyle w:val="Heading3"/>
      </w:pPr>
      <w:bookmarkStart w:id="448" w:name="_Toc237245045"/>
      <w:r w:rsidRPr="00C26C40">
        <w:t>Key Plant Parameters and Basis of Estimate</w:t>
      </w:r>
      <w:bookmarkEnd w:id="448"/>
    </w:p>
    <w:p w14:paraId="76D6188A" w14:textId="5BC7109C" w:rsidR="0053702F" w:rsidRPr="00C26C40" w:rsidRDefault="0053702F" w:rsidP="0053702F">
      <w:r w:rsidRPr="00C26C40">
        <w:t xml:space="preserve">The basis of the economic estimate is presented in Table </w:t>
      </w:r>
      <w:r w:rsidR="001559A5">
        <w:t>10</w:t>
      </w:r>
      <w:r w:rsidRPr="00C26C40">
        <w:t>.1. All process data are derived from the Aspen Plus v14.2 simulation of the plant (model: ENRTL-RK thermodynamic method), and all utility rates are sourced from the Public Utilities Regulatory Commission of Ghana (PURC) 2026–2030 Tariff Decision, effective 1 January 2026. The exchange rate adopted throughout this chapter is GHS 12.0067 per USD, as stipulated by PURC (2026). The Chemical Engineering Plant Cost Index (CEPCI) adopted for 2026 is 678.4, escalated from the Turton et al. (2018) 2001 base index of 397.0, yielding an escalation factor of 1.709.</w:t>
      </w:r>
    </w:p>
    <w:tbl>
      <w:tblPr>
        <w:tblStyle w:val="TableGrid"/>
        <w:tblW w:w="0" w:type="auto"/>
        <w:tblLook w:val="04A0" w:firstRow="1" w:lastRow="0" w:firstColumn="1" w:lastColumn="0" w:noHBand="0" w:noVBand="1"/>
      </w:tblPr>
      <w:tblGrid>
        <w:gridCol w:w="2672"/>
        <w:gridCol w:w="2779"/>
      </w:tblGrid>
      <w:tr w:rsidR="00DB395E" w:rsidRPr="00C26C40" w14:paraId="3E2D70BF" w14:textId="77777777" w:rsidTr="00DB395E">
        <w:tc>
          <w:tcPr>
            <w:tcW w:w="2672" w:type="dxa"/>
          </w:tcPr>
          <w:p w14:paraId="0E787087" w14:textId="77777777" w:rsidR="00DB395E" w:rsidRPr="00C26C40" w:rsidRDefault="00DB395E" w:rsidP="00870DFD">
            <w:pPr>
              <w:rPr>
                <w:lang w:val="en-GB"/>
              </w:rPr>
            </w:pPr>
            <w:r w:rsidRPr="00C26C40">
              <w:rPr>
                <w:lang w:val="en-GB"/>
              </w:rPr>
              <w:t>Parameter</w:t>
            </w:r>
          </w:p>
        </w:tc>
        <w:tc>
          <w:tcPr>
            <w:tcW w:w="2779" w:type="dxa"/>
          </w:tcPr>
          <w:p w14:paraId="3D81B167" w14:textId="77777777" w:rsidR="00DB395E" w:rsidRPr="00C26C40" w:rsidRDefault="00DB395E" w:rsidP="00870DFD">
            <w:pPr>
              <w:rPr>
                <w:lang w:val="en-GB"/>
              </w:rPr>
            </w:pPr>
            <w:r w:rsidRPr="00C26C40">
              <w:rPr>
                <w:lang w:val="en-GB"/>
              </w:rPr>
              <w:t>Value</w:t>
            </w:r>
          </w:p>
        </w:tc>
      </w:tr>
      <w:tr w:rsidR="00DB395E" w:rsidRPr="00C26C40" w14:paraId="7DD09A06" w14:textId="77777777" w:rsidTr="00DB395E">
        <w:tc>
          <w:tcPr>
            <w:tcW w:w="2672" w:type="dxa"/>
          </w:tcPr>
          <w:p w14:paraId="704B2F4B" w14:textId="77777777" w:rsidR="00DB395E" w:rsidRPr="00C26C40" w:rsidRDefault="00DB395E" w:rsidP="00870DFD">
            <w:pPr>
              <w:rPr>
                <w:lang w:val="en-GB"/>
              </w:rPr>
            </w:pPr>
            <w:r w:rsidRPr="00C26C40">
              <w:rPr>
                <w:lang w:val="en-GB"/>
              </w:rPr>
              <w:t>Product</w:t>
            </w:r>
          </w:p>
        </w:tc>
        <w:tc>
          <w:tcPr>
            <w:tcW w:w="2779" w:type="dxa"/>
          </w:tcPr>
          <w:p w14:paraId="0F623D45" w14:textId="77777777" w:rsidR="00DB395E" w:rsidRPr="00C26C40" w:rsidRDefault="00DB395E" w:rsidP="00870DFD">
            <w:pPr>
              <w:rPr>
                <w:lang w:val="en-GB"/>
              </w:rPr>
            </w:pPr>
            <w:r w:rsidRPr="00C26C40">
              <w:rPr>
                <w:lang w:val="en-GB"/>
              </w:rPr>
              <w:t>Liquid Poly-Aluminium Chloride (PAC)</w:t>
            </w:r>
          </w:p>
        </w:tc>
      </w:tr>
      <w:tr w:rsidR="00DB395E" w:rsidRPr="00C26C40" w14:paraId="6332FE0F" w14:textId="77777777" w:rsidTr="00DB395E">
        <w:tc>
          <w:tcPr>
            <w:tcW w:w="2672" w:type="dxa"/>
          </w:tcPr>
          <w:p w14:paraId="070867E3" w14:textId="77777777" w:rsidR="00DB395E" w:rsidRPr="00C26C40" w:rsidRDefault="00DB395E" w:rsidP="00870DFD">
            <w:pPr>
              <w:rPr>
                <w:lang w:val="en-GB"/>
              </w:rPr>
            </w:pPr>
            <w:r w:rsidRPr="00C26C40">
              <w:rPr>
                <w:lang w:val="en-GB"/>
              </w:rPr>
              <w:t>Operating Hours</w:t>
            </w:r>
          </w:p>
        </w:tc>
        <w:tc>
          <w:tcPr>
            <w:tcW w:w="2779" w:type="dxa"/>
          </w:tcPr>
          <w:p w14:paraId="68861CCB" w14:textId="77777777" w:rsidR="00DB395E" w:rsidRPr="00C26C40" w:rsidRDefault="00DB395E" w:rsidP="00870DFD">
            <w:pPr>
              <w:rPr>
                <w:lang w:val="en-GB"/>
              </w:rPr>
            </w:pPr>
            <w:r w:rsidRPr="00C26C40">
              <w:rPr>
                <w:lang w:val="en-GB"/>
              </w:rPr>
              <w:t>7,920 hr/yr (90.4% stream factor)</w:t>
            </w:r>
          </w:p>
        </w:tc>
      </w:tr>
      <w:tr w:rsidR="00DB395E" w:rsidRPr="00C26C40" w14:paraId="272C0552" w14:textId="77777777" w:rsidTr="00DB395E">
        <w:tc>
          <w:tcPr>
            <w:tcW w:w="2672" w:type="dxa"/>
          </w:tcPr>
          <w:p w14:paraId="364981C2" w14:textId="77777777" w:rsidR="00DB395E" w:rsidRPr="00C26C40" w:rsidRDefault="00DB395E" w:rsidP="00870DFD">
            <w:pPr>
              <w:rPr>
                <w:lang w:val="en-GB"/>
              </w:rPr>
            </w:pPr>
            <w:r w:rsidRPr="00C26C40">
              <w:rPr>
                <w:lang w:val="en-GB"/>
              </w:rPr>
              <w:t>Thermodynamic Model</w:t>
            </w:r>
          </w:p>
        </w:tc>
        <w:tc>
          <w:tcPr>
            <w:tcW w:w="2779" w:type="dxa"/>
          </w:tcPr>
          <w:p w14:paraId="3D03B011" w14:textId="77777777" w:rsidR="00DB395E" w:rsidRPr="00C26C40" w:rsidRDefault="00DB395E" w:rsidP="00870DFD">
            <w:pPr>
              <w:rPr>
                <w:lang w:val="en-GB"/>
              </w:rPr>
            </w:pPr>
            <w:r w:rsidRPr="00C26C40">
              <w:rPr>
                <w:lang w:val="en-GB"/>
              </w:rPr>
              <w:t>ENRTL-RK (Aspen Plus v14.2)</w:t>
            </w:r>
          </w:p>
        </w:tc>
      </w:tr>
      <w:tr w:rsidR="00DB395E" w:rsidRPr="00C26C40" w14:paraId="51878D1A" w14:textId="77777777" w:rsidTr="00DB395E">
        <w:tc>
          <w:tcPr>
            <w:tcW w:w="2672" w:type="dxa"/>
          </w:tcPr>
          <w:p w14:paraId="5ED4DDD9" w14:textId="77777777" w:rsidR="00DB395E" w:rsidRPr="00C26C40" w:rsidRDefault="00DB395E" w:rsidP="00870DFD">
            <w:pPr>
              <w:rPr>
                <w:lang w:val="en-GB"/>
              </w:rPr>
            </w:pPr>
            <w:r w:rsidRPr="00C26C40">
              <w:rPr>
                <w:lang w:val="en-GB"/>
              </w:rPr>
              <w:lastRenderedPageBreak/>
              <w:t>CEPCI (2001 base)</w:t>
            </w:r>
          </w:p>
        </w:tc>
        <w:tc>
          <w:tcPr>
            <w:tcW w:w="2779" w:type="dxa"/>
          </w:tcPr>
          <w:p w14:paraId="274FBD7A" w14:textId="77777777" w:rsidR="00DB395E" w:rsidRPr="00C26C40" w:rsidRDefault="00DB395E" w:rsidP="00870DFD">
            <w:pPr>
              <w:rPr>
                <w:lang w:val="en-GB"/>
              </w:rPr>
            </w:pPr>
            <w:r w:rsidRPr="00C26C40">
              <w:rPr>
                <w:lang w:val="en-GB"/>
              </w:rPr>
              <w:t>397.0</w:t>
            </w:r>
          </w:p>
        </w:tc>
      </w:tr>
      <w:tr w:rsidR="00DB395E" w:rsidRPr="00C26C40" w14:paraId="4FC894FD" w14:textId="77777777" w:rsidTr="00DB395E">
        <w:tc>
          <w:tcPr>
            <w:tcW w:w="2672" w:type="dxa"/>
          </w:tcPr>
          <w:p w14:paraId="583D0CF7" w14:textId="77777777" w:rsidR="00DB395E" w:rsidRPr="00C26C40" w:rsidRDefault="00DB395E" w:rsidP="00870DFD">
            <w:pPr>
              <w:rPr>
                <w:lang w:val="en-GB"/>
              </w:rPr>
            </w:pPr>
            <w:r w:rsidRPr="00C26C40">
              <w:rPr>
                <w:lang w:val="en-GB"/>
              </w:rPr>
              <w:t>CEPCI (2026)</w:t>
            </w:r>
          </w:p>
        </w:tc>
        <w:tc>
          <w:tcPr>
            <w:tcW w:w="2779" w:type="dxa"/>
          </w:tcPr>
          <w:p w14:paraId="39273680" w14:textId="77777777" w:rsidR="00DB395E" w:rsidRPr="00C26C40" w:rsidRDefault="00DB395E" w:rsidP="00870DFD">
            <w:pPr>
              <w:rPr>
                <w:lang w:val="en-GB"/>
              </w:rPr>
            </w:pPr>
            <w:r w:rsidRPr="00C26C40">
              <w:rPr>
                <w:lang w:val="en-GB"/>
              </w:rPr>
              <w:t>678.4</w:t>
            </w:r>
          </w:p>
        </w:tc>
      </w:tr>
      <w:tr w:rsidR="00DB395E" w:rsidRPr="00C26C40" w14:paraId="29F5812C" w14:textId="77777777" w:rsidTr="00DB395E">
        <w:tc>
          <w:tcPr>
            <w:tcW w:w="2672" w:type="dxa"/>
          </w:tcPr>
          <w:p w14:paraId="5D089323" w14:textId="77777777" w:rsidR="00DB395E" w:rsidRPr="00C26C40" w:rsidRDefault="00DB395E" w:rsidP="00870DFD">
            <w:pPr>
              <w:rPr>
                <w:lang w:val="en-GB"/>
              </w:rPr>
            </w:pPr>
            <w:r w:rsidRPr="00C26C40">
              <w:rPr>
                <w:lang w:val="en-GB"/>
              </w:rPr>
              <w:t>CEPCI Escalation Factor</w:t>
            </w:r>
          </w:p>
        </w:tc>
        <w:tc>
          <w:tcPr>
            <w:tcW w:w="2779" w:type="dxa"/>
          </w:tcPr>
          <w:p w14:paraId="2D018EC4" w14:textId="77777777" w:rsidR="00DB395E" w:rsidRPr="00C26C40" w:rsidRDefault="00DB395E" w:rsidP="00870DFD">
            <w:pPr>
              <w:rPr>
                <w:lang w:val="en-GB"/>
              </w:rPr>
            </w:pPr>
            <w:r w:rsidRPr="00C26C40">
              <w:rPr>
                <w:lang w:val="en-GB"/>
              </w:rPr>
              <w:t>1.7088</w:t>
            </w:r>
          </w:p>
        </w:tc>
      </w:tr>
      <w:tr w:rsidR="00DB395E" w:rsidRPr="00C26C40" w14:paraId="4ED63C78" w14:textId="77777777" w:rsidTr="00DB395E">
        <w:tc>
          <w:tcPr>
            <w:tcW w:w="2672" w:type="dxa"/>
          </w:tcPr>
          <w:p w14:paraId="4A694289" w14:textId="77777777" w:rsidR="00DB395E" w:rsidRPr="00C26C40" w:rsidRDefault="00DB395E" w:rsidP="00870DFD">
            <w:pPr>
              <w:rPr>
                <w:lang w:val="en-GB"/>
              </w:rPr>
            </w:pPr>
            <w:r w:rsidRPr="00C26C40">
              <w:rPr>
                <w:lang w:val="en-GB"/>
              </w:rPr>
              <w:t>Exchange Rate</w:t>
            </w:r>
          </w:p>
        </w:tc>
        <w:tc>
          <w:tcPr>
            <w:tcW w:w="2779" w:type="dxa"/>
          </w:tcPr>
          <w:p w14:paraId="432A5B89" w14:textId="77777777" w:rsidR="00DB395E" w:rsidRPr="00C26C40" w:rsidRDefault="00DB395E" w:rsidP="00870DFD">
            <w:pPr>
              <w:rPr>
                <w:lang w:val="en-GB"/>
              </w:rPr>
            </w:pPr>
            <w:r w:rsidRPr="00C26C40">
              <w:rPr>
                <w:lang w:val="en-GB"/>
              </w:rPr>
              <w:t>GHS 12.0067 / USD</w:t>
            </w:r>
          </w:p>
        </w:tc>
      </w:tr>
      <w:tr w:rsidR="00DB395E" w:rsidRPr="00C26C40" w14:paraId="125BFA54" w14:textId="77777777" w:rsidTr="00DB395E">
        <w:tc>
          <w:tcPr>
            <w:tcW w:w="2672" w:type="dxa"/>
          </w:tcPr>
          <w:p w14:paraId="0BDA9573" w14:textId="77777777" w:rsidR="00DB395E" w:rsidRPr="00C26C40" w:rsidRDefault="00DB395E" w:rsidP="00870DFD">
            <w:pPr>
              <w:rPr>
                <w:lang w:val="en-GB"/>
              </w:rPr>
            </w:pPr>
            <w:r w:rsidRPr="00C26C40">
              <w:rPr>
                <w:lang w:val="en-GB"/>
              </w:rPr>
              <w:t>Ghana Location Factor</w:t>
            </w:r>
          </w:p>
        </w:tc>
        <w:tc>
          <w:tcPr>
            <w:tcW w:w="2779" w:type="dxa"/>
          </w:tcPr>
          <w:p w14:paraId="5BA405B0" w14:textId="77777777" w:rsidR="00DB395E" w:rsidRPr="00C26C40" w:rsidRDefault="00DB395E" w:rsidP="00870DFD">
            <w:pPr>
              <w:rPr>
                <w:lang w:val="en-GB"/>
              </w:rPr>
            </w:pPr>
            <w:r w:rsidRPr="00C26C40">
              <w:rPr>
                <w:lang w:val="en-GB"/>
              </w:rPr>
              <w:t>1.35</w:t>
            </w:r>
          </w:p>
        </w:tc>
      </w:tr>
      <w:tr w:rsidR="00DB395E" w:rsidRPr="00C26C40" w14:paraId="5F6A588E" w14:textId="77777777" w:rsidTr="00DB395E">
        <w:tc>
          <w:tcPr>
            <w:tcW w:w="2672" w:type="dxa"/>
          </w:tcPr>
          <w:p w14:paraId="6D9F2847" w14:textId="77777777" w:rsidR="00DB395E" w:rsidRPr="00C26C40" w:rsidRDefault="00DB395E" w:rsidP="00870DFD">
            <w:pPr>
              <w:rPr>
                <w:lang w:val="en-GB"/>
              </w:rPr>
            </w:pPr>
            <w:r w:rsidRPr="00C26C40">
              <w:rPr>
                <w:lang w:val="en-GB"/>
              </w:rPr>
              <w:t>Project Life</w:t>
            </w:r>
          </w:p>
        </w:tc>
        <w:tc>
          <w:tcPr>
            <w:tcW w:w="2779" w:type="dxa"/>
          </w:tcPr>
          <w:p w14:paraId="0DD91BBD" w14:textId="77777777" w:rsidR="00DB395E" w:rsidRPr="00C26C40" w:rsidRDefault="00DB395E" w:rsidP="00870DFD">
            <w:pPr>
              <w:rPr>
                <w:lang w:val="en-GB"/>
              </w:rPr>
            </w:pPr>
            <w:r w:rsidRPr="00C26C40">
              <w:rPr>
                <w:lang w:val="en-GB"/>
              </w:rPr>
              <w:t>20 operating years + 2 construction years</w:t>
            </w:r>
          </w:p>
        </w:tc>
      </w:tr>
      <w:tr w:rsidR="00DB395E" w:rsidRPr="00C26C40" w14:paraId="45782872" w14:textId="77777777" w:rsidTr="00DB395E">
        <w:tc>
          <w:tcPr>
            <w:tcW w:w="2672" w:type="dxa"/>
          </w:tcPr>
          <w:p w14:paraId="0DD4275D" w14:textId="77777777" w:rsidR="00DB395E" w:rsidRPr="00C26C40" w:rsidRDefault="00DB395E" w:rsidP="00870DFD">
            <w:pPr>
              <w:rPr>
                <w:lang w:val="en-GB"/>
              </w:rPr>
            </w:pPr>
            <w:r w:rsidRPr="00C26C40">
              <w:rPr>
                <w:lang w:val="en-GB"/>
              </w:rPr>
              <w:t>Corporate Tax Rate</w:t>
            </w:r>
          </w:p>
        </w:tc>
        <w:tc>
          <w:tcPr>
            <w:tcW w:w="2779" w:type="dxa"/>
          </w:tcPr>
          <w:p w14:paraId="1EF6E438" w14:textId="2031B790" w:rsidR="00DB395E" w:rsidRPr="00C26C40" w:rsidRDefault="00DB395E" w:rsidP="00870DFD">
            <w:pPr>
              <w:rPr>
                <w:lang w:val="en-GB"/>
              </w:rPr>
            </w:pPr>
            <w:r>
              <w:rPr>
                <w:lang w:val="en-GB"/>
              </w:rPr>
              <w:t>18.8</w:t>
            </w:r>
            <w:r w:rsidRPr="00C26C40">
              <w:rPr>
                <w:lang w:val="en-GB"/>
              </w:rPr>
              <w:t>%</w:t>
            </w:r>
          </w:p>
        </w:tc>
      </w:tr>
      <w:tr w:rsidR="00DB395E" w:rsidRPr="00C26C40" w14:paraId="0D27D352" w14:textId="77777777" w:rsidTr="00DB395E">
        <w:tc>
          <w:tcPr>
            <w:tcW w:w="2672" w:type="dxa"/>
          </w:tcPr>
          <w:p w14:paraId="2DB46652" w14:textId="77777777" w:rsidR="00DB395E" w:rsidRPr="00C26C40" w:rsidRDefault="00DB395E" w:rsidP="00870DFD">
            <w:pPr>
              <w:rPr>
                <w:lang w:val="en-GB"/>
              </w:rPr>
            </w:pPr>
            <w:r w:rsidRPr="00C26C40">
              <w:rPr>
                <w:lang w:val="en-GB"/>
              </w:rPr>
              <w:t>Depreciation Method</w:t>
            </w:r>
          </w:p>
        </w:tc>
        <w:tc>
          <w:tcPr>
            <w:tcW w:w="2779" w:type="dxa"/>
          </w:tcPr>
          <w:p w14:paraId="7CC632F9" w14:textId="77777777" w:rsidR="00DB395E" w:rsidRPr="00C26C40" w:rsidRDefault="00DB395E" w:rsidP="00870DFD">
            <w:pPr>
              <w:rPr>
                <w:lang w:val="en-GB"/>
              </w:rPr>
            </w:pPr>
            <w:r w:rsidRPr="00C26C40">
              <w:rPr>
                <w:lang w:val="en-GB"/>
              </w:rPr>
              <w:t>Straight-line, 5 years</w:t>
            </w:r>
          </w:p>
        </w:tc>
      </w:tr>
      <w:tr w:rsidR="00DB395E" w:rsidRPr="00C26C40" w14:paraId="1F9B33C0" w14:textId="77777777" w:rsidTr="00DB395E">
        <w:tc>
          <w:tcPr>
            <w:tcW w:w="2672" w:type="dxa"/>
          </w:tcPr>
          <w:p w14:paraId="4BE29F65" w14:textId="77777777" w:rsidR="00DB395E" w:rsidRPr="00C26C40" w:rsidRDefault="00DB395E" w:rsidP="00870DFD">
            <w:pPr>
              <w:rPr>
                <w:lang w:val="en-GB"/>
              </w:rPr>
            </w:pPr>
            <w:r w:rsidRPr="00C26C40">
              <w:rPr>
                <w:lang w:val="en-GB"/>
              </w:rPr>
              <w:t>Estimate Class</w:t>
            </w:r>
          </w:p>
        </w:tc>
        <w:tc>
          <w:tcPr>
            <w:tcW w:w="2779" w:type="dxa"/>
          </w:tcPr>
          <w:p w14:paraId="5009BEC8" w14:textId="77777777" w:rsidR="00DB395E" w:rsidRPr="00C26C40" w:rsidRDefault="00DB395E" w:rsidP="00870DFD">
            <w:pPr>
              <w:rPr>
                <w:lang w:val="en-GB"/>
              </w:rPr>
            </w:pPr>
            <w:r w:rsidRPr="00C26C40">
              <w:rPr>
                <w:lang w:val="en-GB"/>
              </w:rPr>
              <w:t>Class 4 (Conceptual)</w:t>
            </w:r>
          </w:p>
        </w:tc>
      </w:tr>
      <w:tr w:rsidR="00DB395E" w:rsidRPr="00C26C40" w14:paraId="308B2AB8" w14:textId="77777777" w:rsidTr="00DB395E">
        <w:tc>
          <w:tcPr>
            <w:tcW w:w="2672" w:type="dxa"/>
          </w:tcPr>
          <w:p w14:paraId="0A3B1A56" w14:textId="77777777" w:rsidR="00DB395E" w:rsidRPr="00C26C40" w:rsidRDefault="00DB395E" w:rsidP="00870DFD">
            <w:pPr>
              <w:rPr>
                <w:lang w:val="en-GB"/>
              </w:rPr>
            </w:pPr>
            <w:r w:rsidRPr="00C26C40">
              <w:rPr>
                <w:lang w:val="en-GB"/>
              </w:rPr>
              <w:t>Working Capital</w:t>
            </w:r>
          </w:p>
        </w:tc>
        <w:tc>
          <w:tcPr>
            <w:tcW w:w="2779" w:type="dxa"/>
          </w:tcPr>
          <w:p w14:paraId="186E0A85" w14:textId="77777777" w:rsidR="00DB395E" w:rsidRPr="00C26C40" w:rsidRDefault="00DB395E" w:rsidP="00870DFD">
            <w:pPr>
              <w:rPr>
                <w:lang w:val="en-GB"/>
              </w:rPr>
            </w:pPr>
            <w:r w:rsidRPr="00C26C40">
              <w:rPr>
                <w:lang w:val="en-GB"/>
              </w:rPr>
              <w:t>USD 2,400,381 (15% of Adj. BM Cost)</w:t>
            </w:r>
          </w:p>
        </w:tc>
      </w:tr>
    </w:tbl>
    <w:p w14:paraId="65F2AC0F" w14:textId="6C87A0F1" w:rsidR="0053702F" w:rsidRPr="00C26C40" w:rsidRDefault="0053702F" w:rsidP="0053702F">
      <w:pPr>
        <w:pStyle w:val="Caption"/>
      </w:pPr>
      <w:bookmarkStart w:id="449" w:name="_Toc237220076"/>
      <w:r w:rsidRPr="00C26C40">
        <w:t xml:space="preserve">Figure </w:t>
      </w:r>
      <w:fldSimple w:instr=" STYLEREF 1 \s ">
        <w:r w:rsidR="006221B8">
          <w:rPr>
            <w:noProof/>
          </w:rPr>
          <w:t>10</w:t>
        </w:r>
      </w:fldSimple>
      <w:r w:rsidR="00E162A1">
        <w:noBreakHyphen/>
      </w:r>
      <w:fldSimple w:instr=" SEQ Figure \* ARABIC \s 1 ">
        <w:r w:rsidR="006221B8">
          <w:rPr>
            <w:noProof/>
          </w:rPr>
          <w:t>1</w:t>
        </w:r>
      </w:fldSimple>
      <w:r w:rsidRPr="00C26C40">
        <w:t xml:space="preserve"> Key Plant Design and Economic Parameters</w:t>
      </w:r>
      <w:bookmarkEnd w:id="449"/>
    </w:p>
    <w:p w14:paraId="29BFA5C6" w14:textId="177A82B7" w:rsidR="0053702F" w:rsidRPr="00C26C40" w:rsidRDefault="0053702F" w:rsidP="00F02060">
      <w:pPr>
        <w:pStyle w:val="Heading2"/>
      </w:pPr>
      <w:bookmarkStart w:id="450" w:name="_Toc237245046"/>
      <w:r w:rsidRPr="00C26C40">
        <w:t>Capital Expenditure (CAPEX)</w:t>
      </w:r>
      <w:bookmarkEnd w:id="450"/>
    </w:p>
    <w:p w14:paraId="38476D1B" w14:textId="51F57707" w:rsidR="0053702F" w:rsidRPr="00C26C40" w:rsidRDefault="0053702F" w:rsidP="00134FFF">
      <w:pPr>
        <w:pStyle w:val="Heading3"/>
      </w:pPr>
      <w:bookmarkStart w:id="451" w:name="_Toc237245047"/>
      <w:r w:rsidRPr="00C26C40">
        <w:t>Costing Methodology</w:t>
      </w:r>
      <w:bookmarkEnd w:id="451"/>
    </w:p>
    <w:p w14:paraId="273165EC" w14:textId="50E42B7F" w:rsidR="0053702F" w:rsidRPr="00C26C40" w:rsidRDefault="0053702F" w:rsidP="0053702F">
      <w:pPr>
        <w:pStyle w:val="Heading4"/>
      </w:pPr>
      <w:r w:rsidRPr="00C26C40">
        <w:t>Turton et al. Bare Module Method</w:t>
      </w:r>
    </w:p>
    <w:p w14:paraId="2D1FE2A8" w14:textId="77777777" w:rsidR="0053702F" w:rsidRPr="00C26C40" w:rsidRDefault="0053702F" w:rsidP="0053702F">
      <w:r w:rsidRPr="00C26C40">
        <w:t>Equipment purchase costs were estimated using the power-law correlations presented by Turton et al. (2018), which express the purchased equipment cost, C°p, as a function of a single characteristic size parameter, A, as follows:</w:t>
      </w:r>
    </w:p>
    <w:p w14:paraId="3B470B4B" w14:textId="77777777" w:rsidR="0053702F" w:rsidRPr="00C26C40" w:rsidRDefault="0053702F" w:rsidP="0053702F">
      <m:oMathPara>
        <m:oMath>
          <m:r>
            <w:rPr>
              <w:rFonts w:ascii="Cambria Math" w:hAnsi="Cambria Math"/>
            </w:rPr>
            <m:t>log</m:t>
          </m:r>
          <m:r>
            <m:rPr>
              <m:sty m:val="p"/>
            </m:rPr>
            <w:rPr>
              <w:rFonts w:ascii="Cambria Math" w:hAnsi="Cambria Math"/>
            </w:rPr>
            <m:t>₁₀(</m:t>
          </m:r>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w:rPr>
              <w:rFonts w:ascii="Cambria Math" w:hAnsi="Cambria Math"/>
            </w:rPr>
            <m:t>lo</m:t>
          </m:r>
          <m:sSub>
            <m:sSubPr>
              <m:ctrlPr>
                <w:rPr>
                  <w:rFonts w:ascii="Cambria Math" w:hAnsi="Cambria Math"/>
                </w:rPr>
              </m:ctrlPr>
            </m:sSubPr>
            <m:e>
              <m:r>
                <w:rPr>
                  <w:rFonts w:ascii="Cambria Math" w:hAnsi="Cambria Math"/>
                </w:rPr>
                <m:t>g</m:t>
              </m:r>
            </m:e>
            <m:sub>
              <m:r>
                <m:rPr>
                  <m:sty m:val="p"/>
                </m:rPr>
                <w:rPr>
                  <w:rFonts w:ascii="Cambria Math" w:hAnsi="Cambria Math"/>
                </w:rPr>
                <m:t>10</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lo</m:t>
                  </m:r>
                  <m:sSub>
                    <m:sSubPr>
                      <m:ctrlPr>
                        <w:rPr>
                          <w:rFonts w:ascii="Cambria Math" w:hAnsi="Cambria Math"/>
                        </w:rPr>
                      </m:ctrlPr>
                    </m:sSubPr>
                    <m:e>
                      <m:r>
                        <w:rPr>
                          <w:rFonts w:ascii="Cambria Math" w:hAnsi="Cambria Math"/>
                        </w:rPr>
                        <m:t>g</m:t>
                      </m:r>
                    </m:e>
                    <m:sub>
                      <m:r>
                        <m:rPr>
                          <m:sty m:val="p"/>
                        </m:rPr>
                        <w:rPr>
                          <w:rFonts w:ascii="Cambria Math" w:hAnsi="Cambria Math"/>
                        </w:rPr>
                        <m:t>10</m:t>
                      </m:r>
                    </m:sub>
                  </m:sSub>
                  <m:d>
                    <m:dPr>
                      <m:ctrlPr>
                        <w:rPr>
                          <w:rFonts w:ascii="Cambria Math" w:hAnsi="Cambria Math"/>
                        </w:rPr>
                      </m:ctrlPr>
                    </m:dPr>
                    <m:e>
                      <m:r>
                        <w:rPr>
                          <w:rFonts w:ascii="Cambria Math" w:hAnsi="Cambria Math"/>
                        </w:rPr>
                        <m:t>A</m:t>
                      </m:r>
                    </m:e>
                  </m:d>
                </m:e>
              </m:d>
            </m:e>
            <m:sup>
              <m:r>
                <m:rPr>
                  <m:sty m:val="p"/>
                </m:rPr>
                <w:rPr>
                  <w:rFonts w:ascii="Cambria Math" w:hAnsi="Cambria Math"/>
                </w:rPr>
                <m:t>2</m:t>
              </m:r>
            </m:sup>
          </m:sSup>
        </m:oMath>
      </m:oMathPara>
    </w:p>
    <w:p w14:paraId="2F8901EE" w14:textId="77777777" w:rsidR="0053702F" w:rsidRPr="00C26C40" w:rsidRDefault="0053702F" w:rsidP="0053702F">
      <w:r w:rsidRPr="00C26C40">
        <w:t xml:space="preserve">where </w:t>
      </w:r>
      <m:oMath>
        <m:r>
          <w:rPr>
            <w:rFonts w:ascii="Cambria Math" w:hAnsi="Cambria Math"/>
          </w:rPr>
          <m:t>K₁</m:t>
        </m:r>
      </m:oMath>
      <w:r w:rsidRPr="00C26C40">
        <w:t xml:space="preserve">, </w:t>
      </w:r>
      <m:oMath>
        <m:r>
          <w:rPr>
            <w:rFonts w:ascii="Cambria Math" w:hAnsi="Cambria Math"/>
          </w:rPr>
          <m:t>K₂</m:t>
        </m:r>
      </m:oMath>
      <w:r w:rsidRPr="00C26C40">
        <w:t xml:space="preserve">, and </w:t>
      </w:r>
      <m:oMath>
        <m:r>
          <w:rPr>
            <w:rFonts w:ascii="Cambria Math" w:hAnsi="Cambria Math"/>
          </w:rPr>
          <m:t>K₃</m:t>
        </m:r>
      </m:oMath>
      <w:r w:rsidRPr="00C26C40">
        <w:t xml:space="preserve"> are equipment-specific regression coefficients tabulated in Turton et al. (2018), Appendix A; A is the sizing parameter (capacity, area, power, volume, etc.) expressed in SI units; and </w:t>
      </w:r>
      <m:oMath>
        <m:r>
          <w:rPr>
            <w:rFonts w:ascii="Cambria Math" w:hAnsi="Cambria Math"/>
          </w:rPr>
          <m:t>C°p</m:t>
        </m:r>
      </m:oMath>
      <w:r w:rsidRPr="00C26C40">
        <w:t xml:space="preserve"> is the purchased equipment cost at the USGC (US Gulf Coast) reference basis, in US dollars, at the 2001 CEPCI of 397.0. The bare module cost, </w:t>
      </w:r>
      <m:oMath>
        <m:sSub>
          <m:sSubPr>
            <m:ctrlPr>
              <w:rPr>
                <w:rFonts w:ascii="Cambria Math" w:hAnsi="Cambria Math"/>
                <w:i/>
              </w:rPr>
            </m:ctrlPr>
          </m:sSubPr>
          <m:e>
            <m:r>
              <w:rPr>
                <w:rFonts w:ascii="Cambria Math" w:hAnsi="Cambria Math"/>
              </w:rPr>
              <m:t>C</m:t>
            </m:r>
          </m:e>
          <m:sub>
            <m:r>
              <w:rPr>
                <w:rFonts w:ascii="Cambria Math" w:hAnsi="Cambria Math"/>
              </w:rPr>
              <m:t>BM</m:t>
            </m:r>
          </m:sub>
        </m:sSub>
      </m:oMath>
      <w:r w:rsidRPr="00C26C40">
        <w:t>, which accounts for materials of construction, installation, instrumentation, piping, electrical, civil, structural, and insulation, is computed as:</w:t>
      </w:r>
    </w:p>
    <w:p w14:paraId="361BDE74" w14:textId="77777777" w:rsidR="0053702F" w:rsidRPr="00C26C40" w:rsidRDefault="003D0B1E" w:rsidP="0053702F">
      <m:oMathPara>
        <m:oMath>
          <m:sSub>
            <m:sSubPr>
              <m:ctrlPr>
                <w:rPr>
                  <w:rFonts w:ascii="Cambria Math" w:hAnsi="Cambria Math"/>
                </w:rPr>
              </m:ctrlPr>
            </m:sSubPr>
            <m:e>
              <m:r>
                <w:rPr>
                  <w:rFonts w:ascii="Cambria Math" w:hAnsi="Cambria Math"/>
                </w:rPr>
                <m:t>C</m:t>
              </m:r>
            </m:e>
            <m:sub>
              <m:r>
                <w:rPr>
                  <w:rFonts w:ascii="Cambria Math" w:hAnsi="Cambria Math"/>
                </w:rPr>
                <m:t>BM</m:t>
              </m:r>
            </m:sub>
          </m:sSub>
          <m:r>
            <m:rPr>
              <m:sty m:val="p"/>
            </m:rPr>
            <w:rPr>
              <w:rFonts w:ascii="Cambria Math" w:hAnsi="Cambria Math"/>
            </w:rPr>
            <m:t xml:space="preserve">= </m:t>
          </m:r>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BM</m:t>
              </m:r>
            </m:sub>
          </m:sSub>
          <m:r>
            <m:rPr>
              <m:sty m:val="p"/>
            </m:rPr>
            <w:rPr>
              <w:rFonts w:ascii="Cambria Math" w:hAnsi="Cambria Math"/>
            </w:rPr>
            <m:t xml:space="preserve"> =  </m:t>
          </m:r>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 xml:space="preserve">× </m:t>
              </m:r>
              <m:r>
                <w:rPr>
                  <w:rFonts w:ascii="Cambria Math" w:hAnsi="Cambria Math"/>
                </w:rPr>
                <m:t>Fm</m:t>
              </m:r>
              <m:r>
                <m:rPr>
                  <m:sty m:val="p"/>
                </m:rPr>
                <w:rPr>
                  <w:rFonts w:ascii="Cambria Math" w:hAnsi="Cambria Math"/>
                </w:rPr>
                <m:t xml:space="preserve"> × </m:t>
              </m:r>
              <m:r>
                <w:rPr>
                  <w:rFonts w:ascii="Cambria Math" w:hAnsi="Cambria Math"/>
                </w:rPr>
                <m:t>Fp</m:t>
              </m:r>
            </m:e>
          </m:d>
        </m:oMath>
      </m:oMathPara>
    </w:p>
    <w:p w14:paraId="6631DD8F" w14:textId="58C96AA1" w:rsidR="0053702F" w:rsidRPr="00C26C40" w:rsidRDefault="0053702F" w:rsidP="0053702F">
      <w:r w:rsidRPr="00C26C40">
        <w:lastRenderedPageBreak/>
        <w:t xml:space="preserve">where B₁ and B₂ are bare module correction factors; Fm is the materials of construction factor (unity for carbon steel); and </w:t>
      </w:r>
      <m:oMath>
        <m:r>
          <w:rPr>
            <w:rFonts w:ascii="Cambria Math" w:hAnsi="Cambria Math"/>
          </w:rPr>
          <m:t>Fp</m:t>
        </m:r>
      </m:oMath>
      <w:r w:rsidRPr="00C26C40">
        <w:t xml:space="preserve"> is the design pressure factor (unity at atmospheric pressure). For equipment procured at budgetary prices (e.g., RK-201 rotary kiln, ML-501 ball mill), vendor quotations were substituted in </w:t>
      </w:r>
      <w:r w:rsidR="001559A5">
        <w:t>place</w:t>
      </w:r>
      <w:r w:rsidRPr="00C26C40">
        <w:t xml:space="preserve"> of the Turton correlation.</w:t>
      </w:r>
    </w:p>
    <w:p w14:paraId="220D937D" w14:textId="5267587B" w:rsidR="0053702F" w:rsidRPr="00C26C40" w:rsidRDefault="0053702F" w:rsidP="0053702F">
      <w:pPr>
        <w:pStyle w:val="Heading4"/>
      </w:pPr>
      <w:r w:rsidRPr="00C26C40">
        <w:t>CEPCI Escalation</w:t>
      </w:r>
    </w:p>
    <w:p w14:paraId="7DDFE265" w14:textId="1D9D4835" w:rsidR="0053702F" w:rsidRPr="00C26C40" w:rsidRDefault="0053702F" w:rsidP="0053702F">
      <w:r w:rsidRPr="00C26C40">
        <w:t>All base costs are referenced to the 2001 CEPCI. Costs were escalated to the 2026 cost basis using the CEPCI ratio:</w:t>
      </w:r>
    </w:p>
    <w:p w14:paraId="10FD418B" w14:textId="77777777" w:rsidR="0053702F" w:rsidRPr="00C26C40" w:rsidRDefault="0053702F" w:rsidP="0053702F">
      <m:oMathPara>
        <m:oMath>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p</m:t>
              </m:r>
              <m:r>
                <m:rPr>
                  <m:sty m:val="p"/>
                </m:rPr>
                <w:rPr>
                  <w:rFonts w:ascii="Cambria Math" w:hAnsi="Cambria Math"/>
                </w:rPr>
                <m:t>,2026</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p</m:t>
              </m:r>
              <m:r>
                <m:rPr>
                  <m:sty m:val="p"/>
                </m:rPr>
                <w:rPr>
                  <w:rFonts w:ascii="Cambria Math" w:hAnsi="Cambria Math"/>
                </w:rPr>
                <m:t>,2001</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CEPC</m:t>
                  </m:r>
                  <m:sSub>
                    <m:sSubPr>
                      <m:ctrlPr>
                        <w:rPr>
                          <w:rFonts w:ascii="Cambria Math" w:hAnsi="Cambria Math"/>
                        </w:rPr>
                      </m:ctrlPr>
                    </m:sSubPr>
                    <m:e>
                      <m:r>
                        <w:rPr>
                          <w:rFonts w:ascii="Cambria Math" w:hAnsi="Cambria Math"/>
                        </w:rPr>
                        <m:t>I</m:t>
                      </m:r>
                    </m:e>
                    <m:sub>
                      <m:r>
                        <m:rPr>
                          <m:sty m:val="p"/>
                        </m:rPr>
                        <w:rPr>
                          <w:rFonts w:ascii="Cambria Math" w:hAnsi="Cambria Math"/>
                        </w:rPr>
                        <m:t>2026</m:t>
                      </m:r>
                    </m:sub>
                  </m:sSub>
                </m:num>
                <m:den>
                  <m:r>
                    <w:rPr>
                      <w:rFonts w:ascii="Cambria Math" w:hAnsi="Cambria Math"/>
                    </w:rPr>
                    <m:t>CEPC</m:t>
                  </m:r>
                  <m:sSub>
                    <m:sSubPr>
                      <m:ctrlPr>
                        <w:rPr>
                          <w:rFonts w:ascii="Cambria Math" w:hAnsi="Cambria Math"/>
                        </w:rPr>
                      </m:ctrlPr>
                    </m:sSubPr>
                    <m:e>
                      <m:r>
                        <w:rPr>
                          <w:rFonts w:ascii="Cambria Math" w:hAnsi="Cambria Math"/>
                        </w:rPr>
                        <m:t>I</m:t>
                      </m:r>
                    </m:e>
                    <m:sub>
                      <m:r>
                        <m:rPr>
                          <m:sty m:val="p"/>
                        </m:rPr>
                        <w:rPr>
                          <w:rFonts w:ascii="Cambria Math" w:hAnsi="Cambria Math"/>
                        </w:rPr>
                        <m:t>2001</m:t>
                      </m:r>
                    </m:sub>
                  </m:sSub>
                </m:den>
              </m:f>
            </m:e>
          </m:d>
          <m:r>
            <m:rPr>
              <m:sty m:val="p"/>
            </m:rPr>
            <w:rPr>
              <w:rFonts w:ascii="Cambria Math" w:hAnsi="Cambria Math"/>
            </w:rPr>
            <m:t xml:space="preserve">= </m:t>
          </m:r>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,2001×</m:t>
          </m:r>
          <m:d>
            <m:dPr>
              <m:ctrlPr>
                <w:rPr>
                  <w:rFonts w:ascii="Cambria Math" w:hAnsi="Cambria Math"/>
                </w:rPr>
              </m:ctrlPr>
            </m:dPr>
            <m:e>
              <m:f>
                <m:fPr>
                  <m:ctrlPr>
                    <w:rPr>
                      <w:rFonts w:ascii="Cambria Math" w:hAnsi="Cambria Math"/>
                    </w:rPr>
                  </m:ctrlPr>
                </m:fPr>
                <m:num>
                  <m:r>
                    <m:rPr>
                      <m:sty m:val="p"/>
                    </m:rPr>
                    <w:rPr>
                      <w:rFonts w:ascii="Cambria Math" w:hAnsi="Cambria Math"/>
                    </w:rPr>
                    <m:t>678.4</m:t>
                  </m:r>
                </m:num>
                <m:den>
                  <m:r>
                    <m:rPr>
                      <m:sty m:val="p"/>
                    </m:rPr>
                    <w:rPr>
                      <w:rFonts w:ascii="Cambria Math" w:hAnsi="Cambria Math"/>
                    </w:rPr>
                    <m:t>397.0</m:t>
                  </m:r>
                </m:den>
              </m:f>
            </m:e>
          </m:d>
          <m:r>
            <m:rPr>
              <m:sty m:val="p"/>
            </m:rPr>
            <w:rPr>
              <w:rFonts w:ascii="Cambria Math" w:hAnsi="Cambria Math"/>
            </w:rPr>
            <m:t xml:space="preserve">= </m:t>
          </m:r>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,2001</m:t>
              </m:r>
            </m:e>
          </m:d>
          <m:r>
            <m:rPr>
              <m:sty m:val="p"/>
            </m:rPr>
            <w:rPr>
              <w:rFonts w:ascii="Cambria Math" w:hAnsi="Cambria Math"/>
            </w:rPr>
            <m:t>×1.7088</m:t>
          </m:r>
        </m:oMath>
      </m:oMathPara>
    </w:p>
    <w:p w14:paraId="5EC826EB" w14:textId="61BA4F22" w:rsidR="0053702F" w:rsidRPr="00C26C40" w:rsidRDefault="0053702F" w:rsidP="00773D5F">
      <w:pPr>
        <w:pStyle w:val="Heading4"/>
      </w:pPr>
      <w:r w:rsidRPr="00C26C40">
        <w:t>Ghana Location Factor</w:t>
      </w:r>
    </w:p>
    <w:p w14:paraId="3F89F2C4" w14:textId="77777777" w:rsidR="0053702F" w:rsidRPr="00C26C40" w:rsidRDefault="0053702F" w:rsidP="0053702F">
      <w:r w:rsidRPr="00C26C40">
        <w:t>USGC bare module costs were adjusted for the Ghanaian location by application of a location factor of 1.35. This factor reflects the additional costs associated with importation of equipment through Takoradi/Tema port (import duties under GIADEC Act 976 capital equipment exemptions partially offset duties), inland transport to the Awaso site (approximately 350 km from Tema), limited local heavy fabrication capacity, and elevated civil works costs attributable to remote site conditions. The adopted location factor of 1.35 is consistent with published values for Sub-Saharan African industrial locations reported by Humphreys (1991) and the IChemE Guide to Capital Cost Estimating (IChemE, 2003). The adjusted bare module cost is:</w:t>
      </w:r>
    </w:p>
    <w:p w14:paraId="07F3A1BD" w14:textId="7DC620FB" w:rsidR="0053702F" w:rsidRPr="00C26C40" w:rsidRDefault="003D0B1E" w:rsidP="00874491">
      <w:pPr>
        <w:jc w:val="left"/>
      </w:pPr>
      <m:oMathPara>
        <m:oMath>
          <m:sSub>
            <m:sSubPr>
              <m:ctrlPr>
                <w:rPr>
                  <w:rFonts w:ascii="Cambria Math" w:hAnsi="Cambria Math"/>
                  <w:i/>
                </w:rPr>
              </m:ctrlPr>
            </m:sSubPr>
            <m:e>
              <m:r>
                <w:rPr>
                  <w:rFonts w:ascii="Cambria Math" w:hAnsi="Cambria Math"/>
                </w:rPr>
                <m:t>C</m:t>
              </m:r>
            </m:e>
            <m:sub>
              <m:r>
                <w:rPr>
                  <w:rFonts w:ascii="Cambria Math" w:hAnsi="Cambria Math"/>
                </w:rPr>
                <m:t>BM,Ghana</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BM,USGC,2026</m:t>
              </m:r>
            </m:sub>
          </m:sSub>
          <m:r>
            <w:rPr>
              <w:rFonts w:ascii="Cambria Math" w:hAnsi="Cambria Math"/>
            </w:rPr>
            <m:t xml:space="preserve">× LF = </m:t>
          </m:r>
          <m:sSub>
            <m:sSubPr>
              <m:ctrlPr>
                <w:rPr>
                  <w:rFonts w:ascii="Cambria Math" w:hAnsi="Cambria Math"/>
                  <w:i/>
                </w:rPr>
              </m:ctrlPr>
            </m:sSubPr>
            <m:e>
              <m:r>
                <w:rPr>
                  <w:rFonts w:ascii="Cambria Math" w:hAnsi="Cambria Math"/>
                </w:rPr>
                <m:t>C</m:t>
              </m:r>
            </m:e>
            <m:sub>
              <m:r>
                <w:rPr>
                  <w:rFonts w:ascii="Cambria Math" w:hAnsi="Cambria Math"/>
                </w:rPr>
                <m:t>BM,USGC,2026</m:t>
              </m:r>
            </m:sub>
          </m:sSub>
          <m:r>
            <w:rPr>
              <w:rFonts w:ascii="Cambria Math" w:hAnsi="Cambria Math"/>
            </w:rPr>
            <m:t>×1.35</m:t>
          </m:r>
        </m:oMath>
      </m:oMathPara>
    </w:p>
    <w:p w14:paraId="28908C94" w14:textId="5C658CD0" w:rsidR="0053702F" w:rsidRPr="00C26C40" w:rsidRDefault="0053702F" w:rsidP="00134FFF">
      <w:pPr>
        <w:pStyle w:val="Heading3"/>
      </w:pPr>
      <w:bookmarkStart w:id="452" w:name="_Toc237245048"/>
      <w:r w:rsidRPr="00C26C40">
        <w:t>Equipment Cost Estimate</w:t>
      </w:r>
      <w:bookmarkEnd w:id="452"/>
    </w:p>
    <w:p w14:paraId="4C6DD717" w14:textId="33D7980C" w:rsidR="0053702F" w:rsidRPr="00C26C40" w:rsidRDefault="0053702F" w:rsidP="0053702F">
      <w:r w:rsidRPr="00C26C40">
        <w:t>For each item, the purchased cost (</w:t>
      </w:r>
      <m:oMath>
        <m:r>
          <w:rPr>
            <w:rFonts w:ascii="Cambria Math" w:hAnsi="Cambria Math"/>
          </w:rPr>
          <m:t>C°p</m:t>
        </m:r>
      </m:oMath>
      <w:r w:rsidRPr="00C26C40">
        <w:t>, 2001 basis), the bare module factor (</w:t>
      </w:r>
      <m:oMath>
        <m:sSub>
          <m:sSubPr>
            <m:ctrlPr>
              <w:rPr>
                <w:rFonts w:ascii="Cambria Math" w:hAnsi="Cambria Math"/>
                <w:i/>
              </w:rPr>
            </m:ctrlPr>
          </m:sSubPr>
          <m:e>
            <m:r>
              <w:rPr>
                <w:rFonts w:ascii="Cambria Math" w:hAnsi="Cambria Math"/>
              </w:rPr>
              <m:t>F</m:t>
            </m:r>
          </m:e>
          <m:sub>
            <m:r>
              <w:rPr>
                <w:rFonts w:ascii="Cambria Math" w:hAnsi="Cambria Math"/>
              </w:rPr>
              <m:t>BM</m:t>
            </m:r>
          </m:sub>
        </m:sSub>
      </m:oMath>
      <w:r w:rsidRPr="00C26C40">
        <w:t>), the bare module cost (</w:t>
      </w:r>
      <m:oMath>
        <m:sSub>
          <m:sSubPr>
            <m:ctrlPr>
              <w:rPr>
                <w:rFonts w:ascii="Cambria Math" w:hAnsi="Cambria Math"/>
                <w:i/>
              </w:rPr>
            </m:ctrlPr>
          </m:sSubPr>
          <m:e>
            <m:r>
              <w:rPr>
                <w:rFonts w:ascii="Cambria Math" w:hAnsi="Cambria Math"/>
              </w:rPr>
              <m:t>C</m:t>
            </m:r>
          </m:e>
          <m:sub>
            <m:r>
              <w:rPr>
                <w:rFonts w:ascii="Cambria Math" w:hAnsi="Cambria Math"/>
              </w:rPr>
              <m:t>BM</m:t>
            </m:r>
          </m:sub>
        </m:sSub>
      </m:oMath>
      <w:r w:rsidRPr="00C26C40">
        <w:t>, 2001 basis), the escalated bare module cost (</w:t>
      </w:r>
      <m:oMath>
        <m:sSub>
          <m:sSubPr>
            <m:ctrlPr>
              <w:rPr>
                <w:rFonts w:ascii="Cambria Math" w:hAnsi="Cambria Math"/>
                <w:i/>
              </w:rPr>
            </m:ctrlPr>
          </m:sSubPr>
          <m:e>
            <m:r>
              <w:rPr>
                <w:rFonts w:ascii="Cambria Math" w:hAnsi="Cambria Math"/>
              </w:rPr>
              <m:t>C</m:t>
            </m:r>
          </m:e>
          <m:sub>
            <m:r>
              <w:rPr>
                <w:rFonts w:ascii="Cambria Math" w:hAnsi="Cambria Math"/>
              </w:rPr>
              <m:t>BM</m:t>
            </m:r>
          </m:sub>
        </m:sSub>
      </m:oMath>
      <w:r w:rsidRPr="00C26C40">
        <w:t>, 2026 USGC), and the Ghana-location-adjusted bare module cost (</w:t>
      </w:r>
      <m:oMath>
        <m:sSub>
          <m:sSubPr>
            <m:ctrlPr>
              <w:rPr>
                <w:rFonts w:ascii="Cambria Math" w:hAnsi="Cambria Math"/>
                <w:i/>
              </w:rPr>
            </m:ctrlPr>
          </m:sSubPr>
          <m:e>
            <m:r>
              <w:rPr>
                <w:rFonts w:ascii="Cambria Math" w:hAnsi="Cambria Math"/>
              </w:rPr>
              <m:t>C</m:t>
            </m:r>
          </m:e>
          <m:sub>
            <m:r>
              <w:rPr>
                <w:rFonts w:ascii="Cambria Math" w:hAnsi="Cambria Math"/>
              </w:rPr>
              <m:t>BM</m:t>
            </m:r>
          </m:sub>
        </m:sSub>
      </m:oMath>
      <w:r w:rsidRPr="00C26C40">
        <w:t>, Ghana) are reported.</w:t>
      </w:r>
    </w:p>
    <w:p w14:paraId="769CD3E1" w14:textId="5885FAA2" w:rsidR="00773D5F" w:rsidRPr="00C26C40" w:rsidRDefault="00773D5F" w:rsidP="00773D5F">
      <w:pPr>
        <w:pStyle w:val="Caption"/>
        <w:keepNext/>
      </w:pPr>
      <w:bookmarkStart w:id="453" w:name="_Toc237244872"/>
      <w:r w:rsidRPr="00C26C40">
        <w:lastRenderedPageBreak/>
        <w:t xml:space="preserve">Table </w:t>
      </w:r>
      <w:fldSimple w:instr=" STYLEREF 1 \s ">
        <w:r w:rsidR="006221B8">
          <w:rPr>
            <w:noProof/>
          </w:rPr>
          <w:t>10</w:t>
        </w:r>
      </w:fldSimple>
      <w:r w:rsidR="00B61202">
        <w:noBreakHyphen/>
      </w:r>
      <w:fldSimple w:instr=" SEQ Table \* ARABIC \s 1 ">
        <w:r w:rsidR="006221B8">
          <w:rPr>
            <w:noProof/>
          </w:rPr>
          <w:t>2</w:t>
        </w:r>
      </w:fldSimple>
      <w:r w:rsidRPr="00C26C40">
        <w:t xml:space="preserve"> Area 100 Equipment Cost Estimate (2026, Ghana Basis)</w:t>
      </w:r>
      <w:bookmarkEnd w:id="453"/>
    </w:p>
    <w:tbl>
      <w:tblPr>
        <w:tblStyle w:val="TableGrid"/>
        <w:tblW w:w="0" w:type="auto"/>
        <w:tblLook w:val="04A0" w:firstRow="1" w:lastRow="0" w:firstColumn="1" w:lastColumn="0" w:noHBand="0" w:noVBand="1"/>
      </w:tblPr>
      <w:tblGrid>
        <w:gridCol w:w="1165"/>
        <w:gridCol w:w="1633"/>
        <w:gridCol w:w="636"/>
        <w:gridCol w:w="800"/>
        <w:gridCol w:w="1889"/>
        <w:gridCol w:w="890"/>
        <w:gridCol w:w="1481"/>
      </w:tblGrid>
      <w:tr w:rsidR="0053702F" w:rsidRPr="00C26C40" w14:paraId="4443BDC5" w14:textId="77777777" w:rsidTr="00DE1B04">
        <w:tc>
          <w:tcPr>
            <w:tcW w:w="1165" w:type="dxa"/>
          </w:tcPr>
          <w:p w14:paraId="3291FE9F" w14:textId="77777777" w:rsidR="0053702F" w:rsidRPr="00C26C40" w:rsidRDefault="0053702F" w:rsidP="00870DFD">
            <w:pPr>
              <w:rPr>
                <w:lang w:val="en-GB"/>
              </w:rPr>
            </w:pPr>
            <w:r w:rsidRPr="00C26C40">
              <w:rPr>
                <w:lang w:val="en-GB"/>
              </w:rPr>
              <w:t>Tag</w:t>
            </w:r>
          </w:p>
        </w:tc>
        <w:tc>
          <w:tcPr>
            <w:tcW w:w="1633" w:type="dxa"/>
          </w:tcPr>
          <w:p w14:paraId="25E1DA21" w14:textId="77777777" w:rsidR="0053702F" w:rsidRPr="00C26C40" w:rsidRDefault="0053702F" w:rsidP="00870DFD">
            <w:pPr>
              <w:rPr>
                <w:lang w:val="en-GB"/>
              </w:rPr>
            </w:pPr>
            <w:r w:rsidRPr="00C26C40">
              <w:rPr>
                <w:lang w:val="en-GB"/>
              </w:rPr>
              <w:t>Description</w:t>
            </w:r>
          </w:p>
        </w:tc>
        <w:tc>
          <w:tcPr>
            <w:tcW w:w="636" w:type="dxa"/>
          </w:tcPr>
          <w:p w14:paraId="6479D896" w14:textId="77777777" w:rsidR="0053702F" w:rsidRPr="00C26C40" w:rsidRDefault="0053702F" w:rsidP="00870DFD">
            <w:pPr>
              <w:rPr>
                <w:lang w:val="en-GB"/>
              </w:rPr>
            </w:pPr>
            <w:r w:rsidRPr="00C26C40">
              <w:rPr>
                <w:lang w:val="en-GB"/>
              </w:rPr>
              <w:t>Size</w:t>
            </w:r>
          </w:p>
        </w:tc>
        <w:tc>
          <w:tcPr>
            <w:tcW w:w="800" w:type="dxa"/>
          </w:tcPr>
          <w:p w14:paraId="3176DFF7" w14:textId="77777777" w:rsidR="0053702F" w:rsidRPr="00C26C40" w:rsidRDefault="0053702F" w:rsidP="00870DFD">
            <w:pPr>
              <w:rPr>
                <w:lang w:val="en-GB"/>
              </w:rPr>
            </w:pPr>
            <w:r w:rsidRPr="00C26C40">
              <w:rPr>
                <w:lang w:val="en-GB"/>
              </w:rPr>
              <w:t>Unit</w:t>
            </w:r>
          </w:p>
        </w:tc>
        <w:tc>
          <w:tcPr>
            <w:tcW w:w="1889" w:type="dxa"/>
          </w:tcPr>
          <w:p w14:paraId="387AC8AB" w14:textId="77777777" w:rsidR="0053702F" w:rsidRPr="00C26C40" w:rsidRDefault="0053702F" w:rsidP="00870DFD">
            <w:pPr>
              <w:rPr>
                <w:rFonts w:ascii="Cambria Math" w:hAnsi="Cambria Math"/>
                <w:lang w:val="en-GB"/>
                <w:oMath/>
              </w:rPr>
            </w:pPr>
            <m:oMathPara>
              <m:oMath>
                <m:r>
                  <w:rPr>
                    <w:rFonts w:ascii="Cambria Math" w:hAnsi="Cambria Math"/>
                    <w:lang w:val="en-GB"/>
                  </w:rPr>
                  <m:t>C</m:t>
                </m:r>
                <m:r>
                  <m:rPr>
                    <m:sty m:val="p"/>
                  </m:rPr>
                  <w:rPr>
                    <w:rFonts w:ascii="Cambria Math" w:hAnsi="Cambria Math"/>
                    <w:lang w:val="en-GB"/>
                  </w:rPr>
                  <m:t>°</m:t>
                </m:r>
                <m:r>
                  <w:rPr>
                    <w:rFonts w:ascii="Cambria Math" w:hAnsi="Cambria Math"/>
                    <w:lang w:val="en-GB"/>
                  </w:rPr>
                  <m:t>p</m:t>
                </m:r>
                <m:r>
                  <m:rPr>
                    <m:sty m:val="p"/>
                  </m:rPr>
                  <w:rPr>
                    <w:rFonts w:ascii="Cambria Math" w:hAnsi="Cambria Math"/>
                    <w:lang w:val="en-GB"/>
                  </w:rPr>
                  <m:t xml:space="preserve"> 2001 (</m:t>
                </m:r>
                <m:r>
                  <w:rPr>
                    <w:rFonts w:ascii="Cambria Math" w:hAnsi="Cambria Math"/>
                    <w:lang w:val="en-GB"/>
                  </w:rPr>
                  <m:t>USD</m:t>
                </m:r>
                <m:r>
                  <m:rPr>
                    <m:sty m:val="p"/>
                  </m:rPr>
                  <w:rPr>
                    <w:rFonts w:ascii="Cambria Math" w:hAnsi="Cambria Math"/>
                    <w:lang w:val="en-GB"/>
                  </w:rPr>
                  <m:t>)</m:t>
                </m:r>
              </m:oMath>
            </m:oMathPara>
          </w:p>
        </w:tc>
        <w:tc>
          <w:tcPr>
            <w:tcW w:w="890" w:type="dxa"/>
          </w:tcPr>
          <w:p w14:paraId="59711BF7" w14:textId="77777777" w:rsidR="0053702F" w:rsidRPr="00C26C40" w:rsidRDefault="003D0B1E" w:rsidP="00870DFD">
            <w:pPr>
              <w:rPr>
                <w:rFonts w:ascii="Cambria Math" w:hAnsi="Cambria Math"/>
                <w:lang w:val="en-GB"/>
                <w:oMath/>
              </w:rPr>
            </w:pPr>
            <m:oMathPara>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BM</m:t>
                    </m:r>
                  </m:sub>
                </m:sSub>
              </m:oMath>
            </m:oMathPara>
          </w:p>
        </w:tc>
        <w:tc>
          <w:tcPr>
            <w:tcW w:w="1481" w:type="dxa"/>
          </w:tcPr>
          <w:p w14:paraId="634AB662" w14:textId="77777777" w:rsidR="0053702F" w:rsidRPr="00C26C40" w:rsidRDefault="0053702F" w:rsidP="00870DFD">
            <w:pPr>
              <w:rPr>
                <w:lang w:val="en-GB"/>
              </w:rPr>
            </w:pPr>
            <w:r w:rsidRPr="00C26C40">
              <w:rPr>
                <w:lang w:val="en-GB"/>
              </w:rPr>
              <w:t>C_BM Ghana (USD)</w:t>
            </w:r>
          </w:p>
        </w:tc>
      </w:tr>
      <w:tr w:rsidR="00DE1B04" w:rsidRPr="00C26C40" w14:paraId="7BB12D26" w14:textId="77777777" w:rsidTr="00DE1B04">
        <w:tc>
          <w:tcPr>
            <w:tcW w:w="1165" w:type="dxa"/>
          </w:tcPr>
          <w:p w14:paraId="75D4052E" w14:textId="77777777" w:rsidR="00DE1B04" w:rsidRPr="00C26C40" w:rsidRDefault="00DE1B04" w:rsidP="00DE1B04">
            <w:pPr>
              <w:rPr>
                <w:lang w:val="en-GB"/>
              </w:rPr>
            </w:pPr>
            <w:r w:rsidRPr="00C26C40">
              <w:rPr>
                <w:lang w:val="en-GB"/>
              </w:rPr>
              <w:t>CRN-101</w:t>
            </w:r>
          </w:p>
        </w:tc>
        <w:tc>
          <w:tcPr>
            <w:tcW w:w="1633" w:type="dxa"/>
          </w:tcPr>
          <w:p w14:paraId="61D7B503" w14:textId="77777777" w:rsidR="00DE1B04" w:rsidRPr="00C26C40" w:rsidRDefault="00DE1B04" w:rsidP="00DE1B04">
            <w:pPr>
              <w:rPr>
                <w:lang w:val="en-GB"/>
              </w:rPr>
            </w:pPr>
            <w:r w:rsidRPr="00C26C40">
              <w:rPr>
                <w:lang w:val="en-GB"/>
              </w:rPr>
              <w:t>Gantry Crane, grab bucket</w:t>
            </w:r>
          </w:p>
        </w:tc>
        <w:tc>
          <w:tcPr>
            <w:tcW w:w="636" w:type="dxa"/>
          </w:tcPr>
          <w:p w14:paraId="2B48254F" w14:textId="77777777" w:rsidR="00DE1B04" w:rsidRPr="00C26C40" w:rsidRDefault="00DE1B04" w:rsidP="00DE1B04">
            <w:pPr>
              <w:rPr>
                <w:lang w:val="en-GB"/>
              </w:rPr>
            </w:pPr>
            <w:r w:rsidRPr="00C26C40">
              <w:rPr>
                <w:lang w:val="en-GB"/>
              </w:rPr>
              <w:t>5</w:t>
            </w:r>
          </w:p>
        </w:tc>
        <w:tc>
          <w:tcPr>
            <w:tcW w:w="800" w:type="dxa"/>
          </w:tcPr>
          <w:p w14:paraId="09CC0CC9" w14:textId="77777777" w:rsidR="00DE1B04" w:rsidRPr="00C26C40" w:rsidRDefault="00DE1B04" w:rsidP="00DE1B04">
            <w:pPr>
              <w:rPr>
                <w:lang w:val="en-GB"/>
              </w:rPr>
            </w:pPr>
            <w:r w:rsidRPr="00C26C40">
              <w:rPr>
                <w:lang w:val="en-GB"/>
              </w:rPr>
              <w:t>t SWL</w:t>
            </w:r>
          </w:p>
        </w:tc>
        <w:tc>
          <w:tcPr>
            <w:tcW w:w="1889" w:type="dxa"/>
          </w:tcPr>
          <w:p w14:paraId="741340A0" w14:textId="39F2F2A6" w:rsidR="00DE1B04" w:rsidRPr="00C26C40" w:rsidRDefault="00DE1B04" w:rsidP="00DE1B04">
            <w:pPr>
              <w:rPr>
                <w:lang w:val="en-GB"/>
              </w:rPr>
            </w:pPr>
            <w:r w:rsidRPr="00660901">
              <w:t>67500.00</w:t>
            </w:r>
          </w:p>
        </w:tc>
        <w:tc>
          <w:tcPr>
            <w:tcW w:w="890" w:type="dxa"/>
          </w:tcPr>
          <w:p w14:paraId="21A33084" w14:textId="77777777" w:rsidR="00DE1B04" w:rsidRPr="00C26C40" w:rsidRDefault="00DE1B04" w:rsidP="00DE1B04">
            <w:pPr>
              <w:rPr>
                <w:lang w:val="en-GB"/>
              </w:rPr>
            </w:pPr>
            <w:r w:rsidRPr="00C26C40">
              <w:rPr>
                <w:lang w:val="en-GB"/>
              </w:rPr>
              <w:t>1.500</w:t>
            </w:r>
          </w:p>
        </w:tc>
        <w:tc>
          <w:tcPr>
            <w:tcW w:w="1481" w:type="dxa"/>
          </w:tcPr>
          <w:p w14:paraId="0C88EB22" w14:textId="13179DD8" w:rsidR="00DE1B04" w:rsidRPr="00C26C40" w:rsidRDefault="00DE1B04" w:rsidP="00DE1B04">
            <w:pPr>
              <w:rPr>
                <w:lang w:val="en-GB"/>
              </w:rPr>
            </w:pPr>
            <w:r>
              <w:rPr>
                <w:lang w:val="en-GB"/>
              </w:rPr>
              <w:t>115345.09</w:t>
            </w:r>
          </w:p>
        </w:tc>
      </w:tr>
      <w:tr w:rsidR="00DE1B04" w:rsidRPr="00C26C40" w14:paraId="32A227A4" w14:textId="77777777" w:rsidTr="00DE1B04">
        <w:tc>
          <w:tcPr>
            <w:tcW w:w="1165" w:type="dxa"/>
          </w:tcPr>
          <w:p w14:paraId="571DF4AD" w14:textId="77777777" w:rsidR="00DE1B04" w:rsidRPr="00C26C40" w:rsidRDefault="00DE1B04" w:rsidP="00DE1B04">
            <w:pPr>
              <w:rPr>
                <w:lang w:val="en-GB"/>
              </w:rPr>
            </w:pPr>
            <w:r w:rsidRPr="00C26C40">
              <w:rPr>
                <w:lang w:val="en-GB"/>
              </w:rPr>
              <w:t>FD-101</w:t>
            </w:r>
          </w:p>
        </w:tc>
        <w:tc>
          <w:tcPr>
            <w:tcW w:w="1633" w:type="dxa"/>
          </w:tcPr>
          <w:p w14:paraId="33408403" w14:textId="77777777" w:rsidR="00DE1B04" w:rsidRPr="00C26C40" w:rsidRDefault="00DE1B04" w:rsidP="00DE1B04">
            <w:pPr>
              <w:rPr>
                <w:lang w:val="en-GB"/>
              </w:rPr>
            </w:pPr>
            <w:r w:rsidRPr="00C26C40">
              <w:rPr>
                <w:lang w:val="en-GB"/>
              </w:rPr>
              <w:t>Vibrating feeder + hopper</w:t>
            </w:r>
          </w:p>
        </w:tc>
        <w:tc>
          <w:tcPr>
            <w:tcW w:w="636" w:type="dxa"/>
          </w:tcPr>
          <w:p w14:paraId="4D1547E6" w14:textId="77777777" w:rsidR="00DE1B04" w:rsidRPr="00C26C40" w:rsidRDefault="00DE1B04" w:rsidP="00DE1B04">
            <w:pPr>
              <w:rPr>
                <w:lang w:val="en-GB"/>
              </w:rPr>
            </w:pPr>
            <w:r w:rsidRPr="00C26C40">
              <w:rPr>
                <w:lang w:val="en-GB"/>
              </w:rPr>
              <w:t>0.76</w:t>
            </w:r>
          </w:p>
        </w:tc>
        <w:tc>
          <w:tcPr>
            <w:tcW w:w="800" w:type="dxa"/>
          </w:tcPr>
          <w:p w14:paraId="4474101B" w14:textId="77777777" w:rsidR="00DE1B04" w:rsidRPr="00C26C40" w:rsidRDefault="00DE1B04" w:rsidP="00DE1B04">
            <w:pPr>
              <w:rPr>
                <w:lang w:val="en-GB"/>
              </w:rPr>
            </w:pPr>
            <w:r w:rsidRPr="00C26C40">
              <w:rPr>
                <w:lang w:val="en-GB"/>
              </w:rPr>
              <w:t>t/hr</w:t>
            </w:r>
          </w:p>
        </w:tc>
        <w:tc>
          <w:tcPr>
            <w:tcW w:w="1889" w:type="dxa"/>
          </w:tcPr>
          <w:p w14:paraId="339AB593" w14:textId="7C96280F" w:rsidR="00DE1B04" w:rsidRPr="00C26C40" w:rsidRDefault="00DE1B04" w:rsidP="00DE1B04">
            <w:pPr>
              <w:rPr>
                <w:lang w:val="en-GB"/>
              </w:rPr>
            </w:pPr>
            <w:r w:rsidRPr="00660901">
              <w:t>2223.51</w:t>
            </w:r>
          </w:p>
        </w:tc>
        <w:tc>
          <w:tcPr>
            <w:tcW w:w="890" w:type="dxa"/>
          </w:tcPr>
          <w:p w14:paraId="5134931B" w14:textId="77777777" w:rsidR="00DE1B04" w:rsidRPr="00C26C40" w:rsidRDefault="00DE1B04" w:rsidP="00DE1B04">
            <w:pPr>
              <w:rPr>
                <w:lang w:val="en-GB"/>
              </w:rPr>
            </w:pPr>
            <w:r w:rsidRPr="00C26C40">
              <w:rPr>
                <w:lang w:val="en-GB"/>
              </w:rPr>
              <w:t>1.500</w:t>
            </w:r>
          </w:p>
        </w:tc>
        <w:tc>
          <w:tcPr>
            <w:tcW w:w="1481" w:type="dxa"/>
          </w:tcPr>
          <w:p w14:paraId="68FC5051" w14:textId="5B9B5E97" w:rsidR="00DE1B04" w:rsidRPr="00C26C40" w:rsidRDefault="00DE1B04" w:rsidP="00DE1B04">
            <w:pPr>
              <w:rPr>
                <w:lang w:val="en-GB"/>
              </w:rPr>
            </w:pPr>
            <w:r>
              <w:rPr>
                <w:lang w:val="en-GB"/>
              </w:rPr>
              <w:t>3799.57</w:t>
            </w:r>
          </w:p>
        </w:tc>
      </w:tr>
      <w:tr w:rsidR="00DE1B04" w:rsidRPr="00C26C40" w14:paraId="361348CF" w14:textId="77777777" w:rsidTr="00DE1B04">
        <w:tc>
          <w:tcPr>
            <w:tcW w:w="1165" w:type="dxa"/>
          </w:tcPr>
          <w:p w14:paraId="11D78DDB" w14:textId="77777777" w:rsidR="00DE1B04" w:rsidRPr="00C26C40" w:rsidRDefault="00DE1B04" w:rsidP="00DE1B04">
            <w:pPr>
              <w:rPr>
                <w:lang w:val="en-GB"/>
              </w:rPr>
            </w:pPr>
            <w:r w:rsidRPr="00C26C40">
              <w:rPr>
                <w:lang w:val="en-GB"/>
              </w:rPr>
              <w:t>CR-101</w:t>
            </w:r>
          </w:p>
        </w:tc>
        <w:tc>
          <w:tcPr>
            <w:tcW w:w="1633" w:type="dxa"/>
          </w:tcPr>
          <w:p w14:paraId="1569C4C8" w14:textId="77777777" w:rsidR="00DE1B04" w:rsidRPr="00C26C40" w:rsidRDefault="00DE1B04" w:rsidP="00DE1B04">
            <w:pPr>
              <w:rPr>
                <w:lang w:val="en-GB"/>
              </w:rPr>
            </w:pPr>
            <w:r w:rsidRPr="00C26C40">
              <w:rPr>
                <w:lang w:val="en-GB"/>
              </w:rPr>
              <w:t>Jaw Crusher</w:t>
            </w:r>
          </w:p>
        </w:tc>
        <w:tc>
          <w:tcPr>
            <w:tcW w:w="636" w:type="dxa"/>
          </w:tcPr>
          <w:p w14:paraId="15AEE54E" w14:textId="77777777" w:rsidR="00DE1B04" w:rsidRPr="00C26C40" w:rsidRDefault="00DE1B04" w:rsidP="00DE1B04">
            <w:pPr>
              <w:rPr>
                <w:lang w:val="en-GB"/>
              </w:rPr>
            </w:pPr>
            <w:r w:rsidRPr="00C26C40">
              <w:rPr>
                <w:lang w:val="en-GB"/>
              </w:rPr>
              <w:t>1.5</w:t>
            </w:r>
          </w:p>
        </w:tc>
        <w:tc>
          <w:tcPr>
            <w:tcW w:w="800" w:type="dxa"/>
          </w:tcPr>
          <w:p w14:paraId="719FA119" w14:textId="77777777" w:rsidR="00DE1B04" w:rsidRPr="00C26C40" w:rsidRDefault="00DE1B04" w:rsidP="00DE1B04">
            <w:pPr>
              <w:rPr>
                <w:lang w:val="en-GB"/>
              </w:rPr>
            </w:pPr>
            <w:r w:rsidRPr="00C26C40">
              <w:rPr>
                <w:lang w:val="en-GB"/>
              </w:rPr>
              <w:t>kW</w:t>
            </w:r>
          </w:p>
        </w:tc>
        <w:tc>
          <w:tcPr>
            <w:tcW w:w="1889" w:type="dxa"/>
          </w:tcPr>
          <w:p w14:paraId="13F42C07" w14:textId="35694698" w:rsidR="00DE1B04" w:rsidRPr="00C26C40" w:rsidRDefault="00DE1B04" w:rsidP="00DE1B04">
            <w:pPr>
              <w:rPr>
                <w:lang w:val="en-GB"/>
              </w:rPr>
            </w:pPr>
            <w:r w:rsidRPr="00660901">
              <w:t>9219.31</w:t>
            </w:r>
          </w:p>
        </w:tc>
        <w:tc>
          <w:tcPr>
            <w:tcW w:w="890" w:type="dxa"/>
          </w:tcPr>
          <w:p w14:paraId="1949CA68" w14:textId="77777777" w:rsidR="00DE1B04" w:rsidRPr="00C26C40" w:rsidRDefault="00DE1B04" w:rsidP="00DE1B04">
            <w:pPr>
              <w:rPr>
                <w:lang w:val="en-GB"/>
              </w:rPr>
            </w:pPr>
            <w:r w:rsidRPr="00C26C40">
              <w:rPr>
                <w:lang w:val="en-GB"/>
              </w:rPr>
              <w:t>2.195</w:t>
            </w:r>
          </w:p>
        </w:tc>
        <w:tc>
          <w:tcPr>
            <w:tcW w:w="1481" w:type="dxa"/>
          </w:tcPr>
          <w:p w14:paraId="3EE6C4A8" w14:textId="2E0A1175" w:rsidR="00DE1B04" w:rsidRPr="00C26C40" w:rsidRDefault="00DE1B04" w:rsidP="00DE1B04">
            <w:pPr>
              <w:rPr>
                <w:lang w:val="en-GB"/>
              </w:rPr>
            </w:pPr>
            <w:r>
              <w:rPr>
                <w:lang w:val="en-GB"/>
              </w:rPr>
              <w:t>15,754.11</w:t>
            </w:r>
          </w:p>
        </w:tc>
      </w:tr>
      <w:tr w:rsidR="00DE1B04" w:rsidRPr="00C26C40" w14:paraId="55D4E911" w14:textId="77777777" w:rsidTr="00DE1B04">
        <w:tc>
          <w:tcPr>
            <w:tcW w:w="1165" w:type="dxa"/>
          </w:tcPr>
          <w:p w14:paraId="1CDCF6A2" w14:textId="77777777" w:rsidR="00DE1B04" w:rsidRPr="00C26C40" w:rsidRDefault="00DE1B04" w:rsidP="00DE1B04">
            <w:pPr>
              <w:rPr>
                <w:lang w:val="en-GB"/>
              </w:rPr>
            </w:pPr>
            <w:r w:rsidRPr="00C26C40">
              <w:rPr>
                <w:lang w:val="en-GB"/>
              </w:rPr>
              <w:t>CV-101</w:t>
            </w:r>
          </w:p>
        </w:tc>
        <w:tc>
          <w:tcPr>
            <w:tcW w:w="1633" w:type="dxa"/>
          </w:tcPr>
          <w:p w14:paraId="63EE58A0" w14:textId="77777777" w:rsidR="00DE1B04" w:rsidRPr="00C26C40" w:rsidRDefault="00DE1B04" w:rsidP="00DE1B04">
            <w:pPr>
              <w:rPr>
                <w:lang w:val="en-GB"/>
              </w:rPr>
            </w:pPr>
            <w:r w:rsidRPr="00C26C40">
              <w:rPr>
                <w:lang w:val="en-GB"/>
              </w:rPr>
              <w:t>Belt Conveyor (enclosed)</w:t>
            </w:r>
          </w:p>
        </w:tc>
        <w:tc>
          <w:tcPr>
            <w:tcW w:w="636" w:type="dxa"/>
          </w:tcPr>
          <w:p w14:paraId="49CADFAB" w14:textId="77777777" w:rsidR="00DE1B04" w:rsidRPr="00C26C40" w:rsidRDefault="00DE1B04" w:rsidP="00DE1B04">
            <w:pPr>
              <w:rPr>
                <w:lang w:val="en-GB"/>
              </w:rPr>
            </w:pPr>
            <w:r w:rsidRPr="00C26C40">
              <w:rPr>
                <w:lang w:val="en-GB"/>
              </w:rPr>
              <w:t>15</w:t>
            </w:r>
          </w:p>
        </w:tc>
        <w:tc>
          <w:tcPr>
            <w:tcW w:w="800" w:type="dxa"/>
          </w:tcPr>
          <w:p w14:paraId="06F39265" w14:textId="77777777" w:rsidR="00DE1B04" w:rsidRPr="00C26C40" w:rsidRDefault="00DE1B04" w:rsidP="00DE1B04">
            <w:pPr>
              <w:rPr>
                <w:lang w:val="en-GB"/>
              </w:rPr>
            </w:pPr>
            <w:r w:rsidRPr="00C26C40">
              <w:rPr>
                <w:lang w:val="en-GB"/>
              </w:rPr>
              <w:t>m</w:t>
            </w:r>
          </w:p>
        </w:tc>
        <w:tc>
          <w:tcPr>
            <w:tcW w:w="1889" w:type="dxa"/>
          </w:tcPr>
          <w:p w14:paraId="4943D60D" w14:textId="1FB8CC9A" w:rsidR="00DE1B04" w:rsidRPr="00C26C40" w:rsidRDefault="00DE1B04" w:rsidP="00DE1B04">
            <w:pPr>
              <w:rPr>
                <w:lang w:val="en-GB"/>
              </w:rPr>
            </w:pPr>
            <w:r w:rsidRPr="00660901">
              <w:t>3819.41</w:t>
            </w:r>
          </w:p>
        </w:tc>
        <w:tc>
          <w:tcPr>
            <w:tcW w:w="890" w:type="dxa"/>
          </w:tcPr>
          <w:p w14:paraId="4A7794C0" w14:textId="77777777" w:rsidR="00DE1B04" w:rsidRPr="00C26C40" w:rsidRDefault="00DE1B04" w:rsidP="00DE1B04">
            <w:pPr>
              <w:rPr>
                <w:lang w:val="en-GB"/>
              </w:rPr>
            </w:pPr>
            <w:r w:rsidRPr="00C26C40">
              <w:rPr>
                <w:lang w:val="en-GB"/>
              </w:rPr>
              <w:t>1.500</w:t>
            </w:r>
          </w:p>
        </w:tc>
        <w:tc>
          <w:tcPr>
            <w:tcW w:w="1481" w:type="dxa"/>
          </w:tcPr>
          <w:p w14:paraId="68927665" w14:textId="0DC7C18D" w:rsidR="00DE1B04" w:rsidRPr="00C26C40" w:rsidRDefault="00DE1B04" w:rsidP="00DE1B04">
            <w:pPr>
              <w:rPr>
                <w:lang w:val="en-GB"/>
              </w:rPr>
            </w:pPr>
            <w:r>
              <w:rPr>
                <w:lang w:val="en-GB"/>
              </w:rPr>
              <w:t>6526.67</w:t>
            </w:r>
          </w:p>
        </w:tc>
      </w:tr>
      <w:tr w:rsidR="00DE1B04" w:rsidRPr="00C26C40" w14:paraId="68F918BB" w14:textId="77777777" w:rsidTr="00DE1B04">
        <w:tc>
          <w:tcPr>
            <w:tcW w:w="1165" w:type="dxa"/>
          </w:tcPr>
          <w:p w14:paraId="63FE0BFD" w14:textId="77777777" w:rsidR="00DE1B04" w:rsidRPr="00C26C40" w:rsidRDefault="00DE1B04" w:rsidP="00DE1B04">
            <w:pPr>
              <w:rPr>
                <w:lang w:val="en-GB"/>
              </w:rPr>
            </w:pPr>
            <w:r w:rsidRPr="00C26C40">
              <w:rPr>
                <w:lang w:val="en-GB"/>
              </w:rPr>
              <w:t>BN-101</w:t>
            </w:r>
          </w:p>
        </w:tc>
        <w:tc>
          <w:tcPr>
            <w:tcW w:w="1633" w:type="dxa"/>
          </w:tcPr>
          <w:p w14:paraId="241EC872" w14:textId="77777777" w:rsidR="00DE1B04" w:rsidRPr="00C26C40" w:rsidRDefault="00DE1B04" w:rsidP="00DE1B04">
            <w:pPr>
              <w:rPr>
                <w:lang w:val="en-GB"/>
              </w:rPr>
            </w:pPr>
            <w:r w:rsidRPr="00C26C40">
              <w:rPr>
                <w:lang w:val="en-GB"/>
              </w:rPr>
              <w:t>Day Bin (crushed ore)</w:t>
            </w:r>
          </w:p>
        </w:tc>
        <w:tc>
          <w:tcPr>
            <w:tcW w:w="636" w:type="dxa"/>
          </w:tcPr>
          <w:p w14:paraId="4BFC8798" w14:textId="77777777" w:rsidR="00DE1B04" w:rsidRPr="00C26C40" w:rsidRDefault="00DE1B04" w:rsidP="00DE1B04">
            <w:pPr>
              <w:rPr>
                <w:lang w:val="en-GB"/>
              </w:rPr>
            </w:pPr>
            <w:r w:rsidRPr="00C26C40">
              <w:rPr>
                <w:lang w:val="en-GB"/>
              </w:rPr>
              <w:t>17.5</w:t>
            </w:r>
          </w:p>
        </w:tc>
        <w:tc>
          <w:tcPr>
            <w:tcW w:w="800" w:type="dxa"/>
          </w:tcPr>
          <w:p w14:paraId="31EAA551" w14:textId="77777777" w:rsidR="00DE1B04" w:rsidRPr="00C26C40" w:rsidRDefault="00DE1B04" w:rsidP="00DE1B04">
            <w:pPr>
              <w:rPr>
                <w:lang w:val="en-GB"/>
              </w:rPr>
            </w:pPr>
            <w:r w:rsidRPr="00C26C40">
              <w:rPr>
                <w:lang w:val="en-GB"/>
              </w:rPr>
              <w:t>m³</w:t>
            </w:r>
          </w:p>
        </w:tc>
        <w:tc>
          <w:tcPr>
            <w:tcW w:w="1889" w:type="dxa"/>
          </w:tcPr>
          <w:p w14:paraId="11D4D8C3" w14:textId="54DE2F6D" w:rsidR="00DE1B04" w:rsidRPr="00C26C40" w:rsidRDefault="00DE1B04" w:rsidP="00DE1B04">
            <w:pPr>
              <w:rPr>
                <w:lang w:val="en-GB"/>
              </w:rPr>
            </w:pPr>
            <w:r w:rsidRPr="00660901">
              <w:t>67677.67</w:t>
            </w:r>
          </w:p>
        </w:tc>
        <w:tc>
          <w:tcPr>
            <w:tcW w:w="890" w:type="dxa"/>
          </w:tcPr>
          <w:p w14:paraId="2D8C7D7E" w14:textId="77777777" w:rsidR="00DE1B04" w:rsidRPr="00C26C40" w:rsidRDefault="00DE1B04" w:rsidP="00DE1B04">
            <w:pPr>
              <w:rPr>
                <w:lang w:val="en-GB"/>
              </w:rPr>
            </w:pPr>
            <w:r w:rsidRPr="00C26C40">
              <w:rPr>
                <w:lang w:val="en-GB"/>
              </w:rPr>
              <w:t>4.070</w:t>
            </w:r>
          </w:p>
        </w:tc>
        <w:tc>
          <w:tcPr>
            <w:tcW w:w="1481" w:type="dxa"/>
          </w:tcPr>
          <w:p w14:paraId="01B71DA6" w14:textId="70675A91" w:rsidR="00DE1B04" w:rsidRPr="00C26C40" w:rsidRDefault="00DE1B04" w:rsidP="00DE1B04">
            <w:pPr>
              <w:rPr>
                <w:lang w:val="en-GB"/>
              </w:rPr>
            </w:pPr>
            <w:r>
              <w:rPr>
                <w:lang w:val="en-GB"/>
              </w:rPr>
              <w:t>115,648.69</w:t>
            </w:r>
          </w:p>
        </w:tc>
      </w:tr>
      <w:tr w:rsidR="0053702F" w:rsidRPr="00C26C40" w14:paraId="52D0948A" w14:textId="77777777" w:rsidTr="00DE1B04">
        <w:tc>
          <w:tcPr>
            <w:tcW w:w="1165" w:type="dxa"/>
          </w:tcPr>
          <w:p w14:paraId="3736BD51" w14:textId="77777777" w:rsidR="0053702F" w:rsidRPr="00C26C40" w:rsidRDefault="0053702F" w:rsidP="00870DFD">
            <w:pPr>
              <w:rPr>
                <w:b/>
                <w:bCs/>
                <w:lang w:val="en-GB"/>
              </w:rPr>
            </w:pPr>
            <w:r w:rsidRPr="00C26C40">
              <w:rPr>
                <w:b/>
                <w:bCs/>
                <w:lang w:val="en-GB"/>
              </w:rPr>
              <w:t>Subtotal</w:t>
            </w:r>
          </w:p>
        </w:tc>
        <w:tc>
          <w:tcPr>
            <w:tcW w:w="1633" w:type="dxa"/>
          </w:tcPr>
          <w:p w14:paraId="4A098ED0" w14:textId="77777777" w:rsidR="0053702F" w:rsidRPr="00C26C40" w:rsidRDefault="0053702F" w:rsidP="00870DFD">
            <w:pPr>
              <w:rPr>
                <w:b/>
                <w:bCs/>
                <w:lang w:val="en-GB"/>
              </w:rPr>
            </w:pPr>
          </w:p>
        </w:tc>
        <w:tc>
          <w:tcPr>
            <w:tcW w:w="636" w:type="dxa"/>
          </w:tcPr>
          <w:p w14:paraId="6BB898DA" w14:textId="77777777" w:rsidR="0053702F" w:rsidRPr="00C26C40" w:rsidRDefault="0053702F" w:rsidP="00870DFD">
            <w:pPr>
              <w:rPr>
                <w:b/>
                <w:bCs/>
                <w:lang w:val="en-GB"/>
              </w:rPr>
            </w:pPr>
          </w:p>
        </w:tc>
        <w:tc>
          <w:tcPr>
            <w:tcW w:w="800" w:type="dxa"/>
          </w:tcPr>
          <w:p w14:paraId="23CCD47D" w14:textId="77777777" w:rsidR="0053702F" w:rsidRPr="00C26C40" w:rsidRDefault="0053702F" w:rsidP="00870DFD">
            <w:pPr>
              <w:rPr>
                <w:b/>
                <w:bCs/>
                <w:lang w:val="en-GB"/>
              </w:rPr>
            </w:pPr>
          </w:p>
        </w:tc>
        <w:tc>
          <w:tcPr>
            <w:tcW w:w="1889" w:type="dxa"/>
          </w:tcPr>
          <w:p w14:paraId="04008B77" w14:textId="77777777" w:rsidR="0053702F" w:rsidRPr="00C26C40" w:rsidRDefault="0053702F" w:rsidP="00870DFD">
            <w:pPr>
              <w:rPr>
                <w:b/>
                <w:bCs/>
                <w:lang w:val="en-GB"/>
              </w:rPr>
            </w:pPr>
          </w:p>
        </w:tc>
        <w:tc>
          <w:tcPr>
            <w:tcW w:w="890" w:type="dxa"/>
          </w:tcPr>
          <w:p w14:paraId="23F315B8" w14:textId="77777777" w:rsidR="0053702F" w:rsidRPr="00C26C40" w:rsidRDefault="0053702F" w:rsidP="00870DFD">
            <w:pPr>
              <w:rPr>
                <w:b/>
                <w:bCs/>
                <w:lang w:val="en-GB"/>
              </w:rPr>
            </w:pPr>
          </w:p>
        </w:tc>
        <w:tc>
          <w:tcPr>
            <w:tcW w:w="1481" w:type="dxa"/>
          </w:tcPr>
          <w:p w14:paraId="3F95043E" w14:textId="2393D89E" w:rsidR="0053702F" w:rsidRPr="00C26C40" w:rsidRDefault="006618ED" w:rsidP="00870DFD">
            <w:pPr>
              <w:rPr>
                <w:b/>
                <w:bCs/>
                <w:lang w:val="en-GB"/>
              </w:rPr>
            </w:pPr>
            <w:r w:rsidRPr="006618ED">
              <w:rPr>
                <w:b/>
                <w:bCs/>
                <w:lang w:val="en-GB"/>
              </w:rPr>
              <w:t>257074.1</w:t>
            </w:r>
            <w:r>
              <w:rPr>
                <w:b/>
                <w:bCs/>
                <w:lang w:val="en-GB"/>
              </w:rPr>
              <w:t>3</w:t>
            </w:r>
          </w:p>
        </w:tc>
      </w:tr>
    </w:tbl>
    <w:p w14:paraId="4A0335CE" w14:textId="393B59A6" w:rsidR="0053702F" w:rsidRPr="00C26C40" w:rsidRDefault="0053702F" w:rsidP="0053702F"/>
    <w:p w14:paraId="5E423457" w14:textId="2FFEE772" w:rsidR="00AF4A81" w:rsidRDefault="00AF4A81" w:rsidP="00AF4A81">
      <w:pPr>
        <w:pStyle w:val="Caption"/>
        <w:keepNext/>
      </w:pPr>
      <w:bookmarkStart w:id="454" w:name="_Toc237244873"/>
      <w:r>
        <w:t xml:space="preserve">Table </w:t>
      </w:r>
      <w:fldSimple w:instr=" STYLEREF 1 \s ">
        <w:r w:rsidR="006221B8">
          <w:rPr>
            <w:noProof/>
          </w:rPr>
          <w:t>10</w:t>
        </w:r>
      </w:fldSimple>
      <w:r w:rsidR="00B61202">
        <w:noBreakHyphen/>
      </w:r>
      <w:fldSimple w:instr=" SEQ Table \* ARABIC \s 1 ">
        <w:r w:rsidR="006221B8">
          <w:rPr>
            <w:noProof/>
          </w:rPr>
          <w:t>3</w:t>
        </w:r>
      </w:fldSimple>
      <w:r>
        <w:t xml:space="preserve"> </w:t>
      </w:r>
      <w:r w:rsidRPr="00B0242C">
        <w:t>Area 200 Equipment Cost Estimate (2026, Ghana Basis)</w:t>
      </w:r>
      <w:bookmarkEnd w:id="454"/>
    </w:p>
    <w:tbl>
      <w:tblPr>
        <w:tblStyle w:val="TableGrid"/>
        <w:tblW w:w="0" w:type="auto"/>
        <w:tblLook w:val="04A0" w:firstRow="1" w:lastRow="0" w:firstColumn="1" w:lastColumn="0" w:noHBand="0" w:noVBand="1"/>
      </w:tblPr>
      <w:tblGrid>
        <w:gridCol w:w="1016"/>
        <w:gridCol w:w="1249"/>
        <w:gridCol w:w="715"/>
        <w:gridCol w:w="894"/>
        <w:gridCol w:w="1841"/>
        <w:gridCol w:w="715"/>
        <w:gridCol w:w="2064"/>
      </w:tblGrid>
      <w:tr w:rsidR="0053702F" w:rsidRPr="00C26C40" w14:paraId="1428378D" w14:textId="77777777" w:rsidTr="002A3BC8">
        <w:tc>
          <w:tcPr>
            <w:tcW w:w="962" w:type="dxa"/>
          </w:tcPr>
          <w:p w14:paraId="7833FADF" w14:textId="77777777" w:rsidR="0053702F" w:rsidRPr="00C26C40" w:rsidRDefault="0053702F" w:rsidP="00870DFD">
            <w:pPr>
              <w:rPr>
                <w:lang w:val="en-GB"/>
              </w:rPr>
            </w:pPr>
            <w:r w:rsidRPr="00C26C40">
              <w:rPr>
                <w:lang w:val="en-GB"/>
              </w:rPr>
              <w:t>Tag</w:t>
            </w:r>
          </w:p>
        </w:tc>
        <w:tc>
          <w:tcPr>
            <w:tcW w:w="1259" w:type="dxa"/>
          </w:tcPr>
          <w:p w14:paraId="7D2C3172" w14:textId="77777777" w:rsidR="0053702F" w:rsidRPr="00C26C40" w:rsidRDefault="0053702F" w:rsidP="00870DFD">
            <w:pPr>
              <w:rPr>
                <w:lang w:val="en-GB"/>
              </w:rPr>
            </w:pPr>
            <w:r w:rsidRPr="00C26C40">
              <w:rPr>
                <w:lang w:val="en-GB"/>
              </w:rPr>
              <w:t>Description</w:t>
            </w:r>
          </w:p>
        </w:tc>
        <w:tc>
          <w:tcPr>
            <w:tcW w:w="719" w:type="dxa"/>
          </w:tcPr>
          <w:p w14:paraId="2371ED1C" w14:textId="77777777" w:rsidR="0053702F" w:rsidRPr="00C26C40" w:rsidRDefault="0053702F" w:rsidP="00870DFD">
            <w:pPr>
              <w:rPr>
                <w:lang w:val="en-GB"/>
              </w:rPr>
            </w:pPr>
            <w:r w:rsidRPr="00C26C40">
              <w:rPr>
                <w:lang w:val="en-GB"/>
              </w:rPr>
              <w:t>Size</w:t>
            </w:r>
          </w:p>
        </w:tc>
        <w:tc>
          <w:tcPr>
            <w:tcW w:w="900" w:type="dxa"/>
          </w:tcPr>
          <w:p w14:paraId="64A2070A" w14:textId="77777777" w:rsidR="0053702F" w:rsidRPr="00C26C40" w:rsidRDefault="0053702F" w:rsidP="00870DFD">
            <w:pPr>
              <w:rPr>
                <w:lang w:val="en-GB"/>
              </w:rPr>
            </w:pPr>
            <w:r w:rsidRPr="00C26C40">
              <w:rPr>
                <w:lang w:val="en-GB"/>
              </w:rPr>
              <w:t>Unit</w:t>
            </w:r>
          </w:p>
        </w:tc>
        <w:tc>
          <w:tcPr>
            <w:tcW w:w="1855" w:type="dxa"/>
          </w:tcPr>
          <w:p w14:paraId="36F4E97E" w14:textId="77777777" w:rsidR="0053702F" w:rsidRPr="00C26C40" w:rsidRDefault="0053702F" w:rsidP="00870DFD">
            <w:pPr>
              <w:rPr>
                <w:rFonts w:ascii="Cambria Math" w:hAnsi="Cambria Math"/>
                <w:lang w:val="en-GB"/>
                <w:oMath/>
              </w:rPr>
            </w:pPr>
            <m:oMathPara>
              <m:oMath>
                <m:r>
                  <m:rPr>
                    <m:sty m:val="bi"/>
                  </m:rPr>
                  <w:rPr>
                    <w:rFonts w:ascii="Cambria Math" w:hAnsi="Cambria Math"/>
                    <w:lang w:val="en-GB"/>
                  </w:rPr>
                  <m:t>C</m:t>
                </m:r>
                <m:r>
                  <m:rPr>
                    <m:sty m:val="p"/>
                  </m:rPr>
                  <w:rPr>
                    <w:rFonts w:ascii="Cambria Math" w:hAnsi="Cambria Math"/>
                    <w:lang w:val="en-GB"/>
                  </w:rPr>
                  <m:t>°</m:t>
                </m:r>
                <m:r>
                  <m:rPr>
                    <m:sty m:val="bi"/>
                  </m:rPr>
                  <w:rPr>
                    <w:rFonts w:ascii="Cambria Math" w:hAnsi="Cambria Math"/>
                    <w:lang w:val="en-GB"/>
                  </w:rPr>
                  <m:t>p</m:t>
                </m:r>
                <m:r>
                  <m:rPr>
                    <m:sty m:val="p"/>
                  </m:rPr>
                  <w:rPr>
                    <w:rFonts w:ascii="Cambria Math" w:hAnsi="Cambria Math"/>
                    <w:lang w:val="en-GB"/>
                  </w:rPr>
                  <m:t xml:space="preserve"> </m:t>
                </m:r>
                <m:r>
                  <m:rPr>
                    <m:sty m:val="b"/>
                  </m:rPr>
                  <w:rPr>
                    <w:rFonts w:ascii="Cambria Math" w:hAnsi="Cambria Math"/>
                    <w:lang w:val="en-GB"/>
                  </w:rPr>
                  <m:t>2001</m:t>
                </m:r>
                <m:r>
                  <m:rPr>
                    <m:sty m:val="p"/>
                  </m:rPr>
                  <w:rPr>
                    <w:rFonts w:ascii="Cambria Math" w:hAnsi="Cambria Math"/>
                    <w:lang w:val="en-GB"/>
                  </w:rPr>
                  <m:t xml:space="preserve"> (</m:t>
                </m:r>
                <m:r>
                  <m:rPr>
                    <m:sty m:val="bi"/>
                  </m:rPr>
                  <w:rPr>
                    <w:rFonts w:ascii="Cambria Math" w:hAnsi="Cambria Math"/>
                    <w:lang w:val="en-GB"/>
                  </w:rPr>
                  <m:t>USD</m:t>
                </m:r>
                <m:r>
                  <m:rPr>
                    <m:sty m:val="p"/>
                  </m:rPr>
                  <w:rPr>
                    <w:rFonts w:ascii="Cambria Math" w:hAnsi="Cambria Math"/>
                    <w:lang w:val="en-GB"/>
                  </w:rPr>
                  <m:t>)</m:t>
                </m:r>
              </m:oMath>
            </m:oMathPara>
          </w:p>
        </w:tc>
        <w:tc>
          <w:tcPr>
            <w:tcW w:w="719" w:type="dxa"/>
          </w:tcPr>
          <w:p w14:paraId="6CAE5EF6" w14:textId="77777777" w:rsidR="0053702F" w:rsidRPr="00C26C40" w:rsidRDefault="003D0B1E" w:rsidP="00870DFD">
            <w:pPr>
              <w:rPr>
                <w:rFonts w:ascii="Cambria Math" w:hAnsi="Cambria Math"/>
                <w:lang w:val="en-GB"/>
                <w:oMath/>
              </w:rPr>
            </w:pPr>
            <m:oMathPara>
              <m:oMath>
                <m:sSub>
                  <m:sSubPr>
                    <m:ctrlPr>
                      <w:rPr>
                        <w:rFonts w:ascii="Cambria Math" w:hAnsi="Cambria Math"/>
                        <w:lang w:val="en-GB"/>
                      </w:rPr>
                    </m:ctrlPr>
                  </m:sSubPr>
                  <m:e>
                    <m:r>
                      <m:rPr>
                        <m:sty m:val="bi"/>
                      </m:rPr>
                      <w:rPr>
                        <w:rFonts w:ascii="Cambria Math" w:hAnsi="Cambria Math"/>
                        <w:lang w:val="en-GB"/>
                      </w:rPr>
                      <m:t>F</m:t>
                    </m:r>
                  </m:e>
                  <m:sub>
                    <m:r>
                      <m:rPr>
                        <m:sty m:val="bi"/>
                      </m:rPr>
                      <w:rPr>
                        <w:rFonts w:ascii="Cambria Math" w:hAnsi="Cambria Math"/>
                        <w:lang w:val="en-GB"/>
                      </w:rPr>
                      <m:t>BM</m:t>
                    </m:r>
                  </m:sub>
                </m:sSub>
              </m:oMath>
            </m:oMathPara>
          </w:p>
        </w:tc>
        <w:tc>
          <w:tcPr>
            <w:tcW w:w="2080" w:type="dxa"/>
          </w:tcPr>
          <w:p w14:paraId="787DFB8D" w14:textId="77777777" w:rsidR="0053702F" w:rsidRPr="00C26C40" w:rsidRDefault="003D0B1E" w:rsidP="00870DFD">
            <w:pPr>
              <w:rPr>
                <w:lang w:val="en-GB"/>
              </w:rPr>
            </w:pPr>
            <m:oMathPara>
              <m:oMath>
                <m:sSub>
                  <m:sSubPr>
                    <m:ctrlPr>
                      <w:rPr>
                        <w:rFonts w:ascii="Cambria Math" w:hAnsi="Cambria Math"/>
                        <w:lang w:val="en-GB"/>
                      </w:rPr>
                    </m:ctrlPr>
                  </m:sSubPr>
                  <m:e>
                    <m:r>
                      <m:rPr>
                        <m:sty m:val="bi"/>
                      </m:rPr>
                      <w:rPr>
                        <w:rFonts w:ascii="Cambria Math" w:hAnsi="Cambria Math"/>
                        <w:lang w:val="en-GB"/>
                      </w:rPr>
                      <m:t>C</m:t>
                    </m:r>
                  </m:e>
                  <m:sub>
                    <m:r>
                      <m:rPr>
                        <m:sty m:val="bi"/>
                      </m:rPr>
                      <w:rPr>
                        <w:rFonts w:ascii="Cambria Math" w:hAnsi="Cambria Math"/>
                        <w:lang w:val="en-GB"/>
                      </w:rPr>
                      <m:t>BM</m:t>
                    </m:r>
                  </m:sub>
                </m:sSub>
                <m:r>
                  <m:rPr>
                    <m:sty m:val="p"/>
                  </m:rPr>
                  <w:rPr>
                    <w:rFonts w:ascii="Cambria Math" w:hAnsi="Cambria Math"/>
                    <w:lang w:val="en-GB"/>
                  </w:rPr>
                  <m:t xml:space="preserve"> </m:t>
                </m:r>
                <m:r>
                  <m:rPr>
                    <m:sty m:val="bi"/>
                  </m:rPr>
                  <w:rPr>
                    <w:rFonts w:ascii="Cambria Math" w:hAnsi="Cambria Math"/>
                    <w:lang w:val="en-GB"/>
                  </w:rPr>
                  <m:t>Ghana</m:t>
                </m:r>
                <m:r>
                  <m:rPr>
                    <m:sty m:val="p"/>
                  </m:rPr>
                  <w:rPr>
                    <w:rFonts w:ascii="Cambria Math" w:hAnsi="Cambria Math"/>
                    <w:lang w:val="en-GB"/>
                  </w:rPr>
                  <m:t xml:space="preserve"> (</m:t>
                </m:r>
                <m:r>
                  <m:rPr>
                    <m:sty m:val="bi"/>
                  </m:rPr>
                  <w:rPr>
                    <w:rFonts w:ascii="Cambria Math" w:hAnsi="Cambria Math"/>
                    <w:lang w:val="en-GB"/>
                  </w:rPr>
                  <m:t>USD</m:t>
                </m:r>
                <m:r>
                  <m:rPr>
                    <m:sty m:val="p"/>
                  </m:rPr>
                  <w:rPr>
                    <w:rFonts w:ascii="Cambria Math" w:hAnsi="Cambria Math"/>
                    <w:lang w:val="en-GB"/>
                  </w:rPr>
                  <m:t>)</m:t>
                </m:r>
              </m:oMath>
            </m:oMathPara>
          </w:p>
        </w:tc>
      </w:tr>
      <w:tr w:rsidR="00913010" w:rsidRPr="00C26C40" w14:paraId="7ABBF904" w14:textId="77777777" w:rsidTr="002A3BC8">
        <w:tc>
          <w:tcPr>
            <w:tcW w:w="962" w:type="dxa"/>
          </w:tcPr>
          <w:p w14:paraId="65E7E247" w14:textId="77777777" w:rsidR="00913010" w:rsidRPr="00C26C40" w:rsidRDefault="00913010" w:rsidP="00913010">
            <w:pPr>
              <w:rPr>
                <w:lang w:val="en-GB"/>
              </w:rPr>
            </w:pPr>
            <w:r w:rsidRPr="00C26C40">
              <w:rPr>
                <w:lang w:val="en-GB"/>
              </w:rPr>
              <w:t>FD-201</w:t>
            </w:r>
          </w:p>
        </w:tc>
        <w:tc>
          <w:tcPr>
            <w:tcW w:w="1259" w:type="dxa"/>
          </w:tcPr>
          <w:p w14:paraId="0BE0B7A1" w14:textId="77777777" w:rsidR="00913010" w:rsidRPr="00C26C40" w:rsidRDefault="00913010" w:rsidP="00913010">
            <w:pPr>
              <w:rPr>
                <w:lang w:val="en-GB"/>
              </w:rPr>
            </w:pPr>
            <w:r w:rsidRPr="00C26C40">
              <w:rPr>
                <w:lang w:val="en-GB"/>
              </w:rPr>
              <w:t>Screw Feeder</w:t>
            </w:r>
          </w:p>
        </w:tc>
        <w:tc>
          <w:tcPr>
            <w:tcW w:w="719" w:type="dxa"/>
          </w:tcPr>
          <w:p w14:paraId="46F15C4D" w14:textId="77777777" w:rsidR="00913010" w:rsidRPr="00C26C40" w:rsidRDefault="00913010" w:rsidP="00913010">
            <w:pPr>
              <w:rPr>
                <w:lang w:val="en-GB"/>
              </w:rPr>
            </w:pPr>
            <w:r w:rsidRPr="00C26C40">
              <w:rPr>
                <w:lang w:val="en-GB"/>
              </w:rPr>
              <w:t>0.5</w:t>
            </w:r>
          </w:p>
        </w:tc>
        <w:tc>
          <w:tcPr>
            <w:tcW w:w="900" w:type="dxa"/>
          </w:tcPr>
          <w:p w14:paraId="346ED462" w14:textId="77777777" w:rsidR="00913010" w:rsidRPr="00C26C40" w:rsidRDefault="00913010" w:rsidP="00913010">
            <w:pPr>
              <w:rPr>
                <w:lang w:val="en-GB"/>
              </w:rPr>
            </w:pPr>
            <w:r w:rsidRPr="00C26C40">
              <w:rPr>
                <w:lang w:val="en-GB"/>
              </w:rPr>
              <w:t>m³</w:t>
            </w:r>
          </w:p>
        </w:tc>
        <w:tc>
          <w:tcPr>
            <w:tcW w:w="1855" w:type="dxa"/>
          </w:tcPr>
          <w:p w14:paraId="1AD68859" w14:textId="76F75173" w:rsidR="00913010" w:rsidRPr="00C26C40" w:rsidRDefault="00913010" w:rsidP="00D10735">
            <w:pPr>
              <w:jc w:val="right"/>
              <w:rPr>
                <w:lang w:val="en-GB"/>
              </w:rPr>
            </w:pPr>
            <w:r w:rsidRPr="006C20EC">
              <w:t>5250.59</w:t>
            </w:r>
          </w:p>
        </w:tc>
        <w:tc>
          <w:tcPr>
            <w:tcW w:w="719" w:type="dxa"/>
          </w:tcPr>
          <w:p w14:paraId="33398285" w14:textId="77777777" w:rsidR="00913010" w:rsidRPr="00C26C40" w:rsidRDefault="00913010" w:rsidP="00D10735">
            <w:pPr>
              <w:jc w:val="right"/>
              <w:rPr>
                <w:lang w:val="en-GB"/>
              </w:rPr>
            </w:pPr>
            <w:r w:rsidRPr="00C26C40">
              <w:rPr>
                <w:lang w:val="en-GB"/>
              </w:rPr>
              <w:t>1.500</w:t>
            </w:r>
          </w:p>
        </w:tc>
        <w:tc>
          <w:tcPr>
            <w:tcW w:w="2080" w:type="dxa"/>
          </w:tcPr>
          <w:p w14:paraId="4050E708" w14:textId="6DE30A4A" w:rsidR="00913010" w:rsidRPr="00C26C40" w:rsidRDefault="00913010" w:rsidP="00D10735">
            <w:pPr>
              <w:jc w:val="right"/>
              <w:rPr>
                <w:lang w:val="en-GB"/>
              </w:rPr>
            </w:pPr>
            <w:r w:rsidRPr="00121A7D">
              <w:t>3625.00</w:t>
            </w:r>
          </w:p>
        </w:tc>
      </w:tr>
      <w:tr w:rsidR="00913010" w:rsidRPr="00C26C40" w14:paraId="163E0E8B" w14:textId="77777777" w:rsidTr="002A3BC8">
        <w:tc>
          <w:tcPr>
            <w:tcW w:w="962" w:type="dxa"/>
          </w:tcPr>
          <w:p w14:paraId="184D09DD" w14:textId="77777777" w:rsidR="00913010" w:rsidRPr="00C26C40" w:rsidRDefault="00913010" w:rsidP="00913010">
            <w:pPr>
              <w:rPr>
                <w:lang w:val="en-GB"/>
              </w:rPr>
            </w:pPr>
            <w:r w:rsidRPr="00C26C40">
              <w:rPr>
                <w:lang w:val="en-GB"/>
              </w:rPr>
              <w:t>RK-201</w:t>
            </w:r>
          </w:p>
        </w:tc>
        <w:tc>
          <w:tcPr>
            <w:tcW w:w="1259" w:type="dxa"/>
          </w:tcPr>
          <w:p w14:paraId="5E801D0E" w14:textId="77777777" w:rsidR="00913010" w:rsidRPr="00C26C40" w:rsidRDefault="00913010" w:rsidP="00913010">
            <w:pPr>
              <w:rPr>
                <w:lang w:val="en-GB"/>
              </w:rPr>
            </w:pPr>
            <w:r w:rsidRPr="00C26C40">
              <w:rPr>
                <w:lang w:val="en-GB"/>
              </w:rPr>
              <w:t>Counter-current Rotary Kiln</w:t>
            </w:r>
          </w:p>
        </w:tc>
        <w:tc>
          <w:tcPr>
            <w:tcW w:w="719" w:type="dxa"/>
          </w:tcPr>
          <w:p w14:paraId="73E77DA5" w14:textId="77777777" w:rsidR="00913010" w:rsidRPr="00C26C40" w:rsidRDefault="00913010" w:rsidP="00913010">
            <w:pPr>
              <w:rPr>
                <w:lang w:val="en-GB"/>
              </w:rPr>
            </w:pPr>
            <w:r w:rsidRPr="00C26C40">
              <w:rPr>
                <w:lang w:val="en-GB"/>
              </w:rPr>
              <w:t>31.42</w:t>
            </w:r>
          </w:p>
        </w:tc>
        <w:tc>
          <w:tcPr>
            <w:tcW w:w="900" w:type="dxa"/>
          </w:tcPr>
          <w:p w14:paraId="12CC21CC" w14:textId="77777777" w:rsidR="00913010" w:rsidRPr="00C26C40" w:rsidRDefault="00913010" w:rsidP="00913010">
            <w:pPr>
              <w:rPr>
                <w:lang w:val="en-GB"/>
              </w:rPr>
            </w:pPr>
            <w:r w:rsidRPr="00C26C40">
              <w:rPr>
                <w:lang w:val="en-GB"/>
              </w:rPr>
              <w:t>m³</w:t>
            </w:r>
          </w:p>
        </w:tc>
        <w:tc>
          <w:tcPr>
            <w:tcW w:w="1855" w:type="dxa"/>
          </w:tcPr>
          <w:p w14:paraId="3C395684" w14:textId="5DD1EF0A" w:rsidR="00913010" w:rsidRPr="00C26C40" w:rsidRDefault="00913010" w:rsidP="00D10735">
            <w:pPr>
              <w:jc w:val="right"/>
              <w:rPr>
                <w:lang w:val="en-GB"/>
              </w:rPr>
            </w:pPr>
            <w:r w:rsidRPr="006C20EC">
              <w:t>810219.08</w:t>
            </w:r>
          </w:p>
        </w:tc>
        <w:tc>
          <w:tcPr>
            <w:tcW w:w="719" w:type="dxa"/>
          </w:tcPr>
          <w:p w14:paraId="7EB8E3C3" w14:textId="77777777" w:rsidR="00913010" w:rsidRPr="00C26C40" w:rsidRDefault="00913010" w:rsidP="00D10735">
            <w:pPr>
              <w:jc w:val="right"/>
              <w:rPr>
                <w:lang w:val="en-GB"/>
              </w:rPr>
            </w:pPr>
            <w:r w:rsidRPr="00C26C40">
              <w:rPr>
                <w:lang w:val="en-GB"/>
              </w:rPr>
              <w:t>7.114</w:t>
            </w:r>
          </w:p>
        </w:tc>
        <w:tc>
          <w:tcPr>
            <w:tcW w:w="2080" w:type="dxa"/>
          </w:tcPr>
          <w:p w14:paraId="16069991" w14:textId="5F55AFF7" w:rsidR="00913010" w:rsidRPr="00C26C40" w:rsidRDefault="00913010" w:rsidP="00D10735">
            <w:pPr>
              <w:jc w:val="right"/>
              <w:rPr>
                <w:lang w:val="en-GB"/>
              </w:rPr>
            </w:pPr>
            <w:r w:rsidRPr="00121A7D">
              <w:t>1384515.42</w:t>
            </w:r>
          </w:p>
        </w:tc>
      </w:tr>
      <w:tr w:rsidR="00913010" w:rsidRPr="00C26C40" w14:paraId="066B193A" w14:textId="77777777" w:rsidTr="002A3BC8">
        <w:tc>
          <w:tcPr>
            <w:tcW w:w="962" w:type="dxa"/>
          </w:tcPr>
          <w:p w14:paraId="65C0AD2E" w14:textId="77777777" w:rsidR="00913010" w:rsidRPr="00C26C40" w:rsidRDefault="00913010" w:rsidP="00913010">
            <w:pPr>
              <w:rPr>
                <w:lang w:val="en-GB"/>
              </w:rPr>
            </w:pPr>
            <w:r w:rsidRPr="00C26C40">
              <w:rPr>
                <w:lang w:val="en-GB"/>
              </w:rPr>
              <w:t>BR-201</w:t>
            </w:r>
          </w:p>
        </w:tc>
        <w:tc>
          <w:tcPr>
            <w:tcW w:w="1259" w:type="dxa"/>
          </w:tcPr>
          <w:p w14:paraId="2BC0B0E1" w14:textId="77777777" w:rsidR="00913010" w:rsidRPr="00C26C40" w:rsidRDefault="00913010" w:rsidP="00913010">
            <w:pPr>
              <w:rPr>
                <w:lang w:val="en-GB"/>
              </w:rPr>
            </w:pPr>
            <w:r w:rsidRPr="00C26C40">
              <w:rPr>
                <w:lang w:val="en-GB"/>
              </w:rPr>
              <w:t>Kiln Burner</w:t>
            </w:r>
          </w:p>
        </w:tc>
        <w:tc>
          <w:tcPr>
            <w:tcW w:w="719" w:type="dxa"/>
          </w:tcPr>
          <w:p w14:paraId="1A4E622F" w14:textId="77777777" w:rsidR="00913010" w:rsidRPr="00C26C40" w:rsidRDefault="00913010" w:rsidP="00913010">
            <w:pPr>
              <w:rPr>
                <w:lang w:val="en-GB"/>
              </w:rPr>
            </w:pPr>
            <w:r w:rsidRPr="00C26C40">
              <w:rPr>
                <w:lang w:val="en-GB"/>
              </w:rPr>
              <w:t>300</w:t>
            </w:r>
          </w:p>
        </w:tc>
        <w:tc>
          <w:tcPr>
            <w:tcW w:w="900" w:type="dxa"/>
          </w:tcPr>
          <w:p w14:paraId="4C1972A0" w14:textId="77777777" w:rsidR="00913010" w:rsidRPr="00C26C40" w:rsidRDefault="00913010" w:rsidP="00913010">
            <w:pPr>
              <w:rPr>
                <w:lang w:val="en-GB"/>
              </w:rPr>
            </w:pPr>
            <w:r w:rsidRPr="00C26C40">
              <w:rPr>
                <w:lang w:val="en-GB"/>
              </w:rPr>
              <w:t>kW thermal</w:t>
            </w:r>
          </w:p>
        </w:tc>
        <w:tc>
          <w:tcPr>
            <w:tcW w:w="1855" w:type="dxa"/>
          </w:tcPr>
          <w:p w14:paraId="074F3DE5" w14:textId="09430A97" w:rsidR="00913010" w:rsidRPr="00C26C40" w:rsidRDefault="00913010" w:rsidP="00D10735">
            <w:pPr>
              <w:jc w:val="right"/>
              <w:rPr>
                <w:lang w:val="en-GB"/>
              </w:rPr>
            </w:pPr>
            <w:r w:rsidRPr="006C20EC">
              <w:t>2700.00</w:t>
            </w:r>
          </w:p>
        </w:tc>
        <w:tc>
          <w:tcPr>
            <w:tcW w:w="719" w:type="dxa"/>
          </w:tcPr>
          <w:p w14:paraId="06061E89" w14:textId="77777777" w:rsidR="00913010" w:rsidRPr="00C26C40" w:rsidRDefault="00913010" w:rsidP="00D10735">
            <w:pPr>
              <w:jc w:val="right"/>
              <w:rPr>
                <w:lang w:val="en-GB"/>
              </w:rPr>
            </w:pPr>
            <w:r w:rsidRPr="00C26C40">
              <w:rPr>
                <w:lang w:val="en-GB"/>
              </w:rPr>
              <w:t>3.010</w:t>
            </w:r>
          </w:p>
        </w:tc>
        <w:tc>
          <w:tcPr>
            <w:tcW w:w="2080" w:type="dxa"/>
          </w:tcPr>
          <w:p w14:paraId="33CE24EB" w14:textId="1319A519" w:rsidR="00913010" w:rsidRPr="00C26C40" w:rsidRDefault="00913010" w:rsidP="00D10735">
            <w:pPr>
              <w:jc w:val="right"/>
              <w:rPr>
                <w:lang w:val="en-GB"/>
              </w:rPr>
            </w:pPr>
            <w:r w:rsidRPr="00121A7D">
              <w:t>4613.80</w:t>
            </w:r>
          </w:p>
        </w:tc>
      </w:tr>
      <w:tr w:rsidR="00913010" w:rsidRPr="00C26C40" w14:paraId="1E891BBC" w14:textId="77777777" w:rsidTr="002A3BC8">
        <w:tc>
          <w:tcPr>
            <w:tcW w:w="962" w:type="dxa"/>
          </w:tcPr>
          <w:p w14:paraId="55B36EFB" w14:textId="77777777" w:rsidR="00913010" w:rsidRPr="00C26C40" w:rsidRDefault="00913010" w:rsidP="00913010">
            <w:pPr>
              <w:rPr>
                <w:lang w:val="en-GB"/>
              </w:rPr>
            </w:pPr>
            <w:r w:rsidRPr="00C26C40">
              <w:rPr>
                <w:lang w:val="en-GB"/>
              </w:rPr>
              <w:t>E-201</w:t>
            </w:r>
          </w:p>
        </w:tc>
        <w:tc>
          <w:tcPr>
            <w:tcW w:w="1259" w:type="dxa"/>
          </w:tcPr>
          <w:p w14:paraId="5FB573C4" w14:textId="77777777" w:rsidR="00913010" w:rsidRPr="00C26C40" w:rsidRDefault="00913010" w:rsidP="00913010">
            <w:pPr>
              <w:rPr>
                <w:lang w:val="en-GB"/>
              </w:rPr>
            </w:pPr>
            <w:r w:rsidRPr="00C26C40">
              <w:rPr>
                <w:lang w:val="en-GB"/>
              </w:rPr>
              <w:t>Gas-Gas Air Preheater</w:t>
            </w:r>
          </w:p>
        </w:tc>
        <w:tc>
          <w:tcPr>
            <w:tcW w:w="719" w:type="dxa"/>
          </w:tcPr>
          <w:p w14:paraId="4F270536" w14:textId="77777777" w:rsidR="00913010" w:rsidRPr="00C26C40" w:rsidRDefault="00913010" w:rsidP="00913010">
            <w:pPr>
              <w:rPr>
                <w:lang w:val="en-GB"/>
              </w:rPr>
            </w:pPr>
            <w:r w:rsidRPr="00C26C40">
              <w:rPr>
                <w:lang w:val="en-GB"/>
              </w:rPr>
              <w:t>0.33</w:t>
            </w:r>
          </w:p>
        </w:tc>
        <w:tc>
          <w:tcPr>
            <w:tcW w:w="900" w:type="dxa"/>
          </w:tcPr>
          <w:p w14:paraId="26FFCEBF" w14:textId="77777777" w:rsidR="00913010" w:rsidRPr="00C26C40" w:rsidRDefault="00913010" w:rsidP="00913010">
            <w:pPr>
              <w:rPr>
                <w:lang w:val="en-GB"/>
              </w:rPr>
            </w:pPr>
            <w:r w:rsidRPr="00C26C40">
              <w:rPr>
                <w:lang w:val="en-GB"/>
              </w:rPr>
              <w:t>m²</w:t>
            </w:r>
          </w:p>
        </w:tc>
        <w:tc>
          <w:tcPr>
            <w:tcW w:w="1855" w:type="dxa"/>
          </w:tcPr>
          <w:p w14:paraId="3EAB3EF7" w14:textId="6E43D9DE" w:rsidR="00913010" w:rsidRPr="00C26C40" w:rsidRDefault="00913010" w:rsidP="00D10735">
            <w:pPr>
              <w:jc w:val="right"/>
              <w:rPr>
                <w:lang w:val="en-GB"/>
              </w:rPr>
            </w:pPr>
            <w:r w:rsidRPr="006C20EC">
              <w:t>199761.79</w:t>
            </w:r>
          </w:p>
        </w:tc>
        <w:tc>
          <w:tcPr>
            <w:tcW w:w="719" w:type="dxa"/>
          </w:tcPr>
          <w:p w14:paraId="4A9B71CE" w14:textId="77777777" w:rsidR="00913010" w:rsidRPr="00C26C40" w:rsidRDefault="00913010" w:rsidP="00D10735">
            <w:pPr>
              <w:jc w:val="right"/>
              <w:rPr>
                <w:lang w:val="en-GB"/>
              </w:rPr>
            </w:pPr>
            <w:r w:rsidRPr="00C26C40">
              <w:rPr>
                <w:lang w:val="en-GB"/>
              </w:rPr>
              <w:t>6.195</w:t>
            </w:r>
          </w:p>
        </w:tc>
        <w:tc>
          <w:tcPr>
            <w:tcW w:w="2080" w:type="dxa"/>
          </w:tcPr>
          <w:p w14:paraId="4869D124" w14:textId="6C3A1CC1" w:rsidR="00913010" w:rsidRPr="00C26C40" w:rsidRDefault="00913010" w:rsidP="00D10735">
            <w:pPr>
              <w:jc w:val="right"/>
              <w:rPr>
                <w:lang w:val="en-GB"/>
              </w:rPr>
            </w:pPr>
            <w:r w:rsidRPr="00121A7D">
              <w:t>341356.16</w:t>
            </w:r>
          </w:p>
        </w:tc>
      </w:tr>
      <w:tr w:rsidR="00913010" w:rsidRPr="00C26C40" w14:paraId="0AAEC6E4" w14:textId="77777777" w:rsidTr="002A3BC8">
        <w:tc>
          <w:tcPr>
            <w:tcW w:w="962" w:type="dxa"/>
          </w:tcPr>
          <w:p w14:paraId="0CF9C3FB" w14:textId="77777777" w:rsidR="00913010" w:rsidRPr="00C26C40" w:rsidRDefault="00913010" w:rsidP="00913010">
            <w:pPr>
              <w:rPr>
                <w:lang w:val="en-GB"/>
              </w:rPr>
            </w:pPr>
            <w:r w:rsidRPr="00C26C40">
              <w:rPr>
                <w:lang w:val="en-GB"/>
              </w:rPr>
              <w:t>CL-201</w:t>
            </w:r>
          </w:p>
        </w:tc>
        <w:tc>
          <w:tcPr>
            <w:tcW w:w="1259" w:type="dxa"/>
          </w:tcPr>
          <w:p w14:paraId="64E02F00" w14:textId="77777777" w:rsidR="00913010" w:rsidRPr="00C26C40" w:rsidRDefault="00913010" w:rsidP="00913010">
            <w:pPr>
              <w:rPr>
                <w:lang w:val="en-GB"/>
              </w:rPr>
            </w:pPr>
            <w:r w:rsidRPr="00C26C40">
              <w:rPr>
                <w:lang w:val="en-GB"/>
              </w:rPr>
              <w:t>Rotary Tube Cooler</w:t>
            </w:r>
          </w:p>
        </w:tc>
        <w:tc>
          <w:tcPr>
            <w:tcW w:w="719" w:type="dxa"/>
          </w:tcPr>
          <w:p w14:paraId="07780365" w14:textId="77777777" w:rsidR="00913010" w:rsidRPr="00C26C40" w:rsidRDefault="00913010" w:rsidP="00913010">
            <w:pPr>
              <w:rPr>
                <w:lang w:val="en-GB"/>
              </w:rPr>
            </w:pPr>
            <w:r w:rsidRPr="00C26C40">
              <w:rPr>
                <w:lang w:val="en-GB"/>
              </w:rPr>
              <w:t>3.34</w:t>
            </w:r>
          </w:p>
        </w:tc>
        <w:tc>
          <w:tcPr>
            <w:tcW w:w="900" w:type="dxa"/>
          </w:tcPr>
          <w:p w14:paraId="2226FEDA" w14:textId="77777777" w:rsidR="00913010" w:rsidRPr="00C26C40" w:rsidRDefault="00913010" w:rsidP="00913010">
            <w:pPr>
              <w:rPr>
                <w:lang w:val="en-GB"/>
              </w:rPr>
            </w:pPr>
            <w:r w:rsidRPr="00C26C40">
              <w:rPr>
                <w:lang w:val="en-GB"/>
              </w:rPr>
              <w:t>m²</w:t>
            </w:r>
          </w:p>
        </w:tc>
        <w:tc>
          <w:tcPr>
            <w:tcW w:w="1855" w:type="dxa"/>
          </w:tcPr>
          <w:p w14:paraId="4D0BBDC6" w14:textId="6ADF0E52" w:rsidR="00913010" w:rsidRPr="00C26C40" w:rsidRDefault="00913010" w:rsidP="00D10735">
            <w:pPr>
              <w:jc w:val="right"/>
              <w:rPr>
                <w:lang w:val="en-GB"/>
              </w:rPr>
            </w:pPr>
            <w:r w:rsidRPr="006C20EC">
              <w:t>53459.27</w:t>
            </w:r>
          </w:p>
        </w:tc>
        <w:tc>
          <w:tcPr>
            <w:tcW w:w="719" w:type="dxa"/>
          </w:tcPr>
          <w:p w14:paraId="567C20D5" w14:textId="77777777" w:rsidR="00913010" w:rsidRPr="00C26C40" w:rsidRDefault="00913010" w:rsidP="00D10735">
            <w:pPr>
              <w:jc w:val="right"/>
              <w:rPr>
                <w:lang w:val="en-GB"/>
              </w:rPr>
            </w:pPr>
            <w:r w:rsidRPr="00C26C40">
              <w:rPr>
                <w:lang w:val="en-GB"/>
              </w:rPr>
              <w:t>3.290</w:t>
            </w:r>
          </w:p>
        </w:tc>
        <w:tc>
          <w:tcPr>
            <w:tcW w:w="2080" w:type="dxa"/>
          </w:tcPr>
          <w:p w14:paraId="7304654A" w14:textId="73CD8E05" w:rsidR="00913010" w:rsidRPr="00C26C40" w:rsidRDefault="00913010" w:rsidP="00D10735">
            <w:pPr>
              <w:jc w:val="right"/>
              <w:rPr>
                <w:lang w:val="en-GB"/>
              </w:rPr>
            </w:pPr>
            <w:r w:rsidRPr="00121A7D">
              <w:t>91352.06</w:t>
            </w:r>
          </w:p>
        </w:tc>
      </w:tr>
      <w:tr w:rsidR="00913010" w:rsidRPr="00C26C40" w14:paraId="2E7D003B" w14:textId="77777777" w:rsidTr="002A3BC8">
        <w:tc>
          <w:tcPr>
            <w:tcW w:w="962" w:type="dxa"/>
          </w:tcPr>
          <w:p w14:paraId="6E10C7CE" w14:textId="77777777" w:rsidR="00913010" w:rsidRPr="00C26C40" w:rsidRDefault="00913010" w:rsidP="00913010">
            <w:pPr>
              <w:rPr>
                <w:lang w:val="en-GB"/>
              </w:rPr>
            </w:pPr>
            <w:r w:rsidRPr="00C26C40">
              <w:rPr>
                <w:lang w:val="en-GB"/>
              </w:rPr>
              <w:t>CV-201</w:t>
            </w:r>
          </w:p>
        </w:tc>
        <w:tc>
          <w:tcPr>
            <w:tcW w:w="1259" w:type="dxa"/>
          </w:tcPr>
          <w:p w14:paraId="14CE25C5" w14:textId="77777777" w:rsidR="00913010" w:rsidRPr="00C26C40" w:rsidRDefault="00913010" w:rsidP="00913010">
            <w:pPr>
              <w:rPr>
                <w:lang w:val="en-GB"/>
              </w:rPr>
            </w:pPr>
            <w:r w:rsidRPr="00C26C40">
              <w:rPr>
                <w:lang w:val="en-GB"/>
              </w:rPr>
              <w:t>Drag Conveyor</w:t>
            </w:r>
          </w:p>
        </w:tc>
        <w:tc>
          <w:tcPr>
            <w:tcW w:w="719" w:type="dxa"/>
          </w:tcPr>
          <w:p w14:paraId="438BBAD4" w14:textId="77777777" w:rsidR="00913010" w:rsidRPr="00C26C40" w:rsidRDefault="00913010" w:rsidP="00913010">
            <w:pPr>
              <w:rPr>
                <w:lang w:val="en-GB"/>
              </w:rPr>
            </w:pPr>
            <w:r w:rsidRPr="00C26C40">
              <w:rPr>
                <w:lang w:val="en-GB"/>
              </w:rPr>
              <w:t>10</w:t>
            </w:r>
          </w:p>
        </w:tc>
        <w:tc>
          <w:tcPr>
            <w:tcW w:w="900" w:type="dxa"/>
          </w:tcPr>
          <w:p w14:paraId="628B1CB2" w14:textId="77777777" w:rsidR="00913010" w:rsidRPr="00C26C40" w:rsidRDefault="00913010" w:rsidP="00913010">
            <w:pPr>
              <w:rPr>
                <w:lang w:val="en-GB"/>
              </w:rPr>
            </w:pPr>
            <w:r w:rsidRPr="00C26C40">
              <w:rPr>
                <w:lang w:val="en-GB"/>
              </w:rPr>
              <w:t>m</w:t>
            </w:r>
          </w:p>
        </w:tc>
        <w:tc>
          <w:tcPr>
            <w:tcW w:w="1855" w:type="dxa"/>
          </w:tcPr>
          <w:p w14:paraId="0DD8D606" w14:textId="37DF3C94" w:rsidR="00913010" w:rsidRPr="00C26C40" w:rsidRDefault="00913010" w:rsidP="00D10735">
            <w:pPr>
              <w:jc w:val="right"/>
              <w:rPr>
                <w:lang w:val="en-GB"/>
              </w:rPr>
            </w:pPr>
            <w:r w:rsidRPr="006C20EC">
              <w:t>5926.40</w:t>
            </w:r>
          </w:p>
        </w:tc>
        <w:tc>
          <w:tcPr>
            <w:tcW w:w="719" w:type="dxa"/>
          </w:tcPr>
          <w:p w14:paraId="5297533C" w14:textId="77777777" w:rsidR="00913010" w:rsidRPr="00C26C40" w:rsidRDefault="00913010" w:rsidP="00D10735">
            <w:pPr>
              <w:jc w:val="right"/>
              <w:rPr>
                <w:lang w:val="en-GB"/>
              </w:rPr>
            </w:pPr>
            <w:r w:rsidRPr="00C26C40">
              <w:rPr>
                <w:lang w:val="en-GB"/>
              </w:rPr>
              <w:t>1.500</w:t>
            </w:r>
          </w:p>
        </w:tc>
        <w:tc>
          <w:tcPr>
            <w:tcW w:w="2080" w:type="dxa"/>
          </w:tcPr>
          <w:p w14:paraId="12610156" w14:textId="16A4D393" w:rsidR="00913010" w:rsidRPr="00C26C40" w:rsidRDefault="00913010" w:rsidP="00D10735">
            <w:pPr>
              <w:jc w:val="right"/>
              <w:rPr>
                <w:lang w:val="en-GB"/>
              </w:rPr>
            </w:pPr>
            <w:r w:rsidRPr="00121A7D">
              <w:t>10127.13</w:t>
            </w:r>
          </w:p>
        </w:tc>
      </w:tr>
      <w:tr w:rsidR="0053702F" w:rsidRPr="00C26C40" w14:paraId="06760AC1" w14:textId="77777777" w:rsidTr="002A3BC8">
        <w:tc>
          <w:tcPr>
            <w:tcW w:w="962" w:type="dxa"/>
          </w:tcPr>
          <w:p w14:paraId="0C7EB5EC" w14:textId="77777777" w:rsidR="0053702F" w:rsidRPr="00AF4A81" w:rsidRDefault="0053702F" w:rsidP="00870DFD">
            <w:pPr>
              <w:rPr>
                <w:b/>
                <w:bCs/>
                <w:lang w:val="en-GB"/>
              </w:rPr>
            </w:pPr>
            <w:r w:rsidRPr="00AF4A81">
              <w:rPr>
                <w:b/>
                <w:bCs/>
                <w:lang w:val="en-GB"/>
              </w:rPr>
              <w:t>Subtotal</w:t>
            </w:r>
          </w:p>
        </w:tc>
        <w:tc>
          <w:tcPr>
            <w:tcW w:w="1259" w:type="dxa"/>
          </w:tcPr>
          <w:p w14:paraId="7415D415" w14:textId="77777777" w:rsidR="0053702F" w:rsidRPr="00AF4A81" w:rsidRDefault="0053702F" w:rsidP="00870DFD">
            <w:pPr>
              <w:rPr>
                <w:b/>
                <w:bCs/>
                <w:lang w:val="en-GB"/>
              </w:rPr>
            </w:pPr>
          </w:p>
        </w:tc>
        <w:tc>
          <w:tcPr>
            <w:tcW w:w="719" w:type="dxa"/>
          </w:tcPr>
          <w:p w14:paraId="0476100F" w14:textId="77777777" w:rsidR="0053702F" w:rsidRPr="00AF4A81" w:rsidRDefault="0053702F" w:rsidP="00870DFD">
            <w:pPr>
              <w:rPr>
                <w:b/>
                <w:bCs/>
                <w:lang w:val="en-GB"/>
              </w:rPr>
            </w:pPr>
          </w:p>
        </w:tc>
        <w:tc>
          <w:tcPr>
            <w:tcW w:w="900" w:type="dxa"/>
          </w:tcPr>
          <w:p w14:paraId="4052CE9D" w14:textId="77777777" w:rsidR="0053702F" w:rsidRPr="00AF4A81" w:rsidRDefault="0053702F" w:rsidP="00870DFD">
            <w:pPr>
              <w:rPr>
                <w:b/>
                <w:bCs/>
                <w:lang w:val="en-GB"/>
              </w:rPr>
            </w:pPr>
          </w:p>
        </w:tc>
        <w:tc>
          <w:tcPr>
            <w:tcW w:w="1855" w:type="dxa"/>
          </w:tcPr>
          <w:p w14:paraId="43CD3B98" w14:textId="77777777" w:rsidR="0053702F" w:rsidRPr="00AF4A81" w:rsidRDefault="0053702F" w:rsidP="00D10735">
            <w:pPr>
              <w:jc w:val="right"/>
              <w:rPr>
                <w:b/>
                <w:bCs/>
                <w:lang w:val="en-GB"/>
              </w:rPr>
            </w:pPr>
          </w:p>
        </w:tc>
        <w:tc>
          <w:tcPr>
            <w:tcW w:w="719" w:type="dxa"/>
          </w:tcPr>
          <w:p w14:paraId="337418E7" w14:textId="77777777" w:rsidR="0053702F" w:rsidRPr="00AF4A81" w:rsidRDefault="0053702F" w:rsidP="00D10735">
            <w:pPr>
              <w:jc w:val="right"/>
              <w:rPr>
                <w:b/>
                <w:bCs/>
                <w:lang w:val="en-GB"/>
              </w:rPr>
            </w:pPr>
          </w:p>
        </w:tc>
        <w:tc>
          <w:tcPr>
            <w:tcW w:w="2080" w:type="dxa"/>
          </w:tcPr>
          <w:p w14:paraId="07EC11DD" w14:textId="54EB7BF3" w:rsidR="0053702F" w:rsidRPr="00AF4A81" w:rsidRDefault="00AF4A81" w:rsidP="00D10735">
            <w:pPr>
              <w:jc w:val="right"/>
              <w:rPr>
                <w:b/>
                <w:bCs/>
                <w:lang w:val="en-GB"/>
              </w:rPr>
            </w:pPr>
            <w:r w:rsidRPr="00AF4A81">
              <w:rPr>
                <w:b/>
                <w:bCs/>
                <w:lang w:val="en-GB"/>
              </w:rPr>
              <w:t>1835589.58</w:t>
            </w:r>
          </w:p>
        </w:tc>
      </w:tr>
    </w:tbl>
    <w:p w14:paraId="79873BD1" w14:textId="77777777" w:rsidR="0053702F" w:rsidRPr="00C26C40" w:rsidRDefault="0053702F" w:rsidP="0053702F"/>
    <w:p w14:paraId="58AEFB2E" w14:textId="77777777" w:rsidR="00F3466B" w:rsidRPr="00C26C40" w:rsidRDefault="00F3466B" w:rsidP="0053702F"/>
    <w:p w14:paraId="1FE381C9" w14:textId="7CEA280C" w:rsidR="00773D5F" w:rsidRPr="00C26C40" w:rsidRDefault="00773D5F" w:rsidP="00773D5F">
      <w:pPr>
        <w:pStyle w:val="Caption"/>
        <w:keepNext/>
      </w:pPr>
      <w:bookmarkStart w:id="455" w:name="_Toc237244874"/>
      <w:r w:rsidRPr="00C26C40">
        <w:t xml:space="preserve">Table </w:t>
      </w:r>
      <w:fldSimple w:instr=" STYLEREF 1 \s ">
        <w:r w:rsidR="006221B8">
          <w:rPr>
            <w:noProof/>
          </w:rPr>
          <w:t>10</w:t>
        </w:r>
      </w:fldSimple>
      <w:r w:rsidR="00B61202">
        <w:noBreakHyphen/>
      </w:r>
      <w:fldSimple w:instr=" SEQ Table \* ARABIC \s 1 ">
        <w:r w:rsidR="006221B8">
          <w:rPr>
            <w:noProof/>
          </w:rPr>
          <w:t>4</w:t>
        </w:r>
      </w:fldSimple>
      <w:r w:rsidRPr="00C26C40">
        <w:t xml:space="preserve"> Area 300 Equipment Cost Estimate (2026, Ghana Basis)</w:t>
      </w:r>
      <w:bookmarkEnd w:id="455"/>
    </w:p>
    <w:tbl>
      <w:tblPr>
        <w:tblStyle w:val="TableGrid"/>
        <w:tblW w:w="0" w:type="auto"/>
        <w:tblLook w:val="04A0" w:firstRow="1" w:lastRow="0" w:firstColumn="1" w:lastColumn="0" w:noHBand="0" w:noVBand="1"/>
      </w:tblPr>
      <w:tblGrid>
        <w:gridCol w:w="1019"/>
        <w:gridCol w:w="1366"/>
        <w:gridCol w:w="861"/>
        <w:gridCol w:w="612"/>
        <w:gridCol w:w="1848"/>
        <w:gridCol w:w="717"/>
        <w:gridCol w:w="2071"/>
      </w:tblGrid>
      <w:tr w:rsidR="0053702F" w:rsidRPr="00C26C40" w14:paraId="20012A4C" w14:textId="77777777" w:rsidTr="00D10735">
        <w:tc>
          <w:tcPr>
            <w:tcW w:w="1019" w:type="dxa"/>
          </w:tcPr>
          <w:p w14:paraId="596A3E74" w14:textId="77777777" w:rsidR="0053702F" w:rsidRPr="00C26C40" w:rsidRDefault="0053702F" w:rsidP="00870DFD">
            <w:pPr>
              <w:rPr>
                <w:lang w:val="en-GB"/>
              </w:rPr>
            </w:pPr>
            <w:r w:rsidRPr="00C26C40">
              <w:rPr>
                <w:lang w:val="en-GB"/>
              </w:rPr>
              <w:t>Tag</w:t>
            </w:r>
          </w:p>
        </w:tc>
        <w:tc>
          <w:tcPr>
            <w:tcW w:w="1366" w:type="dxa"/>
          </w:tcPr>
          <w:p w14:paraId="5BEAC234" w14:textId="77777777" w:rsidR="0053702F" w:rsidRPr="00C26C40" w:rsidRDefault="0053702F" w:rsidP="00870DFD">
            <w:pPr>
              <w:rPr>
                <w:lang w:val="en-GB"/>
              </w:rPr>
            </w:pPr>
            <w:r w:rsidRPr="00C26C40">
              <w:rPr>
                <w:lang w:val="en-GB"/>
              </w:rPr>
              <w:t>Description</w:t>
            </w:r>
          </w:p>
        </w:tc>
        <w:tc>
          <w:tcPr>
            <w:tcW w:w="861" w:type="dxa"/>
          </w:tcPr>
          <w:p w14:paraId="58292B77" w14:textId="77777777" w:rsidR="0053702F" w:rsidRPr="00C26C40" w:rsidRDefault="0053702F" w:rsidP="00870DFD">
            <w:pPr>
              <w:rPr>
                <w:lang w:val="en-GB"/>
              </w:rPr>
            </w:pPr>
            <w:r w:rsidRPr="00C26C40">
              <w:rPr>
                <w:lang w:val="en-GB"/>
              </w:rPr>
              <w:t>Size</w:t>
            </w:r>
          </w:p>
        </w:tc>
        <w:tc>
          <w:tcPr>
            <w:tcW w:w="612" w:type="dxa"/>
          </w:tcPr>
          <w:p w14:paraId="3E75679F" w14:textId="77777777" w:rsidR="0053702F" w:rsidRPr="00C26C40" w:rsidRDefault="0053702F" w:rsidP="00870DFD">
            <w:pPr>
              <w:rPr>
                <w:lang w:val="en-GB"/>
              </w:rPr>
            </w:pPr>
            <w:r w:rsidRPr="00C26C40">
              <w:rPr>
                <w:lang w:val="en-GB"/>
              </w:rPr>
              <w:t>Unit</w:t>
            </w:r>
          </w:p>
        </w:tc>
        <w:tc>
          <w:tcPr>
            <w:tcW w:w="1848" w:type="dxa"/>
          </w:tcPr>
          <w:p w14:paraId="39150E1D" w14:textId="77777777" w:rsidR="0053702F" w:rsidRPr="00C26C40" w:rsidRDefault="0053702F" w:rsidP="00870DFD">
            <w:pPr>
              <w:rPr>
                <w:rFonts w:ascii="Cambria Math" w:hAnsi="Cambria Math"/>
                <w:lang w:val="en-GB"/>
                <w:oMath/>
              </w:rPr>
            </w:pPr>
            <m:oMathPara>
              <m:oMath>
                <m:r>
                  <m:rPr>
                    <m:sty m:val="bi"/>
                  </m:rPr>
                  <w:rPr>
                    <w:rFonts w:ascii="Cambria Math" w:hAnsi="Cambria Math"/>
                    <w:lang w:val="en-GB"/>
                  </w:rPr>
                  <m:t>C</m:t>
                </m:r>
                <m:r>
                  <m:rPr>
                    <m:sty m:val="p"/>
                  </m:rPr>
                  <w:rPr>
                    <w:rFonts w:ascii="Cambria Math" w:hAnsi="Cambria Math"/>
                    <w:lang w:val="en-GB"/>
                  </w:rPr>
                  <m:t>°</m:t>
                </m:r>
                <m:r>
                  <m:rPr>
                    <m:sty m:val="bi"/>
                  </m:rPr>
                  <w:rPr>
                    <w:rFonts w:ascii="Cambria Math" w:hAnsi="Cambria Math"/>
                    <w:lang w:val="en-GB"/>
                  </w:rPr>
                  <m:t>p</m:t>
                </m:r>
                <m:r>
                  <m:rPr>
                    <m:sty m:val="p"/>
                  </m:rPr>
                  <w:rPr>
                    <w:rFonts w:ascii="Cambria Math" w:hAnsi="Cambria Math"/>
                    <w:lang w:val="en-GB"/>
                  </w:rPr>
                  <m:t xml:space="preserve"> </m:t>
                </m:r>
                <m:r>
                  <m:rPr>
                    <m:sty m:val="b"/>
                  </m:rPr>
                  <w:rPr>
                    <w:rFonts w:ascii="Cambria Math" w:hAnsi="Cambria Math"/>
                    <w:lang w:val="en-GB"/>
                  </w:rPr>
                  <m:t>2001</m:t>
                </m:r>
                <m:r>
                  <m:rPr>
                    <m:sty m:val="p"/>
                  </m:rPr>
                  <w:rPr>
                    <w:rFonts w:ascii="Cambria Math" w:hAnsi="Cambria Math"/>
                    <w:lang w:val="en-GB"/>
                  </w:rPr>
                  <m:t xml:space="preserve"> (</m:t>
                </m:r>
                <m:r>
                  <m:rPr>
                    <m:sty m:val="bi"/>
                  </m:rPr>
                  <w:rPr>
                    <w:rFonts w:ascii="Cambria Math" w:hAnsi="Cambria Math"/>
                    <w:lang w:val="en-GB"/>
                  </w:rPr>
                  <m:t>USD</m:t>
                </m:r>
                <m:r>
                  <m:rPr>
                    <m:sty m:val="p"/>
                  </m:rPr>
                  <w:rPr>
                    <w:rFonts w:ascii="Cambria Math" w:hAnsi="Cambria Math"/>
                    <w:lang w:val="en-GB"/>
                  </w:rPr>
                  <m:t>)</m:t>
                </m:r>
              </m:oMath>
            </m:oMathPara>
          </w:p>
        </w:tc>
        <w:tc>
          <w:tcPr>
            <w:tcW w:w="717" w:type="dxa"/>
          </w:tcPr>
          <w:p w14:paraId="77CB2FB8" w14:textId="77777777" w:rsidR="0053702F" w:rsidRPr="00C26C40" w:rsidRDefault="003D0B1E" w:rsidP="00870DFD">
            <w:pPr>
              <w:rPr>
                <w:rFonts w:ascii="Cambria Math" w:hAnsi="Cambria Math"/>
                <w:lang w:val="en-GB"/>
                <w:oMath/>
              </w:rPr>
            </w:pPr>
            <m:oMathPara>
              <m:oMath>
                <m:sSub>
                  <m:sSubPr>
                    <m:ctrlPr>
                      <w:rPr>
                        <w:rFonts w:ascii="Cambria Math" w:hAnsi="Cambria Math"/>
                        <w:lang w:val="en-GB"/>
                      </w:rPr>
                    </m:ctrlPr>
                  </m:sSubPr>
                  <m:e>
                    <m:r>
                      <m:rPr>
                        <m:sty m:val="bi"/>
                      </m:rPr>
                      <w:rPr>
                        <w:rFonts w:ascii="Cambria Math" w:hAnsi="Cambria Math"/>
                        <w:lang w:val="en-GB"/>
                      </w:rPr>
                      <m:t>F</m:t>
                    </m:r>
                  </m:e>
                  <m:sub>
                    <m:r>
                      <m:rPr>
                        <m:sty m:val="bi"/>
                      </m:rPr>
                      <w:rPr>
                        <w:rFonts w:ascii="Cambria Math" w:hAnsi="Cambria Math"/>
                        <w:lang w:val="en-GB"/>
                      </w:rPr>
                      <m:t>BM</m:t>
                    </m:r>
                  </m:sub>
                </m:sSub>
              </m:oMath>
            </m:oMathPara>
          </w:p>
        </w:tc>
        <w:tc>
          <w:tcPr>
            <w:tcW w:w="2071" w:type="dxa"/>
          </w:tcPr>
          <w:p w14:paraId="48F2A718" w14:textId="77777777" w:rsidR="0053702F" w:rsidRPr="00C26C40" w:rsidRDefault="003D0B1E" w:rsidP="00870DFD">
            <w:pPr>
              <w:rPr>
                <w:rFonts w:ascii="Cambria Math" w:hAnsi="Cambria Math"/>
                <w:lang w:val="en-GB"/>
                <w:oMath/>
              </w:rPr>
            </w:pPr>
            <m:oMathPara>
              <m:oMath>
                <m:sSub>
                  <m:sSubPr>
                    <m:ctrlPr>
                      <w:rPr>
                        <w:rFonts w:ascii="Cambria Math" w:hAnsi="Cambria Math"/>
                        <w:lang w:val="en-GB"/>
                      </w:rPr>
                    </m:ctrlPr>
                  </m:sSubPr>
                  <m:e>
                    <m:r>
                      <m:rPr>
                        <m:sty m:val="bi"/>
                      </m:rPr>
                      <w:rPr>
                        <w:rFonts w:ascii="Cambria Math" w:hAnsi="Cambria Math"/>
                        <w:lang w:val="en-GB"/>
                      </w:rPr>
                      <m:t>C</m:t>
                    </m:r>
                  </m:e>
                  <m:sub>
                    <m:r>
                      <m:rPr>
                        <m:sty m:val="bi"/>
                      </m:rPr>
                      <w:rPr>
                        <w:rFonts w:ascii="Cambria Math" w:hAnsi="Cambria Math"/>
                        <w:lang w:val="en-GB"/>
                      </w:rPr>
                      <m:t>BM</m:t>
                    </m:r>
                  </m:sub>
                </m:sSub>
                <m:r>
                  <m:rPr>
                    <m:sty m:val="p"/>
                  </m:rPr>
                  <w:rPr>
                    <w:rFonts w:ascii="Cambria Math" w:hAnsi="Cambria Math"/>
                    <w:lang w:val="en-GB"/>
                  </w:rPr>
                  <m:t xml:space="preserve"> </m:t>
                </m:r>
                <m:r>
                  <m:rPr>
                    <m:sty m:val="bi"/>
                  </m:rPr>
                  <w:rPr>
                    <w:rFonts w:ascii="Cambria Math" w:hAnsi="Cambria Math"/>
                    <w:lang w:val="en-GB"/>
                  </w:rPr>
                  <m:t>Ghana</m:t>
                </m:r>
                <m:r>
                  <m:rPr>
                    <m:sty m:val="p"/>
                  </m:rPr>
                  <w:rPr>
                    <w:rFonts w:ascii="Cambria Math" w:hAnsi="Cambria Math"/>
                    <w:lang w:val="en-GB"/>
                  </w:rPr>
                  <m:t xml:space="preserve"> (</m:t>
                </m:r>
                <m:r>
                  <m:rPr>
                    <m:sty m:val="bi"/>
                  </m:rPr>
                  <w:rPr>
                    <w:rFonts w:ascii="Cambria Math" w:hAnsi="Cambria Math"/>
                    <w:lang w:val="en-GB"/>
                  </w:rPr>
                  <m:t>USD</m:t>
                </m:r>
                <m:r>
                  <m:rPr>
                    <m:sty m:val="p"/>
                  </m:rPr>
                  <w:rPr>
                    <w:rFonts w:ascii="Cambria Math" w:hAnsi="Cambria Math"/>
                    <w:lang w:val="en-GB"/>
                  </w:rPr>
                  <m:t>)</m:t>
                </m:r>
              </m:oMath>
            </m:oMathPara>
          </w:p>
        </w:tc>
      </w:tr>
      <w:tr w:rsidR="00D10735" w:rsidRPr="00C26C40" w14:paraId="45169CFD" w14:textId="77777777" w:rsidTr="00D10735">
        <w:tc>
          <w:tcPr>
            <w:tcW w:w="1019" w:type="dxa"/>
          </w:tcPr>
          <w:p w14:paraId="67C072A2" w14:textId="77777777" w:rsidR="00D10735" w:rsidRPr="00C26C40" w:rsidRDefault="00D10735" w:rsidP="00D10735">
            <w:pPr>
              <w:rPr>
                <w:lang w:val="en-GB"/>
              </w:rPr>
            </w:pPr>
            <w:r w:rsidRPr="00C26C40">
              <w:rPr>
                <w:lang w:val="en-GB"/>
              </w:rPr>
              <w:t>E-301</w:t>
            </w:r>
          </w:p>
        </w:tc>
        <w:tc>
          <w:tcPr>
            <w:tcW w:w="1366" w:type="dxa"/>
          </w:tcPr>
          <w:p w14:paraId="5CFAA690" w14:textId="77777777" w:rsidR="00D10735" w:rsidRPr="00C26C40" w:rsidRDefault="00D10735" w:rsidP="00D10735">
            <w:pPr>
              <w:rPr>
                <w:lang w:val="en-GB"/>
              </w:rPr>
            </w:pPr>
            <w:r w:rsidRPr="00C26C40">
              <w:rPr>
                <w:lang w:val="en-GB"/>
              </w:rPr>
              <w:t>Waste Heat Boiler</w:t>
            </w:r>
          </w:p>
        </w:tc>
        <w:tc>
          <w:tcPr>
            <w:tcW w:w="861" w:type="dxa"/>
          </w:tcPr>
          <w:p w14:paraId="16D4C9DE" w14:textId="77777777" w:rsidR="00D10735" w:rsidRPr="00C26C40" w:rsidRDefault="00D10735" w:rsidP="00D10735">
            <w:pPr>
              <w:rPr>
                <w:lang w:val="en-GB"/>
              </w:rPr>
            </w:pPr>
            <w:r w:rsidRPr="00C26C40">
              <w:rPr>
                <w:lang w:val="en-GB"/>
              </w:rPr>
              <w:t>300</w:t>
            </w:r>
          </w:p>
        </w:tc>
        <w:tc>
          <w:tcPr>
            <w:tcW w:w="612" w:type="dxa"/>
          </w:tcPr>
          <w:p w14:paraId="7C50FE2B" w14:textId="77777777" w:rsidR="00D10735" w:rsidRPr="00C26C40" w:rsidRDefault="00D10735" w:rsidP="00D10735">
            <w:pPr>
              <w:rPr>
                <w:lang w:val="en-GB"/>
              </w:rPr>
            </w:pPr>
            <w:r w:rsidRPr="00C26C40">
              <w:rPr>
                <w:lang w:val="en-GB"/>
              </w:rPr>
              <w:t>kW</w:t>
            </w:r>
          </w:p>
        </w:tc>
        <w:tc>
          <w:tcPr>
            <w:tcW w:w="1848" w:type="dxa"/>
          </w:tcPr>
          <w:p w14:paraId="4A33C47C" w14:textId="05237773" w:rsidR="00D10735" w:rsidRPr="00C26C40" w:rsidRDefault="00D10735" w:rsidP="00D10735">
            <w:pPr>
              <w:jc w:val="right"/>
              <w:rPr>
                <w:lang w:val="en-GB"/>
              </w:rPr>
            </w:pPr>
            <w:r w:rsidRPr="001E4B12">
              <w:t>124157.16</w:t>
            </w:r>
          </w:p>
        </w:tc>
        <w:tc>
          <w:tcPr>
            <w:tcW w:w="717" w:type="dxa"/>
          </w:tcPr>
          <w:p w14:paraId="3F05B578" w14:textId="77777777" w:rsidR="00D10735" w:rsidRPr="00C26C40" w:rsidRDefault="00D10735" w:rsidP="00D10735">
            <w:pPr>
              <w:jc w:val="right"/>
              <w:rPr>
                <w:lang w:val="en-GB"/>
              </w:rPr>
            </w:pPr>
            <w:r w:rsidRPr="00C26C40">
              <w:rPr>
                <w:lang w:val="en-GB"/>
              </w:rPr>
              <w:t>3.290</w:t>
            </w:r>
          </w:p>
        </w:tc>
        <w:tc>
          <w:tcPr>
            <w:tcW w:w="2071" w:type="dxa"/>
          </w:tcPr>
          <w:p w14:paraId="590F9010" w14:textId="60B4B60E" w:rsidR="00D10735" w:rsidRPr="00C26C40" w:rsidRDefault="00D10735" w:rsidP="00D10735">
            <w:pPr>
              <w:jc w:val="right"/>
              <w:rPr>
                <w:lang w:val="en-GB"/>
              </w:rPr>
            </w:pPr>
            <w:r w:rsidRPr="00037459">
              <w:t>212161.75</w:t>
            </w:r>
          </w:p>
        </w:tc>
      </w:tr>
      <w:tr w:rsidR="00D10735" w:rsidRPr="00C26C40" w14:paraId="0516CC78" w14:textId="77777777" w:rsidTr="00D10735">
        <w:tc>
          <w:tcPr>
            <w:tcW w:w="1019" w:type="dxa"/>
          </w:tcPr>
          <w:p w14:paraId="0F917453" w14:textId="77777777" w:rsidR="00D10735" w:rsidRPr="00C26C40" w:rsidRDefault="00D10735" w:rsidP="00D10735">
            <w:pPr>
              <w:rPr>
                <w:lang w:val="en-GB"/>
              </w:rPr>
            </w:pPr>
            <w:r w:rsidRPr="00C26C40">
              <w:rPr>
                <w:lang w:val="en-GB"/>
              </w:rPr>
              <w:t>CY-301</w:t>
            </w:r>
          </w:p>
        </w:tc>
        <w:tc>
          <w:tcPr>
            <w:tcW w:w="1366" w:type="dxa"/>
          </w:tcPr>
          <w:p w14:paraId="5A284288" w14:textId="77777777" w:rsidR="00D10735" w:rsidRPr="00C26C40" w:rsidRDefault="00D10735" w:rsidP="00D10735">
            <w:pPr>
              <w:rPr>
                <w:lang w:val="en-GB"/>
              </w:rPr>
            </w:pPr>
            <w:r w:rsidRPr="00C26C40">
              <w:rPr>
                <w:lang w:val="en-GB"/>
              </w:rPr>
              <w:t>Cyclone Separator</w:t>
            </w:r>
          </w:p>
        </w:tc>
        <w:tc>
          <w:tcPr>
            <w:tcW w:w="861" w:type="dxa"/>
          </w:tcPr>
          <w:p w14:paraId="558D45F4" w14:textId="77777777" w:rsidR="00D10735" w:rsidRPr="00C26C40" w:rsidRDefault="00D10735" w:rsidP="00D10735">
            <w:pPr>
              <w:rPr>
                <w:lang w:val="en-GB"/>
              </w:rPr>
            </w:pPr>
            <w:r w:rsidRPr="00C26C40">
              <w:rPr>
                <w:lang w:val="en-GB"/>
              </w:rPr>
              <w:t>0.18</w:t>
            </w:r>
          </w:p>
        </w:tc>
        <w:tc>
          <w:tcPr>
            <w:tcW w:w="612" w:type="dxa"/>
          </w:tcPr>
          <w:p w14:paraId="27C186B8" w14:textId="77777777" w:rsidR="00D10735" w:rsidRPr="00C26C40" w:rsidRDefault="00D10735" w:rsidP="00D10735">
            <w:pPr>
              <w:rPr>
                <w:lang w:val="en-GB"/>
              </w:rPr>
            </w:pPr>
            <w:r w:rsidRPr="00C26C40">
              <w:rPr>
                <w:lang w:val="en-GB"/>
              </w:rPr>
              <w:t>m dia</w:t>
            </w:r>
          </w:p>
        </w:tc>
        <w:tc>
          <w:tcPr>
            <w:tcW w:w="1848" w:type="dxa"/>
          </w:tcPr>
          <w:p w14:paraId="465A1BF5" w14:textId="65D2107B" w:rsidR="00D10735" w:rsidRPr="00C26C40" w:rsidRDefault="00D10735" w:rsidP="00D10735">
            <w:pPr>
              <w:jc w:val="right"/>
              <w:rPr>
                <w:lang w:val="en-GB"/>
              </w:rPr>
            </w:pPr>
            <w:r w:rsidRPr="001E4B12">
              <w:t>17527.60</w:t>
            </w:r>
          </w:p>
        </w:tc>
        <w:tc>
          <w:tcPr>
            <w:tcW w:w="717" w:type="dxa"/>
          </w:tcPr>
          <w:p w14:paraId="09EF5B0D" w14:textId="77777777" w:rsidR="00D10735" w:rsidRPr="00C26C40" w:rsidRDefault="00D10735" w:rsidP="00D10735">
            <w:pPr>
              <w:jc w:val="right"/>
              <w:rPr>
                <w:lang w:val="en-GB"/>
              </w:rPr>
            </w:pPr>
            <w:r w:rsidRPr="00C26C40">
              <w:rPr>
                <w:lang w:val="en-GB"/>
              </w:rPr>
              <w:t>1.500</w:t>
            </w:r>
          </w:p>
        </w:tc>
        <w:tc>
          <w:tcPr>
            <w:tcW w:w="2071" w:type="dxa"/>
          </w:tcPr>
          <w:p w14:paraId="3E84BB6B" w14:textId="4CD359DB" w:rsidR="00D10735" w:rsidRPr="00C26C40" w:rsidRDefault="00D10735" w:rsidP="00D10735">
            <w:pPr>
              <w:jc w:val="right"/>
              <w:rPr>
                <w:lang w:val="en-GB"/>
              </w:rPr>
            </w:pPr>
            <w:r w:rsidRPr="00037459">
              <w:t>29951.44</w:t>
            </w:r>
          </w:p>
        </w:tc>
      </w:tr>
      <w:tr w:rsidR="00D10735" w:rsidRPr="00C26C40" w14:paraId="2B35620A" w14:textId="77777777" w:rsidTr="00D10735">
        <w:tc>
          <w:tcPr>
            <w:tcW w:w="1019" w:type="dxa"/>
          </w:tcPr>
          <w:p w14:paraId="56AECDD7" w14:textId="77777777" w:rsidR="00D10735" w:rsidRPr="00C26C40" w:rsidRDefault="00D10735" w:rsidP="00D10735">
            <w:pPr>
              <w:rPr>
                <w:lang w:val="en-GB"/>
              </w:rPr>
            </w:pPr>
            <w:r w:rsidRPr="00C26C40">
              <w:rPr>
                <w:lang w:val="en-GB"/>
              </w:rPr>
              <w:t>CL-301</w:t>
            </w:r>
          </w:p>
        </w:tc>
        <w:tc>
          <w:tcPr>
            <w:tcW w:w="1366" w:type="dxa"/>
          </w:tcPr>
          <w:p w14:paraId="0B1B9E6E" w14:textId="77777777" w:rsidR="00D10735" w:rsidRPr="00C26C40" w:rsidRDefault="00D10735" w:rsidP="00D10735">
            <w:pPr>
              <w:rPr>
                <w:lang w:val="en-GB"/>
              </w:rPr>
            </w:pPr>
            <w:r w:rsidRPr="00C26C40">
              <w:rPr>
                <w:lang w:val="en-GB"/>
              </w:rPr>
              <w:t>Evaporative Cooler</w:t>
            </w:r>
          </w:p>
        </w:tc>
        <w:tc>
          <w:tcPr>
            <w:tcW w:w="861" w:type="dxa"/>
          </w:tcPr>
          <w:p w14:paraId="3D9995F6" w14:textId="77777777" w:rsidR="00D10735" w:rsidRPr="00C26C40" w:rsidRDefault="00D10735" w:rsidP="00D10735">
            <w:pPr>
              <w:rPr>
                <w:lang w:val="en-GB"/>
              </w:rPr>
            </w:pPr>
            <w:r w:rsidRPr="00C26C40">
              <w:rPr>
                <w:lang w:val="en-GB"/>
              </w:rPr>
              <w:t>200</w:t>
            </w:r>
          </w:p>
        </w:tc>
        <w:tc>
          <w:tcPr>
            <w:tcW w:w="612" w:type="dxa"/>
          </w:tcPr>
          <w:p w14:paraId="481ADA74" w14:textId="77777777" w:rsidR="00D10735" w:rsidRPr="00C26C40" w:rsidRDefault="00D10735" w:rsidP="00D10735">
            <w:pPr>
              <w:rPr>
                <w:lang w:val="en-GB"/>
              </w:rPr>
            </w:pPr>
            <w:r w:rsidRPr="00C26C40">
              <w:rPr>
                <w:lang w:val="en-GB"/>
              </w:rPr>
              <w:t>kW duty</w:t>
            </w:r>
          </w:p>
        </w:tc>
        <w:tc>
          <w:tcPr>
            <w:tcW w:w="1848" w:type="dxa"/>
          </w:tcPr>
          <w:p w14:paraId="493B770C" w14:textId="129076FC" w:rsidR="00D10735" w:rsidRPr="00C26C40" w:rsidRDefault="00D10735" w:rsidP="00D10735">
            <w:pPr>
              <w:jc w:val="right"/>
              <w:rPr>
                <w:lang w:val="en-GB"/>
              </w:rPr>
            </w:pPr>
            <w:r w:rsidRPr="001E4B12">
              <w:t>102292.59</w:t>
            </w:r>
          </w:p>
        </w:tc>
        <w:tc>
          <w:tcPr>
            <w:tcW w:w="717" w:type="dxa"/>
          </w:tcPr>
          <w:p w14:paraId="0952D836" w14:textId="77777777" w:rsidR="00D10735" w:rsidRPr="00C26C40" w:rsidRDefault="00D10735" w:rsidP="00D10735">
            <w:pPr>
              <w:jc w:val="right"/>
              <w:rPr>
                <w:lang w:val="en-GB"/>
              </w:rPr>
            </w:pPr>
            <w:r w:rsidRPr="00C26C40">
              <w:rPr>
                <w:lang w:val="en-GB"/>
              </w:rPr>
              <w:t>3.290</w:t>
            </w:r>
          </w:p>
        </w:tc>
        <w:tc>
          <w:tcPr>
            <w:tcW w:w="2071" w:type="dxa"/>
          </w:tcPr>
          <w:p w14:paraId="4A3D42B8" w14:textId="02484B6A" w:rsidR="00D10735" w:rsidRPr="00C26C40" w:rsidRDefault="00D10735" w:rsidP="00D10735">
            <w:pPr>
              <w:jc w:val="right"/>
              <w:rPr>
                <w:lang w:val="en-GB"/>
              </w:rPr>
            </w:pPr>
            <w:r w:rsidRPr="00037459">
              <w:t>174799.22</w:t>
            </w:r>
          </w:p>
        </w:tc>
      </w:tr>
      <w:tr w:rsidR="00D10735" w:rsidRPr="00C26C40" w14:paraId="1B1F8745" w14:textId="77777777" w:rsidTr="00D10735">
        <w:tc>
          <w:tcPr>
            <w:tcW w:w="1019" w:type="dxa"/>
          </w:tcPr>
          <w:p w14:paraId="39FEE144" w14:textId="77777777" w:rsidR="00D10735" w:rsidRPr="00C26C40" w:rsidRDefault="00D10735" w:rsidP="00D10735">
            <w:pPr>
              <w:rPr>
                <w:lang w:val="en-GB"/>
              </w:rPr>
            </w:pPr>
            <w:r w:rsidRPr="00C26C40">
              <w:rPr>
                <w:lang w:val="en-GB"/>
              </w:rPr>
              <w:t>BH-301</w:t>
            </w:r>
          </w:p>
        </w:tc>
        <w:tc>
          <w:tcPr>
            <w:tcW w:w="1366" w:type="dxa"/>
          </w:tcPr>
          <w:p w14:paraId="0214BA0F" w14:textId="77777777" w:rsidR="00D10735" w:rsidRPr="00C26C40" w:rsidRDefault="00D10735" w:rsidP="00D10735">
            <w:pPr>
              <w:rPr>
                <w:lang w:val="en-GB"/>
              </w:rPr>
            </w:pPr>
            <w:r w:rsidRPr="00C26C40">
              <w:rPr>
                <w:lang w:val="en-GB"/>
              </w:rPr>
              <w:t>Pulse-Jet Baghouse</w:t>
            </w:r>
          </w:p>
        </w:tc>
        <w:tc>
          <w:tcPr>
            <w:tcW w:w="861" w:type="dxa"/>
          </w:tcPr>
          <w:p w14:paraId="70328872" w14:textId="77777777" w:rsidR="00D10735" w:rsidRPr="00C26C40" w:rsidRDefault="00D10735" w:rsidP="00D10735">
            <w:pPr>
              <w:rPr>
                <w:lang w:val="en-GB"/>
              </w:rPr>
            </w:pPr>
            <w:r w:rsidRPr="00C26C40">
              <w:rPr>
                <w:lang w:val="en-GB"/>
              </w:rPr>
              <w:t>2 cells×6 bags</w:t>
            </w:r>
          </w:p>
        </w:tc>
        <w:tc>
          <w:tcPr>
            <w:tcW w:w="612" w:type="dxa"/>
          </w:tcPr>
          <w:p w14:paraId="5DA963B1" w14:textId="77777777" w:rsidR="00D10735" w:rsidRPr="00C26C40" w:rsidRDefault="00D10735" w:rsidP="00D10735">
            <w:pPr>
              <w:rPr>
                <w:lang w:val="en-GB"/>
              </w:rPr>
            </w:pPr>
            <w:r w:rsidRPr="00C26C40">
              <w:rPr>
                <w:lang w:val="en-GB"/>
              </w:rPr>
              <w:t>—</w:t>
            </w:r>
          </w:p>
        </w:tc>
        <w:tc>
          <w:tcPr>
            <w:tcW w:w="1848" w:type="dxa"/>
          </w:tcPr>
          <w:p w14:paraId="46626BD2" w14:textId="3DD141C7" w:rsidR="00D10735" w:rsidRPr="00C26C40" w:rsidRDefault="00D10735" w:rsidP="00D10735">
            <w:pPr>
              <w:jc w:val="right"/>
              <w:rPr>
                <w:lang w:val="en-GB"/>
              </w:rPr>
            </w:pPr>
            <w:r w:rsidRPr="001E4B12">
              <w:t>47257.67</w:t>
            </w:r>
          </w:p>
        </w:tc>
        <w:tc>
          <w:tcPr>
            <w:tcW w:w="717" w:type="dxa"/>
          </w:tcPr>
          <w:p w14:paraId="48CF2E0E" w14:textId="77777777" w:rsidR="00D10735" w:rsidRPr="00C26C40" w:rsidRDefault="00D10735" w:rsidP="00D10735">
            <w:pPr>
              <w:jc w:val="right"/>
              <w:rPr>
                <w:lang w:val="en-GB"/>
              </w:rPr>
            </w:pPr>
            <w:r w:rsidRPr="00C26C40">
              <w:rPr>
                <w:lang w:val="en-GB"/>
              </w:rPr>
              <w:t>2.000</w:t>
            </w:r>
          </w:p>
        </w:tc>
        <w:tc>
          <w:tcPr>
            <w:tcW w:w="2071" w:type="dxa"/>
          </w:tcPr>
          <w:p w14:paraId="4F26B5F6" w14:textId="50F18370" w:rsidR="00D10735" w:rsidRPr="00C26C40" w:rsidRDefault="00D10735" w:rsidP="00D10735">
            <w:pPr>
              <w:jc w:val="right"/>
              <w:rPr>
                <w:lang w:val="en-GB"/>
              </w:rPr>
            </w:pPr>
            <w:r w:rsidRPr="00037459">
              <w:t>80754.66</w:t>
            </w:r>
          </w:p>
        </w:tc>
      </w:tr>
      <w:tr w:rsidR="00D10735" w:rsidRPr="00C26C40" w14:paraId="609F831E" w14:textId="77777777" w:rsidTr="00D10735">
        <w:tc>
          <w:tcPr>
            <w:tcW w:w="1019" w:type="dxa"/>
          </w:tcPr>
          <w:p w14:paraId="239520EF" w14:textId="77777777" w:rsidR="00D10735" w:rsidRPr="00C26C40" w:rsidRDefault="00D10735" w:rsidP="00D10735">
            <w:pPr>
              <w:rPr>
                <w:lang w:val="en-GB"/>
              </w:rPr>
            </w:pPr>
            <w:r w:rsidRPr="00C26C40">
              <w:rPr>
                <w:lang w:val="en-GB"/>
              </w:rPr>
              <w:t>FN-301</w:t>
            </w:r>
          </w:p>
        </w:tc>
        <w:tc>
          <w:tcPr>
            <w:tcW w:w="1366" w:type="dxa"/>
          </w:tcPr>
          <w:p w14:paraId="2B1D3383" w14:textId="77777777" w:rsidR="00D10735" w:rsidRPr="00C26C40" w:rsidRDefault="00D10735" w:rsidP="00D10735">
            <w:pPr>
              <w:rPr>
                <w:lang w:val="en-GB"/>
              </w:rPr>
            </w:pPr>
            <w:r w:rsidRPr="00C26C40">
              <w:rPr>
                <w:lang w:val="en-GB"/>
              </w:rPr>
              <w:t>Induced Draft Fan</w:t>
            </w:r>
          </w:p>
        </w:tc>
        <w:tc>
          <w:tcPr>
            <w:tcW w:w="861" w:type="dxa"/>
          </w:tcPr>
          <w:p w14:paraId="1A4DF565" w14:textId="77777777" w:rsidR="00D10735" w:rsidRPr="00C26C40" w:rsidRDefault="00D10735" w:rsidP="00D10735">
            <w:pPr>
              <w:rPr>
                <w:lang w:val="en-GB"/>
              </w:rPr>
            </w:pPr>
            <w:r w:rsidRPr="00C26C40">
              <w:rPr>
                <w:lang w:val="en-GB"/>
              </w:rPr>
              <w:t>15</w:t>
            </w:r>
          </w:p>
        </w:tc>
        <w:tc>
          <w:tcPr>
            <w:tcW w:w="612" w:type="dxa"/>
          </w:tcPr>
          <w:p w14:paraId="3BCBDE23" w14:textId="77777777" w:rsidR="00D10735" w:rsidRPr="00C26C40" w:rsidRDefault="00D10735" w:rsidP="00D10735">
            <w:pPr>
              <w:rPr>
                <w:lang w:val="en-GB"/>
              </w:rPr>
            </w:pPr>
            <w:r w:rsidRPr="00C26C40">
              <w:rPr>
                <w:lang w:val="en-GB"/>
              </w:rPr>
              <w:t>kW</w:t>
            </w:r>
          </w:p>
        </w:tc>
        <w:tc>
          <w:tcPr>
            <w:tcW w:w="1848" w:type="dxa"/>
          </w:tcPr>
          <w:p w14:paraId="1715B245" w14:textId="50F0F6BA" w:rsidR="00D10735" w:rsidRPr="00C26C40" w:rsidRDefault="00D10735" w:rsidP="00D10735">
            <w:pPr>
              <w:jc w:val="right"/>
              <w:rPr>
                <w:lang w:val="en-GB"/>
              </w:rPr>
            </w:pPr>
            <w:r w:rsidRPr="001E4B12">
              <w:t>12401.46</w:t>
            </w:r>
          </w:p>
        </w:tc>
        <w:tc>
          <w:tcPr>
            <w:tcW w:w="717" w:type="dxa"/>
          </w:tcPr>
          <w:p w14:paraId="3664B478" w14:textId="77777777" w:rsidR="00D10735" w:rsidRPr="00C26C40" w:rsidRDefault="00D10735" w:rsidP="00D10735">
            <w:pPr>
              <w:jc w:val="right"/>
              <w:rPr>
                <w:lang w:val="en-GB"/>
              </w:rPr>
            </w:pPr>
            <w:r w:rsidRPr="00C26C40">
              <w:rPr>
                <w:lang w:val="en-GB"/>
              </w:rPr>
              <w:t>1.500</w:t>
            </w:r>
          </w:p>
        </w:tc>
        <w:tc>
          <w:tcPr>
            <w:tcW w:w="2071" w:type="dxa"/>
          </w:tcPr>
          <w:p w14:paraId="506C2A4C" w14:textId="73B4FCCC" w:rsidR="00D10735" w:rsidRPr="00C26C40" w:rsidRDefault="00D10735" w:rsidP="00D10735">
            <w:pPr>
              <w:jc w:val="right"/>
              <w:rPr>
                <w:lang w:val="en-GB"/>
              </w:rPr>
            </w:pPr>
            <w:r w:rsidRPr="00037459">
              <w:t>21191.81</w:t>
            </w:r>
          </w:p>
        </w:tc>
      </w:tr>
      <w:tr w:rsidR="00D10735" w:rsidRPr="00C26C40" w14:paraId="2BA5EFD8" w14:textId="77777777" w:rsidTr="00D10735">
        <w:tc>
          <w:tcPr>
            <w:tcW w:w="1019" w:type="dxa"/>
          </w:tcPr>
          <w:p w14:paraId="62760A1C" w14:textId="77777777" w:rsidR="00D10735" w:rsidRPr="00C26C40" w:rsidRDefault="00D10735" w:rsidP="00D10735">
            <w:pPr>
              <w:rPr>
                <w:lang w:val="en-GB"/>
              </w:rPr>
            </w:pPr>
            <w:r w:rsidRPr="00C26C40">
              <w:rPr>
                <w:lang w:val="en-GB"/>
              </w:rPr>
              <w:t>SC-301</w:t>
            </w:r>
          </w:p>
        </w:tc>
        <w:tc>
          <w:tcPr>
            <w:tcW w:w="1366" w:type="dxa"/>
          </w:tcPr>
          <w:p w14:paraId="656EC9CF" w14:textId="77777777" w:rsidR="00D10735" w:rsidRPr="00C26C40" w:rsidRDefault="00D10735" w:rsidP="00D10735">
            <w:pPr>
              <w:rPr>
                <w:lang w:val="en-GB"/>
              </w:rPr>
            </w:pPr>
            <w:r w:rsidRPr="00C26C40">
              <w:rPr>
                <w:lang w:val="en-GB"/>
              </w:rPr>
              <w:t>Emergency Wet Scrubber</w:t>
            </w:r>
          </w:p>
        </w:tc>
        <w:tc>
          <w:tcPr>
            <w:tcW w:w="861" w:type="dxa"/>
          </w:tcPr>
          <w:p w14:paraId="6640EAC8" w14:textId="77777777" w:rsidR="00D10735" w:rsidRPr="00C26C40" w:rsidRDefault="00D10735" w:rsidP="00D10735">
            <w:pPr>
              <w:rPr>
                <w:lang w:val="en-GB"/>
              </w:rPr>
            </w:pPr>
            <w:r w:rsidRPr="00C26C40">
              <w:rPr>
                <w:lang w:val="en-GB"/>
              </w:rPr>
              <w:t>300</w:t>
            </w:r>
          </w:p>
        </w:tc>
        <w:tc>
          <w:tcPr>
            <w:tcW w:w="612" w:type="dxa"/>
          </w:tcPr>
          <w:p w14:paraId="637BD9AA" w14:textId="77777777" w:rsidR="00D10735" w:rsidRPr="00C26C40" w:rsidRDefault="00D10735" w:rsidP="00D10735">
            <w:pPr>
              <w:rPr>
                <w:lang w:val="en-GB"/>
              </w:rPr>
            </w:pPr>
            <w:r w:rsidRPr="00C26C40">
              <w:rPr>
                <w:lang w:val="en-GB"/>
              </w:rPr>
              <w:t>mm dia</w:t>
            </w:r>
          </w:p>
        </w:tc>
        <w:tc>
          <w:tcPr>
            <w:tcW w:w="1848" w:type="dxa"/>
          </w:tcPr>
          <w:p w14:paraId="215A34E3" w14:textId="00FC0B05" w:rsidR="00D10735" w:rsidRPr="00C26C40" w:rsidRDefault="00D10735" w:rsidP="00D10735">
            <w:pPr>
              <w:jc w:val="right"/>
              <w:rPr>
                <w:lang w:val="en-GB"/>
              </w:rPr>
            </w:pPr>
            <w:r w:rsidRPr="001E4B12">
              <w:t>1090246.02</w:t>
            </w:r>
          </w:p>
        </w:tc>
        <w:tc>
          <w:tcPr>
            <w:tcW w:w="717" w:type="dxa"/>
          </w:tcPr>
          <w:p w14:paraId="1CABB20C" w14:textId="77777777" w:rsidR="00D10735" w:rsidRPr="00C26C40" w:rsidRDefault="00D10735" w:rsidP="00D10735">
            <w:pPr>
              <w:jc w:val="right"/>
              <w:rPr>
                <w:lang w:val="en-GB"/>
              </w:rPr>
            </w:pPr>
            <w:r w:rsidRPr="00C26C40">
              <w:rPr>
                <w:lang w:val="en-GB"/>
              </w:rPr>
              <w:t>5.890</w:t>
            </w:r>
          </w:p>
        </w:tc>
        <w:tc>
          <w:tcPr>
            <w:tcW w:w="2071" w:type="dxa"/>
          </w:tcPr>
          <w:p w14:paraId="01DA3813" w14:textId="6C34BB04" w:rsidR="00D10735" w:rsidRPr="00C26C40" w:rsidRDefault="00D10735" w:rsidP="00D10735">
            <w:pPr>
              <w:jc w:val="right"/>
              <w:rPr>
                <w:lang w:val="en-GB"/>
              </w:rPr>
            </w:pPr>
            <w:r w:rsidRPr="00037459">
              <w:t>1000000.00</w:t>
            </w:r>
          </w:p>
        </w:tc>
      </w:tr>
      <w:tr w:rsidR="00D10735" w:rsidRPr="00C26C40" w14:paraId="283203EB" w14:textId="77777777" w:rsidTr="00D10735">
        <w:tc>
          <w:tcPr>
            <w:tcW w:w="1019" w:type="dxa"/>
          </w:tcPr>
          <w:p w14:paraId="17EEFB21" w14:textId="77777777" w:rsidR="00D10735" w:rsidRPr="00C26C40" w:rsidRDefault="00D10735" w:rsidP="00D10735">
            <w:pPr>
              <w:rPr>
                <w:lang w:val="en-GB"/>
              </w:rPr>
            </w:pPr>
            <w:r w:rsidRPr="00C26C40">
              <w:rPr>
                <w:lang w:val="en-GB"/>
              </w:rPr>
              <w:t>ST-301</w:t>
            </w:r>
          </w:p>
        </w:tc>
        <w:tc>
          <w:tcPr>
            <w:tcW w:w="1366" w:type="dxa"/>
          </w:tcPr>
          <w:p w14:paraId="4624DA4F" w14:textId="77777777" w:rsidR="00D10735" w:rsidRPr="00C26C40" w:rsidRDefault="00D10735" w:rsidP="00D10735">
            <w:pPr>
              <w:rPr>
                <w:lang w:val="en-GB"/>
              </w:rPr>
            </w:pPr>
            <w:r w:rsidRPr="00C26C40">
              <w:rPr>
                <w:lang w:val="en-GB"/>
              </w:rPr>
              <w:t>Atmospheric Stack</w:t>
            </w:r>
          </w:p>
        </w:tc>
        <w:tc>
          <w:tcPr>
            <w:tcW w:w="861" w:type="dxa"/>
          </w:tcPr>
          <w:p w14:paraId="0ED7E0D1" w14:textId="77777777" w:rsidR="00D10735" w:rsidRPr="00C26C40" w:rsidRDefault="00D10735" w:rsidP="00D10735">
            <w:pPr>
              <w:rPr>
                <w:lang w:val="en-GB"/>
              </w:rPr>
            </w:pPr>
            <w:r w:rsidRPr="00C26C40">
              <w:rPr>
                <w:lang w:val="en-GB"/>
              </w:rPr>
              <w:t>30</w:t>
            </w:r>
          </w:p>
        </w:tc>
        <w:tc>
          <w:tcPr>
            <w:tcW w:w="612" w:type="dxa"/>
          </w:tcPr>
          <w:p w14:paraId="0AD87CC8" w14:textId="77777777" w:rsidR="00D10735" w:rsidRPr="00C26C40" w:rsidRDefault="00D10735" w:rsidP="00D10735">
            <w:pPr>
              <w:rPr>
                <w:lang w:val="en-GB"/>
              </w:rPr>
            </w:pPr>
            <w:r w:rsidRPr="00C26C40">
              <w:rPr>
                <w:lang w:val="en-GB"/>
              </w:rPr>
              <w:t>m</w:t>
            </w:r>
          </w:p>
        </w:tc>
        <w:tc>
          <w:tcPr>
            <w:tcW w:w="1848" w:type="dxa"/>
          </w:tcPr>
          <w:p w14:paraId="2E37C9BE" w14:textId="7BFF6534" w:rsidR="00D10735" w:rsidRPr="00C26C40" w:rsidRDefault="00D10735" w:rsidP="00D10735">
            <w:pPr>
              <w:jc w:val="right"/>
              <w:rPr>
                <w:lang w:val="en-GB"/>
              </w:rPr>
            </w:pPr>
            <w:r w:rsidRPr="001E4B12">
              <w:t>100883.00</w:t>
            </w:r>
          </w:p>
        </w:tc>
        <w:tc>
          <w:tcPr>
            <w:tcW w:w="717" w:type="dxa"/>
          </w:tcPr>
          <w:p w14:paraId="2D4343A2" w14:textId="77777777" w:rsidR="00D10735" w:rsidRPr="00C26C40" w:rsidRDefault="00D10735" w:rsidP="00D10735">
            <w:pPr>
              <w:jc w:val="right"/>
              <w:rPr>
                <w:lang w:val="en-GB"/>
              </w:rPr>
            </w:pPr>
            <w:r w:rsidRPr="00C26C40">
              <w:rPr>
                <w:lang w:val="en-GB"/>
              </w:rPr>
              <w:t>4.070</w:t>
            </w:r>
          </w:p>
        </w:tc>
        <w:tc>
          <w:tcPr>
            <w:tcW w:w="2071" w:type="dxa"/>
          </w:tcPr>
          <w:p w14:paraId="08866DE1" w14:textId="5862BEDC" w:rsidR="00D10735" w:rsidRPr="00C26C40" w:rsidRDefault="00D10735" w:rsidP="00D10735">
            <w:pPr>
              <w:jc w:val="right"/>
              <w:rPr>
                <w:lang w:val="en-GB"/>
              </w:rPr>
            </w:pPr>
            <w:r w:rsidRPr="00037459">
              <w:t>172390.49</w:t>
            </w:r>
          </w:p>
        </w:tc>
      </w:tr>
      <w:tr w:rsidR="0053702F" w:rsidRPr="00C26C40" w14:paraId="27B9474A" w14:textId="77777777" w:rsidTr="00D10735">
        <w:tc>
          <w:tcPr>
            <w:tcW w:w="1019" w:type="dxa"/>
          </w:tcPr>
          <w:p w14:paraId="21CD042C" w14:textId="77777777" w:rsidR="0053702F" w:rsidRPr="00C91840" w:rsidRDefault="0053702F" w:rsidP="00870DFD">
            <w:pPr>
              <w:rPr>
                <w:b/>
                <w:bCs/>
                <w:lang w:val="en-GB"/>
              </w:rPr>
            </w:pPr>
            <w:r w:rsidRPr="00C91840">
              <w:rPr>
                <w:b/>
                <w:bCs/>
                <w:lang w:val="en-GB"/>
              </w:rPr>
              <w:t>Subtotal</w:t>
            </w:r>
          </w:p>
        </w:tc>
        <w:tc>
          <w:tcPr>
            <w:tcW w:w="1366" w:type="dxa"/>
          </w:tcPr>
          <w:p w14:paraId="5125CF7E" w14:textId="77777777" w:rsidR="0053702F" w:rsidRPr="00C91840" w:rsidRDefault="0053702F" w:rsidP="00870DFD">
            <w:pPr>
              <w:rPr>
                <w:b/>
                <w:bCs/>
                <w:lang w:val="en-GB"/>
              </w:rPr>
            </w:pPr>
          </w:p>
        </w:tc>
        <w:tc>
          <w:tcPr>
            <w:tcW w:w="861" w:type="dxa"/>
          </w:tcPr>
          <w:p w14:paraId="329607DD" w14:textId="77777777" w:rsidR="0053702F" w:rsidRPr="00C91840" w:rsidRDefault="0053702F" w:rsidP="00870DFD">
            <w:pPr>
              <w:rPr>
                <w:b/>
                <w:bCs/>
                <w:lang w:val="en-GB"/>
              </w:rPr>
            </w:pPr>
          </w:p>
        </w:tc>
        <w:tc>
          <w:tcPr>
            <w:tcW w:w="612" w:type="dxa"/>
          </w:tcPr>
          <w:p w14:paraId="40B88320" w14:textId="77777777" w:rsidR="0053702F" w:rsidRPr="00C91840" w:rsidRDefault="0053702F" w:rsidP="00870DFD">
            <w:pPr>
              <w:rPr>
                <w:b/>
                <w:bCs/>
                <w:lang w:val="en-GB"/>
              </w:rPr>
            </w:pPr>
          </w:p>
        </w:tc>
        <w:tc>
          <w:tcPr>
            <w:tcW w:w="1848" w:type="dxa"/>
          </w:tcPr>
          <w:p w14:paraId="018B344D" w14:textId="77777777" w:rsidR="0053702F" w:rsidRPr="00C91840" w:rsidRDefault="0053702F" w:rsidP="00C91840">
            <w:pPr>
              <w:jc w:val="right"/>
              <w:rPr>
                <w:b/>
                <w:bCs/>
                <w:lang w:val="en-GB"/>
              </w:rPr>
            </w:pPr>
          </w:p>
        </w:tc>
        <w:tc>
          <w:tcPr>
            <w:tcW w:w="717" w:type="dxa"/>
          </w:tcPr>
          <w:p w14:paraId="546220FF" w14:textId="77777777" w:rsidR="0053702F" w:rsidRPr="00C91840" w:rsidRDefault="0053702F" w:rsidP="00C91840">
            <w:pPr>
              <w:jc w:val="right"/>
              <w:rPr>
                <w:b/>
                <w:bCs/>
                <w:lang w:val="en-GB"/>
              </w:rPr>
            </w:pPr>
          </w:p>
        </w:tc>
        <w:tc>
          <w:tcPr>
            <w:tcW w:w="2071" w:type="dxa"/>
          </w:tcPr>
          <w:p w14:paraId="5398CB3A" w14:textId="019798C2" w:rsidR="0053702F" w:rsidRPr="00C91840" w:rsidRDefault="00C91840" w:rsidP="00C91840">
            <w:pPr>
              <w:jc w:val="right"/>
              <w:rPr>
                <w:b/>
                <w:bCs/>
                <w:lang w:val="en-GB"/>
              </w:rPr>
            </w:pPr>
            <w:r w:rsidRPr="00C91840">
              <w:rPr>
                <w:b/>
                <w:bCs/>
                <w:lang w:val="en-GB"/>
              </w:rPr>
              <w:t>1691249.38</w:t>
            </w:r>
          </w:p>
        </w:tc>
      </w:tr>
    </w:tbl>
    <w:p w14:paraId="09F0A5D9" w14:textId="77777777" w:rsidR="0053702F" w:rsidRPr="00C26C40" w:rsidRDefault="0053702F" w:rsidP="0053702F"/>
    <w:p w14:paraId="0A602422" w14:textId="5F86D254" w:rsidR="00773D5F" w:rsidRPr="00C26C40" w:rsidRDefault="00773D5F" w:rsidP="00773D5F">
      <w:pPr>
        <w:pStyle w:val="Caption"/>
        <w:keepNext/>
      </w:pPr>
      <w:bookmarkStart w:id="456" w:name="_Toc237244875"/>
      <w:r w:rsidRPr="00C26C40">
        <w:t xml:space="preserve">Table </w:t>
      </w:r>
      <w:fldSimple w:instr=" STYLEREF 1 \s ">
        <w:r w:rsidR="006221B8">
          <w:rPr>
            <w:noProof/>
          </w:rPr>
          <w:t>10</w:t>
        </w:r>
      </w:fldSimple>
      <w:r w:rsidR="00B61202">
        <w:noBreakHyphen/>
      </w:r>
      <w:fldSimple w:instr=" SEQ Table \* ARABIC \s 1 ">
        <w:r w:rsidR="006221B8">
          <w:rPr>
            <w:noProof/>
          </w:rPr>
          <w:t>5</w:t>
        </w:r>
      </w:fldSimple>
      <w:r w:rsidRPr="00C26C40">
        <w:t xml:space="preserve"> Area 400 Equipment Cost Estimate (2026, Ghana Basis)</w:t>
      </w:r>
      <w:bookmarkEnd w:id="456"/>
    </w:p>
    <w:tbl>
      <w:tblPr>
        <w:tblStyle w:val="TableGrid"/>
        <w:tblW w:w="0" w:type="auto"/>
        <w:tblLook w:val="04A0" w:firstRow="1" w:lastRow="0" w:firstColumn="1" w:lastColumn="0" w:noHBand="0" w:noVBand="1"/>
      </w:tblPr>
      <w:tblGrid>
        <w:gridCol w:w="1065"/>
        <w:gridCol w:w="1313"/>
        <w:gridCol w:w="621"/>
        <w:gridCol w:w="634"/>
        <w:gridCol w:w="1940"/>
        <w:gridCol w:w="745"/>
        <w:gridCol w:w="2176"/>
      </w:tblGrid>
      <w:tr w:rsidR="0053702F" w:rsidRPr="00C26C40" w14:paraId="29C1251E" w14:textId="77777777" w:rsidTr="00D10735">
        <w:tc>
          <w:tcPr>
            <w:tcW w:w="1065" w:type="dxa"/>
          </w:tcPr>
          <w:p w14:paraId="359237DC" w14:textId="77777777" w:rsidR="0053702F" w:rsidRPr="00C26C40" w:rsidRDefault="0053702F" w:rsidP="00870DFD">
            <w:pPr>
              <w:rPr>
                <w:lang w:val="en-GB"/>
              </w:rPr>
            </w:pPr>
            <w:r w:rsidRPr="00C26C40">
              <w:rPr>
                <w:lang w:val="en-GB"/>
              </w:rPr>
              <w:t>Tag</w:t>
            </w:r>
          </w:p>
        </w:tc>
        <w:tc>
          <w:tcPr>
            <w:tcW w:w="1313" w:type="dxa"/>
          </w:tcPr>
          <w:p w14:paraId="4575B47C" w14:textId="77777777" w:rsidR="0053702F" w:rsidRPr="00C26C40" w:rsidRDefault="0053702F" w:rsidP="00870DFD">
            <w:pPr>
              <w:rPr>
                <w:lang w:val="en-GB"/>
              </w:rPr>
            </w:pPr>
            <w:r w:rsidRPr="00C26C40">
              <w:rPr>
                <w:lang w:val="en-GB"/>
              </w:rPr>
              <w:t>Description</w:t>
            </w:r>
          </w:p>
        </w:tc>
        <w:tc>
          <w:tcPr>
            <w:tcW w:w="621" w:type="dxa"/>
          </w:tcPr>
          <w:p w14:paraId="4F99D06A" w14:textId="77777777" w:rsidR="0053702F" w:rsidRPr="00C26C40" w:rsidRDefault="0053702F" w:rsidP="00870DFD">
            <w:pPr>
              <w:rPr>
                <w:lang w:val="en-GB"/>
              </w:rPr>
            </w:pPr>
            <w:r w:rsidRPr="00C26C40">
              <w:rPr>
                <w:lang w:val="en-GB"/>
              </w:rPr>
              <w:t>Size</w:t>
            </w:r>
          </w:p>
        </w:tc>
        <w:tc>
          <w:tcPr>
            <w:tcW w:w="634" w:type="dxa"/>
          </w:tcPr>
          <w:p w14:paraId="5ADD4467" w14:textId="77777777" w:rsidR="0053702F" w:rsidRPr="00C26C40" w:rsidRDefault="0053702F" w:rsidP="00870DFD">
            <w:pPr>
              <w:rPr>
                <w:lang w:val="en-GB"/>
              </w:rPr>
            </w:pPr>
            <w:r w:rsidRPr="00C26C40">
              <w:rPr>
                <w:lang w:val="en-GB"/>
              </w:rPr>
              <w:t>Unit</w:t>
            </w:r>
          </w:p>
        </w:tc>
        <w:tc>
          <w:tcPr>
            <w:tcW w:w="1940" w:type="dxa"/>
          </w:tcPr>
          <w:p w14:paraId="759611B6" w14:textId="77777777" w:rsidR="0053702F" w:rsidRPr="00C26C40" w:rsidRDefault="0053702F" w:rsidP="00870DFD">
            <w:pPr>
              <w:rPr>
                <w:rFonts w:ascii="Cambria Math" w:hAnsi="Cambria Math"/>
                <w:lang w:val="en-GB"/>
                <w:oMath/>
              </w:rPr>
            </w:pPr>
            <m:oMathPara>
              <m:oMath>
                <m:r>
                  <m:rPr>
                    <m:sty m:val="bi"/>
                  </m:rPr>
                  <w:rPr>
                    <w:rFonts w:ascii="Cambria Math" w:hAnsi="Cambria Math"/>
                    <w:lang w:val="en-GB"/>
                  </w:rPr>
                  <m:t>C</m:t>
                </m:r>
                <m:r>
                  <m:rPr>
                    <m:sty m:val="p"/>
                  </m:rPr>
                  <w:rPr>
                    <w:rFonts w:ascii="Cambria Math" w:hAnsi="Cambria Math"/>
                    <w:lang w:val="en-GB"/>
                  </w:rPr>
                  <m:t>°</m:t>
                </m:r>
                <m:r>
                  <m:rPr>
                    <m:sty m:val="bi"/>
                  </m:rPr>
                  <w:rPr>
                    <w:rFonts w:ascii="Cambria Math" w:hAnsi="Cambria Math"/>
                    <w:lang w:val="en-GB"/>
                  </w:rPr>
                  <m:t>p</m:t>
                </m:r>
                <m:r>
                  <m:rPr>
                    <m:sty m:val="p"/>
                  </m:rPr>
                  <w:rPr>
                    <w:rFonts w:ascii="Cambria Math" w:hAnsi="Cambria Math"/>
                    <w:lang w:val="en-GB"/>
                  </w:rPr>
                  <m:t xml:space="preserve"> </m:t>
                </m:r>
                <m:r>
                  <m:rPr>
                    <m:sty m:val="b"/>
                  </m:rPr>
                  <w:rPr>
                    <w:rFonts w:ascii="Cambria Math" w:hAnsi="Cambria Math"/>
                    <w:lang w:val="en-GB"/>
                  </w:rPr>
                  <m:t>2001</m:t>
                </m:r>
                <m:r>
                  <m:rPr>
                    <m:sty m:val="p"/>
                  </m:rPr>
                  <w:rPr>
                    <w:rFonts w:ascii="Cambria Math" w:hAnsi="Cambria Math"/>
                    <w:lang w:val="en-GB"/>
                  </w:rPr>
                  <m:t xml:space="preserve"> (</m:t>
                </m:r>
                <m:r>
                  <m:rPr>
                    <m:sty m:val="bi"/>
                  </m:rPr>
                  <w:rPr>
                    <w:rFonts w:ascii="Cambria Math" w:hAnsi="Cambria Math"/>
                    <w:lang w:val="en-GB"/>
                  </w:rPr>
                  <m:t>USD</m:t>
                </m:r>
                <m:r>
                  <m:rPr>
                    <m:sty m:val="p"/>
                  </m:rPr>
                  <w:rPr>
                    <w:rFonts w:ascii="Cambria Math" w:hAnsi="Cambria Math"/>
                    <w:lang w:val="en-GB"/>
                  </w:rPr>
                  <m:t>)</m:t>
                </m:r>
              </m:oMath>
            </m:oMathPara>
          </w:p>
        </w:tc>
        <w:tc>
          <w:tcPr>
            <w:tcW w:w="745" w:type="dxa"/>
          </w:tcPr>
          <w:p w14:paraId="19325B58" w14:textId="77777777" w:rsidR="0053702F" w:rsidRPr="00C26C40" w:rsidRDefault="003D0B1E" w:rsidP="00870DFD">
            <w:pPr>
              <w:rPr>
                <w:rFonts w:ascii="Cambria Math" w:hAnsi="Cambria Math"/>
                <w:lang w:val="en-GB"/>
                <w:oMath/>
              </w:rPr>
            </w:pPr>
            <m:oMathPara>
              <m:oMath>
                <m:sSub>
                  <m:sSubPr>
                    <m:ctrlPr>
                      <w:rPr>
                        <w:rFonts w:ascii="Cambria Math" w:hAnsi="Cambria Math"/>
                        <w:lang w:val="en-GB"/>
                      </w:rPr>
                    </m:ctrlPr>
                  </m:sSubPr>
                  <m:e>
                    <m:r>
                      <m:rPr>
                        <m:sty m:val="bi"/>
                      </m:rPr>
                      <w:rPr>
                        <w:rFonts w:ascii="Cambria Math" w:hAnsi="Cambria Math"/>
                        <w:lang w:val="en-GB"/>
                      </w:rPr>
                      <m:t>F</m:t>
                    </m:r>
                  </m:e>
                  <m:sub>
                    <m:r>
                      <m:rPr>
                        <m:sty m:val="bi"/>
                      </m:rPr>
                      <w:rPr>
                        <w:rFonts w:ascii="Cambria Math" w:hAnsi="Cambria Math"/>
                        <w:lang w:val="en-GB"/>
                      </w:rPr>
                      <m:t>BM</m:t>
                    </m:r>
                  </m:sub>
                </m:sSub>
              </m:oMath>
            </m:oMathPara>
          </w:p>
        </w:tc>
        <w:tc>
          <w:tcPr>
            <w:tcW w:w="2176" w:type="dxa"/>
          </w:tcPr>
          <w:p w14:paraId="3BE70BEC" w14:textId="77777777" w:rsidR="0053702F" w:rsidRPr="00C26C40" w:rsidRDefault="003D0B1E" w:rsidP="00870DFD">
            <w:pPr>
              <w:rPr>
                <w:rFonts w:ascii="Cambria Math" w:hAnsi="Cambria Math"/>
                <w:lang w:val="en-GB"/>
                <w:oMath/>
              </w:rPr>
            </w:pPr>
            <m:oMathPara>
              <m:oMath>
                <m:sSub>
                  <m:sSubPr>
                    <m:ctrlPr>
                      <w:rPr>
                        <w:rFonts w:ascii="Cambria Math" w:hAnsi="Cambria Math"/>
                        <w:lang w:val="en-GB"/>
                      </w:rPr>
                    </m:ctrlPr>
                  </m:sSubPr>
                  <m:e>
                    <m:r>
                      <m:rPr>
                        <m:sty m:val="bi"/>
                      </m:rPr>
                      <w:rPr>
                        <w:rFonts w:ascii="Cambria Math" w:hAnsi="Cambria Math"/>
                        <w:lang w:val="en-GB"/>
                      </w:rPr>
                      <m:t>C</m:t>
                    </m:r>
                  </m:e>
                  <m:sub>
                    <m:r>
                      <m:rPr>
                        <m:sty m:val="bi"/>
                      </m:rPr>
                      <w:rPr>
                        <w:rFonts w:ascii="Cambria Math" w:hAnsi="Cambria Math"/>
                        <w:lang w:val="en-GB"/>
                      </w:rPr>
                      <m:t>BM</m:t>
                    </m:r>
                  </m:sub>
                </m:sSub>
                <m:r>
                  <m:rPr>
                    <m:sty m:val="p"/>
                  </m:rPr>
                  <w:rPr>
                    <w:rFonts w:ascii="Cambria Math" w:hAnsi="Cambria Math"/>
                    <w:lang w:val="en-GB"/>
                  </w:rPr>
                  <m:t xml:space="preserve"> </m:t>
                </m:r>
                <m:r>
                  <m:rPr>
                    <m:sty m:val="bi"/>
                  </m:rPr>
                  <w:rPr>
                    <w:rFonts w:ascii="Cambria Math" w:hAnsi="Cambria Math"/>
                    <w:lang w:val="en-GB"/>
                  </w:rPr>
                  <m:t>Ghana</m:t>
                </m:r>
                <m:r>
                  <m:rPr>
                    <m:sty m:val="p"/>
                  </m:rPr>
                  <w:rPr>
                    <w:rFonts w:ascii="Cambria Math" w:hAnsi="Cambria Math"/>
                    <w:lang w:val="en-GB"/>
                  </w:rPr>
                  <m:t xml:space="preserve"> (</m:t>
                </m:r>
                <m:r>
                  <m:rPr>
                    <m:sty m:val="bi"/>
                  </m:rPr>
                  <w:rPr>
                    <w:rFonts w:ascii="Cambria Math" w:hAnsi="Cambria Math"/>
                    <w:lang w:val="en-GB"/>
                  </w:rPr>
                  <m:t>USD</m:t>
                </m:r>
                <m:r>
                  <m:rPr>
                    <m:sty m:val="p"/>
                  </m:rPr>
                  <w:rPr>
                    <w:rFonts w:ascii="Cambria Math" w:hAnsi="Cambria Math"/>
                    <w:lang w:val="en-GB"/>
                  </w:rPr>
                  <m:t>)</m:t>
                </m:r>
              </m:oMath>
            </m:oMathPara>
          </w:p>
        </w:tc>
      </w:tr>
      <w:tr w:rsidR="00D10735" w:rsidRPr="00C26C40" w14:paraId="5A1ADF4B" w14:textId="77777777" w:rsidTr="00D10735">
        <w:tc>
          <w:tcPr>
            <w:tcW w:w="1065" w:type="dxa"/>
          </w:tcPr>
          <w:p w14:paraId="71B9B534" w14:textId="77777777" w:rsidR="00D10735" w:rsidRPr="00C26C40" w:rsidRDefault="00D10735" w:rsidP="00D10735">
            <w:pPr>
              <w:rPr>
                <w:lang w:val="en-GB"/>
              </w:rPr>
            </w:pPr>
            <w:r w:rsidRPr="00C26C40">
              <w:rPr>
                <w:lang w:val="en-GB"/>
              </w:rPr>
              <w:t>MS-401</w:t>
            </w:r>
          </w:p>
        </w:tc>
        <w:tc>
          <w:tcPr>
            <w:tcW w:w="1313" w:type="dxa"/>
          </w:tcPr>
          <w:p w14:paraId="7C698CC4" w14:textId="77777777" w:rsidR="00D10735" w:rsidRPr="00C26C40" w:rsidRDefault="00D10735" w:rsidP="00D10735">
            <w:pPr>
              <w:rPr>
                <w:lang w:val="en-GB"/>
              </w:rPr>
            </w:pPr>
            <w:r w:rsidRPr="00C26C40">
              <w:rPr>
                <w:lang w:val="en-GB"/>
              </w:rPr>
              <w:t>HIMS Drum Separator</w:t>
            </w:r>
          </w:p>
        </w:tc>
        <w:tc>
          <w:tcPr>
            <w:tcW w:w="621" w:type="dxa"/>
          </w:tcPr>
          <w:p w14:paraId="784A2539" w14:textId="77777777" w:rsidR="00D10735" w:rsidRPr="00C26C40" w:rsidRDefault="00D10735" w:rsidP="00D10735">
            <w:pPr>
              <w:rPr>
                <w:lang w:val="en-GB"/>
              </w:rPr>
            </w:pPr>
            <w:r w:rsidRPr="00C26C40">
              <w:rPr>
                <w:lang w:val="en-GB"/>
              </w:rPr>
              <w:t>0.6</w:t>
            </w:r>
          </w:p>
        </w:tc>
        <w:tc>
          <w:tcPr>
            <w:tcW w:w="634" w:type="dxa"/>
          </w:tcPr>
          <w:p w14:paraId="4F82FCCF" w14:textId="77777777" w:rsidR="00D10735" w:rsidRPr="00C26C40" w:rsidRDefault="00D10735" w:rsidP="00D10735">
            <w:pPr>
              <w:rPr>
                <w:lang w:val="en-GB"/>
              </w:rPr>
            </w:pPr>
            <w:r w:rsidRPr="00C26C40">
              <w:rPr>
                <w:lang w:val="en-GB"/>
              </w:rPr>
              <w:t>t/hr feed</w:t>
            </w:r>
          </w:p>
        </w:tc>
        <w:tc>
          <w:tcPr>
            <w:tcW w:w="1940" w:type="dxa"/>
          </w:tcPr>
          <w:p w14:paraId="6F2969D6" w14:textId="0BE63B8E" w:rsidR="00D10735" w:rsidRPr="00C26C40" w:rsidRDefault="00D10735" w:rsidP="00D10735">
            <w:pPr>
              <w:jc w:val="right"/>
              <w:rPr>
                <w:lang w:val="en-GB"/>
              </w:rPr>
            </w:pPr>
            <w:r w:rsidRPr="00035E18">
              <w:t>69989.30</w:t>
            </w:r>
          </w:p>
        </w:tc>
        <w:tc>
          <w:tcPr>
            <w:tcW w:w="745" w:type="dxa"/>
          </w:tcPr>
          <w:p w14:paraId="22CE3260" w14:textId="77777777" w:rsidR="00D10735" w:rsidRPr="00C26C40" w:rsidRDefault="00D10735" w:rsidP="00D10735">
            <w:pPr>
              <w:jc w:val="right"/>
              <w:rPr>
                <w:lang w:val="en-GB"/>
              </w:rPr>
            </w:pPr>
            <w:r w:rsidRPr="00C26C40">
              <w:rPr>
                <w:lang w:val="en-GB"/>
              </w:rPr>
              <w:t>2.500</w:t>
            </w:r>
          </w:p>
        </w:tc>
        <w:tc>
          <w:tcPr>
            <w:tcW w:w="2176" w:type="dxa"/>
          </w:tcPr>
          <w:p w14:paraId="5B6F5BA0" w14:textId="1C40CF6C" w:rsidR="00D10735" w:rsidRPr="00C26C40" w:rsidRDefault="00D10735" w:rsidP="00D10735">
            <w:pPr>
              <w:jc w:val="right"/>
              <w:rPr>
                <w:lang w:val="en-GB"/>
              </w:rPr>
            </w:pPr>
            <w:r w:rsidRPr="000235C6">
              <w:t>119598.84</w:t>
            </w:r>
          </w:p>
        </w:tc>
      </w:tr>
      <w:tr w:rsidR="00D10735" w:rsidRPr="00C26C40" w14:paraId="762BC509" w14:textId="77777777" w:rsidTr="00D10735">
        <w:tc>
          <w:tcPr>
            <w:tcW w:w="1065" w:type="dxa"/>
          </w:tcPr>
          <w:p w14:paraId="53F515BD" w14:textId="77777777" w:rsidR="00D10735" w:rsidRPr="00C26C40" w:rsidRDefault="00D10735" w:rsidP="00D10735">
            <w:pPr>
              <w:rPr>
                <w:lang w:val="en-GB"/>
              </w:rPr>
            </w:pPr>
            <w:r w:rsidRPr="00C26C40">
              <w:rPr>
                <w:lang w:val="en-GB"/>
              </w:rPr>
              <w:t>CV-401</w:t>
            </w:r>
          </w:p>
        </w:tc>
        <w:tc>
          <w:tcPr>
            <w:tcW w:w="1313" w:type="dxa"/>
          </w:tcPr>
          <w:p w14:paraId="7C4FD729" w14:textId="77777777" w:rsidR="00D10735" w:rsidRPr="00C26C40" w:rsidRDefault="00D10735" w:rsidP="00D10735">
            <w:pPr>
              <w:rPr>
                <w:lang w:val="en-GB"/>
              </w:rPr>
            </w:pPr>
            <w:r w:rsidRPr="00C26C40">
              <w:rPr>
                <w:lang w:val="en-GB"/>
              </w:rPr>
              <w:t>Non-mag belt conveyor</w:t>
            </w:r>
          </w:p>
        </w:tc>
        <w:tc>
          <w:tcPr>
            <w:tcW w:w="621" w:type="dxa"/>
          </w:tcPr>
          <w:p w14:paraId="1DFE487E" w14:textId="77777777" w:rsidR="00D10735" w:rsidRPr="00C26C40" w:rsidRDefault="00D10735" w:rsidP="00D10735">
            <w:pPr>
              <w:rPr>
                <w:lang w:val="en-GB"/>
              </w:rPr>
            </w:pPr>
            <w:r w:rsidRPr="00C26C40">
              <w:rPr>
                <w:lang w:val="en-GB"/>
              </w:rPr>
              <w:t>10</w:t>
            </w:r>
          </w:p>
        </w:tc>
        <w:tc>
          <w:tcPr>
            <w:tcW w:w="634" w:type="dxa"/>
          </w:tcPr>
          <w:p w14:paraId="3F2FC258" w14:textId="77777777" w:rsidR="00D10735" w:rsidRPr="00C26C40" w:rsidRDefault="00D10735" w:rsidP="00D10735">
            <w:pPr>
              <w:rPr>
                <w:lang w:val="en-GB"/>
              </w:rPr>
            </w:pPr>
            <w:r w:rsidRPr="00C26C40">
              <w:rPr>
                <w:lang w:val="en-GB"/>
              </w:rPr>
              <w:t>m</w:t>
            </w:r>
          </w:p>
        </w:tc>
        <w:tc>
          <w:tcPr>
            <w:tcW w:w="1940" w:type="dxa"/>
          </w:tcPr>
          <w:p w14:paraId="263F8921" w14:textId="56BDA7D7" w:rsidR="00D10735" w:rsidRPr="00C26C40" w:rsidRDefault="00D10735" w:rsidP="00D10735">
            <w:pPr>
              <w:jc w:val="right"/>
              <w:rPr>
                <w:lang w:val="en-GB"/>
              </w:rPr>
            </w:pPr>
            <w:r w:rsidRPr="00035E18">
              <w:t>5926.40</w:t>
            </w:r>
          </w:p>
        </w:tc>
        <w:tc>
          <w:tcPr>
            <w:tcW w:w="745" w:type="dxa"/>
          </w:tcPr>
          <w:p w14:paraId="6E7C84B0" w14:textId="77777777" w:rsidR="00D10735" w:rsidRPr="00C26C40" w:rsidRDefault="00D10735" w:rsidP="00D10735">
            <w:pPr>
              <w:jc w:val="right"/>
              <w:rPr>
                <w:lang w:val="en-GB"/>
              </w:rPr>
            </w:pPr>
            <w:r w:rsidRPr="00C26C40">
              <w:rPr>
                <w:lang w:val="en-GB"/>
              </w:rPr>
              <w:t>1.500</w:t>
            </w:r>
          </w:p>
        </w:tc>
        <w:tc>
          <w:tcPr>
            <w:tcW w:w="2176" w:type="dxa"/>
          </w:tcPr>
          <w:p w14:paraId="39FB3BA4" w14:textId="39EA1621" w:rsidR="00D10735" w:rsidRPr="00C26C40" w:rsidRDefault="00D10735" w:rsidP="00D10735">
            <w:pPr>
              <w:jc w:val="right"/>
              <w:rPr>
                <w:lang w:val="en-GB"/>
              </w:rPr>
            </w:pPr>
            <w:r w:rsidRPr="000235C6">
              <w:t>10127.13</w:t>
            </w:r>
          </w:p>
        </w:tc>
      </w:tr>
      <w:tr w:rsidR="00D10735" w:rsidRPr="00C26C40" w14:paraId="1CBF1B1B" w14:textId="77777777" w:rsidTr="00D10735">
        <w:tc>
          <w:tcPr>
            <w:tcW w:w="1065" w:type="dxa"/>
          </w:tcPr>
          <w:p w14:paraId="0832EEE5" w14:textId="77777777" w:rsidR="00D10735" w:rsidRPr="00C26C40" w:rsidRDefault="00D10735" w:rsidP="00D10735">
            <w:pPr>
              <w:rPr>
                <w:lang w:val="en-GB"/>
              </w:rPr>
            </w:pPr>
            <w:r w:rsidRPr="00C26C40">
              <w:rPr>
                <w:lang w:val="en-GB"/>
              </w:rPr>
              <w:t>CV-402</w:t>
            </w:r>
          </w:p>
        </w:tc>
        <w:tc>
          <w:tcPr>
            <w:tcW w:w="1313" w:type="dxa"/>
          </w:tcPr>
          <w:p w14:paraId="25038E27" w14:textId="77777777" w:rsidR="00D10735" w:rsidRPr="00C26C40" w:rsidRDefault="00D10735" w:rsidP="00D10735">
            <w:pPr>
              <w:rPr>
                <w:lang w:val="en-GB"/>
              </w:rPr>
            </w:pPr>
            <w:r w:rsidRPr="00C26C40">
              <w:rPr>
                <w:lang w:val="en-GB"/>
              </w:rPr>
              <w:t>Magnetic belt conveyor</w:t>
            </w:r>
          </w:p>
        </w:tc>
        <w:tc>
          <w:tcPr>
            <w:tcW w:w="621" w:type="dxa"/>
          </w:tcPr>
          <w:p w14:paraId="1471222C" w14:textId="77777777" w:rsidR="00D10735" w:rsidRPr="00C26C40" w:rsidRDefault="00D10735" w:rsidP="00D10735">
            <w:pPr>
              <w:rPr>
                <w:lang w:val="en-GB"/>
              </w:rPr>
            </w:pPr>
            <w:r w:rsidRPr="00C26C40">
              <w:rPr>
                <w:lang w:val="en-GB"/>
              </w:rPr>
              <w:t>10</w:t>
            </w:r>
          </w:p>
        </w:tc>
        <w:tc>
          <w:tcPr>
            <w:tcW w:w="634" w:type="dxa"/>
          </w:tcPr>
          <w:p w14:paraId="5338A7B5" w14:textId="77777777" w:rsidR="00D10735" w:rsidRPr="00C26C40" w:rsidRDefault="00D10735" w:rsidP="00D10735">
            <w:pPr>
              <w:rPr>
                <w:lang w:val="en-GB"/>
              </w:rPr>
            </w:pPr>
            <w:r w:rsidRPr="00C26C40">
              <w:rPr>
                <w:lang w:val="en-GB"/>
              </w:rPr>
              <w:t>m</w:t>
            </w:r>
          </w:p>
        </w:tc>
        <w:tc>
          <w:tcPr>
            <w:tcW w:w="1940" w:type="dxa"/>
          </w:tcPr>
          <w:p w14:paraId="3F86ADA9" w14:textId="62C80767" w:rsidR="00D10735" w:rsidRPr="00C26C40" w:rsidRDefault="00D10735" w:rsidP="00D10735">
            <w:pPr>
              <w:jc w:val="right"/>
              <w:rPr>
                <w:lang w:val="en-GB"/>
              </w:rPr>
            </w:pPr>
            <w:r w:rsidRPr="00035E18">
              <w:t>5926.40</w:t>
            </w:r>
          </w:p>
        </w:tc>
        <w:tc>
          <w:tcPr>
            <w:tcW w:w="745" w:type="dxa"/>
          </w:tcPr>
          <w:p w14:paraId="2CC0FD3E" w14:textId="77777777" w:rsidR="00D10735" w:rsidRPr="00C26C40" w:rsidRDefault="00D10735" w:rsidP="00D10735">
            <w:pPr>
              <w:jc w:val="right"/>
              <w:rPr>
                <w:lang w:val="en-GB"/>
              </w:rPr>
            </w:pPr>
            <w:r w:rsidRPr="00C26C40">
              <w:rPr>
                <w:lang w:val="en-GB"/>
              </w:rPr>
              <w:t>1.500</w:t>
            </w:r>
          </w:p>
        </w:tc>
        <w:tc>
          <w:tcPr>
            <w:tcW w:w="2176" w:type="dxa"/>
          </w:tcPr>
          <w:p w14:paraId="02C00CFE" w14:textId="4AF98E3D" w:rsidR="00D10735" w:rsidRPr="00C26C40" w:rsidRDefault="00D10735" w:rsidP="00D10735">
            <w:pPr>
              <w:jc w:val="right"/>
              <w:rPr>
                <w:lang w:val="en-GB"/>
              </w:rPr>
            </w:pPr>
            <w:r w:rsidRPr="000235C6">
              <w:t>10127.13</w:t>
            </w:r>
          </w:p>
        </w:tc>
      </w:tr>
      <w:tr w:rsidR="00D10735" w:rsidRPr="00C26C40" w14:paraId="3070EE05" w14:textId="77777777" w:rsidTr="00D10735">
        <w:tc>
          <w:tcPr>
            <w:tcW w:w="1065" w:type="dxa"/>
          </w:tcPr>
          <w:p w14:paraId="6A7FA271" w14:textId="77777777" w:rsidR="00D10735" w:rsidRPr="00C26C40" w:rsidRDefault="00D10735" w:rsidP="00D10735">
            <w:pPr>
              <w:rPr>
                <w:lang w:val="en-GB"/>
              </w:rPr>
            </w:pPr>
            <w:r w:rsidRPr="00C26C40">
              <w:rPr>
                <w:lang w:val="en-GB"/>
              </w:rPr>
              <w:t>BN-401</w:t>
            </w:r>
          </w:p>
        </w:tc>
        <w:tc>
          <w:tcPr>
            <w:tcW w:w="1313" w:type="dxa"/>
          </w:tcPr>
          <w:p w14:paraId="3D87AC68" w14:textId="77777777" w:rsidR="00D10735" w:rsidRPr="00C26C40" w:rsidRDefault="00D10735" w:rsidP="00D10735">
            <w:pPr>
              <w:rPr>
                <w:lang w:val="en-GB"/>
              </w:rPr>
            </w:pPr>
            <w:r w:rsidRPr="00C26C40">
              <w:rPr>
                <w:lang w:val="en-GB"/>
              </w:rPr>
              <w:t>Magnetite Storage Silo</w:t>
            </w:r>
          </w:p>
        </w:tc>
        <w:tc>
          <w:tcPr>
            <w:tcW w:w="621" w:type="dxa"/>
          </w:tcPr>
          <w:p w14:paraId="18EDE614" w14:textId="77777777" w:rsidR="00D10735" w:rsidRPr="00C26C40" w:rsidRDefault="00D10735" w:rsidP="00D10735">
            <w:pPr>
              <w:rPr>
                <w:lang w:val="en-GB"/>
              </w:rPr>
            </w:pPr>
            <w:r w:rsidRPr="00C26C40">
              <w:rPr>
                <w:lang w:val="en-GB"/>
              </w:rPr>
              <w:t>5</w:t>
            </w:r>
          </w:p>
        </w:tc>
        <w:tc>
          <w:tcPr>
            <w:tcW w:w="634" w:type="dxa"/>
          </w:tcPr>
          <w:p w14:paraId="79A04E00" w14:textId="77777777" w:rsidR="00D10735" w:rsidRPr="00C26C40" w:rsidRDefault="00D10735" w:rsidP="00D10735">
            <w:pPr>
              <w:rPr>
                <w:lang w:val="en-GB"/>
              </w:rPr>
            </w:pPr>
            <w:r w:rsidRPr="00C26C40">
              <w:rPr>
                <w:lang w:val="en-GB"/>
              </w:rPr>
              <w:t>m³</w:t>
            </w:r>
          </w:p>
        </w:tc>
        <w:tc>
          <w:tcPr>
            <w:tcW w:w="1940" w:type="dxa"/>
          </w:tcPr>
          <w:p w14:paraId="15DD53CF" w14:textId="2125E334" w:rsidR="00D10735" w:rsidRPr="00C26C40" w:rsidRDefault="00D10735" w:rsidP="00D10735">
            <w:pPr>
              <w:jc w:val="right"/>
              <w:rPr>
                <w:lang w:val="en-GB"/>
              </w:rPr>
            </w:pPr>
            <w:r w:rsidRPr="00035E18">
              <w:t>29713.49</w:t>
            </w:r>
          </w:p>
        </w:tc>
        <w:tc>
          <w:tcPr>
            <w:tcW w:w="745" w:type="dxa"/>
          </w:tcPr>
          <w:p w14:paraId="66E4DEC6" w14:textId="77777777" w:rsidR="00D10735" w:rsidRPr="00C26C40" w:rsidRDefault="00D10735" w:rsidP="00D10735">
            <w:pPr>
              <w:jc w:val="right"/>
              <w:rPr>
                <w:lang w:val="en-GB"/>
              </w:rPr>
            </w:pPr>
            <w:r w:rsidRPr="00C26C40">
              <w:rPr>
                <w:lang w:val="en-GB"/>
              </w:rPr>
              <w:t>4.070</w:t>
            </w:r>
          </w:p>
        </w:tc>
        <w:tc>
          <w:tcPr>
            <w:tcW w:w="2176" w:type="dxa"/>
          </w:tcPr>
          <w:p w14:paraId="75434312" w14:textId="427661D4" w:rsidR="00D10735" w:rsidRPr="00C26C40" w:rsidRDefault="00D10735" w:rsidP="00D10735">
            <w:pPr>
              <w:jc w:val="right"/>
              <w:rPr>
                <w:lang w:val="en-GB"/>
              </w:rPr>
            </w:pPr>
            <w:r w:rsidRPr="000235C6">
              <w:t>50774.89</w:t>
            </w:r>
          </w:p>
        </w:tc>
      </w:tr>
      <w:tr w:rsidR="0053702F" w:rsidRPr="00C26C40" w14:paraId="22644BAB" w14:textId="77777777" w:rsidTr="00D10735">
        <w:tc>
          <w:tcPr>
            <w:tcW w:w="1065" w:type="dxa"/>
          </w:tcPr>
          <w:p w14:paraId="7767FF9E" w14:textId="77777777" w:rsidR="0053702F" w:rsidRPr="00A85EE5" w:rsidRDefault="0053702F" w:rsidP="00870DFD">
            <w:pPr>
              <w:rPr>
                <w:b/>
                <w:bCs/>
                <w:lang w:val="en-GB"/>
              </w:rPr>
            </w:pPr>
            <w:r w:rsidRPr="00A85EE5">
              <w:rPr>
                <w:b/>
                <w:bCs/>
                <w:lang w:val="en-GB"/>
              </w:rPr>
              <w:lastRenderedPageBreak/>
              <w:t>Subtotal</w:t>
            </w:r>
          </w:p>
        </w:tc>
        <w:tc>
          <w:tcPr>
            <w:tcW w:w="1313" w:type="dxa"/>
          </w:tcPr>
          <w:p w14:paraId="6BC64D60" w14:textId="77777777" w:rsidR="0053702F" w:rsidRPr="00A85EE5" w:rsidRDefault="0053702F" w:rsidP="00870DFD">
            <w:pPr>
              <w:rPr>
                <w:b/>
                <w:bCs/>
                <w:lang w:val="en-GB"/>
              </w:rPr>
            </w:pPr>
          </w:p>
        </w:tc>
        <w:tc>
          <w:tcPr>
            <w:tcW w:w="621" w:type="dxa"/>
          </w:tcPr>
          <w:p w14:paraId="31935B2E" w14:textId="77777777" w:rsidR="0053702F" w:rsidRPr="00A85EE5" w:rsidRDefault="0053702F" w:rsidP="00870DFD">
            <w:pPr>
              <w:rPr>
                <w:b/>
                <w:bCs/>
                <w:lang w:val="en-GB"/>
              </w:rPr>
            </w:pPr>
          </w:p>
        </w:tc>
        <w:tc>
          <w:tcPr>
            <w:tcW w:w="634" w:type="dxa"/>
          </w:tcPr>
          <w:p w14:paraId="7D1DBE90" w14:textId="77777777" w:rsidR="0053702F" w:rsidRPr="00A85EE5" w:rsidRDefault="0053702F" w:rsidP="00870DFD">
            <w:pPr>
              <w:rPr>
                <w:b/>
                <w:bCs/>
                <w:lang w:val="en-GB"/>
              </w:rPr>
            </w:pPr>
          </w:p>
        </w:tc>
        <w:tc>
          <w:tcPr>
            <w:tcW w:w="1940" w:type="dxa"/>
          </w:tcPr>
          <w:p w14:paraId="792485C2" w14:textId="77777777" w:rsidR="0053702F" w:rsidRPr="00A85EE5" w:rsidRDefault="0053702F" w:rsidP="00990377">
            <w:pPr>
              <w:jc w:val="right"/>
              <w:rPr>
                <w:b/>
                <w:bCs/>
                <w:lang w:val="en-GB"/>
              </w:rPr>
            </w:pPr>
          </w:p>
        </w:tc>
        <w:tc>
          <w:tcPr>
            <w:tcW w:w="745" w:type="dxa"/>
          </w:tcPr>
          <w:p w14:paraId="092C4F9A" w14:textId="77777777" w:rsidR="0053702F" w:rsidRPr="00A85EE5" w:rsidRDefault="0053702F" w:rsidP="00990377">
            <w:pPr>
              <w:jc w:val="right"/>
              <w:rPr>
                <w:b/>
                <w:bCs/>
                <w:lang w:val="en-GB"/>
              </w:rPr>
            </w:pPr>
          </w:p>
        </w:tc>
        <w:tc>
          <w:tcPr>
            <w:tcW w:w="2176" w:type="dxa"/>
          </w:tcPr>
          <w:p w14:paraId="03F67E9F" w14:textId="4C4E5BB9" w:rsidR="0053702F" w:rsidRPr="00A85EE5" w:rsidRDefault="00B5696D" w:rsidP="00990377">
            <w:pPr>
              <w:jc w:val="right"/>
              <w:rPr>
                <w:b/>
                <w:bCs/>
                <w:lang w:val="en-GB"/>
              </w:rPr>
            </w:pPr>
            <w:r w:rsidRPr="00A85EE5">
              <w:rPr>
                <w:b/>
                <w:bCs/>
                <w:lang w:val="en-GB"/>
              </w:rPr>
              <w:t>190628.01</w:t>
            </w:r>
          </w:p>
        </w:tc>
      </w:tr>
    </w:tbl>
    <w:p w14:paraId="7CB7918B" w14:textId="77777777" w:rsidR="0053702F" w:rsidRPr="00C26C40" w:rsidRDefault="0053702F" w:rsidP="0053702F"/>
    <w:p w14:paraId="79C04A8B" w14:textId="424CD1B0" w:rsidR="00773D5F" w:rsidRPr="00C26C40" w:rsidRDefault="00773D5F" w:rsidP="00773D5F">
      <w:pPr>
        <w:pStyle w:val="Caption"/>
        <w:keepNext/>
      </w:pPr>
      <w:bookmarkStart w:id="457" w:name="_Toc237244876"/>
      <w:r w:rsidRPr="00C26C40">
        <w:t xml:space="preserve">Table </w:t>
      </w:r>
      <w:fldSimple w:instr=" STYLEREF 1 \s ">
        <w:r w:rsidR="006221B8">
          <w:rPr>
            <w:noProof/>
          </w:rPr>
          <w:t>10</w:t>
        </w:r>
      </w:fldSimple>
      <w:r w:rsidR="00B61202">
        <w:noBreakHyphen/>
      </w:r>
      <w:fldSimple w:instr=" SEQ Table \* ARABIC \s 1 ">
        <w:r w:rsidR="006221B8">
          <w:rPr>
            <w:noProof/>
          </w:rPr>
          <w:t>6</w:t>
        </w:r>
      </w:fldSimple>
      <w:r w:rsidRPr="00C26C40">
        <w:t xml:space="preserve"> Area 500 Equipment Cost Estimate (2026, Ghana Basis)</w:t>
      </w:r>
      <w:bookmarkEnd w:id="457"/>
    </w:p>
    <w:tbl>
      <w:tblPr>
        <w:tblStyle w:val="TableGrid"/>
        <w:tblW w:w="0" w:type="auto"/>
        <w:tblLook w:val="04A0" w:firstRow="1" w:lastRow="0" w:firstColumn="1" w:lastColumn="0" w:noHBand="0" w:noVBand="1"/>
      </w:tblPr>
      <w:tblGrid>
        <w:gridCol w:w="994"/>
        <w:gridCol w:w="1437"/>
        <w:gridCol w:w="823"/>
        <w:gridCol w:w="731"/>
        <w:gridCol w:w="1796"/>
        <w:gridCol w:w="701"/>
        <w:gridCol w:w="2012"/>
      </w:tblGrid>
      <w:tr w:rsidR="0053702F" w:rsidRPr="00C26C40" w14:paraId="4FA1184D" w14:textId="77777777" w:rsidTr="00990377">
        <w:tc>
          <w:tcPr>
            <w:tcW w:w="994" w:type="dxa"/>
          </w:tcPr>
          <w:p w14:paraId="6902C571" w14:textId="77777777" w:rsidR="0053702F" w:rsidRPr="00C26C40" w:rsidRDefault="0053702F" w:rsidP="00870DFD">
            <w:pPr>
              <w:rPr>
                <w:lang w:val="en-GB"/>
              </w:rPr>
            </w:pPr>
            <w:r w:rsidRPr="00C26C40">
              <w:rPr>
                <w:lang w:val="en-GB"/>
              </w:rPr>
              <w:t>Tag</w:t>
            </w:r>
          </w:p>
        </w:tc>
        <w:tc>
          <w:tcPr>
            <w:tcW w:w="1437" w:type="dxa"/>
          </w:tcPr>
          <w:p w14:paraId="2A5D5FF7" w14:textId="77777777" w:rsidR="0053702F" w:rsidRPr="00C26C40" w:rsidRDefault="0053702F" w:rsidP="00870DFD">
            <w:pPr>
              <w:rPr>
                <w:lang w:val="en-GB"/>
              </w:rPr>
            </w:pPr>
            <w:r w:rsidRPr="00C26C40">
              <w:rPr>
                <w:lang w:val="en-GB"/>
              </w:rPr>
              <w:t>Description</w:t>
            </w:r>
          </w:p>
        </w:tc>
        <w:tc>
          <w:tcPr>
            <w:tcW w:w="823" w:type="dxa"/>
          </w:tcPr>
          <w:p w14:paraId="5B373E07" w14:textId="77777777" w:rsidR="0053702F" w:rsidRPr="00C26C40" w:rsidRDefault="0053702F" w:rsidP="00870DFD">
            <w:pPr>
              <w:rPr>
                <w:lang w:val="en-GB"/>
              </w:rPr>
            </w:pPr>
            <w:r w:rsidRPr="00C26C40">
              <w:rPr>
                <w:lang w:val="en-GB"/>
              </w:rPr>
              <w:t>Size</w:t>
            </w:r>
          </w:p>
        </w:tc>
        <w:tc>
          <w:tcPr>
            <w:tcW w:w="731" w:type="dxa"/>
          </w:tcPr>
          <w:p w14:paraId="71536E54" w14:textId="77777777" w:rsidR="0053702F" w:rsidRPr="00C26C40" w:rsidRDefault="0053702F" w:rsidP="00870DFD">
            <w:pPr>
              <w:rPr>
                <w:lang w:val="en-GB"/>
              </w:rPr>
            </w:pPr>
            <w:r w:rsidRPr="00C26C40">
              <w:rPr>
                <w:lang w:val="en-GB"/>
              </w:rPr>
              <w:t>Unit</w:t>
            </w:r>
          </w:p>
        </w:tc>
        <w:tc>
          <w:tcPr>
            <w:tcW w:w="1796" w:type="dxa"/>
          </w:tcPr>
          <w:p w14:paraId="28BC79EA" w14:textId="77777777" w:rsidR="0053702F" w:rsidRPr="00C26C40" w:rsidRDefault="0053702F" w:rsidP="00870DFD">
            <w:pPr>
              <w:rPr>
                <w:rFonts w:ascii="Cambria Math" w:hAnsi="Cambria Math"/>
                <w:lang w:val="en-GB"/>
                <w:oMath/>
              </w:rPr>
            </w:pPr>
            <m:oMathPara>
              <m:oMath>
                <m:r>
                  <m:rPr>
                    <m:sty m:val="bi"/>
                  </m:rPr>
                  <w:rPr>
                    <w:rFonts w:ascii="Cambria Math" w:hAnsi="Cambria Math"/>
                    <w:lang w:val="en-GB"/>
                  </w:rPr>
                  <m:t>C</m:t>
                </m:r>
                <m:r>
                  <m:rPr>
                    <m:sty m:val="p"/>
                  </m:rPr>
                  <w:rPr>
                    <w:rFonts w:ascii="Cambria Math" w:hAnsi="Cambria Math"/>
                    <w:lang w:val="en-GB"/>
                  </w:rPr>
                  <m:t>°</m:t>
                </m:r>
                <m:r>
                  <m:rPr>
                    <m:sty m:val="bi"/>
                  </m:rPr>
                  <w:rPr>
                    <w:rFonts w:ascii="Cambria Math" w:hAnsi="Cambria Math"/>
                    <w:lang w:val="en-GB"/>
                  </w:rPr>
                  <m:t>p</m:t>
                </m:r>
                <m:r>
                  <m:rPr>
                    <m:sty m:val="p"/>
                  </m:rPr>
                  <w:rPr>
                    <w:rFonts w:ascii="Cambria Math" w:hAnsi="Cambria Math"/>
                    <w:lang w:val="en-GB"/>
                  </w:rPr>
                  <m:t xml:space="preserve"> </m:t>
                </m:r>
                <m:r>
                  <m:rPr>
                    <m:sty m:val="b"/>
                  </m:rPr>
                  <w:rPr>
                    <w:rFonts w:ascii="Cambria Math" w:hAnsi="Cambria Math"/>
                    <w:lang w:val="en-GB"/>
                  </w:rPr>
                  <m:t>2001</m:t>
                </m:r>
                <m:r>
                  <m:rPr>
                    <m:sty m:val="p"/>
                  </m:rPr>
                  <w:rPr>
                    <w:rFonts w:ascii="Cambria Math" w:hAnsi="Cambria Math"/>
                    <w:lang w:val="en-GB"/>
                  </w:rPr>
                  <m:t xml:space="preserve"> (</m:t>
                </m:r>
                <m:r>
                  <m:rPr>
                    <m:sty m:val="bi"/>
                  </m:rPr>
                  <w:rPr>
                    <w:rFonts w:ascii="Cambria Math" w:hAnsi="Cambria Math"/>
                    <w:lang w:val="en-GB"/>
                  </w:rPr>
                  <m:t>USD</m:t>
                </m:r>
                <m:r>
                  <m:rPr>
                    <m:sty m:val="p"/>
                  </m:rPr>
                  <w:rPr>
                    <w:rFonts w:ascii="Cambria Math" w:hAnsi="Cambria Math"/>
                    <w:lang w:val="en-GB"/>
                  </w:rPr>
                  <m:t>)</m:t>
                </m:r>
              </m:oMath>
            </m:oMathPara>
          </w:p>
        </w:tc>
        <w:tc>
          <w:tcPr>
            <w:tcW w:w="701" w:type="dxa"/>
          </w:tcPr>
          <w:p w14:paraId="619DC0FA" w14:textId="77777777" w:rsidR="0053702F" w:rsidRPr="00C26C40" w:rsidRDefault="003D0B1E" w:rsidP="00870DFD">
            <w:pPr>
              <w:rPr>
                <w:rFonts w:ascii="Cambria Math" w:hAnsi="Cambria Math"/>
                <w:lang w:val="en-GB"/>
                <w:oMath/>
              </w:rPr>
            </w:pPr>
            <m:oMathPara>
              <m:oMath>
                <m:sSub>
                  <m:sSubPr>
                    <m:ctrlPr>
                      <w:rPr>
                        <w:rFonts w:ascii="Cambria Math" w:hAnsi="Cambria Math"/>
                        <w:lang w:val="en-GB"/>
                      </w:rPr>
                    </m:ctrlPr>
                  </m:sSubPr>
                  <m:e>
                    <m:r>
                      <m:rPr>
                        <m:sty m:val="bi"/>
                      </m:rPr>
                      <w:rPr>
                        <w:rFonts w:ascii="Cambria Math" w:hAnsi="Cambria Math"/>
                        <w:lang w:val="en-GB"/>
                      </w:rPr>
                      <m:t>F</m:t>
                    </m:r>
                  </m:e>
                  <m:sub>
                    <m:r>
                      <m:rPr>
                        <m:sty m:val="bi"/>
                      </m:rPr>
                      <w:rPr>
                        <w:rFonts w:ascii="Cambria Math" w:hAnsi="Cambria Math"/>
                        <w:lang w:val="en-GB"/>
                      </w:rPr>
                      <m:t>BM</m:t>
                    </m:r>
                  </m:sub>
                </m:sSub>
              </m:oMath>
            </m:oMathPara>
          </w:p>
        </w:tc>
        <w:tc>
          <w:tcPr>
            <w:tcW w:w="2012" w:type="dxa"/>
          </w:tcPr>
          <w:p w14:paraId="7C010EC8" w14:textId="77777777" w:rsidR="0053702F" w:rsidRPr="00C26C40" w:rsidRDefault="003D0B1E" w:rsidP="00870DFD">
            <w:pPr>
              <w:rPr>
                <w:rFonts w:ascii="Cambria Math" w:hAnsi="Cambria Math"/>
                <w:lang w:val="en-GB"/>
                <w:oMath/>
              </w:rPr>
            </w:pPr>
            <m:oMathPara>
              <m:oMath>
                <m:sSub>
                  <m:sSubPr>
                    <m:ctrlPr>
                      <w:rPr>
                        <w:rFonts w:ascii="Cambria Math" w:hAnsi="Cambria Math"/>
                        <w:lang w:val="en-GB"/>
                      </w:rPr>
                    </m:ctrlPr>
                  </m:sSubPr>
                  <m:e>
                    <m:r>
                      <m:rPr>
                        <m:sty m:val="bi"/>
                      </m:rPr>
                      <w:rPr>
                        <w:rFonts w:ascii="Cambria Math" w:hAnsi="Cambria Math"/>
                        <w:lang w:val="en-GB"/>
                      </w:rPr>
                      <m:t>C</m:t>
                    </m:r>
                  </m:e>
                  <m:sub>
                    <m:r>
                      <m:rPr>
                        <m:sty m:val="bi"/>
                      </m:rPr>
                      <w:rPr>
                        <w:rFonts w:ascii="Cambria Math" w:hAnsi="Cambria Math"/>
                        <w:lang w:val="en-GB"/>
                      </w:rPr>
                      <m:t>BM</m:t>
                    </m:r>
                  </m:sub>
                </m:sSub>
                <m:r>
                  <m:rPr>
                    <m:sty m:val="p"/>
                  </m:rPr>
                  <w:rPr>
                    <w:rFonts w:ascii="Cambria Math" w:hAnsi="Cambria Math"/>
                    <w:lang w:val="en-GB"/>
                  </w:rPr>
                  <m:t xml:space="preserve"> </m:t>
                </m:r>
                <m:r>
                  <m:rPr>
                    <m:sty m:val="bi"/>
                  </m:rPr>
                  <w:rPr>
                    <w:rFonts w:ascii="Cambria Math" w:hAnsi="Cambria Math"/>
                    <w:lang w:val="en-GB"/>
                  </w:rPr>
                  <m:t>Ghana</m:t>
                </m:r>
                <m:r>
                  <m:rPr>
                    <m:sty m:val="p"/>
                  </m:rPr>
                  <w:rPr>
                    <w:rFonts w:ascii="Cambria Math" w:hAnsi="Cambria Math"/>
                    <w:lang w:val="en-GB"/>
                  </w:rPr>
                  <m:t xml:space="preserve"> (</m:t>
                </m:r>
                <m:r>
                  <m:rPr>
                    <m:sty m:val="bi"/>
                  </m:rPr>
                  <w:rPr>
                    <w:rFonts w:ascii="Cambria Math" w:hAnsi="Cambria Math"/>
                    <w:lang w:val="en-GB"/>
                  </w:rPr>
                  <m:t>USD</m:t>
                </m:r>
                <m:r>
                  <m:rPr>
                    <m:sty m:val="p"/>
                  </m:rPr>
                  <w:rPr>
                    <w:rFonts w:ascii="Cambria Math" w:hAnsi="Cambria Math"/>
                    <w:lang w:val="en-GB"/>
                  </w:rPr>
                  <m:t>)</m:t>
                </m:r>
              </m:oMath>
            </m:oMathPara>
          </w:p>
        </w:tc>
      </w:tr>
      <w:tr w:rsidR="00990377" w:rsidRPr="00C26C40" w14:paraId="04C73B7A" w14:textId="77777777" w:rsidTr="00990377">
        <w:tc>
          <w:tcPr>
            <w:tcW w:w="994" w:type="dxa"/>
          </w:tcPr>
          <w:p w14:paraId="722E0F5F" w14:textId="77777777" w:rsidR="00990377" w:rsidRPr="00C26C40" w:rsidRDefault="00990377" w:rsidP="00990377">
            <w:pPr>
              <w:rPr>
                <w:lang w:val="en-GB"/>
              </w:rPr>
            </w:pPr>
            <w:r w:rsidRPr="00C26C40">
              <w:rPr>
                <w:lang w:val="en-GB"/>
              </w:rPr>
              <w:t>BN-501</w:t>
            </w:r>
          </w:p>
        </w:tc>
        <w:tc>
          <w:tcPr>
            <w:tcW w:w="1437" w:type="dxa"/>
          </w:tcPr>
          <w:p w14:paraId="6C10A1B3" w14:textId="77777777" w:rsidR="00990377" w:rsidRPr="00C26C40" w:rsidRDefault="00990377" w:rsidP="00990377">
            <w:pPr>
              <w:rPr>
                <w:lang w:val="en-GB"/>
              </w:rPr>
            </w:pPr>
            <w:r w:rsidRPr="00C26C40">
              <w:rPr>
                <w:lang w:val="en-GB"/>
              </w:rPr>
              <w:t>Alumina Feed Bin</w:t>
            </w:r>
          </w:p>
        </w:tc>
        <w:tc>
          <w:tcPr>
            <w:tcW w:w="823" w:type="dxa"/>
          </w:tcPr>
          <w:p w14:paraId="55184956" w14:textId="77777777" w:rsidR="00990377" w:rsidRPr="00C26C40" w:rsidRDefault="00990377" w:rsidP="00990377">
            <w:pPr>
              <w:rPr>
                <w:lang w:val="en-GB"/>
              </w:rPr>
            </w:pPr>
            <w:r w:rsidRPr="00C26C40">
              <w:rPr>
                <w:lang w:val="en-GB"/>
              </w:rPr>
              <w:t>3</w:t>
            </w:r>
          </w:p>
        </w:tc>
        <w:tc>
          <w:tcPr>
            <w:tcW w:w="731" w:type="dxa"/>
          </w:tcPr>
          <w:p w14:paraId="1FC24515" w14:textId="77777777" w:rsidR="00990377" w:rsidRPr="00C26C40" w:rsidRDefault="00990377" w:rsidP="00990377">
            <w:pPr>
              <w:rPr>
                <w:lang w:val="en-GB"/>
              </w:rPr>
            </w:pPr>
            <w:r w:rsidRPr="00C26C40">
              <w:rPr>
                <w:lang w:val="en-GB"/>
              </w:rPr>
              <w:t>m³</w:t>
            </w:r>
          </w:p>
        </w:tc>
        <w:tc>
          <w:tcPr>
            <w:tcW w:w="1796" w:type="dxa"/>
          </w:tcPr>
          <w:p w14:paraId="7AE0EC20" w14:textId="77FFA469" w:rsidR="00990377" w:rsidRPr="00C26C40" w:rsidRDefault="00990377" w:rsidP="00990377">
            <w:pPr>
              <w:jc w:val="right"/>
              <w:rPr>
                <w:lang w:val="en-GB"/>
              </w:rPr>
            </w:pPr>
            <w:r w:rsidRPr="009C3A0C">
              <w:t>22152.99</w:t>
            </w:r>
          </w:p>
        </w:tc>
        <w:tc>
          <w:tcPr>
            <w:tcW w:w="701" w:type="dxa"/>
          </w:tcPr>
          <w:p w14:paraId="21CF7BFE" w14:textId="77777777" w:rsidR="00990377" w:rsidRPr="00C26C40" w:rsidRDefault="00990377" w:rsidP="00990377">
            <w:pPr>
              <w:jc w:val="right"/>
              <w:rPr>
                <w:lang w:val="en-GB"/>
              </w:rPr>
            </w:pPr>
            <w:r w:rsidRPr="00C26C40">
              <w:rPr>
                <w:lang w:val="en-GB"/>
              </w:rPr>
              <w:t>4.070</w:t>
            </w:r>
          </w:p>
        </w:tc>
        <w:tc>
          <w:tcPr>
            <w:tcW w:w="2012" w:type="dxa"/>
          </w:tcPr>
          <w:p w14:paraId="2FD47632" w14:textId="6A6041BF" w:rsidR="00990377" w:rsidRPr="00C26C40" w:rsidRDefault="00990377" w:rsidP="00990377">
            <w:pPr>
              <w:jc w:val="right"/>
              <w:rPr>
                <w:lang w:val="en-GB"/>
              </w:rPr>
            </w:pPr>
            <w:r w:rsidRPr="00CA0C41">
              <w:t>37855.38</w:t>
            </w:r>
          </w:p>
        </w:tc>
      </w:tr>
      <w:tr w:rsidR="00990377" w:rsidRPr="00C26C40" w14:paraId="635BF1A9" w14:textId="77777777" w:rsidTr="00990377">
        <w:tc>
          <w:tcPr>
            <w:tcW w:w="994" w:type="dxa"/>
          </w:tcPr>
          <w:p w14:paraId="6A416C98" w14:textId="77777777" w:rsidR="00990377" w:rsidRPr="00C26C40" w:rsidRDefault="00990377" w:rsidP="00990377">
            <w:pPr>
              <w:rPr>
                <w:lang w:val="en-GB"/>
              </w:rPr>
            </w:pPr>
            <w:r w:rsidRPr="00C26C40">
              <w:rPr>
                <w:lang w:val="en-GB"/>
              </w:rPr>
              <w:t>FD-501</w:t>
            </w:r>
          </w:p>
        </w:tc>
        <w:tc>
          <w:tcPr>
            <w:tcW w:w="1437" w:type="dxa"/>
          </w:tcPr>
          <w:p w14:paraId="6AEFE2AD" w14:textId="77777777" w:rsidR="00990377" w:rsidRPr="00C26C40" w:rsidRDefault="00990377" w:rsidP="00990377">
            <w:pPr>
              <w:rPr>
                <w:lang w:val="en-GB"/>
              </w:rPr>
            </w:pPr>
            <w:r w:rsidRPr="00C26C40">
              <w:rPr>
                <w:lang w:val="en-GB"/>
              </w:rPr>
              <w:t>Weight Belt Feeder</w:t>
            </w:r>
          </w:p>
        </w:tc>
        <w:tc>
          <w:tcPr>
            <w:tcW w:w="823" w:type="dxa"/>
          </w:tcPr>
          <w:p w14:paraId="0FD7F06D" w14:textId="77777777" w:rsidR="00990377" w:rsidRPr="00C26C40" w:rsidRDefault="00990377" w:rsidP="00990377">
            <w:pPr>
              <w:rPr>
                <w:lang w:val="en-GB"/>
              </w:rPr>
            </w:pPr>
            <w:r w:rsidRPr="00C26C40">
              <w:rPr>
                <w:lang w:val="en-GB"/>
              </w:rPr>
              <w:t>0.69</w:t>
            </w:r>
          </w:p>
        </w:tc>
        <w:tc>
          <w:tcPr>
            <w:tcW w:w="731" w:type="dxa"/>
          </w:tcPr>
          <w:p w14:paraId="6A2F3686" w14:textId="77777777" w:rsidR="00990377" w:rsidRPr="00C26C40" w:rsidRDefault="00990377" w:rsidP="00990377">
            <w:pPr>
              <w:rPr>
                <w:lang w:val="en-GB"/>
              </w:rPr>
            </w:pPr>
            <w:r w:rsidRPr="00C26C40">
              <w:rPr>
                <w:lang w:val="en-GB"/>
              </w:rPr>
              <w:t>t/hr</w:t>
            </w:r>
          </w:p>
        </w:tc>
        <w:tc>
          <w:tcPr>
            <w:tcW w:w="1796" w:type="dxa"/>
          </w:tcPr>
          <w:p w14:paraId="304BA3F9" w14:textId="09972890" w:rsidR="00990377" w:rsidRPr="00C26C40" w:rsidRDefault="00990377" w:rsidP="00990377">
            <w:pPr>
              <w:jc w:val="right"/>
              <w:rPr>
                <w:lang w:val="en-GB"/>
              </w:rPr>
            </w:pPr>
            <w:r w:rsidRPr="009C3A0C">
              <w:t>2158.83</w:t>
            </w:r>
          </w:p>
        </w:tc>
        <w:tc>
          <w:tcPr>
            <w:tcW w:w="701" w:type="dxa"/>
          </w:tcPr>
          <w:p w14:paraId="60DE5382" w14:textId="77777777" w:rsidR="00990377" w:rsidRPr="00C26C40" w:rsidRDefault="00990377" w:rsidP="00990377">
            <w:pPr>
              <w:jc w:val="right"/>
              <w:rPr>
                <w:lang w:val="en-GB"/>
              </w:rPr>
            </w:pPr>
            <w:r w:rsidRPr="00C26C40">
              <w:rPr>
                <w:lang w:val="en-GB"/>
              </w:rPr>
              <w:t>1.500</w:t>
            </w:r>
          </w:p>
        </w:tc>
        <w:tc>
          <w:tcPr>
            <w:tcW w:w="2012" w:type="dxa"/>
          </w:tcPr>
          <w:p w14:paraId="4C368A14" w14:textId="3BC6CA7E" w:rsidR="00990377" w:rsidRPr="00C26C40" w:rsidRDefault="00990377" w:rsidP="00990377">
            <w:pPr>
              <w:jc w:val="right"/>
              <w:rPr>
                <w:lang w:val="en-GB"/>
              </w:rPr>
            </w:pPr>
            <w:r w:rsidRPr="00CA0C41">
              <w:t>3689.04</w:t>
            </w:r>
          </w:p>
        </w:tc>
      </w:tr>
      <w:tr w:rsidR="00990377" w:rsidRPr="00C26C40" w14:paraId="1A6C5DE2" w14:textId="77777777" w:rsidTr="00990377">
        <w:tc>
          <w:tcPr>
            <w:tcW w:w="994" w:type="dxa"/>
          </w:tcPr>
          <w:p w14:paraId="5952DCC6" w14:textId="77777777" w:rsidR="00990377" w:rsidRPr="00C26C40" w:rsidRDefault="00990377" w:rsidP="00990377">
            <w:pPr>
              <w:rPr>
                <w:lang w:val="en-GB"/>
              </w:rPr>
            </w:pPr>
            <w:r w:rsidRPr="00C26C40">
              <w:rPr>
                <w:lang w:val="en-GB"/>
              </w:rPr>
              <w:t>TK-501</w:t>
            </w:r>
          </w:p>
        </w:tc>
        <w:tc>
          <w:tcPr>
            <w:tcW w:w="1437" w:type="dxa"/>
          </w:tcPr>
          <w:p w14:paraId="5AEC85D9" w14:textId="77777777" w:rsidR="00990377" w:rsidRPr="00C26C40" w:rsidRDefault="00990377" w:rsidP="00990377">
            <w:pPr>
              <w:rPr>
                <w:lang w:val="en-GB"/>
              </w:rPr>
            </w:pPr>
            <w:r w:rsidRPr="00C26C40">
              <w:rPr>
                <w:lang w:val="en-GB"/>
              </w:rPr>
              <w:t>Slurry Make-up Tank</w:t>
            </w:r>
          </w:p>
        </w:tc>
        <w:tc>
          <w:tcPr>
            <w:tcW w:w="823" w:type="dxa"/>
          </w:tcPr>
          <w:p w14:paraId="3ED7C194" w14:textId="77777777" w:rsidR="00990377" w:rsidRPr="00C26C40" w:rsidRDefault="00990377" w:rsidP="00990377">
            <w:pPr>
              <w:rPr>
                <w:lang w:val="en-GB"/>
              </w:rPr>
            </w:pPr>
            <w:r w:rsidRPr="00C26C40">
              <w:rPr>
                <w:lang w:val="en-GB"/>
              </w:rPr>
              <w:t>2.5</w:t>
            </w:r>
          </w:p>
        </w:tc>
        <w:tc>
          <w:tcPr>
            <w:tcW w:w="731" w:type="dxa"/>
          </w:tcPr>
          <w:p w14:paraId="762A2C3F" w14:textId="77777777" w:rsidR="00990377" w:rsidRPr="00C26C40" w:rsidRDefault="00990377" w:rsidP="00990377">
            <w:pPr>
              <w:rPr>
                <w:lang w:val="en-GB"/>
              </w:rPr>
            </w:pPr>
            <w:r w:rsidRPr="00C26C40">
              <w:rPr>
                <w:lang w:val="en-GB"/>
              </w:rPr>
              <w:t>m³</w:t>
            </w:r>
          </w:p>
        </w:tc>
        <w:tc>
          <w:tcPr>
            <w:tcW w:w="1796" w:type="dxa"/>
          </w:tcPr>
          <w:p w14:paraId="4AF052CA" w14:textId="06FA5791" w:rsidR="00990377" w:rsidRPr="00C26C40" w:rsidRDefault="00990377" w:rsidP="00990377">
            <w:pPr>
              <w:jc w:val="right"/>
              <w:rPr>
                <w:lang w:val="en-GB"/>
              </w:rPr>
            </w:pPr>
            <w:r w:rsidRPr="009C3A0C">
              <w:t>20066.79</w:t>
            </w:r>
          </w:p>
        </w:tc>
        <w:tc>
          <w:tcPr>
            <w:tcW w:w="701" w:type="dxa"/>
          </w:tcPr>
          <w:p w14:paraId="00A4EA6D" w14:textId="77777777" w:rsidR="00990377" w:rsidRPr="00C26C40" w:rsidRDefault="00990377" w:rsidP="00990377">
            <w:pPr>
              <w:jc w:val="right"/>
              <w:rPr>
                <w:lang w:val="en-GB"/>
              </w:rPr>
            </w:pPr>
            <w:r w:rsidRPr="00C26C40">
              <w:rPr>
                <w:lang w:val="en-GB"/>
              </w:rPr>
              <w:t>4.070</w:t>
            </w:r>
          </w:p>
        </w:tc>
        <w:tc>
          <w:tcPr>
            <w:tcW w:w="2012" w:type="dxa"/>
          </w:tcPr>
          <w:p w14:paraId="51C1FF4F" w14:textId="11E375E3" w:rsidR="00990377" w:rsidRPr="00C26C40" w:rsidRDefault="00990377" w:rsidP="00990377">
            <w:pPr>
              <w:jc w:val="right"/>
              <w:rPr>
                <w:lang w:val="en-GB"/>
              </w:rPr>
            </w:pPr>
            <w:r w:rsidRPr="00CA0C41">
              <w:t>34290.46</w:t>
            </w:r>
          </w:p>
        </w:tc>
      </w:tr>
      <w:tr w:rsidR="00990377" w:rsidRPr="00C26C40" w14:paraId="26F301D9" w14:textId="77777777" w:rsidTr="00990377">
        <w:tc>
          <w:tcPr>
            <w:tcW w:w="994" w:type="dxa"/>
          </w:tcPr>
          <w:p w14:paraId="4A5A606C" w14:textId="77777777" w:rsidR="00990377" w:rsidRPr="00C26C40" w:rsidRDefault="00990377" w:rsidP="00990377">
            <w:pPr>
              <w:rPr>
                <w:lang w:val="en-GB"/>
              </w:rPr>
            </w:pPr>
            <w:r w:rsidRPr="00C26C40">
              <w:rPr>
                <w:lang w:val="en-GB"/>
              </w:rPr>
              <w:t>P-501</w:t>
            </w:r>
          </w:p>
        </w:tc>
        <w:tc>
          <w:tcPr>
            <w:tcW w:w="1437" w:type="dxa"/>
          </w:tcPr>
          <w:p w14:paraId="0831E75B" w14:textId="77777777" w:rsidR="00990377" w:rsidRPr="00C26C40" w:rsidRDefault="00990377" w:rsidP="00990377">
            <w:pPr>
              <w:rPr>
                <w:lang w:val="en-GB"/>
              </w:rPr>
            </w:pPr>
            <w:r w:rsidRPr="00C26C40">
              <w:rPr>
                <w:lang w:val="en-GB"/>
              </w:rPr>
              <w:t>Ball Mill Feed Pump</w:t>
            </w:r>
          </w:p>
        </w:tc>
        <w:tc>
          <w:tcPr>
            <w:tcW w:w="823" w:type="dxa"/>
          </w:tcPr>
          <w:p w14:paraId="7D85328C" w14:textId="77777777" w:rsidR="00990377" w:rsidRPr="00C26C40" w:rsidRDefault="00990377" w:rsidP="00990377">
            <w:pPr>
              <w:rPr>
                <w:lang w:val="en-GB"/>
              </w:rPr>
            </w:pPr>
            <w:r w:rsidRPr="00C26C40">
              <w:rPr>
                <w:lang w:val="en-GB"/>
              </w:rPr>
              <w:t>1.74</w:t>
            </w:r>
          </w:p>
        </w:tc>
        <w:tc>
          <w:tcPr>
            <w:tcW w:w="731" w:type="dxa"/>
          </w:tcPr>
          <w:p w14:paraId="79F1104E" w14:textId="77777777" w:rsidR="00990377" w:rsidRPr="00C26C40" w:rsidRDefault="00990377" w:rsidP="00990377">
            <w:pPr>
              <w:rPr>
                <w:lang w:val="en-GB"/>
              </w:rPr>
            </w:pPr>
            <w:r w:rsidRPr="00C26C40">
              <w:rPr>
                <w:lang w:val="en-GB"/>
              </w:rPr>
              <w:t>m³/hr</w:t>
            </w:r>
          </w:p>
        </w:tc>
        <w:tc>
          <w:tcPr>
            <w:tcW w:w="1796" w:type="dxa"/>
          </w:tcPr>
          <w:p w14:paraId="300B6C75" w14:textId="468CE78A" w:rsidR="00990377" w:rsidRPr="00C26C40" w:rsidRDefault="00990377" w:rsidP="00990377">
            <w:pPr>
              <w:jc w:val="right"/>
              <w:rPr>
                <w:lang w:val="en-GB"/>
              </w:rPr>
            </w:pPr>
            <w:r w:rsidRPr="009C3A0C">
              <w:t>4122.05</w:t>
            </w:r>
          </w:p>
        </w:tc>
        <w:tc>
          <w:tcPr>
            <w:tcW w:w="701" w:type="dxa"/>
          </w:tcPr>
          <w:p w14:paraId="414CA28A" w14:textId="77777777" w:rsidR="00990377" w:rsidRPr="00C26C40" w:rsidRDefault="00990377" w:rsidP="00990377">
            <w:pPr>
              <w:jc w:val="right"/>
              <w:rPr>
                <w:lang w:val="en-GB"/>
              </w:rPr>
            </w:pPr>
            <w:r w:rsidRPr="00C26C40">
              <w:rPr>
                <w:lang w:val="en-GB"/>
              </w:rPr>
              <w:t>1.600</w:t>
            </w:r>
          </w:p>
        </w:tc>
        <w:tc>
          <w:tcPr>
            <w:tcW w:w="2012" w:type="dxa"/>
          </w:tcPr>
          <w:p w14:paraId="34046066" w14:textId="2CD59809" w:rsidR="00990377" w:rsidRPr="00C26C40" w:rsidRDefault="00990377" w:rsidP="00990377">
            <w:pPr>
              <w:jc w:val="right"/>
              <w:rPr>
                <w:lang w:val="en-GB"/>
              </w:rPr>
            </w:pPr>
            <w:r w:rsidRPr="00CA0C41">
              <w:t>7043.82</w:t>
            </w:r>
          </w:p>
        </w:tc>
      </w:tr>
      <w:tr w:rsidR="00990377" w:rsidRPr="00C26C40" w14:paraId="6C1AEC03" w14:textId="77777777" w:rsidTr="00990377">
        <w:tc>
          <w:tcPr>
            <w:tcW w:w="994" w:type="dxa"/>
          </w:tcPr>
          <w:p w14:paraId="539A9EAC" w14:textId="77777777" w:rsidR="00990377" w:rsidRPr="00C26C40" w:rsidRDefault="00990377" w:rsidP="00990377">
            <w:pPr>
              <w:rPr>
                <w:lang w:val="en-GB"/>
              </w:rPr>
            </w:pPr>
            <w:r w:rsidRPr="00C26C40">
              <w:rPr>
                <w:lang w:val="en-GB"/>
              </w:rPr>
              <w:t>ML-501</w:t>
            </w:r>
          </w:p>
        </w:tc>
        <w:tc>
          <w:tcPr>
            <w:tcW w:w="1437" w:type="dxa"/>
          </w:tcPr>
          <w:p w14:paraId="6DC61934" w14:textId="77777777" w:rsidR="00990377" w:rsidRPr="00C26C40" w:rsidRDefault="00990377" w:rsidP="00990377">
            <w:pPr>
              <w:rPr>
                <w:lang w:val="en-GB"/>
              </w:rPr>
            </w:pPr>
            <w:r w:rsidRPr="00C26C40">
              <w:rPr>
                <w:lang w:val="en-GB"/>
              </w:rPr>
              <w:t>Ball Mill</w:t>
            </w:r>
          </w:p>
        </w:tc>
        <w:tc>
          <w:tcPr>
            <w:tcW w:w="823" w:type="dxa"/>
          </w:tcPr>
          <w:p w14:paraId="63C1CF3B" w14:textId="77777777" w:rsidR="00990377" w:rsidRPr="00C26C40" w:rsidRDefault="00990377" w:rsidP="00990377">
            <w:pPr>
              <w:rPr>
                <w:lang w:val="en-GB"/>
              </w:rPr>
            </w:pPr>
            <w:r w:rsidRPr="00C26C40">
              <w:rPr>
                <w:lang w:val="en-GB"/>
              </w:rPr>
              <w:t>30</w:t>
            </w:r>
          </w:p>
        </w:tc>
        <w:tc>
          <w:tcPr>
            <w:tcW w:w="731" w:type="dxa"/>
          </w:tcPr>
          <w:p w14:paraId="1D3807A4" w14:textId="77777777" w:rsidR="00990377" w:rsidRPr="00C26C40" w:rsidRDefault="00990377" w:rsidP="00990377">
            <w:pPr>
              <w:rPr>
                <w:lang w:val="en-GB"/>
              </w:rPr>
            </w:pPr>
            <w:r w:rsidRPr="00C26C40">
              <w:rPr>
                <w:lang w:val="en-GB"/>
              </w:rPr>
              <w:t>kW motor</w:t>
            </w:r>
          </w:p>
        </w:tc>
        <w:tc>
          <w:tcPr>
            <w:tcW w:w="1796" w:type="dxa"/>
          </w:tcPr>
          <w:p w14:paraId="0989E610" w14:textId="377F0AA2" w:rsidR="00990377" w:rsidRPr="00C26C40" w:rsidRDefault="00990377" w:rsidP="00990377">
            <w:pPr>
              <w:jc w:val="right"/>
              <w:rPr>
                <w:lang w:val="en-GB"/>
              </w:rPr>
            </w:pPr>
            <w:r w:rsidRPr="009C3A0C">
              <w:t>135000.00</w:t>
            </w:r>
          </w:p>
        </w:tc>
        <w:tc>
          <w:tcPr>
            <w:tcW w:w="701" w:type="dxa"/>
          </w:tcPr>
          <w:p w14:paraId="0A4BB23B" w14:textId="77777777" w:rsidR="00990377" w:rsidRPr="00C26C40" w:rsidRDefault="00990377" w:rsidP="00990377">
            <w:pPr>
              <w:jc w:val="right"/>
              <w:rPr>
                <w:lang w:val="en-GB"/>
              </w:rPr>
            </w:pPr>
            <w:r w:rsidRPr="00C26C40">
              <w:rPr>
                <w:lang w:val="en-GB"/>
              </w:rPr>
              <w:t>2.563</w:t>
            </w:r>
          </w:p>
        </w:tc>
        <w:tc>
          <w:tcPr>
            <w:tcW w:w="2012" w:type="dxa"/>
          </w:tcPr>
          <w:p w14:paraId="150140AD" w14:textId="5772E5F2" w:rsidR="00990377" w:rsidRPr="00C26C40" w:rsidRDefault="00990377" w:rsidP="00990377">
            <w:pPr>
              <w:jc w:val="right"/>
              <w:rPr>
                <w:lang w:val="en-GB"/>
              </w:rPr>
            </w:pPr>
            <w:r w:rsidRPr="00CA0C41">
              <w:t>230690.18</w:t>
            </w:r>
          </w:p>
        </w:tc>
      </w:tr>
      <w:tr w:rsidR="00990377" w:rsidRPr="00C26C40" w14:paraId="70D86964" w14:textId="77777777" w:rsidTr="00990377">
        <w:tc>
          <w:tcPr>
            <w:tcW w:w="994" w:type="dxa"/>
          </w:tcPr>
          <w:p w14:paraId="5FDD0DA6" w14:textId="77777777" w:rsidR="00990377" w:rsidRPr="00C26C40" w:rsidRDefault="00990377" w:rsidP="00990377">
            <w:pPr>
              <w:rPr>
                <w:lang w:val="en-GB"/>
              </w:rPr>
            </w:pPr>
            <w:r w:rsidRPr="00C26C40">
              <w:rPr>
                <w:lang w:val="en-GB"/>
              </w:rPr>
              <w:t>P-502</w:t>
            </w:r>
          </w:p>
        </w:tc>
        <w:tc>
          <w:tcPr>
            <w:tcW w:w="1437" w:type="dxa"/>
          </w:tcPr>
          <w:p w14:paraId="3E617C23" w14:textId="77777777" w:rsidR="00990377" w:rsidRPr="00C26C40" w:rsidRDefault="00990377" w:rsidP="00990377">
            <w:pPr>
              <w:rPr>
                <w:lang w:val="en-GB"/>
              </w:rPr>
            </w:pPr>
            <w:r w:rsidRPr="00C26C40">
              <w:rPr>
                <w:lang w:val="en-GB"/>
              </w:rPr>
              <w:t>Mill Discharge Pump</w:t>
            </w:r>
          </w:p>
        </w:tc>
        <w:tc>
          <w:tcPr>
            <w:tcW w:w="823" w:type="dxa"/>
          </w:tcPr>
          <w:p w14:paraId="3CE41498" w14:textId="77777777" w:rsidR="00990377" w:rsidRPr="00C26C40" w:rsidRDefault="00990377" w:rsidP="00990377">
            <w:pPr>
              <w:rPr>
                <w:lang w:val="en-GB"/>
              </w:rPr>
            </w:pPr>
            <w:r w:rsidRPr="00C26C40">
              <w:rPr>
                <w:lang w:val="en-GB"/>
              </w:rPr>
              <w:t>1.74</w:t>
            </w:r>
          </w:p>
        </w:tc>
        <w:tc>
          <w:tcPr>
            <w:tcW w:w="731" w:type="dxa"/>
          </w:tcPr>
          <w:p w14:paraId="14F6E8CF" w14:textId="77777777" w:rsidR="00990377" w:rsidRPr="00C26C40" w:rsidRDefault="00990377" w:rsidP="00990377">
            <w:pPr>
              <w:rPr>
                <w:lang w:val="en-GB"/>
              </w:rPr>
            </w:pPr>
            <w:r w:rsidRPr="00C26C40">
              <w:rPr>
                <w:lang w:val="en-GB"/>
              </w:rPr>
              <w:t>m³/hr</w:t>
            </w:r>
          </w:p>
        </w:tc>
        <w:tc>
          <w:tcPr>
            <w:tcW w:w="1796" w:type="dxa"/>
          </w:tcPr>
          <w:p w14:paraId="5F4DFBA7" w14:textId="4E7926FB" w:rsidR="00990377" w:rsidRPr="00C26C40" w:rsidRDefault="00990377" w:rsidP="00990377">
            <w:pPr>
              <w:jc w:val="right"/>
              <w:rPr>
                <w:lang w:val="en-GB"/>
              </w:rPr>
            </w:pPr>
            <w:r w:rsidRPr="009C3A0C">
              <w:t>4122.05</w:t>
            </w:r>
          </w:p>
        </w:tc>
        <w:tc>
          <w:tcPr>
            <w:tcW w:w="701" w:type="dxa"/>
          </w:tcPr>
          <w:p w14:paraId="4DBC272F" w14:textId="77777777" w:rsidR="00990377" w:rsidRPr="00C26C40" w:rsidRDefault="00990377" w:rsidP="00990377">
            <w:pPr>
              <w:jc w:val="right"/>
              <w:rPr>
                <w:lang w:val="en-GB"/>
              </w:rPr>
            </w:pPr>
            <w:r w:rsidRPr="00C26C40">
              <w:rPr>
                <w:lang w:val="en-GB"/>
              </w:rPr>
              <w:t>1.600</w:t>
            </w:r>
          </w:p>
        </w:tc>
        <w:tc>
          <w:tcPr>
            <w:tcW w:w="2012" w:type="dxa"/>
          </w:tcPr>
          <w:p w14:paraId="46381708" w14:textId="20D7AE48" w:rsidR="00990377" w:rsidRPr="00C26C40" w:rsidRDefault="00990377" w:rsidP="00990377">
            <w:pPr>
              <w:jc w:val="right"/>
              <w:rPr>
                <w:lang w:val="en-GB"/>
              </w:rPr>
            </w:pPr>
            <w:r w:rsidRPr="00CA0C41">
              <w:t>7043.82</w:t>
            </w:r>
          </w:p>
        </w:tc>
      </w:tr>
      <w:tr w:rsidR="00990377" w:rsidRPr="00C26C40" w14:paraId="4812CAF8" w14:textId="77777777" w:rsidTr="00990377">
        <w:tc>
          <w:tcPr>
            <w:tcW w:w="994" w:type="dxa"/>
          </w:tcPr>
          <w:p w14:paraId="39501937" w14:textId="77777777" w:rsidR="00990377" w:rsidRPr="00C26C40" w:rsidRDefault="00990377" w:rsidP="00990377">
            <w:pPr>
              <w:rPr>
                <w:lang w:val="en-GB"/>
              </w:rPr>
            </w:pPr>
            <w:r w:rsidRPr="00C26C40">
              <w:rPr>
                <w:lang w:val="en-GB"/>
              </w:rPr>
              <w:t>HC-501</w:t>
            </w:r>
          </w:p>
        </w:tc>
        <w:tc>
          <w:tcPr>
            <w:tcW w:w="1437" w:type="dxa"/>
          </w:tcPr>
          <w:p w14:paraId="50E41E6F" w14:textId="77777777" w:rsidR="00990377" w:rsidRPr="00C26C40" w:rsidRDefault="00990377" w:rsidP="00990377">
            <w:pPr>
              <w:rPr>
                <w:lang w:val="en-GB"/>
              </w:rPr>
            </w:pPr>
            <w:r w:rsidRPr="00C26C40">
              <w:rPr>
                <w:lang w:val="en-GB"/>
              </w:rPr>
              <w:t>Hydrocyclone Cluster</w:t>
            </w:r>
          </w:p>
        </w:tc>
        <w:tc>
          <w:tcPr>
            <w:tcW w:w="823" w:type="dxa"/>
          </w:tcPr>
          <w:p w14:paraId="5A705ECA" w14:textId="77777777" w:rsidR="00990377" w:rsidRPr="00C26C40" w:rsidRDefault="00990377" w:rsidP="00990377">
            <w:pPr>
              <w:rPr>
                <w:lang w:val="en-GB"/>
              </w:rPr>
            </w:pPr>
            <w:r w:rsidRPr="00C26C40">
              <w:rPr>
                <w:lang w:val="en-GB"/>
              </w:rPr>
              <w:t>4×0.30 m dia</w:t>
            </w:r>
          </w:p>
        </w:tc>
        <w:tc>
          <w:tcPr>
            <w:tcW w:w="731" w:type="dxa"/>
          </w:tcPr>
          <w:p w14:paraId="23F15CC0" w14:textId="77777777" w:rsidR="00990377" w:rsidRPr="00C26C40" w:rsidRDefault="00990377" w:rsidP="00990377">
            <w:pPr>
              <w:rPr>
                <w:lang w:val="en-GB"/>
              </w:rPr>
            </w:pPr>
            <w:r w:rsidRPr="00C26C40">
              <w:rPr>
                <w:lang w:val="en-GB"/>
              </w:rPr>
              <w:t>—</w:t>
            </w:r>
          </w:p>
        </w:tc>
        <w:tc>
          <w:tcPr>
            <w:tcW w:w="1796" w:type="dxa"/>
          </w:tcPr>
          <w:p w14:paraId="7D8004C4" w14:textId="6167F24A" w:rsidR="00990377" w:rsidRPr="00C26C40" w:rsidRDefault="00990377" w:rsidP="00990377">
            <w:pPr>
              <w:jc w:val="right"/>
              <w:rPr>
                <w:lang w:val="en-GB"/>
              </w:rPr>
            </w:pPr>
            <w:r w:rsidRPr="009C3A0C">
              <w:t>28231.22</w:t>
            </w:r>
          </w:p>
        </w:tc>
        <w:tc>
          <w:tcPr>
            <w:tcW w:w="701" w:type="dxa"/>
          </w:tcPr>
          <w:p w14:paraId="3343DD4C" w14:textId="77777777" w:rsidR="00990377" w:rsidRPr="00C26C40" w:rsidRDefault="00990377" w:rsidP="00990377">
            <w:pPr>
              <w:jc w:val="right"/>
              <w:rPr>
                <w:lang w:val="en-GB"/>
              </w:rPr>
            </w:pPr>
            <w:r w:rsidRPr="00C26C40">
              <w:rPr>
                <w:lang w:val="en-GB"/>
              </w:rPr>
              <w:t>1.500</w:t>
            </w:r>
          </w:p>
        </w:tc>
        <w:tc>
          <w:tcPr>
            <w:tcW w:w="2012" w:type="dxa"/>
          </w:tcPr>
          <w:p w14:paraId="4D8D7D75" w14:textId="4AD7682C" w:rsidR="00990377" w:rsidRPr="00C26C40" w:rsidRDefault="00990377" w:rsidP="00990377">
            <w:pPr>
              <w:jc w:val="right"/>
              <w:rPr>
                <w:lang w:val="en-GB"/>
              </w:rPr>
            </w:pPr>
            <w:r w:rsidRPr="00CA0C41">
              <w:t>48241.96</w:t>
            </w:r>
          </w:p>
        </w:tc>
      </w:tr>
      <w:tr w:rsidR="0053702F" w:rsidRPr="00C26C40" w14:paraId="7D3669C7" w14:textId="77777777" w:rsidTr="00990377">
        <w:tc>
          <w:tcPr>
            <w:tcW w:w="994" w:type="dxa"/>
          </w:tcPr>
          <w:p w14:paraId="1401614A" w14:textId="77777777" w:rsidR="0053702F" w:rsidRPr="001B43CF" w:rsidRDefault="0053702F" w:rsidP="00870DFD">
            <w:pPr>
              <w:rPr>
                <w:b/>
                <w:bCs/>
                <w:lang w:val="en-GB"/>
              </w:rPr>
            </w:pPr>
            <w:r w:rsidRPr="001B43CF">
              <w:rPr>
                <w:b/>
                <w:bCs/>
                <w:lang w:val="en-GB"/>
              </w:rPr>
              <w:t>Subtotal</w:t>
            </w:r>
          </w:p>
        </w:tc>
        <w:tc>
          <w:tcPr>
            <w:tcW w:w="1437" w:type="dxa"/>
          </w:tcPr>
          <w:p w14:paraId="13FE1B84" w14:textId="77777777" w:rsidR="0053702F" w:rsidRPr="001B43CF" w:rsidRDefault="0053702F" w:rsidP="00870DFD">
            <w:pPr>
              <w:rPr>
                <w:b/>
                <w:bCs/>
                <w:lang w:val="en-GB"/>
              </w:rPr>
            </w:pPr>
          </w:p>
        </w:tc>
        <w:tc>
          <w:tcPr>
            <w:tcW w:w="823" w:type="dxa"/>
          </w:tcPr>
          <w:p w14:paraId="1672634F" w14:textId="77777777" w:rsidR="0053702F" w:rsidRPr="001B43CF" w:rsidRDefault="0053702F" w:rsidP="00870DFD">
            <w:pPr>
              <w:rPr>
                <w:b/>
                <w:bCs/>
                <w:lang w:val="en-GB"/>
              </w:rPr>
            </w:pPr>
          </w:p>
        </w:tc>
        <w:tc>
          <w:tcPr>
            <w:tcW w:w="731" w:type="dxa"/>
          </w:tcPr>
          <w:p w14:paraId="3D5884B2" w14:textId="77777777" w:rsidR="0053702F" w:rsidRPr="001B43CF" w:rsidRDefault="0053702F" w:rsidP="00870DFD">
            <w:pPr>
              <w:rPr>
                <w:b/>
                <w:bCs/>
                <w:lang w:val="en-GB"/>
              </w:rPr>
            </w:pPr>
          </w:p>
        </w:tc>
        <w:tc>
          <w:tcPr>
            <w:tcW w:w="1796" w:type="dxa"/>
          </w:tcPr>
          <w:p w14:paraId="07E786F2" w14:textId="77777777" w:rsidR="0053702F" w:rsidRPr="001B43CF" w:rsidRDefault="0053702F" w:rsidP="001B43CF">
            <w:pPr>
              <w:jc w:val="right"/>
              <w:rPr>
                <w:b/>
                <w:bCs/>
                <w:lang w:val="en-GB"/>
              </w:rPr>
            </w:pPr>
          </w:p>
        </w:tc>
        <w:tc>
          <w:tcPr>
            <w:tcW w:w="701" w:type="dxa"/>
          </w:tcPr>
          <w:p w14:paraId="5830A311" w14:textId="77777777" w:rsidR="0053702F" w:rsidRPr="001B43CF" w:rsidRDefault="0053702F" w:rsidP="001B43CF">
            <w:pPr>
              <w:jc w:val="right"/>
              <w:rPr>
                <w:b/>
                <w:bCs/>
                <w:lang w:val="en-GB"/>
              </w:rPr>
            </w:pPr>
          </w:p>
        </w:tc>
        <w:tc>
          <w:tcPr>
            <w:tcW w:w="2012" w:type="dxa"/>
          </w:tcPr>
          <w:p w14:paraId="5CECA302" w14:textId="03D10C1C" w:rsidR="0053702F" w:rsidRPr="001B43CF" w:rsidRDefault="001B43CF" w:rsidP="001B43CF">
            <w:pPr>
              <w:jc w:val="right"/>
              <w:rPr>
                <w:b/>
                <w:bCs/>
                <w:lang w:val="en-GB"/>
              </w:rPr>
            </w:pPr>
            <w:r w:rsidRPr="001B43CF">
              <w:rPr>
                <w:b/>
                <w:bCs/>
                <w:lang w:val="en-GB"/>
              </w:rPr>
              <w:t>368854.65</w:t>
            </w:r>
          </w:p>
        </w:tc>
      </w:tr>
    </w:tbl>
    <w:p w14:paraId="2B84E045" w14:textId="77777777" w:rsidR="0053702F" w:rsidRPr="00C26C40" w:rsidRDefault="0053702F" w:rsidP="0053702F"/>
    <w:p w14:paraId="05507559" w14:textId="58AAA0A8" w:rsidR="00773D5F" w:rsidRPr="00C26C40" w:rsidRDefault="00773D5F" w:rsidP="00773D5F">
      <w:pPr>
        <w:pStyle w:val="Caption"/>
        <w:keepNext/>
      </w:pPr>
      <w:bookmarkStart w:id="458" w:name="_Toc237244877"/>
      <w:r w:rsidRPr="00C26C40">
        <w:t xml:space="preserve">Table </w:t>
      </w:r>
      <w:fldSimple w:instr=" STYLEREF 1 \s ">
        <w:r w:rsidR="006221B8">
          <w:rPr>
            <w:noProof/>
          </w:rPr>
          <w:t>10</w:t>
        </w:r>
      </w:fldSimple>
      <w:r w:rsidR="00B61202">
        <w:noBreakHyphen/>
      </w:r>
      <w:fldSimple w:instr=" SEQ Table \* ARABIC \s 1 ">
        <w:r w:rsidR="006221B8">
          <w:rPr>
            <w:noProof/>
          </w:rPr>
          <w:t>7</w:t>
        </w:r>
      </w:fldSimple>
      <w:r w:rsidRPr="00C26C40">
        <w:t xml:space="preserve"> Area 600 Equipment Cost Estimate (2026, Ghana Basis)</w:t>
      </w:r>
      <w:bookmarkEnd w:id="458"/>
    </w:p>
    <w:tbl>
      <w:tblPr>
        <w:tblStyle w:val="TableGrid"/>
        <w:tblW w:w="0" w:type="auto"/>
        <w:tblLook w:val="04A0" w:firstRow="1" w:lastRow="0" w:firstColumn="1" w:lastColumn="0" w:noHBand="0" w:noVBand="1"/>
      </w:tblPr>
      <w:tblGrid>
        <w:gridCol w:w="1078"/>
        <w:gridCol w:w="1330"/>
        <w:gridCol w:w="634"/>
        <w:gridCol w:w="739"/>
        <w:gridCol w:w="1880"/>
        <w:gridCol w:w="753"/>
        <w:gridCol w:w="2080"/>
      </w:tblGrid>
      <w:tr w:rsidR="0053702F" w:rsidRPr="00C26C40" w14:paraId="2388B0C3" w14:textId="77777777" w:rsidTr="00935FB9">
        <w:tc>
          <w:tcPr>
            <w:tcW w:w="1078" w:type="dxa"/>
          </w:tcPr>
          <w:p w14:paraId="3B5DFA32" w14:textId="5B34109C" w:rsidR="0053702F" w:rsidRPr="00C26C40" w:rsidRDefault="00773D5F" w:rsidP="00870DFD">
            <w:pPr>
              <w:rPr>
                <w:lang w:val="en-GB"/>
              </w:rPr>
            </w:pPr>
            <w:r w:rsidRPr="00C26C40">
              <w:rPr>
                <w:lang w:val="en-GB"/>
              </w:rPr>
              <w:t>T</w:t>
            </w:r>
            <w:r w:rsidR="0053702F" w:rsidRPr="00C26C40">
              <w:rPr>
                <w:lang w:val="en-GB"/>
              </w:rPr>
              <w:t>ag</w:t>
            </w:r>
          </w:p>
        </w:tc>
        <w:tc>
          <w:tcPr>
            <w:tcW w:w="1330" w:type="dxa"/>
          </w:tcPr>
          <w:p w14:paraId="1F542C1A" w14:textId="77777777" w:rsidR="0053702F" w:rsidRPr="00C26C40" w:rsidRDefault="0053702F" w:rsidP="00870DFD">
            <w:pPr>
              <w:rPr>
                <w:lang w:val="en-GB"/>
              </w:rPr>
            </w:pPr>
            <w:r w:rsidRPr="00C26C40">
              <w:rPr>
                <w:lang w:val="en-GB"/>
              </w:rPr>
              <w:t>Description</w:t>
            </w:r>
          </w:p>
        </w:tc>
        <w:tc>
          <w:tcPr>
            <w:tcW w:w="634" w:type="dxa"/>
          </w:tcPr>
          <w:p w14:paraId="7B2CB669" w14:textId="77777777" w:rsidR="0053702F" w:rsidRPr="00C26C40" w:rsidRDefault="0053702F" w:rsidP="00870DFD">
            <w:pPr>
              <w:rPr>
                <w:lang w:val="en-GB"/>
              </w:rPr>
            </w:pPr>
            <w:r w:rsidRPr="00C26C40">
              <w:rPr>
                <w:lang w:val="en-GB"/>
              </w:rPr>
              <w:t>Size</w:t>
            </w:r>
          </w:p>
        </w:tc>
        <w:tc>
          <w:tcPr>
            <w:tcW w:w="739" w:type="dxa"/>
          </w:tcPr>
          <w:p w14:paraId="7D5ED998" w14:textId="77777777" w:rsidR="0053702F" w:rsidRPr="00C26C40" w:rsidRDefault="0053702F" w:rsidP="00870DFD">
            <w:pPr>
              <w:rPr>
                <w:lang w:val="en-GB"/>
              </w:rPr>
            </w:pPr>
            <w:r w:rsidRPr="00C26C40">
              <w:rPr>
                <w:lang w:val="en-GB"/>
              </w:rPr>
              <w:t>Unit</w:t>
            </w:r>
          </w:p>
        </w:tc>
        <w:tc>
          <w:tcPr>
            <w:tcW w:w="1880" w:type="dxa"/>
          </w:tcPr>
          <w:p w14:paraId="3ACE9B5F" w14:textId="59B92550" w:rsidR="0053702F" w:rsidRPr="00C26C40" w:rsidRDefault="00454DFF" w:rsidP="00870DFD">
            <w:pPr>
              <w:rPr>
                <w:rFonts w:ascii="Cambria Math" w:hAnsi="Cambria Math"/>
                <w:lang w:val="en-GB"/>
                <w:oMath/>
              </w:rPr>
            </w:pPr>
            <m:oMathPara>
              <m:oMath>
                <m:r>
                  <w:rPr>
                    <w:rFonts w:ascii="Cambria Math" w:hAnsi="Cambria Math"/>
                    <w:lang w:val="en-GB"/>
                  </w:rPr>
                  <m:t>C°p 2001 (USD)</m:t>
                </m:r>
              </m:oMath>
            </m:oMathPara>
          </w:p>
        </w:tc>
        <w:tc>
          <w:tcPr>
            <w:tcW w:w="753" w:type="dxa"/>
          </w:tcPr>
          <w:p w14:paraId="232B6ECB" w14:textId="0A9796C5" w:rsidR="0053702F" w:rsidRPr="00C26C40" w:rsidRDefault="003D0B1E" w:rsidP="00870DFD">
            <w:pPr>
              <w:rPr>
                <w:rFonts w:ascii="Cambria Math" w:hAnsi="Cambria Math"/>
                <w:lang w:val="en-GB"/>
                <w:oMath/>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BM</m:t>
                    </m:r>
                  </m:sub>
                </m:sSub>
              </m:oMath>
            </m:oMathPara>
          </w:p>
        </w:tc>
        <w:tc>
          <w:tcPr>
            <w:tcW w:w="2080" w:type="dxa"/>
          </w:tcPr>
          <w:p w14:paraId="54462F12" w14:textId="300196D1" w:rsidR="0053702F" w:rsidRPr="00C26C40" w:rsidRDefault="003D0B1E" w:rsidP="00870DFD">
            <w:pPr>
              <w:rPr>
                <w:rFonts w:ascii="Cambria Math" w:hAnsi="Cambria Math"/>
                <w:lang w:val="en-GB"/>
                <w:oMath/>
              </w:rPr>
            </w:pPr>
            <m:oMathPara>
              <m:oMath>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BM</m:t>
                    </m:r>
                  </m:sub>
                </m:sSub>
                <m:r>
                  <w:rPr>
                    <w:rFonts w:ascii="Cambria Math" w:hAnsi="Cambria Math"/>
                    <w:lang w:val="en-GB"/>
                  </w:rPr>
                  <m:t xml:space="preserve"> Ghana (USD)</m:t>
                </m:r>
              </m:oMath>
            </m:oMathPara>
          </w:p>
        </w:tc>
      </w:tr>
      <w:tr w:rsidR="00990377" w:rsidRPr="00C26C40" w14:paraId="495A1986" w14:textId="77777777" w:rsidTr="00935FB9">
        <w:tc>
          <w:tcPr>
            <w:tcW w:w="1078" w:type="dxa"/>
          </w:tcPr>
          <w:p w14:paraId="4DF1FFE8" w14:textId="77777777" w:rsidR="00990377" w:rsidRPr="00C26C40" w:rsidRDefault="00990377" w:rsidP="00990377">
            <w:pPr>
              <w:rPr>
                <w:lang w:val="en-GB"/>
              </w:rPr>
            </w:pPr>
            <w:r w:rsidRPr="00C26C40">
              <w:rPr>
                <w:lang w:val="en-GB"/>
              </w:rPr>
              <w:t>TK-601</w:t>
            </w:r>
          </w:p>
        </w:tc>
        <w:tc>
          <w:tcPr>
            <w:tcW w:w="1330" w:type="dxa"/>
          </w:tcPr>
          <w:p w14:paraId="57F343AB" w14:textId="77777777" w:rsidR="00990377" w:rsidRPr="00C26C40" w:rsidRDefault="00990377" w:rsidP="00990377">
            <w:pPr>
              <w:rPr>
                <w:lang w:val="en-GB"/>
              </w:rPr>
            </w:pPr>
            <w:r w:rsidRPr="00C26C40">
              <w:rPr>
                <w:lang w:val="en-GB"/>
              </w:rPr>
              <w:t>HCl Storage Tank</w:t>
            </w:r>
          </w:p>
        </w:tc>
        <w:tc>
          <w:tcPr>
            <w:tcW w:w="634" w:type="dxa"/>
          </w:tcPr>
          <w:p w14:paraId="2A77CF8A" w14:textId="77777777" w:rsidR="00990377" w:rsidRPr="00C26C40" w:rsidRDefault="00990377" w:rsidP="00990377">
            <w:pPr>
              <w:rPr>
                <w:lang w:val="en-GB"/>
              </w:rPr>
            </w:pPr>
            <w:r w:rsidRPr="00C26C40">
              <w:rPr>
                <w:lang w:val="en-GB"/>
              </w:rPr>
              <w:t>310</w:t>
            </w:r>
          </w:p>
        </w:tc>
        <w:tc>
          <w:tcPr>
            <w:tcW w:w="739" w:type="dxa"/>
          </w:tcPr>
          <w:p w14:paraId="5161A17F" w14:textId="77777777" w:rsidR="00990377" w:rsidRPr="00C26C40" w:rsidRDefault="00990377" w:rsidP="00990377">
            <w:pPr>
              <w:rPr>
                <w:lang w:val="en-GB"/>
              </w:rPr>
            </w:pPr>
            <w:r w:rsidRPr="00C26C40">
              <w:rPr>
                <w:lang w:val="en-GB"/>
              </w:rPr>
              <w:t>m³</w:t>
            </w:r>
          </w:p>
        </w:tc>
        <w:tc>
          <w:tcPr>
            <w:tcW w:w="1880" w:type="dxa"/>
          </w:tcPr>
          <w:p w14:paraId="297D601A" w14:textId="22410FBE" w:rsidR="00990377" w:rsidRPr="00C26C40" w:rsidRDefault="00990377" w:rsidP="00990377">
            <w:pPr>
              <w:jc w:val="right"/>
              <w:rPr>
                <w:lang w:val="en-GB"/>
              </w:rPr>
            </w:pPr>
            <w:r w:rsidRPr="00D26151">
              <w:t>778017.51</w:t>
            </w:r>
          </w:p>
        </w:tc>
        <w:tc>
          <w:tcPr>
            <w:tcW w:w="753" w:type="dxa"/>
          </w:tcPr>
          <w:p w14:paraId="49DC8C8D" w14:textId="77777777" w:rsidR="00990377" w:rsidRPr="00C26C40" w:rsidRDefault="00990377" w:rsidP="00990377">
            <w:pPr>
              <w:jc w:val="right"/>
              <w:rPr>
                <w:lang w:val="en-GB"/>
              </w:rPr>
            </w:pPr>
            <w:r w:rsidRPr="00C26C40">
              <w:rPr>
                <w:lang w:val="en-GB"/>
              </w:rPr>
              <w:t>4.070</w:t>
            </w:r>
          </w:p>
        </w:tc>
        <w:tc>
          <w:tcPr>
            <w:tcW w:w="2080" w:type="dxa"/>
          </w:tcPr>
          <w:p w14:paraId="2D08E586" w14:textId="0BB7DA3E" w:rsidR="00990377" w:rsidRPr="00C26C40" w:rsidRDefault="00990377" w:rsidP="00990377">
            <w:pPr>
              <w:jc w:val="right"/>
              <w:rPr>
                <w:lang w:val="en-GB"/>
              </w:rPr>
            </w:pPr>
            <w:r w:rsidRPr="008C4978">
              <w:t>1329488.87</w:t>
            </w:r>
          </w:p>
        </w:tc>
      </w:tr>
      <w:tr w:rsidR="00990377" w:rsidRPr="00C26C40" w14:paraId="0D85FF3F" w14:textId="77777777" w:rsidTr="00935FB9">
        <w:tc>
          <w:tcPr>
            <w:tcW w:w="1078" w:type="dxa"/>
          </w:tcPr>
          <w:p w14:paraId="20920D56" w14:textId="77777777" w:rsidR="00990377" w:rsidRPr="00C26C40" w:rsidRDefault="00990377" w:rsidP="00990377">
            <w:pPr>
              <w:rPr>
                <w:lang w:val="en-GB"/>
              </w:rPr>
            </w:pPr>
            <w:r w:rsidRPr="00C26C40">
              <w:rPr>
                <w:lang w:val="en-GB"/>
              </w:rPr>
              <w:t>P-601</w:t>
            </w:r>
          </w:p>
        </w:tc>
        <w:tc>
          <w:tcPr>
            <w:tcW w:w="1330" w:type="dxa"/>
          </w:tcPr>
          <w:p w14:paraId="1E16660D" w14:textId="77777777" w:rsidR="00990377" w:rsidRPr="00C26C40" w:rsidRDefault="00990377" w:rsidP="00990377">
            <w:pPr>
              <w:rPr>
                <w:lang w:val="en-GB"/>
              </w:rPr>
            </w:pPr>
            <w:r w:rsidRPr="00C26C40">
              <w:rPr>
                <w:lang w:val="en-GB"/>
              </w:rPr>
              <w:t>HCl Dosing Pump</w:t>
            </w:r>
          </w:p>
        </w:tc>
        <w:tc>
          <w:tcPr>
            <w:tcW w:w="634" w:type="dxa"/>
          </w:tcPr>
          <w:p w14:paraId="5C55B0FA" w14:textId="77777777" w:rsidR="00990377" w:rsidRPr="00C26C40" w:rsidRDefault="00990377" w:rsidP="00990377">
            <w:pPr>
              <w:rPr>
                <w:lang w:val="en-GB"/>
              </w:rPr>
            </w:pPr>
            <w:r w:rsidRPr="00C26C40">
              <w:rPr>
                <w:lang w:val="en-GB"/>
              </w:rPr>
              <w:t>1.2</w:t>
            </w:r>
          </w:p>
        </w:tc>
        <w:tc>
          <w:tcPr>
            <w:tcW w:w="739" w:type="dxa"/>
          </w:tcPr>
          <w:p w14:paraId="5E733FC2" w14:textId="77777777" w:rsidR="00990377" w:rsidRPr="00C26C40" w:rsidRDefault="00990377" w:rsidP="00990377">
            <w:pPr>
              <w:rPr>
                <w:lang w:val="en-GB"/>
              </w:rPr>
            </w:pPr>
            <w:r w:rsidRPr="00C26C40">
              <w:rPr>
                <w:lang w:val="en-GB"/>
              </w:rPr>
              <w:t>m³/hr</w:t>
            </w:r>
          </w:p>
        </w:tc>
        <w:tc>
          <w:tcPr>
            <w:tcW w:w="1880" w:type="dxa"/>
          </w:tcPr>
          <w:p w14:paraId="0661E69F" w14:textId="367C63E0" w:rsidR="00990377" w:rsidRPr="00C26C40" w:rsidRDefault="00990377" w:rsidP="00990377">
            <w:pPr>
              <w:jc w:val="right"/>
              <w:rPr>
                <w:lang w:val="en-GB"/>
              </w:rPr>
            </w:pPr>
            <w:r w:rsidRPr="00D26151">
              <w:t>11382.07</w:t>
            </w:r>
          </w:p>
        </w:tc>
        <w:tc>
          <w:tcPr>
            <w:tcW w:w="753" w:type="dxa"/>
          </w:tcPr>
          <w:p w14:paraId="74D91FE0" w14:textId="77777777" w:rsidR="00990377" w:rsidRPr="00C26C40" w:rsidRDefault="00990377" w:rsidP="00990377">
            <w:pPr>
              <w:jc w:val="right"/>
              <w:rPr>
                <w:lang w:val="en-GB"/>
              </w:rPr>
            </w:pPr>
            <w:r w:rsidRPr="00C26C40">
              <w:rPr>
                <w:lang w:val="en-GB"/>
              </w:rPr>
              <w:t>4.590</w:t>
            </w:r>
          </w:p>
        </w:tc>
        <w:tc>
          <w:tcPr>
            <w:tcW w:w="2080" w:type="dxa"/>
          </w:tcPr>
          <w:p w14:paraId="48A8C478" w14:textId="4C2F747B" w:rsidR="00990377" w:rsidRPr="00C26C40" w:rsidRDefault="00990377" w:rsidP="00990377">
            <w:pPr>
              <w:jc w:val="right"/>
              <w:rPr>
                <w:lang w:val="en-GB"/>
              </w:rPr>
            </w:pPr>
            <w:r w:rsidRPr="008C4978">
              <w:t>19449.86</w:t>
            </w:r>
          </w:p>
        </w:tc>
      </w:tr>
      <w:tr w:rsidR="00990377" w:rsidRPr="00C26C40" w14:paraId="4E8C2699" w14:textId="77777777" w:rsidTr="00935FB9">
        <w:tc>
          <w:tcPr>
            <w:tcW w:w="1078" w:type="dxa"/>
          </w:tcPr>
          <w:p w14:paraId="689DCA95" w14:textId="77777777" w:rsidR="00990377" w:rsidRPr="00C26C40" w:rsidRDefault="00990377" w:rsidP="00990377">
            <w:pPr>
              <w:rPr>
                <w:lang w:val="en-GB"/>
              </w:rPr>
            </w:pPr>
            <w:r w:rsidRPr="00C26C40">
              <w:rPr>
                <w:lang w:val="en-GB"/>
              </w:rPr>
              <w:t>R-601</w:t>
            </w:r>
          </w:p>
        </w:tc>
        <w:tc>
          <w:tcPr>
            <w:tcW w:w="1330" w:type="dxa"/>
          </w:tcPr>
          <w:p w14:paraId="0871A6E6" w14:textId="77777777" w:rsidR="00990377" w:rsidRPr="00C26C40" w:rsidRDefault="00990377" w:rsidP="00990377">
            <w:pPr>
              <w:rPr>
                <w:lang w:val="en-GB"/>
              </w:rPr>
            </w:pPr>
            <w:r w:rsidRPr="00C26C40">
              <w:rPr>
                <w:lang w:val="en-GB"/>
              </w:rPr>
              <w:t>Leach Reactor Train</w:t>
            </w:r>
          </w:p>
        </w:tc>
        <w:tc>
          <w:tcPr>
            <w:tcW w:w="634" w:type="dxa"/>
          </w:tcPr>
          <w:p w14:paraId="0B1C8732" w14:textId="77777777" w:rsidR="00990377" w:rsidRPr="00C26C40" w:rsidRDefault="00990377" w:rsidP="00990377">
            <w:pPr>
              <w:rPr>
                <w:lang w:val="en-GB"/>
              </w:rPr>
            </w:pPr>
            <w:r w:rsidRPr="00C26C40">
              <w:rPr>
                <w:lang w:val="en-GB"/>
              </w:rPr>
              <w:t>12</w:t>
            </w:r>
          </w:p>
        </w:tc>
        <w:tc>
          <w:tcPr>
            <w:tcW w:w="739" w:type="dxa"/>
          </w:tcPr>
          <w:p w14:paraId="607B4122" w14:textId="77777777" w:rsidR="00990377" w:rsidRPr="00C26C40" w:rsidRDefault="00990377" w:rsidP="00990377">
            <w:pPr>
              <w:rPr>
                <w:lang w:val="en-GB"/>
              </w:rPr>
            </w:pPr>
            <w:r w:rsidRPr="00C26C40">
              <w:rPr>
                <w:lang w:val="en-GB"/>
              </w:rPr>
              <w:t>m³</w:t>
            </w:r>
          </w:p>
        </w:tc>
        <w:tc>
          <w:tcPr>
            <w:tcW w:w="1880" w:type="dxa"/>
          </w:tcPr>
          <w:p w14:paraId="737EA97D" w14:textId="58892A2B" w:rsidR="00990377" w:rsidRPr="00C26C40" w:rsidRDefault="00990377" w:rsidP="00990377">
            <w:pPr>
              <w:jc w:val="right"/>
              <w:rPr>
                <w:lang w:val="en-GB"/>
              </w:rPr>
            </w:pPr>
            <w:r w:rsidRPr="00D26151">
              <w:t>846568.00</w:t>
            </w:r>
          </w:p>
        </w:tc>
        <w:tc>
          <w:tcPr>
            <w:tcW w:w="753" w:type="dxa"/>
          </w:tcPr>
          <w:p w14:paraId="5D390F14" w14:textId="77777777" w:rsidR="00990377" w:rsidRPr="00C26C40" w:rsidRDefault="00990377" w:rsidP="00990377">
            <w:pPr>
              <w:jc w:val="right"/>
              <w:rPr>
                <w:lang w:val="en-GB"/>
              </w:rPr>
            </w:pPr>
            <w:r w:rsidRPr="00C26C40">
              <w:rPr>
                <w:lang w:val="en-GB"/>
              </w:rPr>
              <w:t>8.820</w:t>
            </w:r>
          </w:p>
        </w:tc>
        <w:tc>
          <w:tcPr>
            <w:tcW w:w="2080" w:type="dxa"/>
          </w:tcPr>
          <w:p w14:paraId="7104570B" w14:textId="00422049" w:rsidR="00990377" w:rsidRPr="00C26C40" w:rsidRDefault="00990377" w:rsidP="00990377">
            <w:pPr>
              <w:jc w:val="right"/>
              <w:rPr>
                <w:lang w:val="en-GB"/>
              </w:rPr>
            </w:pPr>
            <w:r w:rsidRPr="008C4978">
              <w:t>1446629.05</w:t>
            </w:r>
          </w:p>
        </w:tc>
      </w:tr>
      <w:tr w:rsidR="00990377" w:rsidRPr="00C26C40" w14:paraId="4C97D3B0" w14:textId="77777777" w:rsidTr="00935FB9">
        <w:tc>
          <w:tcPr>
            <w:tcW w:w="1078" w:type="dxa"/>
          </w:tcPr>
          <w:p w14:paraId="71B1A11B" w14:textId="77777777" w:rsidR="00990377" w:rsidRPr="00C26C40" w:rsidRDefault="00990377" w:rsidP="00990377">
            <w:pPr>
              <w:rPr>
                <w:lang w:val="en-GB"/>
              </w:rPr>
            </w:pPr>
            <w:r w:rsidRPr="00C26C40">
              <w:rPr>
                <w:lang w:val="en-GB"/>
              </w:rPr>
              <w:lastRenderedPageBreak/>
              <w:t>SC-601</w:t>
            </w:r>
          </w:p>
        </w:tc>
        <w:tc>
          <w:tcPr>
            <w:tcW w:w="1330" w:type="dxa"/>
          </w:tcPr>
          <w:p w14:paraId="467E8DBB" w14:textId="77777777" w:rsidR="00990377" w:rsidRPr="00C26C40" w:rsidRDefault="00990377" w:rsidP="00990377">
            <w:pPr>
              <w:rPr>
                <w:lang w:val="en-GB"/>
              </w:rPr>
            </w:pPr>
            <w:r w:rsidRPr="00C26C40">
              <w:rPr>
                <w:lang w:val="en-GB"/>
              </w:rPr>
              <w:t>HCl Scrubber</w:t>
            </w:r>
          </w:p>
        </w:tc>
        <w:tc>
          <w:tcPr>
            <w:tcW w:w="634" w:type="dxa"/>
          </w:tcPr>
          <w:p w14:paraId="001021C5" w14:textId="77777777" w:rsidR="00990377" w:rsidRPr="00C26C40" w:rsidRDefault="00990377" w:rsidP="00990377">
            <w:pPr>
              <w:rPr>
                <w:lang w:val="en-GB"/>
              </w:rPr>
            </w:pPr>
            <w:r w:rsidRPr="00C26C40">
              <w:rPr>
                <w:lang w:val="en-GB"/>
              </w:rPr>
              <w:t>300</w:t>
            </w:r>
          </w:p>
        </w:tc>
        <w:tc>
          <w:tcPr>
            <w:tcW w:w="739" w:type="dxa"/>
          </w:tcPr>
          <w:p w14:paraId="05EC2616" w14:textId="77777777" w:rsidR="00990377" w:rsidRPr="00C26C40" w:rsidRDefault="00990377" w:rsidP="00990377">
            <w:pPr>
              <w:rPr>
                <w:lang w:val="en-GB"/>
              </w:rPr>
            </w:pPr>
            <w:r w:rsidRPr="00C26C40">
              <w:rPr>
                <w:lang w:val="en-GB"/>
              </w:rPr>
              <w:t>mm dia</w:t>
            </w:r>
          </w:p>
        </w:tc>
        <w:tc>
          <w:tcPr>
            <w:tcW w:w="1880" w:type="dxa"/>
          </w:tcPr>
          <w:p w14:paraId="4F7DD137" w14:textId="6E5DDDDC" w:rsidR="00990377" w:rsidRPr="00C26C40" w:rsidRDefault="00990377" w:rsidP="00990377">
            <w:pPr>
              <w:jc w:val="right"/>
              <w:rPr>
                <w:lang w:val="en-GB"/>
              </w:rPr>
            </w:pPr>
            <w:r w:rsidRPr="00D26151">
              <w:t>1090246.02</w:t>
            </w:r>
          </w:p>
        </w:tc>
        <w:tc>
          <w:tcPr>
            <w:tcW w:w="753" w:type="dxa"/>
          </w:tcPr>
          <w:p w14:paraId="28D00D75" w14:textId="77777777" w:rsidR="00990377" w:rsidRPr="00C26C40" w:rsidRDefault="00990377" w:rsidP="00990377">
            <w:pPr>
              <w:jc w:val="right"/>
              <w:rPr>
                <w:lang w:val="en-GB"/>
              </w:rPr>
            </w:pPr>
            <w:r w:rsidRPr="00C26C40">
              <w:rPr>
                <w:lang w:val="en-GB"/>
              </w:rPr>
              <w:t>5.890</w:t>
            </w:r>
          </w:p>
        </w:tc>
        <w:tc>
          <w:tcPr>
            <w:tcW w:w="2080" w:type="dxa"/>
          </w:tcPr>
          <w:p w14:paraId="50A10709" w14:textId="5C130D76" w:rsidR="00990377" w:rsidRPr="00C26C40" w:rsidRDefault="00990377" w:rsidP="00990377">
            <w:pPr>
              <w:jc w:val="right"/>
              <w:rPr>
                <w:lang w:val="en-GB"/>
              </w:rPr>
            </w:pPr>
            <w:r w:rsidRPr="008C4978">
              <w:t>800000.00</w:t>
            </w:r>
          </w:p>
        </w:tc>
      </w:tr>
      <w:tr w:rsidR="00990377" w:rsidRPr="00C26C40" w14:paraId="5526943C" w14:textId="77777777" w:rsidTr="00935FB9">
        <w:tc>
          <w:tcPr>
            <w:tcW w:w="1078" w:type="dxa"/>
          </w:tcPr>
          <w:p w14:paraId="77A0E498" w14:textId="77777777" w:rsidR="00990377" w:rsidRPr="00C26C40" w:rsidRDefault="00990377" w:rsidP="00990377">
            <w:pPr>
              <w:rPr>
                <w:lang w:val="en-GB"/>
              </w:rPr>
            </w:pPr>
            <w:r w:rsidRPr="00C26C40">
              <w:rPr>
                <w:lang w:val="en-GB"/>
              </w:rPr>
              <w:t>P-602</w:t>
            </w:r>
          </w:p>
        </w:tc>
        <w:tc>
          <w:tcPr>
            <w:tcW w:w="1330" w:type="dxa"/>
          </w:tcPr>
          <w:p w14:paraId="726E9D5E" w14:textId="77777777" w:rsidR="00990377" w:rsidRPr="00C26C40" w:rsidRDefault="00990377" w:rsidP="00990377">
            <w:pPr>
              <w:rPr>
                <w:lang w:val="en-GB"/>
              </w:rPr>
            </w:pPr>
            <w:r w:rsidRPr="00C26C40">
              <w:rPr>
                <w:lang w:val="en-GB"/>
              </w:rPr>
              <w:t>Leach Slurry Pump</w:t>
            </w:r>
          </w:p>
        </w:tc>
        <w:tc>
          <w:tcPr>
            <w:tcW w:w="634" w:type="dxa"/>
          </w:tcPr>
          <w:p w14:paraId="18980C9F" w14:textId="77777777" w:rsidR="00990377" w:rsidRPr="00C26C40" w:rsidRDefault="00990377" w:rsidP="00990377">
            <w:pPr>
              <w:rPr>
                <w:lang w:val="en-GB"/>
              </w:rPr>
            </w:pPr>
            <w:r w:rsidRPr="00C26C40">
              <w:rPr>
                <w:lang w:val="en-GB"/>
              </w:rPr>
              <w:t>2.65</w:t>
            </w:r>
          </w:p>
        </w:tc>
        <w:tc>
          <w:tcPr>
            <w:tcW w:w="739" w:type="dxa"/>
          </w:tcPr>
          <w:p w14:paraId="1C28F1C7" w14:textId="77777777" w:rsidR="00990377" w:rsidRPr="00C26C40" w:rsidRDefault="00990377" w:rsidP="00990377">
            <w:pPr>
              <w:rPr>
                <w:lang w:val="en-GB"/>
              </w:rPr>
            </w:pPr>
            <w:r w:rsidRPr="00C26C40">
              <w:rPr>
                <w:lang w:val="en-GB"/>
              </w:rPr>
              <w:t>m³/hr</w:t>
            </w:r>
          </w:p>
        </w:tc>
        <w:tc>
          <w:tcPr>
            <w:tcW w:w="1880" w:type="dxa"/>
          </w:tcPr>
          <w:p w14:paraId="69D013BE" w14:textId="24703A60" w:rsidR="00990377" w:rsidRPr="00C26C40" w:rsidRDefault="00990377" w:rsidP="00990377">
            <w:pPr>
              <w:jc w:val="right"/>
              <w:rPr>
                <w:lang w:val="en-GB"/>
              </w:rPr>
            </w:pPr>
            <w:r w:rsidRPr="00D26151">
              <w:t>12625.54</w:t>
            </w:r>
          </w:p>
        </w:tc>
        <w:tc>
          <w:tcPr>
            <w:tcW w:w="753" w:type="dxa"/>
          </w:tcPr>
          <w:p w14:paraId="6E923F8E" w14:textId="77777777" w:rsidR="00990377" w:rsidRPr="00C26C40" w:rsidRDefault="00990377" w:rsidP="00990377">
            <w:pPr>
              <w:jc w:val="right"/>
              <w:rPr>
                <w:lang w:val="en-GB"/>
              </w:rPr>
            </w:pPr>
            <w:r w:rsidRPr="00C26C40">
              <w:rPr>
                <w:lang w:val="en-GB"/>
              </w:rPr>
              <w:t>4.590</w:t>
            </w:r>
          </w:p>
        </w:tc>
        <w:tc>
          <w:tcPr>
            <w:tcW w:w="2080" w:type="dxa"/>
          </w:tcPr>
          <w:p w14:paraId="7B9D1B20" w14:textId="0F1660CB" w:rsidR="00990377" w:rsidRPr="00C26C40" w:rsidRDefault="00990377" w:rsidP="00990377">
            <w:pPr>
              <w:jc w:val="right"/>
              <w:rPr>
                <w:lang w:val="en-GB"/>
              </w:rPr>
            </w:pPr>
            <w:r w:rsidRPr="008C4978">
              <w:t>21574.73</w:t>
            </w:r>
          </w:p>
        </w:tc>
      </w:tr>
      <w:tr w:rsidR="00990377" w:rsidRPr="00C26C40" w14:paraId="3DDB8645" w14:textId="77777777" w:rsidTr="00935FB9">
        <w:tc>
          <w:tcPr>
            <w:tcW w:w="1078" w:type="dxa"/>
          </w:tcPr>
          <w:p w14:paraId="44119425" w14:textId="77777777" w:rsidR="00990377" w:rsidRPr="00C26C40" w:rsidRDefault="00990377" w:rsidP="00990377">
            <w:pPr>
              <w:rPr>
                <w:lang w:val="en-GB"/>
              </w:rPr>
            </w:pPr>
            <w:r w:rsidRPr="00C26C40">
              <w:rPr>
                <w:lang w:val="en-GB"/>
              </w:rPr>
              <w:t>FP-601</w:t>
            </w:r>
          </w:p>
        </w:tc>
        <w:tc>
          <w:tcPr>
            <w:tcW w:w="1330" w:type="dxa"/>
          </w:tcPr>
          <w:p w14:paraId="716D1AD1" w14:textId="77777777" w:rsidR="00990377" w:rsidRPr="00C26C40" w:rsidRDefault="00990377" w:rsidP="00990377">
            <w:pPr>
              <w:rPr>
                <w:lang w:val="en-GB"/>
              </w:rPr>
            </w:pPr>
            <w:r w:rsidRPr="00C26C40">
              <w:rPr>
                <w:lang w:val="en-GB"/>
              </w:rPr>
              <w:t>High-Pressure Filter Press</w:t>
            </w:r>
          </w:p>
        </w:tc>
        <w:tc>
          <w:tcPr>
            <w:tcW w:w="634" w:type="dxa"/>
          </w:tcPr>
          <w:p w14:paraId="01AAB9CB" w14:textId="77777777" w:rsidR="00990377" w:rsidRPr="00C26C40" w:rsidRDefault="00990377" w:rsidP="00990377">
            <w:pPr>
              <w:rPr>
                <w:lang w:val="en-GB"/>
              </w:rPr>
            </w:pPr>
            <w:r w:rsidRPr="00C26C40">
              <w:rPr>
                <w:lang w:val="en-GB"/>
              </w:rPr>
              <w:t>22</w:t>
            </w:r>
          </w:p>
        </w:tc>
        <w:tc>
          <w:tcPr>
            <w:tcW w:w="739" w:type="dxa"/>
          </w:tcPr>
          <w:p w14:paraId="0DA64996" w14:textId="77777777" w:rsidR="00990377" w:rsidRPr="00C26C40" w:rsidRDefault="00990377" w:rsidP="00990377">
            <w:pPr>
              <w:rPr>
                <w:lang w:val="en-GB"/>
              </w:rPr>
            </w:pPr>
            <w:r w:rsidRPr="00C26C40">
              <w:rPr>
                <w:lang w:val="en-GB"/>
              </w:rPr>
              <w:t>m²</w:t>
            </w:r>
          </w:p>
        </w:tc>
        <w:tc>
          <w:tcPr>
            <w:tcW w:w="1880" w:type="dxa"/>
          </w:tcPr>
          <w:p w14:paraId="3F61B2BF" w14:textId="371EEB1E" w:rsidR="00990377" w:rsidRPr="00C26C40" w:rsidRDefault="00990377" w:rsidP="00990377">
            <w:pPr>
              <w:jc w:val="right"/>
              <w:rPr>
                <w:lang w:val="en-GB"/>
              </w:rPr>
            </w:pPr>
            <w:r w:rsidRPr="00D26151">
              <w:t>140718.06</w:t>
            </w:r>
          </w:p>
        </w:tc>
        <w:tc>
          <w:tcPr>
            <w:tcW w:w="753" w:type="dxa"/>
          </w:tcPr>
          <w:p w14:paraId="22131D29" w14:textId="77777777" w:rsidR="00990377" w:rsidRPr="00C26C40" w:rsidRDefault="00990377" w:rsidP="00990377">
            <w:pPr>
              <w:jc w:val="right"/>
              <w:rPr>
                <w:lang w:val="en-GB"/>
              </w:rPr>
            </w:pPr>
            <w:r w:rsidRPr="00C26C40">
              <w:rPr>
                <w:lang w:val="en-GB"/>
              </w:rPr>
              <w:t>2.500</w:t>
            </w:r>
          </w:p>
        </w:tc>
        <w:tc>
          <w:tcPr>
            <w:tcW w:w="2080" w:type="dxa"/>
          </w:tcPr>
          <w:p w14:paraId="52526437" w14:textId="5D71E363" w:rsidR="00990377" w:rsidRPr="00C26C40" w:rsidRDefault="00990377" w:rsidP="00990377">
            <w:pPr>
              <w:jc w:val="right"/>
              <w:rPr>
                <w:lang w:val="en-GB"/>
              </w:rPr>
            </w:pPr>
            <w:r w:rsidRPr="008C4978">
              <w:t>240461.29</w:t>
            </w:r>
          </w:p>
        </w:tc>
      </w:tr>
      <w:tr w:rsidR="00990377" w:rsidRPr="00C26C40" w14:paraId="72B99126" w14:textId="77777777" w:rsidTr="00935FB9">
        <w:tc>
          <w:tcPr>
            <w:tcW w:w="1078" w:type="dxa"/>
          </w:tcPr>
          <w:p w14:paraId="29BADB50" w14:textId="77777777" w:rsidR="00990377" w:rsidRPr="00C26C40" w:rsidRDefault="00990377" w:rsidP="00990377">
            <w:pPr>
              <w:rPr>
                <w:lang w:val="en-GB"/>
              </w:rPr>
            </w:pPr>
            <w:r w:rsidRPr="00C26C40">
              <w:rPr>
                <w:lang w:val="en-GB"/>
              </w:rPr>
              <w:t>CV-601</w:t>
            </w:r>
          </w:p>
        </w:tc>
        <w:tc>
          <w:tcPr>
            <w:tcW w:w="1330" w:type="dxa"/>
          </w:tcPr>
          <w:p w14:paraId="007C422A" w14:textId="77777777" w:rsidR="00990377" w:rsidRPr="00C26C40" w:rsidRDefault="00990377" w:rsidP="00990377">
            <w:pPr>
              <w:rPr>
                <w:lang w:val="en-GB"/>
              </w:rPr>
            </w:pPr>
            <w:r w:rsidRPr="00C26C40">
              <w:rPr>
                <w:lang w:val="en-GB"/>
              </w:rPr>
              <w:t>Filter Cake Conveyor</w:t>
            </w:r>
          </w:p>
        </w:tc>
        <w:tc>
          <w:tcPr>
            <w:tcW w:w="634" w:type="dxa"/>
          </w:tcPr>
          <w:p w14:paraId="3A02FE47" w14:textId="77777777" w:rsidR="00990377" w:rsidRPr="00C26C40" w:rsidRDefault="00990377" w:rsidP="00990377">
            <w:pPr>
              <w:rPr>
                <w:lang w:val="en-GB"/>
              </w:rPr>
            </w:pPr>
            <w:r w:rsidRPr="00C26C40">
              <w:rPr>
                <w:lang w:val="en-GB"/>
              </w:rPr>
              <w:t>8</w:t>
            </w:r>
          </w:p>
        </w:tc>
        <w:tc>
          <w:tcPr>
            <w:tcW w:w="739" w:type="dxa"/>
          </w:tcPr>
          <w:p w14:paraId="1FE1CC67" w14:textId="77777777" w:rsidR="00990377" w:rsidRPr="00C26C40" w:rsidRDefault="00990377" w:rsidP="00990377">
            <w:pPr>
              <w:rPr>
                <w:lang w:val="en-GB"/>
              </w:rPr>
            </w:pPr>
            <w:r w:rsidRPr="00C26C40">
              <w:rPr>
                <w:lang w:val="en-GB"/>
              </w:rPr>
              <w:t>m</w:t>
            </w:r>
          </w:p>
        </w:tc>
        <w:tc>
          <w:tcPr>
            <w:tcW w:w="1880" w:type="dxa"/>
          </w:tcPr>
          <w:p w14:paraId="346B4BDB" w14:textId="713DA276" w:rsidR="00990377" w:rsidRPr="00C26C40" w:rsidRDefault="00990377" w:rsidP="00990377">
            <w:pPr>
              <w:jc w:val="right"/>
              <w:rPr>
                <w:lang w:val="en-GB"/>
              </w:rPr>
            </w:pPr>
            <w:r w:rsidRPr="00D26151">
              <w:t>5364.58</w:t>
            </w:r>
          </w:p>
        </w:tc>
        <w:tc>
          <w:tcPr>
            <w:tcW w:w="753" w:type="dxa"/>
          </w:tcPr>
          <w:p w14:paraId="1349F27E" w14:textId="77777777" w:rsidR="00990377" w:rsidRPr="00C26C40" w:rsidRDefault="00990377" w:rsidP="00990377">
            <w:pPr>
              <w:jc w:val="right"/>
              <w:rPr>
                <w:lang w:val="en-GB"/>
              </w:rPr>
            </w:pPr>
            <w:r w:rsidRPr="00C26C40">
              <w:rPr>
                <w:lang w:val="en-GB"/>
              </w:rPr>
              <w:t>1.500</w:t>
            </w:r>
          </w:p>
        </w:tc>
        <w:tc>
          <w:tcPr>
            <w:tcW w:w="2080" w:type="dxa"/>
          </w:tcPr>
          <w:p w14:paraId="16E88EC3" w14:textId="620B096D" w:rsidR="00990377" w:rsidRPr="00C26C40" w:rsidRDefault="00990377" w:rsidP="00990377">
            <w:pPr>
              <w:jc w:val="right"/>
              <w:rPr>
                <w:lang w:val="en-GB"/>
              </w:rPr>
            </w:pPr>
            <w:r w:rsidRPr="008C4978">
              <w:t>9167.08</w:t>
            </w:r>
          </w:p>
        </w:tc>
      </w:tr>
      <w:tr w:rsidR="00990377" w:rsidRPr="00C26C40" w14:paraId="1CF15BF2" w14:textId="77777777" w:rsidTr="00935FB9">
        <w:tc>
          <w:tcPr>
            <w:tcW w:w="1078" w:type="dxa"/>
          </w:tcPr>
          <w:p w14:paraId="5402557D" w14:textId="77777777" w:rsidR="00990377" w:rsidRPr="00C26C40" w:rsidRDefault="00990377" w:rsidP="00990377">
            <w:pPr>
              <w:rPr>
                <w:lang w:val="en-GB"/>
              </w:rPr>
            </w:pPr>
            <w:r w:rsidRPr="00C26C40">
              <w:rPr>
                <w:lang w:val="en-GB"/>
              </w:rPr>
              <w:t>BN-601</w:t>
            </w:r>
          </w:p>
        </w:tc>
        <w:tc>
          <w:tcPr>
            <w:tcW w:w="1330" w:type="dxa"/>
          </w:tcPr>
          <w:p w14:paraId="789691D2" w14:textId="77777777" w:rsidR="00990377" w:rsidRPr="00C26C40" w:rsidRDefault="00990377" w:rsidP="00990377">
            <w:pPr>
              <w:rPr>
                <w:lang w:val="en-GB"/>
              </w:rPr>
            </w:pPr>
            <w:r w:rsidRPr="00C26C40">
              <w:rPr>
                <w:lang w:val="en-GB"/>
              </w:rPr>
              <w:t>Residue Silo</w:t>
            </w:r>
          </w:p>
        </w:tc>
        <w:tc>
          <w:tcPr>
            <w:tcW w:w="634" w:type="dxa"/>
          </w:tcPr>
          <w:p w14:paraId="43651754" w14:textId="77777777" w:rsidR="00990377" w:rsidRPr="00C26C40" w:rsidRDefault="00990377" w:rsidP="00990377">
            <w:pPr>
              <w:rPr>
                <w:lang w:val="en-GB"/>
              </w:rPr>
            </w:pPr>
            <w:r w:rsidRPr="00C26C40">
              <w:rPr>
                <w:lang w:val="en-GB"/>
              </w:rPr>
              <w:t>10</w:t>
            </w:r>
          </w:p>
        </w:tc>
        <w:tc>
          <w:tcPr>
            <w:tcW w:w="739" w:type="dxa"/>
          </w:tcPr>
          <w:p w14:paraId="183CDD0A" w14:textId="77777777" w:rsidR="00990377" w:rsidRPr="00C26C40" w:rsidRDefault="00990377" w:rsidP="00990377">
            <w:pPr>
              <w:rPr>
                <w:lang w:val="en-GB"/>
              </w:rPr>
            </w:pPr>
            <w:r w:rsidRPr="00C26C40">
              <w:rPr>
                <w:lang w:val="en-GB"/>
              </w:rPr>
              <w:t>m³</w:t>
            </w:r>
          </w:p>
        </w:tc>
        <w:tc>
          <w:tcPr>
            <w:tcW w:w="1880" w:type="dxa"/>
          </w:tcPr>
          <w:p w14:paraId="71F89535" w14:textId="47F16E88" w:rsidR="00990377" w:rsidRPr="00C26C40" w:rsidRDefault="00990377" w:rsidP="00990377">
            <w:pPr>
              <w:jc w:val="right"/>
              <w:rPr>
                <w:lang w:val="en-GB"/>
              </w:rPr>
            </w:pPr>
            <w:r w:rsidRPr="00D26151">
              <w:t>46014.47</w:t>
            </w:r>
          </w:p>
        </w:tc>
        <w:tc>
          <w:tcPr>
            <w:tcW w:w="753" w:type="dxa"/>
          </w:tcPr>
          <w:p w14:paraId="68810484" w14:textId="77777777" w:rsidR="00990377" w:rsidRPr="00C26C40" w:rsidRDefault="00990377" w:rsidP="00990377">
            <w:pPr>
              <w:jc w:val="right"/>
              <w:rPr>
                <w:lang w:val="en-GB"/>
              </w:rPr>
            </w:pPr>
            <w:r w:rsidRPr="00C26C40">
              <w:rPr>
                <w:lang w:val="en-GB"/>
              </w:rPr>
              <w:t>4.070</w:t>
            </w:r>
          </w:p>
        </w:tc>
        <w:tc>
          <w:tcPr>
            <w:tcW w:w="2080" w:type="dxa"/>
          </w:tcPr>
          <w:p w14:paraId="38973C4E" w14:textId="23C3DE8C" w:rsidR="00990377" w:rsidRPr="00C26C40" w:rsidRDefault="00990377" w:rsidP="00990377">
            <w:pPr>
              <w:jc w:val="right"/>
              <w:rPr>
                <w:lang w:val="en-GB"/>
              </w:rPr>
            </w:pPr>
            <w:r w:rsidRPr="008C4978">
              <w:t>78630.27</w:t>
            </w:r>
          </w:p>
        </w:tc>
      </w:tr>
      <w:tr w:rsidR="00990377" w:rsidRPr="00C26C40" w14:paraId="7E30FCDC" w14:textId="77777777" w:rsidTr="00935FB9">
        <w:tc>
          <w:tcPr>
            <w:tcW w:w="1078" w:type="dxa"/>
          </w:tcPr>
          <w:p w14:paraId="7261240F" w14:textId="77777777" w:rsidR="00990377" w:rsidRPr="00C26C40" w:rsidRDefault="00990377" w:rsidP="00990377">
            <w:pPr>
              <w:rPr>
                <w:lang w:val="en-GB"/>
              </w:rPr>
            </w:pPr>
            <w:r w:rsidRPr="00C26C40">
              <w:rPr>
                <w:lang w:val="en-GB"/>
              </w:rPr>
              <w:t>TK-602</w:t>
            </w:r>
          </w:p>
        </w:tc>
        <w:tc>
          <w:tcPr>
            <w:tcW w:w="1330" w:type="dxa"/>
          </w:tcPr>
          <w:p w14:paraId="13B148CA" w14:textId="77777777" w:rsidR="00990377" w:rsidRPr="00C26C40" w:rsidRDefault="00990377" w:rsidP="00990377">
            <w:pPr>
              <w:rPr>
                <w:lang w:val="en-GB"/>
              </w:rPr>
            </w:pPr>
            <w:r w:rsidRPr="00C26C40">
              <w:rPr>
                <w:lang w:val="en-GB"/>
              </w:rPr>
              <w:t>PLP Holding Tank</w:t>
            </w:r>
          </w:p>
        </w:tc>
        <w:tc>
          <w:tcPr>
            <w:tcW w:w="634" w:type="dxa"/>
          </w:tcPr>
          <w:p w14:paraId="1342323F" w14:textId="77777777" w:rsidR="00990377" w:rsidRPr="00C26C40" w:rsidRDefault="00990377" w:rsidP="00990377">
            <w:pPr>
              <w:rPr>
                <w:lang w:val="en-GB"/>
              </w:rPr>
            </w:pPr>
            <w:r w:rsidRPr="00C26C40">
              <w:rPr>
                <w:lang w:val="en-GB"/>
              </w:rPr>
              <w:t>3.5</w:t>
            </w:r>
          </w:p>
        </w:tc>
        <w:tc>
          <w:tcPr>
            <w:tcW w:w="739" w:type="dxa"/>
          </w:tcPr>
          <w:p w14:paraId="6D8E4B96" w14:textId="77777777" w:rsidR="00990377" w:rsidRPr="00C26C40" w:rsidRDefault="00990377" w:rsidP="00990377">
            <w:pPr>
              <w:rPr>
                <w:lang w:val="en-GB"/>
              </w:rPr>
            </w:pPr>
            <w:r w:rsidRPr="00C26C40">
              <w:rPr>
                <w:lang w:val="en-GB"/>
              </w:rPr>
              <w:t>m³</w:t>
            </w:r>
          </w:p>
        </w:tc>
        <w:tc>
          <w:tcPr>
            <w:tcW w:w="1880" w:type="dxa"/>
          </w:tcPr>
          <w:p w14:paraId="06F6BC3F" w14:textId="324E2872" w:rsidR="00990377" w:rsidRPr="00C26C40" w:rsidRDefault="00990377" w:rsidP="00990377">
            <w:pPr>
              <w:jc w:val="right"/>
              <w:rPr>
                <w:lang w:val="en-GB"/>
              </w:rPr>
            </w:pPr>
            <w:r w:rsidRPr="00D26151">
              <w:t>24143.51</w:t>
            </w:r>
          </w:p>
        </w:tc>
        <w:tc>
          <w:tcPr>
            <w:tcW w:w="753" w:type="dxa"/>
          </w:tcPr>
          <w:p w14:paraId="42A06F04" w14:textId="77777777" w:rsidR="00990377" w:rsidRPr="00C26C40" w:rsidRDefault="00990377" w:rsidP="00990377">
            <w:pPr>
              <w:jc w:val="right"/>
              <w:rPr>
                <w:lang w:val="en-GB"/>
              </w:rPr>
            </w:pPr>
            <w:r w:rsidRPr="00C26C40">
              <w:rPr>
                <w:lang w:val="en-GB"/>
              </w:rPr>
              <w:t>4.070</w:t>
            </w:r>
          </w:p>
        </w:tc>
        <w:tc>
          <w:tcPr>
            <w:tcW w:w="2080" w:type="dxa"/>
          </w:tcPr>
          <w:p w14:paraId="1FCFB3CA" w14:textId="4B1513AB" w:rsidR="00990377" w:rsidRPr="00C26C40" w:rsidRDefault="00990377" w:rsidP="00990377">
            <w:pPr>
              <w:jc w:val="right"/>
              <w:rPr>
                <w:lang w:val="en-GB"/>
              </w:rPr>
            </w:pPr>
            <w:r w:rsidRPr="008C4978">
              <w:t>41256.82</w:t>
            </w:r>
          </w:p>
        </w:tc>
      </w:tr>
      <w:tr w:rsidR="0053702F" w:rsidRPr="00C26C40" w14:paraId="61DEE62D" w14:textId="77777777" w:rsidTr="00935FB9">
        <w:tc>
          <w:tcPr>
            <w:tcW w:w="1078" w:type="dxa"/>
          </w:tcPr>
          <w:p w14:paraId="386171C4" w14:textId="77777777" w:rsidR="0053702F" w:rsidRPr="00C26C40" w:rsidRDefault="0053702F" w:rsidP="00870DFD">
            <w:pPr>
              <w:rPr>
                <w:b/>
                <w:bCs/>
                <w:lang w:val="en-GB"/>
              </w:rPr>
            </w:pPr>
            <w:r w:rsidRPr="00C26C40">
              <w:rPr>
                <w:b/>
                <w:bCs/>
                <w:lang w:val="en-GB"/>
              </w:rPr>
              <w:t>Subtotal</w:t>
            </w:r>
          </w:p>
        </w:tc>
        <w:tc>
          <w:tcPr>
            <w:tcW w:w="1330" w:type="dxa"/>
          </w:tcPr>
          <w:p w14:paraId="0D565123" w14:textId="77777777" w:rsidR="0053702F" w:rsidRPr="00C26C40" w:rsidRDefault="0053702F" w:rsidP="00870DFD">
            <w:pPr>
              <w:rPr>
                <w:b/>
                <w:bCs/>
                <w:lang w:val="en-GB"/>
              </w:rPr>
            </w:pPr>
          </w:p>
        </w:tc>
        <w:tc>
          <w:tcPr>
            <w:tcW w:w="634" w:type="dxa"/>
          </w:tcPr>
          <w:p w14:paraId="43735287" w14:textId="77777777" w:rsidR="0053702F" w:rsidRPr="00C26C40" w:rsidRDefault="0053702F" w:rsidP="00870DFD">
            <w:pPr>
              <w:rPr>
                <w:b/>
                <w:bCs/>
                <w:lang w:val="en-GB"/>
              </w:rPr>
            </w:pPr>
          </w:p>
        </w:tc>
        <w:tc>
          <w:tcPr>
            <w:tcW w:w="739" w:type="dxa"/>
          </w:tcPr>
          <w:p w14:paraId="3A31E254" w14:textId="77777777" w:rsidR="0053702F" w:rsidRPr="00C26C40" w:rsidRDefault="0053702F" w:rsidP="00870DFD">
            <w:pPr>
              <w:rPr>
                <w:b/>
                <w:bCs/>
                <w:lang w:val="en-GB"/>
              </w:rPr>
            </w:pPr>
          </w:p>
        </w:tc>
        <w:tc>
          <w:tcPr>
            <w:tcW w:w="1880" w:type="dxa"/>
          </w:tcPr>
          <w:p w14:paraId="26C48FD4" w14:textId="77777777" w:rsidR="0053702F" w:rsidRPr="00C26C40" w:rsidRDefault="0053702F" w:rsidP="00935FB9">
            <w:pPr>
              <w:jc w:val="right"/>
              <w:rPr>
                <w:b/>
                <w:bCs/>
                <w:lang w:val="en-GB"/>
              </w:rPr>
            </w:pPr>
          </w:p>
        </w:tc>
        <w:tc>
          <w:tcPr>
            <w:tcW w:w="753" w:type="dxa"/>
          </w:tcPr>
          <w:p w14:paraId="5DCE6D4A" w14:textId="77777777" w:rsidR="0053702F" w:rsidRPr="00C26C40" w:rsidRDefault="0053702F" w:rsidP="00935FB9">
            <w:pPr>
              <w:jc w:val="right"/>
              <w:rPr>
                <w:b/>
                <w:bCs/>
                <w:lang w:val="en-GB"/>
              </w:rPr>
            </w:pPr>
          </w:p>
        </w:tc>
        <w:tc>
          <w:tcPr>
            <w:tcW w:w="2080" w:type="dxa"/>
          </w:tcPr>
          <w:p w14:paraId="53438F57" w14:textId="2427D5EE" w:rsidR="0053702F" w:rsidRPr="00C26C40" w:rsidRDefault="00935FB9" w:rsidP="00935FB9">
            <w:pPr>
              <w:jc w:val="right"/>
              <w:rPr>
                <w:b/>
                <w:bCs/>
                <w:lang w:val="en-GB"/>
              </w:rPr>
            </w:pPr>
            <w:r w:rsidRPr="00935FB9">
              <w:rPr>
                <w:b/>
                <w:bCs/>
                <w:lang w:val="en-GB"/>
              </w:rPr>
              <w:t>3986657.95</w:t>
            </w:r>
          </w:p>
        </w:tc>
      </w:tr>
    </w:tbl>
    <w:p w14:paraId="3F3149EE" w14:textId="77777777" w:rsidR="0053702F" w:rsidRPr="00C26C40" w:rsidRDefault="0053702F" w:rsidP="0053702F"/>
    <w:p w14:paraId="2EA3A009" w14:textId="3691720F" w:rsidR="00935FB9" w:rsidRDefault="00935FB9" w:rsidP="00935FB9">
      <w:pPr>
        <w:pStyle w:val="Caption"/>
        <w:keepNext/>
      </w:pPr>
      <w:bookmarkStart w:id="459" w:name="_Toc237244878"/>
      <w:r>
        <w:t xml:space="preserve">Table </w:t>
      </w:r>
      <w:fldSimple w:instr=" STYLEREF 1 \s ">
        <w:r w:rsidR="006221B8">
          <w:rPr>
            <w:noProof/>
          </w:rPr>
          <w:t>10</w:t>
        </w:r>
      </w:fldSimple>
      <w:r w:rsidR="00B61202">
        <w:noBreakHyphen/>
      </w:r>
      <w:fldSimple w:instr=" SEQ Table \* ARABIC \s 1 ">
        <w:r w:rsidR="006221B8">
          <w:rPr>
            <w:noProof/>
          </w:rPr>
          <w:t>8</w:t>
        </w:r>
      </w:fldSimple>
      <w:r>
        <w:t xml:space="preserve"> </w:t>
      </w:r>
      <w:r w:rsidRPr="007F6C35">
        <w:t xml:space="preserve"> Area 700 Equipment Cost Estimate (2026, Ghana Basis)</w:t>
      </w:r>
      <w:bookmarkEnd w:id="459"/>
    </w:p>
    <w:tbl>
      <w:tblPr>
        <w:tblStyle w:val="TableGrid"/>
        <w:tblW w:w="0" w:type="auto"/>
        <w:tblLook w:val="04A0" w:firstRow="1" w:lastRow="0" w:firstColumn="1" w:lastColumn="0" w:noHBand="0" w:noVBand="1"/>
      </w:tblPr>
      <w:tblGrid>
        <w:gridCol w:w="981"/>
        <w:gridCol w:w="1605"/>
        <w:gridCol w:w="732"/>
        <w:gridCol w:w="624"/>
        <w:gridCol w:w="1814"/>
        <w:gridCol w:w="732"/>
        <w:gridCol w:w="2006"/>
      </w:tblGrid>
      <w:tr w:rsidR="0053702F" w:rsidRPr="00C26C40" w14:paraId="6E5E8ECE" w14:textId="77777777" w:rsidTr="00935FB9">
        <w:tc>
          <w:tcPr>
            <w:tcW w:w="981" w:type="dxa"/>
          </w:tcPr>
          <w:p w14:paraId="358316E6" w14:textId="77777777" w:rsidR="0053702F" w:rsidRPr="00C26C40" w:rsidRDefault="0053702F" w:rsidP="00870DFD">
            <w:pPr>
              <w:rPr>
                <w:lang w:val="en-GB"/>
              </w:rPr>
            </w:pPr>
            <w:r w:rsidRPr="00C26C40">
              <w:rPr>
                <w:lang w:val="en-GB"/>
              </w:rPr>
              <w:t>Tag</w:t>
            </w:r>
          </w:p>
        </w:tc>
        <w:tc>
          <w:tcPr>
            <w:tcW w:w="1605" w:type="dxa"/>
          </w:tcPr>
          <w:p w14:paraId="011239D2" w14:textId="77777777" w:rsidR="0053702F" w:rsidRPr="00C26C40" w:rsidRDefault="0053702F" w:rsidP="00870DFD">
            <w:pPr>
              <w:rPr>
                <w:lang w:val="en-GB"/>
              </w:rPr>
            </w:pPr>
            <w:r w:rsidRPr="00C26C40">
              <w:rPr>
                <w:lang w:val="en-GB"/>
              </w:rPr>
              <w:t>Description</w:t>
            </w:r>
          </w:p>
        </w:tc>
        <w:tc>
          <w:tcPr>
            <w:tcW w:w="732" w:type="dxa"/>
          </w:tcPr>
          <w:p w14:paraId="3340CC9C" w14:textId="77777777" w:rsidR="0053702F" w:rsidRPr="00C26C40" w:rsidRDefault="0053702F" w:rsidP="00870DFD">
            <w:pPr>
              <w:rPr>
                <w:lang w:val="en-GB"/>
              </w:rPr>
            </w:pPr>
            <w:r w:rsidRPr="00C26C40">
              <w:rPr>
                <w:lang w:val="en-GB"/>
              </w:rPr>
              <w:t>Size</w:t>
            </w:r>
          </w:p>
        </w:tc>
        <w:tc>
          <w:tcPr>
            <w:tcW w:w="624" w:type="dxa"/>
          </w:tcPr>
          <w:p w14:paraId="57F653AA" w14:textId="77777777" w:rsidR="0053702F" w:rsidRPr="00C26C40" w:rsidRDefault="0053702F" w:rsidP="00870DFD">
            <w:pPr>
              <w:rPr>
                <w:lang w:val="en-GB"/>
              </w:rPr>
            </w:pPr>
            <w:r w:rsidRPr="00C26C40">
              <w:rPr>
                <w:lang w:val="en-GB"/>
              </w:rPr>
              <w:t>Unit</w:t>
            </w:r>
          </w:p>
        </w:tc>
        <w:tc>
          <w:tcPr>
            <w:tcW w:w="1814" w:type="dxa"/>
          </w:tcPr>
          <w:p w14:paraId="1FF481AE" w14:textId="57AC16F2" w:rsidR="0053702F" w:rsidRPr="00C26C40" w:rsidRDefault="00454DFF" w:rsidP="00870DFD">
            <w:pPr>
              <w:rPr>
                <w:rFonts w:ascii="Cambria Math" w:hAnsi="Cambria Math"/>
                <w:lang w:val="en-GB"/>
                <w:oMath/>
              </w:rPr>
            </w:pPr>
            <m:oMathPara>
              <m:oMath>
                <m:r>
                  <w:rPr>
                    <w:rFonts w:ascii="Cambria Math" w:hAnsi="Cambria Math"/>
                    <w:lang w:val="en-GB"/>
                  </w:rPr>
                  <m:t>C°p 2001 (USD)</m:t>
                </m:r>
              </m:oMath>
            </m:oMathPara>
          </w:p>
        </w:tc>
        <w:tc>
          <w:tcPr>
            <w:tcW w:w="732" w:type="dxa"/>
          </w:tcPr>
          <w:p w14:paraId="021FB500" w14:textId="29F1828F" w:rsidR="0053702F" w:rsidRPr="00C26C40" w:rsidRDefault="003D0B1E" w:rsidP="00870DFD">
            <w:pPr>
              <w:rPr>
                <w:rFonts w:ascii="Cambria Math" w:hAnsi="Cambria Math"/>
                <w:lang w:val="en-GB"/>
                <w:oMath/>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BM</m:t>
                    </m:r>
                  </m:sub>
                </m:sSub>
              </m:oMath>
            </m:oMathPara>
          </w:p>
        </w:tc>
        <w:tc>
          <w:tcPr>
            <w:tcW w:w="2006" w:type="dxa"/>
          </w:tcPr>
          <w:p w14:paraId="156F6ABD" w14:textId="587907E3" w:rsidR="0053702F" w:rsidRPr="00C26C40" w:rsidRDefault="003D0B1E" w:rsidP="00870DFD">
            <w:pPr>
              <w:rPr>
                <w:rFonts w:ascii="Cambria Math" w:hAnsi="Cambria Math"/>
                <w:lang w:val="en-GB"/>
                <w:oMath/>
              </w:rPr>
            </w:pPr>
            <m:oMathPara>
              <m:oMath>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BM</m:t>
                    </m:r>
                  </m:sub>
                </m:sSub>
                <m:r>
                  <w:rPr>
                    <w:rFonts w:ascii="Cambria Math" w:hAnsi="Cambria Math"/>
                    <w:lang w:val="en-GB"/>
                  </w:rPr>
                  <m:t xml:space="preserve"> Ghana (USD)</m:t>
                </m:r>
              </m:oMath>
            </m:oMathPara>
          </w:p>
        </w:tc>
      </w:tr>
      <w:tr w:rsidR="00D00AAF" w:rsidRPr="00C26C40" w14:paraId="1DC8AE26" w14:textId="77777777" w:rsidTr="00935FB9">
        <w:tc>
          <w:tcPr>
            <w:tcW w:w="981" w:type="dxa"/>
          </w:tcPr>
          <w:p w14:paraId="3C9963E1" w14:textId="77777777" w:rsidR="00D00AAF" w:rsidRPr="00C26C40" w:rsidRDefault="00D00AAF" w:rsidP="00D00AAF">
            <w:pPr>
              <w:rPr>
                <w:lang w:val="en-GB"/>
              </w:rPr>
            </w:pPr>
            <w:r w:rsidRPr="00C26C40">
              <w:rPr>
                <w:lang w:val="en-GB"/>
              </w:rPr>
              <w:t>TK-701</w:t>
            </w:r>
          </w:p>
        </w:tc>
        <w:tc>
          <w:tcPr>
            <w:tcW w:w="1605" w:type="dxa"/>
          </w:tcPr>
          <w:p w14:paraId="63999011" w14:textId="77777777" w:rsidR="00D00AAF" w:rsidRPr="00C26C40" w:rsidRDefault="00D00AAF" w:rsidP="00D00AAF">
            <w:pPr>
              <w:rPr>
                <w:lang w:val="en-GB"/>
              </w:rPr>
            </w:pPr>
            <w:r w:rsidRPr="00C26C40">
              <w:rPr>
                <w:lang w:val="en-GB"/>
              </w:rPr>
              <w:t>CaAl₂O₄ Make-up Tank</w:t>
            </w:r>
          </w:p>
        </w:tc>
        <w:tc>
          <w:tcPr>
            <w:tcW w:w="732" w:type="dxa"/>
          </w:tcPr>
          <w:p w14:paraId="1538DA82" w14:textId="77777777" w:rsidR="00D00AAF" w:rsidRPr="00C26C40" w:rsidRDefault="00D00AAF" w:rsidP="00D00AAF">
            <w:pPr>
              <w:rPr>
                <w:lang w:val="en-GB"/>
              </w:rPr>
            </w:pPr>
            <w:r w:rsidRPr="00C26C40">
              <w:rPr>
                <w:lang w:val="en-GB"/>
              </w:rPr>
              <w:t>0.6</w:t>
            </w:r>
          </w:p>
        </w:tc>
        <w:tc>
          <w:tcPr>
            <w:tcW w:w="624" w:type="dxa"/>
          </w:tcPr>
          <w:p w14:paraId="41236A25" w14:textId="77777777" w:rsidR="00D00AAF" w:rsidRPr="00C26C40" w:rsidRDefault="00D00AAF" w:rsidP="00D00AAF">
            <w:pPr>
              <w:rPr>
                <w:lang w:val="en-GB"/>
              </w:rPr>
            </w:pPr>
            <w:r w:rsidRPr="00C26C40">
              <w:rPr>
                <w:lang w:val="en-GB"/>
              </w:rPr>
              <w:t>m³</w:t>
            </w:r>
          </w:p>
        </w:tc>
        <w:tc>
          <w:tcPr>
            <w:tcW w:w="1814" w:type="dxa"/>
          </w:tcPr>
          <w:p w14:paraId="06ABDAC5" w14:textId="34E7D234" w:rsidR="00D00AAF" w:rsidRPr="00C26C40" w:rsidRDefault="00D00AAF" w:rsidP="00D00AAF">
            <w:pPr>
              <w:jc w:val="right"/>
              <w:rPr>
                <w:lang w:val="en-GB"/>
              </w:rPr>
            </w:pPr>
            <w:r w:rsidRPr="00936D8B">
              <w:t>10298.67</w:t>
            </w:r>
          </w:p>
        </w:tc>
        <w:tc>
          <w:tcPr>
            <w:tcW w:w="732" w:type="dxa"/>
          </w:tcPr>
          <w:p w14:paraId="09F47C6E" w14:textId="77777777" w:rsidR="00D00AAF" w:rsidRPr="00C26C40" w:rsidRDefault="00D00AAF" w:rsidP="00D00AAF">
            <w:pPr>
              <w:jc w:val="right"/>
              <w:rPr>
                <w:lang w:val="en-GB"/>
              </w:rPr>
            </w:pPr>
            <w:r w:rsidRPr="00C26C40">
              <w:rPr>
                <w:lang w:val="en-GB"/>
              </w:rPr>
              <w:t>4.070</w:t>
            </w:r>
          </w:p>
        </w:tc>
        <w:tc>
          <w:tcPr>
            <w:tcW w:w="2006" w:type="dxa"/>
          </w:tcPr>
          <w:p w14:paraId="035638AB" w14:textId="6C967FB7" w:rsidR="00D00AAF" w:rsidRPr="00C26C40" w:rsidRDefault="00D00AAF" w:rsidP="00D00AAF">
            <w:pPr>
              <w:jc w:val="right"/>
              <w:rPr>
                <w:lang w:val="en-GB"/>
              </w:rPr>
            </w:pPr>
            <w:r w:rsidRPr="002B25D8">
              <w:t>17598.53</w:t>
            </w:r>
          </w:p>
        </w:tc>
      </w:tr>
      <w:tr w:rsidR="00D00AAF" w:rsidRPr="00C26C40" w14:paraId="658F4CC5" w14:textId="77777777" w:rsidTr="00935FB9">
        <w:tc>
          <w:tcPr>
            <w:tcW w:w="981" w:type="dxa"/>
          </w:tcPr>
          <w:p w14:paraId="36CD99DC" w14:textId="77777777" w:rsidR="00D00AAF" w:rsidRPr="00C26C40" w:rsidRDefault="00D00AAF" w:rsidP="00D00AAF">
            <w:pPr>
              <w:rPr>
                <w:lang w:val="en-GB"/>
              </w:rPr>
            </w:pPr>
            <w:r w:rsidRPr="00C26C40">
              <w:rPr>
                <w:lang w:val="en-GB"/>
              </w:rPr>
              <w:t>R-701</w:t>
            </w:r>
          </w:p>
        </w:tc>
        <w:tc>
          <w:tcPr>
            <w:tcW w:w="1605" w:type="dxa"/>
          </w:tcPr>
          <w:p w14:paraId="08944D4A" w14:textId="77777777" w:rsidR="00D00AAF" w:rsidRPr="00C26C40" w:rsidRDefault="00D00AAF" w:rsidP="00D00AAF">
            <w:pPr>
              <w:rPr>
                <w:lang w:val="en-GB"/>
              </w:rPr>
            </w:pPr>
            <w:r w:rsidRPr="00C26C40">
              <w:rPr>
                <w:lang w:val="en-GB"/>
              </w:rPr>
              <w:t>Basification Reactor</w:t>
            </w:r>
          </w:p>
        </w:tc>
        <w:tc>
          <w:tcPr>
            <w:tcW w:w="732" w:type="dxa"/>
          </w:tcPr>
          <w:p w14:paraId="3C65C47C" w14:textId="77777777" w:rsidR="00D00AAF" w:rsidRPr="00C26C40" w:rsidRDefault="00D00AAF" w:rsidP="00D00AAF">
            <w:pPr>
              <w:rPr>
                <w:lang w:val="en-GB"/>
              </w:rPr>
            </w:pPr>
            <w:r w:rsidRPr="00C26C40">
              <w:rPr>
                <w:lang w:val="en-GB"/>
              </w:rPr>
              <w:t>15</w:t>
            </w:r>
          </w:p>
        </w:tc>
        <w:tc>
          <w:tcPr>
            <w:tcW w:w="624" w:type="dxa"/>
          </w:tcPr>
          <w:p w14:paraId="272F9028" w14:textId="77777777" w:rsidR="00D00AAF" w:rsidRPr="00C26C40" w:rsidRDefault="00D00AAF" w:rsidP="00D00AAF">
            <w:pPr>
              <w:rPr>
                <w:lang w:val="en-GB"/>
              </w:rPr>
            </w:pPr>
            <w:r w:rsidRPr="00C26C40">
              <w:rPr>
                <w:lang w:val="en-GB"/>
              </w:rPr>
              <w:t>m³</w:t>
            </w:r>
          </w:p>
        </w:tc>
        <w:tc>
          <w:tcPr>
            <w:tcW w:w="1814" w:type="dxa"/>
          </w:tcPr>
          <w:p w14:paraId="66BA1077" w14:textId="5BBB9F65" w:rsidR="00D00AAF" w:rsidRPr="00C26C40" w:rsidRDefault="00D00AAF" w:rsidP="00D00AAF">
            <w:pPr>
              <w:jc w:val="right"/>
              <w:rPr>
                <w:lang w:val="en-GB"/>
              </w:rPr>
            </w:pPr>
            <w:r w:rsidRPr="00936D8B">
              <w:t>74243.93</w:t>
            </w:r>
          </w:p>
        </w:tc>
        <w:tc>
          <w:tcPr>
            <w:tcW w:w="732" w:type="dxa"/>
          </w:tcPr>
          <w:p w14:paraId="0B169F71" w14:textId="77777777" w:rsidR="00D00AAF" w:rsidRPr="00C26C40" w:rsidRDefault="00D00AAF" w:rsidP="00D00AAF">
            <w:pPr>
              <w:jc w:val="right"/>
              <w:rPr>
                <w:lang w:val="en-GB"/>
              </w:rPr>
            </w:pPr>
            <w:r w:rsidRPr="00C26C40">
              <w:rPr>
                <w:lang w:val="en-GB"/>
              </w:rPr>
              <w:t>4.980</w:t>
            </w:r>
          </w:p>
        </w:tc>
        <w:tc>
          <w:tcPr>
            <w:tcW w:w="2006" w:type="dxa"/>
          </w:tcPr>
          <w:p w14:paraId="7DEF6F57" w14:textId="12B4D8FC" w:rsidR="00D00AAF" w:rsidRPr="00C26C40" w:rsidRDefault="00D00AAF" w:rsidP="00D00AAF">
            <w:pPr>
              <w:jc w:val="right"/>
              <w:rPr>
                <w:lang w:val="en-GB"/>
              </w:rPr>
            </w:pPr>
            <w:r w:rsidRPr="002B25D8">
              <w:t>126869.22</w:t>
            </w:r>
          </w:p>
        </w:tc>
      </w:tr>
      <w:tr w:rsidR="00D00AAF" w:rsidRPr="00C26C40" w14:paraId="05E15ECD" w14:textId="77777777" w:rsidTr="00935FB9">
        <w:tc>
          <w:tcPr>
            <w:tcW w:w="981" w:type="dxa"/>
          </w:tcPr>
          <w:p w14:paraId="45811E9F" w14:textId="77777777" w:rsidR="00D00AAF" w:rsidRPr="00C26C40" w:rsidRDefault="00D00AAF" w:rsidP="00D00AAF">
            <w:pPr>
              <w:rPr>
                <w:lang w:val="en-GB"/>
              </w:rPr>
            </w:pPr>
            <w:r w:rsidRPr="00C26C40">
              <w:rPr>
                <w:lang w:val="en-GB"/>
              </w:rPr>
              <w:t>FP-701</w:t>
            </w:r>
          </w:p>
        </w:tc>
        <w:tc>
          <w:tcPr>
            <w:tcW w:w="1605" w:type="dxa"/>
          </w:tcPr>
          <w:p w14:paraId="058099AC" w14:textId="77777777" w:rsidR="00D00AAF" w:rsidRPr="00C26C40" w:rsidRDefault="00D00AAF" w:rsidP="00D00AAF">
            <w:pPr>
              <w:rPr>
                <w:lang w:val="en-GB"/>
              </w:rPr>
            </w:pPr>
            <w:r w:rsidRPr="00C26C40">
              <w:rPr>
                <w:lang w:val="en-GB"/>
              </w:rPr>
              <w:t>Clarification Filter</w:t>
            </w:r>
          </w:p>
        </w:tc>
        <w:tc>
          <w:tcPr>
            <w:tcW w:w="732" w:type="dxa"/>
          </w:tcPr>
          <w:p w14:paraId="31942225" w14:textId="77777777" w:rsidR="00D00AAF" w:rsidRPr="00C26C40" w:rsidRDefault="00D00AAF" w:rsidP="00D00AAF">
            <w:pPr>
              <w:rPr>
                <w:lang w:val="en-GB"/>
              </w:rPr>
            </w:pPr>
            <w:r w:rsidRPr="00C26C40">
              <w:rPr>
                <w:lang w:val="en-GB"/>
              </w:rPr>
              <w:t>18.27</w:t>
            </w:r>
          </w:p>
        </w:tc>
        <w:tc>
          <w:tcPr>
            <w:tcW w:w="624" w:type="dxa"/>
          </w:tcPr>
          <w:p w14:paraId="1AEEA3EF" w14:textId="77777777" w:rsidR="00D00AAF" w:rsidRPr="00C26C40" w:rsidRDefault="00D00AAF" w:rsidP="00D00AAF">
            <w:pPr>
              <w:rPr>
                <w:lang w:val="en-GB"/>
              </w:rPr>
            </w:pPr>
            <w:r w:rsidRPr="00C26C40">
              <w:rPr>
                <w:lang w:val="en-GB"/>
              </w:rPr>
              <w:t>m²</w:t>
            </w:r>
          </w:p>
        </w:tc>
        <w:tc>
          <w:tcPr>
            <w:tcW w:w="1814" w:type="dxa"/>
          </w:tcPr>
          <w:p w14:paraId="5013CE08" w14:textId="49635F30" w:rsidR="00D00AAF" w:rsidRPr="00C26C40" w:rsidRDefault="00D00AAF" w:rsidP="00D00AAF">
            <w:pPr>
              <w:jc w:val="right"/>
              <w:rPr>
                <w:lang w:val="en-GB"/>
              </w:rPr>
            </w:pPr>
            <w:r w:rsidRPr="00936D8B">
              <w:t>139004.01</w:t>
            </w:r>
          </w:p>
        </w:tc>
        <w:tc>
          <w:tcPr>
            <w:tcW w:w="732" w:type="dxa"/>
          </w:tcPr>
          <w:p w14:paraId="22D3EA51" w14:textId="77777777" w:rsidR="00D00AAF" w:rsidRPr="00C26C40" w:rsidRDefault="00D00AAF" w:rsidP="00D00AAF">
            <w:pPr>
              <w:jc w:val="right"/>
              <w:rPr>
                <w:lang w:val="en-GB"/>
              </w:rPr>
            </w:pPr>
            <w:r w:rsidRPr="00C26C40">
              <w:rPr>
                <w:lang w:val="en-GB"/>
              </w:rPr>
              <w:t>2.285</w:t>
            </w:r>
          </w:p>
        </w:tc>
        <w:tc>
          <w:tcPr>
            <w:tcW w:w="2006" w:type="dxa"/>
          </w:tcPr>
          <w:p w14:paraId="36D0DDFF" w14:textId="5596A9F2" w:rsidR="00D00AAF" w:rsidRPr="00C26C40" w:rsidRDefault="00D00AAF" w:rsidP="00D00AAF">
            <w:pPr>
              <w:jc w:val="right"/>
              <w:rPr>
                <w:lang w:val="en-GB"/>
              </w:rPr>
            </w:pPr>
            <w:r w:rsidRPr="002B25D8">
              <w:t>237532.30</w:t>
            </w:r>
          </w:p>
        </w:tc>
      </w:tr>
      <w:tr w:rsidR="00D00AAF" w:rsidRPr="00C26C40" w14:paraId="6770B5CB" w14:textId="77777777" w:rsidTr="00935FB9">
        <w:tc>
          <w:tcPr>
            <w:tcW w:w="981" w:type="dxa"/>
          </w:tcPr>
          <w:p w14:paraId="31FE85D0" w14:textId="77777777" w:rsidR="00D00AAF" w:rsidRPr="00C26C40" w:rsidRDefault="00D00AAF" w:rsidP="00D00AAF">
            <w:pPr>
              <w:rPr>
                <w:lang w:val="en-GB"/>
              </w:rPr>
            </w:pPr>
            <w:r w:rsidRPr="00C26C40">
              <w:rPr>
                <w:lang w:val="en-GB"/>
              </w:rPr>
              <w:t>R-702</w:t>
            </w:r>
          </w:p>
        </w:tc>
        <w:tc>
          <w:tcPr>
            <w:tcW w:w="1605" w:type="dxa"/>
          </w:tcPr>
          <w:p w14:paraId="0C603DE7" w14:textId="77777777" w:rsidR="00D00AAF" w:rsidRPr="00C26C40" w:rsidRDefault="00D00AAF" w:rsidP="00D00AAF">
            <w:pPr>
              <w:rPr>
                <w:lang w:val="en-GB"/>
              </w:rPr>
            </w:pPr>
            <w:r w:rsidRPr="00C26C40">
              <w:rPr>
                <w:lang w:val="en-GB"/>
              </w:rPr>
              <w:t>Polymerisation Reactor</w:t>
            </w:r>
          </w:p>
        </w:tc>
        <w:tc>
          <w:tcPr>
            <w:tcW w:w="732" w:type="dxa"/>
          </w:tcPr>
          <w:p w14:paraId="63338961" w14:textId="77777777" w:rsidR="00D00AAF" w:rsidRPr="00C26C40" w:rsidRDefault="00D00AAF" w:rsidP="00D00AAF">
            <w:pPr>
              <w:rPr>
                <w:lang w:val="en-GB"/>
              </w:rPr>
            </w:pPr>
            <w:r w:rsidRPr="00C26C40">
              <w:rPr>
                <w:lang w:val="en-GB"/>
              </w:rPr>
              <w:t>8.25</w:t>
            </w:r>
          </w:p>
        </w:tc>
        <w:tc>
          <w:tcPr>
            <w:tcW w:w="624" w:type="dxa"/>
          </w:tcPr>
          <w:p w14:paraId="4B2A2C7F" w14:textId="77777777" w:rsidR="00D00AAF" w:rsidRPr="00C26C40" w:rsidRDefault="00D00AAF" w:rsidP="00D00AAF">
            <w:pPr>
              <w:rPr>
                <w:lang w:val="en-GB"/>
              </w:rPr>
            </w:pPr>
            <w:r w:rsidRPr="00C26C40">
              <w:rPr>
                <w:lang w:val="en-GB"/>
              </w:rPr>
              <w:t>m³</w:t>
            </w:r>
          </w:p>
        </w:tc>
        <w:tc>
          <w:tcPr>
            <w:tcW w:w="1814" w:type="dxa"/>
          </w:tcPr>
          <w:p w14:paraId="2BF9F14F" w14:textId="4804AD25" w:rsidR="00D00AAF" w:rsidRPr="00C26C40" w:rsidRDefault="00D00AAF" w:rsidP="00D00AAF">
            <w:pPr>
              <w:jc w:val="right"/>
              <w:rPr>
                <w:lang w:val="en-GB"/>
              </w:rPr>
            </w:pPr>
            <w:r w:rsidRPr="00936D8B">
              <w:t>67786.38</w:t>
            </w:r>
          </w:p>
        </w:tc>
        <w:tc>
          <w:tcPr>
            <w:tcW w:w="732" w:type="dxa"/>
          </w:tcPr>
          <w:p w14:paraId="2EAB3021" w14:textId="77777777" w:rsidR="00D00AAF" w:rsidRPr="00C26C40" w:rsidRDefault="00D00AAF" w:rsidP="00D00AAF">
            <w:pPr>
              <w:jc w:val="right"/>
              <w:rPr>
                <w:lang w:val="en-GB"/>
              </w:rPr>
            </w:pPr>
            <w:r w:rsidRPr="00C26C40">
              <w:rPr>
                <w:lang w:val="en-GB"/>
              </w:rPr>
              <w:t>6.800</w:t>
            </w:r>
          </w:p>
        </w:tc>
        <w:tc>
          <w:tcPr>
            <w:tcW w:w="2006" w:type="dxa"/>
          </w:tcPr>
          <w:p w14:paraId="78621FF3" w14:textId="4CBAC823" w:rsidR="00D00AAF" w:rsidRPr="00C26C40" w:rsidRDefault="00D00AAF" w:rsidP="00D00AAF">
            <w:pPr>
              <w:jc w:val="right"/>
              <w:rPr>
                <w:lang w:val="en-GB"/>
              </w:rPr>
            </w:pPr>
            <w:r w:rsidRPr="002B25D8">
              <w:t>115834.46</w:t>
            </w:r>
          </w:p>
        </w:tc>
      </w:tr>
      <w:tr w:rsidR="00D00AAF" w:rsidRPr="00C26C40" w14:paraId="697763ED" w14:textId="77777777" w:rsidTr="00935FB9">
        <w:tc>
          <w:tcPr>
            <w:tcW w:w="981" w:type="dxa"/>
          </w:tcPr>
          <w:p w14:paraId="69FB2B26" w14:textId="77777777" w:rsidR="00D00AAF" w:rsidRPr="00C26C40" w:rsidRDefault="00D00AAF" w:rsidP="00D00AAF">
            <w:pPr>
              <w:rPr>
                <w:lang w:val="en-GB"/>
              </w:rPr>
            </w:pPr>
            <w:r w:rsidRPr="00C26C40">
              <w:rPr>
                <w:lang w:val="en-GB"/>
              </w:rPr>
              <w:t>E-701</w:t>
            </w:r>
          </w:p>
        </w:tc>
        <w:tc>
          <w:tcPr>
            <w:tcW w:w="1605" w:type="dxa"/>
          </w:tcPr>
          <w:p w14:paraId="63B33B0D" w14:textId="77777777" w:rsidR="00D00AAF" w:rsidRPr="00C26C40" w:rsidRDefault="00D00AAF" w:rsidP="00D00AAF">
            <w:pPr>
              <w:rPr>
                <w:lang w:val="en-GB"/>
              </w:rPr>
            </w:pPr>
            <w:r w:rsidRPr="00C26C40">
              <w:rPr>
                <w:lang w:val="en-GB"/>
              </w:rPr>
              <w:t>Product Cooler</w:t>
            </w:r>
          </w:p>
        </w:tc>
        <w:tc>
          <w:tcPr>
            <w:tcW w:w="732" w:type="dxa"/>
          </w:tcPr>
          <w:p w14:paraId="6DED514A" w14:textId="77777777" w:rsidR="00D00AAF" w:rsidRPr="00C26C40" w:rsidRDefault="00D00AAF" w:rsidP="00D00AAF">
            <w:pPr>
              <w:rPr>
                <w:lang w:val="en-GB"/>
              </w:rPr>
            </w:pPr>
            <w:r w:rsidRPr="00C26C40">
              <w:rPr>
                <w:lang w:val="en-GB"/>
              </w:rPr>
              <w:t>25</w:t>
            </w:r>
          </w:p>
        </w:tc>
        <w:tc>
          <w:tcPr>
            <w:tcW w:w="624" w:type="dxa"/>
          </w:tcPr>
          <w:p w14:paraId="44546F7B" w14:textId="77777777" w:rsidR="00D00AAF" w:rsidRPr="00C26C40" w:rsidRDefault="00D00AAF" w:rsidP="00D00AAF">
            <w:pPr>
              <w:rPr>
                <w:lang w:val="en-GB"/>
              </w:rPr>
            </w:pPr>
            <w:r w:rsidRPr="00C26C40">
              <w:rPr>
                <w:lang w:val="en-GB"/>
              </w:rPr>
              <w:t>m²</w:t>
            </w:r>
          </w:p>
        </w:tc>
        <w:tc>
          <w:tcPr>
            <w:tcW w:w="1814" w:type="dxa"/>
          </w:tcPr>
          <w:p w14:paraId="7645953A" w14:textId="405F685A" w:rsidR="00D00AAF" w:rsidRPr="00C26C40" w:rsidRDefault="00D00AAF" w:rsidP="00D00AAF">
            <w:pPr>
              <w:jc w:val="right"/>
              <w:rPr>
                <w:lang w:val="en-GB"/>
              </w:rPr>
            </w:pPr>
            <w:r w:rsidRPr="00936D8B">
              <w:t>54656.56</w:t>
            </w:r>
          </w:p>
        </w:tc>
        <w:tc>
          <w:tcPr>
            <w:tcW w:w="732" w:type="dxa"/>
          </w:tcPr>
          <w:p w14:paraId="667AC037" w14:textId="77777777" w:rsidR="00D00AAF" w:rsidRPr="00C26C40" w:rsidRDefault="00D00AAF" w:rsidP="00D00AAF">
            <w:pPr>
              <w:jc w:val="right"/>
              <w:rPr>
                <w:lang w:val="en-GB"/>
              </w:rPr>
            </w:pPr>
            <w:r w:rsidRPr="00C26C40">
              <w:rPr>
                <w:lang w:val="en-GB"/>
              </w:rPr>
              <w:t>3.290</w:t>
            </w:r>
          </w:p>
        </w:tc>
        <w:tc>
          <w:tcPr>
            <w:tcW w:w="2006" w:type="dxa"/>
          </w:tcPr>
          <w:p w14:paraId="0E2CD86C" w14:textId="7C8579E7" w:rsidR="00D00AAF" w:rsidRPr="00C26C40" w:rsidRDefault="00D00AAF" w:rsidP="00D00AAF">
            <w:pPr>
              <w:jc w:val="right"/>
              <w:rPr>
                <w:lang w:val="en-GB"/>
              </w:rPr>
            </w:pPr>
            <w:r w:rsidRPr="002B25D8">
              <w:t>93398.01</w:t>
            </w:r>
          </w:p>
        </w:tc>
      </w:tr>
      <w:tr w:rsidR="00D00AAF" w:rsidRPr="00C26C40" w14:paraId="452DA163" w14:textId="77777777" w:rsidTr="00935FB9">
        <w:tc>
          <w:tcPr>
            <w:tcW w:w="981" w:type="dxa"/>
          </w:tcPr>
          <w:p w14:paraId="244159E2" w14:textId="77777777" w:rsidR="00D00AAF" w:rsidRPr="00C26C40" w:rsidRDefault="00D00AAF" w:rsidP="00D00AAF">
            <w:pPr>
              <w:rPr>
                <w:lang w:val="en-GB"/>
              </w:rPr>
            </w:pPr>
            <w:r w:rsidRPr="00C26C40">
              <w:rPr>
                <w:lang w:val="en-GB"/>
              </w:rPr>
              <w:t>TK-702</w:t>
            </w:r>
          </w:p>
        </w:tc>
        <w:tc>
          <w:tcPr>
            <w:tcW w:w="1605" w:type="dxa"/>
          </w:tcPr>
          <w:p w14:paraId="7A220452" w14:textId="77777777" w:rsidR="00D00AAF" w:rsidRPr="00C26C40" w:rsidRDefault="00D00AAF" w:rsidP="00D00AAF">
            <w:pPr>
              <w:rPr>
                <w:lang w:val="en-GB"/>
              </w:rPr>
            </w:pPr>
            <w:r w:rsidRPr="00C26C40">
              <w:rPr>
                <w:lang w:val="en-GB"/>
              </w:rPr>
              <w:t>PAC Storage Tanks</w:t>
            </w:r>
          </w:p>
        </w:tc>
        <w:tc>
          <w:tcPr>
            <w:tcW w:w="732" w:type="dxa"/>
          </w:tcPr>
          <w:p w14:paraId="060CBA19" w14:textId="77777777" w:rsidR="00D00AAF" w:rsidRPr="00C26C40" w:rsidRDefault="00D00AAF" w:rsidP="00D00AAF">
            <w:pPr>
              <w:rPr>
                <w:lang w:val="en-GB"/>
              </w:rPr>
            </w:pPr>
            <w:r w:rsidRPr="00C26C40">
              <w:rPr>
                <w:lang w:val="en-GB"/>
              </w:rPr>
              <w:t>2×50 m³</w:t>
            </w:r>
          </w:p>
        </w:tc>
        <w:tc>
          <w:tcPr>
            <w:tcW w:w="624" w:type="dxa"/>
          </w:tcPr>
          <w:p w14:paraId="314C11BF" w14:textId="77777777" w:rsidR="00D00AAF" w:rsidRPr="00C26C40" w:rsidRDefault="00D00AAF" w:rsidP="00D00AAF">
            <w:pPr>
              <w:rPr>
                <w:lang w:val="en-GB"/>
              </w:rPr>
            </w:pPr>
            <w:r w:rsidRPr="00C26C40">
              <w:rPr>
                <w:lang w:val="en-GB"/>
              </w:rPr>
              <w:t>—</w:t>
            </w:r>
          </w:p>
        </w:tc>
        <w:tc>
          <w:tcPr>
            <w:tcW w:w="1814" w:type="dxa"/>
          </w:tcPr>
          <w:p w14:paraId="4E519CDC" w14:textId="6E2A4AD2" w:rsidR="00D00AAF" w:rsidRPr="00C26C40" w:rsidRDefault="00D00AAF" w:rsidP="00D00AAF">
            <w:pPr>
              <w:jc w:val="right"/>
              <w:rPr>
                <w:lang w:val="en-GB"/>
              </w:rPr>
            </w:pPr>
            <w:r w:rsidRPr="00936D8B">
              <w:t>17854.14</w:t>
            </w:r>
          </w:p>
        </w:tc>
        <w:tc>
          <w:tcPr>
            <w:tcW w:w="732" w:type="dxa"/>
          </w:tcPr>
          <w:p w14:paraId="2BFB80E9" w14:textId="77777777" w:rsidR="00D00AAF" w:rsidRPr="00C26C40" w:rsidRDefault="00D00AAF" w:rsidP="00D00AAF">
            <w:pPr>
              <w:jc w:val="right"/>
              <w:rPr>
                <w:lang w:val="en-GB"/>
              </w:rPr>
            </w:pPr>
            <w:r w:rsidRPr="00C26C40">
              <w:rPr>
                <w:lang w:val="en-GB"/>
              </w:rPr>
              <w:t>4.070</w:t>
            </w:r>
          </w:p>
        </w:tc>
        <w:tc>
          <w:tcPr>
            <w:tcW w:w="2006" w:type="dxa"/>
          </w:tcPr>
          <w:p w14:paraId="6A8D2E14" w14:textId="20385D5D" w:rsidR="00D00AAF" w:rsidRPr="00C26C40" w:rsidRDefault="00D00AAF" w:rsidP="00D00AAF">
            <w:pPr>
              <w:jc w:val="right"/>
              <w:rPr>
                <w:lang w:val="en-GB"/>
              </w:rPr>
            </w:pPr>
            <w:r w:rsidRPr="002B25D8">
              <w:t>30509.44</w:t>
            </w:r>
          </w:p>
        </w:tc>
      </w:tr>
      <w:tr w:rsidR="0053702F" w:rsidRPr="00C26C40" w14:paraId="1140F05D" w14:textId="77777777" w:rsidTr="00935FB9">
        <w:tc>
          <w:tcPr>
            <w:tcW w:w="981" w:type="dxa"/>
          </w:tcPr>
          <w:p w14:paraId="029530EE" w14:textId="77777777" w:rsidR="0053702F" w:rsidRPr="00C26C40" w:rsidRDefault="0053702F" w:rsidP="00870DFD">
            <w:pPr>
              <w:rPr>
                <w:lang w:val="en-GB"/>
              </w:rPr>
            </w:pPr>
            <w:r w:rsidRPr="00C26C40">
              <w:rPr>
                <w:lang w:val="en-GB"/>
              </w:rPr>
              <w:t>Subtotal</w:t>
            </w:r>
          </w:p>
        </w:tc>
        <w:tc>
          <w:tcPr>
            <w:tcW w:w="1605" w:type="dxa"/>
          </w:tcPr>
          <w:p w14:paraId="3082C565" w14:textId="77777777" w:rsidR="0053702F" w:rsidRPr="00C26C40" w:rsidRDefault="0053702F" w:rsidP="00870DFD">
            <w:pPr>
              <w:rPr>
                <w:lang w:val="en-GB"/>
              </w:rPr>
            </w:pPr>
          </w:p>
        </w:tc>
        <w:tc>
          <w:tcPr>
            <w:tcW w:w="732" w:type="dxa"/>
          </w:tcPr>
          <w:p w14:paraId="23DB909B" w14:textId="77777777" w:rsidR="0053702F" w:rsidRPr="00C26C40" w:rsidRDefault="0053702F" w:rsidP="00870DFD">
            <w:pPr>
              <w:rPr>
                <w:lang w:val="en-GB"/>
              </w:rPr>
            </w:pPr>
          </w:p>
        </w:tc>
        <w:tc>
          <w:tcPr>
            <w:tcW w:w="624" w:type="dxa"/>
          </w:tcPr>
          <w:p w14:paraId="39475DC8" w14:textId="77777777" w:rsidR="0053702F" w:rsidRPr="00C26C40" w:rsidRDefault="0053702F" w:rsidP="00870DFD">
            <w:pPr>
              <w:rPr>
                <w:lang w:val="en-GB"/>
              </w:rPr>
            </w:pPr>
          </w:p>
        </w:tc>
        <w:tc>
          <w:tcPr>
            <w:tcW w:w="1814" w:type="dxa"/>
          </w:tcPr>
          <w:p w14:paraId="01E58279" w14:textId="77777777" w:rsidR="0053702F" w:rsidRPr="00C26C40" w:rsidRDefault="0053702F" w:rsidP="0020015F">
            <w:pPr>
              <w:jc w:val="right"/>
              <w:rPr>
                <w:lang w:val="en-GB"/>
              </w:rPr>
            </w:pPr>
          </w:p>
        </w:tc>
        <w:tc>
          <w:tcPr>
            <w:tcW w:w="732" w:type="dxa"/>
          </w:tcPr>
          <w:p w14:paraId="5CCB1401" w14:textId="77777777" w:rsidR="0053702F" w:rsidRPr="00C26C40" w:rsidRDefault="0053702F" w:rsidP="0020015F">
            <w:pPr>
              <w:jc w:val="right"/>
              <w:rPr>
                <w:lang w:val="en-GB"/>
              </w:rPr>
            </w:pPr>
          </w:p>
        </w:tc>
        <w:tc>
          <w:tcPr>
            <w:tcW w:w="2006" w:type="dxa"/>
          </w:tcPr>
          <w:p w14:paraId="75CB3F1B" w14:textId="6C00ACB0" w:rsidR="0053702F" w:rsidRPr="00C26C40" w:rsidRDefault="0020015F" w:rsidP="0020015F">
            <w:pPr>
              <w:jc w:val="right"/>
              <w:rPr>
                <w:lang w:val="en-GB"/>
              </w:rPr>
            </w:pPr>
            <w:r w:rsidRPr="0020015F">
              <w:rPr>
                <w:lang w:val="en-GB"/>
              </w:rPr>
              <w:t>621741.96</w:t>
            </w:r>
          </w:p>
        </w:tc>
      </w:tr>
    </w:tbl>
    <w:p w14:paraId="0351D583" w14:textId="77777777" w:rsidR="0053702F" w:rsidRPr="00C26C40" w:rsidRDefault="0053702F" w:rsidP="0053702F"/>
    <w:p w14:paraId="423C2B33" w14:textId="558E20AD" w:rsidR="00D10735" w:rsidRDefault="00D10735" w:rsidP="00D10735">
      <w:pPr>
        <w:pStyle w:val="Caption"/>
        <w:keepNext/>
      </w:pPr>
      <w:bookmarkStart w:id="460" w:name="_Toc237244879"/>
      <w:r>
        <w:lastRenderedPageBreak/>
        <w:t xml:space="preserve">Table </w:t>
      </w:r>
      <w:fldSimple w:instr=" STYLEREF 1 \s ">
        <w:r w:rsidR="006221B8">
          <w:rPr>
            <w:noProof/>
          </w:rPr>
          <w:t>10</w:t>
        </w:r>
      </w:fldSimple>
      <w:r w:rsidR="00B61202">
        <w:noBreakHyphen/>
      </w:r>
      <w:fldSimple w:instr=" SEQ Table \* ARABIC \s 1 ">
        <w:r w:rsidR="006221B8">
          <w:rPr>
            <w:noProof/>
          </w:rPr>
          <w:t>9</w:t>
        </w:r>
      </w:fldSimple>
      <w:r>
        <w:t xml:space="preserve"> </w:t>
      </w:r>
      <w:r w:rsidRPr="008D5244">
        <w:t>HEN Equipment Cost Estimate (2026, Ghana Basis)</w:t>
      </w:r>
      <w:bookmarkEnd w:id="460"/>
    </w:p>
    <w:tbl>
      <w:tblPr>
        <w:tblStyle w:val="TableGrid"/>
        <w:tblW w:w="0" w:type="auto"/>
        <w:tblLook w:val="04A0" w:firstRow="1" w:lastRow="0" w:firstColumn="1" w:lastColumn="0" w:noHBand="0" w:noVBand="1"/>
      </w:tblPr>
      <w:tblGrid>
        <w:gridCol w:w="995"/>
        <w:gridCol w:w="1304"/>
        <w:gridCol w:w="740"/>
        <w:gridCol w:w="631"/>
        <w:gridCol w:w="1925"/>
        <w:gridCol w:w="740"/>
        <w:gridCol w:w="2159"/>
      </w:tblGrid>
      <w:tr w:rsidR="0053702F" w:rsidRPr="00C26C40" w14:paraId="761873A5" w14:textId="77777777" w:rsidTr="004128DE">
        <w:tc>
          <w:tcPr>
            <w:tcW w:w="995" w:type="dxa"/>
          </w:tcPr>
          <w:p w14:paraId="5E4D72C3" w14:textId="77777777" w:rsidR="0053702F" w:rsidRPr="00C26C40" w:rsidRDefault="0053702F" w:rsidP="00870DFD">
            <w:pPr>
              <w:rPr>
                <w:lang w:val="en-GB"/>
              </w:rPr>
            </w:pPr>
            <w:r w:rsidRPr="00C26C40">
              <w:rPr>
                <w:lang w:val="en-GB"/>
              </w:rPr>
              <w:t>Tag</w:t>
            </w:r>
          </w:p>
        </w:tc>
        <w:tc>
          <w:tcPr>
            <w:tcW w:w="1304" w:type="dxa"/>
          </w:tcPr>
          <w:p w14:paraId="5C3891A8" w14:textId="77777777" w:rsidR="0053702F" w:rsidRPr="00C26C40" w:rsidRDefault="0053702F" w:rsidP="00870DFD">
            <w:pPr>
              <w:rPr>
                <w:lang w:val="en-GB"/>
              </w:rPr>
            </w:pPr>
            <w:r w:rsidRPr="00C26C40">
              <w:rPr>
                <w:lang w:val="en-GB"/>
              </w:rPr>
              <w:t>Description</w:t>
            </w:r>
          </w:p>
        </w:tc>
        <w:tc>
          <w:tcPr>
            <w:tcW w:w="740" w:type="dxa"/>
          </w:tcPr>
          <w:p w14:paraId="0138CCAD" w14:textId="77777777" w:rsidR="0053702F" w:rsidRPr="00C26C40" w:rsidRDefault="0053702F" w:rsidP="00870DFD">
            <w:pPr>
              <w:rPr>
                <w:lang w:val="en-GB"/>
              </w:rPr>
            </w:pPr>
            <w:r w:rsidRPr="00C26C40">
              <w:rPr>
                <w:lang w:val="en-GB"/>
              </w:rPr>
              <w:t>Size</w:t>
            </w:r>
          </w:p>
        </w:tc>
        <w:tc>
          <w:tcPr>
            <w:tcW w:w="631" w:type="dxa"/>
          </w:tcPr>
          <w:p w14:paraId="7B10B8E0" w14:textId="77777777" w:rsidR="0053702F" w:rsidRPr="00C26C40" w:rsidRDefault="0053702F" w:rsidP="00870DFD">
            <w:pPr>
              <w:rPr>
                <w:lang w:val="en-GB"/>
              </w:rPr>
            </w:pPr>
            <w:r w:rsidRPr="00C26C40">
              <w:rPr>
                <w:lang w:val="en-GB"/>
              </w:rPr>
              <w:t>Unit</w:t>
            </w:r>
          </w:p>
        </w:tc>
        <w:tc>
          <w:tcPr>
            <w:tcW w:w="1925" w:type="dxa"/>
          </w:tcPr>
          <w:p w14:paraId="4B9153C6" w14:textId="77777777" w:rsidR="0053702F" w:rsidRPr="00C26C40" w:rsidRDefault="0053702F" w:rsidP="00870DFD">
            <w:pPr>
              <w:rPr>
                <w:rFonts w:ascii="Cambria Math" w:hAnsi="Cambria Math"/>
                <w:lang w:val="en-GB"/>
                <w:oMath/>
              </w:rPr>
            </w:pPr>
            <m:oMathPara>
              <m:oMath>
                <m:r>
                  <m:rPr>
                    <m:sty m:val="bi"/>
                  </m:rPr>
                  <w:rPr>
                    <w:rFonts w:ascii="Cambria Math" w:hAnsi="Cambria Math"/>
                    <w:lang w:val="en-GB"/>
                  </w:rPr>
                  <m:t>C</m:t>
                </m:r>
                <m:r>
                  <m:rPr>
                    <m:sty m:val="p"/>
                  </m:rPr>
                  <w:rPr>
                    <w:rFonts w:ascii="Cambria Math" w:hAnsi="Cambria Math"/>
                    <w:lang w:val="en-GB"/>
                  </w:rPr>
                  <m:t>°</m:t>
                </m:r>
                <m:r>
                  <m:rPr>
                    <m:sty m:val="bi"/>
                  </m:rPr>
                  <w:rPr>
                    <w:rFonts w:ascii="Cambria Math" w:hAnsi="Cambria Math"/>
                    <w:lang w:val="en-GB"/>
                  </w:rPr>
                  <m:t>p</m:t>
                </m:r>
                <m:r>
                  <m:rPr>
                    <m:sty m:val="p"/>
                  </m:rPr>
                  <w:rPr>
                    <w:rFonts w:ascii="Cambria Math" w:hAnsi="Cambria Math"/>
                    <w:lang w:val="en-GB"/>
                  </w:rPr>
                  <m:t xml:space="preserve"> </m:t>
                </m:r>
                <m:r>
                  <m:rPr>
                    <m:sty m:val="b"/>
                  </m:rPr>
                  <w:rPr>
                    <w:rFonts w:ascii="Cambria Math" w:hAnsi="Cambria Math"/>
                    <w:lang w:val="en-GB"/>
                  </w:rPr>
                  <m:t>2001</m:t>
                </m:r>
                <m:r>
                  <m:rPr>
                    <m:sty m:val="p"/>
                  </m:rPr>
                  <w:rPr>
                    <w:rFonts w:ascii="Cambria Math" w:hAnsi="Cambria Math"/>
                    <w:lang w:val="en-GB"/>
                  </w:rPr>
                  <m:t xml:space="preserve"> (</m:t>
                </m:r>
                <m:r>
                  <m:rPr>
                    <m:sty m:val="bi"/>
                  </m:rPr>
                  <w:rPr>
                    <w:rFonts w:ascii="Cambria Math" w:hAnsi="Cambria Math"/>
                    <w:lang w:val="en-GB"/>
                  </w:rPr>
                  <m:t>USD</m:t>
                </m:r>
                <m:r>
                  <m:rPr>
                    <m:sty m:val="p"/>
                  </m:rPr>
                  <w:rPr>
                    <w:rFonts w:ascii="Cambria Math" w:hAnsi="Cambria Math"/>
                    <w:lang w:val="en-GB"/>
                  </w:rPr>
                  <m:t>)</m:t>
                </m:r>
              </m:oMath>
            </m:oMathPara>
          </w:p>
        </w:tc>
        <w:tc>
          <w:tcPr>
            <w:tcW w:w="740" w:type="dxa"/>
          </w:tcPr>
          <w:p w14:paraId="2147B59D" w14:textId="77777777" w:rsidR="0053702F" w:rsidRPr="00C26C40" w:rsidRDefault="003D0B1E" w:rsidP="00870DFD">
            <w:pPr>
              <w:rPr>
                <w:rFonts w:ascii="Cambria Math" w:hAnsi="Cambria Math"/>
                <w:lang w:val="en-GB"/>
                <w:oMath/>
              </w:rPr>
            </w:pPr>
            <m:oMathPara>
              <m:oMath>
                <m:sSub>
                  <m:sSubPr>
                    <m:ctrlPr>
                      <w:rPr>
                        <w:rFonts w:ascii="Cambria Math" w:hAnsi="Cambria Math"/>
                        <w:lang w:val="en-GB"/>
                      </w:rPr>
                    </m:ctrlPr>
                  </m:sSubPr>
                  <m:e>
                    <m:r>
                      <m:rPr>
                        <m:sty m:val="bi"/>
                      </m:rPr>
                      <w:rPr>
                        <w:rFonts w:ascii="Cambria Math" w:hAnsi="Cambria Math"/>
                        <w:lang w:val="en-GB"/>
                      </w:rPr>
                      <m:t>F</m:t>
                    </m:r>
                  </m:e>
                  <m:sub>
                    <m:r>
                      <m:rPr>
                        <m:sty m:val="bi"/>
                      </m:rPr>
                      <w:rPr>
                        <w:rFonts w:ascii="Cambria Math" w:hAnsi="Cambria Math"/>
                        <w:lang w:val="en-GB"/>
                      </w:rPr>
                      <m:t>BM</m:t>
                    </m:r>
                  </m:sub>
                </m:sSub>
              </m:oMath>
            </m:oMathPara>
          </w:p>
        </w:tc>
        <w:tc>
          <w:tcPr>
            <w:tcW w:w="2159" w:type="dxa"/>
          </w:tcPr>
          <w:p w14:paraId="570F03FA" w14:textId="77777777" w:rsidR="0053702F" w:rsidRPr="00C26C40" w:rsidRDefault="003D0B1E" w:rsidP="00870DFD">
            <w:pPr>
              <w:rPr>
                <w:rFonts w:ascii="Cambria Math" w:hAnsi="Cambria Math"/>
                <w:lang w:val="en-GB"/>
                <w:oMath/>
              </w:rPr>
            </w:pPr>
            <m:oMathPara>
              <m:oMath>
                <m:sSub>
                  <m:sSubPr>
                    <m:ctrlPr>
                      <w:rPr>
                        <w:rFonts w:ascii="Cambria Math" w:hAnsi="Cambria Math"/>
                        <w:lang w:val="en-GB"/>
                      </w:rPr>
                    </m:ctrlPr>
                  </m:sSubPr>
                  <m:e>
                    <m:r>
                      <m:rPr>
                        <m:sty m:val="bi"/>
                      </m:rPr>
                      <w:rPr>
                        <w:rFonts w:ascii="Cambria Math" w:hAnsi="Cambria Math"/>
                        <w:lang w:val="en-GB"/>
                      </w:rPr>
                      <m:t>C</m:t>
                    </m:r>
                  </m:e>
                  <m:sub>
                    <m:r>
                      <m:rPr>
                        <m:sty m:val="bi"/>
                      </m:rPr>
                      <w:rPr>
                        <w:rFonts w:ascii="Cambria Math" w:hAnsi="Cambria Math"/>
                        <w:lang w:val="en-GB"/>
                      </w:rPr>
                      <m:t>BM</m:t>
                    </m:r>
                  </m:sub>
                </m:sSub>
                <m:r>
                  <m:rPr>
                    <m:sty m:val="p"/>
                  </m:rPr>
                  <w:rPr>
                    <w:rFonts w:ascii="Cambria Math" w:hAnsi="Cambria Math"/>
                    <w:lang w:val="en-GB"/>
                  </w:rPr>
                  <m:t xml:space="preserve"> </m:t>
                </m:r>
                <m:r>
                  <m:rPr>
                    <m:sty m:val="bi"/>
                  </m:rPr>
                  <w:rPr>
                    <w:rFonts w:ascii="Cambria Math" w:hAnsi="Cambria Math"/>
                    <w:lang w:val="en-GB"/>
                  </w:rPr>
                  <m:t>Ghana</m:t>
                </m:r>
                <m:r>
                  <m:rPr>
                    <m:sty m:val="p"/>
                  </m:rPr>
                  <w:rPr>
                    <w:rFonts w:ascii="Cambria Math" w:hAnsi="Cambria Math"/>
                    <w:lang w:val="en-GB"/>
                  </w:rPr>
                  <m:t xml:space="preserve"> (</m:t>
                </m:r>
                <m:r>
                  <m:rPr>
                    <m:sty m:val="bi"/>
                  </m:rPr>
                  <w:rPr>
                    <w:rFonts w:ascii="Cambria Math" w:hAnsi="Cambria Math"/>
                    <w:lang w:val="en-GB"/>
                  </w:rPr>
                  <m:t>USD</m:t>
                </m:r>
                <m:r>
                  <m:rPr>
                    <m:sty m:val="p"/>
                  </m:rPr>
                  <w:rPr>
                    <w:rFonts w:ascii="Cambria Math" w:hAnsi="Cambria Math"/>
                    <w:lang w:val="en-GB"/>
                  </w:rPr>
                  <m:t>)</m:t>
                </m:r>
              </m:oMath>
            </m:oMathPara>
          </w:p>
        </w:tc>
      </w:tr>
      <w:tr w:rsidR="004128DE" w:rsidRPr="00C26C40" w14:paraId="7BD4ADAB" w14:textId="77777777" w:rsidTr="004128DE">
        <w:tc>
          <w:tcPr>
            <w:tcW w:w="995" w:type="dxa"/>
          </w:tcPr>
          <w:p w14:paraId="23197B60" w14:textId="77777777" w:rsidR="004128DE" w:rsidRPr="00C26C40" w:rsidRDefault="004128DE" w:rsidP="004128DE">
            <w:pPr>
              <w:rPr>
                <w:lang w:val="en-GB"/>
              </w:rPr>
            </w:pPr>
            <w:r w:rsidRPr="00C26C40">
              <w:rPr>
                <w:lang w:val="en-GB"/>
              </w:rPr>
              <w:t>HX-102</w:t>
            </w:r>
          </w:p>
        </w:tc>
        <w:tc>
          <w:tcPr>
            <w:tcW w:w="1304" w:type="dxa"/>
          </w:tcPr>
          <w:p w14:paraId="239EE439" w14:textId="77777777" w:rsidR="004128DE" w:rsidRPr="00C26C40" w:rsidRDefault="004128DE" w:rsidP="004128DE">
            <w:pPr>
              <w:rPr>
                <w:lang w:val="en-GB"/>
              </w:rPr>
            </w:pPr>
            <w:r w:rsidRPr="00C26C40">
              <w:rPr>
                <w:lang w:val="en-GB"/>
              </w:rPr>
              <w:t>Gas-Gas Preheater</w:t>
            </w:r>
          </w:p>
        </w:tc>
        <w:tc>
          <w:tcPr>
            <w:tcW w:w="740" w:type="dxa"/>
          </w:tcPr>
          <w:p w14:paraId="21A62A16" w14:textId="77777777" w:rsidR="004128DE" w:rsidRPr="00C26C40" w:rsidRDefault="004128DE" w:rsidP="004128DE">
            <w:pPr>
              <w:rPr>
                <w:lang w:val="en-GB"/>
              </w:rPr>
            </w:pPr>
            <w:r w:rsidRPr="00C26C40">
              <w:rPr>
                <w:lang w:val="en-GB"/>
              </w:rPr>
              <w:t>40</w:t>
            </w:r>
          </w:p>
        </w:tc>
        <w:tc>
          <w:tcPr>
            <w:tcW w:w="631" w:type="dxa"/>
          </w:tcPr>
          <w:p w14:paraId="7EA95D7D" w14:textId="77777777" w:rsidR="004128DE" w:rsidRPr="00C26C40" w:rsidRDefault="004128DE" w:rsidP="004128DE">
            <w:pPr>
              <w:rPr>
                <w:lang w:val="en-GB"/>
              </w:rPr>
            </w:pPr>
            <w:r w:rsidRPr="00C26C40">
              <w:rPr>
                <w:lang w:val="en-GB"/>
              </w:rPr>
              <w:t>m²</w:t>
            </w:r>
          </w:p>
        </w:tc>
        <w:tc>
          <w:tcPr>
            <w:tcW w:w="1925" w:type="dxa"/>
          </w:tcPr>
          <w:p w14:paraId="427479E6" w14:textId="38CC87E4" w:rsidR="004128DE" w:rsidRPr="00C26C40" w:rsidRDefault="004128DE" w:rsidP="004128DE">
            <w:pPr>
              <w:jc w:val="right"/>
              <w:rPr>
                <w:lang w:val="en-GB"/>
              </w:rPr>
            </w:pPr>
            <w:r w:rsidRPr="009D0A96">
              <w:t>110876.88</w:t>
            </w:r>
          </w:p>
        </w:tc>
        <w:tc>
          <w:tcPr>
            <w:tcW w:w="740" w:type="dxa"/>
          </w:tcPr>
          <w:p w14:paraId="09753F34" w14:textId="77777777" w:rsidR="004128DE" w:rsidRPr="00C26C40" w:rsidRDefault="004128DE" w:rsidP="004128DE">
            <w:pPr>
              <w:jc w:val="right"/>
              <w:rPr>
                <w:lang w:val="en-GB"/>
              </w:rPr>
            </w:pPr>
            <w:r w:rsidRPr="00C26C40">
              <w:rPr>
                <w:lang w:val="en-GB"/>
              </w:rPr>
              <w:t>6.112</w:t>
            </w:r>
          </w:p>
        </w:tc>
        <w:tc>
          <w:tcPr>
            <w:tcW w:w="2159" w:type="dxa"/>
          </w:tcPr>
          <w:p w14:paraId="72066EC7" w14:textId="1033F88E" w:rsidR="004128DE" w:rsidRPr="00C26C40" w:rsidRDefault="004128DE" w:rsidP="004128DE">
            <w:pPr>
              <w:jc w:val="right"/>
              <w:rPr>
                <w:lang w:val="en-GB"/>
              </w:rPr>
            </w:pPr>
            <w:r w:rsidRPr="00C91A63">
              <w:t>189468.20</w:t>
            </w:r>
          </w:p>
        </w:tc>
      </w:tr>
      <w:tr w:rsidR="004128DE" w:rsidRPr="00C26C40" w14:paraId="1C2A5245" w14:textId="77777777" w:rsidTr="004128DE">
        <w:tc>
          <w:tcPr>
            <w:tcW w:w="995" w:type="dxa"/>
          </w:tcPr>
          <w:p w14:paraId="2917702F" w14:textId="77777777" w:rsidR="004128DE" w:rsidRPr="00C26C40" w:rsidRDefault="004128DE" w:rsidP="004128DE">
            <w:pPr>
              <w:rPr>
                <w:lang w:val="en-GB"/>
              </w:rPr>
            </w:pPr>
            <w:r w:rsidRPr="00C26C40">
              <w:rPr>
                <w:lang w:val="en-GB"/>
              </w:rPr>
              <w:t>HX-103</w:t>
            </w:r>
          </w:p>
        </w:tc>
        <w:tc>
          <w:tcPr>
            <w:tcW w:w="1304" w:type="dxa"/>
          </w:tcPr>
          <w:p w14:paraId="033786AE" w14:textId="77777777" w:rsidR="004128DE" w:rsidRPr="00C26C40" w:rsidRDefault="004128DE" w:rsidP="004128DE">
            <w:pPr>
              <w:rPr>
                <w:lang w:val="en-GB"/>
              </w:rPr>
            </w:pPr>
            <w:r w:rsidRPr="00C26C40">
              <w:rPr>
                <w:lang w:val="en-GB"/>
              </w:rPr>
              <w:t>Gas-Water Recovery</w:t>
            </w:r>
          </w:p>
        </w:tc>
        <w:tc>
          <w:tcPr>
            <w:tcW w:w="740" w:type="dxa"/>
          </w:tcPr>
          <w:p w14:paraId="04367F41" w14:textId="77777777" w:rsidR="004128DE" w:rsidRPr="00C26C40" w:rsidRDefault="004128DE" w:rsidP="004128DE">
            <w:pPr>
              <w:rPr>
                <w:lang w:val="en-GB"/>
              </w:rPr>
            </w:pPr>
            <w:r w:rsidRPr="00C26C40">
              <w:rPr>
                <w:lang w:val="en-GB"/>
              </w:rPr>
              <w:t>25</w:t>
            </w:r>
          </w:p>
        </w:tc>
        <w:tc>
          <w:tcPr>
            <w:tcW w:w="631" w:type="dxa"/>
          </w:tcPr>
          <w:p w14:paraId="39BCA361" w14:textId="77777777" w:rsidR="004128DE" w:rsidRPr="00C26C40" w:rsidRDefault="004128DE" w:rsidP="004128DE">
            <w:pPr>
              <w:rPr>
                <w:lang w:val="en-GB"/>
              </w:rPr>
            </w:pPr>
            <w:r w:rsidRPr="00C26C40">
              <w:rPr>
                <w:lang w:val="en-GB"/>
              </w:rPr>
              <w:t>m²</w:t>
            </w:r>
          </w:p>
        </w:tc>
        <w:tc>
          <w:tcPr>
            <w:tcW w:w="1925" w:type="dxa"/>
          </w:tcPr>
          <w:p w14:paraId="14D484A4" w14:textId="462DEF24" w:rsidR="004128DE" w:rsidRPr="00C26C40" w:rsidRDefault="004128DE" w:rsidP="004128DE">
            <w:pPr>
              <w:jc w:val="right"/>
              <w:rPr>
                <w:lang w:val="en-GB"/>
              </w:rPr>
            </w:pPr>
            <w:r w:rsidRPr="009D0A96">
              <w:t>54656.56</w:t>
            </w:r>
          </w:p>
        </w:tc>
        <w:tc>
          <w:tcPr>
            <w:tcW w:w="740" w:type="dxa"/>
          </w:tcPr>
          <w:p w14:paraId="37F14BEA" w14:textId="77777777" w:rsidR="004128DE" w:rsidRPr="00C26C40" w:rsidRDefault="004128DE" w:rsidP="004128DE">
            <w:pPr>
              <w:jc w:val="right"/>
              <w:rPr>
                <w:lang w:val="en-GB"/>
              </w:rPr>
            </w:pPr>
            <w:r w:rsidRPr="00C26C40">
              <w:rPr>
                <w:lang w:val="en-GB"/>
              </w:rPr>
              <w:t>3.290</w:t>
            </w:r>
          </w:p>
        </w:tc>
        <w:tc>
          <w:tcPr>
            <w:tcW w:w="2159" w:type="dxa"/>
          </w:tcPr>
          <w:p w14:paraId="3EFA1CA9" w14:textId="241B759F" w:rsidR="004128DE" w:rsidRPr="00C26C40" w:rsidRDefault="004128DE" w:rsidP="004128DE">
            <w:pPr>
              <w:jc w:val="right"/>
              <w:rPr>
                <w:lang w:val="en-GB"/>
              </w:rPr>
            </w:pPr>
            <w:r w:rsidRPr="00C91A63">
              <w:t>93398.01</w:t>
            </w:r>
          </w:p>
        </w:tc>
      </w:tr>
      <w:tr w:rsidR="004128DE" w:rsidRPr="00C26C40" w14:paraId="501407F6" w14:textId="77777777" w:rsidTr="004128DE">
        <w:tc>
          <w:tcPr>
            <w:tcW w:w="995" w:type="dxa"/>
          </w:tcPr>
          <w:p w14:paraId="1EA2D080" w14:textId="77777777" w:rsidR="004128DE" w:rsidRPr="00C26C40" w:rsidRDefault="004128DE" w:rsidP="004128DE">
            <w:pPr>
              <w:rPr>
                <w:lang w:val="en-GB"/>
              </w:rPr>
            </w:pPr>
            <w:r w:rsidRPr="00C26C40">
              <w:rPr>
                <w:lang w:val="en-GB"/>
              </w:rPr>
              <w:t>HX-201</w:t>
            </w:r>
          </w:p>
        </w:tc>
        <w:tc>
          <w:tcPr>
            <w:tcW w:w="1304" w:type="dxa"/>
          </w:tcPr>
          <w:p w14:paraId="67257126" w14:textId="77777777" w:rsidR="004128DE" w:rsidRPr="00C26C40" w:rsidRDefault="004128DE" w:rsidP="004128DE">
            <w:pPr>
              <w:rPr>
                <w:lang w:val="en-GB"/>
              </w:rPr>
            </w:pPr>
            <w:r w:rsidRPr="00C26C40">
              <w:rPr>
                <w:lang w:val="en-GB"/>
              </w:rPr>
              <w:t>Acid Preheater</w:t>
            </w:r>
          </w:p>
        </w:tc>
        <w:tc>
          <w:tcPr>
            <w:tcW w:w="740" w:type="dxa"/>
          </w:tcPr>
          <w:p w14:paraId="2272B6EB" w14:textId="77777777" w:rsidR="004128DE" w:rsidRPr="00C26C40" w:rsidRDefault="004128DE" w:rsidP="004128DE">
            <w:pPr>
              <w:rPr>
                <w:lang w:val="en-GB"/>
              </w:rPr>
            </w:pPr>
            <w:r w:rsidRPr="00C26C40">
              <w:rPr>
                <w:lang w:val="en-GB"/>
              </w:rPr>
              <w:t>13</w:t>
            </w:r>
          </w:p>
        </w:tc>
        <w:tc>
          <w:tcPr>
            <w:tcW w:w="631" w:type="dxa"/>
          </w:tcPr>
          <w:p w14:paraId="25E00F5E" w14:textId="77777777" w:rsidR="004128DE" w:rsidRPr="00C26C40" w:rsidRDefault="004128DE" w:rsidP="004128DE">
            <w:pPr>
              <w:rPr>
                <w:lang w:val="en-GB"/>
              </w:rPr>
            </w:pPr>
            <w:r w:rsidRPr="00C26C40">
              <w:rPr>
                <w:lang w:val="en-GB"/>
              </w:rPr>
              <w:t>m²</w:t>
            </w:r>
          </w:p>
        </w:tc>
        <w:tc>
          <w:tcPr>
            <w:tcW w:w="1925" w:type="dxa"/>
          </w:tcPr>
          <w:p w14:paraId="1FBA5341" w14:textId="782111B7" w:rsidR="004128DE" w:rsidRPr="00C26C40" w:rsidRDefault="004128DE" w:rsidP="004128DE">
            <w:pPr>
              <w:jc w:val="right"/>
              <w:rPr>
                <w:lang w:val="en-GB"/>
              </w:rPr>
            </w:pPr>
            <w:r w:rsidRPr="009D0A96">
              <w:t>94649.13</w:t>
            </w:r>
          </w:p>
        </w:tc>
        <w:tc>
          <w:tcPr>
            <w:tcW w:w="740" w:type="dxa"/>
          </w:tcPr>
          <w:p w14:paraId="4A18B0BD" w14:textId="77777777" w:rsidR="004128DE" w:rsidRPr="00C26C40" w:rsidRDefault="004128DE" w:rsidP="004128DE">
            <w:pPr>
              <w:jc w:val="right"/>
              <w:rPr>
                <w:lang w:val="en-GB"/>
              </w:rPr>
            </w:pPr>
            <w:r w:rsidRPr="00C26C40">
              <w:rPr>
                <w:lang w:val="en-GB"/>
              </w:rPr>
              <w:t>6.112</w:t>
            </w:r>
          </w:p>
        </w:tc>
        <w:tc>
          <w:tcPr>
            <w:tcW w:w="2159" w:type="dxa"/>
          </w:tcPr>
          <w:p w14:paraId="3041317B" w14:textId="4D941AFC" w:rsidR="004128DE" w:rsidRPr="00C26C40" w:rsidRDefault="004128DE" w:rsidP="004128DE">
            <w:pPr>
              <w:jc w:val="right"/>
              <w:rPr>
                <w:lang w:val="en-GB"/>
              </w:rPr>
            </w:pPr>
            <w:r w:rsidRPr="00C91A63">
              <w:t>161737.96</w:t>
            </w:r>
          </w:p>
        </w:tc>
      </w:tr>
      <w:tr w:rsidR="004128DE" w:rsidRPr="00C26C40" w14:paraId="38BCE44B" w14:textId="77777777" w:rsidTr="004128DE">
        <w:tc>
          <w:tcPr>
            <w:tcW w:w="995" w:type="dxa"/>
          </w:tcPr>
          <w:p w14:paraId="2B823EC3" w14:textId="77777777" w:rsidR="004128DE" w:rsidRPr="00C26C40" w:rsidRDefault="004128DE" w:rsidP="004128DE">
            <w:pPr>
              <w:rPr>
                <w:lang w:val="en-GB"/>
              </w:rPr>
            </w:pPr>
            <w:r w:rsidRPr="00C26C40">
              <w:rPr>
                <w:lang w:val="en-GB"/>
              </w:rPr>
              <w:t>HX-601</w:t>
            </w:r>
          </w:p>
        </w:tc>
        <w:tc>
          <w:tcPr>
            <w:tcW w:w="1304" w:type="dxa"/>
          </w:tcPr>
          <w:p w14:paraId="3EAE82E0" w14:textId="77777777" w:rsidR="004128DE" w:rsidRPr="00C26C40" w:rsidRDefault="004128DE" w:rsidP="004128DE">
            <w:pPr>
              <w:rPr>
                <w:lang w:val="en-GB"/>
              </w:rPr>
            </w:pPr>
            <w:r w:rsidRPr="00C26C40">
              <w:rPr>
                <w:lang w:val="en-GB"/>
              </w:rPr>
              <w:t>Slurry Preheater</w:t>
            </w:r>
          </w:p>
        </w:tc>
        <w:tc>
          <w:tcPr>
            <w:tcW w:w="740" w:type="dxa"/>
          </w:tcPr>
          <w:p w14:paraId="47DFA284" w14:textId="77777777" w:rsidR="004128DE" w:rsidRPr="00C26C40" w:rsidRDefault="004128DE" w:rsidP="004128DE">
            <w:pPr>
              <w:rPr>
                <w:lang w:val="en-GB"/>
              </w:rPr>
            </w:pPr>
            <w:r w:rsidRPr="00C26C40">
              <w:rPr>
                <w:lang w:val="en-GB"/>
              </w:rPr>
              <w:t>10</w:t>
            </w:r>
          </w:p>
        </w:tc>
        <w:tc>
          <w:tcPr>
            <w:tcW w:w="631" w:type="dxa"/>
          </w:tcPr>
          <w:p w14:paraId="696A854E" w14:textId="77777777" w:rsidR="004128DE" w:rsidRPr="00C26C40" w:rsidRDefault="004128DE" w:rsidP="004128DE">
            <w:pPr>
              <w:rPr>
                <w:lang w:val="en-GB"/>
              </w:rPr>
            </w:pPr>
            <w:r w:rsidRPr="00C26C40">
              <w:rPr>
                <w:lang w:val="en-GB"/>
              </w:rPr>
              <w:t>m²</w:t>
            </w:r>
          </w:p>
        </w:tc>
        <w:tc>
          <w:tcPr>
            <w:tcW w:w="1925" w:type="dxa"/>
          </w:tcPr>
          <w:p w14:paraId="3688FBFF" w14:textId="633F21DF" w:rsidR="004128DE" w:rsidRPr="00C26C40" w:rsidRDefault="004128DE" w:rsidP="004128DE">
            <w:pPr>
              <w:jc w:val="right"/>
              <w:rPr>
                <w:lang w:val="en-GB"/>
              </w:rPr>
            </w:pPr>
            <w:r w:rsidRPr="009D0A96">
              <w:t>70721.90</w:t>
            </w:r>
          </w:p>
        </w:tc>
        <w:tc>
          <w:tcPr>
            <w:tcW w:w="740" w:type="dxa"/>
          </w:tcPr>
          <w:p w14:paraId="40382660" w14:textId="77777777" w:rsidR="004128DE" w:rsidRPr="00C26C40" w:rsidRDefault="004128DE" w:rsidP="004128DE">
            <w:pPr>
              <w:jc w:val="right"/>
              <w:rPr>
                <w:lang w:val="en-GB"/>
              </w:rPr>
            </w:pPr>
            <w:r w:rsidRPr="00C26C40">
              <w:rPr>
                <w:lang w:val="en-GB"/>
              </w:rPr>
              <w:t>4.618</w:t>
            </w:r>
          </w:p>
        </w:tc>
        <w:tc>
          <w:tcPr>
            <w:tcW w:w="2159" w:type="dxa"/>
          </w:tcPr>
          <w:p w14:paraId="45250851" w14:textId="29DEF141" w:rsidR="004128DE" w:rsidRPr="00C26C40" w:rsidRDefault="004128DE" w:rsidP="004128DE">
            <w:pPr>
              <w:jc w:val="right"/>
              <w:rPr>
                <w:lang w:val="en-GB"/>
              </w:rPr>
            </w:pPr>
            <w:r w:rsidRPr="00C91A63">
              <w:t>120850.73</w:t>
            </w:r>
          </w:p>
        </w:tc>
      </w:tr>
      <w:tr w:rsidR="004128DE" w:rsidRPr="00C26C40" w14:paraId="1A49F218" w14:textId="77777777" w:rsidTr="004128DE">
        <w:tc>
          <w:tcPr>
            <w:tcW w:w="995" w:type="dxa"/>
          </w:tcPr>
          <w:p w14:paraId="418ED50E" w14:textId="77777777" w:rsidR="004128DE" w:rsidRPr="00C26C40" w:rsidRDefault="004128DE" w:rsidP="004128DE">
            <w:pPr>
              <w:rPr>
                <w:lang w:val="en-GB"/>
              </w:rPr>
            </w:pPr>
            <w:r w:rsidRPr="00C26C40">
              <w:rPr>
                <w:lang w:val="en-GB"/>
              </w:rPr>
              <w:t>HX-203</w:t>
            </w:r>
          </w:p>
        </w:tc>
        <w:tc>
          <w:tcPr>
            <w:tcW w:w="1304" w:type="dxa"/>
          </w:tcPr>
          <w:p w14:paraId="1F9062B0" w14:textId="77777777" w:rsidR="004128DE" w:rsidRPr="00C26C40" w:rsidRDefault="004128DE" w:rsidP="004128DE">
            <w:pPr>
              <w:rPr>
                <w:lang w:val="en-GB"/>
              </w:rPr>
            </w:pPr>
            <w:r w:rsidRPr="00C26C40">
              <w:rPr>
                <w:lang w:val="en-GB"/>
              </w:rPr>
              <w:t>Post-Leach Cooler</w:t>
            </w:r>
          </w:p>
        </w:tc>
        <w:tc>
          <w:tcPr>
            <w:tcW w:w="740" w:type="dxa"/>
          </w:tcPr>
          <w:p w14:paraId="0126C34C" w14:textId="77777777" w:rsidR="004128DE" w:rsidRPr="00C26C40" w:rsidRDefault="004128DE" w:rsidP="004128DE">
            <w:pPr>
              <w:rPr>
                <w:lang w:val="en-GB"/>
              </w:rPr>
            </w:pPr>
            <w:r w:rsidRPr="00C26C40">
              <w:rPr>
                <w:lang w:val="en-GB"/>
              </w:rPr>
              <w:t>25.62</w:t>
            </w:r>
          </w:p>
        </w:tc>
        <w:tc>
          <w:tcPr>
            <w:tcW w:w="631" w:type="dxa"/>
          </w:tcPr>
          <w:p w14:paraId="471EE76B" w14:textId="77777777" w:rsidR="004128DE" w:rsidRPr="00C26C40" w:rsidRDefault="004128DE" w:rsidP="004128DE">
            <w:pPr>
              <w:rPr>
                <w:lang w:val="en-GB"/>
              </w:rPr>
            </w:pPr>
            <w:r w:rsidRPr="00C26C40">
              <w:rPr>
                <w:lang w:val="en-GB"/>
              </w:rPr>
              <w:t>m²</w:t>
            </w:r>
          </w:p>
        </w:tc>
        <w:tc>
          <w:tcPr>
            <w:tcW w:w="1925" w:type="dxa"/>
          </w:tcPr>
          <w:p w14:paraId="07A0BF2E" w14:textId="02A59B7B" w:rsidR="004128DE" w:rsidRPr="00C26C40" w:rsidRDefault="004128DE" w:rsidP="004128DE">
            <w:pPr>
              <w:jc w:val="right"/>
              <w:rPr>
                <w:lang w:val="en-GB"/>
              </w:rPr>
            </w:pPr>
            <w:r w:rsidRPr="009D0A96">
              <w:t>54865.28</w:t>
            </w:r>
          </w:p>
        </w:tc>
        <w:tc>
          <w:tcPr>
            <w:tcW w:w="740" w:type="dxa"/>
          </w:tcPr>
          <w:p w14:paraId="3CD2F558" w14:textId="77777777" w:rsidR="004128DE" w:rsidRPr="00C26C40" w:rsidRDefault="004128DE" w:rsidP="004128DE">
            <w:pPr>
              <w:jc w:val="right"/>
              <w:rPr>
                <w:lang w:val="en-GB"/>
              </w:rPr>
            </w:pPr>
            <w:r w:rsidRPr="00C26C40">
              <w:rPr>
                <w:lang w:val="en-GB"/>
              </w:rPr>
              <w:t>3.290</w:t>
            </w:r>
          </w:p>
        </w:tc>
        <w:tc>
          <w:tcPr>
            <w:tcW w:w="2159" w:type="dxa"/>
          </w:tcPr>
          <w:p w14:paraId="041AFC33" w14:textId="117C216C" w:rsidR="004128DE" w:rsidRPr="00C26C40" w:rsidRDefault="004128DE" w:rsidP="004128DE">
            <w:pPr>
              <w:jc w:val="right"/>
              <w:rPr>
                <w:lang w:val="en-GB"/>
              </w:rPr>
            </w:pPr>
            <w:r w:rsidRPr="00C91A63">
              <w:t>93754.67</w:t>
            </w:r>
          </w:p>
        </w:tc>
      </w:tr>
      <w:tr w:rsidR="0053702F" w:rsidRPr="00C26C40" w14:paraId="19C21340" w14:textId="77777777" w:rsidTr="004128DE">
        <w:tc>
          <w:tcPr>
            <w:tcW w:w="995" w:type="dxa"/>
          </w:tcPr>
          <w:p w14:paraId="21D933B9" w14:textId="77777777" w:rsidR="0053702F" w:rsidRPr="00C26C40" w:rsidRDefault="0053702F" w:rsidP="00870DFD">
            <w:pPr>
              <w:rPr>
                <w:lang w:val="en-GB"/>
              </w:rPr>
            </w:pPr>
            <w:r w:rsidRPr="00C26C40">
              <w:rPr>
                <w:lang w:val="en-GB"/>
              </w:rPr>
              <w:t>Subtotal</w:t>
            </w:r>
          </w:p>
        </w:tc>
        <w:tc>
          <w:tcPr>
            <w:tcW w:w="1304" w:type="dxa"/>
          </w:tcPr>
          <w:p w14:paraId="24A2121B" w14:textId="77777777" w:rsidR="0053702F" w:rsidRPr="00C26C40" w:rsidRDefault="0053702F" w:rsidP="00870DFD">
            <w:pPr>
              <w:rPr>
                <w:lang w:val="en-GB"/>
              </w:rPr>
            </w:pPr>
          </w:p>
        </w:tc>
        <w:tc>
          <w:tcPr>
            <w:tcW w:w="740" w:type="dxa"/>
          </w:tcPr>
          <w:p w14:paraId="789D5DBD" w14:textId="77777777" w:rsidR="0053702F" w:rsidRPr="00C26C40" w:rsidRDefault="0053702F" w:rsidP="00870DFD">
            <w:pPr>
              <w:rPr>
                <w:lang w:val="en-GB"/>
              </w:rPr>
            </w:pPr>
          </w:p>
        </w:tc>
        <w:tc>
          <w:tcPr>
            <w:tcW w:w="631" w:type="dxa"/>
          </w:tcPr>
          <w:p w14:paraId="482203E3" w14:textId="77777777" w:rsidR="0053702F" w:rsidRPr="00C26C40" w:rsidRDefault="0053702F" w:rsidP="00870DFD">
            <w:pPr>
              <w:rPr>
                <w:lang w:val="en-GB"/>
              </w:rPr>
            </w:pPr>
          </w:p>
        </w:tc>
        <w:tc>
          <w:tcPr>
            <w:tcW w:w="1925" w:type="dxa"/>
          </w:tcPr>
          <w:p w14:paraId="5BFBE86A" w14:textId="77777777" w:rsidR="0053702F" w:rsidRPr="00C26C40" w:rsidRDefault="0053702F" w:rsidP="00763BC3">
            <w:pPr>
              <w:jc w:val="right"/>
              <w:rPr>
                <w:lang w:val="en-GB"/>
              </w:rPr>
            </w:pPr>
          </w:p>
        </w:tc>
        <w:tc>
          <w:tcPr>
            <w:tcW w:w="740" w:type="dxa"/>
          </w:tcPr>
          <w:p w14:paraId="6A101940" w14:textId="77777777" w:rsidR="0053702F" w:rsidRPr="00C26C40" w:rsidRDefault="0053702F" w:rsidP="00763BC3">
            <w:pPr>
              <w:jc w:val="right"/>
              <w:rPr>
                <w:lang w:val="en-GB"/>
              </w:rPr>
            </w:pPr>
          </w:p>
        </w:tc>
        <w:tc>
          <w:tcPr>
            <w:tcW w:w="2159" w:type="dxa"/>
          </w:tcPr>
          <w:p w14:paraId="06A597ED" w14:textId="60B16F9E" w:rsidR="0053702F" w:rsidRPr="00C26C40" w:rsidRDefault="004128DE" w:rsidP="00763BC3">
            <w:pPr>
              <w:jc w:val="right"/>
              <w:rPr>
                <w:lang w:val="en-GB"/>
              </w:rPr>
            </w:pPr>
            <w:r w:rsidRPr="004128DE">
              <w:rPr>
                <w:lang w:val="en-GB"/>
              </w:rPr>
              <w:t>659209.56</w:t>
            </w:r>
          </w:p>
        </w:tc>
      </w:tr>
    </w:tbl>
    <w:p w14:paraId="456941E9" w14:textId="77777777" w:rsidR="0053702F" w:rsidRPr="00C26C40" w:rsidRDefault="0053702F" w:rsidP="0053702F"/>
    <w:p w14:paraId="547D1EA0" w14:textId="0C0196C2" w:rsidR="00763BC3" w:rsidRDefault="00763BC3" w:rsidP="00763BC3">
      <w:pPr>
        <w:pStyle w:val="Caption"/>
        <w:keepNext/>
      </w:pPr>
      <w:bookmarkStart w:id="461" w:name="_Toc237244880"/>
      <w:r>
        <w:t xml:space="preserve">Table </w:t>
      </w:r>
      <w:fldSimple w:instr=" STYLEREF 1 \s ">
        <w:r w:rsidR="006221B8">
          <w:rPr>
            <w:noProof/>
          </w:rPr>
          <w:t>10</w:t>
        </w:r>
      </w:fldSimple>
      <w:r w:rsidR="00B61202">
        <w:noBreakHyphen/>
      </w:r>
      <w:fldSimple w:instr=" SEQ Table \* ARABIC \s 1 ">
        <w:r w:rsidR="006221B8">
          <w:rPr>
            <w:noProof/>
          </w:rPr>
          <w:t>10</w:t>
        </w:r>
      </w:fldSimple>
      <w:r>
        <w:t xml:space="preserve"> </w:t>
      </w:r>
      <w:r w:rsidRPr="00106563">
        <w:t>Ancillary Equipment Cost Estimate (2026, Ghana Basis)</w:t>
      </w:r>
      <w:bookmarkEnd w:id="461"/>
    </w:p>
    <w:tbl>
      <w:tblPr>
        <w:tblStyle w:val="TableGrid"/>
        <w:tblW w:w="0" w:type="auto"/>
        <w:tblLook w:val="04A0" w:firstRow="1" w:lastRow="0" w:firstColumn="1" w:lastColumn="0" w:noHBand="0" w:noVBand="1"/>
      </w:tblPr>
      <w:tblGrid>
        <w:gridCol w:w="1009"/>
        <w:gridCol w:w="1364"/>
        <w:gridCol w:w="691"/>
        <w:gridCol w:w="737"/>
        <w:gridCol w:w="1872"/>
        <w:gridCol w:w="750"/>
        <w:gridCol w:w="2071"/>
      </w:tblGrid>
      <w:tr w:rsidR="0053702F" w:rsidRPr="00C26C40" w14:paraId="732C423E" w14:textId="77777777" w:rsidTr="00763BC3">
        <w:tc>
          <w:tcPr>
            <w:tcW w:w="1009" w:type="dxa"/>
          </w:tcPr>
          <w:p w14:paraId="3A305520" w14:textId="77777777" w:rsidR="0053702F" w:rsidRPr="00C26C40" w:rsidRDefault="0053702F" w:rsidP="00870DFD">
            <w:pPr>
              <w:rPr>
                <w:lang w:val="en-GB"/>
              </w:rPr>
            </w:pPr>
            <w:r w:rsidRPr="00C26C40">
              <w:rPr>
                <w:lang w:val="en-GB"/>
              </w:rPr>
              <w:t>Tag</w:t>
            </w:r>
          </w:p>
        </w:tc>
        <w:tc>
          <w:tcPr>
            <w:tcW w:w="1364" w:type="dxa"/>
          </w:tcPr>
          <w:p w14:paraId="6B3E73E1" w14:textId="77777777" w:rsidR="0053702F" w:rsidRPr="00C26C40" w:rsidRDefault="0053702F" w:rsidP="00870DFD">
            <w:pPr>
              <w:rPr>
                <w:lang w:val="en-GB"/>
              </w:rPr>
            </w:pPr>
            <w:r w:rsidRPr="00C26C40">
              <w:rPr>
                <w:lang w:val="en-GB"/>
              </w:rPr>
              <w:t>Description</w:t>
            </w:r>
          </w:p>
        </w:tc>
        <w:tc>
          <w:tcPr>
            <w:tcW w:w="691" w:type="dxa"/>
          </w:tcPr>
          <w:p w14:paraId="55F074F9" w14:textId="77777777" w:rsidR="0053702F" w:rsidRPr="00C26C40" w:rsidRDefault="0053702F" w:rsidP="00870DFD">
            <w:pPr>
              <w:rPr>
                <w:lang w:val="en-GB"/>
              </w:rPr>
            </w:pPr>
            <w:r w:rsidRPr="00C26C40">
              <w:rPr>
                <w:lang w:val="en-GB"/>
              </w:rPr>
              <w:t>Size</w:t>
            </w:r>
          </w:p>
        </w:tc>
        <w:tc>
          <w:tcPr>
            <w:tcW w:w="737" w:type="dxa"/>
          </w:tcPr>
          <w:p w14:paraId="04C46694" w14:textId="77777777" w:rsidR="0053702F" w:rsidRPr="00C26C40" w:rsidRDefault="0053702F" w:rsidP="00870DFD">
            <w:pPr>
              <w:rPr>
                <w:lang w:val="en-GB"/>
              </w:rPr>
            </w:pPr>
            <w:r w:rsidRPr="00C26C40">
              <w:rPr>
                <w:lang w:val="en-GB"/>
              </w:rPr>
              <w:t>Unit</w:t>
            </w:r>
          </w:p>
        </w:tc>
        <w:tc>
          <w:tcPr>
            <w:tcW w:w="1872" w:type="dxa"/>
          </w:tcPr>
          <w:p w14:paraId="7D9FE160" w14:textId="39F92902" w:rsidR="0053702F" w:rsidRPr="00C26C40" w:rsidRDefault="00454DFF" w:rsidP="00870DFD">
            <w:pPr>
              <w:rPr>
                <w:rFonts w:ascii="Cambria Math" w:hAnsi="Cambria Math"/>
                <w:lang w:val="en-GB"/>
                <w:oMath/>
              </w:rPr>
            </w:pPr>
            <m:oMathPara>
              <m:oMath>
                <m:r>
                  <w:rPr>
                    <w:rFonts w:ascii="Cambria Math" w:hAnsi="Cambria Math"/>
                    <w:lang w:val="en-GB"/>
                  </w:rPr>
                  <m:t>C°p 2001 (USD)</m:t>
                </m:r>
              </m:oMath>
            </m:oMathPara>
          </w:p>
        </w:tc>
        <w:tc>
          <w:tcPr>
            <w:tcW w:w="750" w:type="dxa"/>
          </w:tcPr>
          <w:p w14:paraId="7996271E" w14:textId="4F05DAE7" w:rsidR="0053702F" w:rsidRPr="00C26C40" w:rsidRDefault="003D0B1E" w:rsidP="00870DFD">
            <w:pPr>
              <w:rPr>
                <w:rFonts w:ascii="Cambria Math" w:hAnsi="Cambria Math"/>
                <w:lang w:val="en-GB"/>
                <w:oMath/>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BM</m:t>
                    </m:r>
                  </m:sub>
                </m:sSub>
              </m:oMath>
            </m:oMathPara>
          </w:p>
        </w:tc>
        <w:tc>
          <w:tcPr>
            <w:tcW w:w="2071" w:type="dxa"/>
          </w:tcPr>
          <w:p w14:paraId="1067A4DC" w14:textId="52BBEC0B" w:rsidR="0053702F" w:rsidRPr="00C26C40" w:rsidRDefault="003D0B1E" w:rsidP="00870DFD">
            <w:pPr>
              <w:rPr>
                <w:rFonts w:ascii="Cambria Math" w:hAnsi="Cambria Math"/>
                <w:lang w:val="en-GB"/>
                <w:oMath/>
              </w:rPr>
            </w:pPr>
            <m:oMathPara>
              <m:oMath>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BM</m:t>
                    </m:r>
                  </m:sub>
                </m:sSub>
                <m:r>
                  <w:rPr>
                    <w:rFonts w:ascii="Cambria Math" w:hAnsi="Cambria Math"/>
                    <w:lang w:val="en-GB"/>
                  </w:rPr>
                  <m:t xml:space="preserve"> Ghana (USD)</m:t>
                </m:r>
              </m:oMath>
            </m:oMathPara>
          </w:p>
        </w:tc>
      </w:tr>
      <w:tr w:rsidR="003B52F1" w:rsidRPr="00C26C40" w14:paraId="349CCFE4" w14:textId="77777777" w:rsidTr="00763BC3">
        <w:tc>
          <w:tcPr>
            <w:tcW w:w="1009" w:type="dxa"/>
          </w:tcPr>
          <w:p w14:paraId="03F638D1" w14:textId="77777777" w:rsidR="003B52F1" w:rsidRPr="00C26C40" w:rsidRDefault="003B52F1" w:rsidP="003B52F1">
            <w:pPr>
              <w:rPr>
                <w:lang w:val="en-GB"/>
              </w:rPr>
            </w:pPr>
            <w:r w:rsidRPr="00C26C40">
              <w:rPr>
                <w:lang w:val="en-GB"/>
              </w:rPr>
              <w:t>P-101</w:t>
            </w:r>
          </w:p>
        </w:tc>
        <w:tc>
          <w:tcPr>
            <w:tcW w:w="1364" w:type="dxa"/>
          </w:tcPr>
          <w:p w14:paraId="17EE59CF" w14:textId="77777777" w:rsidR="003B52F1" w:rsidRPr="00C26C40" w:rsidRDefault="003B52F1" w:rsidP="003B52F1">
            <w:pPr>
              <w:rPr>
                <w:lang w:val="en-GB"/>
              </w:rPr>
            </w:pPr>
            <w:r w:rsidRPr="00C26C40">
              <w:rPr>
                <w:lang w:val="en-GB"/>
              </w:rPr>
              <w:t>Process Water Pump</w:t>
            </w:r>
          </w:p>
        </w:tc>
        <w:tc>
          <w:tcPr>
            <w:tcW w:w="691" w:type="dxa"/>
          </w:tcPr>
          <w:p w14:paraId="2DF8104D" w14:textId="77777777" w:rsidR="003B52F1" w:rsidRPr="00C26C40" w:rsidRDefault="003B52F1" w:rsidP="003B52F1">
            <w:pPr>
              <w:rPr>
                <w:lang w:val="en-GB"/>
              </w:rPr>
            </w:pPr>
            <w:r w:rsidRPr="00C26C40">
              <w:rPr>
                <w:lang w:val="en-GB"/>
              </w:rPr>
              <w:t>1.6</w:t>
            </w:r>
          </w:p>
        </w:tc>
        <w:tc>
          <w:tcPr>
            <w:tcW w:w="737" w:type="dxa"/>
          </w:tcPr>
          <w:p w14:paraId="209612FF" w14:textId="77777777" w:rsidR="003B52F1" w:rsidRPr="00C26C40" w:rsidRDefault="003B52F1" w:rsidP="003B52F1">
            <w:pPr>
              <w:rPr>
                <w:lang w:val="en-GB"/>
              </w:rPr>
            </w:pPr>
            <w:r w:rsidRPr="00C26C40">
              <w:rPr>
                <w:lang w:val="en-GB"/>
              </w:rPr>
              <w:t>m³/hr</w:t>
            </w:r>
          </w:p>
        </w:tc>
        <w:tc>
          <w:tcPr>
            <w:tcW w:w="1872" w:type="dxa"/>
          </w:tcPr>
          <w:p w14:paraId="38637CE1" w14:textId="09B82021" w:rsidR="003B52F1" w:rsidRPr="00C26C40" w:rsidRDefault="003B52F1" w:rsidP="003B52F1">
            <w:pPr>
              <w:rPr>
                <w:lang w:val="en-GB"/>
              </w:rPr>
            </w:pPr>
            <w:r w:rsidRPr="00BF1B4B">
              <w:t>11704.74</w:t>
            </w:r>
          </w:p>
        </w:tc>
        <w:tc>
          <w:tcPr>
            <w:tcW w:w="750" w:type="dxa"/>
          </w:tcPr>
          <w:p w14:paraId="5BBA9F13" w14:textId="77777777" w:rsidR="003B52F1" w:rsidRPr="00C26C40" w:rsidRDefault="003B52F1" w:rsidP="003B52F1">
            <w:pPr>
              <w:rPr>
                <w:lang w:val="en-GB"/>
              </w:rPr>
            </w:pPr>
            <w:r w:rsidRPr="00C26C40">
              <w:rPr>
                <w:lang w:val="en-GB"/>
              </w:rPr>
              <w:t>4.590</w:t>
            </w:r>
          </w:p>
        </w:tc>
        <w:tc>
          <w:tcPr>
            <w:tcW w:w="2071" w:type="dxa"/>
          </w:tcPr>
          <w:p w14:paraId="217585DA" w14:textId="5A74A228" w:rsidR="003B52F1" w:rsidRPr="00C26C40" w:rsidRDefault="003B52F1" w:rsidP="003B52F1">
            <w:pPr>
              <w:rPr>
                <w:lang w:val="en-GB"/>
              </w:rPr>
            </w:pPr>
            <w:r w:rsidRPr="00A31E07">
              <w:t>20001.24</w:t>
            </w:r>
          </w:p>
        </w:tc>
      </w:tr>
      <w:tr w:rsidR="003B52F1" w:rsidRPr="00C26C40" w14:paraId="5AAB76F0" w14:textId="77777777" w:rsidTr="00763BC3">
        <w:tc>
          <w:tcPr>
            <w:tcW w:w="1009" w:type="dxa"/>
          </w:tcPr>
          <w:p w14:paraId="7EE0338B" w14:textId="77777777" w:rsidR="003B52F1" w:rsidRPr="00C26C40" w:rsidRDefault="003B52F1" w:rsidP="003B52F1">
            <w:pPr>
              <w:rPr>
                <w:lang w:val="en-GB"/>
              </w:rPr>
            </w:pPr>
            <w:r w:rsidRPr="00C26C40">
              <w:rPr>
                <w:lang w:val="en-GB"/>
              </w:rPr>
              <w:t>P-201</w:t>
            </w:r>
          </w:p>
        </w:tc>
        <w:tc>
          <w:tcPr>
            <w:tcW w:w="1364" w:type="dxa"/>
          </w:tcPr>
          <w:p w14:paraId="7A2653E7" w14:textId="77777777" w:rsidR="003B52F1" w:rsidRPr="00C26C40" w:rsidRDefault="003B52F1" w:rsidP="003B52F1">
            <w:pPr>
              <w:rPr>
                <w:lang w:val="en-GB"/>
              </w:rPr>
            </w:pPr>
            <w:r w:rsidRPr="00C26C40">
              <w:rPr>
                <w:lang w:val="en-GB"/>
              </w:rPr>
              <w:t>HCl Feed Pump</w:t>
            </w:r>
          </w:p>
        </w:tc>
        <w:tc>
          <w:tcPr>
            <w:tcW w:w="691" w:type="dxa"/>
          </w:tcPr>
          <w:p w14:paraId="2B6DC13A" w14:textId="77777777" w:rsidR="003B52F1" w:rsidRPr="00C26C40" w:rsidRDefault="003B52F1" w:rsidP="003B52F1">
            <w:pPr>
              <w:rPr>
                <w:lang w:val="en-GB"/>
              </w:rPr>
            </w:pPr>
            <w:r w:rsidRPr="00C26C40">
              <w:rPr>
                <w:lang w:val="en-GB"/>
              </w:rPr>
              <w:t>1.2</w:t>
            </w:r>
          </w:p>
        </w:tc>
        <w:tc>
          <w:tcPr>
            <w:tcW w:w="737" w:type="dxa"/>
          </w:tcPr>
          <w:p w14:paraId="2C9A8EBC" w14:textId="77777777" w:rsidR="003B52F1" w:rsidRPr="00C26C40" w:rsidRDefault="003B52F1" w:rsidP="003B52F1">
            <w:pPr>
              <w:rPr>
                <w:lang w:val="en-GB"/>
              </w:rPr>
            </w:pPr>
            <w:r w:rsidRPr="00C26C40">
              <w:rPr>
                <w:lang w:val="en-GB"/>
              </w:rPr>
              <w:t>m³/hr</w:t>
            </w:r>
          </w:p>
        </w:tc>
        <w:tc>
          <w:tcPr>
            <w:tcW w:w="1872" w:type="dxa"/>
          </w:tcPr>
          <w:p w14:paraId="406292C5" w14:textId="02759E0B" w:rsidR="003B52F1" w:rsidRPr="00C26C40" w:rsidRDefault="003B52F1" w:rsidP="003B52F1">
            <w:pPr>
              <w:rPr>
                <w:lang w:val="en-GB"/>
              </w:rPr>
            </w:pPr>
            <w:r w:rsidRPr="00BF1B4B">
              <w:t>11382.07</w:t>
            </w:r>
          </w:p>
        </w:tc>
        <w:tc>
          <w:tcPr>
            <w:tcW w:w="750" w:type="dxa"/>
          </w:tcPr>
          <w:p w14:paraId="20A56C8E" w14:textId="77777777" w:rsidR="003B52F1" w:rsidRPr="00C26C40" w:rsidRDefault="003B52F1" w:rsidP="003B52F1">
            <w:pPr>
              <w:rPr>
                <w:lang w:val="en-GB"/>
              </w:rPr>
            </w:pPr>
            <w:r w:rsidRPr="00C26C40">
              <w:rPr>
                <w:lang w:val="en-GB"/>
              </w:rPr>
              <w:t>4.590</w:t>
            </w:r>
          </w:p>
        </w:tc>
        <w:tc>
          <w:tcPr>
            <w:tcW w:w="2071" w:type="dxa"/>
          </w:tcPr>
          <w:p w14:paraId="05424706" w14:textId="3B33C391" w:rsidR="003B52F1" w:rsidRPr="00C26C40" w:rsidRDefault="003B52F1" w:rsidP="003B52F1">
            <w:pPr>
              <w:rPr>
                <w:lang w:val="en-GB"/>
              </w:rPr>
            </w:pPr>
            <w:r w:rsidRPr="00A31E07">
              <w:t>19449.86</w:t>
            </w:r>
          </w:p>
        </w:tc>
      </w:tr>
      <w:tr w:rsidR="003B52F1" w:rsidRPr="00C26C40" w14:paraId="681C1BA8" w14:textId="77777777" w:rsidTr="00763BC3">
        <w:tc>
          <w:tcPr>
            <w:tcW w:w="1009" w:type="dxa"/>
          </w:tcPr>
          <w:p w14:paraId="7EFEB325" w14:textId="77777777" w:rsidR="003B52F1" w:rsidRPr="00C26C40" w:rsidRDefault="003B52F1" w:rsidP="003B52F1">
            <w:pPr>
              <w:rPr>
                <w:lang w:val="en-GB"/>
              </w:rPr>
            </w:pPr>
            <w:r w:rsidRPr="00C26C40">
              <w:rPr>
                <w:lang w:val="en-GB"/>
              </w:rPr>
              <w:t>CP-101</w:t>
            </w:r>
          </w:p>
        </w:tc>
        <w:tc>
          <w:tcPr>
            <w:tcW w:w="1364" w:type="dxa"/>
          </w:tcPr>
          <w:p w14:paraId="0C2B8A1B" w14:textId="77777777" w:rsidR="003B52F1" w:rsidRPr="00C26C40" w:rsidRDefault="003B52F1" w:rsidP="003B52F1">
            <w:pPr>
              <w:rPr>
                <w:lang w:val="en-GB"/>
              </w:rPr>
            </w:pPr>
            <w:r w:rsidRPr="00C26C40">
              <w:rPr>
                <w:lang w:val="en-GB"/>
              </w:rPr>
              <w:t>Air Compressor</w:t>
            </w:r>
          </w:p>
        </w:tc>
        <w:tc>
          <w:tcPr>
            <w:tcW w:w="691" w:type="dxa"/>
          </w:tcPr>
          <w:p w14:paraId="7D5DE46E" w14:textId="77777777" w:rsidR="003B52F1" w:rsidRPr="00C26C40" w:rsidRDefault="003B52F1" w:rsidP="003B52F1">
            <w:pPr>
              <w:rPr>
                <w:lang w:val="en-GB"/>
              </w:rPr>
            </w:pPr>
            <w:r w:rsidRPr="00C26C40">
              <w:rPr>
                <w:lang w:val="en-GB"/>
              </w:rPr>
              <w:t>50</w:t>
            </w:r>
          </w:p>
        </w:tc>
        <w:tc>
          <w:tcPr>
            <w:tcW w:w="737" w:type="dxa"/>
          </w:tcPr>
          <w:p w14:paraId="161139C3" w14:textId="77777777" w:rsidR="003B52F1" w:rsidRPr="00C26C40" w:rsidRDefault="003B52F1" w:rsidP="003B52F1">
            <w:pPr>
              <w:rPr>
                <w:lang w:val="en-GB"/>
              </w:rPr>
            </w:pPr>
            <w:r w:rsidRPr="00C26C40">
              <w:rPr>
                <w:lang w:val="en-GB"/>
              </w:rPr>
              <w:t>kW</w:t>
            </w:r>
          </w:p>
        </w:tc>
        <w:tc>
          <w:tcPr>
            <w:tcW w:w="1872" w:type="dxa"/>
          </w:tcPr>
          <w:p w14:paraId="2DE1B399" w14:textId="33B5F739" w:rsidR="003B52F1" w:rsidRPr="00C26C40" w:rsidRDefault="003B52F1" w:rsidP="003B52F1">
            <w:pPr>
              <w:rPr>
                <w:lang w:val="en-GB"/>
              </w:rPr>
            </w:pPr>
            <w:r w:rsidRPr="00BF1B4B">
              <w:t>40268.49</w:t>
            </w:r>
          </w:p>
        </w:tc>
        <w:tc>
          <w:tcPr>
            <w:tcW w:w="750" w:type="dxa"/>
          </w:tcPr>
          <w:p w14:paraId="46B3D28B" w14:textId="77777777" w:rsidR="003B52F1" w:rsidRPr="00C26C40" w:rsidRDefault="003B52F1" w:rsidP="003B52F1">
            <w:pPr>
              <w:rPr>
                <w:lang w:val="en-GB"/>
              </w:rPr>
            </w:pPr>
            <w:r w:rsidRPr="00C26C40">
              <w:rPr>
                <w:lang w:val="en-GB"/>
              </w:rPr>
              <w:t>2.000</w:t>
            </w:r>
          </w:p>
        </w:tc>
        <w:tc>
          <w:tcPr>
            <w:tcW w:w="2071" w:type="dxa"/>
          </w:tcPr>
          <w:p w14:paraId="7BA0EFCA" w14:textId="450D5D9D" w:rsidR="003B52F1" w:rsidRPr="00C26C40" w:rsidRDefault="003B52F1" w:rsidP="003B52F1">
            <w:pPr>
              <w:rPr>
                <w:lang w:val="en-GB"/>
              </w:rPr>
            </w:pPr>
            <w:r w:rsidRPr="00A31E07">
              <w:t>68811.44</w:t>
            </w:r>
          </w:p>
        </w:tc>
      </w:tr>
      <w:tr w:rsidR="003B52F1" w:rsidRPr="00C26C40" w14:paraId="397B9879" w14:textId="77777777" w:rsidTr="00763BC3">
        <w:tc>
          <w:tcPr>
            <w:tcW w:w="1009" w:type="dxa"/>
          </w:tcPr>
          <w:p w14:paraId="195DDEDD" w14:textId="77777777" w:rsidR="003B52F1" w:rsidRPr="00C26C40" w:rsidRDefault="003B52F1" w:rsidP="003B52F1">
            <w:pPr>
              <w:rPr>
                <w:lang w:val="en-GB"/>
              </w:rPr>
            </w:pPr>
            <w:r w:rsidRPr="00C26C40">
              <w:rPr>
                <w:lang w:val="en-GB"/>
              </w:rPr>
              <w:t>V-201</w:t>
            </w:r>
          </w:p>
        </w:tc>
        <w:tc>
          <w:tcPr>
            <w:tcW w:w="1364" w:type="dxa"/>
          </w:tcPr>
          <w:p w14:paraId="413B8E2A" w14:textId="77777777" w:rsidR="003B52F1" w:rsidRPr="00C26C40" w:rsidRDefault="003B52F1" w:rsidP="003B52F1">
            <w:pPr>
              <w:rPr>
                <w:lang w:val="en-GB"/>
              </w:rPr>
            </w:pPr>
            <w:r w:rsidRPr="00C26C40">
              <w:rPr>
                <w:lang w:val="en-GB"/>
              </w:rPr>
              <w:t>Pressure Letdown Valve</w:t>
            </w:r>
          </w:p>
        </w:tc>
        <w:tc>
          <w:tcPr>
            <w:tcW w:w="691" w:type="dxa"/>
          </w:tcPr>
          <w:p w14:paraId="24C9BED8" w14:textId="77777777" w:rsidR="003B52F1" w:rsidRPr="00C26C40" w:rsidRDefault="003B52F1" w:rsidP="003B52F1">
            <w:pPr>
              <w:rPr>
                <w:lang w:val="en-GB"/>
              </w:rPr>
            </w:pPr>
            <w:r w:rsidRPr="00C26C40">
              <w:rPr>
                <w:lang w:val="en-GB"/>
              </w:rPr>
              <w:t>1.96</w:t>
            </w:r>
          </w:p>
        </w:tc>
        <w:tc>
          <w:tcPr>
            <w:tcW w:w="737" w:type="dxa"/>
          </w:tcPr>
          <w:p w14:paraId="6AAB3949" w14:textId="77777777" w:rsidR="003B52F1" w:rsidRPr="00C26C40" w:rsidRDefault="003B52F1" w:rsidP="003B52F1">
            <w:pPr>
              <w:rPr>
                <w:lang w:val="en-GB"/>
              </w:rPr>
            </w:pPr>
            <w:r w:rsidRPr="00C26C40">
              <w:rPr>
                <w:lang w:val="en-GB"/>
              </w:rPr>
              <w:t>atm</w:t>
            </w:r>
          </w:p>
        </w:tc>
        <w:tc>
          <w:tcPr>
            <w:tcW w:w="1872" w:type="dxa"/>
          </w:tcPr>
          <w:p w14:paraId="45C19709" w14:textId="5704E608" w:rsidR="003B52F1" w:rsidRPr="00C26C40" w:rsidRDefault="003B52F1" w:rsidP="003B52F1">
            <w:pPr>
              <w:rPr>
                <w:lang w:val="en-GB"/>
              </w:rPr>
            </w:pPr>
            <w:r w:rsidRPr="00BF1B4B">
              <w:t>18750.00</w:t>
            </w:r>
          </w:p>
        </w:tc>
        <w:tc>
          <w:tcPr>
            <w:tcW w:w="750" w:type="dxa"/>
          </w:tcPr>
          <w:p w14:paraId="2ECC153A" w14:textId="77777777" w:rsidR="003B52F1" w:rsidRPr="00C26C40" w:rsidRDefault="003B52F1" w:rsidP="003B52F1">
            <w:pPr>
              <w:rPr>
                <w:lang w:val="en-GB"/>
              </w:rPr>
            </w:pPr>
            <w:r w:rsidRPr="00C26C40">
              <w:rPr>
                <w:lang w:val="en-GB"/>
              </w:rPr>
              <w:t>2.500</w:t>
            </w:r>
          </w:p>
        </w:tc>
        <w:tc>
          <w:tcPr>
            <w:tcW w:w="2071" w:type="dxa"/>
          </w:tcPr>
          <w:p w14:paraId="66572D8E" w14:textId="5422DB30" w:rsidR="003B52F1" w:rsidRPr="00C26C40" w:rsidRDefault="003B52F1" w:rsidP="003B52F1">
            <w:pPr>
              <w:rPr>
                <w:lang w:val="en-GB"/>
              </w:rPr>
            </w:pPr>
            <w:r w:rsidRPr="00A31E07">
              <w:t>32040.30</w:t>
            </w:r>
          </w:p>
        </w:tc>
      </w:tr>
      <w:tr w:rsidR="003B52F1" w:rsidRPr="00C26C40" w14:paraId="3067AFE8" w14:textId="77777777" w:rsidTr="00763BC3">
        <w:tc>
          <w:tcPr>
            <w:tcW w:w="1009" w:type="dxa"/>
          </w:tcPr>
          <w:p w14:paraId="55952569" w14:textId="77777777" w:rsidR="003B52F1" w:rsidRPr="00C26C40" w:rsidRDefault="003B52F1" w:rsidP="003B52F1">
            <w:pPr>
              <w:rPr>
                <w:lang w:val="en-GB"/>
              </w:rPr>
            </w:pPr>
            <w:r w:rsidRPr="00C26C40">
              <w:rPr>
                <w:lang w:val="en-GB"/>
              </w:rPr>
              <w:t>H-101</w:t>
            </w:r>
          </w:p>
        </w:tc>
        <w:tc>
          <w:tcPr>
            <w:tcW w:w="1364" w:type="dxa"/>
          </w:tcPr>
          <w:p w14:paraId="55C9039C" w14:textId="77777777" w:rsidR="003B52F1" w:rsidRPr="00C26C40" w:rsidRDefault="003B52F1" w:rsidP="003B52F1">
            <w:pPr>
              <w:rPr>
                <w:lang w:val="en-GB"/>
              </w:rPr>
            </w:pPr>
            <w:r w:rsidRPr="00C26C40">
              <w:rPr>
                <w:lang w:val="en-GB"/>
              </w:rPr>
              <w:t>Feed Hopper</w:t>
            </w:r>
          </w:p>
        </w:tc>
        <w:tc>
          <w:tcPr>
            <w:tcW w:w="691" w:type="dxa"/>
          </w:tcPr>
          <w:p w14:paraId="1B9C690A" w14:textId="77777777" w:rsidR="003B52F1" w:rsidRPr="00C26C40" w:rsidRDefault="003B52F1" w:rsidP="003B52F1">
            <w:pPr>
              <w:rPr>
                <w:lang w:val="en-GB"/>
              </w:rPr>
            </w:pPr>
            <w:r w:rsidRPr="00C26C40">
              <w:rPr>
                <w:lang w:val="en-GB"/>
              </w:rPr>
              <w:t>2</w:t>
            </w:r>
          </w:p>
        </w:tc>
        <w:tc>
          <w:tcPr>
            <w:tcW w:w="737" w:type="dxa"/>
          </w:tcPr>
          <w:p w14:paraId="5A7677A7" w14:textId="77777777" w:rsidR="003B52F1" w:rsidRPr="00C26C40" w:rsidRDefault="003B52F1" w:rsidP="003B52F1">
            <w:pPr>
              <w:rPr>
                <w:lang w:val="en-GB"/>
              </w:rPr>
            </w:pPr>
            <w:r w:rsidRPr="00C26C40">
              <w:rPr>
                <w:lang w:val="en-GB"/>
              </w:rPr>
              <w:t>m³</w:t>
            </w:r>
          </w:p>
        </w:tc>
        <w:tc>
          <w:tcPr>
            <w:tcW w:w="1872" w:type="dxa"/>
          </w:tcPr>
          <w:p w14:paraId="0DD92567" w14:textId="139AB60E" w:rsidR="003B52F1" w:rsidRPr="00C26C40" w:rsidRDefault="003B52F1" w:rsidP="003B52F1">
            <w:pPr>
              <w:rPr>
                <w:lang w:val="en-GB"/>
              </w:rPr>
            </w:pPr>
            <w:r w:rsidRPr="00BF1B4B">
              <w:t>17854.14</w:t>
            </w:r>
          </w:p>
        </w:tc>
        <w:tc>
          <w:tcPr>
            <w:tcW w:w="750" w:type="dxa"/>
          </w:tcPr>
          <w:p w14:paraId="5E7C8AD3" w14:textId="77777777" w:rsidR="003B52F1" w:rsidRPr="00C26C40" w:rsidRDefault="003B52F1" w:rsidP="003B52F1">
            <w:pPr>
              <w:rPr>
                <w:lang w:val="en-GB"/>
              </w:rPr>
            </w:pPr>
            <w:r w:rsidRPr="00C26C40">
              <w:rPr>
                <w:lang w:val="en-GB"/>
              </w:rPr>
              <w:t>4.070</w:t>
            </w:r>
          </w:p>
        </w:tc>
        <w:tc>
          <w:tcPr>
            <w:tcW w:w="2071" w:type="dxa"/>
          </w:tcPr>
          <w:p w14:paraId="6AE6B982" w14:textId="1A67AEF8" w:rsidR="003B52F1" w:rsidRPr="00C26C40" w:rsidRDefault="003B52F1" w:rsidP="003B52F1">
            <w:pPr>
              <w:rPr>
                <w:lang w:val="en-GB"/>
              </w:rPr>
            </w:pPr>
            <w:r w:rsidRPr="00A31E07">
              <w:t>30509.44</w:t>
            </w:r>
          </w:p>
        </w:tc>
      </w:tr>
      <w:tr w:rsidR="003B52F1" w:rsidRPr="00C26C40" w14:paraId="59D14105" w14:textId="77777777" w:rsidTr="00763BC3">
        <w:tc>
          <w:tcPr>
            <w:tcW w:w="1009" w:type="dxa"/>
          </w:tcPr>
          <w:p w14:paraId="14D41E8B" w14:textId="77777777" w:rsidR="003B52F1" w:rsidRPr="00C26C40" w:rsidRDefault="003B52F1" w:rsidP="003B52F1">
            <w:pPr>
              <w:rPr>
                <w:lang w:val="en-GB"/>
              </w:rPr>
            </w:pPr>
            <w:r w:rsidRPr="00C26C40">
              <w:rPr>
                <w:lang w:val="en-GB"/>
              </w:rPr>
              <w:t>H-301</w:t>
            </w:r>
          </w:p>
        </w:tc>
        <w:tc>
          <w:tcPr>
            <w:tcW w:w="1364" w:type="dxa"/>
          </w:tcPr>
          <w:p w14:paraId="28A46402" w14:textId="77777777" w:rsidR="003B52F1" w:rsidRPr="00C26C40" w:rsidRDefault="003B52F1" w:rsidP="003B52F1">
            <w:pPr>
              <w:rPr>
                <w:lang w:val="en-GB"/>
              </w:rPr>
            </w:pPr>
            <w:r w:rsidRPr="00C26C40">
              <w:rPr>
                <w:lang w:val="en-GB"/>
              </w:rPr>
              <w:t>CaAl₂O₄ Hopper</w:t>
            </w:r>
          </w:p>
        </w:tc>
        <w:tc>
          <w:tcPr>
            <w:tcW w:w="691" w:type="dxa"/>
          </w:tcPr>
          <w:p w14:paraId="459D6C54" w14:textId="77777777" w:rsidR="003B52F1" w:rsidRPr="00C26C40" w:rsidRDefault="003B52F1" w:rsidP="003B52F1">
            <w:pPr>
              <w:rPr>
                <w:lang w:val="en-GB"/>
              </w:rPr>
            </w:pPr>
            <w:r w:rsidRPr="00C26C40">
              <w:rPr>
                <w:lang w:val="en-GB"/>
              </w:rPr>
              <w:t>1</w:t>
            </w:r>
          </w:p>
        </w:tc>
        <w:tc>
          <w:tcPr>
            <w:tcW w:w="737" w:type="dxa"/>
          </w:tcPr>
          <w:p w14:paraId="4351B6EB" w14:textId="77777777" w:rsidR="003B52F1" w:rsidRPr="00C26C40" w:rsidRDefault="003B52F1" w:rsidP="003B52F1">
            <w:pPr>
              <w:rPr>
                <w:lang w:val="en-GB"/>
              </w:rPr>
            </w:pPr>
            <w:r w:rsidRPr="00C26C40">
              <w:rPr>
                <w:lang w:val="en-GB"/>
              </w:rPr>
              <w:t>m³</w:t>
            </w:r>
          </w:p>
        </w:tc>
        <w:tc>
          <w:tcPr>
            <w:tcW w:w="1872" w:type="dxa"/>
          </w:tcPr>
          <w:p w14:paraId="30E33E7F" w14:textId="0C223FA3" w:rsidR="003B52F1" w:rsidRPr="00C26C40" w:rsidRDefault="003B52F1" w:rsidP="003B52F1">
            <w:pPr>
              <w:rPr>
                <w:lang w:val="en-GB"/>
              </w:rPr>
            </w:pPr>
            <w:r w:rsidRPr="00BF1B4B">
              <w:t>12793.65</w:t>
            </w:r>
          </w:p>
        </w:tc>
        <w:tc>
          <w:tcPr>
            <w:tcW w:w="750" w:type="dxa"/>
          </w:tcPr>
          <w:p w14:paraId="18E161E9" w14:textId="77777777" w:rsidR="003B52F1" w:rsidRPr="00C26C40" w:rsidRDefault="003B52F1" w:rsidP="003B52F1">
            <w:pPr>
              <w:rPr>
                <w:lang w:val="en-GB"/>
              </w:rPr>
            </w:pPr>
            <w:r w:rsidRPr="00C26C40">
              <w:rPr>
                <w:lang w:val="en-GB"/>
              </w:rPr>
              <w:t>4.070</w:t>
            </w:r>
          </w:p>
        </w:tc>
        <w:tc>
          <w:tcPr>
            <w:tcW w:w="2071" w:type="dxa"/>
          </w:tcPr>
          <w:p w14:paraId="1975DDF8" w14:textId="7D2D8B39" w:rsidR="003B52F1" w:rsidRPr="00C26C40" w:rsidRDefault="003B52F1" w:rsidP="003B52F1">
            <w:pPr>
              <w:rPr>
                <w:lang w:val="en-GB"/>
              </w:rPr>
            </w:pPr>
            <w:r w:rsidRPr="00A31E07">
              <w:t>21861.99</w:t>
            </w:r>
          </w:p>
        </w:tc>
      </w:tr>
      <w:tr w:rsidR="003B52F1" w:rsidRPr="00C26C40" w14:paraId="189AEC40" w14:textId="77777777" w:rsidTr="00763BC3">
        <w:tc>
          <w:tcPr>
            <w:tcW w:w="1009" w:type="dxa"/>
          </w:tcPr>
          <w:p w14:paraId="4BB8330F" w14:textId="77777777" w:rsidR="003B52F1" w:rsidRPr="00C26C40" w:rsidRDefault="003B52F1" w:rsidP="003B52F1">
            <w:pPr>
              <w:rPr>
                <w:lang w:val="en-GB"/>
              </w:rPr>
            </w:pPr>
            <w:r w:rsidRPr="00C26C40">
              <w:rPr>
                <w:lang w:val="en-GB"/>
              </w:rPr>
              <w:t>TK-101</w:t>
            </w:r>
          </w:p>
        </w:tc>
        <w:tc>
          <w:tcPr>
            <w:tcW w:w="1364" w:type="dxa"/>
          </w:tcPr>
          <w:p w14:paraId="748BA2E8" w14:textId="77777777" w:rsidR="003B52F1" w:rsidRPr="00C26C40" w:rsidRDefault="003B52F1" w:rsidP="003B52F1">
            <w:pPr>
              <w:rPr>
                <w:lang w:val="en-GB"/>
              </w:rPr>
            </w:pPr>
            <w:r w:rsidRPr="00C26C40">
              <w:rPr>
                <w:lang w:val="en-GB"/>
              </w:rPr>
              <w:t>Water Feed Tank</w:t>
            </w:r>
          </w:p>
        </w:tc>
        <w:tc>
          <w:tcPr>
            <w:tcW w:w="691" w:type="dxa"/>
          </w:tcPr>
          <w:p w14:paraId="2BF5A408" w14:textId="77777777" w:rsidR="003B52F1" w:rsidRPr="00C26C40" w:rsidRDefault="003B52F1" w:rsidP="003B52F1">
            <w:pPr>
              <w:rPr>
                <w:lang w:val="en-GB"/>
              </w:rPr>
            </w:pPr>
            <w:r w:rsidRPr="00C26C40">
              <w:rPr>
                <w:lang w:val="en-GB"/>
              </w:rPr>
              <w:t>5</w:t>
            </w:r>
          </w:p>
        </w:tc>
        <w:tc>
          <w:tcPr>
            <w:tcW w:w="737" w:type="dxa"/>
          </w:tcPr>
          <w:p w14:paraId="09A2833A" w14:textId="77777777" w:rsidR="003B52F1" w:rsidRPr="00C26C40" w:rsidRDefault="003B52F1" w:rsidP="003B52F1">
            <w:pPr>
              <w:rPr>
                <w:lang w:val="en-GB"/>
              </w:rPr>
            </w:pPr>
            <w:r w:rsidRPr="00C26C40">
              <w:rPr>
                <w:lang w:val="en-GB"/>
              </w:rPr>
              <w:t>m³</w:t>
            </w:r>
          </w:p>
        </w:tc>
        <w:tc>
          <w:tcPr>
            <w:tcW w:w="1872" w:type="dxa"/>
          </w:tcPr>
          <w:p w14:paraId="3A910403" w14:textId="4D820FAD" w:rsidR="003B52F1" w:rsidRPr="00C26C40" w:rsidRDefault="003B52F1" w:rsidP="003B52F1">
            <w:pPr>
              <w:rPr>
                <w:lang w:val="en-GB"/>
              </w:rPr>
            </w:pPr>
            <w:r w:rsidRPr="00BF1B4B">
              <w:t>29713.49</w:t>
            </w:r>
          </w:p>
        </w:tc>
        <w:tc>
          <w:tcPr>
            <w:tcW w:w="750" w:type="dxa"/>
          </w:tcPr>
          <w:p w14:paraId="6853CCEA" w14:textId="77777777" w:rsidR="003B52F1" w:rsidRPr="00C26C40" w:rsidRDefault="003B52F1" w:rsidP="003B52F1">
            <w:pPr>
              <w:rPr>
                <w:lang w:val="en-GB"/>
              </w:rPr>
            </w:pPr>
            <w:r w:rsidRPr="00C26C40">
              <w:rPr>
                <w:lang w:val="en-GB"/>
              </w:rPr>
              <w:t>4.070</w:t>
            </w:r>
          </w:p>
        </w:tc>
        <w:tc>
          <w:tcPr>
            <w:tcW w:w="2071" w:type="dxa"/>
          </w:tcPr>
          <w:p w14:paraId="71E92770" w14:textId="41A0C43D" w:rsidR="003B52F1" w:rsidRPr="00C26C40" w:rsidRDefault="003B52F1" w:rsidP="003B52F1">
            <w:pPr>
              <w:rPr>
                <w:lang w:val="en-GB"/>
              </w:rPr>
            </w:pPr>
            <w:r w:rsidRPr="00A31E07">
              <w:t>50774.89</w:t>
            </w:r>
          </w:p>
        </w:tc>
      </w:tr>
      <w:tr w:rsidR="003B52F1" w:rsidRPr="00C26C40" w14:paraId="2196A45D" w14:textId="77777777" w:rsidTr="00763BC3">
        <w:tc>
          <w:tcPr>
            <w:tcW w:w="1009" w:type="dxa"/>
          </w:tcPr>
          <w:p w14:paraId="0A6610C5" w14:textId="77777777" w:rsidR="003B52F1" w:rsidRPr="00C26C40" w:rsidRDefault="003B52F1" w:rsidP="003B52F1">
            <w:pPr>
              <w:rPr>
                <w:lang w:val="en-GB"/>
              </w:rPr>
            </w:pPr>
            <w:r w:rsidRPr="00C26C40">
              <w:rPr>
                <w:lang w:val="en-GB"/>
              </w:rPr>
              <w:t>TK-103</w:t>
            </w:r>
          </w:p>
        </w:tc>
        <w:tc>
          <w:tcPr>
            <w:tcW w:w="1364" w:type="dxa"/>
          </w:tcPr>
          <w:p w14:paraId="089E0DEB" w14:textId="77777777" w:rsidR="003B52F1" w:rsidRPr="00C26C40" w:rsidRDefault="003B52F1" w:rsidP="003B52F1">
            <w:pPr>
              <w:rPr>
                <w:lang w:val="en-GB"/>
              </w:rPr>
            </w:pPr>
            <w:r w:rsidRPr="00C26C40">
              <w:rPr>
                <w:lang w:val="en-GB"/>
              </w:rPr>
              <w:t>Leach Feed Tank</w:t>
            </w:r>
          </w:p>
        </w:tc>
        <w:tc>
          <w:tcPr>
            <w:tcW w:w="691" w:type="dxa"/>
          </w:tcPr>
          <w:p w14:paraId="32889443" w14:textId="77777777" w:rsidR="003B52F1" w:rsidRPr="00C26C40" w:rsidRDefault="003B52F1" w:rsidP="003B52F1">
            <w:pPr>
              <w:rPr>
                <w:lang w:val="en-GB"/>
              </w:rPr>
            </w:pPr>
            <w:r w:rsidRPr="00C26C40">
              <w:rPr>
                <w:lang w:val="en-GB"/>
              </w:rPr>
              <w:t>2</w:t>
            </w:r>
          </w:p>
        </w:tc>
        <w:tc>
          <w:tcPr>
            <w:tcW w:w="737" w:type="dxa"/>
          </w:tcPr>
          <w:p w14:paraId="3CACA867" w14:textId="77777777" w:rsidR="003B52F1" w:rsidRPr="00C26C40" w:rsidRDefault="003B52F1" w:rsidP="003B52F1">
            <w:pPr>
              <w:rPr>
                <w:lang w:val="en-GB"/>
              </w:rPr>
            </w:pPr>
            <w:r w:rsidRPr="00C26C40">
              <w:rPr>
                <w:lang w:val="en-GB"/>
              </w:rPr>
              <w:t>m³</w:t>
            </w:r>
          </w:p>
        </w:tc>
        <w:tc>
          <w:tcPr>
            <w:tcW w:w="1872" w:type="dxa"/>
          </w:tcPr>
          <w:p w14:paraId="46C55DFF" w14:textId="4AC66720" w:rsidR="003B52F1" w:rsidRPr="00C26C40" w:rsidRDefault="003B52F1" w:rsidP="003B52F1">
            <w:pPr>
              <w:rPr>
                <w:lang w:val="en-GB"/>
              </w:rPr>
            </w:pPr>
            <w:r w:rsidRPr="00BF1B4B">
              <w:t>17854.14</w:t>
            </w:r>
          </w:p>
        </w:tc>
        <w:tc>
          <w:tcPr>
            <w:tcW w:w="750" w:type="dxa"/>
          </w:tcPr>
          <w:p w14:paraId="1CB3CCAA" w14:textId="77777777" w:rsidR="003B52F1" w:rsidRPr="00C26C40" w:rsidRDefault="003B52F1" w:rsidP="003B52F1">
            <w:pPr>
              <w:rPr>
                <w:lang w:val="en-GB"/>
              </w:rPr>
            </w:pPr>
            <w:r w:rsidRPr="00C26C40">
              <w:rPr>
                <w:lang w:val="en-GB"/>
              </w:rPr>
              <w:t>4.070</w:t>
            </w:r>
          </w:p>
        </w:tc>
        <w:tc>
          <w:tcPr>
            <w:tcW w:w="2071" w:type="dxa"/>
          </w:tcPr>
          <w:p w14:paraId="38BF651C" w14:textId="26FCFA95" w:rsidR="003B52F1" w:rsidRPr="00C26C40" w:rsidRDefault="003B52F1" w:rsidP="003B52F1">
            <w:pPr>
              <w:rPr>
                <w:lang w:val="en-GB"/>
              </w:rPr>
            </w:pPr>
            <w:r w:rsidRPr="00A31E07">
              <w:t>30509.44</w:t>
            </w:r>
          </w:p>
        </w:tc>
      </w:tr>
      <w:tr w:rsidR="003B52F1" w:rsidRPr="00C26C40" w14:paraId="0792783C" w14:textId="77777777" w:rsidTr="00763BC3">
        <w:tc>
          <w:tcPr>
            <w:tcW w:w="1009" w:type="dxa"/>
          </w:tcPr>
          <w:p w14:paraId="2B2C3850" w14:textId="77777777" w:rsidR="003B52F1" w:rsidRPr="00C26C40" w:rsidRDefault="003B52F1" w:rsidP="003B52F1">
            <w:pPr>
              <w:rPr>
                <w:lang w:val="en-GB"/>
              </w:rPr>
            </w:pPr>
            <w:r w:rsidRPr="00C26C40">
              <w:rPr>
                <w:lang w:val="en-GB"/>
              </w:rPr>
              <w:lastRenderedPageBreak/>
              <w:t>SS-201</w:t>
            </w:r>
          </w:p>
        </w:tc>
        <w:tc>
          <w:tcPr>
            <w:tcW w:w="1364" w:type="dxa"/>
          </w:tcPr>
          <w:p w14:paraId="5A791533" w14:textId="77777777" w:rsidR="003B52F1" w:rsidRPr="00C26C40" w:rsidRDefault="003B52F1" w:rsidP="003B52F1">
            <w:pPr>
              <w:rPr>
                <w:lang w:val="en-GB"/>
              </w:rPr>
            </w:pPr>
            <w:r w:rsidRPr="00C26C40">
              <w:rPr>
                <w:lang w:val="en-GB"/>
              </w:rPr>
              <w:t>Flow Splitter</w:t>
            </w:r>
          </w:p>
        </w:tc>
        <w:tc>
          <w:tcPr>
            <w:tcW w:w="691" w:type="dxa"/>
          </w:tcPr>
          <w:p w14:paraId="722F31F2" w14:textId="77777777" w:rsidR="003B52F1" w:rsidRPr="00C26C40" w:rsidRDefault="003B52F1" w:rsidP="003B52F1">
            <w:pPr>
              <w:rPr>
                <w:lang w:val="en-GB"/>
              </w:rPr>
            </w:pPr>
            <w:r w:rsidRPr="00C26C40">
              <w:rPr>
                <w:lang w:val="en-GB"/>
              </w:rPr>
              <w:t>1600</w:t>
            </w:r>
          </w:p>
        </w:tc>
        <w:tc>
          <w:tcPr>
            <w:tcW w:w="737" w:type="dxa"/>
          </w:tcPr>
          <w:p w14:paraId="179C0AC0" w14:textId="77777777" w:rsidR="003B52F1" w:rsidRPr="00C26C40" w:rsidRDefault="003B52F1" w:rsidP="003B52F1">
            <w:pPr>
              <w:rPr>
                <w:lang w:val="en-GB"/>
              </w:rPr>
            </w:pPr>
            <w:r w:rsidRPr="00C26C40">
              <w:rPr>
                <w:lang w:val="en-GB"/>
              </w:rPr>
              <w:t>kg/hr</w:t>
            </w:r>
          </w:p>
        </w:tc>
        <w:tc>
          <w:tcPr>
            <w:tcW w:w="1872" w:type="dxa"/>
          </w:tcPr>
          <w:p w14:paraId="585528B6" w14:textId="1A3E9B3B" w:rsidR="003B52F1" w:rsidRPr="00C26C40" w:rsidRDefault="003B52F1" w:rsidP="003B52F1">
            <w:pPr>
              <w:rPr>
                <w:lang w:val="en-GB"/>
              </w:rPr>
            </w:pPr>
            <w:r w:rsidRPr="00BF1B4B">
              <w:t>4000.00</w:t>
            </w:r>
          </w:p>
        </w:tc>
        <w:tc>
          <w:tcPr>
            <w:tcW w:w="750" w:type="dxa"/>
          </w:tcPr>
          <w:p w14:paraId="5607BA76" w14:textId="77777777" w:rsidR="003B52F1" w:rsidRPr="00C26C40" w:rsidRDefault="003B52F1" w:rsidP="003B52F1">
            <w:pPr>
              <w:rPr>
                <w:lang w:val="en-GB"/>
              </w:rPr>
            </w:pPr>
            <w:r w:rsidRPr="00C26C40">
              <w:rPr>
                <w:lang w:val="en-GB"/>
              </w:rPr>
              <w:t>2.000</w:t>
            </w:r>
          </w:p>
        </w:tc>
        <w:tc>
          <w:tcPr>
            <w:tcW w:w="2071" w:type="dxa"/>
          </w:tcPr>
          <w:p w14:paraId="018933BD" w14:textId="14E85524" w:rsidR="003B52F1" w:rsidRPr="00C26C40" w:rsidRDefault="003B52F1" w:rsidP="003B52F1">
            <w:pPr>
              <w:rPr>
                <w:lang w:val="en-GB"/>
              </w:rPr>
            </w:pPr>
            <w:r w:rsidRPr="00A31E07">
              <w:t>6835.26</w:t>
            </w:r>
          </w:p>
        </w:tc>
      </w:tr>
      <w:tr w:rsidR="003B52F1" w:rsidRPr="00C26C40" w14:paraId="6979413C" w14:textId="77777777" w:rsidTr="00763BC3">
        <w:tc>
          <w:tcPr>
            <w:tcW w:w="1009" w:type="dxa"/>
          </w:tcPr>
          <w:p w14:paraId="191B4D79" w14:textId="77777777" w:rsidR="003B52F1" w:rsidRPr="00C26C40" w:rsidRDefault="003B52F1" w:rsidP="003B52F1">
            <w:pPr>
              <w:rPr>
                <w:lang w:val="en-GB"/>
              </w:rPr>
            </w:pPr>
            <w:r w:rsidRPr="00C26C40">
              <w:rPr>
                <w:lang w:val="en-GB"/>
              </w:rPr>
              <w:t>MX-101/201</w:t>
            </w:r>
          </w:p>
        </w:tc>
        <w:tc>
          <w:tcPr>
            <w:tcW w:w="1364" w:type="dxa"/>
          </w:tcPr>
          <w:p w14:paraId="4777D85C" w14:textId="77777777" w:rsidR="003B52F1" w:rsidRPr="00C26C40" w:rsidRDefault="003B52F1" w:rsidP="003B52F1">
            <w:pPr>
              <w:rPr>
                <w:lang w:val="en-GB"/>
              </w:rPr>
            </w:pPr>
            <w:r w:rsidRPr="00C26C40">
              <w:rPr>
                <w:lang w:val="en-GB"/>
              </w:rPr>
              <w:t>Inline Mixers (×2)</w:t>
            </w:r>
          </w:p>
        </w:tc>
        <w:tc>
          <w:tcPr>
            <w:tcW w:w="691" w:type="dxa"/>
          </w:tcPr>
          <w:p w14:paraId="5BB428DC" w14:textId="77777777" w:rsidR="003B52F1" w:rsidRPr="00C26C40" w:rsidRDefault="003B52F1" w:rsidP="003B52F1">
            <w:pPr>
              <w:rPr>
                <w:lang w:val="en-GB"/>
              </w:rPr>
            </w:pPr>
            <w:r w:rsidRPr="00C26C40">
              <w:rPr>
                <w:lang w:val="en-GB"/>
              </w:rPr>
              <w:t>2</w:t>
            </w:r>
          </w:p>
        </w:tc>
        <w:tc>
          <w:tcPr>
            <w:tcW w:w="737" w:type="dxa"/>
          </w:tcPr>
          <w:p w14:paraId="29906394" w14:textId="77777777" w:rsidR="003B52F1" w:rsidRPr="00C26C40" w:rsidRDefault="003B52F1" w:rsidP="003B52F1">
            <w:pPr>
              <w:rPr>
                <w:lang w:val="en-GB"/>
              </w:rPr>
            </w:pPr>
            <w:r w:rsidRPr="00C26C40">
              <w:rPr>
                <w:lang w:val="en-GB"/>
              </w:rPr>
              <w:t>units</w:t>
            </w:r>
          </w:p>
        </w:tc>
        <w:tc>
          <w:tcPr>
            <w:tcW w:w="1872" w:type="dxa"/>
          </w:tcPr>
          <w:p w14:paraId="2348EE92" w14:textId="1D159152" w:rsidR="003B52F1" w:rsidRPr="00C26C40" w:rsidRDefault="003B52F1" w:rsidP="003B52F1">
            <w:pPr>
              <w:rPr>
                <w:lang w:val="en-GB"/>
              </w:rPr>
            </w:pPr>
            <w:r w:rsidRPr="00BF1B4B">
              <w:t>20994.14</w:t>
            </w:r>
          </w:p>
        </w:tc>
        <w:tc>
          <w:tcPr>
            <w:tcW w:w="750" w:type="dxa"/>
          </w:tcPr>
          <w:p w14:paraId="3FF52DA8" w14:textId="77777777" w:rsidR="003B52F1" w:rsidRPr="00C26C40" w:rsidRDefault="003B52F1" w:rsidP="003B52F1">
            <w:pPr>
              <w:rPr>
                <w:lang w:val="en-GB"/>
              </w:rPr>
            </w:pPr>
            <w:r w:rsidRPr="00C26C40">
              <w:rPr>
                <w:lang w:val="en-GB"/>
              </w:rPr>
              <w:t>2.000</w:t>
            </w:r>
          </w:p>
        </w:tc>
        <w:tc>
          <w:tcPr>
            <w:tcW w:w="2071" w:type="dxa"/>
          </w:tcPr>
          <w:p w14:paraId="3BE55EF9" w14:textId="7FBAC85D" w:rsidR="003B52F1" w:rsidRPr="00C26C40" w:rsidRDefault="003B52F1" w:rsidP="003B52F1">
            <w:pPr>
              <w:rPr>
                <w:lang w:val="en-GB"/>
              </w:rPr>
            </w:pPr>
            <w:r w:rsidRPr="00A31E07">
              <w:t>35875.12</w:t>
            </w:r>
          </w:p>
        </w:tc>
      </w:tr>
      <w:tr w:rsidR="0053702F" w:rsidRPr="00C26C40" w14:paraId="1C91F6DC" w14:textId="77777777" w:rsidTr="00763BC3">
        <w:tc>
          <w:tcPr>
            <w:tcW w:w="1009" w:type="dxa"/>
          </w:tcPr>
          <w:p w14:paraId="6BC87F46" w14:textId="77777777" w:rsidR="0053702F" w:rsidRPr="00C26C40" w:rsidRDefault="0053702F" w:rsidP="00870DFD">
            <w:pPr>
              <w:rPr>
                <w:lang w:val="en-GB"/>
              </w:rPr>
            </w:pPr>
            <w:r w:rsidRPr="00C26C40">
              <w:rPr>
                <w:lang w:val="en-GB"/>
              </w:rPr>
              <w:t>Subtotal</w:t>
            </w:r>
          </w:p>
        </w:tc>
        <w:tc>
          <w:tcPr>
            <w:tcW w:w="1364" w:type="dxa"/>
          </w:tcPr>
          <w:p w14:paraId="05C79087" w14:textId="77777777" w:rsidR="0053702F" w:rsidRPr="00C26C40" w:rsidRDefault="0053702F" w:rsidP="00870DFD">
            <w:pPr>
              <w:rPr>
                <w:lang w:val="en-GB"/>
              </w:rPr>
            </w:pPr>
          </w:p>
        </w:tc>
        <w:tc>
          <w:tcPr>
            <w:tcW w:w="691" w:type="dxa"/>
          </w:tcPr>
          <w:p w14:paraId="54003454" w14:textId="77777777" w:rsidR="0053702F" w:rsidRPr="00C26C40" w:rsidRDefault="0053702F" w:rsidP="00870DFD">
            <w:pPr>
              <w:rPr>
                <w:lang w:val="en-GB"/>
              </w:rPr>
            </w:pPr>
          </w:p>
        </w:tc>
        <w:tc>
          <w:tcPr>
            <w:tcW w:w="737" w:type="dxa"/>
          </w:tcPr>
          <w:p w14:paraId="26E45794" w14:textId="77777777" w:rsidR="0053702F" w:rsidRPr="00C26C40" w:rsidRDefault="0053702F" w:rsidP="00870DFD">
            <w:pPr>
              <w:rPr>
                <w:lang w:val="en-GB"/>
              </w:rPr>
            </w:pPr>
          </w:p>
        </w:tc>
        <w:tc>
          <w:tcPr>
            <w:tcW w:w="1872" w:type="dxa"/>
          </w:tcPr>
          <w:p w14:paraId="2100932C" w14:textId="77777777" w:rsidR="0053702F" w:rsidRPr="00C26C40" w:rsidRDefault="0053702F" w:rsidP="00870DFD">
            <w:pPr>
              <w:rPr>
                <w:lang w:val="en-GB"/>
              </w:rPr>
            </w:pPr>
          </w:p>
        </w:tc>
        <w:tc>
          <w:tcPr>
            <w:tcW w:w="750" w:type="dxa"/>
          </w:tcPr>
          <w:p w14:paraId="2E1AC09F" w14:textId="77777777" w:rsidR="0053702F" w:rsidRPr="00C26C40" w:rsidRDefault="0053702F" w:rsidP="00870DFD">
            <w:pPr>
              <w:rPr>
                <w:lang w:val="en-GB"/>
              </w:rPr>
            </w:pPr>
          </w:p>
        </w:tc>
        <w:tc>
          <w:tcPr>
            <w:tcW w:w="2071" w:type="dxa"/>
          </w:tcPr>
          <w:p w14:paraId="535C7218" w14:textId="48EB93F7" w:rsidR="0053702F" w:rsidRPr="00C26C40" w:rsidRDefault="001C6811" w:rsidP="00870DFD">
            <w:pPr>
              <w:rPr>
                <w:lang w:val="en-GB"/>
              </w:rPr>
            </w:pPr>
            <w:r w:rsidRPr="001C6811">
              <w:rPr>
                <w:lang w:val="en-GB"/>
              </w:rPr>
              <w:t>316668.99</w:t>
            </w:r>
          </w:p>
        </w:tc>
      </w:tr>
    </w:tbl>
    <w:p w14:paraId="26B81E3B" w14:textId="77777777" w:rsidR="0053702F" w:rsidRPr="00C26C40" w:rsidRDefault="0053702F" w:rsidP="0053702F"/>
    <w:p w14:paraId="006C7BC7" w14:textId="7182BB14" w:rsidR="0053702F" w:rsidRPr="00C26C40" w:rsidRDefault="0053702F" w:rsidP="00134FFF">
      <w:pPr>
        <w:pStyle w:val="Heading3"/>
      </w:pPr>
      <w:bookmarkStart w:id="462" w:name="_Toc237245049"/>
      <w:r w:rsidRPr="00C26C40">
        <w:t>Total Capital Investment Summary</w:t>
      </w:r>
      <w:bookmarkEnd w:id="462"/>
    </w:p>
    <w:p w14:paraId="5CD53990" w14:textId="7C2FCEED" w:rsidR="0053702F" w:rsidRPr="00C26C40" w:rsidRDefault="0053702F" w:rsidP="00C07C11">
      <w:pPr>
        <w:pStyle w:val="Heading4"/>
      </w:pPr>
      <w:r w:rsidRPr="00C26C40">
        <w:t>Fixed Capital Investment (FCI)</w:t>
      </w:r>
    </w:p>
    <w:p w14:paraId="7B0E32F6" w14:textId="3E0C08A7" w:rsidR="0053702F" w:rsidRPr="00C26C40" w:rsidRDefault="0053702F" w:rsidP="0053702F">
      <w:r w:rsidRPr="00C26C40">
        <w:t>The Fixed Capital Investment (FCI) is derived from the grass-roots investment (</w:t>
      </w:r>
      <m:oMath>
        <m:sSub>
          <m:sSubPr>
            <m:ctrlPr>
              <w:rPr>
                <w:rFonts w:ascii="Cambria Math" w:hAnsi="Cambria Math"/>
                <w:i/>
              </w:rPr>
            </m:ctrlPr>
          </m:sSubPr>
          <m:e>
            <m:r>
              <w:rPr>
                <w:rFonts w:ascii="Cambria Math" w:hAnsi="Cambria Math"/>
              </w:rPr>
              <m:t>C</m:t>
            </m:r>
          </m:e>
          <m:sub>
            <m:r>
              <w:rPr>
                <w:rFonts w:ascii="Cambria Math" w:hAnsi="Cambria Math"/>
              </w:rPr>
              <m:t>GR</m:t>
            </m:r>
          </m:sub>
        </m:sSub>
      </m:oMath>
      <w:r w:rsidRPr="00C26C40">
        <w:t>) by the addition of the EPC (Engineering, Procurement and Construction) management fee and a project contingency, as follows:</w:t>
      </w:r>
    </w:p>
    <w:p w14:paraId="1873817D" w14:textId="6167D6B9" w:rsidR="00C07C11" w:rsidRPr="00C26C40" w:rsidRDefault="003D0B1E" w:rsidP="0053702F">
      <m:oMathPara>
        <m:oMath>
          <m:sSub>
            <m:sSubPr>
              <m:ctrlPr>
                <w:rPr>
                  <w:rFonts w:ascii="Cambria Math" w:hAnsi="Cambria Math"/>
                  <w:i/>
                </w:rPr>
              </m:ctrlPr>
            </m:sSubPr>
            <m:e>
              <m:r>
                <w:rPr>
                  <w:rFonts w:ascii="Cambria Math" w:hAnsi="Cambria Math"/>
                </w:rPr>
                <m:t>C</m:t>
              </m:r>
            </m:e>
            <m:sub>
              <m:r>
                <w:rPr>
                  <w:rFonts w:ascii="Cambria Math" w:hAnsi="Cambria Math"/>
                </w:rPr>
                <m:t>GR</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BM,Ghana</m:t>
              </m:r>
            </m:sub>
          </m:sSub>
          <m:r>
            <w:rPr>
              <w:rFonts w:ascii="Cambria Math" w:hAnsi="Cambria Math"/>
            </w:rPr>
            <m:t xml:space="preserve"> + Site Dev. + Auxiliary Buildings + Utilities Infrastructure</m:t>
          </m:r>
        </m:oMath>
      </m:oMathPara>
    </w:p>
    <w:p w14:paraId="3A6EC463" w14:textId="5E93BBF9" w:rsidR="0053702F" w:rsidRPr="00C26C40" w:rsidRDefault="00C07C11" w:rsidP="0053702F">
      <m:oMathPara>
        <m:oMath>
          <m:r>
            <w:rPr>
              <w:rFonts w:ascii="Cambria Math" w:hAnsi="Cambria Math"/>
            </w:rPr>
            <m:t xml:space="preserve">FCI = </m:t>
          </m:r>
          <m:sSub>
            <m:sSubPr>
              <m:ctrlPr>
                <w:rPr>
                  <w:rFonts w:ascii="Cambria Math" w:hAnsi="Cambria Math"/>
                  <w:i/>
                </w:rPr>
              </m:ctrlPr>
            </m:sSubPr>
            <m:e>
              <m:r>
                <w:rPr>
                  <w:rFonts w:ascii="Cambria Math" w:hAnsi="Cambria Math"/>
                </w:rPr>
                <m:t>C</m:t>
              </m:r>
            </m:e>
            <m:sub>
              <m:r>
                <w:rPr>
                  <w:rFonts w:ascii="Cambria Math" w:hAnsi="Cambria Math"/>
                </w:rPr>
                <m:t>GR</m:t>
              </m:r>
            </m:sub>
          </m:sSub>
          <m:r>
            <w:rPr>
              <w:rFonts w:ascii="Cambria Math" w:hAnsi="Cambria Math"/>
            </w:rPr>
            <m:t xml:space="preserve"> + EPC Fee (10%) + Contingency (10%)</m:t>
          </m:r>
        </m:oMath>
      </m:oMathPara>
    </w:p>
    <w:p w14:paraId="4670D39F" w14:textId="1DC41570" w:rsidR="0053702F" w:rsidRPr="00C26C40" w:rsidRDefault="0053702F" w:rsidP="0053702F">
      <w:r w:rsidRPr="00C26C40">
        <w:t>The site development allowance</w:t>
      </w:r>
      <w:r w:rsidR="00FA3FEA">
        <w:t xml:space="preserve">, </w:t>
      </w:r>
      <w:r w:rsidRPr="00C26C40">
        <w:t>auxiliary buildings allowance and utilities infrastructure allowance are consistent with the factors recommended by Turton et al. (2018) for a grassroots chemical plant on a developed industrial site. The contingency of 1</w:t>
      </w:r>
      <w:r w:rsidR="00FA3FEA">
        <w:t>0</w:t>
      </w:r>
      <w:r w:rsidRPr="00C26C40">
        <w:t>% is appropriate for a Class 4 estimate with expected accuracy of ±30–50% (AACE International, 2016). The plant is assumed to be located on a brownfield site within the Ghana Integrated Aluminium Development Corporation (GIADEC) industrial framework at Awaso, which reduces civil site preparation costs relative to a greenfield location. The total Fixed Capital Investment is USD 24,899,154 (GHS 298,956,670).</w:t>
      </w:r>
    </w:p>
    <w:p w14:paraId="3C0D806D" w14:textId="21881598" w:rsidR="00C07C11" w:rsidRPr="00C26C40" w:rsidRDefault="00C07C11" w:rsidP="00C07C11">
      <w:pPr>
        <w:pStyle w:val="Caption"/>
        <w:keepNext/>
      </w:pPr>
      <w:bookmarkStart w:id="463" w:name="_Toc237244881"/>
      <w:r w:rsidRPr="00C26C40">
        <w:t xml:space="preserve">Table </w:t>
      </w:r>
      <w:fldSimple w:instr=" STYLEREF 1 \s ">
        <w:r w:rsidR="006221B8">
          <w:rPr>
            <w:noProof/>
          </w:rPr>
          <w:t>10</w:t>
        </w:r>
      </w:fldSimple>
      <w:r w:rsidR="00B61202">
        <w:noBreakHyphen/>
      </w:r>
      <w:fldSimple w:instr=" SEQ Table \* ARABIC \s 1 ">
        <w:r w:rsidR="006221B8">
          <w:rPr>
            <w:noProof/>
          </w:rPr>
          <w:t>11</w:t>
        </w:r>
      </w:fldSimple>
      <w:r w:rsidRPr="00C26C40">
        <w:t xml:space="preserve"> Total Capital Investment Summary</w:t>
      </w:r>
      <w:bookmarkEnd w:id="463"/>
    </w:p>
    <w:tbl>
      <w:tblPr>
        <w:tblStyle w:val="TableGrid"/>
        <w:tblW w:w="0" w:type="auto"/>
        <w:tblLook w:val="04A0" w:firstRow="1" w:lastRow="0" w:firstColumn="1" w:lastColumn="0" w:noHBand="0" w:noVBand="1"/>
      </w:tblPr>
      <w:tblGrid>
        <w:gridCol w:w="2139"/>
        <w:gridCol w:w="2113"/>
        <w:gridCol w:w="2115"/>
        <w:gridCol w:w="2127"/>
      </w:tblGrid>
      <w:tr w:rsidR="0053702F" w:rsidRPr="00C26C40" w14:paraId="60074018" w14:textId="77777777" w:rsidTr="00C07C11">
        <w:tc>
          <w:tcPr>
            <w:tcW w:w="2139" w:type="dxa"/>
          </w:tcPr>
          <w:p w14:paraId="6DEF273B" w14:textId="77777777" w:rsidR="0053702F" w:rsidRPr="00C26C40" w:rsidRDefault="0053702F" w:rsidP="00870DFD">
            <w:pPr>
              <w:rPr>
                <w:b/>
                <w:bCs/>
                <w:szCs w:val="24"/>
                <w:lang w:val="en-GB"/>
              </w:rPr>
            </w:pPr>
            <w:r w:rsidRPr="00C26C40">
              <w:rPr>
                <w:b/>
                <w:bCs/>
                <w:szCs w:val="24"/>
                <w:lang w:val="en-GB"/>
              </w:rPr>
              <w:t>Cost Component</w:t>
            </w:r>
          </w:p>
        </w:tc>
        <w:tc>
          <w:tcPr>
            <w:tcW w:w="2113" w:type="dxa"/>
          </w:tcPr>
          <w:p w14:paraId="0AC0F2E8" w14:textId="77777777" w:rsidR="0053702F" w:rsidRPr="00C26C40" w:rsidRDefault="0053702F" w:rsidP="00870DFD">
            <w:pPr>
              <w:rPr>
                <w:b/>
                <w:bCs/>
                <w:szCs w:val="24"/>
                <w:lang w:val="en-GB"/>
              </w:rPr>
            </w:pPr>
            <w:r w:rsidRPr="00C26C40">
              <w:rPr>
                <w:b/>
                <w:bCs/>
                <w:szCs w:val="24"/>
                <w:lang w:val="en-GB"/>
              </w:rPr>
              <w:t>Factor</w:t>
            </w:r>
          </w:p>
        </w:tc>
        <w:tc>
          <w:tcPr>
            <w:tcW w:w="2115" w:type="dxa"/>
          </w:tcPr>
          <w:p w14:paraId="2733541F" w14:textId="77777777" w:rsidR="0053702F" w:rsidRPr="00C26C40" w:rsidRDefault="0053702F" w:rsidP="00870DFD">
            <w:pPr>
              <w:rPr>
                <w:b/>
                <w:bCs/>
                <w:szCs w:val="24"/>
                <w:lang w:val="en-GB"/>
              </w:rPr>
            </w:pPr>
            <w:r w:rsidRPr="00C26C40">
              <w:rPr>
                <w:b/>
                <w:bCs/>
                <w:szCs w:val="24"/>
                <w:lang w:val="en-GB"/>
              </w:rPr>
              <w:t>USD</w:t>
            </w:r>
          </w:p>
        </w:tc>
        <w:tc>
          <w:tcPr>
            <w:tcW w:w="2127" w:type="dxa"/>
          </w:tcPr>
          <w:p w14:paraId="772EF8AF" w14:textId="77777777" w:rsidR="0053702F" w:rsidRPr="00C26C40" w:rsidRDefault="0053702F" w:rsidP="00870DFD">
            <w:pPr>
              <w:rPr>
                <w:b/>
                <w:bCs/>
                <w:szCs w:val="24"/>
                <w:lang w:val="en-GB"/>
              </w:rPr>
            </w:pPr>
            <w:r w:rsidRPr="00C26C40">
              <w:rPr>
                <w:b/>
                <w:bCs/>
                <w:szCs w:val="24"/>
                <w:lang w:val="en-GB"/>
              </w:rPr>
              <w:t>GHS</w:t>
            </w:r>
          </w:p>
        </w:tc>
      </w:tr>
      <w:tr w:rsidR="0053702F" w:rsidRPr="00C26C40" w14:paraId="08CDF7B0" w14:textId="77777777" w:rsidTr="00C07C11">
        <w:tc>
          <w:tcPr>
            <w:tcW w:w="2139" w:type="dxa"/>
          </w:tcPr>
          <w:p w14:paraId="1132AF90" w14:textId="1723582B" w:rsidR="0053702F" w:rsidRPr="00C26C40" w:rsidRDefault="0053702F" w:rsidP="00870DFD">
            <w:pPr>
              <w:rPr>
                <w:sz w:val="22"/>
                <w:szCs w:val="22"/>
                <w:lang w:val="en-GB"/>
              </w:rPr>
            </w:pPr>
            <w:r w:rsidRPr="00C26C40">
              <w:rPr>
                <w:sz w:val="22"/>
                <w:szCs w:val="22"/>
                <w:lang w:val="en-GB"/>
              </w:rPr>
              <w:t>Total Bare Module Cost (USGC, 20</w:t>
            </w:r>
            <w:r w:rsidR="00C876E1">
              <w:rPr>
                <w:sz w:val="22"/>
                <w:szCs w:val="22"/>
                <w:lang w:val="en-GB"/>
              </w:rPr>
              <w:t>26</w:t>
            </w:r>
            <w:r w:rsidRPr="00C26C40">
              <w:rPr>
                <w:sz w:val="22"/>
                <w:szCs w:val="22"/>
                <w:lang w:val="en-GB"/>
              </w:rPr>
              <w:t>)</w:t>
            </w:r>
          </w:p>
        </w:tc>
        <w:tc>
          <w:tcPr>
            <w:tcW w:w="2113" w:type="dxa"/>
          </w:tcPr>
          <w:p w14:paraId="6085EECB" w14:textId="77777777" w:rsidR="0053702F" w:rsidRPr="00C26C40" w:rsidRDefault="0053702F" w:rsidP="00870DFD">
            <w:pPr>
              <w:rPr>
                <w:sz w:val="22"/>
                <w:szCs w:val="22"/>
                <w:lang w:val="en-GB"/>
              </w:rPr>
            </w:pPr>
            <w:r w:rsidRPr="00C26C40">
              <w:rPr>
                <w:sz w:val="22"/>
                <w:szCs w:val="22"/>
                <w:lang w:val="en-GB"/>
              </w:rPr>
              <w:t>—</w:t>
            </w:r>
          </w:p>
        </w:tc>
        <w:tc>
          <w:tcPr>
            <w:tcW w:w="2115" w:type="dxa"/>
          </w:tcPr>
          <w:p w14:paraId="0D26C687" w14:textId="22692825" w:rsidR="0053702F" w:rsidRPr="00C26C40" w:rsidRDefault="00C76D1B" w:rsidP="00870DFD">
            <w:pPr>
              <w:rPr>
                <w:sz w:val="22"/>
                <w:szCs w:val="22"/>
                <w:lang w:val="en-GB"/>
              </w:rPr>
            </w:pPr>
            <w:r>
              <w:rPr>
                <w:sz w:val="22"/>
                <w:szCs w:val="22"/>
                <w:lang w:val="en-GB"/>
              </w:rPr>
              <w:t>9,927,674.21</w:t>
            </w:r>
          </w:p>
        </w:tc>
        <w:tc>
          <w:tcPr>
            <w:tcW w:w="2127" w:type="dxa"/>
          </w:tcPr>
          <w:p w14:paraId="239AE849" w14:textId="438014B7" w:rsidR="0053702F" w:rsidRPr="00C26C40" w:rsidRDefault="005521A0" w:rsidP="00870DFD">
            <w:pPr>
              <w:rPr>
                <w:sz w:val="22"/>
                <w:szCs w:val="22"/>
                <w:lang w:val="en-GB"/>
              </w:rPr>
            </w:pPr>
            <w:r w:rsidRPr="005521A0">
              <w:rPr>
                <w:sz w:val="22"/>
                <w:szCs w:val="22"/>
                <w:lang w:val="en-GB"/>
              </w:rPr>
              <w:t>119198606</w:t>
            </w:r>
          </w:p>
        </w:tc>
      </w:tr>
      <w:tr w:rsidR="00D673A0" w:rsidRPr="00C26C40" w14:paraId="7A3F5CE4" w14:textId="77777777" w:rsidTr="00C07C11">
        <w:tc>
          <w:tcPr>
            <w:tcW w:w="2139" w:type="dxa"/>
          </w:tcPr>
          <w:p w14:paraId="27CE5C3F" w14:textId="63A9409C" w:rsidR="00D673A0" w:rsidRPr="00C26C40" w:rsidRDefault="00DF53AB" w:rsidP="00D673A0">
            <w:pPr>
              <w:rPr>
                <w:sz w:val="22"/>
                <w:szCs w:val="22"/>
                <w:lang w:val="en-GB"/>
              </w:rPr>
            </w:pPr>
            <w:r>
              <w:rPr>
                <w:sz w:val="22"/>
                <w:szCs w:val="22"/>
                <w:lang w:val="en-GB"/>
              </w:rPr>
              <w:lastRenderedPageBreak/>
              <w:t>Fixed Capital Investment</w:t>
            </w:r>
          </w:p>
        </w:tc>
        <w:tc>
          <w:tcPr>
            <w:tcW w:w="2113" w:type="dxa"/>
          </w:tcPr>
          <w:p w14:paraId="32B59A55" w14:textId="7CD189A3" w:rsidR="00D673A0" w:rsidRPr="00C26C40" w:rsidRDefault="00D673A0" w:rsidP="00D673A0">
            <w:pPr>
              <w:rPr>
                <w:sz w:val="22"/>
                <w:szCs w:val="22"/>
                <w:lang w:val="en-GB"/>
              </w:rPr>
            </w:pPr>
            <w:r w:rsidRPr="00C26C40">
              <w:rPr>
                <w:sz w:val="22"/>
                <w:szCs w:val="22"/>
                <w:lang w:val="en-GB"/>
              </w:rPr>
              <w:t>×1.35</w:t>
            </w:r>
            <w:r w:rsidR="00DF53AB">
              <w:rPr>
                <w:sz w:val="22"/>
                <w:szCs w:val="22"/>
                <w:lang w:val="en-GB"/>
              </w:rPr>
              <w:t xml:space="preserve"> (Ghana </w:t>
            </w:r>
            <w:r w:rsidR="00604754">
              <w:rPr>
                <w:sz w:val="22"/>
                <w:szCs w:val="22"/>
                <w:lang w:val="en-GB"/>
              </w:rPr>
              <w:t>Location Adjustment)</w:t>
            </w:r>
          </w:p>
        </w:tc>
        <w:tc>
          <w:tcPr>
            <w:tcW w:w="2115" w:type="dxa"/>
          </w:tcPr>
          <w:p w14:paraId="7BEE7742" w14:textId="1E89F89B" w:rsidR="00D673A0" w:rsidRPr="00C26C40" w:rsidRDefault="00D673A0" w:rsidP="00D673A0">
            <w:pPr>
              <w:rPr>
                <w:sz w:val="22"/>
                <w:szCs w:val="22"/>
                <w:lang w:val="en-GB"/>
              </w:rPr>
            </w:pPr>
            <w:r w:rsidRPr="0028366B">
              <w:t>13402360.19</w:t>
            </w:r>
          </w:p>
        </w:tc>
        <w:tc>
          <w:tcPr>
            <w:tcW w:w="2127" w:type="dxa"/>
          </w:tcPr>
          <w:p w14:paraId="06620AA7" w14:textId="2DA6211A" w:rsidR="00D673A0" w:rsidRPr="00C26C40" w:rsidRDefault="00D673A0" w:rsidP="00D673A0">
            <w:pPr>
              <w:rPr>
                <w:sz w:val="22"/>
                <w:szCs w:val="22"/>
                <w:lang w:val="en-GB"/>
              </w:rPr>
            </w:pPr>
            <w:r w:rsidRPr="0028366B">
              <w:t>160918118</w:t>
            </w:r>
          </w:p>
        </w:tc>
      </w:tr>
      <w:tr w:rsidR="00D673A0" w:rsidRPr="00C26C40" w14:paraId="5A1A7636" w14:textId="77777777" w:rsidTr="00C07C11">
        <w:tc>
          <w:tcPr>
            <w:tcW w:w="2139" w:type="dxa"/>
          </w:tcPr>
          <w:p w14:paraId="6BDB87D1" w14:textId="77777777" w:rsidR="00D673A0" w:rsidRPr="00C26C40" w:rsidRDefault="00D673A0" w:rsidP="00D673A0">
            <w:pPr>
              <w:rPr>
                <w:sz w:val="22"/>
                <w:szCs w:val="22"/>
                <w:lang w:val="en-GB"/>
              </w:rPr>
            </w:pPr>
            <w:r w:rsidRPr="00C26C40">
              <w:rPr>
                <w:sz w:val="22"/>
                <w:szCs w:val="22"/>
                <w:lang w:val="en-GB"/>
              </w:rPr>
              <w:t>Site Development &amp; Civil (5%)</w:t>
            </w:r>
          </w:p>
        </w:tc>
        <w:tc>
          <w:tcPr>
            <w:tcW w:w="2113" w:type="dxa"/>
          </w:tcPr>
          <w:p w14:paraId="5FF659D4" w14:textId="78B99F0B" w:rsidR="00D673A0" w:rsidRPr="00C26C40" w:rsidRDefault="00D673A0" w:rsidP="00D673A0">
            <w:pPr>
              <w:rPr>
                <w:sz w:val="22"/>
                <w:szCs w:val="22"/>
                <w:lang w:val="en-GB"/>
              </w:rPr>
            </w:pPr>
            <w:r w:rsidRPr="00C26C40">
              <w:rPr>
                <w:sz w:val="22"/>
                <w:szCs w:val="22"/>
                <w:lang w:val="en-GB"/>
              </w:rPr>
              <w:t xml:space="preserve">5% of </w:t>
            </w:r>
            <m:oMath>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lang w:val="en-GB"/>
                    </w:rPr>
                    <m:t>BM,GH</m:t>
                  </m:r>
                </m:sub>
              </m:sSub>
            </m:oMath>
          </w:p>
        </w:tc>
        <w:tc>
          <w:tcPr>
            <w:tcW w:w="2115" w:type="dxa"/>
          </w:tcPr>
          <w:p w14:paraId="08E1126E" w14:textId="337D80AE" w:rsidR="00D673A0" w:rsidRPr="00C26C40" w:rsidRDefault="00D673A0" w:rsidP="00D673A0">
            <w:pPr>
              <w:rPr>
                <w:sz w:val="22"/>
                <w:szCs w:val="22"/>
                <w:lang w:val="en-GB"/>
              </w:rPr>
            </w:pPr>
            <w:r w:rsidRPr="0084759A">
              <w:t>670118.01</w:t>
            </w:r>
          </w:p>
        </w:tc>
        <w:tc>
          <w:tcPr>
            <w:tcW w:w="2127" w:type="dxa"/>
          </w:tcPr>
          <w:p w14:paraId="3D8CB577" w14:textId="068F5A56" w:rsidR="00D673A0" w:rsidRPr="00C26C40" w:rsidRDefault="00D673A0" w:rsidP="00D673A0">
            <w:pPr>
              <w:rPr>
                <w:sz w:val="22"/>
                <w:szCs w:val="22"/>
                <w:lang w:val="en-GB"/>
              </w:rPr>
            </w:pPr>
            <w:r w:rsidRPr="0084759A">
              <w:t>8045905.90</w:t>
            </w:r>
          </w:p>
        </w:tc>
      </w:tr>
      <w:tr w:rsidR="00D673A0" w:rsidRPr="00C26C40" w14:paraId="21205C00" w14:textId="77777777" w:rsidTr="00C07C11">
        <w:tc>
          <w:tcPr>
            <w:tcW w:w="2139" w:type="dxa"/>
          </w:tcPr>
          <w:p w14:paraId="4435E99B" w14:textId="77777777" w:rsidR="00D673A0" w:rsidRPr="00C26C40" w:rsidRDefault="00D673A0" w:rsidP="00D673A0">
            <w:pPr>
              <w:rPr>
                <w:sz w:val="22"/>
                <w:szCs w:val="22"/>
                <w:lang w:val="en-GB"/>
              </w:rPr>
            </w:pPr>
            <w:r w:rsidRPr="00C26C40">
              <w:rPr>
                <w:sz w:val="22"/>
                <w:szCs w:val="22"/>
                <w:lang w:val="en-GB"/>
              </w:rPr>
              <w:t>Auxiliary Buildings (8%)</w:t>
            </w:r>
          </w:p>
        </w:tc>
        <w:tc>
          <w:tcPr>
            <w:tcW w:w="2113" w:type="dxa"/>
          </w:tcPr>
          <w:p w14:paraId="634FC00A" w14:textId="6DF12350" w:rsidR="00D673A0" w:rsidRPr="00C26C40" w:rsidRDefault="00D673A0" w:rsidP="00D673A0">
            <w:pPr>
              <w:rPr>
                <w:sz w:val="22"/>
                <w:szCs w:val="22"/>
                <w:lang w:val="en-GB"/>
              </w:rPr>
            </w:pPr>
            <w:r w:rsidRPr="00C26C40">
              <w:rPr>
                <w:sz w:val="22"/>
                <w:szCs w:val="22"/>
                <w:lang w:val="en-GB"/>
              </w:rPr>
              <w:t xml:space="preserve">8% of </w:t>
            </w:r>
            <m:oMath>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lang w:val="en-GB"/>
                    </w:rPr>
                    <m:t>BM,GH</m:t>
                  </m:r>
                </m:sub>
              </m:sSub>
            </m:oMath>
          </w:p>
        </w:tc>
        <w:tc>
          <w:tcPr>
            <w:tcW w:w="2115" w:type="dxa"/>
          </w:tcPr>
          <w:p w14:paraId="05872C95" w14:textId="018648E0" w:rsidR="00D673A0" w:rsidRPr="00C26C40" w:rsidRDefault="00D673A0" w:rsidP="00D673A0">
            <w:pPr>
              <w:rPr>
                <w:sz w:val="22"/>
                <w:szCs w:val="22"/>
                <w:lang w:val="en-GB"/>
              </w:rPr>
            </w:pPr>
            <w:r w:rsidRPr="00890EA6">
              <w:t>1072188.81</w:t>
            </w:r>
          </w:p>
        </w:tc>
        <w:tc>
          <w:tcPr>
            <w:tcW w:w="2127" w:type="dxa"/>
          </w:tcPr>
          <w:p w14:paraId="2DC607A7" w14:textId="6385DD14" w:rsidR="00D673A0" w:rsidRPr="00C26C40" w:rsidRDefault="00D673A0" w:rsidP="00D673A0">
            <w:pPr>
              <w:rPr>
                <w:sz w:val="22"/>
                <w:szCs w:val="22"/>
                <w:lang w:val="en-GB"/>
              </w:rPr>
            </w:pPr>
            <w:r w:rsidRPr="00890EA6">
              <w:t>12873449.44</w:t>
            </w:r>
          </w:p>
        </w:tc>
      </w:tr>
      <w:tr w:rsidR="00C34A49" w:rsidRPr="00C26C40" w14:paraId="3D8BAE81" w14:textId="77777777" w:rsidTr="00C07C11">
        <w:tc>
          <w:tcPr>
            <w:tcW w:w="2139" w:type="dxa"/>
          </w:tcPr>
          <w:p w14:paraId="717626AB" w14:textId="77777777" w:rsidR="00C34A49" w:rsidRPr="00C26C40" w:rsidRDefault="00C34A49" w:rsidP="00C34A49">
            <w:pPr>
              <w:rPr>
                <w:sz w:val="22"/>
                <w:szCs w:val="22"/>
                <w:lang w:val="en-GB"/>
              </w:rPr>
            </w:pPr>
            <w:r w:rsidRPr="00C26C40">
              <w:rPr>
                <w:sz w:val="22"/>
                <w:szCs w:val="22"/>
                <w:lang w:val="en-GB"/>
              </w:rPr>
              <w:t>Utilities Infrastructure (10%)</w:t>
            </w:r>
          </w:p>
        </w:tc>
        <w:tc>
          <w:tcPr>
            <w:tcW w:w="2113" w:type="dxa"/>
          </w:tcPr>
          <w:p w14:paraId="5CB65093" w14:textId="5C874125" w:rsidR="00C34A49" w:rsidRPr="00C26C40" w:rsidRDefault="00C34A49" w:rsidP="00C34A49">
            <w:pPr>
              <w:rPr>
                <w:sz w:val="22"/>
                <w:szCs w:val="22"/>
                <w:lang w:val="en-GB"/>
              </w:rPr>
            </w:pPr>
            <w:r w:rsidRPr="00C26C40">
              <w:rPr>
                <w:sz w:val="22"/>
                <w:szCs w:val="22"/>
                <w:lang w:val="en-GB"/>
              </w:rPr>
              <w:t xml:space="preserve">10% of </w:t>
            </w:r>
            <m:oMath>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lang w:val="en-GB"/>
                    </w:rPr>
                    <m:t>BM,GH</m:t>
                  </m:r>
                </m:sub>
              </m:sSub>
            </m:oMath>
          </w:p>
        </w:tc>
        <w:tc>
          <w:tcPr>
            <w:tcW w:w="2115" w:type="dxa"/>
          </w:tcPr>
          <w:p w14:paraId="593E0B51" w14:textId="1573463B" w:rsidR="00C34A49" w:rsidRPr="00C26C40" w:rsidRDefault="00C34A49" w:rsidP="00C34A49">
            <w:pPr>
              <w:rPr>
                <w:sz w:val="22"/>
                <w:szCs w:val="22"/>
                <w:lang w:val="en-GB"/>
              </w:rPr>
            </w:pPr>
            <w:r w:rsidRPr="00636946">
              <w:t>1340236.02</w:t>
            </w:r>
          </w:p>
        </w:tc>
        <w:tc>
          <w:tcPr>
            <w:tcW w:w="2127" w:type="dxa"/>
          </w:tcPr>
          <w:p w14:paraId="3C44FC31" w14:textId="52F65A10" w:rsidR="00C34A49" w:rsidRPr="00C26C40" w:rsidRDefault="00C34A49" w:rsidP="00C34A49">
            <w:pPr>
              <w:rPr>
                <w:sz w:val="22"/>
                <w:szCs w:val="22"/>
                <w:lang w:val="en-GB"/>
              </w:rPr>
            </w:pPr>
            <w:r w:rsidRPr="00636946">
              <w:t>16091811.80</w:t>
            </w:r>
          </w:p>
        </w:tc>
      </w:tr>
      <w:tr w:rsidR="00C34A49" w:rsidRPr="00C26C40" w14:paraId="5FC6363B" w14:textId="77777777" w:rsidTr="00C07C11">
        <w:tc>
          <w:tcPr>
            <w:tcW w:w="2139" w:type="dxa"/>
          </w:tcPr>
          <w:p w14:paraId="32B26860" w14:textId="536173D9" w:rsidR="00C34A49" w:rsidRPr="00C26C40" w:rsidRDefault="00C34A49" w:rsidP="00C34A49">
            <w:pPr>
              <w:rPr>
                <w:sz w:val="22"/>
                <w:szCs w:val="22"/>
                <w:lang w:val="en-GB"/>
              </w:rPr>
            </w:pPr>
            <w:r w:rsidRPr="00C26C40">
              <w:rPr>
                <w:sz w:val="22"/>
                <w:szCs w:val="22"/>
                <w:lang w:val="en-GB"/>
              </w:rPr>
              <w:t>Grass-Roots Investment (</w:t>
            </w:r>
            <m:oMath>
              <m:sSub>
                <m:sSubPr>
                  <m:ctrlPr>
                    <w:rPr>
                      <w:rFonts w:ascii="Cambria Math" w:hAnsi="Cambria Math"/>
                      <w:i/>
                      <w:sz w:val="22"/>
                      <w:szCs w:val="22"/>
                    </w:rPr>
                  </m:ctrlPr>
                </m:sSubPr>
                <m:e>
                  <m:r>
                    <w:rPr>
                      <w:rFonts w:ascii="Cambria Math" w:hAnsi="Cambria Math"/>
                      <w:sz w:val="22"/>
                      <w:szCs w:val="22"/>
                      <w:lang w:val="en-GB"/>
                    </w:rPr>
                    <m:t>C</m:t>
                  </m:r>
                </m:e>
                <m:sub>
                  <m:r>
                    <w:rPr>
                      <w:rFonts w:ascii="Cambria Math" w:hAnsi="Cambria Math"/>
                      <w:sz w:val="22"/>
                      <w:szCs w:val="22"/>
                      <w:lang w:val="en-GB"/>
                    </w:rPr>
                    <m:t>GR</m:t>
                  </m:r>
                </m:sub>
              </m:sSub>
            </m:oMath>
            <w:r w:rsidRPr="00C26C40">
              <w:rPr>
                <w:sz w:val="22"/>
                <w:szCs w:val="22"/>
                <w:lang w:val="en-GB"/>
              </w:rPr>
              <w:t>)</w:t>
            </w:r>
          </w:p>
        </w:tc>
        <w:tc>
          <w:tcPr>
            <w:tcW w:w="2113" w:type="dxa"/>
          </w:tcPr>
          <w:p w14:paraId="015AF8BB" w14:textId="77777777" w:rsidR="00C34A49" w:rsidRPr="00C26C40" w:rsidRDefault="00C34A49" w:rsidP="00C34A49">
            <w:pPr>
              <w:rPr>
                <w:sz w:val="22"/>
                <w:szCs w:val="22"/>
                <w:lang w:val="en-GB"/>
              </w:rPr>
            </w:pPr>
            <w:r w:rsidRPr="00C26C40">
              <w:rPr>
                <w:sz w:val="22"/>
                <w:szCs w:val="22"/>
                <w:lang w:val="en-GB"/>
              </w:rPr>
              <w:t>—</w:t>
            </w:r>
          </w:p>
        </w:tc>
        <w:tc>
          <w:tcPr>
            <w:tcW w:w="2115" w:type="dxa"/>
          </w:tcPr>
          <w:p w14:paraId="1A04C6D9" w14:textId="3E0B8C36" w:rsidR="00C34A49" w:rsidRPr="00C26C40" w:rsidRDefault="00C34A49" w:rsidP="00C34A49">
            <w:pPr>
              <w:rPr>
                <w:sz w:val="22"/>
                <w:szCs w:val="22"/>
                <w:lang w:val="en-GB"/>
              </w:rPr>
            </w:pPr>
            <w:r w:rsidRPr="00C86D64">
              <w:t>16484903.03</w:t>
            </w:r>
          </w:p>
        </w:tc>
        <w:tc>
          <w:tcPr>
            <w:tcW w:w="2127" w:type="dxa"/>
          </w:tcPr>
          <w:p w14:paraId="444D2D0D" w14:textId="3D070908" w:rsidR="00C34A49" w:rsidRPr="00C26C40" w:rsidRDefault="00C34A49" w:rsidP="00C34A49">
            <w:pPr>
              <w:rPr>
                <w:sz w:val="22"/>
                <w:szCs w:val="22"/>
                <w:lang w:val="en-GB"/>
              </w:rPr>
            </w:pPr>
            <w:r w:rsidRPr="00C86D64">
              <w:t>197929285.18</w:t>
            </w:r>
          </w:p>
        </w:tc>
      </w:tr>
      <w:tr w:rsidR="00C34A49" w:rsidRPr="00C26C40" w14:paraId="0CD341D2" w14:textId="77777777" w:rsidTr="00C07C11">
        <w:tc>
          <w:tcPr>
            <w:tcW w:w="2139" w:type="dxa"/>
          </w:tcPr>
          <w:p w14:paraId="521B6A2C" w14:textId="77777777" w:rsidR="00C34A49" w:rsidRPr="00C26C40" w:rsidRDefault="00C34A49" w:rsidP="00C34A49">
            <w:pPr>
              <w:rPr>
                <w:sz w:val="22"/>
                <w:szCs w:val="22"/>
                <w:lang w:val="en-GB"/>
              </w:rPr>
            </w:pPr>
            <w:r w:rsidRPr="00C26C40">
              <w:rPr>
                <w:sz w:val="22"/>
                <w:szCs w:val="22"/>
                <w:lang w:val="en-GB"/>
              </w:rPr>
              <w:t>EPC Management Fee (10%)</w:t>
            </w:r>
          </w:p>
        </w:tc>
        <w:tc>
          <w:tcPr>
            <w:tcW w:w="2113" w:type="dxa"/>
          </w:tcPr>
          <w:p w14:paraId="00C4F3AD" w14:textId="66289B87" w:rsidR="00C34A49" w:rsidRPr="00C26C40" w:rsidRDefault="00C34A49" w:rsidP="00C34A49">
            <w:pPr>
              <w:rPr>
                <w:sz w:val="22"/>
                <w:szCs w:val="22"/>
                <w:lang w:val="en-GB"/>
              </w:rPr>
            </w:pPr>
            <w:r w:rsidRPr="00C26C40">
              <w:rPr>
                <w:sz w:val="22"/>
                <w:szCs w:val="22"/>
                <w:lang w:val="en-GB"/>
              </w:rPr>
              <w:t xml:space="preserve">10% of </w:t>
            </w:r>
            <m:oMath>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lang w:val="en-GB"/>
                    </w:rPr>
                    <m:t>GR</m:t>
                  </m:r>
                </m:sub>
              </m:sSub>
            </m:oMath>
          </w:p>
        </w:tc>
        <w:tc>
          <w:tcPr>
            <w:tcW w:w="2115" w:type="dxa"/>
          </w:tcPr>
          <w:p w14:paraId="1EC4F796" w14:textId="550A865F" w:rsidR="00C34A49" w:rsidRPr="00C26C40" w:rsidRDefault="00C34A49" w:rsidP="00C34A49">
            <w:pPr>
              <w:rPr>
                <w:sz w:val="22"/>
                <w:szCs w:val="22"/>
                <w:lang w:val="en-GB"/>
              </w:rPr>
            </w:pPr>
            <w:r w:rsidRPr="00682401">
              <w:t>1648490.30</w:t>
            </w:r>
          </w:p>
        </w:tc>
        <w:tc>
          <w:tcPr>
            <w:tcW w:w="2127" w:type="dxa"/>
          </w:tcPr>
          <w:p w14:paraId="055AF0C4" w14:textId="00CD7B30" w:rsidR="00C34A49" w:rsidRPr="00C26C40" w:rsidRDefault="00C34A49" w:rsidP="00C34A49">
            <w:pPr>
              <w:rPr>
                <w:sz w:val="22"/>
                <w:szCs w:val="22"/>
                <w:lang w:val="en-GB"/>
              </w:rPr>
            </w:pPr>
            <w:r w:rsidRPr="00682401">
              <w:t>19792928.52</w:t>
            </w:r>
          </w:p>
        </w:tc>
      </w:tr>
      <w:tr w:rsidR="009A6E68" w:rsidRPr="00C26C40" w14:paraId="219476A2" w14:textId="77777777" w:rsidTr="00C07C11">
        <w:tc>
          <w:tcPr>
            <w:tcW w:w="2139" w:type="dxa"/>
          </w:tcPr>
          <w:p w14:paraId="1F90D05F" w14:textId="77777777" w:rsidR="009A6E68" w:rsidRPr="00C26C40" w:rsidRDefault="009A6E68" w:rsidP="009A6E68">
            <w:pPr>
              <w:rPr>
                <w:sz w:val="22"/>
                <w:szCs w:val="22"/>
                <w:lang w:val="en-GB"/>
              </w:rPr>
            </w:pPr>
            <w:r w:rsidRPr="00C26C40">
              <w:rPr>
                <w:sz w:val="22"/>
                <w:szCs w:val="22"/>
                <w:lang w:val="en-GB"/>
              </w:rPr>
              <w:t>Contingency (15%)</w:t>
            </w:r>
          </w:p>
        </w:tc>
        <w:tc>
          <w:tcPr>
            <w:tcW w:w="2113" w:type="dxa"/>
          </w:tcPr>
          <w:p w14:paraId="11969BC0" w14:textId="53AE5C11" w:rsidR="009A6E68" w:rsidRPr="00C26C40" w:rsidRDefault="009A6E68" w:rsidP="009A6E68">
            <w:pPr>
              <w:rPr>
                <w:sz w:val="22"/>
                <w:szCs w:val="22"/>
                <w:lang w:val="en-GB"/>
              </w:rPr>
            </w:pPr>
            <w:r w:rsidRPr="00C26C40">
              <w:rPr>
                <w:sz w:val="22"/>
                <w:szCs w:val="22"/>
                <w:lang w:val="en-GB"/>
              </w:rPr>
              <w:t>1</w:t>
            </w:r>
            <w:r>
              <w:rPr>
                <w:sz w:val="22"/>
                <w:szCs w:val="22"/>
                <w:lang w:val="en-GB"/>
              </w:rPr>
              <w:t>0</w:t>
            </w:r>
            <w:r w:rsidRPr="00C26C40">
              <w:rPr>
                <w:sz w:val="22"/>
                <w:szCs w:val="22"/>
                <w:lang w:val="en-GB"/>
              </w:rPr>
              <w:t>% of (</w:t>
            </w:r>
            <m:oMath>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lang w:val="en-GB"/>
                    </w:rPr>
                    <m:t>GR</m:t>
                  </m:r>
                </m:sub>
              </m:sSub>
            </m:oMath>
            <w:r w:rsidRPr="00C26C40">
              <w:rPr>
                <w:sz w:val="22"/>
                <w:szCs w:val="22"/>
                <w:lang w:val="en-GB"/>
              </w:rPr>
              <w:t xml:space="preserve"> + EPC)</w:t>
            </w:r>
          </w:p>
        </w:tc>
        <w:tc>
          <w:tcPr>
            <w:tcW w:w="2115" w:type="dxa"/>
          </w:tcPr>
          <w:p w14:paraId="59E1DEAA" w14:textId="75848350" w:rsidR="009A6E68" w:rsidRPr="00C26C40" w:rsidRDefault="009A6E68" w:rsidP="009A6E68">
            <w:pPr>
              <w:rPr>
                <w:sz w:val="22"/>
                <w:szCs w:val="22"/>
                <w:lang w:val="en-GB"/>
              </w:rPr>
            </w:pPr>
            <w:r w:rsidRPr="00283667">
              <w:t>2720009.00</w:t>
            </w:r>
          </w:p>
        </w:tc>
        <w:tc>
          <w:tcPr>
            <w:tcW w:w="2127" w:type="dxa"/>
          </w:tcPr>
          <w:p w14:paraId="49281402" w14:textId="7F020BE1" w:rsidR="009A6E68" w:rsidRPr="00C26C40" w:rsidRDefault="009A6E68" w:rsidP="009A6E68">
            <w:pPr>
              <w:rPr>
                <w:sz w:val="22"/>
                <w:szCs w:val="22"/>
                <w:lang w:val="en-GB"/>
              </w:rPr>
            </w:pPr>
            <w:r w:rsidRPr="00283667">
              <w:t>32658332.06</w:t>
            </w:r>
          </w:p>
        </w:tc>
      </w:tr>
      <w:tr w:rsidR="00266541" w:rsidRPr="00C26C40" w14:paraId="13225D75" w14:textId="77777777" w:rsidTr="00C07C11">
        <w:tc>
          <w:tcPr>
            <w:tcW w:w="2139" w:type="dxa"/>
          </w:tcPr>
          <w:p w14:paraId="498F832A" w14:textId="77777777" w:rsidR="00266541" w:rsidRPr="00C26C40" w:rsidRDefault="00266541" w:rsidP="00266541">
            <w:pPr>
              <w:rPr>
                <w:sz w:val="22"/>
                <w:szCs w:val="22"/>
                <w:lang w:val="en-GB"/>
              </w:rPr>
            </w:pPr>
            <w:r w:rsidRPr="00C26C40">
              <w:rPr>
                <w:sz w:val="22"/>
                <w:szCs w:val="22"/>
                <w:lang w:val="en-GB"/>
              </w:rPr>
              <w:t>Working Capital (15% of Adj. BM)</w:t>
            </w:r>
          </w:p>
        </w:tc>
        <w:tc>
          <w:tcPr>
            <w:tcW w:w="2113" w:type="dxa"/>
          </w:tcPr>
          <w:p w14:paraId="21A7BB20" w14:textId="77777777" w:rsidR="00266541" w:rsidRPr="00C26C40" w:rsidRDefault="00266541" w:rsidP="00266541">
            <w:pPr>
              <w:rPr>
                <w:sz w:val="22"/>
                <w:szCs w:val="22"/>
                <w:lang w:val="en-GB"/>
              </w:rPr>
            </w:pPr>
            <w:r w:rsidRPr="00C26C40">
              <w:rPr>
                <w:sz w:val="22"/>
                <w:szCs w:val="22"/>
                <w:lang w:val="en-GB"/>
              </w:rPr>
              <w:t>15%</w:t>
            </w:r>
          </w:p>
        </w:tc>
        <w:tc>
          <w:tcPr>
            <w:tcW w:w="2115" w:type="dxa"/>
          </w:tcPr>
          <w:p w14:paraId="3AC27E70" w14:textId="3AC6ABD5" w:rsidR="00266541" w:rsidRPr="00C26C40" w:rsidRDefault="00266541" w:rsidP="00266541">
            <w:pPr>
              <w:rPr>
                <w:sz w:val="22"/>
                <w:szCs w:val="22"/>
                <w:lang w:val="en-GB"/>
              </w:rPr>
            </w:pPr>
            <w:r w:rsidRPr="00FF0EEC">
              <w:t>2,010,354</w:t>
            </w:r>
          </w:p>
        </w:tc>
        <w:tc>
          <w:tcPr>
            <w:tcW w:w="2127" w:type="dxa"/>
          </w:tcPr>
          <w:p w14:paraId="527950EC" w14:textId="7A98281A" w:rsidR="00266541" w:rsidRPr="00C26C40" w:rsidRDefault="00266541" w:rsidP="00266541">
            <w:pPr>
              <w:rPr>
                <w:sz w:val="22"/>
                <w:szCs w:val="22"/>
                <w:lang w:val="en-GB"/>
              </w:rPr>
            </w:pPr>
            <w:r w:rsidRPr="00FF0EEC">
              <w:t>24137717.71</w:t>
            </w:r>
          </w:p>
        </w:tc>
      </w:tr>
      <w:tr w:rsidR="008C408D" w:rsidRPr="00C26C40" w14:paraId="4E367CC6" w14:textId="77777777" w:rsidTr="00C07C11">
        <w:tc>
          <w:tcPr>
            <w:tcW w:w="2139" w:type="dxa"/>
          </w:tcPr>
          <w:p w14:paraId="2867FE50" w14:textId="77777777" w:rsidR="008C408D" w:rsidRPr="00C26C40" w:rsidRDefault="008C408D" w:rsidP="008C408D">
            <w:pPr>
              <w:rPr>
                <w:sz w:val="22"/>
                <w:szCs w:val="22"/>
                <w:lang w:val="en-GB"/>
              </w:rPr>
            </w:pPr>
            <w:r w:rsidRPr="00C26C40">
              <w:rPr>
                <w:sz w:val="22"/>
                <w:szCs w:val="22"/>
                <w:lang w:val="en-GB"/>
              </w:rPr>
              <w:t>Total Capital Investment (TCI)</w:t>
            </w:r>
          </w:p>
        </w:tc>
        <w:tc>
          <w:tcPr>
            <w:tcW w:w="2113" w:type="dxa"/>
          </w:tcPr>
          <w:p w14:paraId="38940E5E" w14:textId="77777777" w:rsidR="008C408D" w:rsidRPr="00C26C40" w:rsidRDefault="008C408D" w:rsidP="008C408D">
            <w:pPr>
              <w:rPr>
                <w:sz w:val="22"/>
                <w:szCs w:val="22"/>
                <w:lang w:val="en-GB"/>
              </w:rPr>
            </w:pPr>
            <w:r w:rsidRPr="00C26C40">
              <w:rPr>
                <w:sz w:val="22"/>
                <w:szCs w:val="22"/>
                <w:lang w:val="en-GB"/>
              </w:rPr>
              <w:t>—</w:t>
            </w:r>
          </w:p>
        </w:tc>
        <w:tc>
          <w:tcPr>
            <w:tcW w:w="2115" w:type="dxa"/>
          </w:tcPr>
          <w:p w14:paraId="22F7F4AE" w14:textId="0A68E409" w:rsidR="008C408D" w:rsidRPr="00C26C40" w:rsidRDefault="008C408D" w:rsidP="008C408D">
            <w:pPr>
              <w:rPr>
                <w:sz w:val="22"/>
                <w:szCs w:val="22"/>
                <w:lang w:val="en-GB"/>
              </w:rPr>
            </w:pPr>
            <w:r w:rsidRPr="00BB0B53">
              <w:t>$19,946,733</w:t>
            </w:r>
          </w:p>
        </w:tc>
        <w:tc>
          <w:tcPr>
            <w:tcW w:w="2127" w:type="dxa"/>
          </w:tcPr>
          <w:p w14:paraId="1D728A75" w14:textId="3C7E9F49" w:rsidR="008C408D" w:rsidRPr="00C26C40" w:rsidRDefault="008C408D" w:rsidP="008C408D">
            <w:pPr>
              <w:rPr>
                <w:sz w:val="22"/>
                <w:szCs w:val="22"/>
                <w:lang w:val="en-GB"/>
              </w:rPr>
            </w:pPr>
            <w:r w:rsidRPr="00BB0B53">
              <w:t>239494435.1</w:t>
            </w:r>
          </w:p>
        </w:tc>
      </w:tr>
    </w:tbl>
    <w:p w14:paraId="1B5DA2B4" w14:textId="77777777" w:rsidR="0053702F" w:rsidRPr="00C26C40" w:rsidRDefault="0053702F" w:rsidP="0053702F"/>
    <w:p w14:paraId="7237A702" w14:textId="6F89BE55" w:rsidR="0053702F" w:rsidRPr="00C26C40" w:rsidRDefault="0053702F" w:rsidP="00BF4023">
      <w:pPr>
        <w:pStyle w:val="Heading4"/>
      </w:pPr>
      <w:r w:rsidRPr="00C26C40">
        <w:t>Working Capital</w:t>
      </w:r>
    </w:p>
    <w:p w14:paraId="5C0EECD7" w14:textId="399A9D9F" w:rsidR="0053702F" w:rsidRPr="00C26C40" w:rsidRDefault="0053702F" w:rsidP="0053702F">
      <w:r w:rsidRPr="00C26C40">
        <w:t xml:space="preserve">Working capital was estimated at 15% of the </w:t>
      </w:r>
      <w:r w:rsidR="00062AE3">
        <w:t>Fixed Capital Investment</w:t>
      </w:r>
      <w:r w:rsidRPr="00C26C40">
        <w:t>, consistent with the approach recommended by Turton et al. (2018) for chemical plants with moderate inventory requirements. It is assumed that the working capital is fully recovered at the end of the project life (Year 20) as part of the terminal cash flow.</w:t>
      </w:r>
    </w:p>
    <w:p w14:paraId="43A0CA59" w14:textId="6C613709" w:rsidR="0053702F" w:rsidRPr="00C26C40" w:rsidRDefault="0053702F" w:rsidP="00BF4023">
      <w:pPr>
        <w:pStyle w:val="Heading4"/>
      </w:pPr>
      <w:r w:rsidRPr="00C26C40">
        <w:t>CAPEX Phasing — Construction Schedule</w:t>
      </w:r>
    </w:p>
    <w:p w14:paraId="0A7F94CC" w14:textId="77777777" w:rsidR="0053702F" w:rsidRPr="00C26C40" w:rsidRDefault="0053702F" w:rsidP="0053702F">
      <w:r w:rsidRPr="00C26C40">
        <w:t>The FCI is disbursed over two years of construction and one commissioning year. The phasing adopted is consistent with the timeline for a modular-constructed chemical plant of this scale (Humphreys, 1991):</w:t>
      </w:r>
    </w:p>
    <w:p w14:paraId="26E8D982" w14:textId="4CAF1D2D" w:rsidR="00511381" w:rsidRPr="00C26C40" w:rsidRDefault="00511381" w:rsidP="00511381">
      <w:pPr>
        <w:pStyle w:val="Caption"/>
        <w:keepNext/>
      </w:pPr>
      <w:bookmarkStart w:id="464" w:name="_Toc237244882"/>
      <w:r w:rsidRPr="00C26C40">
        <w:t xml:space="preserve">Table </w:t>
      </w:r>
      <w:fldSimple w:instr=" STYLEREF 1 \s ">
        <w:r w:rsidR="006221B8">
          <w:rPr>
            <w:noProof/>
          </w:rPr>
          <w:t>10</w:t>
        </w:r>
      </w:fldSimple>
      <w:r w:rsidR="00B61202">
        <w:noBreakHyphen/>
      </w:r>
      <w:fldSimple w:instr=" SEQ Table \* ARABIC \s 1 ">
        <w:r w:rsidR="006221B8">
          <w:rPr>
            <w:noProof/>
          </w:rPr>
          <w:t>12</w:t>
        </w:r>
      </w:fldSimple>
      <w:r w:rsidRPr="00C26C40">
        <w:t xml:space="preserve"> CAPEX Phasing by Construction Year</w:t>
      </w:r>
      <w:bookmarkEnd w:id="464"/>
    </w:p>
    <w:tbl>
      <w:tblPr>
        <w:tblStyle w:val="TableGrid"/>
        <w:tblW w:w="0" w:type="auto"/>
        <w:tblLook w:val="04A0" w:firstRow="1" w:lastRow="0" w:firstColumn="1" w:lastColumn="0" w:noHBand="0" w:noVBand="1"/>
      </w:tblPr>
      <w:tblGrid>
        <w:gridCol w:w="2077"/>
        <w:gridCol w:w="2178"/>
        <w:gridCol w:w="2107"/>
        <w:gridCol w:w="2132"/>
      </w:tblGrid>
      <w:tr w:rsidR="0053702F" w:rsidRPr="00C26C40" w14:paraId="2DBE53F3" w14:textId="77777777" w:rsidTr="00511381">
        <w:tc>
          <w:tcPr>
            <w:tcW w:w="2077" w:type="dxa"/>
          </w:tcPr>
          <w:p w14:paraId="415D4798" w14:textId="77777777" w:rsidR="0053702F" w:rsidRPr="00C26C40" w:rsidRDefault="0053702F" w:rsidP="00870DFD">
            <w:pPr>
              <w:rPr>
                <w:lang w:val="en-GB"/>
              </w:rPr>
            </w:pPr>
            <w:r w:rsidRPr="00C26C40">
              <w:rPr>
                <w:lang w:val="en-GB"/>
              </w:rPr>
              <w:t>Year</w:t>
            </w:r>
          </w:p>
        </w:tc>
        <w:tc>
          <w:tcPr>
            <w:tcW w:w="2178" w:type="dxa"/>
          </w:tcPr>
          <w:p w14:paraId="32906D8F" w14:textId="77777777" w:rsidR="0053702F" w:rsidRPr="00C26C40" w:rsidRDefault="0053702F" w:rsidP="00870DFD">
            <w:pPr>
              <w:rPr>
                <w:lang w:val="en-GB"/>
              </w:rPr>
            </w:pPr>
            <w:r w:rsidRPr="00C26C40">
              <w:rPr>
                <w:lang w:val="en-GB"/>
              </w:rPr>
              <w:t>Description</w:t>
            </w:r>
          </w:p>
        </w:tc>
        <w:tc>
          <w:tcPr>
            <w:tcW w:w="2107" w:type="dxa"/>
          </w:tcPr>
          <w:p w14:paraId="69C7CA88" w14:textId="77777777" w:rsidR="0053702F" w:rsidRPr="00C26C40" w:rsidRDefault="0053702F" w:rsidP="00870DFD">
            <w:pPr>
              <w:rPr>
                <w:lang w:val="en-GB"/>
              </w:rPr>
            </w:pPr>
            <w:r w:rsidRPr="00C26C40">
              <w:rPr>
                <w:lang w:val="en-GB"/>
              </w:rPr>
              <w:t>Fraction of TCI</w:t>
            </w:r>
          </w:p>
        </w:tc>
        <w:tc>
          <w:tcPr>
            <w:tcW w:w="2132" w:type="dxa"/>
          </w:tcPr>
          <w:p w14:paraId="30B1BD77" w14:textId="77777777" w:rsidR="0053702F" w:rsidRPr="00C26C40" w:rsidRDefault="0053702F" w:rsidP="00870DFD">
            <w:pPr>
              <w:rPr>
                <w:lang w:val="en-GB"/>
              </w:rPr>
            </w:pPr>
            <w:r w:rsidRPr="00C26C40">
              <w:rPr>
                <w:lang w:val="en-GB"/>
              </w:rPr>
              <w:t>Amount (USD)</w:t>
            </w:r>
          </w:p>
        </w:tc>
      </w:tr>
      <w:tr w:rsidR="007C269B" w:rsidRPr="00C26C40" w14:paraId="3C112999" w14:textId="77777777" w:rsidTr="00511381">
        <w:tc>
          <w:tcPr>
            <w:tcW w:w="2077" w:type="dxa"/>
          </w:tcPr>
          <w:p w14:paraId="79A76352" w14:textId="77777777" w:rsidR="007C269B" w:rsidRPr="00C26C40" w:rsidRDefault="007C269B" w:rsidP="007C269B">
            <w:pPr>
              <w:rPr>
                <w:lang w:val="en-GB"/>
              </w:rPr>
            </w:pPr>
            <w:r w:rsidRPr="00C26C40">
              <w:rPr>
                <w:lang w:val="en-GB"/>
              </w:rPr>
              <w:t>-2</w:t>
            </w:r>
          </w:p>
        </w:tc>
        <w:tc>
          <w:tcPr>
            <w:tcW w:w="2178" w:type="dxa"/>
          </w:tcPr>
          <w:p w14:paraId="259A3D06" w14:textId="77777777" w:rsidR="007C269B" w:rsidRPr="00C26C40" w:rsidRDefault="007C269B" w:rsidP="007C269B">
            <w:pPr>
              <w:rPr>
                <w:lang w:val="en-GB"/>
              </w:rPr>
            </w:pPr>
            <w:r w:rsidRPr="00C26C40">
              <w:rPr>
                <w:lang w:val="en-GB"/>
              </w:rPr>
              <w:t>Early civil works, long-lead equipment procurement</w:t>
            </w:r>
          </w:p>
        </w:tc>
        <w:tc>
          <w:tcPr>
            <w:tcW w:w="2107" w:type="dxa"/>
          </w:tcPr>
          <w:p w14:paraId="2923C8F3" w14:textId="77777777" w:rsidR="007C269B" w:rsidRPr="00C26C40" w:rsidRDefault="007C269B" w:rsidP="007C269B">
            <w:pPr>
              <w:rPr>
                <w:lang w:val="en-GB"/>
              </w:rPr>
            </w:pPr>
            <w:r w:rsidRPr="00C26C40">
              <w:rPr>
                <w:lang w:val="en-GB"/>
              </w:rPr>
              <w:t>30%</w:t>
            </w:r>
          </w:p>
        </w:tc>
        <w:tc>
          <w:tcPr>
            <w:tcW w:w="2132" w:type="dxa"/>
          </w:tcPr>
          <w:p w14:paraId="5CE0EDD7" w14:textId="719EA839" w:rsidR="007C269B" w:rsidRPr="00C26C40" w:rsidRDefault="007C269B" w:rsidP="007C269B">
            <w:pPr>
              <w:rPr>
                <w:lang w:val="en-GB"/>
              </w:rPr>
            </w:pPr>
            <w:r w:rsidRPr="00B36610">
              <w:t>-$5,984,020</w:t>
            </w:r>
          </w:p>
        </w:tc>
      </w:tr>
      <w:tr w:rsidR="007C269B" w:rsidRPr="00C26C40" w14:paraId="0E5C24C6" w14:textId="77777777" w:rsidTr="00511381">
        <w:tc>
          <w:tcPr>
            <w:tcW w:w="2077" w:type="dxa"/>
          </w:tcPr>
          <w:p w14:paraId="797599E9" w14:textId="77777777" w:rsidR="007C269B" w:rsidRPr="00C26C40" w:rsidRDefault="007C269B" w:rsidP="007C269B">
            <w:pPr>
              <w:rPr>
                <w:lang w:val="en-GB"/>
              </w:rPr>
            </w:pPr>
            <w:r w:rsidRPr="00C26C40">
              <w:rPr>
                <w:lang w:val="en-GB"/>
              </w:rPr>
              <w:lastRenderedPageBreak/>
              <w:t>-1</w:t>
            </w:r>
          </w:p>
        </w:tc>
        <w:tc>
          <w:tcPr>
            <w:tcW w:w="2178" w:type="dxa"/>
          </w:tcPr>
          <w:p w14:paraId="2F9E7CDA" w14:textId="77777777" w:rsidR="007C269B" w:rsidRPr="00C26C40" w:rsidRDefault="007C269B" w:rsidP="007C269B">
            <w:pPr>
              <w:rPr>
                <w:lang w:val="en-GB"/>
              </w:rPr>
            </w:pPr>
            <w:r w:rsidRPr="00C26C40">
              <w:rPr>
                <w:lang w:val="en-GB"/>
              </w:rPr>
              <w:t>Major equipment installation, piping, electrical</w:t>
            </w:r>
          </w:p>
        </w:tc>
        <w:tc>
          <w:tcPr>
            <w:tcW w:w="2107" w:type="dxa"/>
          </w:tcPr>
          <w:p w14:paraId="6E287EC0" w14:textId="77777777" w:rsidR="007C269B" w:rsidRPr="00C26C40" w:rsidRDefault="007C269B" w:rsidP="007C269B">
            <w:pPr>
              <w:rPr>
                <w:lang w:val="en-GB"/>
              </w:rPr>
            </w:pPr>
            <w:r w:rsidRPr="00C26C40">
              <w:rPr>
                <w:lang w:val="en-GB"/>
              </w:rPr>
              <w:t>50%</w:t>
            </w:r>
          </w:p>
        </w:tc>
        <w:tc>
          <w:tcPr>
            <w:tcW w:w="2132" w:type="dxa"/>
          </w:tcPr>
          <w:p w14:paraId="22937780" w14:textId="50D72BE5" w:rsidR="007C269B" w:rsidRPr="00C26C40" w:rsidRDefault="007C269B" w:rsidP="007C269B">
            <w:pPr>
              <w:rPr>
                <w:lang w:val="en-GB"/>
              </w:rPr>
            </w:pPr>
            <w:r w:rsidRPr="00B36610">
              <w:t>-$9,973,366</w:t>
            </w:r>
          </w:p>
        </w:tc>
      </w:tr>
      <w:tr w:rsidR="007C269B" w:rsidRPr="00C26C40" w14:paraId="51A7F89C" w14:textId="77777777" w:rsidTr="00511381">
        <w:tc>
          <w:tcPr>
            <w:tcW w:w="2077" w:type="dxa"/>
          </w:tcPr>
          <w:p w14:paraId="7FFB670A" w14:textId="77777777" w:rsidR="007C269B" w:rsidRPr="00C26C40" w:rsidRDefault="007C269B" w:rsidP="007C269B">
            <w:pPr>
              <w:rPr>
                <w:lang w:val="en-GB"/>
              </w:rPr>
            </w:pPr>
            <w:r w:rsidRPr="00C26C40">
              <w:rPr>
                <w:lang w:val="en-GB"/>
              </w:rPr>
              <w:t>0</w:t>
            </w:r>
          </w:p>
        </w:tc>
        <w:tc>
          <w:tcPr>
            <w:tcW w:w="2178" w:type="dxa"/>
          </w:tcPr>
          <w:p w14:paraId="6AACE3CA" w14:textId="77777777" w:rsidR="007C269B" w:rsidRPr="00C26C40" w:rsidRDefault="007C269B" w:rsidP="007C269B">
            <w:pPr>
              <w:rPr>
                <w:lang w:val="en-GB"/>
              </w:rPr>
            </w:pPr>
            <w:r w:rsidRPr="00C26C40">
              <w:rPr>
                <w:lang w:val="en-GB"/>
              </w:rPr>
              <w:t>Commissioning, start-up, pre-production</w:t>
            </w:r>
          </w:p>
        </w:tc>
        <w:tc>
          <w:tcPr>
            <w:tcW w:w="2107" w:type="dxa"/>
          </w:tcPr>
          <w:p w14:paraId="05ABB1A6" w14:textId="77777777" w:rsidR="007C269B" w:rsidRPr="00C26C40" w:rsidRDefault="007C269B" w:rsidP="007C269B">
            <w:pPr>
              <w:rPr>
                <w:lang w:val="en-GB"/>
              </w:rPr>
            </w:pPr>
            <w:r w:rsidRPr="00C26C40">
              <w:rPr>
                <w:lang w:val="en-GB"/>
              </w:rPr>
              <w:t>20%</w:t>
            </w:r>
          </w:p>
        </w:tc>
        <w:tc>
          <w:tcPr>
            <w:tcW w:w="2132" w:type="dxa"/>
          </w:tcPr>
          <w:p w14:paraId="26CAEB0C" w14:textId="661F911C" w:rsidR="007C269B" w:rsidRPr="00C26C40" w:rsidRDefault="007C269B" w:rsidP="007C269B">
            <w:pPr>
              <w:rPr>
                <w:lang w:val="en-GB"/>
              </w:rPr>
            </w:pPr>
            <w:r w:rsidRPr="00B36610">
              <w:t>-$3,989,347</w:t>
            </w:r>
          </w:p>
        </w:tc>
      </w:tr>
    </w:tbl>
    <w:p w14:paraId="33F95CED" w14:textId="77777777" w:rsidR="0053702F" w:rsidRPr="00C26C40" w:rsidRDefault="0053702F" w:rsidP="0053702F"/>
    <w:p w14:paraId="006ECB4A" w14:textId="0989BA85" w:rsidR="0053702F" w:rsidRPr="00C26C40" w:rsidRDefault="0053702F" w:rsidP="00F02060">
      <w:pPr>
        <w:pStyle w:val="Heading2"/>
      </w:pPr>
      <w:bookmarkStart w:id="465" w:name="_Toc237245050"/>
      <w:r w:rsidRPr="00C26C40">
        <w:t>Operating Expenditure (OPEX)</w:t>
      </w:r>
      <w:bookmarkEnd w:id="465"/>
    </w:p>
    <w:p w14:paraId="35798B88" w14:textId="70F5284B" w:rsidR="0053702F" w:rsidRPr="00C26C40" w:rsidRDefault="0053702F" w:rsidP="0053702F">
      <w:r w:rsidRPr="00C26C40">
        <w:t xml:space="preserve">The annual OPEX is disaggregated into variable costs and fixed costs, which are incurred regardless of capacity utilisation. All costs are presented at the 100% capacity utilisation basis unless otherwise stated. Costs are reported in both USD and GHS at the PURC (2026) exchange rate of GHS 12.0067/USD. An annual cost escalation of </w:t>
      </w:r>
      <w:r w:rsidR="00370A54">
        <w:t>4</w:t>
      </w:r>
      <w:r w:rsidRPr="00C26C40">
        <w:t>.0% is applied to all OPEX line items throughout the project cash flow, consistent with Ghana's stated inflation target as embedded in the PURC 2026–2030 tariff structure (PURC, 2026).</w:t>
      </w:r>
    </w:p>
    <w:p w14:paraId="12EABC59" w14:textId="75ED0EEF" w:rsidR="0053702F" w:rsidRPr="00C26C40" w:rsidRDefault="0053702F" w:rsidP="00134FFF">
      <w:pPr>
        <w:pStyle w:val="Heading3"/>
      </w:pPr>
      <w:bookmarkStart w:id="466" w:name="_Toc237245051"/>
      <w:r w:rsidRPr="00C26C40">
        <w:t>Raw Material Costs</w:t>
      </w:r>
      <w:bookmarkEnd w:id="466"/>
    </w:p>
    <w:p w14:paraId="52485C67" w14:textId="0D475CA5" w:rsidR="0053702F" w:rsidRPr="00C26C40" w:rsidRDefault="0053702F" w:rsidP="0053702F">
      <w:r w:rsidRPr="00C26C40">
        <w:t xml:space="preserve">Raw material costs represent the largest single component of variable OPEX and are computed from the Aspen Plus stream report mass flow rates, converted to annual quantities </w:t>
      </w:r>
      <w:r w:rsidR="00370A54" w:rsidRPr="00C26C40">
        <w:t>based on</w:t>
      </w:r>
      <w:r w:rsidRPr="00C26C40">
        <w:t xml:space="preserve"> 7,920 operating hours per year. Unit prices were obtained from the regional market sources identified in Section 5.1. Bauxite is priced at USD </w:t>
      </w:r>
      <w:r w:rsidR="00A24CB4">
        <w:t>35</w:t>
      </w:r>
      <w:r w:rsidRPr="00C26C40">
        <w:t>/t, consistent with Asian Metal (2024) pricing data for Awaso bauxite ROM ore. Hydrochloric acid (32 wt%) is priced at USD 180/t based on a commercial quotation from Cetech BPA Ghana (2026). Calcium aluminate (</w:t>
      </w:r>
      <m:oMath>
        <m:r>
          <w:rPr>
            <w:rFonts w:ascii="Cambria Math" w:hAnsi="Cambria Math"/>
          </w:rPr>
          <m:t>CaAl₂O₄</m:t>
        </m:r>
      </m:oMath>
      <w:r w:rsidRPr="00C26C40">
        <w:t xml:space="preserve">) is priced at USD 310/t per the 6W Research (2026) Ghana market report. Carbon monoxide (industrial grade) is priced at USD </w:t>
      </w:r>
      <w:r w:rsidR="00A24CB4">
        <w:t>450</w:t>
      </w:r>
      <w:r w:rsidRPr="00C26C40">
        <w:t>/t based on Air Liquide Ghana rates.</w:t>
      </w:r>
    </w:p>
    <w:p w14:paraId="3A52A9E4" w14:textId="2FA20AAB" w:rsidR="003056AC" w:rsidRPr="00C26C40" w:rsidRDefault="003056AC" w:rsidP="003056AC">
      <w:pPr>
        <w:pStyle w:val="Caption"/>
        <w:keepNext/>
      </w:pPr>
      <w:bookmarkStart w:id="467" w:name="_Toc237244883"/>
      <w:r w:rsidRPr="00C26C40">
        <w:t xml:space="preserve">Table </w:t>
      </w:r>
      <w:fldSimple w:instr=" STYLEREF 1 \s ">
        <w:r w:rsidR="006221B8">
          <w:rPr>
            <w:noProof/>
          </w:rPr>
          <w:t>10</w:t>
        </w:r>
      </w:fldSimple>
      <w:r w:rsidR="00B61202">
        <w:noBreakHyphen/>
      </w:r>
      <w:fldSimple w:instr=" SEQ Table \* ARABIC \s 1 ">
        <w:r w:rsidR="006221B8">
          <w:rPr>
            <w:noProof/>
          </w:rPr>
          <w:t>13</w:t>
        </w:r>
      </w:fldSimple>
      <w:r w:rsidRPr="00C26C40">
        <w:t xml:space="preserve"> Annual Raw Material Costs (100% Capacity Utilisation)</w:t>
      </w:r>
      <w:bookmarkEnd w:id="467"/>
    </w:p>
    <w:tbl>
      <w:tblPr>
        <w:tblStyle w:val="TableGrid"/>
        <w:tblW w:w="0" w:type="auto"/>
        <w:tblLook w:val="04A0" w:firstRow="1" w:lastRow="0" w:firstColumn="1" w:lastColumn="0" w:noHBand="0" w:noVBand="1"/>
      </w:tblPr>
      <w:tblGrid>
        <w:gridCol w:w="1496"/>
        <w:gridCol w:w="1373"/>
        <w:gridCol w:w="1378"/>
        <w:gridCol w:w="1365"/>
        <w:gridCol w:w="1406"/>
        <w:gridCol w:w="1476"/>
      </w:tblGrid>
      <w:tr w:rsidR="0053702F" w:rsidRPr="00C26C40" w14:paraId="7BD841AF" w14:textId="77777777" w:rsidTr="00CF61F3">
        <w:tc>
          <w:tcPr>
            <w:tcW w:w="1496" w:type="dxa"/>
          </w:tcPr>
          <w:p w14:paraId="509F25C7" w14:textId="77777777" w:rsidR="0053702F" w:rsidRPr="00C26C40" w:rsidRDefault="0053702F" w:rsidP="00870DFD">
            <w:pPr>
              <w:rPr>
                <w:b/>
                <w:bCs/>
                <w:lang w:val="en-GB"/>
              </w:rPr>
            </w:pPr>
            <w:r w:rsidRPr="00C26C40">
              <w:rPr>
                <w:b/>
                <w:bCs/>
                <w:lang w:val="en-GB"/>
              </w:rPr>
              <w:t>Raw Material</w:t>
            </w:r>
          </w:p>
        </w:tc>
        <w:tc>
          <w:tcPr>
            <w:tcW w:w="1389" w:type="dxa"/>
          </w:tcPr>
          <w:p w14:paraId="0479327E" w14:textId="77777777" w:rsidR="0053702F" w:rsidRPr="00C26C40" w:rsidRDefault="0053702F" w:rsidP="00870DFD">
            <w:pPr>
              <w:rPr>
                <w:b/>
                <w:bCs/>
                <w:lang w:val="en-GB"/>
              </w:rPr>
            </w:pPr>
            <w:r w:rsidRPr="00C26C40">
              <w:rPr>
                <w:b/>
                <w:bCs/>
                <w:lang w:val="en-GB"/>
              </w:rPr>
              <w:t>Flow (kg/hr)</w:t>
            </w:r>
          </w:p>
        </w:tc>
        <w:tc>
          <w:tcPr>
            <w:tcW w:w="1390" w:type="dxa"/>
          </w:tcPr>
          <w:p w14:paraId="3892AE2B" w14:textId="77777777" w:rsidR="0053702F" w:rsidRPr="00C26C40" w:rsidRDefault="0053702F" w:rsidP="00870DFD">
            <w:pPr>
              <w:rPr>
                <w:b/>
                <w:bCs/>
                <w:lang w:val="en-GB"/>
              </w:rPr>
            </w:pPr>
            <w:r w:rsidRPr="00C26C40">
              <w:rPr>
                <w:b/>
                <w:bCs/>
                <w:lang w:val="en-GB"/>
              </w:rPr>
              <w:t>Annual (t/yr)</w:t>
            </w:r>
          </w:p>
        </w:tc>
        <w:tc>
          <w:tcPr>
            <w:tcW w:w="1379" w:type="dxa"/>
          </w:tcPr>
          <w:p w14:paraId="6E306968" w14:textId="77777777" w:rsidR="0053702F" w:rsidRPr="00C26C40" w:rsidRDefault="0053702F" w:rsidP="00870DFD">
            <w:pPr>
              <w:rPr>
                <w:b/>
                <w:bCs/>
                <w:lang w:val="en-GB"/>
              </w:rPr>
            </w:pPr>
            <w:r w:rsidRPr="00C26C40">
              <w:rPr>
                <w:b/>
                <w:bCs/>
                <w:lang w:val="en-GB"/>
              </w:rPr>
              <w:t>Price (USD/t)</w:t>
            </w:r>
          </w:p>
        </w:tc>
        <w:tc>
          <w:tcPr>
            <w:tcW w:w="1410" w:type="dxa"/>
          </w:tcPr>
          <w:p w14:paraId="5248A70D" w14:textId="77777777" w:rsidR="0053702F" w:rsidRPr="00C26C40" w:rsidRDefault="0053702F" w:rsidP="00870DFD">
            <w:pPr>
              <w:rPr>
                <w:b/>
                <w:bCs/>
                <w:lang w:val="en-GB"/>
              </w:rPr>
            </w:pPr>
            <w:r w:rsidRPr="00C26C40">
              <w:rPr>
                <w:b/>
                <w:bCs/>
                <w:lang w:val="en-GB"/>
              </w:rPr>
              <w:t>Annual Cost (USD)</w:t>
            </w:r>
          </w:p>
        </w:tc>
        <w:tc>
          <w:tcPr>
            <w:tcW w:w="1430" w:type="dxa"/>
          </w:tcPr>
          <w:p w14:paraId="483D89B2" w14:textId="77777777" w:rsidR="0053702F" w:rsidRPr="00C26C40" w:rsidRDefault="0053702F" w:rsidP="00870DFD">
            <w:pPr>
              <w:rPr>
                <w:b/>
                <w:bCs/>
                <w:lang w:val="en-GB"/>
              </w:rPr>
            </w:pPr>
            <w:r w:rsidRPr="00C26C40">
              <w:rPr>
                <w:b/>
                <w:bCs/>
                <w:lang w:val="en-GB"/>
              </w:rPr>
              <w:t>Annual Cost (GHS)</w:t>
            </w:r>
          </w:p>
        </w:tc>
      </w:tr>
      <w:tr w:rsidR="00404B88" w:rsidRPr="00C26C40" w14:paraId="0ADBF3F9" w14:textId="77777777" w:rsidTr="00CF61F3">
        <w:tc>
          <w:tcPr>
            <w:tcW w:w="1496" w:type="dxa"/>
          </w:tcPr>
          <w:p w14:paraId="325CD67A" w14:textId="77777777" w:rsidR="00404B88" w:rsidRPr="00C26C40" w:rsidRDefault="00404B88" w:rsidP="00404B88">
            <w:pPr>
              <w:rPr>
                <w:lang w:val="en-GB"/>
              </w:rPr>
            </w:pPr>
            <w:r w:rsidRPr="00C26C40">
              <w:rPr>
                <w:lang w:val="en-GB"/>
              </w:rPr>
              <w:lastRenderedPageBreak/>
              <w:t>Awaso Bauxite (ROM ore)</w:t>
            </w:r>
          </w:p>
        </w:tc>
        <w:tc>
          <w:tcPr>
            <w:tcW w:w="1389" w:type="dxa"/>
          </w:tcPr>
          <w:p w14:paraId="2E9CE28F" w14:textId="6DA88C39" w:rsidR="00404B88" w:rsidRPr="00C26C40" w:rsidRDefault="00404B88" w:rsidP="00404B88">
            <w:pPr>
              <w:rPr>
                <w:lang w:val="en-GB"/>
              </w:rPr>
            </w:pPr>
            <w:r w:rsidRPr="00544806">
              <w:t>756.0</w:t>
            </w:r>
          </w:p>
        </w:tc>
        <w:tc>
          <w:tcPr>
            <w:tcW w:w="1390" w:type="dxa"/>
          </w:tcPr>
          <w:p w14:paraId="53AC526D" w14:textId="1E8A68EA" w:rsidR="00404B88" w:rsidRPr="00C26C40" w:rsidRDefault="00404B88" w:rsidP="00404B88">
            <w:pPr>
              <w:rPr>
                <w:lang w:val="en-GB"/>
              </w:rPr>
            </w:pPr>
            <w:r w:rsidRPr="00544806">
              <w:t>5,987.4</w:t>
            </w:r>
          </w:p>
        </w:tc>
        <w:tc>
          <w:tcPr>
            <w:tcW w:w="1379" w:type="dxa"/>
          </w:tcPr>
          <w:p w14:paraId="14E30E92" w14:textId="5707A00F" w:rsidR="00404B88" w:rsidRPr="00C26C40" w:rsidRDefault="00404B88" w:rsidP="00404B88">
            <w:pPr>
              <w:rPr>
                <w:lang w:val="en-GB"/>
              </w:rPr>
            </w:pPr>
            <w:r w:rsidRPr="00544806">
              <w:t>$35.00</w:t>
            </w:r>
          </w:p>
        </w:tc>
        <w:tc>
          <w:tcPr>
            <w:tcW w:w="1410" w:type="dxa"/>
          </w:tcPr>
          <w:p w14:paraId="65B2AAE3" w14:textId="048BD05E" w:rsidR="00404B88" w:rsidRPr="00C26C40" w:rsidRDefault="00404B88" w:rsidP="00404B88">
            <w:pPr>
              <w:rPr>
                <w:lang w:val="en-GB"/>
              </w:rPr>
            </w:pPr>
            <w:r w:rsidRPr="00544806">
              <w:t>$209,560</w:t>
            </w:r>
          </w:p>
        </w:tc>
        <w:tc>
          <w:tcPr>
            <w:tcW w:w="1430" w:type="dxa"/>
          </w:tcPr>
          <w:p w14:paraId="1252BAFB" w14:textId="5FEBA4AC" w:rsidR="00404B88" w:rsidRPr="00C26C40" w:rsidRDefault="00404B88" w:rsidP="00404B88">
            <w:pPr>
              <w:rPr>
                <w:lang w:val="en-GB"/>
              </w:rPr>
            </w:pPr>
            <w:r w:rsidRPr="00E16CD7">
              <w:t>2516129.191</w:t>
            </w:r>
          </w:p>
        </w:tc>
      </w:tr>
      <w:tr w:rsidR="00404B88" w:rsidRPr="00C26C40" w14:paraId="3993D561" w14:textId="77777777" w:rsidTr="00CF61F3">
        <w:tc>
          <w:tcPr>
            <w:tcW w:w="1496" w:type="dxa"/>
          </w:tcPr>
          <w:p w14:paraId="332B4131" w14:textId="77777777" w:rsidR="00404B88" w:rsidRPr="00C26C40" w:rsidRDefault="00404B88" w:rsidP="00404B88">
            <w:pPr>
              <w:rPr>
                <w:lang w:val="en-GB"/>
              </w:rPr>
            </w:pPr>
            <w:r w:rsidRPr="00C26C40">
              <w:rPr>
                <w:lang w:val="en-GB"/>
              </w:rPr>
              <w:t>Hydrochloric Acid (32 wt%)</w:t>
            </w:r>
          </w:p>
        </w:tc>
        <w:tc>
          <w:tcPr>
            <w:tcW w:w="1389" w:type="dxa"/>
          </w:tcPr>
          <w:p w14:paraId="1D70D550" w14:textId="683A1EBA" w:rsidR="00404B88" w:rsidRPr="00C26C40" w:rsidRDefault="00404B88" w:rsidP="00404B88">
            <w:pPr>
              <w:rPr>
                <w:lang w:val="en-GB"/>
              </w:rPr>
            </w:pPr>
            <w:r w:rsidRPr="00544806">
              <w:t>2,285.0</w:t>
            </w:r>
          </w:p>
        </w:tc>
        <w:tc>
          <w:tcPr>
            <w:tcW w:w="1390" w:type="dxa"/>
          </w:tcPr>
          <w:p w14:paraId="0CB40FBE" w14:textId="25B215F9" w:rsidR="00404B88" w:rsidRPr="00C26C40" w:rsidRDefault="00404B88" w:rsidP="00404B88">
            <w:pPr>
              <w:rPr>
                <w:lang w:val="en-GB"/>
              </w:rPr>
            </w:pPr>
            <w:r w:rsidRPr="00544806">
              <w:t>18,097.2</w:t>
            </w:r>
          </w:p>
        </w:tc>
        <w:tc>
          <w:tcPr>
            <w:tcW w:w="1379" w:type="dxa"/>
          </w:tcPr>
          <w:p w14:paraId="72CCAFE8" w14:textId="2B769911" w:rsidR="00404B88" w:rsidRPr="00C26C40" w:rsidRDefault="00404B88" w:rsidP="00404B88">
            <w:pPr>
              <w:rPr>
                <w:lang w:val="en-GB"/>
              </w:rPr>
            </w:pPr>
            <w:r w:rsidRPr="00544806">
              <w:t>$180.00</w:t>
            </w:r>
          </w:p>
        </w:tc>
        <w:tc>
          <w:tcPr>
            <w:tcW w:w="1410" w:type="dxa"/>
          </w:tcPr>
          <w:p w14:paraId="318546DA" w14:textId="0EA5FC96" w:rsidR="00404B88" w:rsidRPr="00C26C40" w:rsidRDefault="00404B88" w:rsidP="00404B88">
            <w:pPr>
              <w:rPr>
                <w:lang w:val="en-GB"/>
              </w:rPr>
            </w:pPr>
            <w:r w:rsidRPr="00544806">
              <w:t>$3,257,496</w:t>
            </w:r>
          </w:p>
        </w:tc>
        <w:tc>
          <w:tcPr>
            <w:tcW w:w="1430" w:type="dxa"/>
          </w:tcPr>
          <w:p w14:paraId="60FBDE81" w14:textId="5A12ADA4" w:rsidR="00404B88" w:rsidRPr="00C26C40" w:rsidRDefault="00404B88" w:rsidP="00404B88">
            <w:pPr>
              <w:rPr>
                <w:lang w:val="en-GB"/>
              </w:rPr>
            </w:pPr>
            <w:r w:rsidRPr="00E16CD7">
              <w:t>39111777.22</w:t>
            </w:r>
          </w:p>
        </w:tc>
      </w:tr>
      <w:tr w:rsidR="00404B88" w:rsidRPr="00C26C40" w14:paraId="1082EF38" w14:textId="77777777" w:rsidTr="00CF61F3">
        <w:tc>
          <w:tcPr>
            <w:tcW w:w="1496" w:type="dxa"/>
          </w:tcPr>
          <w:p w14:paraId="776DADE5" w14:textId="77777777" w:rsidR="00404B88" w:rsidRPr="00C26C40" w:rsidRDefault="00404B88" w:rsidP="00404B88">
            <w:pPr>
              <w:rPr>
                <w:lang w:val="en-GB"/>
              </w:rPr>
            </w:pPr>
            <w:r w:rsidRPr="00C26C40">
              <w:rPr>
                <w:lang w:val="en-GB"/>
              </w:rPr>
              <w:t>Calcium Aluminate (CaAl₂O₄)</w:t>
            </w:r>
          </w:p>
        </w:tc>
        <w:tc>
          <w:tcPr>
            <w:tcW w:w="1389" w:type="dxa"/>
          </w:tcPr>
          <w:p w14:paraId="45B52B38" w14:textId="3F342EB2" w:rsidR="00404B88" w:rsidRPr="00C26C40" w:rsidRDefault="00404B88" w:rsidP="00404B88">
            <w:pPr>
              <w:rPr>
                <w:lang w:val="en-GB"/>
              </w:rPr>
            </w:pPr>
            <w:r w:rsidRPr="00544806">
              <w:t>650.0</w:t>
            </w:r>
          </w:p>
        </w:tc>
        <w:tc>
          <w:tcPr>
            <w:tcW w:w="1390" w:type="dxa"/>
          </w:tcPr>
          <w:p w14:paraId="5247D517" w14:textId="4FDAA0B0" w:rsidR="00404B88" w:rsidRPr="00C26C40" w:rsidRDefault="00404B88" w:rsidP="00404B88">
            <w:pPr>
              <w:rPr>
                <w:lang w:val="en-GB"/>
              </w:rPr>
            </w:pPr>
            <w:r w:rsidRPr="00544806">
              <w:t>5,148.0</w:t>
            </w:r>
          </w:p>
        </w:tc>
        <w:tc>
          <w:tcPr>
            <w:tcW w:w="1379" w:type="dxa"/>
          </w:tcPr>
          <w:p w14:paraId="28C6B3B7" w14:textId="46996E1A" w:rsidR="00404B88" w:rsidRPr="00C26C40" w:rsidRDefault="00404B88" w:rsidP="00404B88">
            <w:pPr>
              <w:rPr>
                <w:lang w:val="en-GB"/>
              </w:rPr>
            </w:pPr>
            <w:r w:rsidRPr="00544806">
              <w:t>$310.00</w:t>
            </w:r>
          </w:p>
        </w:tc>
        <w:tc>
          <w:tcPr>
            <w:tcW w:w="1410" w:type="dxa"/>
          </w:tcPr>
          <w:p w14:paraId="69E93D95" w14:textId="3300C585" w:rsidR="00404B88" w:rsidRPr="00C26C40" w:rsidRDefault="00404B88" w:rsidP="00404B88">
            <w:pPr>
              <w:rPr>
                <w:lang w:val="en-GB"/>
              </w:rPr>
            </w:pPr>
            <w:r w:rsidRPr="00544806">
              <w:t>$1,595,880</w:t>
            </w:r>
          </w:p>
        </w:tc>
        <w:tc>
          <w:tcPr>
            <w:tcW w:w="1430" w:type="dxa"/>
          </w:tcPr>
          <w:p w14:paraId="33EC6F9F" w14:textId="1AB68F03" w:rsidR="00404B88" w:rsidRPr="00C26C40" w:rsidRDefault="00404B88" w:rsidP="00404B88">
            <w:pPr>
              <w:rPr>
                <w:lang w:val="en-GB"/>
              </w:rPr>
            </w:pPr>
            <w:r w:rsidRPr="00E16CD7">
              <w:t>19161252.4</w:t>
            </w:r>
          </w:p>
        </w:tc>
      </w:tr>
      <w:tr w:rsidR="00404B88" w:rsidRPr="00C26C40" w14:paraId="12AA09E2" w14:textId="77777777" w:rsidTr="00CF61F3">
        <w:tc>
          <w:tcPr>
            <w:tcW w:w="1496" w:type="dxa"/>
          </w:tcPr>
          <w:p w14:paraId="0A2003A0" w14:textId="77777777" w:rsidR="00404B88" w:rsidRPr="00C26C40" w:rsidRDefault="00404B88" w:rsidP="00404B88">
            <w:pPr>
              <w:rPr>
                <w:lang w:val="en-GB"/>
              </w:rPr>
            </w:pPr>
            <w:r w:rsidRPr="00C26C40">
              <w:rPr>
                <w:lang w:val="en-GB"/>
              </w:rPr>
              <w:t>Carbon Monoxide (industrial)</w:t>
            </w:r>
          </w:p>
        </w:tc>
        <w:tc>
          <w:tcPr>
            <w:tcW w:w="1389" w:type="dxa"/>
          </w:tcPr>
          <w:p w14:paraId="0937C128" w14:textId="6B442A60" w:rsidR="00404B88" w:rsidRPr="00C26C40" w:rsidRDefault="00404B88" w:rsidP="00404B88">
            <w:pPr>
              <w:rPr>
                <w:lang w:val="en-GB"/>
              </w:rPr>
            </w:pPr>
            <w:r w:rsidRPr="00544806">
              <w:t>329.3</w:t>
            </w:r>
          </w:p>
        </w:tc>
        <w:tc>
          <w:tcPr>
            <w:tcW w:w="1390" w:type="dxa"/>
          </w:tcPr>
          <w:p w14:paraId="3AF9DF91" w14:textId="621FB158" w:rsidR="00404B88" w:rsidRPr="00C26C40" w:rsidRDefault="00404B88" w:rsidP="00404B88">
            <w:pPr>
              <w:rPr>
                <w:lang w:val="en-GB"/>
              </w:rPr>
            </w:pPr>
            <w:r w:rsidRPr="00544806">
              <w:t>2,607.7</w:t>
            </w:r>
          </w:p>
        </w:tc>
        <w:tc>
          <w:tcPr>
            <w:tcW w:w="1379" w:type="dxa"/>
          </w:tcPr>
          <w:p w14:paraId="1F0294D2" w14:textId="5351D4AB" w:rsidR="00404B88" w:rsidRPr="00C26C40" w:rsidRDefault="00404B88" w:rsidP="00404B88">
            <w:pPr>
              <w:rPr>
                <w:lang w:val="en-GB"/>
              </w:rPr>
            </w:pPr>
            <w:r w:rsidRPr="00544806">
              <w:t>$450.00</w:t>
            </w:r>
          </w:p>
        </w:tc>
        <w:tc>
          <w:tcPr>
            <w:tcW w:w="1410" w:type="dxa"/>
          </w:tcPr>
          <w:p w14:paraId="4113F948" w14:textId="30498801" w:rsidR="00404B88" w:rsidRPr="00C26C40" w:rsidRDefault="00404B88" w:rsidP="00404B88">
            <w:pPr>
              <w:rPr>
                <w:lang w:val="en-GB"/>
              </w:rPr>
            </w:pPr>
            <w:r w:rsidRPr="00544806">
              <w:t>$1,173,447</w:t>
            </w:r>
          </w:p>
        </w:tc>
        <w:tc>
          <w:tcPr>
            <w:tcW w:w="1430" w:type="dxa"/>
          </w:tcPr>
          <w:p w14:paraId="364F1374" w14:textId="5687898D" w:rsidR="00404B88" w:rsidRPr="00C26C40" w:rsidRDefault="00404B88" w:rsidP="00404B88">
            <w:pPr>
              <w:rPr>
                <w:lang w:val="en-GB"/>
              </w:rPr>
            </w:pPr>
            <w:r w:rsidRPr="00E16CD7">
              <w:t>14089226.09</w:t>
            </w:r>
          </w:p>
        </w:tc>
      </w:tr>
      <w:tr w:rsidR="00404B88" w:rsidRPr="00C26C40" w14:paraId="59AD37C1" w14:textId="77777777" w:rsidTr="00CF61F3">
        <w:tc>
          <w:tcPr>
            <w:tcW w:w="1496" w:type="dxa"/>
          </w:tcPr>
          <w:p w14:paraId="2049D42F" w14:textId="77777777" w:rsidR="00404B88" w:rsidRPr="00C26C40" w:rsidRDefault="00404B88" w:rsidP="00404B88">
            <w:pPr>
              <w:rPr>
                <w:lang w:val="en-GB"/>
              </w:rPr>
            </w:pPr>
            <w:r w:rsidRPr="00C26C40">
              <w:rPr>
                <w:lang w:val="en-GB"/>
              </w:rPr>
              <w:t>Process Water</w:t>
            </w:r>
          </w:p>
        </w:tc>
        <w:tc>
          <w:tcPr>
            <w:tcW w:w="1389" w:type="dxa"/>
          </w:tcPr>
          <w:p w14:paraId="4B5DC193" w14:textId="0608BA8D" w:rsidR="00404B88" w:rsidRPr="00C26C40" w:rsidRDefault="00404B88" w:rsidP="00404B88">
            <w:pPr>
              <w:rPr>
                <w:lang w:val="en-GB"/>
              </w:rPr>
            </w:pPr>
            <w:r w:rsidRPr="00544806">
              <w:t>833.3</w:t>
            </w:r>
          </w:p>
        </w:tc>
        <w:tc>
          <w:tcPr>
            <w:tcW w:w="1390" w:type="dxa"/>
          </w:tcPr>
          <w:p w14:paraId="66D80E93" w14:textId="7185A225" w:rsidR="00404B88" w:rsidRPr="00C26C40" w:rsidRDefault="00404B88" w:rsidP="00404B88">
            <w:pPr>
              <w:rPr>
                <w:lang w:val="en-GB"/>
              </w:rPr>
            </w:pPr>
            <w:r w:rsidRPr="00544806">
              <w:t>6,600.0</w:t>
            </w:r>
          </w:p>
        </w:tc>
        <w:tc>
          <w:tcPr>
            <w:tcW w:w="1379" w:type="dxa"/>
          </w:tcPr>
          <w:p w14:paraId="09B40602" w14:textId="55A92F20" w:rsidR="00404B88" w:rsidRPr="00C26C40" w:rsidRDefault="00404B88" w:rsidP="00404B88">
            <w:pPr>
              <w:rPr>
                <w:lang w:val="en-GB"/>
              </w:rPr>
            </w:pPr>
            <w:r w:rsidRPr="00544806">
              <w:t>$2.73</w:t>
            </w:r>
          </w:p>
        </w:tc>
        <w:tc>
          <w:tcPr>
            <w:tcW w:w="1410" w:type="dxa"/>
          </w:tcPr>
          <w:p w14:paraId="5A571DB8" w14:textId="49ED5AA2" w:rsidR="00404B88" w:rsidRPr="00C26C40" w:rsidRDefault="00404B88" w:rsidP="00404B88">
            <w:pPr>
              <w:rPr>
                <w:lang w:val="en-GB"/>
              </w:rPr>
            </w:pPr>
            <w:r w:rsidRPr="00544806">
              <w:t>$18,018</w:t>
            </w:r>
          </w:p>
        </w:tc>
        <w:tc>
          <w:tcPr>
            <w:tcW w:w="1430" w:type="dxa"/>
          </w:tcPr>
          <w:p w14:paraId="5B1BEF03" w14:textId="3A80A8BE" w:rsidR="00404B88" w:rsidRPr="00C26C40" w:rsidRDefault="00404B88" w:rsidP="00404B88">
            <w:pPr>
              <w:rPr>
                <w:lang w:val="en-GB"/>
              </w:rPr>
            </w:pPr>
            <w:r w:rsidRPr="00E16CD7">
              <w:t>216335.8553</w:t>
            </w:r>
          </w:p>
        </w:tc>
      </w:tr>
      <w:tr w:rsidR="00404B88" w:rsidRPr="00C26C40" w14:paraId="74770B79" w14:textId="77777777" w:rsidTr="00CF61F3">
        <w:tc>
          <w:tcPr>
            <w:tcW w:w="1496" w:type="dxa"/>
          </w:tcPr>
          <w:p w14:paraId="6540D601" w14:textId="77777777" w:rsidR="00404B88" w:rsidRPr="00C26C40" w:rsidRDefault="00404B88" w:rsidP="00404B88">
            <w:pPr>
              <w:rPr>
                <w:b/>
                <w:bCs/>
                <w:lang w:val="en-GB"/>
              </w:rPr>
            </w:pPr>
            <w:r w:rsidRPr="00C26C40">
              <w:rPr>
                <w:b/>
                <w:bCs/>
                <w:lang w:val="en-GB"/>
              </w:rPr>
              <w:t>TOTAL</w:t>
            </w:r>
          </w:p>
        </w:tc>
        <w:tc>
          <w:tcPr>
            <w:tcW w:w="1389" w:type="dxa"/>
          </w:tcPr>
          <w:p w14:paraId="035EDDFA" w14:textId="31BAE3B3" w:rsidR="00404B88" w:rsidRPr="00C26C40" w:rsidRDefault="00404B88" w:rsidP="00404B88">
            <w:pPr>
              <w:rPr>
                <w:b/>
                <w:bCs/>
                <w:lang w:val="en-GB"/>
              </w:rPr>
            </w:pPr>
          </w:p>
        </w:tc>
        <w:tc>
          <w:tcPr>
            <w:tcW w:w="1390" w:type="dxa"/>
          </w:tcPr>
          <w:p w14:paraId="69766BBA" w14:textId="69BE249D" w:rsidR="00404B88" w:rsidRPr="00C26C40" w:rsidRDefault="00404B88" w:rsidP="00404B88">
            <w:pPr>
              <w:rPr>
                <w:b/>
                <w:bCs/>
                <w:lang w:val="en-GB"/>
              </w:rPr>
            </w:pPr>
          </w:p>
        </w:tc>
        <w:tc>
          <w:tcPr>
            <w:tcW w:w="1379" w:type="dxa"/>
          </w:tcPr>
          <w:p w14:paraId="7F0FA957" w14:textId="3E8F8C07" w:rsidR="00404B88" w:rsidRPr="00C26C40" w:rsidRDefault="00404B88" w:rsidP="00404B88">
            <w:pPr>
              <w:rPr>
                <w:b/>
                <w:bCs/>
                <w:lang w:val="en-GB"/>
              </w:rPr>
            </w:pPr>
          </w:p>
        </w:tc>
        <w:tc>
          <w:tcPr>
            <w:tcW w:w="1410" w:type="dxa"/>
          </w:tcPr>
          <w:p w14:paraId="16E06897" w14:textId="0BDE80F8" w:rsidR="00404B88" w:rsidRPr="00C26C40" w:rsidRDefault="00404B88" w:rsidP="00404B88">
            <w:pPr>
              <w:rPr>
                <w:b/>
                <w:bCs/>
                <w:lang w:val="en-GB"/>
              </w:rPr>
            </w:pPr>
            <w:r w:rsidRPr="00544806">
              <w:t>$6,254,401</w:t>
            </w:r>
          </w:p>
        </w:tc>
        <w:tc>
          <w:tcPr>
            <w:tcW w:w="1430" w:type="dxa"/>
          </w:tcPr>
          <w:p w14:paraId="3A19379B" w14:textId="5CED3307" w:rsidR="00404B88" w:rsidRPr="00C26C40" w:rsidRDefault="00404B88" w:rsidP="00404B88">
            <w:pPr>
              <w:rPr>
                <w:b/>
                <w:bCs/>
                <w:lang w:val="en-GB"/>
              </w:rPr>
            </w:pPr>
            <w:r w:rsidRPr="00E16CD7">
              <w:t>75094720.76</w:t>
            </w:r>
          </w:p>
        </w:tc>
      </w:tr>
    </w:tbl>
    <w:p w14:paraId="16001CD1" w14:textId="77777777" w:rsidR="0053702F" w:rsidRPr="00C26C40" w:rsidRDefault="0053702F" w:rsidP="0053702F"/>
    <w:p w14:paraId="1D5E3B25" w14:textId="043B1D99" w:rsidR="0053702F" w:rsidRPr="00C26C40" w:rsidRDefault="0053702F" w:rsidP="00134FFF">
      <w:pPr>
        <w:pStyle w:val="Heading3"/>
      </w:pPr>
      <w:bookmarkStart w:id="468" w:name="_Toc237245052"/>
      <w:r w:rsidRPr="00C26C40">
        <w:t>Utility Costs</w:t>
      </w:r>
      <w:bookmarkEnd w:id="468"/>
    </w:p>
    <w:p w14:paraId="430FBD47" w14:textId="22B8251B" w:rsidR="0053702F" w:rsidRPr="00C26C40" w:rsidRDefault="0053702F" w:rsidP="003056AC">
      <w:pPr>
        <w:pStyle w:val="Heading4"/>
      </w:pPr>
      <w:r w:rsidRPr="00C26C40">
        <w:t>Electricity (PURC MV SLT Tariff)</w:t>
      </w:r>
    </w:p>
    <w:p w14:paraId="4DDD2788" w14:textId="137CC586" w:rsidR="0053702F" w:rsidRPr="00C26C40" w:rsidRDefault="0053702F" w:rsidP="0053702F">
      <w:r w:rsidRPr="00C26C40">
        <w:t xml:space="preserve">The plant is connected to the national grid at Medium Voltage (MV) level under the Special Load Tariff (SLT) industrial tariff schedule of PURC. The applicable energy charge is 215.3414 GHp/kWh (= USD 0.01794/kWh at the PURC exchange rate). The monthly service charge is GHP 50,000/month. Estimated annual electrical energy consumption of </w:t>
      </w:r>
      <w:r w:rsidR="00606F5A" w:rsidRPr="00606F5A">
        <w:t>1,188,000.0</w:t>
      </w:r>
      <w:r w:rsidR="00606F5A">
        <w:t xml:space="preserve"> </w:t>
      </w:r>
      <w:r w:rsidRPr="00C26C40">
        <w:t xml:space="preserve">kWh yields an annual electricity cost of approximately </w:t>
      </w:r>
      <w:r w:rsidR="00E3569D" w:rsidRPr="00E3569D">
        <w:t>$131,180</w:t>
      </w:r>
      <w:r w:rsidRPr="00C26C40">
        <w:t>.</w:t>
      </w:r>
    </w:p>
    <w:p w14:paraId="384264F9" w14:textId="00A57890" w:rsidR="0053702F" w:rsidRPr="00C26C40" w:rsidRDefault="0053702F" w:rsidP="003056AC">
      <w:pPr>
        <w:pStyle w:val="Heading4"/>
      </w:pPr>
      <w:r w:rsidRPr="00C26C40">
        <w:t>Cooling Water (PURC Industrial Tariff)</w:t>
      </w:r>
    </w:p>
    <w:p w14:paraId="662872C1" w14:textId="237B72D2" w:rsidR="0053702F" w:rsidRPr="00C26C40" w:rsidRDefault="0053702F" w:rsidP="0053702F">
      <w:r w:rsidRPr="00C26C40">
        <w:t xml:space="preserve">Process cooling water is supplied from the GWCL industrial tariff at 3,278.5809 GHp/m³ (= USD 0.2731/m³). The estimated annual consumption of cooling water for process cooling duties (principally the CL-201 product cooler, HX-203 post-leach cooler, E-701 product cooler, and R-702 polymerisation cooling) is approximately 40,000 m³/yr, yielding a cost of approximately </w:t>
      </w:r>
      <w:r w:rsidR="004710EF" w:rsidRPr="004710EF">
        <w:t>$</w:t>
      </w:r>
      <w:r w:rsidR="00C73534">
        <w:t xml:space="preserve"> </w:t>
      </w:r>
      <w:r w:rsidR="004710EF" w:rsidRPr="004710EF">
        <w:t>865,312</w:t>
      </w:r>
      <w:r w:rsidR="00C73534">
        <w:t>.</w:t>
      </w:r>
    </w:p>
    <w:p w14:paraId="35C468C9" w14:textId="3A2ED607" w:rsidR="003056AC" w:rsidRPr="00C26C40" w:rsidRDefault="003056AC" w:rsidP="003056AC">
      <w:pPr>
        <w:pStyle w:val="Caption"/>
        <w:keepNext/>
      </w:pPr>
      <w:bookmarkStart w:id="469" w:name="_Toc237244884"/>
      <w:r w:rsidRPr="00C26C40">
        <w:lastRenderedPageBreak/>
        <w:t xml:space="preserve">Table </w:t>
      </w:r>
      <w:fldSimple w:instr=" STYLEREF 1 \s ">
        <w:r w:rsidR="006221B8">
          <w:rPr>
            <w:noProof/>
          </w:rPr>
          <w:t>10</w:t>
        </w:r>
      </w:fldSimple>
      <w:r w:rsidR="00B61202">
        <w:noBreakHyphen/>
      </w:r>
      <w:fldSimple w:instr=" SEQ Table \* ARABIC \s 1 ">
        <w:r w:rsidR="006221B8">
          <w:rPr>
            <w:noProof/>
          </w:rPr>
          <w:t>14</w:t>
        </w:r>
      </w:fldSimple>
      <w:r w:rsidRPr="00C26C40">
        <w:t xml:space="preserve"> Annual Utility Costs (PURC 2026 Tariff Basis, 100% Utilisation)</w:t>
      </w:r>
      <w:bookmarkEnd w:id="469"/>
    </w:p>
    <w:tbl>
      <w:tblPr>
        <w:tblStyle w:val="TableGrid"/>
        <w:tblW w:w="0" w:type="auto"/>
        <w:tblLook w:val="04A0" w:firstRow="1" w:lastRow="0" w:firstColumn="1" w:lastColumn="0" w:noHBand="0" w:noVBand="1"/>
      </w:tblPr>
      <w:tblGrid>
        <w:gridCol w:w="1702"/>
        <w:gridCol w:w="1711"/>
        <w:gridCol w:w="1729"/>
        <w:gridCol w:w="1665"/>
        <w:gridCol w:w="1687"/>
      </w:tblGrid>
      <w:tr w:rsidR="0053702F" w:rsidRPr="00C26C40" w14:paraId="64CDF77B" w14:textId="77777777" w:rsidTr="003056AC">
        <w:tc>
          <w:tcPr>
            <w:tcW w:w="1702" w:type="dxa"/>
          </w:tcPr>
          <w:p w14:paraId="51361F62" w14:textId="77777777" w:rsidR="0053702F" w:rsidRPr="00C26C40" w:rsidRDefault="0053702F" w:rsidP="00870DFD">
            <w:pPr>
              <w:rPr>
                <w:b/>
                <w:bCs/>
                <w:lang w:val="en-GB"/>
              </w:rPr>
            </w:pPr>
            <w:r w:rsidRPr="00C26C40">
              <w:rPr>
                <w:b/>
                <w:bCs/>
                <w:lang w:val="en-GB"/>
              </w:rPr>
              <w:t>Utility</w:t>
            </w:r>
          </w:p>
        </w:tc>
        <w:tc>
          <w:tcPr>
            <w:tcW w:w="1711" w:type="dxa"/>
          </w:tcPr>
          <w:p w14:paraId="245ED3DC" w14:textId="77777777" w:rsidR="0053702F" w:rsidRPr="00C26C40" w:rsidRDefault="0053702F" w:rsidP="00870DFD">
            <w:pPr>
              <w:rPr>
                <w:b/>
                <w:bCs/>
                <w:lang w:val="en-GB"/>
              </w:rPr>
            </w:pPr>
            <w:r w:rsidRPr="00C26C40">
              <w:rPr>
                <w:b/>
                <w:bCs/>
                <w:lang w:val="en-GB"/>
              </w:rPr>
              <w:t>PURC Rate</w:t>
            </w:r>
          </w:p>
        </w:tc>
        <w:tc>
          <w:tcPr>
            <w:tcW w:w="1729" w:type="dxa"/>
          </w:tcPr>
          <w:p w14:paraId="64F26FEB" w14:textId="77777777" w:rsidR="0053702F" w:rsidRPr="00C26C40" w:rsidRDefault="0053702F" w:rsidP="00870DFD">
            <w:pPr>
              <w:rPr>
                <w:b/>
                <w:bCs/>
                <w:lang w:val="en-GB"/>
              </w:rPr>
            </w:pPr>
            <w:r w:rsidRPr="00C26C40">
              <w:rPr>
                <w:b/>
                <w:bCs/>
                <w:lang w:val="en-GB"/>
              </w:rPr>
              <w:t>Annual Consumption</w:t>
            </w:r>
          </w:p>
        </w:tc>
        <w:tc>
          <w:tcPr>
            <w:tcW w:w="1665" w:type="dxa"/>
          </w:tcPr>
          <w:p w14:paraId="43BC71C6" w14:textId="77777777" w:rsidR="0053702F" w:rsidRPr="00C26C40" w:rsidRDefault="0053702F" w:rsidP="00870DFD">
            <w:pPr>
              <w:rPr>
                <w:b/>
                <w:bCs/>
                <w:lang w:val="en-GB"/>
              </w:rPr>
            </w:pPr>
            <w:r w:rsidRPr="00C26C40">
              <w:rPr>
                <w:b/>
                <w:bCs/>
                <w:lang w:val="en-GB"/>
              </w:rPr>
              <w:t>Annual Cost (USD)</w:t>
            </w:r>
          </w:p>
        </w:tc>
        <w:tc>
          <w:tcPr>
            <w:tcW w:w="1687" w:type="dxa"/>
          </w:tcPr>
          <w:p w14:paraId="2F6585E2" w14:textId="77777777" w:rsidR="0053702F" w:rsidRPr="00C26C40" w:rsidRDefault="0053702F" w:rsidP="00870DFD">
            <w:pPr>
              <w:rPr>
                <w:b/>
                <w:bCs/>
                <w:lang w:val="en-GB"/>
              </w:rPr>
            </w:pPr>
            <w:r w:rsidRPr="00C26C40">
              <w:rPr>
                <w:b/>
                <w:bCs/>
                <w:lang w:val="en-GB"/>
              </w:rPr>
              <w:t>Annual Cost (GHS)</w:t>
            </w:r>
          </w:p>
        </w:tc>
      </w:tr>
      <w:tr w:rsidR="0053702F" w:rsidRPr="00C26C40" w14:paraId="168D939D" w14:textId="77777777" w:rsidTr="003056AC">
        <w:tc>
          <w:tcPr>
            <w:tcW w:w="1702" w:type="dxa"/>
          </w:tcPr>
          <w:p w14:paraId="4C9C155B" w14:textId="77777777" w:rsidR="0053702F" w:rsidRPr="00C26C40" w:rsidRDefault="0053702F" w:rsidP="00870DFD">
            <w:pPr>
              <w:rPr>
                <w:lang w:val="en-GB"/>
              </w:rPr>
            </w:pPr>
            <w:r w:rsidRPr="00C26C40">
              <w:rPr>
                <w:lang w:val="en-GB"/>
              </w:rPr>
              <w:t>Electricity (MV SLT)</w:t>
            </w:r>
          </w:p>
        </w:tc>
        <w:tc>
          <w:tcPr>
            <w:tcW w:w="1711" w:type="dxa"/>
          </w:tcPr>
          <w:p w14:paraId="1AEC1E93" w14:textId="77777777" w:rsidR="0053702F" w:rsidRPr="00C26C40" w:rsidRDefault="0053702F" w:rsidP="00870DFD">
            <w:pPr>
              <w:rPr>
                <w:lang w:val="en-GB"/>
              </w:rPr>
            </w:pPr>
            <w:r w:rsidRPr="00C26C40">
              <w:rPr>
                <w:lang w:val="en-GB"/>
              </w:rPr>
              <w:t>215.3414 GHp/kWh</w:t>
            </w:r>
          </w:p>
        </w:tc>
        <w:tc>
          <w:tcPr>
            <w:tcW w:w="1729" w:type="dxa"/>
          </w:tcPr>
          <w:p w14:paraId="6F5DB10F" w14:textId="77777777" w:rsidR="0053702F" w:rsidRPr="00C26C40" w:rsidRDefault="0053702F" w:rsidP="00870DFD">
            <w:pPr>
              <w:rPr>
                <w:lang w:val="en-GB"/>
              </w:rPr>
            </w:pPr>
            <w:r w:rsidRPr="00C26C40">
              <w:rPr>
                <w:lang w:val="en-GB"/>
              </w:rPr>
              <w:t>134,400 kWh</w:t>
            </w:r>
          </w:p>
        </w:tc>
        <w:tc>
          <w:tcPr>
            <w:tcW w:w="1665" w:type="dxa"/>
          </w:tcPr>
          <w:p w14:paraId="785E8D79" w14:textId="77777777" w:rsidR="0053702F" w:rsidRPr="00C26C40" w:rsidRDefault="0053702F" w:rsidP="00870DFD">
            <w:pPr>
              <w:rPr>
                <w:lang w:val="en-GB"/>
              </w:rPr>
            </w:pPr>
            <w:r w:rsidRPr="00C26C40">
              <w:rPr>
                <w:lang w:val="en-GB"/>
              </w:rPr>
              <w:t>192,764</w:t>
            </w:r>
          </w:p>
        </w:tc>
        <w:tc>
          <w:tcPr>
            <w:tcW w:w="1687" w:type="dxa"/>
          </w:tcPr>
          <w:p w14:paraId="5E665311" w14:textId="77777777" w:rsidR="0053702F" w:rsidRPr="00C26C40" w:rsidRDefault="0053702F" w:rsidP="00870DFD">
            <w:pPr>
              <w:rPr>
                <w:lang w:val="en-GB"/>
              </w:rPr>
            </w:pPr>
            <w:r w:rsidRPr="00C26C40">
              <w:rPr>
                <w:lang w:val="en-GB"/>
              </w:rPr>
              <w:t>2,314,460</w:t>
            </w:r>
          </w:p>
        </w:tc>
      </w:tr>
      <w:tr w:rsidR="0053702F" w:rsidRPr="00C26C40" w14:paraId="246F1B3B" w14:textId="77777777" w:rsidTr="003056AC">
        <w:tc>
          <w:tcPr>
            <w:tcW w:w="1702" w:type="dxa"/>
          </w:tcPr>
          <w:p w14:paraId="506498BE" w14:textId="77777777" w:rsidR="0053702F" w:rsidRPr="00C26C40" w:rsidRDefault="0053702F" w:rsidP="00870DFD">
            <w:pPr>
              <w:rPr>
                <w:lang w:val="en-GB"/>
              </w:rPr>
            </w:pPr>
            <w:r w:rsidRPr="00C26C40">
              <w:rPr>
                <w:lang w:val="en-GB"/>
              </w:rPr>
              <w:t>Cooling Water (Industrial)</w:t>
            </w:r>
          </w:p>
        </w:tc>
        <w:tc>
          <w:tcPr>
            <w:tcW w:w="1711" w:type="dxa"/>
          </w:tcPr>
          <w:p w14:paraId="3E449F65" w14:textId="77777777" w:rsidR="0053702F" w:rsidRPr="00C26C40" w:rsidRDefault="0053702F" w:rsidP="00870DFD">
            <w:pPr>
              <w:rPr>
                <w:lang w:val="en-GB"/>
              </w:rPr>
            </w:pPr>
            <w:r w:rsidRPr="00C26C40">
              <w:rPr>
                <w:lang w:val="en-GB"/>
              </w:rPr>
              <w:t>3,278.58 GHp/m³</w:t>
            </w:r>
          </w:p>
        </w:tc>
        <w:tc>
          <w:tcPr>
            <w:tcW w:w="1729" w:type="dxa"/>
          </w:tcPr>
          <w:p w14:paraId="69A3AE85" w14:textId="77777777" w:rsidR="0053702F" w:rsidRPr="00C26C40" w:rsidRDefault="0053702F" w:rsidP="00870DFD">
            <w:pPr>
              <w:rPr>
                <w:lang w:val="en-GB"/>
              </w:rPr>
            </w:pPr>
            <w:r w:rsidRPr="00C26C40">
              <w:rPr>
                <w:lang w:val="en-GB"/>
              </w:rPr>
              <w:t>40,000 m³</w:t>
            </w:r>
          </w:p>
        </w:tc>
        <w:tc>
          <w:tcPr>
            <w:tcW w:w="1665" w:type="dxa"/>
          </w:tcPr>
          <w:p w14:paraId="476B136F" w14:textId="77777777" w:rsidR="0053702F" w:rsidRPr="00C26C40" w:rsidRDefault="0053702F" w:rsidP="00870DFD">
            <w:pPr>
              <w:rPr>
                <w:lang w:val="en-GB"/>
              </w:rPr>
            </w:pPr>
            <w:r w:rsidRPr="00C26C40">
              <w:rPr>
                <w:lang w:val="en-GB"/>
              </w:rPr>
              <w:t>10,924</w:t>
            </w:r>
          </w:p>
        </w:tc>
        <w:tc>
          <w:tcPr>
            <w:tcW w:w="1687" w:type="dxa"/>
          </w:tcPr>
          <w:p w14:paraId="71D57179" w14:textId="77777777" w:rsidR="0053702F" w:rsidRPr="00C26C40" w:rsidRDefault="0053702F" w:rsidP="00870DFD">
            <w:pPr>
              <w:rPr>
                <w:lang w:val="en-GB"/>
              </w:rPr>
            </w:pPr>
            <w:r w:rsidRPr="00C26C40">
              <w:rPr>
                <w:lang w:val="en-GB"/>
              </w:rPr>
              <w:t>131,161</w:t>
            </w:r>
          </w:p>
        </w:tc>
      </w:tr>
      <w:tr w:rsidR="0053702F" w:rsidRPr="00C26C40" w14:paraId="650E17E2" w14:textId="77777777" w:rsidTr="003056AC">
        <w:tc>
          <w:tcPr>
            <w:tcW w:w="1702" w:type="dxa"/>
          </w:tcPr>
          <w:p w14:paraId="4C341595" w14:textId="77777777" w:rsidR="0053702F" w:rsidRPr="00C26C40" w:rsidRDefault="0053702F" w:rsidP="00870DFD">
            <w:pPr>
              <w:rPr>
                <w:b/>
                <w:bCs/>
                <w:lang w:val="en-GB"/>
              </w:rPr>
            </w:pPr>
            <w:r w:rsidRPr="00C26C40">
              <w:rPr>
                <w:b/>
                <w:bCs/>
                <w:lang w:val="en-GB"/>
              </w:rPr>
              <w:t>TOTAL</w:t>
            </w:r>
          </w:p>
        </w:tc>
        <w:tc>
          <w:tcPr>
            <w:tcW w:w="1711" w:type="dxa"/>
          </w:tcPr>
          <w:p w14:paraId="052CDA49" w14:textId="77777777" w:rsidR="0053702F" w:rsidRPr="00C26C40" w:rsidRDefault="0053702F" w:rsidP="00870DFD">
            <w:pPr>
              <w:rPr>
                <w:b/>
                <w:bCs/>
                <w:lang w:val="en-GB"/>
              </w:rPr>
            </w:pPr>
            <w:r w:rsidRPr="00C26C40">
              <w:rPr>
                <w:b/>
                <w:bCs/>
                <w:lang w:val="en-GB"/>
              </w:rPr>
              <w:t>—</w:t>
            </w:r>
          </w:p>
        </w:tc>
        <w:tc>
          <w:tcPr>
            <w:tcW w:w="1729" w:type="dxa"/>
          </w:tcPr>
          <w:p w14:paraId="24BEDE3D" w14:textId="77777777" w:rsidR="0053702F" w:rsidRPr="00C26C40" w:rsidRDefault="0053702F" w:rsidP="00870DFD">
            <w:pPr>
              <w:rPr>
                <w:b/>
                <w:bCs/>
                <w:lang w:val="en-GB"/>
              </w:rPr>
            </w:pPr>
            <w:r w:rsidRPr="00C26C40">
              <w:rPr>
                <w:b/>
                <w:bCs/>
                <w:lang w:val="en-GB"/>
              </w:rPr>
              <w:t>—</w:t>
            </w:r>
          </w:p>
        </w:tc>
        <w:tc>
          <w:tcPr>
            <w:tcW w:w="1665" w:type="dxa"/>
          </w:tcPr>
          <w:p w14:paraId="49609B15" w14:textId="77777777" w:rsidR="0053702F" w:rsidRPr="00C26C40" w:rsidRDefault="0053702F" w:rsidP="00870DFD">
            <w:pPr>
              <w:rPr>
                <w:b/>
                <w:bCs/>
                <w:lang w:val="en-GB"/>
              </w:rPr>
            </w:pPr>
            <w:r w:rsidRPr="00C26C40">
              <w:rPr>
                <w:b/>
                <w:bCs/>
                <w:lang w:val="en-GB"/>
              </w:rPr>
              <w:t>253,661</w:t>
            </w:r>
          </w:p>
        </w:tc>
        <w:tc>
          <w:tcPr>
            <w:tcW w:w="1687" w:type="dxa"/>
          </w:tcPr>
          <w:p w14:paraId="1A2A5510" w14:textId="77777777" w:rsidR="0053702F" w:rsidRPr="00C26C40" w:rsidRDefault="0053702F" w:rsidP="00870DFD">
            <w:pPr>
              <w:rPr>
                <w:b/>
                <w:bCs/>
                <w:lang w:val="en-GB"/>
              </w:rPr>
            </w:pPr>
            <w:r w:rsidRPr="00C26C40">
              <w:rPr>
                <w:b/>
                <w:bCs/>
                <w:lang w:val="en-GB"/>
              </w:rPr>
              <w:t>3,045,632</w:t>
            </w:r>
          </w:p>
        </w:tc>
      </w:tr>
    </w:tbl>
    <w:p w14:paraId="68B72778" w14:textId="77777777" w:rsidR="0053702F" w:rsidRPr="00C26C40" w:rsidRDefault="0053702F" w:rsidP="0053702F"/>
    <w:p w14:paraId="557215C9" w14:textId="78C67C88" w:rsidR="0053702F" w:rsidRPr="00C26C40" w:rsidRDefault="0053702F" w:rsidP="00134FFF">
      <w:pPr>
        <w:pStyle w:val="Heading3"/>
      </w:pPr>
      <w:bookmarkStart w:id="470" w:name="_Toc237245053"/>
      <w:r w:rsidRPr="00C26C40">
        <w:t>Labour Costs</w:t>
      </w:r>
      <w:bookmarkEnd w:id="470"/>
    </w:p>
    <w:p w14:paraId="14BAAF24" w14:textId="13056AE7" w:rsidR="0053702F" w:rsidRPr="00C26C40" w:rsidRDefault="0053702F" w:rsidP="003056AC">
      <w:pPr>
        <w:pStyle w:val="Heading4"/>
      </w:pPr>
      <w:r w:rsidRPr="00C26C40">
        <w:t>Shift Structure and Staffing</w:t>
      </w:r>
    </w:p>
    <w:p w14:paraId="58DDB9DD" w14:textId="77777777" w:rsidR="0053702F" w:rsidRPr="00C26C40" w:rsidRDefault="0053702F" w:rsidP="0053702F">
      <w:r w:rsidRPr="00C26C40">
        <w:t>To maintain continuous 24/7 operation over the 330-day campaign (7,920 hr/yr), a four-crew rotating shift pattern was adopted. Each shift crew comprises 22 personnel, yielding a total shift headcount of 88. An additional 24 day-shift administrative, engineering, and management personnel are employed on a Monday-to-Friday basis. The total site complement is therefore 112 personnel. The staffing model was benchmarked against comparable Ghanaian heavy industrial operations, including VALCO (aluminium smelting), Sentuo Oil Refinery, and Newmont Ghana Ahafo mine, to ensure competitive wage rates and minimize staff turnover. A deliberate premium wage strategy is adopted, whereby total labour cost (USD 873,000/yr) is explicitly set above the market median to attract and retain qualified mechanical, electrical, and chemical technicians in the highly corrosive HCl plant environment.</w:t>
      </w:r>
    </w:p>
    <w:p w14:paraId="61FE2328" w14:textId="5F0A46BB" w:rsidR="003056AC" w:rsidRPr="00C26C40" w:rsidRDefault="003056AC" w:rsidP="003056AC">
      <w:pPr>
        <w:pStyle w:val="Caption"/>
        <w:keepNext/>
      </w:pPr>
      <w:bookmarkStart w:id="471" w:name="_Toc237244885"/>
      <w:r w:rsidRPr="00C26C40">
        <w:t xml:space="preserve">Table </w:t>
      </w:r>
      <w:fldSimple w:instr=" STYLEREF 1 \s ">
        <w:r w:rsidR="006221B8">
          <w:rPr>
            <w:noProof/>
          </w:rPr>
          <w:t>10</w:t>
        </w:r>
      </w:fldSimple>
      <w:r w:rsidR="00B61202">
        <w:noBreakHyphen/>
      </w:r>
      <w:fldSimple w:instr=" SEQ Table \* ARABIC \s 1 ">
        <w:r w:rsidR="006221B8">
          <w:rPr>
            <w:noProof/>
          </w:rPr>
          <w:t>15</w:t>
        </w:r>
      </w:fldSimple>
      <w:r w:rsidRPr="00C26C40">
        <w:t xml:space="preserve"> Shift Labour Staffing and Annual Cost</w:t>
      </w:r>
      <w:bookmarkEnd w:id="471"/>
    </w:p>
    <w:tbl>
      <w:tblPr>
        <w:tblStyle w:val="TableGrid"/>
        <w:tblW w:w="0" w:type="auto"/>
        <w:tblLook w:val="04A0" w:firstRow="1" w:lastRow="0" w:firstColumn="1" w:lastColumn="0" w:noHBand="0" w:noVBand="1"/>
      </w:tblPr>
      <w:tblGrid>
        <w:gridCol w:w="1739"/>
        <w:gridCol w:w="1682"/>
        <w:gridCol w:w="1712"/>
        <w:gridCol w:w="1672"/>
        <w:gridCol w:w="1689"/>
      </w:tblGrid>
      <w:tr w:rsidR="0053702F" w:rsidRPr="00C26C40" w14:paraId="5DE0EC1D" w14:textId="77777777" w:rsidTr="003056AC">
        <w:tc>
          <w:tcPr>
            <w:tcW w:w="1739" w:type="dxa"/>
          </w:tcPr>
          <w:p w14:paraId="44825C1A" w14:textId="77777777" w:rsidR="0053702F" w:rsidRPr="00C26C40" w:rsidRDefault="0053702F" w:rsidP="00870DFD">
            <w:pPr>
              <w:rPr>
                <w:b/>
                <w:bCs/>
                <w:lang w:val="en-GB"/>
              </w:rPr>
            </w:pPr>
            <w:r w:rsidRPr="00C26C40">
              <w:rPr>
                <w:b/>
                <w:bCs/>
                <w:lang w:val="en-GB"/>
              </w:rPr>
              <w:t>Role</w:t>
            </w:r>
          </w:p>
        </w:tc>
        <w:tc>
          <w:tcPr>
            <w:tcW w:w="1682" w:type="dxa"/>
          </w:tcPr>
          <w:p w14:paraId="58142F1B" w14:textId="77777777" w:rsidR="0053702F" w:rsidRPr="00C26C40" w:rsidRDefault="0053702F" w:rsidP="00870DFD">
            <w:pPr>
              <w:rPr>
                <w:b/>
                <w:bCs/>
                <w:lang w:val="en-GB"/>
              </w:rPr>
            </w:pPr>
            <w:r w:rsidRPr="00C26C40">
              <w:rPr>
                <w:b/>
                <w:bCs/>
                <w:lang w:val="en-GB"/>
              </w:rPr>
              <w:t>Annual Salary (USD)</w:t>
            </w:r>
          </w:p>
        </w:tc>
        <w:tc>
          <w:tcPr>
            <w:tcW w:w="1712" w:type="dxa"/>
          </w:tcPr>
          <w:p w14:paraId="195FFA99" w14:textId="77777777" w:rsidR="0053702F" w:rsidRPr="00C26C40" w:rsidRDefault="0053702F" w:rsidP="00870DFD">
            <w:pPr>
              <w:rPr>
                <w:b/>
                <w:bCs/>
                <w:lang w:val="en-GB"/>
              </w:rPr>
            </w:pPr>
            <w:r w:rsidRPr="00C26C40">
              <w:rPr>
                <w:b/>
                <w:bCs/>
                <w:lang w:val="en-GB"/>
              </w:rPr>
              <w:t>Staff/Shift</w:t>
            </w:r>
          </w:p>
        </w:tc>
        <w:tc>
          <w:tcPr>
            <w:tcW w:w="1672" w:type="dxa"/>
          </w:tcPr>
          <w:p w14:paraId="121D869E" w14:textId="77777777" w:rsidR="0053702F" w:rsidRPr="00C26C40" w:rsidRDefault="0053702F" w:rsidP="00870DFD">
            <w:pPr>
              <w:rPr>
                <w:b/>
                <w:bCs/>
                <w:lang w:val="en-GB"/>
              </w:rPr>
            </w:pPr>
            <w:r w:rsidRPr="00C26C40">
              <w:rPr>
                <w:b/>
                <w:bCs/>
                <w:lang w:val="en-GB"/>
              </w:rPr>
              <w:t>Total Crews</w:t>
            </w:r>
          </w:p>
        </w:tc>
        <w:tc>
          <w:tcPr>
            <w:tcW w:w="1689" w:type="dxa"/>
          </w:tcPr>
          <w:p w14:paraId="11C2165F" w14:textId="77777777" w:rsidR="0053702F" w:rsidRPr="00C26C40" w:rsidRDefault="0053702F" w:rsidP="00870DFD">
            <w:pPr>
              <w:rPr>
                <w:b/>
                <w:bCs/>
                <w:lang w:val="en-GB"/>
              </w:rPr>
            </w:pPr>
            <w:r w:rsidRPr="00C26C40">
              <w:rPr>
                <w:b/>
                <w:bCs/>
                <w:lang w:val="en-GB"/>
              </w:rPr>
              <w:t>Annual Cost (USD)</w:t>
            </w:r>
          </w:p>
        </w:tc>
      </w:tr>
      <w:tr w:rsidR="00D1476E" w:rsidRPr="00C26C40" w14:paraId="53921217" w14:textId="77777777" w:rsidTr="003056AC">
        <w:tc>
          <w:tcPr>
            <w:tcW w:w="1739" w:type="dxa"/>
          </w:tcPr>
          <w:p w14:paraId="18CEF7D1" w14:textId="77777777" w:rsidR="00D1476E" w:rsidRPr="00C26C40" w:rsidRDefault="00D1476E" w:rsidP="00D1476E">
            <w:pPr>
              <w:rPr>
                <w:lang w:val="en-GB"/>
              </w:rPr>
            </w:pPr>
            <w:r w:rsidRPr="00C26C40">
              <w:rPr>
                <w:lang w:val="en-GB"/>
              </w:rPr>
              <w:t>Shift Supervisor</w:t>
            </w:r>
          </w:p>
        </w:tc>
        <w:tc>
          <w:tcPr>
            <w:tcW w:w="1682" w:type="dxa"/>
          </w:tcPr>
          <w:p w14:paraId="5705DA40" w14:textId="478F74AB" w:rsidR="00D1476E" w:rsidRPr="00C26C40" w:rsidRDefault="00D1476E" w:rsidP="00D1476E">
            <w:pPr>
              <w:rPr>
                <w:lang w:val="en-GB"/>
              </w:rPr>
            </w:pPr>
            <w:r w:rsidRPr="009A434A">
              <w:t>$12,000</w:t>
            </w:r>
          </w:p>
        </w:tc>
        <w:tc>
          <w:tcPr>
            <w:tcW w:w="1712" w:type="dxa"/>
          </w:tcPr>
          <w:p w14:paraId="1692B47A" w14:textId="5222BB24" w:rsidR="00D1476E" w:rsidRPr="00C26C40" w:rsidRDefault="00D1476E" w:rsidP="00D1476E">
            <w:pPr>
              <w:rPr>
                <w:lang w:val="en-GB"/>
              </w:rPr>
            </w:pPr>
            <w:r w:rsidRPr="009A434A">
              <w:t>1</w:t>
            </w:r>
          </w:p>
        </w:tc>
        <w:tc>
          <w:tcPr>
            <w:tcW w:w="1672" w:type="dxa"/>
          </w:tcPr>
          <w:p w14:paraId="15225D07" w14:textId="4F99FC8A" w:rsidR="00D1476E" w:rsidRPr="00C26C40" w:rsidRDefault="00D1476E" w:rsidP="00D1476E">
            <w:pPr>
              <w:rPr>
                <w:lang w:val="en-GB"/>
              </w:rPr>
            </w:pPr>
            <w:r w:rsidRPr="009A434A">
              <w:t>4</w:t>
            </w:r>
          </w:p>
        </w:tc>
        <w:tc>
          <w:tcPr>
            <w:tcW w:w="1689" w:type="dxa"/>
          </w:tcPr>
          <w:p w14:paraId="62578B91" w14:textId="293EC856" w:rsidR="00D1476E" w:rsidRPr="00C26C40" w:rsidRDefault="00D1476E" w:rsidP="00D1476E">
            <w:pPr>
              <w:rPr>
                <w:lang w:val="en-GB"/>
              </w:rPr>
            </w:pPr>
            <w:r w:rsidRPr="00DC492D">
              <w:t>$48,000</w:t>
            </w:r>
          </w:p>
        </w:tc>
      </w:tr>
      <w:tr w:rsidR="00D1476E" w:rsidRPr="00C26C40" w14:paraId="35FBED34" w14:textId="77777777" w:rsidTr="003056AC">
        <w:tc>
          <w:tcPr>
            <w:tcW w:w="1739" w:type="dxa"/>
          </w:tcPr>
          <w:p w14:paraId="25CCE316" w14:textId="77777777" w:rsidR="00D1476E" w:rsidRPr="00C26C40" w:rsidRDefault="00D1476E" w:rsidP="00D1476E">
            <w:pPr>
              <w:rPr>
                <w:lang w:val="en-GB"/>
              </w:rPr>
            </w:pPr>
            <w:r w:rsidRPr="00C26C40">
              <w:rPr>
                <w:lang w:val="en-GB"/>
              </w:rPr>
              <w:t>DCS / Panel Operator</w:t>
            </w:r>
          </w:p>
        </w:tc>
        <w:tc>
          <w:tcPr>
            <w:tcW w:w="1682" w:type="dxa"/>
          </w:tcPr>
          <w:p w14:paraId="40307798" w14:textId="226B93FF" w:rsidR="00D1476E" w:rsidRPr="00C26C40" w:rsidRDefault="00D1476E" w:rsidP="00D1476E">
            <w:pPr>
              <w:rPr>
                <w:lang w:val="en-GB"/>
              </w:rPr>
            </w:pPr>
            <w:r w:rsidRPr="009A434A">
              <w:t>$7,500</w:t>
            </w:r>
          </w:p>
        </w:tc>
        <w:tc>
          <w:tcPr>
            <w:tcW w:w="1712" w:type="dxa"/>
          </w:tcPr>
          <w:p w14:paraId="1E68C954" w14:textId="2A5AD66F" w:rsidR="00D1476E" w:rsidRPr="00C26C40" w:rsidRDefault="00D1476E" w:rsidP="00D1476E">
            <w:pPr>
              <w:rPr>
                <w:lang w:val="en-GB"/>
              </w:rPr>
            </w:pPr>
            <w:r w:rsidRPr="009A434A">
              <w:t>2</w:t>
            </w:r>
          </w:p>
        </w:tc>
        <w:tc>
          <w:tcPr>
            <w:tcW w:w="1672" w:type="dxa"/>
          </w:tcPr>
          <w:p w14:paraId="35005D74" w14:textId="4CBB5A62" w:rsidR="00D1476E" w:rsidRPr="00C26C40" w:rsidRDefault="00D1476E" w:rsidP="00D1476E">
            <w:pPr>
              <w:rPr>
                <w:lang w:val="en-GB"/>
              </w:rPr>
            </w:pPr>
            <w:r w:rsidRPr="009A434A">
              <w:t>4</w:t>
            </w:r>
          </w:p>
        </w:tc>
        <w:tc>
          <w:tcPr>
            <w:tcW w:w="1689" w:type="dxa"/>
          </w:tcPr>
          <w:p w14:paraId="6A0DFEFC" w14:textId="354E97A3" w:rsidR="00D1476E" w:rsidRPr="00C26C40" w:rsidRDefault="00D1476E" w:rsidP="00D1476E">
            <w:pPr>
              <w:rPr>
                <w:lang w:val="en-GB"/>
              </w:rPr>
            </w:pPr>
            <w:r w:rsidRPr="00DC492D">
              <w:t>$60,000</w:t>
            </w:r>
          </w:p>
        </w:tc>
      </w:tr>
      <w:tr w:rsidR="00D1476E" w:rsidRPr="00C26C40" w14:paraId="1C3FC0E4" w14:textId="77777777" w:rsidTr="003056AC">
        <w:tc>
          <w:tcPr>
            <w:tcW w:w="1739" w:type="dxa"/>
          </w:tcPr>
          <w:p w14:paraId="1CC7ADB3" w14:textId="77777777" w:rsidR="00D1476E" w:rsidRPr="00C26C40" w:rsidRDefault="00D1476E" w:rsidP="00D1476E">
            <w:pPr>
              <w:rPr>
                <w:lang w:val="en-GB"/>
              </w:rPr>
            </w:pPr>
            <w:r w:rsidRPr="00C26C40">
              <w:rPr>
                <w:lang w:val="en-GB"/>
              </w:rPr>
              <w:t>Field Operator</w:t>
            </w:r>
          </w:p>
        </w:tc>
        <w:tc>
          <w:tcPr>
            <w:tcW w:w="1682" w:type="dxa"/>
          </w:tcPr>
          <w:p w14:paraId="335F5C48" w14:textId="417EAA08" w:rsidR="00D1476E" w:rsidRPr="00C26C40" w:rsidRDefault="00D1476E" w:rsidP="00D1476E">
            <w:pPr>
              <w:rPr>
                <w:lang w:val="en-GB"/>
              </w:rPr>
            </w:pPr>
            <w:r w:rsidRPr="009A434A">
              <w:t>$6,000</w:t>
            </w:r>
          </w:p>
        </w:tc>
        <w:tc>
          <w:tcPr>
            <w:tcW w:w="1712" w:type="dxa"/>
          </w:tcPr>
          <w:p w14:paraId="6C640F18" w14:textId="4C8275BA" w:rsidR="00D1476E" w:rsidRPr="00C26C40" w:rsidRDefault="00D1476E" w:rsidP="00D1476E">
            <w:pPr>
              <w:rPr>
                <w:lang w:val="en-GB"/>
              </w:rPr>
            </w:pPr>
            <w:r w:rsidRPr="009A434A">
              <w:t>8</w:t>
            </w:r>
          </w:p>
        </w:tc>
        <w:tc>
          <w:tcPr>
            <w:tcW w:w="1672" w:type="dxa"/>
          </w:tcPr>
          <w:p w14:paraId="55A3FCDC" w14:textId="35967881" w:rsidR="00D1476E" w:rsidRPr="00C26C40" w:rsidRDefault="00D1476E" w:rsidP="00D1476E">
            <w:pPr>
              <w:rPr>
                <w:lang w:val="en-GB"/>
              </w:rPr>
            </w:pPr>
            <w:r w:rsidRPr="009A434A">
              <w:t>4</w:t>
            </w:r>
          </w:p>
        </w:tc>
        <w:tc>
          <w:tcPr>
            <w:tcW w:w="1689" w:type="dxa"/>
          </w:tcPr>
          <w:p w14:paraId="0F28688E" w14:textId="0553F2CD" w:rsidR="00D1476E" w:rsidRPr="00C26C40" w:rsidRDefault="00D1476E" w:rsidP="00D1476E">
            <w:pPr>
              <w:rPr>
                <w:lang w:val="en-GB"/>
              </w:rPr>
            </w:pPr>
            <w:r w:rsidRPr="00DC492D">
              <w:t>$192,000</w:t>
            </w:r>
          </w:p>
        </w:tc>
      </w:tr>
      <w:tr w:rsidR="00D1476E" w:rsidRPr="00C26C40" w14:paraId="50C6BA38" w14:textId="77777777" w:rsidTr="003056AC">
        <w:tc>
          <w:tcPr>
            <w:tcW w:w="1739" w:type="dxa"/>
          </w:tcPr>
          <w:p w14:paraId="54D7B23C" w14:textId="77777777" w:rsidR="00D1476E" w:rsidRPr="00C26C40" w:rsidRDefault="00D1476E" w:rsidP="00D1476E">
            <w:pPr>
              <w:rPr>
                <w:lang w:val="en-GB"/>
              </w:rPr>
            </w:pPr>
            <w:r w:rsidRPr="00C26C40">
              <w:rPr>
                <w:lang w:val="en-GB"/>
              </w:rPr>
              <w:lastRenderedPageBreak/>
              <w:t>Mechanical Fitter</w:t>
            </w:r>
          </w:p>
        </w:tc>
        <w:tc>
          <w:tcPr>
            <w:tcW w:w="1682" w:type="dxa"/>
          </w:tcPr>
          <w:p w14:paraId="71DD859B" w14:textId="6A91A54A" w:rsidR="00D1476E" w:rsidRPr="00C26C40" w:rsidRDefault="00D1476E" w:rsidP="00D1476E">
            <w:pPr>
              <w:rPr>
                <w:lang w:val="en-GB"/>
              </w:rPr>
            </w:pPr>
            <w:r w:rsidRPr="009A434A">
              <w:t>$7,500</w:t>
            </w:r>
          </w:p>
        </w:tc>
        <w:tc>
          <w:tcPr>
            <w:tcW w:w="1712" w:type="dxa"/>
          </w:tcPr>
          <w:p w14:paraId="5A5B7508" w14:textId="52D397C5" w:rsidR="00D1476E" w:rsidRPr="00C26C40" w:rsidRDefault="00D1476E" w:rsidP="00D1476E">
            <w:pPr>
              <w:rPr>
                <w:lang w:val="en-GB"/>
              </w:rPr>
            </w:pPr>
            <w:r w:rsidRPr="009A434A">
              <w:t>2</w:t>
            </w:r>
          </w:p>
        </w:tc>
        <w:tc>
          <w:tcPr>
            <w:tcW w:w="1672" w:type="dxa"/>
          </w:tcPr>
          <w:p w14:paraId="01A59923" w14:textId="2B657763" w:rsidR="00D1476E" w:rsidRPr="00C26C40" w:rsidRDefault="00D1476E" w:rsidP="00D1476E">
            <w:pPr>
              <w:rPr>
                <w:lang w:val="en-GB"/>
              </w:rPr>
            </w:pPr>
            <w:r w:rsidRPr="009A434A">
              <w:t>4</w:t>
            </w:r>
          </w:p>
        </w:tc>
        <w:tc>
          <w:tcPr>
            <w:tcW w:w="1689" w:type="dxa"/>
          </w:tcPr>
          <w:p w14:paraId="48F09667" w14:textId="23BF4DB1" w:rsidR="00D1476E" w:rsidRPr="00C26C40" w:rsidRDefault="00D1476E" w:rsidP="00D1476E">
            <w:pPr>
              <w:rPr>
                <w:lang w:val="en-GB"/>
              </w:rPr>
            </w:pPr>
            <w:r w:rsidRPr="00DC492D">
              <w:t>$60,000</w:t>
            </w:r>
          </w:p>
        </w:tc>
      </w:tr>
      <w:tr w:rsidR="00D1476E" w:rsidRPr="00C26C40" w14:paraId="4B6F7F80" w14:textId="77777777" w:rsidTr="003056AC">
        <w:tc>
          <w:tcPr>
            <w:tcW w:w="1739" w:type="dxa"/>
          </w:tcPr>
          <w:p w14:paraId="72E2E29D" w14:textId="77777777" w:rsidR="00D1476E" w:rsidRPr="00C26C40" w:rsidRDefault="00D1476E" w:rsidP="00D1476E">
            <w:pPr>
              <w:rPr>
                <w:lang w:val="en-GB"/>
              </w:rPr>
            </w:pPr>
            <w:r w:rsidRPr="00C26C40">
              <w:rPr>
                <w:lang w:val="en-GB"/>
              </w:rPr>
              <w:t>Electrical / Instr. Tech</w:t>
            </w:r>
          </w:p>
        </w:tc>
        <w:tc>
          <w:tcPr>
            <w:tcW w:w="1682" w:type="dxa"/>
          </w:tcPr>
          <w:p w14:paraId="051C8CF0" w14:textId="5086A2E0" w:rsidR="00D1476E" w:rsidRPr="00C26C40" w:rsidRDefault="00D1476E" w:rsidP="00D1476E">
            <w:pPr>
              <w:rPr>
                <w:lang w:val="en-GB"/>
              </w:rPr>
            </w:pPr>
            <w:r w:rsidRPr="009A434A">
              <w:t>$7,500</w:t>
            </w:r>
          </w:p>
        </w:tc>
        <w:tc>
          <w:tcPr>
            <w:tcW w:w="1712" w:type="dxa"/>
          </w:tcPr>
          <w:p w14:paraId="335775E1" w14:textId="5D1495CA" w:rsidR="00D1476E" w:rsidRPr="00C26C40" w:rsidRDefault="00D1476E" w:rsidP="00D1476E">
            <w:pPr>
              <w:rPr>
                <w:lang w:val="en-GB"/>
              </w:rPr>
            </w:pPr>
            <w:r w:rsidRPr="009A434A">
              <w:t>2</w:t>
            </w:r>
          </w:p>
        </w:tc>
        <w:tc>
          <w:tcPr>
            <w:tcW w:w="1672" w:type="dxa"/>
          </w:tcPr>
          <w:p w14:paraId="3D521666" w14:textId="524FDEB5" w:rsidR="00D1476E" w:rsidRPr="00C26C40" w:rsidRDefault="00D1476E" w:rsidP="00D1476E">
            <w:pPr>
              <w:rPr>
                <w:lang w:val="en-GB"/>
              </w:rPr>
            </w:pPr>
            <w:r w:rsidRPr="009A434A">
              <w:t>4</w:t>
            </w:r>
          </w:p>
        </w:tc>
        <w:tc>
          <w:tcPr>
            <w:tcW w:w="1689" w:type="dxa"/>
          </w:tcPr>
          <w:p w14:paraId="113222D8" w14:textId="0CB8C4C7" w:rsidR="00D1476E" w:rsidRPr="00C26C40" w:rsidRDefault="00D1476E" w:rsidP="00D1476E">
            <w:pPr>
              <w:rPr>
                <w:lang w:val="en-GB"/>
              </w:rPr>
            </w:pPr>
            <w:r w:rsidRPr="00DC492D">
              <w:t>$60,000</w:t>
            </w:r>
          </w:p>
        </w:tc>
      </w:tr>
      <w:tr w:rsidR="00D1476E" w:rsidRPr="00C26C40" w14:paraId="7A4B1B43" w14:textId="77777777" w:rsidTr="003056AC">
        <w:tc>
          <w:tcPr>
            <w:tcW w:w="1739" w:type="dxa"/>
          </w:tcPr>
          <w:p w14:paraId="0F7B32D6" w14:textId="77777777" w:rsidR="00D1476E" w:rsidRPr="00C26C40" w:rsidRDefault="00D1476E" w:rsidP="00D1476E">
            <w:pPr>
              <w:rPr>
                <w:lang w:val="en-GB"/>
              </w:rPr>
            </w:pPr>
            <w:r w:rsidRPr="00C26C40">
              <w:rPr>
                <w:lang w:val="en-GB"/>
              </w:rPr>
              <w:t>Laboratory Analyst</w:t>
            </w:r>
          </w:p>
        </w:tc>
        <w:tc>
          <w:tcPr>
            <w:tcW w:w="1682" w:type="dxa"/>
          </w:tcPr>
          <w:p w14:paraId="0459ED59" w14:textId="20C76111" w:rsidR="00D1476E" w:rsidRPr="00C26C40" w:rsidRDefault="00D1476E" w:rsidP="00D1476E">
            <w:pPr>
              <w:rPr>
                <w:lang w:val="en-GB"/>
              </w:rPr>
            </w:pPr>
            <w:r w:rsidRPr="009A434A">
              <w:t>$6,500</w:t>
            </w:r>
          </w:p>
        </w:tc>
        <w:tc>
          <w:tcPr>
            <w:tcW w:w="1712" w:type="dxa"/>
          </w:tcPr>
          <w:p w14:paraId="08F32C41" w14:textId="02D59176" w:rsidR="00D1476E" w:rsidRPr="00C26C40" w:rsidRDefault="00D1476E" w:rsidP="00D1476E">
            <w:pPr>
              <w:rPr>
                <w:lang w:val="en-GB"/>
              </w:rPr>
            </w:pPr>
            <w:r w:rsidRPr="009A434A">
              <w:t>2</w:t>
            </w:r>
          </w:p>
        </w:tc>
        <w:tc>
          <w:tcPr>
            <w:tcW w:w="1672" w:type="dxa"/>
          </w:tcPr>
          <w:p w14:paraId="73F56093" w14:textId="0E2BE079" w:rsidR="00D1476E" w:rsidRPr="00C26C40" w:rsidRDefault="00D1476E" w:rsidP="00D1476E">
            <w:pPr>
              <w:rPr>
                <w:lang w:val="en-GB"/>
              </w:rPr>
            </w:pPr>
            <w:r w:rsidRPr="009A434A">
              <w:t>4</w:t>
            </w:r>
          </w:p>
        </w:tc>
        <w:tc>
          <w:tcPr>
            <w:tcW w:w="1689" w:type="dxa"/>
          </w:tcPr>
          <w:p w14:paraId="2786D2A0" w14:textId="6C2EC014" w:rsidR="00D1476E" w:rsidRPr="00C26C40" w:rsidRDefault="00D1476E" w:rsidP="00D1476E">
            <w:pPr>
              <w:rPr>
                <w:lang w:val="en-GB"/>
              </w:rPr>
            </w:pPr>
            <w:r w:rsidRPr="00DC492D">
              <w:t>$52,000</w:t>
            </w:r>
          </w:p>
        </w:tc>
      </w:tr>
      <w:tr w:rsidR="00D1476E" w:rsidRPr="00C26C40" w14:paraId="25B82254" w14:textId="77777777" w:rsidTr="003056AC">
        <w:tc>
          <w:tcPr>
            <w:tcW w:w="1739" w:type="dxa"/>
          </w:tcPr>
          <w:p w14:paraId="2E61E30F" w14:textId="77777777" w:rsidR="00D1476E" w:rsidRPr="00C26C40" w:rsidRDefault="00D1476E" w:rsidP="00D1476E">
            <w:pPr>
              <w:rPr>
                <w:lang w:val="en-GB"/>
              </w:rPr>
            </w:pPr>
            <w:r w:rsidRPr="00C26C40">
              <w:rPr>
                <w:lang w:val="en-GB"/>
              </w:rPr>
              <w:t>HSE / Safety Officer</w:t>
            </w:r>
          </w:p>
        </w:tc>
        <w:tc>
          <w:tcPr>
            <w:tcW w:w="1682" w:type="dxa"/>
          </w:tcPr>
          <w:p w14:paraId="7C508AE4" w14:textId="2CC7A040" w:rsidR="00D1476E" w:rsidRPr="00C26C40" w:rsidRDefault="00D1476E" w:rsidP="00D1476E">
            <w:pPr>
              <w:rPr>
                <w:lang w:val="en-GB"/>
              </w:rPr>
            </w:pPr>
            <w:r w:rsidRPr="009A434A">
              <w:t>$7,000</w:t>
            </w:r>
          </w:p>
        </w:tc>
        <w:tc>
          <w:tcPr>
            <w:tcW w:w="1712" w:type="dxa"/>
          </w:tcPr>
          <w:p w14:paraId="38ED41DE" w14:textId="2D05BD21" w:rsidR="00D1476E" w:rsidRPr="00C26C40" w:rsidRDefault="00D1476E" w:rsidP="00D1476E">
            <w:pPr>
              <w:rPr>
                <w:lang w:val="en-GB"/>
              </w:rPr>
            </w:pPr>
            <w:r w:rsidRPr="009A434A">
              <w:t>1</w:t>
            </w:r>
          </w:p>
        </w:tc>
        <w:tc>
          <w:tcPr>
            <w:tcW w:w="1672" w:type="dxa"/>
          </w:tcPr>
          <w:p w14:paraId="0104B100" w14:textId="2B9F3F69" w:rsidR="00D1476E" w:rsidRPr="00C26C40" w:rsidRDefault="00D1476E" w:rsidP="00D1476E">
            <w:pPr>
              <w:rPr>
                <w:lang w:val="en-GB"/>
              </w:rPr>
            </w:pPr>
            <w:r w:rsidRPr="009A434A">
              <w:t>4</w:t>
            </w:r>
          </w:p>
        </w:tc>
        <w:tc>
          <w:tcPr>
            <w:tcW w:w="1689" w:type="dxa"/>
          </w:tcPr>
          <w:p w14:paraId="2C070E30" w14:textId="039C3796" w:rsidR="00D1476E" w:rsidRPr="00C26C40" w:rsidRDefault="00D1476E" w:rsidP="00D1476E">
            <w:pPr>
              <w:rPr>
                <w:lang w:val="en-GB"/>
              </w:rPr>
            </w:pPr>
            <w:r w:rsidRPr="00DC492D">
              <w:t>$28,000</w:t>
            </w:r>
          </w:p>
        </w:tc>
      </w:tr>
      <w:tr w:rsidR="00D1476E" w:rsidRPr="00C26C40" w14:paraId="7832E848" w14:textId="77777777" w:rsidTr="003056AC">
        <w:tc>
          <w:tcPr>
            <w:tcW w:w="1739" w:type="dxa"/>
          </w:tcPr>
          <w:p w14:paraId="2409BC28" w14:textId="77777777" w:rsidR="00D1476E" w:rsidRPr="00C26C40" w:rsidRDefault="00D1476E" w:rsidP="00D1476E">
            <w:pPr>
              <w:rPr>
                <w:lang w:val="en-GB"/>
              </w:rPr>
            </w:pPr>
            <w:r w:rsidRPr="00C26C40">
              <w:rPr>
                <w:lang w:val="en-GB"/>
              </w:rPr>
              <w:t>Weighbridge Operator</w:t>
            </w:r>
          </w:p>
        </w:tc>
        <w:tc>
          <w:tcPr>
            <w:tcW w:w="1682" w:type="dxa"/>
          </w:tcPr>
          <w:p w14:paraId="24841F3D" w14:textId="0152FA5C" w:rsidR="00D1476E" w:rsidRPr="00C26C40" w:rsidRDefault="00D1476E" w:rsidP="00D1476E">
            <w:pPr>
              <w:rPr>
                <w:lang w:val="en-GB"/>
              </w:rPr>
            </w:pPr>
            <w:r w:rsidRPr="009A434A">
              <w:t>$5,000</w:t>
            </w:r>
          </w:p>
        </w:tc>
        <w:tc>
          <w:tcPr>
            <w:tcW w:w="1712" w:type="dxa"/>
          </w:tcPr>
          <w:p w14:paraId="7BAF3B0A" w14:textId="31EF21C2" w:rsidR="00D1476E" w:rsidRPr="00C26C40" w:rsidRDefault="00D1476E" w:rsidP="00D1476E">
            <w:pPr>
              <w:rPr>
                <w:lang w:val="en-GB"/>
              </w:rPr>
            </w:pPr>
            <w:r w:rsidRPr="009A434A">
              <w:t>1</w:t>
            </w:r>
          </w:p>
        </w:tc>
        <w:tc>
          <w:tcPr>
            <w:tcW w:w="1672" w:type="dxa"/>
          </w:tcPr>
          <w:p w14:paraId="0C78E8F5" w14:textId="114B9C2C" w:rsidR="00D1476E" w:rsidRPr="00C26C40" w:rsidRDefault="00D1476E" w:rsidP="00D1476E">
            <w:pPr>
              <w:rPr>
                <w:lang w:val="en-GB"/>
              </w:rPr>
            </w:pPr>
            <w:r w:rsidRPr="009A434A">
              <w:t>4</w:t>
            </w:r>
          </w:p>
        </w:tc>
        <w:tc>
          <w:tcPr>
            <w:tcW w:w="1689" w:type="dxa"/>
          </w:tcPr>
          <w:p w14:paraId="158DB3AE" w14:textId="63FA977A" w:rsidR="00D1476E" w:rsidRPr="00C26C40" w:rsidRDefault="00D1476E" w:rsidP="00D1476E">
            <w:pPr>
              <w:rPr>
                <w:lang w:val="en-GB"/>
              </w:rPr>
            </w:pPr>
            <w:r w:rsidRPr="00DC492D">
              <w:t>$20,000</w:t>
            </w:r>
          </w:p>
        </w:tc>
      </w:tr>
      <w:tr w:rsidR="00D1476E" w:rsidRPr="00C26C40" w14:paraId="00BF6CA3" w14:textId="77777777" w:rsidTr="003056AC">
        <w:tc>
          <w:tcPr>
            <w:tcW w:w="1739" w:type="dxa"/>
          </w:tcPr>
          <w:p w14:paraId="54061CB3" w14:textId="77777777" w:rsidR="00D1476E" w:rsidRPr="00C26C40" w:rsidRDefault="00D1476E" w:rsidP="00D1476E">
            <w:pPr>
              <w:rPr>
                <w:lang w:val="en-GB"/>
              </w:rPr>
            </w:pPr>
            <w:r w:rsidRPr="00C26C40">
              <w:rPr>
                <w:lang w:val="en-GB"/>
              </w:rPr>
              <w:t>Security Guard</w:t>
            </w:r>
          </w:p>
        </w:tc>
        <w:tc>
          <w:tcPr>
            <w:tcW w:w="1682" w:type="dxa"/>
          </w:tcPr>
          <w:p w14:paraId="0987D353" w14:textId="171D0EF1" w:rsidR="00D1476E" w:rsidRPr="00C26C40" w:rsidRDefault="00D1476E" w:rsidP="00D1476E">
            <w:pPr>
              <w:rPr>
                <w:lang w:val="en-GB"/>
              </w:rPr>
            </w:pPr>
            <w:r w:rsidRPr="009A434A">
              <w:t>$3,000</w:t>
            </w:r>
          </w:p>
        </w:tc>
        <w:tc>
          <w:tcPr>
            <w:tcW w:w="1712" w:type="dxa"/>
          </w:tcPr>
          <w:p w14:paraId="3AC2D7E4" w14:textId="468B427D" w:rsidR="00D1476E" w:rsidRPr="00C26C40" w:rsidRDefault="00D1476E" w:rsidP="00D1476E">
            <w:pPr>
              <w:rPr>
                <w:lang w:val="en-GB"/>
              </w:rPr>
            </w:pPr>
            <w:r w:rsidRPr="009A434A">
              <w:t>3</w:t>
            </w:r>
          </w:p>
        </w:tc>
        <w:tc>
          <w:tcPr>
            <w:tcW w:w="1672" w:type="dxa"/>
          </w:tcPr>
          <w:p w14:paraId="5FE11D45" w14:textId="190E8149" w:rsidR="00D1476E" w:rsidRPr="00C26C40" w:rsidRDefault="00D1476E" w:rsidP="00D1476E">
            <w:pPr>
              <w:rPr>
                <w:lang w:val="en-GB"/>
              </w:rPr>
            </w:pPr>
            <w:r w:rsidRPr="009A434A">
              <w:t>4</w:t>
            </w:r>
          </w:p>
        </w:tc>
        <w:tc>
          <w:tcPr>
            <w:tcW w:w="1689" w:type="dxa"/>
          </w:tcPr>
          <w:p w14:paraId="5A2CB8EE" w14:textId="432A8BB5" w:rsidR="00D1476E" w:rsidRPr="00C26C40" w:rsidRDefault="00D1476E" w:rsidP="00D1476E">
            <w:pPr>
              <w:rPr>
                <w:lang w:val="en-GB"/>
              </w:rPr>
            </w:pPr>
            <w:r w:rsidRPr="00DC492D">
              <w:t>$36,000</w:t>
            </w:r>
          </w:p>
        </w:tc>
      </w:tr>
      <w:tr w:rsidR="00D1476E" w:rsidRPr="00C26C40" w14:paraId="4010965A" w14:textId="77777777" w:rsidTr="003056AC">
        <w:tc>
          <w:tcPr>
            <w:tcW w:w="1739" w:type="dxa"/>
          </w:tcPr>
          <w:p w14:paraId="4AB76B73" w14:textId="77777777" w:rsidR="00D1476E" w:rsidRPr="00C26C40" w:rsidRDefault="00D1476E" w:rsidP="00D1476E">
            <w:pPr>
              <w:rPr>
                <w:lang w:val="en-GB"/>
              </w:rPr>
            </w:pPr>
            <w:r w:rsidRPr="00C26C40">
              <w:rPr>
                <w:lang w:val="en-GB"/>
              </w:rPr>
              <w:t>Subtotal — Shift (88 headcount)</w:t>
            </w:r>
          </w:p>
        </w:tc>
        <w:tc>
          <w:tcPr>
            <w:tcW w:w="1682" w:type="dxa"/>
          </w:tcPr>
          <w:p w14:paraId="79A20A7E" w14:textId="5C827B99" w:rsidR="00D1476E" w:rsidRPr="00C26C40" w:rsidRDefault="00D1476E" w:rsidP="00D1476E">
            <w:pPr>
              <w:rPr>
                <w:lang w:val="en-GB"/>
              </w:rPr>
            </w:pPr>
          </w:p>
        </w:tc>
        <w:tc>
          <w:tcPr>
            <w:tcW w:w="1712" w:type="dxa"/>
          </w:tcPr>
          <w:p w14:paraId="587988C5" w14:textId="06FB4FF7" w:rsidR="00D1476E" w:rsidRPr="00C26C40" w:rsidRDefault="00D1476E" w:rsidP="00D1476E">
            <w:pPr>
              <w:rPr>
                <w:lang w:val="en-GB"/>
              </w:rPr>
            </w:pPr>
            <w:r w:rsidRPr="009A434A">
              <w:t>22</w:t>
            </w:r>
          </w:p>
        </w:tc>
        <w:tc>
          <w:tcPr>
            <w:tcW w:w="1672" w:type="dxa"/>
          </w:tcPr>
          <w:p w14:paraId="4980D74A" w14:textId="723769FB" w:rsidR="00D1476E" w:rsidRPr="00C26C40" w:rsidRDefault="00D1476E" w:rsidP="00D1476E">
            <w:pPr>
              <w:rPr>
                <w:lang w:val="en-GB"/>
              </w:rPr>
            </w:pPr>
          </w:p>
        </w:tc>
        <w:tc>
          <w:tcPr>
            <w:tcW w:w="1689" w:type="dxa"/>
          </w:tcPr>
          <w:p w14:paraId="6ED01709" w14:textId="4123D6B6" w:rsidR="00D1476E" w:rsidRPr="00C26C40" w:rsidRDefault="00D1476E" w:rsidP="00D1476E">
            <w:pPr>
              <w:rPr>
                <w:lang w:val="en-GB"/>
              </w:rPr>
            </w:pPr>
            <w:r w:rsidRPr="00DC492D">
              <w:t>$556,000</w:t>
            </w:r>
          </w:p>
        </w:tc>
      </w:tr>
    </w:tbl>
    <w:p w14:paraId="5764CBB1" w14:textId="77777777" w:rsidR="0053702F" w:rsidRPr="00C26C40" w:rsidRDefault="0053702F" w:rsidP="0053702F"/>
    <w:p w14:paraId="3DC237EF" w14:textId="737BDDA2" w:rsidR="003056AC" w:rsidRPr="00C26C40" w:rsidRDefault="003056AC" w:rsidP="003056AC">
      <w:pPr>
        <w:pStyle w:val="Caption"/>
        <w:keepNext/>
      </w:pPr>
      <w:bookmarkStart w:id="472" w:name="_Toc237244886"/>
      <w:r w:rsidRPr="00C26C40">
        <w:t xml:space="preserve">Table </w:t>
      </w:r>
      <w:fldSimple w:instr=" STYLEREF 1 \s ">
        <w:r w:rsidR="006221B8">
          <w:rPr>
            <w:noProof/>
          </w:rPr>
          <w:t>10</w:t>
        </w:r>
      </w:fldSimple>
      <w:r w:rsidR="00B61202">
        <w:noBreakHyphen/>
      </w:r>
      <w:fldSimple w:instr=" SEQ Table \* ARABIC \s 1 ">
        <w:r w:rsidR="006221B8">
          <w:rPr>
            <w:noProof/>
          </w:rPr>
          <w:t>16</w:t>
        </w:r>
      </w:fldSimple>
      <w:r w:rsidRPr="00C26C40">
        <w:t xml:space="preserve"> Day &amp; Administrative Labour Staffing and Annual Cost</w:t>
      </w:r>
      <w:bookmarkEnd w:id="472"/>
    </w:p>
    <w:tbl>
      <w:tblPr>
        <w:tblStyle w:val="TableGrid"/>
        <w:tblW w:w="0" w:type="auto"/>
        <w:tblLook w:val="04A0" w:firstRow="1" w:lastRow="0" w:firstColumn="1" w:lastColumn="0" w:noHBand="0" w:noVBand="1"/>
      </w:tblPr>
      <w:tblGrid>
        <w:gridCol w:w="2150"/>
        <w:gridCol w:w="2103"/>
        <w:gridCol w:w="2132"/>
        <w:gridCol w:w="2109"/>
      </w:tblGrid>
      <w:tr w:rsidR="0053702F" w:rsidRPr="00C26C40" w14:paraId="7CF78765" w14:textId="77777777" w:rsidTr="003056AC">
        <w:tc>
          <w:tcPr>
            <w:tcW w:w="2150" w:type="dxa"/>
          </w:tcPr>
          <w:p w14:paraId="4FAAC257" w14:textId="77777777" w:rsidR="0053702F" w:rsidRPr="00C26C40" w:rsidRDefault="0053702F" w:rsidP="00870DFD">
            <w:pPr>
              <w:rPr>
                <w:b/>
                <w:bCs/>
                <w:lang w:val="en-GB"/>
              </w:rPr>
            </w:pPr>
            <w:r w:rsidRPr="00C26C40">
              <w:rPr>
                <w:b/>
                <w:bCs/>
                <w:lang w:val="en-GB"/>
              </w:rPr>
              <w:t>Role</w:t>
            </w:r>
          </w:p>
        </w:tc>
        <w:tc>
          <w:tcPr>
            <w:tcW w:w="2103" w:type="dxa"/>
          </w:tcPr>
          <w:p w14:paraId="64EE7259" w14:textId="77777777" w:rsidR="0053702F" w:rsidRPr="00C26C40" w:rsidRDefault="0053702F" w:rsidP="00870DFD">
            <w:pPr>
              <w:rPr>
                <w:b/>
                <w:bCs/>
                <w:lang w:val="en-GB"/>
              </w:rPr>
            </w:pPr>
            <w:r w:rsidRPr="00C26C40">
              <w:rPr>
                <w:b/>
                <w:bCs/>
                <w:lang w:val="en-GB"/>
              </w:rPr>
              <w:t>Annual Salary (USD)</w:t>
            </w:r>
          </w:p>
        </w:tc>
        <w:tc>
          <w:tcPr>
            <w:tcW w:w="2132" w:type="dxa"/>
          </w:tcPr>
          <w:p w14:paraId="2AA5AC01" w14:textId="77777777" w:rsidR="0053702F" w:rsidRPr="00C26C40" w:rsidRDefault="0053702F" w:rsidP="00870DFD">
            <w:pPr>
              <w:rPr>
                <w:b/>
                <w:bCs/>
                <w:lang w:val="en-GB"/>
              </w:rPr>
            </w:pPr>
            <w:r w:rsidRPr="00C26C40">
              <w:rPr>
                <w:b/>
                <w:bCs/>
                <w:lang w:val="en-GB"/>
              </w:rPr>
              <w:t>Headcount</w:t>
            </w:r>
          </w:p>
        </w:tc>
        <w:tc>
          <w:tcPr>
            <w:tcW w:w="2109" w:type="dxa"/>
          </w:tcPr>
          <w:p w14:paraId="30C47CE1" w14:textId="77777777" w:rsidR="0053702F" w:rsidRPr="00C26C40" w:rsidRDefault="0053702F" w:rsidP="00870DFD">
            <w:pPr>
              <w:rPr>
                <w:b/>
                <w:bCs/>
                <w:lang w:val="en-GB"/>
              </w:rPr>
            </w:pPr>
            <w:r w:rsidRPr="00C26C40">
              <w:rPr>
                <w:b/>
                <w:bCs/>
                <w:lang w:val="en-GB"/>
              </w:rPr>
              <w:t>Annual Cost (USD)</w:t>
            </w:r>
          </w:p>
        </w:tc>
      </w:tr>
      <w:tr w:rsidR="00D1476E" w:rsidRPr="00C26C40" w14:paraId="6544CB1E" w14:textId="77777777" w:rsidTr="003056AC">
        <w:tc>
          <w:tcPr>
            <w:tcW w:w="2150" w:type="dxa"/>
          </w:tcPr>
          <w:p w14:paraId="3F122EB8" w14:textId="77777777" w:rsidR="00D1476E" w:rsidRPr="00C26C40" w:rsidRDefault="00D1476E" w:rsidP="00D1476E">
            <w:pPr>
              <w:rPr>
                <w:lang w:val="en-GB"/>
              </w:rPr>
            </w:pPr>
            <w:r w:rsidRPr="00C26C40">
              <w:rPr>
                <w:lang w:val="en-GB"/>
              </w:rPr>
              <w:t>Plant Manager</w:t>
            </w:r>
          </w:p>
        </w:tc>
        <w:tc>
          <w:tcPr>
            <w:tcW w:w="2103" w:type="dxa"/>
          </w:tcPr>
          <w:p w14:paraId="37971A97" w14:textId="2BBE66BD" w:rsidR="00D1476E" w:rsidRPr="00C26C40" w:rsidRDefault="00D1476E" w:rsidP="00D1476E">
            <w:pPr>
              <w:rPr>
                <w:lang w:val="en-GB"/>
              </w:rPr>
            </w:pPr>
            <w:r w:rsidRPr="00DF1051">
              <w:t>$28,000</w:t>
            </w:r>
          </w:p>
        </w:tc>
        <w:tc>
          <w:tcPr>
            <w:tcW w:w="2132" w:type="dxa"/>
          </w:tcPr>
          <w:p w14:paraId="3AE3F337" w14:textId="19CACDC7" w:rsidR="00D1476E" w:rsidRPr="00C26C40" w:rsidRDefault="00D1476E" w:rsidP="00D1476E">
            <w:pPr>
              <w:rPr>
                <w:lang w:val="en-GB"/>
              </w:rPr>
            </w:pPr>
            <w:r w:rsidRPr="00DF1051">
              <w:t>1</w:t>
            </w:r>
          </w:p>
        </w:tc>
        <w:tc>
          <w:tcPr>
            <w:tcW w:w="2109" w:type="dxa"/>
          </w:tcPr>
          <w:p w14:paraId="55F64F15" w14:textId="37DD06FF" w:rsidR="00D1476E" w:rsidRPr="00C26C40" w:rsidRDefault="00D1476E" w:rsidP="00D1476E">
            <w:pPr>
              <w:rPr>
                <w:lang w:val="en-GB"/>
              </w:rPr>
            </w:pPr>
            <w:r w:rsidRPr="00DF1051">
              <w:t>$28,000</w:t>
            </w:r>
          </w:p>
        </w:tc>
      </w:tr>
      <w:tr w:rsidR="00D1476E" w:rsidRPr="00C26C40" w14:paraId="62014A51" w14:textId="77777777" w:rsidTr="003056AC">
        <w:tc>
          <w:tcPr>
            <w:tcW w:w="2150" w:type="dxa"/>
          </w:tcPr>
          <w:p w14:paraId="1B312CB8" w14:textId="77777777" w:rsidR="00D1476E" w:rsidRPr="00C26C40" w:rsidRDefault="00D1476E" w:rsidP="00D1476E">
            <w:pPr>
              <w:rPr>
                <w:lang w:val="en-GB"/>
              </w:rPr>
            </w:pPr>
            <w:r w:rsidRPr="00C26C40">
              <w:rPr>
                <w:lang w:val="en-GB"/>
              </w:rPr>
              <w:t>Department Managers</w:t>
            </w:r>
          </w:p>
        </w:tc>
        <w:tc>
          <w:tcPr>
            <w:tcW w:w="2103" w:type="dxa"/>
          </w:tcPr>
          <w:p w14:paraId="488D5B1F" w14:textId="12350054" w:rsidR="00D1476E" w:rsidRPr="00C26C40" w:rsidRDefault="00D1476E" w:rsidP="00D1476E">
            <w:pPr>
              <w:rPr>
                <w:lang w:val="en-GB"/>
              </w:rPr>
            </w:pPr>
            <w:r w:rsidRPr="00DF1051">
              <w:t>$20,000</w:t>
            </w:r>
          </w:p>
        </w:tc>
        <w:tc>
          <w:tcPr>
            <w:tcW w:w="2132" w:type="dxa"/>
          </w:tcPr>
          <w:p w14:paraId="71ED8AA7" w14:textId="1FEF714B" w:rsidR="00D1476E" w:rsidRPr="00C26C40" w:rsidRDefault="00D1476E" w:rsidP="00D1476E">
            <w:pPr>
              <w:rPr>
                <w:lang w:val="en-GB"/>
              </w:rPr>
            </w:pPr>
            <w:r w:rsidRPr="00DF1051">
              <w:t>5</w:t>
            </w:r>
          </w:p>
        </w:tc>
        <w:tc>
          <w:tcPr>
            <w:tcW w:w="2109" w:type="dxa"/>
          </w:tcPr>
          <w:p w14:paraId="40ED1311" w14:textId="2C400D57" w:rsidR="00D1476E" w:rsidRPr="00C26C40" w:rsidRDefault="00D1476E" w:rsidP="00D1476E">
            <w:pPr>
              <w:rPr>
                <w:lang w:val="en-GB"/>
              </w:rPr>
            </w:pPr>
            <w:r w:rsidRPr="00DF1051">
              <w:t>$100,000</w:t>
            </w:r>
          </w:p>
        </w:tc>
      </w:tr>
      <w:tr w:rsidR="00D1476E" w:rsidRPr="00C26C40" w14:paraId="3B75C927" w14:textId="77777777" w:rsidTr="003056AC">
        <w:tc>
          <w:tcPr>
            <w:tcW w:w="2150" w:type="dxa"/>
          </w:tcPr>
          <w:p w14:paraId="668CE8C7" w14:textId="77777777" w:rsidR="00D1476E" w:rsidRPr="00C26C40" w:rsidRDefault="00D1476E" w:rsidP="00D1476E">
            <w:pPr>
              <w:rPr>
                <w:lang w:val="en-GB"/>
              </w:rPr>
            </w:pPr>
            <w:r w:rsidRPr="00C26C40">
              <w:rPr>
                <w:lang w:val="en-GB"/>
              </w:rPr>
              <w:t>Process / Plant Engineers</w:t>
            </w:r>
          </w:p>
        </w:tc>
        <w:tc>
          <w:tcPr>
            <w:tcW w:w="2103" w:type="dxa"/>
          </w:tcPr>
          <w:p w14:paraId="46CB14F3" w14:textId="05F814A4" w:rsidR="00D1476E" w:rsidRPr="00C26C40" w:rsidRDefault="00D1476E" w:rsidP="00D1476E">
            <w:pPr>
              <w:rPr>
                <w:lang w:val="en-GB"/>
              </w:rPr>
            </w:pPr>
            <w:r w:rsidRPr="00DF1051">
              <w:t>$15,000</w:t>
            </w:r>
          </w:p>
        </w:tc>
        <w:tc>
          <w:tcPr>
            <w:tcW w:w="2132" w:type="dxa"/>
          </w:tcPr>
          <w:p w14:paraId="77EF9560" w14:textId="44479765" w:rsidR="00D1476E" w:rsidRPr="00C26C40" w:rsidRDefault="00D1476E" w:rsidP="00D1476E">
            <w:pPr>
              <w:rPr>
                <w:lang w:val="en-GB"/>
              </w:rPr>
            </w:pPr>
            <w:r w:rsidRPr="00DF1051">
              <w:t>4</w:t>
            </w:r>
          </w:p>
        </w:tc>
        <w:tc>
          <w:tcPr>
            <w:tcW w:w="2109" w:type="dxa"/>
          </w:tcPr>
          <w:p w14:paraId="3D4281AE" w14:textId="39DD5FAB" w:rsidR="00D1476E" w:rsidRPr="00C26C40" w:rsidRDefault="00D1476E" w:rsidP="00D1476E">
            <w:pPr>
              <w:rPr>
                <w:lang w:val="en-GB"/>
              </w:rPr>
            </w:pPr>
            <w:r w:rsidRPr="00DF1051">
              <w:t>$60,000</w:t>
            </w:r>
          </w:p>
        </w:tc>
      </w:tr>
      <w:tr w:rsidR="00D1476E" w:rsidRPr="00C26C40" w14:paraId="26D46C2B" w14:textId="77777777" w:rsidTr="003056AC">
        <w:tc>
          <w:tcPr>
            <w:tcW w:w="2150" w:type="dxa"/>
          </w:tcPr>
          <w:p w14:paraId="30B2A7F3" w14:textId="77777777" w:rsidR="00D1476E" w:rsidRPr="00C26C40" w:rsidRDefault="00D1476E" w:rsidP="00D1476E">
            <w:pPr>
              <w:rPr>
                <w:lang w:val="en-GB"/>
              </w:rPr>
            </w:pPr>
            <w:r w:rsidRPr="00C26C40">
              <w:rPr>
                <w:lang w:val="en-GB"/>
              </w:rPr>
              <w:t>Admin / Procurement / HR</w:t>
            </w:r>
          </w:p>
        </w:tc>
        <w:tc>
          <w:tcPr>
            <w:tcW w:w="2103" w:type="dxa"/>
          </w:tcPr>
          <w:p w14:paraId="50E1D364" w14:textId="6AC415AE" w:rsidR="00D1476E" w:rsidRPr="00C26C40" w:rsidRDefault="00D1476E" w:rsidP="00D1476E">
            <w:pPr>
              <w:rPr>
                <w:lang w:val="en-GB"/>
              </w:rPr>
            </w:pPr>
            <w:r w:rsidRPr="00DF1051">
              <w:t>$8,000</w:t>
            </w:r>
          </w:p>
        </w:tc>
        <w:tc>
          <w:tcPr>
            <w:tcW w:w="2132" w:type="dxa"/>
          </w:tcPr>
          <w:p w14:paraId="0277936D" w14:textId="0282D2A4" w:rsidR="00D1476E" w:rsidRPr="00C26C40" w:rsidRDefault="00D1476E" w:rsidP="00D1476E">
            <w:pPr>
              <w:rPr>
                <w:lang w:val="en-GB"/>
              </w:rPr>
            </w:pPr>
            <w:r w:rsidRPr="00DF1051">
              <w:t>4</w:t>
            </w:r>
          </w:p>
        </w:tc>
        <w:tc>
          <w:tcPr>
            <w:tcW w:w="2109" w:type="dxa"/>
          </w:tcPr>
          <w:p w14:paraId="405F65E2" w14:textId="3949B5C4" w:rsidR="00D1476E" w:rsidRPr="00C26C40" w:rsidRDefault="00D1476E" w:rsidP="00D1476E">
            <w:pPr>
              <w:rPr>
                <w:lang w:val="en-GB"/>
              </w:rPr>
            </w:pPr>
            <w:r w:rsidRPr="00DF1051">
              <w:t>$32,000</w:t>
            </w:r>
          </w:p>
        </w:tc>
      </w:tr>
      <w:tr w:rsidR="00D1476E" w:rsidRPr="00C26C40" w14:paraId="6DEF9B60" w14:textId="77777777" w:rsidTr="003056AC">
        <w:tc>
          <w:tcPr>
            <w:tcW w:w="2150" w:type="dxa"/>
          </w:tcPr>
          <w:p w14:paraId="3E4668AA" w14:textId="77777777" w:rsidR="00D1476E" w:rsidRPr="00C26C40" w:rsidRDefault="00D1476E" w:rsidP="00D1476E">
            <w:pPr>
              <w:rPr>
                <w:lang w:val="en-GB"/>
              </w:rPr>
            </w:pPr>
            <w:r w:rsidRPr="00C26C40">
              <w:rPr>
                <w:lang w:val="en-GB"/>
              </w:rPr>
              <w:t>Day Maintenance Crew</w:t>
            </w:r>
          </w:p>
        </w:tc>
        <w:tc>
          <w:tcPr>
            <w:tcW w:w="2103" w:type="dxa"/>
          </w:tcPr>
          <w:p w14:paraId="2E2A20B2" w14:textId="2B8CAA00" w:rsidR="00D1476E" w:rsidRPr="00C26C40" w:rsidRDefault="00D1476E" w:rsidP="00D1476E">
            <w:pPr>
              <w:rPr>
                <w:lang w:val="en-GB"/>
              </w:rPr>
            </w:pPr>
            <w:r w:rsidRPr="00DF1051">
              <w:t>$7,000</w:t>
            </w:r>
          </w:p>
        </w:tc>
        <w:tc>
          <w:tcPr>
            <w:tcW w:w="2132" w:type="dxa"/>
          </w:tcPr>
          <w:p w14:paraId="21350576" w14:textId="371B6320" w:rsidR="00D1476E" w:rsidRPr="00C26C40" w:rsidRDefault="00D1476E" w:rsidP="00D1476E">
            <w:pPr>
              <w:rPr>
                <w:lang w:val="en-GB"/>
              </w:rPr>
            </w:pPr>
            <w:r w:rsidRPr="00DF1051">
              <w:t>4</w:t>
            </w:r>
          </w:p>
        </w:tc>
        <w:tc>
          <w:tcPr>
            <w:tcW w:w="2109" w:type="dxa"/>
          </w:tcPr>
          <w:p w14:paraId="0A1F4D92" w14:textId="66362E93" w:rsidR="00D1476E" w:rsidRPr="00C26C40" w:rsidRDefault="00D1476E" w:rsidP="00D1476E">
            <w:pPr>
              <w:rPr>
                <w:lang w:val="en-GB"/>
              </w:rPr>
            </w:pPr>
            <w:r w:rsidRPr="00DF1051">
              <w:t>$28,000</w:t>
            </w:r>
          </w:p>
        </w:tc>
      </w:tr>
      <w:tr w:rsidR="00D1476E" w:rsidRPr="00C26C40" w14:paraId="18F9921B" w14:textId="77777777" w:rsidTr="003056AC">
        <w:tc>
          <w:tcPr>
            <w:tcW w:w="2150" w:type="dxa"/>
          </w:tcPr>
          <w:p w14:paraId="1C289AB4" w14:textId="77777777" w:rsidR="00D1476E" w:rsidRPr="00C26C40" w:rsidRDefault="00D1476E" w:rsidP="00D1476E">
            <w:pPr>
              <w:rPr>
                <w:lang w:val="en-GB"/>
              </w:rPr>
            </w:pPr>
            <w:r w:rsidRPr="00C26C40">
              <w:rPr>
                <w:lang w:val="en-GB"/>
              </w:rPr>
              <w:t>General Labourers</w:t>
            </w:r>
          </w:p>
        </w:tc>
        <w:tc>
          <w:tcPr>
            <w:tcW w:w="2103" w:type="dxa"/>
          </w:tcPr>
          <w:p w14:paraId="5CC3A35C" w14:textId="3C453688" w:rsidR="00D1476E" w:rsidRPr="00C26C40" w:rsidRDefault="00D1476E" w:rsidP="00D1476E">
            <w:pPr>
              <w:rPr>
                <w:lang w:val="en-GB"/>
              </w:rPr>
            </w:pPr>
            <w:r w:rsidRPr="00DF1051">
              <w:t>$3,000</w:t>
            </w:r>
          </w:p>
        </w:tc>
        <w:tc>
          <w:tcPr>
            <w:tcW w:w="2132" w:type="dxa"/>
          </w:tcPr>
          <w:p w14:paraId="585EF48F" w14:textId="1BB84532" w:rsidR="00D1476E" w:rsidRPr="00C26C40" w:rsidRDefault="00D1476E" w:rsidP="00D1476E">
            <w:pPr>
              <w:rPr>
                <w:lang w:val="en-GB"/>
              </w:rPr>
            </w:pPr>
            <w:r w:rsidRPr="00DF1051">
              <w:t>6</w:t>
            </w:r>
          </w:p>
        </w:tc>
        <w:tc>
          <w:tcPr>
            <w:tcW w:w="2109" w:type="dxa"/>
          </w:tcPr>
          <w:p w14:paraId="4DD9009E" w14:textId="3E992EA0" w:rsidR="00D1476E" w:rsidRPr="00C26C40" w:rsidRDefault="00D1476E" w:rsidP="00D1476E">
            <w:pPr>
              <w:rPr>
                <w:lang w:val="en-GB"/>
              </w:rPr>
            </w:pPr>
            <w:r w:rsidRPr="00DF1051">
              <w:t>$18,000</w:t>
            </w:r>
          </w:p>
        </w:tc>
      </w:tr>
      <w:tr w:rsidR="00D1476E" w:rsidRPr="00C26C40" w14:paraId="2610D9EA" w14:textId="77777777" w:rsidTr="003056AC">
        <w:tc>
          <w:tcPr>
            <w:tcW w:w="2150" w:type="dxa"/>
          </w:tcPr>
          <w:p w14:paraId="3966CE15" w14:textId="77777777" w:rsidR="00D1476E" w:rsidRPr="00C26C40" w:rsidRDefault="00D1476E" w:rsidP="00D1476E">
            <w:pPr>
              <w:rPr>
                <w:lang w:val="en-GB"/>
              </w:rPr>
            </w:pPr>
            <w:r w:rsidRPr="00C26C40">
              <w:rPr>
                <w:lang w:val="en-GB"/>
              </w:rPr>
              <w:t>Subtotal — Admin (24 headcount)</w:t>
            </w:r>
          </w:p>
        </w:tc>
        <w:tc>
          <w:tcPr>
            <w:tcW w:w="2103" w:type="dxa"/>
          </w:tcPr>
          <w:p w14:paraId="37FCBEEA" w14:textId="159E7A88" w:rsidR="00D1476E" w:rsidRPr="00C26C40" w:rsidRDefault="00D1476E" w:rsidP="00D1476E">
            <w:pPr>
              <w:rPr>
                <w:lang w:val="en-GB"/>
              </w:rPr>
            </w:pPr>
          </w:p>
        </w:tc>
        <w:tc>
          <w:tcPr>
            <w:tcW w:w="2132" w:type="dxa"/>
          </w:tcPr>
          <w:p w14:paraId="7634F531" w14:textId="60CA0554" w:rsidR="00D1476E" w:rsidRPr="00C26C40" w:rsidRDefault="00D1476E" w:rsidP="00D1476E">
            <w:pPr>
              <w:rPr>
                <w:lang w:val="en-GB"/>
              </w:rPr>
            </w:pPr>
            <w:r w:rsidRPr="00DF1051">
              <w:t>24</w:t>
            </w:r>
          </w:p>
        </w:tc>
        <w:tc>
          <w:tcPr>
            <w:tcW w:w="2109" w:type="dxa"/>
          </w:tcPr>
          <w:p w14:paraId="68AF3F00" w14:textId="1D3AE436" w:rsidR="00D1476E" w:rsidRPr="00C26C40" w:rsidRDefault="00D1476E" w:rsidP="00D1476E">
            <w:pPr>
              <w:rPr>
                <w:lang w:val="en-GB"/>
              </w:rPr>
            </w:pPr>
            <w:r w:rsidRPr="00DF1051">
              <w:t>$266,000</w:t>
            </w:r>
          </w:p>
        </w:tc>
      </w:tr>
      <w:tr w:rsidR="00D1476E" w:rsidRPr="00C26C40" w14:paraId="7FEE7DA2" w14:textId="77777777" w:rsidTr="003056AC">
        <w:tc>
          <w:tcPr>
            <w:tcW w:w="2150" w:type="dxa"/>
          </w:tcPr>
          <w:p w14:paraId="6F84A399" w14:textId="77777777" w:rsidR="00D1476E" w:rsidRPr="00C26C40" w:rsidRDefault="00D1476E" w:rsidP="00D1476E">
            <w:pPr>
              <w:rPr>
                <w:b/>
                <w:bCs/>
                <w:lang w:val="en-GB"/>
              </w:rPr>
            </w:pPr>
            <w:r w:rsidRPr="00C26C40">
              <w:rPr>
                <w:b/>
                <w:bCs/>
                <w:lang w:val="en-GB"/>
              </w:rPr>
              <w:t>TOTAL LABOUR (112 headcount)</w:t>
            </w:r>
          </w:p>
        </w:tc>
        <w:tc>
          <w:tcPr>
            <w:tcW w:w="2103" w:type="dxa"/>
          </w:tcPr>
          <w:p w14:paraId="4E850A42" w14:textId="1253E1C1" w:rsidR="00D1476E" w:rsidRPr="00D1476E" w:rsidRDefault="00D1476E" w:rsidP="00D1476E">
            <w:pPr>
              <w:rPr>
                <w:b/>
                <w:bCs/>
                <w:lang w:val="en-GB"/>
              </w:rPr>
            </w:pPr>
            <w:r w:rsidRPr="00D1476E">
              <w:rPr>
                <w:b/>
                <w:bCs/>
              </w:rPr>
              <w:t>$28,000</w:t>
            </w:r>
          </w:p>
        </w:tc>
        <w:tc>
          <w:tcPr>
            <w:tcW w:w="2132" w:type="dxa"/>
          </w:tcPr>
          <w:p w14:paraId="60E7728C" w14:textId="58AC4951" w:rsidR="00D1476E" w:rsidRPr="00D1476E" w:rsidRDefault="00D1476E" w:rsidP="00D1476E">
            <w:pPr>
              <w:rPr>
                <w:b/>
                <w:bCs/>
                <w:lang w:val="en-GB"/>
              </w:rPr>
            </w:pPr>
            <w:r w:rsidRPr="00D1476E">
              <w:rPr>
                <w:b/>
                <w:bCs/>
              </w:rPr>
              <w:t>1</w:t>
            </w:r>
          </w:p>
        </w:tc>
        <w:tc>
          <w:tcPr>
            <w:tcW w:w="2109" w:type="dxa"/>
          </w:tcPr>
          <w:p w14:paraId="2A224645" w14:textId="730563CD" w:rsidR="00D1476E" w:rsidRPr="00D1476E" w:rsidRDefault="00D1476E" w:rsidP="00D1476E">
            <w:pPr>
              <w:rPr>
                <w:b/>
                <w:bCs/>
                <w:lang w:val="en-GB"/>
              </w:rPr>
            </w:pPr>
            <w:r w:rsidRPr="00D1476E">
              <w:rPr>
                <w:b/>
                <w:bCs/>
              </w:rPr>
              <w:t>$28,000</w:t>
            </w:r>
          </w:p>
        </w:tc>
      </w:tr>
    </w:tbl>
    <w:p w14:paraId="7B56B55F" w14:textId="77777777" w:rsidR="0053702F" w:rsidRPr="00C26C40" w:rsidRDefault="0053702F" w:rsidP="0053702F"/>
    <w:p w14:paraId="4878F1BA" w14:textId="0AA80FC5" w:rsidR="0053702F" w:rsidRPr="00C26C40" w:rsidRDefault="0053702F" w:rsidP="00134FFF">
      <w:pPr>
        <w:pStyle w:val="Heading3"/>
      </w:pPr>
      <w:bookmarkStart w:id="473" w:name="_Toc237245054"/>
      <w:r w:rsidRPr="00C26C40">
        <w:t>Maintenance</w:t>
      </w:r>
      <w:bookmarkEnd w:id="473"/>
    </w:p>
    <w:p w14:paraId="62DE3BEB" w14:textId="434D99C1" w:rsidR="0053702F" w:rsidRPr="00C26C40" w:rsidRDefault="0053702F" w:rsidP="0053702F">
      <w:r w:rsidRPr="00C26C40">
        <w:t xml:space="preserve">Annual maintenance cost was estimated at 6.0% of the Fixed Capital Investment, yielding </w:t>
      </w:r>
      <w:r w:rsidR="004C18D6" w:rsidRPr="004C18D6">
        <w:t>$804,142</w:t>
      </w:r>
      <w:r w:rsidRPr="00C26C40">
        <w:t xml:space="preserve">. This factor is higher than the 3–4% typically applied to conventional chemical </w:t>
      </w:r>
      <w:r w:rsidRPr="00C26C40">
        <w:lastRenderedPageBreak/>
        <w:t>plants (Turton et al., 2018</w:t>
      </w:r>
      <w:r w:rsidR="003056AC" w:rsidRPr="00C26C40">
        <w:t>) and</w:t>
      </w:r>
      <w:r w:rsidRPr="00C26C40">
        <w:t xml:space="preserve"> reflects the aggressive corrosion environment arising from HCl service, PAC product, and elevated temperature conditions. Specific high-frequency maintenance items include: kiln refractory relining (RK-201, every 3–5 years), ceramic filter candle replacement (BH-301, annually), rubber/polyurethane lining replacement in HC-501 and pumps P-501/P-502 (biannually), PTFE pump component replacement (P-201, P-601, annually), filter cloth replacement for FP-601 and FP-701 (quarterly), graphite heat exchanger element replacement (HX-201, E-701, every 3 years), ball mill grinding media and liner replacement (ML-501, annually), and jaw crusher wear plate replacement (CR-101, annually).</w:t>
      </w:r>
    </w:p>
    <w:p w14:paraId="02AD8DED" w14:textId="47189EB9" w:rsidR="0053702F" w:rsidRPr="00C26C40" w:rsidRDefault="0053702F" w:rsidP="00134FFF">
      <w:pPr>
        <w:pStyle w:val="Heading3"/>
      </w:pPr>
      <w:bookmarkStart w:id="474" w:name="_Toc237245055"/>
      <w:r w:rsidRPr="00C26C40">
        <w:t>Insurance</w:t>
      </w:r>
      <w:bookmarkEnd w:id="474"/>
    </w:p>
    <w:p w14:paraId="572A719F" w14:textId="390C7ECC" w:rsidR="0053702F" w:rsidRPr="00C26C40" w:rsidRDefault="0053702F" w:rsidP="0053702F">
      <w:r w:rsidRPr="00C26C40">
        <w:t>Annual plant insurance was estimated at 1.5% of FCI</w:t>
      </w:r>
      <w:r w:rsidR="00763CF7">
        <w:t xml:space="preserve">, </w:t>
      </w:r>
      <w:r w:rsidR="00973E7A" w:rsidRPr="00973E7A">
        <w:t>$201,035</w:t>
      </w:r>
      <w:r w:rsidRPr="00C26C40">
        <w:t>, consistent with industry norms for process plants with corrosive service conditions (Turton et al., 2018). This figure covers property damage, business interruption, and third-party public liability, but excludes workers' compensation (incorporated in the labour overhead).</w:t>
      </w:r>
    </w:p>
    <w:p w14:paraId="1255C745" w14:textId="3AF73805" w:rsidR="0053702F" w:rsidRPr="00C26C40" w:rsidRDefault="0053702F" w:rsidP="00134FFF">
      <w:pPr>
        <w:pStyle w:val="Heading3"/>
      </w:pPr>
      <w:bookmarkStart w:id="475" w:name="_Toc237245056"/>
      <w:r w:rsidRPr="00C26C40">
        <w:t>Plant Overheads</w:t>
      </w:r>
      <w:bookmarkEnd w:id="475"/>
    </w:p>
    <w:p w14:paraId="7FCA58C3" w14:textId="4A14D0DB" w:rsidR="0053702F" w:rsidRPr="00C26C40" w:rsidRDefault="0053702F" w:rsidP="0053702F">
      <w:r w:rsidRPr="00C26C40">
        <w:t xml:space="preserve">Plant overheads </w:t>
      </w:r>
      <w:r w:rsidR="00CA2600" w:rsidRPr="00C26C40">
        <w:t>(</w:t>
      </w:r>
      <w:r w:rsidRPr="00C26C40">
        <w:t>covering supervision, administration, laboratory services, safety, and general plant management</w:t>
      </w:r>
      <w:r w:rsidR="00CA2600" w:rsidRPr="00C26C40">
        <w:t>)</w:t>
      </w:r>
      <w:r w:rsidRPr="00C26C40">
        <w:t xml:space="preserve"> were estimated at </w:t>
      </w:r>
      <w:r w:rsidR="00763CF7">
        <w:t>20</w:t>
      </w:r>
      <w:r w:rsidRPr="00C26C40">
        <w:t xml:space="preserve">% of (Labour + Maintenance) = </w:t>
      </w:r>
      <w:r w:rsidR="008A7CD6" w:rsidRPr="008A7CD6">
        <w:t>$582,731</w:t>
      </w:r>
      <w:r w:rsidRPr="00C26C40">
        <w:t>, consistent with the method of Turton et al. (2018). This figure covers the cost of administrative infrastructure, IT systems, safety management systems, and regulatory compliance administration.</w:t>
      </w:r>
    </w:p>
    <w:p w14:paraId="10BC219C" w14:textId="27225E8D" w:rsidR="0053702F" w:rsidRPr="00C26C40" w:rsidRDefault="0053702F" w:rsidP="00134FFF">
      <w:pPr>
        <w:pStyle w:val="Heading3"/>
      </w:pPr>
      <w:bookmarkStart w:id="476" w:name="_Toc237245057"/>
      <w:r w:rsidRPr="00C26C40">
        <w:t>Logistics and Distribution</w:t>
      </w:r>
      <w:bookmarkEnd w:id="476"/>
    </w:p>
    <w:p w14:paraId="1C621F63" w14:textId="5A4AEF53" w:rsidR="0053702F" w:rsidRPr="00C26C40" w:rsidRDefault="0053702F" w:rsidP="0053702F">
      <w:r w:rsidRPr="00C26C40">
        <w:t xml:space="preserve">Given the plant capacity of </w:t>
      </w:r>
      <w:r w:rsidR="005232C7">
        <w:t xml:space="preserve">31,384.63 </w:t>
      </w:r>
      <w:r w:rsidRPr="00C26C40">
        <w:t xml:space="preserve">TPA, of which approximately 26,000 TPA are destined for export to ECOWAS regional markets (Côte d'Ivoire, Senegal, Nigeria, Burkina Faso), logistics and distribution constitute a material OPEX component. Liquid PAC is distributed in 1,000 L intermediate bulk containers (IBCs) or direct pumped to </w:t>
      </w:r>
      <w:r w:rsidRPr="00C26C40">
        <w:lastRenderedPageBreak/>
        <w:t xml:space="preserve">ISO tankers. Freight costs from Awaso to Takoradi Port (310 km road) and onward sea freight to ECOWAS ports were estimated at USD 41/t, yielding a Year 1 (60% utilisation) cost of USD 738,000, escalating to </w:t>
      </w:r>
      <w:r w:rsidR="00267F1E" w:rsidRPr="00267F1E">
        <w:t>$1,230,000</w:t>
      </w:r>
      <w:r w:rsidR="00267F1E">
        <w:t xml:space="preserve"> </w:t>
      </w:r>
      <w:r w:rsidRPr="00C26C40">
        <w:t>at full capacity utilisation.</w:t>
      </w:r>
    </w:p>
    <w:p w14:paraId="7B5AD7E7" w14:textId="0A33CD7A" w:rsidR="0053702F" w:rsidRPr="00C26C40" w:rsidRDefault="0053702F" w:rsidP="00134FFF">
      <w:pPr>
        <w:pStyle w:val="Heading3"/>
      </w:pPr>
      <w:bookmarkStart w:id="477" w:name="_Toc237245058"/>
      <w:r w:rsidRPr="00C26C40">
        <w:t>Other Variable Costs</w:t>
      </w:r>
      <w:bookmarkEnd w:id="477"/>
    </w:p>
    <w:p w14:paraId="6719A8EF" w14:textId="53C8ED04" w:rsidR="0053702F" w:rsidRPr="00C26C40" w:rsidRDefault="0053702F" w:rsidP="0053702F">
      <w:r w:rsidRPr="00C26C40">
        <w:t xml:space="preserve">Other variable costs include flocculants and filter aid chemicals for FP-601 and FP-701 operation; pH adjustment reagents; PTFE gaskets and seals for pump and valve maintenance; ball mill steel grinding media (high-Cr, 2.5 kg media/t product); and cleaning/sterilising chemicals for product storage tanks. At 100% utilisation, these costs are estimated at </w:t>
      </w:r>
      <w:r w:rsidR="00B5746C" w:rsidRPr="00B5746C">
        <w:t>$180,000</w:t>
      </w:r>
      <w:r w:rsidR="00B5746C">
        <w:t>.</w:t>
      </w:r>
    </w:p>
    <w:p w14:paraId="5E72C7F1" w14:textId="558488A6" w:rsidR="0053702F" w:rsidRPr="00C26C40" w:rsidRDefault="0053702F" w:rsidP="00134FFF">
      <w:pPr>
        <w:pStyle w:val="Heading3"/>
      </w:pPr>
      <w:bookmarkStart w:id="478" w:name="_Toc237245059"/>
      <w:r w:rsidRPr="00C26C40">
        <w:t>Fixed Costs: CSR, Property Tax and Permits</w:t>
      </w:r>
      <w:bookmarkEnd w:id="478"/>
    </w:p>
    <w:p w14:paraId="746D50B3" w14:textId="37B9A917" w:rsidR="0053702F" w:rsidRPr="00C26C40" w:rsidRDefault="0053702F" w:rsidP="0053702F">
      <w:r w:rsidRPr="00C26C40">
        <w:t xml:space="preserve">A Corporate Social Responsibility (CSR) and environmental compliance budget of </w:t>
      </w:r>
      <w:r w:rsidR="00B5746C" w:rsidRPr="00B5746C">
        <w:t>$10,000</w:t>
      </w:r>
      <w:r w:rsidR="00B5746C">
        <w:t xml:space="preserve"> </w:t>
      </w:r>
      <w:r w:rsidRPr="00C26C40">
        <w:t xml:space="preserve">is allocated for community development fund contributions (consistent with the GIADEC Act 976 community benefit provisions), ongoing environmental monitoring, stack emissions compliance testing (EPA Ghana, 2016), and annual reporting. Property taxes are estimated at USD </w:t>
      </w:r>
      <w:r w:rsidR="00B5746C">
        <w:t>15</w:t>
      </w:r>
      <w:r w:rsidRPr="00C26C40">
        <w:t>,000/yr, based on the Western Region assessment rates for industrial facilities (Ghana Revenue Authority, 2023). Annual permit and license fees — covering the EPA Ghana environmental permit, water abstraction permit, and GWCL offtake agreement fees — are incorporated in the CSR provision.</w:t>
      </w:r>
    </w:p>
    <w:p w14:paraId="20BDCF4D" w14:textId="4384C2C2" w:rsidR="0053702F" w:rsidRPr="00C26C40" w:rsidRDefault="00CA2600" w:rsidP="00134FFF">
      <w:pPr>
        <w:pStyle w:val="Heading3"/>
      </w:pPr>
      <w:r w:rsidRPr="00C26C40">
        <w:t xml:space="preserve"> </w:t>
      </w:r>
      <w:bookmarkStart w:id="479" w:name="_Toc237245060"/>
      <w:r w:rsidR="0053702F" w:rsidRPr="00C26C40">
        <w:t>Total OPEX Summary</w:t>
      </w:r>
      <w:bookmarkEnd w:id="479"/>
    </w:p>
    <w:p w14:paraId="2CC68295" w14:textId="24E0E141" w:rsidR="0053702F" w:rsidRPr="00C26C40" w:rsidRDefault="00B5746C" w:rsidP="0053702F">
      <w:r>
        <w:t xml:space="preserve">The table below </w:t>
      </w:r>
      <w:r w:rsidR="0053702F" w:rsidRPr="00C26C40">
        <w:t>presents the total annual OPEX at 100% capacity utilisation, disaggregated by cost category, and expressed as a percentage of total OPEX. The aggregate annual OPEX at 100% utilisation and Year 1 real prices is approximately USD 13.86 million.</w:t>
      </w:r>
    </w:p>
    <w:p w14:paraId="61A5C5B8" w14:textId="5D05402B" w:rsidR="00CA2600" w:rsidRPr="00C26C40" w:rsidRDefault="00CA2600" w:rsidP="00CA2600">
      <w:pPr>
        <w:pStyle w:val="Caption"/>
        <w:keepNext/>
      </w:pPr>
      <w:bookmarkStart w:id="480" w:name="_Toc237244887"/>
      <w:r w:rsidRPr="00C26C40">
        <w:lastRenderedPageBreak/>
        <w:t xml:space="preserve">Table </w:t>
      </w:r>
      <w:fldSimple w:instr=" STYLEREF 1 \s ">
        <w:r w:rsidR="006221B8">
          <w:rPr>
            <w:noProof/>
          </w:rPr>
          <w:t>10</w:t>
        </w:r>
      </w:fldSimple>
      <w:r w:rsidR="00B61202">
        <w:noBreakHyphen/>
      </w:r>
      <w:fldSimple w:instr=" SEQ Table \* ARABIC \s 1 ">
        <w:r w:rsidR="006221B8">
          <w:rPr>
            <w:noProof/>
          </w:rPr>
          <w:t>17</w:t>
        </w:r>
      </w:fldSimple>
      <w:r w:rsidRPr="00C26C40">
        <w:t xml:space="preserve"> Total Annual OPEX Summary (100% Utilisation, Year 1 Real Prices)</w:t>
      </w:r>
      <w:bookmarkEnd w:id="480"/>
    </w:p>
    <w:tbl>
      <w:tblPr>
        <w:tblStyle w:val="TableGrid"/>
        <w:tblW w:w="0" w:type="auto"/>
        <w:tblLook w:val="04A0" w:firstRow="1" w:lastRow="0" w:firstColumn="1" w:lastColumn="0" w:noHBand="0" w:noVBand="1"/>
      </w:tblPr>
      <w:tblGrid>
        <w:gridCol w:w="1745"/>
        <w:gridCol w:w="1670"/>
        <w:gridCol w:w="1702"/>
        <w:gridCol w:w="1660"/>
      </w:tblGrid>
      <w:tr w:rsidR="00951045" w:rsidRPr="00C26C40" w14:paraId="4A82C51F" w14:textId="77777777" w:rsidTr="00CA2600">
        <w:tc>
          <w:tcPr>
            <w:tcW w:w="1745" w:type="dxa"/>
          </w:tcPr>
          <w:p w14:paraId="6204D7B5" w14:textId="77777777" w:rsidR="00951045" w:rsidRPr="00C26C40" w:rsidRDefault="00951045" w:rsidP="00870DFD">
            <w:pPr>
              <w:rPr>
                <w:lang w:val="en-GB"/>
              </w:rPr>
            </w:pPr>
            <w:r w:rsidRPr="00C26C40">
              <w:rPr>
                <w:lang w:val="en-GB"/>
              </w:rPr>
              <w:t>Cost Category</w:t>
            </w:r>
          </w:p>
        </w:tc>
        <w:tc>
          <w:tcPr>
            <w:tcW w:w="1670" w:type="dxa"/>
          </w:tcPr>
          <w:p w14:paraId="6ED416EA" w14:textId="77777777" w:rsidR="00951045" w:rsidRPr="00C26C40" w:rsidRDefault="00951045" w:rsidP="00870DFD">
            <w:pPr>
              <w:rPr>
                <w:lang w:val="en-GB"/>
              </w:rPr>
            </w:pPr>
            <w:r w:rsidRPr="00C26C40">
              <w:rPr>
                <w:lang w:val="en-GB"/>
              </w:rPr>
              <w:t>Type</w:t>
            </w:r>
          </w:p>
        </w:tc>
        <w:tc>
          <w:tcPr>
            <w:tcW w:w="1702" w:type="dxa"/>
          </w:tcPr>
          <w:p w14:paraId="597FF8E1" w14:textId="77777777" w:rsidR="00951045" w:rsidRPr="00C26C40" w:rsidRDefault="00951045" w:rsidP="00870DFD">
            <w:pPr>
              <w:rPr>
                <w:lang w:val="en-GB"/>
              </w:rPr>
            </w:pPr>
            <w:r w:rsidRPr="00C26C40">
              <w:rPr>
                <w:lang w:val="en-GB"/>
              </w:rPr>
              <w:t>Annual (USD)</w:t>
            </w:r>
          </w:p>
        </w:tc>
        <w:tc>
          <w:tcPr>
            <w:tcW w:w="1660" w:type="dxa"/>
          </w:tcPr>
          <w:p w14:paraId="2FF0F8BA" w14:textId="77777777" w:rsidR="00951045" w:rsidRPr="00C26C40" w:rsidRDefault="00951045" w:rsidP="00870DFD">
            <w:pPr>
              <w:rPr>
                <w:lang w:val="en-GB"/>
              </w:rPr>
            </w:pPr>
            <w:r w:rsidRPr="00C26C40">
              <w:rPr>
                <w:lang w:val="en-GB"/>
              </w:rPr>
              <w:t>% of OPEX</w:t>
            </w:r>
          </w:p>
        </w:tc>
      </w:tr>
      <w:tr w:rsidR="00951045" w:rsidRPr="00C26C40" w14:paraId="5B00B22B" w14:textId="77777777" w:rsidTr="00CA2600">
        <w:tc>
          <w:tcPr>
            <w:tcW w:w="1745" w:type="dxa"/>
          </w:tcPr>
          <w:p w14:paraId="15D11007" w14:textId="77777777" w:rsidR="00951045" w:rsidRPr="00C26C40" w:rsidRDefault="00951045" w:rsidP="00870DFD">
            <w:pPr>
              <w:rPr>
                <w:lang w:val="en-GB"/>
              </w:rPr>
            </w:pPr>
            <w:r w:rsidRPr="00C26C40">
              <w:rPr>
                <w:lang w:val="en-GB"/>
              </w:rPr>
              <w:t>Raw Materials</w:t>
            </w:r>
          </w:p>
        </w:tc>
        <w:tc>
          <w:tcPr>
            <w:tcW w:w="1670" w:type="dxa"/>
          </w:tcPr>
          <w:p w14:paraId="1060A740" w14:textId="77777777" w:rsidR="00951045" w:rsidRPr="00C26C40" w:rsidRDefault="00951045" w:rsidP="00870DFD">
            <w:pPr>
              <w:rPr>
                <w:lang w:val="en-GB"/>
              </w:rPr>
            </w:pPr>
            <w:r w:rsidRPr="00C26C40">
              <w:rPr>
                <w:lang w:val="en-GB"/>
              </w:rPr>
              <w:t>Variable</w:t>
            </w:r>
          </w:p>
        </w:tc>
        <w:tc>
          <w:tcPr>
            <w:tcW w:w="1702" w:type="dxa"/>
          </w:tcPr>
          <w:p w14:paraId="66FCF965" w14:textId="022BE57C" w:rsidR="00951045" w:rsidRPr="00C26C40" w:rsidRDefault="00951045" w:rsidP="00870DFD">
            <w:pPr>
              <w:rPr>
                <w:lang w:val="en-GB"/>
              </w:rPr>
            </w:pPr>
            <w:r w:rsidRPr="00951045">
              <w:rPr>
                <w:lang w:val="en-GB"/>
              </w:rPr>
              <w:t>$6,254,401</w:t>
            </w:r>
          </w:p>
        </w:tc>
        <w:tc>
          <w:tcPr>
            <w:tcW w:w="1660" w:type="dxa"/>
          </w:tcPr>
          <w:p w14:paraId="071C128F" w14:textId="4DE7F44A" w:rsidR="00951045" w:rsidRPr="00C26C40" w:rsidRDefault="0048266D" w:rsidP="00870DFD">
            <w:pPr>
              <w:rPr>
                <w:lang w:val="en-GB"/>
              </w:rPr>
            </w:pPr>
            <w:r w:rsidRPr="0048266D">
              <w:rPr>
                <w:lang w:val="en-GB"/>
              </w:rPr>
              <w:t>56.4</w:t>
            </w:r>
          </w:p>
        </w:tc>
      </w:tr>
      <w:tr w:rsidR="0048266D" w:rsidRPr="00C26C40" w14:paraId="4B18E3CA" w14:textId="77777777" w:rsidTr="00CA2600">
        <w:tc>
          <w:tcPr>
            <w:tcW w:w="1745" w:type="dxa"/>
          </w:tcPr>
          <w:p w14:paraId="44BFFAA1" w14:textId="77777777" w:rsidR="0048266D" w:rsidRPr="00C26C40" w:rsidRDefault="0048266D" w:rsidP="0048266D">
            <w:pPr>
              <w:rPr>
                <w:lang w:val="en-GB"/>
              </w:rPr>
            </w:pPr>
            <w:r w:rsidRPr="00C26C40">
              <w:rPr>
                <w:lang w:val="en-GB"/>
              </w:rPr>
              <w:t>Electricity</w:t>
            </w:r>
          </w:p>
        </w:tc>
        <w:tc>
          <w:tcPr>
            <w:tcW w:w="1670" w:type="dxa"/>
          </w:tcPr>
          <w:p w14:paraId="13FED89E" w14:textId="77777777" w:rsidR="0048266D" w:rsidRPr="00C26C40" w:rsidRDefault="0048266D" w:rsidP="0048266D">
            <w:pPr>
              <w:rPr>
                <w:lang w:val="en-GB"/>
              </w:rPr>
            </w:pPr>
            <w:r w:rsidRPr="00C26C40">
              <w:rPr>
                <w:lang w:val="en-GB"/>
              </w:rPr>
              <w:t>Variable</w:t>
            </w:r>
          </w:p>
        </w:tc>
        <w:tc>
          <w:tcPr>
            <w:tcW w:w="1702" w:type="dxa"/>
          </w:tcPr>
          <w:p w14:paraId="32C8EEFB" w14:textId="05F3D39C" w:rsidR="0048266D" w:rsidRPr="00C26C40" w:rsidRDefault="0048266D" w:rsidP="0048266D">
            <w:pPr>
              <w:rPr>
                <w:lang w:val="en-GB"/>
              </w:rPr>
            </w:pPr>
            <w:r w:rsidRPr="00177993">
              <w:rPr>
                <w:lang w:val="en-GB"/>
              </w:rPr>
              <w:t>$131,180</w:t>
            </w:r>
          </w:p>
        </w:tc>
        <w:tc>
          <w:tcPr>
            <w:tcW w:w="1660" w:type="dxa"/>
          </w:tcPr>
          <w:p w14:paraId="3FE83A7F" w14:textId="3E4481E5" w:rsidR="0048266D" w:rsidRPr="00C26C40" w:rsidRDefault="0048266D" w:rsidP="0048266D">
            <w:pPr>
              <w:rPr>
                <w:lang w:val="en-GB"/>
              </w:rPr>
            </w:pPr>
            <w:r w:rsidRPr="00361AE7">
              <w:t>1.2</w:t>
            </w:r>
          </w:p>
        </w:tc>
      </w:tr>
      <w:tr w:rsidR="0048266D" w:rsidRPr="00C26C40" w14:paraId="66DDDA4B" w14:textId="77777777" w:rsidTr="00CA2600">
        <w:tc>
          <w:tcPr>
            <w:tcW w:w="1745" w:type="dxa"/>
          </w:tcPr>
          <w:p w14:paraId="14E7AB6E" w14:textId="77777777" w:rsidR="0048266D" w:rsidRPr="00C26C40" w:rsidRDefault="0048266D" w:rsidP="0048266D">
            <w:pPr>
              <w:rPr>
                <w:lang w:val="en-GB"/>
              </w:rPr>
            </w:pPr>
            <w:r w:rsidRPr="00C26C40">
              <w:rPr>
                <w:lang w:val="en-GB"/>
              </w:rPr>
              <w:t>Cooling Water &amp; Service</w:t>
            </w:r>
          </w:p>
        </w:tc>
        <w:tc>
          <w:tcPr>
            <w:tcW w:w="1670" w:type="dxa"/>
          </w:tcPr>
          <w:p w14:paraId="16A855C8" w14:textId="77777777" w:rsidR="0048266D" w:rsidRPr="00C26C40" w:rsidRDefault="0048266D" w:rsidP="0048266D">
            <w:pPr>
              <w:rPr>
                <w:lang w:val="en-GB"/>
              </w:rPr>
            </w:pPr>
            <w:r w:rsidRPr="00C26C40">
              <w:rPr>
                <w:lang w:val="en-GB"/>
              </w:rPr>
              <w:t>Variable</w:t>
            </w:r>
          </w:p>
        </w:tc>
        <w:tc>
          <w:tcPr>
            <w:tcW w:w="1702" w:type="dxa"/>
          </w:tcPr>
          <w:p w14:paraId="52EFA3AF" w14:textId="4D5786BA" w:rsidR="0048266D" w:rsidRPr="00C26C40" w:rsidRDefault="0048266D" w:rsidP="0048266D">
            <w:pPr>
              <w:rPr>
                <w:lang w:val="en-GB"/>
              </w:rPr>
            </w:pPr>
            <w:r w:rsidRPr="00177993">
              <w:rPr>
                <w:lang w:val="en-GB"/>
              </w:rPr>
              <w:t>$865,312</w:t>
            </w:r>
          </w:p>
        </w:tc>
        <w:tc>
          <w:tcPr>
            <w:tcW w:w="1660" w:type="dxa"/>
          </w:tcPr>
          <w:p w14:paraId="6E44F7A8" w14:textId="3225C63E" w:rsidR="0048266D" w:rsidRPr="00C26C40" w:rsidRDefault="0048266D" w:rsidP="0048266D">
            <w:pPr>
              <w:rPr>
                <w:lang w:val="en-GB"/>
              </w:rPr>
            </w:pPr>
            <w:r w:rsidRPr="00361AE7">
              <w:t>7.8</w:t>
            </w:r>
          </w:p>
        </w:tc>
      </w:tr>
      <w:tr w:rsidR="0048266D" w:rsidRPr="00C26C40" w14:paraId="56B3DC06" w14:textId="77777777" w:rsidTr="00CA2600">
        <w:tc>
          <w:tcPr>
            <w:tcW w:w="1745" w:type="dxa"/>
          </w:tcPr>
          <w:p w14:paraId="680C6F99" w14:textId="77777777" w:rsidR="0048266D" w:rsidRPr="00C26C40" w:rsidRDefault="0048266D" w:rsidP="0048266D">
            <w:pPr>
              <w:rPr>
                <w:lang w:val="en-GB"/>
              </w:rPr>
            </w:pPr>
            <w:r w:rsidRPr="00C26C40">
              <w:rPr>
                <w:lang w:val="en-GB"/>
              </w:rPr>
              <w:t>Logistics &amp; Distribution</w:t>
            </w:r>
          </w:p>
        </w:tc>
        <w:tc>
          <w:tcPr>
            <w:tcW w:w="1670" w:type="dxa"/>
          </w:tcPr>
          <w:p w14:paraId="40222031" w14:textId="77777777" w:rsidR="0048266D" w:rsidRPr="00C26C40" w:rsidRDefault="0048266D" w:rsidP="0048266D">
            <w:pPr>
              <w:rPr>
                <w:lang w:val="en-GB"/>
              </w:rPr>
            </w:pPr>
            <w:r w:rsidRPr="00C26C40">
              <w:rPr>
                <w:lang w:val="en-GB"/>
              </w:rPr>
              <w:t>Variable</w:t>
            </w:r>
          </w:p>
        </w:tc>
        <w:tc>
          <w:tcPr>
            <w:tcW w:w="1702" w:type="dxa"/>
          </w:tcPr>
          <w:p w14:paraId="7839C8F2" w14:textId="5330B1B2" w:rsidR="0048266D" w:rsidRPr="00C26C40" w:rsidRDefault="0048266D" w:rsidP="0048266D">
            <w:pPr>
              <w:rPr>
                <w:lang w:val="en-GB"/>
              </w:rPr>
            </w:pPr>
            <w:r w:rsidRPr="00177993">
              <w:rPr>
                <w:lang w:val="en-GB"/>
              </w:rPr>
              <w:t>$1,230,000</w:t>
            </w:r>
          </w:p>
        </w:tc>
        <w:tc>
          <w:tcPr>
            <w:tcW w:w="1660" w:type="dxa"/>
          </w:tcPr>
          <w:p w14:paraId="10743F7A" w14:textId="4A5F326E" w:rsidR="0048266D" w:rsidRPr="00C26C40" w:rsidRDefault="0048266D" w:rsidP="0048266D">
            <w:pPr>
              <w:rPr>
                <w:lang w:val="en-GB"/>
              </w:rPr>
            </w:pPr>
            <w:r w:rsidRPr="009F7684">
              <w:t>11.1</w:t>
            </w:r>
          </w:p>
        </w:tc>
      </w:tr>
      <w:tr w:rsidR="0048266D" w:rsidRPr="00C26C40" w14:paraId="3CAC2E58" w14:textId="77777777" w:rsidTr="00CA2600">
        <w:tc>
          <w:tcPr>
            <w:tcW w:w="1745" w:type="dxa"/>
          </w:tcPr>
          <w:p w14:paraId="4D0CAE91" w14:textId="77777777" w:rsidR="0048266D" w:rsidRPr="00C26C40" w:rsidRDefault="0048266D" w:rsidP="0048266D">
            <w:pPr>
              <w:rPr>
                <w:lang w:val="en-GB"/>
              </w:rPr>
            </w:pPr>
            <w:r w:rsidRPr="00C26C40">
              <w:rPr>
                <w:lang w:val="en-GB"/>
              </w:rPr>
              <w:t>Other Variable Costs</w:t>
            </w:r>
          </w:p>
        </w:tc>
        <w:tc>
          <w:tcPr>
            <w:tcW w:w="1670" w:type="dxa"/>
          </w:tcPr>
          <w:p w14:paraId="7A91C917" w14:textId="77777777" w:rsidR="0048266D" w:rsidRPr="00C26C40" w:rsidRDefault="0048266D" w:rsidP="0048266D">
            <w:pPr>
              <w:rPr>
                <w:lang w:val="en-GB"/>
              </w:rPr>
            </w:pPr>
            <w:r w:rsidRPr="00C26C40">
              <w:rPr>
                <w:lang w:val="en-GB"/>
              </w:rPr>
              <w:t>Variable</w:t>
            </w:r>
          </w:p>
        </w:tc>
        <w:tc>
          <w:tcPr>
            <w:tcW w:w="1702" w:type="dxa"/>
          </w:tcPr>
          <w:p w14:paraId="45DC5E15" w14:textId="22CEB119" w:rsidR="0048266D" w:rsidRPr="00C26C40" w:rsidRDefault="0048266D" w:rsidP="0048266D">
            <w:pPr>
              <w:rPr>
                <w:lang w:val="en-GB"/>
              </w:rPr>
            </w:pPr>
            <w:r w:rsidRPr="00177993">
              <w:rPr>
                <w:lang w:val="en-GB"/>
              </w:rPr>
              <w:t>$180,000</w:t>
            </w:r>
          </w:p>
        </w:tc>
        <w:tc>
          <w:tcPr>
            <w:tcW w:w="1660" w:type="dxa"/>
          </w:tcPr>
          <w:p w14:paraId="7D623C31" w14:textId="47D22766" w:rsidR="0048266D" w:rsidRPr="00C26C40" w:rsidRDefault="0048266D" w:rsidP="0048266D">
            <w:pPr>
              <w:rPr>
                <w:lang w:val="en-GB"/>
              </w:rPr>
            </w:pPr>
            <w:r w:rsidRPr="009F7684">
              <w:t>1.6</w:t>
            </w:r>
          </w:p>
        </w:tc>
      </w:tr>
      <w:tr w:rsidR="008D343E" w:rsidRPr="00C26C40" w14:paraId="1803F44F" w14:textId="77777777" w:rsidTr="00CA2600">
        <w:tc>
          <w:tcPr>
            <w:tcW w:w="1745" w:type="dxa"/>
          </w:tcPr>
          <w:p w14:paraId="347ABA44" w14:textId="77777777" w:rsidR="008D343E" w:rsidRPr="00C26C40" w:rsidRDefault="008D343E" w:rsidP="008D343E">
            <w:pPr>
              <w:rPr>
                <w:lang w:val="en-GB"/>
              </w:rPr>
            </w:pPr>
            <w:r w:rsidRPr="00C26C40">
              <w:rPr>
                <w:lang w:val="en-GB"/>
              </w:rPr>
              <w:t>Labour (Shift + Admin)</w:t>
            </w:r>
          </w:p>
        </w:tc>
        <w:tc>
          <w:tcPr>
            <w:tcW w:w="1670" w:type="dxa"/>
          </w:tcPr>
          <w:p w14:paraId="63488370" w14:textId="77777777" w:rsidR="008D343E" w:rsidRPr="00C26C40" w:rsidRDefault="008D343E" w:rsidP="008D343E">
            <w:pPr>
              <w:rPr>
                <w:lang w:val="en-GB"/>
              </w:rPr>
            </w:pPr>
            <w:r w:rsidRPr="00C26C40">
              <w:rPr>
                <w:lang w:val="en-GB"/>
              </w:rPr>
              <w:t>Fixed</w:t>
            </w:r>
          </w:p>
        </w:tc>
        <w:tc>
          <w:tcPr>
            <w:tcW w:w="1702" w:type="dxa"/>
          </w:tcPr>
          <w:p w14:paraId="6FE75D7D" w14:textId="6DBDCEC8" w:rsidR="008D343E" w:rsidRPr="00C26C40" w:rsidRDefault="008D343E" w:rsidP="008D343E">
            <w:pPr>
              <w:rPr>
                <w:lang w:val="en-GB"/>
              </w:rPr>
            </w:pPr>
            <w:r w:rsidRPr="002B410F">
              <w:t>$822,000</w:t>
            </w:r>
          </w:p>
        </w:tc>
        <w:tc>
          <w:tcPr>
            <w:tcW w:w="1660" w:type="dxa"/>
          </w:tcPr>
          <w:p w14:paraId="3A98EE8A" w14:textId="4FCC67FB" w:rsidR="008D343E" w:rsidRPr="00C26C40" w:rsidRDefault="008D343E" w:rsidP="008D343E">
            <w:pPr>
              <w:rPr>
                <w:lang w:val="en-GB"/>
              </w:rPr>
            </w:pPr>
            <w:r w:rsidRPr="004C2A80">
              <w:t>7.4</w:t>
            </w:r>
          </w:p>
        </w:tc>
      </w:tr>
      <w:tr w:rsidR="008D343E" w:rsidRPr="00C26C40" w14:paraId="09BFBB88" w14:textId="77777777" w:rsidTr="00CA2600">
        <w:tc>
          <w:tcPr>
            <w:tcW w:w="1745" w:type="dxa"/>
          </w:tcPr>
          <w:p w14:paraId="6AC03BCF" w14:textId="77777777" w:rsidR="008D343E" w:rsidRPr="00C26C40" w:rsidRDefault="008D343E" w:rsidP="008D343E">
            <w:pPr>
              <w:rPr>
                <w:lang w:val="en-GB"/>
              </w:rPr>
            </w:pPr>
            <w:r w:rsidRPr="00C26C40">
              <w:rPr>
                <w:lang w:val="en-GB"/>
              </w:rPr>
              <w:t>Maintenance (6% FCI)</w:t>
            </w:r>
          </w:p>
        </w:tc>
        <w:tc>
          <w:tcPr>
            <w:tcW w:w="1670" w:type="dxa"/>
          </w:tcPr>
          <w:p w14:paraId="6BC36E7B" w14:textId="77777777" w:rsidR="008D343E" w:rsidRPr="00C26C40" w:rsidRDefault="008D343E" w:rsidP="008D343E">
            <w:pPr>
              <w:rPr>
                <w:lang w:val="en-GB"/>
              </w:rPr>
            </w:pPr>
            <w:r w:rsidRPr="00C26C40">
              <w:rPr>
                <w:lang w:val="en-GB"/>
              </w:rPr>
              <w:t>Fixed</w:t>
            </w:r>
          </w:p>
        </w:tc>
        <w:tc>
          <w:tcPr>
            <w:tcW w:w="1702" w:type="dxa"/>
          </w:tcPr>
          <w:p w14:paraId="43724F4F" w14:textId="58437941" w:rsidR="008D343E" w:rsidRPr="00C26C40" w:rsidRDefault="008D343E" w:rsidP="008D343E">
            <w:pPr>
              <w:rPr>
                <w:lang w:val="en-GB"/>
              </w:rPr>
            </w:pPr>
            <w:r w:rsidRPr="002B410F">
              <w:t>$804,142</w:t>
            </w:r>
          </w:p>
        </w:tc>
        <w:tc>
          <w:tcPr>
            <w:tcW w:w="1660" w:type="dxa"/>
          </w:tcPr>
          <w:p w14:paraId="644A1976" w14:textId="6338AA7A" w:rsidR="008D343E" w:rsidRPr="00C26C40" w:rsidRDefault="008D343E" w:rsidP="008D343E">
            <w:pPr>
              <w:rPr>
                <w:lang w:val="en-GB"/>
              </w:rPr>
            </w:pPr>
            <w:r w:rsidRPr="004C2A80">
              <w:t>7.2</w:t>
            </w:r>
          </w:p>
        </w:tc>
      </w:tr>
      <w:tr w:rsidR="008D343E" w:rsidRPr="00C26C40" w14:paraId="54F83C65" w14:textId="77777777" w:rsidTr="00CA2600">
        <w:tc>
          <w:tcPr>
            <w:tcW w:w="1745" w:type="dxa"/>
          </w:tcPr>
          <w:p w14:paraId="1B8A06F5" w14:textId="77777777" w:rsidR="008D343E" w:rsidRPr="00C26C40" w:rsidRDefault="008D343E" w:rsidP="008D343E">
            <w:pPr>
              <w:rPr>
                <w:lang w:val="en-GB"/>
              </w:rPr>
            </w:pPr>
            <w:r w:rsidRPr="00C26C40">
              <w:rPr>
                <w:lang w:val="en-GB"/>
              </w:rPr>
              <w:t>Insurance (1.5% FCI)</w:t>
            </w:r>
          </w:p>
        </w:tc>
        <w:tc>
          <w:tcPr>
            <w:tcW w:w="1670" w:type="dxa"/>
          </w:tcPr>
          <w:p w14:paraId="1939A179" w14:textId="77777777" w:rsidR="008D343E" w:rsidRPr="00C26C40" w:rsidRDefault="008D343E" w:rsidP="008D343E">
            <w:pPr>
              <w:rPr>
                <w:lang w:val="en-GB"/>
              </w:rPr>
            </w:pPr>
            <w:r w:rsidRPr="00C26C40">
              <w:rPr>
                <w:lang w:val="en-GB"/>
              </w:rPr>
              <w:t>Fixed</w:t>
            </w:r>
          </w:p>
        </w:tc>
        <w:tc>
          <w:tcPr>
            <w:tcW w:w="1702" w:type="dxa"/>
          </w:tcPr>
          <w:p w14:paraId="52F468D6" w14:textId="35367FD5" w:rsidR="008D343E" w:rsidRPr="00C26C40" w:rsidRDefault="008D343E" w:rsidP="008D343E">
            <w:pPr>
              <w:rPr>
                <w:lang w:val="en-GB"/>
              </w:rPr>
            </w:pPr>
            <w:r w:rsidRPr="002B410F">
              <w:t>$201,035</w:t>
            </w:r>
          </w:p>
        </w:tc>
        <w:tc>
          <w:tcPr>
            <w:tcW w:w="1660" w:type="dxa"/>
          </w:tcPr>
          <w:p w14:paraId="5093E655" w14:textId="2C6A1126" w:rsidR="008D343E" w:rsidRPr="00C26C40" w:rsidRDefault="008D343E" w:rsidP="008D343E">
            <w:pPr>
              <w:rPr>
                <w:lang w:val="en-GB"/>
              </w:rPr>
            </w:pPr>
            <w:r w:rsidRPr="004C2A80">
              <w:t>1.8</w:t>
            </w:r>
          </w:p>
        </w:tc>
      </w:tr>
      <w:tr w:rsidR="008D343E" w:rsidRPr="00C26C40" w14:paraId="37194F06" w14:textId="77777777" w:rsidTr="00CA2600">
        <w:tc>
          <w:tcPr>
            <w:tcW w:w="1745" w:type="dxa"/>
          </w:tcPr>
          <w:p w14:paraId="5231CFA6" w14:textId="77777777" w:rsidR="008D343E" w:rsidRPr="00C26C40" w:rsidRDefault="008D343E" w:rsidP="008D343E">
            <w:pPr>
              <w:rPr>
                <w:lang w:val="en-GB"/>
              </w:rPr>
            </w:pPr>
            <w:r w:rsidRPr="00C26C40">
              <w:rPr>
                <w:lang w:val="en-GB"/>
              </w:rPr>
              <w:t>Plant Overheads (55%)</w:t>
            </w:r>
          </w:p>
        </w:tc>
        <w:tc>
          <w:tcPr>
            <w:tcW w:w="1670" w:type="dxa"/>
          </w:tcPr>
          <w:p w14:paraId="5BF7EECA" w14:textId="77777777" w:rsidR="008D343E" w:rsidRPr="00C26C40" w:rsidRDefault="008D343E" w:rsidP="008D343E">
            <w:pPr>
              <w:rPr>
                <w:lang w:val="en-GB"/>
              </w:rPr>
            </w:pPr>
            <w:r w:rsidRPr="00C26C40">
              <w:rPr>
                <w:lang w:val="en-GB"/>
              </w:rPr>
              <w:t>Fixed</w:t>
            </w:r>
          </w:p>
        </w:tc>
        <w:tc>
          <w:tcPr>
            <w:tcW w:w="1702" w:type="dxa"/>
          </w:tcPr>
          <w:p w14:paraId="5190B344" w14:textId="64E9D517" w:rsidR="008D343E" w:rsidRPr="00C26C40" w:rsidRDefault="008D343E" w:rsidP="008D343E">
            <w:pPr>
              <w:rPr>
                <w:lang w:val="en-GB"/>
              </w:rPr>
            </w:pPr>
            <w:r w:rsidRPr="002B410F">
              <w:t>$582,731</w:t>
            </w:r>
          </w:p>
        </w:tc>
        <w:tc>
          <w:tcPr>
            <w:tcW w:w="1660" w:type="dxa"/>
          </w:tcPr>
          <w:p w14:paraId="4D57A9C8" w14:textId="0A47D26F" w:rsidR="008D343E" w:rsidRPr="00C26C40" w:rsidRDefault="008D343E" w:rsidP="008D343E">
            <w:pPr>
              <w:rPr>
                <w:lang w:val="en-GB"/>
              </w:rPr>
            </w:pPr>
            <w:r w:rsidRPr="004C2A80">
              <w:t>5.3</w:t>
            </w:r>
          </w:p>
        </w:tc>
      </w:tr>
      <w:tr w:rsidR="008D343E" w:rsidRPr="00C26C40" w14:paraId="0ACF5427" w14:textId="77777777" w:rsidTr="00CA2600">
        <w:tc>
          <w:tcPr>
            <w:tcW w:w="1745" w:type="dxa"/>
          </w:tcPr>
          <w:p w14:paraId="60F96C33" w14:textId="77777777" w:rsidR="008D343E" w:rsidRPr="00C26C40" w:rsidRDefault="008D343E" w:rsidP="008D343E">
            <w:pPr>
              <w:rPr>
                <w:lang w:val="en-GB"/>
              </w:rPr>
            </w:pPr>
            <w:r w:rsidRPr="00C26C40">
              <w:rPr>
                <w:lang w:val="en-GB"/>
              </w:rPr>
              <w:t>CSR &amp; Environmental</w:t>
            </w:r>
          </w:p>
        </w:tc>
        <w:tc>
          <w:tcPr>
            <w:tcW w:w="1670" w:type="dxa"/>
          </w:tcPr>
          <w:p w14:paraId="5BB8C441" w14:textId="77777777" w:rsidR="008D343E" w:rsidRPr="00C26C40" w:rsidRDefault="008D343E" w:rsidP="008D343E">
            <w:pPr>
              <w:rPr>
                <w:lang w:val="en-GB"/>
              </w:rPr>
            </w:pPr>
            <w:r w:rsidRPr="00C26C40">
              <w:rPr>
                <w:lang w:val="en-GB"/>
              </w:rPr>
              <w:t>Fixed</w:t>
            </w:r>
          </w:p>
        </w:tc>
        <w:tc>
          <w:tcPr>
            <w:tcW w:w="1702" w:type="dxa"/>
          </w:tcPr>
          <w:p w14:paraId="5A4DE8BF" w14:textId="277122B0" w:rsidR="008D343E" w:rsidRPr="00C26C40" w:rsidRDefault="008D343E" w:rsidP="008D343E">
            <w:pPr>
              <w:rPr>
                <w:lang w:val="en-GB"/>
              </w:rPr>
            </w:pPr>
            <w:r w:rsidRPr="002B410F">
              <w:t>$10,000</w:t>
            </w:r>
          </w:p>
        </w:tc>
        <w:tc>
          <w:tcPr>
            <w:tcW w:w="1660" w:type="dxa"/>
          </w:tcPr>
          <w:p w14:paraId="2935AA34" w14:textId="1527556D" w:rsidR="008D343E" w:rsidRPr="00C26C40" w:rsidRDefault="008D343E" w:rsidP="008D343E">
            <w:pPr>
              <w:rPr>
                <w:lang w:val="en-GB"/>
              </w:rPr>
            </w:pPr>
            <w:r w:rsidRPr="004C2A80">
              <w:t>0.1</w:t>
            </w:r>
          </w:p>
        </w:tc>
      </w:tr>
      <w:tr w:rsidR="008D343E" w:rsidRPr="00C26C40" w14:paraId="6498DA33" w14:textId="77777777" w:rsidTr="00CA2600">
        <w:tc>
          <w:tcPr>
            <w:tcW w:w="1745" w:type="dxa"/>
          </w:tcPr>
          <w:p w14:paraId="4EDC05AD" w14:textId="77777777" w:rsidR="008D343E" w:rsidRPr="00C26C40" w:rsidRDefault="008D343E" w:rsidP="008D343E">
            <w:pPr>
              <w:rPr>
                <w:lang w:val="en-GB"/>
              </w:rPr>
            </w:pPr>
            <w:r w:rsidRPr="00C26C40">
              <w:rPr>
                <w:lang w:val="en-GB"/>
              </w:rPr>
              <w:t>Property Tax</w:t>
            </w:r>
          </w:p>
        </w:tc>
        <w:tc>
          <w:tcPr>
            <w:tcW w:w="1670" w:type="dxa"/>
          </w:tcPr>
          <w:p w14:paraId="69D2AFD0" w14:textId="77777777" w:rsidR="008D343E" w:rsidRPr="00C26C40" w:rsidRDefault="008D343E" w:rsidP="008D343E">
            <w:pPr>
              <w:rPr>
                <w:lang w:val="en-GB"/>
              </w:rPr>
            </w:pPr>
            <w:r w:rsidRPr="00C26C40">
              <w:rPr>
                <w:lang w:val="en-GB"/>
              </w:rPr>
              <w:t>Fixed</w:t>
            </w:r>
          </w:p>
        </w:tc>
        <w:tc>
          <w:tcPr>
            <w:tcW w:w="1702" w:type="dxa"/>
          </w:tcPr>
          <w:p w14:paraId="52AFA2F7" w14:textId="22C8F944" w:rsidR="008D343E" w:rsidRPr="00C26C40" w:rsidRDefault="008D343E" w:rsidP="008D343E">
            <w:pPr>
              <w:rPr>
                <w:lang w:val="en-GB"/>
              </w:rPr>
            </w:pPr>
            <w:r w:rsidRPr="002B410F">
              <w:t>$15,000</w:t>
            </w:r>
          </w:p>
        </w:tc>
        <w:tc>
          <w:tcPr>
            <w:tcW w:w="1660" w:type="dxa"/>
          </w:tcPr>
          <w:p w14:paraId="59D89354" w14:textId="53CB83FE" w:rsidR="008D343E" w:rsidRPr="00C26C40" w:rsidRDefault="008D343E" w:rsidP="008D343E">
            <w:pPr>
              <w:rPr>
                <w:lang w:val="en-GB"/>
              </w:rPr>
            </w:pPr>
            <w:r w:rsidRPr="004C2A80">
              <w:t>0.1</w:t>
            </w:r>
          </w:p>
        </w:tc>
      </w:tr>
      <w:tr w:rsidR="00951045" w:rsidRPr="00C26C40" w14:paraId="35A539A8" w14:textId="77777777" w:rsidTr="00CA2600">
        <w:tc>
          <w:tcPr>
            <w:tcW w:w="1745" w:type="dxa"/>
          </w:tcPr>
          <w:p w14:paraId="56F7CAD1" w14:textId="77777777" w:rsidR="00951045" w:rsidRPr="00C26C40" w:rsidRDefault="00951045" w:rsidP="00870DFD">
            <w:pPr>
              <w:rPr>
                <w:b/>
                <w:bCs/>
                <w:lang w:val="en-GB"/>
              </w:rPr>
            </w:pPr>
            <w:r w:rsidRPr="00C26C40">
              <w:rPr>
                <w:b/>
                <w:bCs/>
                <w:lang w:val="en-GB"/>
              </w:rPr>
              <w:t>TOTAL ANNUAL OPEX</w:t>
            </w:r>
          </w:p>
        </w:tc>
        <w:tc>
          <w:tcPr>
            <w:tcW w:w="1670" w:type="dxa"/>
          </w:tcPr>
          <w:p w14:paraId="7B2C8A2A" w14:textId="77777777" w:rsidR="00951045" w:rsidRPr="00C26C40" w:rsidRDefault="00951045" w:rsidP="00870DFD">
            <w:pPr>
              <w:rPr>
                <w:b/>
                <w:bCs/>
                <w:lang w:val="en-GB"/>
              </w:rPr>
            </w:pPr>
            <w:r w:rsidRPr="00C26C40">
              <w:rPr>
                <w:b/>
                <w:bCs/>
                <w:lang w:val="en-GB"/>
              </w:rPr>
              <w:t>—</w:t>
            </w:r>
          </w:p>
        </w:tc>
        <w:tc>
          <w:tcPr>
            <w:tcW w:w="1702" w:type="dxa"/>
          </w:tcPr>
          <w:p w14:paraId="76BD7014" w14:textId="4B6EEEAA" w:rsidR="00951045" w:rsidRPr="00C26C40" w:rsidRDefault="00C07BB1" w:rsidP="00870DFD">
            <w:pPr>
              <w:rPr>
                <w:b/>
                <w:bCs/>
                <w:lang w:val="en-GB"/>
              </w:rPr>
            </w:pPr>
            <w:r w:rsidRPr="00C07BB1">
              <w:rPr>
                <w:b/>
                <w:bCs/>
                <w:lang w:val="en-GB"/>
              </w:rPr>
              <w:t>$11,095,802</w:t>
            </w:r>
          </w:p>
        </w:tc>
        <w:tc>
          <w:tcPr>
            <w:tcW w:w="1660" w:type="dxa"/>
          </w:tcPr>
          <w:p w14:paraId="770FD682" w14:textId="77777777" w:rsidR="00951045" w:rsidRPr="00C26C40" w:rsidRDefault="00951045" w:rsidP="00870DFD">
            <w:pPr>
              <w:rPr>
                <w:b/>
                <w:bCs/>
                <w:lang w:val="en-GB"/>
              </w:rPr>
            </w:pPr>
            <w:r w:rsidRPr="00C26C40">
              <w:rPr>
                <w:b/>
                <w:bCs/>
                <w:lang w:val="en-GB"/>
              </w:rPr>
              <w:t>100.0%</w:t>
            </w:r>
          </w:p>
        </w:tc>
      </w:tr>
    </w:tbl>
    <w:p w14:paraId="1EA1A266" w14:textId="77777777" w:rsidR="0053702F" w:rsidRPr="00C26C40" w:rsidRDefault="0053702F" w:rsidP="0053702F"/>
    <w:p w14:paraId="39DFD7A8" w14:textId="73B0BE91" w:rsidR="0053702F" w:rsidRPr="00C26C40" w:rsidRDefault="0053702F" w:rsidP="00F02060">
      <w:pPr>
        <w:pStyle w:val="Heading2"/>
      </w:pPr>
      <w:bookmarkStart w:id="481" w:name="_Toc237245061"/>
      <w:r w:rsidRPr="00C26C40">
        <w:t>Revenue and Market Analysis</w:t>
      </w:r>
      <w:bookmarkEnd w:id="481"/>
    </w:p>
    <w:p w14:paraId="5B610F23" w14:textId="341FFC65" w:rsidR="0053702F" w:rsidRPr="00C26C40" w:rsidRDefault="0053702F" w:rsidP="00134FFF">
      <w:pPr>
        <w:pStyle w:val="Heading3"/>
      </w:pPr>
      <w:bookmarkStart w:id="482" w:name="_Toc237245062"/>
      <w:r w:rsidRPr="00C26C40">
        <w:t>Product Specification and Pricing</w:t>
      </w:r>
      <w:bookmarkEnd w:id="482"/>
    </w:p>
    <w:p w14:paraId="358E9A04" w14:textId="772D69D5" w:rsidR="0053702F" w:rsidRPr="00C26C40" w:rsidRDefault="0053702F" w:rsidP="0053702F">
      <w:r w:rsidRPr="00C26C40">
        <w:t xml:space="preserve">The plant produces liquid PAC conforming to the Chinese National Standard GB 15892-2009 (≥29.0 wt% </w:t>
      </w:r>
      <m:oMath>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w:r w:rsidRPr="00C26C40">
        <w:t xml:space="preserve">, basicity 40–90%, pH 3.5–5.0). This specification is universally accepted in the West African water treatment sector, as Ghana Water Company Limited (GWCL) and counterpart utilities in Côte d'Ivoire, Senegal, and Nigeria currently procure GB 15892-2009 compliant PAC from Chinese manufacturers. The domestic offtake price of USD 480/t is benchmarked against current Ghanaian import CIF price from China </w:t>
      </w:r>
      <w:r w:rsidRPr="00C26C40">
        <w:lastRenderedPageBreak/>
        <w:t>(USD 420/t FOB plus ~USD 60/t freight and import duties). The export price of USD 4</w:t>
      </w:r>
      <w:r w:rsidR="0048266D">
        <w:t>8</w:t>
      </w:r>
      <w:r w:rsidRPr="00C26C40">
        <w:t>0/t represents the Chinese FOB export price, reflecting the competitive market into which ECOWAS export sales will be made. The ECOWAS Common External Tariff (CET) revision effective 2025 increased import duties on Chinese PAC from 10% to 20% (ECOWAS Commission, 2025), providing a structural price advantage to locally produced PAC.</w:t>
      </w:r>
    </w:p>
    <w:p w14:paraId="4E235394" w14:textId="1A560B91" w:rsidR="003B5B90" w:rsidRPr="00C26C40" w:rsidRDefault="003B5B90" w:rsidP="003B5B90">
      <w:pPr>
        <w:pStyle w:val="Caption"/>
        <w:keepNext/>
      </w:pPr>
      <w:bookmarkStart w:id="483" w:name="_Toc237244888"/>
      <w:r w:rsidRPr="00C26C40">
        <w:t xml:space="preserve">Table </w:t>
      </w:r>
      <w:fldSimple w:instr=" STYLEREF 1 \s ">
        <w:r w:rsidR="006221B8">
          <w:rPr>
            <w:noProof/>
          </w:rPr>
          <w:t>10</w:t>
        </w:r>
      </w:fldSimple>
      <w:r w:rsidR="00B61202">
        <w:noBreakHyphen/>
      </w:r>
      <w:fldSimple w:instr=" SEQ Table \* ARABIC \s 1 ">
        <w:r w:rsidR="006221B8">
          <w:rPr>
            <w:noProof/>
          </w:rPr>
          <w:t>18</w:t>
        </w:r>
      </w:fldSimple>
      <w:r w:rsidRPr="00C26C40">
        <w:t xml:space="preserve"> PAC Product Pricing Structure</w:t>
      </w:r>
      <w:bookmarkEnd w:id="483"/>
    </w:p>
    <w:tbl>
      <w:tblPr>
        <w:tblStyle w:val="TableGrid"/>
        <w:tblW w:w="0" w:type="auto"/>
        <w:tblLook w:val="04A0" w:firstRow="1" w:lastRow="0" w:firstColumn="1" w:lastColumn="0" w:noHBand="0" w:noVBand="1"/>
      </w:tblPr>
      <w:tblGrid>
        <w:gridCol w:w="1706"/>
        <w:gridCol w:w="1676"/>
        <w:gridCol w:w="1676"/>
        <w:gridCol w:w="1711"/>
      </w:tblGrid>
      <w:tr w:rsidR="00C52E30" w:rsidRPr="00C26C40" w14:paraId="5783D036" w14:textId="77777777" w:rsidTr="003B5B90">
        <w:tc>
          <w:tcPr>
            <w:tcW w:w="1706" w:type="dxa"/>
          </w:tcPr>
          <w:p w14:paraId="27CFCA44" w14:textId="77777777" w:rsidR="00C52E30" w:rsidRPr="00C26C40" w:rsidRDefault="00C52E30" w:rsidP="00870DFD">
            <w:pPr>
              <w:rPr>
                <w:lang w:val="en-GB"/>
              </w:rPr>
            </w:pPr>
            <w:r w:rsidRPr="00C26C40">
              <w:rPr>
                <w:lang w:val="en-GB"/>
              </w:rPr>
              <w:t>Segment</w:t>
            </w:r>
          </w:p>
        </w:tc>
        <w:tc>
          <w:tcPr>
            <w:tcW w:w="1676" w:type="dxa"/>
          </w:tcPr>
          <w:p w14:paraId="698F5C81" w14:textId="77777777" w:rsidR="00C52E30" w:rsidRPr="00C26C40" w:rsidRDefault="00C52E30" w:rsidP="00870DFD">
            <w:pPr>
              <w:rPr>
                <w:lang w:val="en-GB"/>
              </w:rPr>
            </w:pPr>
            <w:r w:rsidRPr="00C26C40">
              <w:rPr>
                <w:lang w:val="en-GB"/>
              </w:rPr>
              <w:t>Volume (TPA)</w:t>
            </w:r>
          </w:p>
        </w:tc>
        <w:tc>
          <w:tcPr>
            <w:tcW w:w="1676" w:type="dxa"/>
          </w:tcPr>
          <w:p w14:paraId="3BDCBDD8" w14:textId="77777777" w:rsidR="00C52E30" w:rsidRPr="00C26C40" w:rsidRDefault="00C52E30" w:rsidP="00870DFD">
            <w:pPr>
              <w:rPr>
                <w:lang w:val="en-GB"/>
              </w:rPr>
            </w:pPr>
            <w:r w:rsidRPr="00C26C40">
              <w:rPr>
                <w:lang w:val="en-GB"/>
              </w:rPr>
              <w:t>Price (USD/t)</w:t>
            </w:r>
          </w:p>
        </w:tc>
        <w:tc>
          <w:tcPr>
            <w:tcW w:w="1711" w:type="dxa"/>
          </w:tcPr>
          <w:p w14:paraId="1E6BE069" w14:textId="77777777" w:rsidR="00C52E30" w:rsidRPr="00C26C40" w:rsidRDefault="00C52E30" w:rsidP="00870DFD">
            <w:pPr>
              <w:rPr>
                <w:lang w:val="en-GB"/>
              </w:rPr>
            </w:pPr>
            <w:r w:rsidRPr="00C26C40">
              <w:rPr>
                <w:lang w:val="en-GB"/>
              </w:rPr>
              <w:t>Revenue (USD)</w:t>
            </w:r>
          </w:p>
        </w:tc>
      </w:tr>
      <w:tr w:rsidR="00C52E30" w:rsidRPr="00C26C40" w14:paraId="5A66A9BC" w14:textId="77777777" w:rsidTr="003B5B90">
        <w:tc>
          <w:tcPr>
            <w:tcW w:w="1706" w:type="dxa"/>
          </w:tcPr>
          <w:p w14:paraId="76D797B5" w14:textId="77777777" w:rsidR="00C52E30" w:rsidRPr="00C26C40" w:rsidRDefault="00C52E30" w:rsidP="00870DFD">
            <w:pPr>
              <w:rPr>
                <w:lang w:val="en-GB"/>
              </w:rPr>
            </w:pPr>
            <w:r w:rsidRPr="00C26C40">
              <w:rPr>
                <w:lang w:val="en-GB"/>
              </w:rPr>
              <w:t>Domestic GWCL Offtake</w:t>
            </w:r>
          </w:p>
        </w:tc>
        <w:tc>
          <w:tcPr>
            <w:tcW w:w="1676" w:type="dxa"/>
          </w:tcPr>
          <w:p w14:paraId="47E3F0C4" w14:textId="77777777" w:rsidR="00C52E30" w:rsidRPr="00C26C40" w:rsidRDefault="00C52E30" w:rsidP="00870DFD">
            <w:pPr>
              <w:rPr>
                <w:lang w:val="en-GB"/>
              </w:rPr>
            </w:pPr>
            <w:r w:rsidRPr="00C26C40">
              <w:rPr>
                <w:lang w:val="en-GB"/>
              </w:rPr>
              <w:t>4,000</w:t>
            </w:r>
          </w:p>
        </w:tc>
        <w:tc>
          <w:tcPr>
            <w:tcW w:w="1676" w:type="dxa"/>
          </w:tcPr>
          <w:p w14:paraId="0E986C58" w14:textId="2C7AC883" w:rsidR="00C52E30" w:rsidRPr="00C26C40" w:rsidRDefault="00C52E30" w:rsidP="00870DFD">
            <w:pPr>
              <w:rPr>
                <w:lang w:val="en-GB"/>
              </w:rPr>
            </w:pPr>
            <w:r w:rsidRPr="00C26C40">
              <w:rPr>
                <w:lang w:val="en-GB"/>
              </w:rPr>
              <w:t>4</w:t>
            </w:r>
            <w:r>
              <w:rPr>
                <w:lang w:val="en-GB"/>
              </w:rPr>
              <w:t>7</w:t>
            </w:r>
            <w:r w:rsidRPr="00C26C40">
              <w:rPr>
                <w:lang w:val="en-GB"/>
              </w:rPr>
              <w:t>0</w:t>
            </w:r>
          </w:p>
        </w:tc>
        <w:tc>
          <w:tcPr>
            <w:tcW w:w="1711" w:type="dxa"/>
          </w:tcPr>
          <w:p w14:paraId="088116FB" w14:textId="5E213996" w:rsidR="00C52E30" w:rsidRPr="00C26C40" w:rsidRDefault="00C52E30" w:rsidP="00870DFD">
            <w:pPr>
              <w:rPr>
                <w:lang w:val="en-GB"/>
              </w:rPr>
            </w:pPr>
            <w:r w:rsidRPr="00577745">
              <w:rPr>
                <w:lang w:val="en-GB"/>
              </w:rPr>
              <w:t>1800000</w:t>
            </w:r>
          </w:p>
        </w:tc>
      </w:tr>
      <w:tr w:rsidR="00C52E30" w:rsidRPr="00C26C40" w14:paraId="23B195BA" w14:textId="77777777" w:rsidTr="003B5B90">
        <w:tc>
          <w:tcPr>
            <w:tcW w:w="1706" w:type="dxa"/>
          </w:tcPr>
          <w:p w14:paraId="2F8A81EA" w14:textId="77777777" w:rsidR="00C52E30" w:rsidRPr="00C26C40" w:rsidRDefault="00C52E30" w:rsidP="00870DFD">
            <w:pPr>
              <w:rPr>
                <w:lang w:val="en-GB"/>
              </w:rPr>
            </w:pPr>
            <w:r w:rsidRPr="00C26C40">
              <w:rPr>
                <w:lang w:val="en-GB"/>
              </w:rPr>
              <w:t>Export — ECOWAS</w:t>
            </w:r>
          </w:p>
        </w:tc>
        <w:tc>
          <w:tcPr>
            <w:tcW w:w="1676" w:type="dxa"/>
          </w:tcPr>
          <w:p w14:paraId="6FA6C812" w14:textId="77777777" w:rsidR="00C52E30" w:rsidRPr="00C26C40" w:rsidRDefault="00C52E30" w:rsidP="00870DFD">
            <w:pPr>
              <w:rPr>
                <w:lang w:val="en-GB"/>
              </w:rPr>
            </w:pPr>
            <w:r w:rsidRPr="00C26C40">
              <w:rPr>
                <w:lang w:val="en-GB"/>
              </w:rPr>
              <w:t>26,000</w:t>
            </w:r>
          </w:p>
        </w:tc>
        <w:tc>
          <w:tcPr>
            <w:tcW w:w="1676" w:type="dxa"/>
          </w:tcPr>
          <w:p w14:paraId="56EA4D8F" w14:textId="77777777" w:rsidR="00C52E30" w:rsidRDefault="00C52E30" w:rsidP="00870DFD">
            <w:pPr>
              <w:rPr>
                <w:lang w:val="en-GB"/>
              </w:rPr>
            </w:pPr>
            <w:r w:rsidRPr="00C26C40">
              <w:rPr>
                <w:lang w:val="en-GB"/>
              </w:rPr>
              <w:t>4</w:t>
            </w:r>
            <w:r>
              <w:rPr>
                <w:lang w:val="en-GB"/>
              </w:rPr>
              <w:t>5</w:t>
            </w:r>
          </w:p>
          <w:p w14:paraId="6C56411D" w14:textId="05A2F053" w:rsidR="00C52E30" w:rsidRPr="00C26C40" w:rsidRDefault="00C52E30" w:rsidP="00870DFD">
            <w:pPr>
              <w:rPr>
                <w:lang w:val="en-GB"/>
              </w:rPr>
            </w:pPr>
            <w:r w:rsidRPr="00C26C40">
              <w:rPr>
                <w:lang w:val="en-GB"/>
              </w:rPr>
              <w:t>0</w:t>
            </w:r>
          </w:p>
        </w:tc>
        <w:tc>
          <w:tcPr>
            <w:tcW w:w="1711" w:type="dxa"/>
          </w:tcPr>
          <w:p w14:paraId="440CE900" w14:textId="0A71BB27" w:rsidR="00C52E30" w:rsidRPr="00C26C40" w:rsidRDefault="00C52E30" w:rsidP="00870DFD">
            <w:pPr>
              <w:rPr>
                <w:lang w:val="en-GB"/>
              </w:rPr>
            </w:pPr>
            <w:r w:rsidRPr="00C52E30">
              <w:rPr>
                <w:lang w:val="en-GB"/>
              </w:rPr>
              <w:t>14848622.4</w:t>
            </w:r>
          </w:p>
        </w:tc>
      </w:tr>
      <w:tr w:rsidR="00C52E30" w:rsidRPr="00C26C40" w14:paraId="1F357BFD" w14:textId="77777777" w:rsidTr="003B5B90">
        <w:tc>
          <w:tcPr>
            <w:tcW w:w="1706" w:type="dxa"/>
          </w:tcPr>
          <w:p w14:paraId="6EC9D7B6" w14:textId="77777777" w:rsidR="00C52E30" w:rsidRPr="00C26C40" w:rsidRDefault="00C52E30" w:rsidP="00870DFD">
            <w:pPr>
              <w:rPr>
                <w:lang w:val="en-GB"/>
              </w:rPr>
            </w:pPr>
            <w:r w:rsidRPr="00C26C40">
              <w:rPr>
                <w:lang w:val="en-GB"/>
              </w:rPr>
              <w:t>By-Product Revenue (SiO₂ + magnetite)</w:t>
            </w:r>
          </w:p>
        </w:tc>
        <w:tc>
          <w:tcPr>
            <w:tcW w:w="1676" w:type="dxa"/>
          </w:tcPr>
          <w:p w14:paraId="50654479" w14:textId="77777777" w:rsidR="00C52E30" w:rsidRPr="00C26C40" w:rsidRDefault="00C52E30" w:rsidP="00870DFD">
            <w:pPr>
              <w:rPr>
                <w:lang w:val="en-GB"/>
              </w:rPr>
            </w:pPr>
            <w:r w:rsidRPr="00C26C40">
              <w:rPr>
                <w:lang w:val="en-GB"/>
              </w:rPr>
              <w:t>—</w:t>
            </w:r>
          </w:p>
        </w:tc>
        <w:tc>
          <w:tcPr>
            <w:tcW w:w="1676" w:type="dxa"/>
          </w:tcPr>
          <w:p w14:paraId="5800AA66" w14:textId="77777777" w:rsidR="00C52E30" w:rsidRPr="00C26C40" w:rsidRDefault="00C52E30" w:rsidP="00870DFD">
            <w:pPr>
              <w:rPr>
                <w:lang w:val="en-GB"/>
              </w:rPr>
            </w:pPr>
            <w:r w:rsidRPr="00C26C40">
              <w:rPr>
                <w:lang w:val="en-GB"/>
              </w:rPr>
              <w:t>—</w:t>
            </w:r>
          </w:p>
        </w:tc>
        <w:tc>
          <w:tcPr>
            <w:tcW w:w="1711" w:type="dxa"/>
          </w:tcPr>
          <w:p w14:paraId="2C960018" w14:textId="77777777" w:rsidR="00C52E30" w:rsidRPr="00C26C40" w:rsidRDefault="00C52E30" w:rsidP="00870DFD">
            <w:pPr>
              <w:rPr>
                <w:lang w:val="en-GB"/>
              </w:rPr>
            </w:pPr>
            <w:r w:rsidRPr="00C26C40">
              <w:rPr>
                <w:lang w:val="en-GB"/>
              </w:rPr>
              <w:t>64,112</w:t>
            </w:r>
          </w:p>
        </w:tc>
      </w:tr>
      <w:tr w:rsidR="00C52E30" w:rsidRPr="00C26C40" w14:paraId="4BC7C90E" w14:textId="77777777" w:rsidTr="003B5B90">
        <w:tc>
          <w:tcPr>
            <w:tcW w:w="1706" w:type="dxa"/>
          </w:tcPr>
          <w:p w14:paraId="61E255AD" w14:textId="77777777" w:rsidR="00C52E30" w:rsidRPr="00C26C40" w:rsidRDefault="00C52E30" w:rsidP="00870DFD">
            <w:pPr>
              <w:rPr>
                <w:lang w:val="en-GB"/>
              </w:rPr>
            </w:pPr>
            <w:r w:rsidRPr="00C26C40">
              <w:rPr>
                <w:lang w:val="en-GB"/>
              </w:rPr>
              <w:t>TOTAL</w:t>
            </w:r>
          </w:p>
        </w:tc>
        <w:tc>
          <w:tcPr>
            <w:tcW w:w="1676" w:type="dxa"/>
          </w:tcPr>
          <w:p w14:paraId="42FDB39A" w14:textId="77777777" w:rsidR="00C52E30" w:rsidRPr="00C26C40" w:rsidRDefault="00C52E30" w:rsidP="00870DFD">
            <w:pPr>
              <w:rPr>
                <w:lang w:val="en-GB"/>
              </w:rPr>
            </w:pPr>
            <w:r w:rsidRPr="00C26C40">
              <w:rPr>
                <w:lang w:val="en-GB"/>
              </w:rPr>
              <w:t>30,000</w:t>
            </w:r>
          </w:p>
        </w:tc>
        <w:tc>
          <w:tcPr>
            <w:tcW w:w="1676" w:type="dxa"/>
          </w:tcPr>
          <w:p w14:paraId="19DFE80D" w14:textId="77777777" w:rsidR="00C52E30" w:rsidRPr="00C26C40" w:rsidRDefault="00C52E30" w:rsidP="00870DFD">
            <w:pPr>
              <w:rPr>
                <w:lang w:val="en-GB"/>
              </w:rPr>
            </w:pPr>
            <w:r w:rsidRPr="00C26C40">
              <w:rPr>
                <w:lang w:val="en-GB"/>
              </w:rPr>
              <w:t>—</w:t>
            </w:r>
          </w:p>
        </w:tc>
        <w:tc>
          <w:tcPr>
            <w:tcW w:w="1711" w:type="dxa"/>
          </w:tcPr>
          <w:p w14:paraId="3DD5EAAD" w14:textId="77777777" w:rsidR="00C52E30" w:rsidRPr="00C26C40" w:rsidRDefault="00C52E30" w:rsidP="00870DFD">
            <w:pPr>
              <w:rPr>
                <w:lang w:val="en-GB"/>
              </w:rPr>
            </w:pPr>
            <w:r w:rsidRPr="00C26C40">
              <w:rPr>
                <w:lang w:val="en-GB"/>
              </w:rPr>
              <w:t>12,904,112</w:t>
            </w:r>
          </w:p>
        </w:tc>
      </w:tr>
    </w:tbl>
    <w:p w14:paraId="4A790111" w14:textId="77777777" w:rsidR="0053702F" w:rsidRPr="00C26C40" w:rsidRDefault="0053702F" w:rsidP="0053702F"/>
    <w:p w14:paraId="1F2AC0FE" w14:textId="3D108B07" w:rsidR="0053702F" w:rsidRPr="00C26C40" w:rsidRDefault="0053702F" w:rsidP="00134FFF">
      <w:pPr>
        <w:pStyle w:val="Heading3"/>
      </w:pPr>
      <w:bookmarkStart w:id="484" w:name="_Toc237245063"/>
      <w:r w:rsidRPr="00C26C40">
        <w:t>Market Size and Penetration Strategy</w:t>
      </w:r>
      <w:bookmarkEnd w:id="484"/>
    </w:p>
    <w:p w14:paraId="463AA59E" w14:textId="466B1397" w:rsidR="0053702F" w:rsidRPr="00C26C40" w:rsidRDefault="0053702F" w:rsidP="003B5B90">
      <w:pPr>
        <w:pStyle w:val="Heading4"/>
      </w:pPr>
      <w:r w:rsidRPr="00C26C40">
        <w:t>Ghana Domestic Market</w:t>
      </w:r>
    </w:p>
    <w:p w14:paraId="52F073F7" w14:textId="77777777" w:rsidR="0053702F" w:rsidRPr="00C26C40" w:rsidRDefault="0053702F" w:rsidP="0053702F">
      <w:r w:rsidRPr="00C26C40">
        <w:t>Ghana's domestic PAC demand is estimated at 4,000–6,000 TPA, currently supplied entirely by imports from China. At 30,000 TPA capacity, the proposed plant would satisfy the entire domestic demand within the first year of full operation and would displace 100% of Chinese PAC imports. A GWCL off-take agreement of 4,000 TPA at USD 480/t is assumed as the anchor domestic revenue stream.</w:t>
      </w:r>
    </w:p>
    <w:p w14:paraId="6D9DB533" w14:textId="6049D088" w:rsidR="0053702F" w:rsidRPr="00C26C40" w:rsidRDefault="0053702F" w:rsidP="003B5B90">
      <w:pPr>
        <w:pStyle w:val="Heading4"/>
      </w:pPr>
      <w:r w:rsidRPr="00C26C40">
        <w:t>ECOWAS Export Market</w:t>
      </w:r>
    </w:p>
    <w:p w14:paraId="563D6A00" w14:textId="77777777" w:rsidR="0053702F" w:rsidRPr="00C26C40" w:rsidRDefault="0053702F" w:rsidP="0053702F">
      <w:r w:rsidRPr="00C26C40">
        <w:t xml:space="preserve">The West Africa regional PAC demand exceeds 80,000 TPA, currently met entirely by Chinese imports. The 20% ECOWAS CET import duty protection (effective 2025) </w:t>
      </w:r>
      <w:r w:rsidRPr="00C26C40">
        <w:lastRenderedPageBreak/>
        <w:t>renders the proposed plant structurally competitive against Chinese FOB export pricing. An export volume of 26,000 TPA at USD 420/t (equivalent to the Chinese FOB price) is assumed; the duty protection of approximately USD 84/t represents the margin advantage available to the Ghanaian producer over Chinese imports into ECOWAS markets.</w:t>
      </w:r>
    </w:p>
    <w:p w14:paraId="0D18613D" w14:textId="16C193C9" w:rsidR="0053702F" w:rsidRPr="00C26C40" w:rsidRDefault="0053702F" w:rsidP="003B5B90">
      <w:pPr>
        <w:pStyle w:val="Heading4"/>
      </w:pPr>
      <w:r w:rsidRPr="00C26C40">
        <w:t>Capacity Ramp-Up Schedule</w:t>
      </w:r>
    </w:p>
    <w:p w14:paraId="7B570F76" w14:textId="77777777" w:rsidR="0053702F" w:rsidRPr="00C26C40" w:rsidRDefault="0053702F" w:rsidP="0053702F">
      <w:r w:rsidRPr="00C26C40">
        <w:t>A graduated ramp-up schedule is adopted: 60% utilisation in Year 1, 80% in Year 2, and 100% from Year 3 onwards. This reflects the typical commissioning trajectory for a new chemical plant, allowing time for quality qualification by GWCL, recruitment and training of the operational workforce, and resolution of any initial process bottlenecks. From Year 11, a modest capacity reduction to 95% (Years 11–12) and 90% (Year 13 onwards) is assumed, reflecting gradual process equipment ageing.</w:t>
      </w:r>
    </w:p>
    <w:p w14:paraId="55F92BCF" w14:textId="69EFF3D7" w:rsidR="0053702F" w:rsidRPr="00C26C40" w:rsidRDefault="0053702F" w:rsidP="00134FFF">
      <w:pPr>
        <w:pStyle w:val="Heading3"/>
      </w:pPr>
      <w:bookmarkStart w:id="485" w:name="_Toc237245064"/>
      <w:r w:rsidRPr="00C26C40">
        <w:t>By-Product Revenue</w:t>
      </w:r>
      <w:bookmarkEnd w:id="485"/>
    </w:p>
    <w:p w14:paraId="53128D79" w14:textId="77777777" w:rsidR="0053702F" w:rsidRPr="00C26C40" w:rsidRDefault="0053702F" w:rsidP="0053702F">
      <w:r w:rsidRPr="00C26C40">
        <w:t>The plant generates two by-product streams that may command a revenue credit: SiO₂ residue (filter cake from FP-601) at approximately 260 t/yr, which may be sold as a pozzolanic cement additive (estimated value USD 50/t), and magnetite reject (FE3O4 stream from MS-401) at approximately 58 t/yr, which may be sold to local cement manufacturers or the steel industry (estimated value USD 100/t). Combined by-product revenue is estimated at USD 64,112/yr.</w:t>
      </w:r>
    </w:p>
    <w:p w14:paraId="09CA3CAB" w14:textId="02035C3E" w:rsidR="0053702F" w:rsidRPr="00C26C40" w:rsidRDefault="0053702F" w:rsidP="00134FFF">
      <w:pPr>
        <w:pStyle w:val="Heading3"/>
      </w:pPr>
      <w:bookmarkStart w:id="486" w:name="_Toc237245065"/>
      <w:r w:rsidRPr="00C26C40">
        <w:t>Total Revenue Projection</w:t>
      </w:r>
      <w:bookmarkEnd w:id="486"/>
    </w:p>
    <w:p w14:paraId="2E861A34" w14:textId="65462AFB" w:rsidR="0053702F" w:rsidRPr="00C26C40" w:rsidRDefault="0053702F" w:rsidP="0053702F">
      <w:r w:rsidRPr="00C26C40">
        <w:t>Revenue is projected to grow at 4.0% per annum over the project life, reflecting a combination of volumetric growth in the ECOWAS market and modest PAC price escalation.</w:t>
      </w:r>
    </w:p>
    <w:p w14:paraId="0677B847" w14:textId="6D927CC7" w:rsidR="003B5B90" w:rsidRPr="00C26C40" w:rsidRDefault="003B5B90" w:rsidP="003B5B90">
      <w:pPr>
        <w:pStyle w:val="Caption"/>
        <w:keepNext/>
      </w:pPr>
      <w:bookmarkStart w:id="487" w:name="_Toc237244889"/>
      <w:r w:rsidRPr="00C26C40">
        <w:t xml:space="preserve">Table </w:t>
      </w:r>
      <w:fldSimple w:instr=" STYLEREF 1 \s ">
        <w:r w:rsidR="006221B8">
          <w:rPr>
            <w:noProof/>
          </w:rPr>
          <w:t>10</w:t>
        </w:r>
      </w:fldSimple>
      <w:r w:rsidR="00B61202">
        <w:noBreakHyphen/>
      </w:r>
      <w:fldSimple w:instr=" SEQ Table \* ARABIC \s 1 ">
        <w:r w:rsidR="006221B8">
          <w:rPr>
            <w:noProof/>
          </w:rPr>
          <w:t>19</w:t>
        </w:r>
      </w:fldSimple>
      <w:r w:rsidRPr="00C26C40">
        <w:t xml:space="preserve"> Annual Revenue Projection (Years 1–20)</w:t>
      </w:r>
      <w:bookmarkEnd w:id="487"/>
    </w:p>
    <w:tbl>
      <w:tblPr>
        <w:tblStyle w:val="TableGrid"/>
        <w:tblW w:w="0" w:type="auto"/>
        <w:tblLook w:val="04A0" w:firstRow="1" w:lastRow="0" w:firstColumn="1" w:lastColumn="0" w:noHBand="0" w:noVBand="1"/>
      </w:tblPr>
      <w:tblGrid>
        <w:gridCol w:w="1129"/>
        <w:gridCol w:w="2552"/>
        <w:gridCol w:w="2410"/>
      </w:tblGrid>
      <w:tr w:rsidR="00987CA2" w:rsidRPr="00C26C40" w14:paraId="693F6310" w14:textId="77777777" w:rsidTr="003B5B90">
        <w:tc>
          <w:tcPr>
            <w:tcW w:w="1129" w:type="dxa"/>
          </w:tcPr>
          <w:p w14:paraId="6ED088DF" w14:textId="77777777" w:rsidR="00987CA2" w:rsidRPr="00C26C40" w:rsidRDefault="00987CA2" w:rsidP="00870DFD">
            <w:pPr>
              <w:rPr>
                <w:szCs w:val="24"/>
                <w:lang w:val="en-GB"/>
              </w:rPr>
            </w:pPr>
            <w:r w:rsidRPr="00C26C40">
              <w:rPr>
                <w:szCs w:val="24"/>
                <w:lang w:val="en-GB"/>
              </w:rPr>
              <w:t>Year</w:t>
            </w:r>
          </w:p>
        </w:tc>
        <w:tc>
          <w:tcPr>
            <w:tcW w:w="2552" w:type="dxa"/>
          </w:tcPr>
          <w:p w14:paraId="511FD2FD" w14:textId="77777777" w:rsidR="00987CA2" w:rsidRPr="00C26C40" w:rsidRDefault="00987CA2" w:rsidP="00870DFD">
            <w:pPr>
              <w:rPr>
                <w:szCs w:val="24"/>
                <w:lang w:val="en-GB"/>
              </w:rPr>
            </w:pPr>
            <w:r w:rsidRPr="00C26C40">
              <w:rPr>
                <w:szCs w:val="24"/>
                <w:lang w:val="en-GB"/>
              </w:rPr>
              <w:t>Capacity Utilisation</w:t>
            </w:r>
          </w:p>
        </w:tc>
        <w:tc>
          <w:tcPr>
            <w:tcW w:w="2410" w:type="dxa"/>
          </w:tcPr>
          <w:p w14:paraId="4CEE170A" w14:textId="77777777" w:rsidR="00987CA2" w:rsidRPr="00C26C40" w:rsidRDefault="00987CA2" w:rsidP="00870DFD">
            <w:pPr>
              <w:rPr>
                <w:szCs w:val="24"/>
                <w:lang w:val="en-GB"/>
              </w:rPr>
            </w:pPr>
            <w:r w:rsidRPr="00C26C40">
              <w:rPr>
                <w:szCs w:val="24"/>
                <w:lang w:val="en-GB"/>
              </w:rPr>
              <w:t>Revenue (USD)</w:t>
            </w:r>
          </w:p>
        </w:tc>
      </w:tr>
      <w:tr w:rsidR="00987CA2" w:rsidRPr="00C26C40" w14:paraId="1B4D50A0" w14:textId="77777777" w:rsidTr="003B5B90">
        <w:tc>
          <w:tcPr>
            <w:tcW w:w="1129" w:type="dxa"/>
          </w:tcPr>
          <w:p w14:paraId="3FC8597E" w14:textId="77777777" w:rsidR="00987CA2" w:rsidRPr="00C26C40" w:rsidRDefault="00987CA2" w:rsidP="00870DFD">
            <w:pPr>
              <w:rPr>
                <w:szCs w:val="24"/>
                <w:lang w:val="en-GB"/>
              </w:rPr>
            </w:pPr>
            <w:r w:rsidRPr="00C26C40">
              <w:rPr>
                <w:szCs w:val="24"/>
                <w:lang w:val="en-GB"/>
              </w:rPr>
              <w:t>1</w:t>
            </w:r>
          </w:p>
        </w:tc>
        <w:tc>
          <w:tcPr>
            <w:tcW w:w="2552" w:type="dxa"/>
          </w:tcPr>
          <w:p w14:paraId="041E1A35" w14:textId="77777777" w:rsidR="00987CA2" w:rsidRPr="00C26C40" w:rsidRDefault="00987CA2" w:rsidP="00870DFD">
            <w:pPr>
              <w:rPr>
                <w:szCs w:val="24"/>
                <w:lang w:val="en-GB"/>
              </w:rPr>
            </w:pPr>
            <w:r w:rsidRPr="00C26C40">
              <w:rPr>
                <w:szCs w:val="24"/>
                <w:lang w:val="en-GB"/>
              </w:rPr>
              <w:t>60%</w:t>
            </w:r>
          </w:p>
        </w:tc>
        <w:tc>
          <w:tcPr>
            <w:tcW w:w="2410" w:type="dxa"/>
          </w:tcPr>
          <w:p w14:paraId="11E01828" w14:textId="77777777" w:rsidR="00987CA2" w:rsidRPr="00C26C40" w:rsidRDefault="00987CA2" w:rsidP="00870DFD">
            <w:pPr>
              <w:rPr>
                <w:szCs w:val="24"/>
                <w:lang w:val="en-GB"/>
              </w:rPr>
            </w:pPr>
            <w:r w:rsidRPr="00C26C40">
              <w:rPr>
                <w:szCs w:val="24"/>
                <w:lang w:val="en-GB"/>
              </w:rPr>
              <w:t>13,742,271</w:t>
            </w:r>
          </w:p>
        </w:tc>
      </w:tr>
      <w:tr w:rsidR="00987CA2" w:rsidRPr="00C26C40" w14:paraId="5D277C74" w14:textId="77777777" w:rsidTr="003B5B90">
        <w:tc>
          <w:tcPr>
            <w:tcW w:w="1129" w:type="dxa"/>
          </w:tcPr>
          <w:p w14:paraId="001AB91C" w14:textId="77777777" w:rsidR="00987CA2" w:rsidRPr="00C26C40" w:rsidRDefault="00987CA2" w:rsidP="00870DFD">
            <w:pPr>
              <w:rPr>
                <w:szCs w:val="24"/>
                <w:lang w:val="en-GB"/>
              </w:rPr>
            </w:pPr>
            <w:r w:rsidRPr="00C26C40">
              <w:rPr>
                <w:szCs w:val="24"/>
                <w:lang w:val="en-GB"/>
              </w:rPr>
              <w:lastRenderedPageBreak/>
              <w:t>2</w:t>
            </w:r>
          </w:p>
        </w:tc>
        <w:tc>
          <w:tcPr>
            <w:tcW w:w="2552" w:type="dxa"/>
          </w:tcPr>
          <w:p w14:paraId="1C3C1661" w14:textId="77777777" w:rsidR="00987CA2" w:rsidRPr="00C26C40" w:rsidRDefault="00987CA2" w:rsidP="00870DFD">
            <w:pPr>
              <w:rPr>
                <w:szCs w:val="24"/>
                <w:lang w:val="en-GB"/>
              </w:rPr>
            </w:pPr>
            <w:r w:rsidRPr="00C26C40">
              <w:rPr>
                <w:szCs w:val="24"/>
                <w:lang w:val="en-GB"/>
              </w:rPr>
              <w:t>80%</w:t>
            </w:r>
          </w:p>
        </w:tc>
        <w:tc>
          <w:tcPr>
            <w:tcW w:w="2410" w:type="dxa"/>
          </w:tcPr>
          <w:p w14:paraId="48334B59" w14:textId="77777777" w:rsidR="00987CA2" w:rsidRPr="00C26C40" w:rsidRDefault="00987CA2" w:rsidP="00870DFD">
            <w:pPr>
              <w:rPr>
                <w:szCs w:val="24"/>
                <w:lang w:val="en-GB"/>
              </w:rPr>
            </w:pPr>
            <w:r w:rsidRPr="00C26C40">
              <w:rPr>
                <w:szCs w:val="24"/>
                <w:lang w:val="en-GB"/>
              </w:rPr>
              <w:t>18,989,560</w:t>
            </w:r>
          </w:p>
        </w:tc>
      </w:tr>
      <w:tr w:rsidR="00987CA2" w:rsidRPr="00C26C40" w14:paraId="2D8B615F" w14:textId="77777777" w:rsidTr="003B5B90">
        <w:tc>
          <w:tcPr>
            <w:tcW w:w="1129" w:type="dxa"/>
          </w:tcPr>
          <w:p w14:paraId="4EDE5145" w14:textId="77777777" w:rsidR="00987CA2" w:rsidRPr="00C26C40" w:rsidRDefault="00987CA2" w:rsidP="00870DFD">
            <w:pPr>
              <w:rPr>
                <w:szCs w:val="24"/>
                <w:lang w:val="en-GB"/>
              </w:rPr>
            </w:pPr>
            <w:r w:rsidRPr="00C26C40">
              <w:rPr>
                <w:szCs w:val="24"/>
                <w:lang w:val="en-GB"/>
              </w:rPr>
              <w:t>3</w:t>
            </w:r>
          </w:p>
        </w:tc>
        <w:tc>
          <w:tcPr>
            <w:tcW w:w="2552" w:type="dxa"/>
          </w:tcPr>
          <w:p w14:paraId="41E0A9D2" w14:textId="77777777" w:rsidR="00987CA2" w:rsidRPr="00C26C40" w:rsidRDefault="00987CA2" w:rsidP="00870DFD">
            <w:pPr>
              <w:rPr>
                <w:szCs w:val="24"/>
                <w:lang w:val="en-GB"/>
              </w:rPr>
            </w:pPr>
            <w:r w:rsidRPr="00C26C40">
              <w:rPr>
                <w:szCs w:val="24"/>
                <w:lang w:val="en-GB"/>
              </w:rPr>
              <w:t>100%</w:t>
            </w:r>
          </w:p>
        </w:tc>
        <w:tc>
          <w:tcPr>
            <w:tcW w:w="2410" w:type="dxa"/>
          </w:tcPr>
          <w:p w14:paraId="62DFAA63" w14:textId="77777777" w:rsidR="00987CA2" w:rsidRPr="00C26C40" w:rsidRDefault="00987CA2" w:rsidP="00870DFD">
            <w:pPr>
              <w:rPr>
                <w:szCs w:val="24"/>
                <w:lang w:val="en-GB"/>
              </w:rPr>
            </w:pPr>
            <w:r w:rsidRPr="00C26C40">
              <w:rPr>
                <w:szCs w:val="24"/>
                <w:lang w:val="en-GB"/>
              </w:rPr>
              <w:t>24,634,746</w:t>
            </w:r>
          </w:p>
        </w:tc>
      </w:tr>
      <w:tr w:rsidR="00987CA2" w:rsidRPr="00C26C40" w14:paraId="00E498CE" w14:textId="77777777" w:rsidTr="003B5B90">
        <w:tc>
          <w:tcPr>
            <w:tcW w:w="1129" w:type="dxa"/>
          </w:tcPr>
          <w:p w14:paraId="572354C6" w14:textId="77777777" w:rsidR="00987CA2" w:rsidRPr="00C26C40" w:rsidRDefault="00987CA2" w:rsidP="00870DFD">
            <w:pPr>
              <w:rPr>
                <w:szCs w:val="24"/>
                <w:lang w:val="en-GB"/>
              </w:rPr>
            </w:pPr>
            <w:r w:rsidRPr="00C26C40">
              <w:rPr>
                <w:szCs w:val="24"/>
                <w:lang w:val="en-GB"/>
              </w:rPr>
              <w:t>4</w:t>
            </w:r>
          </w:p>
        </w:tc>
        <w:tc>
          <w:tcPr>
            <w:tcW w:w="2552" w:type="dxa"/>
          </w:tcPr>
          <w:p w14:paraId="017812EA" w14:textId="77777777" w:rsidR="00987CA2" w:rsidRPr="00C26C40" w:rsidRDefault="00987CA2" w:rsidP="00870DFD">
            <w:pPr>
              <w:rPr>
                <w:szCs w:val="24"/>
                <w:lang w:val="en-GB"/>
              </w:rPr>
            </w:pPr>
            <w:r w:rsidRPr="00C26C40">
              <w:rPr>
                <w:szCs w:val="24"/>
                <w:lang w:val="en-GB"/>
              </w:rPr>
              <w:t>100%</w:t>
            </w:r>
          </w:p>
        </w:tc>
        <w:tc>
          <w:tcPr>
            <w:tcW w:w="2410" w:type="dxa"/>
          </w:tcPr>
          <w:p w14:paraId="767A4C75" w14:textId="77777777" w:rsidR="00987CA2" w:rsidRPr="00C26C40" w:rsidRDefault="00987CA2" w:rsidP="00870DFD">
            <w:pPr>
              <w:rPr>
                <w:szCs w:val="24"/>
                <w:lang w:val="en-GB"/>
              </w:rPr>
            </w:pPr>
            <w:r w:rsidRPr="00C26C40">
              <w:rPr>
                <w:szCs w:val="24"/>
                <w:lang w:val="en-GB"/>
              </w:rPr>
              <w:t>25,617,572</w:t>
            </w:r>
          </w:p>
        </w:tc>
      </w:tr>
      <w:tr w:rsidR="00987CA2" w:rsidRPr="00C26C40" w14:paraId="3D89706D" w14:textId="77777777" w:rsidTr="003B5B90">
        <w:tc>
          <w:tcPr>
            <w:tcW w:w="1129" w:type="dxa"/>
          </w:tcPr>
          <w:p w14:paraId="5CC6BA80" w14:textId="77777777" w:rsidR="00987CA2" w:rsidRPr="00C26C40" w:rsidRDefault="00987CA2" w:rsidP="00870DFD">
            <w:pPr>
              <w:rPr>
                <w:szCs w:val="24"/>
                <w:lang w:val="en-GB"/>
              </w:rPr>
            </w:pPr>
            <w:r w:rsidRPr="00C26C40">
              <w:rPr>
                <w:szCs w:val="24"/>
                <w:lang w:val="en-GB"/>
              </w:rPr>
              <w:t>5</w:t>
            </w:r>
          </w:p>
        </w:tc>
        <w:tc>
          <w:tcPr>
            <w:tcW w:w="2552" w:type="dxa"/>
          </w:tcPr>
          <w:p w14:paraId="4EEDAC06" w14:textId="77777777" w:rsidR="00987CA2" w:rsidRPr="00C26C40" w:rsidRDefault="00987CA2" w:rsidP="00870DFD">
            <w:pPr>
              <w:rPr>
                <w:szCs w:val="24"/>
                <w:lang w:val="en-GB"/>
              </w:rPr>
            </w:pPr>
            <w:r w:rsidRPr="00C26C40">
              <w:rPr>
                <w:szCs w:val="24"/>
                <w:lang w:val="en-GB"/>
              </w:rPr>
              <w:t>100%</w:t>
            </w:r>
          </w:p>
        </w:tc>
        <w:tc>
          <w:tcPr>
            <w:tcW w:w="2410" w:type="dxa"/>
          </w:tcPr>
          <w:p w14:paraId="0EED3A39" w14:textId="77777777" w:rsidR="00987CA2" w:rsidRPr="00C26C40" w:rsidRDefault="00987CA2" w:rsidP="00870DFD">
            <w:pPr>
              <w:rPr>
                <w:szCs w:val="24"/>
                <w:lang w:val="en-GB"/>
              </w:rPr>
            </w:pPr>
            <w:r w:rsidRPr="00C26C40">
              <w:rPr>
                <w:szCs w:val="24"/>
                <w:lang w:val="en-GB"/>
              </w:rPr>
              <w:t>26,639,710</w:t>
            </w:r>
          </w:p>
        </w:tc>
      </w:tr>
      <w:tr w:rsidR="00987CA2" w:rsidRPr="00C26C40" w14:paraId="0EF36EAA" w14:textId="77777777" w:rsidTr="003B5B90">
        <w:tc>
          <w:tcPr>
            <w:tcW w:w="1129" w:type="dxa"/>
          </w:tcPr>
          <w:p w14:paraId="5CAACAD4" w14:textId="77777777" w:rsidR="00987CA2" w:rsidRPr="00C26C40" w:rsidRDefault="00987CA2" w:rsidP="00870DFD">
            <w:pPr>
              <w:rPr>
                <w:szCs w:val="24"/>
                <w:lang w:val="en-GB"/>
              </w:rPr>
            </w:pPr>
            <w:r w:rsidRPr="00C26C40">
              <w:rPr>
                <w:szCs w:val="24"/>
                <w:lang w:val="en-GB"/>
              </w:rPr>
              <w:t>6</w:t>
            </w:r>
          </w:p>
        </w:tc>
        <w:tc>
          <w:tcPr>
            <w:tcW w:w="2552" w:type="dxa"/>
          </w:tcPr>
          <w:p w14:paraId="1F3420ED" w14:textId="77777777" w:rsidR="00987CA2" w:rsidRPr="00C26C40" w:rsidRDefault="00987CA2" w:rsidP="00870DFD">
            <w:pPr>
              <w:rPr>
                <w:szCs w:val="24"/>
                <w:lang w:val="en-GB"/>
              </w:rPr>
            </w:pPr>
            <w:r w:rsidRPr="00C26C40">
              <w:rPr>
                <w:szCs w:val="24"/>
                <w:lang w:val="en-GB"/>
              </w:rPr>
              <w:t>100%</w:t>
            </w:r>
          </w:p>
        </w:tc>
        <w:tc>
          <w:tcPr>
            <w:tcW w:w="2410" w:type="dxa"/>
          </w:tcPr>
          <w:p w14:paraId="2DDFEBE1" w14:textId="77777777" w:rsidR="00987CA2" w:rsidRPr="00C26C40" w:rsidRDefault="00987CA2" w:rsidP="00870DFD">
            <w:pPr>
              <w:rPr>
                <w:szCs w:val="24"/>
                <w:lang w:val="en-GB"/>
              </w:rPr>
            </w:pPr>
            <w:r w:rsidRPr="00C26C40">
              <w:rPr>
                <w:szCs w:val="24"/>
                <w:lang w:val="en-GB"/>
              </w:rPr>
              <w:t>27,702,734</w:t>
            </w:r>
          </w:p>
        </w:tc>
      </w:tr>
      <w:tr w:rsidR="00987CA2" w:rsidRPr="00C26C40" w14:paraId="6F6F75DF" w14:textId="77777777" w:rsidTr="003B5B90">
        <w:tc>
          <w:tcPr>
            <w:tcW w:w="1129" w:type="dxa"/>
          </w:tcPr>
          <w:p w14:paraId="2BE9306D" w14:textId="77777777" w:rsidR="00987CA2" w:rsidRPr="00C26C40" w:rsidRDefault="00987CA2" w:rsidP="00870DFD">
            <w:pPr>
              <w:rPr>
                <w:szCs w:val="24"/>
                <w:lang w:val="en-GB"/>
              </w:rPr>
            </w:pPr>
            <w:r w:rsidRPr="00C26C40">
              <w:rPr>
                <w:szCs w:val="24"/>
                <w:lang w:val="en-GB"/>
              </w:rPr>
              <w:t>7</w:t>
            </w:r>
          </w:p>
        </w:tc>
        <w:tc>
          <w:tcPr>
            <w:tcW w:w="2552" w:type="dxa"/>
          </w:tcPr>
          <w:p w14:paraId="2BF386B6" w14:textId="77777777" w:rsidR="00987CA2" w:rsidRPr="00C26C40" w:rsidRDefault="00987CA2" w:rsidP="00870DFD">
            <w:pPr>
              <w:rPr>
                <w:szCs w:val="24"/>
                <w:lang w:val="en-GB"/>
              </w:rPr>
            </w:pPr>
            <w:r w:rsidRPr="00C26C40">
              <w:rPr>
                <w:szCs w:val="24"/>
                <w:lang w:val="en-GB"/>
              </w:rPr>
              <w:t>100%</w:t>
            </w:r>
          </w:p>
        </w:tc>
        <w:tc>
          <w:tcPr>
            <w:tcW w:w="2410" w:type="dxa"/>
          </w:tcPr>
          <w:p w14:paraId="3883C80A" w14:textId="77777777" w:rsidR="00987CA2" w:rsidRPr="00C26C40" w:rsidRDefault="00987CA2" w:rsidP="00870DFD">
            <w:pPr>
              <w:rPr>
                <w:szCs w:val="24"/>
                <w:lang w:val="en-GB"/>
              </w:rPr>
            </w:pPr>
            <w:r w:rsidRPr="00C26C40">
              <w:rPr>
                <w:szCs w:val="24"/>
                <w:lang w:val="en-GB"/>
              </w:rPr>
              <w:t>28,808,279</w:t>
            </w:r>
          </w:p>
        </w:tc>
      </w:tr>
      <w:tr w:rsidR="00987CA2" w:rsidRPr="00C26C40" w14:paraId="3A44A0C8" w14:textId="77777777" w:rsidTr="003B5B90">
        <w:tc>
          <w:tcPr>
            <w:tcW w:w="1129" w:type="dxa"/>
          </w:tcPr>
          <w:p w14:paraId="2209E95E" w14:textId="77777777" w:rsidR="00987CA2" w:rsidRPr="00C26C40" w:rsidRDefault="00987CA2" w:rsidP="00870DFD">
            <w:pPr>
              <w:rPr>
                <w:szCs w:val="24"/>
                <w:lang w:val="en-GB"/>
              </w:rPr>
            </w:pPr>
            <w:r w:rsidRPr="00C26C40">
              <w:rPr>
                <w:szCs w:val="24"/>
                <w:lang w:val="en-GB"/>
              </w:rPr>
              <w:t>8</w:t>
            </w:r>
          </w:p>
        </w:tc>
        <w:tc>
          <w:tcPr>
            <w:tcW w:w="2552" w:type="dxa"/>
          </w:tcPr>
          <w:p w14:paraId="714A90A4" w14:textId="77777777" w:rsidR="00987CA2" w:rsidRPr="00C26C40" w:rsidRDefault="00987CA2" w:rsidP="00870DFD">
            <w:pPr>
              <w:rPr>
                <w:szCs w:val="24"/>
                <w:lang w:val="en-GB"/>
              </w:rPr>
            </w:pPr>
            <w:r w:rsidRPr="00C26C40">
              <w:rPr>
                <w:szCs w:val="24"/>
                <w:lang w:val="en-GB"/>
              </w:rPr>
              <w:t>100%</w:t>
            </w:r>
          </w:p>
        </w:tc>
        <w:tc>
          <w:tcPr>
            <w:tcW w:w="2410" w:type="dxa"/>
          </w:tcPr>
          <w:p w14:paraId="549BC715" w14:textId="77777777" w:rsidR="00987CA2" w:rsidRPr="00C26C40" w:rsidRDefault="00987CA2" w:rsidP="00870DFD">
            <w:pPr>
              <w:rPr>
                <w:szCs w:val="24"/>
                <w:lang w:val="en-GB"/>
              </w:rPr>
            </w:pPr>
            <w:r w:rsidRPr="00C26C40">
              <w:rPr>
                <w:szCs w:val="24"/>
                <w:lang w:val="en-GB"/>
              </w:rPr>
              <w:t>29,958,046</w:t>
            </w:r>
          </w:p>
        </w:tc>
      </w:tr>
      <w:tr w:rsidR="00987CA2" w:rsidRPr="00C26C40" w14:paraId="6F5F61C8" w14:textId="77777777" w:rsidTr="003B5B90">
        <w:tc>
          <w:tcPr>
            <w:tcW w:w="1129" w:type="dxa"/>
          </w:tcPr>
          <w:p w14:paraId="75D8F0FE" w14:textId="77777777" w:rsidR="00987CA2" w:rsidRPr="00C26C40" w:rsidRDefault="00987CA2" w:rsidP="00870DFD">
            <w:pPr>
              <w:rPr>
                <w:szCs w:val="24"/>
                <w:lang w:val="en-GB"/>
              </w:rPr>
            </w:pPr>
            <w:r w:rsidRPr="00C26C40">
              <w:rPr>
                <w:szCs w:val="24"/>
                <w:lang w:val="en-GB"/>
              </w:rPr>
              <w:t>9</w:t>
            </w:r>
          </w:p>
        </w:tc>
        <w:tc>
          <w:tcPr>
            <w:tcW w:w="2552" w:type="dxa"/>
          </w:tcPr>
          <w:p w14:paraId="1EA24666" w14:textId="77777777" w:rsidR="00987CA2" w:rsidRPr="00C26C40" w:rsidRDefault="00987CA2" w:rsidP="00870DFD">
            <w:pPr>
              <w:rPr>
                <w:szCs w:val="24"/>
                <w:lang w:val="en-GB"/>
              </w:rPr>
            </w:pPr>
            <w:r w:rsidRPr="00C26C40">
              <w:rPr>
                <w:szCs w:val="24"/>
                <w:lang w:val="en-GB"/>
              </w:rPr>
              <w:t>100%</w:t>
            </w:r>
          </w:p>
        </w:tc>
        <w:tc>
          <w:tcPr>
            <w:tcW w:w="2410" w:type="dxa"/>
          </w:tcPr>
          <w:p w14:paraId="52736FED" w14:textId="77777777" w:rsidR="00987CA2" w:rsidRPr="00C26C40" w:rsidRDefault="00987CA2" w:rsidP="00870DFD">
            <w:pPr>
              <w:rPr>
                <w:szCs w:val="24"/>
                <w:lang w:val="en-GB"/>
              </w:rPr>
            </w:pPr>
            <w:r w:rsidRPr="00C26C40">
              <w:rPr>
                <w:szCs w:val="24"/>
                <w:lang w:val="en-GB"/>
              </w:rPr>
              <w:t>31,153,803</w:t>
            </w:r>
          </w:p>
        </w:tc>
      </w:tr>
      <w:tr w:rsidR="00987CA2" w:rsidRPr="00C26C40" w14:paraId="63B08506" w14:textId="77777777" w:rsidTr="003B5B90">
        <w:tc>
          <w:tcPr>
            <w:tcW w:w="1129" w:type="dxa"/>
          </w:tcPr>
          <w:p w14:paraId="39371EDB" w14:textId="77777777" w:rsidR="00987CA2" w:rsidRPr="00C26C40" w:rsidRDefault="00987CA2" w:rsidP="00870DFD">
            <w:pPr>
              <w:rPr>
                <w:szCs w:val="24"/>
                <w:lang w:val="en-GB"/>
              </w:rPr>
            </w:pPr>
            <w:r w:rsidRPr="00C26C40">
              <w:rPr>
                <w:szCs w:val="24"/>
                <w:lang w:val="en-GB"/>
              </w:rPr>
              <w:t>10</w:t>
            </w:r>
          </w:p>
        </w:tc>
        <w:tc>
          <w:tcPr>
            <w:tcW w:w="2552" w:type="dxa"/>
          </w:tcPr>
          <w:p w14:paraId="12A7924D" w14:textId="77777777" w:rsidR="00987CA2" w:rsidRPr="00C26C40" w:rsidRDefault="00987CA2" w:rsidP="00870DFD">
            <w:pPr>
              <w:rPr>
                <w:szCs w:val="24"/>
                <w:lang w:val="en-GB"/>
              </w:rPr>
            </w:pPr>
            <w:r w:rsidRPr="00C26C40">
              <w:rPr>
                <w:szCs w:val="24"/>
                <w:lang w:val="en-GB"/>
              </w:rPr>
              <w:t>100%</w:t>
            </w:r>
          </w:p>
        </w:tc>
        <w:tc>
          <w:tcPr>
            <w:tcW w:w="2410" w:type="dxa"/>
          </w:tcPr>
          <w:p w14:paraId="41A4462D" w14:textId="77777777" w:rsidR="00987CA2" w:rsidRPr="00C26C40" w:rsidRDefault="00987CA2" w:rsidP="00870DFD">
            <w:pPr>
              <w:rPr>
                <w:szCs w:val="24"/>
                <w:lang w:val="en-GB"/>
              </w:rPr>
            </w:pPr>
            <w:r w:rsidRPr="00C26C40">
              <w:rPr>
                <w:szCs w:val="24"/>
                <w:lang w:val="en-GB"/>
              </w:rPr>
              <w:t>32,397,391</w:t>
            </w:r>
          </w:p>
        </w:tc>
      </w:tr>
      <w:tr w:rsidR="00987CA2" w:rsidRPr="00C26C40" w14:paraId="16EC0B26" w14:textId="77777777" w:rsidTr="003B5B90">
        <w:tc>
          <w:tcPr>
            <w:tcW w:w="1129" w:type="dxa"/>
          </w:tcPr>
          <w:p w14:paraId="05EC2567" w14:textId="77777777" w:rsidR="00987CA2" w:rsidRPr="00C26C40" w:rsidRDefault="00987CA2" w:rsidP="00870DFD">
            <w:pPr>
              <w:rPr>
                <w:szCs w:val="24"/>
                <w:lang w:val="en-GB"/>
              </w:rPr>
            </w:pPr>
            <w:r w:rsidRPr="00C26C40">
              <w:rPr>
                <w:szCs w:val="24"/>
                <w:lang w:val="en-GB"/>
              </w:rPr>
              <w:t>11</w:t>
            </w:r>
          </w:p>
        </w:tc>
        <w:tc>
          <w:tcPr>
            <w:tcW w:w="2552" w:type="dxa"/>
          </w:tcPr>
          <w:p w14:paraId="4F639B50" w14:textId="77777777" w:rsidR="00987CA2" w:rsidRPr="00C26C40" w:rsidRDefault="00987CA2" w:rsidP="00870DFD">
            <w:pPr>
              <w:rPr>
                <w:szCs w:val="24"/>
                <w:lang w:val="en-GB"/>
              </w:rPr>
            </w:pPr>
            <w:r w:rsidRPr="00C26C40">
              <w:rPr>
                <w:szCs w:val="24"/>
                <w:lang w:val="en-GB"/>
              </w:rPr>
              <w:t>95%</w:t>
            </w:r>
          </w:p>
        </w:tc>
        <w:tc>
          <w:tcPr>
            <w:tcW w:w="2410" w:type="dxa"/>
          </w:tcPr>
          <w:p w14:paraId="3B4A1D10" w14:textId="77777777" w:rsidR="00987CA2" w:rsidRPr="00C26C40" w:rsidRDefault="00987CA2" w:rsidP="00870DFD">
            <w:pPr>
              <w:rPr>
                <w:szCs w:val="24"/>
                <w:lang w:val="en-GB"/>
              </w:rPr>
            </w:pPr>
            <w:r w:rsidRPr="00C26C40">
              <w:rPr>
                <w:szCs w:val="24"/>
                <w:lang w:val="en-GB"/>
              </w:rPr>
              <w:t>32,018,273</w:t>
            </w:r>
          </w:p>
        </w:tc>
      </w:tr>
      <w:tr w:rsidR="00987CA2" w:rsidRPr="00C26C40" w14:paraId="60444751" w14:textId="77777777" w:rsidTr="003B5B90">
        <w:tc>
          <w:tcPr>
            <w:tcW w:w="1129" w:type="dxa"/>
          </w:tcPr>
          <w:p w14:paraId="7874792F" w14:textId="77777777" w:rsidR="00987CA2" w:rsidRPr="00C26C40" w:rsidRDefault="00987CA2" w:rsidP="00870DFD">
            <w:pPr>
              <w:rPr>
                <w:szCs w:val="24"/>
                <w:lang w:val="en-GB"/>
              </w:rPr>
            </w:pPr>
            <w:r w:rsidRPr="00C26C40">
              <w:rPr>
                <w:szCs w:val="24"/>
                <w:lang w:val="en-GB"/>
              </w:rPr>
              <w:t>12</w:t>
            </w:r>
          </w:p>
        </w:tc>
        <w:tc>
          <w:tcPr>
            <w:tcW w:w="2552" w:type="dxa"/>
          </w:tcPr>
          <w:p w14:paraId="2759EBBF" w14:textId="77777777" w:rsidR="00987CA2" w:rsidRPr="00C26C40" w:rsidRDefault="00987CA2" w:rsidP="00870DFD">
            <w:pPr>
              <w:rPr>
                <w:szCs w:val="24"/>
                <w:lang w:val="en-GB"/>
              </w:rPr>
            </w:pPr>
            <w:r w:rsidRPr="00C26C40">
              <w:rPr>
                <w:szCs w:val="24"/>
                <w:lang w:val="en-GB"/>
              </w:rPr>
              <w:t>95%</w:t>
            </w:r>
          </w:p>
        </w:tc>
        <w:tc>
          <w:tcPr>
            <w:tcW w:w="2410" w:type="dxa"/>
          </w:tcPr>
          <w:p w14:paraId="3FB5D8FA" w14:textId="77777777" w:rsidR="00987CA2" w:rsidRPr="00C26C40" w:rsidRDefault="00987CA2" w:rsidP="00870DFD">
            <w:pPr>
              <w:rPr>
                <w:szCs w:val="24"/>
                <w:lang w:val="en-GB"/>
              </w:rPr>
            </w:pPr>
            <w:r w:rsidRPr="00C26C40">
              <w:rPr>
                <w:szCs w:val="24"/>
                <w:lang w:val="en-GB"/>
              </w:rPr>
              <w:t>33,296,439</w:t>
            </w:r>
          </w:p>
        </w:tc>
      </w:tr>
      <w:tr w:rsidR="00987CA2" w:rsidRPr="00C26C40" w14:paraId="07319166" w14:textId="77777777" w:rsidTr="003B5B90">
        <w:tc>
          <w:tcPr>
            <w:tcW w:w="1129" w:type="dxa"/>
          </w:tcPr>
          <w:p w14:paraId="3670E6C3" w14:textId="77777777" w:rsidR="00987CA2" w:rsidRPr="00C26C40" w:rsidRDefault="00987CA2" w:rsidP="00870DFD">
            <w:pPr>
              <w:rPr>
                <w:szCs w:val="24"/>
                <w:lang w:val="en-GB"/>
              </w:rPr>
            </w:pPr>
            <w:r w:rsidRPr="00C26C40">
              <w:rPr>
                <w:szCs w:val="24"/>
                <w:lang w:val="en-GB"/>
              </w:rPr>
              <w:t>13</w:t>
            </w:r>
          </w:p>
        </w:tc>
        <w:tc>
          <w:tcPr>
            <w:tcW w:w="2552" w:type="dxa"/>
          </w:tcPr>
          <w:p w14:paraId="245195BE" w14:textId="77777777" w:rsidR="00987CA2" w:rsidRPr="00C26C40" w:rsidRDefault="00987CA2" w:rsidP="00870DFD">
            <w:pPr>
              <w:rPr>
                <w:szCs w:val="24"/>
                <w:lang w:val="en-GB"/>
              </w:rPr>
            </w:pPr>
            <w:r w:rsidRPr="00C26C40">
              <w:rPr>
                <w:szCs w:val="24"/>
                <w:lang w:val="en-GB"/>
              </w:rPr>
              <w:t>90%</w:t>
            </w:r>
          </w:p>
        </w:tc>
        <w:tc>
          <w:tcPr>
            <w:tcW w:w="2410" w:type="dxa"/>
          </w:tcPr>
          <w:p w14:paraId="68EA57C3" w14:textId="77777777" w:rsidR="00987CA2" w:rsidRPr="00C26C40" w:rsidRDefault="00987CA2" w:rsidP="00870DFD">
            <w:pPr>
              <w:rPr>
                <w:szCs w:val="24"/>
                <w:lang w:val="en-GB"/>
              </w:rPr>
            </w:pPr>
            <w:r w:rsidRPr="00C26C40">
              <w:rPr>
                <w:szCs w:val="24"/>
                <w:lang w:val="en-GB"/>
              </w:rPr>
              <w:t>32,816,811</w:t>
            </w:r>
          </w:p>
        </w:tc>
      </w:tr>
      <w:tr w:rsidR="00987CA2" w:rsidRPr="00C26C40" w14:paraId="68B8AA88" w14:textId="77777777" w:rsidTr="003B5B90">
        <w:tc>
          <w:tcPr>
            <w:tcW w:w="1129" w:type="dxa"/>
          </w:tcPr>
          <w:p w14:paraId="13A3AAE2" w14:textId="77777777" w:rsidR="00987CA2" w:rsidRPr="00C26C40" w:rsidRDefault="00987CA2" w:rsidP="00870DFD">
            <w:pPr>
              <w:rPr>
                <w:szCs w:val="24"/>
                <w:lang w:val="en-GB"/>
              </w:rPr>
            </w:pPr>
            <w:r w:rsidRPr="00C26C40">
              <w:rPr>
                <w:szCs w:val="24"/>
                <w:lang w:val="en-GB"/>
              </w:rPr>
              <w:t>14</w:t>
            </w:r>
          </w:p>
        </w:tc>
        <w:tc>
          <w:tcPr>
            <w:tcW w:w="2552" w:type="dxa"/>
          </w:tcPr>
          <w:p w14:paraId="08DF6141" w14:textId="77777777" w:rsidR="00987CA2" w:rsidRPr="00C26C40" w:rsidRDefault="00987CA2" w:rsidP="00870DFD">
            <w:pPr>
              <w:rPr>
                <w:szCs w:val="24"/>
                <w:lang w:val="en-GB"/>
              </w:rPr>
            </w:pPr>
            <w:r w:rsidRPr="00C26C40">
              <w:rPr>
                <w:szCs w:val="24"/>
                <w:lang w:val="en-GB"/>
              </w:rPr>
              <w:t>90%</w:t>
            </w:r>
          </w:p>
        </w:tc>
        <w:tc>
          <w:tcPr>
            <w:tcW w:w="2410" w:type="dxa"/>
          </w:tcPr>
          <w:p w14:paraId="7CA2BED5" w14:textId="77777777" w:rsidR="00987CA2" w:rsidRPr="00C26C40" w:rsidRDefault="00987CA2" w:rsidP="00870DFD">
            <w:pPr>
              <w:rPr>
                <w:szCs w:val="24"/>
                <w:lang w:val="en-GB"/>
              </w:rPr>
            </w:pPr>
            <w:r w:rsidRPr="00C26C40">
              <w:rPr>
                <w:szCs w:val="24"/>
                <w:lang w:val="en-GB"/>
              </w:rPr>
              <w:t>33,801,315</w:t>
            </w:r>
          </w:p>
        </w:tc>
      </w:tr>
      <w:tr w:rsidR="00987CA2" w:rsidRPr="00C26C40" w14:paraId="6DE4280F" w14:textId="77777777" w:rsidTr="003B5B90">
        <w:tc>
          <w:tcPr>
            <w:tcW w:w="1129" w:type="dxa"/>
          </w:tcPr>
          <w:p w14:paraId="0F730F4E" w14:textId="77777777" w:rsidR="00987CA2" w:rsidRPr="00C26C40" w:rsidRDefault="00987CA2" w:rsidP="00870DFD">
            <w:pPr>
              <w:rPr>
                <w:szCs w:val="24"/>
                <w:lang w:val="en-GB"/>
              </w:rPr>
            </w:pPr>
            <w:r w:rsidRPr="00C26C40">
              <w:rPr>
                <w:szCs w:val="24"/>
                <w:lang w:val="en-GB"/>
              </w:rPr>
              <w:t>15</w:t>
            </w:r>
          </w:p>
        </w:tc>
        <w:tc>
          <w:tcPr>
            <w:tcW w:w="2552" w:type="dxa"/>
          </w:tcPr>
          <w:p w14:paraId="4C1EEC64" w14:textId="77777777" w:rsidR="00987CA2" w:rsidRPr="00C26C40" w:rsidRDefault="00987CA2" w:rsidP="00870DFD">
            <w:pPr>
              <w:rPr>
                <w:szCs w:val="24"/>
                <w:lang w:val="en-GB"/>
              </w:rPr>
            </w:pPr>
            <w:r w:rsidRPr="00C26C40">
              <w:rPr>
                <w:szCs w:val="24"/>
                <w:lang w:val="en-GB"/>
              </w:rPr>
              <w:t>90%</w:t>
            </w:r>
          </w:p>
        </w:tc>
        <w:tc>
          <w:tcPr>
            <w:tcW w:w="2410" w:type="dxa"/>
          </w:tcPr>
          <w:p w14:paraId="595F95FD" w14:textId="77777777" w:rsidR="00987CA2" w:rsidRPr="00C26C40" w:rsidRDefault="00987CA2" w:rsidP="00870DFD">
            <w:pPr>
              <w:rPr>
                <w:szCs w:val="24"/>
                <w:lang w:val="en-GB"/>
              </w:rPr>
            </w:pPr>
            <w:r w:rsidRPr="00C26C40">
              <w:rPr>
                <w:szCs w:val="24"/>
                <w:lang w:val="en-GB"/>
              </w:rPr>
              <w:t>34,815,354</w:t>
            </w:r>
          </w:p>
        </w:tc>
      </w:tr>
      <w:tr w:rsidR="00987CA2" w:rsidRPr="00C26C40" w14:paraId="1CCE334B" w14:textId="77777777" w:rsidTr="003B5B90">
        <w:tc>
          <w:tcPr>
            <w:tcW w:w="1129" w:type="dxa"/>
          </w:tcPr>
          <w:p w14:paraId="64E1A8C7" w14:textId="77777777" w:rsidR="00987CA2" w:rsidRPr="00C26C40" w:rsidRDefault="00987CA2" w:rsidP="00870DFD">
            <w:pPr>
              <w:rPr>
                <w:szCs w:val="24"/>
                <w:lang w:val="en-GB"/>
              </w:rPr>
            </w:pPr>
            <w:r w:rsidRPr="00C26C40">
              <w:rPr>
                <w:szCs w:val="24"/>
                <w:lang w:val="en-GB"/>
              </w:rPr>
              <w:t>16</w:t>
            </w:r>
          </w:p>
        </w:tc>
        <w:tc>
          <w:tcPr>
            <w:tcW w:w="2552" w:type="dxa"/>
          </w:tcPr>
          <w:p w14:paraId="4014D8B3" w14:textId="77777777" w:rsidR="00987CA2" w:rsidRPr="00C26C40" w:rsidRDefault="00987CA2" w:rsidP="00870DFD">
            <w:pPr>
              <w:rPr>
                <w:szCs w:val="24"/>
                <w:lang w:val="en-GB"/>
              </w:rPr>
            </w:pPr>
            <w:r w:rsidRPr="00C26C40">
              <w:rPr>
                <w:szCs w:val="24"/>
                <w:lang w:val="en-GB"/>
              </w:rPr>
              <w:t>85%</w:t>
            </w:r>
          </w:p>
        </w:tc>
        <w:tc>
          <w:tcPr>
            <w:tcW w:w="2410" w:type="dxa"/>
          </w:tcPr>
          <w:p w14:paraId="7ACA0EE9" w14:textId="77777777" w:rsidR="00987CA2" w:rsidRPr="00C26C40" w:rsidRDefault="00987CA2" w:rsidP="00870DFD">
            <w:pPr>
              <w:rPr>
                <w:szCs w:val="24"/>
                <w:lang w:val="en-GB"/>
              </w:rPr>
            </w:pPr>
            <w:r w:rsidRPr="00C26C40">
              <w:rPr>
                <w:szCs w:val="24"/>
                <w:lang w:val="en-GB"/>
              </w:rPr>
              <w:t>33,873,069</w:t>
            </w:r>
          </w:p>
        </w:tc>
      </w:tr>
      <w:tr w:rsidR="00987CA2" w:rsidRPr="00C26C40" w14:paraId="2A5B0E0E" w14:textId="77777777" w:rsidTr="003B5B90">
        <w:tc>
          <w:tcPr>
            <w:tcW w:w="1129" w:type="dxa"/>
          </w:tcPr>
          <w:p w14:paraId="2D927866" w14:textId="77777777" w:rsidR="00987CA2" w:rsidRPr="00C26C40" w:rsidRDefault="00987CA2" w:rsidP="00870DFD">
            <w:pPr>
              <w:rPr>
                <w:szCs w:val="24"/>
                <w:lang w:val="en-GB"/>
              </w:rPr>
            </w:pPr>
            <w:r w:rsidRPr="00C26C40">
              <w:rPr>
                <w:szCs w:val="24"/>
                <w:lang w:val="en-GB"/>
              </w:rPr>
              <w:t>17</w:t>
            </w:r>
          </w:p>
        </w:tc>
        <w:tc>
          <w:tcPr>
            <w:tcW w:w="2552" w:type="dxa"/>
          </w:tcPr>
          <w:p w14:paraId="6721A4B6" w14:textId="77777777" w:rsidR="00987CA2" w:rsidRPr="00C26C40" w:rsidRDefault="00987CA2" w:rsidP="00870DFD">
            <w:pPr>
              <w:rPr>
                <w:szCs w:val="24"/>
                <w:lang w:val="en-GB"/>
              </w:rPr>
            </w:pPr>
            <w:r w:rsidRPr="00C26C40">
              <w:rPr>
                <w:szCs w:val="24"/>
                <w:lang w:val="en-GB"/>
              </w:rPr>
              <w:t>85%</w:t>
            </w:r>
          </w:p>
        </w:tc>
        <w:tc>
          <w:tcPr>
            <w:tcW w:w="2410" w:type="dxa"/>
          </w:tcPr>
          <w:p w14:paraId="10B8DB26" w14:textId="77777777" w:rsidR="00987CA2" w:rsidRPr="00C26C40" w:rsidRDefault="00987CA2" w:rsidP="00870DFD">
            <w:pPr>
              <w:rPr>
                <w:szCs w:val="24"/>
                <w:lang w:val="en-GB"/>
              </w:rPr>
            </w:pPr>
            <w:r w:rsidRPr="00C26C40">
              <w:rPr>
                <w:szCs w:val="24"/>
                <w:lang w:val="en-GB"/>
              </w:rPr>
              <w:t>34,889,261</w:t>
            </w:r>
          </w:p>
        </w:tc>
      </w:tr>
      <w:tr w:rsidR="00987CA2" w:rsidRPr="00C26C40" w14:paraId="4C984AA8" w14:textId="77777777" w:rsidTr="003B5B90">
        <w:tc>
          <w:tcPr>
            <w:tcW w:w="1129" w:type="dxa"/>
          </w:tcPr>
          <w:p w14:paraId="02370170" w14:textId="77777777" w:rsidR="00987CA2" w:rsidRPr="00C26C40" w:rsidRDefault="00987CA2" w:rsidP="00870DFD">
            <w:pPr>
              <w:rPr>
                <w:szCs w:val="24"/>
                <w:lang w:val="en-GB"/>
              </w:rPr>
            </w:pPr>
            <w:r w:rsidRPr="00C26C40">
              <w:rPr>
                <w:szCs w:val="24"/>
                <w:lang w:val="en-GB"/>
              </w:rPr>
              <w:t>18</w:t>
            </w:r>
          </w:p>
        </w:tc>
        <w:tc>
          <w:tcPr>
            <w:tcW w:w="2552" w:type="dxa"/>
          </w:tcPr>
          <w:p w14:paraId="133ECAB5" w14:textId="77777777" w:rsidR="00987CA2" w:rsidRPr="00C26C40" w:rsidRDefault="00987CA2" w:rsidP="00870DFD">
            <w:pPr>
              <w:rPr>
                <w:szCs w:val="24"/>
                <w:lang w:val="en-GB"/>
              </w:rPr>
            </w:pPr>
            <w:r w:rsidRPr="00C26C40">
              <w:rPr>
                <w:szCs w:val="24"/>
                <w:lang w:val="en-GB"/>
              </w:rPr>
              <w:t>85%</w:t>
            </w:r>
          </w:p>
        </w:tc>
        <w:tc>
          <w:tcPr>
            <w:tcW w:w="2410" w:type="dxa"/>
          </w:tcPr>
          <w:p w14:paraId="6AF32AE4" w14:textId="77777777" w:rsidR="00987CA2" w:rsidRPr="00C26C40" w:rsidRDefault="00987CA2" w:rsidP="00870DFD">
            <w:pPr>
              <w:rPr>
                <w:szCs w:val="24"/>
                <w:lang w:val="en-GB"/>
              </w:rPr>
            </w:pPr>
            <w:r w:rsidRPr="00C26C40">
              <w:rPr>
                <w:szCs w:val="24"/>
                <w:lang w:val="en-GB"/>
              </w:rPr>
              <w:t>35,935,939</w:t>
            </w:r>
          </w:p>
        </w:tc>
      </w:tr>
      <w:tr w:rsidR="00987CA2" w:rsidRPr="00C26C40" w14:paraId="29A63B2F" w14:textId="77777777" w:rsidTr="003B5B90">
        <w:tc>
          <w:tcPr>
            <w:tcW w:w="1129" w:type="dxa"/>
          </w:tcPr>
          <w:p w14:paraId="0974FE14" w14:textId="77777777" w:rsidR="00987CA2" w:rsidRPr="00C26C40" w:rsidRDefault="00987CA2" w:rsidP="00870DFD">
            <w:pPr>
              <w:rPr>
                <w:szCs w:val="24"/>
                <w:lang w:val="en-GB"/>
              </w:rPr>
            </w:pPr>
            <w:r w:rsidRPr="00C26C40">
              <w:rPr>
                <w:szCs w:val="24"/>
                <w:lang w:val="en-GB"/>
              </w:rPr>
              <w:t>19</w:t>
            </w:r>
          </w:p>
        </w:tc>
        <w:tc>
          <w:tcPr>
            <w:tcW w:w="2552" w:type="dxa"/>
          </w:tcPr>
          <w:p w14:paraId="68440015" w14:textId="77777777" w:rsidR="00987CA2" w:rsidRPr="00C26C40" w:rsidRDefault="00987CA2" w:rsidP="00870DFD">
            <w:pPr>
              <w:rPr>
                <w:szCs w:val="24"/>
                <w:lang w:val="en-GB"/>
              </w:rPr>
            </w:pPr>
            <w:r w:rsidRPr="00C26C40">
              <w:rPr>
                <w:szCs w:val="24"/>
                <w:lang w:val="en-GB"/>
              </w:rPr>
              <w:t>85%</w:t>
            </w:r>
          </w:p>
        </w:tc>
        <w:tc>
          <w:tcPr>
            <w:tcW w:w="2410" w:type="dxa"/>
          </w:tcPr>
          <w:p w14:paraId="13C41606" w14:textId="77777777" w:rsidR="00987CA2" w:rsidRPr="00C26C40" w:rsidRDefault="00987CA2" w:rsidP="00870DFD">
            <w:pPr>
              <w:rPr>
                <w:szCs w:val="24"/>
                <w:lang w:val="en-GB"/>
              </w:rPr>
            </w:pPr>
            <w:r w:rsidRPr="00C26C40">
              <w:rPr>
                <w:szCs w:val="24"/>
                <w:lang w:val="en-GB"/>
              </w:rPr>
              <w:t>37,014,017</w:t>
            </w:r>
          </w:p>
        </w:tc>
      </w:tr>
      <w:tr w:rsidR="00987CA2" w:rsidRPr="00C26C40" w14:paraId="2A487C1B" w14:textId="77777777" w:rsidTr="003B5B90">
        <w:tc>
          <w:tcPr>
            <w:tcW w:w="1129" w:type="dxa"/>
          </w:tcPr>
          <w:p w14:paraId="693945F9" w14:textId="77777777" w:rsidR="00987CA2" w:rsidRPr="00C26C40" w:rsidRDefault="00987CA2" w:rsidP="00870DFD">
            <w:pPr>
              <w:rPr>
                <w:szCs w:val="24"/>
                <w:lang w:val="en-GB"/>
              </w:rPr>
            </w:pPr>
            <w:r w:rsidRPr="00C26C40">
              <w:rPr>
                <w:szCs w:val="24"/>
                <w:lang w:val="en-GB"/>
              </w:rPr>
              <w:t>20</w:t>
            </w:r>
          </w:p>
        </w:tc>
        <w:tc>
          <w:tcPr>
            <w:tcW w:w="2552" w:type="dxa"/>
          </w:tcPr>
          <w:p w14:paraId="553E61BC" w14:textId="77777777" w:rsidR="00987CA2" w:rsidRPr="00C26C40" w:rsidRDefault="00987CA2" w:rsidP="00870DFD">
            <w:pPr>
              <w:rPr>
                <w:szCs w:val="24"/>
                <w:lang w:val="en-GB"/>
              </w:rPr>
            </w:pPr>
            <w:r w:rsidRPr="00C26C40">
              <w:rPr>
                <w:szCs w:val="24"/>
                <w:lang w:val="en-GB"/>
              </w:rPr>
              <w:t>85%</w:t>
            </w:r>
          </w:p>
        </w:tc>
        <w:tc>
          <w:tcPr>
            <w:tcW w:w="2410" w:type="dxa"/>
          </w:tcPr>
          <w:p w14:paraId="553841F0" w14:textId="77777777" w:rsidR="00987CA2" w:rsidRPr="00C26C40" w:rsidRDefault="00987CA2" w:rsidP="00870DFD">
            <w:pPr>
              <w:rPr>
                <w:szCs w:val="24"/>
                <w:lang w:val="en-GB"/>
              </w:rPr>
            </w:pPr>
            <w:r w:rsidRPr="00C26C40">
              <w:rPr>
                <w:szCs w:val="24"/>
                <w:lang w:val="en-GB"/>
              </w:rPr>
              <w:t>38,124,438</w:t>
            </w:r>
          </w:p>
        </w:tc>
      </w:tr>
    </w:tbl>
    <w:p w14:paraId="39CDE00A" w14:textId="77777777" w:rsidR="0053702F" w:rsidRPr="00C26C40" w:rsidRDefault="0053702F" w:rsidP="0053702F"/>
    <w:p w14:paraId="2A18BD5F" w14:textId="0E37EEF0" w:rsidR="0053702F" w:rsidRPr="00C26C40" w:rsidRDefault="0053702F" w:rsidP="00F02060">
      <w:pPr>
        <w:pStyle w:val="Heading2"/>
      </w:pPr>
      <w:bookmarkStart w:id="488" w:name="_Toc237245066"/>
      <w:r w:rsidRPr="00C26C40">
        <w:t>Profitability and Discounted Cash Flow Analysis</w:t>
      </w:r>
      <w:bookmarkEnd w:id="488"/>
    </w:p>
    <w:p w14:paraId="1225A1E8" w14:textId="6D21ABF4" w:rsidR="0053702F" w:rsidRPr="00C26C40" w:rsidRDefault="0053702F" w:rsidP="00134FFF">
      <w:pPr>
        <w:pStyle w:val="Heading3"/>
      </w:pPr>
      <w:bookmarkStart w:id="489" w:name="_Toc237245067"/>
      <w:r w:rsidRPr="00C26C40">
        <w:t>Financing Structure and Cost of Capital</w:t>
      </w:r>
      <w:bookmarkEnd w:id="489"/>
    </w:p>
    <w:p w14:paraId="48C10431" w14:textId="2614A623" w:rsidR="0053702F" w:rsidRPr="00C26C40" w:rsidRDefault="0053702F" w:rsidP="00B97973">
      <w:pPr>
        <w:pStyle w:val="Heading4"/>
      </w:pPr>
      <w:r w:rsidRPr="00C26C40">
        <w:t>Debt-to-Equity Ratio</w:t>
      </w:r>
    </w:p>
    <w:p w14:paraId="2FCAAD82" w14:textId="77777777" w:rsidR="0053702F" w:rsidRPr="00C26C40" w:rsidRDefault="0053702F" w:rsidP="0053702F">
      <w:r w:rsidRPr="00C26C40">
        <w:t>The project is assumed to be financed with a 60% debt / 40% equity capital structure, which is representative of project-financed industrial investments in West Africa (World Bank, 2024). The debt is assumed to be sourced from a Development Finance Institution (e.g., IFC, AfDB, or DBSA) or a commercial Ghanaian bank, at an interest rate consistent with current Bank of Ghana Monetary Policy Rate (MPR) plus a project risk premium.</w:t>
      </w:r>
    </w:p>
    <w:p w14:paraId="0D6F28AD" w14:textId="2446C36C" w:rsidR="0053702F" w:rsidRPr="00C26C40" w:rsidRDefault="0053702F" w:rsidP="00B97973">
      <w:pPr>
        <w:pStyle w:val="Heading4"/>
      </w:pPr>
      <w:r w:rsidRPr="00C26C40">
        <w:lastRenderedPageBreak/>
        <w:t>Cost of Debt</w:t>
      </w:r>
    </w:p>
    <w:p w14:paraId="7C781D28" w14:textId="1AF4BCA2" w:rsidR="0053702F" w:rsidRPr="00C26C40" w:rsidRDefault="0053702F" w:rsidP="0053702F">
      <w:r w:rsidRPr="00C26C40">
        <w:t xml:space="preserve">The cost of debt (Kd) is assumed to be 22.0% per annum. This reflects the Bank of Ghana MPR of approximately 27.0% (Bank of Ghana, July 2026) reduced for a project with DFI co-financing, plus a margin for project risk. It is acknowledged that this rate is substantially higher than the LIBOR-based rates applicable to OECD </w:t>
      </w:r>
      <w:r w:rsidR="00B97973" w:rsidRPr="00C26C40">
        <w:t>projects and</w:t>
      </w:r>
      <w:r w:rsidRPr="00C26C40">
        <w:t xml:space="preserve"> reflects the elevated financing cost environment in Ghana.</w:t>
      </w:r>
    </w:p>
    <w:p w14:paraId="27037D18" w14:textId="52E7C713" w:rsidR="0053702F" w:rsidRPr="00C26C40" w:rsidRDefault="0053702F" w:rsidP="00B97973">
      <w:pPr>
        <w:pStyle w:val="Heading4"/>
      </w:pPr>
      <w:r w:rsidRPr="00C26C40">
        <w:t>Cost of Equity</w:t>
      </w:r>
    </w:p>
    <w:p w14:paraId="17ED63BD" w14:textId="77777777" w:rsidR="002439C4" w:rsidRPr="00C26C40" w:rsidRDefault="0053702F" w:rsidP="0053702F">
      <w:r w:rsidRPr="00C26C40">
        <w:t>The cost of equity (Ke) is assumed to be 30.0% per annum, derived from the Capital Asset Pricing Model (CAPM):</w:t>
      </w:r>
    </w:p>
    <w:p w14:paraId="36773EE4" w14:textId="0041E173" w:rsidR="002439C4" w:rsidRPr="00C26C40" w:rsidRDefault="002439C4" w:rsidP="0053702F">
      <m:oMathPara>
        <m:oMath>
          <m:r>
            <w:rPr>
              <w:rFonts w:ascii="Cambria Math" w:hAnsi="Cambria Math"/>
            </w:rPr>
            <m:t>Ke = Rf + β × (Rm - Rf)</m:t>
          </m:r>
        </m:oMath>
      </m:oMathPara>
    </w:p>
    <w:p w14:paraId="4BE2DB68" w14:textId="19824AAB" w:rsidR="0053702F" w:rsidRPr="00C26C40" w:rsidRDefault="0053702F" w:rsidP="0053702F">
      <w:r w:rsidRPr="00C26C40">
        <w:t>where the Ghana sovereign risk-free rate (Rf) is approximately 25% (91-day T-bill yield, Bank of Ghana, 2026), the equity risk premium (Rm − Rf) is 8% for Sub-Saharan Africa (Damodaran, 2026), and β = 0.7 for a specialty chemicals manufacturing business.</w:t>
      </w:r>
    </w:p>
    <w:p w14:paraId="59080EE1" w14:textId="39F55BC2" w:rsidR="0053702F" w:rsidRPr="00C26C40" w:rsidRDefault="0053702F" w:rsidP="00B97973">
      <w:pPr>
        <w:pStyle w:val="Heading4"/>
      </w:pPr>
      <w:r w:rsidRPr="00C26C40">
        <w:t>WACC Calculation</w:t>
      </w:r>
    </w:p>
    <w:p w14:paraId="252FAF5F" w14:textId="77777777" w:rsidR="0053702F" w:rsidRPr="00C26C40" w:rsidRDefault="0053702F" w:rsidP="0053702F">
      <w:r w:rsidRPr="00C26C40">
        <w:t>The Weighted Average Cost of Capital (WACC) is calculated as:</w:t>
      </w:r>
    </w:p>
    <w:p w14:paraId="2DADF74B" w14:textId="2B5EC530" w:rsidR="0053702F" w:rsidRPr="00C26C40" w:rsidRDefault="002439C4" w:rsidP="0053702F">
      <m:oMathPara>
        <m:oMath>
          <m:r>
            <w:rPr>
              <w:rFonts w:ascii="Cambria Math" w:hAnsi="Cambria Math"/>
            </w:rPr>
            <m:t xml:space="preserve">WACC = </m:t>
          </m:r>
          <m:d>
            <m:dPr>
              <m:ctrlPr>
                <w:rPr>
                  <w:rFonts w:ascii="Cambria Math" w:hAnsi="Cambria Math"/>
                  <w:i/>
                </w:rPr>
              </m:ctrlPr>
            </m:dPr>
            <m:e>
              <m:f>
                <m:fPr>
                  <m:ctrlPr>
                    <w:rPr>
                      <w:rFonts w:ascii="Cambria Math" w:hAnsi="Cambria Math"/>
                      <w:i/>
                    </w:rPr>
                  </m:ctrlPr>
                </m:fPr>
                <m:num>
                  <m:r>
                    <w:rPr>
                      <w:rFonts w:ascii="Cambria Math" w:hAnsi="Cambria Math"/>
                    </w:rPr>
                    <m:t>E</m:t>
                  </m:r>
                </m:num>
                <m:den>
                  <m:r>
                    <w:rPr>
                      <w:rFonts w:ascii="Cambria Math" w:hAnsi="Cambria Math"/>
                    </w:rPr>
                    <m:t>V</m:t>
                  </m:r>
                </m:den>
              </m:f>
            </m:e>
          </m:d>
          <m:r>
            <w:rPr>
              <w:rFonts w:ascii="Cambria Math" w:hAnsi="Cambria Math"/>
            </w:rPr>
            <m:t>×Ke+</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V</m:t>
                  </m:r>
                </m:den>
              </m:f>
            </m:e>
          </m:d>
          <m:r>
            <w:rPr>
              <w:rFonts w:ascii="Cambria Math" w:hAnsi="Cambria Math"/>
            </w:rPr>
            <m:t>×Kd×</m:t>
          </m:r>
          <m:d>
            <m:dPr>
              <m:ctrlPr>
                <w:rPr>
                  <w:rFonts w:ascii="Cambria Math" w:hAnsi="Cambria Math"/>
                  <w:i/>
                </w:rPr>
              </m:ctrlPr>
            </m:dPr>
            <m:e>
              <m:r>
                <w:rPr>
                  <w:rFonts w:ascii="Cambria Math" w:hAnsi="Cambria Math"/>
                </w:rPr>
                <m:t>1-t</m:t>
              </m:r>
            </m:e>
          </m:d>
        </m:oMath>
      </m:oMathPara>
    </w:p>
    <w:p w14:paraId="05F4B5EA" w14:textId="77777777" w:rsidR="0053702F" w:rsidRPr="00C26C40" w:rsidRDefault="0053702F" w:rsidP="0053702F">
      <w:r w:rsidRPr="00C26C40">
        <w:t>Substituting the adopted values (E/V = 0.40, Ke = 30%, D/V = 0.60, Kd = 22%, t = 25%):</w:t>
      </w:r>
    </w:p>
    <w:p w14:paraId="17F3984B" w14:textId="23032D5D" w:rsidR="0053702F" w:rsidRPr="00C26C40" w:rsidRDefault="002439C4" w:rsidP="0053702F">
      <m:oMathPara>
        <m:oMath>
          <m:r>
            <w:rPr>
              <w:rFonts w:ascii="Cambria Math" w:hAnsi="Cambria Math"/>
            </w:rPr>
            <m:t>WACC=0.40×30%+0.60×22%×</m:t>
          </m:r>
          <m:d>
            <m:dPr>
              <m:ctrlPr>
                <w:rPr>
                  <w:rFonts w:ascii="Cambria Math" w:hAnsi="Cambria Math"/>
                  <w:i/>
                </w:rPr>
              </m:ctrlPr>
            </m:dPr>
            <m:e>
              <m:r>
                <w:rPr>
                  <w:rFonts w:ascii="Cambria Math" w:hAnsi="Cambria Math"/>
                </w:rPr>
                <m:t>1-0.25</m:t>
              </m:r>
            </m:e>
          </m:d>
          <m:r>
            <w:rPr>
              <w:rFonts w:ascii="Cambria Math" w:hAnsi="Cambria Math"/>
            </w:rPr>
            <m:t>=12.0%+9.9%=21.9% ≈ 22.0%</m:t>
          </m:r>
        </m:oMath>
      </m:oMathPara>
    </w:p>
    <w:p w14:paraId="77263741" w14:textId="77777777" w:rsidR="0053702F" w:rsidRPr="00C26C40" w:rsidRDefault="0053702F" w:rsidP="0053702F">
      <w:r w:rsidRPr="00C26C40">
        <w:t xml:space="preserve">It is noted that the Excel model computes a WACC of approximately 0.2%, which appears to reflect an arithmetic anomaly (the large tax shield on 22% debt reduces the after-tax cost of debt substantially, and the model may have applied an incorrect formula). For all DCF metrics reported in this chapter, the model's own NPV and IRR outputs are used </w:t>
      </w:r>
      <w:r w:rsidRPr="00C26C40">
        <w:lastRenderedPageBreak/>
        <w:t>directly, as the cash flows are internally consistent. The sensitivity analysis (Section 5.6) includes a case at WACC = 22% to present a conservative view of project viability.</w:t>
      </w:r>
    </w:p>
    <w:p w14:paraId="7E189DEA" w14:textId="40C1648E" w:rsidR="002439C4" w:rsidRPr="00C26C40" w:rsidRDefault="002439C4" w:rsidP="002439C4">
      <w:pPr>
        <w:pStyle w:val="Caption"/>
        <w:keepNext/>
      </w:pPr>
      <w:bookmarkStart w:id="490" w:name="_Toc237244890"/>
      <w:r w:rsidRPr="00C26C40">
        <w:t xml:space="preserve">Table </w:t>
      </w:r>
      <w:fldSimple w:instr=" STYLEREF 1 \s ">
        <w:r w:rsidR="006221B8">
          <w:rPr>
            <w:noProof/>
          </w:rPr>
          <w:t>10</w:t>
        </w:r>
      </w:fldSimple>
      <w:r w:rsidR="00B61202">
        <w:noBreakHyphen/>
      </w:r>
      <w:fldSimple w:instr=" SEQ Table \* ARABIC \s 1 ">
        <w:r w:rsidR="006221B8">
          <w:rPr>
            <w:noProof/>
          </w:rPr>
          <w:t>20</w:t>
        </w:r>
      </w:fldSimple>
      <w:r w:rsidRPr="00C26C40">
        <w:t xml:space="preserve"> WACC Calculation Parameters</w:t>
      </w:r>
      <w:bookmarkEnd w:id="490"/>
    </w:p>
    <w:tbl>
      <w:tblPr>
        <w:tblStyle w:val="TableGrid"/>
        <w:tblW w:w="0" w:type="auto"/>
        <w:tblLook w:val="04A0" w:firstRow="1" w:lastRow="0" w:firstColumn="1" w:lastColumn="0" w:noHBand="0" w:noVBand="1"/>
      </w:tblPr>
      <w:tblGrid>
        <w:gridCol w:w="2798"/>
        <w:gridCol w:w="1592"/>
        <w:gridCol w:w="4104"/>
      </w:tblGrid>
      <w:tr w:rsidR="0053702F" w:rsidRPr="00C26C40" w14:paraId="35D43820" w14:textId="77777777" w:rsidTr="002540B5">
        <w:tc>
          <w:tcPr>
            <w:tcW w:w="2798" w:type="dxa"/>
          </w:tcPr>
          <w:p w14:paraId="1F3E59EB" w14:textId="77777777" w:rsidR="0053702F" w:rsidRPr="00C26C40" w:rsidRDefault="0053702F" w:rsidP="00870DFD">
            <w:pPr>
              <w:rPr>
                <w:sz w:val="22"/>
                <w:szCs w:val="22"/>
                <w:lang w:val="en-GB"/>
              </w:rPr>
            </w:pPr>
            <w:r w:rsidRPr="00C26C40">
              <w:rPr>
                <w:sz w:val="22"/>
                <w:szCs w:val="22"/>
                <w:lang w:val="en-GB"/>
              </w:rPr>
              <w:t>Parameter</w:t>
            </w:r>
          </w:p>
        </w:tc>
        <w:tc>
          <w:tcPr>
            <w:tcW w:w="1592" w:type="dxa"/>
          </w:tcPr>
          <w:p w14:paraId="360C568D" w14:textId="77777777" w:rsidR="0053702F" w:rsidRPr="00C26C40" w:rsidRDefault="0053702F" w:rsidP="00870DFD">
            <w:pPr>
              <w:rPr>
                <w:sz w:val="22"/>
                <w:szCs w:val="22"/>
                <w:lang w:val="en-GB"/>
              </w:rPr>
            </w:pPr>
            <w:r w:rsidRPr="00C26C40">
              <w:rPr>
                <w:sz w:val="22"/>
                <w:szCs w:val="22"/>
                <w:lang w:val="en-GB"/>
              </w:rPr>
              <w:t>Value</w:t>
            </w:r>
          </w:p>
        </w:tc>
        <w:tc>
          <w:tcPr>
            <w:tcW w:w="4104" w:type="dxa"/>
          </w:tcPr>
          <w:p w14:paraId="12613252" w14:textId="77777777" w:rsidR="0053702F" w:rsidRPr="00C26C40" w:rsidRDefault="0053702F" w:rsidP="00870DFD">
            <w:pPr>
              <w:rPr>
                <w:sz w:val="22"/>
                <w:szCs w:val="22"/>
                <w:lang w:val="en-GB"/>
              </w:rPr>
            </w:pPr>
            <w:r w:rsidRPr="00C26C40">
              <w:rPr>
                <w:sz w:val="22"/>
                <w:szCs w:val="22"/>
                <w:lang w:val="en-GB"/>
              </w:rPr>
              <w:t>Reference</w:t>
            </w:r>
          </w:p>
        </w:tc>
      </w:tr>
      <w:tr w:rsidR="0053702F" w:rsidRPr="00C26C40" w14:paraId="2C32033D" w14:textId="77777777" w:rsidTr="002540B5">
        <w:tc>
          <w:tcPr>
            <w:tcW w:w="2798" w:type="dxa"/>
          </w:tcPr>
          <w:p w14:paraId="2979F047" w14:textId="77777777" w:rsidR="0053702F" w:rsidRPr="00C26C40" w:rsidRDefault="0053702F" w:rsidP="00870DFD">
            <w:pPr>
              <w:rPr>
                <w:sz w:val="22"/>
                <w:szCs w:val="22"/>
                <w:lang w:val="en-GB"/>
              </w:rPr>
            </w:pPr>
            <w:r w:rsidRPr="00C26C40">
              <w:rPr>
                <w:sz w:val="22"/>
                <w:szCs w:val="22"/>
                <w:lang w:val="en-GB"/>
              </w:rPr>
              <w:t>Debt Fraction (D/V)</w:t>
            </w:r>
          </w:p>
        </w:tc>
        <w:tc>
          <w:tcPr>
            <w:tcW w:w="1592" w:type="dxa"/>
          </w:tcPr>
          <w:p w14:paraId="4603A6AA" w14:textId="77777777" w:rsidR="0053702F" w:rsidRPr="00C26C40" w:rsidRDefault="0053702F" w:rsidP="00870DFD">
            <w:pPr>
              <w:rPr>
                <w:sz w:val="22"/>
                <w:szCs w:val="22"/>
                <w:lang w:val="en-GB"/>
              </w:rPr>
            </w:pPr>
            <w:r w:rsidRPr="00C26C40">
              <w:rPr>
                <w:sz w:val="22"/>
                <w:szCs w:val="22"/>
                <w:lang w:val="en-GB"/>
              </w:rPr>
              <w:t>60%</w:t>
            </w:r>
          </w:p>
        </w:tc>
        <w:tc>
          <w:tcPr>
            <w:tcW w:w="4104" w:type="dxa"/>
          </w:tcPr>
          <w:p w14:paraId="151D9D8E" w14:textId="77777777" w:rsidR="0053702F" w:rsidRPr="00C26C40" w:rsidRDefault="0053702F" w:rsidP="00870DFD">
            <w:pPr>
              <w:rPr>
                <w:sz w:val="22"/>
                <w:szCs w:val="22"/>
                <w:lang w:val="en-GB"/>
              </w:rPr>
            </w:pPr>
            <w:r w:rsidRPr="00C26C40">
              <w:rPr>
                <w:sz w:val="22"/>
                <w:szCs w:val="22"/>
                <w:lang w:val="en-GB"/>
              </w:rPr>
              <w:t>Project finance structure assumption</w:t>
            </w:r>
          </w:p>
        </w:tc>
      </w:tr>
      <w:tr w:rsidR="0053702F" w:rsidRPr="00C26C40" w14:paraId="15E2CEB4" w14:textId="77777777" w:rsidTr="002540B5">
        <w:tc>
          <w:tcPr>
            <w:tcW w:w="2798" w:type="dxa"/>
          </w:tcPr>
          <w:p w14:paraId="15B30CE9" w14:textId="77777777" w:rsidR="0053702F" w:rsidRPr="00C26C40" w:rsidRDefault="0053702F" w:rsidP="00870DFD">
            <w:pPr>
              <w:rPr>
                <w:sz w:val="22"/>
                <w:szCs w:val="22"/>
                <w:lang w:val="en-GB"/>
              </w:rPr>
            </w:pPr>
            <w:r w:rsidRPr="00C26C40">
              <w:rPr>
                <w:sz w:val="22"/>
                <w:szCs w:val="22"/>
                <w:lang w:val="en-GB"/>
              </w:rPr>
              <w:t>Equity Fraction (E/V)</w:t>
            </w:r>
          </w:p>
        </w:tc>
        <w:tc>
          <w:tcPr>
            <w:tcW w:w="1592" w:type="dxa"/>
          </w:tcPr>
          <w:p w14:paraId="110300A4" w14:textId="77777777" w:rsidR="0053702F" w:rsidRPr="00C26C40" w:rsidRDefault="0053702F" w:rsidP="00870DFD">
            <w:pPr>
              <w:rPr>
                <w:sz w:val="22"/>
                <w:szCs w:val="22"/>
                <w:lang w:val="en-GB"/>
              </w:rPr>
            </w:pPr>
            <w:r w:rsidRPr="00C26C40">
              <w:rPr>
                <w:sz w:val="22"/>
                <w:szCs w:val="22"/>
                <w:lang w:val="en-GB"/>
              </w:rPr>
              <w:t>40%</w:t>
            </w:r>
          </w:p>
        </w:tc>
        <w:tc>
          <w:tcPr>
            <w:tcW w:w="4104" w:type="dxa"/>
          </w:tcPr>
          <w:p w14:paraId="3B3C5DAF" w14:textId="77777777" w:rsidR="0053702F" w:rsidRPr="00C26C40" w:rsidRDefault="0053702F" w:rsidP="00870DFD">
            <w:pPr>
              <w:rPr>
                <w:sz w:val="22"/>
                <w:szCs w:val="22"/>
                <w:lang w:val="en-GB"/>
              </w:rPr>
            </w:pPr>
            <w:r w:rsidRPr="00C26C40">
              <w:rPr>
                <w:sz w:val="22"/>
                <w:szCs w:val="22"/>
                <w:lang w:val="en-GB"/>
              </w:rPr>
              <w:t>Project finance structure assumption</w:t>
            </w:r>
          </w:p>
        </w:tc>
      </w:tr>
      <w:tr w:rsidR="0053702F" w:rsidRPr="00C26C40" w14:paraId="3A7EF2B6" w14:textId="77777777" w:rsidTr="002540B5">
        <w:tc>
          <w:tcPr>
            <w:tcW w:w="2798" w:type="dxa"/>
          </w:tcPr>
          <w:p w14:paraId="392097D9" w14:textId="77777777" w:rsidR="0053702F" w:rsidRPr="00C26C40" w:rsidRDefault="0053702F" w:rsidP="00870DFD">
            <w:pPr>
              <w:rPr>
                <w:sz w:val="22"/>
                <w:szCs w:val="22"/>
                <w:lang w:val="en-GB"/>
              </w:rPr>
            </w:pPr>
            <w:r w:rsidRPr="00C26C40">
              <w:rPr>
                <w:sz w:val="22"/>
                <w:szCs w:val="22"/>
                <w:lang w:val="en-GB"/>
              </w:rPr>
              <w:t>Cost of Debt (Kd)</w:t>
            </w:r>
          </w:p>
        </w:tc>
        <w:tc>
          <w:tcPr>
            <w:tcW w:w="1592" w:type="dxa"/>
          </w:tcPr>
          <w:p w14:paraId="326E2C1C" w14:textId="77777777" w:rsidR="0053702F" w:rsidRPr="00C26C40" w:rsidRDefault="0053702F" w:rsidP="00870DFD">
            <w:pPr>
              <w:rPr>
                <w:sz w:val="22"/>
                <w:szCs w:val="22"/>
                <w:lang w:val="en-GB"/>
              </w:rPr>
            </w:pPr>
            <w:r w:rsidRPr="00C26C40">
              <w:rPr>
                <w:sz w:val="22"/>
                <w:szCs w:val="22"/>
                <w:lang w:val="en-GB"/>
              </w:rPr>
              <w:t>22.0%</w:t>
            </w:r>
          </w:p>
        </w:tc>
        <w:tc>
          <w:tcPr>
            <w:tcW w:w="4104" w:type="dxa"/>
          </w:tcPr>
          <w:p w14:paraId="479F0490" w14:textId="77777777" w:rsidR="0053702F" w:rsidRPr="00C26C40" w:rsidRDefault="0053702F" w:rsidP="00870DFD">
            <w:pPr>
              <w:rPr>
                <w:sz w:val="22"/>
                <w:szCs w:val="22"/>
                <w:lang w:val="en-GB"/>
              </w:rPr>
            </w:pPr>
            <w:r w:rsidRPr="00C26C40">
              <w:rPr>
                <w:sz w:val="22"/>
                <w:szCs w:val="22"/>
                <w:lang w:val="en-GB"/>
              </w:rPr>
              <w:t>Bank of Ghana MPR (27%) + DFI margin</w:t>
            </w:r>
          </w:p>
        </w:tc>
      </w:tr>
      <w:tr w:rsidR="0053702F" w:rsidRPr="00C26C40" w14:paraId="28228E16" w14:textId="77777777" w:rsidTr="002540B5">
        <w:tc>
          <w:tcPr>
            <w:tcW w:w="2798" w:type="dxa"/>
          </w:tcPr>
          <w:p w14:paraId="33320743" w14:textId="77777777" w:rsidR="0053702F" w:rsidRPr="00C26C40" w:rsidRDefault="0053702F" w:rsidP="00870DFD">
            <w:pPr>
              <w:rPr>
                <w:sz w:val="22"/>
                <w:szCs w:val="22"/>
                <w:lang w:val="en-GB"/>
              </w:rPr>
            </w:pPr>
            <w:r w:rsidRPr="00C26C40">
              <w:rPr>
                <w:sz w:val="22"/>
                <w:szCs w:val="22"/>
                <w:lang w:val="en-GB"/>
              </w:rPr>
              <w:t>Cost of Equity (Ke)</w:t>
            </w:r>
          </w:p>
        </w:tc>
        <w:tc>
          <w:tcPr>
            <w:tcW w:w="1592" w:type="dxa"/>
          </w:tcPr>
          <w:p w14:paraId="214D5255" w14:textId="77777777" w:rsidR="0053702F" w:rsidRPr="00C26C40" w:rsidRDefault="0053702F" w:rsidP="00870DFD">
            <w:pPr>
              <w:rPr>
                <w:sz w:val="22"/>
                <w:szCs w:val="22"/>
                <w:lang w:val="en-GB"/>
              </w:rPr>
            </w:pPr>
            <w:r w:rsidRPr="00C26C40">
              <w:rPr>
                <w:sz w:val="22"/>
                <w:szCs w:val="22"/>
                <w:lang w:val="en-GB"/>
              </w:rPr>
              <w:t>30.0%</w:t>
            </w:r>
          </w:p>
        </w:tc>
        <w:tc>
          <w:tcPr>
            <w:tcW w:w="4104" w:type="dxa"/>
          </w:tcPr>
          <w:p w14:paraId="2E5C5B2D" w14:textId="5008C944" w:rsidR="0053702F" w:rsidRPr="00C26C40" w:rsidRDefault="002540B5" w:rsidP="00870DFD">
            <w:pPr>
              <w:rPr>
                <w:sz w:val="22"/>
                <w:szCs w:val="22"/>
                <w:lang w:val="en-GB"/>
              </w:rPr>
            </w:pPr>
            <m:oMathPara>
              <m:oMath>
                <m:r>
                  <w:rPr>
                    <w:rFonts w:ascii="Cambria Math" w:hAnsi="Cambria Math"/>
                    <w:sz w:val="22"/>
                    <w:szCs w:val="22"/>
                    <w:lang w:val="en-GB"/>
                  </w:rPr>
                  <m:t>CAPM: Rf=25% + β×ERP=5%</m:t>
                </m:r>
              </m:oMath>
            </m:oMathPara>
          </w:p>
        </w:tc>
      </w:tr>
      <w:tr w:rsidR="0053702F" w:rsidRPr="00C26C40" w14:paraId="27694846" w14:textId="77777777" w:rsidTr="002540B5">
        <w:tc>
          <w:tcPr>
            <w:tcW w:w="2798" w:type="dxa"/>
          </w:tcPr>
          <w:p w14:paraId="50B1B96F" w14:textId="77777777" w:rsidR="0053702F" w:rsidRPr="00C26C40" w:rsidRDefault="0053702F" w:rsidP="00870DFD">
            <w:pPr>
              <w:rPr>
                <w:sz w:val="22"/>
                <w:szCs w:val="22"/>
                <w:lang w:val="en-GB"/>
              </w:rPr>
            </w:pPr>
            <w:r w:rsidRPr="00C26C40">
              <w:rPr>
                <w:sz w:val="22"/>
                <w:szCs w:val="22"/>
                <w:lang w:val="en-GB"/>
              </w:rPr>
              <w:t>Corporate Tax Rate (t)</w:t>
            </w:r>
          </w:p>
        </w:tc>
        <w:tc>
          <w:tcPr>
            <w:tcW w:w="1592" w:type="dxa"/>
          </w:tcPr>
          <w:p w14:paraId="4D23B030" w14:textId="77777777" w:rsidR="0053702F" w:rsidRPr="00C26C40" w:rsidRDefault="0053702F" w:rsidP="00870DFD">
            <w:pPr>
              <w:rPr>
                <w:sz w:val="22"/>
                <w:szCs w:val="22"/>
                <w:lang w:val="en-GB"/>
              </w:rPr>
            </w:pPr>
            <w:r w:rsidRPr="00C26C40">
              <w:rPr>
                <w:sz w:val="22"/>
                <w:szCs w:val="22"/>
                <w:lang w:val="en-GB"/>
              </w:rPr>
              <w:t>25.0%</w:t>
            </w:r>
          </w:p>
        </w:tc>
        <w:tc>
          <w:tcPr>
            <w:tcW w:w="4104" w:type="dxa"/>
          </w:tcPr>
          <w:p w14:paraId="6D2B0B9C" w14:textId="77777777" w:rsidR="0053702F" w:rsidRPr="00C26C40" w:rsidRDefault="0053702F" w:rsidP="00870DFD">
            <w:pPr>
              <w:rPr>
                <w:sz w:val="22"/>
                <w:szCs w:val="22"/>
                <w:lang w:val="en-GB"/>
              </w:rPr>
            </w:pPr>
            <w:r w:rsidRPr="00C26C40">
              <w:rPr>
                <w:sz w:val="22"/>
                <w:szCs w:val="22"/>
                <w:lang w:val="en-GB"/>
              </w:rPr>
              <w:t>Ghana Revenue Authority (2023)</w:t>
            </w:r>
          </w:p>
        </w:tc>
      </w:tr>
      <w:tr w:rsidR="0053702F" w:rsidRPr="00C26C40" w14:paraId="7705B356" w14:textId="77777777" w:rsidTr="002540B5">
        <w:tc>
          <w:tcPr>
            <w:tcW w:w="2798" w:type="dxa"/>
          </w:tcPr>
          <w:p w14:paraId="0D066ECA" w14:textId="77777777" w:rsidR="0053702F" w:rsidRPr="00C26C40" w:rsidRDefault="0053702F" w:rsidP="00870DFD">
            <w:pPr>
              <w:rPr>
                <w:sz w:val="22"/>
                <w:szCs w:val="22"/>
                <w:lang w:val="en-GB"/>
              </w:rPr>
            </w:pPr>
            <w:r w:rsidRPr="00C26C40">
              <w:rPr>
                <w:sz w:val="22"/>
                <w:szCs w:val="22"/>
                <w:lang w:val="en-GB"/>
              </w:rPr>
              <w:t>After-tax Cost of Debt</w:t>
            </w:r>
          </w:p>
        </w:tc>
        <w:tc>
          <w:tcPr>
            <w:tcW w:w="1592" w:type="dxa"/>
          </w:tcPr>
          <w:p w14:paraId="4AD4E831" w14:textId="77777777" w:rsidR="0053702F" w:rsidRPr="00C26C40" w:rsidRDefault="0053702F" w:rsidP="00870DFD">
            <w:pPr>
              <w:rPr>
                <w:sz w:val="22"/>
                <w:szCs w:val="22"/>
                <w:lang w:val="en-GB"/>
              </w:rPr>
            </w:pPr>
            <w:r w:rsidRPr="00C26C40">
              <w:rPr>
                <w:sz w:val="22"/>
                <w:szCs w:val="22"/>
                <w:lang w:val="en-GB"/>
              </w:rPr>
              <w:t>16.5%</w:t>
            </w:r>
          </w:p>
        </w:tc>
        <w:tc>
          <w:tcPr>
            <w:tcW w:w="4104" w:type="dxa"/>
          </w:tcPr>
          <w:p w14:paraId="64DC6B1A" w14:textId="77777777" w:rsidR="0053702F" w:rsidRPr="00C26C40" w:rsidRDefault="0053702F" w:rsidP="00870DFD">
            <w:pPr>
              <w:rPr>
                <w:sz w:val="22"/>
                <w:szCs w:val="22"/>
                <w:lang w:val="en-GB"/>
              </w:rPr>
            </w:pPr>
            <w:r w:rsidRPr="00C26C40">
              <w:rPr>
                <w:sz w:val="22"/>
                <w:szCs w:val="22"/>
                <w:lang w:val="en-GB"/>
              </w:rPr>
              <w:t>22% × (1 − 0.25)</w:t>
            </w:r>
          </w:p>
        </w:tc>
      </w:tr>
      <w:tr w:rsidR="0053702F" w:rsidRPr="00C26C40" w14:paraId="090CB807" w14:textId="77777777" w:rsidTr="002540B5">
        <w:tc>
          <w:tcPr>
            <w:tcW w:w="2798" w:type="dxa"/>
          </w:tcPr>
          <w:p w14:paraId="30BDE3DA" w14:textId="77777777" w:rsidR="0053702F" w:rsidRPr="00C26C40" w:rsidRDefault="0053702F" w:rsidP="00870DFD">
            <w:pPr>
              <w:rPr>
                <w:sz w:val="22"/>
                <w:szCs w:val="22"/>
                <w:lang w:val="en-GB"/>
              </w:rPr>
            </w:pPr>
            <w:r w:rsidRPr="00C26C40">
              <w:rPr>
                <w:sz w:val="22"/>
                <w:szCs w:val="22"/>
                <w:lang w:val="en-GB"/>
              </w:rPr>
              <w:t>WACC (formula)</w:t>
            </w:r>
          </w:p>
        </w:tc>
        <w:tc>
          <w:tcPr>
            <w:tcW w:w="1592" w:type="dxa"/>
          </w:tcPr>
          <w:p w14:paraId="7FDAF48A" w14:textId="77777777" w:rsidR="0053702F" w:rsidRPr="00C26C40" w:rsidRDefault="0053702F" w:rsidP="00870DFD">
            <w:pPr>
              <w:rPr>
                <w:sz w:val="22"/>
                <w:szCs w:val="22"/>
                <w:lang w:val="en-GB"/>
              </w:rPr>
            </w:pPr>
            <w:r w:rsidRPr="00C26C40">
              <w:rPr>
                <w:sz w:val="22"/>
                <w:szCs w:val="22"/>
                <w:lang w:val="en-GB"/>
              </w:rPr>
              <w:t>~22%</w:t>
            </w:r>
          </w:p>
        </w:tc>
        <w:tc>
          <w:tcPr>
            <w:tcW w:w="4104" w:type="dxa"/>
          </w:tcPr>
          <w:p w14:paraId="0DE443E1" w14:textId="723CD234" w:rsidR="0053702F" w:rsidRPr="00C26C40" w:rsidRDefault="003D0B1E" w:rsidP="00870DFD">
            <w:pPr>
              <w:rPr>
                <w:sz w:val="22"/>
                <w:szCs w:val="22"/>
                <w:lang w:val="en-GB"/>
              </w:rPr>
            </w:pPr>
            <m:oMathPara>
              <m:oMath>
                <m:f>
                  <m:fPr>
                    <m:ctrlPr>
                      <w:rPr>
                        <w:rFonts w:ascii="Cambria Math" w:hAnsi="Cambria Math"/>
                        <w:i/>
                        <w:sz w:val="22"/>
                        <w:szCs w:val="22"/>
                        <w:lang w:val="en-GB"/>
                      </w:rPr>
                    </m:ctrlPr>
                  </m:fPr>
                  <m:num>
                    <m:r>
                      <w:rPr>
                        <w:rFonts w:ascii="Cambria Math" w:hAnsi="Cambria Math"/>
                        <w:sz w:val="22"/>
                        <w:szCs w:val="22"/>
                        <w:lang w:val="en-GB"/>
                      </w:rPr>
                      <m:t>E</m:t>
                    </m:r>
                  </m:num>
                  <m:den>
                    <m:r>
                      <w:rPr>
                        <w:rFonts w:ascii="Cambria Math" w:hAnsi="Cambria Math"/>
                        <w:sz w:val="22"/>
                        <w:szCs w:val="22"/>
                        <w:lang w:val="en-GB"/>
                      </w:rPr>
                      <m:t>V</m:t>
                    </m:r>
                  </m:den>
                </m:f>
                <m:r>
                  <w:rPr>
                    <w:rFonts w:ascii="Cambria Math" w:hAnsi="Cambria Math"/>
                    <w:sz w:val="22"/>
                    <w:szCs w:val="22"/>
                    <w:lang w:val="en-GB"/>
                  </w:rPr>
                  <m:t>×Ke +</m:t>
                </m:r>
                <m:f>
                  <m:fPr>
                    <m:ctrlPr>
                      <w:rPr>
                        <w:rFonts w:ascii="Cambria Math" w:hAnsi="Cambria Math"/>
                        <w:i/>
                        <w:sz w:val="22"/>
                        <w:szCs w:val="22"/>
                        <w:lang w:val="en-GB"/>
                      </w:rPr>
                    </m:ctrlPr>
                  </m:fPr>
                  <m:num>
                    <m:r>
                      <w:rPr>
                        <w:rFonts w:ascii="Cambria Math" w:hAnsi="Cambria Math"/>
                        <w:sz w:val="22"/>
                        <w:szCs w:val="22"/>
                        <w:lang w:val="en-GB"/>
                      </w:rPr>
                      <m:t>D</m:t>
                    </m:r>
                  </m:num>
                  <m:den>
                    <m:r>
                      <w:rPr>
                        <w:rFonts w:ascii="Cambria Math" w:hAnsi="Cambria Math"/>
                        <w:sz w:val="22"/>
                        <w:szCs w:val="22"/>
                        <w:lang w:val="en-GB"/>
                      </w:rPr>
                      <m:t>V</m:t>
                    </m:r>
                  </m:den>
                </m:f>
                <m:r>
                  <w:rPr>
                    <w:rFonts w:ascii="Cambria Math" w:hAnsi="Cambria Math"/>
                    <w:sz w:val="22"/>
                    <w:szCs w:val="22"/>
                    <w:lang w:val="en-GB"/>
                  </w:rPr>
                  <m:t>×Kd×</m:t>
                </m:r>
                <m:d>
                  <m:dPr>
                    <m:ctrlPr>
                      <w:rPr>
                        <w:rFonts w:ascii="Cambria Math" w:hAnsi="Cambria Math"/>
                        <w:i/>
                        <w:sz w:val="22"/>
                        <w:szCs w:val="22"/>
                        <w:lang w:val="en-GB"/>
                      </w:rPr>
                    </m:ctrlPr>
                  </m:dPr>
                  <m:e>
                    <m:r>
                      <w:rPr>
                        <w:rFonts w:ascii="Cambria Math" w:hAnsi="Cambria Math"/>
                        <w:sz w:val="22"/>
                        <w:szCs w:val="22"/>
                        <w:lang w:val="en-GB"/>
                      </w:rPr>
                      <m:t>1-t</m:t>
                    </m:r>
                  </m:e>
                </m:d>
              </m:oMath>
            </m:oMathPara>
          </w:p>
        </w:tc>
      </w:tr>
      <w:tr w:rsidR="0053702F" w:rsidRPr="00C26C40" w14:paraId="2AD0946B" w14:textId="77777777" w:rsidTr="002540B5">
        <w:tc>
          <w:tcPr>
            <w:tcW w:w="2798" w:type="dxa"/>
          </w:tcPr>
          <w:p w14:paraId="47FC9B3E" w14:textId="77777777" w:rsidR="0053702F" w:rsidRPr="00C26C40" w:rsidRDefault="0053702F" w:rsidP="00870DFD">
            <w:pPr>
              <w:rPr>
                <w:sz w:val="22"/>
                <w:szCs w:val="22"/>
                <w:lang w:val="en-GB"/>
              </w:rPr>
            </w:pPr>
            <w:r w:rsidRPr="00C26C40">
              <w:rPr>
                <w:sz w:val="22"/>
                <w:szCs w:val="22"/>
                <w:lang w:val="en-GB"/>
              </w:rPr>
              <w:t>WACC (model output)</w:t>
            </w:r>
          </w:p>
        </w:tc>
        <w:tc>
          <w:tcPr>
            <w:tcW w:w="1592" w:type="dxa"/>
          </w:tcPr>
          <w:p w14:paraId="40DC63ED" w14:textId="77777777" w:rsidR="0053702F" w:rsidRPr="00C26C40" w:rsidRDefault="0053702F" w:rsidP="00870DFD">
            <w:pPr>
              <w:rPr>
                <w:sz w:val="22"/>
                <w:szCs w:val="22"/>
                <w:lang w:val="en-GB"/>
              </w:rPr>
            </w:pPr>
            <w:r w:rsidRPr="00C26C40">
              <w:rPr>
                <w:sz w:val="22"/>
                <w:szCs w:val="22"/>
                <w:lang w:val="en-GB"/>
              </w:rPr>
              <w:t>0.2%</w:t>
            </w:r>
          </w:p>
        </w:tc>
        <w:tc>
          <w:tcPr>
            <w:tcW w:w="4104" w:type="dxa"/>
          </w:tcPr>
          <w:p w14:paraId="61F26319" w14:textId="77777777" w:rsidR="0053702F" w:rsidRPr="00C26C40" w:rsidRDefault="0053702F" w:rsidP="00870DFD">
            <w:pPr>
              <w:rPr>
                <w:sz w:val="22"/>
                <w:szCs w:val="22"/>
                <w:lang w:val="en-GB"/>
              </w:rPr>
            </w:pPr>
            <w:r w:rsidRPr="00C26C40">
              <w:rPr>
                <w:sz w:val="22"/>
                <w:szCs w:val="22"/>
                <w:lang w:val="en-GB"/>
              </w:rPr>
              <w:t>PAC_Master_Economics.xlsx (anomaly — see text)</w:t>
            </w:r>
          </w:p>
        </w:tc>
      </w:tr>
      <w:tr w:rsidR="0053702F" w:rsidRPr="00C26C40" w14:paraId="1FB43C83" w14:textId="77777777" w:rsidTr="002540B5">
        <w:tc>
          <w:tcPr>
            <w:tcW w:w="2798" w:type="dxa"/>
          </w:tcPr>
          <w:p w14:paraId="1EDA9AA6" w14:textId="77777777" w:rsidR="0053702F" w:rsidRPr="00C26C40" w:rsidRDefault="0053702F" w:rsidP="00870DFD">
            <w:pPr>
              <w:rPr>
                <w:sz w:val="22"/>
                <w:szCs w:val="22"/>
                <w:lang w:val="en-GB"/>
              </w:rPr>
            </w:pPr>
            <w:r w:rsidRPr="00C26C40">
              <w:rPr>
                <w:sz w:val="22"/>
                <w:szCs w:val="22"/>
                <w:lang w:val="en-GB"/>
              </w:rPr>
              <w:t>Conservative WACC (sensitivity)</w:t>
            </w:r>
          </w:p>
        </w:tc>
        <w:tc>
          <w:tcPr>
            <w:tcW w:w="1592" w:type="dxa"/>
          </w:tcPr>
          <w:p w14:paraId="436B9A9C" w14:textId="77777777" w:rsidR="0053702F" w:rsidRPr="00C26C40" w:rsidRDefault="0053702F" w:rsidP="00870DFD">
            <w:pPr>
              <w:rPr>
                <w:sz w:val="22"/>
                <w:szCs w:val="22"/>
                <w:lang w:val="en-GB"/>
              </w:rPr>
            </w:pPr>
            <w:r w:rsidRPr="00C26C40">
              <w:rPr>
                <w:sz w:val="22"/>
                <w:szCs w:val="22"/>
                <w:lang w:val="en-GB"/>
              </w:rPr>
              <w:t>22%</w:t>
            </w:r>
          </w:p>
        </w:tc>
        <w:tc>
          <w:tcPr>
            <w:tcW w:w="4104" w:type="dxa"/>
          </w:tcPr>
          <w:p w14:paraId="12173761" w14:textId="77777777" w:rsidR="0053702F" w:rsidRPr="00C26C40" w:rsidRDefault="0053702F" w:rsidP="00870DFD">
            <w:pPr>
              <w:rPr>
                <w:sz w:val="22"/>
                <w:szCs w:val="22"/>
                <w:lang w:val="en-GB"/>
              </w:rPr>
            </w:pPr>
            <w:r w:rsidRPr="00C26C40">
              <w:rPr>
                <w:sz w:val="22"/>
                <w:szCs w:val="22"/>
                <w:lang w:val="en-GB"/>
              </w:rPr>
              <w:t>Applied for conservative sensitivity case</w:t>
            </w:r>
          </w:p>
        </w:tc>
      </w:tr>
    </w:tbl>
    <w:p w14:paraId="608230E0" w14:textId="77777777" w:rsidR="0053702F" w:rsidRPr="00C26C40" w:rsidRDefault="0053702F" w:rsidP="0053702F"/>
    <w:p w14:paraId="7D99DF8E" w14:textId="7C1E0C9E" w:rsidR="0053702F" w:rsidRPr="00C26C40" w:rsidRDefault="0053702F" w:rsidP="00134FFF">
      <w:pPr>
        <w:pStyle w:val="Heading3"/>
      </w:pPr>
      <w:bookmarkStart w:id="491" w:name="_Toc237245068"/>
      <w:r w:rsidRPr="00C26C40">
        <w:t>Depreciation and Taxation</w:t>
      </w:r>
      <w:bookmarkEnd w:id="491"/>
    </w:p>
    <w:p w14:paraId="13225728" w14:textId="1FDE2A07" w:rsidR="0053702F" w:rsidRPr="00C26C40" w:rsidRDefault="0053702F" w:rsidP="002540B5">
      <w:pPr>
        <w:pStyle w:val="Heading4"/>
      </w:pPr>
      <w:r w:rsidRPr="00C26C40">
        <w:t>Depreciation Method and Schedule</w:t>
      </w:r>
    </w:p>
    <w:p w14:paraId="277643B8" w14:textId="77777777" w:rsidR="0053702F" w:rsidRPr="00C26C40" w:rsidRDefault="0053702F" w:rsidP="0053702F">
      <w:r w:rsidRPr="00C26C40">
        <w:t>The plant is depreciated using the straight-line method over five years, consistent with Ghana's Capital Allowance regime of 20% per annum for manufacturing and mining assets (Ghana Revenue Authority, 2023, Act 896). The annual depreciation charge is:</w:t>
      </w:r>
    </w:p>
    <w:p w14:paraId="7C88B958" w14:textId="0AD3F7D5" w:rsidR="0053702F" w:rsidRPr="00C26C40" w:rsidRDefault="002540B5" w:rsidP="0053702F">
      <m:oMathPara>
        <m:oMath>
          <m:r>
            <w:rPr>
              <w:rFonts w:ascii="Cambria Math" w:hAnsi="Cambria Math"/>
            </w:rPr>
            <m:t>Annual Depreciation =</m:t>
          </m:r>
          <m:f>
            <m:fPr>
              <m:ctrlPr>
                <w:rPr>
                  <w:rFonts w:ascii="Cambria Math" w:hAnsi="Cambria Math"/>
                  <w:i/>
                </w:rPr>
              </m:ctrlPr>
            </m:fPr>
            <m:num>
              <m:r>
                <w:rPr>
                  <w:rFonts w:ascii="Cambria Math" w:hAnsi="Cambria Math"/>
                </w:rPr>
                <m:t>FCI</m:t>
              </m:r>
            </m:num>
            <m:den>
              <m:r>
                <w:rPr>
                  <w:rFonts w:ascii="Cambria Math" w:hAnsi="Cambria Math"/>
                </w:rPr>
                <m:t>5</m:t>
              </m:r>
            </m:den>
          </m:f>
          <m:r>
            <w:rPr>
              <w:rFonts w:ascii="Cambria Math" w:hAnsi="Cambria Math"/>
            </w:rPr>
            <m:t>= USD</m:t>
          </m:r>
          <m:f>
            <m:fPr>
              <m:ctrlPr>
                <w:rPr>
                  <w:rFonts w:ascii="Cambria Math" w:hAnsi="Cambria Math"/>
                  <w:i/>
                </w:rPr>
              </m:ctrlPr>
            </m:fPr>
            <m:num>
              <m:r>
                <w:rPr>
                  <w:rFonts w:ascii="Cambria Math" w:hAnsi="Cambria Math"/>
                </w:rPr>
                <m:t>24,899,154</m:t>
              </m:r>
            </m:num>
            <m:den>
              <m:r>
                <w:rPr>
                  <w:rFonts w:ascii="Cambria Math" w:hAnsi="Cambria Math"/>
                </w:rPr>
                <m:t>5</m:t>
              </m:r>
            </m:den>
          </m:f>
          <m:r>
            <w:rPr>
              <w:rFonts w:ascii="Cambria Math" w:hAnsi="Cambria Math"/>
            </w:rPr>
            <m:t>= USD 4,979,831</m:t>
          </m:r>
        </m:oMath>
      </m:oMathPara>
    </w:p>
    <w:p w14:paraId="243B6A7E" w14:textId="713B2CC0" w:rsidR="0053702F" w:rsidRPr="00C26C40" w:rsidRDefault="0053702F" w:rsidP="0053702F">
      <w:r w:rsidRPr="00C26C40">
        <w:t xml:space="preserve">It is noted that the Excel model applies a depreciation of </w:t>
      </w:r>
      <w:r w:rsidR="002A513C" w:rsidRPr="002A513C">
        <w:t>$2,680,472</w:t>
      </w:r>
      <w:r w:rsidR="002A513C">
        <w:t>.</w:t>
      </w:r>
    </w:p>
    <w:tbl>
      <w:tblPr>
        <w:tblStyle w:val="TableGrid"/>
        <w:tblW w:w="0" w:type="auto"/>
        <w:tblLook w:val="04A0" w:firstRow="1" w:lastRow="0" w:firstColumn="1" w:lastColumn="0" w:noHBand="0" w:noVBand="1"/>
      </w:tblPr>
      <w:tblGrid>
        <w:gridCol w:w="2078"/>
        <w:gridCol w:w="2134"/>
        <w:gridCol w:w="2148"/>
        <w:gridCol w:w="2134"/>
      </w:tblGrid>
      <w:tr w:rsidR="0053702F" w:rsidRPr="00C26C40" w14:paraId="4B3D7A52" w14:textId="77777777" w:rsidTr="00704834">
        <w:trPr>
          <w:del w:id="492" w:author="Microsoft Word" w:date="2026-08-10T00:14:00Z"/>
        </w:trPr>
        <w:tc>
          <w:tcPr>
            <w:tcW w:w="2078" w:type="dxa"/>
          </w:tcPr>
          <w:p w14:paraId="0F899667" w14:textId="77777777" w:rsidR="0053702F" w:rsidRPr="00C26C40" w:rsidRDefault="0053702F" w:rsidP="00870DFD">
            <w:pPr>
              <w:rPr>
                <w:del w:id="493" w:author="Microsoft Word" w:date="2026-08-10T00:14:00Z" w16du:dateUtc="2026-08-10T00:14:00Z"/>
                <w:lang w:val="en-GB"/>
              </w:rPr>
            </w:pPr>
            <w:del w:id="494" w:author="Microsoft Word" w:date="2026-08-10T00:14:00Z" w16du:dateUtc="2026-08-10T00:14:00Z">
              <w:r w:rsidRPr="00C26C40">
                <w:rPr>
                  <w:lang w:val="en-GB"/>
                </w:rPr>
                <w:delText>Year</w:delText>
              </w:r>
            </w:del>
          </w:p>
        </w:tc>
        <w:tc>
          <w:tcPr>
            <w:tcW w:w="2134" w:type="dxa"/>
          </w:tcPr>
          <w:p w14:paraId="2C5BA7A4" w14:textId="77777777" w:rsidR="0053702F" w:rsidRPr="00C26C40" w:rsidRDefault="0053702F" w:rsidP="00870DFD">
            <w:pPr>
              <w:rPr>
                <w:del w:id="495" w:author="Microsoft Word" w:date="2026-08-10T00:14:00Z" w16du:dateUtc="2026-08-10T00:14:00Z"/>
                <w:lang w:val="en-GB"/>
              </w:rPr>
            </w:pPr>
            <w:del w:id="496" w:author="Microsoft Word" w:date="2026-08-10T00:14:00Z" w16du:dateUtc="2026-08-10T00:14:00Z">
              <w:r w:rsidRPr="00C26C40">
                <w:rPr>
                  <w:lang w:val="en-GB"/>
                </w:rPr>
                <w:delText>Opening Book Value (USD)</w:delText>
              </w:r>
            </w:del>
          </w:p>
        </w:tc>
        <w:tc>
          <w:tcPr>
            <w:tcW w:w="2148" w:type="dxa"/>
          </w:tcPr>
          <w:p w14:paraId="533AF739" w14:textId="77777777" w:rsidR="0053702F" w:rsidRPr="00C26C40" w:rsidRDefault="0053702F" w:rsidP="00870DFD">
            <w:pPr>
              <w:rPr>
                <w:del w:id="497" w:author="Microsoft Word" w:date="2026-08-10T00:14:00Z" w16du:dateUtc="2026-08-10T00:14:00Z"/>
                <w:lang w:val="en-GB"/>
              </w:rPr>
            </w:pPr>
            <w:del w:id="498" w:author="Microsoft Word" w:date="2026-08-10T00:14:00Z" w16du:dateUtc="2026-08-10T00:14:00Z">
              <w:r w:rsidRPr="00C26C40">
                <w:rPr>
                  <w:lang w:val="en-GB"/>
                </w:rPr>
                <w:delText>Depreciation (USD)</w:delText>
              </w:r>
            </w:del>
          </w:p>
        </w:tc>
        <w:tc>
          <w:tcPr>
            <w:tcW w:w="2134" w:type="dxa"/>
          </w:tcPr>
          <w:p w14:paraId="182B2BD6" w14:textId="77777777" w:rsidR="0053702F" w:rsidRPr="00C26C40" w:rsidRDefault="0053702F" w:rsidP="00870DFD">
            <w:pPr>
              <w:rPr>
                <w:del w:id="499" w:author="Microsoft Word" w:date="2026-08-10T00:14:00Z" w16du:dateUtc="2026-08-10T00:14:00Z"/>
                <w:lang w:val="en-GB"/>
              </w:rPr>
            </w:pPr>
            <w:del w:id="500" w:author="Microsoft Word" w:date="2026-08-10T00:14:00Z" w16du:dateUtc="2026-08-10T00:14:00Z">
              <w:r w:rsidRPr="00C26C40">
                <w:rPr>
                  <w:lang w:val="en-GB"/>
                </w:rPr>
                <w:delText>Closing Book Value (USD)</w:delText>
              </w:r>
            </w:del>
          </w:p>
        </w:tc>
      </w:tr>
      <w:tr w:rsidR="0053702F" w:rsidRPr="00C26C40" w14:paraId="5EB1F63F" w14:textId="77777777" w:rsidTr="00704834">
        <w:trPr>
          <w:del w:id="501" w:author="Microsoft Word" w:date="2026-08-10T00:14:00Z"/>
        </w:trPr>
        <w:tc>
          <w:tcPr>
            <w:tcW w:w="2078" w:type="dxa"/>
          </w:tcPr>
          <w:p w14:paraId="108A83DE" w14:textId="77777777" w:rsidR="0053702F" w:rsidRPr="00C26C40" w:rsidRDefault="0053702F" w:rsidP="00870DFD">
            <w:pPr>
              <w:rPr>
                <w:del w:id="502" w:author="Microsoft Word" w:date="2026-08-10T00:14:00Z" w16du:dateUtc="2026-08-10T00:14:00Z"/>
                <w:lang w:val="en-GB"/>
              </w:rPr>
            </w:pPr>
            <w:del w:id="503" w:author="Microsoft Word" w:date="2026-08-10T00:14:00Z" w16du:dateUtc="2026-08-10T00:14:00Z">
              <w:r w:rsidRPr="00C26C40">
                <w:rPr>
                  <w:lang w:val="en-GB"/>
                </w:rPr>
                <w:delText>1</w:delText>
              </w:r>
            </w:del>
          </w:p>
        </w:tc>
        <w:tc>
          <w:tcPr>
            <w:tcW w:w="2134" w:type="dxa"/>
          </w:tcPr>
          <w:p w14:paraId="2CF19A97" w14:textId="77777777" w:rsidR="0053702F" w:rsidRPr="00C26C40" w:rsidRDefault="0053702F" w:rsidP="00870DFD">
            <w:pPr>
              <w:rPr>
                <w:del w:id="504" w:author="Microsoft Word" w:date="2026-08-10T00:14:00Z" w16du:dateUtc="2026-08-10T00:14:00Z"/>
                <w:lang w:val="en-GB"/>
              </w:rPr>
            </w:pPr>
            <w:del w:id="505" w:author="Microsoft Word" w:date="2026-08-10T00:14:00Z" w16du:dateUtc="2026-08-10T00:14:00Z">
              <w:r w:rsidRPr="00C26C40">
                <w:rPr>
                  <w:lang w:val="en-GB"/>
                </w:rPr>
                <w:delText>16,002,541</w:delText>
              </w:r>
            </w:del>
          </w:p>
        </w:tc>
        <w:tc>
          <w:tcPr>
            <w:tcW w:w="2148" w:type="dxa"/>
          </w:tcPr>
          <w:p w14:paraId="4BC45C82" w14:textId="77D29297" w:rsidR="0053702F" w:rsidRPr="00C26C40" w:rsidRDefault="008542CB" w:rsidP="00870DFD">
            <w:pPr>
              <w:rPr>
                <w:del w:id="506" w:author="Microsoft Word" w:date="2026-08-10T00:14:00Z" w16du:dateUtc="2026-08-10T00:14:00Z"/>
                <w:lang w:val="en-GB"/>
              </w:rPr>
            </w:pPr>
            <w:del w:id="507" w:author="Microsoft Word" w:date="2026-08-10T00:14:00Z" w16du:dateUtc="2026-08-10T00:14:00Z">
              <w:r w:rsidRPr="008542CB">
                <w:rPr>
                  <w:lang w:val="en-GB"/>
                </w:rPr>
                <w:delText>$2,680,472</w:delText>
              </w:r>
            </w:del>
          </w:p>
        </w:tc>
        <w:tc>
          <w:tcPr>
            <w:tcW w:w="2134" w:type="dxa"/>
          </w:tcPr>
          <w:p w14:paraId="471DD645" w14:textId="77777777" w:rsidR="0053702F" w:rsidRPr="00C26C40" w:rsidRDefault="0053702F" w:rsidP="00870DFD">
            <w:pPr>
              <w:rPr>
                <w:del w:id="508" w:author="Microsoft Word" w:date="2026-08-10T00:14:00Z" w16du:dateUtc="2026-08-10T00:14:00Z"/>
                <w:lang w:val="en-GB"/>
              </w:rPr>
            </w:pPr>
            <w:del w:id="509" w:author="Microsoft Word" w:date="2026-08-10T00:14:00Z" w16du:dateUtc="2026-08-10T00:14:00Z">
              <w:r w:rsidRPr="00C26C40">
                <w:rPr>
                  <w:lang w:val="en-GB"/>
                </w:rPr>
                <w:delText>12,802,033</w:delText>
              </w:r>
            </w:del>
          </w:p>
        </w:tc>
      </w:tr>
      <w:tr w:rsidR="0053702F" w:rsidRPr="00C26C40" w14:paraId="22A48883" w14:textId="77777777" w:rsidTr="00704834">
        <w:trPr>
          <w:del w:id="510" w:author="Microsoft Word" w:date="2026-08-10T00:14:00Z"/>
        </w:trPr>
        <w:tc>
          <w:tcPr>
            <w:tcW w:w="2078" w:type="dxa"/>
          </w:tcPr>
          <w:p w14:paraId="6C40BF47" w14:textId="77777777" w:rsidR="0053702F" w:rsidRPr="00C26C40" w:rsidRDefault="0053702F" w:rsidP="00870DFD">
            <w:pPr>
              <w:rPr>
                <w:del w:id="511" w:author="Microsoft Word" w:date="2026-08-10T00:14:00Z" w16du:dateUtc="2026-08-10T00:14:00Z"/>
                <w:lang w:val="en-GB"/>
              </w:rPr>
            </w:pPr>
            <w:del w:id="512" w:author="Microsoft Word" w:date="2026-08-10T00:14:00Z" w16du:dateUtc="2026-08-10T00:14:00Z">
              <w:r w:rsidRPr="00C26C40">
                <w:rPr>
                  <w:lang w:val="en-GB"/>
                </w:rPr>
                <w:delText>2</w:delText>
              </w:r>
            </w:del>
          </w:p>
        </w:tc>
        <w:tc>
          <w:tcPr>
            <w:tcW w:w="2134" w:type="dxa"/>
          </w:tcPr>
          <w:p w14:paraId="0AF6F252" w14:textId="77777777" w:rsidR="0053702F" w:rsidRPr="00C26C40" w:rsidRDefault="0053702F" w:rsidP="00870DFD">
            <w:pPr>
              <w:rPr>
                <w:del w:id="513" w:author="Microsoft Word" w:date="2026-08-10T00:14:00Z" w16du:dateUtc="2026-08-10T00:14:00Z"/>
                <w:lang w:val="en-GB"/>
              </w:rPr>
            </w:pPr>
            <w:del w:id="514" w:author="Microsoft Word" w:date="2026-08-10T00:14:00Z" w16du:dateUtc="2026-08-10T00:14:00Z">
              <w:r w:rsidRPr="00C26C40">
                <w:rPr>
                  <w:lang w:val="en-GB"/>
                </w:rPr>
                <w:delText>12,802,033</w:delText>
              </w:r>
            </w:del>
          </w:p>
        </w:tc>
        <w:tc>
          <w:tcPr>
            <w:tcW w:w="2148" w:type="dxa"/>
          </w:tcPr>
          <w:p w14:paraId="3EBADA14" w14:textId="77777777" w:rsidR="0053702F" w:rsidRPr="00C26C40" w:rsidRDefault="0053702F" w:rsidP="00870DFD">
            <w:pPr>
              <w:rPr>
                <w:del w:id="515" w:author="Microsoft Word" w:date="2026-08-10T00:14:00Z" w16du:dateUtc="2026-08-10T00:14:00Z"/>
                <w:lang w:val="en-GB"/>
              </w:rPr>
            </w:pPr>
            <w:del w:id="516" w:author="Microsoft Word" w:date="2026-08-10T00:14:00Z" w16du:dateUtc="2026-08-10T00:14:00Z">
              <w:r w:rsidRPr="00C26C40">
                <w:rPr>
                  <w:lang w:val="en-GB"/>
                </w:rPr>
                <w:delText>3,200,508</w:delText>
              </w:r>
            </w:del>
          </w:p>
        </w:tc>
        <w:tc>
          <w:tcPr>
            <w:tcW w:w="2134" w:type="dxa"/>
          </w:tcPr>
          <w:p w14:paraId="214D0423" w14:textId="77777777" w:rsidR="0053702F" w:rsidRPr="00C26C40" w:rsidRDefault="0053702F" w:rsidP="00870DFD">
            <w:pPr>
              <w:rPr>
                <w:del w:id="517" w:author="Microsoft Word" w:date="2026-08-10T00:14:00Z" w16du:dateUtc="2026-08-10T00:14:00Z"/>
                <w:lang w:val="en-GB"/>
              </w:rPr>
            </w:pPr>
            <w:del w:id="518" w:author="Microsoft Word" w:date="2026-08-10T00:14:00Z" w16du:dateUtc="2026-08-10T00:14:00Z">
              <w:r w:rsidRPr="00C26C40">
                <w:rPr>
                  <w:lang w:val="en-GB"/>
                </w:rPr>
                <w:delText>9,601,525</w:delText>
              </w:r>
            </w:del>
          </w:p>
        </w:tc>
      </w:tr>
      <w:tr w:rsidR="0053702F" w:rsidRPr="00C26C40" w14:paraId="17DC3F85" w14:textId="77777777" w:rsidTr="00704834">
        <w:trPr>
          <w:del w:id="519" w:author="Microsoft Word" w:date="2026-08-10T00:14:00Z"/>
        </w:trPr>
        <w:tc>
          <w:tcPr>
            <w:tcW w:w="2078" w:type="dxa"/>
          </w:tcPr>
          <w:p w14:paraId="1D15BC3E" w14:textId="77777777" w:rsidR="0053702F" w:rsidRPr="00C26C40" w:rsidRDefault="0053702F" w:rsidP="00870DFD">
            <w:pPr>
              <w:rPr>
                <w:del w:id="520" w:author="Microsoft Word" w:date="2026-08-10T00:14:00Z" w16du:dateUtc="2026-08-10T00:14:00Z"/>
                <w:lang w:val="en-GB"/>
              </w:rPr>
            </w:pPr>
            <w:del w:id="521" w:author="Microsoft Word" w:date="2026-08-10T00:14:00Z" w16du:dateUtc="2026-08-10T00:14:00Z">
              <w:r w:rsidRPr="00C26C40">
                <w:rPr>
                  <w:lang w:val="en-GB"/>
                </w:rPr>
                <w:delText>3</w:delText>
              </w:r>
            </w:del>
          </w:p>
        </w:tc>
        <w:tc>
          <w:tcPr>
            <w:tcW w:w="2134" w:type="dxa"/>
          </w:tcPr>
          <w:p w14:paraId="65E36845" w14:textId="77777777" w:rsidR="0053702F" w:rsidRPr="00C26C40" w:rsidRDefault="0053702F" w:rsidP="00870DFD">
            <w:pPr>
              <w:rPr>
                <w:del w:id="522" w:author="Microsoft Word" w:date="2026-08-10T00:14:00Z" w16du:dateUtc="2026-08-10T00:14:00Z"/>
                <w:lang w:val="en-GB"/>
              </w:rPr>
            </w:pPr>
            <w:del w:id="523" w:author="Microsoft Word" w:date="2026-08-10T00:14:00Z" w16du:dateUtc="2026-08-10T00:14:00Z">
              <w:r w:rsidRPr="00C26C40">
                <w:rPr>
                  <w:lang w:val="en-GB"/>
                </w:rPr>
                <w:delText>9,601,525</w:delText>
              </w:r>
            </w:del>
          </w:p>
        </w:tc>
        <w:tc>
          <w:tcPr>
            <w:tcW w:w="2148" w:type="dxa"/>
          </w:tcPr>
          <w:p w14:paraId="6023FF6C" w14:textId="77777777" w:rsidR="0053702F" w:rsidRPr="00C26C40" w:rsidRDefault="0053702F" w:rsidP="00870DFD">
            <w:pPr>
              <w:rPr>
                <w:del w:id="524" w:author="Microsoft Word" w:date="2026-08-10T00:14:00Z" w16du:dateUtc="2026-08-10T00:14:00Z"/>
                <w:lang w:val="en-GB"/>
              </w:rPr>
            </w:pPr>
            <w:del w:id="525" w:author="Microsoft Word" w:date="2026-08-10T00:14:00Z" w16du:dateUtc="2026-08-10T00:14:00Z">
              <w:r w:rsidRPr="00C26C40">
                <w:rPr>
                  <w:lang w:val="en-GB"/>
                </w:rPr>
                <w:delText>3,200,508</w:delText>
              </w:r>
            </w:del>
          </w:p>
        </w:tc>
        <w:tc>
          <w:tcPr>
            <w:tcW w:w="2134" w:type="dxa"/>
          </w:tcPr>
          <w:p w14:paraId="600AC2B3" w14:textId="77777777" w:rsidR="0053702F" w:rsidRPr="00C26C40" w:rsidRDefault="0053702F" w:rsidP="00870DFD">
            <w:pPr>
              <w:rPr>
                <w:del w:id="526" w:author="Microsoft Word" w:date="2026-08-10T00:14:00Z" w16du:dateUtc="2026-08-10T00:14:00Z"/>
                <w:lang w:val="en-GB"/>
              </w:rPr>
            </w:pPr>
            <w:del w:id="527" w:author="Microsoft Word" w:date="2026-08-10T00:14:00Z" w16du:dateUtc="2026-08-10T00:14:00Z">
              <w:r w:rsidRPr="00C26C40">
                <w:rPr>
                  <w:lang w:val="en-GB"/>
                </w:rPr>
                <w:delText>6,401,016</w:delText>
              </w:r>
            </w:del>
          </w:p>
        </w:tc>
      </w:tr>
      <w:tr w:rsidR="0053702F" w:rsidRPr="00C26C40" w14:paraId="5193C8AD" w14:textId="77777777" w:rsidTr="00704834">
        <w:trPr>
          <w:del w:id="528" w:author="Microsoft Word" w:date="2026-08-10T00:14:00Z"/>
        </w:trPr>
        <w:tc>
          <w:tcPr>
            <w:tcW w:w="2078" w:type="dxa"/>
          </w:tcPr>
          <w:p w14:paraId="777D99C5" w14:textId="77777777" w:rsidR="0053702F" w:rsidRPr="00C26C40" w:rsidRDefault="0053702F" w:rsidP="00870DFD">
            <w:pPr>
              <w:rPr>
                <w:del w:id="529" w:author="Microsoft Word" w:date="2026-08-10T00:14:00Z" w16du:dateUtc="2026-08-10T00:14:00Z"/>
                <w:lang w:val="en-GB"/>
              </w:rPr>
            </w:pPr>
            <w:del w:id="530" w:author="Microsoft Word" w:date="2026-08-10T00:14:00Z" w16du:dateUtc="2026-08-10T00:14:00Z">
              <w:r w:rsidRPr="00C26C40">
                <w:rPr>
                  <w:lang w:val="en-GB"/>
                </w:rPr>
                <w:delText>4</w:delText>
              </w:r>
            </w:del>
          </w:p>
        </w:tc>
        <w:tc>
          <w:tcPr>
            <w:tcW w:w="2134" w:type="dxa"/>
          </w:tcPr>
          <w:p w14:paraId="28810D35" w14:textId="77777777" w:rsidR="0053702F" w:rsidRPr="00C26C40" w:rsidRDefault="0053702F" w:rsidP="00870DFD">
            <w:pPr>
              <w:rPr>
                <w:del w:id="531" w:author="Microsoft Word" w:date="2026-08-10T00:14:00Z" w16du:dateUtc="2026-08-10T00:14:00Z"/>
                <w:lang w:val="en-GB"/>
              </w:rPr>
            </w:pPr>
            <w:del w:id="532" w:author="Microsoft Word" w:date="2026-08-10T00:14:00Z" w16du:dateUtc="2026-08-10T00:14:00Z">
              <w:r w:rsidRPr="00C26C40">
                <w:rPr>
                  <w:lang w:val="en-GB"/>
                </w:rPr>
                <w:delText>6,401,016</w:delText>
              </w:r>
            </w:del>
          </w:p>
        </w:tc>
        <w:tc>
          <w:tcPr>
            <w:tcW w:w="2148" w:type="dxa"/>
          </w:tcPr>
          <w:p w14:paraId="79E480CB" w14:textId="77777777" w:rsidR="0053702F" w:rsidRPr="00C26C40" w:rsidRDefault="0053702F" w:rsidP="00870DFD">
            <w:pPr>
              <w:rPr>
                <w:del w:id="533" w:author="Microsoft Word" w:date="2026-08-10T00:14:00Z" w16du:dateUtc="2026-08-10T00:14:00Z"/>
                <w:lang w:val="en-GB"/>
              </w:rPr>
            </w:pPr>
            <w:del w:id="534" w:author="Microsoft Word" w:date="2026-08-10T00:14:00Z" w16du:dateUtc="2026-08-10T00:14:00Z">
              <w:r w:rsidRPr="00C26C40">
                <w:rPr>
                  <w:lang w:val="en-GB"/>
                </w:rPr>
                <w:delText>3,200,508</w:delText>
              </w:r>
            </w:del>
          </w:p>
        </w:tc>
        <w:tc>
          <w:tcPr>
            <w:tcW w:w="2134" w:type="dxa"/>
          </w:tcPr>
          <w:p w14:paraId="4E2DE415" w14:textId="77777777" w:rsidR="0053702F" w:rsidRPr="00C26C40" w:rsidRDefault="0053702F" w:rsidP="00870DFD">
            <w:pPr>
              <w:rPr>
                <w:del w:id="535" w:author="Microsoft Word" w:date="2026-08-10T00:14:00Z" w16du:dateUtc="2026-08-10T00:14:00Z"/>
                <w:lang w:val="en-GB"/>
              </w:rPr>
            </w:pPr>
            <w:del w:id="536" w:author="Microsoft Word" w:date="2026-08-10T00:14:00Z" w16du:dateUtc="2026-08-10T00:14:00Z">
              <w:r w:rsidRPr="00C26C40">
                <w:rPr>
                  <w:lang w:val="en-GB"/>
                </w:rPr>
                <w:delText>3,200,508</w:delText>
              </w:r>
            </w:del>
          </w:p>
        </w:tc>
      </w:tr>
      <w:tr w:rsidR="0053702F" w:rsidRPr="00C26C40" w14:paraId="6C8D38A5" w14:textId="77777777" w:rsidTr="00704834">
        <w:trPr>
          <w:del w:id="537" w:author="Microsoft Word" w:date="2026-08-10T00:14:00Z"/>
        </w:trPr>
        <w:tc>
          <w:tcPr>
            <w:tcW w:w="2078" w:type="dxa"/>
          </w:tcPr>
          <w:p w14:paraId="2D8686E4" w14:textId="77777777" w:rsidR="0053702F" w:rsidRPr="00C26C40" w:rsidRDefault="0053702F" w:rsidP="00870DFD">
            <w:pPr>
              <w:rPr>
                <w:del w:id="538" w:author="Microsoft Word" w:date="2026-08-10T00:14:00Z" w16du:dateUtc="2026-08-10T00:14:00Z"/>
                <w:lang w:val="en-GB"/>
              </w:rPr>
            </w:pPr>
            <w:del w:id="539" w:author="Microsoft Word" w:date="2026-08-10T00:14:00Z" w16du:dateUtc="2026-08-10T00:14:00Z">
              <w:r w:rsidRPr="00C26C40">
                <w:rPr>
                  <w:lang w:val="en-GB"/>
                </w:rPr>
                <w:delText>5</w:delText>
              </w:r>
            </w:del>
          </w:p>
        </w:tc>
        <w:tc>
          <w:tcPr>
            <w:tcW w:w="2134" w:type="dxa"/>
          </w:tcPr>
          <w:p w14:paraId="1CF19DD7" w14:textId="77777777" w:rsidR="0053702F" w:rsidRPr="00C26C40" w:rsidRDefault="0053702F" w:rsidP="00870DFD">
            <w:pPr>
              <w:rPr>
                <w:del w:id="540" w:author="Microsoft Word" w:date="2026-08-10T00:14:00Z" w16du:dateUtc="2026-08-10T00:14:00Z"/>
                <w:lang w:val="en-GB"/>
              </w:rPr>
            </w:pPr>
            <w:del w:id="541" w:author="Microsoft Word" w:date="2026-08-10T00:14:00Z" w16du:dateUtc="2026-08-10T00:14:00Z">
              <w:r w:rsidRPr="00C26C40">
                <w:rPr>
                  <w:lang w:val="en-GB"/>
                </w:rPr>
                <w:delText>3,200,508</w:delText>
              </w:r>
            </w:del>
          </w:p>
        </w:tc>
        <w:tc>
          <w:tcPr>
            <w:tcW w:w="2148" w:type="dxa"/>
          </w:tcPr>
          <w:p w14:paraId="7C40FFBE" w14:textId="77777777" w:rsidR="0053702F" w:rsidRPr="00C26C40" w:rsidRDefault="0053702F" w:rsidP="00870DFD">
            <w:pPr>
              <w:rPr>
                <w:del w:id="542" w:author="Microsoft Word" w:date="2026-08-10T00:14:00Z" w16du:dateUtc="2026-08-10T00:14:00Z"/>
                <w:lang w:val="en-GB"/>
              </w:rPr>
            </w:pPr>
            <w:del w:id="543" w:author="Microsoft Word" w:date="2026-08-10T00:14:00Z" w16du:dateUtc="2026-08-10T00:14:00Z">
              <w:r w:rsidRPr="00C26C40">
                <w:rPr>
                  <w:lang w:val="en-GB"/>
                </w:rPr>
                <w:delText>3,200,508</w:delText>
              </w:r>
            </w:del>
          </w:p>
        </w:tc>
        <w:tc>
          <w:tcPr>
            <w:tcW w:w="2134" w:type="dxa"/>
          </w:tcPr>
          <w:p w14:paraId="64A01687" w14:textId="77777777" w:rsidR="0053702F" w:rsidRPr="00C26C40" w:rsidRDefault="0053702F" w:rsidP="00870DFD">
            <w:pPr>
              <w:rPr>
                <w:del w:id="544" w:author="Microsoft Word" w:date="2026-08-10T00:14:00Z" w16du:dateUtc="2026-08-10T00:14:00Z"/>
                <w:lang w:val="en-GB"/>
              </w:rPr>
            </w:pPr>
            <w:del w:id="545" w:author="Microsoft Word" w:date="2026-08-10T00:14:00Z" w16du:dateUtc="2026-08-10T00:14:00Z">
              <w:r w:rsidRPr="00C26C40">
                <w:rPr>
                  <w:lang w:val="en-GB"/>
                </w:rPr>
                <w:delText>0</w:delText>
              </w:r>
            </w:del>
          </w:p>
        </w:tc>
      </w:tr>
    </w:tbl>
    <w:p w14:paraId="00C2F899" w14:textId="77777777" w:rsidR="0053702F" w:rsidRPr="00C26C40" w:rsidRDefault="0053702F" w:rsidP="0053702F">
      <w:pPr>
        <w:rPr>
          <w:del w:id="546" w:author="Microsoft Word" w:date="2026-08-10T00:14:00Z" w16du:dateUtc="2026-08-10T00:14:00Z"/>
        </w:rPr>
      </w:pPr>
    </w:p>
    <w:p w14:paraId="52C7B35D" w14:textId="79404E6F" w:rsidR="0053702F" w:rsidRPr="00C26C40" w:rsidRDefault="0053702F" w:rsidP="00704834">
      <w:pPr>
        <w:pStyle w:val="Heading4"/>
      </w:pPr>
      <w:r w:rsidRPr="00C26C40">
        <w:t>Ghana Corporate Income Tax</w:t>
      </w:r>
    </w:p>
    <w:p w14:paraId="5238CFF3" w14:textId="7716E82B" w:rsidR="0053702F" w:rsidRPr="00C26C40" w:rsidRDefault="0053702F" w:rsidP="0053702F">
      <w:r w:rsidRPr="00C26C40">
        <w:t xml:space="preserve">The applicable Corporate Income Tax (CIT) rate for manufacturing operations in Ghana is </w:t>
      </w:r>
      <w:r w:rsidR="005B064A">
        <w:t xml:space="preserve">18.8 </w:t>
      </w:r>
      <w:r w:rsidRPr="00C26C40">
        <w:t xml:space="preserve">% (Ghana Revenue Authority, 2023). Tax is computed on Earnings Before Interest and Tax (EBIT = EBITDA − Depreciation). In Years 1–5, the depreciation charge reduces </w:t>
      </w:r>
      <w:r w:rsidRPr="00C26C40">
        <w:lastRenderedPageBreak/>
        <w:t xml:space="preserve">the taxable income significantly, providing a substantial tax shield. From Year 6 onwards, when the asset is fully depreciated, the full EBITDA is taxable at </w:t>
      </w:r>
      <w:r w:rsidR="00A6209F">
        <w:t xml:space="preserve">18.8 </w:t>
      </w:r>
      <w:r w:rsidRPr="00C26C40">
        <w:t>%.</w:t>
      </w:r>
    </w:p>
    <w:p w14:paraId="688E886C" w14:textId="723D9C52" w:rsidR="0053702F" w:rsidRPr="00C26C40" w:rsidRDefault="0053702F" w:rsidP="00704834">
      <w:pPr>
        <w:pStyle w:val="Heading4"/>
      </w:pPr>
      <w:r w:rsidRPr="00C26C40">
        <w:t>GIADEC and 1D1F Fiscal Incentives</w:t>
      </w:r>
    </w:p>
    <w:p w14:paraId="3F148DB2" w14:textId="77777777" w:rsidR="0053702F" w:rsidRPr="00C26C40" w:rsidRDefault="0053702F" w:rsidP="0053702F">
      <w:r w:rsidRPr="00C26C40">
        <w:t>Under the GIADEC Act, 2019 (Act 976), the plant may be eligible for import duty exemptions on capital equipment and certain raw materials. Additionally, participation in the 1-District-1-Factory (1D1F) programme may attract a tax holiday of up to 5 years and concessionary utility tariffs. For the base case, no tax holiday is assumed; the sensitivity analysis (Section 5.6) includes a case in which a 5-year tax holiday is applied, which is shown to materially improve the project NPV.</w:t>
      </w:r>
    </w:p>
    <w:p w14:paraId="1373B6A4" w14:textId="77777777" w:rsidR="00E162A1" w:rsidRDefault="009861AC" w:rsidP="00E162A1">
      <w:pPr>
        <w:keepNext/>
      </w:pPr>
      <w:r>
        <w:rPr>
          <w:noProof/>
        </w:rPr>
        <w:drawing>
          <wp:inline distT="0" distB="0" distL="0" distR="0" wp14:anchorId="13E6308A" wp14:editId="694CA999">
            <wp:extent cx="5400040" cy="2942590"/>
            <wp:effectExtent l="0" t="0" r="10160" b="10160"/>
            <wp:docPr id="373102228"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6E1093BE" w14:textId="7CBC8802" w:rsidR="0053702F" w:rsidRPr="00C26C40" w:rsidRDefault="00E162A1" w:rsidP="00C424E6">
      <w:pPr>
        <w:pStyle w:val="Caption"/>
      </w:pPr>
      <w:bookmarkStart w:id="547" w:name="_Toc237220077"/>
      <w:r>
        <w:t xml:space="preserve">Figure </w:t>
      </w:r>
      <w:fldSimple w:instr=" STYLEREF 1 \s ">
        <w:r w:rsidR="006221B8">
          <w:rPr>
            <w:noProof/>
          </w:rPr>
          <w:t>10</w:t>
        </w:r>
      </w:fldSimple>
      <w:r>
        <w:noBreakHyphen/>
      </w:r>
      <w:fldSimple w:instr=" SEQ Figure \* ARABIC \s 1 ">
        <w:r w:rsidR="006221B8">
          <w:rPr>
            <w:noProof/>
          </w:rPr>
          <w:t>2</w:t>
        </w:r>
      </w:fldSimple>
      <w:r>
        <w:t xml:space="preserve"> </w:t>
      </w:r>
      <w:r w:rsidRPr="0004263B">
        <w:t>Year-by-Year Cash Flow Projection (USD)</w:t>
      </w:r>
      <w:bookmarkEnd w:id="547"/>
    </w:p>
    <w:p w14:paraId="0D00D6DD" w14:textId="33B6A92A" w:rsidR="0053702F" w:rsidRPr="00C26C40" w:rsidRDefault="0053702F" w:rsidP="00134FFF">
      <w:pPr>
        <w:pStyle w:val="Heading3"/>
      </w:pPr>
      <w:bookmarkStart w:id="548" w:name="_Toc237245069"/>
      <w:r w:rsidRPr="00C26C40">
        <w:t>Key Economic Performance Indicators</w:t>
      </w:r>
      <w:bookmarkEnd w:id="548"/>
    </w:p>
    <w:p w14:paraId="743F930E" w14:textId="06469AB3" w:rsidR="0053702F" w:rsidRPr="00C26C40" w:rsidRDefault="0053702F" w:rsidP="00704834">
      <w:pPr>
        <w:pStyle w:val="Heading4"/>
      </w:pPr>
      <w:r w:rsidRPr="00C26C40">
        <w:t>Net Present Value (NPV)</w:t>
      </w:r>
    </w:p>
    <w:p w14:paraId="45F977D2" w14:textId="77777777" w:rsidR="0053702F" w:rsidRPr="00C26C40" w:rsidRDefault="0053702F" w:rsidP="0053702F">
      <w:r w:rsidRPr="00C26C40">
        <w:t>The Net Present Value is defined as the sum of all discounted after-tax cash flows over the project life, less the initial capital investment:</w:t>
      </w:r>
    </w:p>
    <w:p w14:paraId="73FB17B1" w14:textId="424B4813" w:rsidR="0053702F" w:rsidRPr="00C26C40" w:rsidRDefault="00704834" w:rsidP="0053702F">
      <m:oMathPara>
        <m:oMath>
          <m:r>
            <w:rPr>
              <w:rFonts w:ascii="Cambria Math" w:hAnsi="Cambria Math"/>
            </w:rPr>
            <m:t xml:space="preserve">NPV = Σ </m:t>
          </m:r>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t</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t</m:t>
                      </m:r>
                    </m:sup>
                  </m:sSup>
                </m:den>
              </m:f>
            </m:e>
          </m:d>
          <m:r>
            <w:rPr>
              <w:rFonts w:ascii="Cambria Math" w:hAnsi="Cambria Math"/>
            </w:rPr>
            <m:t xml:space="preserve">-TCI </m:t>
          </m:r>
        </m:oMath>
      </m:oMathPara>
    </w:p>
    <w:p w14:paraId="02C8CDBA" w14:textId="681A64D1" w:rsidR="0053702F" w:rsidRPr="00C26C40" w:rsidRDefault="0050719A" w:rsidP="0053702F">
      <w:r>
        <w:lastRenderedPageBreak/>
        <w:t>The</w:t>
      </w:r>
      <w:r w:rsidR="0053702F" w:rsidRPr="00C26C40">
        <w:t xml:space="preserve"> NPV is </w:t>
      </w:r>
      <w:r w:rsidR="00B54BD4" w:rsidRPr="00B54BD4">
        <w:t>$14.86</w:t>
      </w:r>
      <w:r w:rsidR="00B54BD4">
        <w:t xml:space="preserve">. </w:t>
      </w:r>
      <w:r w:rsidR="0053702F" w:rsidRPr="00C26C40">
        <w:t xml:space="preserve">This positive NPV confirms that the project generates value </w:t>
      </w:r>
      <w:r w:rsidR="00704834" w:rsidRPr="00C26C40">
        <w:t>more than</w:t>
      </w:r>
      <w:r w:rsidR="0053702F" w:rsidRPr="00C26C40">
        <w:t xml:space="preserve"> the opportunity cost of capital at the stated discount rate. At a conservative WACC of </w:t>
      </w:r>
      <w:r w:rsidR="00B54BD4">
        <w:t xml:space="preserve">8 </w:t>
      </w:r>
      <w:r w:rsidR="0053702F" w:rsidRPr="00C26C40">
        <w:t xml:space="preserve">%, the project NPV is negative, indicating that at this discount rate the project does not clear the hurdle rate under the base case assumptions. The sensitivity analysis quantifies the parameter changes required to achieve a positive NPV at </w:t>
      </w:r>
      <w:r w:rsidR="00B54BD4">
        <w:t xml:space="preserve">8 </w:t>
      </w:r>
      <w:r w:rsidR="0053702F" w:rsidRPr="00C26C40">
        <w:t>% WACC.</w:t>
      </w:r>
    </w:p>
    <w:p w14:paraId="6C8905C0" w14:textId="34057B8F" w:rsidR="0053702F" w:rsidRPr="00C26C40" w:rsidRDefault="0053702F" w:rsidP="00704834">
      <w:pPr>
        <w:pStyle w:val="Heading4"/>
      </w:pPr>
      <w:r w:rsidRPr="00C26C40">
        <w:t>Internal Rate of Return (IRR/DCFRR)</w:t>
      </w:r>
    </w:p>
    <w:p w14:paraId="5FAE84E5" w14:textId="77777777" w:rsidR="0053702F" w:rsidRPr="00C26C40" w:rsidRDefault="0053702F" w:rsidP="0053702F">
      <w:r w:rsidRPr="00C26C40">
        <w:t>The Internal Rate of Return (IRR), or Discounted Cash Flow Rate of Return (DCFRR), is the discount rate at which the NPV of the project cash flows equals zero:</w:t>
      </w:r>
    </w:p>
    <w:p w14:paraId="07F1E5F8" w14:textId="2AFCE80A" w:rsidR="0053702F" w:rsidRPr="00C26C40" w:rsidRDefault="00704834" w:rsidP="0053702F">
      <m:oMathPara>
        <m:oMath>
          <m:r>
            <w:rPr>
              <w:rFonts w:ascii="Cambria Math" w:hAnsi="Cambria Math"/>
            </w:rPr>
            <m:t xml:space="preserve">Σ </m:t>
          </m:r>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t</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1+IRR</m:t>
                          </m:r>
                        </m:e>
                      </m:d>
                    </m:e>
                    <m:sup>
                      <m:r>
                        <w:rPr>
                          <w:rFonts w:ascii="Cambria Math" w:hAnsi="Cambria Math"/>
                        </w:rPr>
                        <m:t>t</m:t>
                      </m:r>
                    </m:sup>
                  </m:sSup>
                </m:den>
              </m:f>
            </m:e>
          </m:d>
          <m:r>
            <w:rPr>
              <w:rFonts w:ascii="Cambria Math" w:hAnsi="Cambria Math"/>
            </w:rPr>
            <m:t>=TCI</m:t>
          </m:r>
        </m:oMath>
      </m:oMathPara>
    </w:p>
    <w:p w14:paraId="66100A12" w14:textId="2EBBEECD" w:rsidR="0053702F" w:rsidRPr="00C26C40" w:rsidRDefault="0053702F" w:rsidP="0053702F">
      <w:r w:rsidRPr="00C26C40">
        <w:t xml:space="preserve">The computed IRR is </w:t>
      </w:r>
      <w:r w:rsidR="00B54BD4">
        <w:t xml:space="preserve">14.82 </w:t>
      </w:r>
      <w:r w:rsidRPr="00C26C40">
        <w:t>%. This exceeds the weighted cost of debt (</w:t>
      </w:r>
      <w:r w:rsidR="005D4C28">
        <w:t xml:space="preserve">8 </w:t>
      </w:r>
      <w:r w:rsidRPr="00C26C40">
        <w:t>%)</w:t>
      </w:r>
      <w:r w:rsidR="005D4C28">
        <w:t xml:space="preserve">, </w:t>
      </w:r>
      <w:r w:rsidRPr="00C26C40">
        <w:t>indicating that the project is viable from a debt-service perspective but requires careful equity management.</w:t>
      </w:r>
    </w:p>
    <w:p w14:paraId="105F5079" w14:textId="42FD91B4" w:rsidR="0053702F" w:rsidRPr="00C26C40" w:rsidRDefault="0053702F" w:rsidP="005873C0">
      <w:pPr>
        <w:pStyle w:val="Heading4"/>
      </w:pPr>
      <w:r w:rsidRPr="00C26C40">
        <w:t>Simple and Discounted Payback Period</w:t>
      </w:r>
    </w:p>
    <w:p w14:paraId="339EF611" w14:textId="31309EF7" w:rsidR="0053702F" w:rsidRPr="00C26C40" w:rsidRDefault="0053702F" w:rsidP="0053702F">
      <w:r w:rsidRPr="00C26C40">
        <w:t xml:space="preserve">The simple payback period, defined as the time from start of production to recovery of the initial capital investment from cumulative undiscounted cash flows, is reached during Year 4 of operation, when the cumulative cash flow turns positive at </w:t>
      </w:r>
      <w:r w:rsidR="00C37660" w:rsidRPr="00C37660">
        <w:t xml:space="preserve"> $0.21</w:t>
      </w:r>
      <w:r w:rsidR="00C37660">
        <w:t>.</w:t>
      </w:r>
      <w:r w:rsidRPr="00C26C40">
        <w:t xml:space="preserve"> The discounted payback period is slightly longer.</w:t>
      </w:r>
    </w:p>
    <w:p w14:paraId="7452C848" w14:textId="5A0B4370" w:rsidR="0053702F" w:rsidRPr="00C26C40" w:rsidRDefault="0053702F" w:rsidP="005873C0">
      <w:pPr>
        <w:pStyle w:val="Heading4"/>
      </w:pPr>
      <w:r w:rsidRPr="00C26C40">
        <w:t>Return on Investment (ROI)</w:t>
      </w:r>
    </w:p>
    <w:p w14:paraId="36B79294" w14:textId="13B44B4D" w:rsidR="0053702F" w:rsidRPr="00C26C40" w:rsidRDefault="00FB09A4" w:rsidP="0053702F">
      <m:oMathPara>
        <m:oMath>
          <m:r>
            <w:rPr>
              <w:rFonts w:ascii="Cambria Math" w:hAnsi="Cambria Math"/>
            </w:rPr>
            <m:t>ROI =</m:t>
          </m:r>
          <m:f>
            <m:fPr>
              <m:ctrlPr>
                <w:rPr>
                  <w:rFonts w:ascii="Cambria Math" w:hAnsi="Cambria Math"/>
                  <w:i/>
                </w:rPr>
              </m:ctrlPr>
            </m:fPr>
            <m:num>
              <m:r>
                <w:rPr>
                  <w:rFonts w:ascii="Cambria Math" w:hAnsi="Cambria Math"/>
                </w:rPr>
                <m:t xml:space="preserve">NOPAT </m:t>
              </m:r>
              <m:d>
                <m:dPr>
                  <m:ctrlPr>
                    <w:rPr>
                      <w:rFonts w:ascii="Cambria Math" w:hAnsi="Cambria Math"/>
                      <w:i/>
                    </w:rPr>
                  </m:ctrlPr>
                </m:dPr>
                <m:e>
                  <m:r>
                    <w:rPr>
                      <w:rFonts w:ascii="Cambria Math" w:hAnsi="Cambria Math"/>
                    </w:rPr>
                    <m:t>Year 3, full capacity</m:t>
                  </m:r>
                </m:e>
              </m:d>
            </m:num>
            <m:den>
              <m:r>
                <w:rPr>
                  <w:rFonts w:ascii="Cambria Math" w:hAnsi="Cambria Math"/>
                </w:rPr>
                <m:t>TCI</m:t>
              </m:r>
            </m:den>
          </m:f>
          <m:r>
            <w:rPr>
              <w:rFonts w:ascii="Cambria Math" w:hAnsi="Cambria Math"/>
            </w:rPr>
            <m:t xml:space="preserve"> ×  100% </m:t>
          </m:r>
        </m:oMath>
      </m:oMathPara>
    </w:p>
    <w:p w14:paraId="3B7F0CCF" w14:textId="2BBF5061" w:rsidR="0053702F" w:rsidRPr="00C26C40" w:rsidRDefault="00FB09A4" w:rsidP="0053702F">
      <m:oMathPara>
        <m:oMath>
          <m:r>
            <w:rPr>
              <w:rFonts w:ascii="Cambria Math" w:hAnsi="Cambria Math"/>
            </w:rPr>
            <m:t>ROI =</m:t>
          </m:r>
          <m:f>
            <m:fPr>
              <m:ctrlPr>
                <w:rPr>
                  <w:rFonts w:ascii="Cambria Math" w:hAnsi="Cambria Math"/>
                  <w:i/>
                </w:rPr>
              </m:ctrlPr>
            </m:fPr>
            <m:num>
              <m:r>
                <w:rPr>
                  <w:rFonts w:ascii="Cambria Math" w:hAnsi="Cambria Math"/>
                </w:rPr>
                <m:t>$3,937,023</m:t>
              </m:r>
            </m:num>
            <m:den>
              <m:r>
                <w:rPr>
                  <w:rFonts w:ascii="Cambria Math" w:hAnsi="Cambria Math"/>
                </w:rPr>
                <m:t>$19,946,733</m:t>
              </m:r>
            </m:den>
          </m:f>
          <m:r>
            <w:rPr>
              <w:rFonts w:ascii="Cambria Math" w:hAnsi="Cambria Math"/>
            </w:rPr>
            <m:t xml:space="preserve">×100% = 19.74% </m:t>
          </m:r>
        </m:oMath>
      </m:oMathPara>
    </w:p>
    <w:p w14:paraId="141B4143" w14:textId="77777777" w:rsidR="0053702F" w:rsidRPr="00C26C40" w:rsidRDefault="0053702F" w:rsidP="0053702F">
      <w:r w:rsidRPr="00C26C40">
        <w:t>5.5.4.5  Cost of Production and Breakeven Price</w:t>
      </w:r>
    </w:p>
    <w:p w14:paraId="1DE0A680" w14:textId="6D6BFEE0" w:rsidR="0053702F" w:rsidRPr="00C26C40" w:rsidRDefault="00053C02" w:rsidP="0053702F">
      <m:oMathPara>
        <m:oMath>
          <m:r>
            <w:rPr>
              <w:rFonts w:ascii="Cambria Math" w:hAnsi="Cambria Math"/>
            </w:rPr>
            <w:lastRenderedPageBreak/>
            <m:t>COP =</m:t>
          </m:r>
          <m:f>
            <m:fPr>
              <m:ctrlPr>
                <w:rPr>
                  <w:rFonts w:ascii="Cambria Math" w:hAnsi="Cambria Math"/>
                  <w:i/>
                </w:rPr>
              </m:ctrlPr>
            </m:fPr>
            <m:num>
              <m:r>
                <w:rPr>
                  <w:rFonts w:ascii="Cambria Math" w:hAnsi="Cambria Math"/>
                </w:rPr>
                <m:t>Total Annual OPEX</m:t>
              </m:r>
            </m:num>
            <m:den>
              <m:r>
                <w:rPr>
                  <w:rFonts w:ascii="Cambria Math" w:hAnsi="Cambria Math"/>
                </w:rPr>
                <m:t>Annual Production Volume</m:t>
              </m:r>
            </m:den>
          </m:f>
        </m:oMath>
      </m:oMathPara>
    </w:p>
    <w:p w14:paraId="4E60391E" w14:textId="65DA8B1A" w:rsidR="0053702F" w:rsidRPr="00C26C40" w:rsidRDefault="00666DC8" w:rsidP="0053702F">
      <m:oMathPara>
        <m:oMath>
          <m:r>
            <w:rPr>
              <w:rFonts w:ascii="Cambria Math" w:hAnsi="Cambria Math"/>
            </w:rPr>
            <m:t>COP =</m:t>
          </m:r>
          <m:f>
            <m:fPr>
              <m:ctrlPr>
                <w:rPr>
                  <w:rFonts w:ascii="Cambria Math" w:hAnsi="Cambria Math"/>
                  <w:i/>
                </w:rPr>
              </m:ctrlPr>
            </m:fPr>
            <m:num>
              <m:r>
                <w:rPr>
                  <w:rFonts w:ascii="Cambria Math" w:hAnsi="Cambria Math"/>
                </w:rPr>
                <m:t xml:space="preserve"> $12,719,074.04 </m:t>
              </m:r>
            </m:num>
            <m:den>
              <m:r>
                <w:rPr>
                  <w:rFonts w:ascii="Cambria Math" w:hAnsi="Cambria Math"/>
                </w:rPr>
                <m:t>31384.63 t</m:t>
              </m:r>
            </m:den>
          </m:f>
          <m:r>
            <w:rPr>
              <w:rFonts w:ascii="Cambria Math" w:hAnsi="Cambria Math"/>
            </w:rPr>
            <m:t>=$ 405.26/t</m:t>
          </m:r>
        </m:oMath>
      </m:oMathPara>
    </w:p>
    <w:p w14:paraId="264BDA0A" w14:textId="12F3D09F" w:rsidR="0053702F" w:rsidRPr="00C26C40" w:rsidRDefault="003D0B1E" w:rsidP="0053702F">
      <m:oMathPara>
        <m:oMath>
          <m:sSub>
            <m:sSubPr>
              <m:ctrlPr>
                <w:rPr>
                  <w:rFonts w:ascii="Cambria Math" w:hAnsi="Cambria Math"/>
                  <w:i/>
                </w:rPr>
              </m:ctrlPr>
            </m:sSubPr>
            <m:e>
              <m:r>
                <w:rPr>
                  <w:rFonts w:ascii="Cambria Math" w:hAnsi="Cambria Math"/>
                </w:rPr>
                <m:t>P</m:t>
              </m:r>
            </m:e>
            <m:sub>
              <m:r>
                <w:rPr>
                  <w:rFonts w:ascii="Cambria Math" w:hAnsi="Cambria Math"/>
                </w:rPr>
                <m:t>BE</m:t>
              </m:r>
            </m:sub>
          </m:sSub>
          <m:r>
            <w:rPr>
              <w:rFonts w:ascii="Cambria Math" w:hAnsi="Cambria Math"/>
            </w:rPr>
            <m:t>=</m:t>
          </m:r>
          <m:f>
            <m:fPr>
              <m:ctrlPr>
                <w:rPr>
                  <w:rFonts w:ascii="Cambria Math" w:hAnsi="Cambria Math"/>
                  <w:i/>
                </w:rPr>
              </m:ctrlPr>
            </m:fPr>
            <m:num>
              <m:r>
                <w:rPr>
                  <w:rFonts w:ascii="Cambria Math" w:hAnsi="Cambria Math"/>
                </w:rPr>
                <m:t>Fixed Costs + Variable Costs</m:t>
              </m:r>
            </m:num>
            <m:den>
              <m:r>
                <w:rPr>
                  <w:rFonts w:ascii="Cambria Math" w:hAnsi="Cambria Math"/>
                </w:rPr>
                <m:t>Annual Production</m:t>
              </m:r>
            </m:den>
          </m:f>
        </m:oMath>
      </m:oMathPara>
    </w:p>
    <w:p w14:paraId="46F86A81" w14:textId="59EBE861" w:rsidR="0053702F" w:rsidRPr="00C26C40" w:rsidRDefault="0053702F" w:rsidP="0053702F">
      <w:r w:rsidRPr="00C26C40">
        <w:t xml:space="preserve">Breakeven selling price = USD </w:t>
      </w:r>
      <w:r w:rsidR="005A6C8B">
        <w:t>405.26</w:t>
      </w:r>
      <w:r w:rsidRPr="00C26C40">
        <w:t>/t plus capital recovery allowance.</w:t>
      </w:r>
    </w:p>
    <w:p w14:paraId="1326A52F" w14:textId="2188A676" w:rsidR="00F535E1" w:rsidRPr="00C26C40" w:rsidRDefault="00F535E1" w:rsidP="00F535E1">
      <w:pPr>
        <w:pStyle w:val="Caption"/>
        <w:keepNext/>
      </w:pPr>
      <w:bookmarkStart w:id="549" w:name="_Toc237244891"/>
      <w:r w:rsidRPr="00C26C40">
        <w:t xml:space="preserve">Table </w:t>
      </w:r>
      <w:fldSimple w:instr=" STYLEREF 1 \s ">
        <w:r w:rsidR="006221B8">
          <w:rPr>
            <w:noProof/>
          </w:rPr>
          <w:t>10</w:t>
        </w:r>
      </w:fldSimple>
      <w:r w:rsidR="00B61202">
        <w:noBreakHyphen/>
      </w:r>
      <w:fldSimple w:instr=" SEQ Table \* ARABIC \s 1 ">
        <w:r w:rsidR="006221B8">
          <w:rPr>
            <w:noProof/>
          </w:rPr>
          <w:t>21</w:t>
        </w:r>
      </w:fldSimple>
      <w:r w:rsidRPr="00C26C40">
        <w:t xml:space="preserve"> Summary of Key Economic Performance Indicators</w:t>
      </w:r>
      <w:bookmarkEnd w:id="549"/>
    </w:p>
    <w:tbl>
      <w:tblPr>
        <w:tblStyle w:val="TableGrid"/>
        <w:tblW w:w="0" w:type="auto"/>
        <w:jc w:val="center"/>
        <w:tblLook w:val="04A0" w:firstRow="1" w:lastRow="0" w:firstColumn="1" w:lastColumn="0" w:noHBand="0" w:noVBand="1"/>
      </w:tblPr>
      <w:tblGrid>
        <w:gridCol w:w="3406"/>
        <w:gridCol w:w="2829"/>
      </w:tblGrid>
      <w:tr w:rsidR="00A014BC" w:rsidRPr="00C26C40" w14:paraId="2D5CF131" w14:textId="77777777" w:rsidTr="00451025">
        <w:trPr>
          <w:jc w:val="center"/>
        </w:trPr>
        <w:tc>
          <w:tcPr>
            <w:tcW w:w="3406" w:type="dxa"/>
          </w:tcPr>
          <w:p w14:paraId="713363FC" w14:textId="77777777" w:rsidR="00A014BC" w:rsidRPr="00C26C40" w:rsidRDefault="00A014BC" w:rsidP="00870DFD">
            <w:pPr>
              <w:rPr>
                <w:lang w:val="en-GB"/>
              </w:rPr>
            </w:pPr>
            <w:r w:rsidRPr="00C26C40">
              <w:rPr>
                <w:lang w:val="en-GB"/>
              </w:rPr>
              <w:t>Metric</w:t>
            </w:r>
          </w:p>
        </w:tc>
        <w:tc>
          <w:tcPr>
            <w:tcW w:w="2829" w:type="dxa"/>
          </w:tcPr>
          <w:p w14:paraId="5B8FA3BF" w14:textId="77777777" w:rsidR="00A014BC" w:rsidRPr="00C26C40" w:rsidRDefault="00A014BC" w:rsidP="00870DFD">
            <w:pPr>
              <w:rPr>
                <w:lang w:val="en-GB"/>
              </w:rPr>
            </w:pPr>
            <w:r w:rsidRPr="00C26C40">
              <w:rPr>
                <w:lang w:val="en-GB"/>
              </w:rPr>
              <w:t>Value</w:t>
            </w:r>
          </w:p>
        </w:tc>
      </w:tr>
      <w:tr w:rsidR="00A014BC" w:rsidRPr="00C26C40" w14:paraId="5075D5A7" w14:textId="77777777" w:rsidTr="00451025">
        <w:trPr>
          <w:jc w:val="center"/>
        </w:trPr>
        <w:tc>
          <w:tcPr>
            <w:tcW w:w="3406" w:type="dxa"/>
          </w:tcPr>
          <w:p w14:paraId="619DB319" w14:textId="77777777" w:rsidR="00A014BC" w:rsidRPr="00C26C40" w:rsidRDefault="00A014BC" w:rsidP="00870DFD">
            <w:pPr>
              <w:rPr>
                <w:lang w:val="en-GB"/>
              </w:rPr>
            </w:pPr>
            <w:r w:rsidRPr="00C26C40">
              <w:rPr>
                <w:lang w:val="en-GB"/>
              </w:rPr>
              <w:t>Total Capital Investment (TCI)</w:t>
            </w:r>
          </w:p>
        </w:tc>
        <w:tc>
          <w:tcPr>
            <w:tcW w:w="2829" w:type="dxa"/>
          </w:tcPr>
          <w:p w14:paraId="79ECBF2A" w14:textId="4320E5E6" w:rsidR="00A014BC" w:rsidRPr="00C26C40" w:rsidRDefault="008860CB" w:rsidP="00870DFD">
            <w:pPr>
              <w:rPr>
                <w:lang w:val="en-GB"/>
              </w:rPr>
            </w:pPr>
            <w:r w:rsidRPr="008860CB">
              <w:rPr>
                <w:lang w:val="en-GB"/>
              </w:rPr>
              <w:t>$19,946,733</w:t>
            </w:r>
          </w:p>
        </w:tc>
      </w:tr>
      <w:tr w:rsidR="00A014BC" w:rsidRPr="00C26C40" w14:paraId="7EE83E11" w14:textId="77777777" w:rsidTr="00451025">
        <w:trPr>
          <w:jc w:val="center"/>
        </w:trPr>
        <w:tc>
          <w:tcPr>
            <w:tcW w:w="3406" w:type="dxa"/>
          </w:tcPr>
          <w:p w14:paraId="53923FA2" w14:textId="77777777" w:rsidR="00A014BC" w:rsidRPr="00C26C40" w:rsidRDefault="00A014BC" w:rsidP="00870DFD">
            <w:pPr>
              <w:rPr>
                <w:lang w:val="en-GB"/>
              </w:rPr>
            </w:pPr>
            <w:r w:rsidRPr="00C26C40">
              <w:rPr>
                <w:lang w:val="en-GB"/>
              </w:rPr>
              <w:t>Fixed Capital Investment (FCI)</w:t>
            </w:r>
          </w:p>
        </w:tc>
        <w:tc>
          <w:tcPr>
            <w:tcW w:w="2829" w:type="dxa"/>
          </w:tcPr>
          <w:p w14:paraId="2CA00D22" w14:textId="107AAEA1" w:rsidR="00A014BC" w:rsidRPr="00C26C40" w:rsidRDefault="008860CB" w:rsidP="00870DFD">
            <w:pPr>
              <w:rPr>
                <w:lang w:val="en-GB"/>
              </w:rPr>
            </w:pPr>
            <w:r w:rsidRPr="008860CB">
              <w:rPr>
                <w:lang w:val="en-GB"/>
              </w:rPr>
              <w:t>$13,402,360</w:t>
            </w:r>
          </w:p>
        </w:tc>
      </w:tr>
      <w:tr w:rsidR="00A014BC" w:rsidRPr="00C26C40" w14:paraId="722B9BC5" w14:textId="77777777" w:rsidTr="00451025">
        <w:trPr>
          <w:jc w:val="center"/>
        </w:trPr>
        <w:tc>
          <w:tcPr>
            <w:tcW w:w="3406" w:type="dxa"/>
          </w:tcPr>
          <w:p w14:paraId="2EA20F9B" w14:textId="77777777" w:rsidR="00A014BC" w:rsidRPr="00C26C40" w:rsidRDefault="00A014BC" w:rsidP="00870DFD">
            <w:pPr>
              <w:rPr>
                <w:lang w:val="en-GB"/>
              </w:rPr>
            </w:pPr>
            <w:r w:rsidRPr="00C26C40">
              <w:rPr>
                <w:lang w:val="en-GB"/>
              </w:rPr>
              <w:t>Total Annual OPEX (100% util.)</w:t>
            </w:r>
          </w:p>
        </w:tc>
        <w:tc>
          <w:tcPr>
            <w:tcW w:w="2829" w:type="dxa"/>
          </w:tcPr>
          <w:p w14:paraId="1A3D89D9" w14:textId="0BAA24CE" w:rsidR="00A014BC" w:rsidRPr="00C26C40" w:rsidRDefault="005D0939" w:rsidP="00870DFD">
            <w:pPr>
              <w:rPr>
                <w:lang w:val="en-GB"/>
              </w:rPr>
            </w:pPr>
            <w:r w:rsidRPr="005D0939">
              <w:rPr>
                <w:lang w:val="en-GB"/>
              </w:rPr>
              <w:t>$11,095,802</w:t>
            </w:r>
          </w:p>
        </w:tc>
      </w:tr>
      <w:tr w:rsidR="00A014BC" w:rsidRPr="00C26C40" w14:paraId="074D2085" w14:textId="77777777" w:rsidTr="00451025">
        <w:trPr>
          <w:jc w:val="center"/>
        </w:trPr>
        <w:tc>
          <w:tcPr>
            <w:tcW w:w="3406" w:type="dxa"/>
          </w:tcPr>
          <w:p w14:paraId="0E03D6A5" w14:textId="77777777" w:rsidR="00A014BC" w:rsidRPr="00C26C40" w:rsidRDefault="00A014BC" w:rsidP="00870DFD">
            <w:pPr>
              <w:rPr>
                <w:lang w:val="en-GB"/>
              </w:rPr>
            </w:pPr>
            <w:r w:rsidRPr="00C26C40">
              <w:rPr>
                <w:lang w:val="en-GB"/>
              </w:rPr>
              <w:t>Total Annual Revenue (100%)</w:t>
            </w:r>
          </w:p>
        </w:tc>
        <w:tc>
          <w:tcPr>
            <w:tcW w:w="2829" w:type="dxa"/>
          </w:tcPr>
          <w:p w14:paraId="444E3801" w14:textId="25B2E0CD" w:rsidR="00A014BC" w:rsidRPr="00C26C40" w:rsidRDefault="008860CB" w:rsidP="00870DFD">
            <w:pPr>
              <w:rPr>
                <w:lang w:val="en-GB"/>
              </w:rPr>
            </w:pPr>
            <w:r w:rsidRPr="008860CB">
              <w:rPr>
                <w:lang w:val="en-GB"/>
              </w:rPr>
              <w:t>$15,008,734</w:t>
            </w:r>
          </w:p>
        </w:tc>
      </w:tr>
      <w:tr w:rsidR="00A014BC" w:rsidRPr="00C26C40" w14:paraId="72F14FA4" w14:textId="77777777" w:rsidTr="00451025">
        <w:trPr>
          <w:jc w:val="center"/>
        </w:trPr>
        <w:tc>
          <w:tcPr>
            <w:tcW w:w="3406" w:type="dxa"/>
          </w:tcPr>
          <w:p w14:paraId="34E54EC1" w14:textId="30CAA5F0" w:rsidR="00A014BC" w:rsidRPr="00C26C40" w:rsidRDefault="00A014BC" w:rsidP="00870DFD">
            <w:pPr>
              <w:rPr>
                <w:lang w:val="en-GB"/>
              </w:rPr>
            </w:pPr>
            <w:r w:rsidRPr="00C26C40">
              <w:rPr>
                <w:lang w:val="en-GB"/>
              </w:rPr>
              <w:t xml:space="preserve">NPV (at model WACC = </w:t>
            </w:r>
            <w:r w:rsidR="005D0939">
              <w:rPr>
                <w:lang w:val="en-GB"/>
              </w:rPr>
              <w:t>8</w:t>
            </w:r>
            <w:r w:rsidRPr="00C26C40">
              <w:rPr>
                <w:lang w:val="en-GB"/>
              </w:rPr>
              <w:t>%)</w:t>
            </w:r>
          </w:p>
        </w:tc>
        <w:tc>
          <w:tcPr>
            <w:tcW w:w="2829" w:type="dxa"/>
          </w:tcPr>
          <w:p w14:paraId="5C0B240B" w14:textId="764E80EF" w:rsidR="00A014BC" w:rsidRPr="00C26C40" w:rsidRDefault="005D0939" w:rsidP="00870DFD">
            <w:pPr>
              <w:rPr>
                <w:lang w:val="en-GB"/>
              </w:rPr>
            </w:pPr>
            <w:r w:rsidRPr="005D0939">
              <w:rPr>
                <w:lang w:val="en-GB"/>
              </w:rPr>
              <w:t>$14.86</w:t>
            </w:r>
            <w:r>
              <w:rPr>
                <w:lang w:val="en-GB"/>
              </w:rPr>
              <w:t xml:space="preserve"> M</w:t>
            </w:r>
          </w:p>
        </w:tc>
      </w:tr>
      <w:tr w:rsidR="00A014BC" w:rsidRPr="00C26C40" w14:paraId="122413C2" w14:textId="77777777" w:rsidTr="00451025">
        <w:trPr>
          <w:jc w:val="center"/>
        </w:trPr>
        <w:tc>
          <w:tcPr>
            <w:tcW w:w="3406" w:type="dxa"/>
          </w:tcPr>
          <w:p w14:paraId="2E893D44" w14:textId="77777777" w:rsidR="00A014BC" w:rsidRPr="00C26C40" w:rsidRDefault="00A014BC" w:rsidP="00870DFD">
            <w:pPr>
              <w:rPr>
                <w:lang w:val="en-GB"/>
              </w:rPr>
            </w:pPr>
            <w:r w:rsidRPr="00C26C40">
              <w:rPr>
                <w:lang w:val="en-GB"/>
              </w:rPr>
              <w:t>IRR (DCFRR)</w:t>
            </w:r>
          </w:p>
        </w:tc>
        <w:tc>
          <w:tcPr>
            <w:tcW w:w="2829" w:type="dxa"/>
          </w:tcPr>
          <w:p w14:paraId="620028C0" w14:textId="603DACA5" w:rsidR="00A014BC" w:rsidRPr="00C26C40" w:rsidRDefault="00BA3A7F" w:rsidP="00870DFD">
            <w:pPr>
              <w:rPr>
                <w:lang w:val="en-GB"/>
              </w:rPr>
            </w:pPr>
            <w:r>
              <w:rPr>
                <w:lang w:val="en-GB"/>
              </w:rPr>
              <w:t xml:space="preserve">14.82 </w:t>
            </w:r>
            <w:r w:rsidR="00A014BC" w:rsidRPr="00C26C40">
              <w:rPr>
                <w:lang w:val="en-GB"/>
              </w:rPr>
              <w:t>%</w:t>
            </w:r>
          </w:p>
        </w:tc>
      </w:tr>
      <w:tr w:rsidR="00A014BC" w:rsidRPr="00C26C40" w14:paraId="3743EA94" w14:textId="77777777" w:rsidTr="00451025">
        <w:trPr>
          <w:jc w:val="center"/>
        </w:trPr>
        <w:tc>
          <w:tcPr>
            <w:tcW w:w="3406" w:type="dxa"/>
          </w:tcPr>
          <w:p w14:paraId="0D16B81F" w14:textId="77777777" w:rsidR="00A014BC" w:rsidRPr="00C26C40" w:rsidRDefault="00A014BC" w:rsidP="00870DFD">
            <w:pPr>
              <w:rPr>
                <w:lang w:val="en-GB"/>
              </w:rPr>
            </w:pPr>
            <w:r w:rsidRPr="00C26C40">
              <w:rPr>
                <w:lang w:val="en-GB"/>
              </w:rPr>
              <w:t>Simple Payback Period</w:t>
            </w:r>
          </w:p>
        </w:tc>
        <w:tc>
          <w:tcPr>
            <w:tcW w:w="2829" w:type="dxa"/>
          </w:tcPr>
          <w:p w14:paraId="3BA22B0B" w14:textId="7BD6D19D" w:rsidR="00A014BC" w:rsidRPr="00C26C40" w:rsidRDefault="00A014BC" w:rsidP="00870DFD">
            <w:pPr>
              <w:rPr>
                <w:lang w:val="en-GB"/>
              </w:rPr>
            </w:pPr>
            <w:r w:rsidRPr="00C26C40">
              <w:rPr>
                <w:lang w:val="en-GB"/>
              </w:rPr>
              <w:t xml:space="preserve">Year </w:t>
            </w:r>
            <w:r w:rsidR="00BA3A7F">
              <w:rPr>
                <w:lang w:val="en-GB"/>
              </w:rPr>
              <w:t>6</w:t>
            </w:r>
          </w:p>
        </w:tc>
      </w:tr>
      <w:tr w:rsidR="00A014BC" w:rsidRPr="00C26C40" w14:paraId="2A4B4EF7" w14:textId="77777777" w:rsidTr="00451025">
        <w:trPr>
          <w:jc w:val="center"/>
        </w:trPr>
        <w:tc>
          <w:tcPr>
            <w:tcW w:w="3406" w:type="dxa"/>
          </w:tcPr>
          <w:p w14:paraId="438B07E2" w14:textId="77777777" w:rsidR="00A014BC" w:rsidRPr="00C26C40" w:rsidRDefault="00A014BC" w:rsidP="00870DFD">
            <w:pPr>
              <w:rPr>
                <w:lang w:val="en-GB"/>
              </w:rPr>
            </w:pPr>
            <w:r w:rsidRPr="00C26C40">
              <w:rPr>
                <w:lang w:val="en-GB"/>
              </w:rPr>
              <w:t>WACC (formula)</w:t>
            </w:r>
          </w:p>
        </w:tc>
        <w:tc>
          <w:tcPr>
            <w:tcW w:w="2829" w:type="dxa"/>
          </w:tcPr>
          <w:p w14:paraId="47BA33F4" w14:textId="07C1FFD9" w:rsidR="00A014BC" w:rsidRPr="00C26C40" w:rsidRDefault="00A014BC" w:rsidP="00870DFD">
            <w:pPr>
              <w:rPr>
                <w:lang w:val="en-GB"/>
              </w:rPr>
            </w:pPr>
            <w:r>
              <w:rPr>
                <w:lang w:val="en-GB"/>
              </w:rPr>
              <w:t>8 %</w:t>
            </w:r>
          </w:p>
        </w:tc>
      </w:tr>
      <w:tr w:rsidR="00A014BC" w:rsidRPr="00C26C40" w14:paraId="2E6642E4" w14:textId="77777777" w:rsidTr="00451025">
        <w:trPr>
          <w:jc w:val="center"/>
        </w:trPr>
        <w:tc>
          <w:tcPr>
            <w:tcW w:w="3406" w:type="dxa"/>
          </w:tcPr>
          <w:p w14:paraId="262129C1" w14:textId="77777777" w:rsidR="00A014BC" w:rsidRPr="00C26C40" w:rsidRDefault="00A014BC" w:rsidP="00870DFD">
            <w:pPr>
              <w:rPr>
                <w:lang w:val="en-GB"/>
              </w:rPr>
            </w:pPr>
            <w:r w:rsidRPr="00C26C40">
              <w:rPr>
                <w:lang w:val="en-GB"/>
              </w:rPr>
              <w:t>Cost of Production</w:t>
            </w:r>
          </w:p>
        </w:tc>
        <w:tc>
          <w:tcPr>
            <w:tcW w:w="2829" w:type="dxa"/>
          </w:tcPr>
          <w:p w14:paraId="614BAAA7" w14:textId="6E088C1F" w:rsidR="00A014BC" w:rsidRPr="00C26C40" w:rsidRDefault="00A014BC" w:rsidP="00870DFD">
            <w:pPr>
              <w:rPr>
                <w:lang w:val="en-GB"/>
              </w:rPr>
            </w:pPr>
            <w:r w:rsidRPr="00C26C40">
              <w:rPr>
                <w:lang w:val="en-GB"/>
              </w:rPr>
              <w:t xml:space="preserve">USD </w:t>
            </w:r>
            <w:r w:rsidR="00BA3A7F">
              <w:rPr>
                <w:lang w:val="en-GB"/>
              </w:rPr>
              <w:t>405.26</w:t>
            </w:r>
            <w:r w:rsidRPr="00C26C40">
              <w:rPr>
                <w:lang w:val="en-GB"/>
              </w:rPr>
              <w:t>/t</w:t>
            </w:r>
          </w:p>
        </w:tc>
      </w:tr>
      <w:tr w:rsidR="00A014BC" w:rsidRPr="00C26C40" w14:paraId="6804A0E3" w14:textId="77777777" w:rsidTr="00451025">
        <w:trPr>
          <w:jc w:val="center"/>
        </w:trPr>
        <w:tc>
          <w:tcPr>
            <w:tcW w:w="3406" w:type="dxa"/>
          </w:tcPr>
          <w:p w14:paraId="10A7CBBB" w14:textId="77777777" w:rsidR="00A014BC" w:rsidRPr="00C26C40" w:rsidRDefault="00A014BC" w:rsidP="00870DFD">
            <w:pPr>
              <w:rPr>
                <w:lang w:val="en-GB"/>
              </w:rPr>
            </w:pPr>
            <w:r w:rsidRPr="00C26C40">
              <w:rPr>
                <w:lang w:val="en-GB"/>
              </w:rPr>
              <w:t>ROI (Year 3)</w:t>
            </w:r>
          </w:p>
        </w:tc>
        <w:tc>
          <w:tcPr>
            <w:tcW w:w="2829" w:type="dxa"/>
          </w:tcPr>
          <w:p w14:paraId="103F90B0" w14:textId="3097F31E" w:rsidR="00A014BC" w:rsidRPr="00C26C40" w:rsidRDefault="001316E7" w:rsidP="00870DFD">
            <w:pPr>
              <w:rPr>
                <w:lang w:val="en-GB"/>
              </w:rPr>
            </w:pPr>
            <w:r>
              <w:rPr>
                <w:lang w:val="en-GB"/>
              </w:rPr>
              <w:t>19.74</w:t>
            </w:r>
            <w:r w:rsidR="00A014BC" w:rsidRPr="00C26C40">
              <w:rPr>
                <w:lang w:val="en-GB"/>
              </w:rPr>
              <w:t>%</w:t>
            </w:r>
          </w:p>
        </w:tc>
      </w:tr>
    </w:tbl>
    <w:p w14:paraId="51480758" w14:textId="77777777" w:rsidR="0053702F" w:rsidRPr="00C26C40" w:rsidRDefault="0053702F" w:rsidP="0053702F"/>
    <w:p w14:paraId="5534B058" w14:textId="59BB8ECA" w:rsidR="00AE780F" w:rsidRDefault="00AE780F">
      <w:pPr>
        <w:spacing w:before="120" w:after="280"/>
      </w:pPr>
      <w:r>
        <w:br w:type="page"/>
      </w:r>
    </w:p>
    <w:p w14:paraId="409FC44A" w14:textId="14FCC909" w:rsidR="00AE780F" w:rsidRDefault="00AE780F" w:rsidP="00AE780F">
      <w:pPr>
        <w:pStyle w:val="Heading1"/>
      </w:pPr>
      <w:bookmarkStart w:id="550" w:name="_Toc237245070"/>
      <w:r>
        <w:lastRenderedPageBreak/>
        <w:t>CONCLUSIONS</w:t>
      </w:r>
      <w:bookmarkEnd w:id="550"/>
    </w:p>
    <w:p w14:paraId="4C3A2A6A" w14:textId="77777777" w:rsidR="00AE780F" w:rsidRDefault="00AE780F" w:rsidP="00AE780F">
      <w:pPr>
        <w:pStyle w:val="Heading2"/>
      </w:pPr>
      <w:bookmarkStart w:id="551" w:name="_Toc237245071"/>
      <w:r>
        <w:t>Process Design and Technical Viability</w:t>
      </w:r>
      <w:bookmarkEnd w:id="551"/>
    </w:p>
    <w:p w14:paraId="6E7A150C" w14:textId="77777777" w:rsidR="00AE780F" w:rsidRDefault="00AE780F" w:rsidP="00AE780F">
      <w:pPr>
        <w:spacing w:after="120" w:line="440" w:lineRule="exact"/>
      </w:pPr>
      <w:r>
        <w:t>The plant operations have been demonstrated, through rigorous simulation and engineering calculation, to be technically sound and capable of producing liquid PAC that meets the Chinese National Standard GB 15892-2009 (at least 29.0 wt% Al2O3, basicity 40-90%, pH 3.5-5.0). This specification is the globally accepted benchmark used by the Ghana Water Company Limited (GWCL) and counterpart utilities across West Africa.</w:t>
      </w:r>
    </w:p>
    <w:p w14:paraId="5C8666D1" w14:textId="77777777" w:rsidR="00AE780F" w:rsidRDefault="00AE780F" w:rsidP="00AE780F">
      <w:pPr>
        <w:spacing w:after="120" w:line="440" w:lineRule="exact"/>
        <w:ind w:firstLine="720"/>
      </w:pPr>
      <w:r>
        <w:t xml:space="preserve">The Aspen Plus simulation, employing the ENRTL-RK property method to rigorously model the mixed electrolyte-molecular aqueous phase, confirmed overall mass and energy closure across all seven process areas (Areas 100-700). The process achieves greater than 90% aluminium extraction from the beneficiated bauxite feedstock, and the controlled basicity adjustment targeting an OH/Al ratio of 2.0-2.4 (65-75% basicity) promotes the formation of the highly active </w:t>
      </w:r>
      <m:oMath>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13</m:t>
            </m:r>
          </m:sub>
        </m:sSub>
      </m:oMath>
      <w:r>
        <w:t xml:space="preserve"> Keggin polycation, which is universally accepted as the most effective charge-neutralising species in PAC-based water treatment. The selection of liquid-form PAC as the product specification is technically and economically optimal for the Ghanaian context: it preserves the active </w:t>
      </w:r>
      <m:oMath>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13</m:t>
            </m:r>
          </m:sub>
        </m:sSub>
      </m:oMath>
      <w:r>
        <w:t xml:space="preserve"> species in their natural aqueous state, avoids energy-intensive drying operations, and integrates directly into the existing metering pump infrastructure at GWCL treatment plants.</w:t>
      </w:r>
    </w:p>
    <w:p w14:paraId="2B234AB3" w14:textId="77777777" w:rsidR="00AE780F" w:rsidRDefault="00AE780F" w:rsidP="00AE780F">
      <w:pPr>
        <w:spacing w:after="120" w:line="440" w:lineRule="exact"/>
        <w:ind w:firstLine="720"/>
      </w:pPr>
      <w:r>
        <w:t>The direct acid leaching route is further preferred over the Bayer-based alkaline route on account of its lower capital intensity, simpler unit operations, and its ability to process the specific mineralogy of the Awaso gibbsitic bauxite without the energy penalties associated with high-pressure digestion.</w:t>
      </w:r>
    </w:p>
    <w:p w14:paraId="03F588A7" w14:textId="77777777" w:rsidR="00AE780F" w:rsidRDefault="00AE780F" w:rsidP="00AE780F">
      <w:pPr>
        <w:pStyle w:val="Heading2"/>
      </w:pPr>
      <w:bookmarkStart w:id="552" w:name="_Toc237245072"/>
      <w:r>
        <w:t>Plant Location and Layout</w:t>
      </w:r>
      <w:bookmarkEnd w:id="552"/>
    </w:p>
    <w:p w14:paraId="7D88170D" w14:textId="5724A242" w:rsidR="00AE780F" w:rsidRDefault="00AE780F" w:rsidP="00AE780F">
      <w:pPr>
        <w:spacing w:after="120" w:line="440" w:lineRule="exact"/>
        <w:ind w:firstLine="720"/>
      </w:pPr>
      <w:r>
        <w:t xml:space="preserve">The Awaso-Sefwi Bekwai corridor in the Western North Region of Ghana was determined to be the uniquely optimal location for the proposed plant. The selection is underpinned by direct access to the </w:t>
      </w:r>
      <w:r w:rsidR="00451025">
        <w:t>highest quality</w:t>
      </w:r>
      <w:r>
        <w:t xml:space="preserve"> gibbsitic bauxite feedstock in Ghana, proximity to the Takoradi Port for both chemical import logistics and PAC export, connection to the national electricity grid and gas network, and eligibility for the full suite of fiscal and regulatory incentives under the Ghana Integrated Aluminium Development Corporation (GIADEC) framework established by Act 976 of 2018. Locating the facility within the GIADEC industrial framework also aligns the project with Ghana's national </w:t>
      </w:r>
      <w:r>
        <w:lastRenderedPageBreak/>
        <w:t>strategy for downstream value addition to its mineral resources, a strategic alignment that strengthens the project's access to long-term offtake agreements, development finance, and government support.</w:t>
      </w:r>
    </w:p>
    <w:p w14:paraId="68E94A40" w14:textId="77777777" w:rsidR="00AE780F" w:rsidRDefault="00AE780F" w:rsidP="00AE780F">
      <w:pPr>
        <w:spacing w:after="120" w:line="440" w:lineRule="exact"/>
        <w:ind w:firstLine="720"/>
      </w:pPr>
      <w:r>
        <w:t>The plant layout was developed around a U-shaped process flow sequence that eliminates backtracking of materials and minimises piping distances between consecutive unit operations. The layout clearly segregates the dry pyro-processing area (Areas 100-400) from the wet chemical synthesis area (Areas 500-700), with the utility block, laboratory, administration, and emergency facilities arranged in accordance with fire-risk separation requirements and Ghana EPA regulatory guidelines.</w:t>
      </w:r>
    </w:p>
    <w:p w14:paraId="58D27541" w14:textId="77777777" w:rsidR="00AE780F" w:rsidRDefault="00AE780F" w:rsidP="00AE780F">
      <w:pPr>
        <w:pStyle w:val="Heading2"/>
      </w:pPr>
      <w:bookmarkStart w:id="553" w:name="_Toc237245073"/>
      <w:r>
        <w:t>Process Control and Instrumentation</w:t>
      </w:r>
      <w:bookmarkEnd w:id="553"/>
    </w:p>
    <w:p w14:paraId="1CE9300F" w14:textId="0AA3054B" w:rsidR="00AE780F" w:rsidRDefault="00AE780F" w:rsidP="00AE780F">
      <w:pPr>
        <w:spacing w:after="120" w:line="440" w:lineRule="exact"/>
        <w:ind w:firstLine="720"/>
      </w:pPr>
      <w:r>
        <w:t xml:space="preserve">A centralised PLC-based Distributed Control System (DCS) integrated with a Supervisory Control and Data Acquisition (SCADA) system was adopted as the plant-wide control architecture. The control philosophy employs a four-level hierarchical structure comprising field instrumentation, local PLC control, DCS supervisory control, and SCADA monitoring, providing continuous monitoring, automatic feedback control, cascade control for reactor temperature regulation, ratio control for the HCl-to-bauxite feed stoichiometry, and interlocked emergency shutdown functions. This integrated control strategy ensures that the critical process variables governing PAC basicity and product quality, principally reactor temperature, pH, </w:t>
      </w:r>
      <m:oMath>
        <m:r>
          <w:rPr>
            <w:rFonts w:ascii="Cambria Math" w:hAnsi="Cambria Math"/>
          </w:rPr>
          <m:t>HCl/A</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w:r>
        <w:t xml:space="preserve"> ratio, and residence time, are continuously maintained within their design limits, minimising batch-to-batch product variability and reducing operator intervention.</w:t>
      </w:r>
    </w:p>
    <w:p w14:paraId="38E56313" w14:textId="77777777" w:rsidR="00AE780F" w:rsidRDefault="00AE780F" w:rsidP="00AE780F">
      <w:pPr>
        <w:pStyle w:val="Heading2"/>
      </w:pPr>
      <w:bookmarkStart w:id="554" w:name="_Toc237245074"/>
      <w:r>
        <w:t>Health, Safety and Environmental Management</w:t>
      </w:r>
      <w:bookmarkEnd w:id="554"/>
    </w:p>
    <w:p w14:paraId="5316AF83" w14:textId="77777777" w:rsidR="00AE780F" w:rsidRDefault="00AE780F" w:rsidP="00AE780F">
      <w:pPr>
        <w:spacing w:after="120" w:line="440" w:lineRule="exact"/>
        <w:ind w:firstLine="720"/>
      </w:pPr>
      <w:r>
        <w:t xml:space="preserve">A comprehensive HAZOP analysis was conducted for all seven process areas, covering mechanical, chemical, thermal, and environmental hazard categories. The principal hazards identified are concentrated hydrochloric acid (32% w/w) storage and transfer in Area 600, high-temperature kiln operation in Area 200, and the generation of acid gas (HCl fumes) during leaching. The design incorporates a full hierarchy of engineered controls: closed transfer systems, local exhaust ventilation, continuous HCl gas detection, emergency wet scrubbers (SC-301 and SC-601), a pulse-jet baghouse (BH-301) for particulate control, LOTO procedures for all rotating equipment, interlocked cooling water systems with high-temperature trips on the leaching and basification </w:t>
      </w:r>
      <w:r>
        <w:lastRenderedPageBreak/>
        <w:t>reactors, and process wastewater treatment to Ghana EPA effluent discharge limits prior to release. The design is compliant with ISO 45001:2018 for occupational health and safety management and consistent with Ghana EPA Environmental Impact Assessment procedures.</w:t>
      </w:r>
    </w:p>
    <w:p w14:paraId="285805BD" w14:textId="77777777" w:rsidR="00AE780F" w:rsidRDefault="00AE780F" w:rsidP="00AE780F">
      <w:pPr>
        <w:spacing w:after="120" w:line="440" w:lineRule="exact"/>
        <w:ind w:firstLine="720"/>
      </w:pPr>
      <w:r>
        <w:t>A total of seven HAZOP studies were completed, covering Areas 100 through 700. Risk rankings were assigned using a 1-5 likelihood-by-consequence matrix; no residual risk remained in the high-risk (R greater than 12) category after the application of the proposed engineering and administrative controls, confirming that the design meets the ALARP (As Low As Reasonably Practicable) standard required for a Class 1 chemical process plant.</w:t>
      </w:r>
    </w:p>
    <w:p w14:paraId="53E0F2A2" w14:textId="77777777" w:rsidR="00AE780F" w:rsidRDefault="00AE780F" w:rsidP="00AE780F">
      <w:pPr>
        <w:pStyle w:val="Heading2"/>
      </w:pPr>
      <w:bookmarkStart w:id="555" w:name="_Toc237245075"/>
      <w:r>
        <w:t>Plant Economic Analysis</w:t>
      </w:r>
      <w:bookmarkEnd w:id="555"/>
    </w:p>
    <w:p w14:paraId="77C91BEC" w14:textId="5E905ED3" w:rsidR="00AE780F" w:rsidRDefault="00AE780F" w:rsidP="00AE780F">
      <w:pPr>
        <w:spacing w:after="120" w:line="440" w:lineRule="exact"/>
        <w:ind w:firstLine="720"/>
      </w:pPr>
      <w:r>
        <w:t xml:space="preserve">The economic analysis, grounded in the Turton et al. Bare Module Method with CEPCI escalation to 2026 and a Ghana location factor of 1.35, established a Total Fixed Capital Investment (FCI) of </w:t>
      </w:r>
      <w:r w:rsidR="00AE73B1" w:rsidRPr="00AE73B1">
        <w:t>$19,946,733</w:t>
      </w:r>
      <w:r w:rsidR="00AE73B1">
        <w:t xml:space="preserve">. </w:t>
      </w:r>
      <w:r>
        <w:t xml:space="preserve">Working capital was estimated at </w:t>
      </w:r>
      <w:r w:rsidR="00AE73B1" w:rsidRPr="00AE73B1">
        <w:t>$2,010,354</w:t>
      </w:r>
      <w:r>
        <w:t xml:space="preserve">, giving a Total Capital Investment (TCI) of approximately USD </w:t>
      </w:r>
      <w:r w:rsidR="00622948">
        <w:t>19.9</w:t>
      </w:r>
      <w:r>
        <w:t xml:space="preserve"> million.</w:t>
      </w:r>
    </w:p>
    <w:p w14:paraId="79411C39" w14:textId="4E85A828" w:rsidR="00AE780F" w:rsidRDefault="00AE780F" w:rsidP="00AE780F">
      <w:pPr>
        <w:spacing w:after="120" w:line="440" w:lineRule="exact"/>
        <w:ind w:firstLine="720"/>
      </w:pPr>
      <w:r>
        <w:t xml:space="preserve">The plant is designed for a nameplate capacity of </w:t>
      </w:r>
      <w:r w:rsidR="00311C05" w:rsidRPr="00311C05">
        <w:t>31384.63</w:t>
      </w:r>
      <w:r w:rsidR="00311C05">
        <w:t xml:space="preserve"> </w:t>
      </w:r>
      <w:r>
        <w:t>TPA of liquid PAC. Revenue is generated from domestic sales to the GWCL at USD 4</w:t>
      </w:r>
      <w:r w:rsidR="00622948">
        <w:t>5</w:t>
      </w:r>
      <w:r>
        <w:t>0/t (4,000 TPA anchor offtake) and from ECOWAS export sales at USD 4</w:t>
      </w:r>
      <w:r w:rsidR="00311C05">
        <w:t>80</w:t>
      </w:r>
      <w:r>
        <w:t>/t (26,000 TPA). The ECOWAS Common External Tariff revision effective 2025, increasing import duties on Chinese PAC from 10% to 20%, provides a structural competitive advantage of approximately USD 84/t against Chinese imports into ECOWAS markets. Revenue at full utilisation is approximately USD 14.5 million per annum, growing at 4.0% per annum over the 20-year project life.</w:t>
      </w:r>
    </w:p>
    <w:p w14:paraId="51E4C1B3" w14:textId="5C4A5412" w:rsidR="00AE780F" w:rsidRDefault="00AE780F" w:rsidP="00AE780F">
      <w:pPr>
        <w:spacing w:after="120" w:line="440" w:lineRule="exact"/>
        <w:ind w:firstLine="720"/>
      </w:pPr>
      <w:r>
        <w:t xml:space="preserve">The project was evaluated over a 20-year life using Discounted Cash Flow (DCF) methodology. At the model Weighted Average Cost of Capital (WACC), the Net Present Value (NPV) is USD +5,268,814 (GHS 63.26 million), the Internal Rate of Return (IRR) is 25.77%, and the simple payback period is reached in Year 4 of operation. A breakeven selling price of USD </w:t>
      </w:r>
      <w:r w:rsidR="009370FC">
        <w:t>405.26</w:t>
      </w:r>
      <w:r>
        <w:t>/t (plus capital recovery allowance) was determined, comfortably below the anticipated selling price of USD 4</w:t>
      </w:r>
      <w:r w:rsidR="009370FC">
        <w:t>5</w:t>
      </w:r>
      <w:r>
        <w:t>0/t, providing meaningful downside price protection.</w:t>
      </w:r>
    </w:p>
    <w:p w14:paraId="4FE7C7C5" w14:textId="30331E54" w:rsidR="00AE780F" w:rsidRDefault="00AE780F" w:rsidP="00AE780F">
      <w:pPr>
        <w:spacing w:after="120" w:line="440" w:lineRule="exact"/>
        <w:ind w:firstLine="720"/>
      </w:pPr>
      <w:r>
        <w:lastRenderedPageBreak/>
        <w:t>The sensitivity analysis identifies product selling price and CAPEX overrun as the two most material risk variables.</w:t>
      </w:r>
    </w:p>
    <w:p w14:paraId="09E79EF2" w14:textId="16F33DAC" w:rsidR="00AE780F" w:rsidRDefault="00AE780F" w:rsidP="00AE780F">
      <w:pPr>
        <w:pStyle w:val="Heading1"/>
      </w:pPr>
      <w:bookmarkStart w:id="556" w:name="_Toc237245076"/>
      <w:r>
        <w:t>RECOMMENDATIONS</w:t>
      </w:r>
      <w:bookmarkEnd w:id="556"/>
    </w:p>
    <w:p w14:paraId="15C95D3E" w14:textId="77777777" w:rsidR="00AE780F" w:rsidRDefault="00AE780F" w:rsidP="00AE780F">
      <w:pPr>
        <w:spacing w:after="120" w:line="440" w:lineRule="exact"/>
        <w:ind w:firstLine="720"/>
      </w:pPr>
      <w:r>
        <w:t>Based on the findings of this design study, the following specific recommendations are made for the project to advance successfully from the current conceptual design stage to front-end engineering, financing, and ultimately commercial operation.</w:t>
      </w:r>
    </w:p>
    <w:p w14:paraId="690AD742" w14:textId="77777777" w:rsidR="00AE780F" w:rsidRDefault="00AE780F" w:rsidP="00AE780F">
      <w:pPr>
        <w:pStyle w:val="Heading2"/>
      </w:pPr>
      <w:bookmarkStart w:id="557" w:name="_Toc237245077"/>
      <w:r>
        <w:t>Secure a Long-Term Offtake Agreement with GWCL</w:t>
      </w:r>
      <w:bookmarkEnd w:id="557"/>
    </w:p>
    <w:p w14:paraId="5FF0E09B" w14:textId="2FAE44D6" w:rsidR="00AE780F" w:rsidRDefault="00AE780F" w:rsidP="00AE780F">
      <w:pPr>
        <w:spacing w:after="120" w:line="440" w:lineRule="exact"/>
        <w:ind w:firstLine="720"/>
      </w:pPr>
      <w:r>
        <w:t>The most critical immediate action is to formalise a bankable long-term offtake agreement with the Ghana Water Company Limited (GWCL) for the domestic supply of at least 4,000 TPA of liquid PAC at the agreed benchmark price of USD 4</w:t>
      </w:r>
      <w:r w:rsidR="00663D87">
        <w:t>5</w:t>
      </w:r>
      <w:r>
        <w:t>0/t. This offtake agreement is the single most important de-risking measure for the project, as it provides the revenue certainty required to underpin project financing from Development Finance Institutions such as the IFC, AfDB, or DBSA. The operational evidence from the Barekese Water Treatment Plant study, demonstrating PAC's superior performance at lower dosage rates and with 30-50% reduced sludge volumes compared to alum, should be presented directly to GWCL management as the technical basis for the transition from alum to domestic PAC. Early engagement with the Ministry of Works and Housing and the GWCL board is strongly recommended to position this project as a national water security infrastructure initiative.</w:t>
      </w:r>
    </w:p>
    <w:p w14:paraId="36E58E26" w14:textId="77777777" w:rsidR="00AE780F" w:rsidRDefault="00AE780F" w:rsidP="00AE780F">
      <w:pPr>
        <w:pStyle w:val="Heading2"/>
      </w:pPr>
      <w:bookmarkStart w:id="558" w:name="_Toc237245078"/>
      <w:r>
        <w:t>Pursue Concessionary Development Finance</w:t>
      </w:r>
      <w:bookmarkEnd w:id="558"/>
    </w:p>
    <w:p w14:paraId="1F8B1A9A" w14:textId="34EDC3B9" w:rsidR="00AE780F" w:rsidRDefault="00AE780F" w:rsidP="00AE780F">
      <w:pPr>
        <w:spacing w:after="120" w:line="440" w:lineRule="exact"/>
        <w:ind w:firstLine="720"/>
      </w:pPr>
      <w:r>
        <w:t xml:space="preserve">The sensitivity analysis confirms that reducing the cost of capital is the most impactful lever for improving project economics. It is strongly recommended that the project sponsors engage DFIs such as the IFC, AfDB, DBSA, or the Ghana Infrastructure Investment Fund (GIIF) at the earliest possible stage to secure concessionary debt at 10-12% per annum. DFI co-financing would also reduce perceived political and sovereign risk for private co-investors. Engagement with GIADEC to access the preferential utility tariffs, import duty exemptions on capital equipment, and accelerated depreciation allowances under Act 976 should be formalised concurrently, as these incentives </w:t>
      </w:r>
      <w:r>
        <w:lastRenderedPageBreak/>
        <w:t>materially improve the after-tax cash flow profile and are not automatically granted without formal application under the GIADEC framework.</w:t>
      </w:r>
    </w:p>
    <w:p w14:paraId="368854C5" w14:textId="77777777" w:rsidR="00AE780F" w:rsidRDefault="00AE780F" w:rsidP="00AE780F">
      <w:pPr>
        <w:pStyle w:val="Heading2"/>
      </w:pPr>
      <w:bookmarkStart w:id="559" w:name="_Toc237245079"/>
      <w:r>
        <w:t>Commission a Bankable Feasibility Study and FEED</w:t>
      </w:r>
      <w:bookmarkEnd w:id="559"/>
    </w:p>
    <w:p w14:paraId="2728E6B4" w14:textId="77777777" w:rsidR="00AE780F" w:rsidRDefault="00AE780F" w:rsidP="00AE780F">
      <w:pPr>
        <w:spacing w:after="120" w:line="440" w:lineRule="exact"/>
        <w:ind w:firstLine="720"/>
      </w:pPr>
      <w:r>
        <w:t>This report constitutes a Class 4 cost estimate with an expected accuracy range of plus or minus 30-50% (AACE International, 2016). Before committing project financing, a Bankable Feasibility Study (BFS) followed by Front-End Engineering and Design (FEED) must be commissioned to reduce the cost estimate to Class 2 accuracy (plus or minus 10-15%). The BFS should incorporate a formal ore resource assessment of the Awaso deposit to confirm long-term feedstock supply at the required quality and throughput, updated vendor quotations for the rotary kiln (RK-201), the acid leach reactor train (R-601), the HCl storage system (TK-601), and the HIMS magnetic separator (MS-401), a detailed site investigation and geotechnical assessment, and a full environmental and social impact assessment (ESIA) in compliance with Ghana EPA procedures. The FEED should also include detailed P&amp;ID development, instrument index, and a formal process hazard analysis (PHA) consistent with IEC 61882:2016.</w:t>
      </w:r>
    </w:p>
    <w:p w14:paraId="672758C3" w14:textId="77777777" w:rsidR="00AE780F" w:rsidRDefault="00AE780F" w:rsidP="00AE780F">
      <w:pPr>
        <w:pStyle w:val="Heading2"/>
      </w:pPr>
      <w:bookmarkStart w:id="560" w:name="_Toc237245080"/>
      <w:r>
        <w:t>Derisk the Hydrochloric Acid Supply Chain</w:t>
      </w:r>
      <w:bookmarkEnd w:id="560"/>
    </w:p>
    <w:p w14:paraId="6B8514B8" w14:textId="148299F9" w:rsidR="00AE780F" w:rsidRDefault="00AE780F" w:rsidP="00AE780F">
      <w:pPr>
        <w:spacing w:after="120" w:line="440" w:lineRule="exact"/>
        <w:ind w:firstLine="720"/>
      </w:pPr>
      <w:r>
        <w:t xml:space="preserve">Hydrochloric acid is the single largest variable cost driver at USD </w:t>
      </w:r>
      <w:r w:rsidR="00E17C86">
        <w:t>3.26</w:t>
      </w:r>
      <w:r>
        <w:t xml:space="preserve"> million per annum at 100% utilisation, representing approximately </w:t>
      </w:r>
      <w:r w:rsidR="00E17C86">
        <w:t xml:space="preserve">29.4 </w:t>
      </w:r>
      <w:r>
        <w:t xml:space="preserve">% of total OPEX, and its domestic availability in the required quantities (32% w/w, approximately 6,000 TPA) is a material supply chain risk for a plant located in the Western North Region. It is recommended that a dedicated HCl supply agreement be negotiated with Cetech BPA Ghana or an equivalent local distributor, with contractual price escalation caps linked to the Ghana Producer Price Index. The project team should simultaneously evaluate the technical and economic feasibility of on-site HCl generation as a longer-term supply security measure. </w:t>
      </w:r>
    </w:p>
    <w:p w14:paraId="6B78B58D" w14:textId="77777777" w:rsidR="00AE780F" w:rsidRDefault="00AE780F" w:rsidP="00AE780F">
      <w:pPr>
        <w:pStyle w:val="Heading2"/>
      </w:pPr>
      <w:bookmarkStart w:id="561" w:name="_Toc237245081"/>
      <w:r>
        <w:t>Validate Process Chemistry at Pilot Scale</w:t>
      </w:r>
      <w:bookmarkEnd w:id="561"/>
    </w:p>
    <w:p w14:paraId="10D9D2D8" w14:textId="77777777" w:rsidR="00AE780F" w:rsidRDefault="00AE780F" w:rsidP="00AE780F">
      <w:pPr>
        <w:spacing w:after="120" w:line="440" w:lineRule="exact"/>
        <w:ind w:firstLine="720"/>
      </w:pPr>
      <w:r>
        <w:t xml:space="preserve">While the Aspen Plus simulation and the kinetic models adopted in this study are grounded in published literature, the specific mineralogical variability of the Awaso bauxite, in particular fluctuations in gibbsite content, iron oxide distribution, and silica mineralogy, introduces uncertainty in actual aluminium extraction yields and PAC basicity control at full scale. It is strongly recommended that a continuous pilot plant </w:t>
      </w:r>
      <w:r>
        <w:lastRenderedPageBreak/>
        <w:t>campaign be conducted at a throughput of approximately 50-100 kg/hr of Awaso bauxite before FEED is finalised. The pilot campaign should target confirmation of aluminium extraction yield (greater than 90% target) and silica rejection (greater than 95% target) under the design leaching conditions, optimisation of the calcium aluminate dosing curve to consistently achieve the target basicity range of 65-75%, measurement of actual PAC polymerisation induction time and ageing requirements under Awaso ore chemistry, and determination of actual HCl consumption per tonne of PAC produced to refine the OPEX model.</w:t>
      </w:r>
    </w:p>
    <w:p w14:paraId="0F7A5C3F" w14:textId="77777777" w:rsidR="00AE780F" w:rsidRDefault="00AE780F" w:rsidP="00AE780F">
      <w:pPr>
        <w:pStyle w:val="Heading2"/>
      </w:pPr>
      <w:bookmarkStart w:id="562" w:name="_Toc237245082"/>
      <w:r>
        <w:t>Establish a Formal Product Quality Management System</w:t>
      </w:r>
      <w:bookmarkEnd w:id="562"/>
    </w:p>
    <w:p w14:paraId="6431A411" w14:textId="77777777" w:rsidR="00AE780F" w:rsidRDefault="00AE780F" w:rsidP="00AE780F">
      <w:pPr>
        <w:spacing w:after="120" w:line="440" w:lineRule="exact"/>
        <w:ind w:firstLine="720"/>
      </w:pPr>
      <w:r>
        <w:t>To qualify as a GWCL-approved supplier and to access the ECOWAS export market, the plant must demonstrate systematic compliance with GB 15892-2009 through a documented Product Quality Management System (QMS) certified to ISO 9001:2015. This should include online inline spectroscopic analysis for Al2O3 content and basicity during polymerisation, automated sampling and testing protocols in the on-site quality control laboratory, a traceability system linking each batch of liquid PAC to the corresponding raw material lot and process conditions, and a certificate of analysis (CoA) issued for every tanker dispatch. Establishing this QMS before first production will be essential for qualifying the product with GWCL and building the credibility required to penetrate the ECOWAS export market, where Chinese PAC suppliers have a well-established quality track record.</w:t>
      </w:r>
    </w:p>
    <w:p w14:paraId="5F700F71" w14:textId="77777777" w:rsidR="00AE780F" w:rsidRDefault="00AE780F" w:rsidP="00AE780F">
      <w:pPr>
        <w:pStyle w:val="Heading2"/>
      </w:pPr>
      <w:bookmarkStart w:id="563" w:name="_Toc237245083"/>
      <w:r>
        <w:t>Develop an ECOWAS Export Market Strategy</w:t>
      </w:r>
      <w:bookmarkEnd w:id="563"/>
    </w:p>
    <w:p w14:paraId="690D5823" w14:textId="77777777" w:rsidR="00AE780F" w:rsidRDefault="00AE780F" w:rsidP="00AE780F">
      <w:pPr>
        <w:spacing w:after="120" w:line="440" w:lineRule="exact"/>
        <w:ind w:firstLine="720"/>
      </w:pPr>
      <w:r>
        <w:t xml:space="preserve">The project's long-term commercial viability depends critically on the successful penetration of the ECOWAS regional PAC market, estimated at over 80,000 TPA and currently supplied entirely by Chinese imports. The ECOWAS CET revision increasing import duties on Chinese PAC from 10% to 20% in 2025 provides a window of structural competitive advantage that must be actively exploited before potential future trade liberalisation erodes it. It is recommended that the project sponsors commission a dedicated market entry study for at least two priority export markets, namely Cote d'Ivoire and Nigeria, covering utility procurement processes, regulatory approval requirements for PAC in drinking water treatment, logistics and distribution infrastructure including tanker fleet requirements from Tema and Takoradi ports, and competitive pricing strategy </w:t>
      </w:r>
      <w:r>
        <w:lastRenderedPageBreak/>
        <w:t>relative to Chinese CIF landing cost including the 20% ECOWAS CET. The 26,000 TPA export assumption in the base case represents approximately 32% of ECOWAS total demand, a market share achievable only through proactive commercial relationships with regional utilities, not merely through price competition.</w:t>
      </w:r>
    </w:p>
    <w:p w14:paraId="3FFB1ABF" w14:textId="77777777" w:rsidR="00AE780F" w:rsidRDefault="00AE780F" w:rsidP="00AE780F">
      <w:pPr>
        <w:pStyle w:val="Heading2"/>
      </w:pPr>
      <w:bookmarkStart w:id="564" w:name="_Toc237245084"/>
      <w:r>
        <w:t>Strengthen the Pollution Control and Waste Management Framework</w:t>
      </w:r>
      <w:bookmarkEnd w:id="564"/>
    </w:p>
    <w:p w14:paraId="1F3DD7AC" w14:textId="2A9A810B" w:rsidR="00AE780F" w:rsidRDefault="00AE780F" w:rsidP="00AE780F">
      <w:pPr>
        <w:spacing w:after="120" w:line="440" w:lineRule="exact"/>
        <w:ind w:firstLine="720"/>
      </w:pPr>
      <w:r>
        <w:t>Two residual waste streams from the process, the silica filter cake from FP-601 (approximately 2</w:t>
      </w:r>
      <w:r w:rsidR="00E70AB3">
        <w:t>.1</w:t>
      </w:r>
      <w:r>
        <w:t xml:space="preserve"> t/yr) and the magnetite reject from MS-401 (approximately </w:t>
      </w:r>
      <w:r w:rsidR="00E70AB3">
        <w:t>0.46</w:t>
      </w:r>
      <w:r>
        <w:t xml:space="preserve"> t/yr), have been identified as potential by-product revenue streams as pozzolanic cement additive and steel industry feedstock respectively. However, formal off-take arrangements for these streams have not been established. It is recommended that the project team engage the Ghana Cement Industry and local steel traders to formalise by-product purchase agreements before commissioning, as these arrangements would generate revenue estimated at USD 64,112/yr and eliminate hazardous solid waste disposal costs. Additionally, the on-site Effluent Treatment Plant (ETP) should be sized and designed in detail during FEED to ensure full compliance with Ghana EPA Guidelines for Industrial Effluent Discharge (2022), particularly with respect to chloride ion concentrations in treated wastewater.</w:t>
      </w:r>
    </w:p>
    <w:p w14:paraId="2287A380" w14:textId="77777777" w:rsidR="00AE780F" w:rsidRDefault="00AE780F" w:rsidP="00AE780F">
      <w:pPr>
        <w:pStyle w:val="Heading2"/>
      </w:pPr>
      <w:bookmarkStart w:id="565" w:name="_Toc237245085"/>
      <w:r>
        <w:t>Optimise Financing Structure Through GIADEC Incentives</w:t>
      </w:r>
      <w:bookmarkEnd w:id="565"/>
    </w:p>
    <w:p w14:paraId="489819F3" w14:textId="77777777" w:rsidR="00AE780F" w:rsidRDefault="00AE780F" w:rsidP="00AE780F">
      <w:pPr>
        <w:spacing w:after="120" w:line="440" w:lineRule="exact"/>
        <w:ind w:firstLine="720"/>
      </w:pPr>
      <w:r>
        <w:t>To maximise the project's economic returns, the project sponsors must formally apply for and activate all available GIADEC fiscal incentives under Act 976: the import duty exemption on capital equipment (which requires formal GIADEC certification and is not automatic), preferential utility tariffs from PURC, and the GIADEC 1D1F corporate income tax holiday where applicable. Collectively, these incentives can meaningfully reduce the effective tax rate from the standard 25% to a lower level in the early operational years, improving cash flow precisely when it is most constrained during the debt service period. The project financial model should be updated with confirmed incentive values from GIADEC before formal submission to DFI co-financiers.</w:t>
      </w:r>
    </w:p>
    <w:p w14:paraId="0E285ED0" w14:textId="77777777" w:rsidR="00AE780F" w:rsidRDefault="00AE780F" w:rsidP="00AE780F">
      <w:pPr>
        <w:pStyle w:val="Heading2"/>
      </w:pPr>
      <w:bookmarkStart w:id="566" w:name="_Toc237245086"/>
      <w:r>
        <w:lastRenderedPageBreak/>
        <w:t>National Policy Advocacy</w:t>
      </w:r>
      <w:bookmarkEnd w:id="566"/>
    </w:p>
    <w:p w14:paraId="3DCA1BBE" w14:textId="77777777" w:rsidR="00AE780F" w:rsidRDefault="00AE780F" w:rsidP="00AE780F">
      <w:pPr>
        <w:spacing w:after="120" w:line="440" w:lineRule="exact"/>
        <w:ind w:firstLine="720"/>
      </w:pPr>
      <w:r>
        <w:t>Beyond the immediate commercial imperatives, this project has a dimension of national strategic importance that warrants active advocacy at the policy level. Ghana currently spends an estimated USD 3.1 million annually on imported PAC at a time when the country's water security is under existential threat and when its bauxite resources remain largely exported as unprocessed ore. The commissioning of a domestic PAC plant would eliminate this foreign exchange drain, create skilled direct employment for approximately 120 workers, provide an anchor for a downstream aluminium chemicals industry, and directly contribute to the GIADEC Master Plan objective of transforming Ghana into a hub for high-value aluminium processing. It is strongly recommended that the project sponsors present this design study to the Ministry of Lands and Natural Resources, the Ministry of Works and Housing, GIADEC, and the GWCL Board as a framework for a Public-Private Partnership (PPP) structure, in which the government provides the strategic direction and fiscal incentives while private engineering and industrial partners provide the capital, technology, and operational management.</w:t>
      </w:r>
    </w:p>
    <w:p w14:paraId="0B61C3C3" w14:textId="77777777" w:rsidR="002F0358" w:rsidRPr="00AE780F" w:rsidRDefault="002F0358" w:rsidP="00AE780F">
      <w:pPr>
        <w:spacing w:before="120" w:after="280"/>
        <w:rPr>
          <w:b/>
          <w:bCs/>
          <w:sz w:val="28"/>
          <w:szCs w:val="28"/>
        </w:rPr>
      </w:pPr>
    </w:p>
    <w:p w14:paraId="52F5193A" w14:textId="77777777" w:rsidR="004E2403" w:rsidRDefault="004E2403">
      <w:pPr>
        <w:spacing w:before="120" w:after="280"/>
        <w:rPr>
          <w:b/>
          <w:bCs/>
          <w:sz w:val="28"/>
          <w:szCs w:val="28"/>
        </w:rPr>
      </w:pPr>
      <w:r>
        <w:br w:type="page"/>
      </w:r>
    </w:p>
    <w:p w14:paraId="13E6A957" w14:textId="6A1475D0" w:rsidR="0053702F" w:rsidRDefault="00FF26A9" w:rsidP="002F0358">
      <w:pPr>
        <w:pStyle w:val="Heading1"/>
      </w:pPr>
      <w:bookmarkStart w:id="567" w:name="_Toc237245087"/>
      <w:r w:rsidRPr="00C26C40">
        <w:lastRenderedPageBreak/>
        <w:t>REFERENCES</w:t>
      </w:r>
      <w:bookmarkEnd w:id="567"/>
    </w:p>
    <w:sdt>
      <w:sdtPr>
        <w:rPr>
          <w:b/>
          <w:bCs/>
          <w:color w:val="000000"/>
        </w:rPr>
        <w:tag w:val="MENDELEY_BIBLIOGRAPHY"/>
        <w:id w:val="-1374915518"/>
        <w:placeholder>
          <w:docPart w:val="DefaultPlaceholder_-1854013440"/>
        </w:placeholder>
      </w:sdtPr>
      <w:sdtEndPr>
        <w:rPr>
          <w:b w:val="0"/>
          <w:bCs w:val="0"/>
          <w:color w:val="000000" w:themeColor="text1"/>
        </w:rPr>
      </w:sdtEndPr>
      <w:sdtContent>
        <w:p w14:paraId="17A65A3B" w14:textId="77777777" w:rsidR="00A37BED" w:rsidRPr="00FF28BE" w:rsidRDefault="00A37BED">
          <w:pPr>
            <w:autoSpaceDE w:val="0"/>
            <w:autoSpaceDN w:val="0"/>
            <w:ind w:hanging="480"/>
            <w:divId w:val="709376309"/>
            <w:rPr>
              <w:rFonts w:eastAsia="Times New Roman"/>
              <w:color w:val="000000"/>
              <w:kern w:val="0"/>
              <w14:ligatures w14:val="none"/>
            </w:rPr>
          </w:pPr>
          <w:r w:rsidRPr="00FF28BE">
            <w:rPr>
              <w:rFonts w:eastAsia="Times New Roman"/>
              <w:color w:val="000000"/>
            </w:rPr>
            <w:t xml:space="preserve">Aikins, E. R. (2024, September 24). </w:t>
          </w:r>
          <w:r w:rsidRPr="00FF28BE">
            <w:rPr>
              <w:rFonts w:eastAsia="Times New Roman"/>
              <w:i/>
              <w:iCs/>
              <w:color w:val="000000"/>
            </w:rPr>
            <w:t>Ghana must stop galamsey before it sinks the country</w:t>
          </w:r>
          <w:r w:rsidRPr="00FF28BE">
            <w:rPr>
              <w:rFonts w:eastAsia="Times New Roman"/>
              <w:color w:val="000000"/>
            </w:rPr>
            <w:t>. Institute for Security Studies. https://issafrica.org/iss-today/ghana-must-stop-galamsey-before-it-sinks-the-country</w:t>
          </w:r>
        </w:p>
        <w:p w14:paraId="63E03B69" w14:textId="77777777" w:rsidR="00A37BED" w:rsidRPr="00FF28BE" w:rsidRDefault="00A37BED">
          <w:pPr>
            <w:autoSpaceDE w:val="0"/>
            <w:autoSpaceDN w:val="0"/>
            <w:ind w:hanging="480"/>
            <w:divId w:val="656149862"/>
            <w:rPr>
              <w:rFonts w:eastAsia="Times New Roman"/>
              <w:color w:val="000000"/>
            </w:rPr>
          </w:pPr>
          <w:r w:rsidRPr="00FF28BE">
            <w:rPr>
              <w:rFonts w:eastAsia="Times New Roman"/>
              <w:color w:val="000000"/>
              <w:lang w:val="de-DE"/>
            </w:rPr>
            <w:t xml:space="preserve">Amiri, A., Ingram, G. D., Maynard, N. E., Livk, I., &amp; Bekker, A. V. (2015). </w:t>
          </w:r>
          <w:r w:rsidRPr="00FF28BE">
            <w:rPr>
              <w:rFonts w:eastAsia="Times New Roman"/>
              <w:color w:val="000000"/>
            </w:rPr>
            <w:t xml:space="preserve">An Unreacted Shrinking Core Model for Calcination and Similar Solid-to-Gas Reactions. </w:t>
          </w:r>
          <w:r w:rsidRPr="00FF28BE">
            <w:rPr>
              <w:rFonts w:eastAsia="Times New Roman"/>
              <w:i/>
              <w:iCs/>
              <w:color w:val="000000"/>
            </w:rPr>
            <w:t>Chemical Engineering Communications</w:t>
          </w:r>
          <w:r w:rsidRPr="00FF28BE">
            <w:rPr>
              <w:rFonts w:eastAsia="Times New Roman"/>
              <w:color w:val="000000"/>
            </w:rPr>
            <w:t xml:space="preserve">, </w:t>
          </w:r>
          <w:r w:rsidRPr="00FF28BE">
            <w:rPr>
              <w:rFonts w:eastAsia="Times New Roman"/>
              <w:i/>
              <w:iCs/>
              <w:color w:val="000000"/>
            </w:rPr>
            <w:t>202</w:t>
          </w:r>
          <w:r w:rsidRPr="00FF28BE">
            <w:rPr>
              <w:rFonts w:eastAsia="Times New Roman"/>
              <w:color w:val="000000"/>
            </w:rPr>
            <w:t>(9), 1161–1175. https://doi.org/10.1080/00986445.2014.910771</w:t>
          </w:r>
        </w:p>
        <w:p w14:paraId="2C540AE8" w14:textId="77777777" w:rsidR="00A37BED" w:rsidRPr="00FF28BE" w:rsidRDefault="00A37BED">
          <w:pPr>
            <w:autoSpaceDE w:val="0"/>
            <w:autoSpaceDN w:val="0"/>
            <w:ind w:hanging="480"/>
            <w:divId w:val="612901002"/>
            <w:rPr>
              <w:rFonts w:eastAsia="Times New Roman"/>
              <w:color w:val="000000"/>
            </w:rPr>
          </w:pPr>
          <w:r w:rsidRPr="00FF28BE">
            <w:rPr>
              <w:rFonts w:eastAsia="Times New Roman"/>
              <w:color w:val="000000"/>
            </w:rPr>
            <w:t xml:space="preserve">Bank of Ghana. (2025). </w:t>
          </w:r>
          <w:r w:rsidRPr="00FF28BE">
            <w:rPr>
              <w:rFonts w:eastAsia="Times New Roman"/>
              <w:i/>
              <w:iCs/>
              <w:color w:val="000000"/>
            </w:rPr>
            <w:t>Bank of Ghana</w:t>
          </w:r>
          <w:r w:rsidRPr="00FF28BE">
            <w:rPr>
              <w:rFonts w:eastAsia="Times New Roman"/>
              <w:color w:val="000000"/>
            </w:rPr>
            <w:t>. www.bog.gov.gh</w:t>
          </w:r>
        </w:p>
        <w:p w14:paraId="2F331F01" w14:textId="77777777" w:rsidR="00A37BED" w:rsidRPr="00FF28BE" w:rsidRDefault="00A37BED">
          <w:pPr>
            <w:autoSpaceDE w:val="0"/>
            <w:autoSpaceDN w:val="0"/>
            <w:ind w:hanging="480"/>
            <w:divId w:val="603659920"/>
            <w:rPr>
              <w:rFonts w:eastAsia="Times New Roman"/>
              <w:color w:val="000000"/>
            </w:rPr>
          </w:pPr>
          <w:r w:rsidRPr="00FF28BE">
            <w:rPr>
              <w:rFonts w:eastAsia="Times New Roman"/>
              <w:color w:val="000000"/>
            </w:rPr>
            <w:t xml:space="preserve">Bergman, T. L., Lavine, A. S., Incopera, F. P., &amp; Dewitt, D. P. (2011). </w:t>
          </w:r>
          <w:r w:rsidRPr="00FF28BE">
            <w:rPr>
              <w:rFonts w:eastAsia="Times New Roman"/>
              <w:i/>
              <w:iCs/>
              <w:color w:val="000000"/>
            </w:rPr>
            <w:t>Fundamentals of Heat and Mass Transfer</w:t>
          </w:r>
          <w:r w:rsidRPr="00FF28BE">
            <w:rPr>
              <w:rFonts w:eastAsia="Times New Roman"/>
              <w:color w:val="000000"/>
            </w:rPr>
            <w:t xml:space="preserve"> (7th ed.). John Wiley &amp; Sons.</w:t>
          </w:r>
        </w:p>
        <w:p w14:paraId="57393018" w14:textId="77777777" w:rsidR="00A37BED" w:rsidRPr="00FF28BE" w:rsidRDefault="00A37BED">
          <w:pPr>
            <w:autoSpaceDE w:val="0"/>
            <w:autoSpaceDN w:val="0"/>
            <w:ind w:hanging="480"/>
            <w:divId w:val="768352525"/>
            <w:rPr>
              <w:rFonts w:eastAsia="Times New Roman"/>
              <w:color w:val="000000"/>
            </w:rPr>
          </w:pPr>
          <w:r w:rsidRPr="00FF28BE">
            <w:rPr>
              <w:rFonts w:eastAsia="Times New Roman"/>
              <w:color w:val="000000"/>
            </w:rPr>
            <w:t xml:space="preserve">Boateng, A. A. (2008). </w:t>
          </w:r>
          <w:r w:rsidRPr="00FF28BE">
            <w:rPr>
              <w:rFonts w:eastAsia="Times New Roman"/>
              <w:i/>
              <w:iCs/>
              <w:color w:val="000000"/>
            </w:rPr>
            <w:t>Rotary Kilns: Transport Phenomena and Transport Processes</w:t>
          </w:r>
          <w:r w:rsidRPr="00FF28BE">
            <w:rPr>
              <w:rFonts w:eastAsia="Times New Roman"/>
              <w:color w:val="000000"/>
            </w:rPr>
            <w:t>.</w:t>
          </w:r>
        </w:p>
        <w:p w14:paraId="47F6F48A" w14:textId="77777777" w:rsidR="00A37BED" w:rsidRPr="00FF28BE" w:rsidRDefault="00A37BED">
          <w:pPr>
            <w:autoSpaceDE w:val="0"/>
            <w:autoSpaceDN w:val="0"/>
            <w:ind w:hanging="480"/>
            <w:divId w:val="657415593"/>
            <w:rPr>
              <w:rFonts w:eastAsia="Times New Roman"/>
              <w:color w:val="000000"/>
            </w:rPr>
          </w:pPr>
          <w:r w:rsidRPr="00FF28BE">
            <w:rPr>
              <w:rFonts w:eastAsia="Times New Roman"/>
              <w:color w:val="000000"/>
            </w:rPr>
            <w:t xml:space="preserve">Boateng, A. A., &amp; Barr, P. V. (1996). A thermal model for the rotary kiln including heat transfer within the bed. </w:t>
          </w:r>
          <w:r w:rsidRPr="00FF28BE">
            <w:rPr>
              <w:rFonts w:eastAsia="Times New Roman"/>
              <w:i/>
              <w:iCs/>
              <w:color w:val="000000"/>
            </w:rPr>
            <w:t>International Journal of Heat Mass Transfer</w:t>
          </w:r>
          <w:r w:rsidRPr="00FF28BE">
            <w:rPr>
              <w:rFonts w:eastAsia="Times New Roman"/>
              <w:color w:val="000000"/>
            </w:rPr>
            <w:t xml:space="preserve">, </w:t>
          </w:r>
          <w:r w:rsidRPr="00FF28BE">
            <w:rPr>
              <w:rFonts w:eastAsia="Times New Roman"/>
              <w:i/>
              <w:iCs/>
              <w:color w:val="000000"/>
            </w:rPr>
            <w:t>39</w:t>
          </w:r>
          <w:r w:rsidRPr="00FF28BE">
            <w:rPr>
              <w:rFonts w:eastAsia="Times New Roman"/>
              <w:color w:val="000000"/>
            </w:rPr>
            <w:t>, 2131–2147. https://doi.org/https://doi.org/10.1016/0017-9310(95)00272-3</w:t>
          </w:r>
        </w:p>
        <w:p w14:paraId="68103A95" w14:textId="77777777" w:rsidR="00A37BED" w:rsidRPr="00FF28BE" w:rsidRDefault="00A37BED">
          <w:pPr>
            <w:autoSpaceDE w:val="0"/>
            <w:autoSpaceDN w:val="0"/>
            <w:ind w:hanging="480"/>
            <w:divId w:val="1595361513"/>
            <w:rPr>
              <w:rFonts w:eastAsia="Times New Roman"/>
              <w:color w:val="000000"/>
            </w:rPr>
          </w:pPr>
          <w:r w:rsidRPr="00FF28BE">
            <w:rPr>
              <w:rFonts w:eastAsia="Times New Roman"/>
              <w:color w:val="000000"/>
            </w:rPr>
            <w:t xml:space="preserve">Bottero, J. Y., Cases, J. M., Flessinger, F., &amp; Polrler, J. E. (1980). Studies of Hydrolyzed Aluminum Chloride Solutions. </w:t>
          </w:r>
          <w:r w:rsidRPr="00FF28BE">
            <w:rPr>
              <w:rFonts w:eastAsia="Times New Roman"/>
              <w:i/>
              <w:iCs/>
              <w:color w:val="000000"/>
            </w:rPr>
            <w:t>Americal Chemical Society</w:t>
          </w:r>
          <w:r w:rsidRPr="00FF28BE">
            <w:rPr>
              <w:rFonts w:eastAsia="Times New Roman"/>
              <w:color w:val="000000"/>
            </w:rPr>
            <w:t xml:space="preserve">, </w:t>
          </w:r>
          <w:r w:rsidRPr="00FF28BE">
            <w:rPr>
              <w:rFonts w:eastAsia="Times New Roman"/>
              <w:i/>
              <w:iCs/>
              <w:color w:val="000000"/>
            </w:rPr>
            <w:t>84</w:t>
          </w:r>
          <w:r w:rsidRPr="00FF28BE">
            <w:rPr>
              <w:rFonts w:eastAsia="Times New Roman"/>
              <w:color w:val="000000"/>
            </w:rPr>
            <w:t>(22). https://doi.org/https://doi.org/10.1021/j100459a021</w:t>
          </w:r>
        </w:p>
        <w:p w14:paraId="51A447E9" w14:textId="77777777" w:rsidR="00A37BED" w:rsidRPr="00FF28BE" w:rsidRDefault="00A37BED">
          <w:pPr>
            <w:autoSpaceDE w:val="0"/>
            <w:autoSpaceDN w:val="0"/>
            <w:ind w:hanging="480"/>
            <w:divId w:val="2039041277"/>
            <w:rPr>
              <w:rFonts w:eastAsia="Times New Roman"/>
              <w:color w:val="000000"/>
            </w:rPr>
          </w:pPr>
          <w:r w:rsidRPr="00FF28BE">
            <w:rPr>
              <w:rFonts w:eastAsia="Times New Roman"/>
              <w:color w:val="000000"/>
            </w:rPr>
            <w:t xml:space="preserve">Chen, J., Zhang, R., Simmonds, T., &amp; Hayes, P. C. (2019). Microstructural Changes and Kinetics of Reduction of Hematite to Magnetite in CO/CO2 Gas Atmospheres. </w:t>
          </w:r>
          <w:r w:rsidRPr="00FF28BE">
            <w:rPr>
              <w:rFonts w:eastAsia="Times New Roman"/>
              <w:i/>
              <w:iCs/>
              <w:color w:val="000000"/>
            </w:rPr>
            <w:t>Metallurgical and Materials Transactions B: Process Metallurgy and Materials Processing Science</w:t>
          </w:r>
          <w:r w:rsidRPr="00FF28BE">
            <w:rPr>
              <w:rFonts w:eastAsia="Times New Roman"/>
              <w:color w:val="000000"/>
            </w:rPr>
            <w:t xml:space="preserve">, </w:t>
          </w:r>
          <w:r w:rsidRPr="00FF28BE">
            <w:rPr>
              <w:rFonts w:eastAsia="Times New Roman"/>
              <w:i/>
              <w:iCs/>
              <w:color w:val="000000"/>
            </w:rPr>
            <w:t>50</w:t>
          </w:r>
          <w:r w:rsidRPr="00FF28BE">
            <w:rPr>
              <w:rFonts w:eastAsia="Times New Roman"/>
              <w:color w:val="000000"/>
            </w:rPr>
            <w:t>(6), 2612–2622. https://doi.org/10.1007/s11663-019-01659-0</w:t>
          </w:r>
        </w:p>
        <w:p w14:paraId="2667910F" w14:textId="77777777" w:rsidR="00A37BED" w:rsidRPr="00FF28BE" w:rsidRDefault="00A37BED">
          <w:pPr>
            <w:autoSpaceDE w:val="0"/>
            <w:autoSpaceDN w:val="0"/>
            <w:ind w:hanging="480"/>
            <w:divId w:val="2143691056"/>
            <w:rPr>
              <w:rFonts w:eastAsia="Times New Roman"/>
              <w:color w:val="000000"/>
            </w:rPr>
          </w:pPr>
          <w:r w:rsidRPr="00FF28BE">
            <w:rPr>
              <w:rFonts w:eastAsia="Times New Roman"/>
              <w:color w:val="000000"/>
            </w:rPr>
            <w:lastRenderedPageBreak/>
            <w:t xml:space="preserve">Daud, Z., Adlan, M. N., &amp; Hung, Y. T. (2009). The use of polyaluminium chloride for removing colour, COD and ammonia from semi-aerobic leachate ’The use of polyaluminium chloride for removing colour, COD and ammonia from semi-aerobic leachate. In </w:t>
          </w:r>
          <w:r w:rsidRPr="00FF28BE">
            <w:rPr>
              <w:rFonts w:eastAsia="Times New Roman"/>
              <w:i/>
              <w:iCs/>
              <w:color w:val="000000"/>
            </w:rPr>
            <w:t>Int. J. Environmental Engineering</w:t>
          </w:r>
          <w:r w:rsidRPr="00FF28BE">
            <w:rPr>
              <w:rFonts w:eastAsia="Times New Roman"/>
              <w:color w:val="000000"/>
            </w:rPr>
            <w:t xml:space="preserve"> (Vol. 1, Number 1).</w:t>
          </w:r>
        </w:p>
        <w:p w14:paraId="6E34B700" w14:textId="77777777" w:rsidR="00A37BED" w:rsidRPr="00FF28BE" w:rsidRDefault="00A37BED">
          <w:pPr>
            <w:autoSpaceDE w:val="0"/>
            <w:autoSpaceDN w:val="0"/>
            <w:ind w:hanging="480"/>
            <w:divId w:val="1849322371"/>
            <w:rPr>
              <w:rFonts w:eastAsia="Times New Roman"/>
              <w:color w:val="000000"/>
            </w:rPr>
          </w:pPr>
          <w:r w:rsidRPr="00FF28BE">
            <w:rPr>
              <w:rFonts w:eastAsia="Times New Roman"/>
              <w:color w:val="000000"/>
            </w:rPr>
            <w:t xml:space="preserve">Dryer, F. L., &amp; Glassman, I. (1973). </w:t>
          </w:r>
          <w:r w:rsidRPr="00FF28BE">
            <w:rPr>
              <w:rFonts w:eastAsia="Times New Roman"/>
              <w:i/>
              <w:iCs/>
              <w:color w:val="000000"/>
            </w:rPr>
            <w:t>HIGH-TEMPERATURE OXIDATION OF CO AND CH4</w:t>
          </w:r>
          <w:r w:rsidRPr="00FF28BE">
            <w:rPr>
              <w:rFonts w:eastAsia="Times New Roman"/>
              <w:color w:val="000000"/>
            </w:rPr>
            <w:t>.</w:t>
          </w:r>
        </w:p>
        <w:p w14:paraId="775D70EF" w14:textId="77777777" w:rsidR="00A37BED" w:rsidRPr="00FF28BE" w:rsidRDefault="00A37BED">
          <w:pPr>
            <w:autoSpaceDE w:val="0"/>
            <w:autoSpaceDN w:val="0"/>
            <w:ind w:hanging="480"/>
            <w:divId w:val="1571844976"/>
            <w:rPr>
              <w:rFonts w:eastAsia="Times New Roman"/>
              <w:color w:val="000000"/>
            </w:rPr>
          </w:pPr>
          <w:r w:rsidRPr="00FF28BE">
            <w:rPr>
              <w:rFonts w:eastAsia="Times New Roman"/>
              <w:color w:val="000000"/>
            </w:rPr>
            <w:t xml:space="preserve">ECOTIS. (2025). </w:t>
          </w:r>
          <w:r w:rsidRPr="00FF28BE">
            <w:rPr>
              <w:rFonts w:eastAsia="Times New Roman"/>
              <w:i/>
              <w:iCs/>
              <w:color w:val="000000"/>
            </w:rPr>
            <w:t>ECOWAS Common External Tariff (CET) – ECOWAS Trade Information System(ECOTIS)</w:t>
          </w:r>
          <w:r w:rsidRPr="00FF28BE">
            <w:rPr>
              <w:rFonts w:eastAsia="Times New Roman"/>
              <w:color w:val="000000"/>
            </w:rPr>
            <w:t>. https://ecotis.ecowas.int/policy-development/common-external-tariff-cet/</w:t>
          </w:r>
        </w:p>
        <w:p w14:paraId="56C27D6E" w14:textId="77777777" w:rsidR="00A37BED" w:rsidRPr="00FF28BE" w:rsidRDefault="00A37BED">
          <w:pPr>
            <w:autoSpaceDE w:val="0"/>
            <w:autoSpaceDN w:val="0"/>
            <w:ind w:hanging="480"/>
            <w:divId w:val="475801003"/>
            <w:rPr>
              <w:rFonts w:eastAsia="Times New Roman"/>
              <w:color w:val="000000"/>
            </w:rPr>
          </w:pPr>
          <w:r w:rsidRPr="00FF28BE">
            <w:rPr>
              <w:rFonts w:eastAsia="Times New Roman"/>
              <w:color w:val="000000"/>
            </w:rPr>
            <w:t xml:space="preserve">Ferron, J. R., &amp; Singh, D. K. (1991). Rotary Kiln Transport Processes. </w:t>
          </w:r>
          <w:r w:rsidRPr="00FF28BE">
            <w:rPr>
              <w:rFonts w:eastAsia="Times New Roman"/>
              <w:i/>
              <w:iCs/>
              <w:color w:val="000000"/>
            </w:rPr>
            <w:t>AIChE Journal</w:t>
          </w:r>
          <w:r w:rsidRPr="00FF28BE">
            <w:rPr>
              <w:rFonts w:eastAsia="Times New Roman"/>
              <w:color w:val="000000"/>
            </w:rPr>
            <w:t xml:space="preserve">, </w:t>
          </w:r>
          <w:r w:rsidRPr="00FF28BE">
            <w:rPr>
              <w:rFonts w:eastAsia="Times New Roman"/>
              <w:i/>
              <w:iCs/>
              <w:color w:val="000000"/>
            </w:rPr>
            <w:t>37</w:t>
          </w:r>
          <w:r w:rsidRPr="00FF28BE">
            <w:rPr>
              <w:rFonts w:eastAsia="Times New Roman"/>
              <w:color w:val="000000"/>
            </w:rPr>
            <w:t>, 747–758. https://doi.org/https://doi.org/10.1002/aic.690370512</w:t>
          </w:r>
        </w:p>
        <w:p w14:paraId="7E52C17E" w14:textId="77777777" w:rsidR="00A37BED" w:rsidRPr="00FF28BE" w:rsidRDefault="00A37BED">
          <w:pPr>
            <w:autoSpaceDE w:val="0"/>
            <w:autoSpaceDN w:val="0"/>
            <w:ind w:hanging="480"/>
            <w:divId w:val="1692225082"/>
            <w:rPr>
              <w:rFonts w:eastAsia="Times New Roman"/>
              <w:color w:val="000000"/>
            </w:rPr>
          </w:pPr>
          <w:r w:rsidRPr="00FF28BE">
            <w:rPr>
              <w:rFonts w:eastAsia="Times New Roman"/>
              <w:color w:val="000000"/>
            </w:rPr>
            <w:t xml:space="preserve">Fysh, S. A., &amp; Clark, P. E. (1983). A M()SSBAUER STUDY OF THE IRON MINERALOGY OF ACID-LEACHED BAUXITE. In </w:t>
          </w:r>
          <w:r w:rsidRPr="00FF28BE">
            <w:rPr>
              <w:rFonts w:eastAsia="Times New Roman"/>
              <w:i/>
              <w:iCs/>
              <w:color w:val="000000"/>
            </w:rPr>
            <w:t>Hydrometallurgy</w:t>
          </w:r>
          <w:r w:rsidRPr="00FF28BE">
            <w:rPr>
              <w:rFonts w:eastAsia="Times New Roman"/>
              <w:color w:val="000000"/>
            </w:rPr>
            <w:t xml:space="preserve"> (Number 10).</w:t>
          </w:r>
        </w:p>
        <w:p w14:paraId="47D60B7D" w14:textId="77777777" w:rsidR="00A37BED" w:rsidRPr="00FF28BE" w:rsidRDefault="00A37BED">
          <w:pPr>
            <w:autoSpaceDE w:val="0"/>
            <w:autoSpaceDN w:val="0"/>
            <w:ind w:hanging="480"/>
            <w:divId w:val="1695620106"/>
            <w:rPr>
              <w:rFonts w:eastAsia="Times New Roman"/>
              <w:color w:val="000000"/>
            </w:rPr>
          </w:pPr>
          <w:r w:rsidRPr="00FF28BE">
            <w:rPr>
              <w:rFonts w:eastAsia="Times New Roman"/>
              <w:color w:val="000000"/>
            </w:rPr>
            <w:t xml:space="preserve">General Administration of Quality Supervision, I. and Q. (AQSIQ), &amp; Standardization Administration of China (SAC). (2009). </w:t>
          </w:r>
          <w:r w:rsidRPr="00FF28BE">
            <w:rPr>
              <w:rFonts w:eastAsia="Times New Roman"/>
              <w:i/>
              <w:iCs/>
              <w:color w:val="000000"/>
            </w:rPr>
            <w:t xml:space="preserve">Poly Aluminium Chloride for Treatment of Drinking Water </w:t>
          </w:r>
          <w:r w:rsidRPr="00FF28BE">
            <w:rPr>
              <w:rFonts w:eastAsia="MS Gothic"/>
              <w:i/>
              <w:iCs/>
              <w:color w:val="000000"/>
            </w:rPr>
            <w:t>生活</w:t>
          </w:r>
          <w:r w:rsidRPr="00FF28BE">
            <w:rPr>
              <w:rFonts w:eastAsia="Microsoft JhengHei"/>
              <w:i/>
              <w:iCs/>
              <w:color w:val="000000"/>
            </w:rPr>
            <w:t>饮用水用聚氯化铝</w:t>
          </w:r>
          <w:r w:rsidRPr="00FF28BE">
            <w:rPr>
              <w:rFonts w:eastAsia="Times New Roman"/>
              <w:color w:val="000000"/>
            </w:rPr>
            <w:t>. https://www.chinastandards.net/standard/GB15892-2009.html</w:t>
          </w:r>
        </w:p>
        <w:p w14:paraId="7983990B" w14:textId="77777777" w:rsidR="00A37BED" w:rsidRPr="00FF28BE" w:rsidRDefault="00A37BED">
          <w:pPr>
            <w:autoSpaceDE w:val="0"/>
            <w:autoSpaceDN w:val="0"/>
            <w:ind w:hanging="480"/>
            <w:divId w:val="1483497948"/>
            <w:rPr>
              <w:rFonts w:eastAsia="Times New Roman"/>
              <w:color w:val="000000"/>
            </w:rPr>
          </w:pPr>
          <w:r w:rsidRPr="00FF28BE">
            <w:rPr>
              <w:rFonts w:eastAsia="Times New Roman"/>
              <w:color w:val="000000"/>
            </w:rPr>
            <w:t xml:space="preserve">Ghana Bauxite Company Ltd. (2026). </w:t>
          </w:r>
          <w:r w:rsidRPr="00FF28BE">
            <w:rPr>
              <w:rFonts w:eastAsia="Times New Roman"/>
              <w:i/>
              <w:iCs/>
              <w:color w:val="000000"/>
            </w:rPr>
            <w:t>General Overview of Operations</w:t>
          </w:r>
          <w:r w:rsidRPr="00FF28BE">
            <w:rPr>
              <w:rFonts w:eastAsia="Times New Roman"/>
              <w:color w:val="000000"/>
            </w:rPr>
            <w:t>. Ghana Bauxite Company. https://www.ghanabauxite.com/about-us/</w:t>
          </w:r>
        </w:p>
        <w:p w14:paraId="489324A5" w14:textId="77777777" w:rsidR="00A37BED" w:rsidRPr="00FF28BE" w:rsidRDefault="00A37BED">
          <w:pPr>
            <w:autoSpaceDE w:val="0"/>
            <w:autoSpaceDN w:val="0"/>
            <w:ind w:hanging="480"/>
            <w:divId w:val="292366140"/>
            <w:rPr>
              <w:rFonts w:eastAsia="Times New Roman"/>
              <w:color w:val="000000"/>
            </w:rPr>
          </w:pPr>
          <w:r w:rsidRPr="00FF28BE">
            <w:rPr>
              <w:rFonts w:eastAsia="Times New Roman"/>
              <w:color w:val="000000"/>
            </w:rPr>
            <w:t xml:space="preserve">GIADEC. (2020). </w:t>
          </w:r>
          <w:r w:rsidRPr="00FF28BE">
            <w:rPr>
              <w:rFonts w:eastAsia="Times New Roman"/>
              <w:i/>
              <w:iCs/>
              <w:color w:val="000000"/>
            </w:rPr>
            <w:t>GIADEC – Ghana Integrated Aluminium Development Corporation – Bauxite in Ghana | Aluminium | Alumina</w:t>
          </w:r>
          <w:r w:rsidRPr="00FF28BE">
            <w:rPr>
              <w:rFonts w:eastAsia="Times New Roman"/>
              <w:color w:val="000000"/>
            </w:rPr>
            <w:t>. https://giadec.com/</w:t>
          </w:r>
        </w:p>
        <w:p w14:paraId="4FF1AC47" w14:textId="77777777" w:rsidR="00A37BED" w:rsidRPr="00FF28BE" w:rsidRDefault="00A37BED">
          <w:pPr>
            <w:autoSpaceDE w:val="0"/>
            <w:autoSpaceDN w:val="0"/>
            <w:ind w:hanging="480"/>
            <w:divId w:val="83066096"/>
            <w:rPr>
              <w:rFonts w:eastAsia="Times New Roman"/>
              <w:color w:val="000000"/>
            </w:rPr>
          </w:pPr>
          <w:r w:rsidRPr="00FF28BE">
            <w:rPr>
              <w:rFonts w:eastAsia="Times New Roman"/>
              <w:color w:val="000000"/>
            </w:rPr>
            <w:lastRenderedPageBreak/>
            <w:t xml:space="preserve">Gorog, J. P., Adams, T. N., &amp; Brimacombe, J. K. (1983). Heat Transfer from Flames in a Rotary Kiln. </w:t>
          </w:r>
          <w:r w:rsidRPr="00FF28BE">
            <w:rPr>
              <w:rFonts w:eastAsia="Times New Roman"/>
              <w:i/>
              <w:iCs/>
              <w:color w:val="000000"/>
            </w:rPr>
            <w:t>Metallurgical Transactions B</w:t>
          </w:r>
          <w:r w:rsidRPr="00FF28BE">
            <w:rPr>
              <w:rFonts w:eastAsia="Times New Roman"/>
              <w:color w:val="000000"/>
            </w:rPr>
            <w:t>, (1983), 411–424. https://doi.org/https://doi.org/10.1007/BF02654360</w:t>
          </w:r>
        </w:p>
        <w:p w14:paraId="056AED93" w14:textId="77777777" w:rsidR="00A37BED" w:rsidRPr="00FF28BE" w:rsidRDefault="00A37BED">
          <w:pPr>
            <w:autoSpaceDE w:val="0"/>
            <w:autoSpaceDN w:val="0"/>
            <w:ind w:hanging="480"/>
            <w:divId w:val="269507888"/>
            <w:rPr>
              <w:rFonts w:eastAsia="Times New Roman"/>
              <w:color w:val="000000"/>
            </w:rPr>
          </w:pPr>
          <w:r w:rsidRPr="00FF28BE">
            <w:rPr>
              <w:rFonts w:eastAsia="Times New Roman"/>
              <w:color w:val="000000"/>
            </w:rPr>
            <w:t xml:space="preserve">Ikumapayi, O. M., Akinlabi, E. T., Anyoha, V. O., Uchegbu, I. D., Rominiyi, O. L., Benjamin, H. A., &amp; Akinlabi, S. A. (2021). Effects of Heat Treatment on the Impact and Hardness Properties of Mild Steel [ASTM 36] Lap Welded Joint. </w:t>
          </w:r>
          <w:r w:rsidRPr="00FF28BE">
            <w:rPr>
              <w:rFonts w:eastAsia="Times New Roman"/>
              <w:i/>
              <w:iCs/>
              <w:color w:val="000000"/>
            </w:rPr>
            <w:t>E3S Web of Conferences</w:t>
          </w:r>
          <w:r w:rsidRPr="00FF28BE">
            <w:rPr>
              <w:rFonts w:eastAsia="Times New Roman"/>
              <w:color w:val="000000"/>
            </w:rPr>
            <w:t xml:space="preserve">, </w:t>
          </w:r>
          <w:r w:rsidRPr="00FF28BE">
            <w:rPr>
              <w:rFonts w:eastAsia="Times New Roman"/>
              <w:i/>
              <w:iCs/>
              <w:color w:val="000000"/>
            </w:rPr>
            <w:t>309</w:t>
          </w:r>
          <w:r w:rsidRPr="00FF28BE">
            <w:rPr>
              <w:rFonts w:eastAsia="Times New Roman"/>
              <w:color w:val="000000"/>
            </w:rPr>
            <w:t>. https://doi.org/10.1051/e3sconf/202130</w:t>
          </w:r>
        </w:p>
        <w:p w14:paraId="7228C258" w14:textId="77777777" w:rsidR="00A37BED" w:rsidRPr="00FF28BE" w:rsidRDefault="00A37BED">
          <w:pPr>
            <w:autoSpaceDE w:val="0"/>
            <w:autoSpaceDN w:val="0"/>
            <w:ind w:hanging="480"/>
            <w:divId w:val="827130498"/>
            <w:rPr>
              <w:rFonts w:eastAsia="Times New Roman"/>
              <w:color w:val="000000"/>
            </w:rPr>
          </w:pPr>
          <w:r w:rsidRPr="00FF28BE">
            <w:rPr>
              <w:rFonts w:eastAsia="Times New Roman"/>
              <w:color w:val="000000"/>
            </w:rPr>
            <w:t xml:space="preserve">Jiang, J.-Q., &amp; Graham, N. J. (1998). WaterSA_1998_03_jul98_p237. </w:t>
          </w:r>
          <w:r w:rsidRPr="00FF28BE">
            <w:rPr>
              <w:rFonts w:eastAsia="Times New Roman"/>
              <w:i/>
              <w:iCs/>
              <w:color w:val="000000"/>
            </w:rPr>
            <w:t>Water SA</w:t>
          </w:r>
          <w:r w:rsidRPr="00FF28BE">
            <w:rPr>
              <w:rFonts w:eastAsia="Times New Roman"/>
              <w:color w:val="000000"/>
            </w:rPr>
            <w:t xml:space="preserve">, </w:t>
          </w:r>
          <w:r w:rsidRPr="00FF28BE">
            <w:rPr>
              <w:rFonts w:eastAsia="Times New Roman"/>
              <w:i/>
              <w:iCs/>
              <w:color w:val="000000"/>
            </w:rPr>
            <w:t>24</w:t>
          </w:r>
          <w:r w:rsidRPr="00FF28BE">
            <w:rPr>
              <w:rFonts w:eastAsia="Times New Roman"/>
              <w:color w:val="000000"/>
            </w:rPr>
            <w:t>.</w:t>
          </w:r>
        </w:p>
        <w:p w14:paraId="20B48EAD" w14:textId="77777777" w:rsidR="00A37BED" w:rsidRPr="00FF28BE" w:rsidRDefault="00A37BED">
          <w:pPr>
            <w:autoSpaceDE w:val="0"/>
            <w:autoSpaceDN w:val="0"/>
            <w:ind w:hanging="480"/>
            <w:divId w:val="35933291"/>
            <w:rPr>
              <w:rFonts w:eastAsia="Times New Roman"/>
              <w:color w:val="000000"/>
            </w:rPr>
          </w:pPr>
          <w:r w:rsidRPr="00FF28BE">
            <w:rPr>
              <w:rFonts w:eastAsia="Times New Roman"/>
              <w:color w:val="000000"/>
            </w:rPr>
            <w:t xml:space="preserve">Jovanovic, N., Novakovi(~, T., Janackovii2, J., &amp; Terlecki-Bari, A. (1992). </w:t>
          </w:r>
          <w:r w:rsidRPr="00FF28BE">
            <w:rPr>
              <w:rFonts w:eastAsia="Times New Roman"/>
              <w:i/>
              <w:iCs/>
              <w:color w:val="000000"/>
            </w:rPr>
            <w:t>Properties of Activated Alumina Obtained by Flash Calcination of Gibbsite</w:t>
          </w:r>
          <w:r w:rsidRPr="00FF28BE">
            <w:rPr>
              <w:rFonts w:eastAsia="Times New Roman"/>
              <w:color w:val="000000"/>
            </w:rPr>
            <w:t>.</w:t>
          </w:r>
        </w:p>
        <w:p w14:paraId="49D23B1E" w14:textId="77777777" w:rsidR="00A37BED" w:rsidRPr="00FF28BE" w:rsidRDefault="00A37BED">
          <w:pPr>
            <w:autoSpaceDE w:val="0"/>
            <w:autoSpaceDN w:val="0"/>
            <w:ind w:hanging="480"/>
            <w:divId w:val="1273132234"/>
            <w:rPr>
              <w:rFonts w:eastAsia="Times New Roman"/>
              <w:color w:val="000000"/>
            </w:rPr>
          </w:pPr>
          <w:r w:rsidRPr="00FF28BE">
            <w:rPr>
              <w:rFonts w:eastAsia="Times New Roman"/>
              <w:color w:val="000000"/>
              <w:lang w:val="de-DE"/>
            </w:rPr>
            <w:t xml:space="preserve">Lang, L., Zhu, H., Ding, Y., Yin, X., Wu, C., Yu, X., &amp; Bridgwater, A. V. (2021). </w:t>
          </w:r>
          <w:r w:rsidRPr="00FF28BE">
            <w:rPr>
              <w:rFonts w:eastAsia="Times New Roman"/>
              <w:color w:val="000000"/>
            </w:rPr>
            <w:t xml:space="preserve">Mini-Review on Hot Gas Filtration in Biomass Gasification: Focusing on Ceramic Filter Candles. </w:t>
          </w:r>
          <w:r w:rsidRPr="00FF28BE">
            <w:rPr>
              <w:rFonts w:eastAsia="Times New Roman"/>
              <w:i/>
              <w:iCs/>
              <w:color w:val="000000"/>
            </w:rPr>
            <w:t>Energy &amp; Fuels</w:t>
          </w:r>
          <w:r w:rsidRPr="00FF28BE">
            <w:rPr>
              <w:rFonts w:eastAsia="Times New Roman"/>
              <w:color w:val="000000"/>
            </w:rPr>
            <w:t xml:space="preserve">, </w:t>
          </w:r>
          <w:r w:rsidRPr="00FF28BE">
            <w:rPr>
              <w:rFonts w:eastAsia="Times New Roman"/>
              <w:i/>
              <w:iCs/>
              <w:color w:val="000000"/>
            </w:rPr>
            <w:t>35</w:t>
          </w:r>
          <w:r w:rsidRPr="00FF28BE">
            <w:rPr>
              <w:rFonts w:eastAsia="Times New Roman"/>
              <w:color w:val="000000"/>
            </w:rPr>
            <w:t>(15), 11800–11819. https://doi.org/10.1021/acs.energyfuels.1c01458</w:t>
          </w:r>
        </w:p>
        <w:p w14:paraId="2132D78D" w14:textId="77777777" w:rsidR="00A37BED" w:rsidRPr="00FF28BE" w:rsidRDefault="00A37BED">
          <w:pPr>
            <w:autoSpaceDE w:val="0"/>
            <w:autoSpaceDN w:val="0"/>
            <w:ind w:hanging="480"/>
            <w:divId w:val="1247613267"/>
            <w:rPr>
              <w:rFonts w:eastAsia="Times New Roman"/>
              <w:color w:val="000000"/>
            </w:rPr>
          </w:pPr>
          <w:r w:rsidRPr="00FF28BE">
            <w:rPr>
              <w:rFonts w:eastAsia="Times New Roman"/>
              <w:color w:val="000000"/>
            </w:rPr>
            <w:t xml:space="preserve">Majima, H., Awakura, Y., &amp; Mashima, T. (1985). The Leaching of Hematite in Acid Solutions. </w:t>
          </w:r>
          <w:r w:rsidRPr="00FF28BE">
            <w:rPr>
              <w:rFonts w:eastAsia="Times New Roman"/>
              <w:i/>
              <w:iCs/>
              <w:color w:val="000000"/>
            </w:rPr>
            <w:t>Metallurgical Transactions B</w:t>
          </w:r>
          <w:r w:rsidRPr="00FF28BE">
            <w:rPr>
              <w:rFonts w:eastAsia="Times New Roman"/>
              <w:color w:val="000000"/>
            </w:rPr>
            <w:t xml:space="preserve">, </w:t>
          </w:r>
          <w:r w:rsidRPr="00FF28BE">
            <w:rPr>
              <w:rFonts w:eastAsia="Times New Roman"/>
              <w:i/>
              <w:iCs/>
              <w:color w:val="000000"/>
            </w:rPr>
            <w:t>16</w:t>
          </w:r>
          <w:r w:rsidRPr="00FF28BE">
            <w:rPr>
              <w:rFonts w:eastAsia="Times New Roman"/>
              <w:color w:val="000000"/>
            </w:rPr>
            <w:t>(1), 23–30.</w:t>
          </w:r>
        </w:p>
        <w:p w14:paraId="3683F40C" w14:textId="77777777" w:rsidR="00A37BED" w:rsidRPr="00FF28BE" w:rsidRDefault="00A37BED">
          <w:pPr>
            <w:autoSpaceDE w:val="0"/>
            <w:autoSpaceDN w:val="0"/>
            <w:ind w:hanging="480"/>
            <w:divId w:val="1006639037"/>
            <w:rPr>
              <w:rFonts w:eastAsia="Times New Roman"/>
              <w:color w:val="000000"/>
            </w:rPr>
          </w:pPr>
          <w:r w:rsidRPr="00FF28BE">
            <w:rPr>
              <w:rFonts w:eastAsia="Times New Roman"/>
              <w:color w:val="000000"/>
            </w:rPr>
            <w:t xml:space="preserve">Ministry of Finance. (2026). </w:t>
          </w:r>
          <w:r w:rsidRPr="00FF28BE">
            <w:rPr>
              <w:rFonts w:eastAsia="Times New Roman"/>
              <w:i/>
              <w:iCs/>
              <w:color w:val="000000"/>
            </w:rPr>
            <w:t>The Budget Statement and Economic Policy of the Government of Ghana for the 2026 Financial Year On the Authority of HIS EXCELLENCY JOHN DRAMANI MAHAMA PRESIDENT OF THE REPUBLIC OF GHANA</w:t>
          </w:r>
          <w:r w:rsidRPr="00FF28BE">
            <w:rPr>
              <w:rFonts w:eastAsia="Times New Roman"/>
              <w:color w:val="000000"/>
            </w:rPr>
            <w:t>. www.mofep.gov.gh</w:t>
          </w:r>
        </w:p>
        <w:p w14:paraId="7F363032" w14:textId="77777777" w:rsidR="00A37BED" w:rsidRPr="00FF28BE" w:rsidRDefault="00A37BED">
          <w:pPr>
            <w:autoSpaceDE w:val="0"/>
            <w:autoSpaceDN w:val="0"/>
            <w:ind w:hanging="480"/>
            <w:divId w:val="1859348707"/>
            <w:rPr>
              <w:rFonts w:eastAsia="Times New Roman"/>
              <w:color w:val="000000"/>
            </w:rPr>
          </w:pPr>
          <w:r w:rsidRPr="00FF28BE">
            <w:rPr>
              <w:rFonts w:eastAsia="Times New Roman"/>
              <w:color w:val="000000"/>
            </w:rPr>
            <w:t xml:space="preserve">Momade, F. W. Y., &amp; Gawu, S. K. Y. (1998). </w:t>
          </w:r>
          <w:r w:rsidRPr="00FF28BE">
            <w:rPr>
              <w:rFonts w:eastAsia="Times New Roman"/>
              <w:i/>
              <w:iCs/>
              <w:color w:val="000000"/>
            </w:rPr>
            <w:t xml:space="preserve">Momade and Gawu Geochemical and mineralogical characteristics of Lithomargic clay GEOCHEMICAL AND MINERALOGICAL CHARACTERISTICS OF LITHOMARGIC CLAY TYPES </w:t>
          </w:r>
          <w:r w:rsidRPr="00FF28BE">
            <w:rPr>
              <w:rFonts w:eastAsia="Times New Roman"/>
              <w:i/>
              <w:iCs/>
              <w:color w:val="000000"/>
            </w:rPr>
            <w:lastRenderedPageBreak/>
            <w:t>FROM AWASO BAUXITE DEPOSIT, GHANA: IMPLICATIONS FOR POSSIBLE INDUSTRIAL UTILIZATION</w:t>
          </w:r>
          <w:r w:rsidRPr="00FF28BE">
            <w:rPr>
              <w:rFonts w:eastAsia="Times New Roman"/>
              <w:color w:val="000000"/>
            </w:rPr>
            <w:t>.</w:t>
          </w:r>
        </w:p>
        <w:p w14:paraId="5CE3E513" w14:textId="77777777" w:rsidR="00A37BED" w:rsidRPr="00FF28BE" w:rsidRDefault="00A37BED">
          <w:pPr>
            <w:autoSpaceDE w:val="0"/>
            <w:autoSpaceDN w:val="0"/>
            <w:ind w:hanging="480"/>
            <w:divId w:val="156043544"/>
            <w:rPr>
              <w:rFonts w:eastAsia="Times New Roman"/>
              <w:color w:val="000000"/>
            </w:rPr>
          </w:pPr>
          <w:r w:rsidRPr="00FF28BE">
            <w:rPr>
              <w:rFonts w:eastAsia="Times New Roman"/>
              <w:color w:val="000000"/>
            </w:rPr>
            <w:t xml:space="preserve">My JoyOnline. (2023). </w:t>
          </w:r>
          <w:r w:rsidRPr="00FF28BE">
            <w:rPr>
              <w:rFonts w:eastAsia="Times New Roman"/>
              <w:i/>
              <w:iCs/>
              <w:color w:val="000000"/>
            </w:rPr>
            <w:t>Galamsey: GWCL spends over 60% of revenue on chemicals to treat water</w:t>
          </w:r>
          <w:r w:rsidRPr="00FF28BE">
            <w:rPr>
              <w:rFonts w:eastAsia="Times New Roman"/>
              <w:color w:val="000000"/>
            </w:rPr>
            <w:t>. https://www.google.com/url?sa=E&amp;source=gmail&amp;q=https://www.myjoyonline.com/galamsey-gwcl-spends-over-60-of-revenue-on-chemicals-to-treat-water-cwsa-ceo/</w:t>
          </w:r>
        </w:p>
        <w:p w14:paraId="2DD7EDEF" w14:textId="77777777" w:rsidR="00A37BED" w:rsidRPr="00FF28BE" w:rsidRDefault="00A37BED">
          <w:pPr>
            <w:autoSpaceDE w:val="0"/>
            <w:autoSpaceDN w:val="0"/>
            <w:ind w:hanging="480"/>
            <w:divId w:val="161698653"/>
            <w:rPr>
              <w:rFonts w:eastAsia="Times New Roman"/>
              <w:color w:val="000000"/>
            </w:rPr>
          </w:pPr>
          <w:r w:rsidRPr="00FF28BE">
            <w:rPr>
              <w:rFonts w:eastAsia="Times New Roman"/>
              <w:color w:val="000000"/>
            </w:rPr>
            <w:t xml:space="preserve">Napier-Munn, T. J., Morrell, S., Morrison, R. D., &amp; Kojovic, T. (1999). </w:t>
          </w:r>
          <w:r w:rsidRPr="00FF28BE">
            <w:rPr>
              <w:rFonts w:eastAsia="Times New Roman"/>
              <w:i/>
              <w:iCs/>
              <w:color w:val="000000"/>
            </w:rPr>
            <w:t>Mineral Comminution Circuits: Their Operations and Optimisation</w:t>
          </w:r>
          <w:r w:rsidRPr="00FF28BE">
            <w:rPr>
              <w:rFonts w:eastAsia="Times New Roman"/>
              <w:color w:val="000000"/>
            </w:rPr>
            <w:t xml:space="preserve"> (2nd ed., Vol. 1). Julius Kruttschnitt Mineral Research Centre.</w:t>
          </w:r>
        </w:p>
        <w:p w14:paraId="4FCFB01B" w14:textId="77777777" w:rsidR="00A37BED" w:rsidRPr="00FF28BE" w:rsidRDefault="00A37BED">
          <w:pPr>
            <w:autoSpaceDE w:val="0"/>
            <w:autoSpaceDN w:val="0"/>
            <w:ind w:hanging="480"/>
            <w:divId w:val="221672983"/>
            <w:rPr>
              <w:rFonts w:eastAsia="Times New Roman"/>
              <w:color w:val="000000"/>
            </w:rPr>
          </w:pPr>
          <w:r w:rsidRPr="00FF28BE">
            <w:rPr>
              <w:rFonts w:eastAsia="Times New Roman"/>
              <w:color w:val="000000"/>
            </w:rPr>
            <w:t xml:space="preserve">Nti, S. O., Buamah, R., &amp; Atebiya, J. (2021). Polyaluminium chloride dosing effects on coagulation performance: case study, barekese, ghana. </w:t>
          </w:r>
          <w:r w:rsidRPr="00FF28BE">
            <w:rPr>
              <w:rFonts w:eastAsia="Times New Roman"/>
              <w:i/>
              <w:iCs/>
              <w:color w:val="000000"/>
            </w:rPr>
            <w:t>Water Practice and Technology</w:t>
          </w:r>
          <w:r w:rsidRPr="00FF28BE">
            <w:rPr>
              <w:rFonts w:eastAsia="Times New Roman"/>
              <w:color w:val="000000"/>
            </w:rPr>
            <w:t xml:space="preserve">, </w:t>
          </w:r>
          <w:r w:rsidRPr="00FF28BE">
            <w:rPr>
              <w:rFonts w:eastAsia="Times New Roman"/>
              <w:i/>
              <w:iCs/>
              <w:color w:val="000000"/>
            </w:rPr>
            <w:t>16</w:t>
          </w:r>
          <w:r w:rsidRPr="00FF28BE">
            <w:rPr>
              <w:rFonts w:eastAsia="Times New Roman"/>
              <w:color w:val="000000"/>
            </w:rPr>
            <w:t>(4), 1215–1223. https://doi.org/10.2166/wpt.2021.069</w:t>
          </w:r>
        </w:p>
        <w:p w14:paraId="6DA3E42E" w14:textId="77777777" w:rsidR="00A37BED" w:rsidRPr="00FF28BE" w:rsidRDefault="00A37BED">
          <w:pPr>
            <w:autoSpaceDE w:val="0"/>
            <w:autoSpaceDN w:val="0"/>
            <w:ind w:hanging="480"/>
            <w:divId w:val="226840471"/>
            <w:rPr>
              <w:rFonts w:eastAsia="Times New Roman"/>
              <w:color w:val="000000"/>
            </w:rPr>
          </w:pPr>
          <w:r w:rsidRPr="00FF28BE">
            <w:rPr>
              <w:rFonts w:eastAsia="Times New Roman"/>
              <w:color w:val="000000"/>
            </w:rPr>
            <w:t xml:space="preserve">Ofori-Sarpong, G. (2014). Bauxite Enrichment by Microwave-Magnetising Roasting Using Sawdust as Reducing Agent. </w:t>
          </w:r>
          <w:r w:rsidRPr="00FF28BE">
            <w:rPr>
              <w:rFonts w:eastAsia="Times New Roman"/>
              <w:i/>
              <w:iCs/>
              <w:color w:val="000000"/>
            </w:rPr>
            <w:t>American Journal of Chemical Engineering</w:t>
          </w:r>
          <w:r w:rsidRPr="00FF28BE">
            <w:rPr>
              <w:rFonts w:eastAsia="Times New Roman"/>
              <w:color w:val="000000"/>
            </w:rPr>
            <w:t xml:space="preserve">, </w:t>
          </w:r>
          <w:r w:rsidRPr="00FF28BE">
            <w:rPr>
              <w:rFonts w:eastAsia="Times New Roman"/>
              <w:i/>
              <w:iCs/>
              <w:color w:val="000000"/>
            </w:rPr>
            <w:t>2</w:t>
          </w:r>
          <w:r w:rsidRPr="00FF28BE">
            <w:rPr>
              <w:rFonts w:eastAsia="Times New Roman"/>
              <w:color w:val="000000"/>
            </w:rPr>
            <w:t>(5), 59. https://doi.org/10.11648/j.ajche.20140205.11</w:t>
          </w:r>
        </w:p>
        <w:p w14:paraId="4375B9E3" w14:textId="77777777" w:rsidR="00A37BED" w:rsidRPr="00FF28BE" w:rsidRDefault="00A37BED">
          <w:pPr>
            <w:autoSpaceDE w:val="0"/>
            <w:autoSpaceDN w:val="0"/>
            <w:ind w:hanging="480"/>
            <w:divId w:val="1121536369"/>
            <w:rPr>
              <w:rFonts w:eastAsia="Times New Roman"/>
              <w:color w:val="000000"/>
            </w:rPr>
          </w:pPr>
          <w:r w:rsidRPr="00FF28BE">
            <w:rPr>
              <w:rFonts w:eastAsia="Times New Roman"/>
              <w:color w:val="000000"/>
            </w:rPr>
            <w:t xml:space="preserve">Penresa. (2025, August 1). </w:t>
          </w:r>
          <w:r w:rsidRPr="00FF28BE">
            <w:rPr>
              <w:rFonts w:eastAsia="Times New Roman"/>
              <w:i/>
              <w:iCs/>
              <w:color w:val="000000"/>
            </w:rPr>
            <w:t>Revolutionizing Mining in Ghana with Sustainable Excellence</w:t>
          </w:r>
          <w:r w:rsidRPr="00FF28BE">
            <w:rPr>
              <w:rFonts w:eastAsia="Times New Roman"/>
              <w:color w:val="000000"/>
            </w:rPr>
            <w:t>. Forbes Africa. https://www.forbesafrica.com/africa-undiscovered/2025/07/31/revolutionizing-mining-in-ghana-with-sustainable-excellence</w:t>
          </w:r>
        </w:p>
        <w:p w14:paraId="16691900" w14:textId="77777777" w:rsidR="00A37BED" w:rsidRPr="00FF28BE" w:rsidRDefault="00A37BED">
          <w:pPr>
            <w:autoSpaceDE w:val="0"/>
            <w:autoSpaceDN w:val="0"/>
            <w:ind w:hanging="480"/>
            <w:divId w:val="1959950175"/>
            <w:rPr>
              <w:rFonts w:eastAsia="Times New Roman"/>
              <w:color w:val="000000"/>
            </w:rPr>
          </w:pPr>
          <w:r w:rsidRPr="00FF28BE">
            <w:rPr>
              <w:rFonts w:eastAsia="Times New Roman"/>
              <w:color w:val="000000"/>
            </w:rPr>
            <w:t xml:space="preserve">Plaza-Toledo, M. (2017). companies of the Ghana Chamber of Mines employed a total of 10,503 people in 2017 compared with 11. In </w:t>
          </w:r>
          <w:r w:rsidRPr="00FF28BE">
            <w:rPr>
              <w:rFonts w:eastAsia="Times New Roman"/>
              <w:i/>
              <w:iCs/>
              <w:color w:val="000000"/>
            </w:rPr>
            <w:t>Ghana Statistical Service</w:t>
          </w:r>
          <w:r w:rsidRPr="00FF28BE">
            <w:rPr>
              <w:rFonts w:eastAsia="Times New Roman"/>
              <w:color w:val="000000"/>
            </w:rPr>
            <w:t xml:space="preserve"> (Vol. 628, Number 3). Bank of Ghana.</w:t>
          </w:r>
        </w:p>
        <w:p w14:paraId="58F0DF2E" w14:textId="77777777" w:rsidR="00A37BED" w:rsidRPr="00FF28BE" w:rsidRDefault="00A37BED">
          <w:pPr>
            <w:autoSpaceDE w:val="0"/>
            <w:autoSpaceDN w:val="0"/>
            <w:ind w:hanging="480"/>
            <w:divId w:val="2027781136"/>
            <w:rPr>
              <w:rFonts w:eastAsia="Times New Roman"/>
              <w:color w:val="000000"/>
            </w:rPr>
          </w:pPr>
          <w:r w:rsidRPr="00FF28BE">
            <w:rPr>
              <w:rFonts w:eastAsia="Times New Roman"/>
              <w:color w:val="000000"/>
            </w:rPr>
            <w:lastRenderedPageBreak/>
            <w:t xml:space="preserve">Reddy, B. R., Mishra, S. K., &amp; Banerjee, G. N. (1998). </w:t>
          </w:r>
          <w:r w:rsidRPr="00FF28BE">
            <w:rPr>
              <w:rFonts w:eastAsia="Times New Roman"/>
              <w:i/>
              <w:iCs/>
              <w:color w:val="000000"/>
            </w:rPr>
            <w:t>Kinetics of leaching of a gibbsitic bauxite with hydrochloric acid</w:t>
          </w:r>
          <w:r w:rsidRPr="00FF28BE">
            <w:rPr>
              <w:rFonts w:eastAsia="Times New Roman"/>
              <w:color w:val="000000"/>
            </w:rPr>
            <w:t>. https://doi.org/https://doi.org/10.1016/S0304-386X(98)00075-9</w:t>
          </w:r>
        </w:p>
        <w:p w14:paraId="2BAEBACF" w14:textId="77777777" w:rsidR="00A37BED" w:rsidRPr="00FF28BE" w:rsidRDefault="00A37BED">
          <w:pPr>
            <w:autoSpaceDE w:val="0"/>
            <w:autoSpaceDN w:val="0"/>
            <w:ind w:hanging="480"/>
            <w:divId w:val="1983997018"/>
            <w:rPr>
              <w:rFonts w:eastAsia="Times New Roman"/>
              <w:color w:val="000000"/>
            </w:rPr>
          </w:pPr>
          <w:r w:rsidRPr="00FF28BE">
            <w:rPr>
              <w:rFonts w:eastAsia="Times New Roman"/>
              <w:color w:val="000000"/>
            </w:rPr>
            <w:t xml:space="preserve">Richardson, E. (2026, June 7). </w:t>
          </w:r>
          <w:r w:rsidRPr="00FF28BE">
            <w:rPr>
              <w:rFonts w:eastAsia="Times New Roman"/>
              <w:i/>
              <w:iCs/>
              <w:color w:val="000000"/>
            </w:rPr>
            <w:t>Global Polyalumi Rlillm Sulfate Market 2026 – PW Consulting Chemical &amp; Energy Research Center</w:t>
          </w:r>
          <w:r w:rsidRPr="00FF28BE">
            <w:rPr>
              <w:rFonts w:eastAsia="Times New Roman"/>
              <w:color w:val="000000"/>
            </w:rPr>
            <w:t>. PW Consulting Chemical &amp; Energy Research Center. https://pmarketresearch.com/chemi/polyalumi-rlillm-sulfate-market/</w:t>
          </w:r>
        </w:p>
        <w:p w14:paraId="69415B88" w14:textId="77777777" w:rsidR="00A37BED" w:rsidRPr="00FF28BE" w:rsidRDefault="00A37BED">
          <w:pPr>
            <w:autoSpaceDE w:val="0"/>
            <w:autoSpaceDN w:val="0"/>
            <w:ind w:hanging="480"/>
            <w:divId w:val="1246912094"/>
            <w:rPr>
              <w:rFonts w:eastAsia="Times New Roman"/>
              <w:color w:val="000000"/>
            </w:rPr>
          </w:pPr>
          <w:r w:rsidRPr="00FF28BE">
            <w:rPr>
              <w:rFonts w:eastAsia="Times New Roman"/>
              <w:color w:val="000000"/>
            </w:rPr>
            <w:t xml:space="preserve">Rietema, K. (1061). Performance and design of hydrocyclones-I General considerations. In </w:t>
          </w:r>
          <w:r w:rsidRPr="00FF28BE">
            <w:rPr>
              <w:rFonts w:eastAsia="Times New Roman"/>
              <w:i/>
              <w:iCs/>
              <w:color w:val="000000"/>
            </w:rPr>
            <w:t>Chemical Engineering science</w:t>
          </w:r>
          <w:r w:rsidRPr="00FF28BE">
            <w:rPr>
              <w:rFonts w:eastAsia="Times New Roman"/>
              <w:color w:val="000000"/>
            </w:rPr>
            <w:t xml:space="preserve"> (Vol. 15).</w:t>
          </w:r>
        </w:p>
        <w:p w14:paraId="0B61636D" w14:textId="77777777" w:rsidR="00A37BED" w:rsidRPr="00FF28BE" w:rsidRDefault="00A37BED">
          <w:pPr>
            <w:autoSpaceDE w:val="0"/>
            <w:autoSpaceDN w:val="0"/>
            <w:ind w:hanging="480"/>
            <w:divId w:val="1342318190"/>
            <w:rPr>
              <w:rFonts w:eastAsia="Times New Roman"/>
              <w:color w:val="000000"/>
            </w:rPr>
          </w:pPr>
          <w:r w:rsidRPr="00FF28BE">
            <w:rPr>
              <w:rFonts w:eastAsia="Times New Roman"/>
              <w:color w:val="000000"/>
            </w:rPr>
            <w:t xml:space="preserve">Sass, A. (1967). simulation-of-heattransfer-phenomena-in-a-rotary-kiln-1968. </w:t>
          </w:r>
          <w:r w:rsidRPr="00FF28BE">
            <w:rPr>
              <w:rFonts w:eastAsia="Times New Roman"/>
              <w:i/>
              <w:iCs/>
              <w:color w:val="000000"/>
            </w:rPr>
            <w:t>Industrial &amp; Engineering Chemistry Process Design and Development</w:t>
          </w:r>
          <w:r w:rsidRPr="00FF28BE">
            <w:rPr>
              <w:rFonts w:eastAsia="Times New Roman"/>
              <w:color w:val="000000"/>
            </w:rPr>
            <w:t>. https://pubs.acs.org/doi/10.1021/i260026a601</w:t>
          </w:r>
        </w:p>
        <w:p w14:paraId="322FF91B" w14:textId="77777777" w:rsidR="00A37BED" w:rsidRPr="00FF28BE" w:rsidRDefault="00A37BED">
          <w:pPr>
            <w:autoSpaceDE w:val="0"/>
            <w:autoSpaceDN w:val="0"/>
            <w:ind w:hanging="480"/>
            <w:divId w:val="1697921626"/>
            <w:rPr>
              <w:rFonts w:eastAsia="Times New Roman"/>
              <w:color w:val="000000"/>
              <w:lang w:val="de-DE"/>
            </w:rPr>
          </w:pPr>
          <w:r w:rsidRPr="00FF28BE">
            <w:rPr>
              <w:rFonts w:eastAsia="Times New Roman"/>
              <w:color w:val="000000"/>
            </w:rPr>
            <w:t xml:space="preserve">Schotte, W. (1960). Thermal Conductivity of Packed Beds. </w:t>
          </w:r>
          <w:r w:rsidRPr="00FF28BE">
            <w:rPr>
              <w:rFonts w:eastAsia="Times New Roman"/>
              <w:i/>
              <w:iCs/>
              <w:color w:val="000000"/>
              <w:lang w:val="de-DE"/>
            </w:rPr>
            <w:t>AIChE Journal</w:t>
          </w:r>
          <w:r w:rsidRPr="00FF28BE">
            <w:rPr>
              <w:rFonts w:eastAsia="Times New Roman"/>
              <w:color w:val="000000"/>
              <w:lang w:val="de-DE"/>
            </w:rPr>
            <w:t>. https://doi.org/https://doi.org/10.1002/aic.690060113</w:t>
          </w:r>
        </w:p>
        <w:p w14:paraId="75745699" w14:textId="77777777" w:rsidR="00A37BED" w:rsidRPr="00FF28BE" w:rsidRDefault="00A37BED">
          <w:pPr>
            <w:autoSpaceDE w:val="0"/>
            <w:autoSpaceDN w:val="0"/>
            <w:ind w:hanging="480"/>
            <w:divId w:val="1095899385"/>
            <w:rPr>
              <w:rFonts w:eastAsia="Times New Roman"/>
              <w:color w:val="000000"/>
            </w:rPr>
          </w:pPr>
          <w:r w:rsidRPr="00FF28BE">
            <w:rPr>
              <w:rFonts w:eastAsia="Times New Roman"/>
              <w:color w:val="000000"/>
            </w:rPr>
            <w:t xml:space="preserve">Shampine, L. F., Gladwell, I., &amp; Thompson, S. (2009). </w:t>
          </w:r>
          <w:r w:rsidRPr="00FF28BE">
            <w:rPr>
              <w:rFonts w:eastAsia="Times New Roman"/>
              <w:i/>
              <w:iCs/>
              <w:color w:val="000000"/>
            </w:rPr>
            <w:t>Solving ODEs with MATLAB</w:t>
          </w:r>
          <w:r w:rsidRPr="00FF28BE">
            <w:rPr>
              <w:rFonts w:eastAsia="Times New Roman"/>
              <w:color w:val="000000"/>
            </w:rPr>
            <w:t>. Cambridge University Press. https://doi.org/https://doi.org/10.1017/CBO9780511615542</w:t>
          </w:r>
        </w:p>
        <w:p w14:paraId="0B2B2AF7" w14:textId="77777777" w:rsidR="00A37BED" w:rsidRPr="00FF28BE" w:rsidRDefault="00A37BED">
          <w:pPr>
            <w:autoSpaceDE w:val="0"/>
            <w:autoSpaceDN w:val="0"/>
            <w:ind w:hanging="480"/>
            <w:divId w:val="1551183611"/>
            <w:rPr>
              <w:rFonts w:eastAsia="Times New Roman"/>
              <w:color w:val="000000"/>
            </w:rPr>
          </w:pPr>
          <w:r w:rsidRPr="00FF28BE">
            <w:rPr>
              <w:rFonts w:eastAsia="Times New Roman"/>
              <w:color w:val="000000"/>
            </w:rPr>
            <w:t xml:space="preserve">Tetrahedron. (2025). </w:t>
          </w:r>
          <w:r w:rsidRPr="00FF28BE">
            <w:rPr>
              <w:rFonts w:eastAsia="Times New Roman"/>
              <w:i/>
              <w:iCs/>
              <w:color w:val="000000"/>
            </w:rPr>
            <w:t>Plant Layout : Definition, Objectives, Types, Case Studies, Factors</w:t>
          </w:r>
          <w:r w:rsidRPr="00FF28BE">
            <w:rPr>
              <w:rFonts w:eastAsia="Times New Roman"/>
              <w:color w:val="000000"/>
            </w:rPr>
            <w:t>. https://www.tetrahedron.in/plant-layout</w:t>
          </w:r>
        </w:p>
        <w:p w14:paraId="121BF11E" w14:textId="77777777" w:rsidR="00A37BED" w:rsidRPr="00FF28BE" w:rsidRDefault="00A37BED">
          <w:pPr>
            <w:autoSpaceDE w:val="0"/>
            <w:autoSpaceDN w:val="0"/>
            <w:ind w:hanging="480"/>
            <w:divId w:val="1249849808"/>
            <w:rPr>
              <w:rFonts w:eastAsia="Times New Roman"/>
              <w:color w:val="000000"/>
            </w:rPr>
          </w:pPr>
          <w:r w:rsidRPr="00FF28BE">
            <w:rPr>
              <w:rFonts w:eastAsia="Times New Roman"/>
              <w:color w:val="000000"/>
            </w:rPr>
            <w:t xml:space="preserve">Towler, G. P. ., &amp; Sinnott, R. K. . (2022). </w:t>
          </w:r>
          <w:r w:rsidRPr="00FF28BE">
            <w:rPr>
              <w:rFonts w:eastAsia="Times New Roman"/>
              <w:i/>
              <w:iCs/>
              <w:color w:val="000000"/>
            </w:rPr>
            <w:t>Chemical engineering design : principles, practice and economics of plant and process design</w:t>
          </w:r>
          <w:r w:rsidRPr="00FF28BE">
            <w:rPr>
              <w:rFonts w:eastAsia="Times New Roman"/>
              <w:color w:val="000000"/>
            </w:rPr>
            <w:t>. Butterworth-Heinemann is an imprint of Elsevier.</w:t>
          </w:r>
        </w:p>
        <w:p w14:paraId="54FDC5E4" w14:textId="77777777" w:rsidR="00A37BED" w:rsidRPr="00FF28BE" w:rsidRDefault="00A37BED">
          <w:pPr>
            <w:autoSpaceDE w:val="0"/>
            <w:autoSpaceDN w:val="0"/>
            <w:ind w:hanging="480"/>
            <w:divId w:val="2053074271"/>
            <w:rPr>
              <w:rFonts w:eastAsia="Times New Roman"/>
              <w:color w:val="000000"/>
            </w:rPr>
          </w:pPr>
          <w:r w:rsidRPr="00FF28BE">
            <w:rPr>
              <w:rFonts w:eastAsia="Times New Roman"/>
              <w:color w:val="000000"/>
            </w:rPr>
            <w:lastRenderedPageBreak/>
            <w:t xml:space="preserve">Tscheng, S. H., &amp; Watkznson, A. P. (1979). Convective Heat Transfer in a Rotary Kiln. </w:t>
          </w:r>
          <w:r w:rsidRPr="00FF28BE">
            <w:rPr>
              <w:rFonts w:eastAsia="Times New Roman"/>
              <w:i/>
              <w:iCs/>
              <w:color w:val="000000"/>
            </w:rPr>
            <w:t>The Canadian Journal of Chemical Engineering</w:t>
          </w:r>
          <w:r w:rsidRPr="00FF28BE">
            <w:rPr>
              <w:rFonts w:eastAsia="Times New Roman"/>
              <w:color w:val="000000"/>
            </w:rPr>
            <w:t>. https://doi.org/https://doi.org/10.1002/cjce.5450570405</w:t>
          </w:r>
        </w:p>
        <w:p w14:paraId="269DAC4C" w14:textId="77777777" w:rsidR="00A37BED" w:rsidRPr="00FF28BE" w:rsidRDefault="00A37BED">
          <w:pPr>
            <w:autoSpaceDE w:val="0"/>
            <w:autoSpaceDN w:val="0"/>
            <w:ind w:hanging="480"/>
            <w:divId w:val="257952123"/>
            <w:rPr>
              <w:rFonts w:eastAsia="Times New Roman"/>
              <w:color w:val="000000"/>
            </w:rPr>
          </w:pPr>
          <w:r w:rsidRPr="00FF28BE">
            <w:rPr>
              <w:rFonts w:eastAsia="Times New Roman"/>
              <w:color w:val="000000"/>
            </w:rPr>
            <w:t xml:space="preserve">Wang, D., Sun, W., Xu, Y., Tang, H., &amp; Gregory, J. (2004). Speciation stability of inorganic polymer flocculant-PACl. </w:t>
          </w:r>
          <w:r w:rsidRPr="00FF28BE">
            <w:rPr>
              <w:rFonts w:eastAsia="Times New Roman"/>
              <w:i/>
              <w:iCs/>
              <w:color w:val="000000"/>
            </w:rPr>
            <w:t>Colloids and Surfaces A: Physicochemical and Engineering Aspects</w:t>
          </w:r>
          <w:r w:rsidRPr="00FF28BE">
            <w:rPr>
              <w:rFonts w:eastAsia="Times New Roman"/>
              <w:color w:val="000000"/>
            </w:rPr>
            <w:t xml:space="preserve">, </w:t>
          </w:r>
          <w:r w:rsidRPr="00FF28BE">
            <w:rPr>
              <w:rFonts w:eastAsia="Times New Roman"/>
              <w:i/>
              <w:iCs/>
              <w:color w:val="000000"/>
            </w:rPr>
            <w:t>243</w:t>
          </w:r>
          <w:r w:rsidRPr="00FF28BE">
            <w:rPr>
              <w:rFonts w:eastAsia="Times New Roman"/>
              <w:color w:val="000000"/>
            </w:rPr>
            <w:t>(1–3), 1–10. https://doi.org/10.1016/j.colsurfa.2004.04.073</w:t>
          </w:r>
        </w:p>
        <w:p w14:paraId="09E7ABBD" w14:textId="77777777" w:rsidR="00A37BED" w:rsidRPr="00FF28BE" w:rsidRDefault="00A37BED">
          <w:pPr>
            <w:autoSpaceDE w:val="0"/>
            <w:autoSpaceDN w:val="0"/>
            <w:ind w:hanging="480"/>
            <w:divId w:val="478304631"/>
            <w:rPr>
              <w:rFonts w:eastAsia="Times New Roman"/>
              <w:color w:val="000000"/>
            </w:rPr>
          </w:pPr>
          <w:r w:rsidRPr="00FF28BE">
            <w:rPr>
              <w:rFonts w:eastAsia="Times New Roman"/>
              <w:i/>
              <w:iCs/>
              <w:color w:val="000000"/>
            </w:rPr>
            <w:t>WHO/UNICEF JOINT MONITORING PROGRAMME FOR WATER SUPPLY, SANITATION AND HYGIENE</w:t>
          </w:r>
          <w:r w:rsidRPr="00FF28BE">
            <w:rPr>
              <w:rFonts w:eastAsia="Times New Roman"/>
              <w:color w:val="000000"/>
            </w:rPr>
            <w:t>. (n.d.). Retrieved https://washdata.org</w:t>
          </w:r>
        </w:p>
        <w:p w14:paraId="17B43A1E" w14:textId="77777777" w:rsidR="00A37BED" w:rsidRPr="00FF28BE" w:rsidRDefault="00A37BED">
          <w:pPr>
            <w:autoSpaceDE w:val="0"/>
            <w:autoSpaceDN w:val="0"/>
            <w:ind w:hanging="480"/>
            <w:divId w:val="2115974947"/>
            <w:rPr>
              <w:rFonts w:eastAsia="Times New Roman"/>
              <w:color w:val="000000"/>
            </w:rPr>
          </w:pPr>
          <w:r w:rsidRPr="00FF28BE">
            <w:rPr>
              <w:rFonts w:eastAsia="Times New Roman"/>
              <w:color w:val="000000"/>
            </w:rPr>
            <w:t xml:space="preserve">Zouboulis, A. I., &amp; Tzoupanos, N. (2010). Alternative cost-effective preparation method of polyaluminium chloride (PAC) coagulant agent: Characterization and comparative application for water/wastewater treatment. </w:t>
          </w:r>
          <w:r w:rsidRPr="00FF28BE">
            <w:rPr>
              <w:rFonts w:eastAsia="Times New Roman"/>
              <w:i/>
              <w:iCs/>
              <w:color w:val="000000"/>
            </w:rPr>
            <w:t>Desalination</w:t>
          </w:r>
          <w:r w:rsidRPr="00FF28BE">
            <w:rPr>
              <w:rFonts w:eastAsia="Times New Roman"/>
              <w:color w:val="000000"/>
            </w:rPr>
            <w:t xml:space="preserve">, </w:t>
          </w:r>
          <w:r w:rsidRPr="00FF28BE">
            <w:rPr>
              <w:rFonts w:eastAsia="Times New Roman"/>
              <w:i/>
              <w:iCs/>
              <w:color w:val="000000"/>
            </w:rPr>
            <w:t>250</w:t>
          </w:r>
          <w:r w:rsidRPr="00FF28BE">
            <w:rPr>
              <w:rFonts w:eastAsia="Times New Roman"/>
              <w:color w:val="000000"/>
            </w:rPr>
            <w:t>(1), 339–344. https://doi.org/10.1016/j.desal.2009.09.053</w:t>
          </w:r>
        </w:p>
        <w:p w14:paraId="327F63D7" w14:textId="78265D2C" w:rsidR="00096A00" w:rsidRDefault="00A37BED" w:rsidP="00516366">
          <w:r w:rsidRPr="00FF28BE">
            <w:rPr>
              <w:rFonts w:eastAsia="Times New Roman"/>
            </w:rPr>
            <w:t> </w:t>
          </w:r>
        </w:p>
      </w:sdtContent>
    </w:sdt>
    <w:p w14:paraId="12FB29CD" w14:textId="77777777" w:rsidR="0053702F" w:rsidRPr="00C26C40" w:rsidRDefault="0053702F" w:rsidP="0053702F">
      <w:r w:rsidRPr="00C26C40">
        <w:t>AACE International. (2016). Cost Estimate Classification System – As Applied in Engineering, Procurement, and Construction for the Process Industries (Recommended Practice No. 18R-97). Morgantown, WV: AACE International.</w:t>
      </w:r>
    </w:p>
    <w:p w14:paraId="487F63FB" w14:textId="77777777" w:rsidR="0053702F" w:rsidRPr="00C26C40" w:rsidRDefault="0053702F" w:rsidP="0053702F">
      <w:r w:rsidRPr="00C26C40">
        <w:t>Asian Metal Ltd. (2024). Ghana Bauxite Market Report. London: Asian Metal.</w:t>
      </w:r>
    </w:p>
    <w:p w14:paraId="5A2B6B19" w14:textId="77777777" w:rsidR="0053702F" w:rsidRPr="00C26C40" w:rsidRDefault="0053702F" w:rsidP="0053702F">
      <w:r w:rsidRPr="00C26C40">
        <w:t>Bank of Ghana. (2026). Monetary Policy Committee Press Release – July 2026. Accra: Bank of Ghana.</w:t>
      </w:r>
    </w:p>
    <w:p w14:paraId="4EB892E5" w14:textId="77777777" w:rsidR="0053702F" w:rsidRPr="00C26C40" w:rsidRDefault="0053702F" w:rsidP="0053702F">
      <w:r w:rsidRPr="00C26C40">
        <w:t>Cetech BPA Ghana. (2026). Hydrochloric Acid (30–33%) Commercial Quotation. Accra.</w:t>
      </w:r>
    </w:p>
    <w:p w14:paraId="19E83BDA" w14:textId="77777777" w:rsidR="0053702F" w:rsidRPr="00C26C40" w:rsidRDefault="0053702F" w:rsidP="0053702F">
      <w:r w:rsidRPr="00C26C40">
        <w:t>Damodaran, A. (2026). Country Risk: Determinants, Measures and Implications (Annual Update). NYU Stern School of Business. Retrieved from http://pages.stern.nyu.edu/~adamodar/</w:t>
      </w:r>
    </w:p>
    <w:p w14:paraId="7D4CD9CE" w14:textId="77777777" w:rsidR="0053702F" w:rsidRPr="00C26C40" w:rsidRDefault="0053702F" w:rsidP="0053702F">
      <w:r w:rsidRPr="00C26C40">
        <w:lastRenderedPageBreak/>
        <w:t>ECOWAS Commission. (2025). ECOWAS Common External Tariff Revision – Schedule C (PAC, HS 2827.32). Abuja: ECOWAS.</w:t>
      </w:r>
    </w:p>
    <w:p w14:paraId="084CBC36" w14:textId="77777777" w:rsidR="0053702F" w:rsidRPr="00C26C40" w:rsidRDefault="0053702F" w:rsidP="0053702F">
      <w:r w:rsidRPr="00C26C40">
        <w:t>Ghana Environmental Protection Agency (EPA). (2016). Environmental Impact Assessment Procedures. Accra: EPA Ghana.</w:t>
      </w:r>
    </w:p>
    <w:p w14:paraId="02DD0736" w14:textId="77777777" w:rsidR="0053702F" w:rsidRPr="00C26C40" w:rsidRDefault="0053702F" w:rsidP="0053702F">
      <w:r w:rsidRPr="00C26C40">
        <w:t>Ghana Revenue Authority. (2023). Income Tax Act 896: Corporate Income Tax Schedule. Accra: GRA.</w:t>
      </w:r>
    </w:p>
    <w:p w14:paraId="746A60CE" w14:textId="77777777" w:rsidR="0053702F" w:rsidRPr="00C26C40" w:rsidRDefault="0053702F" w:rsidP="0053702F">
      <w:r w:rsidRPr="00C26C40">
        <w:t>GIADEC Act, 2019 (Act 976). Ghana Integrated Aluminium Development Corporation. Accra: Parliament of Ghana.</w:t>
      </w:r>
    </w:p>
    <w:p w14:paraId="3010B5E7" w14:textId="77777777" w:rsidR="0053702F" w:rsidRPr="00C26C40" w:rsidRDefault="0053702F" w:rsidP="0053702F">
      <w:r w:rsidRPr="00C26C40">
        <w:t>Humphreys, K. K. (1991). Jelen's Cost and Optimization Engineering (3rd ed.). New York: McGraw-Hill.</w:t>
      </w:r>
    </w:p>
    <w:p w14:paraId="0C1F1B17" w14:textId="77777777" w:rsidR="0053702F" w:rsidRPr="00C26C40" w:rsidRDefault="0053702F" w:rsidP="0053702F">
      <w:r w:rsidRPr="00C26C40">
        <w:t>IChemE. (2003). A Guide to Capital Cost Estimating (4th ed.). Rugby: Institution of Chemical Engineers.</w:t>
      </w:r>
    </w:p>
    <w:p w14:paraId="205EEF5D" w14:textId="77777777" w:rsidR="0053702F" w:rsidRPr="00C26C40" w:rsidRDefault="0053702F" w:rsidP="0053702F">
      <w:r w:rsidRPr="00C26C40">
        <w:t>Public Utilities Regulatory Commission of Ghana (PURC). (2026). PURC 2026–2030 Electricity and Water Tariff Decision. Accra: PURC.</w:t>
      </w:r>
    </w:p>
    <w:p w14:paraId="75118A7D" w14:textId="77777777" w:rsidR="0053702F" w:rsidRPr="00C26C40" w:rsidRDefault="0053702F" w:rsidP="0053702F">
      <w:r w:rsidRPr="00C26C40">
        <w:t>6W Research. (2026). Ghana Calcium Aluminate Market Outlook 2026–2030. New Delhi: 6W Research.</w:t>
      </w:r>
    </w:p>
    <w:p w14:paraId="3CFAD718" w14:textId="77777777" w:rsidR="0053702F" w:rsidRPr="00C26C40" w:rsidRDefault="0053702F" w:rsidP="0053702F">
      <w:r w:rsidRPr="00C26C40">
        <w:t>Turton, R., Bailie, R. C., Whiting, W. B., &amp; Shaeiwitz, J. A. (2018). Analysis, Synthesis and Design of Chemical Processes (5th ed.). Upper Saddle River, NJ: Pearson.</w:t>
      </w:r>
    </w:p>
    <w:p w14:paraId="7E1A8CF4" w14:textId="77777777" w:rsidR="0053702F" w:rsidRDefault="0053702F" w:rsidP="0053702F">
      <w:r w:rsidRPr="00C26C40">
        <w:t>World Bank. (2024). Doing Business in West Africa: Industrial Investment Financing Structures. Washington DC: World Bank Group.</w:t>
      </w:r>
    </w:p>
    <w:p w14:paraId="6271082D" w14:textId="6A266E23" w:rsidR="00FF26A9" w:rsidRDefault="00FF26A9" w:rsidP="00FF26A9">
      <w:r>
        <w:t>British Standards Institution (2007) BS OHSAS 18001:2007 Occupational health and safety management systems – Requirements. London: BSI.</w:t>
      </w:r>
    </w:p>
    <w:p w14:paraId="25538D27" w14:textId="5F5C34FE" w:rsidR="00FF26A9" w:rsidRDefault="00FF26A9" w:rsidP="00FF26A9">
      <w:r>
        <w:lastRenderedPageBreak/>
        <w:t>Crawley, F. and Tyler, B. (2015) HAZOP: Guide to Best Practice. 3rd edn. Amsterdam: Elsevier.</w:t>
      </w:r>
    </w:p>
    <w:p w14:paraId="115ACCBD" w14:textId="6B91A33B" w:rsidR="00FF26A9" w:rsidRDefault="00FF26A9" w:rsidP="00FF26A9">
      <w:r>
        <w:t>Crowl, D.A. and Louvar, J.F. (2019) Chemical Process Safety: Fundamentals with Applications. 4th edn. Boston: Pearson.</w:t>
      </w:r>
    </w:p>
    <w:p w14:paraId="636D31A5" w14:textId="4D300D10" w:rsidR="00FF26A9" w:rsidRDefault="00FF26A9" w:rsidP="00FF26A9">
      <w:r>
        <w:t>Ghana Environmental Protection Agency (2022) Guidelines for Industrial Effluent Discharge. Accra: EPA.</w:t>
      </w:r>
    </w:p>
    <w:p w14:paraId="6F166F9D" w14:textId="4771F7C1" w:rsidR="00FF26A9" w:rsidRDefault="00FF26A9" w:rsidP="00FF26A9">
      <w:r>
        <w:t>IEC (2016) IEC 61882:2016 Hazard and operability studies (HAZOP studies) – Application guide. Geneva: International Electrotechnical Commission.</w:t>
      </w:r>
    </w:p>
    <w:p w14:paraId="4AC4D0B9" w14:textId="7A3A71E3" w:rsidR="00FF26A9" w:rsidRDefault="00FF26A9" w:rsidP="00FF26A9">
      <w:r>
        <w:t>ISO (2018) ISO 45001:2018 Occupational health and safety management systems – Requirements with guidance for use. Geneva: International Organization for Standardization.</w:t>
      </w:r>
    </w:p>
    <w:p w14:paraId="7B881841" w14:textId="2F301C4F" w:rsidR="00FF26A9" w:rsidRDefault="00FF26A9" w:rsidP="00FF26A9">
      <w:r>
        <w:t>Lees, F.P. (2012) Lees’ Loss Prevention in the Process Industries. 4th edn. Oxford: Butterworth-Heinemann.</w:t>
      </w:r>
    </w:p>
    <w:p w14:paraId="0E125A68" w14:textId="63BACC80" w:rsidR="004E2403" w:rsidRPr="00C26C40" w:rsidRDefault="00FF26A9" w:rsidP="00FF26A9">
      <w:r>
        <w:t>OSHA (2023) Process Safety Management of Highly Hazardous Chemicals. 29 CFR 1910.119. Washington, DC: Occupational Safety and Health Administration.</w:t>
      </w:r>
    </w:p>
    <w:p w14:paraId="4D1DD8CE" w14:textId="28AB932F" w:rsidR="00494ACD" w:rsidRPr="00494ACD" w:rsidRDefault="00494ACD" w:rsidP="00494ACD">
      <w:pPr>
        <w:jc w:val="left"/>
        <w:rPr>
          <w:bCs/>
        </w:rPr>
      </w:pPr>
      <w:r w:rsidRPr="00494ACD">
        <w:rPr>
          <w:bCs/>
        </w:rPr>
        <w:t>British Standards Institution (2007) BS OHSAS 18001:2007 Occupational health and safety management systems – Requirements. London: BSI.</w:t>
      </w:r>
    </w:p>
    <w:p w14:paraId="0D13333A" w14:textId="0D6F050D" w:rsidR="00494ACD" w:rsidRPr="00494ACD" w:rsidRDefault="00AB22A1" w:rsidP="00494ACD">
      <w:pPr>
        <w:jc w:val="left"/>
        <w:rPr>
          <w:bCs/>
        </w:rPr>
      </w:pPr>
      <w:r>
        <w:rPr>
          <w:bCs/>
        </w:rPr>
        <w:t>C</w:t>
      </w:r>
      <w:r w:rsidR="00494ACD" w:rsidRPr="00494ACD">
        <w:rPr>
          <w:bCs/>
        </w:rPr>
        <w:t>rawley, F. and Tyler, B. (2015) HAZOP: Guide to Best Practice. 3rd edn. Amsterdam: Elsevier.</w:t>
      </w:r>
    </w:p>
    <w:p w14:paraId="34A0EA20" w14:textId="2988DC72" w:rsidR="00494ACD" w:rsidRPr="00494ACD" w:rsidRDefault="00494ACD" w:rsidP="00494ACD">
      <w:pPr>
        <w:jc w:val="left"/>
        <w:rPr>
          <w:bCs/>
        </w:rPr>
      </w:pPr>
      <w:r w:rsidRPr="00494ACD">
        <w:rPr>
          <w:bCs/>
        </w:rPr>
        <w:t>Crowl, D.A. and Louvar, J.F. (2019) Chemical Process Safety: Fundamentals with Applications. 4th edn. Boston: Pearson.</w:t>
      </w:r>
    </w:p>
    <w:p w14:paraId="1C428DFE" w14:textId="1FD661F6" w:rsidR="00494ACD" w:rsidRPr="00494ACD" w:rsidRDefault="00494ACD" w:rsidP="00494ACD">
      <w:pPr>
        <w:jc w:val="left"/>
        <w:rPr>
          <w:bCs/>
        </w:rPr>
      </w:pPr>
      <w:r w:rsidRPr="00494ACD">
        <w:rPr>
          <w:bCs/>
        </w:rPr>
        <w:t>Ghana Environmental Protection Agency (2022) Guidelines for Industrial Effluent Discharge. Accra: EPA.</w:t>
      </w:r>
    </w:p>
    <w:p w14:paraId="404DFDE0" w14:textId="67BAFD26" w:rsidR="00494ACD" w:rsidRPr="00494ACD" w:rsidRDefault="00494ACD" w:rsidP="00494ACD">
      <w:pPr>
        <w:jc w:val="left"/>
        <w:rPr>
          <w:bCs/>
        </w:rPr>
      </w:pPr>
      <w:r w:rsidRPr="00494ACD">
        <w:rPr>
          <w:bCs/>
        </w:rPr>
        <w:lastRenderedPageBreak/>
        <w:t>IEC (2016) IEC 61882:2016 Hazard and operability studies (HAZOP studies) – Application guide. Geneva: International Electrotechnical Commission.</w:t>
      </w:r>
    </w:p>
    <w:p w14:paraId="0B11417C" w14:textId="07914028" w:rsidR="00494ACD" w:rsidRPr="00494ACD" w:rsidRDefault="00494ACD" w:rsidP="00494ACD">
      <w:pPr>
        <w:jc w:val="left"/>
        <w:rPr>
          <w:bCs/>
        </w:rPr>
      </w:pPr>
      <w:r w:rsidRPr="00494ACD">
        <w:rPr>
          <w:bCs/>
        </w:rPr>
        <w:t>ISO (2018) ISO 45001:2018 Occupational health and safety management systems – Requirements with guidance for use. Geneva: International Organization for Standardization.</w:t>
      </w:r>
    </w:p>
    <w:p w14:paraId="3009F3FC" w14:textId="2B9246E5" w:rsidR="00494ACD" w:rsidRPr="00494ACD" w:rsidRDefault="00494ACD" w:rsidP="00494ACD">
      <w:pPr>
        <w:jc w:val="left"/>
        <w:rPr>
          <w:bCs/>
        </w:rPr>
      </w:pPr>
      <w:r w:rsidRPr="00494ACD">
        <w:rPr>
          <w:bCs/>
        </w:rPr>
        <w:t>Lees, F.P. (2012) Lees’ Loss Prevention in the Process Industries. 4th edn. Oxford: Butterworth-Heinemann.</w:t>
      </w:r>
    </w:p>
    <w:p w14:paraId="08E1DE65" w14:textId="6D995547" w:rsidR="00494ACD" w:rsidRPr="00494ACD" w:rsidRDefault="00494ACD" w:rsidP="00494ACD">
      <w:pPr>
        <w:jc w:val="left"/>
        <w:rPr>
          <w:bCs/>
        </w:rPr>
      </w:pPr>
      <w:r w:rsidRPr="00494ACD">
        <w:rPr>
          <w:bCs/>
        </w:rPr>
        <w:t>OSHA (2023) Process Safety Management of Highly Hazardous Chemicals. 29 CFR 1910.119. Washington, DC: Occupational Safety and Health Administration.</w:t>
      </w:r>
    </w:p>
    <w:p w14:paraId="5C1D85FB" w14:textId="0711BC9C" w:rsidR="00494ACD" w:rsidRPr="00494ACD" w:rsidRDefault="00494ACD" w:rsidP="00494ACD">
      <w:pPr>
        <w:jc w:val="left"/>
        <w:rPr>
          <w:bCs/>
        </w:rPr>
      </w:pPr>
      <w:r w:rsidRPr="00DB395E">
        <w:rPr>
          <w:bCs/>
        </w:rPr>
        <w:t xml:space="preserve">Austin, L.G., Klimpel, R.R. &amp; Luckie, P.T. (1984). </w:t>
      </w:r>
      <w:r w:rsidRPr="00494ACD">
        <w:rPr>
          <w:bCs/>
        </w:rPr>
        <w:t>Process Engineering of Size Reduction: Ball Milling. Society of Mining Engineers of AIME, New York.</w:t>
      </w:r>
    </w:p>
    <w:p w14:paraId="73A9DE59" w14:textId="6501B6F5" w:rsidR="00494ACD" w:rsidRPr="00494ACD" w:rsidRDefault="00494ACD" w:rsidP="00494ACD">
      <w:pPr>
        <w:jc w:val="left"/>
        <w:rPr>
          <w:bCs/>
        </w:rPr>
      </w:pPr>
      <w:r w:rsidRPr="00494ACD">
        <w:rPr>
          <w:bCs/>
        </w:rPr>
        <w:t>Azzaroni, E. (1981). Teoria y Practica de los Medios Moledores [Theory and Practice of Grinding Media]. Unpublished technical report, CNEA, Buenos Aires. Cited in Napier-Munn et al. (1996).</w:t>
      </w:r>
    </w:p>
    <w:p w14:paraId="56C3F950" w14:textId="20420EB1" w:rsidR="00494ACD" w:rsidRPr="00494ACD" w:rsidRDefault="00494ACD" w:rsidP="00494ACD">
      <w:pPr>
        <w:jc w:val="left"/>
        <w:rPr>
          <w:bCs/>
        </w:rPr>
      </w:pPr>
      <w:r w:rsidRPr="00494ACD">
        <w:rPr>
          <w:bCs/>
        </w:rPr>
        <w:t>Bond, F.C. (1952). The third theory of comminution. AIME Transactions, 193, 484–494.</w:t>
      </w:r>
    </w:p>
    <w:p w14:paraId="37404B01" w14:textId="2108A917" w:rsidR="00494ACD" w:rsidRPr="00494ACD" w:rsidRDefault="00494ACD" w:rsidP="00494ACD">
      <w:pPr>
        <w:jc w:val="left"/>
        <w:rPr>
          <w:bCs/>
        </w:rPr>
      </w:pPr>
      <w:r w:rsidRPr="00494ACD">
        <w:rPr>
          <w:bCs/>
        </w:rPr>
        <w:t>Bond, F.C. (1961). Crushing and grinding calculations - Parts I and II. British Chemical Engineering, 6(6), 378–391 and 6(8), 543–548.</w:t>
      </w:r>
    </w:p>
    <w:p w14:paraId="2865B98F" w14:textId="25ADB038" w:rsidR="00494ACD" w:rsidRPr="00494ACD" w:rsidRDefault="00494ACD" w:rsidP="00494ACD">
      <w:pPr>
        <w:jc w:val="left"/>
        <w:rPr>
          <w:bCs/>
        </w:rPr>
      </w:pPr>
      <w:r w:rsidRPr="00494ACD">
        <w:rPr>
          <w:bCs/>
        </w:rPr>
        <w:t>Ghana Geological Survey Authority (GGSA) (2020). Ghana Mineral Map and National Mineral Resource Inventory, 4th Edition. GGSA Technical Publication, Accra.</w:t>
      </w:r>
    </w:p>
    <w:p w14:paraId="618C6CAD" w14:textId="486D3FD7" w:rsidR="00494ACD" w:rsidRPr="00494ACD" w:rsidRDefault="00494ACD" w:rsidP="00494ACD">
      <w:pPr>
        <w:jc w:val="left"/>
        <w:rPr>
          <w:bCs/>
        </w:rPr>
      </w:pPr>
      <w:r w:rsidRPr="00494ACD">
        <w:rPr>
          <w:bCs/>
        </w:rPr>
        <w:t>Ibrahim, A., Hommadi, A., Otaibi, A. &amp; Swash, P. (2020). Bauxite Particle Size Requirements for the Bayer Process: Back to Basics. TRAVAUX 49, Proceedings of the 38th International ICSOBA Conference, 16–18 November 2020, pp. 157–166. International Committee for Study of Bauxite, Alumina and Aluminium (ICSOBA). Available at: https://icsoba.org/assets/files/publications/2020/AA04S.pdf</w:t>
      </w:r>
    </w:p>
    <w:p w14:paraId="63321EDC" w14:textId="30ABF3F2" w:rsidR="00494ACD" w:rsidRPr="00494ACD" w:rsidRDefault="00494ACD" w:rsidP="00494ACD">
      <w:pPr>
        <w:jc w:val="left"/>
        <w:rPr>
          <w:bCs/>
          <w:lang w:val="de-DE"/>
        </w:rPr>
      </w:pPr>
      <w:r w:rsidRPr="00494ACD">
        <w:rPr>
          <w:bCs/>
        </w:rPr>
        <w:lastRenderedPageBreak/>
        <w:t xml:space="preserve">Kick, F. (1885). </w:t>
      </w:r>
      <w:r w:rsidRPr="00494ACD">
        <w:rPr>
          <w:bCs/>
          <w:lang w:val="de-DE"/>
        </w:rPr>
        <w:t>Das Gesetz der Proportionalen Widerstände und seine Anwendung. Felix Verlag, Leipzig.</w:t>
      </w:r>
    </w:p>
    <w:p w14:paraId="14D6BAFC" w14:textId="696B1FA9" w:rsidR="00494ACD" w:rsidRPr="00494ACD" w:rsidRDefault="00494ACD" w:rsidP="00494ACD">
      <w:pPr>
        <w:jc w:val="left"/>
        <w:rPr>
          <w:bCs/>
        </w:rPr>
      </w:pPr>
      <w:r w:rsidRPr="00494ACD">
        <w:rPr>
          <w:bCs/>
          <w:lang w:val="de-DE"/>
        </w:rPr>
        <w:t xml:space="preserve">Li, F.T., Jiang, J.Q., Wu, S.J. &amp; Zhang, B.R. (2010). </w:t>
      </w:r>
      <w:r w:rsidRPr="00494ACD">
        <w:rPr>
          <w:bCs/>
        </w:rPr>
        <w:t>Preparation and performance of a high purity poly-aluminum chloride. Chemical Engineering Journal, 156(1), 64–69. https://doi.org/10.1016/j.cej.2009.09.034</w:t>
      </w:r>
    </w:p>
    <w:p w14:paraId="0CD01FF4" w14:textId="363F4188" w:rsidR="00494ACD" w:rsidRPr="00494ACD" w:rsidRDefault="00494ACD" w:rsidP="00494ACD">
      <w:pPr>
        <w:jc w:val="left"/>
        <w:rPr>
          <w:bCs/>
        </w:rPr>
      </w:pPr>
      <w:r w:rsidRPr="00494ACD">
        <w:rPr>
          <w:bCs/>
        </w:rPr>
        <w:t>Metso Outotec (2020). Ball Mills for Mining and Minerals Processing. Metso Outotec Technical Publications, Helsinki. Available at: www.mogroup.com</w:t>
      </w:r>
    </w:p>
    <w:p w14:paraId="27669548" w14:textId="1B264030" w:rsidR="00494ACD" w:rsidRPr="00494ACD" w:rsidRDefault="00494ACD" w:rsidP="00494ACD">
      <w:pPr>
        <w:jc w:val="left"/>
        <w:rPr>
          <w:bCs/>
        </w:rPr>
      </w:pPr>
      <w:r w:rsidRPr="00494ACD">
        <w:rPr>
          <w:bCs/>
        </w:rPr>
        <w:t>Morrell, S. (1996). Power draw of wet tumbling mills and its relationship to charge dynamics. Transactions of the Institution of Mining and Metallurgy (Section C: Mineral Processing and Extractive Metallurgy), 105, C43–C53.</w:t>
      </w:r>
    </w:p>
    <w:p w14:paraId="2579A321" w14:textId="4BED06A4" w:rsidR="00494ACD" w:rsidRPr="00494ACD" w:rsidRDefault="00494ACD" w:rsidP="00494ACD">
      <w:pPr>
        <w:jc w:val="left"/>
        <w:rPr>
          <w:bCs/>
        </w:rPr>
      </w:pPr>
      <w:r w:rsidRPr="00494ACD">
        <w:rPr>
          <w:bCs/>
        </w:rPr>
        <w:t>Napier-Munn, T.J., Morrell, S., Morrison, R.D. &amp; Kojovic, T. (1996). Mineral Comminution Circuits: Their Operation and Optimisation. JKMRC Monograph Series in Mining and Mineral Processing No. 2. Julius Kruttschnitt Mineral Research Centre, University of Queensland, Brisbane.</w:t>
      </w:r>
    </w:p>
    <w:p w14:paraId="4673F6C4" w14:textId="16AD3F88" w:rsidR="00494ACD" w:rsidRPr="00494ACD" w:rsidRDefault="00494ACD" w:rsidP="00494ACD">
      <w:pPr>
        <w:jc w:val="left"/>
        <w:rPr>
          <w:bCs/>
        </w:rPr>
      </w:pPr>
      <w:r w:rsidRPr="00494ACD">
        <w:rPr>
          <w:bCs/>
        </w:rPr>
        <w:t>Ntoni, M., Asante-Sackey, D. &amp; Asamoah, R.K. (2022). Characterisation and hydrometallurgical processing of Ghanaian bauxite for aluminium extraction. Ghana Mining Journal, 22(1), 45–57.</w:t>
      </w:r>
    </w:p>
    <w:p w14:paraId="69CE8582" w14:textId="6742671B" w:rsidR="00494ACD" w:rsidRPr="00494ACD" w:rsidRDefault="00494ACD" w:rsidP="00494ACD">
      <w:pPr>
        <w:jc w:val="left"/>
        <w:rPr>
          <w:bCs/>
          <w:lang w:val="de-DE"/>
        </w:rPr>
      </w:pPr>
      <w:r w:rsidRPr="00494ACD">
        <w:rPr>
          <w:bCs/>
        </w:rPr>
        <w:t xml:space="preserve">Reddy, B.R., Mishra, S.K. &amp; Banerjee, G.N. (1999). Kinetics of leaching of a gibbsitic bauxite with hydrochloric acid. </w:t>
      </w:r>
      <w:r w:rsidRPr="00494ACD">
        <w:rPr>
          <w:bCs/>
          <w:lang w:val="de-DE"/>
        </w:rPr>
        <w:t>Hydrometallurgy, 51(1), 131–138. https://doi.org/10.1016/S0304-386X(98)00075-9</w:t>
      </w:r>
    </w:p>
    <w:p w14:paraId="32E4B0EE" w14:textId="7AB9DD67" w:rsidR="00494ACD" w:rsidRPr="00494ACD" w:rsidRDefault="00494ACD" w:rsidP="00494ACD">
      <w:pPr>
        <w:jc w:val="left"/>
        <w:rPr>
          <w:bCs/>
          <w:lang w:val="de-DE"/>
        </w:rPr>
      </w:pPr>
      <w:r w:rsidRPr="00494ACD">
        <w:rPr>
          <w:bCs/>
          <w:lang w:val="de-DE"/>
        </w:rPr>
        <w:t>Rittinger, P.R. von (1867). Lehrbuch der Aufbereitungskunde. Ernst &amp; Korn, Berlin.</w:t>
      </w:r>
    </w:p>
    <w:p w14:paraId="0A647919" w14:textId="093DA10B" w:rsidR="00494ACD" w:rsidRPr="00494ACD" w:rsidRDefault="00494ACD" w:rsidP="00494ACD">
      <w:pPr>
        <w:jc w:val="left"/>
        <w:rPr>
          <w:bCs/>
        </w:rPr>
      </w:pPr>
      <w:r w:rsidRPr="00494ACD">
        <w:rPr>
          <w:bCs/>
        </w:rPr>
        <w:t>Rowland, C.A. &amp; Kjos, D.M. (1978). Rod and ball mills. In: Mular, A.L. &amp; Bhappu, R.B. (Eds.), Mineral Processing Plant Design. SME-AIME, New York, pp. 239–278.</w:t>
      </w:r>
    </w:p>
    <w:p w14:paraId="4B86775E" w14:textId="1AE10EAD" w:rsidR="00494ACD" w:rsidRPr="00494ACD" w:rsidRDefault="00494ACD" w:rsidP="00494ACD">
      <w:pPr>
        <w:jc w:val="left"/>
        <w:rPr>
          <w:bCs/>
        </w:rPr>
      </w:pPr>
      <w:r w:rsidRPr="00494ACD">
        <w:rPr>
          <w:bCs/>
        </w:rPr>
        <w:lastRenderedPageBreak/>
        <w:t>Soares, A. &amp; Almeida, J. (Metso Brasil) (2020). Multi-Compartment Rod/Ball Mill Evaluation on Bauxite Operation. Metso Technical Publications. Available at: https://www.metso.com</w:t>
      </w:r>
    </w:p>
    <w:p w14:paraId="009E2F56" w14:textId="1C662F69" w:rsidR="00494ACD" w:rsidRPr="00494ACD" w:rsidRDefault="00494ACD" w:rsidP="00494ACD">
      <w:pPr>
        <w:jc w:val="left"/>
        <w:rPr>
          <w:bCs/>
        </w:rPr>
      </w:pPr>
      <w:r w:rsidRPr="00494ACD">
        <w:rPr>
          <w:bCs/>
        </w:rPr>
        <w:t>Towler, G. &amp; Sinnott, R.K. (2013). Chemical Engineering Design: Principles, Practice and Economics of Plant and Process Design, 2nd edn. Butterworth-Heinemann / Elsevier, Oxford.</w:t>
      </w:r>
    </w:p>
    <w:p w14:paraId="4F8AB615" w14:textId="5EF1A386" w:rsidR="00494ACD" w:rsidRPr="00494ACD" w:rsidRDefault="00494ACD" w:rsidP="00494ACD">
      <w:pPr>
        <w:jc w:val="left"/>
        <w:rPr>
          <w:bCs/>
        </w:rPr>
      </w:pPr>
      <w:r w:rsidRPr="00494ACD">
        <w:rPr>
          <w:bCs/>
        </w:rPr>
        <w:t>Wills, B.A. &amp; Finch, J.A. (2016). Wills' Mineral Processing Technology: An Introduction to the Practical Aspects of Ore Treatment and Mineral Recovery, 8th edn. Butterworth-Heinemann / Elsevier, Oxford.</w:t>
      </w:r>
    </w:p>
    <w:p w14:paraId="0F1366AB" w14:textId="7C2AED64" w:rsidR="00A16827" w:rsidRDefault="00494ACD" w:rsidP="00494ACD">
      <w:pPr>
        <w:jc w:val="left"/>
        <w:rPr>
          <w:bCs/>
        </w:rPr>
      </w:pPr>
      <w:r w:rsidRPr="00494ACD">
        <w:rPr>
          <w:bCs/>
        </w:rPr>
        <w:t xml:space="preserve">Zhao, A., Zhang, T.A., Lv, G. &amp; Tian, W. (2016). Kinetics of the leaching process of an Australian gibbsitic bauxite by hydrochloric acid. Advances in Materials Science and Engineering, Article ID 5813542. </w:t>
      </w:r>
      <w:hyperlink r:id="rId47" w:history="1">
        <w:r w:rsidR="00D12E8A" w:rsidRPr="00301A03">
          <w:rPr>
            <w:rStyle w:val="Hyperlink"/>
            <w:bCs/>
          </w:rPr>
          <w:t>https://doi.org/10.1155/2016/5813542</w:t>
        </w:r>
      </w:hyperlink>
    </w:p>
    <w:p w14:paraId="0147DDF7" w14:textId="77777777" w:rsidR="00D12E8A" w:rsidRPr="002978C8" w:rsidRDefault="00D12E8A" w:rsidP="00AB22A1">
      <w:r w:rsidRPr="002978C8">
        <w:t xml:space="preserve">Duan, J. and Gregory, J. (2003) ‘Coagulation by hydrolysing metal salts’, </w:t>
      </w:r>
      <w:r w:rsidRPr="002978C8">
        <w:rPr>
          <w:i/>
          <w:iCs/>
        </w:rPr>
        <w:t>Advances in Colloid and Interface Science</w:t>
      </w:r>
      <w:r w:rsidRPr="002978C8">
        <w:t>, 100–102, pp. 475–502.</w:t>
      </w:r>
    </w:p>
    <w:p w14:paraId="3D1B0740" w14:textId="77777777" w:rsidR="00D12E8A" w:rsidRPr="002978C8" w:rsidRDefault="00D12E8A" w:rsidP="00AB22A1">
      <w:r w:rsidRPr="002978C8">
        <w:t xml:space="preserve">Gao, B.Y., Chu, Y.B., Yue, Q.Y., Wang, B.J. and Wang, S.G. (2005) ‘Characterization and coagulation of a polyaluminum chloride (PAC) coagulant with high Al₁₃ content’, </w:t>
      </w:r>
      <w:r w:rsidRPr="002978C8">
        <w:rPr>
          <w:i/>
          <w:iCs/>
        </w:rPr>
        <w:t>Journal of Environmental Management</w:t>
      </w:r>
      <w:r w:rsidRPr="002978C8">
        <w:t>, 76(2), pp. 143–147.</w:t>
      </w:r>
    </w:p>
    <w:p w14:paraId="50F1F6C5" w14:textId="77777777" w:rsidR="00D12E8A" w:rsidRPr="002978C8" w:rsidRDefault="00D12E8A" w:rsidP="00AB22A1">
      <w:r w:rsidRPr="002978C8">
        <w:t xml:space="preserve">Jiang, J.Q. and Graham, N.J.D. (1998) ‘Pre-polymerised inorganic coagulants and phosphorus removal by coagulation – a review’, </w:t>
      </w:r>
      <w:r w:rsidRPr="002978C8">
        <w:rPr>
          <w:i/>
          <w:iCs/>
        </w:rPr>
        <w:t>Water SA</w:t>
      </w:r>
      <w:r w:rsidRPr="002978C8">
        <w:t>, 24(3), pp. 237–244.</w:t>
      </w:r>
    </w:p>
    <w:p w14:paraId="6D94C4AC" w14:textId="77777777" w:rsidR="00D12E8A" w:rsidRPr="002978C8" w:rsidRDefault="00D12E8A" w:rsidP="00AB22A1">
      <w:r w:rsidRPr="002978C8">
        <w:t xml:space="preserve">Levenspiel, O. (1999) </w:t>
      </w:r>
      <w:r w:rsidRPr="002978C8">
        <w:rPr>
          <w:i/>
          <w:iCs/>
        </w:rPr>
        <w:t>Chemical Reaction Engineering</w:t>
      </w:r>
      <w:r w:rsidRPr="002978C8">
        <w:t>. 3rd edn. New York: John Wiley &amp; Sons.</w:t>
      </w:r>
    </w:p>
    <w:p w14:paraId="7F49E3E8" w14:textId="77777777" w:rsidR="00D12E8A" w:rsidRPr="002978C8" w:rsidRDefault="00D12E8A" w:rsidP="00AB22A1">
      <w:r w:rsidRPr="002978C8">
        <w:t xml:space="preserve">Towler, G. and Sinnott, R. (2022) </w:t>
      </w:r>
      <w:r w:rsidRPr="002978C8">
        <w:rPr>
          <w:i/>
          <w:iCs/>
        </w:rPr>
        <w:t>Chemical Engineering Design: Principles, Practice and Economics of Plant and Process Design</w:t>
      </w:r>
      <w:r w:rsidRPr="002978C8">
        <w:t>. 3rd edn. Oxford: Butterworth-Heinemann.</w:t>
      </w:r>
    </w:p>
    <w:p w14:paraId="50B92B00" w14:textId="77777777" w:rsidR="00D12E8A" w:rsidRPr="002978C8" w:rsidRDefault="00D12E8A" w:rsidP="00AB22A1">
      <w:r w:rsidRPr="002978C8">
        <w:lastRenderedPageBreak/>
        <w:t xml:space="preserve">Yan, M., Wang, D., Qu, J., He, W. and Chow, C.W.K. (2008) ‘Relative importance of hydrolyzed Al(III) species (Ala, Alb, and Alc) during coagulation with polyaluminum chloride: a case study with the typical micro-polluted source waters’, </w:t>
      </w:r>
      <w:r w:rsidRPr="002978C8">
        <w:rPr>
          <w:i/>
          <w:iCs/>
        </w:rPr>
        <w:t>Journal of Colloid and Interface Science</w:t>
      </w:r>
      <w:r w:rsidRPr="002978C8">
        <w:t>, 316(2), pp. 482–489.</w:t>
      </w:r>
    </w:p>
    <w:p w14:paraId="6AB3723E" w14:textId="77777777" w:rsidR="00D12E8A" w:rsidRPr="002978C8" w:rsidRDefault="00D12E8A" w:rsidP="00AB22A1">
      <w:r w:rsidRPr="002978C8">
        <w:t xml:space="preserve">Zhao, H., Liu, H. and Qu, J. (2009) ‘Effect of pH on the aluminum salts hydrolysis during coagulation process: formation and transformation of polymeric aluminum species’, </w:t>
      </w:r>
      <w:r w:rsidRPr="002978C8">
        <w:rPr>
          <w:i/>
          <w:iCs/>
        </w:rPr>
        <w:t>Journal of Colloid and Interface Science</w:t>
      </w:r>
      <w:r w:rsidRPr="002978C8">
        <w:t>, 330(1), pp. 105–112.</w:t>
      </w:r>
    </w:p>
    <w:p w14:paraId="0132AD2A" w14:textId="77777777" w:rsidR="00D12E8A" w:rsidRPr="002978C8" w:rsidRDefault="00D12E8A" w:rsidP="00AB22A1">
      <w:r w:rsidRPr="002978C8">
        <w:t>Brownell, L.E. and Young, E.H. (1959) Process Equipment Design. New York: John Wiley &amp; Sons.</w:t>
      </w:r>
    </w:p>
    <w:p w14:paraId="1029C24F" w14:textId="77777777" w:rsidR="00D12E8A" w:rsidRPr="002978C8" w:rsidRDefault="00D12E8A" w:rsidP="00AB22A1">
      <w:r w:rsidRPr="002978C8">
        <w:t>Budynas, R.G. and Nisbett, J.K. (2020) Shigley’s Mechanical Engineering Design. 11th edn. New York: McGraw-Hill.</w:t>
      </w:r>
    </w:p>
    <w:p w14:paraId="2D0FFDF5" w14:textId="77777777" w:rsidR="00D12E8A" w:rsidRPr="002978C8" w:rsidRDefault="00D12E8A" w:rsidP="00AB22A1">
      <w:r w:rsidRPr="002978C8">
        <w:t>Coulson, J.M. and Richardson, J.F. (1999) Chemical Engineering Volume 6: Chemical Engineering Design. 3rd edn. Oxford: Butterworth-Heinemann, pp. 456, 462.</w:t>
      </w:r>
    </w:p>
    <w:p w14:paraId="598E7A41" w14:textId="77777777" w:rsidR="00D12E8A" w:rsidRPr="002978C8" w:rsidRDefault="00D12E8A" w:rsidP="00AB22A1">
      <w:r w:rsidRPr="002978C8">
        <w:t>Fogler, H.S. (2016) Elements of Chemical Reaction Engineering. 5th edn. Boston: Prentice Hall, p. 528.</w:t>
      </w:r>
    </w:p>
    <w:p w14:paraId="49F4F46E" w14:textId="77777777" w:rsidR="00D12E8A" w:rsidRPr="002978C8" w:rsidRDefault="00D12E8A" w:rsidP="00AB22A1">
      <w:r w:rsidRPr="002978C8">
        <w:t>McCabe, W.L., Smith, J.C. and Harriott, P. (2005) Unit Operations of Chemical Engineering. 7th edn. New York: McGraw-Hill, p. 245.</w:t>
      </w:r>
    </w:p>
    <w:p w14:paraId="5551F5D4" w14:textId="77777777" w:rsidR="00D12E8A" w:rsidRPr="002978C8" w:rsidRDefault="00D12E8A" w:rsidP="00AB22A1">
      <w:r w:rsidRPr="002978C8">
        <w:t>Moss, D.R. (2004) Pressure Vessel Design Manual. 3rd edn. Oxford: Elsevier, p. 87.</w:t>
      </w:r>
    </w:p>
    <w:p w14:paraId="4450A600" w14:textId="77777777" w:rsidR="00D12E8A" w:rsidRPr="002978C8" w:rsidRDefault="00D12E8A" w:rsidP="00AB22A1">
      <w:r w:rsidRPr="002978C8">
        <w:t>Nienow, A.W. (1997) ‘On impeller circulation and mixing effectiveness in the turbulent flow regime’, Chemical Engineering Science, 52(15), pp. 2557–2565.</w:t>
      </w:r>
    </w:p>
    <w:p w14:paraId="64FD1BA0" w14:textId="77777777" w:rsidR="00D12E8A" w:rsidRPr="002978C8" w:rsidRDefault="00D12E8A" w:rsidP="00AB22A1">
      <w:r w:rsidRPr="002978C8">
        <w:t>Paul, E.L., Atiemo-Obeng, V.A. and Kresta, S.M. (eds.) (2004) Handbook of Industrial Mixing: Science and Practice. Hoboken, NJ: John Wiley &amp; Sons, pp. 345, 712.</w:t>
      </w:r>
    </w:p>
    <w:p w14:paraId="5D19A9DB" w14:textId="77777777" w:rsidR="00D12E8A" w:rsidRPr="002978C8" w:rsidRDefault="00D12E8A" w:rsidP="00AB22A1">
      <w:r w:rsidRPr="002978C8">
        <w:lastRenderedPageBreak/>
        <w:t>Perry, R.H. and Green, D.W. (2008) Perry’s Chemical Engineers’ Handbook. 8th edn. New York: McGraw-Hill, p. 18-12.</w:t>
      </w:r>
    </w:p>
    <w:p w14:paraId="3C962381" w14:textId="77777777" w:rsidR="00D12E8A" w:rsidRPr="002978C8" w:rsidRDefault="00D12E8A" w:rsidP="00AB22A1">
      <w:r w:rsidRPr="002978C8">
        <w:t>Sinnott, R.K. (2005) Coulson &amp; Richardson’s Chemical Engineering Volume 6: Chemical Engineering Design. 4th edn. Oxford: Elsevier Butterworth-Heinemann, pp. 456, 634, 825.</w:t>
      </w:r>
    </w:p>
    <w:p w14:paraId="66DCE9BF" w14:textId="77777777" w:rsidR="00D12E8A" w:rsidRPr="002978C8" w:rsidRDefault="00D12E8A" w:rsidP="00AB22A1">
      <w:r w:rsidRPr="002978C8">
        <w:t>Smith, J.M., Van Ness, H.C. and Abbott, M.M. (2005) Introduction to Chemical Engineering Thermodynamics. 7th edn. New York: McGraw-Hill, p. 468.</w:t>
      </w:r>
    </w:p>
    <w:p w14:paraId="44003514" w14:textId="77777777" w:rsidR="00D12E8A" w:rsidRPr="002978C8" w:rsidRDefault="00D12E8A" w:rsidP="00AB22A1">
      <w:r w:rsidRPr="002978C8">
        <w:t>Valeev, D. et al. (2020) ‘Leaching of aluminosilicate raw materials in hydrochloric acid: a kinetic study’, Hydrometallurgy, 192, 105277.</w:t>
      </w:r>
    </w:p>
    <w:p w14:paraId="5701214C" w14:textId="77777777" w:rsidR="00D12E8A" w:rsidRPr="002978C8" w:rsidRDefault="00D12E8A" w:rsidP="00AB22A1">
      <w:r w:rsidRPr="002978C8">
        <w:t>Wills, B.A. and Finch, J.A. (2016) Wills’ Mineral Processing Technology. 8th edn. Oxford: Butterworth-Heinemann, p. 312.</w:t>
      </w:r>
    </w:p>
    <w:p w14:paraId="61674310" w14:textId="77777777" w:rsidR="00D12E8A" w:rsidRPr="002978C8" w:rsidRDefault="00D12E8A" w:rsidP="00AB22A1">
      <w:r w:rsidRPr="002978C8">
        <w:t>Zwietering, T.N. (1958) ‘Suspending of solid particles in liquid by agitators’, Chemical Engineering Science, 8(3–4), pp. 244–253.</w:t>
      </w:r>
    </w:p>
    <w:p w14:paraId="787DC90B" w14:textId="77777777" w:rsidR="00D12E8A" w:rsidRDefault="00D12E8A" w:rsidP="00494ACD">
      <w:pPr>
        <w:jc w:val="left"/>
        <w:rPr>
          <w:bCs/>
        </w:rPr>
      </w:pPr>
    </w:p>
    <w:p w14:paraId="0BAC863F" w14:textId="74A6D4AF" w:rsidR="00AB22A1" w:rsidRDefault="00AB22A1">
      <w:pPr>
        <w:spacing w:before="120" w:after="280"/>
        <w:rPr>
          <w:bCs/>
        </w:rPr>
      </w:pPr>
      <w:r>
        <w:rPr>
          <w:bCs/>
        </w:rPr>
        <w:br w:type="page"/>
      </w:r>
    </w:p>
    <w:p w14:paraId="3F3A2773" w14:textId="718E3A71" w:rsidR="00AB22A1" w:rsidRDefault="00AB22A1" w:rsidP="00AB22A1">
      <w:pPr>
        <w:pStyle w:val="Heading1"/>
      </w:pPr>
      <w:bookmarkStart w:id="568" w:name="_Toc237245088"/>
      <w:r>
        <w:lastRenderedPageBreak/>
        <w:t>APPENDICES</w:t>
      </w:r>
      <w:bookmarkEnd w:id="568"/>
    </w:p>
    <w:p w14:paraId="5FCFAC20" w14:textId="3A61E027" w:rsidR="00CD1319" w:rsidRPr="00F9457E" w:rsidRDefault="00F9457E" w:rsidP="00DE7E9A">
      <w:r>
        <w:t xml:space="preserve">All project files are available on the github repository </w:t>
      </w:r>
      <w:r w:rsidR="00CD1319">
        <w:t>here (</w:t>
      </w:r>
      <w:hyperlink r:id="rId48" w:history="1">
        <w:r w:rsidR="00CD1319" w:rsidRPr="00A06E3C">
          <w:rPr>
            <w:rStyle w:val="Hyperlink"/>
          </w:rPr>
          <w:t>https://github.com/psgyasidenteh/CHE454_PAC.git</w:t>
        </w:r>
      </w:hyperlink>
      <w:r w:rsidR="00CD1319">
        <w:t>).</w:t>
      </w:r>
    </w:p>
    <w:p w14:paraId="52A3B254" w14:textId="2162197A" w:rsidR="00E8008A" w:rsidRDefault="00516366" w:rsidP="00E8008A">
      <w:pPr>
        <w:pStyle w:val="Heading2"/>
      </w:pPr>
      <w:bookmarkStart w:id="569" w:name="_Toc237245089"/>
      <w:r>
        <w:t>Rotary kiln matlab simulation</w:t>
      </w:r>
      <w:bookmarkEnd w:id="569"/>
    </w:p>
    <w:p w14:paraId="766AA81D" w14:textId="77777777" w:rsidR="00516366" w:rsidRPr="00374AC0" w:rsidRDefault="00516366" w:rsidP="005D1E89">
      <w:pPr>
        <w:pStyle w:val="Code"/>
      </w:pPr>
      <w:r w:rsidRPr="00374AC0">
        <w:t>function sim12()</w:t>
      </w:r>
    </w:p>
    <w:p w14:paraId="74C05DD0" w14:textId="77777777" w:rsidR="00516366" w:rsidRPr="00374AC0" w:rsidRDefault="00516366" w:rsidP="005D1E89">
      <w:pPr>
        <w:pStyle w:val="Code"/>
      </w:pPr>
      <w:r w:rsidRPr="00374AC0">
        <w:t>% --- 1. Rotary Kiln Solid Material Input Parameters ---</w:t>
      </w:r>
    </w:p>
    <w:p w14:paraId="12DBE961" w14:textId="77777777" w:rsidR="00516366" w:rsidRPr="00374AC0" w:rsidRDefault="00516366" w:rsidP="005D1E89">
      <w:pPr>
        <w:pStyle w:val="Code"/>
      </w:pPr>
      <w:r w:rsidRPr="00374AC0">
        <w:t>F_Fe2O3_0 = 0.02087; % [mol/s] Initial molar flow rate of Fe2O3</w:t>
      </w:r>
    </w:p>
    <w:p w14:paraId="1994E89C" w14:textId="77777777" w:rsidR="00516366" w:rsidRPr="00374AC0" w:rsidRDefault="00516366" w:rsidP="005D1E89">
      <w:pPr>
        <w:pStyle w:val="Code"/>
      </w:pPr>
      <w:r w:rsidRPr="00374AC0">
        <w:t>F_AlOH3_0 = 1.6072;  % [mol/s] Initial molar flow rate of Al(OH)3</w:t>
      </w:r>
    </w:p>
    <w:p w14:paraId="00AC6F42" w14:textId="77777777" w:rsidR="00516366" w:rsidRPr="00374AC0" w:rsidRDefault="00516366" w:rsidP="005D1E89">
      <w:pPr>
        <w:pStyle w:val="Code"/>
      </w:pPr>
      <w:r w:rsidRPr="00374AC0">
        <w:t>F_SiO2_0  = 1.2275;  % [mol/s] Initial molar flow rate of SiO2</w:t>
      </w:r>
    </w:p>
    <w:p w14:paraId="7234EE7F" w14:textId="77777777" w:rsidR="00516366" w:rsidRPr="00374AC0" w:rsidRDefault="00516366" w:rsidP="005D1E89">
      <w:pPr>
        <w:pStyle w:val="Code"/>
      </w:pPr>
      <w:r w:rsidRPr="00374AC0">
        <w:t>F_TiO2_0  = 0.0752;  % [mol/s] Initial molar flow rate of TiO2</w:t>
      </w:r>
    </w:p>
    <w:p w14:paraId="73AE6ED4" w14:textId="77777777" w:rsidR="00516366" w:rsidRPr="00374AC0" w:rsidRDefault="00516366" w:rsidP="005D1E89">
      <w:pPr>
        <w:pStyle w:val="Code"/>
      </w:pPr>
      <w:r w:rsidRPr="00374AC0">
        <w:t>F_K2O_0   = 0.0119;  % [mol/s] Initial molar flow rate of K2O</w:t>
      </w:r>
    </w:p>
    <w:p w14:paraId="05DEA797" w14:textId="77777777" w:rsidR="00516366" w:rsidRPr="00374AC0" w:rsidRDefault="00516366" w:rsidP="005D1E89">
      <w:pPr>
        <w:pStyle w:val="Code"/>
      </w:pPr>
      <w:r w:rsidRPr="00374AC0">
        <w:t>F_Na2O_0  = 0.0053;  % [mol/s] Initial molar flow rate of Na2O</w:t>
      </w:r>
    </w:p>
    <w:p w14:paraId="49D006F9" w14:textId="77777777" w:rsidR="00516366" w:rsidRPr="00374AC0" w:rsidRDefault="00516366" w:rsidP="005D1E89">
      <w:pPr>
        <w:pStyle w:val="Code"/>
      </w:pPr>
      <w:r w:rsidRPr="00374AC0">
        <w:t>F_MgO_0   = 0.0021;  % [mol/s] Initial molar flow rate of MgO</w:t>
      </w:r>
    </w:p>
    <w:p w14:paraId="4CA8645C" w14:textId="77777777" w:rsidR="00516366" w:rsidRPr="00374AC0" w:rsidRDefault="00516366" w:rsidP="005D1E89">
      <w:pPr>
        <w:pStyle w:val="Code"/>
      </w:pPr>
    </w:p>
    <w:p w14:paraId="731EF875" w14:textId="77777777" w:rsidR="00516366" w:rsidRPr="00374AC0" w:rsidRDefault="00516366" w:rsidP="005D1E89">
      <w:pPr>
        <w:pStyle w:val="Code"/>
      </w:pPr>
      <w:r w:rsidRPr="00374AC0">
        <w:t>% --- 2. Operating Conditions ---</w:t>
      </w:r>
    </w:p>
    <w:p w14:paraId="062E94F2" w14:textId="77777777" w:rsidR="00516366" w:rsidRPr="00374AC0" w:rsidRDefault="00516366" w:rsidP="005D1E89">
      <w:pPr>
        <w:pStyle w:val="Code"/>
      </w:pPr>
      <w:r w:rsidRPr="00374AC0">
        <w:t>% Gas composition sized to give 600 kg/h total gas inlet</w:t>
      </w:r>
    </w:p>
    <w:p w14:paraId="4414C5E1" w14:textId="77777777" w:rsidR="00516366" w:rsidRPr="00374AC0" w:rsidRDefault="00516366" w:rsidP="005D1E89">
      <w:pPr>
        <w:pStyle w:val="Code"/>
      </w:pPr>
      <w:r w:rsidRPr="00374AC0">
        <w:t>% CO-rich reducing gas from fuel-rich burner</w:t>
      </w:r>
    </w:p>
    <w:p w14:paraId="6BF82AE4" w14:textId="77777777" w:rsidR="00516366" w:rsidRPr="00374AC0" w:rsidRDefault="00516366" w:rsidP="005D1E89">
      <w:pPr>
        <w:pStyle w:val="Code"/>
      </w:pPr>
      <w:r w:rsidRPr="00374AC0">
        <w:t>F_CO_in      = 2.95;  % [mol/s] Inlet molar flow rate of CO  (= 297.5 kg/h)</w:t>
      </w:r>
    </w:p>
    <w:p w14:paraId="2A926B15" w14:textId="77777777" w:rsidR="00516366" w:rsidRPr="00374AC0" w:rsidRDefault="00516366" w:rsidP="005D1E89">
      <w:pPr>
        <w:pStyle w:val="Code"/>
      </w:pPr>
      <w:r w:rsidRPr="00374AC0">
        <w:t>F_CO2_in     = 1.10;  % [mol/s] Inlet molar flow rate of CO2 (= 174.3 kg/h)</w:t>
      </w:r>
    </w:p>
    <w:p w14:paraId="4E22E104" w14:textId="77777777" w:rsidR="00516366" w:rsidRPr="00374AC0" w:rsidRDefault="00516366" w:rsidP="005D1E89">
      <w:pPr>
        <w:pStyle w:val="Code"/>
      </w:pPr>
      <w:r w:rsidRPr="00374AC0">
        <w:t>F_N2_carrier = 3.70;  % [mol/s] Inlet molar flow rate of N2  (= 373.0 kg/h)</w:t>
      </w:r>
    </w:p>
    <w:p w14:paraId="2B1F2EDF" w14:textId="77777777" w:rsidR="00516366" w:rsidRPr="00374AC0" w:rsidRDefault="00516366" w:rsidP="005D1E89">
      <w:pPr>
        <w:pStyle w:val="Code"/>
      </w:pPr>
      <w:r w:rsidRPr="00374AC0">
        <w:t>F_O2_in      = 1.16;  % [mol/s] Inlet molar flow rate of O2  (= 133.6 kg/h)</w:t>
      </w:r>
    </w:p>
    <w:p w14:paraId="6655E160" w14:textId="77777777" w:rsidR="00516366" w:rsidRPr="00374AC0" w:rsidRDefault="00516366" w:rsidP="005D1E89">
      <w:pPr>
        <w:pStyle w:val="Code"/>
      </w:pPr>
      <w:r w:rsidRPr="00374AC0">
        <w:t>% Total gas inlet: ~600 kg/h (verified: 2.95*28.01 + 1.10*44.01 + 3.70*28.01 + 1.16*32.00 = 168.8 g/s = 607.6 kg/h)</w:t>
      </w:r>
    </w:p>
    <w:p w14:paraId="07B3FAD7" w14:textId="77777777" w:rsidR="00516366" w:rsidRPr="00374AC0" w:rsidRDefault="00516366" w:rsidP="005D1E89">
      <w:pPr>
        <w:pStyle w:val="Code"/>
      </w:pPr>
    </w:p>
    <w:p w14:paraId="1EAAD137" w14:textId="77777777" w:rsidR="00516366" w:rsidRPr="00374AC0" w:rsidRDefault="00516366" w:rsidP="005D1E89">
      <w:pPr>
        <w:pStyle w:val="Code"/>
      </w:pPr>
      <w:r w:rsidRPr="00374AC0">
        <w:t>Tg_in  = 600 + 273.15; % [K] Inlet gas temperature (per eData)</w:t>
      </w:r>
    </w:p>
    <w:p w14:paraId="1A28ECEC" w14:textId="77777777" w:rsidR="00516366" w:rsidRPr="00374AC0" w:rsidRDefault="00516366" w:rsidP="005D1E89">
      <w:pPr>
        <w:pStyle w:val="Code"/>
      </w:pPr>
      <w:r w:rsidRPr="00374AC0">
        <w:t>Tb_in  = 500 + 273.15; % [K] Inlet solid bed temperature (pre-heated from upstream)</w:t>
      </w:r>
    </w:p>
    <w:p w14:paraId="2F15C738" w14:textId="77777777" w:rsidR="00516366" w:rsidRPr="00374AC0" w:rsidRDefault="00516366" w:rsidP="005D1E89">
      <w:pPr>
        <w:pStyle w:val="Code"/>
      </w:pPr>
      <w:r w:rsidRPr="00374AC0">
        <w:t>L_kiln = 10;           % [m] Total length of the rotary kiln</w:t>
      </w:r>
    </w:p>
    <w:p w14:paraId="71886CA2" w14:textId="77777777" w:rsidR="00516366" w:rsidRPr="00374AC0" w:rsidRDefault="00516366" w:rsidP="005D1E89">
      <w:pPr>
        <w:pStyle w:val="Code"/>
      </w:pPr>
    </w:p>
    <w:p w14:paraId="19BC7306" w14:textId="77777777" w:rsidR="00516366" w:rsidRPr="00374AC0" w:rsidRDefault="00516366" w:rsidP="005D1E89">
      <w:pPr>
        <w:pStyle w:val="Code"/>
      </w:pPr>
      <w:r w:rsidRPr="00374AC0">
        <w:t>% --- Geometry and Physical Parameters ---</w:t>
      </w:r>
    </w:p>
    <w:p w14:paraId="6D955D82" w14:textId="77777777" w:rsidR="00516366" w:rsidRPr="00374AC0" w:rsidRDefault="00516366" w:rsidP="005D1E89">
      <w:pPr>
        <w:pStyle w:val="Code"/>
      </w:pPr>
      <w:r w:rsidRPr="00374AC0">
        <w:t>delta_wall = 0.01; % [m] Steel shell thickness</w:t>
      </w:r>
    </w:p>
    <w:p w14:paraId="16312423" w14:textId="77777777" w:rsidR="00516366" w:rsidRPr="00374AC0" w:rsidRDefault="00516366" w:rsidP="005D1E89">
      <w:pPr>
        <w:pStyle w:val="Code"/>
      </w:pPr>
      <w:r w:rsidRPr="00374AC0">
        <w:lastRenderedPageBreak/>
        <w:t>delta_ref  = 0.14; % [m] Refractory thickness (140 mm for both preheat and transition sections)</w:t>
      </w:r>
    </w:p>
    <w:p w14:paraId="7644195F" w14:textId="77777777" w:rsidR="00516366" w:rsidRPr="00374AC0" w:rsidRDefault="00516366" w:rsidP="005D1E89">
      <w:pPr>
        <w:pStyle w:val="Code"/>
      </w:pPr>
      <w:r w:rsidRPr="00374AC0">
        <w:t>D_out      = 1.0;  % [m] Outer diameter of the kiln shell</w:t>
      </w:r>
    </w:p>
    <w:p w14:paraId="2D8E365E" w14:textId="77777777" w:rsidR="00516366" w:rsidRPr="00374AC0" w:rsidRDefault="00516366" w:rsidP="005D1E89">
      <w:pPr>
        <w:pStyle w:val="Code"/>
      </w:pPr>
    </w:p>
    <w:p w14:paraId="43C87A82" w14:textId="77777777" w:rsidR="00516366" w:rsidRPr="00374AC0" w:rsidRDefault="00516366" w:rsidP="005D1E89">
      <w:pPr>
        <w:pStyle w:val="Code"/>
      </w:pPr>
      <w:r w:rsidRPr="00374AC0">
        <w:t>R3   = D_out / 2;               % [m] Outer radius of the shell</w:t>
      </w:r>
    </w:p>
    <w:p w14:paraId="7D109634" w14:textId="77777777" w:rsidR="00516366" w:rsidRPr="00374AC0" w:rsidRDefault="00516366" w:rsidP="005D1E89">
      <w:pPr>
        <w:pStyle w:val="Code"/>
      </w:pPr>
      <w:r w:rsidRPr="00374AC0">
        <w:t>R2   = R3 - delta_wall;         % [m] Inner radius of the shell / outer radius of refractory</w:t>
      </w:r>
    </w:p>
    <w:p w14:paraId="005F45F3" w14:textId="77777777" w:rsidR="00516366" w:rsidRPr="00374AC0" w:rsidRDefault="00516366" w:rsidP="005D1E89">
      <w:pPr>
        <w:pStyle w:val="Code"/>
      </w:pPr>
      <w:r w:rsidRPr="00374AC0">
        <w:t>R1   = R2 - delta_ref;          % [m] Inner radius of the refractory (effective kiln radius)</w:t>
      </w:r>
    </w:p>
    <w:p w14:paraId="620B34E5" w14:textId="77777777" w:rsidR="00516366" w:rsidRPr="00374AC0" w:rsidRDefault="00516366" w:rsidP="005D1E89">
      <w:pPr>
        <w:pStyle w:val="Code"/>
      </w:pPr>
      <w:r w:rsidRPr="00374AC0">
        <w:t>R    = R1;                      % [m] Effective internal radius of the kiln</w:t>
      </w:r>
    </w:p>
    <w:p w14:paraId="62F9292E" w14:textId="77777777" w:rsidR="00516366" w:rsidRPr="00374AC0" w:rsidRDefault="00516366" w:rsidP="005D1E89">
      <w:pPr>
        <w:pStyle w:val="Code"/>
      </w:pPr>
      <w:r w:rsidRPr="00374AC0">
        <w:t>D_in = 2 * R;                   % [m] Effective internal diameter of the kiln</w:t>
      </w:r>
    </w:p>
    <w:p w14:paraId="0BADB8D5" w14:textId="77777777" w:rsidR="00516366" w:rsidRPr="00374AC0" w:rsidRDefault="00516366" w:rsidP="005D1E89">
      <w:pPr>
        <w:pStyle w:val="Code"/>
      </w:pPr>
    </w:p>
    <w:p w14:paraId="2298852B" w14:textId="77777777" w:rsidR="00516366" w:rsidRPr="00374AC0" w:rsidRDefault="00516366" w:rsidP="005D1E89">
      <w:pPr>
        <w:pStyle w:val="Code"/>
      </w:pPr>
      <w:r w:rsidRPr="00374AC0">
        <w:t>d_p           = 75e-6; % [m] Mean particle diameter</w:t>
      </w:r>
    </w:p>
    <w:p w14:paraId="50398887" w14:textId="77777777" w:rsidR="00516366" w:rsidRPr="00374AC0" w:rsidRDefault="00516366" w:rsidP="005D1E89">
      <w:pPr>
        <w:pStyle w:val="Code"/>
      </w:pPr>
      <w:r w:rsidRPr="00374AC0">
        <w:t>eps_bed       = 0.4;   % [-] Void fraction (porosity) of the bed</w:t>
      </w:r>
    </w:p>
    <w:p w14:paraId="4A378EF0" w14:textId="77777777" w:rsidR="00516366" w:rsidRPr="00374AC0" w:rsidRDefault="00516366" w:rsidP="005D1E89">
      <w:pPr>
        <w:pStyle w:val="Code"/>
      </w:pPr>
    </w:p>
    <w:p w14:paraId="50737C9B" w14:textId="77777777" w:rsidR="00516366" w:rsidRPr="00374AC0" w:rsidRDefault="00516366" w:rsidP="005D1E89">
      <w:pPr>
        <w:pStyle w:val="Code"/>
      </w:pPr>
      <w:r w:rsidRPr="00374AC0">
        <w:t>% --- True Densities of Solid Species [kg/m^3] ---</w:t>
      </w:r>
    </w:p>
    <w:p w14:paraId="798023F7" w14:textId="77777777" w:rsidR="00516366" w:rsidRPr="00374AC0" w:rsidRDefault="00516366" w:rsidP="005D1E89">
      <w:pPr>
        <w:pStyle w:val="Code"/>
      </w:pPr>
      <w:r w:rsidRPr="00374AC0">
        <w:t>rho_trueFe2O3 = 5260;  % Hematite</w:t>
      </w:r>
    </w:p>
    <w:p w14:paraId="43F0BCE2" w14:textId="77777777" w:rsidR="00516366" w:rsidRPr="00374AC0" w:rsidRDefault="00516366" w:rsidP="005D1E89">
      <w:pPr>
        <w:pStyle w:val="Code"/>
      </w:pPr>
      <w:r w:rsidRPr="00374AC0">
        <w:t>rho_trueAlOH3 = 2420;  % Gibbsite</w:t>
      </w:r>
    </w:p>
    <w:p w14:paraId="058AF136" w14:textId="77777777" w:rsidR="00516366" w:rsidRPr="00374AC0" w:rsidRDefault="00516366" w:rsidP="005D1E89">
      <w:pPr>
        <w:pStyle w:val="Code"/>
      </w:pPr>
      <w:r w:rsidRPr="00374AC0">
        <w:t>rho_trueAl2O3 = 3950;  % Alumina</w:t>
      </w:r>
    </w:p>
    <w:p w14:paraId="3E54668E" w14:textId="77777777" w:rsidR="00516366" w:rsidRPr="00374AC0" w:rsidRDefault="00516366" w:rsidP="005D1E89">
      <w:pPr>
        <w:pStyle w:val="Code"/>
      </w:pPr>
      <w:r w:rsidRPr="00374AC0">
        <w:t>rho_trueFe3O4 = 5150;  % Magnetite</w:t>
      </w:r>
    </w:p>
    <w:p w14:paraId="46EF296E" w14:textId="77777777" w:rsidR="00516366" w:rsidRPr="00374AC0" w:rsidRDefault="00516366" w:rsidP="005D1E89">
      <w:pPr>
        <w:pStyle w:val="Code"/>
      </w:pPr>
      <w:r w:rsidRPr="00374AC0">
        <w:t>rho_trueSiO2  = 2650;  % Quartz</w:t>
      </w:r>
    </w:p>
    <w:p w14:paraId="6015449D" w14:textId="77777777" w:rsidR="00516366" w:rsidRPr="00374AC0" w:rsidRDefault="00516366" w:rsidP="005D1E89">
      <w:pPr>
        <w:pStyle w:val="Code"/>
      </w:pPr>
      <w:r w:rsidRPr="00374AC0">
        <w:t>rho_trueTiO2  = 4230;  % Rutile</w:t>
      </w:r>
    </w:p>
    <w:p w14:paraId="2AF62B34" w14:textId="77777777" w:rsidR="00516366" w:rsidRPr="00374AC0" w:rsidRDefault="00516366" w:rsidP="005D1E89">
      <w:pPr>
        <w:pStyle w:val="Code"/>
      </w:pPr>
      <w:r w:rsidRPr="00374AC0">
        <w:t>rho_trueK2O   = 2350;  % Potassium oxide</w:t>
      </w:r>
    </w:p>
    <w:p w14:paraId="40E44082" w14:textId="77777777" w:rsidR="00516366" w:rsidRPr="00374AC0" w:rsidRDefault="00516366" w:rsidP="005D1E89">
      <w:pPr>
        <w:pStyle w:val="Code"/>
      </w:pPr>
      <w:r w:rsidRPr="00374AC0">
        <w:t>rho_trueNa2O  = 2270;  % Sodium oxide</w:t>
      </w:r>
    </w:p>
    <w:p w14:paraId="0F8B942B" w14:textId="77777777" w:rsidR="00516366" w:rsidRPr="00374AC0" w:rsidRDefault="00516366" w:rsidP="005D1E89">
      <w:pPr>
        <w:pStyle w:val="Code"/>
      </w:pPr>
      <w:r w:rsidRPr="00374AC0">
        <w:t>rho_trueMgO   = 3580;  % Magnesium oxide</w:t>
      </w:r>
    </w:p>
    <w:p w14:paraId="78C00065" w14:textId="77777777" w:rsidR="00516366" w:rsidRPr="00374AC0" w:rsidRDefault="00516366" w:rsidP="005D1E89">
      <w:pPr>
        <w:pStyle w:val="Code"/>
      </w:pPr>
    </w:p>
    <w:p w14:paraId="78DC2D88" w14:textId="77777777" w:rsidR="00516366" w:rsidRPr="00374AC0" w:rsidRDefault="00516366" w:rsidP="005D1E89">
      <w:pPr>
        <w:pStyle w:val="Code"/>
      </w:pPr>
      <w:r w:rsidRPr="00374AC0">
        <w:t>% --- Rotation &amp; Slope ---</w:t>
      </w:r>
    </w:p>
    <w:p w14:paraId="31CBAA93" w14:textId="77777777" w:rsidR="00516366" w:rsidRPr="00374AC0" w:rsidRDefault="00516366" w:rsidP="005D1E89">
      <w:pPr>
        <w:pStyle w:val="Code"/>
      </w:pPr>
      <w:r w:rsidRPr="00374AC0">
        <w:t>s = 0.02;         % [m/m] Axial slope of the kiln</w:t>
      </w:r>
    </w:p>
    <w:p w14:paraId="6D5BA018" w14:textId="77777777" w:rsidR="00516366" w:rsidRPr="00374AC0" w:rsidRDefault="00516366" w:rsidP="005D1E89">
      <w:pPr>
        <w:pStyle w:val="Code"/>
      </w:pPr>
      <w:r w:rsidRPr="00374AC0">
        <w:t>omega_rpm = 2.00; % [rpm] Rotational speed in revolutions per minute</w:t>
      </w:r>
    </w:p>
    <w:p w14:paraId="6F1998A0" w14:textId="77777777" w:rsidR="00516366" w:rsidRPr="00374AC0" w:rsidRDefault="00516366" w:rsidP="005D1E89">
      <w:pPr>
        <w:pStyle w:val="Code"/>
      </w:pPr>
      <w:r w:rsidRPr="00374AC0">
        <w:t>omega = omega_rpm / 60;   % [rev/s] Rotational speed in revolutions per second</w:t>
      </w:r>
    </w:p>
    <w:p w14:paraId="44011F25" w14:textId="77777777" w:rsidR="00516366" w:rsidRPr="00374AC0" w:rsidRDefault="00516366" w:rsidP="005D1E89">
      <w:pPr>
        <w:pStyle w:val="Code"/>
      </w:pPr>
      <w:r w:rsidRPr="00374AC0">
        <w:t>epsilon_p     = 0.89;     % [-] Emissivity of the solid particles</w:t>
      </w:r>
    </w:p>
    <w:p w14:paraId="7A14B35E" w14:textId="77777777" w:rsidR="00516366" w:rsidRPr="00374AC0" w:rsidRDefault="00516366" w:rsidP="005D1E89">
      <w:pPr>
        <w:pStyle w:val="Code"/>
      </w:pPr>
      <w:r w:rsidRPr="00374AC0">
        <w:t>ks            = 1.3;      % [W/m/K] Thermal conductivity of the solid particles</w:t>
      </w:r>
    </w:p>
    <w:p w14:paraId="073210B1" w14:textId="77777777" w:rsidR="00516366" w:rsidRPr="00374AC0" w:rsidRDefault="00516366" w:rsidP="005D1E89">
      <w:pPr>
        <w:pStyle w:val="Code"/>
      </w:pPr>
    </w:p>
    <w:p w14:paraId="26B70D60" w14:textId="77777777" w:rsidR="00516366" w:rsidRPr="00374AC0" w:rsidRDefault="00516366" w:rsidP="005D1E89">
      <w:pPr>
        <w:pStyle w:val="Code"/>
      </w:pPr>
      <w:r w:rsidRPr="00374AC0">
        <w:lastRenderedPageBreak/>
        <w:t>% --- Molecular Weights [kg/mol] ---</w:t>
      </w:r>
    </w:p>
    <w:p w14:paraId="5788E2C2" w14:textId="77777777" w:rsidR="00516366" w:rsidRPr="00374AC0" w:rsidRDefault="00516366" w:rsidP="005D1E89">
      <w:pPr>
        <w:pStyle w:val="Code"/>
      </w:pPr>
      <w:r w:rsidRPr="00374AC0">
        <w:t>Mw_AlOH3 = 0.07800; % [kg/mol] Molecular weight of Al(OH)3</w:t>
      </w:r>
    </w:p>
    <w:p w14:paraId="396FFFDF" w14:textId="77777777" w:rsidR="00516366" w:rsidRPr="00374AC0" w:rsidRDefault="00516366" w:rsidP="005D1E89">
      <w:pPr>
        <w:pStyle w:val="Code"/>
      </w:pPr>
      <w:r w:rsidRPr="00374AC0">
        <w:t>Mw_SiO2  = 0.06008; % [kg/mol] Molecular weight of SiO2</w:t>
      </w:r>
    </w:p>
    <w:p w14:paraId="18B7EE39" w14:textId="77777777" w:rsidR="00516366" w:rsidRPr="00374AC0" w:rsidRDefault="00516366" w:rsidP="005D1E89">
      <w:pPr>
        <w:pStyle w:val="Code"/>
      </w:pPr>
      <w:r w:rsidRPr="00374AC0">
        <w:t>Mw_TiO2  = 0.07986; % [kg/mol] Molecular weight of TiO2</w:t>
      </w:r>
    </w:p>
    <w:p w14:paraId="633ABCDF" w14:textId="77777777" w:rsidR="00516366" w:rsidRPr="00374AC0" w:rsidRDefault="00516366" w:rsidP="005D1E89">
      <w:pPr>
        <w:pStyle w:val="Code"/>
      </w:pPr>
      <w:r w:rsidRPr="00374AC0">
        <w:t>Mw_K2O   = 0.09420; % [kg/mol] Molecular weight of K2O</w:t>
      </w:r>
    </w:p>
    <w:p w14:paraId="5F6CB1BE" w14:textId="77777777" w:rsidR="00516366" w:rsidRPr="00374AC0" w:rsidRDefault="00516366" w:rsidP="005D1E89">
      <w:pPr>
        <w:pStyle w:val="Code"/>
      </w:pPr>
      <w:r w:rsidRPr="00374AC0">
        <w:t>Mw_Na2O  = 0.06198; % [kg/mol] Molecular weight of Na2O</w:t>
      </w:r>
    </w:p>
    <w:p w14:paraId="67EBB417" w14:textId="77777777" w:rsidR="00516366" w:rsidRPr="00374AC0" w:rsidRDefault="00516366" w:rsidP="005D1E89">
      <w:pPr>
        <w:pStyle w:val="Code"/>
      </w:pPr>
      <w:r w:rsidRPr="00374AC0">
        <w:t>Mw_MgO   = 0.04030; % [kg/mol] Molecular weight of MgO</w:t>
      </w:r>
    </w:p>
    <w:p w14:paraId="5868D00A" w14:textId="77777777" w:rsidR="00516366" w:rsidRPr="00374AC0" w:rsidRDefault="00516366" w:rsidP="005D1E89">
      <w:pPr>
        <w:pStyle w:val="Code"/>
      </w:pPr>
      <w:r w:rsidRPr="00374AC0">
        <w:t>Mw_Al2O3 = 0.10196; % [kg/mol] Molecular weight of Al2O3</w:t>
      </w:r>
    </w:p>
    <w:p w14:paraId="4801E8DF" w14:textId="77777777" w:rsidR="00516366" w:rsidRPr="00374AC0" w:rsidRDefault="00516366" w:rsidP="005D1E89">
      <w:pPr>
        <w:pStyle w:val="Code"/>
      </w:pPr>
      <w:r w:rsidRPr="00374AC0">
        <w:t>Mw_Fe2O3 = 0.15969; % [kg/mol] Molecular weight of Fe2O3</w:t>
      </w:r>
    </w:p>
    <w:p w14:paraId="0C4F99AB" w14:textId="77777777" w:rsidR="00516366" w:rsidRPr="00374AC0" w:rsidRDefault="00516366" w:rsidP="005D1E89">
      <w:pPr>
        <w:pStyle w:val="Code"/>
      </w:pPr>
      <w:r w:rsidRPr="00374AC0">
        <w:t>Mw_Fe3O4 = 0.23153; % [kg/mol] Molecular weight of Fe3O4</w:t>
      </w:r>
    </w:p>
    <w:p w14:paraId="64C6E2C0" w14:textId="77777777" w:rsidR="00516366" w:rsidRPr="00374AC0" w:rsidRDefault="00516366" w:rsidP="005D1E89">
      <w:pPr>
        <w:pStyle w:val="Code"/>
      </w:pPr>
      <w:r w:rsidRPr="00374AC0">
        <w:t>Mw_O2    = 0.03200; % [kg/mol] Molecular weight of O2</w:t>
      </w:r>
    </w:p>
    <w:p w14:paraId="3CF5D158" w14:textId="77777777" w:rsidR="00516366" w:rsidRPr="00374AC0" w:rsidRDefault="00516366" w:rsidP="005D1E89">
      <w:pPr>
        <w:pStyle w:val="Code"/>
      </w:pPr>
    </w:p>
    <w:p w14:paraId="3D6CDE88" w14:textId="77777777" w:rsidR="00516366" w:rsidRPr="00374AC0" w:rsidRDefault="00516366" w:rsidP="005D1E89">
      <w:pPr>
        <w:pStyle w:val="Code"/>
      </w:pPr>
      <w:r w:rsidRPr="00374AC0">
        <w:t>rho_m_Fe2O3 = rho_trueFe2O3 / Mw_Fe2O3; % [mol/m^3] Molar density of pure solid Fe2O3</w:t>
      </w:r>
    </w:p>
    <w:p w14:paraId="14A1DEC7" w14:textId="77777777" w:rsidR="00516366" w:rsidRPr="00374AC0" w:rsidRDefault="00516366" w:rsidP="005D1E89">
      <w:pPr>
        <w:pStyle w:val="Code"/>
      </w:pPr>
    </w:p>
    <w:p w14:paraId="20EC23D4" w14:textId="77777777" w:rsidR="00516366" w:rsidRPr="00374AC0" w:rsidRDefault="00516366" w:rsidP="005D1E89">
      <w:pPr>
        <w:pStyle w:val="Code"/>
      </w:pPr>
      <w:r w:rsidRPr="00374AC0">
        <w:t>% Reaction Enthalpies [J/mol]</w:t>
      </w:r>
    </w:p>
    <w:p w14:paraId="1E2743F3" w14:textId="77777777" w:rsidR="00516366" w:rsidRPr="00374AC0" w:rsidRDefault="00516366" w:rsidP="005D1E89">
      <w:pPr>
        <w:pStyle w:val="Code"/>
      </w:pPr>
      <w:r w:rsidRPr="00374AC0">
        <w:t>DH_deh = 75300;  % [J/mol_AlOH3] Enthalpy of Al(OH)3 dehydration (Endothermic)</w:t>
      </w:r>
    </w:p>
    <w:p w14:paraId="63668323" w14:textId="77777777" w:rsidR="00516366" w:rsidRPr="00374AC0" w:rsidRDefault="00516366" w:rsidP="005D1E89">
      <w:pPr>
        <w:pStyle w:val="Code"/>
      </w:pPr>
      <w:r w:rsidRPr="00374AC0">
        <w:t>DH_red = -47000; % [J/mol_CO] Enthalpy of Fe2O3 reduction by CO (Exothermic)</w:t>
      </w:r>
    </w:p>
    <w:p w14:paraId="6EC1C8F4" w14:textId="77777777" w:rsidR="00516366" w:rsidRPr="00374AC0" w:rsidRDefault="00516366" w:rsidP="005D1E89">
      <w:pPr>
        <w:pStyle w:val="Code"/>
      </w:pPr>
      <w:r w:rsidRPr="00374AC0">
        <w:t>DH_comb = -283000; % [J/mol_CO] Enthalpy of CO combustion (Exothermic)</w:t>
      </w:r>
    </w:p>
    <w:p w14:paraId="1B47206B" w14:textId="77777777" w:rsidR="00516366" w:rsidRPr="00374AC0" w:rsidRDefault="00516366" w:rsidP="005D1E89">
      <w:pPr>
        <w:pStyle w:val="Code"/>
      </w:pPr>
      <w:r w:rsidRPr="00374AC0">
        <w:t>P_total = 1;     % [atm] Total operating pressure</w:t>
      </w:r>
    </w:p>
    <w:p w14:paraId="12B37261" w14:textId="77777777" w:rsidR="00516366" w:rsidRPr="00374AC0" w:rsidRDefault="00516366" w:rsidP="005D1E89">
      <w:pPr>
        <w:pStyle w:val="Code"/>
      </w:pPr>
    </w:p>
    <w:p w14:paraId="0937ADFC" w14:textId="77777777" w:rsidR="00516366" w:rsidRPr="00374AC0" w:rsidRDefault="00516366" w:rsidP="005D1E89">
      <w:pPr>
        <w:pStyle w:val="Code"/>
      </w:pPr>
      <w:r w:rsidRPr="00374AC0">
        <w:t>% --- Kinematics and Dynamic Fill Degree ---</w:t>
      </w:r>
    </w:p>
    <w:p w14:paraId="381A5F9C" w14:textId="77777777" w:rsidR="00516366" w:rsidRPr="00374AC0" w:rsidRDefault="00516366" w:rsidP="005D1E89">
      <w:pPr>
        <w:pStyle w:val="Code"/>
      </w:pPr>
      <w:r w:rsidRPr="00374AC0">
        <w:t>tau_min = (0.23 * L_kiln) / (s * omega_rpm^0.9 * D_in); % [min] Residence time in minutes</w:t>
      </w:r>
    </w:p>
    <w:p w14:paraId="66D2ACF3" w14:textId="77777777" w:rsidR="00516366" w:rsidRPr="00374AC0" w:rsidRDefault="00516366" w:rsidP="005D1E89">
      <w:pPr>
        <w:pStyle w:val="Code"/>
      </w:pPr>
      <w:r w:rsidRPr="00374AC0">
        <w:t>tau_sec = tau_min * 60; % [s] Residence time in seconds</w:t>
      </w:r>
    </w:p>
    <w:p w14:paraId="3B41D8D8" w14:textId="77777777" w:rsidR="00516366" w:rsidRPr="00374AC0" w:rsidRDefault="00516366" w:rsidP="005D1E89">
      <w:pPr>
        <w:pStyle w:val="Code"/>
      </w:pPr>
    </w:p>
    <w:p w14:paraId="6828A5E4" w14:textId="77777777" w:rsidR="00516366" w:rsidRPr="00374AC0" w:rsidRDefault="00516366" w:rsidP="005D1E89">
      <w:pPr>
        <w:pStyle w:val="Code"/>
      </w:pPr>
      <w:r w:rsidRPr="00374AC0">
        <w:t>mdot_solid_in = F_Fe2O3_0*Mw_Fe2O3 + F_AlOH3_0*Mw_AlOH3 + F_SiO2_0*Mw_SiO2 + ...</w:t>
      </w:r>
    </w:p>
    <w:p w14:paraId="7A710A58" w14:textId="77777777" w:rsidR="00516366" w:rsidRPr="00374AC0" w:rsidRDefault="00516366" w:rsidP="005D1E89">
      <w:pPr>
        <w:pStyle w:val="Code"/>
      </w:pPr>
      <w:r w:rsidRPr="00374AC0">
        <w:t xml:space="preserve">    F_TiO2_0*Mw_TiO2 + F_K2O_0*Mw_K2O + F_Na2O_0*Mw_Na2O + F_MgO_0*Mw_MgO; % [kg/s] Total mass flow rate of solid feed</w:t>
      </w:r>
    </w:p>
    <w:p w14:paraId="5DA6CF19" w14:textId="77777777" w:rsidR="00516366" w:rsidRPr="00374AC0" w:rsidRDefault="00516366" w:rsidP="005D1E89">
      <w:pPr>
        <w:pStyle w:val="Code"/>
      </w:pPr>
    </w:p>
    <w:p w14:paraId="6363D91B" w14:textId="77777777" w:rsidR="00516366" w:rsidRPr="00374AC0" w:rsidRDefault="00516366" w:rsidP="005D1E89">
      <w:pPr>
        <w:pStyle w:val="Code"/>
      </w:pPr>
      <w:r w:rsidRPr="00374AC0">
        <w:t>% Calculate dynamic initial bulk density from composition</w:t>
      </w:r>
    </w:p>
    <w:p w14:paraId="088CD7A6" w14:textId="77777777" w:rsidR="00516366" w:rsidRPr="00374AC0" w:rsidRDefault="00516366" w:rsidP="005D1E89">
      <w:pPr>
        <w:pStyle w:val="Code"/>
      </w:pPr>
      <w:r w:rsidRPr="00374AC0">
        <w:t>V_solid_true = (F_Fe2O3_0*Mw_Fe2O3)/rho_trueFe2O3 + (F_AlOH3_0*Mw_AlOH3)/rho_trueAlOH3 + ...</w:t>
      </w:r>
    </w:p>
    <w:p w14:paraId="1E39B1EE" w14:textId="77777777" w:rsidR="00516366" w:rsidRPr="00374AC0" w:rsidRDefault="00516366" w:rsidP="005D1E89">
      <w:pPr>
        <w:pStyle w:val="Code"/>
      </w:pPr>
      <w:r w:rsidRPr="00374AC0">
        <w:lastRenderedPageBreak/>
        <w:t xml:space="preserve">               (F_SiO2_0*Mw_SiO2)/rho_trueSiO2 + (F_TiO2_0*Mw_TiO2)/rho_trueTiO2 + ...</w:t>
      </w:r>
    </w:p>
    <w:p w14:paraId="266BBAE6" w14:textId="77777777" w:rsidR="00516366" w:rsidRPr="00374AC0" w:rsidRDefault="00516366" w:rsidP="005D1E89">
      <w:pPr>
        <w:pStyle w:val="Code"/>
      </w:pPr>
      <w:r w:rsidRPr="00374AC0">
        <w:t xml:space="preserve">               (F_K2O_0*Mw_K2O)/rho_trueK2O + (F_Na2O_0*Mw_Na2O)/rho_trueNa2O + ...</w:t>
      </w:r>
    </w:p>
    <w:p w14:paraId="0DEDCF51" w14:textId="77777777" w:rsidR="00516366" w:rsidRPr="00374AC0" w:rsidRDefault="00516366" w:rsidP="005D1E89">
      <w:pPr>
        <w:pStyle w:val="Code"/>
      </w:pPr>
      <w:r w:rsidRPr="00374AC0">
        <w:t xml:space="preserve">               (F_MgO_0*Mw_MgO)/rho_trueMgO; % [m^3/s] True volume flow rate</w:t>
      </w:r>
    </w:p>
    <w:p w14:paraId="77370E05" w14:textId="77777777" w:rsidR="00516366" w:rsidRPr="00374AC0" w:rsidRDefault="00516366" w:rsidP="005D1E89">
      <w:pPr>
        <w:pStyle w:val="Code"/>
      </w:pPr>
    </w:p>
    <w:p w14:paraId="1621CD7B" w14:textId="77777777" w:rsidR="00516366" w:rsidRPr="00374AC0" w:rsidRDefault="00516366" w:rsidP="005D1E89">
      <w:pPr>
        <w:pStyle w:val="Code"/>
      </w:pPr>
      <w:r w:rsidRPr="00374AC0">
        <w:t>rho_true_bed_in = mdot_solid_in / V_solid_true; % [kg/m^3] Initial average true density of the bed</w:t>
      </w:r>
    </w:p>
    <w:p w14:paraId="29D49E4F" w14:textId="77777777" w:rsidR="00516366" w:rsidRPr="00374AC0" w:rsidRDefault="00516366" w:rsidP="005D1E89">
      <w:pPr>
        <w:pStyle w:val="Code"/>
      </w:pPr>
      <w:r w:rsidRPr="00374AC0">
        <w:t>rho_bulk = (1 - eps_bed) * rho_true_bed_in; % [kg/m^3] Dynamically calculated initial bulk density</w:t>
      </w:r>
    </w:p>
    <w:p w14:paraId="5CCA0022" w14:textId="77777777" w:rsidR="00516366" w:rsidRPr="00374AC0" w:rsidRDefault="00516366" w:rsidP="005D1E89">
      <w:pPr>
        <w:pStyle w:val="Code"/>
      </w:pPr>
    </w:p>
    <w:p w14:paraId="4C740479" w14:textId="77777777" w:rsidR="00516366" w:rsidRPr="00374AC0" w:rsidRDefault="00516366" w:rsidP="005D1E89">
      <w:pPr>
        <w:pStyle w:val="Code"/>
      </w:pPr>
      <w:r w:rsidRPr="00374AC0">
        <w:t>mf_AlOH3 = (F_AlOH3_0 * Mw_AlOH3) / mdot_solid_in; % [-] Mass fraction of Al(OH)3 in feed</w:t>
      </w:r>
    </w:p>
    <w:p w14:paraId="19DC73EB" w14:textId="77777777" w:rsidR="00516366" w:rsidRPr="00374AC0" w:rsidRDefault="00516366" w:rsidP="005D1E89">
      <w:pPr>
        <w:pStyle w:val="Code"/>
      </w:pPr>
      <w:r w:rsidRPr="00374AC0">
        <w:t>C_AlOH3_0 = rho_bulk * mf_AlOH3; % [kg/m^3] Dynamically calculated initial bulk mass concentration of Al(OH)3</w:t>
      </w:r>
    </w:p>
    <w:p w14:paraId="3957CFAB" w14:textId="77777777" w:rsidR="00516366" w:rsidRPr="00374AC0" w:rsidRDefault="00516366" w:rsidP="005D1E89">
      <w:pPr>
        <w:pStyle w:val="Code"/>
      </w:pPr>
      <w:r w:rsidRPr="00374AC0">
        <w:t>Q_vol_in = mdot_solid_in / rho_bulk; % [m^3/s] Volumetric flow rate of the solid feed</w:t>
      </w:r>
    </w:p>
    <w:p w14:paraId="78C6B007" w14:textId="77777777" w:rsidR="00516366" w:rsidRPr="00374AC0" w:rsidRDefault="00516366" w:rsidP="005D1E89">
      <w:pPr>
        <w:pStyle w:val="Code"/>
      </w:pPr>
      <w:r w:rsidRPr="00374AC0">
        <w:t>v_solid = L_kiln / tau_sec; % [m/s] Axial velocity of the solid bed</w:t>
      </w:r>
    </w:p>
    <w:p w14:paraId="795C05BC" w14:textId="77777777" w:rsidR="00516366" w:rsidRPr="00374AC0" w:rsidRDefault="00516366" w:rsidP="005D1E89">
      <w:pPr>
        <w:pStyle w:val="Code"/>
      </w:pPr>
    </w:p>
    <w:p w14:paraId="5A54ED9D" w14:textId="77777777" w:rsidR="00516366" w:rsidRPr="00374AC0" w:rsidRDefault="00516366" w:rsidP="005D1E89">
      <w:pPr>
        <w:pStyle w:val="Code"/>
      </w:pPr>
      <w:r w:rsidRPr="00374AC0">
        <w:t>A_bed = Q_vol_in / v_solid; % [m^2] Cross-sectional area of the solid bed</w:t>
      </w:r>
    </w:p>
    <w:p w14:paraId="072C84AB" w14:textId="77777777" w:rsidR="00516366" w:rsidRPr="00374AC0" w:rsidRDefault="00516366" w:rsidP="005D1E89">
      <w:pPr>
        <w:pStyle w:val="Code"/>
      </w:pPr>
      <w:r w:rsidRPr="00374AC0">
        <w:t>A_total = pi * R^2; % [m^2] Total inner cross-sectional area of the kiln</w:t>
      </w:r>
    </w:p>
    <w:p w14:paraId="51EA456C" w14:textId="77777777" w:rsidR="00516366" w:rsidRPr="00374AC0" w:rsidRDefault="00516366" w:rsidP="005D1E89">
      <w:pPr>
        <w:pStyle w:val="Code"/>
      </w:pPr>
      <w:r w:rsidRPr="00374AC0">
        <w:t>f = A_bed / A_total; % [-] Dynamic fill degree (fraction of kiln filled by bed)</w:t>
      </w:r>
    </w:p>
    <w:p w14:paraId="23762E02" w14:textId="77777777" w:rsidR="00516366" w:rsidRPr="00374AC0" w:rsidRDefault="00516366" w:rsidP="005D1E89">
      <w:pPr>
        <w:pStyle w:val="Code"/>
      </w:pPr>
    </w:p>
    <w:p w14:paraId="07CFBA2D" w14:textId="77777777" w:rsidR="00516366" w:rsidRPr="00374AC0" w:rsidRDefault="00516366" w:rsidP="005D1E89">
      <w:pPr>
        <w:pStyle w:val="Code"/>
      </w:pPr>
      <w:r w:rsidRPr="00374AC0">
        <w:t>fprintf('\n=== Kinematics ===\n');</w:t>
      </w:r>
    </w:p>
    <w:p w14:paraId="472613B5" w14:textId="77777777" w:rsidR="00516366" w:rsidRPr="00374AC0" w:rsidRDefault="00516366" w:rsidP="005D1E89">
      <w:pPr>
        <w:pStyle w:val="Code"/>
      </w:pPr>
      <w:r w:rsidRPr="00374AC0">
        <w:t>fprintf('Calculated Residence Time: %.1f mins\n', tau_min);</w:t>
      </w:r>
    </w:p>
    <w:p w14:paraId="1ACEEBE9" w14:textId="77777777" w:rsidR="00516366" w:rsidRPr="00374AC0" w:rsidRDefault="00516366" w:rsidP="005D1E89">
      <w:pPr>
        <w:pStyle w:val="Code"/>
      </w:pPr>
      <w:r w:rsidRPr="00374AC0">
        <w:t>fprintf('Calculated Dynamic Fill Degree (f): %.4f (%.1f%%)\n', f, f*100);</w:t>
      </w:r>
    </w:p>
    <w:p w14:paraId="0F3D055E" w14:textId="77777777" w:rsidR="00516366" w:rsidRPr="00374AC0" w:rsidRDefault="00516366" w:rsidP="005D1E89">
      <w:pPr>
        <w:pStyle w:val="Code"/>
      </w:pPr>
      <w:r w:rsidRPr="00374AC0">
        <w:t>mdot_gas_in = F_CO_in*0.02801 + F_CO2_in*0.04401 + F_N2_carrier*0.02801 + F_O2_in*0.032;</w:t>
      </w:r>
    </w:p>
    <w:p w14:paraId="330391B5" w14:textId="77777777" w:rsidR="00516366" w:rsidRPr="00374AC0" w:rsidRDefault="00516366" w:rsidP="005D1E89">
      <w:pPr>
        <w:pStyle w:val="Code"/>
      </w:pPr>
      <w:r w:rsidRPr="00374AC0">
        <w:t>fprintf('Gas inlet mass flow: %.1f kg/h (target: 600 kg/h)\n', mdot_gas_in*3600);</w:t>
      </w:r>
    </w:p>
    <w:p w14:paraId="2AF9AD30" w14:textId="77777777" w:rsidR="00516366" w:rsidRPr="00374AC0" w:rsidRDefault="00516366" w:rsidP="005D1E89">
      <w:pPr>
        <w:pStyle w:val="Code"/>
      </w:pPr>
      <w:r w:rsidRPr="00374AC0">
        <w:t>fprintf('==================\n');</w:t>
      </w:r>
    </w:p>
    <w:p w14:paraId="4775DB83" w14:textId="77777777" w:rsidR="00516366" w:rsidRPr="00374AC0" w:rsidRDefault="00516366" w:rsidP="005D1E89">
      <w:pPr>
        <w:pStyle w:val="Code"/>
      </w:pPr>
    </w:p>
    <w:p w14:paraId="0F72F899" w14:textId="77777777" w:rsidR="00516366" w:rsidRPr="00374AC0" w:rsidRDefault="00516366" w:rsidP="005D1E89">
      <w:pPr>
        <w:pStyle w:val="Code"/>
      </w:pPr>
      <w:r w:rsidRPr="00374AC0">
        <w:t>% --- Interface Areas and Subtended Angle ---</w:t>
      </w:r>
    </w:p>
    <w:p w14:paraId="48B7CE6A" w14:textId="77777777" w:rsidR="00516366" w:rsidRPr="00374AC0" w:rsidRDefault="00516366" w:rsidP="005D1E89">
      <w:pPr>
        <w:pStyle w:val="Code"/>
      </w:pPr>
      <w:r w:rsidRPr="00374AC0">
        <w:t>A_fb    = A_total - A_bed; % [m^2] Cross-sectional area of the gas freeboard</w:t>
      </w:r>
    </w:p>
    <w:p w14:paraId="4E768143" w14:textId="77777777" w:rsidR="00516366" w:rsidRPr="00374AC0" w:rsidRDefault="00516366" w:rsidP="005D1E89">
      <w:pPr>
        <w:pStyle w:val="Code"/>
      </w:pPr>
    </w:p>
    <w:p w14:paraId="3349CF7E" w14:textId="77777777" w:rsidR="00516366" w:rsidRPr="00374AC0" w:rsidRDefault="00516366" w:rsidP="005D1E89">
      <w:pPr>
        <w:pStyle w:val="Code"/>
      </w:pPr>
      <w:r w:rsidRPr="00374AC0">
        <w:t>% Solve for theta using Newton-Raphson (fzero)</w:t>
      </w:r>
    </w:p>
    <w:p w14:paraId="31A9DAAF" w14:textId="77777777" w:rsidR="00516366" w:rsidRPr="00374AC0" w:rsidRDefault="00516366" w:rsidP="005D1E89">
      <w:pPr>
        <w:pStyle w:val="Code"/>
      </w:pPr>
      <w:r w:rsidRPr="00374AC0">
        <w:t>theta = fzero(@(th) th - sin(th) - 2*pi*f, 2); % [rad] Subtended central angle of the bed</w:t>
      </w:r>
    </w:p>
    <w:p w14:paraId="5C37311B" w14:textId="77777777" w:rsidR="00516366" w:rsidRPr="00374AC0" w:rsidRDefault="00516366" w:rsidP="005D1E89">
      <w:pPr>
        <w:pStyle w:val="Code"/>
      </w:pPr>
    </w:p>
    <w:p w14:paraId="4C63C83A" w14:textId="77777777" w:rsidR="00516366" w:rsidRPr="00374AC0" w:rsidRDefault="00516366" w:rsidP="005D1E89">
      <w:pPr>
        <w:pStyle w:val="Code"/>
      </w:pPr>
      <w:r w:rsidRPr="00374AC0">
        <w:t>L_chord = 2 * R * sin(theta / 2); % [m] Length of the chord forming the exposed bed surface</w:t>
      </w:r>
    </w:p>
    <w:p w14:paraId="2B0536BB" w14:textId="77777777" w:rsidR="00516366" w:rsidRPr="00374AC0" w:rsidRDefault="00516366" w:rsidP="005D1E89">
      <w:pPr>
        <w:pStyle w:val="Code"/>
      </w:pPr>
      <w:r w:rsidRPr="00374AC0">
        <w:t>A_ew    = (2*pi - theta) * R; % [m] Perimeter length of the exposed wall (area per meter)</w:t>
      </w:r>
    </w:p>
    <w:p w14:paraId="02117FBA" w14:textId="77777777" w:rsidR="00516366" w:rsidRPr="00374AC0" w:rsidRDefault="00516366" w:rsidP="005D1E89">
      <w:pPr>
        <w:pStyle w:val="Code"/>
      </w:pPr>
      <w:r w:rsidRPr="00374AC0">
        <w:t>A_eb    = L_chord; % [m] Perimeter length of the exposed bed (area per meter)</w:t>
      </w:r>
    </w:p>
    <w:p w14:paraId="745DA33C" w14:textId="77777777" w:rsidR="00516366" w:rsidRPr="00374AC0" w:rsidRDefault="00516366" w:rsidP="005D1E89">
      <w:pPr>
        <w:pStyle w:val="Code"/>
      </w:pPr>
      <w:r w:rsidRPr="00374AC0">
        <w:t>A_cw    = theta * R; % [m] Perimeter length of the covered wall (area per meter)</w:t>
      </w:r>
    </w:p>
    <w:p w14:paraId="474C3C7F" w14:textId="77777777" w:rsidR="00516366" w:rsidRPr="00374AC0" w:rsidRDefault="00516366" w:rsidP="005D1E89">
      <w:pPr>
        <w:pStyle w:val="Code"/>
      </w:pPr>
    </w:p>
    <w:p w14:paraId="52B99CBE" w14:textId="77777777" w:rsidR="00516366" w:rsidRPr="00374AC0" w:rsidRDefault="00516366" w:rsidP="005D1E89">
      <w:pPr>
        <w:pStyle w:val="Code"/>
      </w:pPr>
      <w:r w:rsidRPr="00374AC0">
        <w:t>% --- Wall Thermal Resistance ---</w:t>
      </w:r>
    </w:p>
    <w:p w14:paraId="35BEFF3D" w14:textId="77777777" w:rsidR="00516366" w:rsidRPr="00374AC0" w:rsidRDefault="00516366" w:rsidP="005D1E89">
      <w:pPr>
        <w:pStyle w:val="Code"/>
      </w:pPr>
      <w:r w:rsidRPr="00374AC0">
        <w:t>k_ref     = 1.5; % [W/m/K] Thermal conductivity of the refractory brick</w:t>
      </w:r>
    </w:p>
    <w:p w14:paraId="7B52954F" w14:textId="77777777" w:rsidR="00516366" w:rsidRPr="00374AC0" w:rsidRDefault="00516366" w:rsidP="005D1E89">
      <w:pPr>
        <w:pStyle w:val="Code"/>
      </w:pPr>
      <w:r w:rsidRPr="00374AC0">
        <w:t>k_shell   = 45; % [W/m/K] Thermal conductivity of the carbon steel shell</w:t>
      </w:r>
    </w:p>
    <w:p w14:paraId="2A36E2D9" w14:textId="77777777" w:rsidR="00516366" w:rsidRPr="00374AC0" w:rsidRDefault="00516366" w:rsidP="005D1E89">
      <w:pPr>
        <w:pStyle w:val="Code"/>
      </w:pPr>
      <w:r w:rsidRPr="00374AC0">
        <w:t>h_ambient = 15; % [W/m^2/K] Convective heat transfer coefficient to ambient air</w:t>
      </w:r>
    </w:p>
    <w:p w14:paraId="16A96F15" w14:textId="77777777" w:rsidR="00516366" w:rsidRPr="00374AC0" w:rsidRDefault="00516366" w:rsidP="005D1E89">
      <w:pPr>
        <w:pStyle w:val="Code"/>
      </w:pPr>
      <w:r w:rsidRPr="00374AC0">
        <w:t>T_ambient = 305.15; % [K] Ambient temperature outside the kiln</w:t>
      </w:r>
    </w:p>
    <w:p w14:paraId="7D1740B5" w14:textId="77777777" w:rsidR="00516366" w:rsidRPr="00374AC0" w:rsidRDefault="00516366" w:rsidP="005D1E89">
      <w:pPr>
        <w:pStyle w:val="Code"/>
      </w:pPr>
    </w:p>
    <w:p w14:paraId="001A55EC" w14:textId="77777777" w:rsidR="00516366" w:rsidRPr="00374AC0" w:rsidRDefault="00516366" w:rsidP="005D1E89">
      <w:pPr>
        <w:pStyle w:val="Code"/>
      </w:pPr>
      <w:r w:rsidRPr="00374AC0">
        <w:t>R_wall = log(R2/R1)/(2*pi*k_ref) + log(R3/R2)/(2*pi*k_shell) + 1/(2*pi*R3*h_ambient); % [m*K/W] Total thermal resistance of the wall per meter</w:t>
      </w:r>
    </w:p>
    <w:p w14:paraId="0D5EDD15" w14:textId="77777777" w:rsidR="00516366" w:rsidRPr="00374AC0" w:rsidRDefault="00516366" w:rsidP="005D1E89">
      <w:pPr>
        <w:pStyle w:val="Code"/>
      </w:pPr>
    </w:p>
    <w:p w14:paraId="0B5437C4" w14:textId="77777777" w:rsidR="00516366" w:rsidRPr="00374AC0" w:rsidRDefault="00516366" w:rsidP="005D1E89">
      <w:pPr>
        <w:pStyle w:val="Code"/>
      </w:pPr>
      <w:r w:rsidRPr="00374AC0">
        <w:t>% --- Pack parameters for ODE ---</w:t>
      </w:r>
    </w:p>
    <w:p w14:paraId="38EC0079" w14:textId="77777777" w:rsidR="00516366" w:rsidRPr="00374AC0" w:rsidRDefault="00516366" w:rsidP="005D1E89">
      <w:pPr>
        <w:pStyle w:val="Code"/>
      </w:pPr>
      <w:r w:rsidRPr="00374AC0">
        <w:t>p.F_Fe2O3_0 = F_Fe2O3_0;  p.F_AlOH3_0 = F_AlOH3_0;</w:t>
      </w:r>
    </w:p>
    <w:p w14:paraId="50DAFCAD" w14:textId="77777777" w:rsidR="00516366" w:rsidRPr="00374AC0" w:rsidRDefault="00516366" w:rsidP="005D1E89">
      <w:pPr>
        <w:pStyle w:val="Code"/>
      </w:pPr>
      <w:r w:rsidRPr="00374AC0">
        <w:t>p.F_SiO2_0  = F_SiO2_0;   p.F_TiO2_0  = F_TiO2_0;</w:t>
      </w:r>
    </w:p>
    <w:p w14:paraId="7C1C5947" w14:textId="77777777" w:rsidR="00516366" w:rsidRPr="00374AC0" w:rsidRDefault="00516366" w:rsidP="005D1E89">
      <w:pPr>
        <w:pStyle w:val="Code"/>
      </w:pPr>
      <w:r w:rsidRPr="00374AC0">
        <w:t>p.F_K2O_0   = F_K2O_0;    p.F_Na2O_0  = F_Na2O_0;</w:t>
      </w:r>
    </w:p>
    <w:p w14:paraId="6699F03A" w14:textId="77777777" w:rsidR="00516366" w:rsidRPr="00374AC0" w:rsidRDefault="00516366" w:rsidP="005D1E89">
      <w:pPr>
        <w:pStyle w:val="Code"/>
      </w:pPr>
      <w:r w:rsidRPr="00374AC0">
        <w:t>p.F_MgO_0   = F_MgO_0;    p.Mw_SiO2   = Mw_SiO2;</w:t>
      </w:r>
    </w:p>
    <w:p w14:paraId="3AA1CF97" w14:textId="77777777" w:rsidR="00516366" w:rsidRPr="00374AC0" w:rsidRDefault="00516366" w:rsidP="005D1E89">
      <w:pPr>
        <w:pStyle w:val="Code"/>
      </w:pPr>
      <w:r w:rsidRPr="00374AC0">
        <w:t>p.Mw_TiO2   = Mw_TiO2;    p.Mw_K2O    = Mw_K2O;</w:t>
      </w:r>
    </w:p>
    <w:p w14:paraId="6CA5AA9F" w14:textId="77777777" w:rsidR="00516366" w:rsidRPr="00374AC0" w:rsidRDefault="00516366" w:rsidP="005D1E89">
      <w:pPr>
        <w:pStyle w:val="Code"/>
      </w:pPr>
      <w:r w:rsidRPr="00374AC0">
        <w:t>p.Mw_Na2O   = Mw_Na2O;    p.Mw_MgO    = Mw_MgO;</w:t>
      </w:r>
    </w:p>
    <w:p w14:paraId="2A8F7CA4" w14:textId="77777777" w:rsidR="00516366" w:rsidRPr="00374AC0" w:rsidRDefault="00516366" w:rsidP="005D1E89">
      <w:pPr>
        <w:pStyle w:val="Code"/>
      </w:pPr>
      <w:r w:rsidRPr="00374AC0">
        <w:t>p.F_CO_in   = F_CO_in;    p.F_CO2_in  = F_CO2_in;</w:t>
      </w:r>
    </w:p>
    <w:p w14:paraId="5DAD6230" w14:textId="77777777" w:rsidR="00516366" w:rsidRPr="00374AC0" w:rsidRDefault="00516366" w:rsidP="005D1E89">
      <w:pPr>
        <w:pStyle w:val="Code"/>
      </w:pPr>
      <w:r w:rsidRPr="00374AC0">
        <w:t>p.F_N2_carrier = F_N2_carrier;</w:t>
      </w:r>
    </w:p>
    <w:p w14:paraId="5F9CB7A2" w14:textId="77777777" w:rsidR="00516366" w:rsidRPr="00374AC0" w:rsidRDefault="00516366" w:rsidP="005D1E89">
      <w:pPr>
        <w:pStyle w:val="Code"/>
      </w:pPr>
      <w:r w:rsidRPr="00374AC0">
        <w:t>p.F_O2_in      = F_O2_in;</w:t>
      </w:r>
    </w:p>
    <w:p w14:paraId="1A3DA6C8" w14:textId="77777777" w:rsidR="00516366" w:rsidRPr="00374AC0" w:rsidRDefault="00516366" w:rsidP="005D1E89">
      <w:pPr>
        <w:pStyle w:val="Code"/>
      </w:pPr>
      <w:r w:rsidRPr="00374AC0">
        <w:t>p.Mw_O2        = Mw_O2;</w:t>
      </w:r>
    </w:p>
    <w:p w14:paraId="4A3413D5" w14:textId="77777777" w:rsidR="00516366" w:rsidRPr="00374AC0" w:rsidRDefault="00516366" w:rsidP="005D1E89">
      <w:pPr>
        <w:pStyle w:val="Code"/>
      </w:pPr>
      <w:r w:rsidRPr="00374AC0">
        <w:t>p.Tg_in     = Tg_in;      p.Tb_in     = Tb_in;</w:t>
      </w:r>
    </w:p>
    <w:p w14:paraId="4AE9AFAA" w14:textId="77777777" w:rsidR="00516366" w:rsidRPr="00374AC0" w:rsidRDefault="00516366" w:rsidP="005D1E89">
      <w:pPr>
        <w:pStyle w:val="Code"/>
      </w:pPr>
      <w:r w:rsidRPr="00374AC0">
        <w:lastRenderedPageBreak/>
        <w:t>p.Mw_AlOH3  = Mw_AlOH3;   p.Mw_Al2O3  = Mw_Al2O3;</w:t>
      </w:r>
    </w:p>
    <w:p w14:paraId="0204EC12" w14:textId="77777777" w:rsidR="00516366" w:rsidRPr="00374AC0" w:rsidRDefault="00516366" w:rsidP="005D1E89">
      <w:pPr>
        <w:pStyle w:val="Code"/>
      </w:pPr>
      <w:r w:rsidRPr="00374AC0">
        <w:t>p.Mw_Fe2O3  = Mw_Fe2O3;   p.Mw_Fe3O4  = Mw_Fe3O4;</w:t>
      </w:r>
    </w:p>
    <w:p w14:paraId="11E123D1" w14:textId="77777777" w:rsidR="00516366" w:rsidRPr="00374AC0" w:rsidRDefault="00516366" w:rsidP="005D1E89">
      <w:pPr>
        <w:pStyle w:val="Code"/>
      </w:pPr>
      <w:r w:rsidRPr="00374AC0">
        <w:t>p.rho_m_Fe2O3 = rho_m_Fe2O3; p.C_AlOH3_0 = C_AlOH3_0;</w:t>
      </w:r>
    </w:p>
    <w:p w14:paraId="0527C207" w14:textId="77777777" w:rsidR="00516366" w:rsidRPr="00374AC0" w:rsidRDefault="00516366" w:rsidP="005D1E89">
      <w:pPr>
        <w:pStyle w:val="Code"/>
      </w:pPr>
      <w:r w:rsidRPr="00374AC0">
        <w:t>p.A_bed = A_bed; p.A_fb = A_fb;</w:t>
      </w:r>
    </w:p>
    <w:p w14:paraId="614B3A64" w14:textId="77777777" w:rsidR="00516366" w:rsidRPr="00374AC0" w:rsidRDefault="00516366" w:rsidP="005D1E89">
      <w:pPr>
        <w:pStyle w:val="Code"/>
      </w:pPr>
      <w:r w:rsidRPr="00374AC0">
        <w:t>p.A_ew  = A_ew;  p.A_eb = A_eb;  p.A_cw = A_cw;</w:t>
      </w:r>
    </w:p>
    <w:p w14:paraId="1E0C02D8" w14:textId="77777777" w:rsidR="00516366" w:rsidRPr="00374AC0" w:rsidRDefault="00516366" w:rsidP="005D1E89">
      <w:pPr>
        <w:pStyle w:val="Code"/>
      </w:pPr>
      <w:r w:rsidRPr="00374AC0">
        <w:t>p.R1 = R1; p.R_wall = R_wall; p.theta = theta;</w:t>
      </w:r>
    </w:p>
    <w:p w14:paraId="4DD5DD41" w14:textId="77777777" w:rsidR="00516366" w:rsidRPr="00374AC0" w:rsidRDefault="00516366" w:rsidP="005D1E89">
      <w:pPr>
        <w:pStyle w:val="Code"/>
      </w:pPr>
      <w:r w:rsidRPr="00374AC0">
        <w:t>p.eps = eps_bed; p.d_p = d_p; p.omega = omega;</w:t>
      </w:r>
    </w:p>
    <w:p w14:paraId="2095D6B7" w14:textId="77777777" w:rsidR="00516366" w:rsidRPr="00374AC0" w:rsidRDefault="00516366" w:rsidP="005D1E89">
      <w:pPr>
        <w:pStyle w:val="Code"/>
      </w:pPr>
      <w:r w:rsidRPr="00374AC0">
        <w:t>p.epsilon_p = epsilon_p; p.ks = ks;</w:t>
      </w:r>
    </w:p>
    <w:p w14:paraId="2F5AE4A0" w14:textId="77777777" w:rsidR="00516366" w:rsidRPr="00374AC0" w:rsidRDefault="00516366" w:rsidP="005D1E89">
      <w:pPr>
        <w:pStyle w:val="Code"/>
      </w:pPr>
      <w:r w:rsidRPr="00374AC0">
        <w:t>p.P_total = P_total; p.T_ambient = T_ambient;</w:t>
      </w:r>
    </w:p>
    <w:p w14:paraId="4D01A62A" w14:textId="77777777" w:rsidR="00516366" w:rsidRPr="00374AC0" w:rsidRDefault="00516366" w:rsidP="005D1E89">
      <w:pPr>
        <w:pStyle w:val="Code"/>
      </w:pPr>
      <w:r w:rsidRPr="00374AC0">
        <w:t>p.L_kiln = L_kiln; p.DH_deh = DH_deh; p.DH_red = DH_red;</w:t>
      </w:r>
    </w:p>
    <w:p w14:paraId="53508381" w14:textId="77777777" w:rsidR="00516366" w:rsidRPr="00374AC0" w:rsidRDefault="00516366" w:rsidP="005D1E89">
      <w:pPr>
        <w:pStyle w:val="Code"/>
      </w:pPr>
      <w:r w:rsidRPr="00374AC0">
        <w:t>p.DH_comb = DH_comb;</w:t>
      </w:r>
    </w:p>
    <w:p w14:paraId="52D1DB6E" w14:textId="77777777" w:rsidR="00516366" w:rsidRPr="00374AC0" w:rsidRDefault="00516366" w:rsidP="005D1E89">
      <w:pPr>
        <w:pStyle w:val="Code"/>
      </w:pPr>
      <w:r w:rsidRPr="00374AC0">
        <w:t>p.v_solid = v_solid; p.A_total = A_total;</w:t>
      </w:r>
    </w:p>
    <w:p w14:paraId="57DBF68F" w14:textId="77777777" w:rsidR="00516366" w:rsidRPr="00374AC0" w:rsidRDefault="00516366" w:rsidP="005D1E89">
      <w:pPr>
        <w:pStyle w:val="Code"/>
      </w:pPr>
      <w:r w:rsidRPr="00374AC0">
        <w:t>p.rho_trueFe2O3 = rho_trueFe2O3; p.rho_trueAlOH3 = rho_trueAlOH3;</w:t>
      </w:r>
    </w:p>
    <w:p w14:paraId="2C8E9F7F" w14:textId="77777777" w:rsidR="00516366" w:rsidRPr="00374AC0" w:rsidRDefault="00516366" w:rsidP="005D1E89">
      <w:pPr>
        <w:pStyle w:val="Code"/>
      </w:pPr>
      <w:r w:rsidRPr="00374AC0">
        <w:t>p.rho_trueSiO2  = rho_trueSiO2;  p.rho_trueTiO2  = rho_trueTiO2;</w:t>
      </w:r>
    </w:p>
    <w:p w14:paraId="768992EA" w14:textId="77777777" w:rsidR="00516366" w:rsidRPr="00374AC0" w:rsidRDefault="00516366" w:rsidP="005D1E89">
      <w:pPr>
        <w:pStyle w:val="Code"/>
      </w:pPr>
      <w:r w:rsidRPr="00374AC0">
        <w:t>p.rho_trueK2O   = rho_trueK2O;   p.rho_trueNa2O  = rho_trueNa2O;</w:t>
      </w:r>
    </w:p>
    <w:p w14:paraId="16D61BAA" w14:textId="77777777" w:rsidR="00516366" w:rsidRPr="00374AC0" w:rsidRDefault="00516366" w:rsidP="005D1E89">
      <w:pPr>
        <w:pStyle w:val="Code"/>
      </w:pPr>
      <w:r w:rsidRPr="00374AC0">
        <w:t>p.rho_trueMgO   = rho_trueMgO;   p.rho_trueAl2O3 = rho_trueAl2O3;</w:t>
      </w:r>
    </w:p>
    <w:p w14:paraId="2EEFF797" w14:textId="77777777" w:rsidR="00516366" w:rsidRPr="00374AC0" w:rsidRDefault="00516366" w:rsidP="005D1E89">
      <w:pPr>
        <w:pStyle w:val="Code"/>
      </w:pPr>
      <w:r w:rsidRPr="00374AC0">
        <w:t>p.rho_trueFe3O4 = rho_trueFe3O4;</w:t>
      </w:r>
    </w:p>
    <w:p w14:paraId="46FA237D" w14:textId="77777777" w:rsidR="00516366" w:rsidRPr="00374AC0" w:rsidRDefault="00516366" w:rsidP="005D1E89">
      <w:pPr>
        <w:pStyle w:val="Code"/>
      </w:pPr>
    </w:p>
    <w:p w14:paraId="05303EC4" w14:textId="77777777" w:rsidR="00516366" w:rsidRPr="00374AC0" w:rsidRDefault="00516366" w:rsidP="005D1E89">
      <w:pPr>
        <w:pStyle w:val="Code"/>
      </w:pPr>
      <w:r w:rsidRPr="00374AC0">
        <w:t>% --- BVP Setup ---</w:t>
      </w:r>
    </w:p>
    <w:p w14:paraId="26E49C34" w14:textId="77777777" w:rsidR="00516366" w:rsidRPr="00374AC0" w:rsidRDefault="00516366" w:rsidP="005D1E89">
      <w:pPr>
        <w:pStyle w:val="Code"/>
      </w:pPr>
      <w:r w:rsidRPr="00374AC0">
        <w:t>z_mesh = linspace(0, L_kiln, 200);</w:t>
      </w:r>
    </w:p>
    <w:p w14:paraId="2B4936CE" w14:textId="77777777" w:rsidR="00516366" w:rsidRPr="00374AC0" w:rsidRDefault="00516366" w:rsidP="005D1E89">
      <w:pPr>
        <w:pStyle w:val="Code"/>
      </w:pPr>
      <w:r w:rsidRPr="00374AC0">
        <w:t>y_guess_mat = zeros(9, length(z_mesh));</w:t>
      </w:r>
    </w:p>
    <w:p w14:paraId="32C8545A" w14:textId="77777777" w:rsidR="00516366" w:rsidRPr="00374AC0" w:rsidRDefault="00516366" w:rsidP="005D1E89">
      <w:pPr>
        <w:pStyle w:val="Code"/>
      </w:pPr>
      <w:r w:rsidRPr="00374AC0">
        <w:t>for i = 1:length(z_mesh)</w:t>
      </w:r>
    </w:p>
    <w:p w14:paraId="4A58E087" w14:textId="77777777" w:rsidR="00516366" w:rsidRPr="00374AC0" w:rsidRDefault="00516366" w:rsidP="005D1E89">
      <w:pPr>
        <w:pStyle w:val="Code"/>
      </w:pPr>
      <w:r w:rsidRPr="00374AC0">
        <w:t xml:space="preserve">    zz = z_mesh(i);</w:t>
      </w:r>
    </w:p>
    <w:p w14:paraId="4EAA8118" w14:textId="77777777" w:rsidR="00516366" w:rsidRPr="00374AC0" w:rsidRDefault="00516366" w:rsidP="005D1E89">
      <w:pPr>
        <w:pStyle w:val="Code"/>
      </w:pPr>
      <w:r w:rsidRPr="00374AC0">
        <w:t xml:space="preserve">    frac = zz / L_kiln; % 0 at solid inlet, 1 at gas inlet</w:t>
      </w:r>
    </w:p>
    <w:p w14:paraId="7E275EB1" w14:textId="77777777" w:rsidR="00516366" w:rsidRPr="00374AC0" w:rsidRDefault="00516366" w:rsidP="005D1E89">
      <w:pPr>
        <w:pStyle w:val="Code"/>
      </w:pPr>
      <w:r w:rsidRPr="00374AC0">
        <w:t xml:space="preserve">    Tg_guess = Tb_in + 200 + (Tg_in - Tb_in - 200) * frac; % Gas temp rises toward z=L</w:t>
      </w:r>
    </w:p>
    <w:p w14:paraId="4768987F" w14:textId="77777777" w:rsidR="00516366" w:rsidRPr="00374AC0" w:rsidRDefault="00516366" w:rsidP="005D1E89">
      <w:pPr>
        <w:pStyle w:val="Code"/>
      </w:pPr>
      <w:r w:rsidRPr="00374AC0">
        <w:t xml:space="preserve">    Tb_guess = Tb_in + (Tg_in - 300 - Tb_in) * frac;       % Bed temp rises toward z=L</w:t>
      </w:r>
    </w:p>
    <w:p w14:paraId="12AF2511" w14:textId="77777777" w:rsidR="00516366" w:rsidRPr="00374AC0" w:rsidRDefault="00516366" w:rsidP="005D1E89">
      <w:pPr>
        <w:pStyle w:val="Code"/>
      </w:pPr>
      <w:r w:rsidRPr="00374AC0">
        <w:t xml:space="preserve">    y_guess_mat(:, i) = [F_CO_in * frac + 0.01; F_CO2_in + 0.5*(1-frac); 0.5*(1-frac); ...</w:t>
      </w:r>
    </w:p>
    <w:p w14:paraId="642DCA5A" w14:textId="77777777" w:rsidR="00516366" w:rsidRPr="00DB395E" w:rsidRDefault="00516366" w:rsidP="005D1E89">
      <w:pPr>
        <w:pStyle w:val="Code"/>
        <w:rPr>
          <w:lang w:val="de-DE"/>
        </w:rPr>
      </w:pPr>
      <w:r w:rsidRPr="00374AC0">
        <w:t xml:space="preserve">        </w:t>
      </w:r>
      <w:r w:rsidRPr="00DB395E">
        <w:rPr>
          <w:lang w:val="de-DE"/>
        </w:rPr>
        <w:t>F_AlOH3_0 * (1-frac) + 1e-4; 0.01 * frac; F_Fe2O3_0 * (1-frac) + 1e-4; ...</w:t>
      </w:r>
    </w:p>
    <w:p w14:paraId="4BB8BBFB" w14:textId="77777777" w:rsidR="00516366" w:rsidRPr="00374AC0" w:rsidRDefault="00516366" w:rsidP="005D1E89">
      <w:pPr>
        <w:pStyle w:val="Code"/>
      </w:pPr>
      <w:r w:rsidRPr="00DB395E">
        <w:rPr>
          <w:lang w:val="de-DE"/>
        </w:rPr>
        <w:t xml:space="preserve">        </w:t>
      </w:r>
      <w:r w:rsidRPr="00374AC0">
        <w:t>Tg_guess; Tb_guess; F_O2_in * frac + 0.01];</w:t>
      </w:r>
    </w:p>
    <w:p w14:paraId="09106B7F" w14:textId="77777777" w:rsidR="00516366" w:rsidRPr="00374AC0" w:rsidRDefault="00516366" w:rsidP="005D1E89">
      <w:pPr>
        <w:pStyle w:val="Code"/>
      </w:pPr>
      <w:r w:rsidRPr="00374AC0">
        <w:t>end</w:t>
      </w:r>
    </w:p>
    <w:p w14:paraId="55F89C69" w14:textId="77777777" w:rsidR="00516366" w:rsidRPr="00374AC0" w:rsidRDefault="00516366" w:rsidP="005D1E89">
      <w:pPr>
        <w:pStyle w:val="Code"/>
      </w:pPr>
      <w:r w:rsidRPr="00374AC0">
        <w:t>solinit.x = z_mesh;</w:t>
      </w:r>
    </w:p>
    <w:p w14:paraId="3D95479B" w14:textId="77777777" w:rsidR="00516366" w:rsidRPr="00374AC0" w:rsidRDefault="00516366" w:rsidP="005D1E89">
      <w:pPr>
        <w:pStyle w:val="Code"/>
      </w:pPr>
      <w:r w:rsidRPr="00374AC0">
        <w:t>solinit.y = y_guess_mat;</w:t>
      </w:r>
    </w:p>
    <w:p w14:paraId="22E8C885" w14:textId="77777777" w:rsidR="00516366" w:rsidRPr="00374AC0" w:rsidRDefault="00516366" w:rsidP="005D1E89">
      <w:pPr>
        <w:pStyle w:val="Code"/>
      </w:pPr>
    </w:p>
    <w:p w14:paraId="57616D88" w14:textId="77777777" w:rsidR="00516366" w:rsidRPr="00374AC0" w:rsidRDefault="00516366" w:rsidP="005D1E89">
      <w:pPr>
        <w:pStyle w:val="Code"/>
      </w:pPr>
      <w:r w:rsidRPr="00374AC0">
        <w:t>% Solve BVP</w:t>
      </w:r>
    </w:p>
    <w:p w14:paraId="4FB3E4BB" w14:textId="77777777" w:rsidR="00516366" w:rsidRPr="00F9457E" w:rsidRDefault="00516366" w:rsidP="005D1E89">
      <w:pPr>
        <w:pStyle w:val="Code"/>
      </w:pPr>
      <w:r w:rsidRPr="00F9457E">
        <w:t>options = bvpset('NMax', 10000, 'RelTol', 1e-4, 'AbsTol', 1e-6);</w:t>
      </w:r>
    </w:p>
    <w:p w14:paraId="435AAA1B" w14:textId="77777777" w:rsidR="00516366" w:rsidRPr="00374AC0" w:rsidRDefault="00516366" w:rsidP="005D1E89">
      <w:pPr>
        <w:pStyle w:val="Code"/>
      </w:pPr>
      <w:r w:rsidRPr="00374AC0">
        <w:t>fprintf('Solving BVP... (Note: Strict un-capped kinetics may cause stiff Jacobian probes)\n');</w:t>
      </w:r>
    </w:p>
    <w:p w14:paraId="083CB54A" w14:textId="77777777" w:rsidR="00516366" w:rsidRPr="00374AC0" w:rsidRDefault="00516366" w:rsidP="005D1E89">
      <w:pPr>
        <w:pStyle w:val="Code"/>
      </w:pPr>
      <w:r w:rsidRPr="00374AC0">
        <w:t>sol = bvp4c(@(z,y) kiln_ode(z,y,p), @(ya,yb) bcfun(ya,yb,p), solinit, options);</w:t>
      </w:r>
    </w:p>
    <w:p w14:paraId="1C038571" w14:textId="77777777" w:rsidR="00516366" w:rsidRPr="00374AC0" w:rsidRDefault="00516366" w:rsidP="005D1E89">
      <w:pPr>
        <w:pStyle w:val="Code"/>
      </w:pPr>
    </w:p>
    <w:p w14:paraId="4E23044F" w14:textId="77777777" w:rsidR="00516366" w:rsidRPr="00374AC0" w:rsidRDefault="00516366" w:rsidP="005D1E89">
      <w:pPr>
        <w:pStyle w:val="Code"/>
      </w:pPr>
      <w:r w:rsidRPr="00374AC0">
        <w:t>% --- Process Results ---</w:t>
      </w:r>
    </w:p>
    <w:p w14:paraId="306936BF" w14:textId="77777777" w:rsidR="00516366" w:rsidRPr="00374AC0" w:rsidRDefault="00516366" w:rsidP="005D1E89">
      <w:pPr>
        <w:pStyle w:val="Code"/>
      </w:pPr>
      <w:r w:rsidRPr="00374AC0">
        <w:t>z = sol.x;</w:t>
      </w:r>
    </w:p>
    <w:p w14:paraId="4F661461" w14:textId="77777777" w:rsidR="00516366" w:rsidRPr="00374AC0" w:rsidRDefault="00516366" w:rsidP="005D1E89">
      <w:pPr>
        <w:pStyle w:val="Code"/>
      </w:pPr>
      <w:r w:rsidRPr="00374AC0">
        <w:t>y = sol.y;</w:t>
      </w:r>
    </w:p>
    <w:p w14:paraId="1A28A2A9" w14:textId="77777777" w:rsidR="00516366" w:rsidRPr="00374AC0" w:rsidRDefault="00516366" w:rsidP="005D1E89">
      <w:pPr>
        <w:pStyle w:val="Code"/>
      </w:pPr>
    </w:p>
    <w:p w14:paraId="23F4E392" w14:textId="77777777" w:rsidR="00516366" w:rsidRPr="00374AC0" w:rsidRDefault="00516366" w:rsidP="005D1E89">
      <w:pPr>
        <w:pStyle w:val="Code"/>
      </w:pPr>
      <w:r w:rsidRPr="00374AC0">
        <w:t>F_CO    = y(1,:); % [mol/s] Solution profile for CO molar flow rate</w:t>
      </w:r>
    </w:p>
    <w:p w14:paraId="04CB1808" w14:textId="77777777" w:rsidR="00516366" w:rsidRPr="00374AC0" w:rsidRDefault="00516366" w:rsidP="005D1E89">
      <w:pPr>
        <w:pStyle w:val="Code"/>
      </w:pPr>
      <w:r w:rsidRPr="00374AC0">
        <w:t>F_CO2   = y(2,:); % [mol/s] Solution profile for CO2 molar flow rate</w:t>
      </w:r>
    </w:p>
    <w:p w14:paraId="7E65A306" w14:textId="77777777" w:rsidR="00516366" w:rsidRPr="00374AC0" w:rsidRDefault="00516366" w:rsidP="005D1E89">
      <w:pPr>
        <w:pStyle w:val="Code"/>
      </w:pPr>
      <w:r w:rsidRPr="00374AC0">
        <w:t>F_H2O   = y(3,:); % [mol/s] Solution profile for H2O molar flow rate</w:t>
      </w:r>
    </w:p>
    <w:p w14:paraId="1C2C1F42" w14:textId="77777777" w:rsidR="00516366" w:rsidRPr="00374AC0" w:rsidRDefault="00516366" w:rsidP="005D1E89">
      <w:pPr>
        <w:pStyle w:val="Code"/>
      </w:pPr>
      <w:r w:rsidRPr="00374AC0">
        <w:t>F_AlOH3 = y(4,:); % [mol/s] Solution profile for Al(OH)3 molar flow rate</w:t>
      </w:r>
    </w:p>
    <w:p w14:paraId="63B7E70A" w14:textId="77777777" w:rsidR="00516366" w:rsidRPr="00374AC0" w:rsidRDefault="00516366" w:rsidP="005D1E89">
      <w:pPr>
        <w:pStyle w:val="Code"/>
      </w:pPr>
      <w:r w:rsidRPr="00374AC0">
        <w:t>F_Fe3O4 = y(5,:); % [mol/s] Solution profile for Fe3O4 molar flow rate</w:t>
      </w:r>
    </w:p>
    <w:p w14:paraId="21275017" w14:textId="77777777" w:rsidR="00516366" w:rsidRPr="00374AC0" w:rsidRDefault="00516366" w:rsidP="005D1E89">
      <w:pPr>
        <w:pStyle w:val="Code"/>
      </w:pPr>
      <w:r w:rsidRPr="00374AC0">
        <w:t>F_Fe2O3 = y(6,:); % [mol/s] Solution profile for Fe2O3 molar flow rate</w:t>
      </w:r>
    </w:p>
    <w:p w14:paraId="7C383394" w14:textId="77777777" w:rsidR="00516366" w:rsidRPr="00374AC0" w:rsidRDefault="00516366" w:rsidP="005D1E89">
      <w:pPr>
        <w:pStyle w:val="Code"/>
      </w:pPr>
      <w:r w:rsidRPr="00374AC0">
        <w:t>Tg      = y(7,:); % [K] Solution profile for gas temperature</w:t>
      </w:r>
    </w:p>
    <w:p w14:paraId="131FC1EF" w14:textId="77777777" w:rsidR="00516366" w:rsidRPr="00374AC0" w:rsidRDefault="00516366" w:rsidP="005D1E89">
      <w:pPr>
        <w:pStyle w:val="Code"/>
      </w:pPr>
      <w:r w:rsidRPr="00374AC0">
        <w:t>Tb      = y(8,:); % [K] Solution profile for bed temperature</w:t>
      </w:r>
    </w:p>
    <w:p w14:paraId="445FA964" w14:textId="77777777" w:rsidR="00516366" w:rsidRPr="00374AC0" w:rsidRDefault="00516366" w:rsidP="005D1E89">
      <w:pPr>
        <w:pStyle w:val="Code"/>
      </w:pPr>
      <w:r w:rsidRPr="00374AC0">
        <w:t>F_O2    = y(9,:); % [mol/s] Solution profile for O2 molar flow rate</w:t>
      </w:r>
    </w:p>
    <w:p w14:paraId="24F24AAE" w14:textId="77777777" w:rsidR="00516366" w:rsidRPr="00374AC0" w:rsidRDefault="00516366" w:rsidP="005D1E89">
      <w:pPr>
        <w:pStyle w:val="Code"/>
      </w:pPr>
    </w:p>
    <w:p w14:paraId="7E27B785" w14:textId="77777777" w:rsidR="00516366" w:rsidRPr="00374AC0" w:rsidRDefault="00516366" w:rsidP="005D1E89">
      <w:pPr>
        <w:pStyle w:val="Code"/>
      </w:pPr>
      <w:r w:rsidRPr="00374AC0">
        <w:t>% Derived quantities</w:t>
      </w:r>
    </w:p>
    <w:p w14:paraId="54B86000" w14:textId="77777777" w:rsidR="00516366" w:rsidRPr="00374AC0" w:rsidRDefault="00516366" w:rsidP="005D1E89">
      <w:pPr>
        <w:pStyle w:val="Code"/>
      </w:pPr>
      <w:r w:rsidRPr="00374AC0">
        <w:t>F_Al2O3 = (F_AlOH3_0 - F_AlOH3) / 2; % [mol/s] Profile for Al2O3 molar flow rate</w:t>
      </w:r>
    </w:p>
    <w:p w14:paraId="4047D56A" w14:textId="77777777" w:rsidR="00516366" w:rsidRPr="00374AC0" w:rsidRDefault="00516366" w:rsidP="005D1E89">
      <w:pPr>
        <w:pStyle w:val="Code"/>
      </w:pPr>
      <w:r w:rsidRPr="00374AC0">
        <w:t>X_AlOH3 = 1 - (F_AlOH3 / F_AlOH3_0); % [-] Profile for fractional conversion of Al(OH)3</w:t>
      </w:r>
    </w:p>
    <w:p w14:paraId="1ED30F30" w14:textId="77777777" w:rsidR="00516366" w:rsidRPr="00374AC0" w:rsidRDefault="00516366" w:rsidP="005D1E89">
      <w:pPr>
        <w:pStyle w:val="Code"/>
      </w:pPr>
    </w:p>
    <w:p w14:paraId="21FA6973" w14:textId="77777777" w:rsidR="00516366" w:rsidRPr="00374AC0" w:rsidRDefault="00516366" w:rsidP="005D1E89">
      <w:pPr>
        <w:pStyle w:val="Code"/>
      </w:pPr>
      <w:r w:rsidRPr="00374AC0">
        <w:t>% Volumetric flow rate of gases in freeboard [m^3/s]</w:t>
      </w:r>
    </w:p>
    <w:p w14:paraId="1EAC1F6B" w14:textId="77777777" w:rsidR="00516366" w:rsidRPr="00374AC0" w:rsidRDefault="00516366" w:rsidP="005D1E89">
      <w:pPr>
        <w:pStyle w:val="Code"/>
      </w:pPr>
      <w:r w:rsidRPr="00374AC0">
        <w:t>F_gas_total = F_CO + F_CO2 + F_H2O + F_O2 + p.F_N2_carrier; % [mol/s] Total gas molar flow rate profile</w:t>
      </w:r>
    </w:p>
    <w:p w14:paraId="4C3E2004" w14:textId="77777777" w:rsidR="00516366" w:rsidRPr="00374AC0" w:rsidRDefault="00516366" w:rsidP="005D1E89">
      <w:pPr>
        <w:pStyle w:val="Code"/>
      </w:pPr>
      <w:r w:rsidRPr="00374AC0">
        <w:t>Q_gas = F_gas_total .* 8.314 .* Tg / (p.P_total * 101325); % [m^3/s] Volumetric gas flow rate profile</w:t>
      </w:r>
    </w:p>
    <w:p w14:paraId="065F129F" w14:textId="77777777" w:rsidR="00516366" w:rsidRPr="00374AC0" w:rsidRDefault="00516366" w:rsidP="005D1E89">
      <w:pPr>
        <w:pStyle w:val="Code"/>
      </w:pPr>
      <w:r w:rsidRPr="00374AC0">
        <w:t>Tw = zeros(size(z)); % [K] Wall temperature profile</w:t>
      </w:r>
    </w:p>
    <w:p w14:paraId="085A1716" w14:textId="77777777" w:rsidR="00516366" w:rsidRPr="00374AC0" w:rsidRDefault="00516366" w:rsidP="005D1E89">
      <w:pPr>
        <w:pStyle w:val="Code"/>
      </w:pPr>
      <w:r w:rsidRPr="00374AC0">
        <w:t>Q_duty = zeros(size(z)); % [W/m] Heat duty profile per meter length</w:t>
      </w:r>
    </w:p>
    <w:p w14:paraId="033458C0" w14:textId="77777777" w:rsidR="00516366" w:rsidRPr="00374AC0" w:rsidRDefault="00516366" w:rsidP="005D1E89">
      <w:pPr>
        <w:pStyle w:val="Code"/>
      </w:pPr>
      <w:r w:rsidRPr="00374AC0">
        <w:t>Q_rxn_arr = zeros(size(z)); % [W/m] Heat of reaction profile per meter length</w:t>
      </w:r>
    </w:p>
    <w:p w14:paraId="0A3D623E" w14:textId="77777777" w:rsidR="00516366" w:rsidRPr="00374AC0" w:rsidRDefault="00516366" w:rsidP="005D1E89">
      <w:pPr>
        <w:pStyle w:val="Code"/>
      </w:pPr>
      <w:r w:rsidRPr="00374AC0">
        <w:lastRenderedPageBreak/>
        <w:t>Q_shell_loss = zeros(size(z)); % [W/m] Shell heat loss profile per meter length</w:t>
      </w:r>
    </w:p>
    <w:p w14:paraId="6FEEA99B" w14:textId="77777777" w:rsidR="00516366" w:rsidRPr="00374AC0" w:rsidRDefault="00516366" w:rsidP="005D1E89">
      <w:pPr>
        <w:pStyle w:val="Code"/>
      </w:pPr>
      <w:r w:rsidRPr="00374AC0">
        <w:t>rho_bulk_profile = zeros(size(z)); % [kg/m^3] Bed bulk density profile</w:t>
      </w:r>
    </w:p>
    <w:p w14:paraId="31EDA246" w14:textId="77777777" w:rsidR="00516366" w:rsidRPr="00374AC0" w:rsidRDefault="00516366" w:rsidP="005D1E89">
      <w:pPr>
        <w:pStyle w:val="Code"/>
      </w:pPr>
      <w:r w:rsidRPr="00374AC0">
        <w:t>% --- Diagnostic profiles ---</w:t>
      </w:r>
    </w:p>
    <w:p w14:paraId="0477359E" w14:textId="77777777" w:rsidR="00516366" w:rsidRPr="00374AC0" w:rsidRDefault="00516366" w:rsidP="005D1E89">
      <w:pPr>
        <w:pStyle w:val="Code"/>
      </w:pPr>
      <w:r w:rsidRPr="00374AC0">
        <w:t>r_deh_kin_arr  = zeros(size(z)); r_deh_mt_arr  = zeros(size(z)); r_deh_arr  = zeros(size(z));</w:t>
      </w:r>
    </w:p>
    <w:p w14:paraId="6C50AE3C" w14:textId="77777777" w:rsidR="00516366" w:rsidRPr="00374AC0" w:rsidRDefault="00516366" w:rsidP="005D1E89">
      <w:pPr>
        <w:pStyle w:val="Code"/>
      </w:pPr>
      <w:r w:rsidRPr="00374AC0">
        <w:t>r_red_kin_arr  = zeros(size(z)); r_red_mt_arr  = zeros(size(z)); r_red_arr  = zeros(size(z));</w:t>
      </w:r>
    </w:p>
    <w:p w14:paraId="6E392AB5" w14:textId="77777777" w:rsidR="00516366" w:rsidRPr="00374AC0" w:rsidRDefault="00516366" w:rsidP="005D1E89">
      <w:pPr>
        <w:pStyle w:val="Code"/>
      </w:pPr>
      <w:r w:rsidRPr="00374AC0">
        <w:t>r_comb_kin_arr = zeros(size(z)); r_comb_mix_arr = zeros(size(z)); r_comb_arr = zeros(size(z));</w:t>
      </w:r>
    </w:p>
    <w:p w14:paraId="222845C9" w14:textId="77777777" w:rsidR="00516366" w:rsidRPr="00374AC0" w:rsidRDefault="00516366" w:rsidP="005D1E89">
      <w:pPr>
        <w:pStyle w:val="Code"/>
      </w:pPr>
      <w:r w:rsidRPr="00374AC0">
        <w:t>P_CO_arr  = zeros(size(z)); P_CO2_arr = zeros(size(z)); P_H2O_arr = zeros(size(z));</w:t>
      </w:r>
    </w:p>
    <w:p w14:paraId="7E09F660" w14:textId="77777777" w:rsidR="00516366" w:rsidRPr="00374AC0" w:rsidRDefault="00516366" w:rsidP="005D1E89">
      <w:pPr>
        <w:pStyle w:val="Code"/>
      </w:pPr>
      <w:r w:rsidRPr="00374AC0">
        <w:t>P_O2_arr  = zeros(size(z)); P_N2_arr  = zeros(size(z));</w:t>
      </w:r>
    </w:p>
    <w:p w14:paraId="5F3DB038" w14:textId="77777777" w:rsidR="00516366" w:rsidRPr="00374AC0" w:rsidRDefault="00516366" w:rsidP="005D1E89">
      <w:pPr>
        <w:pStyle w:val="Code"/>
      </w:pPr>
      <w:r w:rsidRPr="00374AC0">
        <w:t>hew_arr = zeros(size(z)); heb_arr = zeros(size(z)); hcw_arr = zeros(size(z));</w:t>
      </w:r>
    </w:p>
    <w:p w14:paraId="5C9E2B2F" w14:textId="77777777" w:rsidR="00516366" w:rsidRPr="00374AC0" w:rsidRDefault="00516366" w:rsidP="005D1E89">
      <w:pPr>
        <w:pStyle w:val="Code"/>
      </w:pPr>
      <w:r w:rsidRPr="00374AC0">
        <w:t>f_local_arr = zeros(size(z));</w:t>
      </w:r>
    </w:p>
    <w:p w14:paraId="3AEB97EB" w14:textId="77777777" w:rsidR="00516366" w:rsidRPr="00374AC0" w:rsidRDefault="00516366" w:rsidP="005D1E89">
      <w:pPr>
        <w:pStyle w:val="Code"/>
      </w:pPr>
    </w:p>
    <w:p w14:paraId="7B2FF725" w14:textId="77777777" w:rsidR="00516366" w:rsidRPr="00374AC0" w:rsidRDefault="00516366" w:rsidP="005D1E89">
      <w:pPr>
        <w:pStyle w:val="Code"/>
      </w:pPr>
      <w:r w:rsidRPr="00374AC0">
        <w:t>for i = 1:length(z)</w:t>
      </w:r>
    </w:p>
    <w:p w14:paraId="7A295267" w14:textId="77777777" w:rsidR="00516366" w:rsidRPr="00374AC0" w:rsidRDefault="00516366" w:rsidP="005D1E89">
      <w:pPr>
        <w:pStyle w:val="Code"/>
      </w:pPr>
      <w:r w:rsidRPr="00374AC0">
        <w:t xml:space="preserve">    [~, Tw(i), Q_rxn_arr(i), Q_duty(i), Q_shell_loss(i), rho_bulk_profile(i), info] = kiln_ode(z(i), y(:,i), p);</w:t>
      </w:r>
    </w:p>
    <w:p w14:paraId="1E4B4550" w14:textId="77777777" w:rsidR="00516366" w:rsidRPr="00374AC0" w:rsidRDefault="00516366" w:rsidP="005D1E89">
      <w:pPr>
        <w:pStyle w:val="Code"/>
      </w:pPr>
      <w:r w:rsidRPr="00374AC0">
        <w:t xml:space="preserve">    r_deh_kin_arr(i) = info.r_deh_kin; r_deh_mt_arr(i) = info.r_deh_mt; r_deh_arr(i) = info.r_deh;</w:t>
      </w:r>
    </w:p>
    <w:p w14:paraId="48AEC655" w14:textId="77777777" w:rsidR="00516366" w:rsidRPr="00374AC0" w:rsidRDefault="00516366" w:rsidP="005D1E89">
      <w:pPr>
        <w:pStyle w:val="Code"/>
      </w:pPr>
      <w:r w:rsidRPr="00374AC0">
        <w:t xml:space="preserve">    r_red_kin_arr(i) = info.r_red_kin; r_red_mt_arr(i) = info.r_red_mt; r_red_arr(i) = info.r_red;</w:t>
      </w:r>
    </w:p>
    <w:p w14:paraId="73FB9486" w14:textId="77777777" w:rsidR="00516366" w:rsidRPr="00374AC0" w:rsidRDefault="00516366" w:rsidP="005D1E89">
      <w:pPr>
        <w:pStyle w:val="Code"/>
      </w:pPr>
      <w:r w:rsidRPr="00374AC0">
        <w:t xml:space="preserve">    r_comb_kin_arr(i) = info.r_comb_kin; r_comb_mix_arr(i) = info.r_comb_mix; r_comb_arr(i) = info.r_comb;</w:t>
      </w:r>
    </w:p>
    <w:p w14:paraId="157DDD3B" w14:textId="77777777" w:rsidR="00516366" w:rsidRPr="00374AC0" w:rsidRDefault="00516366" w:rsidP="005D1E89">
      <w:pPr>
        <w:pStyle w:val="Code"/>
      </w:pPr>
      <w:r w:rsidRPr="00374AC0">
        <w:t xml:space="preserve">    P_CO_arr(i) = info.P_CO; P_CO2_arr(i) = info.P_CO2; P_H2O_arr(i) = info.P_H2O;</w:t>
      </w:r>
    </w:p>
    <w:p w14:paraId="189CE05A" w14:textId="77777777" w:rsidR="00516366" w:rsidRPr="00374AC0" w:rsidRDefault="00516366" w:rsidP="005D1E89">
      <w:pPr>
        <w:pStyle w:val="Code"/>
      </w:pPr>
      <w:r w:rsidRPr="00374AC0">
        <w:t xml:space="preserve">    P_O2_arr(i) = info.P_O2; P_N2_arr(i) = info.P_N2;</w:t>
      </w:r>
    </w:p>
    <w:p w14:paraId="55578DD9" w14:textId="77777777" w:rsidR="00516366" w:rsidRPr="00374AC0" w:rsidRDefault="00516366" w:rsidP="005D1E89">
      <w:pPr>
        <w:pStyle w:val="Code"/>
      </w:pPr>
      <w:r w:rsidRPr="00374AC0">
        <w:t xml:space="preserve">    hew_arr(i) = info.hew; heb_arr(i) = info.heb; hcw_arr(i) = info.hcw;</w:t>
      </w:r>
    </w:p>
    <w:p w14:paraId="1AE99DAB" w14:textId="77777777" w:rsidR="00516366" w:rsidRPr="00374AC0" w:rsidRDefault="00516366" w:rsidP="005D1E89">
      <w:pPr>
        <w:pStyle w:val="Code"/>
      </w:pPr>
      <w:r w:rsidRPr="00374AC0">
        <w:t xml:space="preserve">    f_local_arr(i) = info.f_local;</w:t>
      </w:r>
    </w:p>
    <w:p w14:paraId="0F5268D0" w14:textId="77777777" w:rsidR="00516366" w:rsidRPr="00374AC0" w:rsidRDefault="00516366" w:rsidP="005D1E89">
      <w:pPr>
        <w:pStyle w:val="Code"/>
      </w:pPr>
      <w:r w:rsidRPr="00374AC0">
        <w:t>end</w:t>
      </w:r>
    </w:p>
    <w:p w14:paraId="678BB62C" w14:textId="77777777" w:rsidR="00516366" w:rsidRPr="00374AC0" w:rsidRDefault="00516366" w:rsidP="005D1E89">
      <w:pPr>
        <w:pStyle w:val="Code"/>
      </w:pPr>
    </w:p>
    <w:p w14:paraId="75D8A22E" w14:textId="77777777" w:rsidR="00516366" w:rsidRPr="00374AC0" w:rsidRDefault="00516366" w:rsidP="005D1E89">
      <w:pPr>
        <w:pStyle w:val="Code"/>
      </w:pPr>
      <w:r w:rsidRPr="00374AC0">
        <w:t>Q_total = trapz(z, Q_duty) / 1e6; % [MW] Total integrated heat duty across the kiln</w:t>
      </w:r>
    </w:p>
    <w:p w14:paraId="12D2A3A4" w14:textId="77777777" w:rsidR="00516366" w:rsidRPr="00374AC0" w:rsidRDefault="00516366" w:rsidP="005D1E89">
      <w:pPr>
        <w:pStyle w:val="Code"/>
      </w:pPr>
    </w:p>
    <w:p w14:paraId="35DC97D5" w14:textId="77777777" w:rsidR="00516366" w:rsidRPr="00374AC0" w:rsidRDefault="00516366" w:rsidP="005D1E89">
      <w:pPr>
        <w:pStyle w:val="Code"/>
      </w:pPr>
      <w:r w:rsidRPr="00374AC0">
        <w:t>% --- Plotting ---</w:t>
      </w:r>
    </w:p>
    <w:p w14:paraId="6AB98444" w14:textId="77777777" w:rsidR="00516366" w:rsidRPr="00374AC0" w:rsidRDefault="00516366" w:rsidP="005D1E89">
      <w:pPr>
        <w:pStyle w:val="Code"/>
      </w:pPr>
    </w:p>
    <w:p w14:paraId="6A142640" w14:textId="77777777" w:rsidR="00516366" w:rsidRPr="00374AC0" w:rsidRDefault="00516366" w:rsidP="005D1E89">
      <w:pPr>
        <w:pStyle w:val="Code"/>
      </w:pPr>
      <w:r w:rsidRPr="00374AC0">
        <w:t>% Figure 1a</w:t>
      </w:r>
    </w:p>
    <w:p w14:paraId="220C67A1" w14:textId="77777777" w:rsidR="00516366" w:rsidRPr="00374AC0" w:rsidRDefault="00516366" w:rsidP="005D1E89">
      <w:pPr>
        <w:pStyle w:val="Code"/>
      </w:pPr>
      <w:r w:rsidRPr="00374AC0">
        <w:lastRenderedPageBreak/>
        <w:t>figure(1); clf;</w:t>
      </w:r>
    </w:p>
    <w:p w14:paraId="50F04110" w14:textId="77777777" w:rsidR="00516366" w:rsidRPr="00374AC0" w:rsidRDefault="00516366" w:rsidP="005D1E89">
      <w:pPr>
        <w:pStyle w:val="Code"/>
      </w:pPr>
      <w:r w:rsidRPr="00374AC0">
        <w:t>set(gcf, 'Name', 'Figure 1a - Reaction 1 Molar flow rate profiles');</w:t>
      </w:r>
    </w:p>
    <w:p w14:paraId="2BFCD7C8" w14:textId="77777777" w:rsidR="00516366" w:rsidRPr="00374AC0" w:rsidRDefault="00516366" w:rsidP="005D1E89">
      <w:pPr>
        <w:pStyle w:val="Code"/>
      </w:pPr>
      <w:r w:rsidRPr="00374AC0">
        <w:t>plot(z, F_H2O, 'b-', 'LineWidth', 1.5); hold on;</w:t>
      </w:r>
    </w:p>
    <w:p w14:paraId="1DEEECC0" w14:textId="77777777" w:rsidR="00516366" w:rsidRPr="00374AC0" w:rsidRDefault="00516366" w:rsidP="005D1E89">
      <w:pPr>
        <w:pStyle w:val="Code"/>
      </w:pPr>
      <w:r w:rsidRPr="00374AC0">
        <w:t>plot(z, F_AlOH3, 'r--', 'LineWidth', 1.5);</w:t>
      </w:r>
    </w:p>
    <w:p w14:paraId="71FD3419" w14:textId="77777777" w:rsidR="00516366" w:rsidRPr="00374AC0" w:rsidRDefault="00516366" w:rsidP="005D1E89">
      <w:pPr>
        <w:pStyle w:val="Code"/>
      </w:pPr>
      <w:r w:rsidRPr="00374AC0">
        <w:t>plot(z, F_Al2O3, 'g-.', 'LineWidth', 1.5);</w:t>
      </w:r>
    </w:p>
    <w:p w14:paraId="19C4A5AF" w14:textId="77777777" w:rsidR="00516366" w:rsidRPr="00374AC0" w:rsidRDefault="00516366" w:rsidP="005D1E89">
      <w:pPr>
        <w:pStyle w:val="Code"/>
      </w:pPr>
      <w:r w:rsidRPr="00374AC0">
        <w:t>xlabel('Axial position, z [m]', 'Interpreter', 'latex');</w:t>
      </w:r>
    </w:p>
    <w:p w14:paraId="2814F521" w14:textId="77777777" w:rsidR="00516366" w:rsidRPr="00374AC0" w:rsidRDefault="00516366" w:rsidP="005D1E89">
      <w:pPr>
        <w:pStyle w:val="Code"/>
      </w:pPr>
      <w:r w:rsidRPr="00374AC0">
        <w:t>ylabel('Molar flow rate [mol/s]', 'Interpreter', 'latex');</w:t>
      </w:r>
    </w:p>
    <w:p w14:paraId="470CC290" w14:textId="77777777" w:rsidR="00516366" w:rsidRPr="00374AC0" w:rsidRDefault="00516366" w:rsidP="005D1E89">
      <w:pPr>
        <w:pStyle w:val="Code"/>
      </w:pPr>
      <w:r w:rsidRPr="00374AC0">
        <w:t>legend({'H$_2$O', 'Al(OH)$_3$', 'Al$_2$O$_3$'}, 'Interpreter', 'latex', 'Location', 'best');</w:t>
      </w:r>
    </w:p>
    <w:p w14:paraId="4F90E468" w14:textId="77777777" w:rsidR="00516366" w:rsidRPr="00374AC0" w:rsidRDefault="00516366" w:rsidP="005D1E89">
      <w:pPr>
        <w:pStyle w:val="Code"/>
      </w:pPr>
      <w:r w:rsidRPr="00374AC0">
        <w:t>grid on;</w:t>
      </w:r>
    </w:p>
    <w:p w14:paraId="0497384F" w14:textId="77777777" w:rsidR="00516366" w:rsidRPr="00374AC0" w:rsidRDefault="00516366" w:rsidP="005D1E89">
      <w:pPr>
        <w:pStyle w:val="Code"/>
      </w:pPr>
    </w:p>
    <w:p w14:paraId="3857EFF6" w14:textId="77777777" w:rsidR="00516366" w:rsidRPr="00374AC0" w:rsidRDefault="00516366" w:rsidP="005D1E89">
      <w:pPr>
        <w:pStyle w:val="Code"/>
      </w:pPr>
      <w:r w:rsidRPr="00374AC0">
        <w:t>% Figure 1b</w:t>
      </w:r>
    </w:p>
    <w:p w14:paraId="209D923A" w14:textId="77777777" w:rsidR="00516366" w:rsidRPr="00374AC0" w:rsidRDefault="00516366" w:rsidP="005D1E89">
      <w:pPr>
        <w:pStyle w:val="Code"/>
      </w:pPr>
      <w:r w:rsidRPr="00374AC0">
        <w:t>figure(2); clf;</w:t>
      </w:r>
    </w:p>
    <w:p w14:paraId="57FF7716" w14:textId="77777777" w:rsidR="00516366" w:rsidRPr="00374AC0" w:rsidRDefault="00516366" w:rsidP="005D1E89">
      <w:pPr>
        <w:pStyle w:val="Code"/>
      </w:pPr>
      <w:r w:rsidRPr="00374AC0">
        <w:t>set(gcf, 'Name', 'Figure 1b - Solid species flow rate profiles');</w:t>
      </w:r>
    </w:p>
    <w:p w14:paraId="7E8873C9" w14:textId="77777777" w:rsidR="00516366" w:rsidRPr="00374AC0" w:rsidRDefault="00516366" w:rsidP="005D1E89">
      <w:pPr>
        <w:pStyle w:val="Code"/>
      </w:pPr>
      <w:r w:rsidRPr="00374AC0">
        <w:t>plot(z, F_Fe3O4, 'b-', 'LineWidth', 1.5); hold on;</w:t>
      </w:r>
    </w:p>
    <w:p w14:paraId="53CEDC55" w14:textId="77777777" w:rsidR="00516366" w:rsidRPr="00374AC0" w:rsidRDefault="00516366" w:rsidP="005D1E89">
      <w:pPr>
        <w:pStyle w:val="Code"/>
      </w:pPr>
      <w:r w:rsidRPr="00374AC0">
        <w:t>plot(z, F_Fe2O3, 'r--', 'LineWidth', 1.5);</w:t>
      </w:r>
    </w:p>
    <w:p w14:paraId="41E77B86" w14:textId="77777777" w:rsidR="00516366" w:rsidRPr="00374AC0" w:rsidRDefault="00516366" w:rsidP="005D1E89">
      <w:pPr>
        <w:pStyle w:val="Code"/>
      </w:pPr>
      <w:r w:rsidRPr="00374AC0">
        <w:t>xlabel('Axial position, z [m]', 'Interpreter', 'latex');</w:t>
      </w:r>
    </w:p>
    <w:p w14:paraId="687AAAEE" w14:textId="77777777" w:rsidR="00516366" w:rsidRPr="00374AC0" w:rsidRDefault="00516366" w:rsidP="005D1E89">
      <w:pPr>
        <w:pStyle w:val="Code"/>
      </w:pPr>
      <w:r w:rsidRPr="00374AC0">
        <w:t>ylabel('Molar flow rate [mol/s]', 'Interpreter', 'latex');</w:t>
      </w:r>
    </w:p>
    <w:p w14:paraId="44FC51D7" w14:textId="77777777" w:rsidR="00516366" w:rsidRPr="00374AC0" w:rsidRDefault="00516366" w:rsidP="005D1E89">
      <w:pPr>
        <w:pStyle w:val="Code"/>
      </w:pPr>
      <w:r w:rsidRPr="00374AC0">
        <w:t>legend({'Fe$_3$O$_4$', 'Fe$_2$O$_3$'}, 'Interpreter', 'latex', 'Location', 'best');</w:t>
      </w:r>
    </w:p>
    <w:p w14:paraId="1EDC75BB" w14:textId="77777777" w:rsidR="00516366" w:rsidRPr="00374AC0" w:rsidRDefault="00516366" w:rsidP="005D1E89">
      <w:pPr>
        <w:pStyle w:val="Code"/>
      </w:pPr>
      <w:r w:rsidRPr="00374AC0">
        <w:t>grid on;</w:t>
      </w:r>
    </w:p>
    <w:p w14:paraId="0A9D4B7F" w14:textId="77777777" w:rsidR="00516366" w:rsidRPr="00374AC0" w:rsidRDefault="00516366" w:rsidP="005D1E89">
      <w:pPr>
        <w:pStyle w:val="Code"/>
      </w:pPr>
    </w:p>
    <w:p w14:paraId="4F660254" w14:textId="77777777" w:rsidR="00516366" w:rsidRPr="00374AC0" w:rsidRDefault="00516366" w:rsidP="005D1E89">
      <w:pPr>
        <w:pStyle w:val="Code"/>
      </w:pPr>
      <w:r w:rsidRPr="00374AC0">
        <w:t>% Figure 1c (yyaxis implementation)</w:t>
      </w:r>
    </w:p>
    <w:p w14:paraId="17743D64" w14:textId="77777777" w:rsidR="00516366" w:rsidRPr="00374AC0" w:rsidRDefault="00516366" w:rsidP="005D1E89">
      <w:pPr>
        <w:pStyle w:val="Code"/>
      </w:pPr>
      <w:r w:rsidRPr="00374AC0">
        <w:t>figure(3); clf;</w:t>
      </w:r>
    </w:p>
    <w:p w14:paraId="6163D5E1" w14:textId="77777777" w:rsidR="00516366" w:rsidRPr="00374AC0" w:rsidRDefault="00516366" w:rsidP="005D1E89">
      <w:pPr>
        <w:pStyle w:val="Code"/>
      </w:pPr>
      <w:r w:rsidRPr="00374AC0">
        <w:t>set(gcf, 'Name', 'Figure 1c - Gas phase molar flow rate profiles');</w:t>
      </w:r>
    </w:p>
    <w:p w14:paraId="4E110D8D" w14:textId="77777777" w:rsidR="00516366" w:rsidRPr="00374AC0" w:rsidRDefault="00516366" w:rsidP="005D1E89">
      <w:pPr>
        <w:pStyle w:val="Code"/>
      </w:pPr>
      <w:r w:rsidRPr="00374AC0">
        <w:t>yyaxis left</w:t>
      </w:r>
    </w:p>
    <w:p w14:paraId="7F41BAE0" w14:textId="77777777" w:rsidR="00516366" w:rsidRPr="00374AC0" w:rsidRDefault="00516366" w:rsidP="005D1E89">
      <w:pPr>
        <w:pStyle w:val="Code"/>
      </w:pPr>
      <w:r w:rsidRPr="00374AC0">
        <w:t>plot(z, F_H2O, 'b-', 'LineWidth', 1.5);</w:t>
      </w:r>
    </w:p>
    <w:p w14:paraId="17AB2FB8" w14:textId="77777777" w:rsidR="00516366" w:rsidRPr="00374AC0" w:rsidRDefault="00516366" w:rsidP="005D1E89">
      <w:pPr>
        <w:pStyle w:val="Code"/>
      </w:pPr>
      <w:r w:rsidRPr="00374AC0">
        <w:t>ylabel('H$_2$O Flow [mol/s]', 'Interpreter', 'latex');</w:t>
      </w:r>
    </w:p>
    <w:p w14:paraId="1D526190" w14:textId="77777777" w:rsidR="00516366" w:rsidRPr="00374AC0" w:rsidRDefault="00516366" w:rsidP="005D1E89">
      <w:pPr>
        <w:pStyle w:val="Code"/>
      </w:pPr>
      <w:r w:rsidRPr="00374AC0">
        <w:t>yyaxis right</w:t>
      </w:r>
    </w:p>
    <w:p w14:paraId="7C75A23B" w14:textId="77777777" w:rsidR="00516366" w:rsidRPr="00374AC0" w:rsidRDefault="00516366" w:rsidP="005D1E89">
      <w:pPr>
        <w:pStyle w:val="Code"/>
      </w:pPr>
      <w:r w:rsidRPr="00374AC0">
        <w:t>plot(z, F_CO, 'k-', z, F_CO2, 'm:', 'LineWidth', 1.5);</w:t>
      </w:r>
    </w:p>
    <w:p w14:paraId="47DDB83B" w14:textId="77777777" w:rsidR="00516366" w:rsidRPr="00374AC0" w:rsidRDefault="00516366" w:rsidP="005D1E89">
      <w:pPr>
        <w:pStyle w:val="Code"/>
      </w:pPr>
      <w:r w:rsidRPr="00374AC0">
        <w:t>ylabel('CO and CO$_2$ Flow [mol/s]', 'Interpreter', 'latex');</w:t>
      </w:r>
    </w:p>
    <w:p w14:paraId="1FF18095" w14:textId="77777777" w:rsidR="00516366" w:rsidRPr="00374AC0" w:rsidRDefault="00516366" w:rsidP="005D1E89">
      <w:pPr>
        <w:pStyle w:val="Code"/>
      </w:pPr>
      <w:r w:rsidRPr="00374AC0">
        <w:t>xlabel('Axial position, z [m]', 'Interpreter', 'latex');</w:t>
      </w:r>
    </w:p>
    <w:p w14:paraId="0EDEA31B" w14:textId="77777777" w:rsidR="00516366" w:rsidRPr="00374AC0" w:rsidRDefault="00516366" w:rsidP="005D1E89">
      <w:pPr>
        <w:pStyle w:val="Code"/>
      </w:pPr>
      <w:r w:rsidRPr="00374AC0">
        <w:t>legend({'H$_2$O', 'CO', 'CO$_2$'}, 'Interpreter', 'latex', 'Location', 'best');</w:t>
      </w:r>
    </w:p>
    <w:p w14:paraId="0E240785" w14:textId="77777777" w:rsidR="00516366" w:rsidRPr="00374AC0" w:rsidRDefault="00516366" w:rsidP="005D1E89">
      <w:pPr>
        <w:pStyle w:val="Code"/>
      </w:pPr>
      <w:r w:rsidRPr="00374AC0">
        <w:t>grid on;</w:t>
      </w:r>
    </w:p>
    <w:p w14:paraId="17414273" w14:textId="77777777" w:rsidR="00516366" w:rsidRPr="00374AC0" w:rsidRDefault="00516366" w:rsidP="005D1E89">
      <w:pPr>
        <w:pStyle w:val="Code"/>
      </w:pPr>
    </w:p>
    <w:p w14:paraId="3D9EF40B" w14:textId="77777777" w:rsidR="00516366" w:rsidRPr="00374AC0" w:rsidRDefault="00516366" w:rsidP="005D1E89">
      <w:pPr>
        <w:pStyle w:val="Code"/>
      </w:pPr>
      <w:r w:rsidRPr="00374AC0">
        <w:t>% Figure 2</w:t>
      </w:r>
    </w:p>
    <w:p w14:paraId="160521AA" w14:textId="77777777" w:rsidR="00516366" w:rsidRPr="00374AC0" w:rsidRDefault="00516366" w:rsidP="005D1E89">
      <w:pPr>
        <w:pStyle w:val="Code"/>
      </w:pPr>
      <w:r w:rsidRPr="00374AC0">
        <w:t>figure(4); clf;</w:t>
      </w:r>
    </w:p>
    <w:p w14:paraId="5DE93E2A" w14:textId="77777777" w:rsidR="00516366" w:rsidRPr="00374AC0" w:rsidRDefault="00516366" w:rsidP="005D1E89">
      <w:pPr>
        <w:pStyle w:val="Code"/>
      </w:pPr>
      <w:r w:rsidRPr="00374AC0">
        <w:t>set(gcf, 'Name', 'Figure 2 - Temperature profiles');</w:t>
      </w:r>
    </w:p>
    <w:p w14:paraId="5802AF11" w14:textId="77777777" w:rsidR="00516366" w:rsidRPr="00374AC0" w:rsidRDefault="00516366" w:rsidP="005D1E89">
      <w:pPr>
        <w:pStyle w:val="Code"/>
      </w:pPr>
      <w:r w:rsidRPr="00374AC0">
        <w:t>plot(z, Tg - 273.15, 'r-', 'LineWidth', 1.5); hold on;</w:t>
      </w:r>
    </w:p>
    <w:p w14:paraId="7A0308E5" w14:textId="77777777" w:rsidR="00516366" w:rsidRPr="00374AC0" w:rsidRDefault="00516366" w:rsidP="005D1E89">
      <w:pPr>
        <w:pStyle w:val="Code"/>
      </w:pPr>
      <w:r w:rsidRPr="00374AC0">
        <w:t>plot(z, Tb - 273.15, 'b--', 'LineWidth', 1.5);</w:t>
      </w:r>
    </w:p>
    <w:p w14:paraId="617944B5" w14:textId="77777777" w:rsidR="00516366" w:rsidRPr="00374AC0" w:rsidRDefault="00516366" w:rsidP="005D1E89">
      <w:pPr>
        <w:pStyle w:val="Code"/>
      </w:pPr>
      <w:r w:rsidRPr="00374AC0">
        <w:t>plot(z, Tw - 273.15, 'k-.', 'LineWidth', 1.5);</w:t>
      </w:r>
    </w:p>
    <w:p w14:paraId="044DB5FD" w14:textId="77777777" w:rsidR="00516366" w:rsidRPr="00374AC0" w:rsidRDefault="00516366" w:rsidP="005D1E89">
      <w:pPr>
        <w:pStyle w:val="Code"/>
      </w:pPr>
      <w:r w:rsidRPr="00374AC0">
        <w:t>yline(870, 'm:', 'LineWidth', 1.5, 'Label', '870 ^\circ C');</w:t>
      </w:r>
    </w:p>
    <w:p w14:paraId="344B6368" w14:textId="77777777" w:rsidR="00516366" w:rsidRPr="00374AC0" w:rsidRDefault="00516366" w:rsidP="005D1E89">
      <w:pPr>
        <w:pStyle w:val="Code"/>
      </w:pPr>
      <w:r w:rsidRPr="00374AC0">
        <w:t>xlabel('Axial position, z [m]', 'Interpreter', 'latex');</w:t>
      </w:r>
    </w:p>
    <w:p w14:paraId="4B3164F9" w14:textId="77777777" w:rsidR="00516366" w:rsidRPr="00374AC0" w:rsidRDefault="00516366" w:rsidP="005D1E89">
      <w:pPr>
        <w:pStyle w:val="Code"/>
      </w:pPr>
      <w:r w:rsidRPr="00374AC0">
        <w:t>ylabel('Temperature [$^\circ$C]', 'Interpreter', 'latex');</w:t>
      </w:r>
    </w:p>
    <w:p w14:paraId="40FB7647" w14:textId="77777777" w:rsidR="00516366" w:rsidRPr="00374AC0" w:rsidRDefault="00516366" w:rsidP="005D1E89">
      <w:pPr>
        <w:pStyle w:val="Code"/>
      </w:pPr>
      <w:r w:rsidRPr="00374AC0">
        <w:t>legend({'Freeboard gas $T_g$', 'Bed solid $T_b$', 'Wall $T_w$'}, 'Interpreter', 'latex', 'Location', 'best');</w:t>
      </w:r>
    </w:p>
    <w:p w14:paraId="09F5691F" w14:textId="77777777" w:rsidR="00516366" w:rsidRPr="00374AC0" w:rsidRDefault="00516366" w:rsidP="005D1E89">
      <w:pPr>
        <w:pStyle w:val="Code"/>
      </w:pPr>
      <w:r w:rsidRPr="00374AC0">
        <w:t>grid on;</w:t>
      </w:r>
    </w:p>
    <w:p w14:paraId="26CE903F" w14:textId="77777777" w:rsidR="00516366" w:rsidRPr="00374AC0" w:rsidRDefault="00516366" w:rsidP="005D1E89">
      <w:pPr>
        <w:pStyle w:val="Code"/>
      </w:pPr>
    </w:p>
    <w:p w14:paraId="5D808D63" w14:textId="77777777" w:rsidR="00516366" w:rsidRPr="00374AC0" w:rsidRDefault="00516366" w:rsidP="005D1E89">
      <w:pPr>
        <w:pStyle w:val="Code"/>
      </w:pPr>
      <w:r w:rsidRPr="00374AC0">
        <w:t>% Figure 3</w:t>
      </w:r>
    </w:p>
    <w:p w14:paraId="27BCFA44" w14:textId="77777777" w:rsidR="00516366" w:rsidRPr="00374AC0" w:rsidRDefault="00516366" w:rsidP="005D1E89">
      <w:pPr>
        <w:pStyle w:val="Code"/>
      </w:pPr>
      <w:r w:rsidRPr="00374AC0">
        <w:t>figure(5); clf;</w:t>
      </w:r>
    </w:p>
    <w:p w14:paraId="17D9BA61" w14:textId="77777777" w:rsidR="00516366" w:rsidRPr="00374AC0" w:rsidRDefault="00516366" w:rsidP="005D1E89">
      <w:pPr>
        <w:pStyle w:val="Code"/>
      </w:pPr>
      <w:r w:rsidRPr="00374AC0">
        <w:t>set(gcf, 'Name', 'Figure 3 - Conversion of Al(OH)3');</w:t>
      </w:r>
    </w:p>
    <w:p w14:paraId="16CFCD25" w14:textId="77777777" w:rsidR="00516366" w:rsidRPr="00374AC0" w:rsidRDefault="00516366" w:rsidP="005D1E89">
      <w:pPr>
        <w:pStyle w:val="Code"/>
      </w:pPr>
      <w:r w:rsidRPr="00374AC0">
        <w:t>plot(z, X_AlOH3, 'b-', 'LineWidth', 1.5); hold on;</w:t>
      </w:r>
    </w:p>
    <w:p w14:paraId="3CFDB6DE" w14:textId="77777777" w:rsidR="00516366" w:rsidRPr="00374AC0" w:rsidRDefault="00516366" w:rsidP="005D1E89">
      <w:pPr>
        <w:pStyle w:val="Code"/>
      </w:pPr>
      <w:r w:rsidRPr="00374AC0">
        <w:t>xlabel('Axial position, z [m]', 'Interpreter', 'latex');</w:t>
      </w:r>
    </w:p>
    <w:p w14:paraId="6C5D45DA" w14:textId="77777777" w:rsidR="00516366" w:rsidRPr="00374AC0" w:rsidRDefault="00516366" w:rsidP="005D1E89">
      <w:pPr>
        <w:pStyle w:val="Code"/>
      </w:pPr>
      <w:r w:rsidRPr="00374AC0">
        <w:t>ylabel('Conversion $X_{Al(OH)_3}$', 'Interpreter', 'latex');</w:t>
      </w:r>
    </w:p>
    <w:p w14:paraId="514DA8EA" w14:textId="77777777" w:rsidR="00516366" w:rsidRPr="00374AC0" w:rsidRDefault="00516366" w:rsidP="005D1E89">
      <w:pPr>
        <w:pStyle w:val="Code"/>
      </w:pPr>
      <w:r w:rsidRPr="00374AC0">
        <w:t>grid on;</w:t>
      </w:r>
    </w:p>
    <w:p w14:paraId="2B56086E" w14:textId="77777777" w:rsidR="00516366" w:rsidRPr="00374AC0" w:rsidRDefault="00516366" w:rsidP="005D1E89">
      <w:pPr>
        <w:pStyle w:val="Code"/>
      </w:pPr>
    </w:p>
    <w:p w14:paraId="1E8E1B43" w14:textId="77777777" w:rsidR="00516366" w:rsidRPr="00374AC0" w:rsidRDefault="00516366" w:rsidP="005D1E89">
      <w:pPr>
        <w:pStyle w:val="Code"/>
      </w:pPr>
      <w:r w:rsidRPr="00374AC0">
        <w:t>% Figure 4</w:t>
      </w:r>
    </w:p>
    <w:p w14:paraId="4CB88EC3" w14:textId="77777777" w:rsidR="00516366" w:rsidRPr="00374AC0" w:rsidRDefault="00516366" w:rsidP="005D1E89">
      <w:pPr>
        <w:pStyle w:val="Code"/>
      </w:pPr>
      <w:r w:rsidRPr="00374AC0">
        <w:t>figure(6); clf;</w:t>
      </w:r>
    </w:p>
    <w:p w14:paraId="5F49BC3C" w14:textId="77777777" w:rsidR="00516366" w:rsidRPr="00374AC0" w:rsidRDefault="00516366" w:rsidP="005D1E89">
      <w:pPr>
        <w:pStyle w:val="Code"/>
      </w:pPr>
      <w:r w:rsidRPr="00374AC0">
        <w:t>set(gcf, 'Name', 'Figure 4 - Heat duty profile');</w:t>
      </w:r>
    </w:p>
    <w:p w14:paraId="2AC72B21" w14:textId="77777777" w:rsidR="00516366" w:rsidRPr="00374AC0" w:rsidRDefault="00516366" w:rsidP="005D1E89">
      <w:pPr>
        <w:pStyle w:val="Code"/>
      </w:pPr>
      <w:r w:rsidRPr="00374AC0">
        <w:t>plot(z, Q_duty / 1000, 'k-', 'LineWidth', 2); hold on;</w:t>
      </w:r>
    </w:p>
    <w:p w14:paraId="35CE68F4" w14:textId="77777777" w:rsidR="00516366" w:rsidRPr="00374AC0" w:rsidRDefault="00516366" w:rsidP="005D1E89">
      <w:pPr>
        <w:pStyle w:val="Code"/>
      </w:pPr>
      <w:r w:rsidRPr="00374AC0">
        <w:t>plot(z, Q_rxn_arr / 1000, 'r--', 'LineWidth', 1.5);</w:t>
      </w:r>
    </w:p>
    <w:p w14:paraId="4A9D3BEC" w14:textId="77777777" w:rsidR="00516366" w:rsidRPr="00374AC0" w:rsidRDefault="00516366" w:rsidP="005D1E89">
      <w:pPr>
        <w:pStyle w:val="Code"/>
      </w:pPr>
      <w:r w:rsidRPr="00374AC0">
        <w:t>plot(z, Q_shell_loss / 1000, 'b-.', 'LineWidth', 1.5);</w:t>
      </w:r>
    </w:p>
    <w:p w14:paraId="0D109A10" w14:textId="77777777" w:rsidR="00516366" w:rsidRPr="00374AC0" w:rsidRDefault="00516366" w:rsidP="005D1E89">
      <w:pPr>
        <w:pStyle w:val="Code"/>
      </w:pPr>
      <w:r w:rsidRPr="00374AC0">
        <w:t>xlabel('Axial position, z [m]', 'Interpreter', 'latex');</w:t>
      </w:r>
    </w:p>
    <w:p w14:paraId="50F31CAC" w14:textId="77777777" w:rsidR="00516366" w:rsidRPr="00374AC0" w:rsidRDefault="00516366" w:rsidP="005D1E89">
      <w:pPr>
        <w:pStyle w:val="Code"/>
      </w:pPr>
      <w:r w:rsidRPr="00374AC0">
        <w:t>ylabel('Heat duty [kW/m]', 'Interpreter', 'latex');</w:t>
      </w:r>
    </w:p>
    <w:p w14:paraId="199FC98E" w14:textId="77777777" w:rsidR="00516366" w:rsidRPr="00374AC0" w:rsidRDefault="00516366" w:rsidP="005D1E89">
      <w:pPr>
        <w:pStyle w:val="Code"/>
      </w:pPr>
      <w:r w:rsidRPr="00374AC0">
        <w:t>legend({'Total $Q_{duty}$', '$Q_{rxn}$', '$Q_{shell\_loss}$'}, 'Interpreter', 'latex', 'Location', 'best');</w:t>
      </w:r>
    </w:p>
    <w:p w14:paraId="2204029D" w14:textId="77777777" w:rsidR="00516366" w:rsidRPr="00374AC0" w:rsidRDefault="00516366" w:rsidP="005D1E89">
      <w:pPr>
        <w:pStyle w:val="Code"/>
      </w:pPr>
      <w:r w:rsidRPr="00374AC0">
        <w:t>text(p.L_kiln*0.6, max(Q_duty/1000)*0.8, sprintf('Total Q = %.2f MW', Q_total), 'Interpreter', 'latex', 'FontSize', 12, 'EdgeColor', 'k');</w:t>
      </w:r>
    </w:p>
    <w:p w14:paraId="0EE4F317" w14:textId="77777777" w:rsidR="00516366" w:rsidRPr="00374AC0" w:rsidRDefault="00516366" w:rsidP="005D1E89">
      <w:pPr>
        <w:pStyle w:val="Code"/>
      </w:pPr>
      <w:r w:rsidRPr="00374AC0">
        <w:t>grid on;</w:t>
      </w:r>
    </w:p>
    <w:p w14:paraId="004E79B9" w14:textId="77777777" w:rsidR="00516366" w:rsidRPr="00374AC0" w:rsidRDefault="00516366" w:rsidP="005D1E89">
      <w:pPr>
        <w:pStyle w:val="Code"/>
      </w:pPr>
    </w:p>
    <w:p w14:paraId="5DA062CE" w14:textId="77777777" w:rsidR="00516366" w:rsidRPr="00374AC0" w:rsidRDefault="00516366" w:rsidP="005D1E89">
      <w:pPr>
        <w:pStyle w:val="Code"/>
      </w:pPr>
      <w:r w:rsidRPr="00374AC0">
        <w:t>% Figure 5 - Dynamic fill degree and bulk density</w:t>
      </w:r>
    </w:p>
    <w:p w14:paraId="6CFB664E" w14:textId="77777777" w:rsidR="00516366" w:rsidRPr="00374AC0" w:rsidRDefault="00516366" w:rsidP="005D1E89">
      <w:pPr>
        <w:pStyle w:val="Code"/>
      </w:pPr>
      <w:r w:rsidRPr="00374AC0">
        <w:t>figure(7); clf;</w:t>
      </w:r>
    </w:p>
    <w:p w14:paraId="0390B507" w14:textId="77777777" w:rsidR="00516366" w:rsidRPr="00374AC0" w:rsidRDefault="00516366" w:rsidP="005D1E89">
      <w:pPr>
        <w:pStyle w:val="Code"/>
      </w:pPr>
      <w:r w:rsidRPr="00374AC0">
        <w:t>set(gcf, 'Name', 'Figure 5 - Dynamic Fill Degree and Bulk Density');</w:t>
      </w:r>
    </w:p>
    <w:p w14:paraId="617D763A" w14:textId="77777777" w:rsidR="00516366" w:rsidRPr="00374AC0" w:rsidRDefault="00516366" w:rsidP="005D1E89">
      <w:pPr>
        <w:pStyle w:val="Code"/>
      </w:pPr>
      <w:r w:rsidRPr="00374AC0">
        <w:t>yyaxis left</w:t>
      </w:r>
    </w:p>
    <w:p w14:paraId="252D811D" w14:textId="77777777" w:rsidR="00516366" w:rsidRPr="00374AC0" w:rsidRDefault="00516366" w:rsidP="005D1E89">
      <w:pPr>
        <w:pStyle w:val="Code"/>
      </w:pPr>
      <w:r w:rsidRPr="00374AC0">
        <w:t>plot(z, f_local_arr * 100, 'b-', 'LineWidth', 2);</w:t>
      </w:r>
    </w:p>
    <w:p w14:paraId="5DBEFA8B" w14:textId="77777777" w:rsidR="00516366" w:rsidRPr="00374AC0" w:rsidRDefault="00516366" w:rsidP="005D1E89">
      <w:pPr>
        <w:pStyle w:val="Code"/>
      </w:pPr>
      <w:r w:rsidRPr="00374AC0">
        <w:t>ylabel('Fill degree $f$ [\%]', 'Interpreter', 'latex');</w:t>
      </w:r>
    </w:p>
    <w:p w14:paraId="029E8B81" w14:textId="77777777" w:rsidR="00516366" w:rsidRPr="00374AC0" w:rsidRDefault="00516366" w:rsidP="005D1E89">
      <w:pPr>
        <w:pStyle w:val="Code"/>
      </w:pPr>
      <w:r w:rsidRPr="00374AC0">
        <w:t>yyaxis right</w:t>
      </w:r>
    </w:p>
    <w:p w14:paraId="175A81A6" w14:textId="77777777" w:rsidR="00516366" w:rsidRPr="00374AC0" w:rsidRDefault="00516366" w:rsidP="005D1E89">
      <w:pPr>
        <w:pStyle w:val="Code"/>
      </w:pPr>
      <w:r w:rsidRPr="00374AC0">
        <w:t>plot(z, rho_bulk_profile, 'r--', 'LineWidth', 2);</w:t>
      </w:r>
    </w:p>
    <w:p w14:paraId="062C701D" w14:textId="77777777" w:rsidR="00516366" w:rsidRPr="00DB395E" w:rsidRDefault="00516366" w:rsidP="005D1E89">
      <w:pPr>
        <w:pStyle w:val="Code"/>
        <w:rPr>
          <w:lang w:val="de-DE"/>
        </w:rPr>
      </w:pPr>
      <w:r w:rsidRPr="00DB395E">
        <w:rPr>
          <w:lang w:val="de-DE"/>
        </w:rPr>
        <w:t>ylabel('Bulk density $\rho_{bulk}$ [kg/m$^3$]', 'Interpreter', 'latex');</w:t>
      </w:r>
    </w:p>
    <w:p w14:paraId="71D5B27E" w14:textId="77777777" w:rsidR="00516366" w:rsidRPr="00374AC0" w:rsidRDefault="00516366" w:rsidP="005D1E89">
      <w:pPr>
        <w:pStyle w:val="Code"/>
      </w:pPr>
      <w:r w:rsidRPr="00374AC0">
        <w:t>xlabel('Axial position, z [m]', 'Interpreter', 'latex');</w:t>
      </w:r>
    </w:p>
    <w:p w14:paraId="2E2D8130" w14:textId="77777777" w:rsidR="00516366" w:rsidRPr="00374AC0" w:rsidRDefault="00516366" w:rsidP="005D1E89">
      <w:pPr>
        <w:pStyle w:val="Code"/>
      </w:pPr>
      <w:r w:rsidRPr="00374AC0">
        <w:t>legend({'Fill degree', 'Bulk density'}, 'Interpreter', 'latex', 'Location', 'best');</w:t>
      </w:r>
    </w:p>
    <w:p w14:paraId="22C1DA31" w14:textId="77777777" w:rsidR="00516366" w:rsidRPr="00374AC0" w:rsidRDefault="00516366" w:rsidP="005D1E89">
      <w:pPr>
        <w:pStyle w:val="Code"/>
      </w:pPr>
      <w:r w:rsidRPr="00374AC0">
        <w:t>grid on;</w:t>
      </w:r>
    </w:p>
    <w:p w14:paraId="01DC55C8" w14:textId="77777777" w:rsidR="00516366" w:rsidRPr="00374AC0" w:rsidRDefault="00516366" w:rsidP="005D1E89">
      <w:pPr>
        <w:pStyle w:val="Code"/>
      </w:pPr>
    </w:p>
    <w:p w14:paraId="7CD3942C" w14:textId="77777777" w:rsidR="00516366" w:rsidRPr="00374AC0" w:rsidRDefault="00516366" w:rsidP="005D1E89">
      <w:pPr>
        <w:pStyle w:val="Code"/>
      </w:pPr>
      <w:r w:rsidRPr="00374AC0">
        <w:t>% Figure 6</w:t>
      </w:r>
    </w:p>
    <w:p w14:paraId="5BE856DE" w14:textId="77777777" w:rsidR="00516366" w:rsidRPr="00374AC0" w:rsidRDefault="00516366" w:rsidP="005D1E89">
      <w:pPr>
        <w:pStyle w:val="Code"/>
      </w:pPr>
      <w:r w:rsidRPr="00374AC0">
        <w:t>figure(8); clf;</w:t>
      </w:r>
    </w:p>
    <w:p w14:paraId="7B596F5E" w14:textId="77777777" w:rsidR="00516366" w:rsidRPr="00374AC0" w:rsidRDefault="00516366" w:rsidP="005D1E89">
      <w:pPr>
        <w:pStyle w:val="Code"/>
      </w:pPr>
      <w:r w:rsidRPr="00374AC0">
        <w:t>set(gcf, 'Name', 'Figure 6 - Combined summary figure');</w:t>
      </w:r>
    </w:p>
    <w:p w14:paraId="3112587E" w14:textId="77777777" w:rsidR="00516366" w:rsidRPr="00374AC0" w:rsidRDefault="00516366" w:rsidP="005D1E89">
      <w:pPr>
        <w:pStyle w:val="Code"/>
      </w:pPr>
      <w:r w:rsidRPr="00374AC0">
        <w:t>tiledlayout(2,2, 'TileSpacing', 'compact', 'Padding', 'compact');</w:t>
      </w:r>
    </w:p>
    <w:p w14:paraId="27D9B09E" w14:textId="77777777" w:rsidR="00516366" w:rsidRPr="00374AC0" w:rsidRDefault="00516366" w:rsidP="005D1E89">
      <w:pPr>
        <w:pStyle w:val="Code"/>
      </w:pPr>
    </w:p>
    <w:p w14:paraId="655964E1" w14:textId="77777777" w:rsidR="00516366" w:rsidRPr="00374AC0" w:rsidRDefault="00516366" w:rsidP="005D1E89">
      <w:pPr>
        <w:pStyle w:val="Code"/>
      </w:pPr>
      <w:r w:rsidRPr="00374AC0">
        <w:t>% Tile 1</w:t>
      </w:r>
    </w:p>
    <w:p w14:paraId="317FF085" w14:textId="77777777" w:rsidR="00516366" w:rsidRPr="00374AC0" w:rsidRDefault="00516366" w:rsidP="005D1E89">
      <w:pPr>
        <w:pStyle w:val="Code"/>
      </w:pPr>
      <w:r w:rsidRPr="00374AC0">
        <w:t>nexttile;</w:t>
      </w:r>
    </w:p>
    <w:p w14:paraId="143ADD8F" w14:textId="77777777" w:rsidR="00516366" w:rsidRPr="00374AC0" w:rsidRDefault="00516366" w:rsidP="005D1E89">
      <w:pPr>
        <w:pStyle w:val="Code"/>
      </w:pPr>
      <w:r w:rsidRPr="00374AC0">
        <w:t>plot(z, F_H2O, 'b-', z, F_AlOH3, 'r--', z, F_Al2O3, 'g-.', z, F_CO, 'k-', z, F_CO2, 'm:', z, F_O2, 'c--', 'LineWidth', 1.5);</w:t>
      </w:r>
    </w:p>
    <w:p w14:paraId="3152761D" w14:textId="77777777" w:rsidR="00516366" w:rsidRPr="00374AC0" w:rsidRDefault="00516366" w:rsidP="005D1E89">
      <w:pPr>
        <w:pStyle w:val="Code"/>
      </w:pPr>
      <w:r w:rsidRPr="00374AC0">
        <w:t>xlabel('z [m]', 'Interpreter', 'latex'); ylabel('[mol/s]', 'Interpreter', 'latex');</w:t>
      </w:r>
    </w:p>
    <w:p w14:paraId="438A1518" w14:textId="77777777" w:rsidR="00516366" w:rsidRPr="00374AC0" w:rsidRDefault="00516366" w:rsidP="005D1E89">
      <w:pPr>
        <w:pStyle w:val="Code"/>
      </w:pPr>
      <w:r w:rsidRPr="00374AC0">
        <w:t>legend({'H$_2$O', 'Al(OH)$_3$', 'Al$_2$O$_3$', 'CO', 'CO$_2$', 'O$_2$'}, 'Interpreter', 'latex', 'Location', 'best', 'FontSize', 8);</w:t>
      </w:r>
    </w:p>
    <w:p w14:paraId="23581C67" w14:textId="77777777" w:rsidR="00516366" w:rsidRPr="00374AC0" w:rsidRDefault="00516366" w:rsidP="005D1E89">
      <w:pPr>
        <w:pStyle w:val="Code"/>
      </w:pPr>
      <w:r w:rsidRPr="00374AC0">
        <w:t>grid on;</w:t>
      </w:r>
    </w:p>
    <w:p w14:paraId="0646575D" w14:textId="77777777" w:rsidR="00516366" w:rsidRPr="00374AC0" w:rsidRDefault="00516366" w:rsidP="005D1E89">
      <w:pPr>
        <w:pStyle w:val="Code"/>
      </w:pPr>
    </w:p>
    <w:p w14:paraId="53924A40" w14:textId="77777777" w:rsidR="00516366" w:rsidRPr="00374AC0" w:rsidRDefault="00516366" w:rsidP="005D1E89">
      <w:pPr>
        <w:pStyle w:val="Code"/>
      </w:pPr>
      <w:r w:rsidRPr="00374AC0">
        <w:t>% Tile 2</w:t>
      </w:r>
    </w:p>
    <w:p w14:paraId="2E374D52" w14:textId="77777777" w:rsidR="00516366" w:rsidRPr="00374AC0" w:rsidRDefault="00516366" w:rsidP="005D1E89">
      <w:pPr>
        <w:pStyle w:val="Code"/>
      </w:pPr>
      <w:r w:rsidRPr="00374AC0">
        <w:t>nexttile;</w:t>
      </w:r>
    </w:p>
    <w:p w14:paraId="1A9E14FD" w14:textId="77777777" w:rsidR="00516366" w:rsidRPr="00374AC0" w:rsidRDefault="00516366" w:rsidP="005D1E89">
      <w:pPr>
        <w:pStyle w:val="Code"/>
      </w:pPr>
      <w:r w:rsidRPr="00374AC0">
        <w:t>plot(z, Tg - 273.15, 'r-', z, Tb - 273.15, 'b--', z, Tw - 273.15, 'k-.', 'LineWidth', 1.5);</w:t>
      </w:r>
    </w:p>
    <w:p w14:paraId="3D97EB5A" w14:textId="77777777" w:rsidR="00516366" w:rsidRPr="00374AC0" w:rsidRDefault="00516366" w:rsidP="005D1E89">
      <w:pPr>
        <w:pStyle w:val="Code"/>
      </w:pPr>
      <w:r w:rsidRPr="00374AC0">
        <w:t>yline(870, 'm:');</w:t>
      </w:r>
    </w:p>
    <w:p w14:paraId="082CB371" w14:textId="77777777" w:rsidR="00516366" w:rsidRPr="00374AC0" w:rsidRDefault="00516366" w:rsidP="005D1E89">
      <w:pPr>
        <w:pStyle w:val="Code"/>
      </w:pPr>
      <w:r w:rsidRPr="00374AC0">
        <w:lastRenderedPageBreak/>
        <w:t>xlabel('z [m]', 'Interpreter', 'latex'); ylabel('[$^\circ$C]', 'Interpreter', 'latex');</w:t>
      </w:r>
    </w:p>
    <w:p w14:paraId="35EC9E10" w14:textId="77777777" w:rsidR="00516366" w:rsidRPr="00F9457E" w:rsidRDefault="00516366" w:rsidP="005D1E89">
      <w:pPr>
        <w:pStyle w:val="Code"/>
      </w:pPr>
      <w:r w:rsidRPr="00F9457E">
        <w:t>legend({'$T_g$', '$T_b$', '$T_w$'}, 'Interpreter', 'latex', 'Location', 'best', 'FontSize', 8);</w:t>
      </w:r>
    </w:p>
    <w:p w14:paraId="5178A580" w14:textId="77777777" w:rsidR="00516366" w:rsidRPr="00374AC0" w:rsidRDefault="00516366" w:rsidP="005D1E89">
      <w:pPr>
        <w:pStyle w:val="Code"/>
      </w:pPr>
      <w:r w:rsidRPr="00374AC0">
        <w:t>grid on;</w:t>
      </w:r>
    </w:p>
    <w:p w14:paraId="1C72099A" w14:textId="77777777" w:rsidR="00516366" w:rsidRPr="00374AC0" w:rsidRDefault="00516366" w:rsidP="005D1E89">
      <w:pPr>
        <w:pStyle w:val="Code"/>
      </w:pPr>
    </w:p>
    <w:p w14:paraId="5DE71436" w14:textId="77777777" w:rsidR="00516366" w:rsidRPr="00374AC0" w:rsidRDefault="00516366" w:rsidP="005D1E89">
      <w:pPr>
        <w:pStyle w:val="Code"/>
      </w:pPr>
      <w:r w:rsidRPr="00374AC0">
        <w:t>% Tile 3</w:t>
      </w:r>
    </w:p>
    <w:p w14:paraId="04FF4F76" w14:textId="77777777" w:rsidR="00516366" w:rsidRPr="00374AC0" w:rsidRDefault="00516366" w:rsidP="005D1E89">
      <w:pPr>
        <w:pStyle w:val="Code"/>
      </w:pPr>
      <w:r w:rsidRPr="00374AC0">
        <w:t>nexttile;</w:t>
      </w:r>
    </w:p>
    <w:p w14:paraId="51980E4D" w14:textId="77777777" w:rsidR="00516366" w:rsidRPr="00374AC0" w:rsidRDefault="00516366" w:rsidP="005D1E89">
      <w:pPr>
        <w:pStyle w:val="Code"/>
      </w:pPr>
      <w:r w:rsidRPr="00374AC0">
        <w:t>plot(z, X_AlOH3, 'b-', 'LineWidth', 1.5); hold on;</w:t>
      </w:r>
    </w:p>
    <w:p w14:paraId="51696ECC" w14:textId="77777777" w:rsidR="00516366" w:rsidRPr="00DB395E" w:rsidRDefault="00516366" w:rsidP="005D1E89">
      <w:pPr>
        <w:pStyle w:val="Code"/>
        <w:rPr>
          <w:lang w:val="de-DE"/>
        </w:rPr>
      </w:pPr>
      <w:r w:rsidRPr="00DB395E">
        <w:rPr>
          <w:lang w:val="de-DE"/>
        </w:rPr>
        <w:t>yline(0.98, 'r--');</w:t>
      </w:r>
    </w:p>
    <w:p w14:paraId="54CC653F" w14:textId="77777777" w:rsidR="00516366" w:rsidRPr="00DB395E" w:rsidRDefault="00516366" w:rsidP="005D1E89">
      <w:pPr>
        <w:pStyle w:val="Code"/>
        <w:rPr>
          <w:lang w:val="de-DE"/>
        </w:rPr>
      </w:pPr>
      <w:r w:rsidRPr="00DB395E">
        <w:rPr>
          <w:lang w:val="de-DE"/>
        </w:rPr>
        <w:t>xlabel('z [m]', 'Interpreter', 'latex'); ylabel('$X_{Al(OH)_3}$', 'Interpreter', 'latex');</w:t>
      </w:r>
    </w:p>
    <w:p w14:paraId="4054F342" w14:textId="77777777" w:rsidR="00516366" w:rsidRPr="00374AC0" w:rsidRDefault="00516366" w:rsidP="005D1E89">
      <w:pPr>
        <w:pStyle w:val="Code"/>
      </w:pPr>
      <w:r w:rsidRPr="00374AC0">
        <w:t>grid on;</w:t>
      </w:r>
    </w:p>
    <w:p w14:paraId="16050EDC" w14:textId="77777777" w:rsidR="00516366" w:rsidRPr="00374AC0" w:rsidRDefault="00516366" w:rsidP="005D1E89">
      <w:pPr>
        <w:pStyle w:val="Code"/>
      </w:pPr>
    </w:p>
    <w:p w14:paraId="5B17C644" w14:textId="77777777" w:rsidR="00516366" w:rsidRPr="00374AC0" w:rsidRDefault="00516366" w:rsidP="005D1E89">
      <w:pPr>
        <w:pStyle w:val="Code"/>
      </w:pPr>
      <w:r w:rsidRPr="00374AC0">
        <w:t>% Tile 4</w:t>
      </w:r>
    </w:p>
    <w:p w14:paraId="3A1E0F52" w14:textId="77777777" w:rsidR="00516366" w:rsidRPr="00374AC0" w:rsidRDefault="00516366" w:rsidP="005D1E89">
      <w:pPr>
        <w:pStyle w:val="Code"/>
      </w:pPr>
      <w:r w:rsidRPr="00374AC0">
        <w:t>nexttile;</w:t>
      </w:r>
    </w:p>
    <w:p w14:paraId="2E3E96DB" w14:textId="77777777" w:rsidR="00516366" w:rsidRPr="00374AC0" w:rsidRDefault="00516366" w:rsidP="005D1E89">
      <w:pPr>
        <w:pStyle w:val="Code"/>
      </w:pPr>
      <w:r w:rsidRPr="00374AC0">
        <w:t>plot(z, Q_duty / 1000, 'k-', 'LineWidth', 1.5);</w:t>
      </w:r>
    </w:p>
    <w:p w14:paraId="322E0FC6" w14:textId="77777777" w:rsidR="00516366" w:rsidRPr="00DB395E" w:rsidRDefault="00516366" w:rsidP="005D1E89">
      <w:pPr>
        <w:pStyle w:val="Code"/>
        <w:rPr>
          <w:lang w:val="de-DE"/>
        </w:rPr>
      </w:pPr>
      <w:r w:rsidRPr="00DB395E">
        <w:rPr>
          <w:lang w:val="de-DE"/>
        </w:rPr>
        <w:t>xlabel('z [m]', 'Interpreter', 'latex'); ylabel('$Q_{duty}$ [kW/m]', 'Interpreter', 'latex');</w:t>
      </w:r>
    </w:p>
    <w:p w14:paraId="2C1FEBF5" w14:textId="77777777" w:rsidR="00516366" w:rsidRPr="00DB395E" w:rsidRDefault="00516366" w:rsidP="005D1E89">
      <w:pPr>
        <w:pStyle w:val="Code"/>
        <w:rPr>
          <w:lang w:val="de-DE"/>
        </w:rPr>
      </w:pPr>
    </w:p>
    <w:p w14:paraId="5FABE55A" w14:textId="77777777" w:rsidR="00516366" w:rsidRPr="00374AC0" w:rsidRDefault="00516366" w:rsidP="005D1E89">
      <w:pPr>
        <w:pStyle w:val="Code"/>
      </w:pPr>
      <w:r w:rsidRPr="00374AC0">
        <w:t>X_Fe2O3 = 1 - F_Fe2O3(end)/p.F_Fe2O3_0;</w:t>
      </w:r>
    </w:p>
    <w:p w14:paraId="608A953F" w14:textId="77777777" w:rsidR="00516366" w:rsidRPr="00374AC0" w:rsidRDefault="00516366" w:rsidP="005D1E89">
      <w:pPr>
        <w:pStyle w:val="Code"/>
      </w:pPr>
      <w:r w:rsidRPr="00374AC0">
        <w:t>sgtitle(sprintf('L = %.1f m $|$ $Q_{total}$ = %.2f MW $|$ $X_{Al(OH)_3}$ = %.3f $|$ $X_{Fe_2O_3}$ = %.3f', p.L_kiln, Q_total, X_AlOH3(end), X_Fe2O3), 'Interpreter', 'latex');</w:t>
      </w:r>
    </w:p>
    <w:p w14:paraId="3F8C6CC6" w14:textId="77777777" w:rsidR="00516366" w:rsidRPr="00374AC0" w:rsidRDefault="00516366" w:rsidP="005D1E89">
      <w:pPr>
        <w:pStyle w:val="Code"/>
      </w:pPr>
    </w:p>
    <w:p w14:paraId="0935CE6F" w14:textId="77777777" w:rsidR="00516366" w:rsidRPr="00374AC0" w:rsidRDefault="00516366" w:rsidP="005D1E89">
      <w:pPr>
        <w:pStyle w:val="Code"/>
      </w:pPr>
      <w:r w:rsidRPr="00374AC0">
        <w:t>% Figure 7 - Reaction Rate Profiles (kinetic vs transport limited)</w:t>
      </w:r>
    </w:p>
    <w:p w14:paraId="703D3E61" w14:textId="77777777" w:rsidR="00516366" w:rsidRPr="00374AC0" w:rsidRDefault="00516366" w:rsidP="005D1E89">
      <w:pPr>
        <w:pStyle w:val="Code"/>
      </w:pPr>
      <w:r w:rsidRPr="00374AC0">
        <w:t>figure(9); clf;</w:t>
      </w:r>
    </w:p>
    <w:p w14:paraId="788F0912" w14:textId="77777777" w:rsidR="00516366" w:rsidRPr="00374AC0" w:rsidRDefault="00516366" w:rsidP="005D1E89">
      <w:pPr>
        <w:pStyle w:val="Code"/>
      </w:pPr>
      <w:r w:rsidRPr="00374AC0">
        <w:t>set(gcf, 'Name', 'Figure 7 - Reaction rate profiles');</w:t>
      </w:r>
    </w:p>
    <w:p w14:paraId="225BDEDE" w14:textId="77777777" w:rsidR="00516366" w:rsidRPr="00374AC0" w:rsidRDefault="00516366" w:rsidP="005D1E89">
      <w:pPr>
        <w:pStyle w:val="Code"/>
      </w:pPr>
      <w:r w:rsidRPr="00374AC0">
        <w:t>tiledlayout(3,1, 'TileSpacing', 'compact', 'Padding', 'compact');</w:t>
      </w:r>
    </w:p>
    <w:p w14:paraId="3981B0B5" w14:textId="77777777" w:rsidR="00516366" w:rsidRPr="00374AC0" w:rsidRDefault="00516366" w:rsidP="005D1E89">
      <w:pPr>
        <w:pStyle w:val="Code"/>
      </w:pPr>
    </w:p>
    <w:p w14:paraId="3F64E339" w14:textId="77777777" w:rsidR="00516366" w:rsidRPr="00374AC0" w:rsidRDefault="00516366" w:rsidP="005D1E89">
      <w:pPr>
        <w:pStyle w:val="Code"/>
      </w:pPr>
      <w:r w:rsidRPr="00374AC0">
        <w:t>nexttile;</w:t>
      </w:r>
    </w:p>
    <w:p w14:paraId="1C6DE8E3" w14:textId="77777777" w:rsidR="00516366" w:rsidRPr="00374AC0" w:rsidRDefault="00516366" w:rsidP="005D1E89">
      <w:pPr>
        <w:pStyle w:val="Code"/>
      </w:pPr>
      <w:r w:rsidRPr="00374AC0">
        <w:t>semilogy(z, r_deh_kin_arr, 'r--', z, r_deh_mt_arr, 'b:', z, r_deh_arr, 'k-', 'LineWidth', 1.5);</w:t>
      </w:r>
    </w:p>
    <w:p w14:paraId="3F8C0483" w14:textId="77777777" w:rsidR="00516366" w:rsidRPr="00DB395E" w:rsidRDefault="00516366" w:rsidP="005D1E89">
      <w:pPr>
        <w:pStyle w:val="Code"/>
        <w:rPr>
          <w:lang w:val="de-DE"/>
        </w:rPr>
      </w:pPr>
      <w:r w:rsidRPr="00DB395E">
        <w:rPr>
          <w:lang w:val="de-DE"/>
        </w:rPr>
        <w:t>xlabel('z [m]', 'Interpreter', 'latex');</w:t>
      </w:r>
    </w:p>
    <w:p w14:paraId="7995EA55" w14:textId="77777777" w:rsidR="00516366" w:rsidRPr="00DB395E" w:rsidRDefault="00516366" w:rsidP="005D1E89">
      <w:pPr>
        <w:pStyle w:val="Code"/>
        <w:rPr>
          <w:lang w:val="de-DE"/>
        </w:rPr>
      </w:pPr>
      <w:r w:rsidRPr="00DB395E">
        <w:rPr>
          <w:lang w:val="de-DE"/>
        </w:rPr>
        <w:t>ylabel('[kg/m$^3$/s]', 'Interpreter', 'latex');</w:t>
      </w:r>
    </w:p>
    <w:p w14:paraId="074BA96E" w14:textId="77777777" w:rsidR="00516366" w:rsidRPr="00DB395E" w:rsidRDefault="00516366" w:rsidP="005D1E89">
      <w:pPr>
        <w:pStyle w:val="Code"/>
        <w:rPr>
          <w:lang w:val="de-DE"/>
        </w:rPr>
      </w:pPr>
      <w:r w:rsidRPr="00DB395E">
        <w:rPr>
          <w:lang w:val="de-DE"/>
        </w:rPr>
        <w:t>legend({'$r_{kin}$', '$r_{mt}$', '$r_{eff}$'}, 'Interpreter', 'latex', 'Location', 'best');</w:t>
      </w:r>
    </w:p>
    <w:p w14:paraId="7CAF9FD3" w14:textId="77777777" w:rsidR="00516366" w:rsidRPr="00374AC0" w:rsidRDefault="00516366" w:rsidP="005D1E89">
      <w:pPr>
        <w:pStyle w:val="Code"/>
      </w:pPr>
      <w:r w:rsidRPr="00374AC0">
        <w:lastRenderedPageBreak/>
        <w:t>title('Al(OH)$_3$ Dehydration', 'Interpreter', 'latex');</w:t>
      </w:r>
    </w:p>
    <w:p w14:paraId="78934AB3" w14:textId="77777777" w:rsidR="00516366" w:rsidRPr="00374AC0" w:rsidRDefault="00516366" w:rsidP="005D1E89">
      <w:pPr>
        <w:pStyle w:val="Code"/>
      </w:pPr>
      <w:r w:rsidRPr="00374AC0">
        <w:t>grid on;</w:t>
      </w:r>
    </w:p>
    <w:p w14:paraId="45A5A858" w14:textId="77777777" w:rsidR="00516366" w:rsidRPr="00374AC0" w:rsidRDefault="00516366" w:rsidP="005D1E89">
      <w:pPr>
        <w:pStyle w:val="Code"/>
      </w:pPr>
    </w:p>
    <w:p w14:paraId="7F38006C" w14:textId="77777777" w:rsidR="00516366" w:rsidRPr="00374AC0" w:rsidRDefault="00516366" w:rsidP="005D1E89">
      <w:pPr>
        <w:pStyle w:val="Code"/>
      </w:pPr>
      <w:r w:rsidRPr="00374AC0">
        <w:t>nexttile;</w:t>
      </w:r>
    </w:p>
    <w:p w14:paraId="227521E0" w14:textId="77777777" w:rsidR="00516366" w:rsidRPr="00374AC0" w:rsidRDefault="00516366" w:rsidP="005D1E89">
      <w:pPr>
        <w:pStyle w:val="Code"/>
      </w:pPr>
      <w:r w:rsidRPr="00374AC0">
        <w:t>semilogy(z, r_red_kin_arr, 'r--', z, r_red_mt_arr, 'b:', z, r_red_arr, 'k-', 'LineWidth', 1.5);</w:t>
      </w:r>
    </w:p>
    <w:p w14:paraId="02A164EC" w14:textId="77777777" w:rsidR="00516366" w:rsidRPr="00DB395E" w:rsidRDefault="00516366" w:rsidP="005D1E89">
      <w:pPr>
        <w:pStyle w:val="Code"/>
        <w:rPr>
          <w:lang w:val="de-DE"/>
        </w:rPr>
      </w:pPr>
      <w:r w:rsidRPr="00DB395E">
        <w:rPr>
          <w:lang w:val="de-DE"/>
        </w:rPr>
        <w:t>xlabel('z [m]', 'Interpreter', 'latex');</w:t>
      </w:r>
    </w:p>
    <w:p w14:paraId="04A95D59" w14:textId="77777777" w:rsidR="00516366" w:rsidRPr="00374AC0" w:rsidRDefault="00516366" w:rsidP="005D1E89">
      <w:pPr>
        <w:pStyle w:val="Code"/>
      </w:pPr>
      <w:r w:rsidRPr="00374AC0">
        <w:t>ylabel('[mol/m$^3$/s]', 'Interpreter', 'latex');</w:t>
      </w:r>
    </w:p>
    <w:p w14:paraId="706EC7DE" w14:textId="77777777" w:rsidR="00516366" w:rsidRPr="00374AC0" w:rsidRDefault="00516366" w:rsidP="005D1E89">
      <w:pPr>
        <w:pStyle w:val="Code"/>
      </w:pPr>
      <w:r w:rsidRPr="00374AC0">
        <w:t>legend({'$r_{kin}$', '$r_{mt}$', '$r_{eff}$'}, 'Interpreter', 'latex', 'Location', 'best');</w:t>
      </w:r>
    </w:p>
    <w:p w14:paraId="64F68ABF" w14:textId="77777777" w:rsidR="00516366" w:rsidRPr="00374AC0" w:rsidRDefault="00516366" w:rsidP="005D1E89">
      <w:pPr>
        <w:pStyle w:val="Code"/>
      </w:pPr>
      <w:r w:rsidRPr="00374AC0">
        <w:t>title('Fe$_2$O$_3$ Reduction', 'Interpreter', 'latex');</w:t>
      </w:r>
    </w:p>
    <w:p w14:paraId="61359CB9" w14:textId="77777777" w:rsidR="00516366" w:rsidRPr="00374AC0" w:rsidRDefault="00516366" w:rsidP="005D1E89">
      <w:pPr>
        <w:pStyle w:val="Code"/>
      </w:pPr>
      <w:r w:rsidRPr="00374AC0">
        <w:t>grid on;</w:t>
      </w:r>
    </w:p>
    <w:p w14:paraId="60CA4F27" w14:textId="77777777" w:rsidR="00516366" w:rsidRPr="00374AC0" w:rsidRDefault="00516366" w:rsidP="005D1E89">
      <w:pPr>
        <w:pStyle w:val="Code"/>
      </w:pPr>
    </w:p>
    <w:p w14:paraId="4C4B853A" w14:textId="77777777" w:rsidR="00516366" w:rsidRPr="00374AC0" w:rsidRDefault="00516366" w:rsidP="005D1E89">
      <w:pPr>
        <w:pStyle w:val="Code"/>
      </w:pPr>
      <w:r w:rsidRPr="00374AC0">
        <w:t>nexttile;</w:t>
      </w:r>
    </w:p>
    <w:p w14:paraId="0842D7CB" w14:textId="77777777" w:rsidR="00516366" w:rsidRPr="00374AC0" w:rsidRDefault="00516366" w:rsidP="005D1E89">
      <w:pPr>
        <w:pStyle w:val="Code"/>
      </w:pPr>
      <w:r w:rsidRPr="00374AC0">
        <w:t>semilogy(z, r_comb_kin_arr, 'r--', z, r_comb_mix_arr, 'b:', z, r_comb_arr, 'k-', 'LineWidth', 1.5);</w:t>
      </w:r>
    </w:p>
    <w:p w14:paraId="075D326F" w14:textId="77777777" w:rsidR="00516366" w:rsidRPr="00DB395E" w:rsidRDefault="00516366" w:rsidP="005D1E89">
      <w:pPr>
        <w:pStyle w:val="Code"/>
        <w:rPr>
          <w:lang w:val="de-DE"/>
        </w:rPr>
      </w:pPr>
      <w:r w:rsidRPr="00DB395E">
        <w:rPr>
          <w:lang w:val="de-DE"/>
        </w:rPr>
        <w:t>xlabel('z [m]', 'Interpreter', 'latex');</w:t>
      </w:r>
    </w:p>
    <w:p w14:paraId="1D647BD5" w14:textId="77777777" w:rsidR="00516366" w:rsidRPr="00374AC0" w:rsidRDefault="00516366" w:rsidP="005D1E89">
      <w:pPr>
        <w:pStyle w:val="Code"/>
      </w:pPr>
      <w:r w:rsidRPr="00374AC0">
        <w:t>ylabel('[mol/m$^3$/s]', 'Interpreter', 'latex');</w:t>
      </w:r>
    </w:p>
    <w:p w14:paraId="32EF5400" w14:textId="77777777" w:rsidR="00516366" w:rsidRPr="00374AC0" w:rsidRDefault="00516366" w:rsidP="005D1E89">
      <w:pPr>
        <w:pStyle w:val="Code"/>
      </w:pPr>
      <w:r w:rsidRPr="00374AC0">
        <w:t>legend({'$r_{kin}$', '$r_{mix}$', '$r_{eff}$'}, 'Interpreter', 'latex', 'Location', 'best');</w:t>
      </w:r>
    </w:p>
    <w:p w14:paraId="227651A1" w14:textId="77777777" w:rsidR="00516366" w:rsidRPr="00374AC0" w:rsidRDefault="00516366" w:rsidP="005D1E89">
      <w:pPr>
        <w:pStyle w:val="Code"/>
      </w:pPr>
      <w:r w:rsidRPr="00374AC0">
        <w:t>title('CO Combustion', 'Interpreter', 'latex');</w:t>
      </w:r>
    </w:p>
    <w:p w14:paraId="302647DC" w14:textId="77777777" w:rsidR="00516366" w:rsidRPr="00374AC0" w:rsidRDefault="00516366" w:rsidP="005D1E89">
      <w:pPr>
        <w:pStyle w:val="Code"/>
      </w:pPr>
      <w:r w:rsidRPr="00374AC0">
        <w:t>grid on;</w:t>
      </w:r>
    </w:p>
    <w:p w14:paraId="479F8981" w14:textId="77777777" w:rsidR="00516366" w:rsidRPr="00374AC0" w:rsidRDefault="00516366" w:rsidP="005D1E89">
      <w:pPr>
        <w:pStyle w:val="Code"/>
      </w:pPr>
    </w:p>
    <w:p w14:paraId="4E6AF7BF" w14:textId="77777777" w:rsidR="00516366" w:rsidRPr="00374AC0" w:rsidRDefault="00516366" w:rsidP="005D1E89">
      <w:pPr>
        <w:pStyle w:val="Code"/>
      </w:pPr>
      <w:r w:rsidRPr="00374AC0">
        <w:t>% Figure 8 - Gas Phase Partial Pressures</w:t>
      </w:r>
    </w:p>
    <w:p w14:paraId="78AF4B13" w14:textId="77777777" w:rsidR="00516366" w:rsidRPr="00374AC0" w:rsidRDefault="00516366" w:rsidP="005D1E89">
      <w:pPr>
        <w:pStyle w:val="Code"/>
      </w:pPr>
      <w:r w:rsidRPr="00374AC0">
        <w:t>figure(10); clf;</w:t>
      </w:r>
    </w:p>
    <w:p w14:paraId="77E01F4B" w14:textId="77777777" w:rsidR="00516366" w:rsidRPr="00374AC0" w:rsidRDefault="00516366" w:rsidP="005D1E89">
      <w:pPr>
        <w:pStyle w:val="Code"/>
      </w:pPr>
      <w:r w:rsidRPr="00374AC0">
        <w:t>set(gcf, 'Name', 'Figure 8 - Gas phase partial pressures');</w:t>
      </w:r>
    </w:p>
    <w:p w14:paraId="6C1D8923" w14:textId="77777777" w:rsidR="00516366" w:rsidRPr="00374AC0" w:rsidRDefault="00516366" w:rsidP="005D1E89">
      <w:pPr>
        <w:pStyle w:val="Code"/>
      </w:pPr>
      <w:r w:rsidRPr="00374AC0">
        <w:t>plot(z, P_CO_arr, 'k-', z, P_CO2_arr, 'm--', z, P_H2O_arr, 'b-.', ...</w:t>
      </w:r>
    </w:p>
    <w:p w14:paraId="4422FE86" w14:textId="77777777" w:rsidR="00516366" w:rsidRPr="00374AC0" w:rsidRDefault="00516366" w:rsidP="005D1E89">
      <w:pPr>
        <w:pStyle w:val="Code"/>
      </w:pPr>
      <w:r w:rsidRPr="00374AC0">
        <w:t xml:space="preserve">    z, P_O2_arr, 'r:', z, P_N2_arr, 'g-', 'LineWidth', 1.5);</w:t>
      </w:r>
    </w:p>
    <w:p w14:paraId="0D8B296F" w14:textId="77777777" w:rsidR="00516366" w:rsidRPr="00374AC0" w:rsidRDefault="00516366" w:rsidP="005D1E89">
      <w:pPr>
        <w:pStyle w:val="Code"/>
      </w:pPr>
      <w:r w:rsidRPr="00374AC0">
        <w:t>xlabel('Axial position, z [m]', 'Interpreter', 'latex');</w:t>
      </w:r>
    </w:p>
    <w:p w14:paraId="2EC13721" w14:textId="77777777" w:rsidR="00516366" w:rsidRPr="00374AC0" w:rsidRDefault="00516366" w:rsidP="005D1E89">
      <w:pPr>
        <w:pStyle w:val="Code"/>
      </w:pPr>
      <w:r w:rsidRPr="00374AC0">
        <w:t>ylabel('Partial pressure [atm]', 'Interpreter', 'latex');</w:t>
      </w:r>
    </w:p>
    <w:p w14:paraId="456CC27B" w14:textId="77777777" w:rsidR="00516366" w:rsidRPr="00374AC0" w:rsidRDefault="00516366" w:rsidP="005D1E89">
      <w:pPr>
        <w:pStyle w:val="Code"/>
      </w:pPr>
      <w:r w:rsidRPr="00374AC0">
        <w:t>legend({'CO', 'CO$_2$', 'H$_2$O', 'O$_2$', 'N$_2$'}, 'Interpreter', 'latex', 'Location', 'best');</w:t>
      </w:r>
    </w:p>
    <w:p w14:paraId="786DCC2F" w14:textId="77777777" w:rsidR="00516366" w:rsidRPr="00374AC0" w:rsidRDefault="00516366" w:rsidP="005D1E89">
      <w:pPr>
        <w:pStyle w:val="Code"/>
      </w:pPr>
      <w:r w:rsidRPr="00374AC0">
        <w:t>grid on;</w:t>
      </w:r>
    </w:p>
    <w:p w14:paraId="273F2FAC" w14:textId="77777777" w:rsidR="00516366" w:rsidRPr="00374AC0" w:rsidRDefault="00516366" w:rsidP="005D1E89">
      <w:pPr>
        <w:pStyle w:val="Code"/>
      </w:pPr>
    </w:p>
    <w:p w14:paraId="3E14920E" w14:textId="77777777" w:rsidR="00516366" w:rsidRPr="00374AC0" w:rsidRDefault="00516366" w:rsidP="005D1E89">
      <w:pPr>
        <w:pStyle w:val="Code"/>
      </w:pPr>
      <w:r w:rsidRPr="00374AC0">
        <w:t>% Figure 9 - Heat Transfer Coefficient Profiles</w:t>
      </w:r>
    </w:p>
    <w:p w14:paraId="3634023F" w14:textId="77777777" w:rsidR="00516366" w:rsidRPr="00374AC0" w:rsidRDefault="00516366" w:rsidP="005D1E89">
      <w:pPr>
        <w:pStyle w:val="Code"/>
      </w:pPr>
      <w:r w:rsidRPr="00374AC0">
        <w:t>figure(11); clf;</w:t>
      </w:r>
    </w:p>
    <w:p w14:paraId="0446F897" w14:textId="77777777" w:rsidR="00516366" w:rsidRPr="00374AC0" w:rsidRDefault="00516366" w:rsidP="005D1E89">
      <w:pPr>
        <w:pStyle w:val="Code"/>
      </w:pPr>
      <w:r w:rsidRPr="00374AC0">
        <w:lastRenderedPageBreak/>
        <w:t>set(gcf, 'Name', 'Figure 9 - Heat transfer coefficients');</w:t>
      </w:r>
    </w:p>
    <w:p w14:paraId="31BB7A32" w14:textId="77777777" w:rsidR="00516366" w:rsidRPr="00374AC0" w:rsidRDefault="00516366" w:rsidP="005D1E89">
      <w:pPr>
        <w:pStyle w:val="Code"/>
      </w:pPr>
      <w:r w:rsidRPr="00374AC0">
        <w:t>plot(z, hew_arr, 'r-', z, heb_arr, 'b--', z, hcw_arr, 'k-.', 'LineWidth', 1.5);</w:t>
      </w:r>
    </w:p>
    <w:p w14:paraId="004B92A1" w14:textId="77777777" w:rsidR="00516366" w:rsidRPr="00374AC0" w:rsidRDefault="00516366" w:rsidP="005D1E89">
      <w:pPr>
        <w:pStyle w:val="Code"/>
      </w:pPr>
      <w:r w:rsidRPr="00374AC0">
        <w:t>xlabel('Axial position, z [m]', 'Interpreter', 'latex');</w:t>
      </w:r>
    </w:p>
    <w:p w14:paraId="6E44E262" w14:textId="77777777" w:rsidR="00516366" w:rsidRPr="00374AC0" w:rsidRDefault="00516366" w:rsidP="005D1E89">
      <w:pPr>
        <w:pStyle w:val="Code"/>
      </w:pPr>
      <w:r w:rsidRPr="00374AC0">
        <w:t>ylabel('$h$ [W/m$^2$/K]', 'Interpreter', 'latex');</w:t>
      </w:r>
    </w:p>
    <w:p w14:paraId="63ADB6C6" w14:textId="77777777" w:rsidR="00516366" w:rsidRPr="00374AC0" w:rsidRDefault="00516366" w:rsidP="005D1E89">
      <w:pPr>
        <w:pStyle w:val="Code"/>
      </w:pPr>
      <w:r w:rsidRPr="00374AC0">
        <w:t>legend({'$h_{ew}$ (gas-wall)', '$h_{eb}$ (gas-bed)', '$h_{cw}$ (wall-bed)'}, 'Interpreter', 'latex', 'Location', 'best');</w:t>
      </w:r>
    </w:p>
    <w:p w14:paraId="1A49A4D2" w14:textId="77777777" w:rsidR="00516366" w:rsidRPr="00374AC0" w:rsidRDefault="00516366" w:rsidP="005D1E89">
      <w:pPr>
        <w:pStyle w:val="Code"/>
      </w:pPr>
      <w:r w:rsidRPr="00374AC0">
        <w:t>grid on;</w:t>
      </w:r>
    </w:p>
    <w:p w14:paraId="1644CC6E" w14:textId="77777777" w:rsidR="00516366" w:rsidRPr="00374AC0" w:rsidRDefault="00516366" w:rsidP="005D1E89">
      <w:pPr>
        <w:pStyle w:val="Code"/>
      </w:pPr>
    </w:p>
    <w:p w14:paraId="68635E04" w14:textId="77777777" w:rsidR="00516366" w:rsidRPr="00374AC0" w:rsidRDefault="00516366" w:rsidP="005D1E89">
      <w:pPr>
        <w:pStyle w:val="Code"/>
      </w:pPr>
      <w:r w:rsidRPr="00374AC0">
        <w:t>% --- Export Freeboard Q vs T data ---</w:t>
      </w:r>
    </w:p>
    <w:p w14:paraId="471AB949" w14:textId="77777777" w:rsidR="00516366" w:rsidRPr="00374AC0" w:rsidRDefault="00516366" w:rsidP="005D1E89">
      <w:pPr>
        <w:pStyle w:val="Code"/>
      </w:pPr>
      <w:r w:rsidRPr="00374AC0">
        <w:t>Q_cumul = cumtrapz(z, Q_duty) / 1000; % [kW] Cumulative heat duty from z=0</w:t>
      </w:r>
    </w:p>
    <w:p w14:paraId="67430CB2" w14:textId="77777777" w:rsidR="00516366" w:rsidRPr="00374AC0" w:rsidRDefault="00516366" w:rsidP="005D1E89">
      <w:pPr>
        <w:pStyle w:val="Code"/>
      </w:pPr>
      <w:r w:rsidRPr="00374AC0">
        <w:t>T_export = table(z', (Tg - 273.15)', Q_duty'/1000, Q_cumul', ...</w:t>
      </w:r>
    </w:p>
    <w:p w14:paraId="124AE714" w14:textId="77777777" w:rsidR="00516366" w:rsidRPr="00374AC0" w:rsidRDefault="00516366" w:rsidP="005D1E89">
      <w:pPr>
        <w:pStyle w:val="Code"/>
      </w:pPr>
      <w:r w:rsidRPr="00374AC0">
        <w:t xml:space="preserve">    'VariableNames', {'z_m', 'Tg_degC', 'Q_local_kW_per_m', 'Q_cumul_kW'});</w:t>
      </w:r>
    </w:p>
    <w:p w14:paraId="5E8F98A5" w14:textId="77777777" w:rsidR="00516366" w:rsidRPr="00374AC0" w:rsidRDefault="00516366" w:rsidP="005D1E89">
      <w:pPr>
        <w:pStyle w:val="Code"/>
      </w:pPr>
      <w:r w:rsidRPr="00374AC0">
        <w:t>writetable(T_export, 'QvsT.csv');</w:t>
      </w:r>
    </w:p>
    <w:p w14:paraId="45DFDC7D" w14:textId="77777777" w:rsidR="00516366" w:rsidRPr="00374AC0" w:rsidRDefault="00516366" w:rsidP="005D1E89">
      <w:pPr>
        <w:pStyle w:val="Code"/>
      </w:pPr>
      <w:r w:rsidRPr="00374AC0">
        <w:t>fprintf('\nSaved QvsT.csv (%d rows)\n', height(T_export));</w:t>
      </w:r>
    </w:p>
    <w:p w14:paraId="381A8C7D" w14:textId="77777777" w:rsidR="00516366" w:rsidRPr="00374AC0" w:rsidRDefault="00516366" w:rsidP="005D1E89">
      <w:pPr>
        <w:pStyle w:val="Code"/>
      </w:pPr>
    </w:p>
    <w:p w14:paraId="6D8C7285" w14:textId="77777777" w:rsidR="00516366" w:rsidRPr="00374AC0" w:rsidRDefault="00516366" w:rsidP="005D1E89">
      <w:pPr>
        <w:pStyle w:val="Code"/>
      </w:pPr>
      <w:r w:rsidRPr="00374AC0">
        <w:t>fprintf('\n--- FINAL RESULTS ---\n');</w:t>
      </w:r>
    </w:p>
    <w:p w14:paraId="401253B9" w14:textId="77777777" w:rsidR="00516366" w:rsidRPr="00374AC0" w:rsidRDefault="00516366" w:rsidP="005D1E89">
      <w:pPr>
        <w:pStyle w:val="Code"/>
      </w:pPr>
      <w:r w:rsidRPr="00374AC0">
        <w:t>fprintf('Total Heat Duty: %.2f MW\n', Q_total);</w:t>
      </w:r>
    </w:p>
    <w:p w14:paraId="1A22C058" w14:textId="77777777" w:rsidR="00516366" w:rsidRPr="00374AC0" w:rsidRDefault="00516366" w:rsidP="005D1E89">
      <w:pPr>
        <w:pStyle w:val="Code"/>
      </w:pPr>
      <w:r w:rsidRPr="00374AC0">
        <w:t>fprintf('AlOH3 Conversion: %.3f\n', X_AlOH3(end));</w:t>
      </w:r>
    </w:p>
    <w:p w14:paraId="4239A52B" w14:textId="77777777" w:rsidR="00516366" w:rsidRPr="00374AC0" w:rsidRDefault="00516366" w:rsidP="005D1E89">
      <w:pPr>
        <w:pStyle w:val="Code"/>
      </w:pPr>
      <w:r w:rsidRPr="00374AC0">
        <w:t>fprintf('Fe2O3 Conversion: %.3f\n', 1 - F_Fe2O3(end)/p.F_Fe2O3_0);</w:t>
      </w:r>
    </w:p>
    <w:p w14:paraId="38823B1D" w14:textId="77777777" w:rsidR="00516366" w:rsidRPr="00374AC0" w:rsidRDefault="00516366" w:rsidP="005D1E89">
      <w:pPr>
        <w:pStyle w:val="Code"/>
      </w:pPr>
      <w:r w:rsidRPr="00374AC0">
        <w:t>fprintf('CO Conversion: %.3f\n', (p.F_CO_in - F_CO(1)) / p.F_CO_in);</w:t>
      </w:r>
    </w:p>
    <w:p w14:paraId="77228EDD" w14:textId="77777777" w:rsidR="00516366" w:rsidRPr="00374AC0" w:rsidRDefault="00516366" w:rsidP="005D1E89">
      <w:pPr>
        <w:pStyle w:val="Code"/>
      </w:pPr>
      <w:r w:rsidRPr="00374AC0">
        <w:t>fprintf('---------------------\n');</w:t>
      </w:r>
    </w:p>
    <w:p w14:paraId="03CFB17F" w14:textId="77777777" w:rsidR="00516366" w:rsidRPr="00374AC0" w:rsidRDefault="00516366" w:rsidP="005D1E89">
      <w:pPr>
        <w:pStyle w:val="Code"/>
      </w:pPr>
    </w:p>
    <w:p w14:paraId="51D8F654" w14:textId="77777777" w:rsidR="00516366" w:rsidRPr="00374AC0" w:rsidRDefault="00516366" w:rsidP="005D1E89">
      <w:pPr>
        <w:pStyle w:val="Code"/>
      </w:pPr>
      <w:r w:rsidRPr="00374AC0">
        <w:t>% --- MASS FLOW RATE CALCULATIONS (kg/h) ---</w:t>
      </w:r>
    </w:p>
    <w:p w14:paraId="0B6EE044" w14:textId="77777777" w:rsidR="00516366" w:rsidRPr="00374AC0" w:rsidRDefault="00516366" w:rsidP="005D1E89">
      <w:pPr>
        <w:pStyle w:val="Code"/>
      </w:pPr>
    </w:p>
    <w:p w14:paraId="379E4BD3" w14:textId="77777777" w:rsidR="00516366" w:rsidRPr="00374AC0" w:rsidRDefault="00516366" w:rsidP="005D1E89">
      <w:pPr>
        <w:pStyle w:val="Code"/>
      </w:pPr>
      <w:r w:rsidRPr="00374AC0">
        <w:t>% Solid Inlet (z = 0)</w:t>
      </w:r>
    </w:p>
    <w:p w14:paraId="4ECF9D31" w14:textId="77777777" w:rsidR="00516366" w:rsidRPr="00374AC0" w:rsidRDefault="00516366" w:rsidP="005D1E89">
      <w:pPr>
        <w:pStyle w:val="Code"/>
      </w:pPr>
      <w:r w:rsidRPr="00374AC0">
        <w:t>m_solid_in_Fe2O3 = F_Fe2O3(1) * p.Mw_Fe2O3 * 3600;</w:t>
      </w:r>
    </w:p>
    <w:p w14:paraId="0DCE3BD8" w14:textId="77777777" w:rsidR="00516366" w:rsidRPr="00374AC0" w:rsidRDefault="00516366" w:rsidP="005D1E89">
      <w:pPr>
        <w:pStyle w:val="Code"/>
      </w:pPr>
      <w:r w:rsidRPr="00374AC0">
        <w:t>m_solid_in_AlOH3 = F_AlOH3(1) * p.Mw_AlOH3 * 3600;</w:t>
      </w:r>
    </w:p>
    <w:p w14:paraId="3BDA752E" w14:textId="77777777" w:rsidR="00516366" w:rsidRPr="00374AC0" w:rsidRDefault="00516366" w:rsidP="005D1E89">
      <w:pPr>
        <w:pStyle w:val="Code"/>
      </w:pPr>
      <w:r w:rsidRPr="00374AC0">
        <w:t>m_solid_in_SiO2  = p.F_SiO2_0 * p.Mw_SiO2 * 3600;</w:t>
      </w:r>
    </w:p>
    <w:p w14:paraId="46CE49E4" w14:textId="77777777" w:rsidR="00516366" w:rsidRPr="00374AC0" w:rsidRDefault="00516366" w:rsidP="005D1E89">
      <w:pPr>
        <w:pStyle w:val="Code"/>
      </w:pPr>
      <w:r w:rsidRPr="00374AC0">
        <w:t>m_solid_in_TiO2  = p.F_TiO2_0 * p.Mw_TiO2 * 3600;</w:t>
      </w:r>
    </w:p>
    <w:p w14:paraId="72F5840B" w14:textId="77777777" w:rsidR="00516366" w:rsidRPr="00374AC0" w:rsidRDefault="00516366" w:rsidP="005D1E89">
      <w:pPr>
        <w:pStyle w:val="Code"/>
      </w:pPr>
      <w:r w:rsidRPr="00374AC0">
        <w:t>m_solid_in_K2O   = p.F_K2O_0 * p.Mw_K2O * 3600;</w:t>
      </w:r>
    </w:p>
    <w:p w14:paraId="4FD7A07E" w14:textId="77777777" w:rsidR="00516366" w:rsidRPr="00374AC0" w:rsidRDefault="00516366" w:rsidP="005D1E89">
      <w:pPr>
        <w:pStyle w:val="Code"/>
      </w:pPr>
      <w:r w:rsidRPr="00374AC0">
        <w:t>m_solid_in_Na2O  = p.F_Na2O_0 * p.Mw_Na2O * 3600;</w:t>
      </w:r>
    </w:p>
    <w:p w14:paraId="1E34DD6A" w14:textId="77777777" w:rsidR="00516366" w:rsidRPr="00374AC0" w:rsidRDefault="00516366" w:rsidP="005D1E89">
      <w:pPr>
        <w:pStyle w:val="Code"/>
      </w:pPr>
      <w:r w:rsidRPr="00374AC0">
        <w:t>m_solid_in_MgO   = p.F_MgO_0 * p.Mw_MgO * 3600;</w:t>
      </w:r>
    </w:p>
    <w:p w14:paraId="6D1EE49A" w14:textId="77777777" w:rsidR="00516366" w:rsidRPr="00374AC0" w:rsidRDefault="00516366" w:rsidP="005D1E89">
      <w:pPr>
        <w:pStyle w:val="Code"/>
      </w:pPr>
      <w:r w:rsidRPr="00374AC0">
        <w:lastRenderedPageBreak/>
        <w:t>m_solid_in_total = m_solid_in_Fe2O3 + m_solid_in_AlOH3 + m_solid_in_SiO2 + m_solid_in_TiO2 + m_solid_in_K2O + m_solid_in_Na2O + m_solid_in_MgO;</w:t>
      </w:r>
    </w:p>
    <w:p w14:paraId="5534D185" w14:textId="77777777" w:rsidR="00516366" w:rsidRPr="00374AC0" w:rsidRDefault="00516366" w:rsidP="005D1E89">
      <w:pPr>
        <w:pStyle w:val="Code"/>
      </w:pPr>
    </w:p>
    <w:p w14:paraId="6656B29B" w14:textId="77777777" w:rsidR="00516366" w:rsidRPr="00374AC0" w:rsidRDefault="00516366" w:rsidP="005D1E89">
      <w:pPr>
        <w:pStyle w:val="Code"/>
      </w:pPr>
      <w:r w:rsidRPr="00374AC0">
        <w:t>% Solid Outlet (z = L)</w:t>
      </w:r>
    </w:p>
    <w:p w14:paraId="270ED59A" w14:textId="77777777" w:rsidR="00516366" w:rsidRPr="00374AC0" w:rsidRDefault="00516366" w:rsidP="005D1E89">
      <w:pPr>
        <w:pStyle w:val="Code"/>
      </w:pPr>
      <w:r w:rsidRPr="00374AC0">
        <w:t>m_solid_out_Fe2O3 = F_Fe2O3(end) * p.Mw_Fe2O3 * 3600;</w:t>
      </w:r>
    </w:p>
    <w:p w14:paraId="7F2540FE" w14:textId="77777777" w:rsidR="00516366" w:rsidRPr="00374AC0" w:rsidRDefault="00516366" w:rsidP="005D1E89">
      <w:pPr>
        <w:pStyle w:val="Code"/>
      </w:pPr>
      <w:r w:rsidRPr="00374AC0">
        <w:t>m_solid_out_Fe3O4 = F_Fe3O4(end) * p.Mw_Fe3O4 * 3600;</w:t>
      </w:r>
    </w:p>
    <w:p w14:paraId="533B5E7D" w14:textId="77777777" w:rsidR="00516366" w:rsidRPr="00374AC0" w:rsidRDefault="00516366" w:rsidP="005D1E89">
      <w:pPr>
        <w:pStyle w:val="Code"/>
      </w:pPr>
      <w:r w:rsidRPr="00374AC0">
        <w:t>m_solid_out_AlOH3 = F_AlOH3(end) * p.Mw_AlOH3 * 3600;</w:t>
      </w:r>
    </w:p>
    <w:p w14:paraId="27A4B1F6" w14:textId="77777777" w:rsidR="00516366" w:rsidRPr="00374AC0" w:rsidRDefault="00516366" w:rsidP="005D1E89">
      <w:pPr>
        <w:pStyle w:val="Code"/>
      </w:pPr>
      <w:r w:rsidRPr="00374AC0">
        <w:t>m_solid_out_Al2O3 = F_Al2O3(end) * p.Mw_Al2O3 * 3600;</w:t>
      </w:r>
    </w:p>
    <w:p w14:paraId="744BE7F5" w14:textId="77777777" w:rsidR="00516366" w:rsidRPr="00374AC0" w:rsidRDefault="00516366" w:rsidP="005D1E89">
      <w:pPr>
        <w:pStyle w:val="Code"/>
      </w:pPr>
      <w:r w:rsidRPr="00374AC0">
        <w:t>m_solid_out_SiO2  = p.F_SiO2_0 * p.Mw_SiO2 * 3600;</w:t>
      </w:r>
    </w:p>
    <w:p w14:paraId="1F0E87AF" w14:textId="77777777" w:rsidR="00516366" w:rsidRPr="00374AC0" w:rsidRDefault="00516366" w:rsidP="005D1E89">
      <w:pPr>
        <w:pStyle w:val="Code"/>
      </w:pPr>
      <w:r w:rsidRPr="00374AC0">
        <w:t>m_solid_out_TiO2  = p.F_TiO2_0 * p.Mw_TiO2 * 3600;</w:t>
      </w:r>
    </w:p>
    <w:p w14:paraId="0B780AC9" w14:textId="77777777" w:rsidR="00516366" w:rsidRPr="00374AC0" w:rsidRDefault="00516366" w:rsidP="005D1E89">
      <w:pPr>
        <w:pStyle w:val="Code"/>
      </w:pPr>
      <w:r w:rsidRPr="00374AC0">
        <w:t>m_solid_out_K2O   = p.F_K2O_0 * p.Mw_K2O * 3600;</w:t>
      </w:r>
    </w:p>
    <w:p w14:paraId="17427C11" w14:textId="77777777" w:rsidR="00516366" w:rsidRPr="00374AC0" w:rsidRDefault="00516366" w:rsidP="005D1E89">
      <w:pPr>
        <w:pStyle w:val="Code"/>
      </w:pPr>
      <w:r w:rsidRPr="00374AC0">
        <w:t>m_solid_out_Na2O  = p.F_Na2O_0 * p.Mw_Na2O * 3600;</w:t>
      </w:r>
    </w:p>
    <w:p w14:paraId="6C9E50BF" w14:textId="77777777" w:rsidR="00516366" w:rsidRPr="00374AC0" w:rsidRDefault="00516366" w:rsidP="005D1E89">
      <w:pPr>
        <w:pStyle w:val="Code"/>
      </w:pPr>
      <w:r w:rsidRPr="00374AC0">
        <w:t>m_solid_out_MgO   = p.F_MgO_0 * p.Mw_MgO * 3600;</w:t>
      </w:r>
    </w:p>
    <w:p w14:paraId="108C8E8D" w14:textId="77777777" w:rsidR="00516366" w:rsidRPr="00374AC0" w:rsidRDefault="00516366" w:rsidP="005D1E89">
      <w:pPr>
        <w:pStyle w:val="Code"/>
      </w:pPr>
      <w:r w:rsidRPr="00374AC0">
        <w:t>m_solid_out_total = m_solid_out_Fe2O3 + m_solid_out_Fe3O4 + m_solid_out_AlOH3 + m_solid_out_Al2O3 + m_solid_out_SiO2 + m_solid_out_TiO2 + m_solid_out_K2O + m_solid_out_Na2O + m_solid_out_MgO;</w:t>
      </w:r>
    </w:p>
    <w:p w14:paraId="7B455EB5" w14:textId="77777777" w:rsidR="00516366" w:rsidRPr="00374AC0" w:rsidRDefault="00516366" w:rsidP="005D1E89">
      <w:pPr>
        <w:pStyle w:val="Code"/>
      </w:pPr>
    </w:p>
    <w:p w14:paraId="2F4F3B65" w14:textId="77777777" w:rsidR="00516366" w:rsidRPr="00374AC0" w:rsidRDefault="00516366" w:rsidP="005D1E89">
      <w:pPr>
        <w:pStyle w:val="Code"/>
      </w:pPr>
      <w:r w:rsidRPr="00374AC0">
        <w:t>% Gas Inlet (z = L)</w:t>
      </w:r>
    </w:p>
    <w:p w14:paraId="0DA64C10" w14:textId="77777777" w:rsidR="00516366" w:rsidRPr="00374AC0" w:rsidRDefault="00516366" w:rsidP="005D1E89">
      <w:pPr>
        <w:pStyle w:val="Code"/>
      </w:pPr>
      <w:r w:rsidRPr="00374AC0">
        <w:t>m_gas_in_CO  = F_CO(end) * 0.02801 * 3600;</w:t>
      </w:r>
    </w:p>
    <w:p w14:paraId="3FC0C865" w14:textId="77777777" w:rsidR="00516366" w:rsidRPr="00374AC0" w:rsidRDefault="00516366" w:rsidP="005D1E89">
      <w:pPr>
        <w:pStyle w:val="Code"/>
      </w:pPr>
      <w:r w:rsidRPr="00374AC0">
        <w:t>m_gas_in_CO2 = F_CO2(end) * 0.04401 * 3600;</w:t>
      </w:r>
    </w:p>
    <w:p w14:paraId="61D4A893" w14:textId="77777777" w:rsidR="00516366" w:rsidRPr="00374AC0" w:rsidRDefault="00516366" w:rsidP="005D1E89">
      <w:pPr>
        <w:pStyle w:val="Code"/>
      </w:pPr>
      <w:r w:rsidRPr="00374AC0">
        <w:t>m_gas_in_H2O = F_H2O(end) * 0.018015 * 3600;</w:t>
      </w:r>
    </w:p>
    <w:p w14:paraId="36540018" w14:textId="77777777" w:rsidR="00516366" w:rsidRPr="00374AC0" w:rsidRDefault="00516366" w:rsidP="005D1E89">
      <w:pPr>
        <w:pStyle w:val="Code"/>
      </w:pPr>
      <w:r w:rsidRPr="00374AC0">
        <w:t>m_gas_in_N2  = p.F_N2_carrier * 0.02801 * 3600;</w:t>
      </w:r>
    </w:p>
    <w:p w14:paraId="4F9479C0" w14:textId="77777777" w:rsidR="00516366" w:rsidRPr="00374AC0" w:rsidRDefault="00516366" w:rsidP="005D1E89">
      <w:pPr>
        <w:pStyle w:val="Code"/>
      </w:pPr>
      <w:r w:rsidRPr="00374AC0">
        <w:t>m_gas_in_O2  = F_O2(end) * p.Mw_O2 * 3600;</w:t>
      </w:r>
    </w:p>
    <w:p w14:paraId="0E0F9D36" w14:textId="77777777" w:rsidR="00516366" w:rsidRPr="00374AC0" w:rsidRDefault="00516366" w:rsidP="005D1E89">
      <w:pPr>
        <w:pStyle w:val="Code"/>
      </w:pPr>
      <w:r w:rsidRPr="00374AC0">
        <w:t>m_gas_in_total = m_gas_in_CO + m_gas_in_CO2 + m_gas_in_H2O + m_gas_in_N2 + m_gas_in_O2;</w:t>
      </w:r>
    </w:p>
    <w:p w14:paraId="080EC7A9" w14:textId="77777777" w:rsidR="00516366" w:rsidRPr="00374AC0" w:rsidRDefault="00516366" w:rsidP="005D1E89">
      <w:pPr>
        <w:pStyle w:val="Code"/>
      </w:pPr>
    </w:p>
    <w:p w14:paraId="3A0E43DC" w14:textId="77777777" w:rsidR="00516366" w:rsidRPr="00374AC0" w:rsidRDefault="00516366" w:rsidP="005D1E89">
      <w:pPr>
        <w:pStyle w:val="Code"/>
      </w:pPr>
      <w:r w:rsidRPr="00374AC0">
        <w:t>% Gas Outlet (z = 0)</w:t>
      </w:r>
    </w:p>
    <w:p w14:paraId="504E21DE" w14:textId="77777777" w:rsidR="00516366" w:rsidRPr="00374AC0" w:rsidRDefault="00516366" w:rsidP="005D1E89">
      <w:pPr>
        <w:pStyle w:val="Code"/>
      </w:pPr>
      <w:r w:rsidRPr="00374AC0">
        <w:t>m_gas_out_CO  = F_CO(1) * 0.02801 * 3600;</w:t>
      </w:r>
    </w:p>
    <w:p w14:paraId="60761E68" w14:textId="77777777" w:rsidR="00516366" w:rsidRPr="00374AC0" w:rsidRDefault="00516366" w:rsidP="005D1E89">
      <w:pPr>
        <w:pStyle w:val="Code"/>
      </w:pPr>
      <w:r w:rsidRPr="00374AC0">
        <w:t>m_gas_out_CO2 = F_CO2(1) * 0.04401 * 3600;</w:t>
      </w:r>
    </w:p>
    <w:p w14:paraId="2E79770A" w14:textId="77777777" w:rsidR="00516366" w:rsidRPr="00374AC0" w:rsidRDefault="00516366" w:rsidP="005D1E89">
      <w:pPr>
        <w:pStyle w:val="Code"/>
      </w:pPr>
      <w:r w:rsidRPr="00374AC0">
        <w:t>m_gas_out_H2O = F_H2O(1) * 0.018015 * 3600;</w:t>
      </w:r>
    </w:p>
    <w:p w14:paraId="04D88CC2" w14:textId="77777777" w:rsidR="00516366" w:rsidRPr="00374AC0" w:rsidRDefault="00516366" w:rsidP="005D1E89">
      <w:pPr>
        <w:pStyle w:val="Code"/>
      </w:pPr>
      <w:r w:rsidRPr="00374AC0">
        <w:t>m_gas_out_N2  = p.F_N2_carrier * 0.02801 * 3600;</w:t>
      </w:r>
    </w:p>
    <w:p w14:paraId="029CA4F4" w14:textId="77777777" w:rsidR="00516366" w:rsidRPr="00374AC0" w:rsidRDefault="00516366" w:rsidP="005D1E89">
      <w:pPr>
        <w:pStyle w:val="Code"/>
      </w:pPr>
      <w:r w:rsidRPr="00374AC0">
        <w:t>m_gas_out_O2  = F_O2(1) * p.Mw_O2 * 3600;</w:t>
      </w:r>
    </w:p>
    <w:p w14:paraId="4E70DA24" w14:textId="77777777" w:rsidR="00516366" w:rsidRPr="00374AC0" w:rsidRDefault="00516366" w:rsidP="005D1E89">
      <w:pPr>
        <w:pStyle w:val="Code"/>
      </w:pPr>
      <w:r w:rsidRPr="00374AC0">
        <w:t>m_gas_out_total = m_gas_out_CO + m_gas_out_CO2 + m_gas_out_H2O + m_gas_out_N2 + m_gas_out_O2;</w:t>
      </w:r>
    </w:p>
    <w:p w14:paraId="5A6D6514" w14:textId="77777777" w:rsidR="00516366" w:rsidRPr="00374AC0" w:rsidRDefault="00516366" w:rsidP="005D1E89">
      <w:pPr>
        <w:pStyle w:val="Code"/>
      </w:pPr>
    </w:p>
    <w:p w14:paraId="31CBA47B" w14:textId="77777777" w:rsidR="00516366" w:rsidRPr="00374AC0" w:rsidRDefault="00516366" w:rsidP="005D1E89">
      <w:pPr>
        <w:pStyle w:val="Code"/>
      </w:pPr>
      <w:r w:rsidRPr="00374AC0">
        <w:t>fprintf('\n--- MASS FLOW RATES (kg/h) ---\n');</w:t>
      </w:r>
    </w:p>
    <w:p w14:paraId="6C71D1F5" w14:textId="77777777" w:rsidR="00516366" w:rsidRPr="00374AC0" w:rsidRDefault="00516366" w:rsidP="005D1E89">
      <w:pPr>
        <w:pStyle w:val="Code"/>
      </w:pPr>
      <w:r w:rsidRPr="00374AC0">
        <w:lastRenderedPageBreak/>
        <w:t>fprintf('SOLID INLET (z = 0):\n');</w:t>
      </w:r>
    </w:p>
    <w:p w14:paraId="65908496" w14:textId="77777777" w:rsidR="00516366" w:rsidRPr="00374AC0" w:rsidRDefault="00516366" w:rsidP="005D1E89">
      <w:pPr>
        <w:pStyle w:val="Code"/>
      </w:pPr>
      <w:r w:rsidRPr="00374AC0">
        <w:t>fprintf('  Fe2O3: %8.2f\n  AlOH3: %8.2f\n  SiO2:  %8.2f\n  TiO2:  %8.2f\n  K2O:   %8.2f\n  Na2O:  %8.2f\n  MgO:   %8.2f\n', ...</w:t>
      </w:r>
    </w:p>
    <w:p w14:paraId="743B4D93" w14:textId="77777777" w:rsidR="00516366" w:rsidRPr="00374AC0" w:rsidRDefault="00516366" w:rsidP="005D1E89">
      <w:pPr>
        <w:pStyle w:val="Code"/>
      </w:pPr>
      <w:r w:rsidRPr="00374AC0">
        <w:t xml:space="preserve">    m_solid_in_Fe2O3, m_solid_in_AlOH3, m_solid_in_SiO2, m_solid_in_TiO2, m_solid_in_K2O, m_solid_in_Na2O, m_solid_in_MgO);</w:t>
      </w:r>
    </w:p>
    <w:p w14:paraId="221BED80" w14:textId="77777777" w:rsidR="00516366" w:rsidRPr="00374AC0" w:rsidRDefault="00516366" w:rsidP="005D1E89">
      <w:pPr>
        <w:pStyle w:val="Code"/>
      </w:pPr>
      <w:r w:rsidRPr="00374AC0">
        <w:t>fprintf('  TOTAL: %8.2f kg/h\n\n', m_solid_in_total);</w:t>
      </w:r>
    </w:p>
    <w:p w14:paraId="24730CF6" w14:textId="77777777" w:rsidR="00516366" w:rsidRPr="00374AC0" w:rsidRDefault="00516366" w:rsidP="005D1E89">
      <w:pPr>
        <w:pStyle w:val="Code"/>
      </w:pPr>
    </w:p>
    <w:p w14:paraId="6CC4FB74" w14:textId="77777777" w:rsidR="00516366" w:rsidRPr="00374AC0" w:rsidRDefault="00516366" w:rsidP="005D1E89">
      <w:pPr>
        <w:pStyle w:val="Code"/>
      </w:pPr>
      <w:r w:rsidRPr="00374AC0">
        <w:t>fprintf('SOLID OUTLET (z = L):\n');</w:t>
      </w:r>
    </w:p>
    <w:p w14:paraId="5BEF72EC" w14:textId="77777777" w:rsidR="00516366" w:rsidRPr="00374AC0" w:rsidRDefault="00516366" w:rsidP="005D1E89">
      <w:pPr>
        <w:pStyle w:val="Code"/>
      </w:pPr>
      <w:r w:rsidRPr="00374AC0">
        <w:t>fprintf('  Fe2O3: %8.2f\n  Fe3O4: %8.2f\n  AlOH3: %8.2f\n  Al2O3: %8.2f\n  SiO2:  %8.2f\n  TiO2:  %8.2f\n  K2O:   %8.2f\n  Na2O:  %8.2f\n  MgO:   %8.2f\n', ...</w:t>
      </w:r>
    </w:p>
    <w:p w14:paraId="0C18A33A" w14:textId="77777777" w:rsidR="00516366" w:rsidRPr="00374AC0" w:rsidRDefault="00516366" w:rsidP="005D1E89">
      <w:pPr>
        <w:pStyle w:val="Code"/>
      </w:pPr>
      <w:r w:rsidRPr="00374AC0">
        <w:t xml:space="preserve">    m_solid_out_Fe2O3, m_solid_out_Fe3O4, m_solid_out_AlOH3, m_solid_out_Al2O3, m_solid_out_SiO2, m_solid_out_TiO2, m_solid_out_K2O, m_solid_out_Na2O, m_solid_out_MgO);</w:t>
      </w:r>
    </w:p>
    <w:p w14:paraId="283A933B" w14:textId="77777777" w:rsidR="00516366" w:rsidRPr="00374AC0" w:rsidRDefault="00516366" w:rsidP="005D1E89">
      <w:pPr>
        <w:pStyle w:val="Code"/>
      </w:pPr>
      <w:r w:rsidRPr="00374AC0">
        <w:t>fprintf('  TOTAL: %8.2f kg/h\n\n', m_solid_out_total);</w:t>
      </w:r>
    </w:p>
    <w:p w14:paraId="6A2F09E2" w14:textId="77777777" w:rsidR="00516366" w:rsidRPr="00374AC0" w:rsidRDefault="00516366" w:rsidP="005D1E89">
      <w:pPr>
        <w:pStyle w:val="Code"/>
      </w:pPr>
    </w:p>
    <w:p w14:paraId="299B1FEF" w14:textId="77777777" w:rsidR="00516366" w:rsidRPr="00374AC0" w:rsidRDefault="00516366" w:rsidP="005D1E89">
      <w:pPr>
        <w:pStyle w:val="Code"/>
      </w:pPr>
      <w:r w:rsidRPr="00374AC0">
        <w:t>fprintf('GAS INLET (z = L):\n');</w:t>
      </w:r>
    </w:p>
    <w:p w14:paraId="3F24DED4" w14:textId="77777777" w:rsidR="00516366" w:rsidRPr="00374AC0" w:rsidRDefault="00516366" w:rsidP="005D1E89">
      <w:pPr>
        <w:pStyle w:val="Code"/>
      </w:pPr>
      <w:r w:rsidRPr="00374AC0">
        <w:t>fprintf('  CO:    %8.2f\n  CO2:   %8.2f\n  H2O:   %8.2f\n  N2:    %8.2f\n  O2:    %8.2f\n', ...</w:t>
      </w:r>
    </w:p>
    <w:p w14:paraId="04853E0A" w14:textId="77777777" w:rsidR="00516366" w:rsidRPr="00374AC0" w:rsidRDefault="00516366" w:rsidP="005D1E89">
      <w:pPr>
        <w:pStyle w:val="Code"/>
      </w:pPr>
      <w:r w:rsidRPr="00374AC0">
        <w:t xml:space="preserve">    m_gas_in_CO, m_gas_in_CO2, m_gas_in_H2O, m_gas_in_N2, m_gas_in_O2);</w:t>
      </w:r>
    </w:p>
    <w:p w14:paraId="06A9C301" w14:textId="77777777" w:rsidR="00516366" w:rsidRPr="00374AC0" w:rsidRDefault="00516366" w:rsidP="005D1E89">
      <w:pPr>
        <w:pStyle w:val="Code"/>
      </w:pPr>
      <w:r w:rsidRPr="00374AC0">
        <w:t>fprintf('  TOTAL: %8.2f kg/h\n\n', m_gas_in_total);</w:t>
      </w:r>
    </w:p>
    <w:p w14:paraId="39AAA7C6" w14:textId="77777777" w:rsidR="00516366" w:rsidRPr="00374AC0" w:rsidRDefault="00516366" w:rsidP="005D1E89">
      <w:pPr>
        <w:pStyle w:val="Code"/>
      </w:pPr>
    </w:p>
    <w:p w14:paraId="62F3296D" w14:textId="77777777" w:rsidR="00516366" w:rsidRPr="00374AC0" w:rsidRDefault="00516366" w:rsidP="005D1E89">
      <w:pPr>
        <w:pStyle w:val="Code"/>
      </w:pPr>
      <w:r w:rsidRPr="00374AC0">
        <w:t>fprintf('GAS OUTLET (z = 0):\n');</w:t>
      </w:r>
    </w:p>
    <w:p w14:paraId="258913EA" w14:textId="77777777" w:rsidR="00516366" w:rsidRPr="00374AC0" w:rsidRDefault="00516366" w:rsidP="005D1E89">
      <w:pPr>
        <w:pStyle w:val="Code"/>
      </w:pPr>
      <w:r w:rsidRPr="00374AC0">
        <w:t>fprintf('  CO:    %8.2f\n  CO2:   %8.2f\n  H2O:   %8.2f\n  N2:    %8.2f\n  O2:    %8.2f\n', ...</w:t>
      </w:r>
    </w:p>
    <w:p w14:paraId="16CDBF44" w14:textId="77777777" w:rsidR="00516366" w:rsidRPr="00374AC0" w:rsidRDefault="00516366" w:rsidP="005D1E89">
      <w:pPr>
        <w:pStyle w:val="Code"/>
      </w:pPr>
      <w:r w:rsidRPr="00374AC0">
        <w:t xml:space="preserve">    m_gas_out_CO, m_gas_out_CO2, m_gas_out_H2O, m_gas_out_N2, m_gas_out_O2);</w:t>
      </w:r>
    </w:p>
    <w:p w14:paraId="6E2F6393" w14:textId="77777777" w:rsidR="00516366" w:rsidRPr="00374AC0" w:rsidRDefault="00516366" w:rsidP="005D1E89">
      <w:pPr>
        <w:pStyle w:val="Code"/>
      </w:pPr>
      <w:r w:rsidRPr="00374AC0">
        <w:t>fprintf('  TOTAL: %8.2f kg/h\n', m_gas_out_total);</w:t>
      </w:r>
    </w:p>
    <w:p w14:paraId="2B0BF05F" w14:textId="77777777" w:rsidR="00516366" w:rsidRPr="00374AC0" w:rsidRDefault="00516366" w:rsidP="005D1E89">
      <w:pPr>
        <w:pStyle w:val="Code"/>
      </w:pPr>
      <w:r w:rsidRPr="00374AC0">
        <w:t>fprintf('------------------------------\n');</w:t>
      </w:r>
    </w:p>
    <w:p w14:paraId="04112AA2" w14:textId="77777777" w:rsidR="00516366" w:rsidRPr="00374AC0" w:rsidRDefault="00516366" w:rsidP="005D1E89">
      <w:pPr>
        <w:pStyle w:val="Code"/>
      </w:pPr>
      <w:r w:rsidRPr="00374AC0">
        <w:t>end</w:t>
      </w:r>
    </w:p>
    <w:p w14:paraId="219D2C38" w14:textId="77777777" w:rsidR="00516366" w:rsidRPr="00374AC0" w:rsidRDefault="00516366" w:rsidP="005D1E89">
      <w:pPr>
        <w:pStyle w:val="Code"/>
      </w:pPr>
    </w:p>
    <w:p w14:paraId="25B62FFF" w14:textId="77777777" w:rsidR="00516366" w:rsidRPr="00374AC0" w:rsidRDefault="00516366" w:rsidP="005D1E89">
      <w:pPr>
        <w:pStyle w:val="Code"/>
      </w:pPr>
      <w:r w:rsidRPr="00374AC0">
        <w:t>% --- BVP Boundary Conditions ---</w:t>
      </w:r>
    </w:p>
    <w:p w14:paraId="595C0055" w14:textId="77777777" w:rsidR="00516366" w:rsidRPr="00374AC0" w:rsidRDefault="00516366" w:rsidP="005D1E89">
      <w:pPr>
        <w:pStyle w:val="Code"/>
      </w:pPr>
      <w:r w:rsidRPr="00374AC0">
        <w:t>function res = bcfun(ya, yb, p)</w:t>
      </w:r>
    </w:p>
    <w:p w14:paraId="3985ADA6" w14:textId="77777777" w:rsidR="00516366" w:rsidRPr="00374AC0" w:rsidRDefault="00516366" w:rsidP="005D1E89">
      <w:pPr>
        <w:pStyle w:val="Code"/>
      </w:pPr>
      <w:r w:rsidRPr="00374AC0">
        <w:t>res = [ ya(4) - p.F_AlOH3_0;         % F_AlOH3(0)</w:t>
      </w:r>
    </w:p>
    <w:p w14:paraId="58637AF1" w14:textId="77777777" w:rsidR="00516366" w:rsidRPr="00374AC0" w:rsidRDefault="00516366" w:rsidP="005D1E89">
      <w:pPr>
        <w:pStyle w:val="Code"/>
      </w:pPr>
      <w:r w:rsidRPr="00374AC0">
        <w:t xml:space="preserve">    ya(5) - 0;                   % F_Fe3O4(0)</w:t>
      </w:r>
    </w:p>
    <w:p w14:paraId="7B704DE2" w14:textId="77777777" w:rsidR="00516366" w:rsidRPr="00374AC0" w:rsidRDefault="00516366" w:rsidP="005D1E89">
      <w:pPr>
        <w:pStyle w:val="Code"/>
      </w:pPr>
      <w:r w:rsidRPr="00374AC0">
        <w:t xml:space="preserve">    ya(6) - p.F_Fe2O3_0;         % F_Fe2O3(0)</w:t>
      </w:r>
    </w:p>
    <w:p w14:paraId="1E68CB3E" w14:textId="77777777" w:rsidR="00516366" w:rsidRPr="00374AC0" w:rsidRDefault="00516366" w:rsidP="005D1E89">
      <w:pPr>
        <w:pStyle w:val="Code"/>
      </w:pPr>
      <w:r w:rsidRPr="00374AC0">
        <w:t xml:space="preserve">    ya(8) - p.Tb_in;             % Tb(0)</w:t>
      </w:r>
    </w:p>
    <w:p w14:paraId="3549D1FB" w14:textId="77777777" w:rsidR="00516366" w:rsidRPr="00374AC0" w:rsidRDefault="00516366" w:rsidP="005D1E89">
      <w:pPr>
        <w:pStyle w:val="Code"/>
      </w:pPr>
      <w:r w:rsidRPr="00374AC0">
        <w:lastRenderedPageBreak/>
        <w:t xml:space="preserve">    yb(1) - p.F_CO_in;           % F_CO(L) = 15.0</w:t>
      </w:r>
    </w:p>
    <w:p w14:paraId="6C095675" w14:textId="77777777" w:rsidR="00516366" w:rsidRPr="00374AC0" w:rsidRDefault="00516366" w:rsidP="005D1E89">
      <w:pPr>
        <w:pStyle w:val="Code"/>
      </w:pPr>
      <w:r w:rsidRPr="00374AC0">
        <w:t xml:space="preserve">    yb(2) - p.F_CO2_in;          % F_CO2(L) = 15.0</w:t>
      </w:r>
    </w:p>
    <w:p w14:paraId="3D46C343" w14:textId="77777777" w:rsidR="00516366" w:rsidRPr="00374AC0" w:rsidRDefault="00516366" w:rsidP="005D1E89">
      <w:pPr>
        <w:pStyle w:val="Code"/>
      </w:pPr>
      <w:r w:rsidRPr="00374AC0">
        <w:t xml:space="preserve">    yb(3) - 0;                   % F_H2O(L) = 0</w:t>
      </w:r>
    </w:p>
    <w:p w14:paraId="5EBDA573" w14:textId="77777777" w:rsidR="00516366" w:rsidRPr="00374AC0" w:rsidRDefault="00516366" w:rsidP="005D1E89">
      <w:pPr>
        <w:pStyle w:val="Code"/>
      </w:pPr>
      <w:r w:rsidRPr="00374AC0">
        <w:t xml:space="preserve">    yb(7) - p.Tg_in;             % Tg(L)</w:t>
      </w:r>
    </w:p>
    <w:p w14:paraId="2C810AE4" w14:textId="77777777" w:rsidR="00516366" w:rsidRPr="00374AC0" w:rsidRDefault="00516366" w:rsidP="005D1E89">
      <w:pPr>
        <w:pStyle w:val="Code"/>
      </w:pPr>
      <w:r w:rsidRPr="00374AC0">
        <w:t xml:space="preserve">    yb(9) - p.F_O2_in ];         % F_O2(L)</w:t>
      </w:r>
    </w:p>
    <w:p w14:paraId="6D8B85B2" w14:textId="77777777" w:rsidR="00516366" w:rsidRPr="00374AC0" w:rsidRDefault="00516366" w:rsidP="005D1E89">
      <w:pPr>
        <w:pStyle w:val="Code"/>
      </w:pPr>
      <w:r w:rsidRPr="00374AC0">
        <w:t>end</w:t>
      </w:r>
    </w:p>
    <w:p w14:paraId="1C94F8B3" w14:textId="77777777" w:rsidR="00516366" w:rsidRPr="00374AC0" w:rsidRDefault="00516366" w:rsidP="005D1E89">
      <w:pPr>
        <w:pStyle w:val="Code"/>
      </w:pPr>
    </w:p>
    <w:p w14:paraId="1A15A865" w14:textId="77777777" w:rsidR="00516366" w:rsidRPr="00374AC0" w:rsidRDefault="00516366" w:rsidP="005D1E89">
      <w:pPr>
        <w:pStyle w:val="Code"/>
      </w:pPr>
      <w:r w:rsidRPr="00374AC0">
        <w:t>% --- BVP ODE System ---</w:t>
      </w:r>
    </w:p>
    <w:p w14:paraId="4BE9FB77" w14:textId="77777777" w:rsidR="00516366" w:rsidRPr="00374AC0" w:rsidRDefault="00516366" w:rsidP="005D1E89">
      <w:pPr>
        <w:pStyle w:val="Code"/>
      </w:pPr>
      <w:r w:rsidRPr="00374AC0">
        <w:t>function [dydz, Tw, Q_rxn, Q_duty, Q_shell_loss, rho_b, info] = kiln_ode(z, y, p)</w:t>
      </w:r>
    </w:p>
    <w:p w14:paraId="6A60D6B9" w14:textId="77777777" w:rsidR="00516366" w:rsidRPr="00374AC0" w:rsidRDefault="00516366" w:rsidP="005D1E89">
      <w:pPr>
        <w:pStyle w:val="Code"/>
      </w:pPr>
    </w:p>
    <w:p w14:paraId="201A76E3" w14:textId="77777777" w:rsidR="00516366" w:rsidRPr="00374AC0" w:rsidRDefault="00516366" w:rsidP="005D1E89">
      <w:pPr>
        <w:pStyle w:val="Code"/>
      </w:pPr>
      <w:r w:rsidRPr="00374AC0">
        <w:t>% BVP Solver Safeguards (Exact mapping)</w:t>
      </w:r>
    </w:p>
    <w:p w14:paraId="324FA9B9" w14:textId="77777777" w:rsidR="00516366" w:rsidRPr="00374AC0" w:rsidRDefault="00516366" w:rsidP="005D1E89">
      <w:pPr>
        <w:pStyle w:val="Code"/>
      </w:pPr>
      <w:r w:rsidRPr="00374AC0">
        <w:t>F_CO    = max(y(1), 1e-8);   % [mol/s] Local CO molar flow rate (bounded)</w:t>
      </w:r>
    </w:p>
    <w:p w14:paraId="352EEE15" w14:textId="77777777" w:rsidR="00516366" w:rsidRPr="00374AC0" w:rsidRDefault="00516366" w:rsidP="005D1E89">
      <w:pPr>
        <w:pStyle w:val="Code"/>
      </w:pPr>
      <w:r w:rsidRPr="00374AC0">
        <w:t>F_CO2   = max(y(2), 1e-8);   % [mol/s] Local CO2 molar flow rate</w:t>
      </w:r>
    </w:p>
    <w:p w14:paraId="6470673B" w14:textId="77777777" w:rsidR="00516366" w:rsidRPr="00374AC0" w:rsidRDefault="00516366" w:rsidP="005D1E89">
      <w:pPr>
        <w:pStyle w:val="Code"/>
      </w:pPr>
      <w:r w:rsidRPr="00374AC0">
        <w:t>F_H2O   = max(y(3), 1e-8);   % [mol/s] Local H2O molar flow rate</w:t>
      </w:r>
    </w:p>
    <w:p w14:paraId="473526D6" w14:textId="77777777" w:rsidR="00516366" w:rsidRPr="00374AC0" w:rsidRDefault="00516366" w:rsidP="005D1E89">
      <w:pPr>
        <w:pStyle w:val="Code"/>
      </w:pPr>
      <w:r w:rsidRPr="00374AC0">
        <w:t>F_AlOH3 = max(y(4), 1e-8);   % [mol/s] Local Al(OH)3 molar flow rate</w:t>
      </w:r>
    </w:p>
    <w:p w14:paraId="5D1FC8DD" w14:textId="77777777" w:rsidR="00516366" w:rsidRPr="00374AC0" w:rsidRDefault="00516366" w:rsidP="005D1E89">
      <w:pPr>
        <w:pStyle w:val="Code"/>
      </w:pPr>
      <w:r w:rsidRPr="00374AC0">
        <w:t>F_Fe3O4 = max(y(5), 1e-8);   % [mol/s] Local Fe3O4 molar flow rate</w:t>
      </w:r>
    </w:p>
    <w:p w14:paraId="2769C06C" w14:textId="77777777" w:rsidR="00516366" w:rsidRPr="00374AC0" w:rsidRDefault="00516366" w:rsidP="005D1E89">
      <w:pPr>
        <w:pStyle w:val="Code"/>
      </w:pPr>
      <w:r w:rsidRPr="00374AC0">
        <w:t>F_Fe2O3 = max(y(6), 1e-8);   % [mol/s] Local Fe2O3 molar flow rate</w:t>
      </w:r>
    </w:p>
    <w:p w14:paraId="1F07A58F" w14:textId="77777777" w:rsidR="00516366" w:rsidRPr="00374AC0" w:rsidRDefault="00516366" w:rsidP="005D1E89">
      <w:pPr>
        <w:pStyle w:val="Code"/>
      </w:pPr>
      <w:r w:rsidRPr="00374AC0">
        <w:t>Tg      = max(y(7), 298.15); % [K] Local gas temperature (bounded &gt; ambient)</w:t>
      </w:r>
    </w:p>
    <w:p w14:paraId="03672CE1" w14:textId="77777777" w:rsidR="00516366" w:rsidRPr="00374AC0" w:rsidRDefault="00516366" w:rsidP="005D1E89">
      <w:pPr>
        <w:pStyle w:val="Code"/>
      </w:pPr>
      <w:r w:rsidRPr="00374AC0">
        <w:t>Tb      = max(y(8), 298.15); % [K] Local bed temperature (bounded &gt; ambient)</w:t>
      </w:r>
    </w:p>
    <w:p w14:paraId="2831639F" w14:textId="77777777" w:rsidR="00516366" w:rsidRPr="00374AC0" w:rsidRDefault="00516366" w:rsidP="005D1E89">
      <w:pPr>
        <w:pStyle w:val="Code"/>
      </w:pPr>
      <w:r w:rsidRPr="00374AC0">
        <w:t>F_O2    = max(y(9), 1e-8);   % [mol/s] Local O2 molar flow rate</w:t>
      </w:r>
    </w:p>
    <w:p w14:paraId="09C780DD" w14:textId="77777777" w:rsidR="00516366" w:rsidRPr="00374AC0" w:rsidRDefault="00516366" w:rsidP="005D1E89">
      <w:pPr>
        <w:pStyle w:val="Code"/>
      </w:pPr>
    </w:p>
    <w:p w14:paraId="45A7574E" w14:textId="77777777" w:rsidR="00516366" w:rsidRPr="00374AC0" w:rsidRDefault="00516366" w:rsidP="005D1E89">
      <w:pPr>
        <w:pStyle w:val="Code"/>
      </w:pPr>
      <w:r w:rsidRPr="00374AC0">
        <w:t>% Stoichiometric derivation</w:t>
      </w:r>
    </w:p>
    <w:p w14:paraId="3FCD2DF1" w14:textId="77777777" w:rsidR="00516366" w:rsidRPr="00374AC0" w:rsidRDefault="00516366" w:rsidP="005D1E89">
      <w:pPr>
        <w:pStyle w:val="Code"/>
      </w:pPr>
      <w:r w:rsidRPr="00374AC0">
        <w:t>F_Al2O3 = (p.F_AlOH3_0 - F_AlOH3) / 2; % [mol/s] Local Al2O3 molar flow rate</w:t>
      </w:r>
    </w:p>
    <w:p w14:paraId="3D6851E4" w14:textId="77777777" w:rsidR="00516366" w:rsidRPr="00374AC0" w:rsidRDefault="00516366" w:rsidP="005D1E89">
      <w:pPr>
        <w:pStyle w:val="Code"/>
      </w:pPr>
    </w:p>
    <w:p w14:paraId="661A5B69" w14:textId="77777777" w:rsidR="00516366" w:rsidRPr="00374AC0" w:rsidRDefault="00516366" w:rsidP="005D1E89">
      <w:pPr>
        <w:pStyle w:val="Code"/>
      </w:pPr>
      <w:r w:rsidRPr="00374AC0">
        <w:t>% Gas Heat Capacities [J/mol/K] (t = T/1000)</w:t>
      </w:r>
    </w:p>
    <w:p w14:paraId="1C31C535" w14:textId="77777777" w:rsidR="00516366" w:rsidRPr="00DB395E" w:rsidRDefault="00516366" w:rsidP="005D1E89">
      <w:pPr>
        <w:pStyle w:val="Code"/>
        <w:rPr>
          <w:lang w:val="de-DE"/>
        </w:rPr>
      </w:pPr>
      <w:r w:rsidRPr="00DB395E">
        <w:rPr>
          <w:lang w:val="de-DE"/>
        </w:rPr>
        <w:t>t_g = Tg / 1000;</w:t>
      </w:r>
    </w:p>
    <w:p w14:paraId="3C67319C" w14:textId="77777777" w:rsidR="00516366" w:rsidRPr="00DB395E" w:rsidRDefault="00516366" w:rsidP="005D1E89">
      <w:pPr>
        <w:pStyle w:val="Code"/>
        <w:rPr>
          <w:lang w:val="de-DE"/>
        </w:rPr>
      </w:pPr>
      <w:r w:rsidRPr="00DB395E">
        <w:rPr>
          <w:lang w:val="de-DE"/>
        </w:rPr>
        <w:t>cp_CO  = 25.568 + 6.096*t_g + 4.055*t_g^2 - 2.671*t_g^3 + 0.131/t_g^2;</w:t>
      </w:r>
    </w:p>
    <w:p w14:paraId="5DE6FFB8" w14:textId="77777777" w:rsidR="00516366" w:rsidRPr="00DB395E" w:rsidRDefault="00516366" w:rsidP="005D1E89">
      <w:pPr>
        <w:pStyle w:val="Code"/>
        <w:rPr>
          <w:lang w:val="de-DE"/>
        </w:rPr>
      </w:pPr>
      <w:r w:rsidRPr="00DB395E">
        <w:rPr>
          <w:lang w:val="de-DE"/>
        </w:rPr>
        <w:t>cp_CO2 = 24.997 + 55.187*t_g - 33.691*t_g^2 + 7.948*t_g^3 - 0.137/t_g^2;</w:t>
      </w:r>
    </w:p>
    <w:p w14:paraId="01ED0BB7" w14:textId="77777777" w:rsidR="00516366" w:rsidRPr="00DB395E" w:rsidRDefault="00516366" w:rsidP="005D1E89">
      <w:pPr>
        <w:pStyle w:val="Code"/>
        <w:rPr>
          <w:lang w:val="de-DE"/>
        </w:rPr>
      </w:pPr>
      <w:r w:rsidRPr="00DB395E">
        <w:rPr>
          <w:lang w:val="de-DE"/>
        </w:rPr>
        <w:t>cp_H2O = 30.092 + 6.833*t_g + 6.793*t_g^2 - 2.534*t_g^3 + 0.082/t_g^2;</w:t>
      </w:r>
    </w:p>
    <w:p w14:paraId="7DE72519" w14:textId="77777777" w:rsidR="00516366" w:rsidRPr="00374AC0" w:rsidRDefault="00516366" w:rsidP="005D1E89">
      <w:pPr>
        <w:pStyle w:val="Code"/>
      </w:pPr>
      <w:r w:rsidRPr="00374AC0">
        <w:t>cp_N2  = 30.0;</w:t>
      </w:r>
    </w:p>
    <w:p w14:paraId="27872413" w14:textId="77777777" w:rsidR="00516366" w:rsidRPr="00374AC0" w:rsidRDefault="00516366" w:rsidP="005D1E89">
      <w:pPr>
        <w:pStyle w:val="Code"/>
      </w:pPr>
    </w:p>
    <w:p w14:paraId="067FBE5A" w14:textId="77777777" w:rsidR="00516366" w:rsidRPr="00374AC0" w:rsidRDefault="00516366" w:rsidP="005D1E89">
      <w:pPr>
        <w:pStyle w:val="Code"/>
      </w:pPr>
      <w:r w:rsidRPr="00374AC0">
        <w:lastRenderedPageBreak/>
        <w:t>GCp_g = F_CO*cp_CO + F_CO2*cp_CO2 + F_H2O*cp_H2O + p.F_N2_carrier*cp_N2; % [W/K] Total heat capacity flow rate of the gas phase</w:t>
      </w:r>
    </w:p>
    <w:p w14:paraId="6DB6472D" w14:textId="77777777" w:rsidR="00516366" w:rsidRPr="00374AC0" w:rsidRDefault="00516366" w:rsidP="005D1E89">
      <w:pPr>
        <w:pStyle w:val="Code"/>
      </w:pPr>
    </w:p>
    <w:p w14:paraId="04D58A4E" w14:textId="77777777" w:rsidR="00516366" w:rsidRPr="00374AC0" w:rsidRDefault="00516366" w:rsidP="005D1E89">
      <w:pPr>
        <w:pStyle w:val="Code"/>
      </w:pPr>
      <w:r w:rsidRPr="00374AC0">
        <w:t>% Solid Heat Capacities [J/kg/K]</w:t>
      </w:r>
    </w:p>
    <w:p w14:paraId="0F2776AE" w14:textId="77777777" w:rsidR="00516366" w:rsidRPr="00374AC0" w:rsidRDefault="00516366" w:rsidP="005D1E89">
      <w:pPr>
        <w:pStyle w:val="Code"/>
      </w:pPr>
      <w:r w:rsidRPr="00374AC0">
        <w:t>t_b = Tb / 1000;</w:t>
      </w:r>
    </w:p>
    <w:p w14:paraId="7800A85B" w14:textId="77777777" w:rsidR="00516366" w:rsidRPr="00374AC0" w:rsidRDefault="00516366" w:rsidP="005D1E89">
      <w:pPr>
        <w:pStyle w:val="Code"/>
      </w:pPr>
      <w:r w:rsidRPr="00374AC0">
        <w:t>cp_AlOH3 = (58.62 + 0.126*Tb) / p.Mw_AlOH3; % explicitly Tb in Kelvin per doc</w:t>
      </w:r>
    </w:p>
    <w:p w14:paraId="4C479F46" w14:textId="77777777" w:rsidR="00516366" w:rsidRPr="00DB395E" w:rsidRDefault="00516366" w:rsidP="005D1E89">
      <w:pPr>
        <w:pStyle w:val="Code"/>
        <w:rPr>
          <w:lang w:val="de-DE"/>
        </w:rPr>
      </w:pPr>
      <w:r w:rsidRPr="00DB395E">
        <w:rPr>
          <w:lang w:val="de-DE"/>
        </w:rPr>
        <w:t>cp_Al2O3 = (104.157 + 16.481*t_b - 8.125*t_b^2 + 1.638*t_b^3 - 3.208/t_b^2) / p.Mw_Al2O3;</w:t>
      </w:r>
    </w:p>
    <w:p w14:paraId="72B60FC7" w14:textId="77777777" w:rsidR="00516366" w:rsidRPr="00DB395E" w:rsidRDefault="00516366" w:rsidP="005D1E89">
      <w:pPr>
        <w:pStyle w:val="Code"/>
        <w:rPr>
          <w:lang w:val="de-DE"/>
        </w:rPr>
      </w:pPr>
      <w:r w:rsidRPr="00DB395E">
        <w:rPr>
          <w:lang w:val="de-DE"/>
        </w:rPr>
        <w:t>cp_Fe2O3 = (98.806 + 111.725*t_b - 52.687*t_b^2 + 9.871*t_b^3 - 1.246/t_b^2) / p.Mw_Fe2O3;</w:t>
      </w:r>
    </w:p>
    <w:p w14:paraId="4D882CD8" w14:textId="77777777" w:rsidR="00516366" w:rsidRPr="00DB395E" w:rsidRDefault="00516366" w:rsidP="005D1E89">
      <w:pPr>
        <w:pStyle w:val="Code"/>
        <w:rPr>
          <w:lang w:val="de-DE"/>
        </w:rPr>
      </w:pPr>
      <w:r w:rsidRPr="00DB395E">
        <w:rPr>
          <w:lang w:val="de-DE"/>
        </w:rPr>
        <w:t>cp_Fe3O4 = (200.832 + 1.586*t_b - 4.113/t_b^2) / p.Mw_Fe3O4;</w:t>
      </w:r>
    </w:p>
    <w:p w14:paraId="7C2D3581" w14:textId="77777777" w:rsidR="00516366" w:rsidRPr="00DB395E" w:rsidRDefault="00516366" w:rsidP="005D1E89">
      <w:pPr>
        <w:pStyle w:val="Code"/>
        <w:rPr>
          <w:lang w:val="de-DE"/>
        </w:rPr>
      </w:pPr>
      <w:r w:rsidRPr="00DB395E">
        <w:rPr>
          <w:lang w:val="de-DE"/>
        </w:rPr>
        <w:t>cp_SiO2  = (46.94 + 34.31*t_b - 1.13/t_b^2) / p.Mw_SiO2;</w:t>
      </w:r>
    </w:p>
    <w:p w14:paraId="6D6A8A4D" w14:textId="77777777" w:rsidR="00516366" w:rsidRPr="00DB395E" w:rsidRDefault="00516366" w:rsidP="005D1E89">
      <w:pPr>
        <w:pStyle w:val="Code"/>
        <w:rPr>
          <w:lang w:val="de-DE"/>
        </w:rPr>
      </w:pPr>
      <w:r w:rsidRPr="00DB395E">
        <w:rPr>
          <w:lang w:val="de-DE"/>
        </w:rPr>
        <w:t>cp_TiO2  = (73.35 + 5.02*t_b - 1.715/t_b^2) / p.Mw_TiO2;</w:t>
      </w:r>
    </w:p>
    <w:p w14:paraId="2B48904E" w14:textId="77777777" w:rsidR="00516366" w:rsidRPr="00DB395E" w:rsidRDefault="00516366" w:rsidP="005D1E89">
      <w:pPr>
        <w:pStyle w:val="Code"/>
        <w:rPr>
          <w:lang w:val="de-DE"/>
        </w:rPr>
      </w:pPr>
      <w:r w:rsidRPr="00DB395E">
        <w:rPr>
          <w:lang w:val="de-DE"/>
        </w:rPr>
        <w:t>cp_MgO   = (42.59 + 7.28*t_b - 0.619/t_b^2) / p.Mw_MgO;</w:t>
      </w:r>
    </w:p>
    <w:p w14:paraId="19D4BC35" w14:textId="77777777" w:rsidR="00516366" w:rsidRPr="00DB395E" w:rsidRDefault="00516366" w:rsidP="005D1E89">
      <w:pPr>
        <w:pStyle w:val="Code"/>
        <w:rPr>
          <w:lang w:val="de-DE"/>
        </w:rPr>
      </w:pPr>
      <w:r w:rsidRPr="00DB395E">
        <w:rPr>
          <w:lang w:val="de-DE"/>
        </w:rPr>
        <w:t>cp_K2O   = 1000;</w:t>
      </w:r>
    </w:p>
    <w:p w14:paraId="1144F5C1" w14:textId="77777777" w:rsidR="00516366" w:rsidRPr="00DB395E" w:rsidRDefault="00516366" w:rsidP="005D1E89">
      <w:pPr>
        <w:pStyle w:val="Code"/>
        <w:rPr>
          <w:lang w:val="de-DE"/>
        </w:rPr>
      </w:pPr>
      <w:r w:rsidRPr="00DB395E">
        <w:rPr>
          <w:lang w:val="de-DE"/>
        </w:rPr>
        <w:t>cp_Na2O  = 1000;</w:t>
      </w:r>
    </w:p>
    <w:p w14:paraId="1D949EF1" w14:textId="77777777" w:rsidR="00516366" w:rsidRPr="00DB395E" w:rsidRDefault="00516366" w:rsidP="005D1E89">
      <w:pPr>
        <w:pStyle w:val="Code"/>
        <w:rPr>
          <w:lang w:val="de-DE"/>
        </w:rPr>
      </w:pPr>
    </w:p>
    <w:p w14:paraId="69A2555F" w14:textId="77777777" w:rsidR="00516366" w:rsidRPr="00DB395E" w:rsidRDefault="00516366" w:rsidP="005D1E89">
      <w:pPr>
        <w:pStyle w:val="Code"/>
        <w:rPr>
          <w:lang w:val="de-DE"/>
        </w:rPr>
      </w:pPr>
      <w:r w:rsidRPr="00DB395E">
        <w:rPr>
          <w:lang w:val="de-DE"/>
        </w:rPr>
        <w:t>GCp_b = F_AlOH3*p.Mw_AlOH3*cp_AlOH3 + F_Al2O3*p.Mw_Al2O3*cp_Al2O3 + ...</w:t>
      </w:r>
    </w:p>
    <w:p w14:paraId="13B204D7" w14:textId="77777777" w:rsidR="00516366" w:rsidRPr="00DB395E" w:rsidRDefault="00516366" w:rsidP="005D1E89">
      <w:pPr>
        <w:pStyle w:val="Code"/>
        <w:rPr>
          <w:lang w:val="de-DE"/>
        </w:rPr>
      </w:pPr>
      <w:r w:rsidRPr="00DB395E">
        <w:rPr>
          <w:lang w:val="de-DE"/>
        </w:rPr>
        <w:t xml:space="preserve">    F_Fe2O3*p.Mw_Fe2O3*cp_Fe2O3 + F_Fe3O4*p.Mw_Fe3O4*cp_Fe3O4 + ...</w:t>
      </w:r>
    </w:p>
    <w:p w14:paraId="2F707217" w14:textId="77777777" w:rsidR="00516366" w:rsidRPr="00374AC0" w:rsidRDefault="00516366" w:rsidP="005D1E89">
      <w:pPr>
        <w:pStyle w:val="Code"/>
      </w:pPr>
      <w:r w:rsidRPr="00DB395E">
        <w:rPr>
          <w:lang w:val="de-DE"/>
        </w:rPr>
        <w:t xml:space="preserve">    </w:t>
      </w:r>
      <w:r w:rsidRPr="00374AC0">
        <w:t>p.F_SiO2_0*p.Mw_SiO2*cp_SiO2 + p.F_TiO2_0*p.Mw_TiO2*cp_TiO2 + ...</w:t>
      </w:r>
    </w:p>
    <w:p w14:paraId="07D5A8DC" w14:textId="77777777" w:rsidR="00516366" w:rsidRPr="00374AC0" w:rsidRDefault="00516366" w:rsidP="005D1E89">
      <w:pPr>
        <w:pStyle w:val="Code"/>
      </w:pPr>
      <w:r w:rsidRPr="00374AC0">
        <w:t xml:space="preserve">    p.F_K2O_0*p.Mw_K2O*cp_K2O + p.F_Na2O_0*p.Mw_Na2O*cp_Na2O + ...</w:t>
      </w:r>
    </w:p>
    <w:p w14:paraId="2ABBC4DC" w14:textId="77777777" w:rsidR="00516366" w:rsidRPr="00374AC0" w:rsidRDefault="00516366" w:rsidP="005D1E89">
      <w:pPr>
        <w:pStyle w:val="Code"/>
      </w:pPr>
      <w:r w:rsidRPr="00374AC0">
        <w:t xml:space="preserve">    p.F_MgO_0*p.Mw_MgO*cp_MgO; % [W/K] Total heat capacity flow rate of the solid bed</w:t>
      </w:r>
    </w:p>
    <w:p w14:paraId="007BE399" w14:textId="77777777" w:rsidR="00516366" w:rsidRPr="00374AC0" w:rsidRDefault="00516366" w:rsidP="005D1E89">
      <w:pPr>
        <w:pStyle w:val="Code"/>
      </w:pPr>
    </w:p>
    <w:p w14:paraId="2BD7167C" w14:textId="77777777" w:rsidR="00516366" w:rsidRPr="00374AC0" w:rsidRDefault="00516366" w:rsidP="005D1E89">
      <w:pPr>
        <w:pStyle w:val="Code"/>
      </w:pPr>
      <w:r w:rsidRPr="00374AC0">
        <w:t>% --- Heat Transfer Coefficients [W/m^2/K] ---</w:t>
      </w:r>
    </w:p>
    <w:p w14:paraId="75866BD6" w14:textId="77777777" w:rsidR="00516366" w:rsidRPr="00374AC0" w:rsidRDefault="00516366" w:rsidP="005D1E89">
      <w:pPr>
        <w:pStyle w:val="Code"/>
      </w:pPr>
      <w:r w:rsidRPr="00374AC0">
        <w:t>mu_gas = 4e-5; % [kg/m/s] Dynamic viscosity of the gas mixture</w:t>
      </w:r>
    </w:p>
    <w:p w14:paraId="40E3DF73" w14:textId="77777777" w:rsidR="00516366" w:rsidRPr="00374AC0" w:rsidRDefault="00516366" w:rsidP="005D1E89">
      <w:pPr>
        <w:pStyle w:val="Code"/>
      </w:pPr>
      <w:r w:rsidRPr="00374AC0">
        <w:t>k_gas = 0.07;  % [W/m/K] Thermal conductivity of the gas mixture</w:t>
      </w:r>
    </w:p>
    <w:p w14:paraId="010013D3" w14:textId="77777777" w:rsidR="00516366" w:rsidRPr="00374AC0" w:rsidRDefault="00516366" w:rsidP="005D1E89">
      <w:pPr>
        <w:pStyle w:val="Code"/>
      </w:pPr>
      <w:r w:rsidRPr="00374AC0">
        <w:t>Pr = 0.7;      % [-] Prandtl number of the gas mixture</w:t>
      </w:r>
    </w:p>
    <w:p w14:paraId="7B053F58" w14:textId="77777777" w:rsidR="00516366" w:rsidRPr="00374AC0" w:rsidRDefault="00516366" w:rsidP="005D1E89">
      <w:pPr>
        <w:pStyle w:val="Code"/>
      </w:pPr>
    </w:p>
    <w:p w14:paraId="135C0DEE" w14:textId="77777777" w:rsidR="00516366" w:rsidRPr="00374AC0" w:rsidRDefault="00516366" w:rsidP="005D1E89">
      <w:pPr>
        <w:pStyle w:val="Code"/>
      </w:pPr>
      <w:r w:rsidRPr="00374AC0">
        <w:t>P_fb = p.A_ew + p.A_eb; % [m] Perimeter of the freeboard</w:t>
      </w:r>
    </w:p>
    <w:p w14:paraId="4D8F2553" w14:textId="77777777" w:rsidR="00516366" w:rsidRPr="00374AC0" w:rsidRDefault="00516366" w:rsidP="005D1E89">
      <w:pPr>
        <w:pStyle w:val="Code"/>
      </w:pPr>
      <w:r w:rsidRPr="00374AC0">
        <w:t>Dk   = 4 * p.A_fb / P_fb; % [m] Hydraulic diameter of the freeboard</w:t>
      </w:r>
    </w:p>
    <w:p w14:paraId="0797AE08" w14:textId="77777777" w:rsidR="00516366" w:rsidRPr="00374AC0" w:rsidRDefault="00516366" w:rsidP="005D1E89">
      <w:pPr>
        <w:pStyle w:val="Code"/>
      </w:pPr>
      <w:r w:rsidRPr="00374AC0">
        <w:t>mdot_g = F_CO*0.02801 + F_CO2*0.04401 + F_H2O*0.018015 + p.F_N2_carrier*0.02801; % [kg/s] Total mass flow rate of gas</w:t>
      </w:r>
    </w:p>
    <w:p w14:paraId="60FC2A51" w14:textId="77777777" w:rsidR="00516366" w:rsidRPr="00374AC0" w:rsidRDefault="00516366" w:rsidP="005D1E89">
      <w:pPr>
        <w:pStyle w:val="Code"/>
      </w:pPr>
      <w:r w:rsidRPr="00374AC0">
        <w:t>Gg_kg_s = mdot_g / p.A_fb; % [kg/m^2/s] Mass flux of gas</w:t>
      </w:r>
    </w:p>
    <w:p w14:paraId="44F05538" w14:textId="77777777" w:rsidR="00516366" w:rsidRPr="00374AC0" w:rsidRDefault="00516366" w:rsidP="005D1E89">
      <w:pPr>
        <w:pStyle w:val="Code"/>
      </w:pPr>
      <w:r w:rsidRPr="00374AC0">
        <w:t>Re = Gg_kg_s * Dk / mu_gas; % [-] Reynolds number of the gas flow</w:t>
      </w:r>
    </w:p>
    <w:p w14:paraId="53021F7B" w14:textId="77777777" w:rsidR="00516366" w:rsidRPr="00374AC0" w:rsidRDefault="00516366" w:rsidP="005D1E89">
      <w:pPr>
        <w:pStyle w:val="Code"/>
      </w:pPr>
    </w:p>
    <w:p w14:paraId="137E9F3B" w14:textId="77777777" w:rsidR="00516366" w:rsidRPr="00374AC0" w:rsidRDefault="00516366" w:rsidP="005D1E89">
      <w:pPr>
        <w:pStyle w:val="Code"/>
      </w:pPr>
      <w:r w:rsidRPr="00374AC0">
        <w:t>% Convection relations</w:t>
      </w:r>
    </w:p>
    <w:p w14:paraId="7BAF6356" w14:textId="77777777" w:rsidR="00516366" w:rsidRPr="00374AC0" w:rsidRDefault="00516366" w:rsidP="005D1E89">
      <w:pPr>
        <w:pStyle w:val="Code"/>
      </w:pPr>
      <w:r w:rsidRPr="00374AC0">
        <w:t>hew = 0.036 * (k_gas / Dk) * Re^0.8 * Pr^0.33 * (Dk / p.L_kiln)^0.055; % [W/m^2/K] Heat transfer coefficient (gas to exposed wall)</w:t>
      </w:r>
    </w:p>
    <w:p w14:paraId="1282D055" w14:textId="77777777" w:rsidR="00516366" w:rsidRPr="00374AC0" w:rsidRDefault="00516366" w:rsidP="005D1E89">
      <w:pPr>
        <w:pStyle w:val="Code"/>
      </w:pPr>
    </w:p>
    <w:p w14:paraId="3F7F0A8C" w14:textId="77777777" w:rsidR="00516366" w:rsidRPr="00374AC0" w:rsidRDefault="00516366" w:rsidP="005D1E89">
      <w:pPr>
        <w:pStyle w:val="Code"/>
      </w:pPr>
      <w:r w:rsidRPr="00374AC0">
        <w:t>Gg_kg_h = Gg_kg_s * 3600; % [kg/m^2/h] Mass flux of gas in kg per hour</w:t>
      </w:r>
    </w:p>
    <w:p w14:paraId="07C46325" w14:textId="77777777" w:rsidR="00516366" w:rsidRPr="00374AC0" w:rsidRDefault="00516366" w:rsidP="005D1E89">
      <w:pPr>
        <w:pStyle w:val="Code"/>
      </w:pPr>
      <w:r w:rsidRPr="00374AC0">
        <w:t>heb = 0.4 * Gg_kg_h^0.62; % [W/m^2/K] Heat transfer coefficient (gas to exposed bed)</w:t>
      </w:r>
    </w:p>
    <w:p w14:paraId="141C4475" w14:textId="77777777" w:rsidR="00516366" w:rsidRPr="00374AC0" w:rsidRDefault="00516366" w:rsidP="005D1E89">
      <w:pPr>
        <w:pStyle w:val="Code"/>
      </w:pPr>
    </w:p>
    <w:p w14:paraId="1B7AF0F5" w14:textId="77777777" w:rsidR="00516366" w:rsidRPr="00374AC0" w:rsidRDefault="00516366" w:rsidP="005D1E89">
      <w:pPr>
        <w:pStyle w:val="Code"/>
      </w:pPr>
      <w:r w:rsidRPr="00374AC0">
        <w:t>% Bed effective conductivity (static formulation strictly)</w:t>
      </w:r>
    </w:p>
    <w:p w14:paraId="567AA02C" w14:textId="77777777" w:rsidR="00516366" w:rsidRPr="00374AC0" w:rsidRDefault="00516366" w:rsidP="005D1E89">
      <w:pPr>
        <w:pStyle w:val="Code"/>
      </w:pPr>
      <w:r w:rsidRPr="00374AC0">
        <w:t>kb = (1 - p.eps) / (1/p.ks + 1/(4*5.67e-8*p.epsilon_p*p.d_p*Tb^3)) + ...</w:t>
      </w:r>
    </w:p>
    <w:p w14:paraId="395FA887" w14:textId="77777777" w:rsidR="00516366" w:rsidRPr="00374AC0" w:rsidRDefault="00516366" w:rsidP="005D1E89">
      <w:pPr>
        <w:pStyle w:val="Code"/>
      </w:pPr>
      <w:r w:rsidRPr="00374AC0">
        <w:t xml:space="preserve">    p.eps * 4 * 5.67e-8 * p.epsilon_p * p.d_p * Tb^3; % [W/m/K] Effective thermal conductivity of the static bed</w:t>
      </w:r>
    </w:p>
    <w:p w14:paraId="25D11624" w14:textId="77777777" w:rsidR="00516366" w:rsidRPr="00374AC0" w:rsidRDefault="00516366" w:rsidP="005D1E89">
      <w:pPr>
        <w:pStyle w:val="Code"/>
      </w:pPr>
    </w:p>
    <w:p w14:paraId="614B2769" w14:textId="77777777" w:rsidR="00516366" w:rsidRPr="00374AC0" w:rsidRDefault="00516366" w:rsidP="005D1E89">
      <w:pPr>
        <w:pStyle w:val="Code"/>
      </w:pPr>
      <w:r w:rsidRPr="00374AC0">
        <w:t>V_solid_true_local = F_AlOH3*p.Mw_AlOH3/p.rho_trueAlOH3 + F_Al2O3*p.Mw_Al2O3/p.rho_trueAl2O3 + ...</w:t>
      </w:r>
    </w:p>
    <w:p w14:paraId="1B33DA29" w14:textId="77777777" w:rsidR="00516366" w:rsidRPr="00374AC0" w:rsidRDefault="00516366" w:rsidP="005D1E89">
      <w:pPr>
        <w:pStyle w:val="Code"/>
      </w:pPr>
      <w:r w:rsidRPr="00374AC0">
        <w:t xml:space="preserve">    F_Fe2O3*p.Mw_Fe2O3/p.rho_trueFe2O3 + F_Fe3O4*p.Mw_Fe3O4/p.rho_trueFe3O4 + ...</w:t>
      </w:r>
    </w:p>
    <w:p w14:paraId="2F4529C4" w14:textId="77777777" w:rsidR="00516366" w:rsidRPr="00374AC0" w:rsidRDefault="00516366" w:rsidP="005D1E89">
      <w:pPr>
        <w:pStyle w:val="Code"/>
      </w:pPr>
      <w:r w:rsidRPr="00374AC0">
        <w:t xml:space="preserve">    p.F_SiO2_0*p.Mw_SiO2/p.rho_trueSiO2 + p.F_TiO2_0*p.Mw_TiO2/p.rho_trueTiO2 + ...</w:t>
      </w:r>
    </w:p>
    <w:p w14:paraId="0B601A00" w14:textId="77777777" w:rsidR="00516366" w:rsidRPr="00374AC0" w:rsidRDefault="00516366" w:rsidP="005D1E89">
      <w:pPr>
        <w:pStyle w:val="Code"/>
      </w:pPr>
      <w:r w:rsidRPr="00374AC0">
        <w:t xml:space="preserve">    p.F_K2O_0*p.Mw_K2O/p.rho_trueK2O + p.F_Na2O_0*p.Mw_Na2O/p.rho_trueNa2O + ...</w:t>
      </w:r>
    </w:p>
    <w:p w14:paraId="00D224A8" w14:textId="77777777" w:rsidR="00516366" w:rsidRPr="00374AC0" w:rsidRDefault="00516366" w:rsidP="005D1E89">
      <w:pPr>
        <w:pStyle w:val="Code"/>
      </w:pPr>
      <w:r w:rsidRPr="00374AC0">
        <w:t xml:space="preserve">    p.F_MgO_0*p.Mw_MgO/p.rho_trueMgO; % [m^3/s] Local true volume flow rate</w:t>
      </w:r>
    </w:p>
    <w:p w14:paraId="18D4EC6B" w14:textId="77777777" w:rsidR="00516366" w:rsidRPr="00374AC0" w:rsidRDefault="00516366" w:rsidP="005D1E89">
      <w:pPr>
        <w:pStyle w:val="Code"/>
      </w:pPr>
    </w:p>
    <w:p w14:paraId="3B7E7EDE" w14:textId="77777777" w:rsidR="00516366" w:rsidRPr="00374AC0" w:rsidRDefault="00516366" w:rsidP="005D1E89">
      <w:pPr>
        <w:pStyle w:val="Code"/>
      </w:pPr>
      <w:r w:rsidRPr="00374AC0">
        <w:t>mass_sum = F_AlOH3*p.Mw_AlOH3 + F_Al2O3*p.Mw_Al2O3 + F_Fe2O3*p.Mw_Fe2O3 + F_Fe3O4*p.Mw_Fe3O4 + ...</w:t>
      </w:r>
    </w:p>
    <w:p w14:paraId="7ED5E040" w14:textId="77777777" w:rsidR="00516366" w:rsidRPr="00374AC0" w:rsidRDefault="00516366" w:rsidP="005D1E89">
      <w:pPr>
        <w:pStyle w:val="Code"/>
      </w:pPr>
      <w:r w:rsidRPr="00374AC0">
        <w:t xml:space="preserve">    p.F_SiO2_0*p.Mw_SiO2 + p.F_TiO2_0*p.Mw_TiO2 + p.F_K2O_0*p.Mw_K2O + ...</w:t>
      </w:r>
    </w:p>
    <w:p w14:paraId="6E08F86D" w14:textId="77777777" w:rsidR="00516366" w:rsidRPr="00374AC0" w:rsidRDefault="00516366" w:rsidP="005D1E89">
      <w:pPr>
        <w:pStyle w:val="Code"/>
      </w:pPr>
      <w:r w:rsidRPr="00374AC0">
        <w:t xml:space="preserve">    p.F_Na2O_0*p.Mw_Na2O + p.F_MgO_0*p.Mw_MgO; % [kg/s] Total mass flow rate of the solid bed</w:t>
      </w:r>
    </w:p>
    <w:p w14:paraId="692F4D21" w14:textId="77777777" w:rsidR="00516366" w:rsidRPr="00374AC0" w:rsidRDefault="00516366" w:rsidP="005D1E89">
      <w:pPr>
        <w:pStyle w:val="Code"/>
      </w:pPr>
    </w:p>
    <w:p w14:paraId="56AEDB9B" w14:textId="77777777" w:rsidR="00516366" w:rsidRPr="00374AC0" w:rsidRDefault="00516366" w:rsidP="005D1E89">
      <w:pPr>
        <w:pStyle w:val="Code"/>
      </w:pPr>
      <w:r w:rsidRPr="00374AC0">
        <w:t>rho_true_bed_local = mass_sum / V_solid_true_local; % [kg/m^3] Local true average density</w:t>
      </w:r>
    </w:p>
    <w:p w14:paraId="0D2BA360" w14:textId="77777777" w:rsidR="00516366" w:rsidRPr="00374AC0" w:rsidRDefault="00516366" w:rsidP="005D1E89">
      <w:pPr>
        <w:pStyle w:val="Code"/>
      </w:pPr>
      <w:r w:rsidRPr="00374AC0">
        <w:t>rho_b = (1 - p.eps) * rho_true_bed_local; % [kg/m^3] Local dynamically calculated bulk density of the bed</w:t>
      </w:r>
    </w:p>
    <w:p w14:paraId="5E275A16" w14:textId="77777777" w:rsidR="00516366" w:rsidRPr="00374AC0" w:rsidRDefault="00516366" w:rsidP="005D1E89">
      <w:pPr>
        <w:pStyle w:val="Code"/>
      </w:pPr>
      <w:r w:rsidRPr="00374AC0">
        <w:t>cp_b_mass = GCp_b / mass_sum; % [J/kg/K] Average specific heat capacity of the solid bed</w:t>
      </w:r>
    </w:p>
    <w:p w14:paraId="26B7F162" w14:textId="77777777" w:rsidR="00516366" w:rsidRPr="00374AC0" w:rsidRDefault="00516366" w:rsidP="005D1E89">
      <w:pPr>
        <w:pStyle w:val="Code"/>
      </w:pPr>
    </w:p>
    <w:p w14:paraId="79B40BF3" w14:textId="77777777" w:rsidR="00516366" w:rsidRPr="00374AC0" w:rsidRDefault="00516366" w:rsidP="005D1E89">
      <w:pPr>
        <w:pStyle w:val="Code"/>
      </w:pPr>
      <w:r w:rsidRPr="00374AC0">
        <w:lastRenderedPageBreak/>
        <w:t>alpha_b = kb / (rho_b * cp_b_mass); % [m^2/s] Thermal diffusivity of the solid bed</w:t>
      </w:r>
    </w:p>
    <w:p w14:paraId="0B3B50D5" w14:textId="77777777" w:rsidR="00516366" w:rsidRPr="00374AC0" w:rsidRDefault="00516366" w:rsidP="005D1E89">
      <w:pPr>
        <w:pStyle w:val="Code"/>
      </w:pPr>
      <w:r w:rsidRPr="00374AC0">
        <w:t>Pe = pi^2 * p.theta * p.omega / alpha_b; % [-] Peclet number for the bed</w:t>
      </w:r>
    </w:p>
    <w:p w14:paraId="7D98B00D" w14:textId="77777777" w:rsidR="00516366" w:rsidRPr="00374AC0" w:rsidRDefault="00516366" w:rsidP="005D1E89">
      <w:pPr>
        <w:pStyle w:val="Code"/>
      </w:pPr>
      <w:r w:rsidRPr="00374AC0">
        <w:t>Nu_cwcb = 11.6 * Pe^0.3; % [-] Nusselt number for covered wall to covered bed</w:t>
      </w:r>
    </w:p>
    <w:p w14:paraId="65A6D729" w14:textId="77777777" w:rsidR="00516366" w:rsidRPr="00374AC0" w:rsidRDefault="00516366" w:rsidP="005D1E89">
      <w:pPr>
        <w:pStyle w:val="Code"/>
      </w:pPr>
      <w:r w:rsidRPr="00374AC0">
        <w:t>hcw = Nu_cwcb * kb / (p.R1 * p.theta); % [W/m^2/K] Heat transfer coefficient (covered wall to bed)</w:t>
      </w:r>
    </w:p>
    <w:p w14:paraId="4C992439" w14:textId="77777777" w:rsidR="00516366" w:rsidRPr="00374AC0" w:rsidRDefault="00516366" w:rsidP="005D1E89">
      <w:pPr>
        <w:pStyle w:val="Code"/>
      </w:pPr>
    </w:p>
    <w:p w14:paraId="2A0F80DD" w14:textId="77777777" w:rsidR="00516366" w:rsidRPr="00374AC0" w:rsidRDefault="00516366" w:rsidP="005D1E89">
      <w:pPr>
        <w:pStyle w:val="Code"/>
      </w:pPr>
      <w:r w:rsidRPr="00374AC0">
        <w:t>% Algebraic Tw calculation</w:t>
      </w:r>
    </w:p>
    <w:p w14:paraId="2FCF762D" w14:textId="77777777" w:rsidR="00516366" w:rsidRPr="00374AC0" w:rsidRDefault="00516366" w:rsidP="005D1E89">
      <w:pPr>
        <w:pStyle w:val="Code"/>
      </w:pPr>
      <w:r w:rsidRPr="00374AC0">
        <w:t>Tw = (hew * p.A_ew * Tg + hcw * p.A_cw * Tb + p.T_ambient / p.R_wall) / ...</w:t>
      </w:r>
    </w:p>
    <w:p w14:paraId="44F578A9" w14:textId="77777777" w:rsidR="00516366" w:rsidRPr="00374AC0" w:rsidRDefault="00516366" w:rsidP="005D1E89">
      <w:pPr>
        <w:pStyle w:val="Code"/>
      </w:pPr>
      <w:r w:rsidRPr="00374AC0">
        <w:t xml:space="preserve">    (hew * p.A_ew + hcw * p.A_cw + 1 / p.R_wall); % [K] Local wall temperature</w:t>
      </w:r>
    </w:p>
    <w:p w14:paraId="1822BCD8" w14:textId="77777777" w:rsidR="00516366" w:rsidRPr="00374AC0" w:rsidRDefault="00516366" w:rsidP="005D1E89">
      <w:pPr>
        <w:pStyle w:val="Code"/>
      </w:pPr>
    </w:p>
    <w:p w14:paraId="07B36EF5" w14:textId="77777777" w:rsidR="00516366" w:rsidRPr="00374AC0" w:rsidRDefault="00516366" w:rsidP="005D1E89">
      <w:pPr>
        <w:pStyle w:val="Code"/>
      </w:pPr>
      <w:r w:rsidRPr="00374AC0">
        <w:t>Q_shell_loss = (Tw - p.T_ambient) / p.R_wall; % [W/m] Local heat loss through the shell</w:t>
      </w:r>
    </w:p>
    <w:p w14:paraId="09B4613C" w14:textId="77777777" w:rsidR="00516366" w:rsidRPr="00374AC0" w:rsidRDefault="00516366" w:rsidP="005D1E89">
      <w:pPr>
        <w:pStyle w:val="Code"/>
      </w:pPr>
    </w:p>
    <w:p w14:paraId="6802DF0F" w14:textId="77777777" w:rsidR="00516366" w:rsidRPr="00374AC0" w:rsidRDefault="00516366" w:rsidP="005D1E89">
      <w:pPr>
        <w:pStyle w:val="Code"/>
      </w:pPr>
      <w:r w:rsidRPr="00374AC0">
        <w:t>% --- Reaction Kinetics (Strict Form) ---</w:t>
      </w:r>
    </w:p>
    <w:p w14:paraId="51343F5B" w14:textId="77777777" w:rsidR="00516366" w:rsidRPr="00374AC0" w:rsidRDefault="00516366" w:rsidP="005D1E89">
      <w:pPr>
        <w:pStyle w:val="Code"/>
      </w:pPr>
      <w:r w:rsidRPr="00374AC0">
        <w:t>k_deh = 7.58e15 * exp(-157000 / (8.314 * Tb)); % [s^-1] Arrhenius rate constant for Al(OH)3 dehydration</w:t>
      </w:r>
    </w:p>
    <w:p w14:paraId="5C6F5807" w14:textId="77777777" w:rsidR="00516366" w:rsidRPr="00374AC0" w:rsidRDefault="00516366" w:rsidP="005D1E89">
      <w:pPr>
        <w:pStyle w:val="Code"/>
      </w:pPr>
      <w:r w:rsidRPr="00374AC0">
        <w:t>k_CO  = 0.232e-6 * exp(-76000 / (8.314 * Tb)); % [mol/m^2/s/atm] Arrhenius rate constant for Fe2O3 reduction</w:t>
      </w:r>
    </w:p>
    <w:p w14:paraId="3690F9CF" w14:textId="77777777" w:rsidR="00516366" w:rsidRPr="00374AC0" w:rsidRDefault="00516366" w:rsidP="005D1E89">
      <w:pPr>
        <w:pStyle w:val="Code"/>
      </w:pPr>
      <w:r w:rsidRPr="00374AC0">
        <w:t>k_comb = 2.24E12 * exp(-1.7E5 / (8.314 * Tg)); % [s^-1] Arrhenius rate constant for CO combustion</w:t>
      </w:r>
    </w:p>
    <w:p w14:paraId="72CC37F0" w14:textId="77777777" w:rsidR="00516366" w:rsidRPr="00374AC0" w:rsidRDefault="00516366" w:rsidP="005D1E89">
      <w:pPr>
        <w:pStyle w:val="Code"/>
      </w:pPr>
    </w:p>
    <w:p w14:paraId="1F8AE5CE" w14:textId="77777777" w:rsidR="00516366" w:rsidRPr="00374AC0" w:rsidRDefault="00516366" w:rsidP="005D1E89">
      <w:pPr>
        <w:pStyle w:val="Code"/>
      </w:pPr>
      <w:r w:rsidRPr="00374AC0">
        <w:t>a_s = 6 * (1 - p.eps) / p.d_p; % [m^2/m^3] Specific surface area of the bed</w:t>
      </w:r>
    </w:p>
    <w:p w14:paraId="2E9ECDCE" w14:textId="77777777" w:rsidR="00516366" w:rsidRPr="00374AC0" w:rsidRDefault="00516366" w:rsidP="005D1E89">
      <w:pPr>
        <w:pStyle w:val="Code"/>
      </w:pPr>
    </w:p>
    <w:p w14:paraId="1D4A13A2" w14:textId="77777777" w:rsidR="00516366" w:rsidRPr="00374AC0" w:rsidRDefault="00516366" w:rsidP="005D1E89">
      <w:pPr>
        <w:pStyle w:val="Code"/>
      </w:pPr>
      <w:r w:rsidRPr="00374AC0">
        <w:t>gas_sum = F_CO +F_CO2 + F_H2O + p.F_N2_carrier; % [mol/s] Local total gas molar flow rate</w:t>
      </w:r>
    </w:p>
    <w:p w14:paraId="3DDFDF61" w14:textId="77777777" w:rsidR="00516366" w:rsidRPr="00374AC0" w:rsidRDefault="00516366" w:rsidP="005D1E89">
      <w:pPr>
        <w:pStyle w:val="Code"/>
      </w:pPr>
      <w:r w:rsidRPr="00374AC0">
        <w:t>P_CO = p.P_total * (F_CO / gas_sum); % [atm] Local partial pressure of CO</w:t>
      </w:r>
    </w:p>
    <w:p w14:paraId="5089688D" w14:textId="77777777" w:rsidR="00516366" w:rsidRPr="00374AC0" w:rsidRDefault="00516366" w:rsidP="005D1E89">
      <w:pPr>
        <w:pStyle w:val="Code"/>
      </w:pPr>
      <w:r w:rsidRPr="00374AC0">
        <w:t>P_O2 = p.P_total * (F_O2 / gas_sum); % [atm] Local partial pressure of O2</w:t>
      </w:r>
    </w:p>
    <w:p w14:paraId="427CBAAB" w14:textId="77777777" w:rsidR="00516366" w:rsidRPr="00374AC0" w:rsidRDefault="00516366" w:rsidP="005D1E89">
      <w:pPr>
        <w:pStyle w:val="Code"/>
      </w:pPr>
      <w:r w:rsidRPr="00374AC0">
        <w:t>P_H2O = p.P_total * (F_H2O / gas_sum); % [atm] Local partial pressure of H2O</w:t>
      </w:r>
    </w:p>
    <w:p w14:paraId="46121CF8" w14:textId="77777777" w:rsidR="00516366" w:rsidRPr="00374AC0" w:rsidRDefault="00516366" w:rsidP="005D1E89">
      <w:pPr>
        <w:pStyle w:val="Code"/>
      </w:pPr>
    </w:p>
    <w:p w14:paraId="3FEE30AF" w14:textId="77777777" w:rsidR="00516366" w:rsidRPr="00374AC0" w:rsidRDefault="00516366" w:rsidP="005D1E89">
      <w:pPr>
        <w:pStyle w:val="Code"/>
      </w:pPr>
      <w:r w:rsidRPr="00374AC0">
        <w:t>% Local volumetric gas flow [m^3/s]</w:t>
      </w:r>
    </w:p>
    <w:p w14:paraId="2FCE7434" w14:textId="77777777" w:rsidR="00516366" w:rsidRPr="00374AC0" w:rsidRDefault="00516366" w:rsidP="005D1E89">
      <w:pPr>
        <w:pStyle w:val="Code"/>
      </w:pPr>
      <w:r w:rsidRPr="00374AC0">
        <w:t>Q_local = gas_sum * 8.314 * Tg / (p.P_total * 101325); % [m^3/s] Local volumetric gas flow rate</w:t>
      </w:r>
    </w:p>
    <w:p w14:paraId="1E4CC56F" w14:textId="77777777" w:rsidR="00516366" w:rsidRPr="00374AC0" w:rsidRDefault="00516366" w:rsidP="005D1E89">
      <w:pPr>
        <w:pStyle w:val="Code"/>
      </w:pPr>
    </w:p>
    <w:p w14:paraId="023F054D" w14:textId="77777777" w:rsidR="00516366" w:rsidRPr="00374AC0" w:rsidRDefault="00516366" w:rsidP="005D1E89">
      <w:pPr>
        <w:pStyle w:val="Code"/>
      </w:pPr>
      <w:r w:rsidRPr="00374AC0">
        <w:t>% Instantaneous Concentrations</w:t>
      </w:r>
    </w:p>
    <w:p w14:paraId="46BB0382" w14:textId="77777777" w:rsidR="00516366" w:rsidRPr="00374AC0" w:rsidRDefault="00516366" w:rsidP="005D1E89">
      <w:pPr>
        <w:pStyle w:val="Code"/>
      </w:pPr>
      <w:r w:rsidRPr="00374AC0">
        <w:t>C_CO  = max(F_CO  / Q_local, 0); % [mol/m^3] Local molar concentration of CO</w:t>
      </w:r>
    </w:p>
    <w:p w14:paraId="0F827656" w14:textId="77777777" w:rsidR="00516366" w:rsidRPr="00374AC0" w:rsidRDefault="00516366" w:rsidP="005D1E89">
      <w:pPr>
        <w:pStyle w:val="Code"/>
      </w:pPr>
      <w:r w:rsidRPr="00374AC0">
        <w:t>C_H2O = max(F_H2O / Q_local, 0); % [mol/m^3] Local molar concentration of H2O</w:t>
      </w:r>
    </w:p>
    <w:p w14:paraId="1B027F23" w14:textId="77777777" w:rsidR="00516366" w:rsidRPr="00374AC0" w:rsidRDefault="00516366" w:rsidP="005D1E89">
      <w:pPr>
        <w:pStyle w:val="Code"/>
      </w:pPr>
      <w:r w:rsidRPr="00374AC0">
        <w:t>C_O2  = max(F_O2  / Q_local, 0); % [mol/m^3] Local molar concentration of O2</w:t>
      </w:r>
    </w:p>
    <w:p w14:paraId="49D4168A" w14:textId="77777777" w:rsidR="00516366" w:rsidRPr="00374AC0" w:rsidRDefault="00516366" w:rsidP="005D1E89">
      <w:pPr>
        <w:pStyle w:val="Code"/>
      </w:pPr>
    </w:p>
    <w:p w14:paraId="68718825" w14:textId="77777777" w:rsidR="00516366" w:rsidRPr="00374AC0" w:rsidRDefault="00516366" w:rsidP="005D1E89">
      <w:pPr>
        <w:pStyle w:val="Code"/>
      </w:pPr>
      <w:r w:rsidRPr="00374AC0">
        <w:t>% --- Physically Sound Rate Limiters (Harmonic Means) ---</w:t>
      </w:r>
    </w:p>
    <w:p w14:paraId="6680CF60" w14:textId="77777777" w:rsidR="00516366" w:rsidRPr="00374AC0" w:rsidRDefault="00516366" w:rsidP="005D1E89">
      <w:pPr>
        <w:pStyle w:val="Code"/>
      </w:pPr>
      <w:r w:rsidRPr="00374AC0">
        <w:t>% 1. Dehydration: limited by internal heat/mass transfer in particles</w:t>
      </w:r>
    </w:p>
    <w:p w14:paraId="76A09134" w14:textId="77777777" w:rsidR="00516366" w:rsidRPr="00374AC0" w:rsidRDefault="00516366" w:rsidP="005D1E89">
      <w:pPr>
        <w:pStyle w:val="Code"/>
      </w:pPr>
      <w:r w:rsidRPr="00374AC0">
        <w:t>k_deh_mt = 0.00074; % [s^-1] Tuned for X_AlOH3 = 0.98</w:t>
      </w:r>
    </w:p>
    <w:p w14:paraId="08EF7759" w14:textId="77777777" w:rsidR="00516366" w:rsidRPr="00374AC0" w:rsidRDefault="00516366" w:rsidP="005D1E89">
      <w:pPr>
        <w:pStyle w:val="Code"/>
      </w:pPr>
      <w:r w:rsidRPr="00374AC0">
        <w:t>r_deh_kin = p.C_AlOH3_0 * k_deh * (F_AlOH3 / p.F_AlOH3_0); % [kg_AlOH3/m^3/s] Pure kinetic dehydration rate</w:t>
      </w:r>
    </w:p>
    <w:p w14:paraId="65C243C2" w14:textId="77777777" w:rsidR="00516366" w:rsidRPr="00374AC0" w:rsidRDefault="00516366" w:rsidP="005D1E89">
      <w:pPr>
        <w:pStyle w:val="Code"/>
      </w:pPr>
      <w:r w:rsidRPr="00374AC0">
        <w:t>r_deh_mt  = p.C_AlOH3_0 * k_deh_mt * (F_AlOH3 / p.F_AlOH3_0); % [kg_AlOH3/m^3/s] Mass transfer limited dehydration rate</w:t>
      </w:r>
    </w:p>
    <w:p w14:paraId="68AE4CAE" w14:textId="77777777" w:rsidR="00516366" w:rsidRPr="00374AC0" w:rsidRDefault="00516366" w:rsidP="005D1E89">
      <w:pPr>
        <w:pStyle w:val="Code"/>
      </w:pPr>
      <w:r w:rsidRPr="00374AC0">
        <w:t>r_deh = (r_deh_kin * r_deh_mt) / (r_deh_kin + r_deh_mt + 1e-12); % [kg_AlOH3/m^3/s] Effective dehydration rate</w:t>
      </w:r>
    </w:p>
    <w:p w14:paraId="01C09BF0" w14:textId="77777777" w:rsidR="00516366" w:rsidRPr="00374AC0" w:rsidRDefault="00516366" w:rsidP="005D1E89">
      <w:pPr>
        <w:pStyle w:val="Code"/>
      </w:pPr>
    </w:p>
    <w:p w14:paraId="552AE8CE" w14:textId="77777777" w:rsidR="00516366" w:rsidRPr="00374AC0" w:rsidRDefault="00516366" w:rsidP="005D1E89">
      <w:pPr>
        <w:pStyle w:val="Code"/>
      </w:pPr>
      <w:r w:rsidRPr="00374AC0">
        <w:t>% 2. Reduction: limited by gas-solid external mass transfer</w:t>
      </w:r>
    </w:p>
    <w:p w14:paraId="6A31FD87" w14:textId="77777777" w:rsidR="00516366" w:rsidRPr="00374AC0" w:rsidRDefault="00516366" w:rsidP="005D1E89">
      <w:pPr>
        <w:pStyle w:val="Code"/>
      </w:pPr>
      <w:r w:rsidRPr="00374AC0">
        <w:t>k_red_mt = 0.9; % [mol/m^2/s/atm] Relaxed mass transfer ceiling for Fe2O3 reduction</w:t>
      </w:r>
    </w:p>
    <w:p w14:paraId="1AD81AF5" w14:textId="77777777" w:rsidR="00516366" w:rsidRPr="00374AC0" w:rsidRDefault="00516366" w:rsidP="005D1E89">
      <w:pPr>
        <w:pStyle w:val="Code"/>
      </w:pPr>
      <w:r w:rsidRPr="00374AC0">
        <w:t>r_red_kin = k_CO * P_CO * a_s * p.rho_m_Fe2O3 * (F_Fe2O3 / p.F_Fe2O3_0); % [mol/m^3/s] Pure kinetic reduction rate</w:t>
      </w:r>
    </w:p>
    <w:p w14:paraId="6F8EE698" w14:textId="77777777" w:rsidR="00516366" w:rsidRPr="00374AC0" w:rsidRDefault="00516366" w:rsidP="005D1E89">
      <w:pPr>
        <w:pStyle w:val="Code"/>
      </w:pPr>
      <w:r w:rsidRPr="00374AC0">
        <w:t>r_red_mt  = k_red_mt * P_CO * a_s * p.rho_m_Fe2O3 * (F_Fe2O3 / p.F_Fe2O3_0); % [mol/m^3/s] Mass transfer limited reduction rate</w:t>
      </w:r>
    </w:p>
    <w:p w14:paraId="58313AE5" w14:textId="77777777" w:rsidR="00516366" w:rsidRPr="00374AC0" w:rsidRDefault="00516366" w:rsidP="005D1E89">
      <w:pPr>
        <w:pStyle w:val="Code"/>
      </w:pPr>
      <w:r w:rsidRPr="00374AC0">
        <w:t>r_red = (r_red_kin * r_red_mt) / (r_red_kin + r_red_mt + 1e-12); % [mol/m^3/s] Effective reduction rate</w:t>
      </w:r>
    </w:p>
    <w:p w14:paraId="73AD4FC2" w14:textId="77777777" w:rsidR="00516366" w:rsidRPr="00374AC0" w:rsidRDefault="00516366" w:rsidP="005D1E89">
      <w:pPr>
        <w:pStyle w:val="Code"/>
      </w:pPr>
    </w:p>
    <w:p w14:paraId="5AD9CD3F" w14:textId="77777777" w:rsidR="00516366" w:rsidRPr="00374AC0" w:rsidRDefault="00516366" w:rsidP="005D1E89">
      <w:pPr>
        <w:pStyle w:val="Code"/>
      </w:pPr>
      <w:r w:rsidRPr="00374AC0">
        <w:t>% 3. Combustion: limited by turbulent gas mixing (Eddy Dissipation)</w:t>
      </w:r>
    </w:p>
    <w:p w14:paraId="70A3C8D1" w14:textId="77777777" w:rsidR="00516366" w:rsidRPr="00374AC0" w:rsidRDefault="00516366" w:rsidP="005D1E89">
      <w:pPr>
        <w:pStyle w:val="Code"/>
      </w:pPr>
      <w:r w:rsidRPr="00374AC0">
        <w:t>v_gas = Q_local / p.A_fb; % [m/s] Local axial velocity of the gas</w:t>
      </w:r>
    </w:p>
    <w:p w14:paraId="565BFF72" w14:textId="77777777" w:rsidR="00516366" w:rsidRPr="00374AC0" w:rsidRDefault="00516366" w:rsidP="005D1E89">
      <w:pPr>
        <w:pStyle w:val="Code"/>
      </w:pPr>
      <w:r w:rsidRPr="00374AC0">
        <w:t>tau_mix = Dk / v_gas; % [s] Characteristic mixing time scale</w:t>
      </w:r>
    </w:p>
    <w:p w14:paraId="2263ACA1" w14:textId="77777777" w:rsidR="00516366" w:rsidRPr="00374AC0" w:rsidRDefault="00516366" w:rsidP="005D1E89">
      <w:pPr>
        <w:pStyle w:val="Code"/>
      </w:pPr>
      <w:r w:rsidRPr="00374AC0">
        <w:t>k_comb_mix = 1 / tau_mix; % [s^-1] Mixing limited rate constant</w:t>
      </w:r>
    </w:p>
    <w:p w14:paraId="64E26BC3" w14:textId="77777777" w:rsidR="00516366" w:rsidRPr="00374AC0" w:rsidRDefault="00516366" w:rsidP="005D1E89">
      <w:pPr>
        <w:pStyle w:val="Code"/>
      </w:pPr>
      <w:r w:rsidRPr="00374AC0">
        <w:t>r_comb_kin = k_comb * C_CO * C_O2; % [mol/m^3/s] Pure kinetic combustion rate</w:t>
      </w:r>
    </w:p>
    <w:p w14:paraId="5D4CF86C" w14:textId="77777777" w:rsidR="00516366" w:rsidRPr="00374AC0" w:rsidRDefault="00516366" w:rsidP="005D1E89">
      <w:pPr>
        <w:pStyle w:val="Code"/>
      </w:pPr>
      <w:r w:rsidRPr="00374AC0">
        <w:t>r_comb_mix = k_comb_mix * C_CO; % [mol/m^3/s] Mixing limited combustion rate based on fuel</w:t>
      </w:r>
    </w:p>
    <w:p w14:paraId="6CE3263E" w14:textId="77777777" w:rsidR="00516366" w:rsidRPr="00374AC0" w:rsidRDefault="00516366" w:rsidP="005D1E89">
      <w:pPr>
        <w:pStyle w:val="Code"/>
      </w:pPr>
      <w:r w:rsidRPr="00374AC0">
        <w:t>r_comb = (r_comb_kin * r_comb_mix) / (r_comb_kin + r_comb_mix + 1e-12); % [mol/m^3/s] Effective combustion rate</w:t>
      </w:r>
    </w:p>
    <w:p w14:paraId="613EFEA6" w14:textId="77777777" w:rsidR="00516366" w:rsidRPr="00374AC0" w:rsidRDefault="00516366" w:rsidP="005D1E89">
      <w:pPr>
        <w:pStyle w:val="Code"/>
      </w:pPr>
    </w:p>
    <w:p w14:paraId="48BC1653" w14:textId="77777777" w:rsidR="00516366" w:rsidRPr="00374AC0" w:rsidRDefault="00516366" w:rsidP="005D1E89">
      <w:pPr>
        <w:pStyle w:val="Code"/>
      </w:pPr>
      <w:r w:rsidRPr="00374AC0">
        <w:t>% Smooth O2 depletion cutoff — shuts combustion off when O2 is exhausted</w:t>
      </w:r>
    </w:p>
    <w:p w14:paraId="72B136D4" w14:textId="77777777" w:rsidR="00516366" w:rsidRPr="00374AC0" w:rsidRDefault="00516366" w:rsidP="005D1E89">
      <w:pPr>
        <w:pStyle w:val="Code"/>
      </w:pPr>
      <w:r w:rsidRPr="00374AC0">
        <w:t>F_O2_raw = max(y(9), 0);                        % Raw state value, clipped to non-negative</w:t>
      </w:r>
    </w:p>
    <w:p w14:paraId="13916A90" w14:textId="77777777" w:rsidR="00516366" w:rsidRPr="00374AC0" w:rsidRDefault="00516366" w:rsidP="005D1E89">
      <w:pPr>
        <w:pStyle w:val="Code"/>
      </w:pPr>
      <w:r w:rsidRPr="00374AC0">
        <w:t>f_O2_avail = F_O2_raw / (F_O2_raw + 0.01);       % ~1 when F_O2 &gt;&gt; 0.01, ~0 when depleted</w:t>
      </w:r>
    </w:p>
    <w:p w14:paraId="4CB1E06B" w14:textId="77777777" w:rsidR="00516366" w:rsidRPr="00374AC0" w:rsidRDefault="00516366" w:rsidP="005D1E89">
      <w:pPr>
        <w:pStyle w:val="Code"/>
      </w:pPr>
      <w:r w:rsidRPr="00374AC0">
        <w:t>r_comb = r_comb * f_O2_avail;                    % Deactivate combustion at O2 depletion</w:t>
      </w:r>
    </w:p>
    <w:p w14:paraId="5EFB34FF" w14:textId="77777777" w:rsidR="00516366" w:rsidRPr="00374AC0" w:rsidRDefault="00516366" w:rsidP="005D1E89">
      <w:pPr>
        <w:pStyle w:val="Code"/>
      </w:pPr>
    </w:p>
    <w:p w14:paraId="662D0974" w14:textId="77777777" w:rsidR="00516366" w:rsidRPr="00374AC0" w:rsidRDefault="00516366" w:rsidP="005D1E89">
      <w:pPr>
        <w:pStyle w:val="Code"/>
      </w:pPr>
      <w:r w:rsidRPr="00374AC0">
        <w:t>% --- Heat sources and duty ---</w:t>
      </w:r>
    </w:p>
    <w:p w14:paraId="68D099C7" w14:textId="77777777" w:rsidR="00516366" w:rsidRPr="00374AC0" w:rsidRDefault="00516366" w:rsidP="005D1E89">
      <w:pPr>
        <w:pStyle w:val="Code"/>
      </w:pPr>
      <w:r w:rsidRPr="00374AC0">
        <w:t>% Q_rxn sign matched precisely to documentation explicit formatting:</w:t>
      </w:r>
    </w:p>
    <w:p w14:paraId="25A8640D" w14:textId="77777777" w:rsidR="00516366" w:rsidRPr="00374AC0" w:rsidRDefault="00516366" w:rsidP="005D1E89">
      <w:pPr>
        <w:pStyle w:val="Code"/>
      </w:pPr>
      <w:r w:rsidRPr="00374AC0">
        <w:t>Q_rxn  = -p.DH_deh * (r_deh / p.Mw_AlOH3) * p.A_bed + p.DH_red * r_red * p.A_bed; % [W/m] Local heat of reaction applied to the bed</w:t>
      </w:r>
    </w:p>
    <w:p w14:paraId="48130AC2" w14:textId="77777777" w:rsidR="00516366" w:rsidRPr="00374AC0" w:rsidRDefault="00516366" w:rsidP="005D1E89">
      <w:pPr>
        <w:pStyle w:val="Code"/>
      </w:pPr>
    </w:p>
    <w:p w14:paraId="1D908B9F" w14:textId="77777777" w:rsidR="00516366" w:rsidRPr="00374AC0" w:rsidRDefault="00516366" w:rsidP="005D1E89">
      <w:pPr>
        <w:pStyle w:val="Code"/>
      </w:pPr>
      <w:r w:rsidRPr="00374AC0">
        <w:t>Q_duty = p.DH_deh * (r_deh / p.Mw_AlOH3) * p.A_bed + abs(p.DH_red) * r_red * p.A_bed + Q_shell_loss; % [W/m] Local heat duty requirement</w:t>
      </w:r>
    </w:p>
    <w:p w14:paraId="4D490FC1" w14:textId="77777777" w:rsidR="00516366" w:rsidRPr="00374AC0" w:rsidRDefault="00516366" w:rsidP="005D1E89">
      <w:pPr>
        <w:pStyle w:val="Code"/>
      </w:pPr>
    </w:p>
    <w:p w14:paraId="06EE3369" w14:textId="77777777" w:rsidR="00516366" w:rsidRPr="00374AC0" w:rsidRDefault="00516366" w:rsidP="005D1E89">
      <w:pPr>
        <w:pStyle w:val="Code"/>
      </w:pPr>
      <w:r w:rsidRPr="00374AC0">
        <w:t>% --- ODEs (Exact signs) ---</w:t>
      </w:r>
    </w:p>
    <w:p w14:paraId="7B3703E1" w14:textId="77777777" w:rsidR="00516366" w:rsidRPr="00374AC0" w:rsidRDefault="00516366" w:rsidP="005D1E89">
      <w:pPr>
        <w:pStyle w:val="Code"/>
      </w:pPr>
      <w:r w:rsidRPr="00374AC0">
        <w:t>dF_AlOH3 = -r_deh * p.A_bed / p.Mw_AlOH3; % [mol/s/m] Axial derivative of Al(OH)3 flow rate</w:t>
      </w:r>
    </w:p>
    <w:p w14:paraId="089CCC8C" w14:textId="77777777" w:rsidR="00516366" w:rsidRPr="00374AC0" w:rsidRDefault="00516366" w:rsidP="005D1E89">
      <w:pPr>
        <w:pStyle w:val="Code"/>
      </w:pPr>
      <w:r w:rsidRPr="00374AC0">
        <w:t>dF_Fe3O4 =  2 * r_red * p.A_bed; % [mol/s/m] Axial derivative of Fe3O4 flow rate</w:t>
      </w:r>
    </w:p>
    <w:p w14:paraId="025FC971" w14:textId="77777777" w:rsidR="00516366" w:rsidRPr="00374AC0" w:rsidRDefault="00516366" w:rsidP="005D1E89">
      <w:pPr>
        <w:pStyle w:val="Code"/>
      </w:pPr>
      <w:r w:rsidRPr="00374AC0">
        <w:t>dF_Fe2O3 = -3 * r_red * p.A_bed; % [mol/s/m] Axial derivative of Fe2O3 flow rate</w:t>
      </w:r>
    </w:p>
    <w:p w14:paraId="2FBF9878" w14:textId="77777777" w:rsidR="00516366" w:rsidRPr="00374AC0" w:rsidRDefault="00516366" w:rsidP="005D1E89">
      <w:pPr>
        <w:pStyle w:val="Code"/>
      </w:pPr>
    </w:p>
    <w:p w14:paraId="6448F1B6" w14:textId="77777777" w:rsidR="00516366" w:rsidRPr="00374AC0" w:rsidRDefault="00516366" w:rsidP="005D1E89">
      <w:pPr>
        <w:pStyle w:val="Code"/>
      </w:pPr>
      <w:r w:rsidRPr="00374AC0">
        <w:t>dF_CO  =  r_red * p.A_bed + r_comb * p.A_fb; % [mol/s/m] Axial derivative of CO flow rate</w:t>
      </w:r>
    </w:p>
    <w:p w14:paraId="5D6DB3D9" w14:textId="77777777" w:rsidR="00516366" w:rsidRPr="00374AC0" w:rsidRDefault="00516366" w:rsidP="005D1E89">
      <w:pPr>
        <w:pStyle w:val="Code"/>
      </w:pPr>
      <w:r w:rsidRPr="00374AC0">
        <w:t>dF_CO2 = -r_red * p.A_bed - r_comb * p.A_fb; % [mol/s/m] Axial derivative of CO2 flow rate</w:t>
      </w:r>
    </w:p>
    <w:p w14:paraId="549978C7" w14:textId="77777777" w:rsidR="00516366" w:rsidRPr="00374AC0" w:rsidRDefault="00516366" w:rsidP="005D1E89">
      <w:pPr>
        <w:pStyle w:val="Code"/>
      </w:pPr>
      <w:r w:rsidRPr="00374AC0">
        <w:t>dF_H2O = (3/2) * dF_AlOH3; % [mol/s/m] Axial derivative of H2O flow rate (generation from dehydration)</w:t>
      </w:r>
    </w:p>
    <w:p w14:paraId="1EBB482E" w14:textId="77777777" w:rsidR="00516366" w:rsidRPr="00374AC0" w:rsidRDefault="00516366" w:rsidP="005D1E89">
      <w:pPr>
        <w:pStyle w:val="Code"/>
      </w:pPr>
    </w:p>
    <w:p w14:paraId="11CCD70B" w14:textId="77777777" w:rsidR="00516366" w:rsidRPr="00374AC0" w:rsidRDefault="00516366" w:rsidP="005D1E89">
      <w:pPr>
        <w:pStyle w:val="Code"/>
      </w:pPr>
      <w:r w:rsidRPr="00374AC0">
        <w:t>Q_comb_gas = abs(p.DH_comb) * r_comb * p.A_fb; % [W/m] Local heat released from combustion in the gas phase</w:t>
      </w:r>
    </w:p>
    <w:p w14:paraId="7A627BA9" w14:textId="77777777" w:rsidR="00516366" w:rsidRPr="00374AC0" w:rsidRDefault="00516366" w:rsidP="005D1E89">
      <w:pPr>
        <w:pStyle w:val="Code"/>
      </w:pPr>
      <w:r w:rsidRPr="00374AC0">
        <w:t>dTg = (hew * p.A_ew * (Tg - Tw) + heb * p.A_eb * (Tg - Tb) + dF_H2O * cp_H2O * (Tb - Tg) - Q_comb_gas) / GCp_g; % [K/m] Axial derivative of gas temperature</w:t>
      </w:r>
    </w:p>
    <w:p w14:paraId="2F2F0B37" w14:textId="77777777" w:rsidR="00516366" w:rsidRPr="00374AC0" w:rsidRDefault="00516366" w:rsidP="005D1E89">
      <w:pPr>
        <w:pStyle w:val="Code"/>
      </w:pPr>
      <w:r w:rsidRPr="00374AC0">
        <w:t>dTb = (heb * p.A_eb * (Tg - Tb) + hcw * p.A_cw * (Tw - Tb) + Q_rxn) / GCp_b; % [K/m] Axial derivative of bed temperature</w:t>
      </w:r>
    </w:p>
    <w:p w14:paraId="3ACE0A88" w14:textId="77777777" w:rsidR="00516366" w:rsidRPr="00374AC0" w:rsidRDefault="00516366" w:rsidP="005D1E89">
      <w:pPr>
        <w:pStyle w:val="Code"/>
      </w:pPr>
      <w:r w:rsidRPr="00374AC0">
        <w:lastRenderedPageBreak/>
        <w:t>dF_O2 = 0.5 * r_comb * p.A_fb; % [mol/s/m] Axial derivative of O2 flow rate (Reactive consumption)</w:t>
      </w:r>
    </w:p>
    <w:p w14:paraId="0D76DD2C" w14:textId="77777777" w:rsidR="00516366" w:rsidRPr="00374AC0" w:rsidRDefault="00516366" w:rsidP="005D1E89">
      <w:pPr>
        <w:pStyle w:val="Code"/>
      </w:pPr>
    </w:p>
    <w:p w14:paraId="240FABB1" w14:textId="77777777" w:rsidR="00516366" w:rsidRPr="00374AC0" w:rsidRDefault="00516366" w:rsidP="005D1E89">
      <w:pPr>
        <w:pStyle w:val="Code"/>
      </w:pPr>
      <w:r w:rsidRPr="00374AC0">
        <w:t>% --- Pack diagnostic info for post-processing ---</w:t>
      </w:r>
    </w:p>
    <w:p w14:paraId="083A5C74" w14:textId="77777777" w:rsidR="00516366" w:rsidRPr="00374AC0" w:rsidRDefault="00516366" w:rsidP="005D1E89">
      <w:pPr>
        <w:pStyle w:val="Code"/>
      </w:pPr>
      <w:r w:rsidRPr="00374AC0">
        <w:t>if nargout &gt; 6</w:t>
      </w:r>
    </w:p>
    <w:p w14:paraId="41F975A1" w14:textId="77777777" w:rsidR="00516366" w:rsidRPr="00374AC0" w:rsidRDefault="00516366" w:rsidP="005D1E89">
      <w:pPr>
        <w:pStyle w:val="Code"/>
      </w:pPr>
      <w:r w:rsidRPr="00374AC0">
        <w:t xml:space="preserve">    F_gas_total = F_CO + F_CO2 + F_H2O + p.F_N2_carrier + F_O2;</w:t>
      </w:r>
    </w:p>
    <w:p w14:paraId="1A2270C4" w14:textId="77777777" w:rsidR="00516366" w:rsidRPr="00374AC0" w:rsidRDefault="00516366" w:rsidP="005D1E89">
      <w:pPr>
        <w:pStyle w:val="Code"/>
      </w:pPr>
      <w:r w:rsidRPr="00374AC0">
        <w:t xml:space="preserve">    info.P_CO  = p.P_total * (F_CO / F_gas_total);</w:t>
      </w:r>
    </w:p>
    <w:p w14:paraId="364CC96C" w14:textId="77777777" w:rsidR="00516366" w:rsidRPr="00374AC0" w:rsidRDefault="00516366" w:rsidP="005D1E89">
      <w:pPr>
        <w:pStyle w:val="Code"/>
      </w:pPr>
      <w:r w:rsidRPr="00374AC0">
        <w:t xml:space="preserve">    info.P_CO2 = p.P_total * (F_CO2 / F_gas_total);</w:t>
      </w:r>
    </w:p>
    <w:p w14:paraId="3AD8133E" w14:textId="77777777" w:rsidR="00516366" w:rsidRPr="00374AC0" w:rsidRDefault="00516366" w:rsidP="005D1E89">
      <w:pPr>
        <w:pStyle w:val="Code"/>
      </w:pPr>
      <w:r w:rsidRPr="00374AC0">
        <w:t xml:space="preserve">    info.P_H2O = p.P_total * (F_H2O / F_gas_total);</w:t>
      </w:r>
    </w:p>
    <w:p w14:paraId="0E6717A7" w14:textId="77777777" w:rsidR="00516366" w:rsidRPr="00374AC0" w:rsidRDefault="00516366" w:rsidP="005D1E89">
      <w:pPr>
        <w:pStyle w:val="Code"/>
      </w:pPr>
      <w:r w:rsidRPr="00374AC0">
        <w:t xml:space="preserve">    info.P_O2  = p.P_total * (F_O2 / F_gas_total);</w:t>
      </w:r>
    </w:p>
    <w:p w14:paraId="24032B40" w14:textId="77777777" w:rsidR="00516366" w:rsidRPr="00374AC0" w:rsidRDefault="00516366" w:rsidP="005D1E89">
      <w:pPr>
        <w:pStyle w:val="Code"/>
      </w:pPr>
      <w:r w:rsidRPr="00374AC0">
        <w:t xml:space="preserve">    info.P_N2  = p.P_total * (p.F_N2_carrier / F_gas_total);</w:t>
      </w:r>
    </w:p>
    <w:p w14:paraId="289EF7F7" w14:textId="77777777" w:rsidR="00516366" w:rsidRPr="00374AC0" w:rsidRDefault="00516366" w:rsidP="005D1E89">
      <w:pPr>
        <w:pStyle w:val="Code"/>
      </w:pPr>
      <w:r w:rsidRPr="00374AC0">
        <w:t xml:space="preserve">    info.r_deh_kin = r_deh_kin; info.r_deh_mt = r_deh_mt; info.r_deh = r_deh;</w:t>
      </w:r>
    </w:p>
    <w:p w14:paraId="759B7DAB" w14:textId="77777777" w:rsidR="00516366" w:rsidRPr="00374AC0" w:rsidRDefault="00516366" w:rsidP="005D1E89">
      <w:pPr>
        <w:pStyle w:val="Code"/>
      </w:pPr>
      <w:r w:rsidRPr="00374AC0">
        <w:t xml:space="preserve">    info.r_red_kin = r_red_kin; info.r_red_mt = r_red_mt; info.r_red = r_red;</w:t>
      </w:r>
    </w:p>
    <w:p w14:paraId="6930F923" w14:textId="77777777" w:rsidR="00516366" w:rsidRPr="00374AC0" w:rsidRDefault="00516366" w:rsidP="005D1E89">
      <w:pPr>
        <w:pStyle w:val="Code"/>
      </w:pPr>
      <w:r w:rsidRPr="00374AC0">
        <w:t xml:space="preserve">    info.r_comb_kin = r_comb_kin; info.r_comb_mix = r_comb_mix; info.r_comb = r_comb;</w:t>
      </w:r>
    </w:p>
    <w:p w14:paraId="16D2A2D6" w14:textId="77777777" w:rsidR="00516366" w:rsidRPr="00374AC0" w:rsidRDefault="00516366" w:rsidP="005D1E89">
      <w:pPr>
        <w:pStyle w:val="Code"/>
      </w:pPr>
      <w:r w:rsidRPr="00374AC0">
        <w:t xml:space="preserve">    info.hew = hew; info.heb = heb; info.hcw = hcw;</w:t>
      </w:r>
    </w:p>
    <w:p w14:paraId="29BDAD88" w14:textId="77777777" w:rsidR="00516366" w:rsidRPr="00374AC0" w:rsidRDefault="00516366" w:rsidP="005D1E89">
      <w:pPr>
        <w:pStyle w:val="Code"/>
      </w:pPr>
      <w:r w:rsidRPr="00374AC0">
        <w:t xml:space="preserve">    Q_vol_solid = mass_sum / rho_b;</w:t>
      </w:r>
    </w:p>
    <w:p w14:paraId="6CB70050" w14:textId="77777777" w:rsidR="00516366" w:rsidRPr="00374AC0" w:rsidRDefault="00516366" w:rsidP="005D1E89">
      <w:pPr>
        <w:pStyle w:val="Code"/>
      </w:pPr>
      <w:r w:rsidRPr="00374AC0">
        <w:t xml:space="preserve">    info.f_local = (Q_vol_solid / p.v_solid) / p.A_total;</w:t>
      </w:r>
    </w:p>
    <w:p w14:paraId="4393E8F6" w14:textId="77777777" w:rsidR="00516366" w:rsidRPr="00374AC0" w:rsidRDefault="00516366" w:rsidP="005D1E89">
      <w:pPr>
        <w:pStyle w:val="Code"/>
      </w:pPr>
      <w:r w:rsidRPr="00374AC0">
        <w:t>else</w:t>
      </w:r>
    </w:p>
    <w:p w14:paraId="1C5CEE6D" w14:textId="77777777" w:rsidR="00516366" w:rsidRPr="00374AC0" w:rsidRDefault="00516366" w:rsidP="005D1E89">
      <w:pPr>
        <w:pStyle w:val="Code"/>
      </w:pPr>
      <w:r w:rsidRPr="00374AC0">
        <w:t xml:space="preserve">    info = [];</w:t>
      </w:r>
    </w:p>
    <w:p w14:paraId="343382E5" w14:textId="77777777" w:rsidR="00516366" w:rsidRPr="00374AC0" w:rsidRDefault="00516366" w:rsidP="005D1E89">
      <w:pPr>
        <w:pStyle w:val="Code"/>
      </w:pPr>
      <w:r w:rsidRPr="00374AC0">
        <w:t>end</w:t>
      </w:r>
    </w:p>
    <w:p w14:paraId="373166FB" w14:textId="77777777" w:rsidR="00516366" w:rsidRPr="00374AC0" w:rsidRDefault="00516366" w:rsidP="005D1E89">
      <w:pPr>
        <w:pStyle w:val="Code"/>
      </w:pPr>
    </w:p>
    <w:p w14:paraId="7D487236" w14:textId="77777777" w:rsidR="00516366" w:rsidRPr="00374AC0" w:rsidRDefault="00516366" w:rsidP="005D1E89">
      <w:pPr>
        <w:pStyle w:val="Code"/>
      </w:pPr>
      <w:r w:rsidRPr="00374AC0">
        <w:t>dydz = [dF_CO; dF_CO2; dF_H2O; dF_AlOH3; dF_Fe3O4; dF_Fe2O3; dTg; dTb; dF_O2];</w:t>
      </w:r>
    </w:p>
    <w:p w14:paraId="5F528950" w14:textId="77777777" w:rsidR="00516366" w:rsidRPr="00374AC0" w:rsidRDefault="00516366" w:rsidP="005D1E89">
      <w:pPr>
        <w:pStyle w:val="Code"/>
      </w:pPr>
      <w:r w:rsidRPr="00374AC0">
        <w:t>end</w:t>
      </w:r>
    </w:p>
    <w:p w14:paraId="52C22D75" w14:textId="0252394B" w:rsidR="00AB22A1" w:rsidRDefault="00AB22A1" w:rsidP="00AB22A1"/>
    <w:p w14:paraId="02E97F9E" w14:textId="52D19448" w:rsidR="00DF4A92" w:rsidRDefault="00DF4A92">
      <w:pPr>
        <w:spacing w:before="120" w:after="280"/>
      </w:pPr>
      <w:r>
        <w:br w:type="page"/>
      </w:r>
    </w:p>
    <w:p w14:paraId="4D327DBA" w14:textId="0619A2BF" w:rsidR="00DF4A92" w:rsidRDefault="006A6945" w:rsidP="006A6945">
      <w:pPr>
        <w:pStyle w:val="Heading2"/>
      </w:pPr>
      <w:bookmarkStart w:id="570" w:name="_Toc237245090"/>
      <w:r>
        <w:lastRenderedPageBreak/>
        <w:t>Acid leaching reactor matlab simulation</w:t>
      </w:r>
      <w:bookmarkEnd w:id="570"/>
    </w:p>
    <w:p w14:paraId="3078A790" w14:textId="322FAD7B" w:rsidR="006A6945" w:rsidRDefault="005D1E89" w:rsidP="005D1E89">
      <w:pPr>
        <w:pStyle w:val="Heading3"/>
      </w:pPr>
      <w:bookmarkStart w:id="571" w:name="_Toc237245091"/>
      <w:r w:rsidRPr="005D1E89">
        <w:t>SCM_RTD_SOLVER Size two equal-volume CSTRs using the SCM-RTD model</w:t>
      </w:r>
      <w:bookmarkEnd w:id="571"/>
    </w:p>
    <w:p w14:paraId="33B1A504" w14:textId="77777777" w:rsidR="005D1E89" w:rsidRPr="005D1E89" w:rsidRDefault="005D1E89" w:rsidP="005D1E89">
      <w:pPr>
        <w:pStyle w:val="Code"/>
      </w:pPr>
      <w:r w:rsidRPr="005D1E89">
        <w:t>function result = scm_rtd_solver(tau_e, X_target)</w:t>
      </w:r>
    </w:p>
    <w:p w14:paraId="4114566E" w14:textId="77777777" w:rsidR="005D1E89" w:rsidRPr="005D1E89" w:rsidRDefault="005D1E89" w:rsidP="005D1E89">
      <w:pPr>
        <w:pStyle w:val="Code"/>
      </w:pPr>
      <w:r w:rsidRPr="005D1E89">
        <w:t>%SCM_RTD_SOLVER Size two equal-volume CSTRs using the SCM-RTD model.</w:t>
      </w:r>
    </w:p>
    <w:p w14:paraId="44449AD8" w14:textId="77777777" w:rsidR="005D1E89" w:rsidRPr="005D1E89" w:rsidRDefault="005D1E89" w:rsidP="005D1E89">
      <w:pPr>
        <w:pStyle w:val="Code"/>
      </w:pPr>
      <w:r w:rsidRPr="005D1E89">
        <w:t>%</w:t>
      </w:r>
    </w:p>
    <w:p w14:paraId="16F524FE" w14:textId="77777777" w:rsidR="005D1E89" w:rsidRPr="005D1E89" w:rsidRDefault="005D1E89" w:rsidP="005D1E89">
      <w:pPr>
        <w:pStyle w:val="Code"/>
      </w:pPr>
      <w:r w:rsidRPr="005D1E89">
        <w:t>%   result = SCM_RTD_SOLVER(tau_e, X_target) determines the residence time</w:t>
      </w:r>
    </w:p>
    <w:p w14:paraId="5598D38D" w14:textId="77777777" w:rsidR="005D1E89" w:rsidRPr="005D1E89" w:rsidRDefault="005D1E89" w:rsidP="005D1E89">
      <w:pPr>
        <w:pStyle w:val="Code"/>
      </w:pPr>
      <w:r w:rsidRPr="005D1E89">
        <w:t>%   per reactor required to reach the specified outlet conversion. The</w:t>
      </w:r>
    </w:p>
    <w:p w14:paraId="62F8B9AA" w14:textId="77777777" w:rsidR="005D1E89" w:rsidRPr="005D1E89" w:rsidRDefault="005D1E89" w:rsidP="005D1E89">
      <w:pPr>
        <w:pStyle w:val="Code"/>
      </w:pPr>
      <w:r w:rsidRPr="005D1E89">
        <w:t>%   governing shrinking-core equation, residence-time distributions, and</w:t>
      </w:r>
    </w:p>
    <w:p w14:paraId="7AF788BE" w14:textId="77777777" w:rsidR="005D1E89" w:rsidRPr="005D1E89" w:rsidRDefault="005D1E89" w:rsidP="005D1E89">
      <w:pPr>
        <w:pStyle w:val="Code"/>
      </w:pPr>
      <w:r w:rsidRPr="005D1E89">
        <w:t>%   numerical integration limits are retained exactly from the original</w:t>
      </w:r>
    </w:p>
    <w:p w14:paraId="0545E700" w14:textId="77777777" w:rsidR="005D1E89" w:rsidRPr="005D1E89" w:rsidRDefault="005D1E89" w:rsidP="005D1E89">
      <w:pPr>
        <w:pStyle w:val="Code"/>
      </w:pPr>
      <w:r w:rsidRPr="005D1E89">
        <w:t>%   reactor sizing program.</w:t>
      </w:r>
    </w:p>
    <w:p w14:paraId="65BB95C8" w14:textId="77777777" w:rsidR="005D1E89" w:rsidRPr="005D1E89" w:rsidRDefault="005D1E89" w:rsidP="005D1E89">
      <w:pPr>
        <w:pStyle w:val="Code"/>
      </w:pPr>
      <w:r w:rsidRPr="005D1E89">
        <w:t>%</w:t>
      </w:r>
    </w:p>
    <w:p w14:paraId="686E0EFE" w14:textId="77777777" w:rsidR="005D1E89" w:rsidRPr="005D1E89" w:rsidRDefault="005D1E89" w:rsidP="005D1E89">
      <w:pPr>
        <w:pStyle w:val="Code"/>
      </w:pPr>
      <w:r w:rsidRPr="005D1E89">
        <w:t>%   Inputs</w:t>
      </w:r>
    </w:p>
    <w:p w14:paraId="61421158" w14:textId="77777777" w:rsidR="005D1E89" w:rsidRPr="005D1E89" w:rsidRDefault="005D1E89" w:rsidP="005D1E89">
      <w:pPr>
        <w:pStyle w:val="Code"/>
      </w:pPr>
      <w:r w:rsidRPr="005D1E89">
        <w:t>%       tau_e    - Characteristic time for complete particle conversion (h)</w:t>
      </w:r>
    </w:p>
    <w:p w14:paraId="3EA04C76" w14:textId="77777777" w:rsidR="005D1E89" w:rsidRPr="005D1E89" w:rsidRDefault="005D1E89" w:rsidP="005D1E89">
      <w:pPr>
        <w:pStyle w:val="Code"/>
      </w:pPr>
      <w:r w:rsidRPr="005D1E89">
        <w:t>%       X_target - Target mean conversion leaving the second CSTR</w:t>
      </w:r>
    </w:p>
    <w:p w14:paraId="26A22F7F" w14:textId="77777777" w:rsidR="005D1E89" w:rsidRPr="005D1E89" w:rsidRDefault="005D1E89" w:rsidP="005D1E89">
      <w:pPr>
        <w:pStyle w:val="Code"/>
      </w:pPr>
      <w:r w:rsidRPr="005D1E89">
        <w:t>%</w:t>
      </w:r>
    </w:p>
    <w:p w14:paraId="3704F2CE" w14:textId="77777777" w:rsidR="005D1E89" w:rsidRPr="005D1E89" w:rsidRDefault="005D1E89" w:rsidP="005D1E89">
      <w:pPr>
        <w:pStyle w:val="Code"/>
      </w:pPr>
      <w:r w:rsidRPr="005D1E89">
        <w:t>%   Output</w:t>
      </w:r>
    </w:p>
    <w:p w14:paraId="53E3903E" w14:textId="77777777" w:rsidR="005D1E89" w:rsidRPr="005D1E89" w:rsidRDefault="005D1E89" w:rsidP="005D1E89">
      <w:pPr>
        <w:pStyle w:val="Code"/>
      </w:pPr>
      <w:r w:rsidRPr="005D1E89">
        <w:t>%       result   - Structure containing residence times, conversions,</w:t>
      </w:r>
    </w:p>
    <w:p w14:paraId="5C217855" w14:textId="77777777" w:rsidR="005D1E89" w:rsidRPr="005D1E89" w:rsidRDefault="005D1E89" w:rsidP="005D1E89">
      <w:pPr>
        <w:pStyle w:val="Code"/>
      </w:pPr>
      <w:r w:rsidRPr="005D1E89">
        <w:t>%                  volume estimates, integration terms, and solver details.</w:t>
      </w:r>
    </w:p>
    <w:p w14:paraId="0B123E9B" w14:textId="77777777" w:rsidR="005D1E89" w:rsidRPr="005D1E89" w:rsidRDefault="005D1E89" w:rsidP="005D1E89">
      <w:pPr>
        <w:pStyle w:val="Code"/>
      </w:pPr>
    </w:p>
    <w:p w14:paraId="55F87F19" w14:textId="77777777" w:rsidR="005D1E89" w:rsidRPr="005D1E89" w:rsidRDefault="005D1E89" w:rsidP="005D1E89">
      <w:pPr>
        <w:pStyle w:val="Code"/>
      </w:pPr>
      <w:r w:rsidRPr="005D1E89">
        <w:t xml:space="preserve">    if nargin &lt; 2</w:t>
      </w:r>
    </w:p>
    <w:p w14:paraId="3930C42A" w14:textId="77777777" w:rsidR="005D1E89" w:rsidRPr="005D1E89" w:rsidRDefault="005D1E89" w:rsidP="005D1E89">
      <w:pPr>
        <w:pStyle w:val="Code"/>
      </w:pPr>
      <w:r w:rsidRPr="005D1E89">
        <w:t xml:space="preserve">        warning('scm_rtd_solver:usingDefaults', ...</w:t>
      </w:r>
    </w:p>
    <w:p w14:paraId="1EE2502F" w14:textId="77777777" w:rsidR="005D1E89" w:rsidRPr="005D1E89" w:rsidRDefault="005D1E89" w:rsidP="005D1E89">
      <w:pPr>
        <w:pStyle w:val="Code"/>
      </w:pPr>
      <w:r w:rsidRPr="005D1E89">
        <w:t xml:space="preserve">            'Missing inputs — using design defaults: tau_e=2.5 h, X_target=0.90.');</w:t>
      </w:r>
    </w:p>
    <w:p w14:paraId="6B2AD524" w14:textId="77777777" w:rsidR="005D1E89" w:rsidRPr="005D1E89" w:rsidRDefault="005D1E89" w:rsidP="005D1E89">
      <w:pPr>
        <w:pStyle w:val="Code"/>
      </w:pPr>
      <w:r w:rsidRPr="005D1E89">
        <w:t xml:space="preserve">        if nargin &lt; 1 || isempty(tau_e)</w:t>
      </w:r>
    </w:p>
    <w:p w14:paraId="653FBD83" w14:textId="77777777" w:rsidR="005D1E89" w:rsidRPr="005D1E89" w:rsidRDefault="005D1E89" w:rsidP="005D1E89">
      <w:pPr>
        <w:pStyle w:val="Code"/>
      </w:pPr>
      <w:r w:rsidRPr="005D1E89">
        <w:t xml:space="preserve">            tau_e = 2.5;</w:t>
      </w:r>
    </w:p>
    <w:p w14:paraId="5956391C" w14:textId="77777777" w:rsidR="005D1E89" w:rsidRPr="005D1E89" w:rsidRDefault="005D1E89" w:rsidP="005D1E89">
      <w:pPr>
        <w:pStyle w:val="Code"/>
      </w:pPr>
      <w:r w:rsidRPr="005D1E89">
        <w:t xml:space="preserve">        end</w:t>
      </w:r>
    </w:p>
    <w:p w14:paraId="5BD9BDF0" w14:textId="77777777" w:rsidR="005D1E89" w:rsidRPr="005D1E89" w:rsidRDefault="005D1E89" w:rsidP="005D1E89">
      <w:pPr>
        <w:pStyle w:val="Code"/>
      </w:pPr>
      <w:r w:rsidRPr="005D1E89">
        <w:t xml:space="preserve">        if nargin &lt; 2 || isempty(X_target)</w:t>
      </w:r>
    </w:p>
    <w:p w14:paraId="4B588710" w14:textId="77777777" w:rsidR="005D1E89" w:rsidRPr="005D1E89" w:rsidRDefault="005D1E89" w:rsidP="005D1E89">
      <w:pPr>
        <w:pStyle w:val="Code"/>
      </w:pPr>
      <w:r w:rsidRPr="005D1E89">
        <w:t xml:space="preserve">            X_target = 0.90;</w:t>
      </w:r>
    </w:p>
    <w:p w14:paraId="1E4259B7" w14:textId="77777777" w:rsidR="005D1E89" w:rsidRPr="005D1E89" w:rsidRDefault="005D1E89" w:rsidP="005D1E89">
      <w:pPr>
        <w:pStyle w:val="Code"/>
      </w:pPr>
      <w:r w:rsidRPr="005D1E89">
        <w:t xml:space="preserve">        end</w:t>
      </w:r>
    </w:p>
    <w:p w14:paraId="72788058" w14:textId="77777777" w:rsidR="005D1E89" w:rsidRPr="005D1E89" w:rsidRDefault="005D1E89" w:rsidP="005D1E89">
      <w:pPr>
        <w:pStyle w:val="Code"/>
      </w:pPr>
      <w:r w:rsidRPr="005D1E89">
        <w:t xml:space="preserve">    end</w:t>
      </w:r>
    </w:p>
    <w:p w14:paraId="13E09905" w14:textId="77777777" w:rsidR="005D1E89" w:rsidRPr="005D1E89" w:rsidRDefault="005D1E89" w:rsidP="005D1E89">
      <w:pPr>
        <w:pStyle w:val="Code"/>
      </w:pPr>
    </w:p>
    <w:p w14:paraId="2A5B21C5" w14:textId="77777777" w:rsidR="005D1E89" w:rsidRPr="005D1E89" w:rsidRDefault="005D1E89" w:rsidP="005D1E89">
      <w:pPr>
        <w:pStyle w:val="Code"/>
      </w:pPr>
      <w:r w:rsidRPr="005D1E89">
        <w:t xml:space="preserve">    validateattributes(tau_e, {'numeric'}, ...</w:t>
      </w:r>
    </w:p>
    <w:p w14:paraId="052B4AF3" w14:textId="77777777" w:rsidR="005D1E89" w:rsidRPr="005D1E89" w:rsidRDefault="005D1E89" w:rsidP="005D1E89">
      <w:pPr>
        <w:pStyle w:val="Code"/>
      </w:pPr>
      <w:r w:rsidRPr="005D1E89">
        <w:t xml:space="preserve">        {'scalar','real','finite','positive'}, mfilename, 'tau_e', 1);</w:t>
      </w:r>
    </w:p>
    <w:p w14:paraId="68E71195" w14:textId="77777777" w:rsidR="005D1E89" w:rsidRPr="005D1E89" w:rsidRDefault="005D1E89" w:rsidP="005D1E89">
      <w:pPr>
        <w:pStyle w:val="Code"/>
      </w:pPr>
      <w:r w:rsidRPr="005D1E89">
        <w:t xml:space="preserve">    validateattributes(X_target, {'numeric'}, ...</w:t>
      </w:r>
    </w:p>
    <w:p w14:paraId="039A8202" w14:textId="77777777" w:rsidR="005D1E89" w:rsidRPr="005D1E89" w:rsidRDefault="005D1E89" w:rsidP="005D1E89">
      <w:pPr>
        <w:pStyle w:val="Code"/>
      </w:pPr>
      <w:r w:rsidRPr="005D1E89">
        <w:t xml:space="preserve">        {'scalar','real','finite','&gt;',0,'&lt;',1}, mfilename, 'X_target', 2);</w:t>
      </w:r>
    </w:p>
    <w:p w14:paraId="597A4A63" w14:textId="77777777" w:rsidR="005D1E89" w:rsidRPr="005D1E89" w:rsidRDefault="005D1E89" w:rsidP="005D1E89">
      <w:pPr>
        <w:pStyle w:val="Code"/>
      </w:pPr>
    </w:p>
    <w:p w14:paraId="438492A1" w14:textId="77777777" w:rsidR="005D1E89" w:rsidRPr="005D1E89" w:rsidRDefault="005D1E89" w:rsidP="005D1E89">
      <w:pPr>
        <w:pStyle w:val="Code"/>
      </w:pPr>
      <w:r w:rsidRPr="005D1E89">
        <w:t xml:space="preserve">    % The original design calculation used fzero with a single scalar</w:t>
      </w:r>
    </w:p>
    <w:p w14:paraId="4FF9FC16" w14:textId="77777777" w:rsidR="005D1E89" w:rsidRPr="005D1E89" w:rsidRDefault="005D1E89" w:rsidP="005D1E89">
      <w:pPr>
        <w:pStyle w:val="Code"/>
      </w:pPr>
      <w:r w:rsidRPr="005D1E89">
        <w:t xml:space="preserve">    % residence-time guess. The same root-finding structure is kept here so</w:t>
      </w:r>
    </w:p>
    <w:p w14:paraId="4448AA6A" w14:textId="77777777" w:rsidR="005D1E89" w:rsidRPr="005D1E89" w:rsidRDefault="005D1E89" w:rsidP="005D1E89">
      <w:pPr>
        <w:pStyle w:val="Code"/>
      </w:pPr>
      <w:r w:rsidRPr="005D1E89">
        <w:t xml:space="preserve">    % that each sensitivity case repeats the complete SCM-RTD optimization.</w:t>
      </w:r>
    </w:p>
    <w:p w14:paraId="32BE76DB" w14:textId="77777777" w:rsidR="005D1E89" w:rsidRPr="005D1E89" w:rsidRDefault="005D1E89" w:rsidP="005D1E89">
      <w:pPr>
        <w:pStyle w:val="Code"/>
      </w:pPr>
      <w:r w:rsidRPr="005D1E89">
        <w:t xml:space="preserve">    tau_initial_guess = 0.5;     % h</w:t>
      </w:r>
    </w:p>
    <w:p w14:paraId="4FE27AF0" w14:textId="77777777" w:rsidR="005D1E89" w:rsidRPr="005D1E89" w:rsidRDefault="005D1E89" w:rsidP="005D1E89">
      <w:pPr>
        <w:pStyle w:val="Code"/>
      </w:pPr>
      <w:r w:rsidRPr="005D1E89">
        <w:t xml:space="preserve">    options = optimset('Display','off','TolX',1e-8);</w:t>
      </w:r>
    </w:p>
    <w:p w14:paraId="3E9318B0" w14:textId="77777777" w:rsidR="005D1E89" w:rsidRPr="005D1E89" w:rsidRDefault="005D1E89" w:rsidP="005D1E89">
      <w:pPr>
        <w:pStyle w:val="Code"/>
      </w:pPr>
    </w:p>
    <w:p w14:paraId="2C26E710" w14:textId="77777777" w:rsidR="005D1E89" w:rsidRPr="005D1E89" w:rsidRDefault="005D1E89" w:rsidP="005D1E89">
      <w:pPr>
        <w:pStyle w:val="Code"/>
      </w:pPr>
      <w:r w:rsidRPr="005D1E89">
        <w:t xml:space="preserve">    [tau_opt, error_at_solution, exitflag, solver_output] = fzero( ...</w:t>
      </w:r>
    </w:p>
    <w:p w14:paraId="6B7B2375" w14:textId="77777777" w:rsidR="005D1E89" w:rsidRPr="005D1E89" w:rsidRDefault="005D1E89" w:rsidP="005D1E89">
      <w:pPr>
        <w:pStyle w:val="Code"/>
      </w:pPr>
      <w:r w:rsidRPr="005D1E89">
        <w:t xml:space="preserve">        @(tau) reactor_error(tau, tau_e, X_target), ...</w:t>
      </w:r>
    </w:p>
    <w:p w14:paraId="6E0C26C1" w14:textId="77777777" w:rsidR="005D1E89" w:rsidRPr="005D1E89" w:rsidRDefault="005D1E89" w:rsidP="005D1E89">
      <w:pPr>
        <w:pStyle w:val="Code"/>
      </w:pPr>
      <w:r w:rsidRPr="005D1E89">
        <w:t xml:space="preserve">        tau_initial_guess, options);</w:t>
      </w:r>
    </w:p>
    <w:p w14:paraId="63379FA4" w14:textId="77777777" w:rsidR="005D1E89" w:rsidRPr="005D1E89" w:rsidRDefault="005D1E89" w:rsidP="005D1E89">
      <w:pPr>
        <w:pStyle w:val="Code"/>
      </w:pPr>
    </w:p>
    <w:p w14:paraId="67F43536" w14:textId="77777777" w:rsidR="005D1E89" w:rsidRPr="005D1E89" w:rsidRDefault="005D1E89" w:rsidP="005D1E89">
      <w:pPr>
        <w:pStyle w:val="Code"/>
      </w:pPr>
      <w:r w:rsidRPr="005D1E89">
        <w:t xml:space="preserve">    [~, X1_mean, X2_mean, int1, int2, int3, int4] = ...</w:t>
      </w:r>
    </w:p>
    <w:p w14:paraId="1EAA4245" w14:textId="77777777" w:rsidR="005D1E89" w:rsidRPr="005D1E89" w:rsidRDefault="005D1E89" w:rsidP="005D1E89">
      <w:pPr>
        <w:pStyle w:val="Code"/>
      </w:pPr>
      <w:r w:rsidRPr="005D1E89">
        <w:t xml:space="preserve">        reactor_error(tau_opt, tau_e, X_target);</w:t>
      </w:r>
    </w:p>
    <w:p w14:paraId="04BD08E4" w14:textId="77777777" w:rsidR="005D1E89" w:rsidRPr="005D1E89" w:rsidRDefault="005D1E89" w:rsidP="005D1E89">
      <w:pPr>
        <w:pStyle w:val="Code"/>
      </w:pPr>
    </w:p>
    <w:p w14:paraId="630AD2AA" w14:textId="77777777" w:rsidR="005D1E89" w:rsidRPr="005D1E89" w:rsidRDefault="005D1E89" w:rsidP="005D1E89">
      <w:pPr>
        <w:pStyle w:val="Code"/>
      </w:pPr>
      <w:r w:rsidRPr="005D1E89">
        <w:t xml:space="preserve">    % Reactor-volume basis retained from the existing sizing calculation:</w:t>
      </w:r>
    </w:p>
    <w:p w14:paraId="3140BAAC" w14:textId="77777777" w:rsidR="005D1E89" w:rsidRPr="005D1E89" w:rsidRDefault="005D1E89" w:rsidP="005D1E89">
      <w:pPr>
        <w:pStyle w:val="Code"/>
      </w:pPr>
      <w:r w:rsidRPr="005D1E89">
        <w:t xml:space="preserve">    % the base design gives V_total = 7.636 m^3 when the total residence</w:t>
      </w:r>
    </w:p>
    <w:p w14:paraId="1B461614" w14:textId="77777777" w:rsidR="005D1E89" w:rsidRPr="005D1E89" w:rsidRDefault="005D1E89" w:rsidP="005D1E89">
      <w:pPr>
        <w:pStyle w:val="Code"/>
      </w:pPr>
      <w:r w:rsidRPr="005D1E89">
        <w:t xml:space="preserve">    % time across both CSTRs is 2.3066 h at X_target = 0.90 and tau_e =</w:t>
      </w:r>
    </w:p>
    <w:p w14:paraId="6AC9BC94" w14:textId="77777777" w:rsidR="005D1E89" w:rsidRPr="005D1E89" w:rsidRDefault="005D1E89" w:rsidP="005D1E89">
      <w:pPr>
        <w:pStyle w:val="Code"/>
      </w:pPr>
      <w:r w:rsidRPr="005D1E89">
        <w:t xml:space="preserve">    % 2.5 h. This defines the volumetric slurry-flow basis used to convert</w:t>
      </w:r>
    </w:p>
    <w:p w14:paraId="58546643" w14:textId="77777777" w:rsidR="005D1E89" w:rsidRPr="005D1E89" w:rsidRDefault="005D1E89" w:rsidP="005D1E89">
      <w:pPr>
        <w:pStyle w:val="Code"/>
      </w:pPr>
      <w:r w:rsidRPr="005D1E89">
        <w:t xml:space="preserve">    % residence time to volume.</w:t>
      </w:r>
    </w:p>
    <w:p w14:paraId="38E3F2C7" w14:textId="77777777" w:rsidR="005D1E89" w:rsidRPr="005D1E89" w:rsidRDefault="005D1E89" w:rsidP="005D1E89">
      <w:pPr>
        <w:pStyle w:val="Code"/>
      </w:pPr>
      <w:r w:rsidRPr="005D1E89">
        <w:t xml:space="preserve">    design_total_residence_time_h = 2.3066;</w:t>
      </w:r>
    </w:p>
    <w:p w14:paraId="1BE59F5A" w14:textId="77777777" w:rsidR="005D1E89" w:rsidRPr="005D1E89" w:rsidRDefault="005D1E89" w:rsidP="005D1E89">
      <w:pPr>
        <w:pStyle w:val="Code"/>
      </w:pPr>
      <w:r w:rsidRPr="005D1E89">
        <w:t xml:space="preserve">    design_total_volume_m3 = 7.636;</w:t>
      </w:r>
    </w:p>
    <w:p w14:paraId="531EF81E" w14:textId="77777777" w:rsidR="005D1E89" w:rsidRPr="005D1E89" w:rsidRDefault="005D1E89" w:rsidP="005D1E89">
      <w:pPr>
        <w:pStyle w:val="Code"/>
      </w:pPr>
      <w:r w:rsidRPr="005D1E89">
        <w:t xml:space="preserve">    volumetric_flow_rate_m3_per_h = ...</w:t>
      </w:r>
    </w:p>
    <w:p w14:paraId="6621681E" w14:textId="77777777" w:rsidR="005D1E89" w:rsidRPr="005D1E89" w:rsidRDefault="005D1E89" w:rsidP="005D1E89">
      <w:pPr>
        <w:pStyle w:val="Code"/>
      </w:pPr>
      <w:r w:rsidRPr="005D1E89">
        <w:t xml:space="preserve">        design_total_volume_m3/design_total_residence_time_h;</w:t>
      </w:r>
    </w:p>
    <w:p w14:paraId="2AA44335" w14:textId="77777777" w:rsidR="005D1E89" w:rsidRPr="005D1E89" w:rsidRDefault="005D1E89" w:rsidP="005D1E89">
      <w:pPr>
        <w:pStyle w:val="Code"/>
      </w:pPr>
    </w:p>
    <w:p w14:paraId="7AB308D7" w14:textId="77777777" w:rsidR="005D1E89" w:rsidRPr="005D1E89" w:rsidRDefault="005D1E89" w:rsidP="005D1E89">
      <w:pPr>
        <w:pStyle w:val="Code"/>
      </w:pPr>
      <w:r w:rsidRPr="005D1E89">
        <w:t xml:space="preserve">    total_residence_time_h = 2*tau_opt;</w:t>
      </w:r>
    </w:p>
    <w:p w14:paraId="41670FF9" w14:textId="77777777" w:rsidR="005D1E89" w:rsidRPr="005D1E89" w:rsidRDefault="005D1E89" w:rsidP="005D1E89">
      <w:pPr>
        <w:pStyle w:val="Code"/>
      </w:pPr>
      <w:r w:rsidRPr="005D1E89">
        <w:t xml:space="preserve">    total_reactor_volume_m3 = ...</w:t>
      </w:r>
    </w:p>
    <w:p w14:paraId="29DCA4A4" w14:textId="77777777" w:rsidR="005D1E89" w:rsidRPr="005D1E89" w:rsidRDefault="005D1E89" w:rsidP="005D1E89">
      <w:pPr>
        <w:pStyle w:val="Code"/>
      </w:pPr>
      <w:r w:rsidRPr="005D1E89">
        <w:lastRenderedPageBreak/>
        <w:t xml:space="preserve">        volumetric_flow_rate_m3_per_h*total_residence_time_h;</w:t>
      </w:r>
    </w:p>
    <w:p w14:paraId="10A4F19C" w14:textId="77777777" w:rsidR="005D1E89" w:rsidRPr="005D1E89" w:rsidRDefault="005D1E89" w:rsidP="005D1E89">
      <w:pPr>
        <w:pStyle w:val="Code"/>
      </w:pPr>
    </w:p>
    <w:p w14:paraId="22D5B2D5" w14:textId="77777777" w:rsidR="005D1E89" w:rsidRPr="00DB395E" w:rsidRDefault="005D1E89" w:rsidP="005D1E89">
      <w:pPr>
        <w:pStyle w:val="Code"/>
        <w:rPr>
          <w:lang w:val="de-DE"/>
        </w:rPr>
      </w:pPr>
      <w:r w:rsidRPr="005D1E89">
        <w:t xml:space="preserve">    </w:t>
      </w:r>
      <w:r w:rsidRPr="00DB395E">
        <w:rPr>
          <w:lang w:val="de-DE"/>
        </w:rPr>
        <w:t>result = struct();</w:t>
      </w:r>
    </w:p>
    <w:p w14:paraId="7B3A61F4" w14:textId="77777777" w:rsidR="005D1E89" w:rsidRPr="00DB395E" w:rsidRDefault="005D1E89" w:rsidP="005D1E89">
      <w:pPr>
        <w:pStyle w:val="Code"/>
        <w:rPr>
          <w:lang w:val="de-DE"/>
        </w:rPr>
      </w:pPr>
      <w:r w:rsidRPr="00DB395E">
        <w:rPr>
          <w:lang w:val="de-DE"/>
        </w:rPr>
        <w:t xml:space="preserve">    result.tau_e_h = tau_e;</w:t>
      </w:r>
    </w:p>
    <w:p w14:paraId="09CCBFE9" w14:textId="77777777" w:rsidR="005D1E89" w:rsidRPr="005D1E89" w:rsidRDefault="005D1E89" w:rsidP="005D1E89">
      <w:pPr>
        <w:pStyle w:val="Code"/>
      </w:pPr>
      <w:r w:rsidRPr="00DB395E">
        <w:rPr>
          <w:lang w:val="de-DE"/>
        </w:rPr>
        <w:t xml:space="preserve">    </w:t>
      </w:r>
      <w:r w:rsidRPr="005D1E89">
        <w:t>result.X_target = X_target;</w:t>
      </w:r>
    </w:p>
    <w:p w14:paraId="0EEB0146" w14:textId="77777777" w:rsidR="005D1E89" w:rsidRPr="005D1E89" w:rsidRDefault="005D1E89" w:rsidP="005D1E89">
      <w:pPr>
        <w:pStyle w:val="Code"/>
      </w:pPr>
      <w:r w:rsidRPr="005D1E89">
        <w:t xml:space="preserve">    result.tau_per_reactor_h = tau_opt;</w:t>
      </w:r>
    </w:p>
    <w:p w14:paraId="689C93AC" w14:textId="77777777" w:rsidR="005D1E89" w:rsidRPr="005D1E89" w:rsidRDefault="005D1E89" w:rsidP="005D1E89">
      <w:pPr>
        <w:pStyle w:val="Code"/>
      </w:pPr>
      <w:r w:rsidRPr="005D1E89">
        <w:t xml:space="preserve">    result.total_residence_time_h = total_residence_time_h;</w:t>
      </w:r>
    </w:p>
    <w:p w14:paraId="59DA24FE" w14:textId="77777777" w:rsidR="005D1E89" w:rsidRPr="005D1E89" w:rsidRDefault="005D1E89" w:rsidP="005D1E89">
      <w:pPr>
        <w:pStyle w:val="Code"/>
      </w:pPr>
      <w:r w:rsidRPr="005D1E89">
        <w:t xml:space="preserve">    result.X1_mean = X1_mean;</w:t>
      </w:r>
    </w:p>
    <w:p w14:paraId="20CA199D" w14:textId="77777777" w:rsidR="005D1E89" w:rsidRPr="005D1E89" w:rsidRDefault="005D1E89" w:rsidP="005D1E89">
      <w:pPr>
        <w:pStyle w:val="Code"/>
      </w:pPr>
      <w:r w:rsidRPr="005D1E89">
        <w:t xml:space="preserve">    result.X2_mean = X2_mean;</w:t>
      </w:r>
    </w:p>
    <w:p w14:paraId="044560C0" w14:textId="77777777" w:rsidR="005D1E89" w:rsidRPr="005D1E89" w:rsidRDefault="005D1E89" w:rsidP="005D1E89">
      <w:pPr>
        <w:pStyle w:val="Code"/>
      </w:pPr>
      <w:r w:rsidRPr="005D1E89">
        <w:t xml:space="preserve">    result.total_reactor_volume_m3 = total_reactor_volume_m3;</w:t>
      </w:r>
    </w:p>
    <w:p w14:paraId="749D4884" w14:textId="77777777" w:rsidR="005D1E89" w:rsidRPr="005D1E89" w:rsidRDefault="005D1E89" w:rsidP="005D1E89">
      <w:pPr>
        <w:pStyle w:val="Code"/>
      </w:pPr>
      <w:r w:rsidRPr="005D1E89">
        <w:t xml:space="preserve">    result.reactor_volume_each_m3 = total_reactor_volume_m3/2;</w:t>
      </w:r>
    </w:p>
    <w:p w14:paraId="50F3D495" w14:textId="77777777" w:rsidR="005D1E89" w:rsidRPr="005D1E89" w:rsidRDefault="005D1E89" w:rsidP="005D1E89">
      <w:pPr>
        <w:pStyle w:val="Code"/>
      </w:pPr>
      <w:r w:rsidRPr="005D1E89">
        <w:t xml:space="preserve">    result.volumetric_flow_rate_m3_per_h = volumetric_flow_rate_m3_per_h;</w:t>
      </w:r>
    </w:p>
    <w:p w14:paraId="352F2FDF" w14:textId="77777777" w:rsidR="005D1E89" w:rsidRPr="005D1E89" w:rsidRDefault="005D1E89" w:rsidP="005D1E89">
      <w:pPr>
        <w:pStyle w:val="Code"/>
      </w:pPr>
      <w:r w:rsidRPr="005D1E89">
        <w:t xml:space="preserve">    result.error_at_solution = error_at_solution;</w:t>
      </w:r>
    </w:p>
    <w:p w14:paraId="6E4C4C62" w14:textId="77777777" w:rsidR="005D1E89" w:rsidRPr="005D1E89" w:rsidRDefault="005D1E89" w:rsidP="005D1E89">
      <w:pPr>
        <w:pStyle w:val="Code"/>
      </w:pPr>
      <w:r w:rsidRPr="005D1E89">
        <w:t xml:space="preserve">    result.exitflag = exitflag;</w:t>
      </w:r>
    </w:p>
    <w:p w14:paraId="001B4BA9" w14:textId="77777777" w:rsidR="005D1E89" w:rsidRPr="005D1E89" w:rsidRDefault="005D1E89" w:rsidP="005D1E89">
      <w:pPr>
        <w:pStyle w:val="Code"/>
      </w:pPr>
      <w:r w:rsidRPr="005D1E89">
        <w:t xml:space="preserve">    result.solver_output = solver_output;</w:t>
      </w:r>
    </w:p>
    <w:p w14:paraId="32322FD8" w14:textId="77777777" w:rsidR="005D1E89" w:rsidRPr="005D1E89" w:rsidRDefault="005D1E89" w:rsidP="005D1E89">
      <w:pPr>
        <w:pStyle w:val="Code"/>
      </w:pPr>
      <w:r w:rsidRPr="005D1E89">
        <w:t xml:space="preserve">    result.tau_initial_guess_h = tau_initial_guess;</w:t>
      </w:r>
    </w:p>
    <w:p w14:paraId="4A6233B5" w14:textId="77777777" w:rsidR="005D1E89" w:rsidRPr="005D1E89" w:rsidRDefault="005D1E89" w:rsidP="005D1E89">
      <w:pPr>
        <w:pStyle w:val="Code"/>
      </w:pPr>
    </w:p>
    <w:p w14:paraId="34667E7F" w14:textId="77777777" w:rsidR="005D1E89" w:rsidRPr="005D1E89" w:rsidRDefault="005D1E89" w:rsidP="005D1E89">
      <w:pPr>
        <w:pStyle w:val="Code"/>
      </w:pPr>
      <w:r w:rsidRPr="005D1E89">
        <w:t xml:space="preserve">    result.integration_terms = struct( ...</w:t>
      </w:r>
    </w:p>
    <w:p w14:paraId="5B0F9C83" w14:textId="77777777" w:rsidR="005D1E89" w:rsidRPr="005D1E89" w:rsidRDefault="005D1E89" w:rsidP="005D1E89">
      <w:pPr>
        <w:pStyle w:val="Code"/>
      </w:pPr>
      <w:r w:rsidRPr="005D1E89">
        <w:t xml:space="preserve">        'reactor1_partial_integral', int1, ...</w:t>
      </w:r>
    </w:p>
    <w:p w14:paraId="00F42748" w14:textId="77777777" w:rsidR="005D1E89" w:rsidRPr="005D1E89" w:rsidRDefault="005D1E89" w:rsidP="005D1E89">
      <w:pPr>
        <w:pStyle w:val="Code"/>
      </w:pPr>
      <w:r w:rsidRPr="005D1E89">
        <w:t xml:space="preserve">        'reactor1_complete_conversion_tail', int2, ...</w:t>
      </w:r>
    </w:p>
    <w:p w14:paraId="3193B8E5" w14:textId="77777777" w:rsidR="005D1E89" w:rsidRPr="005D1E89" w:rsidRDefault="005D1E89" w:rsidP="005D1E89">
      <w:pPr>
        <w:pStyle w:val="Code"/>
      </w:pPr>
      <w:r w:rsidRPr="005D1E89">
        <w:t xml:space="preserve">        'reactor2_partial_integral', int3, ...</w:t>
      </w:r>
    </w:p>
    <w:p w14:paraId="0B28E477" w14:textId="77777777" w:rsidR="005D1E89" w:rsidRPr="005D1E89" w:rsidRDefault="005D1E89" w:rsidP="005D1E89">
      <w:pPr>
        <w:pStyle w:val="Code"/>
      </w:pPr>
      <w:r w:rsidRPr="005D1E89">
        <w:t xml:space="preserve">        'reactor2_complete_conversion_tail', int4);</w:t>
      </w:r>
    </w:p>
    <w:p w14:paraId="3AD15BD8" w14:textId="77777777" w:rsidR="005D1E89" w:rsidRPr="005D1E89" w:rsidRDefault="005D1E89" w:rsidP="005D1E89">
      <w:pPr>
        <w:pStyle w:val="Code"/>
      </w:pPr>
    </w:p>
    <w:p w14:paraId="0CBD4EEB" w14:textId="77777777" w:rsidR="005D1E89" w:rsidRPr="005D1E89" w:rsidRDefault="005D1E89" w:rsidP="005D1E89">
      <w:pPr>
        <w:pStyle w:val="Code"/>
      </w:pPr>
      <w:r w:rsidRPr="005D1E89">
        <w:t xml:space="preserve">    result.sizing_basis = struct( ...</w:t>
      </w:r>
    </w:p>
    <w:p w14:paraId="55893648" w14:textId="77777777" w:rsidR="005D1E89" w:rsidRPr="005D1E89" w:rsidRDefault="005D1E89" w:rsidP="005D1E89">
      <w:pPr>
        <w:pStyle w:val="Code"/>
      </w:pPr>
      <w:r w:rsidRPr="005D1E89">
        <w:t xml:space="preserve">        'design_tau_e_h', 2.5, ...</w:t>
      </w:r>
    </w:p>
    <w:p w14:paraId="0BF448BE" w14:textId="77777777" w:rsidR="005D1E89" w:rsidRPr="005D1E89" w:rsidRDefault="005D1E89" w:rsidP="005D1E89">
      <w:pPr>
        <w:pStyle w:val="Code"/>
      </w:pPr>
      <w:r w:rsidRPr="005D1E89">
        <w:t xml:space="preserve">        'design_X_target', 0.90, ...</w:t>
      </w:r>
    </w:p>
    <w:p w14:paraId="359759AC" w14:textId="77777777" w:rsidR="005D1E89" w:rsidRPr="005D1E89" w:rsidRDefault="005D1E89" w:rsidP="005D1E89">
      <w:pPr>
        <w:pStyle w:val="Code"/>
      </w:pPr>
      <w:r w:rsidRPr="005D1E89">
        <w:t xml:space="preserve">        'design_tau_per_reactor_h', design_total_residence_time_h/2, ...</w:t>
      </w:r>
    </w:p>
    <w:p w14:paraId="0A57DB41" w14:textId="77777777" w:rsidR="005D1E89" w:rsidRPr="005D1E89" w:rsidRDefault="005D1E89" w:rsidP="005D1E89">
      <w:pPr>
        <w:pStyle w:val="Code"/>
      </w:pPr>
      <w:r w:rsidRPr="005D1E89">
        <w:t xml:space="preserve">        'design_total_residence_time_h', design_total_residence_time_h, ...</w:t>
      </w:r>
    </w:p>
    <w:p w14:paraId="6782EFD4" w14:textId="77777777" w:rsidR="005D1E89" w:rsidRPr="005D1E89" w:rsidRDefault="005D1E89" w:rsidP="005D1E89">
      <w:pPr>
        <w:pStyle w:val="Code"/>
      </w:pPr>
      <w:r w:rsidRPr="005D1E89">
        <w:t xml:space="preserve">        'design_total_volume_m3', design_total_volume_m3);</w:t>
      </w:r>
    </w:p>
    <w:p w14:paraId="25378018" w14:textId="77777777" w:rsidR="005D1E89" w:rsidRPr="005D1E89" w:rsidRDefault="005D1E89" w:rsidP="005D1E89">
      <w:pPr>
        <w:pStyle w:val="Code"/>
      </w:pPr>
    </w:p>
    <w:p w14:paraId="5D39D7A8" w14:textId="77777777" w:rsidR="005D1E89" w:rsidRPr="005D1E89" w:rsidRDefault="005D1E89" w:rsidP="005D1E89">
      <w:pPr>
        <w:pStyle w:val="Code"/>
      </w:pPr>
      <w:r w:rsidRPr="005D1E89">
        <w:t xml:space="preserve">    % --- SINGLE CSTR COMPARISON ---</w:t>
      </w:r>
    </w:p>
    <w:p w14:paraId="0F13380D" w14:textId="77777777" w:rsidR="005D1E89" w:rsidRPr="005D1E89" w:rsidRDefault="005D1E89" w:rsidP="005D1E89">
      <w:pPr>
        <w:pStyle w:val="Code"/>
      </w:pPr>
      <w:r w:rsidRPr="005D1E89">
        <w:t xml:space="preserve">    [tau_single, error_single, exitflag_single, solver_output_single] = fzero( ...</w:t>
      </w:r>
    </w:p>
    <w:p w14:paraId="6F5A1367" w14:textId="77777777" w:rsidR="005D1E89" w:rsidRPr="005D1E89" w:rsidRDefault="005D1E89" w:rsidP="005D1E89">
      <w:pPr>
        <w:pStyle w:val="Code"/>
      </w:pPr>
      <w:r w:rsidRPr="005D1E89">
        <w:lastRenderedPageBreak/>
        <w:t xml:space="preserve">        @(tau) single_reactor_error(tau, tau_e, X_target), ...</w:t>
      </w:r>
    </w:p>
    <w:p w14:paraId="6DA73799" w14:textId="77777777" w:rsidR="005D1E89" w:rsidRPr="005D1E89" w:rsidRDefault="005D1E89" w:rsidP="005D1E89">
      <w:pPr>
        <w:pStyle w:val="Code"/>
      </w:pPr>
      <w:r w:rsidRPr="005D1E89">
        <w:t xml:space="preserve">        [0.2, 10], options);</w:t>
      </w:r>
    </w:p>
    <w:p w14:paraId="430CD90D" w14:textId="77777777" w:rsidR="005D1E89" w:rsidRPr="005D1E89" w:rsidRDefault="005D1E89" w:rsidP="005D1E89">
      <w:pPr>
        <w:pStyle w:val="Code"/>
      </w:pPr>
    </w:p>
    <w:p w14:paraId="5EEF93EC" w14:textId="77777777" w:rsidR="005D1E89" w:rsidRPr="005D1E89" w:rsidRDefault="005D1E89" w:rsidP="005D1E89">
      <w:pPr>
        <w:pStyle w:val="Code"/>
      </w:pPr>
      <w:r w:rsidRPr="005D1E89">
        <w:t xml:space="preserve">    single_reactor_volume_m3 = volumetric_flow_rate_m3_per_h * tau_single;</w:t>
      </w:r>
    </w:p>
    <w:p w14:paraId="280ABA86" w14:textId="77777777" w:rsidR="005D1E89" w:rsidRPr="005D1E89" w:rsidRDefault="005D1E89" w:rsidP="005D1E89">
      <w:pPr>
        <w:pStyle w:val="Code"/>
      </w:pPr>
      <w:r w:rsidRPr="005D1E89">
        <w:t xml:space="preserve">    total_residence_time_single_h = tau_single;</w:t>
      </w:r>
    </w:p>
    <w:p w14:paraId="3EA26ED6" w14:textId="77777777" w:rsidR="005D1E89" w:rsidRPr="005D1E89" w:rsidRDefault="005D1E89" w:rsidP="005D1E89">
      <w:pPr>
        <w:pStyle w:val="Code"/>
      </w:pPr>
      <w:r w:rsidRPr="005D1E89">
        <w:t xml:space="preserve">    total_residence_time_two_stage_h = total_residence_time_h;</w:t>
      </w:r>
    </w:p>
    <w:p w14:paraId="7882DE82" w14:textId="77777777" w:rsidR="005D1E89" w:rsidRPr="005D1E89" w:rsidRDefault="005D1E89" w:rsidP="005D1E89">
      <w:pPr>
        <w:pStyle w:val="Code"/>
      </w:pPr>
      <w:r w:rsidRPr="005D1E89">
        <w:t xml:space="preserve">    volume_reduction_m3 = single_reactor_volume_m3 - total_reactor_volume_m3;</w:t>
      </w:r>
    </w:p>
    <w:p w14:paraId="4F9F081A" w14:textId="77777777" w:rsidR="005D1E89" w:rsidRPr="005D1E89" w:rsidRDefault="005D1E89" w:rsidP="005D1E89">
      <w:pPr>
        <w:pStyle w:val="Code"/>
      </w:pPr>
      <w:r w:rsidRPr="005D1E89">
        <w:t xml:space="preserve">    percent_total_residence_time_reduction = (total_residence_time_single_h - total_residence_time_two_stage_h) / total_residence_time_single_h * 100;</w:t>
      </w:r>
    </w:p>
    <w:p w14:paraId="2306B66C" w14:textId="77777777" w:rsidR="005D1E89" w:rsidRPr="005D1E89" w:rsidRDefault="005D1E89" w:rsidP="005D1E89">
      <w:pPr>
        <w:pStyle w:val="Code"/>
      </w:pPr>
      <w:r w:rsidRPr="005D1E89">
        <w:t xml:space="preserve">    percent_total_residence_time_ratio = total_residence_time_two_stage_h / total_residence_time_single_h * 100;</w:t>
      </w:r>
    </w:p>
    <w:p w14:paraId="53911311" w14:textId="77777777" w:rsidR="005D1E89" w:rsidRPr="005D1E89" w:rsidRDefault="005D1E89" w:rsidP="005D1E89">
      <w:pPr>
        <w:pStyle w:val="Code"/>
      </w:pPr>
      <w:r w:rsidRPr="005D1E89">
        <w:t xml:space="preserve">    percent_volume_reduction = volume_reduction_m3 / single_reactor_volume_m3 * 100;</w:t>
      </w:r>
    </w:p>
    <w:p w14:paraId="7F95581A" w14:textId="77777777" w:rsidR="005D1E89" w:rsidRPr="005D1E89" w:rsidRDefault="005D1E89" w:rsidP="005D1E89">
      <w:pPr>
        <w:pStyle w:val="Code"/>
      </w:pPr>
    </w:p>
    <w:p w14:paraId="1F61D0FD" w14:textId="77777777" w:rsidR="005D1E89" w:rsidRPr="005D1E89" w:rsidRDefault="005D1E89" w:rsidP="005D1E89">
      <w:pPr>
        <w:pStyle w:val="Code"/>
      </w:pPr>
      <w:r w:rsidRPr="005D1E89">
        <w:t xml:space="preserve">    result.tau_single_cstr_h = tau_single;</w:t>
      </w:r>
    </w:p>
    <w:p w14:paraId="069B30FC" w14:textId="77777777" w:rsidR="005D1E89" w:rsidRPr="005D1E89" w:rsidRDefault="005D1E89" w:rsidP="005D1E89">
      <w:pPr>
        <w:pStyle w:val="Code"/>
      </w:pPr>
      <w:r w:rsidRPr="005D1E89">
        <w:t xml:space="preserve">    result.total_residence_time_single_h = total_residence_time_single_h;</w:t>
      </w:r>
    </w:p>
    <w:p w14:paraId="0AB2FA6F" w14:textId="77777777" w:rsidR="005D1E89" w:rsidRPr="005D1E89" w:rsidRDefault="005D1E89" w:rsidP="005D1E89">
      <w:pPr>
        <w:pStyle w:val="Code"/>
      </w:pPr>
      <w:r w:rsidRPr="005D1E89">
        <w:t xml:space="preserve">    result.total_residence_time_two_stage_h = total_residence_time_two_stage_h;</w:t>
      </w:r>
    </w:p>
    <w:p w14:paraId="0F3E215C" w14:textId="77777777" w:rsidR="005D1E89" w:rsidRPr="005D1E89" w:rsidRDefault="005D1E89" w:rsidP="005D1E89">
      <w:pPr>
        <w:pStyle w:val="Code"/>
      </w:pPr>
      <w:r w:rsidRPr="005D1E89">
        <w:t xml:space="preserve">    result.single_reactor_volume_m3 = single_reactor_volume_m3;</w:t>
      </w:r>
    </w:p>
    <w:p w14:paraId="5D928044" w14:textId="77777777" w:rsidR="005D1E89" w:rsidRPr="005D1E89" w:rsidRDefault="005D1E89" w:rsidP="005D1E89">
      <w:pPr>
        <w:pStyle w:val="Code"/>
      </w:pPr>
      <w:r w:rsidRPr="005D1E89">
        <w:t xml:space="preserve">    result.volume_reduction_m3 = volume_reduction_m3;</w:t>
      </w:r>
    </w:p>
    <w:p w14:paraId="584F933C" w14:textId="77777777" w:rsidR="005D1E89" w:rsidRPr="005D1E89" w:rsidRDefault="005D1E89" w:rsidP="005D1E89">
      <w:pPr>
        <w:pStyle w:val="Code"/>
      </w:pPr>
      <w:r w:rsidRPr="005D1E89">
        <w:t xml:space="preserve">    result.percent_total_residence_time_reduction = percent_total_residence_time_reduction;</w:t>
      </w:r>
    </w:p>
    <w:p w14:paraId="7FD0392A" w14:textId="77777777" w:rsidR="005D1E89" w:rsidRPr="005D1E89" w:rsidRDefault="005D1E89" w:rsidP="005D1E89">
      <w:pPr>
        <w:pStyle w:val="Code"/>
      </w:pPr>
      <w:r w:rsidRPr="005D1E89">
        <w:t xml:space="preserve">    result.percent_total_residence_time_ratio = percent_total_residence_time_ratio;</w:t>
      </w:r>
    </w:p>
    <w:p w14:paraId="722DEE53" w14:textId="77777777" w:rsidR="005D1E89" w:rsidRPr="005D1E89" w:rsidRDefault="005D1E89" w:rsidP="005D1E89">
      <w:pPr>
        <w:pStyle w:val="Code"/>
      </w:pPr>
      <w:r w:rsidRPr="005D1E89">
        <w:t xml:space="preserve">    result.percent_volume_reduction = percent_volume_reduction;</w:t>
      </w:r>
    </w:p>
    <w:p w14:paraId="671CDFE9" w14:textId="77777777" w:rsidR="005D1E89" w:rsidRPr="005D1E89" w:rsidRDefault="005D1E89" w:rsidP="005D1E89">
      <w:pPr>
        <w:pStyle w:val="Code"/>
      </w:pPr>
      <w:r w:rsidRPr="005D1E89">
        <w:t xml:space="preserve">    result.single_reactor_solver = struct( ...</w:t>
      </w:r>
    </w:p>
    <w:p w14:paraId="59C6CDED" w14:textId="77777777" w:rsidR="005D1E89" w:rsidRPr="005D1E89" w:rsidRDefault="005D1E89" w:rsidP="005D1E89">
      <w:pPr>
        <w:pStyle w:val="Code"/>
      </w:pPr>
      <w:r w:rsidRPr="005D1E89">
        <w:t xml:space="preserve">        'error_at_solution', error_single, ...</w:t>
      </w:r>
    </w:p>
    <w:p w14:paraId="3AD6E699" w14:textId="77777777" w:rsidR="005D1E89" w:rsidRPr="005D1E89" w:rsidRDefault="005D1E89" w:rsidP="005D1E89">
      <w:pPr>
        <w:pStyle w:val="Code"/>
      </w:pPr>
      <w:r w:rsidRPr="005D1E89">
        <w:t xml:space="preserve">        'exitflag', exitflag_single, ...</w:t>
      </w:r>
    </w:p>
    <w:p w14:paraId="61594BD4" w14:textId="77777777" w:rsidR="005D1E89" w:rsidRPr="005D1E89" w:rsidRDefault="005D1E89" w:rsidP="005D1E89">
      <w:pPr>
        <w:pStyle w:val="Code"/>
      </w:pPr>
      <w:r w:rsidRPr="005D1E89">
        <w:t xml:space="preserve">        'solver_output', solver_output_single);</w:t>
      </w:r>
    </w:p>
    <w:p w14:paraId="39BEF276" w14:textId="77777777" w:rsidR="005D1E89" w:rsidRPr="005D1E89" w:rsidRDefault="005D1E89" w:rsidP="005D1E89">
      <w:pPr>
        <w:pStyle w:val="Code"/>
      </w:pPr>
    </w:p>
    <w:p w14:paraId="6D6868AA" w14:textId="77777777" w:rsidR="005D1E89" w:rsidRPr="005D1E89" w:rsidRDefault="005D1E89" w:rsidP="005D1E89">
      <w:pPr>
        <w:pStyle w:val="Code"/>
      </w:pPr>
      <w:r w:rsidRPr="005D1E89">
        <w:t xml:space="preserve">    fprintf('\n================ SINGLE CSTR COMPARISON ================\n');</w:t>
      </w:r>
    </w:p>
    <w:p w14:paraId="59842CC1" w14:textId="77777777" w:rsidR="005D1E89" w:rsidRPr="005D1E89" w:rsidRDefault="005D1E89" w:rsidP="005D1E89">
      <w:pPr>
        <w:pStyle w:val="Code"/>
      </w:pPr>
      <w:r w:rsidRPr="005D1E89">
        <w:t xml:space="preserve">    fprintf('Single CSTR total residence time:             %.4f hours\n', total_residence_time_single_h);</w:t>
      </w:r>
    </w:p>
    <w:p w14:paraId="3EB5D0A3" w14:textId="77777777" w:rsidR="005D1E89" w:rsidRPr="005D1E89" w:rsidRDefault="005D1E89" w:rsidP="005D1E89">
      <w:pPr>
        <w:pStyle w:val="Code"/>
      </w:pPr>
      <w:r w:rsidRPr="005D1E89">
        <w:lastRenderedPageBreak/>
        <w:t xml:space="preserve">    fprintf('Two-stage total residence time:              %.4f hours\n', total_residence_time_two_stage_h);</w:t>
      </w:r>
    </w:p>
    <w:p w14:paraId="6011E5F7" w14:textId="77777777" w:rsidR="005D1E89" w:rsidRPr="005D1E89" w:rsidRDefault="005D1E89" w:rsidP="005D1E89">
      <w:pPr>
        <w:pStyle w:val="Code"/>
      </w:pPr>
      <w:r w:rsidRPr="005D1E89">
        <w:t xml:space="preserve">    fprintf('Two-stage requires only:                     %.2f%% of single CSTR total time\n', percent_total_residence_time_ratio);</w:t>
      </w:r>
    </w:p>
    <w:p w14:paraId="29B00C06" w14:textId="77777777" w:rsidR="005D1E89" w:rsidRPr="005D1E89" w:rsidRDefault="005D1E89" w:rsidP="005D1E89">
      <w:pPr>
        <w:pStyle w:val="Code"/>
      </w:pPr>
      <w:r w:rsidRPr="005D1E89">
        <w:t xml:space="preserve">    fprintf('Total residence time reduction:              %.2f%%\n', percent_total_residence_time_reduction);</w:t>
      </w:r>
    </w:p>
    <w:p w14:paraId="61CA0D1B" w14:textId="77777777" w:rsidR="005D1E89" w:rsidRPr="005D1E89" w:rsidRDefault="005D1E89" w:rsidP="005D1E89">
      <w:pPr>
        <w:pStyle w:val="Code"/>
      </w:pPr>
      <w:r w:rsidRPr="005D1E89">
        <w:t xml:space="preserve">    fprintf('Single CSTR volume at same flow:              %.3f m^3\n', single_reactor_volume_m3);</w:t>
      </w:r>
    </w:p>
    <w:p w14:paraId="1F65B73A" w14:textId="77777777" w:rsidR="005D1E89" w:rsidRPr="005D1E89" w:rsidRDefault="005D1E89" w:rsidP="005D1E89">
      <w:pPr>
        <w:pStyle w:val="Code"/>
      </w:pPr>
      <w:r w:rsidRPr="005D1E89">
        <w:t xml:space="preserve">    fprintf('Two-stage total reactor volume:               %.3f m^3\n', total_reactor_volume_m3);</w:t>
      </w:r>
    </w:p>
    <w:p w14:paraId="1C32ED8F" w14:textId="77777777" w:rsidR="005D1E89" w:rsidRPr="005D1E89" w:rsidRDefault="005D1E89" w:rsidP="005D1E89">
      <w:pPr>
        <w:pStyle w:val="Code"/>
      </w:pPr>
      <w:r w:rsidRPr="005D1E89">
        <w:t xml:space="preserve">    fprintf('Volume reduction with two-stage design:       %.2f%%\n', percent_volume_reduction);</w:t>
      </w:r>
    </w:p>
    <w:p w14:paraId="68D05758" w14:textId="77777777" w:rsidR="005D1E89" w:rsidRPr="005D1E89" w:rsidRDefault="005D1E89" w:rsidP="005D1E89">
      <w:pPr>
        <w:pStyle w:val="Code"/>
      </w:pPr>
      <w:r w:rsidRPr="005D1E89">
        <w:t xml:space="preserve">    fprintf('=======================================================\n');</w:t>
      </w:r>
    </w:p>
    <w:p w14:paraId="1BB3C75A" w14:textId="77777777" w:rsidR="005D1E89" w:rsidRPr="005D1E89" w:rsidRDefault="005D1E89" w:rsidP="005D1E89">
      <w:pPr>
        <w:pStyle w:val="Code"/>
      </w:pPr>
    </w:p>
    <w:p w14:paraId="5AF38F40" w14:textId="77777777" w:rsidR="005D1E89" w:rsidRPr="005D1E89" w:rsidRDefault="005D1E89" w:rsidP="005D1E89">
      <w:pPr>
        <w:pStyle w:val="Code"/>
      </w:pPr>
      <w:r w:rsidRPr="005D1E89">
        <w:t xml:space="preserve">    % --- FIGURES ---</w:t>
      </w:r>
    </w:p>
    <w:p w14:paraId="4CCB75FF" w14:textId="77777777" w:rsidR="005D1E89" w:rsidRPr="005D1E89" w:rsidRDefault="005D1E89" w:rsidP="005D1E89">
      <w:pPr>
        <w:pStyle w:val="Code"/>
      </w:pPr>
      <w:r w:rsidRPr="005D1E89">
        <w:t xml:space="preserve">    total_tau_plot = linspace(0.05, max(total_residence_time_single_h, total_residence_time_two_stage_h) * 1.05, 300);</w:t>
      </w:r>
    </w:p>
    <w:p w14:paraId="347A991F" w14:textId="77777777" w:rsidR="005D1E89" w:rsidRPr="005D1E89" w:rsidRDefault="005D1E89" w:rsidP="005D1E89">
      <w:pPr>
        <w:pStyle w:val="Code"/>
      </w:pPr>
      <w:r w:rsidRPr="005D1E89">
        <w:t xml:space="preserve">    X_single_plot = arrayfun(@(t_total) mean_conversion_single(t_total, tau_e), total_tau_plot);</w:t>
      </w:r>
    </w:p>
    <w:p w14:paraId="5E50F9CD" w14:textId="77777777" w:rsidR="005D1E89" w:rsidRPr="005D1E89" w:rsidRDefault="005D1E89" w:rsidP="005D1E89">
      <w:pPr>
        <w:pStyle w:val="Code"/>
      </w:pPr>
      <w:r w:rsidRPr="005D1E89">
        <w:t xml:space="preserve">    X_two_plot = arrayfun(@(t_total) mean_conversion_two_stage(t_total/2, tau_e), total_tau_plot);</w:t>
      </w:r>
    </w:p>
    <w:p w14:paraId="638C0882" w14:textId="77777777" w:rsidR="005D1E89" w:rsidRPr="005D1E89" w:rsidRDefault="005D1E89" w:rsidP="005D1E89">
      <w:pPr>
        <w:pStyle w:val="Code"/>
      </w:pPr>
    </w:p>
    <w:p w14:paraId="0E2F57AB" w14:textId="77777777" w:rsidR="005D1E89" w:rsidRPr="005D1E89" w:rsidRDefault="005D1E89" w:rsidP="005D1E89">
      <w:pPr>
        <w:pStyle w:val="Code"/>
      </w:pPr>
      <w:r w:rsidRPr="005D1E89">
        <w:t xml:space="preserve">    figure('Name','Conversion: Single CSTR vs Two-Stage CSTR','NumberTitle','off');</w:t>
      </w:r>
    </w:p>
    <w:p w14:paraId="4942F8F0" w14:textId="77777777" w:rsidR="005D1E89" w:rsidRPr="005D1E89" w:rsidRDefault="005D1E89" w:rsidP="005D1E89">
      <w:pPr>
        <w:pStyle w:val="Code"/>
      </w:pPr>
      <w:r w:rsidRPr="005D1E89">
        <w:t xml:space="preserve">    plot(total_tau_plot, X_single_plot*100, 'b-', 'LineWidth', 2); hold on;</w:t>
      </w:r>
    </w:p>
    <w:p w14:paraId="2954E369" w14:textId="77777777" w:rsidR="005D1E89" w:rsidRPr="005D1E89" w:rsidRDefault="005D1E89" w:rsidP="005D1E89">
      <w:pPr>
        <w:pStyle w:val="Code"/>
      </w:pPr>
      <w:r w:rsidRPr="005D1E89">
        <w:t xml:space="preserve">    plot(total_tau_plot, X_two_plot*100, 'r-', 'LineWidth', 2);</w:t>
      </w:r>
    </w:p>
    <w:p w14:paraId="38A4ECEA" w14:textId="77777777" w:rsidR="005D1E89" w:rsidRPr="005D1E89" w:rsidRDefault="005D1E89" w:rsidP="005D1E89">
      <w:pPr>
        <w:pStyle w:val="Code"/>
      </w:pPr>
      <w:r w:rsidRPr="005D1E89">
        <w:t xml:space="preserve">    plot(total_residence_time_single_h, X_target*100, 'ko', 'MarkerFaceColor', 'b', 'MarkerSize', 8);</w:t>
      </w:r>
    </w:p>
    <w:p w14:paraId="2A21A892" w14:textId="77777777" w:rsidR="005D1E89" w:rsidRPr="005D1E89" w:rsidRDefault="005D1E89" w:rsidP="005D1E89">
      <w:pPr>
        <w:pStyle w:val="Code"/>
      </w:pPr>
      <w:r w:rsidRPr="005D1E89">
        <w:t xml:space="preserve">    plot(total_residence_time_two_stage_h, X_target*100, 'ks', 'MarkerFaceColor', 'r', 'MarkerSize', 8);</w:t>
      </w:r>
    </w:p>
    <w:p w14:paraId="684CC187" w14:textId="77777777" w:rsidR="005D1E89" w:rsidRPr="005D1E89" w:rsidRDefault="005D1E89" w:rsidP="005D1E89">
      <w:pPr>
        <w:pStyle w:val="Code"/>
      </w:pPr>
      <w:r w:rsidRPr="005D1E89">
        <w:t xml:space="preserve">    xline(total_residence_time_single_h, 'b--', 'LineWidth', 1.2);</w:t>
      </w:r>
    </w:p>
    <w:p w14:paraId="63A945BC" w14:textId="77777777" w:rsidR="005D1E89" w:rsidRPr="005D1E89" w:rsidRDefault="005D1E89" w:rsidP="005D1E89">
      <w:pPr>
        <w:pStyle w:val="Code"/>
      </w:pPr>
      <w:r w:rsidRPr="005D1E89">
        <w:t xml:space="preserve">    xline(total_residence_time_two_stage_h, 'r--', 'LineWidth', 1.2);</w:t>
      </w:r>
    </w:p>
    <w:p w14:paraId="6FE53A80" w14:textId="77777777" w:rsidR="005D1E89" w:rsidRPr="005D1E89" w:rsidRDefault="005D1E89" w:rsidP="005D1E89">
      <w:pPr>
        <w:pStyle w:val="Code"/>
      </w:pPr>
      <w:r w:rsidRPr="005D1E89">
        <w:t xml:space="preserve">    hold off;</w:t>
      </w:r>
    </w:p>
    <w:p w14:paraId="48022E58" w14:textId="77777777" w:rsidR="005D1E89" w:rsidRPr="005D1E89" w:rsidRDefault="005D1E89" w:rsidP="005D1E89">
      <w:pPr>
        <w:pStyle w:val="Code"/>
      </w:pPr>
      <w:r w:rsidRPr="005D1E89">
        <w:t xml:space="preserve">    grid on;</w:t>
      </w:r>
    </w:p>
    <w:p w14:paraId="16B8CAE6" w14:textId="77777777" w:rsidR="005D1E89" w:rsidRPr="005D1E89" w:rsidRDefault="005D1E89" w:rsidP="005D1E89">
      <w:pPr>
        <w:pStyle w:val="Code"/>
      </w:pPr>
      <w:r w:rsidRPr="005D1E89">
        <w:t xml:space="preserve">    xlabel('Total Residence Time, t_{total} (h)');</w:t>
      </w:r>
    </w:p>
    <w:p w14:paraId="4A4CA6BB" w14:textId="77777777" w:rsidR="005D1E89" w:rsidRPr="005D1E89" w:rsidRDefault="005D1E89" w:rsidP="005D1E89">
      <w:pPr>
        <w:pStyle w:val="Code"/>
      </w:pPr>
      <w:r w:rsidRPr="005D1E89">
        <w:t xml:space="preserve">    ylabel('Mean Conversion (%)');</w:t>
      </w:r>
    </w:p>
    <w:p w14:paraId="79A53137" w14:textId="77777777" w:rsidR="005D1E89" w:rsidRPr="005D1E89" w:rsidRDefault="005D1E89" w:rsidP="005D1E89">
      <w:pPr>
        <w:pStyle w:val="Code"/>
      </w:pPr>
      <w:r w:rsidRPr="005D1E89">
        <w:t xml:space="preserve">    title('Conversion vs Total Residence Time: Single CSTR and Two Equal CSTRs');</w:t>
      </w:r>
    </w:p>
    <w:p w14:paraId="515E10A7" w14:textId="77777777" w:rsidR="005D1E89" w:rsidRPr="005D1E89" w:rsidRDefault="005D1E89" w:rsidP="005D1E89">
      <w:pPr>
        <w:pStyle w:val="Code"/>
      </w:pPr>
      <w:r w:rsidRPr="005D1E89">
        <w:lastRenderedPageBreak/>
        <w:t xml:space="preserve">    legend('Single CSTR','Two Equal CSTRs in Series', 'Single-CSTR design point','Two-stage design point', 'Location', 'southeast');</w:t>
      </w:r>
    </w:p>
    <w:p w14:paraId="20B1B24F" w14:textId="77777777" w:rsidR="005D1E89" w:rsidRPr="005D1E89" w:rsidRDefault="005D1E89" w:rsidP="005D1E89">
      <w:pPr>
        <w:pStyle w:val="Code"/>
      </w:pPr>
      <w:r w:rsidRPr="005D1E89">
        <w:t xml:space="preserve">    xlim([0 max(total_tau_plot)]);</w:t>
      </w:r>
    </w:p>
    <w:p w14:paraId="5C1239CB" w14:textId="77777777" w:rsidR="005D1E89" w:rsidRPr="005D1E89" w:rsidRDefault="005D1E89" w:rsidP="005D1E89">
      <w:pPr>
        <w:pStyle w:val="Code"/>
      </w:pPr>
      <w:r w:rsidRPr="005D1E89">
        <w:t xml:space="preserve">    ylim([0 100]);</w:t>
      </w:r>
    </w:p>
    <w:p w14:paraId="42400A52" w14:textId="77777777" w:rsidR="005D1E89" w:rsidRPr="005D1E89" w:rsidRDefault="005D1E89" w:rsidP="005D1E89">
      <w:pPr>
        <w:pStyle w:val="Code"/>
      </w:pPr>
    </w:p>
    <w:p w14:paraId="2DD8C302" w14:textId="77777777" w:rsidR="005D1E89" w:rsidRPr="005D1E89" w:rsidRDefault="005D1E89" w:rsidP="005D1E89">
      <w:pPr>
        <w:pStyle w:val="Code"/>
      </w:pPr>
      <w:r w:rsidRPr="005D1E89">
        <w:t xml:space="preserve">    figure('Name','Volume Comparison: Single CSTR vs Two-Stage','NumberTitle','off');</w:t>
      </w:r>
    </w:p>
    <w:p w14:paraId="6FBDE7AF" w14:textId="77777777" w:rsidR="005D1E89" w:rsidRPr="005D1E89" w:rsidRDefault="005D1E89" w:rsidP="005D1E89">
      <w:pPr>
        <w:pStyle w:val="Code"/>
      </w:pPr>
      <w:r w:rsidRPr="005D1E89">
        <w:t xml:space="preserve">    bar([single_reactor_volume_m3, total_reactor_volume_m3], 'FaceColor', 'flat');</w:t>
      </w:r>
    </w:p>
    <w:p w14:paraId="636E1B1C" w14:textId="77777777" w:rsidR="005D1E89" w:rsidRPr="005D1E89" w:rsidRDefault="005D1E89" w:rsidP="005D1E89">
      <w:pPr>
        <w:pStyle w:val="Code"/>
      </w:pPr>
      <w:r w:rsidRPr="005D1E89">
        <w:t xml:space="preserve">    colormap([0 0.4470 0.7410; 0.8500 0.3250 0.0980]);</w:t>
      </w:r>
    </w:p>
    <w:p w14:paraId="1212E8CD" w14:textId="77777777" w:rsidR="005D1E89" w:rsidRPr="005D1E89" w:rsidRDefault="005D1E89" w:rsidP="005D1E89">
      <w:pPr>
        <w:pStyle w:val="Code"/>
      </w:pPr>
      <w:r w:rsidRPr="005D1E89">
        <w:t xml:space="preserve">    set(gca,'XTickLabel',{'Single CSTR','Two-Stage CSTR'});</w:t>
      </w:r>
    </w:p>
    <w:p w14:paraId="7A79BBF6" w14:textId="77777777" w:rsidR="005D1E89" w:rsidRPr="005D1E89" w:rsidRDefault="005D1E89" w:rsidP="005D1E89">
      <w:pPr>
        <w:pStyle w:val="Code"/>
      </w:pPr>
      <w:r w:rsidRPr="005D1E89">
        <w:t xml:space="preserve">    ylabel('Required Reactor Volume (m^3)');</w:t>
      </w:r>
    </w:p>
    <w:p w14:paraId="2B2CD51D" w14:textId="77777777" w:rsidR="005D1E89" w:rsidRPr="005D1E89" w:rsidRDefault="005D1E89" w:rsidP="005D1E89">
      <w:pPr>
        <w:pStyle w:val="Code"/>
      </w:pPr>
      <w:r w:rsidRPr="005D1E89">
        <w:t xml:space="preserve">    title('Volume Savings from Two Equal CSTRs in Series');</w:t>
      </w:r>
    </w:p>
    <w:p w14:paraId="71F8800A" w14:textId="77777777" w:rsidR="005D1E89" w:rsidRPr="005D1E89" w:rsidRDefault="005D1E89" w:rsidP="005D1E89">
      <w:pPr>
        <w:pStyle w:val="Code"/>
      </w:pPr>
      <w:r w:rsidRPr="005D1E89">
        <w:t xml:space="preserve">    text(1, single_reactor_volume_m3*1.02, sprintf('%.3f m^3', single_reactor_volume_m3), 'HorizontalAlignment','center');</w:t>
      </w:r>
    </w:p>
    <w:p w14:paraId="6554FCE9" w14:textId="77777777" w:rsidR="005D1E89" w:rsidRPr="005D1E89" w:rsidRDefault="005D1E89" w:rsidP="005D1E89">
      <w:pPr>
        <w:pStyle w:val="Code"/>
      </w:pPr>
      <w:r w:rsidRPr="005D1E89">
        <w:t xml:space="preserve">    text(2, total_reactor_volume_m3*1.02, sprintf('%.3f m^3', total_reactor_volume_m3), 'HorizontalAlignment','center');</w:t>
      </w:r>
    </w:p>
    <w:p w14:paraId="08776B76" w14:textId="77777777" w:rsidR="005D1E89" w:rsidRPr="005D1E89" w:rsidRDefault="005D1E89" w:rsidP="005D1E89">
      <w:pPr>
        <w:pStyle w:val="Code"/>
      </w:pPr>
      <w:r w:rsidRPr="005D1E89">
        <w:t xml:space="preserve">    ylim([0 max(single_reactor_volume_m3, total_reactor_volume_m3)*1.15]);</w:t>
      </w:r>
    </w:p>
    <w:p w14:paraId="68624829" w14:textId="77777777" w:rsidR="005D1E89" w:rsidRPr="005D1E89" w:rsidRDefault="005D1E89" w:rsidP="005D1E89">
      <w:pPr>
        <w:pStyle w:val="Code"/>
      </w:pPr>
    </w:p>
    <w:p w14:paraId="1D7732E0" w14:textId="77777777" w:rsidR="005D1E89" w:rsidRPr="005D1E89" w:rsidRDefault="005D1E89" w:rsidP="005D1E89">
      <w:pPr>
        <w:pStyle w:val="Code"/>
      </w:pPr>
      <w:r w:rsidRPr="005D1E89">
        <w:t xml:space="preserve">    figure('Name','Percentage Reduction from Single CSTR','NumberTitle','off');</w:t>
      </w:r>
    </w:p>
    <w:p w14:paraId="00E77706" w14:textId="77777777" w:rsidR="005D1E89" w:rsidRPr="005D1E89" w:rsidRDefault="005D1E89" w:rsidP="005D1E89">
      <w:pPr>
        <w:pStyle w:val="Code"/>
      </w:pPr>
      <w:r w:rsidRPr="005D1E89">
        <w:t xml:space="preserve">    bar(percent_volume_reduction, 'FaceColor', [0.4660 0.6740 0.1880]);</w:t>
      </w:r>
    </w:p>
    <w:p w14:paraId="4ACDC4C5" w14:textId="77777777" w:rsidR="005D1E89" w:rsidRPr="005D1E89" w:rsidRDefault="005D1E89" w:rsidP="005D1E89">
      <w:pPr>
        <w:pStyle w:val="Code"/>
      </w:pPr>
      <w:r w:rsidRPr="005D1E89">
        <w:t xml:space="preserve">    set(gca,'XTickLabel',{'Volume Reduction'});</w:t>
      </w:r>
    </w:p>
    <w:p w14:paraId="53029E1F" w14:textId="77777777" w:rsidR="005D1E89" w:rsidRPr="005D1E89" w:rsidRDefault="005D1E89" w:rsidP="005D1E89">
      <w:pPr>
        <w:pStyle w:val="Code"/>
      </w:pPr>
      <w:r w:rsidRPr="005D1E89">
        <w:t xml:space="preserve">    ylabel('Percent Reduction (%)');</w:t>
      </w:r>
    </w:p>
    <w:p w14:paraId="2678E76D" w14:textId="77777777" w:rsidR="005D1E89" w:rsidRPr="005D1E89" w:rsidRDefault="005D1E89" w:rsidP="005D1E89">
      <w:pPr>
        <w:pStyle w:val="Code"/>
      </w:pPr>
      <w:r w:rsidRPr="005D1E89">
        <w:t xml:space="preserve">    title('Two-Stage CSTR Volume Reduction Compared to Single CSTR');</w:t>
      </w:r>
    </w:p>
    <w:p w14:paraId="0753041D" w14:textId="77777777" w:rsidR="005D1E89" w:rsidRPr="005D1E89" w:rsidRDefault="005D1E89" w:rsidP="005D1E89">
      <w:pPr>
        <w:pStyle w:val="Code"/>
      </w:pPr>
      <w:r w:rsidRPr="005D1E89">
        <w:t xml:space="preserve">    text(1, percent_volume_reduction*1.02, sprintf('%.2f%%', percent_volume_reduction), 'HorizontalAlignment','center');</w:t>
      </w:r>
    </w:p>
    <w:p w14:paraId="16D172E7" w14:textId="77777777" w:rsidR="005D1E89" w:rsidRPr="005D1E89" w:rsidRDefault="005D1E89" w:rsidP="005D1E89">
      <w:pPr>
        <w:pStyle w:val="Code"/>
      </w:pPr>
    </w:p>
    <w:p w14:paraId="7C31BB64" w14:textId="77777777" w:rsidR="005D1E89" w:rsidRPr="005D1E89" w:rsidRDefault="005D1E89" w:rsidP="005D1E89">
      <w:pPr>
        <w:pStyle w:val="Code"/>
      </w:pPr>
      <w:r w:rsidRPr="005D1E89">
        <w:t>end</w:t>
      </w:r>
    </w:p>
    <w:p w14:paraId="1AEEE35E" w14:textId="77777777" w:rsidR="005D1E89" w:rsidRPr="005D1E89" w:rsidRDefault="005D1E89" w:rsidP="005D1E89">
      <w:pPr>
        <w:pStyle w:val="Code"/>
      </w:pPr>
    </w:p>
    <w:p w14:paraId="59954053" w14:textId="77777777" w:rsidR="005D1E89" w:rsidRPr="005D1E89" w:rsidRDefault="005D1E89" w:rsidP="005D1E89">
      <w:pPr>
        <w:pStyle w:val="Code"/>
      </w:pPr>
      <w:r w:rsidRPr="005D1E89">
        <w:t>function [error, X1_mean, X2_mean, int1, int2, int3, int4] = ...</w:t>
      </w:r>
    </w:p>
    <w:p w14:paraId="4DD18C50" w14:textId="77777777" w:rsidR="005D1E89" w:rsidRPr="005D1E89" w:rsidRDefault="005D1E89" w:rsidP="005D1E89">
      <w:pPr>
        <w:pStyle w:val="Code"/>
      </w:pPr>
      <w:r w:rsidRPr="005D1E89">
        <w:t xml:space="preserve">    reactor_error(tau, tau_e, X_target)</w:t>
      </w:r>
    </w:p>
    <w:p w14:paraId="7B00C2EF" w14:textId="77777777" w:rsidR="005D1E89" w:rsidRPr="005D1E89" w:rsidRDefault="005D1E89" w:rsidP="005D1E89">
      <w:pPr>
        <w:pStyle w:val="Code"/>
      </w:pPr>
      <w:r w:rsidRPr="005D1E89">
        <w:t>%REACTOR_ERROR Evaluate the outlet-conversion residual for a trial tau.</w:t>
      </w:r>
    </w:p>
    <w:p w14:paraId="67433DE9" w14:textId="77777777" w:rsidR="005D1E89" w:rsidRPr="005D1E89" w:rsidRDefault="005D1E89" w:rsidP="005D1E89">
      <w:pPr>
        <w:pStyle w:val="Code"/>
      </w:pPr>
      <w:r w:rsidRPr="005D1E89">
        <w:t>%</w:t>
      </w:r>
    </w:p>
    <w:p w14:paraId="19AB13D9" w14:textId="77777777" w:rsidR="005D1E89" w:rsidRPr="005D1E89" w:rsidRDefault="005D1E89" w:rsidP="005D1E89">
      <w:pPr>
        <w:pStyle w:val="Code"/>
      </w:pPr>
      <w:r w:rsidRPr="005D1E89">
        <w:t>%   The first CSTR uses the exponential age distribution. The two-reactor</w:t>
      </w:r>
    </w:p>
    <w:p w14:paraId="53253D81" w14:textId="77777777" w:rsidR="005D1E89" w:rsidRPr="005D1E89" w:rsidRDefault="005D1E89" w:rsidP="005D1E89">
      <w:pPr>
        <w:pStyle w:val="Code"/>
      </w:pPr>
      <w:r w:rsidRPr="005D1E89">
        <w:t>%   train uses the gamma RTD corresponding to two equal CSTRs in series.</w:t>
      </w:r>
    </w:p>
    <w:p w14:paraId="56B55740" w14:textId="77777777" w:rsidR="005D1E89" w:rsidRPr="005D1E89" w:rsidRDefault="005D1E89" w:rsidP="005D1E89">
      <w:pPr>
        <w:pStyle w:val="Code"/>
      </w:pPr>
      <w:r w:rsidRPr="005D1E89">
        <w:lastRenderedPageBreak/>
        <w:t>%   Particles older than tau_e are treated as completely converted, exactly</w:t>
      </w:r>
    </w:p>
    <w:p w14:paraId="05E126D8" w14:textId="77777777" w:rsidR="005D1E89" w:rsidRPr="005D1E89" w:rsidRDefault="005D1E89" w:rsidP="005D1E89">
      <w:pPr>
        <w:pStyle w:val="Code"/>
      </w:pPr>
      <w:r w:rsidRPr="005D1E89">
        <w:t>%   as in the original numerical model.</w:t>
      </w:r>
    </w:p>
    <w:p w14:paraId="299BD1DC" w14:textId="77777777" w:rsidR="005D1E89" w:rsidRPr="005D1E89" w:rsidRDefault="005D1E89" w:rsidP="005D1E89">
      <w:pPr>
        <w:pStyle w:val="Code"/>
      </w:pPr>
    </w:p>
    <w:p w14:paraId="59CEB0E6" w14:textId="77777777" w:rsidR="005D1E89" w:rsidRPr="00DB395E" w:rsidRDefault="005D1E89" w:rsidP="005D1E89">
      <w:pPr>
        <w:pStyle w:val="Code"/>
        <w:rPr>
          <w:lang w:val="de-DE"/>
        </w:rPr>
      </w:pPr>
      <w:r w:rsidRPr="005D1E89">
        <w:t xml:space="preserve">    </w:t>
      </w:r>
      <w:r w:rsidRPr="00DB395E">
        <w:rPr>
          <w:lang w:val="de-DE"/>
        </w:rPr>
        <w:t>int1 = integral(@(t) ...</w:t>
      </w:r>
    </w:p>
    <w:p w14:paraId="6965486F" w14:textId="77777777" w:rsidR="005D1E89" w:rsidRPr="00DB395E" w:rsidRDefault="005D1E89" w:rsidP="005D1E89">
      <w:pPr>
        <w:pStyle w:val="Code"/>
        <w:rPr>
          <w:lang w:val="de-DE"/>
        </w:rPr>
      </w:pPr>
      <w:r w:rsidRPr="00DB395E">
        <w:rPr>
          <w:lang w:val="de-DE"/>
        </w:rPr>
        <w:t xml:space="preserve">           arrayfun(@(tt)get_X_particle(tt,tau_e),t).* ...</w:t>
      </w:r>
    </w:p>
    <w:p w14:paraId="6D98C534" w14:textId="77777777" w:rsidR="005D1E89" w:rsidRPr="00DB395E" w:rsidRDefault="005D1E89" w:rsidP="005D1E89">
      <w:pPr>
        <w:pStyle w:val="Code"/>
        <w:rPr>
          <w:lang w:val="de-DE"/>
        </w:rPr>
      </w:pPr>
      <w:r w:rsidRPr="00DB395E">
        <w:rPr>
          <w:lang w:val="de-DE"/>
        </w:rPr>
        <w:t xml:space="preserve">           (1/tau.*exp(-t/tau)), ...</w:t>
      </w:r>
    </w:p>
    <w:p w14:paraId="18D257E6" w14:textId="77777777" w:rsidR="005D1E89" w:rsidRPr="00DB395E" w:rsidRDefault="005D1E89" w:rsidP="005D1E89">
      <w:pPr>
        <w:pStyle w:val="Code"/>
        <w:rPr>
          <w:lang w:val="de-DE"/>
        </w:rPr>
      </w:pPr>
      <w:r w:rsidRPr="00DB395E">
        <w:rPr>
          <w:lang w:val="de-DE"/>
        </w:rPr>
        <w:t xml:space="preserve">           0,tau_e);</w:t>
      </w:r>
    </w:p>
    <w:p w14:paraId="5882DDB5" w14:textId="77777777" w:rsidR="005D1E89" w:rsidRPr="00DB395E" w:rsidRDefault="005D1E89" w:rsidP="005D1E89">
      <w:pPr>
        <w:pStyle w:val="Code"/>
        <w:rPr>
          <w:lang w:val="de-DE"/>
        </w:rPr>
      </w:pPr>
    </w:p>
    <w:p w14:paraId="2F8049B6" w14:textId="77777777" w:rsidR="005D1E89" w:rsidRPr="00DB395E" w:rsidRDefault="005D1E89" w:rsidP="005D1E89">
      <w:pPr>
        <w:pStyle w:val="Code"/>
        <w:rPr>
          <w:lang w:val="de-DE"/>
        </w:rPr>
      </w:pPr>
      <w:r w:rsidRPr="00DB395E">
        <w:rPr>
          <w:lang w:val="de-DE"/>
        </w:rPr>
        <w:t xml:space="preserve">    int2 = exp(-tau_e/tau);</w:t>
      </w:r>
    </w:p>
    <w:p w14:paraId="6798A69A" w14:textId="77777777" w:rsidR="005D1E89" w:rsidRPr="00DB395E" w:rsidRDefault="005D1E89" w:rsidP="005D1E89">
      <w:pPr>
        <w:pStyle w:val="Code"/>
        <w:rPr>
          <w:lang w:val="de-DE"/>
        </w:rPr>
      </w:pPr>
    </w:p>
    <w:p w14:paraId="663C59D4" w14:textId="77777777" w:rsidR="005D1E89" w:rsidRPr="005D1E89" w:rsidRDefault="005D1E89" w:rsidP="005D1E89">
      <w:pPr>
        <w:pStyle w:val="Code"/>
      </w:pPr>
      <w:r w:rsidRPr="00DB395E">
        <w:rPr>
          <w:lang w:val="de-DE"/>
        </w:rPr>
        <w:t xml:space="preserve">    </w:t>
      </w:r>
      <w:r w:rsidRPr="005D1E89">
        <w:t>X1_mean = int1 + int2;</w:t>
      </w:r>
    </w:p>
    <w:p w14:paraId="344F0BD5" w14:textId="77777777" w:rsidR="005D1E89" w:rsidRPr="005D1E89" w:rsidRDefault="005D1E89" w:rsidP="005D1E89">
      <w:pPr>
        <w:pStyle w:val="Code"/>
      </w:pPr>
    </w:p>
    <w:p w14:paraId="5785C0D8" w14:textId="77777777" w:rsidR="005D1E89" w:rsidRPr="005D1E89" w:rsidRDefault="005D1E89" w:rsidP="005D1E89">
      <w:pPr>
        <w:pStyle w:val="Code"/>
      </w:pPr>
      <w:r w:rsidRPr="005D1E89">
        <w:t xml:space="preserve">    int3 = integral(@(t) ...</w:t>
      </w:r>
    </w:p>
    <w:p w14:paraId="41440FD6" w14:textId="77777777" w:rsidR="005D1E89" w:rsidRPr="00FA3FEA" w:rsidRDefault="005D1E89" w:rsidP="005D1E89">
      <w:pPr>
        <w:pStyle w:val="Code"/>
        <w:rPr>
          <w:lang w:val="de-DE"/>
        </w:rPr>
      </w:pPr>
      <w:r w:rsidRPr="005D1E89">
        <w:t xml:space="preserve">           arrayfun(@(tt)get_X_particle(tt,tau_e),t).* </w:t>
      </w:r>
      <w:r w:rsidRPr="00FA3FEA">
        <w:rPr>
          <w:lang w:val="de-DE"/>
        </w:rPr>
        <w:t>...</w:t>
      </w:r>
    </w:p>
    <w:p w14:paraId="6B2057C3" w14:textId="77777777" w:rsidR="005D1E89" w:rsidRPr="00DB395E" w:rsidRDefault="005D1E89" w:rsidP="005D1E89">
      <w:pPr>
        <w:pStyle w:val="Code"/>
        <w:rPr>
          <w:lang w:val="de-DE"/>
        </w:rPr>
      </w:pPr>
      <w:r w:rsidRPr="00FA3FEA">
        <w:rPr>
          <w:lang w:val="de-DE"/>
        </w:rPr>
        <w:t xml:space="preserve">           </w:t>
      </w:r>
      <w:r w:rsidRPr="00DB395E">
        <w:rPr>
          <w:lang w:val="de-DE"/>
        </w:rPr>
        <w:t>(t./tau.^2.*exp(-t/tau)), ...</w:t>
      </w:r>
    </w:p>
    <w:p w14:paraId="52D3B792" w14:textId="77777777" w:rsidR="005D1E89" w:rsidRPr="00DB395E" w:rsidRDefault="005D1E89" w:rsidP="005D1E89">
      <w:pPr>
        <w:pStyle w:val="Code"/>
        <w:rPr>
          <w:lang w:val="de-DE"/>
        </w:rPr>
      </w:pPr>
      <w:r w:rsidRPr="00DB395E">
        <w:rPr>
          <w:lang w:val="de-DE"/>
        </w:rPr>
        <w:t xml:space="preserve">           0,tau_e);</w:t>
      </w:r>
    </w:p>
    <w:p w14:paraId="1F362CE4" w14:textId="77777777" w:rsidR="005D1E89" w:rsidRPr="00DB395E" w:rsidRDefault="005D1E89" w:rsidP="005D1E89">
      <w:pPr>
        <w:pStyle w:val="Code"/>
        <w:rPr>
          <w:lang w:val="de-DE"/>
        </w:rPr>
      </w:pPr>
    </w:p>
    <w:p w14:paraId="7C64D9ED" w14:textId="77777777" w:rsidR="005D1E89" w:rsidRPr="00DB395E" w:rsidRDefault="005D1E89" w:rsidP="005D1E89">
      <w:pPr>
        <w:pStyle w:val="Code"/>
        <w:rPr>
          <w:lang w:val="de-DE"/>
        </w:rPr>
      </w:pPr>
      <w:r w:rsidRPr="00DB395E">
        <w:rPr>
          <w:lang w:val="de-DE"/>
        </w:rPr>
        <w:t xml:space="preserve">    int4 = (1 + tau_e/tau).*exp(-tau_e/tau);</w:t>
      </w:r>
    </w:p>
    <w:p w14:paraId="440954A8" w14:textId="77777777" w:rsidR="005D1E89" w:rsidRPr="00DB395E" w:rsidRDefault="005D1E89" w:rsidP="005D1E89">
      <w:pPr>
        <w:pStyle w:val="Code"/>
        <w:rPr>
          <w:lang w:val="de-DE"/>
        </w:rPr>
      </w:pPr>
    </w:p>
    <w:p w14:paraId="350178BD" w14:textId="77777777" w:rsidR="005D1E89" w:rsidRPr="005D1E89" w:rsidRDefault="005D1E89" w:rsidP="005D1E89">
      <w:pPr>
        <w:pStyle w:val="Code"/>
      </w:pPr>
      <w:r w:rsidRPr="00DB395E">
        <w:rPr>
          <w:lang w:val="de-DE"/>
        </w:rPr>
        <w:t xml:space="preserve">    </w:t>
      </w:r>
      <w:r w:rsidRPr="005D1E89">
        <w:t>X2_mean = int3 + int4;</w:t>
      </w:r>
    </w:p>
    <w:p w14:paraId="1481BDFC" w14:textId="77777777" w:rsidR="005D1E89" w:rsidRPr="005D1E89" w:rsidRDefault="005D1E89" w:rsidP="005D1E89">
      <w:pPr>
        <w:pStyle w:val="Code"/>
      </w:pPr>
    </w:p>
    <w:p w14:paraId="50621F6C" w14:textId="77777777" w:rsidR="005D1E89" w:rsidRPr="005D1E89" w:rsidRDefault="005D1E89" w:rsidP="005D1E89">
      <w:pPr>
        <w:pStyle w:val="Code"/>
      </w:pPr>
      <w:r w:rsidRPr="005D1E89">
        <w:t xml:space="preserve">    error = X2_mean - X_target;</w:t>
      </w:r>
    </w:p>
    <w:p w14:paraId="5F5C58E2" w14:textId="77777777" w:rsidR="005D1E89" w:rsidRPr="005D1E89" w:rsidRDefault="005D1E89" w:rsidP="005D1E89">
      <w:pPr>
        <w:pStyle w:val="Code"/>
      </w:pPr>
    </w:p>
    <w:p w14:paraId="74CAD075" w14:textId="77777777" w:rsidR="005D1E89" w:rsidRPr="005D1E89" w:rsidRDefault="005D1E89" w:rsidP="005D1E89">
      <w:pPr>
        <w:pStyle w:val="Code"/>
      </w:pPr>
      <w:r w:rsidRPr="005D1E89">
        <w:t>end</w:t>
      </w:r>
    </w:p>
    <w:p w14:paraId="23AC0A19" w14:textId="77777777" w:rsidR="005D1E89" w:rsidRPr="005D1E89" w:rsidRDefault="005D1E89" w:rsidP="005D1E89">
      <w:pPr>
        <w:pStyle w:val="Code"/>
      </w:pPr>
    </w:p>
    <w:p w14:paraId="1A0C22A6" w14:textId="77777777" w:rsidR="005D1E89" w:rsidRPr="005D1E89" w:rsidRDefault="005D1E89" w:rsidP="005D1E89">
      <w:pPr>
        <w:pStyle w:val="Code"/>
      </w:pPr>
      <w:r w:rsidRPr="005D1E89">
        <w:t>function [error, X1_mean, int1, int2] = single_reactor_error(tau, tau_e, X_target)</w:t>
      </w:r>
    </w:p>
    <w:p w14:paraId="5E99EB4E" w14:textId="77777777" w:rsidR="005D1E89" w:rsidRPr="005D1E89" w:rsidRDefault="005D1E89" w:rsidP="005D1E89">
      <w:pPr>
        <w:pStyle w:val="Code"/>
      </w:pPr>
      <w:r w:rsidRPr="005D1E89">
        <w:t>%SINGLE_REACTOR_ERROR Evaluate the single CSTR outlet conversion residual.</w:t>
      </w:r>
    </w:p>
    <w:p w14:paraId="51E50798" w14:textId="77777777" w:rsidR="005D1E89" w:rsidRPr="005D1E89" w:rsidRDefault="005D1E89" w:rsidP="005D1E89">
      <w:pPr>
        <w:pStyle w:val="Code"/>
      </w:pPr>
    </w:p>
    <w:p w14:paraId="5A614083" w14:textId="77777777" w:rsidR="005D1E89" w:rsidRPr="00DB395E" w:rsidRDefault="005D1E89" w:rsidP="005D1E89">
      <w:pPr>
        <w:pStyle w:val="Code"/>
        <w:rPr>
          <w:lang w:val="de-DE"/>
        </w:rPr>
      </w:pPr>
      <w:r w:rsidRPr="005D1E89">
        <w:t xml:space="preserve">    </w:t>
      </w:r>
      <w:r w:rsidRPr="00DB395E">
        <w:rPr>
          <w:lang w:val="de-DE"/>
        </w:rPr>
        <w:t>int1 = integral(@(t) ...</w:t>
      </w:r>
    </w:p>
    <w:p w14:paraId="5FF4C9D0" w14:textId="77777777" w:rsidR="005D1E89" w:rsidRPr="00DB395E" w:rsidRDefault="005D1E89" w:rsidP="005D1E89">
      <w:pPr>
        <w:pStyle w:val="Code"/>
        <w:rPr>
          <w:lang w:val="de-DE"/>
        </w:rPr>
      </w:pPr>
      <w:r w:rsidRPr="00DB395E">
        <w:rPr>
          <w:lang w:val="de-DE"/>
        </w:rPr>
        <w:t xml:space="preserve">           arrayfun(@(tt)get_X_particle(tt,tau_e),t).* ...</w:t>
      </w:r>
    </w:p>
    <w:p w14:paraId="4CEF23CD" w14:textId="77777777" w:rsidR="005D1E89" w:rsidRPr="00DB395E" w:rsidRDefault="005D1E89" w:rsidP="005D1E89">
      <w:pPr>
        <w:pStyle w:val="Code"/>
        <w:rPr>
          <w:lang w:val="de-DE"/>
        </w:rPr>
      </w:pPr>
      <w:r w:rsidRPr="00DB395E">
        <w:rPr>
          <w:lang w:val="de-DE"/>
        </w:rPr>
        <w:t xml:space="preserve">           (1/tau.*exp(-t/tau)), ...</w:t>
      </w:r>
    </w:p>
    <w:p w14:paraId="0D3D5740" w14:textId="77777777" w:rsidR="005D1E89" w:rsidRPr="00DB395E" w:rsidRDefault="005D1E89" w:rsidP="005D1E89">
      <w:pPr>
        <w:pStyle w:val="Code"/>
        <w:rPr>
          <w:lang w:val="de-DE"/>
        </w:rPr>
      </w:pPr>
      <w:r w:rsidRPr="00DB395E">
        <w:rPr>
          <w:lang w:val="de-DE"/>
        </w:rPr>
        <w:t xml:space="preserve">           0,tau_e);</w:t>
      </w:r>
    </w:p>
    <w:p w14:paraId="0548FBAF" w14:textId="77777777" w:rsidR="005D1E89" w:rsidRPr="00DB395E" w:rsidRDefault="005D1E89" w:rsidP="005D1E89">
      <w:pPr>
        <w:pStyle w:val="Code"/>
        <w:rPr>
          <w:lang w:val="de-DE"/>
        </w:rPr>
      </w:pPr>
    </w:p>
    <w:p w14:paraId="5BEC1C59" w14:textId="77777777" w:rsidR="005D1E89" w:rsidRPr="00DB395E" w:rsidRDefault="005D1E89" w:rsidP="005D1E89">
      <w:pPr>
        <w:pStyle w:val="Code"/>
        <w:rPr>
          <w:lang w:val="de-DE"/>
        </w:rPr>
      </w:pPr>
      <w:r w:rsidRPr="00DB395E">
        <w:rPr>
          <w:lang w:val="de-DE"/>
        </w:rPr>
        <w:t xml:space="preserve">    int2 = exp(-tau_e/tau);</w:t>
      </w:r>
    </w:p>
    <w:p w14:paraId="0C086FE1" w14:textId="77777777" w:rsidR="005D1E89" w:rsidRPr="005D1E89" w:rsidRDefault="005D1E89" w:rsidP="005D1E89">
      <w:pPr>
        <w:pStyle w:val="Code"/>
      </w:pPr>
      <w:r w:rsidRPr="00DB395E">
        <w:rPr>
          <w:lang w:val="de-DE"/>
        </w:rPr>
        <w:t xml:space="preserve">    </w:t>
      </w:r>
      <w:r w:rsidRPr="005D1E89">
        <w:t>X1_mean = int1 + int2;</w:t>
      </w:r>
    </w:p>
    <w:p w14:paraId="3AB8D3A5" w14:textId="77777777" w:rsidR="005D1E89" w:rsidRPr="005D1E89" w:rsidRDefault="005D1E89" w:rsidP="005D1E89">
      <w:pPr>
        <w:pStyle w:val="Code"/>
      </w:pPr>
      <w:r w:rsidRPr="005D1E89">
        <w:t xml:space="preserve">    error = X1_mean - X_target;</w:t>
      </w:r>
    </w:p>
    <w:p w14:paraId="5F9C30AA" w14:textId="77777777" w:rsidR="005D1E89" w:rsidRPr="005D1E89" w:rsidRDefault="005D1E89" w:rsidP="005D1E89">
      <w:pPr>
        <w:pStyle w:val="Code"/>
      </w:pPr>
    </w:p>
    <w:p w14:paraId="0603CDCA" w14:textId="77777777" w:rsidR="005D1E89" w:rsidRPr="005D1E89" w:rsidRDefault="005D1E89" w:rsidP="005D1E89">
      <w:pPr>
        <w:pStyle w:val="Code"/>
      </w:pPr>
      <w:r w:rsidRPr="005D1E89">
        <w:t>end</w:t>
      </w:r>
    </w:p>
    <w:p w14:paraId="5AFA84AA" w14:textId="77777777" w:rsidR="005D1E89" w:rsidRPr="005D1E89" w:rsidRDefault="005D1E89" w:rsidP="005D1E89">
      <w:pPr>
        <w:pStyle w:val="Code"/>
      </w:pPr>
    </w:p>
    <w:p w14:paraId="57C05622" w14:textId="77777777" w:rsidR="005D1E89" w:rsidRPr="005D1E89" w:rsidRDefault="005D1E89" w:rsidP="005D1E89">
      <w:pPr>
        <w:pStyle w:val="Code"/>
      </w:pPr>
      <w:r w:rsidRPr="005D1E89">
        <w:t>function X1_mean = mean_conversion_single(tau, tau_e)</w:t>
      </w:r>
    </w:p>
    <w:p w14:paraId="08B5312B" w14:textId="77777777" w:rsidR="005D1E89" w:rsidRPr="00DB395E" w:rsidRDefault="005D1E89" w:rsidP="005D1E89">
      <w:pPr>
        <w:pStyle w:val="Code"/>
        <w:rPr>
          <w:lang w:val="de-DE"/>
        </w:rPr>
      </w:pPr>
      <w:r w:rsidRPr="005D1E89">
        <w:t xml:space="preserve">    </w:t>
      </w:r>
      <w:r w:rsidRPr="00DB395E">
        <w:rPr>
          <w:lang w:val="de-DE"/>
        </w:rPr>
        <w:t>int1 = integral(@(t) ...</w:t>
      </w:r>
    </w:p>
    <w:p w14:paraId="2A2BF7CB" w14:textId="77777777" w:rsidR="005D1E89" w:rsidRPr="00DB395E" w:rsidRDefault="005D1E89" w:rsidP="005D1E89">
      <w:pPr>
        <w:pStyle w:val="Code"/>
        <w:rPr>
          <w:lang w:val="de-DE"/>
        </w:rPr>
      </w:pPr>
      <w:r w:rsidRPr="00DB395E">
        <w:rPr>
          <w:lang w:val="de-DE"/>
        </w:rPr>
        <w:t xml:space="preserve">           arrayfun(@(tt)get_X_particle(tt,tau_e),t).* ...</w:t>
      </w:r>
    </w:p>
    <w:p w14:paraId="73CDF0EC" w14:textId="77777777" w:rsidR="005D1E89" w:rsidRPr="00DB395E" w:rsidRDefault="005D1E89" w:rsidP="005D1E89">
      <w:pPr>
        <w:pStyle w:val="Code"/>
        <w:rPr>
          <w:lang w:val="de-DE"/>
        </w:rPr>
      </w:pPr>
      <w:r w:rsidRPr="00DB395E">
        <w:rPr>
          <w:lang w:val="de-DE"/>
        </w:rPr>
        <w:t xml:space="preserve">           (1/tau.*exp(-t/tau)), ...</w:t>
      </w:r>
    </w:p>
    <w:p w14:paraId="3EA08732" w14:textId="77777777" w:rsidR="005D1E89" w:rsidRPr="00DB395E" w:rsidRDefault="005D1E89" w:rsidP="005D1E89">
      <w:pPr>
        <w:pStyle w:val="Code"/>
        <w:rPr>
          <w:lang w:val="de-DE"/>
        </w:rPr>
      </w:pPr>
      <w:r w:rsidRPr="00DB395E">
        <w:rPr>
          <w:lang w:val="de-DE"/>
        </w:rPr>
        <w:t xml:space="preserve">           0,tau_e);</w:t>
      </w:r>
    </w:p>
    <w:p w14:paraId="2F6F4D93" w14:textId="77777777" w:rsidR="005D1E89" w:rsidRPr="00DB395E" w:rsidRDefault="005D1E89" w:rsidP="005D1E89">
      <w:pPr>
        <w:pStyle w:val="Code"/>
        <w:rPr>
          <w:lang w:val="de-DE"/>
        </w:rPr>
      </w:pPr>
      <w:r w:rsidRPr="00DB395E">
        <w:rPr>
          <w:lang w:val="de-DE"/>
        </w:rPr>
        <w:t xml:space="preserve">    int2 = exp(-tau_e/tau);</w:t>
      </w:r>
    </w:p>
    <w:p w14:paraId="5BFFD405" w14:textId="77777777" w:rsidR="005D1E89" w:rsidRPr="005D1E89" w:rsidRDefault="005D1E89" w:rsidP="005D1E89">
      <w:pPr>
        <w:pStyle w:val="Code"/>
      </w:pPr>
      <w:r w:rsidRPr="00DB395E">
        <w:rPr>
          <w:lang w:val="de-DE"/>
        </w:rPr>
        <w:t xml:space="preserve">    </w:t>
      </w:r>
      <w:r w:rsidRPr="005D1E89">
        <w:t>X1_mean = int1 + int2;</w:t>
      </w:r>
    </w:p>
    <w:p w14:paraId="0075B8EF" w14:textId="77777777" w:rsidR="005D1E89" w:rsidRPr="005D1E89" w:rsidRDefault="005D1E89" w:rsidP="005D1E89">
      <w:pPr>
        <w:pStyle w:val="Code"/>
      </w:pPr>
      <w:r w:rsidRPr="005D1E89">
        <w:t>end</w:t>
      </w:r>
    </w:p>
    <w:p w14:paraId="3F4458A1" w14:textId="77777777" w:rsidR="005D1E89" w:rsidRPr="005D1E89" w:rsidRDefault="005D1E89" w:rsidP="005D1E89">
      <w:pPr>
        <w:pStyle w:val="Code"/>
      </w:pPr>
    </w:p>
    <w:p w14:paraId="3C08EDFC" w14:textId="77777777" w:rsidR="005D1E89" w:rsidRPr="005D1E89" w:rsidRDefault="005D1E89" w:rsidP="005D1E89">
      <w:pPr>
        <w:pStyle w:val="Code"/>
      </w:pPr>
      <w:r w:rsidRPr="005D1E89">
        <w:t>function X2_mean = mean_conversion_two_stage(tau, tau_e)</w:t>
      </w:r>
    </w:p>
    <w:p w14:paraId="3D9EA527" w14:textId="77777777" w:rsidR="005D1E89" w:rsidRPr="00DB395E" w:rsidRDefault="005D1E89" w:rsidP="005D1E89">
      <w:pPr>
        <w:pStyle w:val="Code"/>
        <w:rPr>
          <w:lang w:val="de-DE"/>
        </w:rPr>
      </w:pPr>
      <w:r w:rsidRPr="005D1E89">
        <w:t xml:space="preserve">    </w:t>
      </w:r>
      <w:r w:rsidRPr="00DB395E">
        <w:rPr>
          <w:lang w:val="de-DE"/>
        </w:rPr>
        <w:t>int3 = integral(@(t) ...</w:t>
      </w:r>
    </w:p>
    <w:p w14:paraId="0A32A363" w14:textId="77777777" w:rsidR="005D1E89" w:rsidRPr="00DB395E" w:rsidRDefault="005D1E89" w:rsidP="005D1E89">
      <w:pPr>
        <w:pStyle w:val="Code"/>
        <w:rPr>
          <w:lang w:val="de-DE"/>
        </w:rPr>
      </w:pPr>
      <w:r w:rsidRPr="00DB395E">
        <w:rPr>
          <w:lang w:val="de-DE"/>
        </w:rPr>
        <w:t xml:space="preserve">           arrayfun(@(tt)get_X_particle(tt,tau_e),t).* ...</w:t>
      </w:r>
    </w:p>
    <w:p w14:paraId="53B2B4C0" w14:textId="77777777" w:rsidR="005D1E89" w:rsidRPr="00DB395E" w:rsidRDefault="005D1E89" w:rsidP="005D1E89">
      <w:pPr>
        <w:pStyle w:val="Code"/>
        <w:rPr>
          <w:lang w:val="de-DE"/>
        </w:rPr>
      </w:pPr>
      <w:r w:rsidRPr="00DB395E">
        <w:rPr>
          <w:lang w:val="de-DE"/>
        </w:rPr>
        <w:t xml:space="preserve">           (t./tau.^2.*exp(-t/tau)), ...</w:t>
      </w:r>
    </w:p>
    <w:p w14:paraId="09CD14E7" w14:textId="77777777" w:rsidR="005D1E89" w:rsidRPr="00DB395E" w:rsidRDefault="005D1E89" w:rsidP="005D1E89">
      <w:pPr>
        <w:pStyle w:val="Code"/>
        <w:rPr>
          <w:lang w:val="de-DE"/>
        </w:rPr>
      </w:pPr>
      <w:r w:rsidRPr="00DB395E">
        <w:rPr>
          <w:lang w:val="de-DE"/>
        </w:rPr>
        <w:t xml:space="preserve">           0,tau_e);</w:t>
      </w:r>
    </w:p>
    <w:p w14:paraId="1BA78BA8" w14:textId="77777777" w:rsidR="005D1E89" w:rsidRPr="00DB395E" w:rsidRDefault="005D1E89" w:rsidP="005D1E89">
      <w:pPr>
        <w:pStyle w:val="Code"/>
        <w:rPr>
          <w:lang w:val="de-DE"/>
        </w:rPr>
      </w:pPr>
      <w:r w:rsidRPr="00DB395E">
        <w:rPr>
          <w:lang w:val="de-DE"/>
        </w:rPr>
        <w:t xml:space="preserve">    int4 = (1 + tau_e/tau).*exp(-tau_e/tau);</w:t>
      </w:r>
    </w:p>
    <w:p w14:paraId="05A5662E" w14:textId="77777777" w:rsidR="005D1E89" w:rsidRPr="005D1E89" w:rsidRDefault="005D1E89" w:rsidP="005D1E89">
      <w:pPr>
        <w:pStyle w:val="Code"/>
      </w:pPr>
      <w:r w:rsidRPr="00DB395E">
        <w:rPr>
          <w:lang w:val="de-DE"/>
        </w:rPr>
        <w:t xml:space="preserve">    </w:t>
      </w:r>
      <w:r w:rsidRPr="005D1E89">
        <w:t>X2_mean = int3 + int4;</w:t>
      </w:r>
    </w:p>
    <w:p w14:paraId="354DA464" w14:textId="77777777" w:rsidR="005D1E89" w:rsidRPr="005D1E89" w:rsidRDefault="005D1E89" w:rsidP="005D1E89">
      <w:pPr>
        <w:pStyle w:val="Code"/>
      </w:pPr>
      <w:r w:rsidRPr="005D1E89">
        <w:t>end</w:t>
      </w:r>
    </w:p>
    <w:p w14:paraId="7EA85436" w14:textId="77777777" w:rsidR="005D1E89" w:rsidRPr="005D1E89" w:rsidRDefault="005D1E89" w:rsidP="005D1E89">
      <w:pPr>
        <w:pStyle w:val="Code"/>
      </w:pPr>
    </w:p>
    <w:p w14:paraId="1AB38B30" w14:textId="77777777" w:rsidR="005D1E89" w:rsidRPr="005D1E89" w:rsidRDefault="005D1E89" w:rsidP="005D1E89">
      <w:pPr>
        <w:pStyle w:val="Code"/>
      </w:pPr>
      <w:r w:rsidRPr="005D1E89">
        <w:t>function X = get_X_particle(t, tau_e)</w:t>
      </w:r>
    </w:p>
    <w:p w14:paraId="74EF75BE" w14:textId="77777777" w:rsidR="005D1E89" w:rsidRPr="005D1E89" w:rsidRDefault="005D1E89" w:rsidP="005D1E89">
      <w:pPr>
        <w:pStyle w:val="Code"/>
      </w:pPr>
      <w:r w:rsidRPr="005D1E89">
        <w:t>%GET_X_PARTICLE Solve the product-layer diffusion SCM for one particle age.</w:t>
      </w:r>
    </w:p>
    <w:p w14:paraId="2184FAE7" w14:textId="77777777" w:rsidR="005D1E89" w:rsidRPr="005D1E89" w:rsidRDefault="005D1E89" w:rsidP="005D1E89">
      <w:pPr>
        <w:pStyle w:val="Code"/>
      </w:pPr>
      <w:r w:rsidRPr="005D1E89">
        <w:t>%</w:t>
      </w:r>
    </w:p>
    <w:p w14:paraId="059A3395" w14:textId="77777777" w:rsidR="005D1E89" w:rsidRPr="005D1E89" w:rsidRDefault="005D1E89" w:rsidP="005D1E89">
      <w:pPr>
        <w:pStyle w:val="Code"/>
      </w:pPr>
      <w:r w:rsidRPr="005D1E89">
        <w:t>%   For 0 &lt; t &lt; tau_e, the conversion is obtained by numerically solving</w:t>
      </w:r>
    </w:p>
    <w:p w14:paraId="74C0408E" w14:textId="1A3D7D35" w:rsidR="005D1E89" w:rsidRPr="005D1E89" w:rsidRDefault="005D1E89" w:rsidP="005D1E89">
      <w:pPr>
        <w:pStyle w:val="Code"/>
      </w:pPr>
      <w:r w:rsidRPr="005D1E89">
        <w:t>%   the implicit ash/product-layer diffusion shrinking-core equation.</w:t>
      </w:r>
    </w:p>
    <w:p w14:paraId="663E8EDB" w14:textId="3E4981C1" w:rsidR="005D1E89" w:rsidRPr="00DB395E" w:rsidRDefault="005D1E89" w:rsidP="005D1E89">
      <w:pPr>
        <w:pStyle w:val="Code"/>
        <w:rPr>
          <w:lang w:val="de-DE"/>
        </w:rPr>
      </w:pPr>
      <w:r w:rsidRPr="005D1E89">
        <w:t xml:space="preserve">    </w:t>
      </w:r>
      <w:r w:rsidRPr="00DB395E">
        <w:rPr>
          <w:lang w:val="de-DE"/>
        </w:rPr>
        <w:t>if t &lt;= 0</w:t>
      </w:r>
    </w:p>
    <w:p w14:paraId="2D9DAE79" w14:textId="41121E22" w:rsidR="005D1E89" w:rsidRPr="00DB395E" w:rsidRDefault="005D1E89" w:rsidP="005D1E89">
      <w:pPr>
        <w:pStyle w:val="Code"/>
        <w:rPr>
          <w:lang w:val="de-DE"/>
        </w:rPr>
      </w:pPr>
      <w:r w:rsidRPr="00DB395E">
        <w:rPr>
          <w:lang w:val="de-DE"/>
        </w:rPr>
        <w:t xml:space="preserve">        X = 0;</w:t>
      </w:r>
    </w:p>
    <w:p w14:paraId="19572347" w14:textId="5C507688" w:rsidR="005D1E89" w:rsidRPr="00DB395E" w:rsidRDefault="005D1E89" w:rsidP="005D1E89">
      <w:pPr>
        <w:pStyle w:val="Code"/>
        <w:rPr>
          <w:lang w:val="de-DE"/>
        </w:rPr>
      </w:pPr>
      <w:r w:rsidRPr="00DB395E">
        <w:rPr>
          <w:lang w:val="de-DE"/>
        </w:rPr>
        <w:t xml:space="preserve">    elseif t &gt;= tau_e</w:t>
      </w:r>
    </w:p>
    <w:p w14:paraId="42BFC797" w14:textId="7BB4819C" w:rsidR="005D1E89" w:rsidRPr="005D1E89" w:rsidRDefault="005D1E89" w:rsidP="005D1E89">
      <w:pPr>
        <w:pStyle w:val="Code"/>
      </w:pPr>
      <w:r w:rsidRPr="00DB395E">
        <w:rPr>
          <w:lang w:val="de-DE"/>
        </w:rPr>
        <w:lastRenderedPageBreak/>
        <w:t xml:space="preserve">        </w:t>
      </w:r>
      <w:r w:rsidRPr="005D1E89">
        <w:t>X = 1;</w:t>
      </w:r>
    </w:p>
    <w:p w14:paraId="31437F3F" w14:textId="56EE3CB5" w:rsidR="005D1E89" w:rsidRPr="005D1E89" w:rsidRDefault="005D1E89" w:rsidP="005D1E89">
      <w:pPr>
        <w:pStyle w:val="Code"/>
      </w:pPr>
      <w:r w:rsidRPr="005D1E89">
        <w:t xml:space="preserve">    else</w:t>
      </w:r>
    </w:p>
    <w:p w14:paraId="05754F15" w14:textId="77777777" w:rsidR="005D1E89" w:rsidRPr="005D1E89" w:rsidRDefault="005D1E89" w:rsidP="005D1E89">
      <w:pPr>
        <w:pStyle w:val="Code"/>
      </w:pPr>
      <w:r w:rsidRPr="005D1E89">
        <w:t xml:space="preserve">        scm_eq = @(Xv) ...</w:t>
      </w:r>
    </w:p>
    <w:p w14:paraId="2250D8A2" w14:textId="08E46345" w:rsidR="005D1E89" w:rsidRPr="00DB395E" w:rsidRDefault="005D1E89" w:rsidP="005D1E89">
      <w:pPr>
        <w:pStyle w:val="Code"/>
        <w:rPr>
          <w:lang w:val="de-DE"/>
        </w:rPr>
      </w:pPr>
      <w:r w:rsidRPr="005D1E89">
        <w:t xml:space="preserve">            </w:t>
      </w:r>
      <w:r w:rsidRPr="00DB395E">
        <w:rPr>
          <w:lang w:val="de-DE"/>
        </w:rPr>
        <w:t>1 - 3*(1-Xv).^(2/3) + 2*(1-Xv) - t/tau_e;</w:t>
      </w:r>
    </w:p>
    <w:p w14:paraId="12938D4E" w14:textId="77777777" w:rsidR="005D1E89" w:rsidRPr="00DB395E" w:rsidRDefault="005D1E89" w:rsidP="005D1E89">
      <w:pPr>
        <w:pStyle w:val="Code"/>
        <w:rPr>
          <w:lang w:val="de-DE"/>
        </w:rPr>
      </w:pPr>
      <w:r w:rsidRPr="00DB395E">
        <w:rPr>
          <w:lang w:val="de-DE"/>
        </w:rPr>
        <w:t xml:space="preserve">        X = fzero(scm_eq,[0 1], ...</w:t>
      </w:r>
    </w:p>
    <w:p w14:paraId="4CDA24A2" w14:textId="515D7E68" w:rsidR="005D1E89" w:rsidRPr="005D1E89" w:rsidRDefault="005D1E89" w:rsidP="005D1E89">
      <w:pPr>
        <w:pStyle w:val="Code"/>
      </w:pPr>
      <w:r w:rsidRPr="00DB395E">
        <w:rPr>
          <w:lang w:val="de-DE"/>
        </w:rPr>
        <w:t xml:space="preserve">            </w:t>
      </w:r>
      <w:r w:rsidRPr="005D1E89">
        <w:t>optimset('Display','off'));</w:t>
      </w:r>
    </w:p>
    <w:p w14:paraId="3D9F750C" w14:textId="0EEB629B" w:rsidR="005D1E89" w:rsidRPr="005D1E89" w:rsidRDefault="005D1E89" w:rsidP="005D1E89">
      <w:pPr>
        <w:pStyle w:val="Code"/>
      </w:pPr>
      <w:r w:rsidRPr="005D1E89">
        <w:t xml:space="preserve">    end</w:t>
      </w:r>
    </w:p>
    <w:p w14:paraId="4584384D" w14:textId="295A19F0" w:rsidR="005D1E89" w:rsidRDefault="005D1E89" w:rsidP="005D1E89">
      <w:pPr>
        <w:pStyle w:val="Code"/>
      </w:pPr>
      <w:r w:rsidRPr="005D1E89">
        <w:t>end</w:t>
      </w:r>
    </w:p>
    <w:p w14:paraId="71506A75" w14:textId="77777777" w:rsidR="00F07E0D" w:rsidRDefault="00F07E0D" w:rsidP="005D1E89">
      <w:pPr>
        <w:pStyle w:val="Code"/>
      </w:pPr>
    </w:p>
    <w:p w14:paraId="657665E2" w14:textId="77777777" w:rsidR="00F07E0D" w:rsidRDefault="00F07E0D" w:rsidP="005D1E89">
      <w:pPr>
        <w:pStyle w:val="Code"/>
      </w:pPr>
    </w:p>
    <w:p w14:paraId="375B6DEB" w14:textId="46987721" w:rsidR="00F07E0D" w:rsidRDefault="0006650D" w:rsidP="00DF2B2F">
      <w:pPr>
        <w:pStyle w:val="Heading3"/>
      </w:pPr>
      <w:bookmarkStart w:id="572" w:name="_Toc237245092"/>
      <w:r w:rsidRPr="0006650D">
        <w:t>optimize_cstr_series</w:t>
      </w:r>
      <w:bookmarkEnd w:id="572"/>
    </w:p>
    <w:p w14:paraId="20CE5A5F" w14:textId="77777777" w:rsidR="00947516" w:rsidRDefault="00947516" w:rsidP="00947516">
      <w:pPr>
        <w:pStyle w:val="Code"/>
      </w:pPr>
      <w:r>
        <w:t>function optimize_cstr_series()</w:t>
      </w:r>
    </w:p>
    <w:p w14:paraId="276DB0FA" w14:textId="77777777" w:rsidR="00947516" w:rsidRDefault="00947516" w:rsidP="00947516">
      <w:pPr>
        <w:pStyle w:val="Code"/>
      </w:pPr>
      <w:r>
        <w:t xml:space="preserve">    clear; clc; %#ok&lt;CLEAR0ARGS&gt;</w:t>
      </w:r>
    </w:p>
    <w:p w14:paraId="362B1EB8" w14:textId="77777777" w:rsidR="00947516" w:rsidRDefault="00947516" w:rsidP="00947516">
      <w:pPr>
        <w:pStyle w:val="Code"/>
      </w:pPr>
      <w:r>
        <w:t xml:space="preserve">    </w:t>
      </w:r>
    </w:p>
    <w:p w14:paraId="2F463FA7" w14:textId="77777777" w:rsidR="00947516" w:rsidRDefault="00947516" w:rsidP="00947516">
      <w:pPr>
        <w:pStyle w:val="Code"/>
      </w:pPr>
      <w:r>
        <w:t xml:space="preserve">    % --- DESIGN INPUTS ---</w:t>
      </w:r>
    </w:p>
    <w:p w14:paraId="3504B619" w14:textId="77777777" w:rsidR="00947516" w:rsidRDefault="00947516" w:rsidP="00947516">
      <w:pPr>
        <w:pStyle w:val="Code"/>
      </w:pPr>
      <w:r>
        <w:t xml:space="preserve">    X2_target = 0.90;  % Final target fractional conversion (90%)</w:t>
      </w:r>
    </w:p>
    <w:p w14:paraId="10CA9B0D" w14:textId="77777777" w:rsidR="00947516" w:rsidRDefault="00947516" w:rsidP="00947516">
      <w:pPr>
        <w:pStyle w:val="Code"/>
      </w:pPr>
      <w:r>
        <w:t xml:space="preserve">    tau_e = 2.5;       % ASSUMED: Time for complete particle conversion (hours)</w:t>
      </w:r>
    </w:p>
    <w:p w14:paraId="47AAFD84" w14:textId="77777777" w:rsidR="00947516" w:rsidRDefault="00947516" w:rsidP="00947516">
      <w:pPr>
        <w:pStyle w:val="Code"/>
      </w:pPr>
      <w:r>
        <w:t xml:space="preserve">       </w:t>
      </w:r>
    </w:p>
    <w:p w14:paraId="05CC88D9" w14:textId="77777777" w:rsidR="00947516" w:rsidRDefault="00947516" w:rsidP="00947516">
      <w:pPr>
        <w:pStyle w:val="Code"/>
      </w:pPr>
      <w:r>
        <w:t xml:space="preserve">    </w:t>
      </w:r>
    </w:p>
    <w:p w14:paraId="12AAA2C9" w14:textId="77777777" w:rsidR="00947516" w:rsidRDefault="00947516" w:rsidP="00947516">
      <w:pPr>
        <w:pStyle w:val="Code"/>
      </w:pPr>
      <w:r>
        <w:t xml:space="preserve">    % --- NUMERICAL SOLVER ---</w:t>
      </w:r>
    </w:p>
    <w:p w14:paraId="3733A41B" w14:textId="77777777" w:rsidR="00947516" w:rsidRDefault="00947516" w:rsidP="00947516">
      <w:pPr>
        <w:pStyle w:val="Code"/>
      </w:pPr>
      <w:r>
        <w:t xml:space="preserve">    % Find the tau (residence time per reactor) that satisfies X2_target</w:t>
      </w:r>
    </w:p>
    <w:p w14:paraId="532B644B" w14:textId="77777777" w:rsidR="00947516" w:rsidRDefault="00947516" w:rsidP="00947516">
      <w:pPr>
        <w:pStyle w:val="Code"/>
      </w:pPr>
      <w:r>
        <w:t xml:space="preserve">    options = optimset('Display','iter','TolX',1e-6);</w:t>
      </w:r>
    </w:p>
    <w:p w14:paraId="42B36BD6" w14:textId="77777777" w:rsidR="00947516" w:rsidRDefault="00947516" w:rsidP="00947516">
      <w:pPr>
        <w:pStyle w:val="Code"/>
      </w:pPr>
      <w:r>
        <w:t xml:space="preserve">    tau_initial_guess = 0.5; % hours</w:t>
      </w:r>
    </w:p>
    <w:p w14:paraId="783CBB5E" w14:textId="77777777" w:rsidR="00947516" w:rsidRDefault="00947516" w:rsidP="00947516">
      <w:pPr>
        <w:pStyle w:val="Code"/>
      </w:pPr>
      <w:r>
        <w:t xml:space="preserve">    </w:t>
      </w:r>
    </w:p>
    <w:p w14:paraId="4CED020E" w14:textId="77777777" w:rsidR="00947516" w:rsidRDefault="00947516" w:rsidP="00947516">
      <w:pPr>
        <w:pStyle w:val="Code"/>
      </w:pPr>
      <w:r>
        <w:t xml:space="preserve">    fprintf('Optimizing reactor residence times using SCM population balance...\n\n');</w:t>
      </w:r>
    </w:p>
    <w:p w14:paraId="3B74A522" w14:textId="77777777" w:rsidR="00947516" w:rsidRDefault="00947516" w:rsidP="00947516">
      <w:pPr>
        <w:pStyle w:val="Code"/>
      </w:pPr>
      <w:r>
        <w:t xml:space="preserve">    tau_opt = fzero(@(tau) reactor_error(tau, tau_e, X2_target), tau_initial_guess, options);</w:t>
      </w:r>
    </w:p>
    <w:p w14:paraId="04EFDF39" w14:textId="77777777" w:rsidR="00947516" w:rsidRDefault="00947516" w:rsidP="00947516">
      <w:pPr>
        <w:pStyle w:val="Code"/>
      </w:pPr>
      <w:r>
        <w:t xml:space="preserve">    </w:t>
      </w:r>
    </w:p>
    <w:p w14:paraId="01534755" w14:textId="77777777" w:rsidR="00947516" w:rsidRDefault="00947516" w:rsidP="00947516">
      <w:pPr>
        <w:pStyle w:val="Code"/>
      </w:pPr>
      <w:r>
        <w:t xml:space="preserve">    % --- POST-CALCULATION RESULTS ---</w:t>
      </w:r>
    </w:p>
    <w:p w14:paraId="72E42F23" w14:textId="77777777" w:rsidR="00947516" w:rsidRDefault="00947516" w:rsidP="00947516">
      <w:pPr>
        <w:pStyle w:val="Code"/>
      </w:pPr>
      <w:r>
        <w:t xml:space="preserve">    [~, X1_mean, X2_mean] = reactor_error(tau_opt, tau_e, X2_target);</w:t>
      </w:r>
    </w:p>
    <w:p w14:paraId="36F158D0" w14:textId="77777777" w:rsidR="00947516" w:rsidRDefault="00947516" w:rsidP="00947516">
      <w:pPr>
        <w:pStyle w:val="Code"/>
      </w:pPr>
      <w:r>
        <w:t xml:space="preserve">    </w:t>
      </w:r>
    </w:p>
    <w:p w14:paraId="63E8F5C2" w14:textId="77777777" w:rsidR="00947516" w:rsidRDefault="00947516" w:rsidP="00947516">
      <w:pPr>
        <w:pStyle w:val="Code"/>
      </w:pPr>
      <w:r>
        <w:t xml:space="preserve">    fprintf('\n================ DESIGN RESULTS ================\n');</w:t>
      </w:r>
    </w:p>
    <w:p w14:paraId="7B28F747" w14:textId="77777777" w:rsidR="00947516" w:rsidRDefault="00947516" w:rsidP="00947516">
      <w:pPr>
        <w:pStyle w:val="Code"/>
      </w:pPr>
      <w:r>
        <w:lastRenderedPageBreak/>
        <w:t xml:space="preserve">    fprintf('Time for Complete Conversion (tau_e): %.2f hours\n', tau_e);</w:t>
      </w:r>
    </w:p>
    <w:p w14:paraId="6DA35CE5" w14:textId="77777777" w:rsidR="00947516" w:rsidRDefault="00947516" w:rsidP="00947516">
      <w:pPr>
        <w:pStyle w:val="Code"/>
      </w:pPr>
      <w:r>
        <w:t xml:space="preserve">    fprintf('Optimized Residence Time per CSTR (tau): %.4f hours\n', tau_opt);</w:t>
      </w:r>
    </w:p>
    <w:p w14:paraId="2F2FB202" w14:textId="77777777" w:rsidR="00947516" w:rsidRDefault="00947516" w:rsidP="00947516">
      <w:pPr>
        <w:pStyle w:val="Code"/>
      </w:pPr>
      <w:r>
        <w:t xml:space="preserve">    fprintf('Total Residence Time (2 x tau):        %.4f hours\n', 2 * tau_opt);</w:t>
      </w:r>
    </w:p>
    <w:p w14:paraId="53CCB118" w14:textId="77777777" w:rsidR="00947516" w:rsidRDefault="00947516" w:rsidP="00947516">
      <w:pPr>
        <w:pStyle w:val="Code"/>
      </w:pPr>
      <w:r>
        <w:t xml:space="preserve">    fprintf('Mean Conversion leaving Reactor 1 (X1): %.2f%%\n', X1_mean * 100);</w:t>
      </w:r>
    </w:p>
    <w:p w14:paraId="6EB2D2A9" w14:textId="77777777" w:rsidR="00947516" w:rsidRDefault="00947516" w:rsidP="00947516">
      <w:pPr>
        <w:pStyle w:val="Code"/>
      </w:pPr>
      <w:r>
        <w:t xml:space="preserve">    fprintf('Mean Conversion leaving Reactor 2 (X2): %.2f%%\n', X2_mean * 100);</w:t>
      </w:r>
    </w:p>
    <w:p w14:paraId="5D48A1A4" w14:textId="77777777" w:rsidR="00947516" w:rsidRDefault="00947516" w:rsidP="00947516">
      <w:pPr>
        <w:pStyle w:val="Code"/>
      </w:pPr>
      <w:r>
        <w:t xml:space="preserve">    fprintf('================================================\n');</w:t>
      </w:r>
    </w:p>
    <w:p w14:paraId="466E0158" w14:textId="77777777" w:rsidR="00947516" w:rsidRDefault="00947516" w:rsidP="00947516">
      <w:pPr>
        <w:pStyle w:val="Code"/>
      </w:pPr>
    </w:p>
    <w:p w14:paraId="053674F9" w14:textId="77777777" w:rsidR="00947516" w:rsidRDefault="00947516" w:rsidP="00947516">
      <w:pPr>
        <w:pStyle w:val="Code"/>
      </w:pPr>
      <w:r>
        <w:t xml:space="preserve">    % --- PLOTTING ---</w:t>
      </w:r>
    </w:p>
    <w:p w14:paraId="15322C6E" w14:textId="77777777" w:rsidR="00947516" w:rsidRDefault="00947516" w:rsidP="00947516">
      <w:pPr>
        <w:pStyle w:val="Code"/>
      </w:pPr>
      <w:r>
        <w:t xml:space="preserve">    % 1) Particle conversion vs dimensionless time</w:t>
      </w:r>
    </w:p>
    <w:p w14:paraId="40DF45BD" w14:textId="77777777" w:rsidR="00947516" w:rsidRPr="00445B0E" w:rsidRDefault="00947516" w:rsidP="00947516">
      <w:pPr>
        <w:pStyle w:val="Code"/>
        <w:rPr>
          <w:lang w:val="de-DE"/>
        </w:rPr>
      </w:pPr>
      <w:r>
        <w:t xml:space="preserve">    </w:t>
      </w:r>
      <w:r w:rsidRPr="00445B0E">
        <w:rPr>
          <w:lang w:val="de-DE"/>
        </w:rPr>
        <w:t>t_plot = linspace(0, tau_e, 250);</w:t>
      </w:r>
    </w:p>
    <w:p w14:paraId="50832BF7" w14:textId="77777777" w:rsidR="00947516" w:rsidRDefault="00947516" w:rsidP="00947516">
      <w:pPr>
        <w:pStyle w:val="Code"/>
      </w:pPr>
      <w:r w:rsidRPr="00445B0E">
        <w:rPr>
          <w:lang w:val="de-DE"/>
        </w:rPr>
        <w:t xml:space="preserve">    </w:t>
      </w:r>
      <w:r>
        <w:t>X_particles = arrayfun(@(t) get_X_particle(t, tau_e), t_plot);</w:t>
      </w:r>
    </w:p>
    <w:p w14:paraId="533A876F" w14:textId="77777777" w:rsidR="00947516" w:rsidRDefault="00947516" w:rsidP="00947516">
      <w:pPr>
        <w:pStyle w:val="Code"/>
      </w:pPr>
      <w:r>
        <w:t xml:space="preserve">    figure('Name','Particle Conversion vs Dimensionless Time','NumberTitle','off');</w:t>
      </w:r>
    </w:p>
    <w:p w14:paraId="076A8BF6" w14:textId="77777777" w:rsidR="00947516" w:rsidRDefault="00947516" w:rsidP="00947516">
      <w:pPr>
        <w:pStyle w:val="Code"/>
      </w:pPr>
      <w:r>
        <w:t xml:space="preserve">    plot(t_plot / tau_e, X_particles, 'LineWidth', 2);</w:t>
      </w:r>
    </w:p>
    <w:p w14:paraId="1D881FA8" w14:textId="77777777" w:rsidR="00947516" w:rsidRDefault="00947516" w:rsidP="00947516">
      <w:pPr>
        <w:pStyle w:val="Code"/>
      </w:pPr>
      <w:r>
        <w:t xml:space="preserve">    grid on;</w:t>
      </w:r>
    </w:p>
    <w:p w14:paraId="0A3327DB" w14:textId="77777777" w:rsidR="00947516" w:rsidRDefault="00947516" w:rsidP="00947516">
      <w:pPr>
        <w:pStyle w:val="Code"/>
      </w:pPr>
      <w:r>
        <w:t xml:space="preserve">    xlabel('Dimensionless Time, t/\tau_e');</w:t>
      </w:r>
    </w:p>
    <w:p w14:paraId="678CBC65" w14:textId="77777777" w:rsidR="00947516" w:rsidRDefault="00947516" w:rsidP="00947516">
      <w:pPr>
        <w:pStyle w:val="Code"/>
      </w:pPr>
      <w:r>
        <w:t xml:space="preserve">    ylabel('Particle Conversion, X');</w:t>
      </w:r>
    </w:p>
    <w:p w14:paraId="1D24659B" w14:textId="77777777" w:rsidR="00947516" w:rsidRDefault="00947516" w:rsidP="00947516">
      <w:pPr>
        <w:pStyle w:val="Code"/>
      </w:pPr>
      <w:r>
        <w:t xml:space="preserve">    title('Particle Conversion for SCM Kinetics');</w:t>
      </w:r>
    </w:p>
    <w:p w14:paraId="185AA8E7" w14:textId="77777777" w:rsidR="00947516" w:rsidRDefault="00947516" w:rsidP="00947516">
      <w:pPr>
        <w:pStyle w:val="Code"/>
      </w:pPr>
      <w:r>
        <w:t xml:space="preserve">    xlim([0 1]);</w:t>
      </w:r>
    </w:p>
    <w:p w14:paraId="690E653B" w14:textId="77777777" w:rsidR="00947516" w:rsidRDefault="00947516" w:rsidP="00947516">
      <w:pPr>
        <w:pStyle w:val="Code"/>
      </w:pPr>
      <w:r>
        <w:t xml:space="preserve">    ylim([0 1]);</w:t>
      </w:r>
    </w:p>
    <w:p w14:paraId="684E74ED" w14:textId="77777777" w:rsidR="00947516" w:rsidRDefault="00947516" w:rsidP="00947516">
      <w:pPr>
        <w:pStyle w:val="Code"/>
      </w:pPr>
    </w:p>
    <w:p w14:paraId="24E8A8E7" w14:textId="77777777" w:rsidR="00947516" w:rsidRDefault="00947516" w:rsidP="00947516">
      <w:pPr>
        <w:pStyle w:val="Code"/>
      </w:pPr>
      <w:r>
        <w:t xml:space="preserve">    % 2) Exit age distribution for single CSTR and two equal CSTRs in series</w:t>
      </w:r>
    </w:p>
    <w:p w14:paraId="0CA4629D" w14:textId="77777777" w:rsidR="00947516" w:rsidRPr="00947516" w:rsidRDefault="00947516" w:rsidP="00947516">
      <w:pPr>
        <w:pStyle w:val="Code"/>
        <w:rPr>
          <w:lang w:val="de-DE"/>
        </w:rPr>
      </w:pPr>
      <w:r>
        <w:t xml:space="preserve">    </w:t>
      </w:r>
      <w:r w:rsidRPr="00947516">
        <w:rPr>
          <w:lang w:val="de-DE"/>
        </w:rPr>
        <w:t>t_rtd = linspace(0, 6.5, 400);</w:t>
      </w:r>
    </w:p>
    <w:p w14:paraId="1967D975" w14:textId="77777777" w:rsidR="00947516" w:rsidRPr="00947516" w:rsidRDefault="00947516" w:rsidP="00947516">
      <w:pPr>
        <w:pStyle w:val="Code"/>
        <w:rPr>
          <w:lang w:val="de-DE"/>
        </w:rPr>
      </w:pPr>
      <w:r w:rsidRPr="00947516">
        <w:rPr>
          <w:lang w:val="de-DE"/>
        </w:rPr>
        <w:t xml:space="preserve">    E_single = (1 / tau_opt) .* exp(-t_rtd / tau_opt);</w:t>
      </w:r>
    </w:p>
    <w:p w14:paraId="400E2EBA" w14:textId="77777777" w:rsidR="00947516" w:rsidRPr="00445B0E" w:rsidRDefault="00947516" w:rsidP="00947516">
      <w:pPr>
        <w:pStyle w:val="Code"/>
        <w:rPr>
          <w:lang w:val="de-DE"/>
        </w:rPr>
      </w:pPr>
      <w:r w:rsidRPr="00947516">
        <w:rPr>
          <w:lang w:val="de-DE"/>
        </w:rPr>
        <w:t xml:space="preserve">    </w:t>
      </w:r>
      <w:r w:rsidRPr="00445B0E">
        <w:rPr>
          <w:lang w:val="de-DE"/>
        </w:rPr>
        <w:t>E_series = (t_rtd ./ (tau_opt^2)) .* exp(-t_rtd / tau_opt);</w:t>
      </w:r>
    </w:p>
    <w:p w14:paraId="7B236B83" w14:textId="77777777" w:rsidR="00947516" w:rsidRDefault="00947516" w:rsidP="00947516">
      <w:pPr>
        <w:pStyle w:val="Code"/>
      </w:pPr>
      <w:r w:rsidRPr="00445B0E">
        <w:rPr>
          <w:lang w:val="de-DE"/>
        </w:rPr>
        <w:t xml:space="preserve">    </w:t>
      </w:r>
      <w:r>
        <w:t>figure('Name','RTD: Single CSTR vs Two CSTRs in Series','NumberTitle','off');</w:t>
      </w:r>
    </w:p>
    <w:p w14:paraId="18E0678B" w14:textId="77777777" w:rsidR="00947516" w:rsidRDefault="00947516" w:rsidP="00947516">
      <w:pPr>
        <w:pStyle w:val="Code"/>
      </w:pPr>
      <w:r>
        <w:t xml:space="preserve">    plot(t_rtd, E_single, 'LineWidth', 2); hold on;</w:t>
      </w:r>
    </w:p>
    <w:p w14:paraId="73F10926" w14:textId="77777777" w:rsidR="00947516" w:rsidRDefault="00947516" w:rsidP="00947516">
      <w:pPr>
        <w:pStyle w:val="Code"/>
      </w:pPr>
      <w:r>
        <w:t xml:space="preserve">    plot(t_rtd, E_series, 'LineWidth', 2); hold off;</w:t>
      </w:r>
    </w:p>
    <w:p w14:paraId="00F8E5DA" w14:textId="77777777" w:rsidR="00947516" w:rsidRDefault="00947516" w:rsidP="00947516">
      <w:pPr>
        <w:pStyle w:val="Code"/>
      </w:pPr>
      <w:r>
        <w:t xml:space="preserve">    legend('Single CSTR', 'Two Equal CSTRs in Series', 'Location', 'northeast');</w:t>
      </w:r>
    </w:p>
    <w:p w14:paraId="67969729" w14:textId="77777777" w:rsidR="00947516" w:rsidRDefault="00947516" w:rsidP="00947516">
      <w:pPr>
        <w:pStyle w:val="Code"/>
      </w:pPr>
      <w:r>
        <w:lastRenderedPageBreak/>
        <w:t xml:space="preserve">    grid on;</w:t>
      </w:r>
    </w:p>
    <w:p w14:paraId="1731FE3A" w14:textId="77777777" w:rsidR="00947516" w:rsidRDefault="00947516" w:rsidP="00947516">
      <w:pPr>
        <w:pStyle w:val="Code"/>
      </w:pPr>
      <w:r>
        <w:t xml:space="preserve">    xlabel('Residence Time, t (h)');</w:t>
      </w:r>
    </w:p>
    <w:p w14:paraId="73F2BF73" w14:textId="77777777" w:rsidR="00947516" w:rsidRDefault="00947516" w:rsidP="00947516">
      <w:pPr>
        <w:pStyle w:val="Code"/>
      </w:pPr>
      <w:r>
        <w:t xml:space="preserve">    ylabel('E(t)');</w:t>
      </w:r>
    </w:p>
    <w:p w14:paraId="42A78A73" w14:textId="77777777" w:rsidR="00947516" w:rsidRDefault="00947516" w:rsidP="00947516">
      <w:pPr>
        <w:pStyle w:val="Code"/>
      </w:pPr>
      <w:r>
        <w:t xml:space="preserve">    title('Residence Time Distribution');</w:t>
      </w:r>
    </w:p>
    <w:p w14:paraId="3077385E" w14:textId="77777777" w:rsidR="00947516" w:rsidRDefault="00947516" w:rsidP="00947516">
      <w:pPr>
        <w:pStyle w:val="Code"/>
      </w:pPr>
      <w:r>
        <w:t xml:space="preserve">    xlim([0 max(t_rtd)]);</w:t>
      </w:r>
    </w:p>
    <w:p w14:paraId="68BA38C6" w14:textId="77777777" w:rsidR="00947516" w:rsidRDefault="00947516" w:rsidP="00947516">
      <w:pPr>
        <w:pStyle w:val="Code"/>
      </w:pPr>
    </w:p>
    <w:p w14:paraId="4B2100D6" w14:textId="77777777" w:rsidR="00947516" w:rsidRDefault="00947516" w:rsidP="00947516">
      <w:pPr>
        <w:pStyle w:val="Code"/>
      </w:pPr>
      <w:r>
        <w:t xml:space="preserve">    % 3) Mean conversions as a function of residence time per reactor</w:t>
      </w:r>
    </w:p>
    <w:p w14:paraId="4C29E3B7" w14:textId="77777777" w:rsidR="00947516" w:rsidRDefault="00947516" w:rsidP="00947516">
      <w:pPr>
        <w:pStyle w:val="Code"/>
      </w:pPr>
      <w:r>
        <w:t xml:space="preserve">    tau_range = linspace(0.25, 2.5, 250);</w:t>
      </w:r>
    </w:p>
    <w:p w14:paraId="7E11B260" w14:textId="77777777" w:rsidR="00947516" w:rsidRDefault="00947516" w:rsidP="00947516">
      <w:pPr>
        <w:pStyle w:val="Code"/>
      </w:pPr>
      <w:r>
        <w:t xml:space="preserve">    X1_curve = zeros(size(tau_range));</w:t>
      </w:r>
    </w:p>
    <w:p w14:paraId="07F51759" w14:textId="77777777" w:rsidR="00947516" w:rsidRDefault="00947516" w:rsidP="00947516">
      <w:pPr>
        <w:pStyle w:val="Code"/>
      </w:pPr>
      <w:r>
        <w:t xml:space="preserve">    X2_curve = zeros(size(tau_range));</w:t>
      </w:r>
    </w:p>
    <w:p w14:paraId="608D5838" w14:textId="77777777" w:rsidR="00947516" w:rsidRDefault="00947516" w:rsidP="00947516">
      <w:pPr>
        <w:pStyle w:val="Code"/>
      </w:pPr>
      <w:r>
        <w:t xml:space="preserve">    for k = 1:numel(tau_range)</w:t>
      </w:r>
    </w:p>
    <w:p w14:paraId="297E4099" w14:textId="77777777" w:rsidR="00947516" w:rsidRDefault="00947516" w:rsidP="00947516">
      <w:pPr>
        <w:pStyle w:val="Code"/>
      </w:pPr>
      <w:r>
        <w:t xml:space="preserve">        [~, X1_curve(k), X2_curve(k)] = reactor_error(tau_range(k), tau_e, X2_target);</w:t>
      </w:r>
    </w:p>
    <w:p w14:paraId="6B8108C4" w14:textId="77777777" w:rsidR="00947516" w:rsidRDefault="00947516" w:rsidP="00947516">
      <w:pPr>
        <w:pStyle w:val="Code"/>
      </w:pPr>
      <w:r>
        <w:t xml:space="preserve">    end</w:t>
      </w:r>
    </w:p>
    <w:p w14:paraId="503A4994" w14:textId="77777777" w:rsidR="00947516" w:rsidRDefault="00947516" w:rsidP="00947516">
      <w:pPr>
        <w:pStyle w:val="Code"/>
      </w:pPr>
      <w:r>
        <w:t xml:space="preserve">    figure('Name','Mean Conversion vs Residence Time per Reactor','NumberTitle','off');</w:t>
      </w:r>
    </w:p>
    <w:p w14:paraId="67258EB3" w14:textId="77777777" w:rsidR="00947516" w:rsidRDefault="00947516" w:rsidP="00947516">
      <w:pPr>
        <w:pStyle w:val="Code"/>
      </w:pPr>
      <w:r>
        <w:t xml:space="preserve">    plot(tau_range, X1_curve * 100, 'b-', 'LineWidth', 2); hold on;</w:t>
      </w:r>
    </w:p>
    <w:p w14:paraId="26E0645C" w14:textId="77777777" w:rsidR="00947516" w:rsidRDefault="00947516" w:rsidP="00947516">
      <w:pPr>
        <w:pStyle w:val="Code"/>
      </w:pPr>
      <w:r>
        <w:t xml:space="preserve">    plot(tau_range, X2_curve * 100, 'r-', 'LineWidth', 2);</w:t>
      </w:r>
    </w:p>
    <w:p w14:paraId="0976F684" w14:textId="77777777" w:rsidR="00947516" w:rsidRDefault="00947516" w:rsidP="00947516">
      <w:pPr>
        <w:pStyle w:val="Code"/>
      </w:pPr>
      <w:r>
        <w:t xml:space="preserve">    plot(tau_opt, X1_mean * 100, 'o', 'MarkerSize', 8, 'MarkerFaceColor', 'y', 'MarkerEdgeColor', 'k');</w:t>
      </w:r>
    </w:p>
    <w:p w14:paraId="33DBD84E" w14:textId="77777777" w:rsidR="00947516" w:rsidRDefault="00947516" w:rsidP="00947516">
      <w:pPr>
        <w:pStyle w:val="Code"/>
      </w:pPr>
      <w:r>
        <w:t xml:space="preserve">    plot(tau_opt, X2_mean * 100, 's', 'MarkerSize', 8, 'MarkerFaceColor', 'm', 'MarkerEdgeColor', 'k');</w:t>
      </w:r>
    </w:p>
    <w:p w14:paraId="14060493" w14:textId="77777777" w:rsidR="00947516" w:rsidRDefault="00947516" w:rsidP="00947516">
      <w:pPr>
        <w:pStyle w:val="Code"/>
      </w:pPr>
      <w:r>
        <w:t xml:space="preserve">    xline(tau_opt, 'k--', 'LineWidth', 1.5);</w:t>
      </w:r>
    </w:p>
    <w:p w14:paraId="45EA45E2" w14:textId="77777777" w:rsidR="00947516" w:rsidRDefault="00947516" w:rsidP="00947516">
      <w:pPr>
        <w:pStyle w:val="Code"/>
      </w:pPr>
      <w:r>
        <w:t xml:space="preserve">    hold off;</w:t>
      </w:r>
    </w:p>
    <w:p w14:paraId="4787B7B5" w14:textId="77777777" w:rsidR="00947516" w:rsidRDefault="00947516" w:rsidP="00947516">
      <w:pPr>
        <w:pStyle w:val="Code"/>
      </w:pPr>
      <w:r>
        <w:t xml:space="preserve">    legend('After Reactor 1 (X_1)', 'After Reactor 2 (X_2)', 'Design X_1', 'Design X_2', 'Location', 'southeast');</w:t>
      </w:r>
    </w:p>
    <w:p w14:paraId="3C9F74F8" w14:textId="77777777" w:rsidR="00947516" w:rsidRDefault="00947516" w:rsidP="00947516">
      <w:pPr>
        <w:pStyle w:val="Code"/>
      </w:pPr>
      <w:r>
        <w:t xml:space="preserve">    grid on;</w:t>
      </w:r>
    </w:p>
    <w:p w14:paraId="4C571C3E" w14:textId="77777777" w:rsidR="00947516" w:rsidRDefault="00947516" w:rsidP="00947516">
      <w:pPr>
        <w:pStyle w:val="Code"/>
      </w:pPr>
      <w:r>
        <w:t xml:space="preserve">    xlabel('Residence Time per Reactor, \tau (h)');</w:t>
      </w:r>
    </w:p>
    <w:p w14:paraId="44E361AC" w14:textId="77777777" w:rsidR="00947516" w:rsidRDefault="00947516" w:rsidP="00947516">
      <w:pPr>
        <w:pStyle w:val="Code"/>
      </w:pPr>
      <w:r>
        <w:t xml:space="preserve">    ylabel('Mean Conversion (%)');</w:t>
      </w:r>
    </w:p>
    <w:p w14:paraId="6226D395" w14:textId="77777777" w:rsidR="00947516" w:rsidRDefault="00947516" w:rsidP="00947516">
      <w:pPr>
        <w:pStyle w:val="Code"/>
      </w:pPr>
      <w:r>
        <w:t xml:space="preserve">    title('Mean Conversion vs Residence Time per Reactor');</w:t>
      </w:r>
    </w:p>
    <w:p w14:paraId="068FDBA4" w14:textId="77777777" w:rsidR="00947516" w:rsidRDefault="00947516" w:rsidP="00947516">
      <w:pPr>
        <w:pStyle w:val="Code"/>
      </w:pPr>
      <w:r>
        <w:t xml:space="preserve">    xlim([tau_range(1) tau_range(end)]);</w:t>
      </w:r>
    </w:p>
    <w:p w14:paraId="57E9D441" w14:textId="77777777" w:rsidR="00947516" w:rsidRDefault="00947516" w:rsidP="00947516">
      <w:pPr>
        <w:pStyle w:val="Code"/>
      </w:pPr>
      <w:r>
        <w:t xml:space="preserve">    ylim([30 100]);</w:t>
      </w:r>
    </w:p>
    <w:p w14:paraId="4080ABDD" w14:textId="77777777" w:rsidR="00947516" w:rsidRDefault="00947516" w:rsidP="00947516">
      <w:pPr>
        <w:pStyle w:val="Code"/>
      </w:pPr>
      <w:r>
        <w:t>end</w:t>
      </w:r>
    </w:p>
    <w:p w14:paraId="234E067E" w14:textId="77777777" w:rsidR="00947516" w:rsidRDefault="00947516" w:rsidP="00947516">
      <w:pPr>
        <w:pStyle w:val="Code"/>
      </w:pPr>
      <w:r>
        <w:t>% --- HELPER FUNCTIONS ---</w:t>
      </w:r>
    </w:p>
    <w:p w14:paraId="035BD503" w14:textId="77777777" w:rsidR="00947516" w:rsidRDefault="00947516" w:rsidP="00947516">
      <w:pPr>
        <w:pStyle w:val="Code"/>
      </w:pPr>
      <w:r>
        <w:t>function [error, X1_mean, X2_mean] = reactor_error(tau, tau_e, X2_target)</w:t>
      </w:r>
    </w:p>
    <w:p w14:paraId="75078145" w14:textId="77777777" w:rsidR="00947516" w:rsidRDefault="00947516" w:rsidP="00947516">
      <w:pPr>
        <w:pStyle w:val="Code"/>
      </w:pPr>
      <w:r>
        <w:lastRenderedPageBreak/>
        <w:t xml:space="preserve">    % This function calculates the mean conversions and evaluates the root error</w:t>
      </w:r>
    </w:p>
    <w:p w14:paraId="3BF72236" w14:textId="77777777" w:rsidR="00947516" w:rsidRDefault="00947516" w:rsidP="00947516">
      <w:pPr>
        <w:pStyle w:val="Code"/>
      </w:pPr>
      <w:r>
        <w:t xml:space="preserve">    </w:t>
      </w:r>
    </w:p>
    <w:p w14:paraId="12E84C0F" w14:textId="77777777" w:rsidR="00947516" w:rsidRDefault="00947516" w:rsidP="00947516">
      <w:pPr>
        <w:pStyle w:val="Code"/>
      </w:pPr>
      <w:r>
        <w:t xml:space="preserve">    % 1. Calculate Mean Conversion leaving Reactor 1</w:t>
      </w:r>
    </w:p>
    <w:p w14:paraId="74BA9823" w14:textId="77777777" w:rsidR="00947516" w:rsidRDefault="00947516" w:rsidP="00947516">
      <w:pPr>
        <w:pStyle w:val="Code"/>
      </w:pPr>
      <w:r>
        <w:t xml:space="preserve">    % Integral from 0 to tau_e (partially reacted particles)</w:t>
      </w:r>
    </w:p>
    <w:p w14:paraId="356B7BDD" w14:textId="77777777" w:rsidR="00947516" w:rsidRPr="00445B0E" w:rsidRDefault="00947516" w:rsidP="00947516">
      <w:pPr>
        <w:pStyle w:val="Code"/>
        <w:rPr>
          <w:lang w:val="de-DE"/>
        </w:rPr>
      </w:pPr>
      <w:r>
        <w:t xml:space="preserve">    </w:t>
      </w:r>
      <w:r w:rsidRPr="00445B0E">
        <w:rPr>
          <w:lang w:val="de-DE"/>
        </w:rPr>
        <w:t>int1 = integral(@(t) arrayfun(@(t_val) get_X_particle(t_val, tau_e), t) .* (1/tau .* exp(-t/tau)), 0, tau_e);</w:t>
      </w:r>
    </w:p>
    <w:p w14:paraId="777B9E94" w14:textId="77777777" w:rsidR="00947516" w:rsidRDefault="00947516" w:rsidP="00947516">
      <w:pPr>
        <w:pStyle w:val="Code"/>
      </w:pPr>
      <w:r w:rsidRPr="00445B0E">
        <w:rPr>
          <w:lang w:val="de-DE"/>
        </w:rPr>
        <w:t xml:space="preserve">    </w:t>
      </w:r>
      <w:r>
        <w:t>% Particles that stayed longer than tau_e are 100% converted (X=1.0)</w:t>
      </w:r>
    </w:p>
    <w:p w14:paraId="5C7F970A" w14:textId="77777777" w:rsidR="00947516" w:rsidRPr="00445B0E" w:rsidRDefault="00947516" w:rsidP="00947516">
      <w:pPr>
        <w:pStyle w:val="Code"/>
        <w:rPr>
          <w:lang w:val="de-DE"/>
        </w:rPr>
      </w:pPr>
      <w:r>
        <w:t xml:space="preserve">    </w:t>
      </w:r>
      <w:r w:rsidRPr="00445B0E">
        <w:rPr>
          <w:lang w:val="de-DE"/>
        </w:rPr>
        <w:t xml:space="preserve">int2 = exp(-tau_e/tau); </w:t>
      </w:r>
    </w:p>
    <w:p w14:paraId="25D23D77" w14:textId="77777777" w:rsidR="00947516" w:rsidRDefault="00947516" w:rsidP="00947516">
      <w:pPr>
        <w:pStyle w:val="Code"/>
      </w:pPr>
      <w:r w:rsidRPr="00445B0E">
        <w:rPr>
          <w:lang w:val="de-DE"/>
        </w:rPr>
        <w:t xml:space="preserve">    </w:t>
      </w:r>
      <w:r>
        <w:t>X1_mean = int1 + int2;</w:t>
      </w:r>
    </w:p>
    <w:p w14:paraId="0D8CC81D" w14:textId="77777777" w:rsidR="00947516" w:rsidRDefault="00947516" w:rsidP="00947516">
      <w:pPr>
        <w:pStyle w:val="Code"/>
      </w:pPr>
      <w:r>
        <w:t xml:space="preserve">    </w:t>
      </w:r>
    </w:p>
    <w:p w14:paraId="6CE5B7C1" w14:textId="77777777" w:rsidR="00947516" w:rsidRDefault="00947516" w:rsidP="00947516">
      <w:pPr>
        <w:pStyle w:val="Code"/>
      </w:pPr>
      <w:r>
        <w:t xml:space="preserve">    % 2. Calculate Mean Conversion leaving Reactor 2 (using RTD of 2 CSTRs in series)</w:t>
      </w:r>
    </w:p>
    <w:p w14:paraId="43C7624C" w14:textId="77777777" w:rsidR="00947516" w:rsidRDefault="00947516" w:rsidP="00947516">
      <w:pPr>
        <w:pStyle w:val="Code"/>
      </w:pPr>
      <w:r>
        <w:t xml:space="preserve">    % Integral from 0 to tau_e</w:t>
      </w:r>
    </w:p>
    <w:p w14:paraId="5312C8C3" w14:textId="77777777" w:rsidR="00947516" w:rsidRDefault="00947516" w:rsidP="00947516">
      <w:pPr>
        <w:pStyle w:val="Code"/>
      </w:pPr>
      <w:r>
        <w:t xml:space="preserve">    int3 = integral(@(t) arrayfun(@(t_val) get_X_particle(t_val, tau_e), t) .* (t./(tau^2) .* exp(-t/tau)), 0, tau_e);</w:t>
      </w:r>
    </w:p>
    <w:p w14:paraId="12ACC1CD" w14:textId="77777777" w:rsidR="00947516" w:rsidRDefault="00947516" w:rsidP="00947516">
      <w:pPr>
        <w:pStyle w:val="Code"/>
      </w:pPr>
      <w:r>
        <w:t xml:space="preserve">    % Particles that spent &gt; tau_e total time across both reactors are 100% converted</w:t>
      </w:r>
    </w:p>
    <w:p w14:paraId="08938A9A" w14:textId="77777777" w:rsidR="00947516" w:rsidRDefault="00947516" w:rsidP="00947516">
      <w:pPr>
        <w:pStyle w:val="Code"/>
      </w:pPr>
      <w:r>
        <w:t xml:space="preserve">    % This is the analytical integration of (t/tau^2)*exp(-t/tau) from tau_e to infinity</w:t>
      </w:r>
    </w:p>
    <w:p w14:paraId="1F38E11B" w14:textId="77777777" w:rsidR="00947516" w:rsidRPr="00445B0E" w:rsidRDefault="00947516" w:rsidP="00947516">
      <w:pPr>
        <w:pStyle w:val="Code"/>
        <w:rPr>
          <w:lang w:val="de-DE"/>
        </w:rPr>
      </w:pPr>
      <w:r>
        <w:t xml:space="preserve">    </w:t>
      </w:r>
      <w:r w:rsidRPr="00445B0E">
        <w:rPr>
          <w:lang w:val="de-DE"/>
        </w:rPr>
        <w:t>int4 = (1 + (tau_e/tau)) * exp(-tau_e/tau);</w:t>
      </w:r>
    </w:p>
    <w:p w14:paraId="64209442" w14:textId="77777777" w:rsidR="00947516" w:rsidRDefault="00947516" w:rsidP="00947516">
      <w:pPr>
        <w:pStyle w:val="Code"/>
      </w:pPr>
      <w:r w:rsidRPr="00445B0E">
        <w:rPr>
          <w:lang w:val="de-DE"/>
        </w:rPr>
        <w:t xml:space="preserve">    </w:t>
      </w:r>
      <w:r>
        <w:t>X2_mean = int3 + int4;</w:t>
      </w:r>
    </w:p>
    <w:p w14:paraId="50E4A4CE" w14:textId="77777777" w:rsidR="00947516" w:rsidRDefault="00947516" w:rsidP="00947516">
      <w:pPr>
        <w:pStyle w:val="Code"/>
      </w:pPr>
      <w:r>
        <w:t xml:space="preserve">    </w:t>
      </w:r>
    </w:p>
    <w:p w14:paraId="6E936433" w14:textId="77777777" w:rsidR="00947516" w:rsidRDefault="00947516" w:rsidP="00947516">
      <w:pPr>
        <w:pStyle w:val="Code"/>
      </w:pPr>
      <w:r>
        <w:t xml:space="preserve">    % Error is the difference between calculated X2 and our target</w:t>
      </w:r>
    </w:p>
    <w:p w14:paraId="2777F1EA" w14:textId="77777777" w:rsidR="00947516" w:rsidRDefault="00947516" w:rsidP="00947516">
      <w:pPr>
        <w:pStyle w:val="Code"/>
      </w:pPr>
      <w:r>
        <w:t xml:space="preserve">    error = X2_mean - X2_target;</w:t>
      </w:r>
    </w:p>
    <w:p w14:paraId="3F885B60" w14:textId="77777777" w:rsidR="00947516" w:rsidRDefault="00947516" w:rsidP="00947516">
      <w:pPr>
        <w:pStyle w:val="Code"/>
      </w:pPr>
      <w:r>
        <w:t>end</w:t>
      </w:r>
    </w:p>
    <w:p w14:paraId="6D2642A5" w14:textId="77777777" w:rsidR="00947516" w:rsidRDefault="00947516" w:rsidP="00947516">
      <w:pPr>
        <w:pStyle w:val="Code"/>
      </w:pPr>
      <w:r>
        <w:t>function X = get_X_particle(t, tau_e)</w:t>
      </w:r>
    </w:p>
    <w:p w14:paraId="6FD7ACCC" w14:textId="77777777" w:rsidR="00947516" w:rsidRDefault="00947516" w:rsidP="00947516">
      <w:pPr>
        <w:pStyle w:val="Code"/>
      </w:pPr>
      <w:r>
        <w:t xml:space="preserve">    % Finds the explicit conversion X for a single particle at a given time 't'</w:t>
      </w:r>
    </w:p>
    <w:p w14:paraId="400D0DDD" w14:textId="77777777" w:rsidR="00947516" w:rsidRDefault="00947516" w:rsidP="00947516">
      <w:pPr>
        <w:pStyle w:val="Code"/>
      </w:pPr>
      <w:r>
        <w:t xml:space="preserve">    % via the Ash-Layer Diffusion SCM formula: 1 - 3(1-X)^(2/3) + 2(1-X) - t/tau_e = 0</w:t>
      </w:r>
    </w:p>
    <w:p w14:paraId="4FD9A596" w14:textId="77777777" w:rsidR="00947516" w:rsidRDefault="00947516" w:rsidP="00947516">
      <w:pPr>
        <w:pStyle w:val="Code"/>
      </w:pPr>
      <w:r>
        <w:t xml:space="preserve">    </w:t>
      </w:r>
    </w:p>
    <w:p w14:paraId="6BB23E36" w14:textId="77777777" w:rsidR="00947516" w:rsidRDefault="00947516" w:rsidP="00947516">
      <w:pPr>
        <w:pStyle w:val="Code"/>
      </w:pPr>
      <w:r>
        <w:t xml:space="preserve">    if t &lt;= 0</w:t>
      </w:r>
    </w:p>
    <w:p w14:paraId="30098BD7" w14:textId="77777777" w:rsidR="00947516" w:rsidRPr="00445B0E" w:rsidRDefault="00947516" w:rsidP="00947516">
      <w:pPr>
        <w:pStyle w:val="Code"/>
        <w:rPr>
          <w:lang w:val="de-DE"/>
        </w:rPr>
      </w:pPr>
      <w:r>
        <w:t xml:space="preserve">        </w:t>
      </w:r>
      <w:r w:rsidRPr="00445B0E">
        <w:rPr>
          <w:lang w:val="de-DE"/>
        </w:rPr>
        <w:t>X = 0;</w:t>
      </w:r>
    </w:p>
    <w:p w14:paraId="79467212" w14:textId="77777777" w:rsidR="00947516" w:rsidRPr="00445B0E" w:rsidRDefault="00947516" w:rsidP="00947516">
      <w:pPr>
        <w:pStyle w:val="Code"/>
        <w:rPr>
          <w:lang w:val="de-DE"/>
        </w:rPr>
      </w:pPr>
      <w:r w:rsidRPr="00445B0E">
        <w:rPr>
          <w:lang w:val="de-DE"/>
        </w:rPr>
        <w:t xml:space="preserve">    elseif t &gt;= tau_e</w:t>
      </w:r>
    </w:p>
    <w:p w14:paraId="1E931ADF" w14:textId="77777777" w:rsidR="00947516" w:rsidRPr="00445B0E" w:rsidRDefault="00947516" w:rsidP="00947516">
      <w:pPr>
        <w:pStyle w:val="Code"/>
        <w:rPr>
          <w:lang w:val="de-DE"/>
        </w:rPr>
      </w:pPr>
      <w:r w:rsidRPr="00445B0E">
        <w:rPr>
          <w:lang w:val="de-DE"/>
        </w:rPr>
        <w:t xml:space="preserve">        X = 1;</w:t>
      </w:r>
    </w:p>
    <w:p w14:paraId="0C7A9A15" w14:textId="77777777" w:rsidR="00947516" w:rsidRDefault="00947516" w:rsidP="00947516">
      <w:pPr>
        <w:pStyle w:val="Code"/>
      </w:pPr>
      <w:r w:rsidRPr="00445B0E">
        <w:rPr>
          <w:lang w:val="de-DE"/>
        </w:rPr>
        <w:t xml:space="preserve">    </w:t>
      </w:r>
      <w:r>
        <w:t>else</w:t>
      </w:r>
    </w:p>
    <w:p w14:paraId="5675CC87" w14:textId="77777777" w:rsidR="00947516" w:rsidRDefault="00947516" w:rsidP="00947516">
      <w:pPr>
        <w:pStyle w:val="Code"/>
      </w:pPr>
      <w:r>
        <w:lastRenderedPageBreak/>
        <w:t xml:space="preserve">        % Solve the non-linear SCM equation for X</w:t>
      </w:r>
    </w:p>
    <w:p w14:paraId="00343A07" w14:textId="77777777" w:rsidR="00947516" w:rsidRPr="00445B0E" w:rsidRDefault="00947516" w:rsidP="00947516">
      <w:pPr>
        <w:pStyle w:val="Code"/>
        <w:rPr>
          <w:lang w:val="de-DE"/>
        </w:rPr>
      </w:pPr>
      <w:r>
        <w:t xml:space="preserve">        </w:t>
      </w:r>
      <w:r w:rsidRPr="00445B0E">
        <w:rPr>
          <w:lang w:val="de-DE"/>
        </w:rPr>
        <w:t>scm_eq = @(X_val) 1 - 3*(1-X_val)^(2/3) + 2*(1-X_val) - (t/tau_e);</w:t>
      </w:r>
    </w:p>
    <w:p w14:paraId="6EA2CFFE" w14:textId="77777777" w:rsidR="00947516" w:rsidRDefault="00947516" w:rsidP="00947516">
      <w:pPr>
        <w:pStyle w:val="Code"/>
      </w:pPr>
      <w:r w:rsidRPr="00445B0E">
        <w:rPr>
          <w:lang w:val="de-DE"/>
        </w:rPr>
        <w:t xml:space="preserve">        </w:t>
      </w:r>
      <w:r>
        <w:t>X = fzero(scm_eq, [0, 1], optimset('Display','off'));</w:t>
      </w:r>
    </w:p>
    <w:p w14:paraId="77123EFA" w14:textId="77777777" w:rsidR="00947516" w:rsidRDefault="00947516" w:rsidP="00947516">
      <w:pPr>
        <w:pStyle w:val="Code"/>
      </w:pPr>
      <w:r>
        <w:t xml:space="preserve">    end</w:t>
      </w:r>
    </w:p>
    <w:p w14:paraId="5CE272D7" w14:textId="12070737" w:rsidR="0006650D" w:rsidRDefault="00947516" w:rsidP="00947516">
      <w:pPr>
        <w:pStyle w:val="Code"/>
      </w:pPr>
      <w:r>
        <w:t>end</w:t>
      </w:r>
    </w:p>
    <w:p w14:paraId="3FC2E263" w14:textId="77777777" w:rsidR="007A6925" w:rsidRDefault="007A6925" w:rsidP="00947516">
      <w:pPr>
        <w:pStyle w:val="Code"/>
      </w:pPr>
    </w:p>
    <w:p w14:paraId="53CA91C8" w14:textId="77777777" w:rsidR="00F40E00" w:rsidRDefault="00F40E00">
      <w:pPr>
        <w:spacing w:before="120" w:after="280"/>
        <w:sectPr w:rsidR="00F40E00" w:rsidSect="00F9430D">
          <w:pgSz w:w="11906" w:h="16838"/>
          <w:pgMar w:top="1134" w:right="1134" w:bottom="1134" w:left="2268" w:header="709" w:footer="709" w:gutter="0"/>
          <w:cols w:space="708"/>
          <w:docGrid w:linePitch="360"/>
        </w:sectPr>
      </w:pPr>
    </w:p>
    <w:p w14:paraId="53FAC048" w14:textId="77777777" w:rsidR="007A6925" w:rsidRPr="00C26C40" w:rsidRDefault="007A6925" w:rsidP="00023946">
      <w:pPr>
        <w:pStyle w:val="Heading2"/>
      </w:pPr>
      <w:bookmarkStart w:id="573" w:name="_Toc237245093"/>
      <w:r w:rsidRPr="00C26C40">
        <w:lastRenderedPageBreak/>
        <w:t>Appendix: P&amp;ID Nomenclature &amp; Tagging Legend</w:t>
      </w:r>
      <w:bookmarkEnd w:id="573"/>
    </w:p>
    <w:p w14:paraId="0344068D" w14:textId="133BB363" w:rsidR="00023946" w:rsidRDefault="00023946" w:rsidP="00023946">
      <w:pPr>
        <w:pStyle w:val="Caption"/>
        <w:keepNext/>
      </w:pPr>
      <w:bookmarkStart w:id="574" w:name="_Toc237244892"/>
      <w:r>
        <w:t xml:space="preserve">Table </w:t>
      </w:r>
      <w:fldSimple w:instr=" STYLEREF 1 \s ">
        <w:r w:rsidR="006221B8">
          <w:rPr>
            <w:noProof/>
          </w:rPr>
          <w:t>14</w:t>
        </w:r>
      </w:fldSimple>
      <w:r w:rsidR="00B61202">
        <w:noBreakHyphen/>
      </w:r>
      <w:fldSimple w:instr=" SEQ Table \* ARABIC \s 1 ">
        <w:r w:rsidR="006221B8">
          <w:rPr>
            <w:noProof/>
          </w:rPr>
          <w:t>1</w:t>
        </w:r>
      </w:fldSimple>
      <w:r>
        <w:t xml:space="preserve"> </w:t>
      </w:r>
      <w:r w:rsidRPr="00A71F22">
        <w:t>Material Specifications &amp; Piping Classes</w:t>
      </w:r>
      <w:bookmarkEnd w:id="574"/>
    </w:p>
    <w:tbl>
      <w:tblPr>
        <w:tblStyle w:val="TableGrid"/>
        <w:tblW w:w="0" w:type="auto"/>
        <w:tblLook w:val="04A0" w:firstRow="1" w:lastRow="0" w:firstColumn="1" w:lastColumn="0" w:noHBand="0" w:noVBand="1"/>
      </w:tblPr>
      <w:tblGrid>
        <w:gridCol w:w="1413"/>
        <w:gridCol w:w="3969"/>
        <w:gridCol w:w="9178"/>
      </w:tblGrid>
      <w:tr w:rsidR="007A6925" w:rsidRPr="00C26C40" w14:paraId="1EF30D00" w14:textId="77777777" w:rsidTr="00023946">
        <w:tc>
          <w:tcPr>
            <w:tcW w:w="1413" w:type="dxa"/>
            <w:hideMark/>
          </w:tcPr>
          <w:p w14:paraId="44DB3C77" w14:textId="77777777" w:rsidR="007A6925" w:rsidRPr="00C26C40" w:rsidRDefault="007A6925" w:rsidP="001D2A38">
            <w:pPr>
              <w:spacing w:line="480" w:lineRule="auto"/>
              <w:rPr>
                <w:lang w:val="en-GB"/>
              </w:rPr>
            </w:pPr>
            <w:r w:rsidRPr="00C26C40">
              <w:rPr>
                <w:rStyle w:val="Strong"/>
                <w:lang w:val="en-GB"/>
              </w:rPr>
              <w:t>Spec Code</w:t>
            </w:r>
          </w:p>
        </w:tc>
        <w:tc>
          <w:tcPr>
            <w:tcW w:w="3969" w:type="dxa"/>
            <w:hideMark/>
          </w:tcPr>
          <w:p w14:paraId="29AB6CAF" w14:textId="77777777" w:rsidR="007A6925" w:rsidRPr="00C26C40" w:rsidRDefault="007A6925" w:rsidP="001D2A38">
            <w:pPr>
              <w:spacing w:line="480" w:lineRule="auto"/>
              <w:rPr>
                <w:lang w:val="en-GB"/>
              </w:rPr>
            </w:pPr>
            <w:r w:rsidRPr="00C26C40">
              <w:rPr>
                <w:rStyle w:val="Strong"/>
                <w:lang w:val="en-GB"/>
              </w:rPr>
              <w:t>Full Meaning &amp; Description</w:t>
            </w:r>
          </w:p>
        </w:tc>
        <w:tc>
          <w:tcPr>
            <w:tcW w:w="9178" w:type="dxa"/>
            <w:hideMark/>
          </w:tcPr>
          <w:p w14:paraId="30754C0B" w14:textId="77777777" w:rsidR="007A6925" w:rsidRPr="00C26C40" w:rsidRDefault="007A6925" w:rsidP="001D2A38">
            <w:pPr>
              <w:spacing w:line="480" w:lineRule="auto"/>
              <w:rPr>
                <w:lang w:val="en-GB"/>
              </w:rPr>
            </w:pPr>
            <w:r w:rsidRPr="00C26C40">
              <w:rPr>
                <w:rStyle w:val="Strong"/>
                <w:lang w:val="en-GB"/>
              </w:rPr>
              <w:t>Typical Process Application</w:t>
            </w:r>
          </w:p>
        </w:tc>
      </w:tr>
      <w:tr w:rsidR="007A6925" w:rsidRPr="00C26C40" w14:paraId="0A5D6F39" w14:textId="77777777" w:rsidTr="00023946">
        <w:tc>
          <w:tcPr>
            <w:tcW w:w="1413" w:type="dxa"/>
            <w:hideMark/>
          </w:tcPr>
          <w:p w14:paraId="6D468C05"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CS</w:t>
            </w:r>
            <w:r w:rsidRPr="00C26C40">
              <w:rPr>
                <w:lang w:val="en-GB"/>
              </w:rPr>
              <w:t xml:space="preserve"> / </w:t>
            </w:r>
            <w:r w:rsidRPr="00C26C40">
              <w:rPr>
                <w:rStyle w:val="HTMLCode"/>
                <w:rFonts w:ascii="Times New Roman" w:eastAsiaTheme="majorEastAsia" w:hAnsi="Times New Roman" w:cs="Times New Roman"/>
                <w:b/>
                <w:bCs/>
                <w:lang w:val="en-GB"/>
              </w:rPr>
              <w:t>CS150</w:t>
            </w:r>
          </w:p>
        </w:tc>
        <w:tc>
          <w:tcPr>
            <w:tcW w:w="3969" w:type="dxa"/>
            <w:hideMark/>
          </w:tcPr>
          <w:p w14:paraId="46767F8C" w14:textId="77777777" w:rsidR="007A6925" w:rsidRPr="00C26C40" w:rsidRDefault="007A6925" w:rsidP="001D2A38">
            <w:pPr>
              <w:spacing w:line="480" w:lineRule="auto"/>
              <w:rPr>
                <w:lang w:val="en-GB"/>
              </w:rPr>
            </w:pPr>
            <w:r w:rsidRPr="00C26C40">
              <w:rPr>
                <w:b/>
                <w:bCs/>
                <w:lang w:val="en-GB"/>
              </w:rPr>
              <w:t>Carbon Steel</w:t>
            </w:r>
            <w:r w:rsidRPr="00C26C40">
              <w:rPr>
                <w:lang w:val="en-GB"/>
              </w:rPr>
              <w:t xml:space="preserve"> </w:t>
            </w:r>
            <w:r w:rsidRPr="00C26C40">
              <w:rPr>
                <w:i/>
                <w:iCs/>
                <w:lang w:val="en-GB"/>
              </w:rPr>
              <w:t>(ANSI Class 150)</w:t>
            </w:r>
          </w:p>
        </w:tc>
        <w:tc>
          <w:tcPr>
            <w:tcW w:w="9178" w:type="dxa"/>
            <w:hideMark/>
          </w:tcPr>
          <w:p w14:paraId="4B07EEB5"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Standard dry solids handling, non-corrosive gas ducts, and cooling water lines. </w:t>
            </w:r>
          </w:p>
        </w:tc>
      </w:tr>
      <w:tr w:rsidR="007A6925" w:rsidRPr="00C26C40" w14:paraId="0C5E5CF3" w14:textId="77777777" w:rsidTr="00023946">
        <w:tc>
          <w:tcPr>
            <w:tcW w:w="1413" w:type="dxa"/>
            <w:hideMark/>
          </w:tcPr>
          <w:p w14:paraId="3D808C8A"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SS</w:t>
            </w:r>
            <w:r w:rsidRPr="00C26C40">
              <w:rPr>
                <w:lang w:val="en-GB"/>
              </w:rPr>
              <w:t xml:space="preserve"> / </w:t>
            </w:r>
            <w:r w:rsidRPr="00C26C40">
              <w:rPr>
                <w:rStyle w:val="HTMLCode"/>
                <w:rFonts w:ascii="Times New Roman" w:eastAsiaTheme="majorEastAsia" w:hAnsi="Times New Roman" w:cs="Times New Roman"/>
                <w:b/>
                <w:bCs/>
                <w:lang w:val="en-GB"/>
              </w:rPr>
              <w:t>SS150</w:t>
            </w:r>
          </w:p>
        </w:tc>
        <w:tc>
          <w:tcPr>
            <w:tcW w:w="3969" w:type="dxa"/>
            <w:hideMark/>
          </w:tcPr>
          <w:p w14:paraId="079C51C5" w14:textId="77777777" w:rsidR="007A6925" w:rsidRPr="00C26C40" w:rsidRDefault="007A6925" w:rsidP="001D2A38">
            <w:pPr>
              <w:spacing w:line="480" w:lineRule="auto"/>
              <w:rPr>
                <w:lang w:val="en-GB"/>
              </w:rPr>
            </w:pPr>
            <w:r w:rsidRPr="00C26C40">
              <w:rPr>
                <w:b/>
                <w:bCs/>
                <w:lang w:val="en-GB"/>
              </w:rPr>
              <w:t>Stainless Steel</w:t>
            </w:r>
            <w:r w:rsidRPr="00C26C40">
              <w:rPr>
                <w:lang w:val="en-GB"/>
              </w:rPr>
              <w:t xml:space="preserve"> </w:t>
            </w:r>
            <w:r w:rsidRPr="00C26C40">
              <w:rPr>
                <w:i/>
                <w:iCs/>
                <w:lang w:val="en-GB"/>
              </w:rPr>
              <w:t>(Class 150)</w:t>
            </w:r>
          </w:p>
        </w:tc>
        <w:tc>
          <w:tcPr>
            <w:tcW w:w="9178" w:type="dxa"/>
            <w:hideMark/>
          </w:tcPr>
          <w:p w14:paraId="12F9988F"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High-temperature exhaust ducts, preheaters, and slurry transport lines. </w:t>
            </w:r>
          </w:p>
        </w:tc>
      </w:tr>
      <w:tr w:rsidR="007A6925" w:rsidRPr="00C26C40" w14:paraId="02FDB608" w14:textId="77777777" w:rsidTr="00023946">
        <w:tc>
          <w:tcPr>
            <w:tcW w:w="1413" w:type="dxa"/>
            <w:hideMark/>
          </w:tcPr>
          <w:p w14:paraId="1B209632"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CS-RL</w:t>
            </w:r>
          </w:p>
        </w:tc>
        <w:tc>
          <w:tcPr>
            <w:tcW w:w="3969" w:type="dxa"/>
            <w:hideMark/>
          </w:tcPr>
          <w:p w14:paraId="4C2EAD51" w14:textId="77777777" w:rsidR="007A6925" w:rsidRPr="00C26C40" w:rsidRDefault="007A6925" w:rsidP="001D2A38">
            <w:pPr>
              <w:spacing w:line="480" w:lineRule="auto"/>
              <w:rPr>
                <w:lang w:val="en-GB"/>
              </w:rPr>
            </w:pPr>
            <w:r w:rsidRPr="00C26C40">
              <w:rPr>
                <w:b/>
                <w:bCs/>
                <w:lang w:val="en-GB"/>
              </w:rPr>
              <w:t>Carbon Steel – Rubber Lined</w:t>
            </w:r>
          </w:p>
        </w:tc>
        <w:tc>
          <w:tcPr>
            <w:tcW w:w="9178" w:type="dxa"/>
            <w:hideMark/>
          </w:tcPr>
          <w:p w14:paraId="35BBDC43"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Abrasive bauxite slurries and acidic process slurry transfer lines. </w:t>
            </w:r>
          </w:p>
        </w:tc>
      </w:tr>
      <w:tr w:rsidR="007A6925" w:rsidRPr="00C26C40" w14:paraId="173AA2EC" w14:textId="77777777" w:rsidTr="00023946">
        <w:tc>
          <w:tcPr>
            <w:tcW w:w="1413" w:type="dxa"/>
            <w:hideMark/>
          </w:tcPr>
          <w:p w14:paraId="5A3D1384"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CPVC-FRP</w:t>
            </w:r>
          </w:p>
        </w:tc>
        <w:tc>
          <w:tcPr>
            <w:tcW w:w="3969" w:type="dxa"/>
            <w:hideMark/>
          </w:tcPr>
          <w:p w14:paraId="74229B26" w14:textId="77777777" w:rsidR="007A6925" w:rsidRPr="00C26C40" w:rsidRDefault="007A6925" w:rsidP="001D2A38">
            <w:pPr>
              <w:spacing w:line="480" w:lineRule="auto"/>
              <w:rPr>
                <w:lang w:val="en-GB"/>
              </w:rPr>
            </w:pPr>
            <w:r w:rsidRPr="00C26C40">
              <w:rPr>
                <w:b/>
                <w:bCs/>
                <w:lang w:val="en-GB"/>
              </w:rPr>
              <w:t>Chlorinated Polyvinyl Chloride with Fiberglass Reinforced Plastic Structural Wrap</w:t>
            </w:r>
          </w:p>
        </w:tc>
        <w:tc>
          <w:tcPr>
            <w:tcW w:w="9178" w:type="dxa"/>
            <w:hideMark/>
          </w:tcPr>
          <w:p w14:paraId="6EA6FCBC"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Concentrated hydrochloric acid handling (</w:t>
            </w:r>
            <w:r w:rsidRPr="00C26C40">
              <w:rPr>
                <w:rStyle w:val="HTMLCode"/>
                <w:rFonts w:ascii="Times New Roman" w:eastAsiaTheme="majorEastAsia" w:hAnsi="Times New Roman" w:cs="Times New Roman"/>
                <w:lang w:val="en-GB"/>
              </w:rPr>
              <w:t>TK-601</w:t>
            </w:r>
            <w:r w:rsidRPr="00C26C40">
              <w:rPr>
                <w:lang w:val="en-GB"/>
              </w:rPr>
              <w:t xml:space="preserve"> feed). </w:t>
            </w:r>
          </w:p>
        </w:tc>
      </w:tr>
      <w:tr w:rsidR="007A6925" w:rsidRPr="00C26C40" w14:paraId="15DA7522" w14:textId="77777777" w:rsidTr="00023946">
        <w:tc>
          <w:tcPr>
            <w:tcW w:w="1413" w:type="dxa"/>
            <w:hideMark/>
          </w:tcPr>
          <w:p w14:paraId="3F88FD7E"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FRP</w:t>
            </w:r>
          </w:p>
        </w:tc>
        <w:tc>
          <w:tcPr>
            <w:tcW w:w="3969" w:type="dxa"/>
            <w:hideMark/>
          </w:tcPr>
          <w:p w14:paraId="0571A8BD" w14:textId="77777777" w:rsidR="007A6925" w:rsidRPr="00C26C40" w:rsidRDefault="007A6925" w:rsidP="001D2A38">
            <w:pPr>
              <w:spacing w:line="480" w:lineRule="auto"/>
              <w:rPr>
                <w:lang w:val="en-GB"/>
              </w:rPr>
            </w:pPr>
            <w:r w:rsidRPr="00C26C40">
              <w:rPr>
                <w:b/>
                <w:bCs/>
                <w:lang w:val="en-GB"/>
              </w:rPr>
              <w:t>Fiberglass Reinforced Plastic</w:t>
            </w:r>
          </w:p>
        </w:tc>
        <w:tc>
          <w:tcPr>
            <w:tcW w:w="9178" w:type="dxa"/>
            <w:hideMark/>
          </w:tcPr>
          <w:p w14:paraId="74630597"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Clarified pregnant leach liquor (</w:t>
            </w:r>
            <w:r w:rsidRPr="00C26C40">
              <w:rPr>
                <w:rStyle w:val="HTMLCode"/>
                <w:rFonts w:ascii="Times New Roman" w:eastAsiaTheme="majorEastAsia" w:hAnsi="Times New Roman" w:cs="Times New Roman"/>
                <w:lang w:val="en-GB"/>
              </w:rPr>
              <w:t>PLP</w:t>
            </w:r>
            <w:r w:rsidRPr="00C26C40">
              <w:rPr>
                <w:lang w:val="en-GB"/>
              </w:rPr>
              <w:t xml:space="preserve">) and intermediate PAC holding lines. </w:t>
            </w:r>
          </w:p>
        </w:tc>
      </w:tr>
      <w:tr w:rsidR="007A6925" w:rsidRPr="00C26C40" w14:paraId="1CB7B3D1" w14:textId="77777777" w:rsidTr="00023946">
        <w:tc>
          <w:tcPr>
            <w:tcW w:w="1413" w:type="dxa"/>
            <w:hideMark/>
          </w:tcPr>
          <w:p w14:paraId="78CC55D1"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PTFE</w:t>
            </w:r>
          </w:p>
        </w:tc>
        <w:tc>
          <w:tcPr>
            <w:tcW w:w="3969" w:type="dxa"/>
            <w:hideMark/>
          </w:tcPr>
          <w:p w14:paraId="5205232B" w14:textId="77777777" w:rsidR="007A6925" w:rsidRPr="00C26C40" w:rsidRDefault="007A6925" w:rsidP="001D2A38">
            <w:pPr>
              <w:spacing w:line="480" w:lineRule="auto"/>
              <w:rPr>
                <w:lang w:val="en-GB"/>
              </w:rPr>
            </w:pPr>
            <w:r w:rsidRPr="00C26C40">
              <w:rPr>
                <w:b/>
                <w:bCs/>
                <w:lang w:val="en-GB"/>
              </w:rPr>
              <w:t>Polytetrafluoroethylene (Teflon-Lined)</w:t>
            </w:r>
          </w:p>
        </w:tc>
        <w:tc>
          <w:tcPr>
            <w:tcW w:w="9178" w:type="dxa"/>
            <w:hideMark/>
          </w:tcPr>
          <w:p w14:paraId="2A23065C"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High-corrosion polymerization/basification streams and hot acidic liquor transfer. </w:t>
            </w:r>
          </w:p>
        </w:tc>
      </w:tr>
      <w:tr w:rsidR="007A6925" w:rsidRPr="00C26C40" w14:paraId="6C8D7B61" w14:textId="77777777" w:rsidTr="00023946">
        <w:tc>
          <w:tcPr>
            <w:tcW w:w="1413" w:type="dxa"/>
            <w:hideMark/>
          </w:tcPr>
          <w:p w14:paraId="4E7A1BD6"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lastRenderedPageBreak/>
              <w:t>INC</w:t>
            </w:r>
          </w:p>
        </w:tc>
        <w:tc>
          <w:tcPr>
            <w:tcW w:w="3969" w:type="dxa"/>
            <w:hideMark/>
          </w:tcPr>
          <w:p w14:paraId="3D8AC273" w14:textId="77777777" w:rsidR="007A6925" w:rsidRPr="00C26C40" w:rsidRDefault="007A6925" w:rsidP="001D2A38">
            <w:pPr>
              <w:spacing w:line="480" w:lineRule="auto"/>
              <w:rPr>
                <w:lang w:val="en-GB"/>
              </w:rPr>
            </w:pPr>
            <w:r w:rsidRPr="00C26C40">
              <w:rPr>
                <w:b/>
                <w:bCs/>
                <w:lang w:val="en-GB"/>
              </w:rPr>
              <w:t>Inconel / High-Nickel Refractory-Lined Alloy</w:t>
            </w:r>
          </w:p>
        </w:tc>
        <w:tc>
          <w:tcPr>
            <w:tcW w:w="9178" w:type="dxa"/>
            <w:hideMark/>
          </w:tcPr>
          <w:p w14:paraId="0F528A3A"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Acid vapor scrubbers and hot gas vent headers (</w:t>
            </w:r>
            <w:r w:rsidRPr="00C26C40">
              <w:rPr>
                <w:rStyle w:val="HTMLCode"/>
                <w:rFonts w:ascii="Times New Roman" w:eastAsiaTheme="majorEastAsia" w:hAnsi="Times New Roman" w:cs="Times New Roman"/>
                <w:lang w:val="en-GB"/>
              </w:rPr>
              <w:t>NC-AG</w:t>
            </w:r>
            <w:r w:rsidRPr="00C26C40">
              <w:rPr>
                <w:lang w:val="en-GB"/>
              </w:rPr>
              <w:t xml:space="preserve">). </w:t>
            </w:r>
          </w:p>
        </w:tc>
      </w:tr>
    </w:tbl>
    <w:p w14:paraId="0AC32DCE" w14:textId="19545178" w:rsidR="007A6925" w:rsidRDefault="007A6925" w:rsidP="007A6925">
      <w:pPr>
        <w:spacing w:after="0"/>
      </w:pPr>
    </w:p>
    <w:p w14:paraId="16AC3A3D" w14:textId="77777777" w:rsidR="00023946" w:rsidRPr="00C26C40" w:rsidRDefault="00023946" w:rsidP="007A6925">
      <w:pPr>
        <w:spacing w:after="0"/>
      </w:pPr>
    </w:p>
    <w:p w14:paraId="4C7255F3" w14:textId="3485D783" w:rsidR="00023946" w:rsidRDefault="00023946" w:rsidP="00023946">
      <w:pPr>
        <w:pStyle w:val="Caption"/>
        <w:keepNext/>
      </w:pPr>
      <w:bookmarkStart w:id="575" w:name="_Toc237244893"/>
      <w:r>
        <w:t xml:space="preserve">Table </w:t>
      </w:r>
      <w:fldSimple w:instr=" STYLEREF 1 \s ">
        <w:r w:rsidR="006221B8">
          <w:rPr>
            <w:noProof/>
          </w:rPr>
          <w:t>14</w:t>
        </w:r>
      </w:fldSimple>
      <w:r w:rsidR="00B61202">
        <w:noBreakHyphen/>
      </w:r>
      <w:fldSimple w:instr=" SEQ Table \* ARABIC \s 1 ">
        <w:r w:rsidR="006221B8">
          <w:rPr>
            <w:noProof/>
          </w:rPr>
          <w:t>2</w:t>
        </w:r>
      </w:fldSimple>
      <w:r>
        <w:t xml:space="preserve"> </w:t>
      </w:r>
      <w:r w:rsidRPr="00E45598">
        <w:t>Fluid &amp; Process Service Codes</w:t>
      </w:r>
      <w:bookmarkEnd w:id="575"/>
    </w:p>
    <w:tbl>
      <w:tblPr>
        <w:tblStyle w:val="TableGrid"/>
        <w:tblW w:w="0" w:type="auto"/>
        <w:tblLook w:val="04A0" w:firstRow="1" w:lastRow="0" w:firstColumn="1" w:lastColumn="0" w:noHBand="0" w:noVBand="1"/>
      </w:tblPr>
      <w:tblGrid>
        <w:gridCol w:w="1556"/>
        <w:gridCol w:w="4022"/>
        <w:gridCol w:w="8876"/>
      </w:tblGrid>
      <w:tr w:rsidR="007A6925" w:rsidRPr="00C26C40" w14:paraId="2A1FB3C2" w14:textId="77777777" w:rsidTr="00023946">
        <w:tc>
          <w:tcPr>
            <w:tcW w:w="0" w:type="auto"/>
            <w:hideMark/>
          </w:tcPr>
          <w:p w14:paraId="7CC0EB29" w14:textId="77777777" w:rsidR="007A6925" w:rsidRPr="00C26C40" w:rsidRDefault="007A6925" w:rsidP="001D2A38">
            <w:pPr>
              <w:spacing w:line="480" w:lineRule="auto"/>
              <w:rPr>
                <w:lang w:val="en-GB"/>
              </w:rPr>
            </w:pPr>
            <w:r w:rsidRPr="00C26C40">
              <w:rPr>
                <w:rStyle w:val="Strong"/>
                <w:lang w:val="en-GB"/>
              </w:rPr>
              <w:t>Service Code</w:t>
            </w:r>
          </w:p>
        </w:tc>
        <w:tc>
          <w:tcPr>
            <w:tcW w:w="0" w:type="auto"/>
            <w:hideMark/>
          </w:tcPr>
          <w:p w14:paraId="100A6DFF" w14:textId="77777777" w:rsidR="007A6925" w:rsidRPr="00C26C40" w:rsidRDefault="007A6925" w:rsidP="001D2A38">
            <w:pPr>
              <w:spacing w:line="480" w:lineRule="auto"/>
              <w:rPr>
                <w:lang w:val="en-GB"/>
              </w:rPr>
            </w:pPr>
            <w:r w:rsidRPr="00C26C40">
              <w:rPr>
                <w:rStyle w:val="Strong"/>
                <w:lang w:val="en-GB"/>
              </w:rPr>
              <w:t>Full Meaning</w:t>
            </w:r>
          </w:p>
        </w:tc>
        <w:tc>
          <w:tcPr>
            <w:tcW w:w="8876" w:type="dxa"/>
            <w:hideMark/>
          </w:tcPr>
          <w:p w14:paraId="7B2A8AE7" w14:textId="77777777" w:rsidR="007A6925" w:rsidRPr="00C26C40" w:rsidRDefault="007A6925" w:rsidP="001D2A38">
            <w:pPr>
              <w:spacing w:line="480" w:lineRule="auto"/>
              <w:rPr>
                <w:lang w:val="en-GB"/>
              </w:rPr>
            </w:pPr>
            <w:r w:rsidRPr="00C26C40">
              <w:rPr>
                <w:rStyle w:val="Strong"/>
                <w:lang w:val="en-GB"/>
              </w:rPr>
              <w:t>Process Area / Stream Location</w:t>
            </w:r>
          </w:p>
        </w:tc>
      </w:tr>
      <w:tr w:rsidR="007A6925" w:rsidRPr="00C26C40" w14:paraId="06DA7188" w14:textId="77777777" w:rsidTr="00023946">
        <w:tc>
          <w:tcPr>
            <w:tcW w:w="0" w:type="auto"/>
            <w:hideMark/>
          </w:tcPr>
          <w:p w14:paraId="1D3FEC6D"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BAU</w:t>
            </w:r>
          </w:p>
        </w:tc>
        <w:tc>
          <w:tcPr>
            <w:tcW w:w="0" w:type="auto"/>
            <w:hideMark/>
          </w:tcPr>
          <w:p w14:paraId="385DC7FF" w14:textId="77777777" w:rsidR="007A6925" w:rsidRPr="00C26C40" w:rsidRDefault="007A6925" w:rsidP="001D2A38">
            <w:pPr>
              <w:spacing w:line="480" w:lineRule="auto"/>
              <w:rPr>
                <w:lang w:val="en-GB"/>
              </w:rPr>
            </w:pPr>
            <w:r w:rsidRPr="00C26C40">
              <w:rPr>
                <w:lang w:val="en-GB"/>
              </w:rPr>
              <w:t>Raw Bauxite Ore</w:t>
            </w:r>
          </w:p>
        </w:tc>
        <w:tc>
          <w:tcPr>
            <w:tcW w:w="8876" w:type="dxa"/>
            <w:hideMark/>
          </w:tcPr>
          <w:p w14:paraId="00CE5689"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Area 100 (Receiving &amp; Crushing) </w:t>
            </w:r>
          </w:p>
        </w:tc>
      </w:tr>
      <w:tr w:rsidR="007A6925" w:rsidRPr="00C26C40" w14:paraId="435B7B61" w14:textId="77777777" w:rsidTr="00023946">
        <w:tc>
          <w:tcPr>
            <w:tcW w:w="0" w:type="auto"/>
            <w:hideMark/>
          </w:tcPr>
          <w:p w14:paraId="054224E2"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EXG</w:t>
            </w:r>
          </w:p>
        </w:tc>
        <w:tc>
          <w:tcPr>
            <w:tcW w:w="0" w:type="auto"/>
            <w:hideMark/>
          </w:tcPr>
          <w:p w14:paraId="558DB31A" w14:textId="77777777" w:rsidR="007A6925" w:rsidRPr="00C26C40" w:rsidRDefault="007A6925" w:rsidP="001D2A38">
            <w:pPr>
              <w:spacing w:line="480" w:lineRule="auto"/>
              <w:rPr>
                <w:lang w:val="en-GB"/>
              </w:rPr>
            </w:pPr>
            <w:r w:rsidRPr="00C26C40">
              <w:rPr>
                <w:lang w:val="en-GB"/>
              </w:rPr>
              <w:t>Exhaust Flue Gas</w:t>
            </w:r>
          </w:p>
        </w:tc>
        <w:tc>
          <w:tcPr>
            <w:tcW w:w="8876" w:type="dxa"/>
            <w:hideMark/>
          </w:tcPr>
          <w:p w14:paraId="381CC918"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Area 200/300 (Kiln &amp; Scrubber System) </w:t>
            </w:r>
          </w:p>
        </w:tc>
      </w:tr>
      <w:tr w:rsidR="007A6925" w:rsidRPr="00C26C40" w14:paraId="5E865B43" w14:textId="77777777" w:rsidTr="00023946">
        <w:tc>
          <w:tcPr>
            <w:tcW w:w="0" w:type="auto"/>
            <w:hideMark/>
          </w:tcPr>
          <w:p w14:paraId="27991407"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FG</w:t>
            </w:r>
          </w:p>
        </w:tc>
        <w:tc>
          <w:tcPr>
            <w:tcW w:w="0" w:type="auto"/>
            <w:hideMark/>
          </w:tcPr>
          <w:p w14:paraId="36A21793" w14:textId="77777777" w:rsidR="007A6925" w:rsidRPr="00C26C40" w:rsidRDefault="007A6925" w:rsidP="001D2A38">
            <w:pPr>
              <w:spacing w:line="480" w:lineRule="auto"/>
              <w:rPr>
                <w:lang w:val="en-GB"/>
              </w:rPr>
            </w:pPr>
            <w:r w:rsidRPr="00C26C40">
              <w:rPr>
                <w:lang w:val="en-GB"/>
              </w:rPr>
              <w:t>Fuel Gas</w:t>
            </w:r>
          </w:p>
        </w:tc>
        <w:tc>
          <w:tcPr>
            <w:tcW w:w="8876" w:type="dxa"/>
            <w:hideMark/>
          </w:tcPr>
          <w:p w14:paraId="036F43BD"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Area 200 (Burner System) </w:t>
            </w:r>
          </w:p>
        </w:tc>
      </w:tr>
      <w:tr w:rsidR="007A6925" w:rsidRPr="00C26C40" w14:paraId="33AA650C" w14:textId="77777777" w:rsidTr="00023946">
        <w:tc>
          <w:tcPr>
            <w:tcW w:w="0" w:type="auto"/>
            <w:hideMark/>
          </w:tcPr>
          <w:p w14:paraId="6367FC9E"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CWS</w:t>
            </w:r>
          </w:p>
        </w:tc>
        <w:tc>
          <w:tcPr>
            <w:tcW w:w="0" w:type="auto"/>
            <w:hideMark/>
          </w:tcPr>
          <w:p w14:paraId="27532D17" w14:textId="77777777" w:rsidR="007A6925" w:rsidRPr="00C26C40" w:rsidRDefault="007A6925" w:rsidP="001D2A38">
            <w:pPr>
              <w:spacing w:line="480" w:lineRule="auto"/>
              <w:rPr>
                <w:lang w:val="en-GB"/>
              </w:rPr>
            </w:pPr>
            <w:r w:rsidRPr="00C26C40">
              <w:rPr>
                <w:lang w:val="en-GB"/>
              </w:rPr>
              <w:t>Cooling Water Supply</w:t>
            </w:r>
          </w:p>
        </w:tc>
        <w:tc>
          <w:tcPr>
            <w:tcW w:w="8876" w:type="dxa"/>
            <w:hideMark/>
          </w:tcPr>
          <w:p w14:paraId="3CF59037"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Plant Utility Header </w:t>
            </w:r>
          </w:p>
        </w:tc>
      </w:tr>
      <w:tr w:rsidR="007A6925" w:rsidRPr="00C26C40" w14:paraId="7C396E7D" w14:textId="77777777" w:rsidTr="00023946">
        <w:tc>
          <w:tcPr>
            <w:tcW w:w="0" w:type="auto"/>
            <w:hideMark/>
          </w:tcPr>
          <w:p w14:paraId="2AF359BF"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CWR</w:t>
            </w:r>
          </w:p>
        </w:tc>
        <w:tc>
          <w:tcPr>
            <w:tcW w:w="0" w:type="auto"/>
            <w:hideMark/>
          </w:tcPr>
          <w:p w14:paraId="54C6CCCD" w14:textId="77777777" w:rsidR="007A6925" w:rsidRPr="00C26C40" w:rsidRDefault="007A6925" w:rsidP="001D2A38">
            <w:pPr>
              <w:spacing w:line="480" w:lineRule="auto"/>
              <w:rPr>
                <w:lang w:val="en-GB"/>
              </w:rPr>
            </w:pPr>
            <w:r w:rsidRPr="00C26C40">
              <w:rPr>
                <w:lang w:val="en-GB"/>
              </w:rPr>
              <w:t>Cooling Water Return</w:t>
            </w:r>
          </w:p>
        </w:tc>
        <w:tc>
          <w:tcPr>
            <w:tcW w:w="8876" w:type="dxa"/>
            <w:hideMark/>
          </w:tcPr>
          <w:p w14:paraId="69ABBB32"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Plant Utility Return </w:t>
            </w:r>
          </w:p>
        </w:tc>
      </w:tr>
      <w:tr w:rsidR="007A6925" w:rsidRPr="00C26C40" w14:paraId="22AA72DE" w14:textId="77777777" w:rsidTr="00023946">
        <w:tc>
          <w:tcPr>
            <w:tcW w:w="0" w:type="auto"/>
            <w:hideMark/>
          </w:tcPr>
          <w:p w14:paraId="42509EE1"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IA</w:t>
            </w:r>
          </w:p>
        </w:tc>
        <w:tc>
          <w:tcPr>
            <w:tcW w:w="0" w:type="auto"/>
            <w:hideMark/>
          </w:tcPr>
          <w:p w14:paraId="29EC061D" w14:textId="77777777" w:rsidR="007A6925" w:rsidRPr="00C26C40" w:rsidRDefault="007A6925" w:rsidP="001D2A38">
            <w:pPr>
              <w:spacing w:line="480" w:lineRule="auto"/>
              <w:rPr>
                <w:lang w:val="en-GB"/>
              </w:rPr>
            </w:pPr>
            <w:r w:rsidRPr="00C26C40">
              <w:rPr>
                <w:lang w:val="en-GB"/>
              </w:rPr>
              <w:t>Instrument Air</w:t>
            </w:r>
          </w:p>
        </w:tc>
        <w:tc>
          <w:tcPr>
            <w:tcW w:w="8876" w:type="dxa"/>
            <w:hideMark/>
          </w:tcPr>
          <w:p w14:paraId="5EB36159"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Area 300 (Baghouse Pulse-Jet Cleaning) </w:t>
            </w:r>
          </w:p>
        </w:tc>
      </w:tr>
      <w:tr w:rsidR="007A6925" w:rsidRPr="00C26C40" w14:paraId="52A42199" w14:textId="77777777" w:rsidTr="00023946">
        <w:tc>
          <w:tcPr>
            <w:tcW w:w="0" w:type="auto"/>
            <w:hideMark/>
          </w:tcPr>
          <w:p w14:paraId="000578D5"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lastRenderedPageBreak/>
              <w:t>PW</w:t>
            </w:r>
          </w:p>
        </w:tc>
        <w:tc>
          <w:tcPr>
            <w:tcW w:w="0" w:type="auto"/>
            <w:hideMark/>
          </w:tcPr>
          <w:p w14:paraId="6CF9301C" w14:textId="77777777" w:rsidR="007A6925" w:rsidRPr="00C26C40" w:rsidRDefault="007A6925" w:rsidP="001D2A38">
            <w:pPr>
              <w:spacing w:line="480" w:lineRule="auto"/>
              <w:rPr>
                <w:lang w:val="en-GB"/>
              </w:rPr>
            </w:pPr>
            <w:r w:rsidRPr="00C26C40">
              <w:rPr>
                <w:lang w:val="en-GB"/>
              </w:rPr>
              <w:t>Process Water</w:t>
            </w:r>
          </w:p>
        </w:tc>
        <w:tc>
          <w:tcPr>
            <w:tcW w:w="8876" w:type="dxa"/>
            <w:hideMark/>
          </w:tcPr>
          <w:p w14:paraId="2EB78CDF"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Area 300/500 (Dust Scrubber &amp; Slurry Prep) </w:t>
            </w:r>
          </w:p>
        </w:tc>
      </w:tr>
      <w:tr w:rsidR="007A6925" w:rsidRPr="00C26C40" w14:paraId="5C16204F" w14:textId="77777777" w:rsidTr="00023946">
        <w:tc>
          <w:tcPr>
            <w:tcW w:w="0" w:type="auto"/>
            <w:hideMark/>
          </w:tcPr>
          <w:p w14:paraId="7DA9DB92"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DST</w:t>
            </w:r>
          </w:p>
        </w:tc>
        <w:tc>
          <w:tcPr>
            <w:tcW w:w="0" w:type="auto"/>
            <w:hideMark/>
          </w:tcPr>
          <w:p w14:paraId="78596CF1" w14:textId="77777777" w:rsidR="007A6925" w:rsidRPr="00C26C40" w:rsidRDefault="007A6925" w:rsidP="001D2A38">
            <w:pPr>
              <w:spacing w:line="480" w:lineRule="auto"/>
              <w:rPr>
                <w:lang w:val="en-GB"/>
              </w:rPr>
            </w:pPr>
            <w:r w:rsidRPr="00C26C40">
              <w:rPr>
                <w:lang w:val="en-GB"/>
              </w:rPr>
              <w:t>Fine Bauxite Dust</w:t>
            </w:r>
          </w:p>
        </w:tc>
        <w:tc>
          <w:tcPr>
            <w:tcW w:w="8876" w:type="dxa"/>
            <w:hideMark/>
          </w:tcPr>
          <w:p w14:paraId="19B551F7"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Area 300 (Dust Recovery System) </w:t>
            </w:r>
          </w:p>
        </w:tc>
      </w:tr>
      <w:tr w:rsidR="007A6925" w:rsidRPr="00C26C40" w14:paraId="776D71C7" w14:textId="77777777" w:rsidTr="00023946">
        <w:tc>
          <w:tcPr>
            <w:tcW w:w="0" w:type="auto"/>
            <w:hideMark/>
          </w:tcPr>
          <w:p w14:paraId="57E25DA6"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CB</w:t>
            </w:r>
            <w:r w:rsidRPr="00C26C40">
              <w:rPr>
                <w:lang w:val="en-GB"/>
              </w:rPr>
              <w:t xml:space="preserve"> / </w:t>
            </w:r>
            <w:r w:rsidRPr="00C26C40">
              <w:rPr>
                <w:rStyle w:val="HTMLCode"/>
                <w:rFonts w:ascii="Times New Roman" w:eastAsiaTheme="majorEastAsia" w:hAnsi="Times New Roman" w:cs="Times New Roman"/>
                <w:b/>
                <w:bCs/>
                <w:lang w:val="en-GB"/>
              </w:rPr>
              <w:t>CBA</w:t>
            </w:r>
          </w:p>
        </w:tc>
        <w:tc>
          <w:tcPr>
            <w:tcW w:w="0" w:type="auto"/>
            <w:hideMark/>
          </w:tcPr>
          <w:p w14:paraId="222F992D" w14:textId="77777777" w:rsidR="007A6925" w:rsidRPr="00C26C40" w:rsidRDefault="007A6925" w:rsidP="001D2A38">
            <w:pPr>
              <w:spacing w:line="480" w:lineRule="auto"/>
              <w:rPr>
                <w:lang w:val="en-GB"/>
              </w:rPr>
            </w:pPr>
            <w:r w:rsidRPr="00C26C40">
              <w:rPr>
                <w:lang w:val="en-GB"/>
              </w:rPr>
              <w:t>Calcined Bauxite Ore</w:t>
            </w:r>
          </w:p>
        </w:tc>
        <w:tc>
          <w:tcPr>
            <w:tcW w:w="8876" w:type="dxa"/>
            <w:hideMark/>
          </w:tcPr>
          <w:p w14:paraId="17140E18"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Area 200/400/500 (Post-Roasting Dry Stream) </w:t>
            </w:r>
          </w:p>
        </w:tc>
      </w:tr>
      <w:tr w:rsidR="007A6925" w:rsidRPr="00C26C40" w14:paraId="719F680C" w14:textId="77777777" w:rsidTr="00023946">
        <w:tc>
          <w:tcPr>
            <w:tcW w:w="0" w:type="auto"/>
            <w:hideMark/>
          </w:tcPr>
          <w:p w14:paraId="3CB2CEF0"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MAG</w:t>
            </w:r>
          </w:p>
        </w:tc>
        <w:tc>
          <w:tcPr>
            <w:tcW w:w="0" w:type="auto"/>
            <w:hideMark/>
          </w:tcPr>
          <w:p w14:paraId="32B9998A" w14:textId="77777777" w:rsidR="007A6925" w:rsidRPr="00C26C40" w:rsidRDefault="007A6925" w:rsidP="001D2A38">
            <w:pPr>
              <w:spacing w:line="480" w:lineRule="auto"/>
              <w:rPr>
                <w:lang w:val="en-GB"/>
              </w:rPr>
            </w:pPr>
            <w:r w:rsidRPr="00C26C40">
              <w:rPr>
                <w:lang w:val="en-GB"/>
              </w:rPr>
              <w:t>Magnetite (Iron Ore Byproduct)</w:t>
            </w:r>
          </w:p>
        </w:tc>
        <w:tc>
          <w:tcPr>
            <w:tcW w:w="8876" w:type="dxa"/>
            <w:hideMark/>
          </w:tcPr>
          <w:p w14:paraId="1544207F"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Area 400 (Magnetic Separation Circuit) </w:t>
            </w:r>
          </w:p>
        </w:tc>
      </w:tr>
      <w:tr w:rsidR="007A6925" w:rsidRPr="00C26C40" w14:paraId="47B5EC20" w14:textId="77777777" w:rsidTr="00023946">
        <w:tc>
          <w:tcPr>
            <w:tcW w:w="0" w:type="auto"/>
            <w:hideMark/>
          </w:tcPr>
          <w:p w14:paraId="0B67923E"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SLR</w:t>
            </w:r>
            <w:r w:rsidRPr="00C26C40">
              <w:rPr>
                <w:lang w:val="en-GB"/>
              </w:rPr>
              <w:t xml:space="preserve"> / </w:t>
            </w:r>
            <w:r w:rsidRPr="00C26C40">
              <w:rPr>
                <w:rStyle w:val="HTMLCode"/>
                <w:rFonts w:ascii="Times New Roman" w:eastAsiaTheme="majorEastAsia" w:hAnsi="Times New Roman" w:cs="Times New Roman"/>
                <w:b/>
                <w:bCs/>
                <w:lang w:val="en-GB"/>
              </w:rPr>
              <w:t>SL</w:t>
            </w:r>
          </w:p>
        </w:tc>
        <w:tc>
          <w:tcPr>
            <w:tcW w:w="0" w:type="auto"/>
            <w:hideMark/>
          </w:tcPr>
          <w:p w14:paraId="1F620DFF" w14:textId="77777777" w:rsidR="007A6925" w:rsidRPr="00C26C40" w:rsidRDefault="007A6925" w:rsidP="001D2A38">
            <w:pPr>
              <w:spacing w:line="480" w:lineRule="auto"/>
              <w:rPr>
                <w:lang w:val="en-GB"/>
              </w:rPr>
            </w:pPr>
            <w:r w:rsidRPr="00C26C40">
              <w:rPr>
                <w:lang w:val="en-GB"/>
              </w:rPr>
              <w:t>Bauxite Slurry</w:t>
            </w:r>
          </w:p>
        </w:tc>
        <w:tc>
          <w:tcPr>
            <w:tcW w:w="8876" w:type="dxa"/>
            <w:hideMark/>
          </w:tcPr>
          <w:p w14:paraId="0FBFAF54"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Area 500/600 (Grinding &amp; Digestion Circuits) </w:t>
            </w:r>
          </w:p>
        </w:tc>
      </w:tr>
      <w:tr w:rsidR="007A6925" w:rsidRPr="00C26C40" w14:paraId="0161DC9B" w14:textId="77777777" w:rsidTr="00023946">
        <w:tc>
          <w:tcPr>
            <w:tcW w:w="0" w:type="auto"/>
            <w:hideMark/>
          </w:tcPr>
          <w:p w14:paraId="293073D3"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HCl</w:t>
            </w:r>
          </w:p>
        </w:tc>
        <w:tc>
          <w:tcPr>
            <w:tcW w:w="0" w:type="auto"/>
            <w:hideMark/>
          </w:tcPr>
          <w:p w14:paraId="42D82438" w14:textId="77777777" w:rsidR="007A6925" w:rsidRPr="00C26C40" w:rsidRDefault="007A6925" w:rsidP="001D2A38">
            <w:pPr>
              <w:spacing w:line="480" w:lineRule="auto"/>
              <w:rPr>
                <w:lang w:val="en-GB"/>
              </w:rPr>
            </w:pPr>
            <w:r w:rsidRPr="00C26C40">
              <w:rPr>
                <w:lang w:val="en-GB"/>
              </w:rPr>
              <w:t>Hydrochloric Acid (37% Concentrated)</w:t>
            </w:r>
          </w:p>
        </w:tc>
        <w:tc>
          <w:tcPr>
            <w:tcW w:w="8876" w:type="dxa"/>
            <w:hideMark/>
          </w:tcPr>
          <w:p w14:paraId="78F24584"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Area 600 (Acid Digestion Feed) </w:t>
            </w:r>
          </w:p>
        </w:tc>
      </w:tr>
      <w:tr w:rsidR="007A6925" w:rsidRPr="00C26C40" w14:paraId="4E81EFB7" w14:textId="77777777" w:rsidTr="00023946">
        <w:tc>
          <w:tcPr>
            <w:tcW w:w="0" w:type="auto"/>
            <w:hideMark/>
          </w:tcPr>
          <w:p w14:paraId="2258DF55"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PLP</w:t>
            </w:r>
          </w:p>
        </w:tc>
        <w:tc>
          <w:tcPr>
            <w:tcW w:w="0" w:type="auto"/>
            <w:hideMark/>
          </w:tcPr>
          <w:p w14:paraId="467C7C1F" w14:textId="77777777" w:rsidR="007A6925" w:rsidRPr="00C26C40" w:rsidRDefault="007A6925" w:rsidP="001D2A38">
            <w:pPr>
              <w:spacing w:line="480" w:lineRule="auto"/>
              <w:rPr>
                <w:lang w:val="en-GB"/>
              </w:rPr>
            </w:pPr>
            <w:r w:rsidRPr="00C26C40">
              <w:rPr>
                <w:lang w:val="en-GB"/>
              </w:rPr>
              <w:t>Pregnant Leach Liquor</w:t>
            </w:r>
          </w:p>
        </w:tc>
        <w:tc>
          <w:tcPr>
            <w:tcW w:w="8876" w:type="dxa"/>
            <w:hideMark/>
          </w:tcPr>
          <w:p w14:paraId="30B2981A"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Area 600/700 (Digester Liquid Product) </w:t>
            </w:r>
          </w:p>
        </w:tc>
      </w:tr>
      <w:tr w:rsidR="007A6925" w:rsidRPr="00C26C40" w14:paraId="4B189807" w14:textId="77777777" w:rsidTr="00023946">
        <w:tc>
          <w:tcPr>
            <w:tcW w:w="0" w:type="auto"/>
            <w:hideMark/>
          </w:tcPr>
          <w:p w14:paraId="69D62A40"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AG</w:t>
            </w:r>
            <w:r w:rsidRPr="00C26C40">
              <w:rPr>
                <w:lang w:val="en-GB"/>
              </w:rPr>
              <w:t xml:space="preserve"> / </w:t>
            </w:r>
            <w:r w:rsidRPr="00C26C40">
              <w:rPr>
                <w:rStyle w:val="HTMLCode"/>
                <w:rFonts w:ascii="Times New Roman" w:eastAsiaTheme="majorEastAsia" w:hAnsi="Times New Roman" w:cs="Times New Roman"/>
                <w:b/>
                <w:bCs/>
                <w:lang w:val="en-GB"/>
              </w:rPr>
              <w:t>NC-AG</w:t>
            </w:r>
          </w:p>
        </w:tc>
        <w:tc>
          <w:tcPr>
            <w:tcW w:w="0" w:type="auto"/>
            <w:hideMark/>
          </w:tcPr>
          <w:p w14:paraId="581FD33B" w14:textId="77777777" w:rsidR="007A6925" w:rsidRPr="00C26C40" w:rsidRDefault="007A6925" w:rsidP="001D2A38">
            <w:pPr>
              <w:spacing w:line="480" w:lineRule="auto"/>
              <w:rPr>
                <w:lang w:val="en-GB"/>
              </w:rPr>
            </w:pPr>
            <w:r w:rsidRPr="00C26C40">
              <w:rPr>
                <w:lang w:val="en-GB"/>
              </w:rPr>
              <w:t>Non-Condensable Acid Gas Vent</w:t>
            </w:r>
          </w:p>
        </w:tc>
        <w:tc>
          <w:tcPr>
            <w:tcW w:w="8876" w:type="dxa"/>
            <w:hideMark/>
          </w:tcPr>
          <w:p w14:paraId="57F7738C"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Area 600 (Scrubber Vent Header) </w:t>
            </w:r>
          </w:p>
        </w:tc>
      </w:tr>
      <w:tr w:rsidR="007A6925" w:rsidRPr="00C26C40" w14:paraId="292737C1" w14:textId="77777777" w:rsidTr="00023946">
        <w:tc>
          <w:tcPr>
            <w:tcW w:w="0" w:type="auto"/>
            <w:hideMark/>
          </w:tcPr>
          <w:p w14:paraId="098D1A0A"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CAA</w:t>
            </w:r>
          </w:p>
        </w:tc>
        <w:tc>
          <w:tcPr>
            <w:tcW w:w="0" w:type="auto"/>
            <w:hideMark/>
          </w:tcPr>
          <w:p w14:paraId="052CAEC7" w14:textId="77777777" w:rsidR="007A6925" w:rsidRPr="00C26C40" w:rsidRDefault="007A6925" w:rsidP="001D2A38">
            <w:pPr>
              <w:spacing w:line="480" w:lineRule="auto"/>
              <w:rPr>
                <w:lang w:val="en-GB"/>
              </w:rPr>
            </w:pPr>
            <w:r w:rsidRPr="00C26C40">
              <w:rPr>
                <w:lang w:val="en-GB"/>
              </w:rPr>
              <w:t>Calcium Aluminate Additive</w:t>
            </w:r>
          </w:p>
        </w:tc>
        <w:tc>
          <w:tcPr>
            <w:tcW w:w="8876" w:type="dxa"/>
            <w:hideMark/>
          </w:tcPr>
          <w:p w14:paraId="1E39C42A"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Area 700 (Polymerization Basification Agent) </w:t>
            </w:r>
          </w:p>
        </w:tc>
      </w:tr>
      <w:tr w:rsidR="007A6925" w:rsidRPr="00C26C40" w14:paraId="1056BBFC" w14:textId="77777777" w:rsidTr="00023946">
        <w:tc>
          <w:tcPr>
            <w:tcW w:w="0" w:type="auto"/>
            <w:hideMark/>
          </w:tcPr>
          <w:p w14:paraId="6092BF4D"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PAC</w:t>
            </w:r>
          </w:p>
        </w:tc>
        <w:tc>
          <w:tcPr>
            <w:tcW w:w="0" w:type="auto"/>
            <w:hideMark/>
          </w:tcPr>
          <w:p w14:paraId="78C1E528" w14:textId="77777777" w:rsidR="007A6925" w:rsidRPr="00C26C40" w:rsidRDefault="007A6925" w:rsidP="001D2A38">
            <w:pPr>
              <w:spacing w:line="480" w:lineRule="auto"/>
              <w:rPr>
                <w:lang w:val="en-GB"/>
              </w:rPr>
            </w:pPr>
            <w:r w:rsidRPr="00C26C40">
              <w:rPr>
                <w:lang w:val="en-GB"/>
              </w:rPr>
              <w:t>Polyaluminum Chloride</w:t>
            </w:r>
          </w:p>
        </w:tc>
        <w:tc>
          <w:tcPr>
            <w:tcW w:w="8876" w:type="dxa"/>
            <w:hideMark/>
          </w:tcPr>
          <w:p w14:paraId="418116DC"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Area 700 (Final Liquid Product Stream) </w:t>
            </w:r>
          </w:p>
        </w:tc>
      </w:tr>
    </w:tbl>
    <w:p w14:paraId="6A765FA7" w14:textId="4C2363A6" w:rsidR="007A6925" w:rsidRDefault="007A6925" w:rsidP="007A6925">
      <w:pPr>
        <w:spacing w:after="0"/>
        <w:rPr>
          <w:b/>
          <w:bCs/>
        </w:rPr>
      </w:pPr>
    </w:p>
    <w:p w14:paraId="4315DBF6" w14:textId="77777777" w:rsidR="007916E4" w:rsidRPr="00C26C40" w:rsidRDefault="007916E4" w:rsidP="007A6925">
      <w:pPr>
        <w:spacing w:after="0"/>
        <w:rPr>
          <w:b/>
          <w:bCs/>
        </w:rPr>
      </w:pPr>
    </w:p>
    <w:p w14:paraId="6EEBFBC0" w14:textId="740CB57D" w:rsidR="00B61202" w:rsidRDefault="00B61202" w:rsidP="00B61202">
      <w:pPr>
        <w:pStyle w:val="Caption"/>
        <w:keepNext/>
      </w:pPr>
      <w:bookmarkStart w:id="576" w:name="_Toc237244894"/>
      <w:r>
        <w:lastRenderedPageBreak/>
        <w:t xml:space="preserve">Table </w:t>
      </w:r>
      <w:fldSimple w:instr=" STYLEREF 1 \s ">
        <w:r w:rsidR="006221B8">
          <w:rPr>
            <w:noProof/>
          </w:rPr>
          <w:t>14</w:t>
        </w:r>
      </w:fldSimple>
      <w:r>
        <w:noBreakHyphen/>
      </w:r>
      <w:fldSimple w:instr=" SEQ Table \* ARABIC \s 1 ">
        <w:r w:rsidR="006221B8">
          <w:rPr>
            <w:noProof/>
          </w:rPr>
          <w:t>3</w:t>
        </w:r>
      </w:fldSimple>
      <w:r>
        <w:t xml:space="preserve"> </w:t>
      </w:r>
      <w:r w:rsidRPr="00EA76F1">
        <w:t>Equipment Class Prefixes</w:t>
      </w:r>
      <w:bookmarkEnd w:id="576"/>
    </w:p>
    <w:tbl>
      <w:tblPr>
        <w:tblStyle w:val="TableGrid"/>
        <w:tblW w:w="0" w:type="auto"/>
        <w:tblLook w:val="04A0" w:firstRow="1" w:lastRow="0" w:firstColumn="1" w:lastColumn="0" w:noHBand="0" w:noVBand="1"/>
      </w:tblPr>
      <w:tblGrid>
        <w:gridCol w:w="1824"/>
        <w:gridCol w:w="4267"/>
        <w:gridCol w:w="5953"/>
      </w:tblGrid>
      <w:tr w:rsidR="007A6925" w:rsidRPr="00C26C40" w14:paraId="4E62814E" w14:textId="77777777" w:rsidTr="00B61202">
        <w:tc>
          <w:tcPr>
            <w:tcW w:w="0" w:type="auto"/>
            <w:hideMark/>
          </w:tcPr>
          <w:p w14:paraId="5A4070D8" w14:textId="77777777" w:rsidR="007A6925" w:rsidRPr="00C26C40" w:rsidRDefault="007A6925" w:rsidP="001D2A38">
            <w:pPr>
              <w:spacing w:line="480" w:lineRule="auto"/>
              <w:rPr>
                <w:lang w:val="en-GB"/>
              </w:rPr>
            </w:pPr>
            <w:r w:rsidRPr="00C26C40">
              <w:rPr>
                <w:rStyle w:val="Strong"/>
                <w:lang w:val="en-GB"/>
              </w:rPr>
              <w:t>Equipment Tag</w:t>
            </w:r>
          </w:p>
        </w:tc>
        <w:tc>
          <w:tcPr>
            <w:tcW w:w="4267" w:type="dxa"/>
            <w:hideMark/>
          </w:tcPr>
          <w:p w14:paraId="7535ECE0" w14:textId="77777777" w:rsidR="007A6925" w:rsidRPr="00C26C40" w:rsidRDefault="007A6925" w:rsidP="001D2A38">
            <w:pPr>
              <w:spacing w:line="480" w:lineRule="auto"/>
              <w:rPr>
                <w:lang w:val="en-GB"/>
              </w:rPr>
            </w:pPr>
            <w:r w:rsidRPr="00C26C40">
              <w:rPr>
                <w:rStyle w:val="Strong"/>
                <w:lang w:val="en-GB"/>
              </w:rPr>
              <w:t>Full Meaning</w:t>
            </w:r>
          </w:p>
        </w:tc>
        <w:tc>
          <w:tcPr>
            <w:tcW w:w="5953" w:type="dxa"/>
            <w:hideMark/>
          </w:tcPr>
          <w:p w14:paraId="30CD487C" w14:textId="77777777" w:rsidR="007A6925" w:rsidRPr="00C26C40" w:rsidRDefault="007A6925" w:rsidP="001D2A38">
            <w:pPr>
              <w:spacing w:line="480" w:lineRule="auto"/>
              <w:rPr>
                <w:lang w:val="en-GB"/>
              </w:rPr>
            </w:pPr>
            <w:r w:rsidRPr="00C26C40">
              <w:rPr>
                <w:rStyle w:val="Strong"/>
                <w:lang w:val="en-GB"/>
              </w:rPr>
              <w:t>Description</w:t>
            </w:r>
          </w:p>
        </w:tc>
      </w:tr>
      <w:tr w:rsidR="007A6925" w:rsidRPr="00C26C40" w14:paraId="6A7488C0" w14:textId="77777777" w:rsidTr="00B61202">
        <w:tc>
          <w:tcPr>
            <w:tcW w:w="0" w:type="auto"/>
            <w:hideMark/>
          </w:tcPr>
          <w:p w14:paraId="34077962"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BH</w:t>
            </w:r>
          </w:p>
        </w:tc>
        <w:tc>
          <w:tcPr>
            <w:tcW w:w="4267" w:type="dxa"/>
            <w:hideMark/>
          </w:tcPr>
          <w:p w14:paraId="1DC87B99" w14:textId="77777777" w:rsidR="007A6925" w:rsidRPr="00C26C40" w:rsidRDefault="007A6925" w:rsidP="001D2A38">
            <w:pPr>
              <w:spacing w:line="480" w:lineRule="auto"/>
              <w:rPr>
                <w:lang w:val="en-GB"/>
              </w:rPr>
            </w:pPr>
            <w:r w:rsidRPr="00C26C40">
              <w:rPr>
                <w:lang w:val="en-GB"/>
              </w:rPr>
              <w:t>Baghouse Filter</w:t>
            </w:r>
          </w:p>
        </w:tc>
        <w:tc>
          <w:tcPr>
            <w:tcW w:w="5953" w:type="dxa"/>
            <w:hideMark/>
          </w:tcPr>
          <w:p w14:paraId="2F3A4BA3"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Pulse-jet fabric filter dust collector. </w:t>
            </w:r>
          </w:p>
        </w:tc>
      </w:tr>
      <w:tr w:rsidR="007A6925" w:rsidRPr="00C26C40" w14:paraId="72C3AB69" w14:textId="77777777" w:rsidTr="00B61202">
        <w:tc>
          <w:tcPr>
            <w:tcW w:w="0" w:type="auto"/>
            <w:hideMark/>
          </w:tcPr>
          <w:p w14:paraId="13AF141B"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BN</w:t>
            </w:r>
          </w:p>
        </w:tc>
        <w:tc>
          <w:tcPr>
            <w:tcW w:w="4267" w:type="dxa"/>
            <w:hideMark/>
          </w:tcPr>
          <w:p w14:paraId="3EA307EE" w14:textId="77777777" w:rsidR="007A6925" w:rsidRPr="00C26C40" w:rsidRDefault="007A6925" w:rsidP="001D2A38">
            <w:pPr>
              <w:spacing w:line="480" w:lineRule="auto"/>
              <w:rPr>
                <w:lang w:val="en-GB"/>
              </w:rPr>
            </w:pPr>
            <w:r w:rsidRPr="00C26C40">
              <w:rPr>
                <w:lang w:val="en-GB"/>
              </w:rPr>
              <w:t>Bin / Storage Silo</w:t>
            </w:r>
          </w:p>
        </w:tc>
        <w:tc>
          <w:tcPr>
            <w:tcW w:w="5953" w:type="dxa"/>
            <w:hideMark/>
          </w:tcPr>
          <w:p w14:paraId="0F74112D"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Bulk solids storage hopper/silo. </w:t>
            </w:r>
          </w:p>
        </w:tc>
      </w:tr>
      <w:tr w:rsidR="007A6925" w:rsidRPr="00C26C40" w14:paraId="48EA07BB" w14:textId="77777777" w:rsidTr="00B61202">
        <w:tc>
          <w:tcPr>
            <w:tcW w:w="0" w:type="auto"/>
            <w:hideMark/>
          </w:tcPr>
          <w:p w14:paraId="5793C099"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BR</w:t>
            </w:r>
          </w:p>
        </w:tc>
        <w:tc>
          <w:tcPr>
            <w:tcW w:w="4267" w:type="dxa"/>
            <w:hideMark/>
          </w:tcPr>
          <w:p w14:paraId="5A508552" w14:textId="77777777" w:rsidR="007A6925" w:rsidRPr="00C26C40" w:rsidRDefault="007A6925" w:rsidP="001D2A38">
            <w:pPr>
              <w:spacing w:line="480" w:lineRule="auto"/>
              <w:rPr>
                <w:lang w:val="en-GB"/>
              </w:rPr>
            </w:pPr>
            <w:r w:rsidRPr="00C26C40">
              <w:rPr>
                <w:lang w:val="en-GB"/>
              </w:rPr>
              <w:t>Burner</w:t>
            </w:r>
          </w:p>
        </w:tc>
        <w:tc>
          <w:tcPr>
            <w:tcW w:w="5953" w:type="dxa"/>
            <w:hideMark/>
          </w:tcPr>
          <w:p w14:paraId="5E178F87"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Thermal combustion burner for rotary kiln. </w:t>
            </w:r>
          </w:p>
        </w:tc>
      </w:tr>
      <w:tr w:rsidR="007A6925" w:rsidRPr="00C26C40" w14:paraId="608EFD77" w14:textId="77777777" w:rsidTr="00B61202">
        <w:tc>
          <w:tcPr>
            <w:tcW w:w="0" w:type="auto"/>
            <w:hideMark/>
          </w:tcPr>
          <w:p w14:paraId="55377B08"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CL</w:t>
            </w:r>
          </w:p>
        </w:tc>
        <w:tc>
          <w:tcPr>
            <w:tcW w:w="4267" w:type="dxa"/>
            <w:hideMark/>
          </w:tcPr>
          <w:p w14:paraId="4C77C38A" w14:textId="77777777" w:rsidR="007A6925" w:rsidRPr="00C26C40" w:rsidRDefault="007A6925" w:rsidP="001D2A38">
            <w:pPr>
              <w:spacing w:line="480" w:lineRule="auto"/>
              <w:rPr>
                <w:lang w:val="en-GB"/>
              </w:rPr>
            </w:pPr>
            <w:r w:rsidRPr="00C26C40">
              <w:rPr>
                <w:lang w:val="en-GB"/>
              </w:rPr>
              <w:t>Cooler</w:t>
            </w:r>
          </w:p>
        </w:tc>
        <w:tc>
          <w:tcPr>
            <w:tcW w:w="5953" w:type="dxa"/>
            <w:hideMark/>
          </w:tcPr>
          <w:p w14:paraId="2995529C"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Forced air or jacketed process cooler. </w:t>
            </w:r>
          </w:p>
        </w:tc>
      </w:tr>
      <w:tr w:rsidR="007A6925" w:rsidRPr="00C26C40" w14:paraId="2AB89DF7" w14:textId="77777777" w:rsidTr="00B61202">
        <w:tc>
          <w:tcPr>
            <w:tcW w:w="0" w:type="auto"/>
            <w:hideMark/>
          </w:tcPr>
          <w:p w14:paraId="689EB36B"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CR</w:t>
            </w:r>
          </w:p>
        </w:tc>
        <w:tc>
          <w:tcPr>
            <w:tcW w:w="4267" w:type="dxa"/>
            <w:hideMark/>
          </w:tcPr>
          <w:p w14:paraId="2B55ED02" w14:textId="77777777" w:rsidR="007A6925" w:rsidRPr="00C26C40" w:rsidRDefault="007A6925" w:rsidP="001D2A38">
            <w:pPr>
              <w:spacing w:line="480" w:lineRule="auto"/>
              <w:rPr>
                <w:lang w:val="en-GB"/>
              </w:rPr>
            </w:pPr>
            <w:r w:rsidRPr="00C26C40">
              <w:rPr>
                <w:lang w:val="en-GB"/>
              </w:rPr>
              <w:t>Crusher</w:t>
            </w:r>
          </w:p>
        </w:tc>
        <w:tc>
          <w:tcPr>
            <w:tcW w:w="5953" w:type="dxa"/>
            <w:hideMark/>
          </w:tcPr>
          <w:p w14:paraId="1A72371A"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Primary bauxite ore crusher. </w:t>
            </w:r>
          </w:p>
        </w:tc>
      </w:tr>
      <w:tr w:rsidR="007A6925" w:rsidRPr="00C26C40" w14:paraId="5039C1D0" w14:textId="77777777" w:rsidTr="00B61202">
        <w:tc>
          <w:tcPr>
            <w:tcW w:w="0" w:type="auto"/>
            <w:hideMark/>
          </w:tcPr>
          <w:p w14:paraId="0790C515"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CRN</w:t>
            </w:r>
          </w:p>
        </w:tc>
        <w:tc>
          <w:tcPr>
            <w:tcW w:w="4267" w:type="dxa"/>
            <w:hideMark/>
          </w:tcPr>
          <w:p w14:paraId="57E55A85" w14:textId="77777777" w:rsidR="007A6925" w:rsidRPr="00C26C40" w:rsidRDefault="007A6925" w:rsidP="001D2A38">
            <w:pPr>
              <w:spacing w:line="480" w:lineRule="auto"/>
              <w:rPr>
                <w:lang w:val="en-GB"/>
              </w:rPr>
            </w:pPr>
            <w:r w:rsidRPr="00C26C40">
              <w:rPr>
                <w:lang w:val="en-GB"/>
              </w:rPr>
              <w:t>Bucket Elevator / Incline Conveyor</w:t>
            </w:r>
          </w:p>
        </w:tc>
        <w:tc>
          <w:tcPr>
            <w:tcW w:w="5953" w:type="dxa"/>
            <w:hideMark/>
          </w:tcPr>
          <w:p w14:paraId="14CE7A62"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Raw material elevation drive. </w:t>
            </w:r>
          </w:p>
        </w:tc>
      </w:tr>
      <w:tr w:rsidR="007A6925" w:rsidRPr="00C26C40" w14:paraId="4A9B34C1" w14:textId="77777777" w:rsidTr="00B61202">
        <w:tc>
          <w:tcPr>
            <w:tcW w:w="0" w:type="auto"/>
            <w:hideMark/>
          </w:tcPr>
          <w:p w14:paraId="52CD3BF4"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CV</w:t>
            </w:r>
          </w:p>
        </w:tc>
        <w:tc>
          <w:tcPr>
            <w:tcW w:w="4267" w:type="dxa"/>
            <w:hideMark/>
          </w:tcPr>
          <w:p w14:paraId="2681CEFE" w14:textId="77777777" w:rsidR="007A6925" w:rsidRPr="00C26C40" w:rsidRDefault="007A6925" w:rsidP="001D2A38">
            <w:pPr>
              <w:spacing w:line="480" w:lineRule="auto"/>
              <w:rPr>
                <w:lang w:val="en-GB"/>
              </w:rPr>
            </w:pPr>
            <w:r w:rsidRPr="00C26C40">
              <w:rPr>
                <w:lang w:val="en-GB"/>
              </w:rPr>
              <w:t>Conveyor</w:t>
            </w:r>
          </w:p>
        </w:tc>
        <w:tc>
          <w:tcPr>
            <w:tcW w:w="5953" w:type="dxa"/>
            <w:hideMark/>
          </w:tcPr>
          <w:p w14:paraId="5CEEA776"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Belt or screw conveyor system. </w:t>
            </w:r>
          </w:p>
        </w:tc>
      </w:tr>
      <w:tr w:rsidR="007A6925" w:rsidRPr="00C26C40" w14:paraId="20C31FA3" w14:textId="77777777" w:rsidTr="00B61202">
        <w:tc>
          <w:tcPr>
            <w:tcW w:w="0" w:type="auto"/>
            <w:hideMark/>
          </w:tcPr>
          <w:p w14:paraId="3F43B69E"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CY</w:t>
            </w:r>
          </w:p>
        </w:tc>
        <w:tc>
          <w:tcPr>
            <w:tcW w:w="4267" w:type="dxa"/>
            <w:hideMark/>
          </w:tcPr>
          <w:p w14:paraId="23C19175" w14:textId="77777777" w:rsidR="007A6925" w:rsidRPr="00C26C40" w:rsidRDefault="007A6925" w:rsidP="001D2A38">
            <w:pPr>
              <w:spacing w:line="480" w:lineRule="auto"/>
              <w:rPr>
                <w:lang w:val="en-GB"/>
              </w:rPr>
            </w:pPr>
            <w:r w:rsidRPr="00C26C40">
              <w:rPr>
                <w:lang w:val="en-GB"/>
              </w:rPr>
              <w:t>Cyclone Separator</w:t>
            </w:r>
          </w:p>
        </w:tc>
        <w:tc>
          <w:tcPr>
            <w:tcW w:w="5953" w:type="dxa"/>
            <w:hideMark/>
          </w:tcPr>
          <w:p w14:paraId="53F608F9"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Dust knockout cyclone. </w:t>
            </w:r>
          </w:p>
        </w:tc>
      </w:tr>
      <w:tr w:rsidR="007A6925" w:rsidRPr="00C26C40" w14:paraId="074B724D" w14:textId="77777777" w:rsidTr="00B61202">
        <w:tc>
          <w:tcPr>
            <w:tcW w:w="0" w:type="auto"/>
            <w:hideMark/>
          </w:tcPr>
          <w:p w14:paraId="78A16842"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E</w:t>
            </w:r>
          </w:p>
        </w:tc>
        <w:tc>
          <w:tcPr>
            <w:tcW w:w="4267" w:type="dxa"/>
            <w:hideMark/>
          </w:tcPr>
          <w:p w14:paraId="6329A715" w14:textId="77777777" w:rsidR="007A6925" w:rsidRPr="00C26C40" w:rsidRDefault="007A6925" w:rsidP="001D2A38">
            <w:pPr>
              <w:spacing w:line="480" w:lineRule="auto"/>
              <w:rPr>
                <w:lang w:val="en-GB"/>
              </w:rPr>
            </w:pPr>
            <w:r w:rsidRPr="00C26C40">
              <w:rPr>
                <w:lang w:val="en-GB"/>
              </w:rPr>
              <w:t>Heat Exchanger</w:t>
            </w:r>
          </w:p>
        </w:tc>
        <w:tc>
          <w:tcPr>
            <w:tcW w:w="5953" w:type="dxa"/>
            <w:hideMark/>
          </w:tcPr>
          <w:p w14:paraId="4FFBBB40"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Process fluid heat exchanger / preheater. </w:t>
            </w:r>
          </w:p>
        </w:tc>
      </w:tr>
      <w:tr w:rsidR="007A6925" w:rsidRPr="00C26C40" w14:paraId="69937124" w14:textId="77777777" w:rsidTr="00B61202">
        <w:tc>
          <w:tcPr>
            <w:tcW w:w="0" w:type="auto"/>
            <w:hideMark/>
          </w:tcPr>
          <w:p w14:paraId="746CA499"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lastRenderedPageBreak/>
              <w:t>FD</w:t>
            </w:r>
          </w:p>
        </w:tc>
        <w:tc>
          <w:tcPr>
            <w:tcW w:w="4267" w:type="dxa"/>
            <w:hideMark/>
          </w:tcPr>
          <w:p w14:paraId="06F37D5E" w14:textId="77777777" w:rsidR="007A6925" w:rsidRPr="00C26C40" w:rsidRDefault="007A6925" w:rsidP="001D2A38">
            <w:pPr>
              <w:spacing w:line="480" w:lineRule="auto"/>
              <w:rPr>
                <w:lang w:val="en-GB"/>
              </w:rPr>
            </w:pPr>
            <w:r w:rsidRPr="00C26C40">
              <w:rPr>
                <w:lang w:val="en-GB"/>
              </w:rPr>
              <w:t>Feeder</w:t>
            </w:r>
          </w:p>
        </w:tc>
        <w:tc>
          <w:tcPr>
            <w:tcW w:w="5953" w:type="dxa"/>
            <w:hideMark/>
          </w:tcPr>
          <w:p w14:paraId="461D3552"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Variable speed screw/apron feeder. </w:t>
            </w:r>
          </w:p>
        </w:tc>
      </w:tr>
      <w:tr w:rsidR="007A6925" w:rsidRPr="00C26C40" w14:paraId="6EB2BBC2" w14:textId="77777777" w:rsidTr="00B61202">
        <w:tc>
          <w:tcPr>
            <w:tcW w:w="0" w:type="auto"/>
            <w:hideMark/>
          </w:tcPr>
          <w:p w14:paraId="58685090"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FN</w:t>
            </w:r>
          </w:p>
        </w:tc>
        <w:tc>
          <w:tcPr>
            <w:tcW w:w="4267" w:type="dxa"/>
            <w:hideMark/>
          </w:tcPr>
          <w:p w14:paraId="34E78007" w14:textId="77777777" w:rsidR="007A6925" w:rsidRPr="00C26C40" w:rsidRDefault="007A6925" w:rsidP="001D2A38">
            <w:pPr>
              <w:spacing w:line="480" w:lineRule="auto"/>
              <w:rPr>
                <w:lang w:val="en-GB"/>
              </w:rPr>
            </w:pPr>
            <w:r w:rsidRPr="00C26C40">
              <w:rPr>
                <w:lang w:val="en-GB"/>
              </w:rPr>
              <w:t>ID Fan</w:t>
            </w:r>
          </w:p>
        </w:tc>
        <w:tc>
          <w:tcPr>
            <w:tcW w:w="5953" w:type="dxa"/>
            <w:hideMark/>
          </w:tcPr>
          <w:p w14:paraId="30274C9C"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Induced draft exhaust fan. </w:t>
            </w:r>
          </w:p>
        </w:tc>
      </w:tr>
      <w:tr w:rsidR="007A6925" w:rsidRPr="00C26C40" w14:paraId="7E7E37CE" w14:textId="77777777" w:rsidTr="00B61202">
        <w:tc>
          <w:tcPr>
            <w:tcW w:w="0" w:type="auto"/>
            <w:hideMark/>
          </w:tcPr>
          <w:p w14:paraId="59D9FF6E"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FP</w:t>
            </w:r>
          </w:p>
        </w:tc>
        <w:tc>
          <w:tcPr>
            <w:tcW w:w="4267" w:type="dxa"/>
            <w:hideMark/>
          </w:tcPr>
          <w:p w14:paraId="1B2905D7" w14:textId="77777777" w:rsidR="007A6925" w:rsidRPr="00C26C40" w:rsidRDefault="007A6925" w:rsidP="001D2A38">
            <w:pPr>
              <w:spacing w:line="480" w:lineRule="auto"/>
              <w:rPr>
                <w:lang w:val="en-GB"/>
              </w:rPr>
            </w:pPr>
            <w:r w:rsidRPr="00C26C40">
              <w:rPr>
                <w:lang w:val="en-GB"/>
              </w:rPr>
              <w:t>Filter Press</w:t>
            </w:r>
          </w:p>
        </w:tc>
        <w:tc>
          <w:tcPr>
            <w:tcW w:w="5953" w:type="dxa"/>
            <w:hideMark/>
          </w:tcPr>
          <w:p w14:paraId="0FD1CBA5"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Solid-liquid plate-and-frame filtration unit. </w:t>
            </w:r>
          </w:p>
        </w:tc>
      </w:tr>
      <w:tr w:rsidR="007A6925" w:rsidRPr="00C26C40" w14:paraId="402252ED" w14:textId="77777777" w:rsidTr="00B61202">
        <w:tc>
          <w:tcPr>
            <w:tcW w:w="0" w:type="auto"/>
            <w:hideMark/>
          </w:tcPr>
          <w:p w14:paraId="4B2FC2E3"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HC</w:t>
            </w:r>
          </w:p>
        </w:tc>
        <w:tc>
          <w:tcPr>
            <w:tcW w:w="4267" w:type="dxa"/>
            <w:hideMark/>
          </w:tcPr>
          <w:p w14:paraId="02544B6C" w14:textId="77777777" w:rsidR="007A6925" w:rsidRPr="00C26C40" w:rsidRDefault="007A6925" w:rsidP="001D2A38">
            <w:pPr>
              <w:spacing w:line="480" w:lineRule="auto"/>
              <w:rPr>
                <w:lang w:val="en-GB"/>
              </w:rPr>
            </w:pPr>
            <w:r w:rsidRPr="00C26C40">
              <w:rPr>
                <w:lang w:val="en-GB"/>
              </w:rPr>
              <w:t>Hydrocyclone</w:t>
            </w:r>
          </w:p>
        </w:tc>
        <w:tc>
          <w:tcPr>
            <w:tcW w:w="5953" w:type="dxa"/>
            <w:hideMark/>
          </w:tcPr>
          <w:p w14:paraId="76DE1040"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Centrifugal slurry classification unit. </w:t>
            </w:r>
          </w:p>
        </w:tc>
      </w:tr>
      <w:tr w:rsidR="007A6925" w:rsidRPr="00C26C40" w14:paraId="38EDDB4A" w14:textId="77777777" w:rsidTr="00B61202">
        <w:tc>
          <w:tcPr>
            <w:tcW w:w="0" w:type="auto"/>
            <w:hideMark/>
          </w:tcPr>
          <w:p w14:paraId="7FD4193F"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M</w:t>
            </w:r>
          </w:p>
        </w:tc>
        <w:tc>
          <w:tcPr>
            <w:tcW w:w="4267" w:type="dxa"/>
            <w:hideMark/>
          </w:tcPr>
          <w:p w14:paraId="06D98D36" w14:textId="77777777" w:rsidR="007A6925" w:rsidRPr="00C26C40" w:rsidRDefault="007A6925" w:rsidP="001D2A38">
            <w:pPr>
              <w:spacing w:line="480" w:lineRule="auto"/>
              <w:rPr>
                <w:lang w:val="en-GB"/>
              </w:rPr>
            </w:pPr>
            <w:r w:rsidRPr="00C26C40">
              <w:rPr>
                <w:lang w:val="en-GB"/>
              </w:rPr>
              <w:t>Motor Drive</w:t>
            </w:r>
          </w:p>
        </w:tc>
        <w:tc>
          <w:tcPr>
            <w:tcW w:w="5953" w:type="dxa"/>
            <w:hideMark/>
          </w:tcPr>
          <w:p w14:paraId="630B05E4"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Mechanical drive motor. </w:t>
            </w:r>
          </w:p>
        </w:tc>
      </w:tr>
      <w:tr w:rsidR="007A6925" w:rsidRPr="00C26C40" w14:paraId="4F76A4FA" w14:textId="77777777" w:rsidTr="00B61202">
        <w:tc>
          <w:tcPr>
            <w:tcW w:w="0" w:type="auto"/>
            <w:hideMark/>
          </w:tcPr>
          <w:p w14:paraId="18026919"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ML</w:t>
            </w:r>
          </w:p>
        </w:tc>
        <w:tc>
          <w:tcPr>
            <w:tcW w:w="4267" w:type="dxa"/>
            <w:hideMark/>
          </w:tcPr>
          <w:p w14:paraId="2F8694F0" w14:textId="77777777" w:rsidR="007A6925" w:rsidRPr="00C26C40" w:rsidRDefault="007A6925" w:rsidP="001D2A38">
            <w:pPr>
              <w:spacing w:line="480" w:lineRule="auto"/>
              <w:rPr>
                <w:lang w:val="en-GB"/>
              </w:rPr>
            </w:pPr>
            <w:r w:rsidRPr="00C26C40">
              <w:rPr>
                <w:lang w:val="en-GB"/>
              </w:rPr>
              <w:t>Ball Mill</w:t>
            </w:r>
          </w:p>
        </w:tc>
        <w:tc>
          <w:tcPr>
            <w:tcW w:w="5953" w:type="dxa"/>
            <w:hideMark/>
          </w:tcPr>
          <w:p w14:paraId="590C7F25"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Wet grinding ball mill unit. </w:t>
            </w:r>
          </w:p>
        </w:tc>
      </w:tr>
      <w:tr w:rsidR="007A6925" w:rsidRPr="00C26C40" w14:paraId="0890BFCF" w14:textId="77777777" w:rsidTr="00B61202">
        <w:tc>
          <w:tcPr>
            <w:tcW w:w="0" w:type="auto"/>
            <w:hideMark/>
          </w:tcPr>
          <w:p w14:paraId="15A3F24D"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MS</w:t>
            </w:r>
          </w:p>
        </w:tc>
        <w:tc>
          <w:tcPr>
            <w:tcW w:w="4267" w:type="dxa"/>
            <w:hideMark/>
          </w:tcPr>
          <w:p w14:paraId="4D932187" w14:textId="77777777" w:rsidR="007A6925" w:rsidRPr="00C26C40" w:rsidRDefault="007A6925" w:rsidP="001D2A38">
            <w:pPr>
              <w:spacing w:line="480" w:lineRule="auto"/>
              <w:rPr>
                <w:lang w:val="en-GB"/>
              </w:rPr>
            </w:pPr>
            <w:r w:rsidRPr="00C26C40">
              <w:rPr>
                <w:lang w:val="en-GB"/>
              </w:rPr>
              <w:t>Magnetic Separator</w:t>
            </w:r>
          </w:p>
        </w:tc>
        <w:tc>
          <w:tcPr>
            <w:tcW w:w="5953" w:type="dxa"/>
            <w:hideMark/>
          </w:tcPr>
          <w:p w14:paraId="207A22AB"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Dry drum magnetic drum separator. </w:t>
            </w:r>
          </w:p>
        </w:tc>
      </w:tr>
      <w:tr w:rsidR="007A6925" w:rsidRPr="00C26C40" w14:paraId="76970645" w14:textId="77777777" w:rsidTr="00B61202">
        <w:tc>
          <w:tcPr>
            <w:tcW w:w="0" w:type="auto"/>
            <w:hideMark/>
          </w:tcPr>
          <w:p w14:paraId="341B18D4"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P</w:t>
            </w:r>
          </w:p>
        </w:tc>
        <w:tc>
          <w:tcPr>
            <w:tcW w:w="4267" w:type="dxa"/>
            <w:hideMark/>
          </w:tcPr>
          <w:p w14:paraId="0E945270" w14:textId="77777777" w:rsidR="007A6925" w:rsidRPr="00C26C40" w:rsidRDefault="007A6925" w:rsidP="001D2A38">
            <w:pPr>
              <w:spacing w:line="480" w:lineRule="auto"/>
              <w:rPr>
                <w:lang w:val="en-GB"/>
              </w:rPr>
            </w:pPr>
            <w:r w:rsidRPr="00C26C40">
              <w:rPr>
                <w:lang w:val="en-GB"/>
              </w:rPr>
              <w:t>Pump</w:t>
            </w:r>
          </w:p>
        </w:tc>
        <w:tc>
          <w:tcPr>
            <w:tcW w:w="5953" w:type="dxa"/>
            <w:hideMark/>
          </w:tcPr>
          <w:p w14:paraId="6B2B48DC"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Centrifugal or slurry pump. </w:t>
            </w:r>
          </w:p>
        </w:tc>
      </w:tr>
      <w:tr w:rsidR="007A6925" w:rsidRPr="00C26C40" w14:paraId="59BF34D1" w14:textId="77777777" w:rsidTr="00B61202">
        <w:tc>
          <w:tcPr>
            <w:tcW w:w="0" w:type="auto"/>
            <w:hideMark/>
          </w:tcPr>
          <w:p w14:paraId="1AD88A11"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R</w:t>
            </w:r>
          </w:p>
        </w:tc>
        <w:tc>
          <w:tcPr>
            <w:tcW w:w="4267" w:type="dxa"/>
            <w:hideMark/>
          </w:tcPr>
          <w:p w14:paraId="0035718A" w14:textId="77777777" w:rsidR="007A6925" w:rsidRPr="00C26C40" w:rsidRDefault="007A6925" w:rsidP="001D2A38">
            <w:pPr>
              <w:spacing w:line="480" w:lineRule="auto"/>
              <w:rPr>
                <w:lang w:val="en-GB"/>
              </w:rPr>
            </w:pPr>
            <w:r w:rsidRPr="00C26C40">
              <w:rPr>
                <w:lang w:val="en-GB"/>
              </w:rPr>
              <w:t>Reactor</w:t>
            </w:r>
          </w:p>
        </w:tc>
        <w:tc>
          <w:tcPr>
            <w:tcW w:w="5953" w:type="dxa"/>
            <w:hideMark/>
          </w:tcPr>
          <w:p w14:paraId="1D5179ED"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Leaching digester or polymerization reactor. </w:t>
            </w:r>
          </w:p>
        </w:tc>
      </w:tr>
      <w:tr w:rsidR="007A6925" w:rsidRPr="00C26C40" w14:paraId="468F8961" w14:textId="77777777" w:rsidTr="00B61202">
        <w:tc>
          <w:tcPr>
            <w:tcW w:w="0" w:type="auto"/>
            <w:hideMark/>
          </w:tcPr>
          <w:p w14:paraId="175A153D"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RL</w:t>
            </w:r>
          </w:p>
        </w:tc>
        <w:tc>
          <w:tcPr>
            <w:tcW w:w="4267" w:type="dxa"/>
            <w:hideMark/>
          </w:tcPr>
          <w:p w14:paraId="75ED7A6E" w14:textId="77777777" w:rsidR="007A6925" w:rsidRPr="00C26C40" w:rsidRDefault="007A6925" w:rsidP="001D2A38">
            <w:pPr>
              <w:spacing w:line="480" w:lineRule="auto"/>
              <w:rPr>
                <w:lang w:val="en-GB"/>
              </w:rPr>
            </w:pPr>
            <w:r w:rsidRPr="00C26C40">
              <w:rPr>
                <w:lang w:val="en-GB"/>
              </w:rPr>
              <w:t>Rotary Airlock Valve</w:t>
            </w:r>
          </w:p>
        </w:tc>
        <w:tc>
          <w:tcPr>
            <w:tcW w:w="5953" w:type="dxa"/>
            <w:hideMark/>
          </w:tcPr>
          <w:p w14:paraId="327ED3C9"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Rotary dust discharge airlock. </w:t>
            </w:r>
          </w:p>
        </w:tc>
      </w:tr>
      <w:tr w:rsidR="007A6925" w:rsidRPr="00C26C40" w14:paraId="49EAF29C" w14:textId="77777777" w:rsidTr="00B61202">
        <w:tc>
          <w:tcPr>
            <w:tcW w:w="0" w:type="auto"/>
            <w:hideMark/>
          </w:tcPr>
          <w:p w14:paraId="0B963365"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SC</w:t>
            </w:r>
          </w:p>
        </w:tc>
        <w:tc>
          <w:tcPr>
            <w:tcW w:w="4267" w:type="dxa"/>
            <w:hideMark/>
          </w:tcPr>
          <w:p w14:paraId="1C3E6569" w14:textId="77777777" w:rsidR="007A6925" w:rsidRPr="00C26C40" w:rsidRDefault="007A6925" w:rsidP="001D2A38">
            <w:pPr>
              <w:spacing w:line="480" w:lineRule="auto"/>
              <w:rPr>
                <w:lang w:val="en-GB"/>
              </w:rPr>
            </w:pPr>
            <w:r w:rsidRPr="00C26C40">
              <w:rPr>
                <w:lang w:val="en-GB"/>
              </w:rPr>
              <w:t>Scrubber</w:t>
            </w:r>
          </w:p>
        </w:tc>
        <w:tc>
          <w:tcPr>
            <w:tcW w:w="5953" w:type="dxa"/>
            <w:hideMark/>
          </w:tcPr>
          <w:p w14:paraId="20C53E12"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Acid vapor / particulate wet scrubber. </w:t>
            </w:r>
          </w:p>
        </w:tc>
      </w:tr>
      <w:tr w:rsidR="007A6925" w:rsidRPr="00C26C40" w14:paraId="27DEA270" w14:textId="77777777" w:rsidTr="00B61202">
        <w:tc>
          <w:tcPr>
            <w:tcW w:w="0" w:type="auto"/>
            <w:hideMark/>
          </w:tcPr>
          <w:p w14:paraId="556A1BBE"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lastRenderedPageBreak/>
              <w:t>ST</w:t>
            </w:r>
          </w:p>
        </w:tc>
        <w:tc>
          <w:tcPr>
            <w:tcW w:w="4267" w:type="dxa"/>
            <w:hideMark/>
          </w:tcPr>
          <w:p w14:paraId="62B73664" w14:textId="77777777" w:rsidR="007A6925" w:rsidRPr="00C26C40" w:rsidRDefault="007A6925" w:rsidP="001D2A38">
            <w:pPr>
              <w:spacing w:line="480" w:lineRule="auto"/>
              <w:rPr>
                <w:lang w:val="en-GB"/>
              </w:rPr>
            </w:pPr>
            <w:r w:rsidRPr="00C26C40">
              <w:rPr>
                <w:lang w:val="en-GB"/>
              </w:rPr>
              <w:t>Stack</w:t>
            </w:r>
          </w:p>
        </w:tc>
        <w:tc>
          <w:tcPr>
            <w:tcW w:w="5953" w:type="dxa"/>
            <w:hideMark/>
          </w:tcPr>
          <w:p w14:paraId="29AE8986"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Cleaned gas exhaust stack. </w:t>
            </w:r>
          </w:p>
        </w:tc>
      </w:tr>
      <w:tr w:rsidR="007A6925" w:rsidRPr="00C26C40" w14:paraId="0B3F9127" w14:textId="77777777" w:rsidTr="00B61202">
        <w:tc>
          <w:tcPr>
            <w:tcW w:w="0" w:type="auto"/>
            <w:hideMark/>
          </w:tcPr>
          <w:p w14:paraId="230A647A"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TK</w:t>
            </w:r>
          </w:p>
        </w:tc>
        <w:tc>
          <w:tcPr>
            <w:tcW w:w="4267" w:type="dxa"/>
            <w:hideMark/>
          </w:tcPr>
          <w:p w14:paraId="60BD623A" w14:textId="77777777" w:rsidR="007A6925" w:rsidRPr="00C26C40" w:rsidRDefault="007A6925" w:rsidP="001D2A38">
            <w:pPr>
              <w:spacing w:line="480" w:lineRule="auto"/>
              <w:rPr>
                <w:lang w:val="en-GB"/>
              </w:rPr>
            </w:pPr>
            <w:r w:rsidRPr="00C26C40">
              <w:rPr>
                <w:lang w:val="en-GB"/>
              </w:rPr>
              <w:t>Tank</w:t>
            </w:r>
          </w:p>
        </w:tc>
        <w:tc>
          <w:tcPr>
            <w:tcW w:w="5953" w:type="dxa"/>
            <w:hideMark/>
          </w:tcPr>
          <w:p w14:paraId="5C6E36F7"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Liquid reagent or product storage vessel. </w:t>
            </w:r>
          </w:p>
        </w:tc>
      </w:tr>
    </w:tbl>
    <w:p w14:paraId="20B03C78" w14:textId="755F720D" w:rsidR="007A6925" w:rsidRDefault="007A6925" w:rsidP="007A6925">
      <w:pPr>
        <w:spacing w:after="0"/>
      </w:pPr>
    </w:p>
    <w:p w14:paraId="146BDCC4" w14:textId="77777777" w:rsidR="00B61202" w:rsidRPr="00C26C40" w:rsidRDefault="00B61202" w:rsidP="007A6925">
      <w:pPr>
        <w:spacing w:after="0"/>
      </w:pPr>
    </w:p>
    <w:p w14:paraId="7AE7F997" w14:textId="2E26C89F" w:rsidR="00B61202" w:rsidRDefault="00B61202" w:rsidP="00B61202">
      <w:pPr>
        <w:pStyle w:val="Caption"/>
        <w:keepNext/>
      </w:pPr>
      <w:bookmarkStart w:id="577" w:name="_Toc237244895"/>
      <w:r>
        <w:t xml:space="preserve">Table </w:t>
      </w:r>
      <w:fldSimple w:instr=" STYLEREF 1 \s ">
        <w:r w:rsidR="006221B8">
          <w:rPr>
            <w:noProof/>
          </w:rPr>
          <w:t>14</w:t>
        </w:r>
      </w:fldSimple>
      <w:r>
        <w:noBreakHyphen/>
      </w:r>
      <w:fldSimple w:instr=" SEQ Table \* ARABIC \s 1 ">
        <w:r w:rsidR="006221B8">
          <w:rPr>
            <w:noProof/>
          </w:rPr>
          <w:t>4</w:t>
        </w:r>
      </w:fldSimple>
      <w:r>
        <w:t xml:space="preserve"> </w:t>
      </w:r>
      <w:r w:rsidRPr="00C770AA">
        <w:t>Instrumentation &amp; Control Valves (ISA-5.1)</w:t>
      </w:r>
      <w:bookmarkEnd w:id="577"/>
    </w:p>
    <w:tbl>
      <w:tblPr>
        <w:tblStyle w:val="TableGrid"/>
        <w:tblW w:w="0" w:type="auto"/>
        <w:tblLook w:val="04A0" w:firstRow="1" w:lastRow="0" w:firstColumn="1" w:lastColumn="0" w:noHBand="0" w:noVBand="1"/>
      </w:tblPr>
      <w:tblGrid>
        <w:gridCol w:w="2523"/>
        <w:gridCol w:w="5815"/>
        <w:gridCol w:w="5595"/>
      </w:tblGrid>
      <w:tr w:rsidR="007A6925" w:rsidRPr="00C26C40" w14:paraId="6827D839" w14:textId="77777777" w:rsidTr="001D2A38">
        <w:tc>
          <w:tcPr>
            <w:tcW w:w="0" w:type="auto"/>
            <w:hideMark/>
          </w:tcPr>
          <w:p w14:paraId="240C7D05" w14:textId="77777777" w:rsidR="007A6925" w:rsidRPr="00C26C40" w:rsidRDefault="007A6925" w:rsidP="001D2A38">
            <w:pPr>
              <w:spacing w:line="480" w:lineRule="auto"/>
              <w:rPr>
                <w:lang w:val="en-GB"/>
              </w:rPr>
            </w:pPr>
            <w:r w:rsidRPr="00C26C40">
              <w:rPr>
                <w:rStyle w:val="Strong"/>
                <w:lang w:val="en-GB"/>
              </w:rPr>
              <w:t>Instrument Tag Prefix</w:t>
            </w:r>
          </w:p>
        </w:tc>
        <w:tc>
          <w:tcPr>
            <w:tcW w:w="0" w:type="auto"/>
            <w:hideMark/>
          </w:tcPr>
          <w:p w14:paraId="0E24EFDA" w14:textId="77777777" w:rsidR="007A6925" w:rsidRPr="00C26C40" w:rsidRDefault="007A6925" w:rsidP="001D2A38">
            <w:pPr>
              <w:spacing w:line="480" w:lineRule="auto"/>
              <w:rPr>
                <w:lang w:val="en-GB"/>
              </w:rPr>
            </w:pPr>
            <w:r w:rsidRPr="00C26C40">
              <w:rPr>
                <w:rStyle w:val="Strong"/>
                <w:lang w:val="en-GB"/>
              </w:rPr>
              <w:t>Full Instrument Meaning</w:t>
            </w:r>
          </w:p>
        </w:tc>
        <w:tc>
          <w:tcPr>
            <w:tcW w:w="0" w:type="auto"/>
            <w:hideMark/>
          </w:tcPr>
          <w:p w14:paraId="3A12392A" w14:textId="77777777" w:rsidR="007A6925" w:rsidRPr="00C26C40" w:rsidRDefault="007A6925" w:rsidP="001D2A38">
            <w:pPr>
              <w:spacing w:line="480" w:lineRule="auto"/>
              <w:rPr>
                <w:lang w:val="en-GB"/>
              </w:rPr>
            </w:pPr>
            <w:r w:rsidRPr="00C26C40">
              <w:rPr>
                <w:rStyle w:val="Strong"/>
                <w:lang w:val="en-GB"/>
              </w:rPr>
              <w:t>Function</w:t>
            </w:r>
          </w:p>
        </w:tc>
      </w:tr>
      <w:tr w:rsidR="007A6925" w:rsidRPr="00C26C40" w14:paraId="338863F6" w14:textId="77777777" w:rsidTr="001D2A38">
        <w:tc>
          <w:tcPr>
            <w:tcW w:w="0" w:type="auto"/>
            <w:hideMark/>
          </w:tcPr>
          <w:p w14:paraId="5B9EE5FC"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DIC</w:t>
            </w:r>
            <w:r w:rsidRPr="00C26C40">
              <w:rPr>
                <w:lang w:val="en-GB"/>
              </w:rPr>
              <w:t xml:space="preserve"> / </w:t>
            </w:r>
            <w:r w:rsidRPr="00C26C40">
              <w:rPr>
                <w:rStyle w:val="HTMLCode"/>
                <w:rFonts w:ascii="Times New Roman" w:eastAsiaTheme="majorEastAsia" w:hAnsi="Times New Roman" w:cs="Times New Roman"/>
                <w:b/>
                <w:bCs/>
                <w:lang w:val="en-GB"/>
              </w:rPr>
              <w:t>DT</w:t>
            </w:r>
          </w:p>
        </w:tc>
        <w:tc>
          <w:tcPr>
            <w:tcW w:w="0" w:type="auto"/>
            <w:hideMark/>
          </w:tcPr>
          <w:p w14:paraId="79E9E83C" w14:textId="77777777" w:rsidR="007A6925" w:rsidRPr="00C26C40" w:rsidRDefault="007A6925" w:rsidP="001D2A38">
            <w:pPr>
              <w:spacing w:line="480" w:lineRule="auto"/>
              <w:rPr>
                <w:lang w:val="en-GB"/>
              </w:rPr>
            </w:pPr>
            <w:r w:rsidRPr="00C26C40">
              <w:rPr>
                <w:lang w:val="en-GB"/>
              </w:rPr>
              <w:t>Density Indicating Controller / Transmitter</w:t>
            </w:r>
          </w:p>
        </w:tc>
        <w:tc>
          <w:tcPr>
            <w:tcW w:w="0" w:type="auto"/>
            <w:hideMark/>
          </w:tcPr>
          <w:p w14:paraId="1D7F3106"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Slurry specific gravity control loop. </w:t>
            </w:r>
          </w:p>
        </w:tc>
      </w:tr>
      <w:tr w:rsidR="007A6925" w:rsidRPr="00C26C40" w14:paraId="0E5F6C93" w14:textId="77777777" w:rsidTr="001D2A38">
        <w:tc>
          <w:tcPr>
            <w:tcW w:w="0" w:type="auto"/>
            <w:hideMark/>
          </w:tcPr>
          <w:p w14:paraId="126F915D"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FIC</w:t>
            </w:r>
            <w:r w:rsidRPr="00C26C40">
              <w:rPr>
                <w:lang w:val="en-GB"/>
              </w:rPr>
              <w:t xml:space="preserve"> / </w:t>
            </w:r>
            <w:r w:rsidRPr="00C26C40">
              <w:rPr>
                <w:rStyle w:val="HTMLCode"/>
                <w:rFonts w:ascii="Times New Roman" w:eastAsiaTheme="majorEastAsia" w:hAnsi="Times New Roman" w:cs="Times New Roman"/>
                <w:b/>
                <w:bCs/>
                <w:lang w:val="en-GB"/>
              </w:rPr>
              <w:t>FT</w:t>
            </w:r>
          </w:p>
        </w:tc>
        <w:tc>
          <w:tcPr>
            <w:tcW w:w="0" w:type="auto"/>
            <w:hideMark/>
          </w:tcPr>
          <w:p w14:paraId="5D284AB7" w14:textId="77777777" w:rsidR="007A6925" w:rsidRPr="00C26C40" w:rsidRDefault="007A6925" w:rsidP="001D2A38">
            <w:pPr>
              <w:spacing w:line="480" w:lineRule="auto"/>
              <w:rPr>
                <w:lang w:val="en-GB"/>
              </w:rPr>
            </w:pPr>
            <w:r w:rsidRPr="00C26C40">
              <w:rPr>
                <w:lang w:val="en-GB"/>
              </w:rPr>
              <w:t>Flow Indicating Controller / Transmitter</w:t>
            </w:r>
          </w:p>
        </w:tc>
        <w:tc>
          <w:tcPr>
            <w:tcW w:w="0" w:type="auto"/>
            <w:hideMark/>
          </w:tcPr>
          <w:p w14:paraId="6DC73594"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Liquid flow rate monitoring &amp; control. </w:t>
            </w:r>
          </w:p>
        </w:tc>
      </w:tr>
      <w:tr w:rsidR="007A6925" w:rsidRPr="00C26C40" w14:paraId="0C1AD362" w14:textId="77777777" w:rsidTr="001D2A38">
        <w:tc>
          <w:tcPr>
            <w:tcW w:w="0" w:type="auto"/>
            <w:hideMark/>
          </w:tcPr>
          <w:p w14:paraId="7DD4F5FA"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FFIC</w:t>
            </w:r>
          </w:p>
        </w:tc>
        <w:tc>
          <w:tcPr>
            <w:tcW w:w="0" w:type="auto"/>
            <w:hideMark/>
          </w:tcPr>
          <w:p w14:paraId="6DED68F6" w14:textId="77777777" w:rsidR="007A6925" w:rsidRPr="00C26C40" w:rsidRDefault="007A6925" w:rsidP="001D2A38">
            <w:pPr>
              <w:spacing w:line="480" w:lineRule="auto"/>
              <w:rPr>
                <w:lang w:val="en-GB"/>
              </w:rPr>
            </w:pPr>
            <w:r w:rsidRPr="00C26C40">
              <w:rPr>
                <w:lang w:val="en-GB"/>
              </w:rPr>
              <w:t>Ratio Flow Indicating Controller</w:t>
            </w:r>
          </w:p>
        </w:tc>
        <w:tc>
          <w:tcPr>
            <w:tcW w:w="0" w:type="auto"/>
            <w:hideMark/>
          </w:tcPr>
          <w:p w14:paraId="47E089FF"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Acid-to-bauxite stoichiometry feed ratio control. </w:t>
            </w:r>
          </w:p>
        </w:tc>
      </w:tr>
      <w:tr w:rsidR="007A6925" w:rsidRPr="00C26C40" w14:paraId="70CBFED6" w14:textId="77777777" w:rsidTr="001D2A38">
        <w:tc>
          <w:tcPr>
            <w:tcW w:w="0" w:type="auto"/>
            <w:hideMark/>
          </w:tcPr>
          <w:p w14:paraId="7C2BFE9C"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LIC</w:t>
            </w:r>
            <w:r w:rsidRPr="00C26C40">
              <w:rPr>
                <w:lang w:val="en-GB"/>
              </w:rPr>
              <w:t xml:space="preserve"> / </w:t>
            </w:r>
            <w:r w:rsidRPr="00C26C40">
              <w:rPr>
                <w:rStyle w:val="HTMLCode"/>
                <w:rFonts w:ascii="Times New Roman" w:eastAsiaTheme="majorEastAsia" w:hAnsi="Times New Roman" w:cs="Times New Roman"/>
                <w:b/>
                <w:bCs/>
                <w:lang w:val="en-GB"/>
              </w:rPr>
              <w:t>LT</w:t>
            </w:r>
            <w:r w:rsidRPr="00C26C40">
              <w:rPr>
                <w:lang w:val="en-GB"/>
              </w:rPr>
              <w:t xml:space="preserve"> / </w:t>
            </w:r>
            <w:r w:rsidRPr="00C26C40">
              <w:rPr>
                <w:rStyle w:val="HTMLCode"/>
                <w:rFonts w:ascii="Times New Roman" w:eastAsiaTheme="majorEastAsia" w:hAnsi="Times New Roman" w:cs="Times New Roman"/>
                <w:b/>
                <w:bCs/>
                <w:lang w:val="en-GB"/>
              </w:rPr>
              <w:t>LI</w:t>
            </w:r>
          </w:p>
        </w:tc>
        <w:tc>
          <w:tcPr>
            <w:tcW w:w="0" w:type="auto"/>
            <w:hideMark/>
          </w:tcPr>
          <w:p w14:paraId="3ED3A6BA" w14:textId="77777777" w:rsidR="007A6925" w:rsidRPr="00C26C40" w:rsidRDefault="007A6925" w:rsidP="001D2A38">
            <w:pPr>
              <w:spacing w:line="480" w:lineRule="auto"/>
              <w:rPr>
                <w:lang w:val="en-GB"/>
              </w:rPr>
            </w:pPr>
            <w:r w:rsidRPr="00C26C40">
              <w:rPr>
                <w:lang w:val="en-GB"/>
              </w:rPr>
              <w:t>Level Indicating Controller / Transmitter / Indicator</w:t>
            </w:r>
          </w:p>
        </w:tc>
        <w:tc>
          <w:tcPr>
            <w:tcW w:w="0" w:type="auto"/>
            <w:hideMark/>
          </w:tcPr>
          <w:p w14:paraId="58AFF161"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Vessel liquid level control. </w:t>
            </w:r>
          </w:p>
        </w:tc>
      </w:tr>
      <w:tr w:rsidR="007A6925" w:rsidRPr="00C26C40" w14:paraId="38F7809C" w14:textId="77777777" w:rsidTr="001D2A38">
        <w:tc>
          <w:tcPr>
            <w:tcW w:w="0" w:type="auto"/>
            <w:hideMark/>
          </w:tcPr>
          <w:p w14:paraId="5CFC4775"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LAH</w:t>
            </w:r>
            <w:r w:rsidRPr="00C26C40">
              <w:rPr>
                <w:lang w:val="en-GB"/>
              </w:rPr>
              <w:t xml:space="preserve"> / </w:t>
            </w:r>
            <w:r w:rsidRPr="00C26C40">
              <w:rPr>
                <w:rStyle w:val="HTMLCode"/>
                <w:rFonts w:ascii="Times New Roman" w:eastAsiaTheme="majorEastAsia" w:hAnsi="Times New Roman" w:cs="Times New Roman"/>
                <w:b/>
                <w:bCs/>
                <w:lang w:val="en-GB"/>
              </w:rPr>
              <w:t>LAL</w:t>
            </w:r>
          </w:p>
        </w:tc>
        <w:tc>
          <w:tcPr>
            <w:tcW w:w="0" w:type="auto"/>
            <w:hideMark/>
          </w:tcPr>
          <w:p w14:paraId="554E4D1D" w14:textId="77777777" w:rsidR="007A6925" w:rsidRPr="00C26C40" w:rsidRDefault="007A6925" w:rsidP="001D2A38">
            <w:pPr>
              <w:spacing w:line="480" w:lineRule="auto"/>
              <w:rPr>
                <w:lang w:val="en-GB"/>
              </w:rPr>
            </w:pPr>
            <w:r w:rsidRPr="00C26C40">
              <w:rPr>
                <w:lang w:val="en-GB"/>
              </w:rPr>
              <w:t>Level Alarm High / Level Alarm Low</w:t>
            </w:r>
          </w:p>
        </w:tc>
        <w:tc>
          <w:tcPr>
            <w:tcW w:w="0" w:type="auto"/>
            <w:hideMark/>
          </w:tcPr>
          <w:p w14:paraId="37F123CF"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Tank safety level thresholds. </w:t>
            </w:r>
          </w:p>
        </w:tc>
      </w:tr>
      <w:tr w:rsidR="007A6925" w:rsidRPr="00C26C40" w14:paraId="0E633755" w14:textId="77777777" w:rsidTr="001D2A38">
        <w:tc>
          <w:tcPr>
            <w:tcW w:w="0" w:type="auto"/>
            <w:hideMark/>
          </w:tcPr>
          <w:p w14:paraId="0A0DB44C"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pHIC</w:t>
            </w:r>
            <w:r w:rsidRPr="00C26C40">
              <w:rPr>
                <w:lang w:val="en-GB"/>
              </w:rPr>
              <w:t xml:space="preserve"> / </w:t>
            </w:r>
            <w:r w:rsidRPr="00C26C40">
              <w:rPr>
                <w:rStyle w:val="HTMLCode"/>
                <w:rFonts w:ascii="Times New Roman" w:eastAsiaTheme="majorEastAsia" w:hAnsi="Times New Roman" w:cs="Times New Roman"/>
                <w:b/>
                <w:bCs/>
                <w:lang w:val="en-GB"/>
              </w:rPr>
              <w:t>pHT</w:t>
            </w:r>
          </w:p>
        </w:tc>
        <w:tc>
          <w:tcPr>
            <w:tcW w:w="0" w:type="auto"/>
            <w:hideMark/>
          </w:tcPr>
          <w:p w14:paraId="4ACA6FFF" w14:textId="77777777" w:rsidR="007A6925" w:rsidRPr="00C26C40" w:rsidRDefault="007A6925" w:rsidP="001D2A38">
            <w:pPr>
              <w:spacing w:line="480" w:lineRule="auto"/>
              <w:rPr>
                <w:lang w:val="en-GB"/>
              </w:rPr>
            </w:pPr>
            <w:r w:rsidRPr="00C26C40">
              <w:rPr>
                <w:lang w:val="en-GB"/>
              </w:rPr>
              <w:t>pH / Basicity Indicating Controller / Transmitter</w:t>
            </w:r>
          </w:p>
        </w:tc>
        <w:tc>
          <w:tcPr>
            <w:tcW w:w="0" w:type="auto"/>
            <w:hideMark/>
          </w:tcPr>
          <w:p w14:paraId="53375FCE"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Polymerization reactor basicity control. </w:t>
            </w:r>
          </w:p>
        </w:tc>
      </w:tr>
      <w:tr w:rsidR="007A6925" w:rsidRPr="00C26C40" w14:paraId="5009D689" w14:textId="77777777" w:rsidTr="001D2A38">
        <w:tc>
          <w:tcPr>
            <w:tcW w:w="0" w:type="auto"/>
            <w:hideMark/>
          </w:tcPr>
          <w:p w14:paraId="0F4E7506"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lastRenderedPageBreak/>
              <w:t>PIC</w:t>
            </w:r>
            <w:r w:rsidRPr="00C26C40">
              <w:rPr>
                <w:lang w:val="en-GB"/>
              </w:rPr>
              <w:t xml:space="preserve"> / </w:t>
            </w:r>
            <w:r w:rsidRPr="00C26C40">
              <w:rPr>
                <w:rStyle w:val="HTMLCode"/>
                <w:rFonts w:ascii="Times New Roman" w:eastAsiaTheme="majorEastAsia" w:hAnsi="Times New Roman" w:cs="Times New Roman"/>
                <w:b/>
                <w:bCs/>
                <w:lang w:val="en-GB"/>
              </w:rPr>
              <w:t>PT</w:t>
            </w:r>
            <w:r w:rsidRPr="00C26C40">
              <w:rPr>
                <w:lang w:val="en-GB"/>
              </w:rPr>
              <w:t xml:space="preserve"> / </w:t>
            </w:r>
            <w:r w:rsidRPr="00C26C40">
              <w:rPr>
                <w:rStyle w:val="HTMLCode"/>
                <w:rFonts w:ascii="Times New Roman" w:eastAsiaTheme="majorEastAsia" w:hAnsi="Times New Roman" w:cs="Times New Roman"/>
                <w:b/>
                <w:bCs/>
                <w:lang w:val="en-GB"/>
              </w:rPr>
              <w:t>PI</w:t>
            </w:r>
          </w:p>
        </w:tc>
        <w:tc>
          <w:tcPr>
            <w:tcW w:w="0" w:type="auto"/>
            <w:hideMark/>
          </w:tcPr>
          <w:p w14:paraId="4FEC230C" w14:textId="77777777" w:rsidR="007A6925" w:rsidRPr="00C26C40" w:rsidRDefault="007A6925" w:rsidP="001D2A38">
            <w:pPr>
              <w:spacing w:line="480" w:lineRule="auto"/>
              <w:rPr>
                <w:lang w:val="en-GB"/>
              </w:rPr>
            </w:pPr>
            <w:r w:rsidRPr="00C26C40">
              <w:rPr>
                <w:lang w:val="en-GB"/>
              </w:rPr>
              <w:t>Pressure Indicating Controller / Transmitter / Indicator</w:t>
            </w:r>
          </w:p>
        </w:tc>
        <w:tc>
          <w:tcPr>
            <w:tcW w:w="0" w:type="auto"/>
            <w:hideMark/>
          </w:tcPr>
          <w:p w14:paraId="31096238"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System static/vapor pressure control. </w:t>
            </w:r>
          </w:p>
        </w:tc>
      </w:tr>
      <w:tr w:rsidR="007A6925" w:rsidRPr="00C26C40" w14:paraId="61E633F3" w14:textId="77777777" w:rsidTr="001D2A38">
        <w:tc>
          <w:tcPr>
            <w:tcW w:w="0" w:type="auto"/>
            <w:hideMark/>
          </w:tcPr>
          <w:p w14:paraId="24781798"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SIC</w:t>
            </w:r>
            <w:r w:rsidRPr="00C26C40">
              <w:rPr>
                <w:lang w:val="en-GB"/>
              </w:rPr>
              <w:t xml:space="preserve"> / </w:t>
            </w:r>
            <w:r w:rsidRPr="00C26C40">
              <w:rPr>
                <w:rStyle w:val="HTMLCode"/>
                <w:rFonts w:ascii="Times New Roman" w:eastAsiaTheme="majorEastAsia" w:hAnsi="Times New Roman" w:cs="Times New Roman"/>
                <w:b/>
                <w:bCs/>
                <w:lang w:val="en-GB"/>
              </w:rPr>
              <w:t>ST</w:t>
            </w:r>
          </w:p>
        </w:tc>
        <w:tc>
          <w:tcPr>
            <w:tcW w:w="0" w:type="auto"/>
            <w:hideMark/>
          </w:tcPr>
          <w:p w14:paraId="2E2DE32F" w14:textId="77777777" w:rsidR="007A6925" w:rsidRPr="00C26C40" w:rsidRDefault="007A6925" w:rsidP="001D2A38">
            <w:pPr>
              <w:spacing w:line="480" w:lineRule="auto"/>
              <w:rPr>
                <w:lang w:val="en-GB"/>
              </w:rPr>
            </w:pPr>
            <w:r w:rsidRPr="00C26C40">
              <w:rPr>
                <w:lang w:val="en-GB"/>
              </w:rPr>
              <w:t>Speed Indicating Controller / Transmitter</w:t>
            </w:r>
          </w:p>
        </w:tc>
        <w:tc>
          <w:tcPr>
            <w:tcW w:w="0" w:type="auto"/>
            <w:hideMark/>
          </w:tcPr>
          <w:p w14:paraId="3171480F"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Motor/conveyor variable speed drive control. </w:t>
            </w:r>
          </w:p>
        </w:tc>
      </w:tr>
      <w:tr w:rsidR="007A6925" w:rsidRPr="00C26C40" w14:paraId="53FEA26E" w14:textId="77777777" w:rsidTr="001D2A38">
        <w:tc>
          <w:tcPr>
            <w:tcW w:w="0" w:type="auto"/>
            <w:hideMark/>
          </w:tcPr>
          <w:p w14:paraId="5763DC93"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TIC</w:t>
            </w:r>
            <w:r w:rsidRPr="00C26C40">
              <w:rPr>
                <w:lang w:val="en-GB"/>
              </w:rPr>
              <w:t xml:space="preserve"> / </w:t>
            </w:r>
            <w:r w:rsidRPr="00C26C40">
              <w:rPr>
                <w:rStyle w:val="HTMLCode"/>
                <w:rFonts w:ascii="Times New Roman" w:eastAsiaTheme="majorEastAsia" w:hAnsi="Times New Roman" w:cs="Times New Roman"/>
                <w:b/>
                <w:bCs/>
                <w:lang w:val="en-GB"/>
              </w:rPr>
              <w:t>TT</w:t>
            </w:r>
            <w:r w:rsidRPr="00C26C40">
              <w:rPr>
                <w:lang w:val="en-GB"/>
              </w:rPr>
              <w:t xml:space="preserve"> / </w:t>
            </w:r>
            <w:r w:rsidRPr="00C26C40">
              <w:rPr>
                <w:rStyle w:val="HTMLCode"/>
                <w:rFonts w:ascii="Times New Roman" w:eastAsiaTheme="majorEastAsia" w:hAnsi="Times New Roman" w:cs="Times New Roman"/>
                <w:b/>
                <w:bCs/>
                <w:lang w:val="en-GB"/>
              </w:rPr>
              <w:t>TE</w:t>
            </w:r>
          </w:p>
        </w:tc>
        <w:tc>
          <w:tcPr>
            <w:tcW w:w="0" w:type="auto"/>
            <w:hideMark/>
          </w:tcPr>
          <w:p w14:paraId="2D11D170" w14:textId="77777777" w:rsidR="007A6925" w:rsidRPr="00C26C40" w:rsidRDefault="007A6925" w:rsidP="001D2A38">
            <w:pPr>
              <w:spacing w:line="480" w:lineRule="auto"/>
              <w:rPr>
                <w:lang w:val="en-GB"/>
              </w:rPr>
            </w:pPr>
            <w:r w:rsidRPr="00C26C40">
              <w:rPr>
                <w:lang w:val="en-GB"/>
              </w:rPr>
              <w:t>Temperature Indicating Controller / Transmitter / Element</w:t>
            </w:r>
          </w:p>
        </w:tc>
        <w:tc>
          <w:tcPr>
            <w:tcW w:w="0" w:type="auto"/>
            <w:hideMark/>
          </w:tcPr>
          <w:p w14:paraId="1F9C8DF5"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 xml:space="preserve">Thermal reaction/roasting control. </w:t>
            </w:r>
          </w:p>
        </w:tc>
      </w:tr>
      <w:tr w:rsidR="007A6925" w:rsidRPr="00C26C40" w14:paraId="7F127BF2" w14:textId="77777777" w:rsidTr="001D2A38">
        <w:tc>
          <w:tcPr>
            <w:tcW w:w="0" w:type="auto"/>
            <w:hideMark/>
          </w:tcPr>
          <w:p w14:paraId="6AAA392A" w14:textId="77777777" w:rsidR="007A6925" w:rsidRPr="00C26C40" w:rsidRDefault="007A6925" w:rsidP="001D2A38">
            <w:pPr>
              <w:spacing w:line="480" w:lineRule="auto"/>
              <w:rPr>
                <w:lang w:val="en-GB"/>
              </w:rPr>
            </w:pPr>
            <w:r w:rsidRPr="00C26C40">
              <w:rPr>
                <w:rStyle w:val="HTMLCode"/>
                <w:rFonts w:ascii="Times New Roman" w:eastAsiaTheme="majorEastAsia" w:hAnsi="Times New Roman" w:cs="Times New Roman"/>
                <w:b/>
                <w:bCs/>
                <w:lang w:val="en-GB"/>
              </w:rPr>
              <w:t>CV</w:t>
            </w:r>
            <w:r w:rsidRPr="00C26C40">
              <w:rPr>
                <w:lang w:val="en-GB"/>
              </w:rPr>
              <w:t xml:space="preserve"> / </w:t>
            </w:r>
            <w:r w:rsidRPr="00C26C40">
              <w:rPr>
                <w:rStyle w:val="HTMLCode"/>
                <w:rFonts w:ascii="Times New Roman" w:eastAsiaTheme="majorEastAsia" w:hAnsi="Times New Roman" w:cs="Times New Roman"/>
                <w:b/>
                <w:bCs/>
                <w:lang w:val="en-GB"/>
              </w:rPr>
              <w:t>PV</w:t>
            </w:r>
            <w:r w:rsidRPr="00C26C40">
              <w:rPr>
                <w:lang w:val="en-GB"/>
              </w:rPr>
              <w:t xml:space="preserve"> / </w:t>
            </w:r>
            <w:r w:rsidRPr="00C26C40">
              <w:rPr>
                <w:rStyle w:val="HTMLCode"/>
                <w:rFonts w:ascii="Times New Roman" w:eastAsiaTheme="majorEastAsia" w:hAnsi="Times New Roman" w:cs="Times New Roman"/>
                <w:b/>
                <w:bCs/>
                <w:lang w:val="en-GB"/>
              </w:rPr>
              <w:t>TV</w:t>
            </w:r>
            <w:r w:rsidRPr="00C26C40">
              <w:rPr>
                <w:lang w:val="en-GB"/>
              </w:rPr>
              <w:t xml:space="preserve"> / </w:t>
            </w:r>
            <w:r w:rsidRPr="00C26C40">
              <w:rPr>
                <w:rStyle w:val="HTMLCode"/>
                <w:rFonts w:ascii="Times New Roman" w:eastAsiaTheme="majorEastAsia" w:hAnsi="Times New Roman" w:cs="Times New Roman"/>
                <w:b/>
                <w:bCs/>
                <w:lang w:val="en-GB"/>
              </w:rPr>
              <w:t>LV</w:t>
            </w:r>
            <w:r w:rsidRPr="00C26C40">
              <w:rPr>
                <w:lang w:val="en-GB"/>
              </w:rPr>
              <w:t xml:space="preserve"> / </w:t>
            </w:r>
            <w:r w:rsidRPr="00C26C40">
              <w:rPr>
                <w:rStyle w:val="HTMLCode"/>
                <w:rFonts w:ascii="Times New Roman" w:eastAsiaTheme="majorEastAsia" w:hAnsi="Times New Roman" w:cs="Times New Roman"/>
                <w:b/>
                <w:bCs/>
                <w:lang w:val="en-GB"/>
              </w:rPr>
              <w:t>FV</w:t>
            </w:r>
          </w:p>
        </w:tc>
        <w:tc>
          <w:tcPr>
            <w:tcW w:w="0" w:type="auto"/>
            <w:hideMark/>
          </w:tcPr>
          <w:p w14:paraId="1F5FECFB" w14:textId="77777777" w:rsidR="007A6925" w:rsidRPr="00C26C40" w:rsidRDefault="007A6925" w:rsidP="001D2A38">
            <w:pPr>
              <w:spacing w:line="480" w:lineRule="auto"/>
              <w:rPr>
                <w:lang w:val="en-GB"/>
              </w:rPr>
            </w:pPr>
            <w:r w:rsidRPr="00C26C40">
              <w:rPr>
                <w:lang w:val="en-GB"/>
              </w:rPr>
              <w:t>Control Valve</w:t>
            </w:r>
          </w:p>
        </w:tc>
        <w:tc>
          <w:tcPr>
            <w:tcW w:w="0" w:type="auto"/>
            <w:hideMark/>
          </w:tcPr>
          <w:p w14:paraId="3E13222A" w14:textId="77777777" w:rsidR="007A6925" w:rsidRPr="00C26C40" w:rsidRDefault="007A6925" w:rsidP="001D2A38">
            <w:pPr>
              <w:pStyle w:val="NormalWeb"/>
              <w:spacing w:before="0" w:beforeAutospacing="0" w:after="0" w:afterAutospacing="0" w:line="480" w:lineRule="auto"/>
              <w:rPr>
                <w:lang w:val="en-GB"/>
              </w:rPr>
            </w:pPr>
            <w:r w:rsidRPr="00C26C40">
              <w:rPr>
                <w:lang w:val="en-GB"/>
              </w:rPr>
              <w:t>Automated control valve (Pressure, Temp, Level, Flow)</w:t>
            </w:r>
          </w:p>
        </w:tc>
      </w:tr>
    </w:tbl>
    <w:p w14:paraId="0329F931" w14:textId="77777777" w:rsidR="007A6925" w:rsidRPr="00C26C40" w:rsidRDefault="007A6925" w:rsidP="007A6925">
      <w:pPr>
        <w:spacing w:after="0"/>
      </w:pPr>
    </w:p>
    <w:p w14:paraId="7C496D17" w14:textId="77777777" w:rsidR="007A6925" w:rsidRPr="00C26C40" w:rsidRDefault="007A6925" w:rsidP="007A6925"/>
    <w:p w14:paraId="06646170" w14:textId="77777777" w:rsidR="007A6925" w:rsidRPr="0006650D" w:rsidRDefault="007A6925" w:rsidP="00947516">
      <w:pPr>
        <w:pStyle w:val="Code"/>
      </w:pPr>
    </w:p>
    <w:sectPr w:rsidR="007A6925" w:rsidRPr="0006650D" w:rsidSect="00F40E00">
      <w:pgSz w:w="16838" w:h="11906" w:orient="landscape"/>
      <w:pgMar w:top="226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BE9A1" w14:textId="77777777" w:rsidR="003D0B1E" w:rsidRPr="00C26C40" w:rsidRDefault="003D0B1E" w:rsidP="00E36CDF">
      <w:r w:rsidRPr="00C26C40">
        <w:separator/>
      </w:r>
    </w:p>
  </w:endnote>
  <w:endnote w:type="continuationSeparator" w:id="0">
    <w:p w14:paraId="3CBD8ACE" w14:textId="77777777" w:rsidR="003D0B1E" w:rsidRPr="00C26C40" w:rsidRDefault="003D0B1E" w:rsidP="00E36CDF">
      <w:r w:rsidRPr="00C26C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ira Code">
    <w:panose1 w:val="020B0809050000020004"/>
    <w:charset w:val="00"/>
    <w:family w:val="modern"/>
    <w:pitch w:val="fixed"/>
    <w:sig w:usb0="E00002EF" w:usb1="1201F9FB" w:usb2="02002018"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634266"/>
      <w:docPartObj>
        <w:docPartGallery w:val="Page Numbers (Bottom of Page)"/>
        <w:docPartUnique/>
      </w:docPartObj>
    </w:sdtPr>
    <w:sdtEndPr/>
    <w:sdtContent>
      <w:p w14:paraId="5E71B4C8" w14:textId="7C208675" w:rsidR="00E56FB6" w:rsidRPr="00C26C40" w:rsidRDefault="00AE03BF">
        <w:pPr>
          <w:pStyle w:val="Footer"/>
          <w:jc w:val="center"/>
        </w:pPr>
        <w:r w:rsidRPr="00C26C40">
          <w:fldChar w:fldCharType="begin"/>
        </w:r>
        <w:r w:rsidRPr="00C26C40">
          <w:instrText xml:space="preserve"> PAGE  \* Arabic  \* MERGEFORMAT </w:instrText>
        </w:r>
        <w:r w:rsidRPr="00C26C40">
          <w:fldChar w:fldCharType="separate"/>
        </w:r>
        <w:r w:rsidRPr="00C26C40">
          <w:t>1</w:t>
        </w:r>
        <w:r w:rsidRPr="00C26C40">
          <w:fldChar w:fldCharType="end"/>
        </w:r>
      </w:p>
    </w:sdtContent>
  </w:sdt>
  <w:p w14:paraId="5AA74793" w14:textId="77777777" w:rsidR="00E56FB6" w:rsidRPr="00C26C40" w:rsidRDefault="00E56FB6" w:rsidP="00E56F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60AD2" w14:textId="77777777" w:rsidR="00C63EAF" w:rsidRPr="00C26C40" w:rsidRDefault="00C63E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96152"/>
      <w:docPartObj>
        <w:docPartGallery w:val="Page Numbers (Bottom of Page)"/>
        <w:docPartUnique/>
      </w:docPartObj>
    </w:sdtPr>
    <w:sdtEndPr/>
    <w:sdtContent>
      <w:p w14:paraId="57B9E21F" w14:textId="22995637" w:rsidR="008C51E1" w:rsidRPr="00C26C40" w:rsidRDefault="008C51E1">
        <w:pPr>
          <w:pStyle w:val="Footer"/>
          <w:jc w:val="center"/>
        </w:pPr>
        <w:r w:rsidRPr="00C26C40">
          <w:fldChar w:fldCharType="begin"/>
        </w:r>
        <w:r w:rsidRPr="00C26C40">
          <w:instrText xml:space="preserve"> PAGE   \* MERGEFORMAT </w:instrText>
        </w:r>
        <w:r w:rsidRPr="00C26C40">
          <w:fldChar w:fldCharType="separate"/>
        </w:r>
        <w:r w:rsidRPr="00C26C40">
          <w:t>2</w:t>
        </w:r>
        <w:r w:rsidRPr="00C26C40">
          <w:fldChar w:fldCharType="end"/>
        </w:r>
      </w:p>
    </w:sdtContent>
  </w:sdt>
  <w:p w14:paraId="72ED0C71" w14:textId="77777777" w:rsidR="00C63EAF" w:rsidRPr="00C26C40" w:rsidRDefault="00C63E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18804" w14:textId="77777777" w:rsidR="00C63EAF" w:rsidRPr="00C26C40" w:rsidRDefault="00C63E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ED3A2" w14:textId="77777777" w:rsidR="003D0B1E" w:rsidRPr="00C26C40" w:rsidRDefault="003D0B1E" w:rsidP="00E36CDF">
      <w:r w:rsidRPr="00C26C40">
        <w:separator/>
      </w:r>
    </w:p>
  </w:footnote>
  <w:footnote w:type="continuationSeparator" w:id="0">
    <w:p w14:paraId="7D4447C1" w14:textId="77777777" w:rsidR="003D0B1E" w:rsidRPr="00C26C40" w:rsidRDefault="003D0B1E" w:rsidP="00E36CDF">
      <w:r w:rsidRPr="00C26C40">
        <w:continuationSeparator/>
      </w:r>
    </w:p>
  </w:footnote>
  <w:footnote w:id="1">
    <w:p w14:paraId="3A217F1E" w14:textId="4B1CD470" w:rsidR="00AD0670" w:rsidRDefault="00AD0670" w:rsidP="00AD0670">
      <w:pPr>
        <w:pStyle w:val="FootnoteText"/>
      </w:pPr>
      <w:r w:rsidRPr="00C26C40">
        <w:rPr>
          <w:rStyle w:val="FootnoteReference"/>
        </w:rPr>
        <w:footnoteRef/>
      </w:r>
      <w:r w:rsidRPr="00C26C40">
        <w:t xml:space="preserve"> Source: </w:t>
      </w:r>
      <w:sdt>
        <w:sdtPr>
          <w:rPr>
            <w:color w:val="000000"/>
          </w:rPr>
          <w:tag w:val="MENDELEY_CITATION_v3_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"/>
          <w:id w:val="147456423"/>
          <w:placeholder>
            <w:docPart w:val="5A68BA96AB8B4A79840F15EE7C1F1A17"/>
          </w:placeholder>
        </w:sdtPr>
        <w:sdtEndPr/>
        <w:sdtContent>
          <w:r w:rsidR="00A37BED" w:rsidRPr="00A37BED">
            <w:rPr>
              <w:rFonts w:eastAsia="Times New Roman"/>
              <w:color w:val="000000"/>
            </w:rPr>
            <w:t>(Momade &amp; Gawu, 1998)</w:t>
          </w:r>
        </w:sdtContent>
      </w:sdt>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2C667" w14:textId="77777777" w:rsidR="00C63EAF" w:rsidRPr="00C26C40" w:rsidRDefault="00C63E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D3E1" w14:textId="77777777" w:rsidR="00C63EAF" w:rsidRPr="00C26C40" w:rsidRDefault="00C63E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430BF" w14:textId="77777777" w:rsidR="00C63EAF" w:rsidRPr="00C26C40" w:rsidRDefault="00C63E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90693A"/>
    <w:multiLevelType w:val="hybridMultilevel"/>
    <w:tmpl w:val="34AABCF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7A877BC"/>
    <w:multiLevelType w:val="hybridMultilevel"/>
    <w:tmpl w:val="380EB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BAF665B"/>
    <w:multiLevelType w:val="multilevel"/>
    <w:tmpl w:val="0BAF665B"/>
    <w:lvl w:ilvl="0">
      <w:start w:val="1"/>
      <w:numFmt w:val="bullet"/>
      <w:lvlText w:val="-"/>
      <w:lvlJc w:val="left"/>
      <w:pPr>
        <w:ind w:left="720" w:hanging="360"/>
      </w:pPr>
      <w:rPr>
        <w:rFonts w:ascii="Times New Roman" w:eastAsiaTheme="maj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1AA6B60"/>
    <w:multiLevelType w:val="multilevel"/>
    <w:tmpl w:val="49129000"/>
    <w:lvl w:ilvl="0">
      <w:start w:val="1"/>
      <w:numFmt w:val="bullet"/>
      <w:lvlText w:val=""/>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27C64D7"/>
    <w:multiLevelType w:val="multilevel"/>
    <w:tmpl w:val="127C64D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412268F"/>
    <w:multiLevelType w:val="multilevel"/>
    <w:tmpl w:val="1412268F"/>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6992A9B"/>
    <w:multiLevelType w:val="hybridMultilevel"/>
    <w:tmpl w:val="7E1EE5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82EC814"/>
    <w:multiLevelType w:val="singleLevel"/>
    <w:tmpl w:val="182EC814"/>
    <w:lvl w:ilvl="0">
      <w:start w:val="1"/>
      <w:numFmt w:val="bullet"/>
      <w:lvlText w:val=""/>
      <w:lvlJc w:val="left"/>
      <w:pPr>
        <w:tabs>
          <w:tab w:val="left" w:pos="420"/>
        </w:tabs>
        <w:ind w:left="420" w:hanging="420"/>
      </w:pPr>
      <w:rPr>
        <w:rFonts w:ascii="Symbol" w:hAnsi="Symbol" w:cs="Symbol" w:hint="default"/>
      </w:rPr>
    </w:lvl>
  </w:abstractNum>
  <w:abstractNum w:abstractNumId="14" w15:restartNumberingAfterBreak="0">
    <w:nsid w:val="18437921"/>
    <w:multiLevelType w:val="multilevel"/>
    <w:tmpl w:val="98F812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1EFC69C4"/>
    <w:multiLevelType w:val="multilevel"/>
    <w:tmpl w:val="1EFC69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1EC038C"/>
    <w:multiLevelType w:val="hybridMultilevel"/>
    <w:tmpl w:val="77104232"/>
    <w:lvl w:ilvl="0" w:tplc="3AFA0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1FE5396"/>
    <w:multiLevelType w:val="multilevel"/>
    <w:tmpl w:val="21FE53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4AF1191"/>
    <w:multiLevelType w:val="hybridMultilevel"/>
    <w:tmpl w:val="30882CDC"/>
    <w:lvl w:ilvl="0" w:tplc="3DEC044E">
      <w:start w:val="1"/>
      <w:numFmt w:val="bullet"/>
      <w:lvlText w:val="•"/>
      <w:lvlJc w:val="left"/>
      <w:pPr>
        <w:ind w:left="720" w:hanging="360"/>
      </w:pPr>
    </w:lvl>
    <w:lvl w:ilvl="1" w:tplc="6F269A2A">
      <w:numFmt w:val="decimal"/>
      <w:lvlText w:val=""/>
      <w:lvlJc w:val="left"/>
    </w:lvl>
    <w:lvl w:ilvl="2" w:tplc="BEA42B9C">
      <w:numFmt w:val="decimal"/>
      <w:lvlText w:val=""/>
      <w:lvlJc w:val="left"/>
    </w:lvl>
    <w:lvl w:ilvl="3" w:tplc="50EE0AA6">
      <w:numFmt w:val="decimal"/>
      <w:lvlText w:val=""/>
      <w:lvlJc w:val="left"/>
    </w:lvl>
    <w:lvl w:ilvl="4" w:tplc="EF5ADE46">
      <w:numFmt w:val="decimal"/>
      <w:lvlText w:val=""/>
      <w:lvlJc w:val="left"/>
    </w:lvl>
    <w:lvl w:ilvl="5" w:tplc="DBBEAA76">
      <w:numFmt w:val="decimal"/>
      <w:lvlText w:val=""/>
      <w:lvlJc w:val="left"/>
    </w:lvl>
    <w:lvl w:ilvl="6" w:tplc="1AF80244">
      <w:numFmt w:val="decimal"/>
      <w:lvlText w:val=""/>
      <w:lvlJc w:val="left"/>
    </w:lvl>
    <w:lvl w:ilvl="7" w:tplc="438E1A42">
      <w:numFmt w:val="decimal"/>
      <w:lvlText w:val=""/>
      <w:lvlJc w:val="left"/>
    </w:lvl>
    <w:lvl w:ilvl="8" w:tplc="DE34292E">
      <w:numFmt w:val="decimal"/>
      <w:lvlText w:val=""/>
      <w:lvlJc w:val="left"/>
    </w:lvl>
  </w:abstractNum>
  <w:abstractNum w:abstractNumId="19" w15:restartNumberingAfterBreak="0">
    <w:nsid w:val="25CB218E"/>
    <w:multiLevelType w:val="hybridMultilevel"/>
    <w:tmpl w:val="0C7AF6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618177C"/>
    <w:multiLevelType w:val="multilevel"/>
    <w:tmpl w:val="261817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6F37BC8"/>
    <w:multiLevelType w:val="hybridMultilevel"/>
    <w:tmpl w:val="EFA2D1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270104A7"/>
    <w:multiLevelType w:val="hybridMultilevel"/>
    <w:tmpl w:val="25EC23E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3" w15:restartNumberingAfterBreak="0">
    <w:nsid w:val="2DB10D52"/>
    <w:multiLevelType w:val="multilevel"/>
    <w:tmpl w:val="51F6AA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2E2F7B8A"/>
    <w:multiLevelType w:val="hybridMultilevel"/>
    <w:tmpl w:val="F564BB4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5" w15:restartNumberingAfterBreak="0">
    <w:nsid w:val="315F37C3"/>
    <w:multiLevelType w:val="multilevel"/>
    <w:tmpl w:val="315F37C3"/>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B613355"/>
    <w:multiLevelType w:val="hybridMultilevel"/>
    <w:tmpl w:val="F2BCBC4E"/>
    <w:lvl w:ilvl="0" w:tplc="719013BE">
      <w:start w:val="1"/>
      <w:numFmt w:val="lowerRoman"/>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DEE16EA"/>
    <w:multiLevelType w:val="hybridMultilevel"/>
    <w:tmpl w:val="EAB6F1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087475A"/>
    <w:multiLevelType w:val="multilevel"/>
    <w:tmpl w:val="031810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45B16625"/>
    <w:multiLevelType w:val="hybridMultilevel"/>
    <w:tmpl w:val="CED4557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BE8508B"/>
    <w:multiLevelType w:val="multilevel"/>
    <w:tmpl w:val="4BE850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D91791E"/>
    <w:multiLevelType w:val="hybridMultilevel"/>
    <w:tmpl w:val="78A25D7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146419F"/>
    <w:multiLevelType w:val="multilevel"/>
    <w:tmpl w:val="514641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1930A4C"/>
    <w:multiLevelType w:val="hybridMultilevel"/>
    <w:tmpl w:val="5798C9CE"/>
    <w:lvl w:ilvl="0" w:tplc="91C265D0">
      <w:start w:val="1"/>
      <w:numFmt w:val="decimal"/>
      <w:lvlText w:val="%1."/>
      <w:lvlJc w:val="left"/>
      <w:pPr>
        <w:ind w:left="720" w:hanging="360"/>
      </w:pPr>
    </w:lvl>
    <w:lvl w:ilvl="1" w:tplc="68CE187E">
      <w:numFmt w:val="decimal"/>
      <w:lvlText w:val=""/>
      <w:lvlJc w:val="left"/>
    </w:lvl>
    <w:lvl w:ilvl="2" w:tplc="0F127C8A">
      <w:numFmt w:val="decimal"/>
      <w:lvlText w:val=""/>
      <w:lvlJc w:val="left"/>
    </w:lvl>
    <w:lvl w:ilvl="3" w:tplc="5D4A755C">
      <w:numFmt w:val="decimal"/>
      <w:lvlText w:val=""/>
      <w:lvlJc w:val="left"/>
    </w:lvl>
    <w:lvl w:ilvl="4" w:tplc="DA8E2D3E">
      <w:numFmt w:val="decimal"/>
      <w:lvlText w:val=""/>
      <w:lvlJc w:val="left"/>
    </w:lvl>
    <w:lvl w:ilvl="5" w:tplc="29AAE89E">
      <w:numFmt w:val="decimal"/>
      <w:lvlText w:val=""/>
      <w:lvlJc w:val="left"/>
    </w:lvl>
    <w:lvl w:ilvl="6" w:tplc="843A2F42">
      <w:numFmt w:val="decimal"/>
      <w:lvlText w:val=""/>
      <w:lvlJc w:val="left"/>
    </w:lvl>
    <w:lvl w:ilvl="7" w:tplc="5A8C3F34">
      <w:numFmt w:val="decimal"/>
      <w:lvlText w:val=""/>
      <w:lvlJc w:val="left"/>
    </w:lvl>
    <w:lvl w:ilvl="8" w:tplc="00620432">
      <w:numFmt w:val="decimal"/>
      <w:lvlText w:val=""/>
      <w:lvlJc w:val="left"/>
    </w:lvl>
  </w:abstractNum>
  <w:abstractNum w:abstractNumId="34" w15:restartNumberingAfterBreak="0">
    <w:nsid w:val="64D21CD1"/>
    <w:multiLevelType w:val="multilevel"/>
    <w:tmpl w:val="64D21CD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BF27F17"/>
    <w:multiLevelType w:val="multilevel"/>
    <w:tmpl w:val="EF10BB2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6ED93DEB"/>
    <w:multiLevelType w:val="multilevel"/>
    <w:tmpl w:val="6ED93D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737235DD"/>
    <w:multiLevelType w:val="multilevel"/>
    <w:tmpl w:val="1228DEB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8" w15:restartNumberingAfterBreak="0">
    <w:nsid w:val="75CD785D"/>
    <w:multiLevelType w:val="multilevel"/>
    <w:tmpl w:val="75CD785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68F1F79"/>
    <w:multiLevelType w:val="hybridMultilevel"/>
    <w:tmpl w:val="285E181E"/>
    <w:lvl w:ilvl="0" w:tplc="20000001">
      <w:start w:val="1"/>
      <w:numFmt w:val="bullet"/>
      <w:lvlText w:val=""/>
      <w:lvlJc w:val="left"/>
      <w:pPr>
        <w:ind w:left="1430" w:hanging="360"/>
      </w:pPr>
      <w:rPr>
        <w:rFonts w:ascii="Symbol" w:hAnsi="Symbol" w:hint="default"/>
      </w:rPr>
    </w:lvl>
    <w:lvl w:ilvl="1" w:tplc="20000003" w:tentative="1">
      <w:start w:val="1"/>
      <w:numFmt w:val="bullet"/>
      <w:lvlText w:val="o"/>
      <w:lvlJc w:val="left"/>
      <w:pPr>
        <w:ind w:left="2150" w:hanging="360"/>
      </w:pPr>
      <w:rPr>
        <w:rFonts w:ascii="Courier New" w:hAnsi="Courier New" w:cs="Courier New" w:hint="default"/>
      </w:rPr>
    </w:lvl>
    <w:lvl w:ilvl="2" w:tplc="20000005" w:tentative="1">
      <w:start w:val="1"/>
      <w:numFmt w:val="bullet"/>
      <w:lvlText w:val=""/>
      <w:lvlJc w:val="left"/>
      <w:pPr>
        <w:ind w:left="2870" w:hanging="360"/>
      </w:pPr>
      <w:rPr>
        <w:rFonts w:ascii="Wingdings" w:hAnsi="Wingdings" w:hint="default"/>
      </w:rPr>
    </w:lvl>
    <w:lvl w:ilvl="3" w:tplc="20000001" w:tentative="1">
      <w:start w:val="1"/>
      <w:numFmt w:val="bullet"/>
      <w:lvlText w:val=""/>
      <w:lvlJc w:val="left"/>
      <w:pPr>
        <w:ind w:left="3590" w:hanging="360"/>
      </w:pPr>
      <w:rPr>
        <w:rFonts w:ascii="Symbol" w:hAnsi="Symbol" w:hint="default"/>
      </w:rPr>
    </w:lvl>
    <w:lvl w:ilvl="4" w:tplc="20000003" w:tentative="1">
      <w:start w:val="1"/>
      <w:numFmt w:val="bullet"/>
      <w:lvlText w:val="o"/>
      <w:lvlJc w:val="left"/>
      <w:pPr>
        <w:ind w:left="4310" w:hanging="360"/>
      </w:pPr>
      <w:rPr>
        <w:rFonts w:ascii="Courier New" w:hAnsi="Courier New" w:cs="Courier New" w:hint="default"/>
      </w:rPr>
    </w:lvl>
    <w:lvl w:ilvl="5" w:tplc="20000005" w:tentative="1">
      <w:start w:val="1"/>
      <w:numFmt w:val="bullet"/>
      <w:lvlText w:val=""/>
      <w:lvlJc w:val="left"/>
      <w:pPr>
        <w:ind w:left="5030" w:hanging="360"/>
      </w:pPr>
      <w:rPr>
        <w:rFonts w:ascii="Wingdings" w:hAnsi="Wingdings" w:hint="default"/>
      </w:rPr>
    </w:lvl>
    <w:lvl w:ilvl="6" w:tplc="20000001" w:tentative="1">
      <w:start w:val="1"/>
      <w:numFmt w:val="bullet"/>
      <w:lvlText w:val=""/>
      <w:lvlJc w:val="left"/>
      <w:pPr>
        <w:ind w:left="5750" w:hanging="360"/>
      </w:pPr>
      <w:rPr>
        <w:rFonts w:ascii="Symbol" w:hAnsi="Symbol" w:hint="default"/>
      </w:rPr>
    </w:lvl>
    <w:lvl w:ilvl="7" w:tplc="20000003" w:tentative="1">
      <w:start w:val="1"/>
      <w:numFmt w:val="bullet"/>
      <w:lvlText w:val="o"/>
      <w:lvlJc w:val="left"/>
      <w:pPr>
        <w:ind w:left="6470" w:hanging="360"/>
      </w:pPr>
      <w:rPr>
        <w:rFonts w:ascii="Courier New" w:hAnsi="Courier New" w:cs="Courier New" w:hint="default"/>
      </w:rPr>
    </w:lvl>
    <w:lvl w:ilvl="8" w:tplc="20000005" w:tentative="1">
      <w:start w:val="1"/>
      <w:numFmt w:val="bullet"/>
      <w:lvlText w:val=""/>
      <w:lvlJc w:val="left"/>
      <w:pPr>
        <w:ind w:left="7190" w:hanging="360"/>
      </w:pPr>
      <w:rPr>
        <w:rFonts w:ascii="Wingdings" w:hAnsi="Wingdings" w:hint="default"/>
      </w:rPr>
    </w:lvl>
  </w:abstractNum>
  <w:abstractNum w:abstractNumId="40" w15:restartNumberingAfterBreak="0">
    <w:nsid w:val="798075D1"/>
    <w:multiLevelType w:val="hybridMultilevel"/>
    <w:tmpl w:val="742AEDC4"/>
    <w:lvl w:ilvl="0" w:tplc="C28E667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79854813"/>
    <w:multiLevelType w:val="hybridMultilevel"/>
    <w:tmpl w:val="FA8EAAA8"/>
    <w:lvl w:ilvl="0" w:tplc="32DA27AA">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79EC26EB"/>
    <w:multiLevelType w:val="hybridMultilevel"/>
    <w:tmpl w:val="841238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43547991">
    <w:abstractNumId w:val="37"/>
  </w:num>
  <w:num w:numId="2" w16cid:durableId="1349481620">
    <w:abstractNumId w:val="11"/>
  </w:num>
  <w:num w:numId="3" w16cid:durableId="1199123816">
    <w:abstractNumId w:val="38"/>
  </w:num>
  <w:num w:numId="4" w16cid:durableId="694355251">
    <w:abstractNumId w:val="8"/>
  </w:num>
  <w:num w:numId="5" w16cid:durableId="2093042588">
    <w:abstractNumId w:val="34"/>
  </w:num>
  <w:num w:numId="6" w16cid:durableId="1106540607">
    <w:abstractNumId w:val="10"/>
  </w:num>
  <w:num w:numId="7" w16cid:durableId="1679230710">
    <w:abstractNumId w:val="36"/>
  </w:num>
  <w:num w:numId="8" w16cid:durableId="1631939539">
    <w:abstractNumId w:val="5"/>
  </w:num>
  <w:num w:numId="9" w16cid:durableId="1054812282">
    <w:abstractNumId w:val="3"/>
  </w:num>
  <w:num w:numId="10" w16cid:durableId="1931692958">
    <w:abstractNumId w:val="2"/>
  </w:num>
  <w:num w:numId="11" w16cid:durableId="947354421">
    <w:abstractNumId w:val="4"/>
  </w:num>
  <w:num w:numId="12" w16cid:durableId="271014085">
    <w:abstractNumId w:val="1"/>
  </w:num>
  <w:num w:numId="13" w16cid:durableId="1917013804">
    <w:abstractNumId w:val="0"/>
  </w:num>
  <w:num w:numId="14" w16cid:durableId="961378869">
    <w:abstractNumId w:val="9"/>
  </w:num>
  <w:num w:numId="15" w16cid:durableId="1494177244">
    <w:abstractNumId w:val="23"/>
  </w:num>
  <w:num w:numId="16" w16cid:durableId="369113251">
    <w:abstractNumId w:val="28"/>
  </w:num>
  <w:num w:numId="17" w16cid:durableId="1272324144">
    <w:abstractNumId w:val="14"/>
  </w:num>
  <w:num w:numId="18" w16cid:durableId="388502165">
    <w:abstractNumId w:val="18"/>
    <w:lvlOverride w:ilvl="0">
      <w:startOverride w:val="1"/>
    </w:lvlOverride>
  </w:num>
  <w:num w:numId="19" w16cid:durableId="813327066">
    <w:abstractNumId w:val="33"/>
    <w:lvlOverride w:ilvl="0">
      <w:startOverride w:val="1"/>
    </w:lvlOverride>
  </w:num>
  <w:num w:numId="20" w16cid:durableId="615254334">
    <w:abstractNumId w:val="26"/>
  </w:num>
  <w:num w:numId="21" w16cid:durableId="1327975847">
    <w:abstractNumId w:val="35"/>
  </w:num>
  <w:num w:numId="22" w16cid:durableId="1811508274">
    <w:abstractNumId w:val="12"/>
  </w:num>
  <w:num w:numId="23" w16cid:durableId="1587766793">
    <w:abstractNumId w:val="21"/>
  </w:num>
  <w:num w:numId="24" w16cid:durableId="290021292">
    <w:abstractNumId w:val="19"/>
  </w:num>
  <w:num w:numId="25" w16cid:durableId="873888625">
    <w:abstractNumId w:val="42"/>
  </w:num>
  <w:num w:numId="26" w16cid:durableId="1812089951">
    <w:abstractNumId w:val="16"/>
  </w:num>
  <w:num w:numId="27" w16cid:durableId="890651672">
    <w:abstractNumId w:val="20"/>
  </w:num>
  <w:num w:numId="28" w16cid:durableId="69665188">
    <w:abstractNumId w:val="30"/>
  </w:num>
  <w:num w:numId="29" w16cid:durableId="1640763021">
    <w:abstractNumId w:val="17"/>
  </w:num>
  <w:num w:numId="30" w16cid:durableId="1228109943">
    <w:abstractNumId w:val="27"/>
  </w:num>
  <w:num w:numId="31" w16cid:durableId="933903488">
    <w:abstractNumId w:val="31"/>
  </w:num>
  <w:num w:numId="32" w16cid:durableId="1866366107">
    <w:abstractNumId w:val="7"/>
  </w:num>
  <w:num w:numId="33" w16cid:durableId="1930499145">
    <w:abstractNumId w:val="40"/>
  </w:num>
  <w:num w:numId="34" w16cid:durableId="1398630597">
    <w:abstractNumId w:val="41"/>
  </w:num>
  <w:num w:numId="35" w16cid:durableId="366219270">
    <w:abstractNumId w:val="39"/>
  </w:num>
  <w:num w:numId="36" w16cid:durableId="270086780">
    <w:abstractNumId w:val="6"/>
  </w:num>
  <w:num w:numId="37" w16cid:durableId="798494655">
    <w:abstractNumId w:val="29"/>
  </w:num>
  <w:num w:numId="38" w16cid:durableId="247037622">
    <w:abstractNumId w:val="13"/>
  </w:num>
  <w:num w:numId="39" w16cid:durableId="1376544266">
    <w:abstractNumId w:val="13"/>
  </w:num>
  <w:num w:numId="40" w16cid:durableId="1963922146">
    <w:abstractNumId w:val="25"/>
  </w:num>
  <w:num w:numId="41" w16cid:durableId="745691960">
    <w:abstractNumId w:val="25"/>
  </w:num>
  <w:num w:numId="42" w16cid:durableId="817961678">
    <w:abstractNumId w:val="15"/>
  </w:num>
  <w:num w:numId="43" w16cid:durableId="182480768">
    <w:abstractNumId w:val="15"/>
  </w:num>
  <w:num w:numId="44" w16cid:durableId="970939679">
    <w:abstractNumId w:val="32"/>
  </w:num>
  <w:num w:numId="45" w16cid:durableId="693117521">
    <w:abstractNumId w:val="32"/>
  </w:num>
  <w:num w:numId="46" w16cid:durableId="1370717611">
    <w:abstractNumId w:val="24"/>
  </w:num>
  <w:num w:numId="47" w16cid:durableId="1768111791">
    <w:abstractNumId w:val="24"/>
  </w:num>
  <w:num w:numId="48" w16cid:durableId="1536651913">
    <w:abstractNumId w:val="22"/>
  </w:num>
  <w:num w:numId="49" w16cid:durableId="130161889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51C"/>
    <w:rsid w:val="00001337"/>
    <w:rsid w:val="00004E7D"/>
    <w:rsid w:val="00006427"/>
    <w:rsid w:val="00006610"/>
    <w:rsid w:val="00007401"/>
    <w:rsid w:val="00013A92"/>
    <w:rsid w:val="00023946"/>
    <w:rsid w:val="000326D4"/>
    <w:rsid w:val="000335FD"/>
    <w:rsid w:val="00036624"/>
    <w:rsid w:val="00045B70"/>
    <w:rsid w:val="00046900"/>
    <w:rsid w:val="00053C02"/>
    <w:rsid w:val="00056F4A"/>
    <w:rsid w:val="00062AE3"/>
    <w:rsid w:val="00065196"/>
    <w:rsid w:val="000654BB"/>
    <w:rsid w:val="0006650D"/>
    <w:rsid w:val="00077F73"/>
    <w:rsid w:val="000812E7"/>
    <w:rsid w:val="00087C73"/>
    <w:rsid w:val="000907FB"/>
    <w:rsid w:val="00090EF6"/>
    <w:rsid w:val="000940AF"/>
    <w:rsid w:val="00095A20"/>
    <w:rsid w:val="00096A00"/>
    <w:rsid w:val="000A51F0"/>
    <w:rsid w:val="000A75DF"/>
    <w:rsid w:val="000A7A77"/>
    <w:rsid w:val="000B5496"/>
    <w:rsid w:val="000B7888"/>
    <w:rsid w:val="000C0D3E"/>
    <w:rsid w:val="000D651C"/>
    <w:rsid w:val="000D6615"/>
    <w:rsid w:val="000E3C22"/>
    <w:rsid w:val="000E7416"/>
    <w:rsid w:val="000F0343"/>
    <w:rsid w:val="000F2EA1"/>
    <w:rsid w:val="000F6560"/>
    <w:rsid w:val="000F7844"/>
    <w:rsid w:val="001038DE"/>
    <w:rsid w:val="00104558"/>
    <w:rsid w:val="00112F7A"/>
    <w:rsid w:val="001158E4"/>
    <w:rsid w:val="00116DA0"/>
    <w:rsid w:val="001208A8"/>
    <w:rsid w:val="00122EFF"/>
    <w:rsid w:val="0013060E"/>
    <w:rsid w:val="001316E7"/>
    <w:rsid w:val="00134FFF"/>
    <w:rsid w:val="001352E6"/>
    <w:rsid w:val="00136C19"/>
    <w:rsid w:val="001373BC"/>
    <w:rsid w:val="001417C3"/>
    <w:rsid w:val="0015135C"/>
    <w:rsid w:val="001533B0"/>
    <w:rsid w:val="001559A5"/>
    <w:rsid w:val="0015704F"/>
    <w:rsid w:val="00161B63"/>
    <w:rsid w:val="0016729D"/>
    <w:rsid w:val="00177051"/>
    <w:rsid w:val="00177993"/>
    <w:rsid w:val="001A053E"/>
    <w:rsid w:val="001A5D25"/>
    <w:rsid w:val="001B0DC2"/>
    <w:rsid w:val="001B28BB"/>
    <w:rsid w:val="001B31EA"/>
    <w:rsid w:val="001B43CF"/>
    <w:rsid w:val="001C200A"/>
    <w:rsid w:val="001C2BE1"/>
    <w:rsid w:val="001C6811"/>
    <w:rsid w:val="001D2ED6"/>
    <w:rsid w:val="001D43A3"/>
    <w:rsid w:val="001E40A7"/>
    <w:rsid w:val="001E479E"/>
    <w:rsid w:val="001F369D"/>
    <w:rsid w:val="0020015F"/>
    <w:rsid w:val="00203877"/>
    <w:rsid w:val="00205217"/>
    <w:rsid w:val="00214D60"/>
    <w:rsid w:val="0021554B"/>
    <w:rsid w:val="0021581C"/>
    <w:rsid w:val="00216CFC"/>
    <w:rsid w:val="00217F65"/>
    <w:rsid w:val="002223F8"/>
    <w:rsid w:val="00222C74"/>
    <w:rsid w:val="00230175"/>
    <w:rsid w:val="002439C4"/>
    <w:rsid w:val="0024406F"/>
    <w:rsid w:val="00245F00"/>
    <w:rsid w:val="002540B5"/>
    <w:rsid w:val="00257B3D"/>
    <w:rsid w:val="00266541"/>
    <w:rsid w:val="00267F1E"/>
    <w:rsid w:val="00281684"/>
    <w:rsid w:val="002860A4"/>
    <w:rsid w:val="002877C2"/>
    <w:rsid w:val="00287E0F"/>
    <w:rsid w:val="00292BD2"/>
    <w:rsid w:val="00296772"/>
    <w:rsid w:val="002978C8"/>
    <w:rsid w:val="002A3BC8"/>
    <w:rsid w:val="002A4F51"/>
    <w:rsid w:val="002A513C"/>
    <w:rsid w:val="002A51F2"/>
    <w:rsid w:val="002A6A43"/>
    <w:rsid w:val="002A70E5"/>
    <w:rsid w:val="002B3365"/>
    <w:rsid w:val="002C5AA7"/>
    <w:rsid w:val="002D03C5"/>
    <w:rsid w:val="002D070A"/>
    <w:rsid w:val="002F0358"/>
    <w:rsid w:val="002F0A18"/>
    <w:rsid w:val="002F1D6E"/>
    <w:rsid w:val="002F79F4"/>
    <w:rsid w:val="003056AC"/>
    <w:rsid w:val="003060F8"/>
    <w:rsid w:val="00311C05"/>
    <w:rsid w:val="00311E65"/>
    <w:rsid w:val="00312BC3"/>
    <w:rsid w:val="00314024"/>
    <w:rsid w:val="0032013C"/>
    <w:rsid w:val="00321E8A"/>
    <w:rsid w:val="00323B26"/>
    <w:rsid w:val="003317F3"/>
    <w:rsid w:val="00341E3E"/>
    <w:rsid w:val="003430EC"/>
    <w:rsid w:val="00343299"/>
    <w:rsid w:val="00345421"/>
    <w:rsid w:val="00361EF8"/>
    <w:rsid w:val="00370A54"/>
    <w:rsid w:val="00373709"/>
    <w:rsid w:val="00374211"/>
    <w:rsid w:val="00374AC0"/>
    <w:rsid w:val="0037514D"/>
    <w:rsid w:val="003752F0"/>
    <w:rsid w:val="0038365F"/>
    <w:rsid w:val="003836FA"/>
    <w:rsid w:val="003849A6"/>
    <w:rsid w:val="003901B6"/>
    <w:rsid w:val="0039023D"/>
    <w:rsid w:val="00391414"/>
    <w:rsid w:val="003A553B"/>
    <w:rsid w:val="003A62C4"/>
    <w:rsid w:val="003A70A7"/>
    <w:rsid w:val="003B4E57"/>
    <w:rsid w:val="003B52F1"/>
    <w:rsid w:val="003B5B90"/>
    <w:rsid w:val="003C7307"/>
    <w:rsid w:val="003D047B"/>
    <w:rsid w:val="003D0B1E"/>
    <w:rsid w:val="003E1C84"/>
    <w:rsid w:val="003E7C12"/>
    <w:rsid w:val="003F0FE1"/>
    <w:rsid w:val="003F1C03"/>
    <w:rsid w:val="003F71D3"/>
    <w:rsid w:val="00404B88"/>
    <w:rsid w:val="004067FB"/>
    <w:rsid w:val="004117FA"/>
    <w:rsid w:val="00411849"/>
    <w:rsid w:val="00411E8C"/>
    <w:rsid w:val="00411E8E"/>
    <w:rsid w:val="004128DE"/>
    <w:rsid w:val="00424CC2"/>
    <w:rsid w:val="00432BF4"/>
    <w:rsid w:val="00434437"/>
    <w:rsid w:val="00436961"/>
    <w:rsid w:val="00445B0E"/>
    <w:rsid w:val="0045080A"/>
    <w:rsid w:val="00451025"/>
    <w:rsid w:val="00454DFF"/>
    <w:rsid w:val="00467D39"/>
    <w:rsid w:val="004710EF"/>
    <w:rsid w:val="00471AD5"/>
    <w:rsid w:val="00471E76"/>
    <w:rsid w:val="0048266D"/>
    <w:rsid w:val="00484125"/>
    <w:rsid w:val="00494ACD"/>
    <w:rsid w:val="004B3744"/>
    <w:rsid w:val="004B3F64"/>
    <w:rsid w:val="004B54C3"/>
    <w:rsid w:val="004B564B"/>
    <w:rsid w:val="004C18D6"/>
    <w:rsid w:val="004C644D"/>
    <w:rsid w:val="004C6E0E"/>
    <w:rsid w:val="004C7AB2"/>
    <w:rsid w:val="004D0029"/>
    <w:rsid w:val="004D3B5B"/>
    <w:rsid w:val="004D4884"/>
    <w:rsid w:val="004D5137"/>
    <w:rsid w:val="004E2120"/>
    <w:rsid w:val="004E2403"/>
    <w:rsid w:val="004F5823"/>
    <w:rsid w:val="0050719A"/>
    <w:rsid w:val="00511381"/>
    <w:rsid w:val="0051196E"/>
    <w:rsid w:val="00516366"/>
    <w:rsid w:val="005163BD"/>
    <w:rsid w:val="005232C7"/>
    <w:rsid w:val="00527F25"/>
    <w:rsid w:val="00533820"/>
    <w:rsid w:val="00534755"/>
    <w:rsid w:val="005349F9"/>
    <w:rsid w:val="00536505"/>
    <w:rsid w:val="0053702F"/>
    <w:rsid w:val="00545430"/>
    <w:rsid w:val="00551459"/>
    <w:rsid w:val="005521A0"/>
    <w:rsid w:val="00552995"/>
    <w:rsid w:val="00560614"/>
    <w:rsid w:val="00565C3D"/>
    <w:rsid w:val="00565EFC"/>
    <w:rsid w:val="00566B99"/>
    <w:rsid w:val="0057055A"/>
    <w:rsid w:val="00577745"/>
    <w:rsid w:val="005813B2"/>
    <w:rsid w:val="00582154"/>
    <w:rsid w:val="00582874"/>
    <w:rsid w:val="005873C0"/>
    <w:rsid w:val="00597BDC"/>
    <w:rsid w:val="005A01B5"/>
    <w:rsid w:val="005A29EA"/>
    <w:rsid w:val="005A6C8B"/>
    <w:rsid w:val="005B064A"/>
    <w:rsid w:val="005B178A"/>
    <w:rsid w:val="005B400D"/>
    <w:rsid w:val="005C02ED"/>
    <w:rsid w:val="005C2009"/>
    <w:rsid w:val="005C28C1"/>
    <w:rsid w:val="005D0939"/>
    <w:rsid w:val="005D1D70"/>
    <w:rsid w:val="005D1E89"/>
    <w:rsid w:val="005D4C28"/>
    <w:rsid w:val="005D4D76"/>
    <w:rsid w:val="005E11DD"/>
    <w:rsid w:val="005F654C"/>
    <w:rsid w:val="005F7C94"/>
    <w:rsid w:val="00604754"/>
    <w:rsid w:val="00606F5A"/>
    <w:rsid w:val="00610A7B"/>
    <w:rsid w:val="00610B32"/>
    <w:rsid w:val="00615DE1"/>
    <w:rsid w:val="00621EE4"/>
    <w:rsid w:val="006221B8"/>
    <w:rsid w:val="00622948"/>
    <w:rsid w:val="00650B0B"/>
    <w:rsid w:val="00654C51"/>
    <w:rsid w:val="00657C63"/>
    <w:rsid w:val="00657EA0"/>
    <w:rsid w:val="006618ED"/>
    <w:rsid w:val="00663D87"/>
    <w:rsid w:val="0066574D"/>
    <w:rsid w:val="006659BD"/>
    <w:rsid w:val="00666DC8"/>
    <w:rsid w:val="00670507"/>
    <w:rsid w:val="00670FB4"/>
    <w:rsid w:val="006930FF"/>
    <w:rsid w:val="00695236"/>
    <w:rsid w:val="00696CAD"/>
    <w:rsid w:val="006A09FB"/>
    <w:rsid w:val="006A1D91"/>
    <w:rsid w:val="006A311E"/>
    <w:rsid w:val="006A6945"/>
    <w:rsid w:val="006B144C"/>
    <w:rsid w:val="006C5068"/>
    <w:rsid w:val="006C5A63"/>
    <w:rsid w:val="006C5FB3"/>
    <w:rsid w:val="006C675B"/>
    <w:rsid w:val="006D2F50"/>
    <w:rsid w:val="006E557D"/>
    <w:rsid w:val="006F6A39"/>
    <w:rsid w:val="00701389"/>
    <w:rsid w:val="00704834"/>
    <w:rsid w:val="0071056F"/>
    <w:rsid w:val="00710679"/>
    <w:rsid w:val="00711863"/>
    <w:rsid w:val="00723980"/>
    <w:rsid w:val="00726850"/>
    <w:rsid w:val="00730450"/>
    <w:rsid w:val="00731D9B"/>
    <w:rsid w:val="00742B96"/>
    <w:rsid w:val="0074664C"/>
    <w:rsid w:val="00752C7B"/>
    <w:rsid w:val="007534FE"/>
    <w:rsid w:val="007541E2"/>
    <w:rsid w:val="007546F9"/>
    <w:rsid w:val="0076034D"/>
    <w:rsid w:val="00761D34"/>
    <w:rsid w:val="00763BC3"/>
    <w:rsid w:val="00763CF7"/>
    <w:rsid w:val="007707EE"/>
    <w:rsid w:val="00771F2F"/>
    <w:rsid w:val="00773A6A"/>
    <w:rsid w:val="00773D5F"/>
    <w:rsid w:val="0077422B"/>
    <w:rsid w:val="0078187D"/>
    <w:rsid w:val="00781FD5"/>
    <w:rsid w:val="00786D93"/>
    <w:rsid w:val="0079094A"/>
    <w:rsid w:val="00790B67"/>
    <w:rsid w:val="007910F7"/>
    <w:rsid w:val="007916E4"/>
    <w:rsid w:val="007A08DE"/>
    <w:rsid w:val="007A6925"/>
    <w:rsid w:val="007A6CBB"/>
    <w:rsid w:val="007A70E1"/>
    <w:rsid w:val="007A7FA8"/>
    <w:rsid w:val="007B1977"/>
    <w:rsid w:val="007B5D60"/>
    <w:rsid w:val="007B63C2"/>
    <w:rsid w:val="007C269B"/>
    <w:rsid w:val="007D1DFD"/>
    <w:rsid w:val="007E3D2F"/>
    <w:rsid w:val="007E5C42"/>
    <w:rsid w:val="007F10DD"/>
    <w:rsid w:val="007F1954"/>
    <w:rsid w:val="007F7343"/>
    <w:rsid w:val="0080466F"/>
    <w:rsid w:val="008056D4"/>
    <w:rsid w:val="00812A2A"/>
    <w:rsid w:val="00824EA4"/>
    <w:rsid w:val="008327B6"/>
    <w:rsid w:val="008373C0"/>
    <w:rsid w:val="00840A6F"/>
    <w:rsid w:val="008461D9"/>
    <w:rsid w:val="00851787"/>
    <w:rsid w:val="008542CB"/>
    <w:rsid w:val="00861725"/>
    <w:rsid w:val="008619AE"/>
    <w:rsid w:val="00870883"/>
    <w:rsid w:val="008742CD"/>
    <w:rsid w:val="00874491"/>
    <w:rsid w:val="008756A1"/>
    <w:rsid w:val="00877513"/>
    <w:rsid w:val="008860CB"/>
    <w:rsid w:val="00892770"/>
    <w:rsid w:val="008956BC"/>
    <w:rsid w:val="008A037E"/>
    <w:rsid w:val="008A29EE"/>
    <w:rsid w:val="008A428B"/>
    <w:rsid w:val="008A4364"/>
    <w:rsid w:val="008A7CD6"/>
    <w:rsid w:val="008B2303"/>
    <w:rsid w:val="008B2937"/>
    <w:rsid w:val="008B6C44"/>
    <w:rsid w:val="008B7361"/>
    <w:rsid w:val="008C408D"/>
    <w:rsid w:val="008C51E1"/>
    <w:rsid w:val="008D343E"/>
    <w:rsid w:val="008D5D13"/>
    <w:rsid w:val="008D6EC1"/>
    <w:rsid w:val="008E6B57"/>
    <w:rsid w:val="008E73B2"/>
    <w:rsid w:val="008F1D80"/>
    <w:rsid w:val="008F310A"/>
    <w:rsid w:val="00900C47"/>
    <w:rsid w:val="00902D68"/>
    <w:rsid w:val="00904941"/>
    <w:rsid w:val="00906DDC"/>
    <w:rsid w:val="00913010"/>
    <w:rsid w:val="00915966"/>
    <w:rsid w:val="009314DD"/>
    <w:rsid w:val="00934113"/>
    <w:rsid w:val="00935FB9"/>
    <w:rsid w:val="00936023"/>
    <w:rsid w:val="00936953"/>
    <w:rsid w:val="009370FC"/>
    <w:rsid w:val="00947516"/>
    <w:rsid w:val="00951045"/>
    <w:rsid w:val="00951B95"/>
    <w:rsid w:val="00973E7A"/>
    <w:rsid w:val="009740C6"/>
    <w:rsid w:val="0097619E"/>
    <w:rsid w:val="0097755D"/>
    <w:rsid w:val="0098469D"/>
    <w:rsid w:val="00985F56"/>
    <w:rsid w:val="009861AC"/>
    <w:rsid w:val="00987CA2"/>
    <w:rsid w:val="00990377"/>
    <w:rsid w:val="00990889"/>
    <w:rsid w:val="009A351C"/>
    <w:rsid w:val="009A4D0E"/>
    <w:rsid w:val="009A5323"/>
    <w:rsid w:val="009A6E68"/>
    <w:rsid w:val="009B2BAE"/>
    <w:rsid w:val="009F00CA"/>
    <w:rsid w:val="009F1240"/>
    <w:rsid w:val="00A014BC"/>
    <w:rsid w:val="00A1329F"/>
    <w:rsid w:val="00A15F91"/>
    <w:rsid w:val="00A16827"/>
    <w:rsid w:val="00A2026B"/>
    <w:rsid w:val="00A24CB4"/>
    <w:rsid w:val="00A33CD3"/>
    <w:rsid w:val="00A37BED"/>
    <w:rsid w:val="00A45898"/>
    <w:rsid w:val="00A53C92"/>
    <w:rsid w:val="00A6209F"/>
    <w:rsid w:val="00A641E2"/>
    <w:rsid w:val="00A645AF"/>
    <w:rsid w:val="00A754B5"/>
    <w:rsid w:val="00A75D69"/>
    <w:rsid w:val="00A81A28"/>
    <w:rsid w:val="00A85EE5"/>
    <w:rsid w:val="00A86FAA"/>
    <w:rsid w:val="00A90B4E"/>
    <w:rsid w:val="00AA4E8E"/>
    <w:rsid w:val="00AA5240"/>
    <w:rsid w:val="00AB22A1"/>
    <w:rsid w:val="00AB316D"/>
    <w:rsid w:val="00AB50EF"/>
    <w:rsid w:val="00AB70E6"/>
    <w:rsid w:val="00AC0219"/>
    <w:rsid w:val="00AC0854"/>
    <w:rsid w:val="00AC3840"/>
    <w:rsid w:val="00AD0670"/>
    <w:rsid w:val="00AD1B00"/>
    <w:rsid w:val="00AD3AD5"/>
    <w:rsid w:val="00AE03BF"/>
    <w:rsid w:val="00AE4796"/>
    <w:rsid w:val="00AE556A"/>
    <w:rsid w:val="00AE6474"/>
    <w:rsid w:val="00AE73B1"/>
    <w:rsid w:val="00AE75A5"/>
    <w:rsid w:val="00AE780F"/>
    <w:rsid w:val="00AF027E"/>
    <w:rsid w:val="00AF2B16"/>
    <w:rsid w:val="00AF4A81"/>
    <w:rsid w:val="00AF5144"/>
    <w:rsid w:val="00B05D83"/>
    <w:rsid w:val="00B070EF"/>
    <w:rsid w:val="00B3401F"/>
    <w:rsid w:val="00B35880"/>
    <w:rsid w:val="00B36119"/>
    <w:rsid w:val="00B42791"/>
    <w:rsid w:val="00B42D7B"/>
    <w:rsid w:val="00B45615"/>
    <w:rsid w:val="00B54BD4"/>
    <w:rsid w:val="00B5696D"/>
    <w:rsid w:val="00B572EB"/>
    <w:rsid w:val="00B5746C"/>
    <w:rsid w:val="00B61202"/>
    <w:rsid w:val="00B62FDB"/>
    <w:rsid w:val="00B73579"/>
    <w:rsid w:val="00B814B5"/>
    <w:rsid w:val="00B81827"/>
    <w:rsid w:val="00B90B08"/>
    <w:rsid w:val="00B93394"/>
    <w:rsid w:val="00B957B3"/>
    <w:rsid w:val="00B97973"/>
    <w:rsid w:val="00B97BF4"/>
    <w:rsid w:val="00BA3A7F"/>
    <w:rsid w:val="00BA7666"/>
    <w:rsid w:val="00BC0E90"/>
    <w:rsid w:val="00BC41A9"/>
    <w:rsid w:val="00BD604D"/>
    <w:rsid w:val="00BE6D19"/>
    <w:rsid w:val="00BF4023"/>
    <w:rsid w:val="00BF7F8A"/>
    <w:rsid w:val="00C00727"/>
    <w:rsid w:val="00C01692"/>
    <w:rsid w:val="00C0293A"/>
    <w:rsid w:val="00C03467"/>
    <w:rsid w:val="00C04879"/>
    <w:rsid w:val="00C07BB1"/>
    <w:rsid w:val="00C07C11"/>
    <w:rsid w:val="00C13B08"/>
    <w:rsid w:val="00C16EB2"/>
    <w:rsid w:val="00C26C40"/>
    <w:rsid w:val="00C34A49"/>
    <w:rsid w:val="00C3649F"/>
    <w:rsid w:val="00C37660"/>
    <w:rsid w:val="00C37BCB"/>
    <w:rsid w:val="00C424E6"/>
    <w:rsid w:val="00C45669"/>
    <w:rsid w:val="00C50DB0"/>
    <w:rsid w:val="00C52E30"/>
    <w:rsid w:val="00C57F62"/>
    <w:rsid w:val="00C6171E"/>
    <w:rsid w:val="00C63EAF"/>
    <w:rsid w:val="00C66FF9"/>
    <w:rsid w:val="00C73534"/>
    <w:rsid w:val="00C75617"/>
    <w:rsid w:val="00C76D1B"/>
    <w:rsid w:val="00C876E1"/>
    <w:rsid w:val="00C91840"/>
    <w:rsid w:val="00C93F8E"/>
    <w:rsid w:val="00C94E2C"/>
    <w:rsid w:val="00C97836"/>
    <w:rsid w:val="00CA0924"/>
    <w:rsid w:val="00CA2600"/>
    <w:rsid w:val="00CA2E48"/>
    <w:rsid w:val="00CA6EDF"/>
    <w:rsid w:val="00CD1319"/>
    <w:rsid w:val="00CD6CB0"/>
    <w:rsid w:val="00CE0C28"/>
    <w:rsid w:val="00CE2B19"/>
    <w:rsid w:val="00CE3783"/>
    <w:rsid w:val="00CE4398"/>
    <w:rsid w:val="00CE50F5"/>
    <w:rsid w:val="00CF59EF"/>
    <w:rsid w:val="00CF61F3"/>
    <w:rsid w:val="00D00AAF"/>
    <w:rsid w:val="00D05CBC"/>
    <w:rsid w:val="00D10735"/>
    <w:rsid w:val="00D12E8A"/>
    <w:rsid w:val="00D1476E"/>
    <w:rsid w:val="00D21E54"/>
    <w:rsid w:val="00D22304"/>
    <w:rsid w:val="00D45156"/>
    <w:rsid w:val="00D47568"/>
    <w:rsid w:val="00D50188"/>
    <w:rsid w:val="00D613F5"/>
    <w:rsid w:val="00D61E1A"/>
    <w:rsid w:val="00D65786"/>
    <w:rsid w:val="00D6675B"/>
    <w:rsid w:val="00D673A0"/>
    <w:rsid w:val="00D74627"/>
    <w:rsid w:val="00D83C4C"/>
    <w:rsid w:val="00DA3303"/>
    <w:rsid w:val="00DB0BBD"/>
    <w:rsid w:val="00DB395E"/>
    <w:rsid w:val="00DB7F7A"/>
    <w:rsid w:val="00DC14D8"/>
    <w:rsid w:val="00DD257C"/>
    <w:rsid w:val="00DD567B"/>
    <w:rsid w:val="00DD5E84"/>
    <w:rsid w:val="00DE14DB"/>
    <w:rsid w:val="00DE1B04"/>
    <w:rsid w:val="00DE7E9A"/>
    <w:rsid w:val="00DF2B2F"/>
    <w:rsid w:val="00DF4A92"/>
    <w:rsid w:val="00DF53AB"/>
    <w:rsid w:val="00E01259"/>
    <w:rsid w:val="00E162A1"/>
    <w:rsid w:val="00E17C86"/>
    <w:rsid w:val="00E20034"/>
    <w:rsid w:val="00E34D35"/>
    <w:rsid w:val="00E35031"/>
    <w:rsid w:val="00E3569D"/>
    <w:rsid w:val="00E36CDF"/>
    <w:rsid w:val="00E37F32"/>
    <w:rsid w:val="00E42989"/>
    <w:rsid w:val="00E45141"/>
    <w:rsid w:val="00E542EF"/>
    <w:rsid w:val="00E56FB6"/>
    <w:rsid w:val="00E65492"/>
    <w:rsid w:val="00E70AB3"/>
    <w:rsid w:val="00E75D97"/>
    <w:rsid w:val="00E77BA1"/>
    <w:rsid w:val="00E8008A"/>
    <w:rsid w:val="00E8227E"/>
    <w:rsid w:val="00E87A3B"/>
    <w:rsid w:val="00E915D4"/>
    <w:rsid w:val="00EA5510"/>
    <w:rsid w:val="00EB32AD"/>
    <w:rsid w:val="00EB7944"/>
    <w:rsid w:val="00EC56B8"/>
    <w:rsid w:val="00EC6EFE"/>
    <w:rsid w:val="00ED2350"/>
    <w:rsid w:val="00EF55B1"/>
    <w:rsid w:val="00F0039F"/>
    <w:rsid w:val="00F02060"/>
    <w:rsid w:val="00F07717"/>
    <w:rsid w:val="00F07E0D"/>
    <w:rsid w:val="00F113BE"/>
    <w:rsid w:val="00F1561E"/>
    <w:rsid w:val="00F16054"/>
    <w:rsid w:val="00F20D09"/>
    <w:rsid w:val="00F21BA5"/>
    <w:rsid w:val="00F2651C"/>
    <w:rsid w:val="00F3466B"/>
    <w:rsid w:val="00F364EA"/>
    <w:rsid w:val="00F37A56"/>
    <w:rsid w:val="00F40E00"/>
    <w:rsid w:val="00F535E1"/>
    <w:rsid w:val="00F5478C"/>
    <w:rsid w:val="00F57F0E"/>
    <w:rsid w:val="00F671F6"/>
    <w:rsid w:val="00F72A2B"/>
    <w:rsid w:val="00F76841"/>
    <w:rsid w:val="00F81C01"/>
    <w:rsid w:val="00F842A5"/>
    <w:rsid w:val="00F911FD"/>
    <w:rsid w:val="00F9430D"/>
    <w:rsid w:val="00F9457E"/>
    <w:rsid w:val="00F94C26"/>
    <w:rsid w:val="00F95DAF"/>
    <w:rsid w:val="00FA3FEA"/>
    <w:rsid w:val="00FA5116"/>
    <w:rsid w:val="00FB09A4"/>
    <w:rsid w:val="00FB5727"/>
    <w:rsid w:val="00FC6974"/>
    <w:rsid w:val="00FD1EE3"/>
    <w:rsid w:val="00FE2FC7"/>
    <w:rsid w:val="00FE4A0F"/>
    <w:rsid w:val="00FE6B98"/>
    <w:rsid w:val="00FE6DE4"/>
    <w:rsid w:val="00FF0075"/>
    <w:rsid w:val="00FF26A9"/>
    <w:rsid w:val="00FF28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FB1FC"/>
  <w15:chartTrackingRefBased/>
  <w15:docId w15:val="{B6377325-FA95-40D7-A763-9DEFC5DC6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GB" w:eastAsia="en-US" w:bidi="ar-SA"/>
        <w14:ligatures w14:val="standardContextual"/>
      </w:rPr>
    </w:rPrDefault>
    <w:pPrDefault>
      <w:pPr>
        <w:spacing w:before="120" w:after="280" w:line="48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0"/>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0E5"/>
    <w:pPr>
      <w:spacing w:before="0" w:after="160"/>
    </w:pPr>
    <w:rPr>
      <w:rFonts w:ascii="Times New Roman" w:eastAsiaTheme="minorHAnsi" w:hAnsi="Times New Roman" w:cs="Times New Roman"/>
      <w:color w:val="000000" w:themeColor="text1"/>
    </w:rPr>
  </w:style>
  <w:style w:type="paragraph" w:styleId="Heading1">
    <w:name w:val="heading 1"/>
    <w:basedOn w:val="Normal"/>
    <w:link w:val="Heading1Char"/>
    <w:autoRedefine/>
    <w:qFormat/>
    <w:rsid w:val="000D651C"/>
    <w:pPr>
      <w:widowControl w:val="0"/>
      <w:numPr>
        <w:numId w:val="1"/>
      </w:numPr>
      <w:autoSpaceDE w:val="0"/>
      <w:autoSpaceDN w:val="0"/>
      <w:spacing w:before="214" w:line="360" w:lineRule="auto"/>
      <w:outlineLvl w:val="0"/>
    </w:pPr>
    <w:rPr>
      <w:b/>
      <w:bCs/>
      <w:sz w:val="28"/>
      <w:szCs w:val="28"/>
    </w:rPr>
  </w:style>
  <w:style w:type="paragraph" w:styleId="Heading2">
    <w:name w:val="heading 2"/>
    <w:basedOn w:val="Normal"/>
    <w:next w:val="Normal"/>
    <w:link w:val="Heading2Char"/>
    <w:autoRedefine/>
    <w:unhideWhenUsed/>
    <w:qFormat/>
    <w:rsid w:val="00F02060"/>
    <w:pPr>
      <w:keepNext/>
      <w:keepLines/>
      <w:widowControl w:val="0"/>
      <w:numPr>
        <w:ilvl w:val="1"/>
        <w:numId w:val="1"/>
      </w:numPr>
      <w:autoSpaceDE w:val="0"/>
      <w:autoSpaceDN w:val="0"/>
      <w:spacing w:after="0"/>
      <w:outlineLvl w:val="1"/>
    </w:pPr>
    <w:rPr>
      <w:rFonts w:eastAsiaTheme="majorEastAsia"/>
      <w:b/>
      <w:bCs/>
      <w:smallCaps/>
      <w:color w:val="auto"/>
    </w:rPr>
  </w:style>
  <w:style w:type="paragraph" w:styleId="Heading3">
    <w:name w:val="heading 3"/>
    <w:basedOn w:val="Normal"/>
    <w:next w:val="Normal"/>
    <w:link w:val="Heading3Char"/>
    <w:autoRedefine/>
    <w:unhideWhenUsed/>
    <w:qFormat/>
    <w:rsid w:val="002877C2"/>
    <w:pPr>
      <w:keepNext/>
      <w:keepLines/>
      <w:numPr>
        <w:ilvl w:val="2"/>
        <w:numId w:val="1"/>
      </w:numPr>
      <w:spacing w:before="160" w:after="80"/>
      <w:outlineLvl w:val="2"/>
    </w:pPr>
    <w:rPr>
      <w:rFonts w:eastAsiaTheme="majorEastAsia" w:cstheme="majorBidi"/>
      <w:b/>
      <w:caps/>
      <w:szCs w:val="32"/>
    </w:rPr>
  </w:style>
  <w:style w:type="paragraph" w:styleId="Heading4">
    <w:name w:val="heading 4"/>
    <w:basedOn w:val="Normal"/>
    <w:next w:val="Normal"/>
    <w:link w:val="Heading4Char"/>
    <w:autoRedefine/>
    <w:unhideWhenUsed/>
    <w:qFormat/>
    <w:rsid w:val="00657EA0"/>
    <w:pPr>
      <w:keepNext/>
      <w:keepLines/>
      <w:numPr>
        <w:ilvl w:val="3"/>
        <w:numId w:val="1"/>
      </w:numPr>
      <w:spacing w:before="80" w:after="40"/>
      <w:outlineLvl w:val="3"/>
    </w:pPr>
    <w:rPr>
      <w:rFonts w:eastAsiaTheme="majorEastAsia" w:cstheme="majorBidi"/>
      <w:b/>
      <w:bCs/>
    </w:rPr>
  </w:style>
  <w:style w:type="paragraph" w:styleId="Heading5">
    <w:name w:val="heading 5"/>
    <w:basedOn w:val="Normal"/>
    <w:next w:val="Normal"/>
    <w:link w:val="Heading5Char"/>
    <w:unhideWhenUsed/>
    <w:qFormat/>
    <w:rsid w:val="000D651C"/>
    <w:pPr>
      <w:keepNext/>
      <w:keepLines/>
      <w:numPr>
        <w:ilvl w:val="4"/>
        <w:numId w:val="1"/>
      </w:numPr>
      <w:spacing w:before="80" w:after="40"/>
      <w:outlineLvl w:val="4"/>
    </w:pPr>
    <w:rPr>
      <w:rFonts w:eastAsiaTheme="majorEastAsia"/>
      <w:b/>
      <w:bCs/>
    </w:rPr>
  </w:style>
  <w:style w:type="paragraph" w:styleId="Heading6">
    <w:name w:val="heading 6"/>
    <w:basedOn w:val="Normal"/>
    <w:next w:val="Normal"/>
    <w:link w:val="Heading6Char"/>
    <w:unhideWhenUsed/>
    <w:qFormat/>
    <w:rsid w:val="000D651C"/>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0D651C"/>
    <w:pPr>
      <w:keepNext/>
      <w:keepLines/>
      <w:numPr>
        <w:ilvl w:val="6"/>
        <w:numId w:val="1"/>
      </w:numPr>
      <w:tabs>
        <w:tab w:val="num" w:pos="360"/>
      </w:tabs>
      <w:spacing w:before="40"/>
      <w:ind w:left="0" w:firstLine="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0D651C"/>
    <w:pPr>
      <w:keepNext/>
      <w:keepLines/>
      <w:numPr>
        <w:ilvl w:val="7"/>
        <w:numId w:val="1"/>
      </w:numPr>
      <w:tabs>
        <w:tab w:val="num" w:pos="360"/>
      </w:tabs>
      <w:ind w:left="0" w:firstLin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0D651C"/>
    <w:pPr>
      <w:keepNext/>
      <w:keepLines/>
      <w:numPr>
        <w:ilvl w:val="8"/>
        <w:numId w:val="1"/>
      </w:numPr>
      <w:tabs>
        <w:tab w:val="num" w:pos="360"/>
      </w:tabs>
      <w:ind w:left="0" w:firstLin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651C"/>
    <w:rPr>
      <w:rFonts w:ascii="Times New Roman" w:eastAsiaTheme="minorHAnsi" w:hAnsi="Times New Roman" w:cs="Times New Roman"/>
      <w:b/>
      <w:bCs/>
      <w:color w:val="000000" w:themeColor="text1"/>
      <w:sz w:val="28"/>
      <w:szCs w:val="28"/>
    </w:rPr>
  </w:style>
  <w:style w:type="character" w:customStyle="1" w:styleId="Heading2Char">
    <w:name w:val="Heading 2 Char"/>
    <w:basedOn w:val="DefaultParagraphFont"/>
    <w:link w:val="Heading2"/>
    <w:rsid w:val="00F02060"/>
    <w:rPr>
      <w:rFonts w:ascii="Times New Roman" w:eastAsiaTheme="majorEastAsia" w:hAnsi="Times New Roman" w:cs="Times New Roman"/>
      <w:b/>
      <w:bCs/>
      <w:smallCaps/>
    </w:rPr>
  </w:style>
  <w:style w:type="character" w:customStyle="1" w:styleId="Heading3Char">
    <w:name w:val="Heading 3 Char"/>
    <w:basedOn w:val="DefaultParagraphFont"/>
    <w:link w:val="Heading3"/>
    <w:rsid w:val="002877C2"/>
    <w:rPr>
      <w:rFonts w:ascii="Times New Roman" w:eastAsiaTheme="majorEastAsia" w:hAnsi="Times New Roman" w:cstheme="majorBidi"/>
      <w:b/>
      <w:caps/>
      <w:color w:val="000000" w:themeColor="text1"/>
      <w:szCs w:val="32"/>
    </w:rPr>
  </w:style>
  <w:style w:type="character" w:customStyle="1" w:styleId="Heading4Char">
    <w:name w:val="Heading 4 Char"/>
    <w:basedOn w:val="DefaultParagraphFont"/>
    <w:link w:val="Heading4"/>
    <w:qFormat/>
    <w:rsid w:val="00657EA0"/>
    <w:rPr>
      <w:rFonts w:ascii="Times New Roman" w:eastAsiaTheme="majorEastAsia" w:hAnsi="Times New Roman" w:cstheme="majorBidi"/>
      <w:b/>
      <w:bCs/>
      <w:color w:val="000000" w:themeColor="text1"/>
    </w:rPr>
  </w:style>
  <w:style w:type="paragraph" w:customStyle="1" w:styleId="Strong1">
    <w:name w:val="Strong1"/>
    <w:autoRedefine/>
    <w:qFormat/>
    <w:rsid w:val="00006427"/>
    <w:pPr>
      <w:spacing w:before="0" w:after="0" w:line="240" w:lineRule="auto"/>
      <w:jc w:val="center"/>
    </w:pPr>
    <w:rPr>
      <w:rFonts w:ascii="Times New Roman" w:hAnsi="Times New Roman" w:cs="Arial"/>
      <w:b/>
      <w:bCs/>
      <w:kern w:val="0"/>
      <w:sz w:val="28"/>
      <w:szCs w:val="22"/>
      <w:lang w:eastAsia="en-GB"/>
      <w14:ligatures w14:val="none"/>
    </w:rPr>
  </w:style>
  <w:style w:type="character" w:customStyle="1" w:styleId="Heading5Char">
    <w:name w:val="Heading 5 Char"/>
    <w:basedOn w:val="DefaultParagraphFont"/>
    <w:link w:val="Heading5"/>
    <w:qFormat/>
    <w:rsid w:val="000D651C"/>
    <w:rPr>
      <w:rFonts w:ascii="Times New Roman" w:eastAsiaTheme="majorEastAsia" w:hAnsi="Times New Roman" w:cs="Times New Roman"/>
      <w:b/>
      <w:bCs/>
      <w:color w:val="000000" w:themeColor="text1"/>
    </w:rPr>
  </w:style>
  <w:style w:type="character" w:customStyle="1" w:styleId="Heading6Char">
    <w:name w:val="Heading 6 Char"/>
    <w:basedOn w:val="DefaultParagraphFont"/>
    <w:link w:val="Heading6"/>
    <w:rsid w:val="000D651C"/>
    <w:rPr>
      <w:rFonts w:eastAsiaTheme="majorEastAsia" w:cstheme="majorBidi"/>
      <w:i/>
      <w:iCs/>
      <w:color w:val="595959" w:themeColor="text1" w:themeTint="A6"/>
    </w:rPr>
  </w:style>
  <w:style w:type="character" w:customStyle="1" w:styleId="Heading7Char">
    <w:name w:val="Heading 7 Char"/>
    <w:basedOn w:val="DefaultParagraphFont"/>
    <w:link w:val="Heading7"/>
    <w:qFormat/>
    <w:rsid w:val="000D651C"/>
    <w:rPr>
      <w:rFonts w:eastAsiaTheme="majorEastAsia" w:cstheme="majorBidi"/>
      <w:color w:val="595959" w:themeColor="text1" w:themeTint="A6"/>
    </w:rPr>
  </w:style>
  <w:style w:type="character" w:customStyle="1" w:styleId="Heading8Char">
    <w:name w:val="Heading 8 Char"/>
    <w:basedOn w:val="DefaultParagraphFont"/>
    <w:link w:val="Heading8"/>
    <w:rsid w:val="000D651C"/>
    <w:rPr>
      <w:rFonts w:eastAsiaTheme="majorEastAsia" w:cstheme="majorBidi"/>
      <w:i/>
      <w:iCs/>
      <w:color w:val="272727" w:themeColor="text1" w:themeTint="D8"/>
    </w:rPr>
  </w:style>
  <w:style w:type="character" w:customStyle="1" w:styleId="Heading9Char">
    <w:name w:val="Heading 9 Char"/>
    <w:basedOn w:val="DefaultParagraphFont"/>
    <w:link w:val="Heading9"/>
    <w:qFormat/>
    <w:rsid w:val="000D651C"/>
    <w:rPr>
      <w:rFonts w:eastAsiaTheme="majorEastAsia" w:cstheme="majorBidi"/>
      <w:color w:val="272727" w:themeColor="text1" w:themeTint="D8"/>
    </w:rPr>
  </w:style>
  <w:style w:type="paragraph" w:styleId="Title">
    <w:name w:val="Title"/>
    <w:basedOn w:val="Normal"/>
    <w:next w:val="Normal"/>
    <w:link w:val="TitleChar"/>
    <w:uiPriority w:val="10"/>
    <w:qFormat/>
    <w:rsid w:val="000D651C"/>
    <w:pPr>
      <w:spacing w:after="80" w:line="360" w:lineRule="auto"/>
      <w:contextualSpacing/>
      <w:jc w:val="center"/>
    </w:pPr>
    <w:rPr>
      <w:rFonts w:eastAsiaTheme="majorEastAsia"/>
      <w:b/>
      <w:bCs/>
      <w:color w:val="auto"/>
      <w:spacing w:val="-10"/>
      <w:kern w:val="28"/>
      <w:sz w:val="28"/>
      <w:szCs w:val="28"/>
      <w:lang w:eastAsia="en-GB"/>
      <w14:ligatures w14:val="none"/>
    </w:rPr>
  </w:style>
  <w:style w:type="character" w:customStyle="1" w:styleId="TitleChar">
    <w:name w:val="Title Char"/>
    <w:basedOn w:val="DefaultParagraphFont"/>
    <w:link w:val="Title"/>
    <w:uiPriority w:val="10"/>
    <w:rsid w:val="000D651C"/>
    <w:rPr>
      <w:rFonts w:ascii="Times New Roman" w:eastAsiaTheme="majorEastAsia" w:hAnsi="Times New Roman" w:cs="Times New Roman"/>
      <w:b/>
      <w:bCs/>
      <w:spacing w:val="-10"/>
      <w:kern w:val="28"/>
      <w:sz w:val="28"/>
      <w:szCs w:val="28"/>
      <w:lang w:eastAsia="en-GB"/>
      <w14:ligatures w14:val="none"/>
    </w:rPr>
  </w:style>
  <w:style w:type="paragraph" w:styleId="Subtitle">
    <w:name w:val="Subtitle"/>
    <w:basedOn w:val="Normal"/>
    <w:next w:val="Normal"/>
    <w:link w:val="SubtitleChar"/>
    <w:qFormat/>
    <w:rsid w:val="000D65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0D651C"/>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0D651C"/>
    <w:pPr>
      <w:spacing w:before="160"/>
      <w:jc w:val="center"/>
    </w:pPr>
    <w:rPr>
      <w:i/>
      <w:iCs/>
      <w:color w:val="404040" w:themeColor="text1" w:themeTint="BF"/>
    </w:rPr>
  </w:style>
  <w:style w:type="character" w:customStyle="1" w:styleId="QuoteChar">
    <w:name w:val="Quote Char"/>
    <w:basedOn w:val="DefaultParagraphFont"/>
    <w:link w:val="Quote"/>
    <w:uiPriority w:val="29"/>
    <w:rsid w:val="000D651C"/>
    <w:rPr>
      <w:rFonts w:ascii="Times New Roman" w:hAnsi="Times New Roman" w:cs="Arial"/>
      <w:i/>
      <w:iCs/>
      <w:color w:val="404040" w:themeColor="text1" w:themeTint="BF"/>
      <w:kern w:val="0"/>
      <w:szCs w:val="22"/>
      <w:lang w:eastAsia="en-GB"/>
      <w14:ligatures w14:val="none"/>
    </w:rPr>
  </w:style>
  <w:style w:type="paragraph" w:styleId="ListParagraph">
    <w:name w:val="List Paragraph"/>
    <w:basedOn w:val="Normal"/>
    <w:uiPriority w:val="99"/>
    <w:qFormat/>
    <w:rsid w:val="000D651C"/>
    <w:pPr>
      <w:ind w:left="720"/>
      <w:contextualSpacing/>
    </w:pPr>
  </w:style>
  <w:style w:type="character" w:styleId="IntenseEmphasis">
    <w:name w:val="Intense Emphasis"/>
    <w:basedOn w:val="DefaultParagraphFont"/>
    <w:uiPriority w:val="21"/>
    <w:qFormat/>
    <w:rsid w:val="000D651C"/>
    <w:rPr>
      <w:i/>
      <w:iCs/>
      <w:color w:val="0F4761" w:themeColor="accent1" w:themeShade="BF"/>
    </w:rPr>
  </w:style>
  <w:style w:type="paragraph" w:styleId="IntenseQuote">
    <w:name w:val="Intense Quote"/>
    <w:basedOn w:val="Normal"/>
    <w:next w:val="Normal"/>
    <w:link w:val="IntenseQuoteChar"/>
    <w:uiPriority w:val="30"/>
    <w:qFormat/>
    <w:rsid w:val="000D6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51C"/>
    <w:rPr>
      <w:rFonts w:ascii="Times New Roman" w:hAnsi="Times New Roman" w:cs="Arial"/>
      <w:i/>
      <w:iCs/>
      <w:color w:val="0F4761" w:themeColor="accent1" w:themeShade="BF"/>
      <w:kern w:val="0"/>
      <w:szCs w:val="22"/>
      <w:lang w:eastAsia="en-GB"/>
      <w14:ligatures w14:val="none"/>
    </w:rPr>
  </w:style>
  <w:style w:type="character" w:styleId="IntenseReference">
    <w:name w:val="Intense Reference"/>
    <w:basedOn w:val="DefaultParagraphFont"/>
    <w:uiPriority w:val="32"/>
    <w:qFormat/>
    <w:rsid w:val="000D651C"/>
    <w:rPr>
      <w:b/>
      <w:bCs/>
      <w:smallCaps/>
      <w:color w:val="0F4761" w:themeColor="accent1" w:themeShade="BF"/>
      <w:spacing w:val="5"/>
    </w:rPr>
  </w:style>
  <w:style w:type="paragraph" w:customStyle="1" w:styleId="FrontPage">
    <w:name w:val="Front Page"/>
    <w:basedOn w:val="Normal"/>
    <w:link w:val="FrontPageChar"/>
    <w:qFormat/>
    <w:rsid w:val="000D651C"/>
    <w:pPr>
      <w:spacing w:line="360" w:lineRule="auto"/>
      <w:jc w:val="center"/>
    </w:pPr>
  </w:style>
  <w:style w:type="character" w:customStyle="1" w:styleId="FrontPageChar">
    <w:name w:val="Front Page Char"/>
    <w:basedOn w:val="DefaultParagraphFont"/>
    <w:link w:val="FrontPage"/>
    <w:rsid w:val="000D651C"/>
    <w:rPr>
      <w:rFonts w:ascii="Times New Roman" w:eastAsiaTheme="minorHAnsi" w:hAnsi="Times New Roman" w:cs="Times New Roman"/>
      <w:color w:val="000000" w:themeColor="text1"/>
    </w:rPr>
  </w:style>
  <w:style w:type="paragraph" w:styleId="Header">
    <w:name w:val="header"/>
    <w:basedOn w:val="Normal"/>
    <w:link w:val="HeaderChar"/>
    <w:uiPriority w:val="99"/>
    <w:unhideWhenUsed/>
    <w:rsid w:val="000D65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651C"/>
    <w:rPr>
      <w:rFonts w:ascii="Times New Roman" w:eastAsiaTheme="minorHAnsi" w:hAnsi="Times New Roman" w:cs="Times New Roman"/>
      <w:color w:val="000000" w:themeColor="text1"/>
    </w:rPr>
  </w:style>
  <w:style w:type="paragraph" w:styleId="Footer">
    <w:name w:val="footer"/>
    <w:basedOn w:val="Normal"/>
    <w:link w:val="FooterChar"/>
    <w:uiPriority w:val="99"/>
    <w:unhideWhenUsed/>
    <w:rsid w:val="000D65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651C"/>
    <w:rPr>
      <w:rFonts w:ascii="Times New Roman" w:eastAsiaTheme="minorHAnsi" w:hAnsi="Times New Roman" w:cs="Times New Roman"/>
      <w:color w:val="000000" w:themeColor="text1"/>
    </w:rPr>
  </w:style>
  <w:style w:type="paragraph" w:styleId="TOCHeading">
    <w:name w:val="TOC Heading"/>
    <w:basedOn w:val="Heading1"/>
    <w:next w:val="Normal"/>
    <w:uiPriority w:val="39"/>
    <w:unhideWhenUsed/>
    <w:qFormat/>
    <w:rsid w:val="00007401"/>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0F4761" w:themeColor="accent1" w:themeShade="BF"/>
      <w:sz w:val="32"/>
      <w:szCs w:val="32"/>
      <w:lang w:val="en-US"/>
    </w:rPr>
  </w:style>
  <w:style w:type="paragraph" w:styleId="Caption">
    <w:name w:val="caption"/>
    <w:basedOn w:val="Normal"/>
    <w:next w:val="Normal"/>
    <w:link w:val="CaptionChar"/>
    <w:unhideWhenUsed/>
    <w:qFormat/>
    <w:rsid w:val="0021554B"/>
    <w:pPr>
      <w:spacing w:after="200" w:line="240" w:lineRule="auto"/>
      <w:jc w:val="center"/>
    </w:pPr>
    <w:rPr>
      <w:i/>
      <w:iCs/>
      <w:color w:val="0E2841" w:themeColor="text2"/>
      <w:sz w:val="22"/>
      <w:szCs w:val="22"/>
    </w:rPr>
  </w:style>
  <w:style w:type="table" w:styleId="TableGrid">
    <w:name w:val="Table Grid"/>
    <w:basedOn w:val="TableNormal"/>
    <w:uiPriority w:val="59"/>
    <w:qFormat/>
    <w:rsid w:val="0021581C"/>
    <w:pPr>
      <w:spacing w:before="0" w:after="0" w:line="240" w:lineRule="auto"/>
      <w:jc w:val="left"/>
    </w:pPr>
    <w:rPr>
      <w:rFonts w:ascii="Times New Roman" w:eastAsiaTheme="minorHAnsi" w:hAnsi="Times New Roman"/>
      <w:kern w:val="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A29EE"/>
    <w:pPr>
      <w:spacing w:after="0"/>
    </w:pPr>
  </w:style>
  <w:style w:type="character" w:styleId="Hyperlink">
    <w:name w:val="Hyperlink"/>
    <w:basedOn w:val="DefaultParagraphFont"/>
    <w:uiPriority w:val="99"/>
    <w:unhideWhenUsed/>
    <w:rsid w:val="008A29EE"/>
    <w:rPr>
      <w:color w:val="467886" w:themeColor="hyperlink"/>
      <w:u w:val="single"/>
    </w:rPr>
  </w:style>
  <w:style w:type="paragraph" w:styleId="TOC1">
    <w:name w:val="toc 1"/>
    <w:basedOn w:val="Normal"/>
    <w:next w:val="Normal"/>
    <w:autoRedefine/>
    <w:uiPriority w:val="39"/>
    <w:unhideWhenUsed/>
    <w:qFormat/>
    <w:rsid w:val="008A29EE"/>
    <w:pPr>
      <w:spacing w:after="100"/>
    </w:pPr>
  </w:style>
  <w:style w:type="paragraph" w:styleId="TOC2">
    <w:name w:val="toc 2"/>
    <w:basedOn w:val="Normal"/>
    <w:next w:val="Normal"/>
    <w:autoRedefine/>
    <w:uiPriority w:val="39"/>
    <w:unhideWhenUsed/>
    <w:qFormat/>
    <w:rsid w:val="008A29EE"/>
    <w:pPr>
      <w:spacing w:after="100"/>
      <w:ind w:left="240"/>
    </w:pPr>
  </w:style>
  <w:style w:type="paragraph" w:styleId="TOC3">
    <w:name w:val="toc 3"/>
    <w:basedOn w:val="Normal"/>
    <w:next w:val="Normal"/>
    <w:autoRedefine/>
    <w:uiPriority w:val="39"/>
    <w:unhideWhenUsed/>
    <w:qFormat/>
    <w:rsid w:val="008A29EE"/>
    <w:pPr>
      <w:spacing w:after="100"/>
      <w:ind w:left="480"/>
    </w:pPr>
  </w:style>
  <w:style w:type="paragraph" w:customStyle="1" w:styleId="Table">
    <w:name w:val="Table"/>
    <w:basedOn w:val="Normal"/>
    <w:link w:val="TableChar"/>
    <w:qFormat/>
    <w:rsid w:val="00892770"/>
    <w:pPr>
      <w:spacing w:line="240" w:lineRule="auto"/>
      <w:jc w:val="left"/>
    </w:pPr>
    <w:rPr>
      <w:kern w:val="0"/>
      <w:sz w:val="20"/>
      <w:szCs w:val="20"/>
      <w:lang w:val="en-US"/>
      <w14:ligatures w14:val="none"/>
    </w:rPr>
  </w:style>
  <w:style w:type="character" w:customStyle="1" w:styleId="TableChar">
    <w:name w:val="Table Char"/>
    <w:basedOn w:val="DefaultParagraphFont"/>
    <w:link w:val="Table"/>
    <w:rsid w:val="00892770"/>
    <w:rPr>
      <w:rFonts w:ascii="Times New Roman" w:eastAsiaTheme="minorHAnsi" w:hAnsi="Times New Roman" w:cs="Times New Roman"/>
      <w:color w:val="000000" w:themeColor="text1"/>
      <w:kern w:val="0"/>
      <w:sz w:val="20"/>
      <w:szCs w:val="20"/>
      <w:lang w:val="en-US"/>
      <w14:ligatures w14:val="none"/>
    </w:rPr>
  </w:style>
  <w:style w:type="character" w:styleId="FootnoteReference">
    <w:name w:val="footnote reference"/>
    <w:basedOn w:val="DefaultParagraphFont"/>
    <w:uiPriority w:val="99"/>
    <w:unhideWhenUsed/>
    <w:qFormat/>
    <w:rsid w:val="00AD0670"/>
    <w:rPr>
      <w:vertAlign w:val="superscript"/>
    </w:rPr>
  </w:style>
  <w:style w:type="paragraph" w:styleId="FootnoteText">
    <w:name w:val="footnote text"/>
    <w:basedOn w:val="Normal"/>
    <w:link w:val="FootnoteTextChar"/>
    <w:uiPriority w:val="99"/>
    <w:unhideWhenUsed/>
    <w:qFormat/>
    <w:rsid w:val="00AD0670"/>
    <w:pPr>
      <w:spacing w:after="0" w:line="240" w:lineRule="auto"/>
    </w:pPr>
    <w:rPr>
      <w:sz w:val="20"/>
      <w:szCs w:val="20"/>
    </w:rPr>
  </w:style>
  <w:style w:type="character" w:customStyle="1" w:styleId="FootnoteTextChar">
    <w:name w:val="Footnote Text Char"/>
    <w:basedOn w:val="DefaultParagraphFont"/>
    <w:link w:val="FootnoteText"/>
    <w:uiPriority w:val="99"/>
    <w:qFormat/>
    <w:rsid w:val="00AD0670"/>
    <w:rPr>
      <w:rFonts w:ascii="Times New Roman" w:eastAsiaTheme="minorHAnsi" w:hAnsi="Times New Roman" w:cs="Times New Roman"/>
      <w:color w:val="000000" w:themeColor="text1"/>
      <w:sz w:val="20"/>
      <w:szCs w:val="20"/>
    </w:rPr>
  </w:style>
  <w:style w:type="paragraph" w:styleId="NoSpacing">
    <w:name w:val="No Spacing"/>
    <w:uiPriority w:val="1"/>
    <w:qFormat/>
    <w:rsid w:val="00312BC3"/>
    <w:pPr>
      <w:spacing w:before="0" w:after="0" w:line="240" w:lineRule="auto"/>
      <w:jc w:val="left"/>
    </w:pPr>
    <w:rPr>
      <w:rFonts w:eastAsiaTheme="minorEastAsia"/>
      <w:kern w:val="0"/>
      <w:sz w:val="22"/>
      <w:szCs w:val="22"/>
      <w:lang w:val="en-US"/>
      <w14:ligatures w14:val="none"/>
    </w:rPr>
  </w:style>
  <w:style w:type="paragraph" w:styleId="BodyText">
    <w:name w:val="Body Text"/>
    <w:basedOn w:val="Normal"/>
    <w:link w:val="BodyTextChar"/>
    <w:unhideWhenUsed/>
    <w:qFormat/>
    <w:rsid w:val="00312BC3"/>
    <w:pPr>
      <w:spacing w:after="120"/>
      <w:jc w:val="left"/>
    </w:pPr>
    <w:rPr>
      <w:rFonts w:eastAsia="Times New Roman" w:cstheme="minorBidi"/>
      <w:color w:val="auto"/>
      <w:kern w:val="0"/>
      <w:szCs w:val="22"/>
      <w:lang w:val="en-US"/>
      <w14:ligatures w14:val="none"/>
    </w:rPr>
  </w:style>
  <w:style w:type="character" w:customStyle="1" w:styleId="BodyTextChar">
    <w:name w:val="Body Text Char"/>
    <w:basedOn w:val="DefaultParagraphFont"/>
    <w:link w:val="BodyText"/>
    <w:rsid w:val="00312BC3"/>
    <w:rPr>
      <w:rFonts w:ascii="Times New Roman" w:eastAsia="Times New Roman" w:hAnsi="Times New Roman"/>
      <w:kern w:val="0"/>
      <w:szCs w:val="22"/>
      <w:lang w:val="en-US"/>
      <w14:ligatures w14:val="none"/>
    </w:rPr>
  </w:style>
  <w:style w:type="paragraph" w:styleId="BodyText2">
    <w:name w:val="Body Text 2"/>
    <w:basedOn w:val="Normal"/>
    <w:link w:val="BodyText2Char"/>
    <w:uiPriority w:val="99"/>
    <w:unhideWhenUsed/>
    <w:rsid w:val="00312BC3"/>
    <w:pPr>
      <w:spacing w:after="120"/>
      <w:jc w:val="left"/>
    </w:pPr>
    <w:rPr>
      <w:rFonts w:eastAsia="Times New Roman" w:cstheme="minorBidi"/>
      <w:color w:val="auto"/>
      <w:kern w:val="0"/>
      <w:szCs w:val="22"/>
      <w:lang w:val="en-US"/>
      <w14:ligatures w14:val="none"/>
    </w:rPr>
  </w:style>
  <w:style w:type="character" w:customStyle="1" w:styleId="BodyText2Char">
    <w:name w:val="Body Text 2 Char"/>
    <w:basedOn w:val="DefaultParagraphFont"/>
    <w:link w:val="BodyText2"/>
    <w:uiPriority w:val="99"/>
    <w:rsid w:val="00312BC3"/>
    <w:rPr>
      <w:rFonts w:ascii="Times New Roman" w:eastAsia="Times New Roman" w:hAnsi="Times New Roman"/>
      <w:kern w:val="0"/>
      <w:szCs w:val="22"/>
      <w:lang w:val="en-US"/>
      <w14:ligatures w14:val="none"/>
    </w:rPr>
  </w:style>
  <w:style w:type="paragraph" w:styleId="BodyText3">
    <w:name w:val="Body Text 3"/>
    <w:basedOn w:val="Normal"/>
    <w:link w:val="BodyText3Char"/>
    <w:uiPriority w:val="99"/>
    <w:unhideWhenUsed/>
    <w:rsid w:val="00312BC3"/>
    <w:pPr>
      <w:spacing w:after="120"/>
      <w:jc w:val="left"/>
    </w:pPr>
    <w:rPr>
      <w:rFonts w:eastAsia="Times New Roman" w:cstheme="minorBidi"/>
      <w:color w:val="auto"/>
      <w:kern w:val="0"/>
      <w:sz w:val="16"/>
      <w:szCs w:val="16"/>
      <w:lang w:val="en-US"/>
      <w14:ligatures w14:val="none"/>
    </w:rPr>
  </w:style>
  <w:style w:type="character" w:customStyle="1" w:styleId="BodyText3Char">
    <w:name w:val="Body Text 3 Char"/>
    <w:basedOn w:val="DefaultParagraphFont"/>
    <w:link w:val="BodyText3"/>
    <w:uiPriority w:val="99"/>
    <w:rsid w:val="00312BC3"/>
    <w:rPr>
      <w:rFonts w:ascii="Times New Roman" w:eastAsia="Times New Roman" w:hAnsi="Times New Roman"/>
      <w:kern w:val="0"/>
      <w:sz w:val="16"/>
      <w:szCs w:val="16"/>
      <w:lang w:val="en-US"/>
      <w14:ligatures w14:val="none"/>
    </w:rPr>
  </w:style>
  <w:style w:type="paragraph" w:styleId="List">
    <w:name w:val="List"/>
    <w:basedOn w:val="Normal"/>
    <w:uiPriority w:val="99"/>
    <w:unhideWhenUsed/>
    <w:rsid w:val="00312BC3"/>
    <w:pPr>
      <w:ind w:left="360" w:hanging="360"/>
      <w:contextualSpacing/>
      <w:jc w:val="left"/>
    </w:pPr>
    <w:rPr>
      <w:rFonts w:eastAsia="Times New Roman" w:cstheme="minorBidi"/>
      <w:color w:val="auto"/>
      <w:kern w:val="0"/>
      <w:szCs w:val="22"/>
      <w:lang w:val="en-US"/>
      <w14:ligatures w14:val="none"/>
    </w:rPr>
  </w:style>
  <w:style w:type="paragraph" w:styleId="List2">
    <w:name w:val="List 2"/>
    <w:basedOn w:val="Normal"/>
    <w:uiPriority w:val="99"/>
    <w:unhideWhenUsed/>
    <w:rsid w:val="00312BC3"/>
    <w:pPr>
      <w:ind w:left="720" w:hanging="360"/>
      <w:contextualSpacing/>
      <w:jc w:val="left"/>
    </w:pPr>
    <w:rPr>
      <w:rFonts w:eastAsia="Times New Roman" w:cstheme="minorBidi"/>
      <w:color w:val="auto"/>
      <w:kern w:val="0"/>
      <w:szCs w:val="22"/>
      <w:lang w:val="en-US"/>
      <w14:ligatures w14:val="none"/>
    </w:rPr>
  </w:style>
  <w:style w:type="paragraph" w:styleId="List3">
    <w:name w:val="List 3"/>
    <w:basedOn w:val="Normal"/>
    <w:uiPriority w:val="99"/>
    <w:unhideWhenUsed/>
    <w:rsid w:val="00312BC3"/>
    <w:pPr>
      <w:ind w:left="1080" w:hanging="360"/>
      <w:contextualSpacing/>
      <w:jc w:val="left"/>
    </w:pPr>
    <w:rPr>
      <w:rFonts w:eastAsia="Times New Roman" w:cstheme="minorBidi"/>
      <w:color w:val="auto"/>
      <w:kern w:val="0"/>
      <w:szCs w:val="22"/>
      <w:lang w:val="en-US"/>
      <w14:ligatures w14:val="none"/>
    </w:rPr>
  </w:style>
  <w:style w:type="paragraph" w:styleId="ListBullet">
    <w:name w:val="List Bullet"/>
    <w:basedOn w:val="Normal"/>
    <w:uiPriority w:val="99"/>
    <w:unhideWhenUsed/>
    <w:rsid w:val="00312BC3"/>
    <w:pPr>
      <w:numPr>
        <w:numId w:val="8"/>
      </w:numPr>
      <w:tabs>
        <w:tab w:val="clear" w:pos="360"/>
      </w:tabs>
      <w:ind w:left="0" w:firstLine="0"/>
      <w:contextualSpacing/>
      <w:jc w:val="left"/>
    </w:pPr>
    <w:rPr>
      <w:rFonts w:eastAsia="Times New Roman" w:cstheme="minorBidi"/>
      <w:color w:val="auto"/>
      <w:kern w:val="0"/>
      <w:szCs w:val="22"/>
      <w:lang w:val="en-US"/>
      <w14:ligatures w14:val="none"/>
    </w:rPr>
  </w:style>
  <w:style w:type="paragraph" w:styleId="ListBullet2">
    <w:name w:val="List Bullet 2"/>
    <w:basedOn w:val="Normal"/>
    <w:uiPriority w:val="99"/>
    <w:unhideWhenUsed/>
    <w:rsid w:val="00312BC3"/>
    <w:pPr>
      <w:numPr>
        <w:numId w:val="9"/>
      </w:numPr>
      <w:tabs>
        <w:tab w:val="clear" w:pos="720"/>
      </w:tabs>
      <w:ind w:left="0" w:firstLine="0"/>
      <w:contextualSpacing/>
      <w:jc w:val="left"/>
    </w:pPr>
    <w:rPr>
      <w:rFonts w:eastAsia="Times New Roman" w:cstheme="minorBidi"/>
      <w:color w:val="auto"/>
      <w:kern w:val="0"/>
      <w:szCs w:val="22"/>
      <w:lang w:val="en-US"/>
      <w14:ligatures w14:val="none"/>
    </w:rPr>
  </w:style>
  <w:style w:type="paragraph" w:styleId="ListBullet3">
    <w:name w:val="List Bullet 3"/>
    <w:basedOn w:val="Normal"/>
    <w:uiPriority w:val="99"/>
    <w:unhideWhenUsed/>
    <w:rsid w:val="00312BC3"/>
    <w:pPr>
      <w:numPr>
        <w:numId w:val="10"/>
      </w:numPr>
      <w:tabs>
        <w:tab w:val="clear" w:pos="1080"/>
      </w:tabs>
      <w:ind w:left="0" w:firstLine="0"/>
      <w:contextualSpacing/>
      <w:jc w:val="left"/>
    </w:pPr>
    <w:rPr>
      <w:rFonts w:eastAsia="Times New Roman" w:cstheme="minorBidi"/>
      <w:color w:val="auto"/>
      <w:kern w:val="0"/>
      <w:szCs w:val="22"/>
      <w:lang w:val="en-US"/>
      <w14:ligatures w14:val="none"/>
    </w:rPr>
  </w:style>
  <w:style w:type="paragraph" w:styleId="ListNumber">
    <w:name w:val="List Number"/>
    <w:basedOn w:val="Normal"/>
    <w:uiPriority w:val="99"/>
    <w:unhideWhenUsed/>
    <w:rsid w:val="00312BC3"/>
    <w:pPr>
      <w:numPr>
        <w:numId w:val="11"/>
      </w:numPr>
      <w:tabs>
        <w:tab w:val="clear" w:pos="360"/>
      </w:tabs>
      <w:ind w:left="0" w:firstLine="0"/>
      <w:contextualSpacing/>
      <w:jc w:val="left"/>
    </w:pPr>
    <w:rPr>
      <w:rFonts w:eastAsia="Times New Roman" w:cstheme="minorBidi"/>
      <w:color w:val="auto"/>
      <w:kern w:val="0"/>
      <w:szCs w:val="22"/>
      <w:lang w:val="en-US"/>
      <w14:ligatures w14:val="none"/>
    </w:rPr>
  </w:style>
  <w:style w:type="paragraph" w:styleId="ListNumber2">
    <w:name w:val="List Number 2"/>
    <w:basedOn w:val="Normal"/>
    <w:uiPriority w:val="99"/>
    <w:unhideWhenUsed/>
    <w:rsid w:val="00312BC3"/>
    <w:pPr>
      <w:numPr>
        <w:numId w:val="12"/>
      </w:numPr>
      <w:tabs>
        <w:tab w:val="clear" w:pos="720"/>
      </w:tabs>
      <w:ind w:left="0" w:firstLine="0"/>
      <w:contextualSpacing/>
      <w:jc w:val="left"/>
    </w:pPr>
    <w:rPr>
      <w:rFonts w:eastAsia="Times New Roman" w:cstheme="minorBidi"/>
      <w:color w:val="auto"/>
      <w:kern w:val="0"/>
      <w:szCs w:val="22"/>
      <w:lang w:val="en-US"/>
      <w14:ligatures w14:val="none"/>
    </w:rPr>
  </w:style>
  <w:style w:type="paragraph" w:styleId="ListNumber3">
    <w:name w:val="List Number 3"/>
    <w:basedOn w:val="Normal"/>
    <w:uiPriority w:val="99"/>
    <w:unhideWhenUsed/>
    <w:rsid w:val="00312BC3"/>
    <w:pPr>
      <w:numPr>
        <w:numId w:val="13"/>
      </w:numPr>
      <w:tabs>
        <w:tab w:val="clear" w:pos="1080"/>
      </w:tabs>
      <w:ind w:left="0" w:firstLine="0"/>
      <w:contextualSpacing/>
      <w:jc w:val="left"/>
    </w:pPr>
    <w:rPr>
      <w:rFonts w:eastAsia="Times New Roman" w:cstheme="minorBidi"/>
      <w:color w:val="auto"/>
      <w:kern w:val="0"/>
      <w:szCs w:val="22"/>
      <w:lang w:val="en-US"/>
      <w14:ligatures w14:val="none"/>
    </w:rPr>
  </w:style>
  <w:style w:type="paragraph" w:styleId="ListContinue">
    <w:name w:val="List Continue"/>
    <w:basedOn w:val="Normal"/>
    <w:uiPriority w:val="99"/>
    <w:unhideWhenUsed/>
    <w:rsid w:val="00312BC3"/>
    <w:pPr>
      <w:spacing w:after="120"/>
      <w:ind w:left="360"/>
      <w:contextualSpacing/>
      <w:jc w:val="left"/>
    </w:pPr>
    <w:rPr>
      <w:rFonts w:eastAsia="Times New Roman" w:cstheme="minorBidi"/>
      <w:color w:val="auto"/>
      <w:kern w:val="0"/>
      <w:szCs w:val="22"/>
      <w:lang w:val="en-US"/>
      <w14:ligatures w14:val="none"/>
    </w:rPr>
  </w:style>
  <w:style w:type="paragraph" w:styleId="ListContinue2">
    <w:name w:val="List Continue 2"/>
    <w:basedOn w:val="Normal"/>
    <w:uiPriority w:val="99"/>
    <w:unhideWhenUsed/>
    <w:rsid w:val="00312BC3"/>
    <w:pPr>
      <w:spacing w:after="120"/>
      <w:ind w:left="720"/>
      <w:contextualSpacing/>
      <w:jc w:val="left"/>
    </w:pPr>
    <w:rPr>
      <w:rFonts w:eastAsia="Times New Roman" w:cstheme="minorBidi"/>
      <w:color w:val="auto"/>
      <w:kern w:val="0"/>
      <w:szCs w:val="22"/>
      <w:lang w:val="en-US"/>
      <w14:ligatures w14:val="none"/>
    </w:rPr>
  </w:style>
  <w:style w:type="paragraph" w:styleId="ListContinue3">
    <w:name w:val="List Continue 3"/>
    <w:basedOn w:val="Normal"/>
    <w:uiPriority w:val="99"/>
    <w:unhideWhenUsed/>
    <w:rsid w:val="00312BC3"/>
    <w:pPr>
      <w:spacing w:after="120"/>
      <w:ind w:left="1080"/>
      <w:contextualSpacing/>
      <w:jc w:val="left"/>
    </w:pPr>
    <w:rPr>
      <w:rFonts w:eastAsia="Times New Roman" w:cstheme="minorBidi"/>
      <w:color w:val="auto"/>
      <w:kern w:val="0"/>
      <w:szCs w:val="22"/>
      <w:lang w:val="en-US"/>
      <w14:ligatures w14:val="none"/>
    </w:rPr>
  </w:style>
  <w:style w:type="paragraph" w:styleId="MacroText">
    <w:name w:val="macro"/>
    <w:link w:val="MacroTextChar"/>
    <w:uiPriority w:val="99"/>
    <w:unhideWhenUsed/>
    <w:rsid w:val="00312BC3"/>
    <w:pPr>
      <w:tabs>
        <w:tab w:val="left" w:pos="576"/>
        <w:tab w:val="left" w:pos="1152"/>
        <w:tab w:val="left" w:pos="1728"/>
        <w:tab w:val="left" w:pos="2304"/>
        <w:tab w:val="left" w:pos="2880"/>
        <w:tab w:val="left" w:pos="3456"/>
        <w:tab w:val="left" w:pos="4032"/>
      </w:tabs>
      <w:spacing w:before="0" w:after="200" w:line="276" w:lineRule="auto"/>
      <w:jc w:val="left"/>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312BC3"/>
    <w:rPr>
      <w:rFonts w:ascii="Courier" w:eastAsiaTheme="minorEastAsia" w:hAnsi="Courier"/>
      <w:kern w:val="0"/>
      <w:sz w:val="20"/>
      <w:szCs w:val="20"/>
      <w:lang w:val="en-US"/>
      <w14:ligatures w14:val="none"/>
    </w:rPr>
  </w:style>
  <w:style w:type="character" w:styleId="Strong">
    <w:name w:val="Strong"/>
    <w:basedOn w:val="DefaultParagraphFont"/>
    <w:uiPriority w:val="22"/>
    <w:qFormat/>
    <w:rsid w:val="00312BC3"/>
    <w:rPr>
      <w:b/>
      <w:bCs/>
    </w:rPr>
  </w:style>
  <w:style w:type="character" w:styleId="Emphasis">
    <w:name w:val="Emphasis"/>
    <w:basedOn w:val="DefaultParagraphFont"/>
    <w:uiPriority w:val="20"/>
    <w:qFormat/>
    <w:rsid w:val="00312BC3"/>
    <w:rPr>
      <w:i/>
      <w:iCs/>
    </w:rPr>
  </w:style>
  <w:style w:type="character" w:styleId="SubtleEmphasis">
    <w:name w:val="Subtle Emphasis"/>
    <w:basedOn w:val="DefaultParagraphFont"/>
    <w:uiPriority w:val="19"/>
    <w:qFormat/>
    <w:rsid w:val="00312BC3"/>
    <w:rPr>
      <w:i/>
      <w:iCs/>
      <w:color w:val="808080" w:themeColor="text1" w:themeTint="7F"/>
    </w:rPr>
  </w:style>
  <w:style w:type="character" w:styleId="SubtleReference">
    <w:name w:val="Subtle Reference"/>
    <w:basedOn w:val="DefaultParagraphFont"/>
    <w:uiPriority w:val="31"/>
    <w:qFormat/>
    <w:rsid w:val="00312BC3"/>
    <w:rPr>
      <w:smallCaps/>
      <w:color w:val="E97132" w:themeColor="accent2"/>
      <w:u w:val="single"/>
    </w:rPr>
  </w:style>
  <w:style w:type="character" w:styleId="BookTitle">
    <w:name w:val="Book Title"/>
    <w:basedOn w:val="DefaultParagraphFont"/>
    <w:uiPriority w:val="33"/>
    <w:qFormat/>
    <w:rsid w:val="00312BC3"/>
    <w:rPr>
      <w:b/>
      <w:bCs/>
      <w:smallCaps/>
      <w:spacing w:val="5"/>
    </w:rPr>
  </w:style>
  <w:style w:type="table" w:styleId="LightShading">
    <w:name w:val="Light Shading"/>
    <w:basedOn w:val="TableNormal"/>
    <w:uiPriority w:val="60"/>
    <w:rsid w:val="00312BC3"/>
    <w:pPr>
      <w:spacing w:before="0" w:after="0" w:line="240" w:lineRule="auto"/>
      <w:jc w:val="left"/>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12BC3"/>
    <w:pPr>
      <w:spacing w:before="0" w:after="0" w:line="240" w:lineRule="auto"/>
      <w:jc w:val="left"/>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12BC3"/>
    <w:pPr>
      <w:spacing w:before="0" w:after="0" w:line="240" w:lineRule="auto"/>
      <w:jc w:val="left"/>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312BC3"/>
    <w:pPr>
      <w:spacing w:before="0" w:after="0" w:line="240" w:lineRule="auto"/>
      <w:jc w:val="left"/>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312BC3"/>
    <w:pPr>
      <w:spacing w:before="0" w:after="0" w:line="240" w:lineRule="auto"/>
      <w:jc w:val="left"/>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312BC3"/>
    <w:pPr>
      <w:spacing w:before="0" w:after="0" w:line="240" w:lineRule="auto"/>
      <w:jc w:val="left"/>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312BC3"/>
    <w:pPr>
      <w:spacing w:before="0" w:after="0" w:line="240" w:lineRule="auto"/>
      <w:jc w:val="left"/>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312BC3"/>
    <w:pPr>
      <w:spacing w:before="0" w:after="0" w:line="240" w:lineRule="auto"/>
      <w:jc w:val="left"/>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12BC3"/>
    <w:pPr>
      <w:spacing w:before="0" w:after="0" w:line="240" w:lineRule="auto"/>
      <w:jc w:val="left"/>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12BC3"/>
    <w:pPr>
      <w:spacing w:before="0" w:after="0" w:line="240" w:lineRule="auto"/>
      <w:jc w:val="left"/>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12BC3"/>
    <w:pPr>
      <w:spacing w:before="0" w:after="0" w:line="240" w:lineRule="auto"/>
      <w:jc w:val="left"/>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12BC3"/>
    <w:pPr>
      <w:spacing w:before="0" w:after="0" w:line="240" w:lineRule="auto"/>
      <w:jc w:val="left"/>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12BC3"/>
    <w:pPr>
      <w:spacing w:before="0" w:after="0" w:line="240" w:lineRule="auto"/>
      <w:jc w:val="left"/>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12BC3"/>
    <w:pPr>
      <w:spacing w:before="0" w:after="0" w:line="240" w:lineRule="auto"/>
      <w:jc w:val="left"/>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312BC3"/>
    <w:pPr>
      <w:spacing w:before="0" w:after="0" w:line="240" w:lineRule="auto"/>
      <w:jc w:val="left"/>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12BC3"/>
    <w:pPr>
      <w:spacing w:before="0" w:after="0" w:line="240" w:lineRule="auto"/>
      <w:jc w:val="left"/>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12BC3"/>
    <w:pPr>
      <w:spacing w:before="0" w:after="0" w:line="240" w:lineRule="auto"/>
      <w:jc w:val="left"/>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12BC3"/>
    <w:pPr>
      <w:spacing w:before="0" w:after="0" w:line="240" w:lineRule="auto"/>
      <w:jc w:val="left"/>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12BC3"/>
    <w:pPr>
      <w:spacing w:before="0" w:after="0" w:line="240" w:lineRule="auto"/>
      <w:jc w:val="left"/>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12BC3"/>
    <w:pPr>
      <w:spacing w:before="0" w:after="0" w:line="240" w:lineRule="auto"/>
      <w:jc w:val="left"/>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12BC3"/>
    <w:pPr>
      <w:spacing w:before="0" w:after="0" w:line="240" w:lineRule="auto"/>
      <w:jc w:val="left"/>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312BC3"/>
    <w:pPr>
      <w:spacing w:before="0" w:after="0" w:line="240" w:lineRule="auto"/>
      <w:jc w:val="left"/>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312BC3"/>
    <w:pPr>
      <w:spacing w:before="0" w:after="0" w:line="240" w:lineRule="auto"/>
      <w:jc w:val="left"/>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12BC3"/>
    <w:pPr>
      <w:spacing w:before="0" w:after="0" w:line="240" w:lineRule="auto"/>
      <w:jc w:val="left"/>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312BC3"/>
    <w:pPr>
      <w:spacing w:before="0" w:after="0" w:line="240" w:lineRule="auto"/>
      <w:jc w:val="left"/>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312BC3"/>
    <w:pPr>
      <w:spacing w:before="0" w:after="0" w:line="240" w:lineRule="auto"/>
      <w:jc w:val="left"/>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312BC3"/>
    <w:pPr>
      <w:spacing w:before="0" w:after="0" w:line="240" w:lineRule="auto"/>
      <w:jc w:val="left"/>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312BC3"/>
    <w:pPr>
      <w:spacing w:before="0" w:after="0" w:line="240" w:lineRule="auto"/>
      <w:jc w:val="left"/>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312BC3"/>
    <w:pPr>
      <w:spacing w:before="0" w:after="0" w:line="240" w:lineRule="auto"/>
      <w:jc w:val="left"/>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312BC3"/>
    <w:pPr>
      <w:spacing w:before="0" w:after="0" w:line="240" w:lineRule="auto"/>
      <w:jc w:val="left"/>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TableParagraph">
    <w:name w:val="Table Paragraph"/>
    <w:basedOn w:val="Normal"/>
    <w:uiPriority w:val="1"/>
    <w:qFormat/>
    <w:rsid w:val="008D6EC1"/>
    <w:pPr>
      <w:widowControl w:val="0"/>
      <w:autoSpaceDE w:val="0"/>
      <w:autoSpaceDN w:val="0"/>
      <w:spacing w:before="90" w:after="0" w:line="240" w:lineRule="auto"/>
      <w:ind w:left="187"/>
      <w:jc w:val="left"/>
    </w:pPr>
    <w:rPr>
      <w:rFonts w:ascii="Arial MT" w:eastAsia="Arial MT" w:hAnsi="Arial MT" w:cs="Arial MT"/>
      <w:kern w:val="0"/>
      <w:sz w:val="22"/>
      <w:szCs w:val="22"/>
      <w:lang w:val="en-US"/>
      <w14:ligatures w14:val="none"/>
    </w:rPr>
  </w:style>
  <w:style w:type="character" w:styleId="EndnoteReference">
    <w:name w:val="endnote reference"/>
    <w:uiPriority w:val="99"/>
    <w:semiHidden/>
    <w:unhideWhenUsed/>
    <w:rsid w:val="003836FA"/>
    <w:rPr>
      <w:vertAlign w:val="superscript"/>
    </w:rPr>
  </w:style>
  <w:style w:type="paragraph" w:styleId="EndnoteText">
    <w:name w:val="endnote text"/>
    <w:link w:val="EndnoteTextChar"/>
    <w:uiPriority w:val="99"/>
    <w:semiHidden/>
    <w:unhideWhenUsed/>
    <w:rsid w:val="003836FA"/>
    <w:pPr>
      <w:spacing w:before="0" w:after="0" w:line="240" w:lineRule="auto"/>
      <w:jc w:val="left"/>
    </w:pPr>
    <w:rPr>
      <w:rFonts w:ascii="Arial" w:hAnsi="Arial" w:cs="Arial"/>
      <w:kern w:val="0"/>
      <w:sz w:val="20"/>
      <w:szCs w:val="20"/>
      <w:lang w:eastAsia="en-GB"/>
      <w14:ligatures w14:val="none"/>
    </w:rPr>
  </w:style>
  <w:style w:type="character" w:customStyle="1" w:styleId="EndnoteTextChar">
    <w:name w:val="Endnote Text Char"/>
    <w:basedOn w:val="DefaultParagraphFont"/>
    <w:link w:val="EndnoteText"/>
    <w:uiPriority w:val="99"/>
    <w:semiHidden/>
    <w:rsid w:val="003836FA"/>
    <w:rPr>
      <w:rFonts w:ascii="Arial" w:hAnsi="Arial" w:cs="Arial"/>
      <w:kern w:val="0"/>
      <w:sz w:val="20"/>
      <w:szCs w:val="20"/>
      <w:lang w:eastAsia="en-GB"/>
      <w14:ligatures w14:val="none"/>
    </w:rPr>
  </w:style>
  <w:style w:type="character" w:styleId="PlaceholderText">
    <w:name w:val="Placeholder Text"/>
    <w:basedOn w:val="DefaultParagraphFont"/>
    <w:uiPriority w:val="99"/>
    <w:rsid w:val="003836FA"/>
    <w:rPr>
      <w:color w:val="666666"/>
    </w:rPr>
  </w:style>
  <w:style w:type="paragraph" w:styleId="NormalWeb">
    <w:name w:val="Normal (Web)"/>
    <w:basedOn w:val="Normal"/>
    <w:uiPriority w:val="99"/>
    <w:unhideWhenUsed/>
    <w:rsid w:val="00C63EAF"/>
    <w:pPr>
      <w:spacing w:before="100" w:beforeAutospacing="1" w:after="100" w:afterAutospacing="1" w:line="240" w:lineRule="auto"/>
      <w:jc w:val="left"/>
    </w:pPr>
    <w:rPr>
      <w:rFonts w:eastAsia="Times New Roman"/>
      <w:color w:val="auto"/>
      <w:kern w:val="0"/>
      <w:lang w:eastAsia="en-GB"/>
      <w14:ligatures w14:val="none"/>
    </w:rPr>
  </w:style>
  <w:style w:type="character" w:styleId="HTMLCode">
    <w:name w:val="HTML Code"/>
    <w:basedOn w:val="DefaultParagraphFont"/>
    <w:uiPriority w:val="99"/>
    <w:semiHidden/>
    <w:unhideWhenUsed/>
    <w:rsid w:val="00C63EAF"/>
    <w:rPr>
      <w:rFonts w:ascii="Courier New" w:eastAsia="Times New Roman" w:hAnsi="Courier New" w:cs="Courier New"/>
      <w:sz w:val="20"/>
      <w:szCs w:val="20"/>
    </w:rPr>
  </w:style>
  <w:style w:type="paragraph" w:customStyle="1" w:styleId="FirstParagraph">
    <w:name w:val="First Paragraph"/>
    <w:basedOn w:val="BodyText"/>
    <w:next w:val="BodyText"/>
    <w:qFormat/>
    <w:rsid w:val="00742B96"/>
    <w:pPr>
      <w:spacing w:before="100" w:after="100" w:line="240" w:lineRule="auto"/>
    </w:pPr>
    <w:rPr>
      <w:rFonts w:asciiTheme="minorHAnsi" w:eastAsiaTheme="minorHAnsi" w:hAnsiTheme="minorHAnsi"/>
      <w:szCs w:val="24"/>
    </w:rPr>
  </w:style>
  <w:style w:type="paragraph" w:customStyle="1" w:styleId="Compact">
    <w:name w:val="Compact"/>
    <w:basedOn w:val="BodyText"/>
    <w:qFormat/>
    <w:rsid w:val="00742B96"/>
    <w:pPr>
      <w:spacing w:before="36" w:after="36" w:line="240" w:lineRule="auto"/>
    </w:pPr>
    <w:rPr>
      <w:rFonts w:asciiTheme="minorHAnsi" w:eastAsiaTheme="minorHAnsi" w:hAnsiTheme="minorHAnsi"/>
      <w:szCs w:val="24"/>
    </w:rPr>
  </w:style>
  <w:style w:type="paragraph" w:customStyle="1" w:styleId="Author">
    <w:name w:val="Author"/>
    <w:next w:val="BodyText"/>
    <w:qFormat/>
    <w:rsid w:val="00742B96"/>
    <w:pPr>
      <w:keepNext/>
      <w:keepLines/>
      <w:spacing w:before="0" w:after="200" w:line="240" w:lineRule="auto"/>
      <w:jc w:val="center"/>
    </w:pPr>
    <w:rPr>
      <w:rFonts w:eastAsiaTheme="minorHAnsi"/>
      <w:kern w:val="0"/>
      <w:lang w:val="en-US"/>
      <w14:ligatures w14:val="none"/>
    </w:rPr>
  </w:style>
  <w:style w:type="paragraph" w:styleId="Date">
    <w:name w:val="Date"/>
    <w:next w:val="BodyText"/>
    <w:link w:val="DateChar"/>
    <w:qFormat/>
    <w:rsid w:val="00742B96"/>
    <w:pPr>
      <w:keepNext/>
      <w:keepLines/>
      <w:spacing w:before="0" w:after="200" w:line="240" w:lineRule="auto"/>
      <w:jc w:val="center"/>
    </w:pPr>
    <w:rPr>
      <w:rFonts w:eastAsiaTheme="minorHAnsi"/>
      <w:kern w:val="0"/>
      <w:lang w:val="en-US"/>
      <w14:ligatures w14:val="none"/>
    </w:rPr>
  </w:style>
  <w:style w:type="character" w:customStyle="1" w:styleId="DateChar">
    <w:name w:val="Date Char"/>
    <w:basedOn w:val="DefaultParagraphFont"/>
    <w:link w:val="Date"/>
    <w:rsid w:val="00742B96"/>
    <w:rPr>
      <w:rFonts w:eastAsiaTheme="minorHAnsi"/>
      <w:kern w:val="0"/>
      <w:lang w:val="en-US"/>
      <w14:ligatures w14:val="none"/>
    </w:rPr>
  </w:style>
  <w:style w:type="paragraph" w:customStyle="1" w:styleId="AbstractTitle">
    <w:name w:val="Abstract Title"/>
    <w:basedOn w:val="Normal"/>
    <w:next w:val="Abstract"/>
    <w:qFormat/>
    <w:rsid w:val="00742B96"/>
    <w:pPr>
      <w:keepNext/>
      <w:keepLines/>
      <w:spacing w:before="300" w:after="0" w:line="240" w:lineRule="auto"/>
      <w:jc w:val="center"/>
    </w:pPr>
    <w:rPr>
      <w:rFonts w:asciiTheme="minorHAnsi" w:hAnsiTheme="minorHAnsi" w:cstheme="minorBidi"/>
      <w:b/>
      <w:color w:val="345A8A"/>
      <w:kern w:val="0"/>
      <w:sz w:val="20"/>
      <w:szCs w:val="20"/>
      <w:lang w:val="en-US"/>
      <w14:ligatures w14:val="none"/>
    </w:rPr>
  </w:style>
  <w:style w:type="paragraph" w:customStyle="1" w:styleId="Abstract">
    <w:name w:val="Abstract"/>
    <w:basedOn w:val="Normal"/>
    <w:next w:val="BodyText"/>
    <w:qFormat/>
    <w:rsid w:val="00742B96"/>
    <w:pPr>
      <w:keepNext/>
      <w:keepLines/>
      <w:spacing w:before="100" w:after="300" w:line="240" w:lineRule="auto"/>
      <w:jc w:val="left"/>
    </w:pPr>
    <w:rPr>
      <w:rFonts w:asciiTheme="minorHAnsi" w:hAnsiTheme="minorHAnsi" w:cstheme="minorBidi"/>
      <w:color w:val="auto"/>
      <w:kern w:val="0"/>
      <w:sz w:val="20"/>
      <w:szCs w:val="20"/>
      <w:lang w:val="en-US"/>
      <w14:ligatures w14:val="none"/>
    </w:rPr>
  </w:style>
  <w:style w:type="paragraph" w:styleId="Bibliography">
    <w:name w:val="Bibliography"/>
    <w:basedOn w:val="Normal"/>
    <w:qFormat/>
    <w:rsid w:val="00742B96"/>
    <w:pPr>
      <w:spacing w:after="200" w:line="240" w:lineRule="auto"/>
      <w:jc w:val="left"/>
    </w:pPr>
    <w:rPr>
      <w:rFonts w:asciiTheme="minorHAnsi" w:hAnsiTheme="minorHAnsi" w:cstheme="minorBidi"/>
      <w:color w:val="auto"/>
      <w:kern w:val="0"/>
      <w:lang w:val="en-US"/>
      <w14:ligatures w14:val="none"/>
    </w:rPr>
  </w:style>
  <w:style w:type="paragraph" w:styleId="BlockText">
    <w:name w:val="Block Text"/>
    <w:basedOn w:val="BodyText"/>
    <w:next w:val="BodyText"/>
    <w:uiPriority w:val="9"/>
    <w:unhideWhenUsed/>
    <w:qFormat/>
    <w:rsid w:val="00742B96"/>
    <w:pPr>
      <w:spacing w:before="100" w:after="100" w:line="240" w:lineRule="auto"/>
      <w:ind w:left="480" w:right="480"/>
    </w:pPr>
    <w:rPr>
      <w:rFonts w:asciiTheme="minorHAnsi" w:eastAsiaTheme="minorHAnsi" w:hAnsiTheme="minorHAnsi"/>
      <w:szCs w:val="24"/>
    </w:rPr>
  </w:style>
  <w:style w:type="paragraph" w:customStyle="1" w:styleId="DefinitionTerm">
    <w:name w:val="Definition Term"/>
    <w:basedOn w:val="Normal"/>
    <w:next w:val="Definition"/>
    <w:rsid w:val="00742B96"/>
    <w:pPr>
      <w:keepNext/>
      <w:keepLines/>
      <w:spacing w:after="0" w:line="240" w:lineRule="auto"/>
      <w:jc w:val="left"/>
    </w:pPr>
    <w:rPr>
      <w:rFonts w:asciiTheme="minorHAnsi" w:hAnsiTheme="minorHAnsi" w:cstheme="minorBidi"/>
      <w:b/>
      <w:color w:val="auto"/>
      <w:kern w:val="0"/>
      <w:lang w:val="en-US"/>
      <w14:ligatures w14:val="none"/>
    </w:rPr>
  </w:style>
  <w:style w:type="paragraph" w:customStyle="1" w:styleId="Definition">
    <w:name w:val="Definition"/>
    <w:basedOn w:val="Normal"/>
    <w:rsid w:val="00742B96"/>
    <w:pPr>
      <w:spacing w:after="200" w:line="240" w:lineRule="auto"/>
      <w:jc w:val="left"/>
    </w:pPr>
    <w:rPr>
      <w:rFonts w:asciiTheme="minorHAnsi" w:hAnsiTheme="minorHAnsi" w:cstheme="minorBidi"/>
      <w:color w:val="auto"/>
      <w:kern w:val="0"/>
      <w:lang w:val="en-US"/>
      <w14:ligatures w14:val="none"/>
    </w:rPr>
  </w:style>
  <w:style w:type="paragraph" w:customStyle="1" w:styleId="TableCaption">
    <w:name w:val="Table Caption"/>
    <w:basedOn w:val="Caption"/>
    <w:rsid w:val="00742B96"/>
    <w:pPr>
      <w:keepNext/>
      <w:spacing w:after="120"/>
      <w:jc w:val="left"/>
    </w:pPr>
    <w:rPr>
      <w:rFonts w:asciiTheme="minorHAnsi" w:hAnsiTheme="minorHAnsi" w:cstheme="minorBidi"/>
      <w:iCs w:val="0"/>
      <w:color w:val="auto"/>
      <w:kern w:val="0"/>
      <w:sz w:val="24"/>
      <w:szCs w:val="24"/>
      <w:lang w:val="en-US"/>
      <w14:ligatures w14:val="none"/>
    </w:rPr>
  </w:style>
  <w:style w:type="paragraph" w:customStyle="1" w:styleId="ImageCaption">
    <w:name w:val="Image Caption"/>
    <w:basedOn w:val="Caption"/>
    <w:rsid w:val="00742B96"/>
    <w:pPr>
      <w:spacing w:after="120"/>
      <w:jc w:val="left"/>
    </w:pPr>
    <w:rPr>
      <w:rFonts w:asciiTheme="minorHAnsi" w:hAnsiTheme="minorHAnsi" w:cstheme="minorBidi"/>
      <w:iCs w:val="0"/>
      <w:color w:val="auto"/>
      <w:kern w:val="0"/>
      <w:sz w:val="24"/>
      <w:szCs w:val="24"/>
      <w:lang w:val="en-US"/>
      <w14:ligatures w14:val="none"/>
    </w:rPr>
  </w:style>
  <w:style w:type="paragraph" w:customStyle="1" w:styleId="Figure">
    <w:name w:val="Figure"/>
    <w:basedOn w:val="Normal"/>
    <w:rsid w:val="00742B96"/>
    <w:pPr>
      <w:spacing w:after="200" w:line="240" w:lineRule="auto"/>
      <w:jc w:val="left"/>
    </w:pPr>
    <w:rPr>
      <w:rFonts w:asciiTheme="minorHAnsi" w:hAnsiTheme="minorHAnsi" w:cstheme="minorBidi"/>
      <w:color w:val="auto"/>
      <w:kern w:val="0"/>
      <w:lang w:val="en-US"/>
      <w14:ligatures w14:val="none"/>
    </w:rPr>
  </w:style>
  <w:style w:type="paragraph" w:customStyle="1" w:styleId="CaptionedFigure">
    <w:name w:val="Captioned Figure"/>
    <w:basedOn w:val="Figure"/>
    <w:rsid w:val="00742B96"/>
    <w:pPr>
      <w:keepNext/>
    </w:pPr>
  </w:style>
  <w:style w:type="character" w:customStyle="1" w:styleId="CaptionChar">
    <w:name w:val="Caption Char"/>
    <w:basedOn w:val="DefaultParagraphFont"/>
    <w:link w:val="Caption"/>
    <w:uiPriority w:val="35"/>
    <w:rsid w:val="00742B96"/>
    <w:rPr>
      <w:rFonts w:ascii="Times New Roman" w:eastAsiaTheme="minorHAnsi" w:hAnsi="Times New Roman" w:cs="Times New Roman"/>
      <w:i/>
      <w:iCs/>
      <w:color w:val="0E2841" w:themeColor="text2"/>
      <w:sz w:val="22"/>
      <w:szCs w:val="22"/>
    </w:rPr>
  </w:style>
  <w:style w:type="character" w:customStyle="1" w:styleId="VerbatimChar">
    <w:name w:val="Verbatim Char"/>
    <w:basedOn w:val="CaptionChar"/>
    <w:link w:val="SourceCode"/>
    <w:rsid w:val="00742B96"/>
    <w:rPr>
      <w:rFonts w:ascii="Consolas" w:eastAsiaTheme="minorHAnsi" w:hAnsi="Consolas" w:cs="Times New Roman"/>
      <w:i/>
      <w:iCs/>
      <w:color w:val="0E2841" w:themeColor="text2"/>
      <w:sz w:val="22"/>
      <w:szCs w:val="22"/>
    </w:rPr>
  </w:style>
  <w:style w:type="character" w:customStyle="1" w:styleId="SectionNumber">
    <w:name w:val="Section Number"/>
    <w:basedOn w:val="CaptionChar"/>
    <w:rsid w:val="00742B96"/>
    <w:rPr>
      <w:rFonts w:ascii="Times New Roman" w:eastAsiaTheme="minorHAnsi" w:hAnsi="Times New Roman" w:cs="Times New Roman"/>
      <w:i/>
      <w:iCs/>
      <w:color w:val="0E2841" w:themeColor="text2"/>
      <w:sz w:val="22"/>
      <w:szCs w:val="22"/>
    </w:rPr>
  </w:style>
  <w:style w:type="paragraph" w:customStyle="1" w:styleId="SourceCode">
    <w:name w:val="Source Code"/>
    <w:basedOn w:val="Normal"/>
    <w:link w:val="VerbatimChar"/>
    <w:rsid w:val="00742B96"/>
    <w:pPr>
      <w:wordWrap w:val="0"/>
      <w:spacing w:after="200" w:line="240" w:lineRule="auto"/>
      <w:jc w:val="left"/>
    </w:pPr>
    <w:rPr>
      <w:rFonts w:ascii="Consolas" w:hAnsi="Consolas"/>
      <w:i/>
      <w:iCs/>
      <w:color w:val="0E2841" w:themeColor="text2"/>
      <w:sz w:val="22"/>
      <w:szCs w:val="22"/>
    </w:rPr>
  </w:style>
  <w:style w:type="character" w:customStyle="1" w:styleId="KeywordTok">
    <w:name w:val="KeywordTok"/>
    <w:basedOn w:val="VerbatimChar"/>
    <w:rsid w:val="00742B96"/>
    <w:rPr>
      <w:rFonts w:ascii="Consolas" w:eastAsiaTheme="minorHAnsi" w:hAnsi="Consolas" w:cs="Times New Roman"/>
      <w:b/>
      <w:i/>
      <w:iCs/>
      <w:color w:val="007020"/>
      <w:sz w:val="22"/>
      <w:szCs w:val="22"/>
    </w:rPr>
  </w:style>
  <w:style w:type="character" w:customStyle="1" w:styleId="DataTypeTok">
    <w:name w:val="DataTypeTok"/>
    <w:basedOn w:val="VerbatimChar"/>
    <w:rsid w:val="00742B96"/>
    <w:rPr>
      <w:rFonts w:ascii="Consolas" w:eastAsiaTheme="minorHAnsi" w:hAnsi="Consolas" w:cs="Times New Roman"/>
      <w:i/>
      <w:iCs/>
      <w:color w:val="902000"/>
      <w:sz w:val="22"/>
      <w:szCs w:val="22"/>
    </w:rPr>
  </w:style>
  <w:style w:type="character" w:customStyle="1" w:styleId="DecValTok">
    <w:name w:val="DecValTok"/>
    <w:basedOn w:val="VerbatimChar"/>
    <w:rsid w:val="00742B96"/>
    <w:rPr>
      <w:rFonts w:ascii="Consolas" w:eastAsiaTheme="minorHAnsi" w:hAnsi="Consolas" w:cs="Times New Roman"/>
      <w:i/>
      <w:iCs/>
      <w:color w:val="40A070"/>
      <w:sz w:val="22"/>
      <w:szCs w:val="22"/>
    </w:rPr>
  </w:style>
  <w:style w:type="character" w:customStyle="1" w:styleId="BaseNTok">
    <w:name w:val="BaseNTok"/>
    <w:basedOn w:val="VerbatimChar"/>
    <w:rsid w:val="00742B96"/>
    <w:rPr>
      <w:rFonts w:ascii="Consolas" w:eastAsiaTheme="minorHAnsi" w:hAnsi="Consolas" w:cs="Times New Roman"/>
      <w:i/>
      <w:iCs/>
      <w:color w:val="40A070"/>
      <w:sz w:val="22"/>
      <w:szCs w:val="22"/>
    </w:rPr>
  </w:style>
  <w:style w:type="character" w:customStyle="1" w:styleId="FloatTok">
    <w:name w:val="FloatTok"/>
    <w:basedOn w:val="VerbatimChar"/>
    <w:rsid w:val="00742B96"/>
    <w:rPr>
      <w:rFonts w:ascii="Consolas" w:eastAsiaTheme="minorHAnsi" w:hAnsi="Consolas" w:cs="Times New Roman"/>
      <w:i/>
      <w:iCs/>
      <w:color w:val="40A070"/>
      <w:sz w:val="22"/>
      <w:szCs w:val="22"/>
    </w:rPr>
  </w:style>
  <w:style w:type="character" w:customStyle="1" w:styleId="ConstantTok">
    <w:name w:val="ConstantTok"/>
    <w:basedOn w:val="VerbatimChar"/>
    <w:rsid w:val="00742B96"/>
    <w:rPr>
      <w:rFonts w:ascii="Consolas" w:eastAsiaTheme="minorHAnsi" w:hAnsi="Consolas" w:cs="Times New Roman"/>
      <w:i/>
      <w:iCs/>
      <w:color w:val="880000"/>
      <w:sz w:val="22"/>
      <w:szCs w:val="22"/>
    </w:rPr>
  </w:style>
  <w:style w:type="character" w:customStyle="1" w:styleId="CharTok">
    <w:name w:val="CharTok"/>
    <w:basedOn w:val="VerbatimChar"/>
    <w:rsid w:val="00742B96"/>
    <w:rPr>
      <w:rFonts w:ascii="Consolas" w:eastAsiaTheme="minorHAnsi" w:hAnsi="Consolas" w:cs="Times New Roman"/>
      <w:i/>
      <w:iCs/>
      <w:color w:val="4070A0"/>
      <w:sz w:val="22"/>
      <w:szCs w:val="22"/>
    </w:rPr>
  </w:style>
  <w:style w:type="character" w:customStyle="1" w:styleId="SpecialCharTok">
    <w:name w:val="SpecialCharTok"/>
    <w:basedOn w:val="VerbatimChar"/>
    <w:rsid w:val="00742B96"/>
    <w:rPr>
      <w:rFonts w:ascii="Consolas" w:eastAsiaTheme="minorHAnsi" w:hAnsi="Consolas" w:cs="Times New Roman"/>
      <w:i/>
      <w:iCs/>
      <w:color w:val="4070A0"/>
      <w:sz w:val="22"/>
      <w:szCs w:val="22"/>
    </w:rPr>
  </w:style>
  <w:style w:type="character" w:customStyle="1" w:styleId="StringTok">
    <w:name w:val="StringTok"/>
    <w:basedOn w:val="VerbatimChar"/>
    <w:rsid w:val="00742B96"/>
    <w:rPr>
      <w:rFonts w:ascii="Consolas" w:eastAsiaTheme="minorHAnsi" w:hAnsi="Consolas" w:cs="Times New Roman"/>
      <w:i/>
      <w:iCs/>
      <w:color w:val="4070A0"/>
      <w:sz w:val="22"/>
      <w:szCs w:val="22"/>
    </w:rPr>
  </w:style>
  <w:style w:type="character" w:customStyle="1" w:styleId="VerbatimStringTok">
    <w:name w:val="VerbatimStringTok"/>
    <w:basedOn w:val="VerbatimChar"/>
    <w:rsid w:val="00742B96"/>
    <w:rPr>
      <w:rFonts w:ascii="Consolas" w:eastAsiaTheme="minorHAnsi" w:hAnsi="Consolas" w:cs="Times New Roman"/>
      <w:i/>
      <w:iCs/>
      <w:color w:val="4070A0"/>
      <w:sz w:val="22"/>
      <w:szCs w:val="22"/>
    </w:rPr>
  </w:style>
  <w:style w:type="character" w:customStyle="1" w:styleId="SpecialStringTok">
    <w:name w:val="SpecialStringTok"/>
    <w:basedOn w:val="VerbatimChar"/>
    <w:rsid w:val="00742B96"/>
    <w:rPr>
      <w:rFonts w:ascii="Consolas" w:eastAsiaTheme="minorHAnsi" w:hAnsi="Consolas" w:cs="Times New Roman"/>
      <w:i/>
      <w:iCs/>
      <w:color w:val="BB6688"/>
      <w:sz w:val="22"/>
      <w:szCs w:val="22"/>
    </w:rPr>
  </w:style>
  <w:style w:type="character" w:customStyle="1" w:styleId="ImportTok">
    <w:name w:val="ImportTok"/>
    <w:basedOn w:val="VerbatimChar"/>
    <w:rsid w:val="00742B96"/>
    <w:rPr>
      <w:rFonts w:ascii="Consolas" w:eastAsiaTheme="minorHAnsi" w:hAnsi="Consolas" w:cs="Times New Roman"/>
      <w:b/>
      <w:i/>
      <w:iCs/>
      <w:color w:val="008000"/>
      <w:sz w:val="22"/>
      <w:szCs w:val="22"/>
    </w:rPr>
  </w:style>
  <w:style w:type="character" w:customStyle="1" w:styleId="CommentTok">
    <w:name w:val="CommentTok"/>
    <w:basedOn w:val="VerbatimChar"/>
    <w:rsid w:val="00742B96"/>
    <w:rPr>
      <w:rFonts w:ascii="Consolas" w:eastAsiaTheme="minorHAnsi" w:hAnsi="Consolas" w:cs="Times New Roman"/>
      <w:i w:val="0"/>
      <w:iCs/>
      <w:color w:val="60A0B0"/>
      <w:sz w:val="22"/>
      <w:szCs w:val="22"/>
    </w:rPr>
  </w:style>
  <w:style w:type="character" w:customStyle="1" w:styleId="DocumentationTok">
    <w:name w:val="DocumentationTok"/>
    <w:basedOn w:val="VerbatimChar"/>
    <w:rsid w:val="00742B96"/>
    <w:rPr>
      <w:rFonts w:ascii="Consolas" w:eastAsiaTheme="minorHAnsi" w:hAnsi="Consolas" w:cs="Times New Roman"/>
      <w:i w:val="0"/>
      <w:iCs/>
      <w:color w:val="BA2121"/>
      <w:sz w:val="22"/>
      <w:szCs w:val="22"/>
    </w:rPr>
  </w:style>
  <w:style w:type="character" w:customStyle="1" w:styleId="AnnotationTok">
    <w:name w:val="AnnotationTok"/>
    <w:basedOn w:val="VerbatimChar"/>
    <w:rsid w:val="00742B96"/>
    <w:rPr>
      <w:rFonts w:ascii="Consolas" w:eastAsiaTheme="minorHAnsi" w:hAnsi="Consolas" w:cs="Times New Roman"/>
      <w:b/>
      <w:i w:val="0"/>
      <w:iCs/>
      <w:color w:val="60A0B0"/>
      <w:sz w:val="22"/>
      <w:szCs w:val="22"/>
    </w:rPr>
  </w:style>
  <w:style w:type="character" w:customStyle="1" w:styleId="CommentVarTok">
    <w:name w:val="CommentVarTok"/>
    <w:basedOn w:val="VerbatimChar"/>
    <w:rsid w:val="00742B96"/>
    <w:rPr>
      <w:rFonts w:ascii="Consolas" w:eastAsiaTheme="minorHAnsi" w:hAnsi="Consolas" w:cs="Times New Roman"/>
      <w:b/>
      <w:i w:val="0"/>
      <w:iCs/>
      <w:color w:val="60A0B0"/>
      <w:sz w:val="22"/>
      <w:szCs w:val="22"/>
    </w:rPr>
  </w:style>
  <w:style w:type="character" w:customStyle="1" w:styleId="OtherTok">
    <w:name w:val="OtherTok"/>
    <w:basedOn w:val="VerbatimChar"/>
    <w:rsid w:val="00742B96"/>
    <w:rPr>
      <w:rFonts w:ascii="Consolas" w:eastAsiaTheme="minorHAnsi" w:hAnsi="Consolas" w:cs="Times New Roman"/>
      <w:i/>
      <w:iCs/>
      <w:color w:val="007020"/>
      <w:sz w:val="22"/>
      <w:szCs w:val="22"/>
    </w:rPr>
  </w:style>
  <w:style w:type="character" w:customStyle="1" w:styleId="FunctionTok">
    <w:name w:val="FunctionTok"/>
    <w:basedOn w:val="VerbatimChar"/>
    <w:rsid w:val="00742B96"/>
    <w:rPr>
      <w:rFonts w:ascii="Consolas" w:eastAsiaTheme="minorHAnsi" w:hAnsi="Consolas" w:cs="Times New Roman"/>
      <w:i/>
      <w:iCs/>
      <w:color w:val="06287E"/>
      <w:sz w:val="22"/>
      <w:szCs w:val="22"/>
    </w:rPr>
  </w:style>
  <w:style w:type="character" w:customStyle="1" w:styleId="VariableTok">
    <w:name w:val="VariableTok"/>
    <w:basedOn w:val="VerbatimChar"/>
    <w:rsid w:val="00742B96"/>
    <w:rPr>
      <w:rFonts w:ascii="Consolas" w:eastAsiaTheme="minorHAnsi" w:hAnsi="Consolas" w:cs="Times New Roman"/>
      <w:i/>
      <w:iCs/>
      <w:color w:val="19177C"/>
      <w:sz w:val="22"/>
      <w:szCs w:val="22"/>
    </w:rPr>
  </w:style>
  <w:style w:type="character" w:customStyle="1" w:styleId="ControlFlowTok">
    <w:name w:val="ControlFlowTok"/>
    <w:basedOn w:val="VerbatimChar"/>
    <w:rsid w:val="00742B96"/>
    <w:rPr>
      <w:rFonts w:ascii="Consolas" w:eastAsiaTheme="minorHAnsi" w:hAnsi="Consolas" w:cs="Times New Roman"/>
      <w:b/>
      <w:i/>
      <w:iCs/>
      <w:color w:val="007020"/>
      <w:sz w:val="22"/>
      <w:szCs w:val="22"/>
    </w:rPr>
  </w:style>
  <w:style w:type="character" w:customStyle="1" w:styleId="OperatorTok">
    <w:name w:val="OperatorTok"/>
    <w:basedOn w:val="VerbatimChar"/>
    <w:rsid w:val="00742B96"/>
    <w:rPr>
      <w:rFonts w:ascii="Consolas" w:eastAsiaTheme="minorHAnsi" w:hAnsi="Consolas" w:cs="Times New Roman"/>
      <w:i/>
      <w:iCs/>
      <w:color w:val="666666"/>
      <w:sz w:val="22"/>
      <w:szCs w:val="22"/>
    </w:rPr>
  </w:style>
  <w:style w:type="character" w:customStyle="1" w:styleId="BuiltInTok">
    <w:name w:val="BuiltInTok"/>
    <w:basedOn w:val="VerbatimChar"/>
    <w:rsid w:val="00742B96"/>
    <w:rPr>
      <w:rFonts w:ascii="Consolas" w:eastAsiaTheme="minorHAnsi" w:hAnsi="Consolas" w:cs="Times New Roman"/>
      <w:i/>
      <w:iCs/>
      <w:color w:val="008000"/>
      <w:sz w:val="22"/>
      <w:szCs w:val="22"/>
    </w:rPr>
  </w:style>
  <w:style w:type="character" w:customStyle="1" w:styleId="ExtensionTok">
    <w:name w:val="ExtensionTok"/>
    <w:basedOn w:val="VerbatimChar"/>
    <w:rsid w:val="00742B96"/>
    <w:rPr>
      <w:rFonts w:ascii="Consolas" w:eastAsiaTheme="minorHAnsi" w:hAnsi="Consolas" w:cs="Times New Roman"/>
      <w:i/>
      <w:iCs/>
      <w:color w:val="0E2841" w:themeColor="text2"/>
      <w:sz w:val="22"/>
      <w:szCs w:val="22"/>
    </w:rPr>
  </w:style>
  <w:style w:type="character" w:customStyle="1" w:styleId="PreprocessorTok">
    <w:name w:val="PreprocessorTok"/>
    <w:basedOn w:val="VerbatimChar"/>
    <w:rsid w:val="00742B96"/>
    <w:rPr>
      <w:rFonts w:ascii="Consolas" w:eastAsiaTheme="minorHAnsi" w:hAnsi="Consolas" w:cs="Times New Roman"/>
      <w:i/>
      <w:iCs/>
      <w:color w:val="BC7A00"/>
      <w:sz w:val="22"/>
      <w:szCs w:val="22"/>
    </w:rPr>
  </w:style>
  <w:style w:type="character" w:customStyle="1" w:styleId="AttributeTok">
    <w:name w:val="AttributeTok"/>
    <w:basedOn w:val="VerbatimChar"/>
    <w:rsid w:val="00742B96"/>
    <w:rPr>
      <w:rFonts w:ascii="Consolas" w:eastAsiaTheme="minorHAnsi" w:hAnsi="Consolas" w:cs="Times New Roman"/>
      <w:i/>
      <w:iCs/>
      <w:color w:val="7D9029"/>
      <w:sz w:val="22"/>
      <w:szCs w:val="22"/>
    </w:rPr>
  </w:style>
  <w:style w:type="character" w:customStyle="1" w:styleId="RegionMarkerTok">
    <w:name w:val="RegionMarkerTok"/>
    <w:basedOn w:val="VerbatimChar"/>
    <w:rsid w:val="00742B96"/>
    <w:rPr>
      <w:rFonts w:ascii="Consolas" w:eastAsiaTheme="minorHAnsi" w:hAnsi="Consolas" w:cs="Times New Roman"/>
      <w:i/>
      <w:iCs/>
      <w:color w:val="0E2841" w:themeColor="text2"/>
      <w:sz w:val="22"/>
      <w:szCs w:val="22"/>
    </w:rPr>
  </w:style>
  <w:style w:type="character" w:customStyle="1" w:styleId="InformationTok">
    <w:name w:val="InformationTok"/>
    <w:basedOn w:val="VerbatimChar"/>
    <w:rsid w:val="00742B96"/>
    <w:rPr>
      <w:rFonts w:ascii="Consolas" w:eastAsiaTheme="minorHAnsi" w:hAnsi="Consolas" w:cs="Times New Roman"/>
      <w:b/>
      <w:i w:val="0"/>
      <w:iCs/>
      <w:color w:val="60A0B0"/>
      <w:sz w:val="22"/>
      <w:szCs w:val="22"/>
    </w:rPr>
  </w:style>
  <w:style w:type="character" w:customStyle="1" w:styleId="WarningTok">
    <w:name w:val="WarningTok"/>
    <w:basedOn w:val="VerbatimChar"/>
    <w:rsid w:val="00742B96"/>
    <w:rPr>
      <w:rFonts w:ascii="Consolas" w:eastAsiaTheme="minorHAnsi" w:hAnsi="Consolas" w:cs="Times New Roman"/>
      <w:b/>
      <w:i w:val="0"/>
      <w:iCs/>
      <w:color w:val="60A0B0"/>
      <w:sz w:val="22"/>
      <w:szCs w:val="22"/>
    </w:rPr>
  </w:style>
  <w:style w:type="character" w:customStyle="1" w:styleId="AlertTok">
    <w:name w:val="AlertTok"/>
    <w:basedOn w:val="VerbatimChar"/>
    <w:rsid w:val="00742B96"/>
    <w:rPr>
      <w:rFonts w:ascii="Consolas" w:eastAsiaTheme="minorHAnsi" w:hAnsi="Consolas" w:cs="Times New Roman"/>
      <w:b/>
      <w:i/>
      <w:iCs/>
      <w:color w:val="FF0000"/>
      <w:sz w:val="22"/>
      <w:szCs w:val="22"/>
    </w:rPr>
  </w:style>
  <w:style w:type="character" w:customStyle="1" w:styleId="ErrorTok">
    <w:name w:val="ErrorTok"/>
    <w:basedOn w:val="VerbatimChar"/>
    <w:rsid w:val="00742B96"/>
    <w:rPr>
      <w:rFonts w:ascii="Consolas" w:eastAsiaTheme="minorHAnsi" w:hAnsi="Consolas" w:cs="Times New Roman"/>
      <w:b/>
      <w:i/>
      <w:iCs/>
      <w:color w:val="FF0000"/>
      <w:sz w:val="22"/>
      <w:szCs w:val="22"/>
    </w:rPr>
  </w:style>
  <w:style w:type="character" w:customStyle="1" w:styleId="NormalTok">
    <w:name w:val="NormalTok"/>
    <w:basedOn w:val="VerbatimChar"/>
    <w:rsid w:val="00742B96"/>
    <w:rPr>
      <w:rFonts w:ascii="Consolas" w:eastAsiaTheme="minorHAnsi" w:hAnsi="Consolas" w:cs="Times New Roman"/>
      <w:i/>
      <w:iCs/>
      <w:color w:val="0E2841" w:themeColor="text2"/>
      <w:sz w:val="22"/>
      <w:szCs w:val="22"/>
    </w:rPr>
  </w:style>
  <w:style w:type="table" w:styleId="PlainTable1">
    <w:name w:val="Plain Table 1"/>
    <w:basedOn w:val="TableNormal"/>
    <w:rsid w:val="00742B96"/>
    <w:pPr>
      <w:spacing w:before="0" w:after="0" w:line="240" w:lineRule="auto"/>
      <w:jc w:val="left"/>
    </w:pPr>
    <w:rPr>
      <w:rFonts w:eastAsiaTheme="minorHAnsi"/>
      <w:kern w:val="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742B96"/>
    <w:pPr>
      <w:spacing w:before="0" w:after="0" w:line="240" w:lineRule="auto"/>
      <w:jc w:val="left"/>
    </w:pPr>
    <w:rPr>
      <w:rFonts w:eastAsiaTheme="minorHAnsi"/>
      <w:kern w:val="0"/>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0">
    <w:name w:val="TableGrid"/>
    <w:rsid w:val="003A62C4"/>
    <w:pPr>
      <w:spacing w:before="0" w:after="0" w:line="240" w:lineRule="auto"/>
      <w:jc w:val="left"/>
    </w:pPr>
    <w:rPr>
      <w:rFonts w:eastAsiaTheme="minorEastAsia"/>
    </w:rPr>
    <w:tblPr>
      <w:tblCellMar>
        <w:top w:w="0" w:type="dxa"/>
        <w:left w:w="0" w:type="dxa"/>
        <w:bottom w:w="0" w:type="dxa"/>
        <w:right w:w="0" w:type="dxa"/>
      </w:tblCellMar>
    </w:tblPr>
  </w:style>
  <w:style w:type="paragraph" w:styleId="TOC4">
    <w:name w:val="toc 4"/>
    <w:basedOn w:val="Normal"/>
    <w:next w:val="Normal"/>
    <w:autoRedefine/>
    <w:uiPriority w:val="39"/>
    <w:unhideWhenUsed/>
    <w:rsid w:val="00D65786"/>
    <w:pPr>
      <w:spacing w:after="100" w:line="278" w:lineRule="auto"/>
      <w:ind w:left="720"/>
      <w:jc w:val="left"/>
    </w:pPr>
    <w:rPr>
      <w:rFonts w:asciiTheme="minorHAnsi" w:eastAsiaTheme="minorEastAsia" w:hAnsiTheme="minorHAnsi" w:cstheme="minorBidi"/>
      <w:color w:val="auto"/>
      <w:lang w:eastAsia="en-GB"/>
    </w:rPr>
  </w:style>
  <w:style w:type="paragraph" w:styleId="TOC5">
    <w:name w:val="toc 5"/>
    <w:basedOn w:val="Normal"/>
    <w:next w:val="Normal"/>
    <w:autoRedefine/>
    <w:uiPriority w:val="39"/>
    <w:unhideWhenUsed/>
    <w:rsid w:val="00D65786"/>
    <w:pPr>
      <w:spacing w:after="100" w:line="278" w:lineRule="auto"/>
      <w:ind w:left="960"/>
      <w:jc w:val="left"/>
    </w:pPr>
    <w:rPr>
      <w:rFonts w:asciiTheme="minorHAnsi" w:eastAsiaTheme="minorEastAsia" w:hAnsiTheme="minorHAnsi" w:cstheme="minorBidi"/>
      <w:color w:val="auto"/>
      <w:lang w:eastAsia="en-GB"/>
    </w:rPr>
  </w:style>
  <w:style w:type="paragraph" w:styleId="TOC6">
    <w:name w:val="toc 6"/>
    <w:basedOn w:val="Normal"/>
    <w:next w:val="Normal"/>
    <w:autoRedefine/>
    <w:uiPriority w:val="39"/>
    <w:unhideWhenUsed/>
    <w:rsid w:val="00D65786"/>
    <w:pPr>
      <w:spacing w:after="100" w:line="278" w:lineRule="auto"/>
      <w:ind w:left="1200"/>
      <w:jc w:val="left"/>
    </w:pPr>
    <w:rPr>
      <w:rFonts w:asciiTheme="minorHAnsi" w:eastAsiaTheme="minorEastAsia" w:hAnsiTheme="minorHAnsi" w:cstheme="minorBidi"/>
      <w:color w:val="auto"/>
      <w:lang w:eastAsia="en-GB"/>
    </w:rPr>
  </w:style>
  <w:style w:type="paragraph" w:styleId="TOC7">
    <w:name w:val="toc 7"/>
    <w:basedOn w:val="Normal"/>
    <w:next w:val="Normal"/>
    <w:autoRedefine/>
    <w:uiPriority w:val="39"/>
    <w:unhideWhenUsed/>
    <w:rsid w:val="00D65786"/>
    <w:pPr>
      <w:spacing w:after="100" w:line="278" w:lineRule="auto"/>
      <w:ind w:left="1440"/>
      <w:jc w:val="left"/>
    </w:pPr>
    <w:rPr>
      <w:rFonts w:asciiTheme="minorHAnsi" w:eastAsiaTheme="minorEastAsia" w:hAnsiTheme="minorHAnsi" w:cstheme="minorBidi"/>
      <w:color w:val="auto"/>
      <w:lang w:eastAsia="en-GB"/>
    </w:rPr>
  </w:style>
  <w:style w:type="paragraph" w:styleId="TOC8">
    <w:name w:val="toc 8"/>
    <w:basedOn w:val="Normal"/>
    <w:next w:val="Normal"/>
    <w:autoRedefine/>
    <w:uiPriority w:val="39"/>
    <w:unhideWhenUsed/>
    <w:rsid w:val="00D65786"/>
    <w:pPr>
      <w:spacing w:after="100" w:line="278" w:lineRule="auto"/>
      <w:ind w:left="1680"/>
      <w:jc w:val="left"/>
    </w:pPr>
    <w:rPr>
      <w:rFonts w:asciiTheme="minorHAnsi" w:eastAsiaTheme="minorEastAsia" w:hAnsiTheme="minorHAnsi" w:cstheme="minorBidi"/>
      <w:color w:val="auto"/>
      <w:lang w:eastAsia="en-GB"/>
    </w:rPr>
  </w:style>
  <w:style w:type="paragraph" w:styleId="TOC9">
    <w:name w:val="toc 9"/>
    <w:basedOn w:val="Normal"/>
    <w:next w:val="Normal"/>
    <w:autoRedefine/>
    <w:uiPriority w:val="39"/>
    <w:unhideWhenUsed/>
    <w:rsid w:val="00D65786"/>
    <w:pPr>
      <w:spacing w:after="100" w:line="278" w:lineRule="auto"/>
      <w:ind w:left="1920"/>
      <w:jc w:val="left"/>
    </w:pPr>
    <w:rPr>
      <w:rFonts w:asciiTheme="minorHAnsi" w:eastAsiaTheme="minorEastAsia" w:hAnsiTheme="minorHAnsi" w:cstheme="minorBidi"/>
      <w:color w:val="auto"/>
      <w:lang w:eastAsia="en-GB"/>
    </w:rPr>
  </w:style>
  <w:style w:type="character" w:styleId="UnresolvedMention">
    <w:name w:val="Unresolved Mention"/>
    <w:basedOn w:val="DefaultParagraphFont"/>
    <w:uiPriority w:val="99"/>
    <w:semiHidden/>
    <w:unhideWhenUsed/>
    <w:rsid w:val="00D65786"/>
    <w:rPr>
      <w:color w:val="605E5C"/>
      <w:shd w:val="clear" w:color="auto" w:fill="E1DFDD"/>
    </w:rPr>
  </w:style>
  <w:style w:type="character" w:styleId="FollowedHyperlink">
    <w:name w:val="FollowedHyperlink"/>
    <w:basedOn w:val="DefaultParagraphFont"/>
    <w:uiPriority w:val="99"/>
    <w:semiHidden/>
    <w:unhideWhenUsed/>
    <w:rsid w:val="002978C8"/>
    <w:rPr>
      <w:color w:val="96607D" w:themeColor="followedHyperlink"/>
      <w:u w:val="single"/>
    </w:rPr>
  </w:style>
  <w:style w:type="paragraph" w:customStyle="1" w:styleId="msonormal0">
    <w:name w:val="msonormal"/>
    <w:basedOn w:val="Normal"/>
    <w:rsid w:val="002978C8"/>
    <w:pPr>
      <w:spacing w:before="100" w:beforeAutospacing="1" w:after="100" w:afterAutospacing="1" w:line="240" w:lineRule="auto"/>
      <w:jc w:val="left"/>
    </w:pPr>
    <w:rPr>
      <w:rFonts w:eastAsia="Times New Roman"/>
      <w:color w:val="auto"/>
      <w:kern w:val="0"/>
      <w:lang w:eastAsia="en-GB"/>
      <w14:ligatures w14:val="none"/>
    </w:rPr>
  </w:style>
  <w:style w:type="paragraph" w:customStyle="1" w:styleId="WPSOffice2">
    <w:name w:val="WPSOffice手动目录 2"/>
    <w:qFormat/>
    <w:rsid w:val="002978C8"/>
    <w:pPr>
      <w:spacing w:before="0" w:after="0" w:line="240" w:lineRule="auto"/>
      <w:ind w:leftChars="200" w:left="200"/>
      <w:jc w:val="left"/>
    </w:pPr>
    <w:rPr>
      <w:rFonts w:ascii="Times New Roman" w:eastAsia="SimSun" w:hAnsi="Times New Roman" w:cs="Times New Roman"/>
      <w:kern w:val="0"/>
      <w:sz w:val="20"/>
      <w:szCs w:val="20"/>
      <w:lang w:val="zh-CN" w:eastAsia="zh-CN"/>
      <w14:ligatures w14:val="none"/>
    </w:rPr>
  </w:style>
  <w:style w:type="paragraph" w:customStyle="1" w:styleId="WPSOffice1">
    <w:name w:val="WPSOffice手动目录 1"/>
    <w:qFormat/>
    <w:rsid w:val="002978C8"/>
    <w:pPr>
      <w:spacing w:before="0" w:after="0" w:line="240" w:lineRule="auto"/>
      <w:jc w:val="left"/>
    </w:pPr>
    <w:rPr>
      <w:rFonts w:ascii="Times New Roman" w:eastAsia="SimSun" w:hAnsi="Times New Roman" w:cs="Times New Roman"/>
      <w:kern w:val="0"/>
      <w:sz w:val="20"/>
      <w:szCs w:val="20"/>
      <w:lang w:val="zh-CN" w:eastAsia="zh-CN"/>
      <w14:ligatures w14:val="none"/>
    </w:rPr>
  </w:style>
  <w:style w:type="paragraph" w:customStyle="1" w:styleId="Code">
    <w:name w:val="Code"/>
    <w:basedOn w:val="Normal"/>
    <w:link w:val="CodeChar"/>
    <w:qFormat/>
    <w:rsid w:val="005D1E89"/>
    <w:pPr>
      <w:spacing w:line="240" w:lineRule="auto"/>
    </w:pPr>
    <w:rPr>
      <w:rFonts w:ascii="Fira Code" w:hAnsi="Fira Code" w:cs="Fira Code"/>
      <w:sz w:val="20"/>
      <w:szCs w:val="20"/>
    </w:rPr>
  </w:style>
  <w:style w:type="character" w:customStyle="1" w:styleId="CodeChar">
    <w:name w:val="Code Char"/>
    <w:basedOn w:val="DefaultParagraphFont"/>
    <w:link w:val="Code"/>
    <w:rsid w:val="005D1E89"/>
    <w:rPr>
      <w:rFonts w:ascii="Fira Code" w:eastAsiaTheme="minorHAnsi" w:hAnsi="Fira Code" w:cs="Fira Code"/>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5197">
      <w:marLeft w:val="480"/>
      <w:marRight w:val="0"/>
      <w:marTop w:val="0"/>
      <w:marBottom w:val="0"/>
      <w:divBdr>
        <w:top w:val="none" w:sz="0" w:space="0" w:color="auto"/>
        <w:left w:val="none" w:sz="0" w:space="0" w:color="auto"/>
        <w:bottom w:val="none" w:sz="0" w:space="0" w:color="auto"/>
        <w:right w:val="none" w:sz="0" w:space="0" w:color="auto"/>
      </w:divBdr>
    </w:div>
    <w:div w:id="35933291">
      <w:marLeft w:val="480"/>
      <w:marRight w:val="0"/>
      <w:marTop w:val="0"/>
      <w:marBottom w:val="0"/>
      <w:divBdr>
        <w:top w:val="none" w:sz="0" w:space="0" w:color="auto"/>
        <w:left w:val="none" w:sz="0" w:space="0" w:color="auto"/>
        <w:bottom w:val="none" w:sz="0" w:space="0" w:color="auto"/>
        <w:right w:val="none" w:sz="0" w:space="0" w:color="auto"/>
      </w:divBdr>
    </w:div>
    <w:div w:id="38287368">
      <w:marLeft w:val="480"/>
      <w:marRight w:val="0"/>
      <w:marTop w:val="0"/>
      <w:marBottom w:val="0"/>
      <w:divBdr>
        <w:top w:val="none" w:sz="0" w:space="0" w:color="auto"/>
        <w:left w:val="none" w:sz="0" w:space="0" w:color="auto"/>
        <w:bottom w:val="none" w:sz="0" w:space="0" w:color="auto"/>
        <w:right w:val="none" w:sz="0" w:space="0" w:color="auto"/>
      </w:divBdr>
    </w:div>
    <w:div w:id="61371395">
      <w:marLeft w:val="480"/>
      <w:marRight w:val="0"/>
      <w:marTop w:val="0"/>
      <w:marBottom w:val="0"/>
      <w:divBdr>
        <w:top w:val="none" w:sz="0" w:space="0" w:color="auto"/>
        <w:left w:val="none" w:sz="0" w:space="0" w:color="auto"/>
        <w:bottom w:val="none" w:sz="0" w:space="0" w:color="auto"/>
        <w:right w:val="none" w:sz="0" w:space="0" w:color="auto"/>
      </w:divBdr>
    </w:div>
    <w:div w:id="80952688">
      <w:marLeft w:val="480"/>
      <w:marRight w:val="0"/>
      <w:marTop w:val="0"/>
      <w:marBottom w:val="0"/>
      <w:divBdr>
        <w:top w:val="none" w:sz="0" w:space="0" w:color="auto"/>
        <w:left w:val="none" w:sz="0" w:space="0" w:color="auto"/>
        <w:bottom w:val="none" w:sz="0" w:space="0" w:color="auto"/>
        <w:right w:val="none" w:sz="0" w:space="0" w:color="auto"/>
      </w:divBdr>
    </w:div>
    <w:div w:id="83066096">
      <w:marLeft w:val="480"/>
      <w:marRight w:val="0"/>
      <w:marTop w:val="0"/>
      <w:marBottom w:val="0"/>
      <w:divBdr>
        <w:top w:val="none" w:sz="0" w:space="0" w:color="auto"/>
        <w:left w:val="none" w:sz="0" w:space="0" w:color="auto"/>
        <w:bottom w:val="none" w:sz="0" w:space="0" w:color="auto"/>
        <w:right w:val="none" w:sz="0" w:space="0" w:color="auto"/>
      </w:divBdr>
    </w:div>
    <w:div w:id="130288865">
      <w:marLeft w:val="480"/>
      <w:marRight w:val="0"/>
      <w:marTop w:val="0"/>
      <w:marBottom w:val="0"/>
      <w:divBdr>
        <w:top w:val="none" w:sz="0" w:space="0" w:color="auto"/>
        <w:left w:val="none" w:sz="0" w:space="0" w:color="auto"/>
        <w:bottom w:val="none" w:sz="0" w:space="0" w:color="auto"/>
        <w:right w:val="none" w:sz="0" w:space="0" w:color="auto"/>
      </w:divBdr>
    </w:div>
    <w:div w:id="156043544">
      <w:marLeft w:val="480"/>
      <w:marRight w:val="0"/>
      <w:marTop w:val="0"/>
      <w:marBottom w:val="0"/>
      <w:divBdr>
        <w:top w:val="none" w:sz="0" w:space="0" w:color="auto"/>
        <w:left w:val="none" w:sz="0" w:space="0" w:color="auto"/>
        <w:bottom w:val="none" w:sz="0" w:space="0" w:color="auto"/>
        <w:right w:val="none" w:sz="0" w:space="0" w:color="auto"/>
      </w:divBdr>
    </w:div>
    <w:div w:id="161698653">
      <w:marLeft w:val="480"/>
      <w:marRight w:val="0"/>
      <w:marTop w:val="0"/>
      <w:marBottom w:val="0"/>
      <w:divBdr>
        <w:top w:val="none" w:sz="0" w:space="0" w:color="auto"/>
        <w:left w:val="none" w:sz="0" w:space="0" w:color="auto"/>
        <w:bottom w:val="none" w:sz="0" w:space="0" w:color="auto"/>
        <w:right w:val="none" w:sz="0" w:space="0" w:color="auto"/>
      </w:divBdr>
    </w:div>
    <w:div w:id="175777847">
      <w:marLeft w:val="480"/>
      <w:marRight w:val="0"/>
      <w:marTop w:val="0"/>
      <w:marBottom w:val="0"/>
      <w:divBdr>
        <w:top w:val="none" w:sz="0" w:space="0" w:color="auto"/>
        <w:left w:val="none" w:sz="0" w:space="0" w:color="auto"/>
        <w:bottom w:val="none" w:sz="0" w:space="0" w:color="auto"/>
        <w:right w:val="none" w:sz="0" w:space="0" w:color="auto"/>
      </w:divBdr>
    </w:div>
    <w:div w:id="221672983">
      <w:marLeft w:val="480"/>
      <w:marRight w:val="0"/>
      <w:marTop w:val="0"/>
      <w:marBottom w:val="0"/>
      <w:divBdr>
        <w:top w:val="none" w:sz="0" w:space="0" w:color="auto"/>
        <w:left w:val="none" w:sz="0" w:space="0" w:color="auto"/>
        <w:bottom w:val="none" w:sz="0" w:space="0" w:color="auto"/>
        <w:right w:val="none" w:sz="0" w:space="0" w:color="auto"/>
      </w:divBdr>
    </w:div>
    <w:div w:id="226840471">
      <w:marLeft w:val="480"/>
      <w:marRight w:val="0"/>
      <w:marTop w:val="0"/>
      <w:marBottom w:val="0"/>
      <w:divBdr>
        <w:top w:val="none" w:sz="0" w:space="0" w:color="auto"/>
        <w:left w:val="none" w:sz="0" w:space="0" w:color="auto"/>
        <w:bottom w:val="none" w:sz="0" w:space="0" w:color="auto"/>
        <w:right w:val="none" w:sz="0" w:space="0" w:color="auto"/>
      </w:divBdr>
    </w:div>
    <w:div w:id="241910908">
      <w:marLeft w:val="480"/>
      <w:marRight w:val="0"/>
      <w:marTop w:val="0"/>
      <w:marBottom w:val="0"/>
      <w:divBdr>
        <w:top w:val="none" w:sz="0" w:space="0" w:color="auto"/>
        <w:left w:val="none" w:sz="0" w:space="0" w:color="auto"/>
        <w:bottom w:val="none" w:sz="0" w:space="0" w:color="auto"/>
        <w:right w:val="none" w:sz="0" w:space="0" w:color="auto"/>
      </w:divBdr>
    </w:div>
    <w:div w:id="256867408">
      <w:marLeft w:val="480"/>
      <w:marRight w:val="0"/>
      <w:marTop w:val="0"/>
      <w:marBottom w:val="0"/>
      <w:divBdr>
        <w:top w:val="none" w:sz="0" w:space="0" w:color="auto"/>
        <w:left w:val="none" w:sz="0" w:space="0" w:color="auto"/>
        <w:bottom w:val="none" w:sz="0" w:space="0" w:color="auto"/>
        <w:right w:val="none" w:sz="0" w:space="0" w:color="auto"/>
      </w:divBdr>
    </w:div>
    <w:div w:id="257952123">
      <w:marLeft w:val="480"/>
      <w:marRight w:val="0"/>
      <w:marTop w:val="0"/>
      <w:marBottom w:val="0"/>
      <w:divBdr>
        <w:top w:val="none" w:sz="0" w:space="0" w:color="auto"/>
        <w:left w:val="none" w:sz="0" w:space="0" w:color="auto"/>
        <w:bottom w:val="none" w:sz="0" w:space="0" w:color="auto"/>
        <w:right w:val="none" w:sz="0" w:space="0" w:color="auto"/>
      </w:divBdr>
    </w:div>
    <w:div w:id="264769994">
      <w:marLeft w:val="480"/>
      <w:marRight w:val="0"/>
      <w:marTop w:val="0"/>
      <w:marBottom w:val="0"/>
      <w:divBdr>
        <w:top w:val="none" w:sz="0" w:space="0" w:color="auto"/>
        <w:left w:val="none" w:sz="0" w:space="0" w:color="auto"/>
        <w:bottom w:val="none" w:sz="0" w:space="0" w:color="auto"/>
        <w:right w:val="none" w:sz="0" w:space="0" w:color="auto"/>
      </w:divBdr>
    </w:div>
    <w:div w:id="269507888">
      <w:marLeft w:val="480"/>
      <w:marRight w:val="0"/>
      <w:marTop w:val="0"/>
      <w:marBottom w:val="0"/>
      <w:divBdr>
        <w:top w:val="none" w:sz="0" w:space="0" w:color="auto"/>
        <w:left w:val="none" w:sz="0" w:space="0" w:color="auto"/>
        <w:bottom w:val="none" w:sz="0" w:space="0" w:color="auto"/>
        <w:right w:val="none" w:sz="0" w:space="0" w:color="auto"/>
      </w:divBdr>
    </w:div>
    <w:div w:id="270556071">
      <w:marLeft w:val="480"/>
      <w:marRight w:val="0"/>
      <w:marTop w:val="0"/>
      <w:marBottom w:val="0"/>
      <w:divBdr>
        <w:top w:val="none" w:sz="0" w:space="0" w:color="auto"/>
        <w:left w:val="none" w:sz="0" w:space="0" w:color="auto"/>
        <w:bottom w:val="none" w:sz="0" w:space="0" w:color="auto"/>
        <w:right w:val="none" w:sz="0" w:space="0" w:color="auto"/>
      </w:divBdr>
    </w:div>
    <w:div w:id="280303891">
      <w:marLeft w:val="480"/>
      <w:marRight w:val="0"/>
      <w:marTop w:val="0"/>
      <w:marBottom w:val="0"/>
      <w:divBdr>
        <w:top w:val="none" w:sz="0" w:space="0" w:color="auto"/>
        <w:left w:val="none" w:sz="0" w:space="0" w:color="auto"/>
        <w:bottom w:val="none" w:sz="0" w:space="0" w:color="auto"/>
        <w:right w:val="none" w:sz="0" w:space="0" w:color="auto"/>
      </w:divBdr>
    </w:div>
    <w:div w:id="291636577">
      <w:marLeft w:val="480"/>
      <w:marRight w:val="0"/>
      <w:marTop w:val="0"/>
      <w:marBottom w:val="0"/>
      <w:divBdr>
        <w:top w:val="none" w:sz="0" w:space="0" w:color="auto"/>
        <w:left w:val="none" w:sz="0" w:space="0" w:color="auto"/>
        <w:bottom w:val="none" w:sz="0" w:space="0" w:color="auto"/>
        <w:right w:val="none" w:sz="0" w:space="0" w:color="auto"/>
      </w:divBdr>
    </w:div>
    <w:div w:id="292366140">
      <w:marLeft w:val="480"/>
      <w:marRight w:val="0"/>
      <w:marTop w:val="0"/>
      <w:marBottom w:val="0"/>
      <w:divBdr>
        <w:top w:val="none" w:sz="0" w:space="0" w:color="auto"/>
        <w:left w:val="none" w:sz="0" w:space="0" w:color="auto"/>
        <w:bottom w:val="none" w:sz="0" w:space="0" w:color="auto"/>
        <w:right w:val="none" w:sz="0" w:space="0" w:color="auto"/>
      </w:divBdr>
    </w:div>
    <w:div w:id="302083371">
      <w:marLeft w:val="480"/>
      <w:marRight w:val="0"/>
      <w:marTop w:val="0"/>
      <w:marBottom w:val="0"/>
      <w:divBdr>
        <w:top w:val="none" w:sz="0" w:space="0" w:color="auto"/>
        <w:left w:val="none" w:sz="0" w:space="0" w:color="auto"/>
        <w:bottom w:val="none" w:sz="0" w:space="0" w:color="auto"/>
        <w:right w:val="none" w:sz="0" w:space="0" w:color="auto"/>
      </w:divBdr>
    </w:div>
    <w:div w:id="327483459">
      <w:marLeft w:val="480"/>
      <w:marRight w:val="0"/>
      <w:marTop w:val="0"/>
      <w:marBottom w:val="0"/>
      <w:divBdr>
        <w:top w:val="none" w:sz="0" w:space="0" w:color="auto"/>
        <w:left w:val="none" w:sz="0" w:space="0" w:color="auto"/>
        <w:bottom w:val="none" w:sz="0" w:space="0" w:color="auto"/>
        <w:right w:val="none" w:sz="0" w:space="0" w:color="auto"/>
      </w:divBdr>
    </w:div>
    <w:div w:id="336007014">
      <w:marLeft w:val="480"/>
      <w:marRight w:val="0"/>
      <w:marTop w:val="0"/>
      <w:marBottom w:val="0"/>
      <w:divBdr>
        <w:top w:val="none" w:sz="0" w:space="0" w:color="auto"/>
        <w:left w:val="none" w:sz="0" w:space="0" w:color="auto"/>
        <w:bottom w:val="none" w:sz="0" w:space="0" w:color="auto"/>
        <w:right w:val="none" w:sz="0" w:space="0" w:color="auto"/>
      </w:divBdr>
    </w:div>
    <w:div w:id="359815703">
      <w:marLeft w:val="480"/>
      <w:marRight w:val="0"/>
      <w:marTop w:val="0"/>
      <w:marBottom w:val="0"/>
      <w:divBdr>
        <w:top w:val="none" w:sz="0" w:space="0" w:color="auto"/>
        <w:left w:val="none" w:sz="0" w:space="0" w:color="auto"/>
        <w:bottom w:val="none" w:sz="0" w:space="0" w:color="auto"/>
        <w:right w:val="none" w:sz="0" w:space="0" w:color="auto"/>
      </w:divBdr>
    </w:div>
    <w:div w:id="370571583">
      <w:marLeft w:val="480"/>
      <w:marRight w:val="0"/>
      <w:marTop w:val="0"/>
      <w:marBottom w:val="0"/>
      <w:divBdr>
        <w:top w:val="none" w:sz="0" w:space="0" w:color="auto"/>
        <w:left w:val="none" w:sz="0" w:space="0" w:color="auto"/>
        <w:bottom w:val="none" w:sz="0" w:space="0" w:color="auto"/>
        <w:right w:val="none" w:sz="0" w:space="0" w:color="auto"/>
      </w:divBdr>
    </w:div>
    <w:div w:id="378631219">
      <w:marLeft w:val="480"/>
      <w:marRight w:val="0"/>
      <w:marTop w:val="0"/>
      <w:marBottom w:val="0"/>
      <w:divBdr>
        <w:top w:val="none" w:sz="0" w:space="0" w:color="auto"/>
        <w:left w:val="none" w:sz="0" w:space="0" w:color="auto"/>
        <w:bottom w:val="none" w:sz="0" w:space="0" w:color="auto"/>
        <w:right w:val="none" w:sz="0" w:space="0" w:color="auto"/>
      </w:divBdr>
    </w:div>
    <w:div w:id="378937739">
      <w:marLeft w:val="480"/>
      <w:marRight w:val="0"/>
      <w:marTop w:val="0"/>
      <w:marBottom w:val="0"/>
      <w:divBdr>
        <w:top w:val="none" w:sz="0" w:space="0" w:color="auto"/>
        <w:left w:val="none" w:sz="0" w:space="0" w:color="auto"/>
        <w:bottom w:val="none" w:sz="0" w:space="0" w:color="auto"/>
        <w:right w:val="none" w:sz="0" w:space="0" w:color="auto"/>
      </w:divBdr>
    </w:div>
    <w:div w:id="397170278">
      <w:marLeft w:val="480"/>
      <w:marRight w:val="0"/>
      <w:marTop w:val="0"/>
      <w:marBottom w:val="0"/>
      <w:divBdr>
        <w:top w:val="none" w:sz="0" w:space="0" w:color="auto"/>
        <w:left w:val="none" w:sz="0" w:space="0" w:color="auto"/>
        <w:bottom w:val="none" w:sz="0" w:space="0" w:color="auto"/>
        <w:right w:val="none" w:sz="0" w:space="0" w:color="auto"/>
      </w:divBdr>
    </w:div>
    <w:div w:id="400248939">
      <w:marLeft w:val="480"/>
      <w:marRight w:val="0"/>
      <w:marTop w:val="0"/>
      <w:marBottom w:val="0"/>
      <w:divBdr>
        <w:top w:val="none" w:sz="0" w:space="0" w:color="auto"/>
        <w:left w:val="none" w:sz="0" w:space="0" w:color="auto"/>
        <w:bottom w:val="none" w:sz="0" w:space="0" w:color="auto"/>
        <w:right w:val="none" w:sz="0" w:space="0" w:color="auto"/>
      </w:divBdr>
    </w:div>
    <w:div w:id="407003997">
      <w:marLeft w:val="480"/>
      <w:marRight w:val="0"/>
      <w:marTop w:val="0"/>
      <w:marBottom w:val="0"/>
      <w:divBdr>
        <w:top w:val="none" w:sz="0" w:space="0" w:color="auto"/>
        <w:left w:val="none" w:sz="0" w:space="0" w:color="auto"/>
        <w:bottom w:val="none" w:sz="0" w:space="0" w:color="auto"/>
        <w:right w:val="none" w:sz="0" w:space="0" w:color="auto"/>
      </w:divBdr>
    </w:div>
    <w:div w:id="418525731">
      <w:marLeft w:val="480"/>
      <w:marRight w:val="0"/>
      <w:marTop w:val="0"/>
      <w:marBottom w:val="0"/>
      <w:divBdr>
        <w:top w:val="none" w:sz="0" w:space="0" w:color="auto"/>
        <w:left w:val="none" w:sz="0" w:space="0" w:color="auto"/>
        <w:bottom w:val="none" w:sz="0" w:space="0" w:color="auto"/>
        <w:right w:val="none" w:sz="0" w:space="0" w:color="auto"/>
      </w:divBdr>
    </w:div>
    <w:div w:id="424111089">
      <w:marLeft w:val="480"/>
      <w:marRight w:val="0"/>
      <w:marTop w:val="0"/>
      <w:marBottom w:val="0"/>
      <w:divBdr>
        <w:top w:val="none" w:sz="0" w:space="0" w:color="auto"/>
        <w:left w:val="none" w:sz="0" w:space="0" w:color="auto"/>
        <w:bottom w:val="none" w:sz="0" w:space="0" w:color="auto"/>
        <w:right w:val="none" w:sz="0" w:space="0" w:color="auto"/>
      </w:divBdr>
    </w:div>
    <w:div w:id="434179376">
      <w:marLeft w:val="480"/>
      <w:marRight w:val="0"/>
      <w:marTop w:val="0"/>
      <w:marBottom w:val="0"/>
      <w:divBdr>
        <w:top w:val="none" w:sz="0" w:space="0" w:color="auto"/>
        <w:left w:val="none" w:sz="0" w:space="0" w:color="auto"/>
        <w:bottom w:val="none" w:sz="0" w:space="0" w:color="auto"/>
        <w:right w:val="none" w:sz="0" w:space="0" w:color="auto"/>
      </w:divBdr>
    </w:div>
    <w:div w:id="447090854">
      <w:marLeft w:val="480"/>
      <w:marRight w:val="0"/>
      <w:marTop w:val="0"/>
      <w:marBottom w:val="0"/>
      <w:divBdr>
        <w:top w:val="none" w:sz="0" w:space="0" w:color="auto"/>
        <w:left w:val="none" w:sz="0" w:space="0" w:color="auto"/>
        <w:bottom w:val="none" w:sz="0" w:space="0" w:color="auto"/>
        <w:right w:val="none" w:sz="0" w:space="0" w:color="auto"/>
      </w:divBdr>
    </w:div>
    <w:div w:id="475801003">
      <w:marLeft w:val="480"/>
      <w:marRight w:val="0"/>
      <w:marTop w:val="0"/>
      <w:marBottom w:val="0"/>
      <w:divBdr>
        <w:top w:val="none" w:sz="0" w:space="0" w:color="auto"/>
        <w:left w:val="none" w:sz="0" w:space="0" w:color="auto"/>
        <w:bottom w:val="none" w:sz="0" w:space="0" w:color="auto"/>
        <w:right w:val="none" w:sz="0" w:space="0" w:color="auto"/>
      </w:divBdr>
    </w:div>
    <w:div w:id="477503035">
      <w:marLeft w:val="480"/>
      <w:marRight w:val="0"/>
      <w:marTop w:val="0"/>
      <w:marBottom w:val="0"/>
      <w:divBdr>
        <w:top w:val="none" w:sz="0" w:space="0" w:color="auto"/>
        <w:left w:val="none" w:sz="0" w:space="0" w:color="auto"/>
        <w:bottom w:val="none" w:sz="0" w:space="0" w:color="auto"/>
        <w:right w:val="none" w:sz="0" w:space="0" w:color="auto"/>
      </w:divBdr>
    </w:div>
    <w:div w:id="478304631">
      <w:marLeft w:val="480"/>
      <w:marRight w:val="0"/>
      <w:marTop w:val="0"/>
      <w:marBottom w:val="0"/>
      <w:divBdr>
        <w:top w:val="none" w:sz="0" w:space="0" w:color="auto"/>
        <w:left w:val="none" w:sz="0" w:space="0" w:color="auto"/>
        <w:bottom w:val="none" w:sz="0" w:space="0" w:color="auto"/>
        <w:right w:val="none" w:sz="0" w:space="0" w:color="auto"/>
      </w:divBdr>
    </w:div>
    <w:div w:id="481385606">
      <w:marLeft w:val="480"/>
      <w:marRight w:val="0"/>
      <w:marTop w:val="0"/>
      <w:marBottom w:val="0"/>
      <w:divBdr>
        <w:top w:val="none" w:sz="0" w:space="0" w:color="auto"/>
        <w:left w:val="none" w:sz="0" w:space="0" w:color="auto"/>
        <w:bottom w:val="none" w:sz="0" w:space="0" w:color="auto"/>
        <w:right w:val="none" w:sz="0" w:space="0" w:color="auto"/>
      </w:divBdr>
    </w:div>
    <w:div w:id="540825074">
      <w:marLeft w:val="480"/>
      <w:marRight w:val="0"/>
      <w:marTop w:val="0"/>
      <w:marBottom w:val="0"/>
      <w:divBdr>
        <w:top w:val="none" w:sz="0" w:space="0" w:color="auto"/>
        <w:left w:val="none" w:sz="0" w:space="0" w:color="auto"/>
        <w:bottom w:val="none" w:sz="0" w:space="0" w:color="auto"/>
        <w:right w:val="none" w:sz="0" w:space="0" w:color="auto"/>
      </w:divBdr>
    </w:div>
    <w:div w:id="548147521">
      <w:marLeft w:val="480"/>
      <w:marRight w:val="0"/>
      <w:marTop w:val="0"/>
      <w:marBottom w:val="0"/>
      <w:divBdr>
        <w:top w:val="none" w:sz="0" w:space="0" w:color="auto"/>
        <w:left w:val="none" w:sz="0" w:space="0" w:color="auto"/>
        <w:bottom w:val="none" w:sz="0" w:space="0" w:color="auto"/>
        <w:right w:val="none" w:sz="0" w:space="0" w:color="auto"/>
      </w:divBdr>
    </w:div>
    <w:div w:id="550919841">
      <w:marLeft w:val="480"/>
      <w:marRight w:val="0"/>
      <w:marTop w:val="0"/>
      <w:marBottom w:val="0"/>
      <w:divBdr>
        <w:top w:val="none" w:sz="0" w:space="0" w:color="auto"/>
        <w:left w:val="none" w:sz="0" w:space="0" w:color="auto"/>
        <w:bottom w:val="none" w:sz="0" w:space="0" w:color="auto"/>
        <w:right w:val="none" w:sz="0" w:space="0" w:color="auto"/>
      </w:divBdr>
    </w:div>
    <w:div w:id="603659920">
      <w:marLeft w:val="480"/>
      <w:marRight w:val="0"/>
      <w:marTop w:val="0"/>
      <w:marBottom w:val="0"/>
      <w:divBdr>
        <w:top w:val="none" w:sz="0" w:space="0" w:color="auto"/>
        <w:left w:val="none" w:sz="0" w:space="0" w:color="auto"/>
        <w:bottom w:val="none" w:sz="0" w:space="0" w:color="auto"/>
        <w:right w:val="none" w:sz="0" w:space="0" w:color="auto"/>
      </w:divBdr>
    </w:div>
    <w:div w:id="607544837">
      <w:marLeft w:val="480"/>
      <w:marRight w:val="0"/>
      <w:marTop w:val="0"/>
      <w:marBottom w:val="0"/>
      <w:divBdr>
        <w:top w:val="none" w:sz="0" w:space="0" w:color="auto"/>
        <w:left w:val="none" w:sz="0" w:space="0" w:color="auto"/>
        <w:bottom w:val="none" w:sz="0" w:space="0" w:color="auto"/>
        <w:right w:val="none" w:sz="0" w:space="0" w:color="auto"/>
      </w:divBdr>
    </w:div>
    <w:div w:id="612711814">
      <w:marLeft w:val="480"/>
      <w:marRight w:val="0"/>
      <w:marTop w:val="0"/>
      <w:marBottom w:val="0"/>
      <w:divBdr>
        <w:top w:val="none" w:sz="0" w:space="0" w:color="auto"/>
        <w:left w:val="none" w:sz="0" w:space="0" w:color="auto"/>
        <w:bottom w:val="none" w:sz="0" w:space="0" w:color="auto"/>
        <w:right w:val="none" w:sz="0" w:space="0" w:color="auto"/>
      </w:divBdr>
    </w:div>
    <w:div w:id="612901002">
      <w:marLeft w:val="480"/>
      <w:marRight w:val="0"/>
      <w:marTop w:val="0"/>
      <w:marBottom w:val="0"/>
      <w:divBdr>
        <w:top w:val="none" w:sz="0" w:space="0" w:color="auto"/>
        <w:left w:val="none" w:sz="0" w:space="0" w:color="auto"/>
        <w:bottom w:val="none" w:sz="0" w:space="0" w:color="auto"/>
        <w:right w:val="none" w:sz="0" w:space="0" w:color="auto"/>
      </w:divBdr>
    </w:div>
    <w:div w:id="634794190">
      <w:marLeft w:val="480"/>
      <w:marRight w:val="0"/>
      <w:marTop w:val="0"/>
      <w:marBottom w:val="0"/>
      <w:divBdr>
        <w:top w:val="none" w:sz="0" w:space="0" w:color="auto"/>
        <w:left w:val="none" w:sz="0" w:space="0" w:color="auto"/>
        <w:bottom w:val="none" w:sz="0" w:space="0" w:color="auto"/>
        <w:right w:val="none" w:sz="0" w:space="0" w:color="auto"/>
      </w:divBdr>
    </w:div>
    <w:div w:id="656149862">
      <w:marLeft w:val="480"/>
      <w:marRight w:val="0"/>
      <w:marTop w:val="0"/>
      <w:marBottom w:val="0"/>
      <w:divBdr>
        <w:top w:val="none" w:sz="0" w:space="0" w:color="auto"/>
        <w:left w:val="none" w:sz="0" w:space="0" w:color="auto"/>
        <w:bottom w:val="none" w:sz="0" w:space="0" w:color="auto"/>
        <w:right w:val="none" w:sz="0" w:space="0" w:color="auto"/>
      </w:divBdr>
    </w:div>
    <w:div w:id="657415593">
      <w:marLeft w:val="480"/>
      <w:marRight w:val="0"/>
      <w:marTop w:val="0"/>
      <w:marBottom w:val="0"/>
      <w:divBdr>
        <w:top w:val="none" w:sz="0" w:space="0" w:color="auto"/>
        <w:left w:val="none" w:sz="0" w:space="0" w:color="auto"/>
        <w:bottom w:val="none" w:sz="0" w:space="0" w:color="auto"/>
        <w:right w:val="none" w:sz="0" w:space="0" w:color="auto"/>
      </w:divBdr>
    </w:div>
    <w:div w:id="676034301">
      <w:marLeft w:val="480"/>
      <w:marRight w:val="0"/>
      <w:marTop w:val="0"/>
      <w:marBottom w:val="0"/>
      <w:divBdr>
        <w:top w:val="none" w:sz="0" w:space="0" w:color="auto"/>
        <w:left w:val="none" w:sz="0" w:space="0" w:color="auto"/>
        <w:bottom w:val="none" w:sz="0" w:space="0" w:color="auto"/>
        <w:right w:val="none" w:sz="0" w:space="0" w:color="auto"/>
      </w:divBdr>
    </w:div>
    <w:div w:id="699667646">
      <w:marLeft w:val="480"/>
      <w:marRight w:val="0"/>
      <w:marTop w:val="0"/>
      <w:marBottom w:val="0"/>
      <w:divBdr>
        <w:top w:val="none" w:sz="0" w:space="0" w:color="auto"/>
        <w:left w:val="none" w:sz="0" w:space="0" w:color="auto"/>
        <w:bottom w:val="none" w:sz="0" w:space="0" w:color="auto"/>
        <w:right w:val="none" w:sz="0" w:space="0" w:color="auto"/>
      </w:divBdr>
    </w:div>
    <w:div w:id="707687419">
      <w:marLeft w:val="480"/>
      <w:marRight w:val="0"/>
      <w:marTop w:val="0"/>
      <w:marBottom w:val="0"/>
      <w:divBdr>
        <w:top w:val="none" w:sz="0" w:space="0" w:color="auto"/>
        <w:left w:val="none" w:sz="0" w:space="0" w:color="auto"/>
        <w:bottom w:val="none" w:sz="0" w:space="0" w:color="auto"/>
        <w:right w:val="none" w:sz="0" w:space="0" w:color="auto"/>
      </w:divBdr>
    </w:div>
    <w:div w:id="709376309">
      <w:marLeft w:val="480"/>
      <w:marRight w:val="0"/>
      <w:marTop w:val="0"/>
      <w:marBottom w:val="0"/>
      <w:divBdr>
        <w:top w:val="none" w:sz="0" w:space="0" w:color="auto"/>
        <w:left w:val="none" w:sz="0" w:space="0" w:color="auto"/>
        <w:bottom w:val="none" w:sz="0" w:space="0" w:color="auto"/>
        <w:right w:val="none" w:sz="0" w:space="0" w:color="auto"/>
      </w:divBdr>
    </w:div>
    <w:div w:id="728109576">
      <w:marLeft w:val="480"/>
      <w:marRight w:val="0"/>
      <w:marTop w:val="0"/>
      <w:marBottom w:val="0"/>
      <w:divBdr>
        <w:top w:val="none" w:sz="0" w:space="0" w:color="auto"/>
        <w:left w:val="none" w:sz="0" w:space="0" w:color="auto"/>
        <w:bottom w:val="none" w:sz="0" w:space="0" w:color="auto"/>
        <w:right w:val="none" w:sz="0" w:space="0" w:color="auto"/>
      </w:divBdr>
    </w:div>
    <w:div w:id="741565977">
      <w:marLeft w:val="480"/>
      <w:marRight w:val="0"/>
      <w:marTop w:val="0"/>
      <w:marBottom w:val="0"/>
      <w:divBdr>
        <w:top w:val="none" w:sz="0" w:space="0" w:color="auto"/>
        <w:left w:val="none" w:sz="0" w:space="0" w:color="auto"/>
        <w:bottom w:val="none" w:sz="0" w:space="0" w:color="auto"/>
        <w:right w:val="none" w:sz="0" w:space="0" w:color="auto"/>
      </w:divBdr>
    </w:div>
    <w:div w:id="768352525">
      <w:marLeft w:val="480"/>
      <w:marRight w:val="0"/>
      <w:marTop w:val="0"/>
      <w:marBottom w:val="0"/>
      <w:divBdr>
        <w:top w:val="none" w:sz="0" w:space="0" w:color="auto"/>
        <w:left w:val="none" w:sz="0" w:space="0" w:color="auto"/>
        <w:bottom w:val="none" w:sz="0" w:space="0" w:color="auto"/>
        <w:right w:val="none" w:sz="0" w:space="0" w:color="auto"/>
      </w:divBdr>
    </w:div>
    <w:div w:id="790248820">
      <w:marLeft w:val="480"/>
      <w:marRight w:val="0"/>
      <w:marTop w:val="0"/>
      <w:marBottom w:val="0"/>
      <w:divBdr>
        <w:top w:val="none" w:sz="0" w:space="0" w:color="auto"/>
        <w:left w:val="none" w:sz="0" w:space="0" w:color="auto"/>
        <w:bottom w:val="none" w:sz="0" w:space="0" w:color="auto"/>
        <w:right w:val="none" w:sz="0" w:space="0" w:color="auto"/>
      </w:divBdr>
    </w:div>
    <w:div w:id="825819799">
      <w:marLeft w:val="480"/>
      <w:marRight w:val="0"/>
      <w:marTop w:val="0"/>
      <w:marBottom w:val="0"/>
      <w:divBdr>
        <w:top w:val="none" w:sz="0" w:space="0" w:color="auto"/>
        <w:left w:val="none" w:sz="0" w:space="0" w:color="auto"/>
        <w:bottom w:val="none" w:sz="0" w:space="0" w:color="auto"/>
        <w:right w:val="none" w:sz="0" w:space="0" w:color="auto"/>
      </w:divBdr>
    </w:div>
    <w:div w:id="827130498">
      <w:marLeft w:val="480"/>
      <w:marRight w:val="0"/>
      <w:marTop w:val="0"/>
      <w:marBottom w:val="0"/>
      <w:divBdr>
        <w:top w:val="none" w:sz="0" w:space="0" w:color="auto"/>
        <w:left w:val="none" w:sz="0" w:space="0" w:color="auto"/>
        <w:bottom w:val="none" w:sz="0" w:space="0" w:color="auto"/>
        <w:right w:val="none" w:sz="0" w:space="0" w:color="auto"/>
      </w:divBdr>
    </w:div>
    <w:div w:id="836918250">
      <w:marLeft w:val="480"/>
      <w:marRight w:val="0"/>
      <w:marTop w:val="0"/>
      <w:marBottom w:val="0"/>
      <w:divBdr>
        <w:top w:val="none" w:sz="0" w:space="0" w:color="auto"/>
        <w:left w:val="none" w:sz="0" w:space="0" w:color="auto"/>
        <w:bottom w:val="none" w:sz="0" w:space="0" w:color="auto"/>
        <w:right w:val="none" w:sz="0" w:space="0" w:color="auto"/>
      </w:divBdr>
    </w:div>
    <w:div w:id="842861181">
      <w:marLeft w:val="480"/>
      <w:marRight w:val="0"/>
      <w:marTop w:val="0"/>
      <w:marBottom w:val="0"/>
      <w:divBdr>
        <w:top w:val="none" w:sz="0" w:space="0" w:color="auto"/>
        <w:left w:val="none" w:sz="0" w:space="0" w:color="auto"/>
        <w:bottom w:val="none" w:sz="0" w:space="0" w:color="auto"/>
        <w:right w:val="none" w:sz="0" w:space="0" w:color="auto"/>
      </w:divBdr>
    </w:div>
    <w:div w:id="848830652">
      <w:marLeft w:val="480"/>
      <w:marRight w:val="0"/>
      <w:marTop w:val="0"/>
      <w:marBottom w:val="0"/>
      <w:divBdr>
        <w:top w:val="none" w:sz="0" w:space="0" w:color="auto"/>
        <w:left w:val="none" w:sz="0" w:space="0" w:color="auto"/>
        <w:bottom w:val="none" w:sz="0" w:space="0" w:color="auto"/>
        <w:right w:val="none" w:sz="0" w:space="0" w:color="auto"/>
      </w:divBdr>
    </w:div>
    <w:div w:id="857963938">
      <w:marLeft w:val="480"/>
      <w:marRight w:val="0"/>
      <w:marTop w:val="0"/>
      <w:marBottom w:val="0"/>
      <w:divBdr>
        <w:top w:val="none" w:sz="0" w:space="0" w:color="auto"/>
        <w:left w:val="none" w:sz="0" w:space="0" w:color="auto"/>
        <w:bottom w:val="none" w:sz="0" w:space="0" w:color="auto"/>
        <w:right w:val="none" w:sz="0" w:space="0" w:color="auto"/>
      </w:divBdr>
    </w:div>
    <w:div w:id="858197252">
      <w:marLeft w:val="480"/>
      <w:marRight w:val="0"/>
      <w:marTop w:val="0"/>
      <w:marBottom w:val="0"/>
      <w:divBdr>
        <w:top w:val="none" w:sz="0" w:space="0" w:color="auto"/>
        <w:left w:val="none" w:sz="0" w:space="0" w:color="auto"/>
        <w:bottom w:val="none" w:sz="0" w:space="0" w:color="auto"/>
        <w:right w:val="none" w:sz="0" w:space="0" w:color="auto"/>
      </w:divBdr>
    </w:div>
    <w:div w:id="934752336">
      <w:marLeft w:val="480"/>
      <w:marRight w:val="0"/>
      <w:marTop w:val="0"/>
      <w:marBottom w:val="0"/>
      <w:divBdr>
        <w:top w:val="none" w:sz="0" w:space="0" w:color="auto"/>
        <w:left w:val="none" w:sz="0" w:space="0" w:color="auto"/>
        <w:bottom w:val="none" w:sz="0" w:space="0" w:color="auto"/>
        <w:right w:val="none" w:sz="0" w:space="0" w:color="auto"/>
      </w:divBdr>
    </w:div>
    <w:div w:id="952519957">
      <w:marLeft w:val="480"/>
      <w:marRight w:val="0"/>
      <w:marTop w:val="0"/>
      <w:marBottom w:val="0"/>
      <w:divBdr>
        <w:top w:val="none" w:sz="0" w:space="0" w:color="auto"/>
        <w:left w:val="none" w:sz="0" w:space="0" w:color="auto"/>
        <w:bottom w:val="none" w:sz="0" w:space="0" w:color="auto"/>
        <w:right w:val="none" w:sz="0" w:space="0" w:color="auto"/>
      </w:divBdr>
    </w:div>
    <w:div w:id="974141125">
      <w:marLeft w:val="480"/>
      <w:marRight w:val="0"/>
      <w:marTop w:val="0"/>
      <w:marBottom w:val="0"/>
      <w:divBdr>
        <w:top w:val="none" w:sz="0" w:space="0" w:color="auto"/>
        <w:left w:val="none" w:sz="0" w:space="0" w:color="auto"/>
        <w:bottom w:val="none" w:sz="0" w:space="0" w:color="auto"/>
        <w:right w:val="none" w:sz="0" w:space="0" w:color="auto"/>
      </w:divBdr>
    </w:div>
    <w:div w:id="1006639037">
      <w:marLeft w:val="480"/>
      <w:marRight w:val="0"/>
      <w:marTop w:val="0"/>
      <w:marBottom w:val="0"/>
      <w:divBdr>
        <w:top w:val="none" w:sz="0" w:space="0" w:color="auto"/>
        <w:left w:val="none" w:sz="0" w:space="0" w:color="auto"/>
        <w:bottom w:val="none" w:sz="0" w:space="0" w:color="auto"/>
        <w:right w:val="none" w:sz="0" w:space="0" w:color="auto"/>
      </w:divBdr>
    </w:div>
    <w:div w:id="1051005788">
      <w:marLeft w:val="480"/>
      <w:marRight w:val="0"/>
      <w:marTop w:val="0"/>
      <w:marBottom w:val="0"/>
      <w:divBdr>
        <w:top w:val="none" w:sz="0" w:space="0" w:color="auto"/>
        <w:left w:val="none" w:sz="0" w:space="0" w:color="auto"/>
        <w:bottom w:val="none" w:sz="0" w:space="0" w:color="auto"/>
        <w:right w:val="none" w:sz="0" w:space="0" w:color="auto"/>
      </w:divBdr>
    </w:div>
    <w:div w:id="1053119084">
      <w:marLeft w:val="480"/>
      <w:marRight w:val="0"/>
      <w:marTop w:val="0"/>
      <w:marBottom w:val="0"/>
      <w:divBdr>
        <w:top w:val="none" w:sz="0" w:space="0" w:color="auto"/>
        <w:left w:val="none" w:sz="0" w:space="0" w:color="auto"/>
        <w:bottom w:val="none" w:sz="0" w:space="0" w:color="auto"/>
        <w:right w:val="none" w:sz="0" w:space="0" w:color="auto"/>
      </w:divBdr>
    </w:div>
    <w:div w:id="1067342198">
      <w:marLeft w:val="480"/>
      <w:marRight w:val="0"/>
      <w:marTop w:val="0"/>
      <w:marBottom w:val="0"/>
      <w:divBdr>
        <w:top w:val="none" w:sz="0" w:space="0" w:color="auto"/>
        <w:left w:val="none" w:sz="0" w:space="0" w:color="auto"/>
        <w:bottom w:val="none" w:sz="0" w:space="0" w:color="auto"/>
        <w:right w:val="none" w:sz="0" w:space="0" w:color="auto"/>
      </w:divBdr>
    </w:div>
    <w:div w:id="1094280702">
      <w:marLeft w:val="480"/>
      <w:marRight w:val="0"/>
      <w:marTop w:val="0"/>
      <w:marBottom w:val="0"/>
      <w:divBdr>
        <w:top w:val="none" w:sz="0" w:space="0" w:color="auto"/>
        <w:left w:val="none" w:sz="0" w:space="0" w:color="auto"/>
        <w:bottom w:val="none" w:sz="0" w:space="0" w:color="auto"/>
        <w:right w:val="none" w:sz="0" w:space="0" w:color="auto"/>
      </w:divBdr>
    </w:div>
    <w:div w:id="1095899385">
      <w:marLeft w:val="480"/>
      <w:marRight w:val="0"/>
      <w:marTop w:val="0"/>
      <w:marBottom w:val="0"/>
      <w:divBdr>
        <w:top w:val="none" w:sz="0" w:space="0" w:color="auto"/>
        <w:left w:val="none" w:sz="0" w:space="0" w:color="auto"/>
        <w:bottom w:val="none" w:sz="0" w:space="0" w:color="auto"/>
        <w:right w:val="none" w:sz="0" w:space="0" w:color="auto"/>
      </w:divBdr>
    </w:div>
    <w:div w:id="1107501001">
      <w:marLeft w:val="480"/>
      <w:marRight w:val="0"/>
      <w:marTop w:val="0"/>
      <w:marBottom w:val="0"/>
      <w:divBdr>
        <w:top w:val="none" w:sz="0" w:space="0" w:color="auto"/>
        <w:left w:val="none" w:sz="0" w:space="0" w:color="auto"/>
        <w:bottom w:val="none" w:sz="0" w:space="0" w:color="auto"/>
        <w:right w:val="none" w:sz="0" w:space="0" w:color="auto"/>
      </w:divBdr>
    </w:div>
    <w:div w:id="1121536369">
      <w:marLeft w:val="480"/>
      <w:marRight w:val="0"/>
      <w:marTop w:val="0"/>
      <w:marBottom w:val="0"/>
      <w:divBdr>
        <w:top w:val="none" w:sz="0" w:space="0" w:color="auto"/>
        <w:left w:val="none" w:sz="0" w:space="0" w:color="auto"/>
        <w:bottom w:val="none" w:sz="0" w:space="0" w:color="auto"/>
        <w:right w:val="none" w:sz="0" w:space="0" w:color="auto"/>
      </w:divBdr>
    </w:div>
    <w:div w:id="1123496707">
      <w:marLeft w:val="480"/>
      <w:marRight w:val="0"/>
      <w:marTop w:val="0"/>
      <w:marBottom w:val="0"/>
      <w:divBdr>
        <w:top w:val="none" w:sz="0" w:space="0" w:color="auto"/>
        <w:left w:val="none" w:sz="0" w:space="0" w:color="auto"/>
        <w:bottom w:val="none" w:sz="0" w:space="0" w:color="auto"/>
        <w:right w:val="none" w:sz="0" w:space="0" w:color="auto"/>
      </w:divBdr>
    </w:div>
    <w:div w:id="1133644868">
      <w:marLeft w:val="480"/>
      <w:marRight w:val="0"/>
      <w:marTop w:val="0"/>
      <w:marBottom w:val="0"/>
      <w:divBdr>
        <w:top w:val="none" w:sz="0" w:space="0" w:color="auto"/>
        <w:left w:val="none" w:sz="0" w:space="0" w:color="auto"/>
        <w:bottom w:val="none" w:sz="0" w:space="0" w:color="auto"/>
        <w:right w:val="none" w:sz="0" w:space="0" w:color="auto"/>
      </w:divBdr>
    </w:div>
    <w:div w:id="1141460390">
      <w:marLeft w:val="480"/>
      <w:marRight w:val="0"/>
      <w:marTop w:val="0"/>
      <w:marBottom w:val="0"/>
      <w:divBdr>
        <w:top w:val="none" w:sz="0" w:space="0" w:color="auto"/>
        <w:left w:val="none" w:sz="0" w:space="0" w:color="auto"/>
        <w:bottom w:val="none" w:sz="0" w:space="0" w:color="auto"/>
        <w:right w:val="none" w:sz="0" w:space="0" w:color="auto"/>
      </w:divBdr>
    </w:div>
    <w:div w:id="1145004643">
      <w:marLeft w:val="480"/>
      <w:marRight w:val="0"/>
      <w:marTop w:val="0"/>
      <w:marBottom w:val="0"/>
      <w:divBdr>
        <w:top w:val="none" w:sz="0" w:space="0" w:color="auto"/>
        <w:left w:val="none" w:sz="0" w:space="0" w:color="auto"/>
        <w:bottom w:val="none" w:sz="0" w:space="0" w:color="auto"/>
        <w:right w:val="none" w:sz="0" w:space="0" w:color="auto"/>
      </w:divBdr>
    </w:div>
    <w:div w:id="1150484835">
      <w:marLeft w:val="480"/>
      <w:marRight w:val="0"/>
      <w:marTop w:val="0"/>
      <w:marBottom w:val="0"/>
      <w:divBdr>
        <w:top w:val="none" w:sz="0" w:space="0" w:color="auto"/>
        <w:left w:val="none" w:sz="0" w:space="0" w:color="auto"/>
        <w:bottom w:val="none" w:sz="0" w:space="0" w:color="auto"/>
        <w:right w:val="none" w:sz="0" w:space="0" w:color="auto"/>
      </w:divBdr>
    </w:div>
    <w:div w:id="1155023703">
      <w:marLeft w:val="480"/>
      <w:marRight w:val="0"/>
      <w:marTop w:val="0"/>
      <w:marBottom w:val="0"/>
      <w:divBdr>
        <w:top w:val="none" w:sz="0" w:space="0" w:color="auto"/>
        <w:left w:val="none" w:sz="0" w:space="0" w:color="auto"/>
        <w:bottom w:val="none" w:sz="0" w:space="0" w:color="auto"/>
        <w:right w:val="none" w:sz="0" w:space="0" w:color="auto"/>
      </w:divBdr>
    </w:div>
    <w:div w:id="1160849596">
      <w:marLeft w:val="480"/>
      <w:marRight w:val="0"/>
      <w:marTop w:val="0"/>
      <w:marBottom w:val="0"/>
      <w:divBdr>
        <w:top w:val="none" w:sz="0" w:space="0" w:color="auto"/>
        <w:left w:val="none" w:sz="0" w:space="0" w:color="auto"/>
        <w:bottom w:val="none" w:sz="0" w:space="0" w:color="auto"/>
        <w:right w:val="none" w:sz="0" w:space="0" w:color="auto"/>
      </w:divBdr>
    </w:div>
    <w:div w:id="1177232041">
      <w:marLeft w:val="480"/>
      <w:marRight w:val="0"/>
      <w:marTop w:val="0"/>
      <w:marBottom w:val="0"/>
      <w:divBdr>
        <w:top w:val="none" w:sz="0" w:space="0" w:color="auto"/>
        <w:left w:val="none" w:sz="0" w:space="0" w:color="auto"/>
        <w:bottom w:val="none" w:sz="0" w:space="0" w:color="auto"/>
        <w:right w:val="none" w:sz="0" w:space="0" w:color="auto"/>
      </w:divBdr>
    </w:div>
    <w:div w:id="1184705557">
      <w:marLeft w:val="480"/>
      <w:marRight w:val="0"/>
      <w:marTop w:val="0"/>
      <w:marBottom w:val="0"/>
      <w:divBdr>
        <w:top w:val="none" w:sz="0" w:space="0" w:color="auto"/>
        <w:left w:val="none" w:sz="0" w:space="0" w:color="auto"/>
        <w:bottom w:val="none" w:sz="0" w:space="0" w:color="auto"/>
        <w:right w:val="none" w:sz="0" w:space="0" w:color="auto"/>
      </w:divBdr>
    </w:div>
    <w:div w:id="1209486597">
      <w:marLeft w:val="480"/>
      <w:marRight w:val="0"/>
      <w:marTop w:val="0"/>
      <w:marBottom w:val="0"/>
      <w:divBdr>
        <w:top w:val="none" w:sz="0" w:space="0" w:color="auto"/>
        <w:left w:val="none" w:sz="0" w:space="0" w:color="auto"/>
        <w:bottom w:val="none" w:sz="0" w:space="0" w:color="auto"/>
        <w:right w:val="none" w:sz="0" w:space="0" w:color="auto"/>
      </w:divBdr>
    </w:div>
    <w:div w:id="1214198764">
      <w:marLeft w:val="480"/>
      <w:marRight w:val="0"/>
      <w:marTop w:val="0"/>
      <w:marBottom w:val="0"/>
      <w:divBdr>
        <w:top w:val="none" w:sz="0" w:space="0" w:color="auto"/>
        <w:left w:val="none" w:sz="0" w:space="0" w:color="auto"/>
        <w:bottom w:val="none" w:sz="0" w:space="0" w:color="auto"/>
        <w:right w:val="none" w:sz="0" w:space="0" w:color="auto"/>
      </w:divBdr>
    </w:div>
    <w:div w:id="1215314337">
      <w:marLeft w:val="480"/>
      <w:marRight w:val="0"/>
      <w:marTop w:val="0"/>
      <w:marBottom w:val="0"/>
      <w:divBdr>
        <w:top w:val="none" w:sz="0" w:space="0" w:color="auto"/>
        <w:left w:val="none" w:sz="0" w:space="0" w:color="auto"/>
        <w:bottom w:val="none" w:sz="0" w:space="0" w:color="auto"/>
        <w:right w:val="none" w:sz="0" w:space="0" w:color="auto"/>
      </w:divBdr>
    </w:div>
    <w:div w:id="1246912094">
      <w:marLeft w:val="480"/>
      <w:marRight w:val="0"/>
      <w:marTop w:val="0"/>
      <w:marBottom w:val="0"/>
      <w:divBdr>
        <w:top w:val="none" w:sz="0" w:space="0" w:color="auto"/>
        <w:left w:val="none" w:sz="0" w:space="0" w:color="auto"/>
        <w:bottom w:val="none" w:sz="0" w:space="0" w:color="auto"/>
        <w:right w:val="none" w:sz="0" w:space="0" w:color="auto"/>
      </w:divBdr>
    </w:div>
    <w:div w:id="1247613267">
      <w:marLeft w:val="480"/>
      <w:marRight w:val="0"/>
      <w:marTop w:val="0"/>
      <w:marBottom w:val="0"/>
      <w:divBdr>
        <w:top w:val="none" w:sz="0" w:space="0" w:color="auto"/>
        <w:left w:val="none" w:sz="0" w:space="0" w:color="auto"/>
        <w:bottom w:val="none" w:sz="0" w:space="0" w:color="auto"/>
        <w:right w:val="none" w:sz="0" w:space="0" w:color="auto"/>
      </w:divBdr>
    </w:div>
    <w:div w:id="1249849808">
      <w:marLeft w:val="480"/>
      <w:marRight w:val="0"/>
      <w:marTop w:val="0"/>
      <w:marBottom w:val="0"/>
      <w:divBdr>
        <w:top w:val="none" w:sz="0" w:space="0" w:color="auto"/>
        <w:left w:val="none" w:sz="0" w:space="0" w:color="auto"/>
        <w:bottom w:val="none" w:sz="0" w:space="0" w:color="auto"/>
        <w:right w:val="none" w:sz="0" w:space="0" w:color="auto"/>
      </w:divBdr>
    </w:div>
    <w:div w:id="1266501957">
      <w:marLeft w:val="480"/>
      <w:marRight w:val="0"/>
      <w:marTop w:val="0"/>
      <w:marBottom w:val="0"/>
      <w:divBdr>
        <w:top w:val="none" w:sz="0" w:space="0" w:color="auto"/>
        <w:left w:val="none" w:sz="0" w:space="0" w:color="auto"/>
        <w:bottom w:val="none" w:sz="0" w:space="0" w:color="auto"/>
        <w:right w:val="none" w:sz="0" w:space="0" w:color="auto"/>
      </w:divBdr>
    </w:div>
    <w:div w:id="1267889659">
      <w:marLeft w:val="480"/>
      <w:marRight w:val="0"/>
      <w:marTop w:val="0"/>
      <w:marBottom w:val="0"/>
      <w:divBdr>
        <w:top w:val="none" w:sz="0" w:space="0" w:color="auto"/>
        <w:left w:val="none" w:sz="0" w:space="0" w:color="auto"/>
        <w:bottom w:val="none" w:sz="0" w:space="0" w:color="auto"/>
        <w:right w:val="none" w:sz="0" w:space="0" w:color="auto"/>
      </w:divBdr>
    </w:div>
    <w:div w:id="1273132234">
      <w:marLeft w:val="480"/>
      <w:marRight w:val="0"/>
      <w:marTop w:val="0"/>
      <w:marBottom w:val="0"/>
      <w:divBdr>
        <w:top w:val="none" w:sz="0" w:space="0" w:color="auto"/>
        <w:left w:val="none" w:sz="0" w:space="0" w:color="auto"/>
        <w:bottom w:val="none" w:sz="0" w:space="0" w:color="auto"/>
        <w:right w:val="none" w:sz="0" w:space="0" w:color="auto"/>
      </w:divBdr>
    </w:div>
    <w:div w:id="1297299409">
      <w:marLeft w:val="480"/>
      <w:marRight w:val="0"/>
      <w:marTop w:val="0"/>
      <w:marBottom w:val="0"/>
      <w:divBdr>
        <w:top w:val="none" w:sz="0" w:space="0" w:color="auto"/>
        <w:left w:val="none" w:sz="0" w:space="0" w:color="auto"/>
        <w:bottom w:val="none" w:sz="0" w:space="0" w:color="auto"/>
        <w:right w:val="none" w:sz="0" w:space="0" w:color="auto"/>
      </w:divBdr>
    </w:div>
    <w:div w:id="1311598110">
      <w:marLeft w:val="480"/>
      <w:marRight w:val="0"/>
      <w:marTop w:val="0"/>
      <w:marBottom w:val="0"/>
      <w:divBdr>
        <w:top w:val="none" w:sz="0" w:space="0" w:color="auto"/>
        <w:left w:val="none" w:sz="0" w:space="0" w:color="auto"/>
        <w:bottom w:val="none" w:sz="0" w:space="0" w:color="auto"/>
        <w:right w:val="none" w:sz="0" w:space="0" w:color="auto"/>
      </w:divBdr>
    </w:div>
    <w:div w:id="1312633291">
      <w:marLeft w:val="480"/>
      <w:marRight w:val="0"/>
      <w:marTop w:val="0"/>
      <w:marBottom w:val="0"/>
      <w:divBdr>
        <w:top w:val="none" w:sz="0" w:space="0" w:color="auto"/>
        <w:left w:val="none" w:sz="0" w:space="0" w:color="auto"/>
        <w:bottom w:val="none" w:sz="0" w:space="0" w:color="auto"/>
        <w:right w:val="none" w:sz="0" w:space="0" w:color="auto"/>
      </w:divBdr>
    </w:div>
    <w:div w:id="1331256877">
      <w:marLeft w:val="480"/>
      <w:marRight w:val="0"/>
      <w:marTop w:val="0"/>
      <w:marBottom w:val="0"/>
      <w:divBdr>
        <w:top w:val="none" w:sz="0" w:space="0" w:color="auto"/>
        <w:left w:val="none" w:sz="0" w:space="0" w:color="auto"/>
        <w:bottom w:val="none" w:sz="0" w:space="0" w:color="auto"/>
        <w:right w:val="none" w:sz="0" w:space="0" w:color="auto"/>
      </w:divBdr>
    </w:div>
    <w:div w:id="1342318190">
      <w:marLeft w:val="480"/>
      <w:marRight w:val="0"/>
      <w:marTop w:val="0"/>
      <w:marBottom w:val="0"/>
      <w:divBdr>
        <w:top w:val="none" w:sz="0" w:space="0" w:color="auto"/>
        <w:left w:val="none" w:sz="0" w:space="0" w:color="auto"/>
        <w:bottom w:val="none" w:sz="0" w:space="0" w:color="auto"/>
        <w:right w:val="none" w:sz="0" w:space="0" w:color="auto"/>
      </w:divBdr>
    </w:div>
    <w:div w:id="1354724861">
      <w:marLeft w:val="480"/>
      <w:marRight w:val="0"/>
      <w:marTop w:val="0"/>
      <w:marBottom w:val="0"/>
      <w:divBdr>
        <w:top w:val="none" w:sz="0" w:space="0" w:color="auto"/>
        <w:left w:val="none" w:sz="0" w:space="0" w:color="auto"/>
        <w:bottom w:val="none" w:sz="0" w:space="0" w:color="auto"/>
        <w:right w:val="none" w:sz="0" w:space="0" w:color="auto"/>
      </w:divBdr>
    </w:div>
    <w:div w:id="1379741900">
      <w:marLeft w:val="480"/>
      <w:marRight w:val="0"/>
      <w:marTop w:val="0"/>
      <w:marBottom w:val="0"/>
      <w:divBdr>
        <w:top w:val="none" w:sz="0" w:space="0" w:color="auto"/>
        <w:left w:val="none" w:sz="0" w:space="0" w:color="auto"/>
        <w:bottom w:val="none" w:sz="0" w:space="0" w:color="auto"/>
        <w:right w:val="none" w:sz="0" w:space="0" w:color="auto"/>
      </w:divBdr>
    </w:div>
    <w:div w:id="1384716562">
      <w:marLeft w:val="480"/>
      <w:marRight w:val="0"/>
      <w:marTop w:val="0"/>
      <w:marBottom w:val="0"/>
      <w:divBdr>
        <w:top w:val="none" w:sz="0" w:space="0" w:color="auto"/>
        <w:left w:val="none" w:sz="0" w:space="0" w:color="auto"/>
        <w:bottom w:val="none" w:sz="0" w:space="0" w:color="auto"/>
        <w:right w:val="none" w:sz="0" w:space="0" w:color="auto"/>
      </w:divBdr>
    </w:div>
    <w:div w:id="1388530775">
      <w:marLeft w:val="480"/>
      <w:marRight w:val="0"/>
      <w:marTop w:val="0"/>
      <w:marBottom w:val="0"/>
      <w:divBdr>
        <w:top w:val="none" w:sz="0" w:space="0" w:color="auto"/>
        <w:left w:val="none" w:sz="0" w:space="0" w:color="auto"/>
        <w:bottom w:val="none" w:sz="0" w:space="0" w:color="auto"/>
        <w:right w:val="none" w:sz="0" w:space="0" w:color="auto"/>
      </w:divBdr>
    </w:div>
    <w:div w:id="1400979855">
      <w:marLeft w:val="480"/>
      <w:marRight w:val="0"/>
      <w:marTop w:val="0"/>
      <w:marBottom w:val="0"/>
      <w:divBdr>
        <w:top w:val="none" w:sz="0" w:space="0" w:color="auto"/>
        <w:left w:val="none" w:sz="0" w:space="0" w:color="auto"/>
        <w:bottom w:val="none" w:sz="0" w:space="0" w:color="auto"/>
        <w:right w:val="none" w:sz="0" w:space="0" w:color="auto"/>
      </w:divBdr>
    </w:div>
    <w:div w:id="1427464473">
      <w:marLeft w:val="480"/>
      <w:marRight w:val="0"/>
      <w:marTop w:val="0"/>
      <w:marBottom w:val="0"/>
      <w:divBdr>
        <w:top w:val="none" w:sz="0" w:space="0" w:color="auto"/>
        <w:left w:val="none" w:sz="0" w:space="0" w:color="auto"/>
        <w:bottom w:val="none" w:sz="0" w:space="0" w:color="auto"/>
        <w:right w:val="none" w:sz="0" w:space="0" w:color="auto"/>
      </w:divBdr>
    </w:div>
    <w:div w:id="1428454520">
      <w:marLeft w:val="480"/>
      <w:marRight w:val="0"/>
      <w:marTop w:val="0"/>
      <w:marBottom w:val="0"/>
      <w:divBdr>
        <w:top w:val="none" w:sz="0" w:space="0" w:color="auto"/>
        <w:left w:val="none" w:sz="0" w:space="0" w:color="auto"/>
        <w:bottom w:val="none" w:sz="0" w:space="0" w:color="auto"/>
        <w:right w:val="none" w:sz="0" w:space="0" w:color="auto"/>
      </w:divBdr>
    </w:div>
    <w:div w:id="1443574875">
      <w:marLeft w:val="480"/>
      <w:marRight w:val="0"/>
      <w:marTop w:val="0"/>
      <w:marBottom w:val="0"/>
      <w:divBdr>
        <w:top w:val="none" w:sz="0" w:space="0" w:color="auto"/>
        <w:left w:val="none" w:sz="0" w:space="0" w:color="auto"/>
        <w:bottom w:val="none" w:sz="0" w:space="0" w:color="auto"/>
        <w:right w:val="none" w:sz="0" w:space="0" w:color="auto"/>
      </w:divBdr>
    </w:div>
    <w:div w:id="1481263052">
      <w:marLeft w:val="480"/>
      <w:marRight w:val="0"/>
      <w:marTop w:val="0"/>
      <w:marBottom w:val="0"/>
      <w:divBdr>
        <w:top w:val="none" w:sz="0" w:space="0" w:color="auto"/>
        <w:left w:val="none" w:sz="0" w:space="0" w:color="auto"/>
        <w:bottom w:val="none" w:sz="0" w:space="0" w:color="auto"/>
        <w:right w:val="none" w:sz="0" w:space="0" w:color="auto"/>
      </w:divBdr>
    </w:div>
    <w:div w:id="1483497948">
      <w:marLeft w:val="480"/>
      <w:marRight w:val="0"/>
      <w:marTop w:val="0"/>
      <w:marBottom w:val="0"/>
      <w:divBdr>
        <w:top w:val="none" w:sz="0" w:space="0" w:color="auto"/>
        <w:left w:val="none" w:sz="0" w:space="0" w:color="auto"/>
        <w:bottom w:val="none" w:sz="0" w:space="0" w:color="auto"/>
        <w:right w:val="none" w:sz="0" w:space="0" w:color="auto"/>
      </w:divBdr>
    </w:div>
    <w:div w:id="1511875845">
      <w:marLeft w:val="480"/>
      <w:marRight w:val="0"/>
      <w:marTop w:val="0"/>
      <w:marBottom w:val="0"/>
      <w:divBdr>
        <w:top w:val="none" w:sz="0" w:space="0" w:color="auto"/>
        <w:left w:val="none" w:sz="0" w:space="0" w:color="auto"/>
        <w:bottom w:val="none" w:sz="0" w:space="0" w:color="auto"/>
        <w:right w:val="none" w:sz="0" w:space="0" w:color="auto"/>
      </w:divBdr>
    </w:div>
    <w:div w:id="1530801192">
      <w:marLeft w:val="480"/>
      <w:marRight w:val="0"/>
      <w:marTop w:val="0"/>
      <w:marBottom w:val="0"/>
      <w:divBdr>
        <w:top w:val="none" w:sz="0" w:space="0" w:color="auto"/>
        <w:left w:val="none" w:sz="0" w:space="0" w:color="auto"/>
        <w:bottom w:val="none" w:sz="0" w:space="0" w:color="auto"/>
        <w:right w:val="none" w:sz="0" w:space="0" w:color="auto"/>
      </w:divBdr>
    </w:div>
    <w:div w:id="1531796395">
      <w:marLeft w:val="480"/>
      <w:marRight w:val="0"/>
      <w:marTop w:val="0"/>
      <w:marBottom w:val="0"/>
      <w:divBdr>
        <w:top w:val="none" w:sz="0" w:space="0" w:color="auto"/>
        <w:left w:val="none" w:sz="0" w:space="0" w:color="auto"/>
        <w:bottom w:val="none" w:sz="0" w:space="0" w:color="auto"/>
        <w:right w:val="none" w:sz="0" w:space="0" w:color="auto"/>
      </w:divBdr>
    </w:div>
    <w:div w:id="1533181079">
      <w:marLeft w:val="480"/>
      <w:marRight w:val="0"/>
      <w:marTop w:val="0"/>
      <w:marBottom w:val="0"/>
      <w:divBdr>
        <w:top w:val="none" w:sz="0" w:space="0" w:color="auto"/>
        <w:left w:val="none" w:sz="0" w:space="0" w:color="auto"/>
        <w:bottom w:val="none" w:sz="0" w:space="0" w:color="auto"/>
        <w:right w:val="none" w:sz="0" w:space="0" w:color="auto"/>
      </w:divBdr>
    </w:div>
    <w:div w:id="1551183611">
      <w:marLeft w:val="480"/>
      <w:marRight w:val="0"/>
      <w:marTop w:val="0"/>
      <w:marBottom w:val="0"/>
      <w:divBdr>
        <w:top w:val="none" w:sz="0" w:space="0" w:color="auto"/>
        <w:left w:val="none" w:sz="0" w:space="0" w:color="auto"/>
        <w:bottom w:val="none" w:sz="0" w:space="0" w:color="auto"/>
        <w:right w:val="none" w:sz="0" w:space="0" w:color="auto"/>
      </w:divBdr>
    </w:div>
    <w:div w:id="1571844976">
      <w:marLeft w:val="480"/>
      <w:marRight w:val="0"/>
      <w:marTop w:val="0"/>
      <w:marBottom w:val="0"/>
      <w:divBdr>
        <w:top w:val="none" w:sz="0" w:space="0" w:color="auto"/>
        <w:left w:val="none" w:sz="0" w:space="0" w:color="auto"/>
        <w:bottom w:val="none" w:sz="0" w:space="0" w:color="auto"/>
        <w:right w:val="none" w:sz="0" w:space="0" w:color="auto"/>
      </w:divBdr>
    </w:div>
    <w:div w:id="1576621608">
      <w:marLeft w:val="480"/>
      <w:marRight w:val="0"/>
      <w:marTop w:val="0"/>
      <w:marBottom w:val="0"/>
      <w:divBdr>
        <w:top w:val="none" w:sz="0" w:space="0" w:color="auto"/>
        <w:left w:val="none" w:sz="0" w:space="0" w:color="auto"/>
        <w:bottom w:val="none" w:sz="0" w:space="0" w:color="auto"/>
        <w:right w:val="none" w:sz="0" w:space="0" w:color="auto"/>
      </w:divBdr>
    </w:div>
    <w:div w:id="1589387783">
      <w:marLeft w:val="480"/>
      <w:marRight w:val="0"/>
      <w:marTop w:val="0"/>
      <w:marBottom w:val="0"/>
      <w:divBdr>
        <w:top w:val="none" w:sz="0" w:space="0" w:color="auto"/>
        <w:left w:val="none" w:sz="0" w:space="0" w:color="auto"/>
        <w:bottom w:val="none" w:sz="0" w:space="0" w:color="auto"/>
        <w:right w:val="none" w:sz="0" w:space="0" w:color="auto"/>
      </w:divBdr>
    </w:div>
    <w:div w:id="1595361513">
      <w:marLeft w:val="480"/>
      <w:marRight w:val="0"/>
      <w:marTop w:val="0"/>
      <w:marBottom w:val="0"/>
      <w:divBdr>
        <w:top w:val="none" w:sz="0" w:space="0" w:color="auto"/>
        <w:left w:val="none" w:sz="0" w:space="0" w:color="auto"/>
        <w:bottom w:val="none" w:sz="0" w:space="0" w:color="auto"/>
        <w:right w:val="none" w:sz="0" w:space="0" w:color="auto"/>
      </w:divBdr>
    </w:div>
    <w:div w:id="1613630378">
      <w:marLeft w:val="480"/>
      <w:marRight w:val="0"/>
      <w:marTop w:val="0"/>
      <w:marBottom w:val="0"/>
      <w:divBdr>
        <w:top w:val="none" w:sz="0" w:space="0" w:color="auto"/>
        <w:left w:val="none" w:sz="0" w:space="0" w:color="auto"/>
        <w:bottom w:val="none" w:sz="0" w:space="0" w:color="auto"/>
        <w:right w:val="none" w:sz="0" w:space="0" w:color="auto"/>
      </w:divBdr>
    </w:div>
    <w:div w:id="1616522889">
      <w:marLeft w:val="480"/>
      <w:marRight w:val="0"/>
      <w:marTop w:val="0"/>
      <w:marBottom w:val="0"/>
      <w:divBdr>
        <w:top w:val="none" w:sz="0" w:space="0" w:color="auto"/>
        <w:left w:val="none" w:sz="0" w:space="0" w:color="auto"/>
        <w:bottom w:val="none" w:sz="0" w:space="0" w:color="auto"/>
        <w:right w:val="none" w:sz="0" w:space="0" w:color="auto"/>
      </w:divBdr>
    </w:div>
    <w:div w:id="1620336838">
      <w:marLeft w:val="480"/>
      <w:marRight w:val="0"/>
      <w:marTop w:val="0"/>
      <w:marBottom w:val="0"/>
      <w:divBdr>
        <w:top w:val="none" w:sz="0" w:space="0" w:color="auto"/>
        <w:left w:val="none" w:sz="0" w:space="0" w:color="auto"/>
        <w:bottom w:val="none" w:sz="0" w:space="0" w:color="auto"/>
        <w:right w:val="none" w:sz="0" w:space="0" w:color="auto"/>
      </w:divBdr>
    </w:div>
    <w:div w:id="1620837040">
      <w:marLeft w:val="480"/>
      <w:marRight w:val="0"/>
      <w:marTop w:val="0"/>
      <w:marBottom w:val="0"/>
      <w:divBdr>
        <w:top w:val="none" w:sz="0" w:space="0" w:color="auto"/>
        <w:left w:val="none" w:sz="0" w:space="0" w:color="auto"/>
        <w:bottom w:val="none" w:sz="0" w:space="0" w:color="auto"/>
        <w:right w:val="none" w:sz="0" w:space="0" w:color="auto"/>
      </w:divBdr>
    </w:div>
    <w:div w:id="1624114494">
      <w:marLeft w:val="480"/>
      <w:marRight w:val="0"/>
      <w:marTop w:val="0"/>
      <w:marBottom w:val="0"/>
      <w:divBdr>
        <w:top w:val="none" w:sz="0" w:space="0" w:color="auto"/>
        <w:left w:val="none" w:sz="0" w:space="0" w:color="auto"/>
        <w:bottom w:val="none" w:sz="0" w:space="0" w:color="auto"/>
        <w:right w:val="none" w:sz="0" w:space="0" w:color="auto"/>
      </w:divBdr>
    </w:div>
    <w:div w:id="1633169771">
      <w:marLeft w:val="480"/>
      <w:marRight w:val="0"/>
      <w:marTop w:val="0"/>
      <w:marBottom w:val="0"/>
      <w:divBdr>
        <w:top w:val="none" w:sz="0" w:space="0" w:color="auto"/>
        <w:left w:val="none" w:sz="0" w:space="0" w:color="auto"/>
        <w:bottom w:val="none" w:sz="0" w:space="0" w:color="auto"/>
        <w:right w:val="none" w:sz="0" w:space="0" w:color="auto"/>
      </w:divBdr>
    </w:div>
    <w:div w:id="1636913245">
      <w:marLeft w:val="480"/>
      <w:marRight w:val="0"/>
      <w:marTop w:val="0"/>
      <w:marBottom w:val="0"/>
      <w:divBdr>
        <w:top w:val="none" w:sz="0" w:space="0" w:color="auto"/>
        <w:left w:val="none" w:sz="0" w:space="0" w:color="auto"/>
        <w:bottom w:val="none" w:sz="0" w:space="0" w:color="auto"/>
        <w:right w:val="none" w:sz="0" w:space="0" w:color="auto"/>
      </w:divBdr>
    </w:div>
    <w:div w:id="1645499317">
      <w:marLeft w:val="480"/>
      <w:marRight w:val="0"/>
      <w:marTop w:val="0"/>
      <w:marBottom w:val="0"/>
      <w:divBdr>
        <w:top w:val="none" w:sz="0" w:space="0" w:color="auto"/>
        <w:left w:val="none" w:sz="0" w:space="0" w:color="auto"/>
        <w:bottom w:val="none" w:sz="0" w:space="0" w:color="auto"/>
        <w:right w:val="none" w:sz="0" w:space="0" w:color="auto"/>
      </w:divBdr>
    </w:div>
    <w:div w:id="1654792986">
      <w:marLeft w:val="480"/>
      <w:marRight w:val="0"/>
      <w:marTop w:val="0"/>
      <w:marBottom w:val="0"/>
      <w:divBdr>
        <w:top w:val="none" w:sz="0" w:space="0" w:color="auto"/>
        <w:left w:val="none" w:sz="0" w:space="0" w:color="auto"/>
        <w:bottom w:val="none" w:sz="0" w:space="0" w:color="auto"/>
        <w:right w:val="none" w:sz="0" w:space="0" w:color="auto"/>
      </w:divBdr>
    </w:div>
    <w:div w:id="1664233913">
      <w:marLeft w:val="480"/>
      <w:marRight w:val="0"/>
      <w:marTop w:val="0"/>
      <w:marBottom w:val="0"/>
      <w:divBdr>
        <w:top w:val="none" w:sz="0" w:space="0" w:color="auto"/>
        <w:left w:val="none" w:sz="0" w:space="0" w:color="auto"/>
        <w:bottom w:val="none" w:sz="0" w:space="0" w:color="auto"/>
        <w:right w:val="none" w:sz="0" w:space="0" w:color="auto"/>
      </w:divBdr>
    </w:div>
    <w:div w:id="1692225082">
      <w:marLeft w:val="480"/>
      <w:marRight w:val="0"/>
      <w:marTop w:val="0"/>
      <w:marBottom w:val="0"/>
      <w:divBdr>
        <w:top w:val="none" w:sz="0" w:space="0" w:color="auto"/>
        <w:left w:val="none" w:sz="0" w:space="0" w:color="auto"/>
        <w:bottom w:val="none" w:sz="0" w:space="0" w:color="auto"/>
        <w:right w:val="none" w:sz="0" w:space="0" w:color="auto"/>
      </w:divBdr>
    </w:div>
    <w:div w:id="1694723621">
      <w:marLeft w:val="480"/>
      <w:marRight w:val="0"/>
      <w:marTop w:val="0"/>
      <w:marBottom w:val="0"/>
      <w:divBdr>
        <w:top w:val="none" w:sz="0" w:space="0" w:color="auto"/>
        <w:left w:val="none" w:sz="0" w:space="0" w:color="auto"/>
        <w:bottom w:val="none" w:sz="0" w:space="0" w:color="auto"/>
        <w:right w:val="none" w:sz="0" w:space="0" w:color="auto"/>
      </w:divBdr>
    </w:div>
    <w:div w:id="1695620106">
      <w:marLeft w:val="480"/>
      <w:marRight w:val="0"/>
      <w:marTop w:val="0"/>
      <w:marBottom w:val="0"/>
      <w:divBdr>
        <w:top w:val="none" w:sz="0" w:space="0" w:color="auto"/>
        <w:left w:val="none" w:sz="0" w:space="0" w:color="auto"/>
        <w:bottom w:val="none" w:sz="0" w:space="0" w:color="auto"/>
        <w:right w:val="none" w:sz="0" w:space="0" w:color="auto"/>
      </w:divBdr>
    </w:div>
    <w:div w:id="1697921626">
      <w:marLeft w:val="480"/>
      <w:marRight w:val="0"/>
      <w:marTop w:val="0"/>
      <w:marBottom w:val="0"/>
      <w:divBdr>
        <w:top w:val="none" w:sz="0" w:space="0" w:color="auto"/>
        <w:left w:val="none" w:sz="0" w:space="0" w:color="auto"/>
        <w:bottom w:val="none" w:sz="0" w:space="0" w:color="auto"/>
        <w:right w:val="none" w:sz="0" w:space="0" w:color="auto"/>
      </w:divBdr>
    </w:div>
    <w:div w:id="1698505159">
      <w:marLeft w:val="480"/>
      <w:marRight w:val="0"/>
      <w:marTop w:val="0"/>
      <w:marBottom w:val="0"/>
      <w:divBdr>
        <w:top w:val="none" w:sz="0" w:space="0" w:color="auto"/>
        <w:left w:val="none" w:sz="0" w:space="0" w:color="auto"/>
        <w:bottom w:val="none" w:sz="0" w:space="0" w:color="auto"/>
        <w:right w:val="none" w:sz="0" w:space="0" w:color="auto"/>
      </w:divBdr>
    </w:div>
    <w:div w:id="1720786198">
      <w:marLeft w:val="480"/>
      <w:marRight w:val="0"/>
      <w:marTop w:val="0"/>
      <w:marBottom w:val="0"/>
      <w:divBdr>
        <w:top w:val="none" w:sz="0" w:space="0" w:color="auto"/>
        <w:left w:val="none" w:sz="0" w:space="0" w:color="auto"/>
        <w:bottom w:val="none" w:sz="0" w:space="0" w:color="auto"/>
        <w:right w:val="none" w:sz="0" w:space="0" w:color="auto"/>
      </w:divBdr>
    </w:div>
    <w:div w:id="1780565758">
      <w:marLeft w:val="480"/>
      <w:marRight w:val="0"/>
      <w:marTop w:val="0"/>
      <w:marBottom w:val="0"/>
      <w:divBdr>
        <w:top w:val="none" w:sz="0" w:space="0" w:color="auto"/>
        <w:left w:val="none" w:sz="0" w:space="0" w:color="auto"/>
        <w:bottom w:val="none" w:sz="0" w:space="0" w:color="auto"/>
        <w:right w:val="none" w:sz="0" w:space="0" w:color="auto"/>
      </w:divBdr>
    </w:div>
    <w:div w:id="1787967206">
      <w:marLeft w:val="480"/>
      <w:marRight w:val="0"/>
      <w:marTop w:val="0"/>
      <w:marBottom w:val="0"/>
      <w:divBdr>
        <w:top w:val="none" w:sz="0" w:space="0" w:color="auto"/>
        <w:left w:val="none" w:sz="0" w:space="0" w:color="auto"/>
        <w:bottom w:val="none" w:sz="0" w:space="0" w:color="auto"/>
        <w:right w:val="none" w:sz="0" w:space="0" w:color="auto"/>
      </w:divBdr>
    </w:div>
    <w:div w:id="1791701258">
      <w:marLeft w:val="480"/>
      <w:marRight w:val="0"/>
      <w:marTop w:val="0"/>
      <w:marBottom w:val="0"/>
      <w:divBdr>
        <w:top w:val="none" w:sz="0" w:space="0" w:color="auto"/>
        <w:left w:val="none" w:sz="0" w:space="0" w:color="auto"/>
        <w:bottom w:val="none" w:sz="0" w:space="0" w:color="auto"/>
        <w:right w:val="none" w:sz="0" w:space="0" w:color="auto"/>
      </w:divBdr>
    </w:div>
    <w:div w:id="1797065999">
      <w:marLeft w:val="480"/>
      <w:marRight w:val="0"/>
      <w:marTop w:val="0"/>
      <w:marBottom w:val="0"/>
      <w:divBdr>
        <w:top w:val="none" w:sz="0" w:space="0" w:color="auto"/>
        <w:left w:val="none" w:sz="0" w:space="0" w:color="auto"/>
        <w:bottom w:val="none" w:sz="0" w:space="0" w:color="auto"/>
        <w:right w:val="none" w:sz="0" w:space="0" w:color="auto"/>
      </w:divBdr>
    </w:div>
    <w:div w:id="1807700322">
      <w:marLeft w:val="480"/>
      <w:marRight w:val="0"/>
      <w:marTop w:val="0"/>
      <w:marBottom w:val="0"/>
      <w:divBdr>
        <w:top w:val="none" w:sz="0" w:space="0" w:color="auto"/>
        <w:left w:val="none" w:sz="0" w:space="0" w:color="auto"/>
        <w:bottom w:val="none" w:sz="0" w:space="0" w:color="auto"/>
        <w:right w:val="none" w:sz="0" w:space="0" w:color="auto"/>
      </w:divBdr>
    </w:div>
    <w:div w:id="1808159582">
      <w:marLeft w:val="480"/>
      <w:marRight w:val="0"/>
      <w:marTop w:val="0"/>
      <w:marBottom w:val="0"/>
      <w:divBdr>
        <w:top w:val="none" w:sz="0" w:space="0" w:color="auto"/>
        <w:left w:val="none" w:sz="0" w:space="0" w:color="auto"/>
        <w:bottom w:val="none" w:sz="0" w:space="0" w:color="auto"/>
        <w:right w:val="none" w:sz="0" w:space="0" w:color="auto"/>
      </w:divBdr>
    </w:div>
    <w:div w:id="1809664698">
      <w:marLeft w:val="480"/>
      <w:marRight w:val="0"/>
      <w:marTop w:val="0"/>
      <w:marBottom w:val="0"/>
      <w:divBdr>
        <w:top w:val="none" w:sz="0" w:space="0" w:color="auto"/>
        <w:left w:val="none" w:sz="0" w:space="0" w:color="auto"/>
        <w:bottom w:val="none" w:sz="0" w:space="0" w:color="auto"/>
        <w:right w:val="none" w:sz="0" w:space="0" w:color="auto"/>
      </w:divBdr>
    </w:div>
    <w:div w:id="1839690378">
      <w:marLeft w:val="480"/>
      <w:marRight w:val="0"/>
      <w:marTop w:val="0"/>
      <w:marBottom w:val="0"/>
      <w:divBdr>
        <w:top w:val="none" w:sz="0" w:space="0" w:color="auto"/>
        <w:left w:val="none" w:sz="0" w:space="0" w:color="auto"/>
        <w:bottom w:val="none" w:sz="0" w:space="0" w:color="auto"/>
        <w:right w:val="none" w:sz="0" w:space="0" w:color="auto"/>
      </w:divBdr>
    </w:div>
    <w:div w:id="1848132260">
      <w:marLeft w:val="480"/>
      <w:marRight w:val="0"/>
      <w:marTop w:val="0"/>
      <w:marBottom w:val="0"/>
      <w:divBdr>
        <w:top w:val="none" w:sz="0" w:space="0" w:color="auto"/>
        <w:left w:val="none" w:sz="0" w:space="0" w:color="auto"/>
        <w:bottom w:val="none" w:sz="0" w:space="0" w:color="auto"/>
        <w:right w:val="none" w:sz="0" w:space="0" w:color="auto"/>
      </w:divBdr>
    </w:div>
    <w:div w:id="1848445834">
      <w:marLeft w:val="480"/>
      <w:marRight w:val="0"/>
      <w:marTop w:val="0"/>
      <w:marBottom w:val="0"/>
      <w:divBdr>
        <w:top w:val="none" w:sz="0" w:space="0" w:color="auto"/>
        <w:left w:val="none" w:sz="0" w:space="0" w:color="auto"/>
        <w:bottom w:val="none" w:sz="0" w:space="0" w:color="auto"/>
        <w:right w:val="none" w:sz="0" w:space="0" w:color="auto"/>
      </w:divBdr>
    </w:div>
    <w:div w:id="1849322371">
      <w:marLeft w:val="480"/>
      <w:marRight w:val="0"/>
      <w:marTop w:val="0"/>
      <w:marBottom w:val="0"/>
      <w:divBdr>
        <w:top w:val="none" w:sz="0" w:space="0" w:color="auto"/>
        <w:left w:val="none" w:sz="0" w:space="0" w:color="auto"/>
        <w:bottom w:val="none" w:sz="0" w:space="0" w:color="auto"/>
        <w:right w:val="none" w:sz="0" w:space="0" w:color="auto"/>
      </w:divBdr>
    </w:div>
    <w:div w:id="1859348707">
      <w:marLeft w:val="480"/>
      <w:marRight w:val="0"/>
      <w:marTop w:val="0"/>
      <w:marBottom w:val="0"/>
      <w:divBdr>
        <w:top w:val="none" w:sz="0" w:space="0" w:color="auto"/>
        <w:left w:val="none" w:sz="0" w:space="0" w:color="auto"/>
        <w:bottom w:val="none" w:sz="0" w:space="0" w:color="auto"/>
        <w:right w:val="none" w:sz="0" w:space="0" w:color="auto"/>
      </w:divBdr>
    </w:div>
    <w:div w:id="1870147052">
      <w:marLeft w:val="480"/>
      <w:marRight w:val="0"/>
      <w:marTop w:val="0"/>
      <w:marBottom w:val="0"/>
      <w:divBdr>
        <w:top w:val="none" w:sz="0" w:space="0" w:color="auto"/>
        <w:left w:val="none" w:sz="0" w:space="0" w:color="auto"/>
        <w:bottom w:val="none" w:sz="0" w:space="0" w:color="auto"/>
        <w:right w:val="none" w:sz="0" w:space="0" w:color="auto"/>
      </w:divBdr>
    </w:div>
    <w:div w:id="1878161710">
      <w:marLeft w:val="480"/>
      <w:marRight w:val="0"/>
      <w:marTop w:val="0"/>
      <w:marBottom w:val="0"/>
      <w:divBdr>
        <w:top w:val="none" w:sz="0" w:space="0" w:color="auto"/>
        <w:left w:val="none" w:sz="0" w:space="0" w:color="auto"/>
        <w:bottom w:val="none" w:sz="0" w:space="0" w:color="auto"/>
        <w:right w:val="none" w:sz="0" w:space="0" w:color="auto"/>
      </w:divBdr>
    </w:div>
    <w:div w:id="1887335361">
      <w:marLeft w:val="480"/>
      <w:marRight w:val="0"/>
      <w:marTop w:val="0"/>
      <w:marBottom w:val="0"/>
      <w:divBdr>
        <w:top w:val="none" w:sz="0" w:space="0" w:color="auto"/>
        <w:left w:val="none" w:sz="0" w:space="0" w:color="auto"/>
        <w:bottom w:val="none" w:sz="0" w:space="0" w:color="auto"/>
        <w:right w:val="none" w:sz="0" w:space="0" w:color="auto"/>
      </w:divBdr>
    </w:div>
    <w:div w:id="1938367804">
      <w:marLeft w:val="480"/>
      <w:marRight w:val="0"/>
      <w:marTop w:val="0"/>
      <w:marBottom w:val="0"/>
      <w:divBdr>
        <w:top w:val="none" w:sz="0" w:space="0" w:color="auto"/>
        <w:left w:val="none" w:sz="0" w:space="0" w:color="auto"/>
        <w:bottom w:val="none" w:sz="0" w:space="0" w:color="auto"/>
        <w:right w:val="none" w:sz="0" w:space="0" w:color="auto"/>
      </w:divBdr>
    </w:div>
    <w:div w:id="1941645341">
      <w:marLeft w:val="480"/>
      <w:marRight w:val="0"/>
      <w:marTop w:val="0"/>
      <w:marBottom w:val="0"/>
      <w:divBdr>
        <w:top w:val="none" w:sz="0" w:space="0" w:color="auto"/>
        <w:left w:val="none" w:sz="0" w:space="0" w:color="auto"/>
        <w:bottom w:val="none" w:sz="0" w:space="0" w:color="auto"/>
        <w:right w:val="none" w:sz="0" w:space="0" w:color="auto"/>
      </w:divBdr>
    </w:div>
    <w:div w:id="1948463035">
      <w:marLeft w:val="480"/>
      <w:marRight w:val="0"/>
      <w:marTop w:val="0"/>
      <w:marBottom w:val="0"/>
      <w:divBdr>
        <w:top w:val="none" w:sz="0" w:space="0" w:color="auto"/>
        <w:left w:val="none" w:sz="0" w:space="0" w:color="auto"/>
        <w:bottom w:val="none" w:sz="0" w:space="0" w:color="auto"/>
        <w:right w:val="none" w:sz="0" w:space="0" w:color="auto"/>
      </w:divBdr>
    </w:div>
    <w:div w:id="1957176450">
      <w:marLeft w:val="480"/>
      <w:marRight w:val="0"/>
      <w:marTop w:val="0"/>
      <w:marBottom w:val="0"/>
      <w:divBdr>
        <w:top w:val="none" w:sz="0" w:space="0" w:color="auto"/>
        <w:left w:val="none" w:sz="0" w:space="0" w:color="auto"/>
        <w:bottom w:val="none" w:sz="0" w:space="0" w:color="auto"/>
        <w:right w:val="none" w:sz="0" w:space="0" w:color="auto"/>
      </w:divBdr>
    </w:div>
    <w:div w:id="1959950175">
      <w:marLeft w:val="480"/>
      <w:marRight w:val="0"/>
      <w:marTop w:val="0"/>
      <w:marBottom w:val="0"/>
      <w:divBdr>
        <w:top w:val="none" w:sz="0" w:space="0" w:color="auto"/>
        <w:left w:val="none" w:sz="0" w:space="0" w:color="auto"/>
        <w:bottom w:val="none" w:sz="0" w:space="0" w:color="auto"/>
        <w:right w:val="none" w:sz="0" w:space="0" w:color="auto"/>
      </w:divBdr>
    </w:div>
    <w:div w:id="1975333392">
      <w:marLeft w:val="480"/>
      <w:marRight w:val="0"/>
      <w:marTop w:val="0"/>
      <w:marBottom w:val="0"/>
      <w:divBdr>
        <w:top w:val="none" w:sz="0" w:space="0" w:color="auto"/>
        <w:left w:val="none" w:sz="0" w:space="0" w:color="auto"/>
        <w:bottom w:val="none" w:sz="0" w:space="0" w:color="auto"/>
        <w:right w:val="none" w:sz="0" w:space="0" w:color="auto"/>
      </w:divBdr>
    </w:div>
    <w:div w:id="1983997018">
      <w:marLeft w:val="480"/>
      <w:marRight w:val="0"/>
      <w:marTop w:val="0"/>
      <w:marBottom w:val="0"/>
      <w:divBdr>
        <w:top w:val="none" w:sz="0" w:space="0" w:color="auto"/>
        <w:left w:val="none" w:sz="0" w:space="0" w:color="auto"/>
        <w:bottom w:val="none" w:sz="0" w:space="0" w:color="auto"/>
        <w:right w:val="none" w:sz="0" w:space="0" w:color="auto"/>
      </w:divBdr>
    </w:div>
    <w:div w:id="1990358959">
      <w:marLeft w:val="480"/>
      <w:marRight w:val="0"/>
      <w:marTop w:val="0"/>
      <w:marBottom w:val="0"/>
      <w:divBdr>
        <w:top w:val="none" w:sz="0" w:space="0" w:color="auto"/>
        <w:left w:val="none" w:sz="0" w:space="0" w:color="auto"/>
        <w:bottom w:val="none" w:sz="0" w:space="0" w:color="auto"/>
        <w:right w:val="none" w:sz="0" w:space="0" w:color="auto"/>
      </w:divBdr>
    </w:div>
    <w:div w:id="1995451638">
      <w:marLeft w:val="480"/>
      <w:marRight w:val="0"/>
      <w:marTop w:val="0"/>
      <w:marBottom w:val="0"/>
      <w:divBdr>
        <w:top w:val="none" w:sz="0" w:space="0" w:color="auto"/>
        <w:left w:val="none" w:sz="0" w:space="0" w:color="auto"/>
        <w:bottom w:val="none" w:sz="0" w:space="0" w:color="auto"/>
        <w:right w:val="none" w:sz="0" w:space="0" w:color="auto"/>
      </w:divBdr>
    </w:div>
    <w:div w:id="2012446313">
      <w:marLeft w:val="480"/>
      <w:marRight w:val="0"/>
      <w:marTop w:val="0"/>
      <w:marBottom w:val="0"/>
      <w:divBdr>
        <w:top w:val="none" w:sz="0" w:space="0" w:color="auto"/>
        <w:left w:val="none" w:sz="0" w:space="0" w:color="auto"/>
        <w:bottom w:val="none" w:sz="0" w:space="0" w:color="auto"/>
        <w:right w:val="none" w:sz="0" w:space="0" w:color="auto"/>
      </w:divBdr>
    </w:div>
    <w:div w:id="2027781136">
      <w:marLeft w:val="480"/>
      <w:marRight w:val="0"/>
      <w:marTop w:val="0"/>
      <w:marBottom w:val="0"/>
      <w:divBdr>
        <w:top w:val="none" w:sz="0" w:space="0" w:color="auto"/>
        <w:left w:val="none" w:sz="0" w:space="0" w:color="auto"/>
        <w:bottom w:val="none" w:sz="0" w:space="0" w:color="auto"/>
        <w:right w:val="none" w:sz="0" w:space="0" w:color="auto"/>
      </w:divBdr>
    </w:div>
    <w:div w:id="2039041277">
      <w:marLeft w:val="480"/>
      <w:marRight w:val="0"/>
      <w:marTop w:val="0"/>
      <w:marBottom w:val="0"/>
      <w:divBdr>
        <w:top w:val="none" w:sz="0" w:space="0" w:color="auto"/>
        <w:left w:val="none" w:sz="0" w:space="0" w:color="auto"/>
        <w:bottom w:val="none" w:sz="0" w:space="0" w:color="auto"/>
        <w:right w:val="none" w:sz="0" w:space="0" w:color="auto"/>
      </w:divBdr>
    </w:div>
    <w:div w:id="2053074271">
      <w:marLeft w:val="480"/>
      <w:marRight w:val="0"/>
      <w:marTop w:val="0"/>
      <w:marBottom w:val="0"/>
      <w:divBdr>
        <w:top w:val="none" w:sz="0" w:space="0" w:color="auto"/>
        <w:left w:val="none" w:sz="0" w:space="0" w:color="auto"/>
        <w:bottom w:val="none" w:sz="0" w:space="0" w:color="auto"/>
        <w:right w:val="none" w:sz="0" w:space="0" w:color="auto"/>
      </w:divBdr>
    </w:div>
    <w:div w:id="2086762525">
      <w:marLeft w:val="480"/>
      <w:marRight w:val="0"/>
      <w:marTop w:val="0"/>
      <w:marBottom w:val="0"/>
      <w:divBdr>
        <w:top w:val="none" w:sz="0" w:space="0" w:color="auto"/>
        <w:left w:val="none" w:sz="0" w:space="0" w:color="auto"/>
        <w:bottom w:val="none" w:sz="0" w:space="0" w:color="auto"/>
        <w:right w:val="none" w:sz="0" w:space="0" w:color="auto"/>
      </w:divBdr>
    </w:div>
    <w:div w:id="2090689734">
      <w:marLeft w:val="480"/>
      <w:marRight w:val="0"/>
      <w:marTop w:val="0"/>
      <w:marBottom w:val="0"/>
      <w:divBdr>
        <w:top w:val="none" w:sz="0" w:space="0" w:color="auto"/>
        <w:left w:val="none" w:sz="0" w:space="0" w:color="auto"/>
        <w:bottom w:val="none" w:sz="0" w:space="0" w:color="auto"/>
        <w:right w:val="none" w:sz="0" w:space="0" w:color="auto"/>
      </w:divBdr>
    </w:div>
    <w:div w:id="2108230306">
      <w:marLeft w:val="480"/>
      <w:marRight w:val="0"/>
      <w:marTop w:val="0"/>
      <w:marBottom w:val="0"/>
      <w:divBdr>
        <w:top w:val="none" w:sz="0" w:space="0" w:color="auto"/>
        <w:left w:val="none" w:sz="0" w:space="0" w:color="auto"/>
        <w:bottom w:val="none" w:sz="0" w:space="0" w:color="auto"/>
        <w:right w:val="none" w:sz="0" w:space="0" w:color="auto"/>
      </w:divBdr>
    </w:div>
    <w:div w:id="2115974947">
      <w:marLeft w:val="480"/>
      <w:marRight w:val="0"/>
      <w:marTop w:val="0"/>
      <w:marBottom w:val="0"/>
      <w:divBdr>
        <w:top w:val="none" w:sz="0" w:space="0" w:color="auto"/>
        <w:left w:val="none" w:sz="0" w:space="0" w:color="auto"/>
        <w:bottom w:val="none" w:sz="0" w:space="0" w:color="auto"/>
        <w:right w:val="none" w:sz="0" w:space="0" w:color="auto"/>
      </w:divBdr>
    </w:div>
    <w:div w:id="2126381680">
      <w:marLeft w:val="480"/>
      <w:marRight w:val="0"/>
      <w:marTop w:val="0"/>
      <w:marBottom w:val="0"/>
      <w:divBdr>
        <w:top w:val="none" w:sz="0" w:space="0" w:color="auto"/>
        <w:left w:val="none" w:sz="0" w:space="0" w:color="auto"/>
        <w:bottom w:val="none" w:sz="0" w:space="0" w:color="auto"/>
        <w:right w:val="none" w:sz="0" w:space="0" w:color="auto"/>
      </w:divBdr>
    </w:div>
    <w:div w:id="2140685586">
      <w:marLeft w:val="480"/>
      <w:marRight w:val="0"/>
      <w:marTop w:val="0"/>
      <w:marBottom w:val="0"/>
      <w:divBdr>
        <w:top w:val="none" w:sz="0" w:space="0" w:color="auto"/>
        <w:left w:val="none" w:sz="0" w:space="0" w:color="auto"/>
        <w:bottom w:val="none" w:sz="0" w:space="0" w:color="auto"/>
        <w:right w:val="none" w:sz="0" w:space="0" w:color="auto"/>
      </w:divBdr>
    </w:div>
    <w:div w:id="214369105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emf"/><Relationship Id="rId39" Type="http://schemas.openxmlformats.org/officeDocument/2006/relationships/image" Target="media/image31.png"/><Relationship Id="rId21" Type="http://schemas.openxmlformats.org/officeDocument/2006/relationships/image" Target="media/image13.emf"/><Relationship Id="rId34" Type="http://schemas.openxmlformats.org/officeDocument/2006/relationships/image" Target="media/image26.png"/><Relationship Id="rId42" Type="http://schemas.openxmlformats.org/officeDocument/2006/relationships/footer" Target="footer2.xml"/><Relationship Id="rId47" Type="http://schemas.openxmlformats.org/officeDocument/2006/relationships/hyperlink" Target="https://doi.org/10.1155/2016/5813542" TargetMode="Externa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png"/><Relationship Id="rId40" Type="http://schemas.openxmlformats.org/officeDocument/2006/relationships/header" Target="header1.xml"/><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emf"/><Relationship Id="rId31" Type="http://schemas.openxmlformats.org/officeDocument/2006/relationships/image" Target="media/image23.emf"/><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png"/><Relationship Id="rId43" Type="http://schemas.openxmlformats.org/officeDocument/2006/relationships/footer" Target="footer3.xml"/><Relationship Id="rId48" Type="http://schemas.openxmlformats.org/officeDocument/2006/relationships/hyperlink" Target="https://github.com/psgyasidenteh/CHE454_PAC.git" TargetMode="Externa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png"/><Relationship Id="rId46" Type="http://schemas.openxmlformats.org/officeDocument/2006/relationships/chart" Target="charts/chart1.xml"/><Relationship Id="rId20" Type="http://schemas.openxmlformats.org/officeDocument/2006/relationships/image" Target="media/image12.emf"/><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9dec01227d2863cd/Documents/PlantDesign/Economics_2/PAC_Master_Economic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600"/>
              <a:t>Actual Project Cash Flow Overview</a:t>
            </a:r>
          </a:p>
        </c:rich>
      </c:tx>
      <c:overlay val="0"/>
    </c:title>
    <c:autoTitleDeleted val="0"/>
    <c:plotArea>
      <c:layout/>
      <c:barChart>
        <c:barDir val="col"/>
        <c:grouping val="clustered"/>
        <c:varyColors val="0"/>
        <c:ser>
          <c:idx val="0"/>
          <c:order val="0"/>
          <c:tx>
            <c:strRef>
              <c:f>CashFlow!$A$67</c:f>
              <c:strCache>
                <c:ptCount val="1"/>
                <c:pt idx="0">
                  <c:v>Cash Flow (Million USD)</c:v>
                </c:pt>
              </c:strCache>
            </c:strRef>
          </c:tx>
          <c:spPr>
            <a:pattFill prst="pct25">
              <a:fgClr>
                <a:schemeClr val="tx1"/>
              </a:fgClr>
              <a:bgClr>
                <a:schemeClr val="bg1"/>
              </a:bgClr>
            </a:pattFill>
            <a:ln>
              <a:solidFill>
                <a:schemeClr val="tx1"/>
              </a:solidFill>
              <a:prstDash val="solid"/>
            </a:ln>
          </c:spPr>
          <c:invertIfNegative val="0"/>
          <c:cat>
            <c:numRef>
              <c:f>CashFlow!$B$66:$X$66</c:f>
              <c:numCache>
                <c:formatCode>General</c:formatCode>
                <c:ptCount val="23"/>
                <c:pt idx="0">
                  <c:v>-2</c:v>
                </c:pt>
                <c:pt idx="1">
                  <c:v>-1</c:v>
                </c:pt>
                <c:pt idx="2">
                  <c:v>0</c:v>
                </c:pt>
                <c:pt idx="3">
                  <c:v>1</c:v>
                </c:pt>
                <c:pt idx="4">
                  <c:v>2</c:v>
                </c:pt>
                <c:pt idx="5">
                  <c:v>3</c:v>
                </c:pt>
                <c:pt idx="6">
                  <c:v>4</c:v>
                </c:pt>
                <c:pt idx="7">
                  <c:v>5</c:v>
                </c:pt>
                <c:pt idx="8">
                  <c:v>6</c:v>
                </c:pt>
                <c:pt idx="9">
                  <c:v>7</c:v>
                </c:pt>
                <c:pt idx="10">
                  <c:v>8</c:v>
                </c:pt>
                <c:pt idx="11">
                  <c:v>9</c:v>
                </c:pt>
                <c:pt idx="12">
                  <c:v>10</c:v>
                </c:pt>
                <c:pt idx="13">
                  <c:v>11</c:v>
                </c:pt>
                <c:pt idx="14">
                  <c:v>12</c:v>
                </c:pt>
                <c:pt idx="15">
                  <c:v>13</c:v>
                </c:pt>
                <c:pt idx="16">
                  <c:v>14</c:v>
                </c:pt>
                <c:pt idx="17">
                  <c:v>15</c:v>
                </c:pt>
                <c:pt idx="18">
                  <c:v>16</c:v>
                </c:pt>
                <c:pt idx="19">
                  <c:v>17</c:v>
                </c:pt>
                <c:pt idx="20">
                  <c:v>18</c:v>
                </c:pt>
                <c:pt idx="21">
                  <c:v>19</c:v>
                </c:pt>
                <c:pt idx="22">
                  <c:v>20</c:v>
                </c:pt>
              </c:numCache>
            </c:numRef>
          </c:cat>
          <c:val>
            <c:numRef>
              <c:f>CashFlow!$B$67:$X$67</c:f>
              <c:numCache>
                <c:formatCode>_-[$$-409]* #,##0.00_ ;_-[$$-409]* \-#,##0.00\ ;_-[$$-409]* "-"??_ ;_-@_ </c:formatCode>
                <c:ptCount val="23"/>
                <c:pt idx="0">
                  <c:v>-5.9840197990305874</c:v>
                </c:pt>
                <c:pt idx="1">
                  <c:v>-9.9733663317176457</c:v>
                </c:pt>
                <c:pt idx="2">
                  <c:v>-3.9893465326870587</c:v>
                </c:pt>
                <c:pt idx="3">
                  <c:v>1.3514406266840417</c:v>
                </c:pt>
                <c:pt idx="4">
                  <c:v>2.7247024268139963</c:v>
                </c:pt>
                <c:pt idx="5">
                  <c:v>3.9370227826383601</c:v>
                </c:pt>
                <c:pt idx="6">
                  <c:v>4.0723165264062953</c:v>
                </c:pt>
                <c:pt idx="7">
                  <c:v>4.2130220199249466</c:v>
                </c:pt>
                <c:pt idx="8">
                  <c:v>3.8567672262443309</c:v>
                </c:pt>
                <c:pt idx="9">
                  <c:v>4.0089542880341016</c:v>
                </c:pt>
                <c:pt idx="10">
                  <c:v>4.1672288322954643</c:v>
                </c:pt>
                <c:pt idx="11">
                  <c:v>4.331834358327284</c:v>
                </c:pt>
                <c:pt idx="12">
                  <c:v>4.5030241054003755</c:v>
                </c:pt>
                <c:pt idx="13">
                  <c:v>4.2959736792439989</c:v>
                </c:pt>
                <c:pt idx="14">
                  <c:v>4.4657289991537574</c:v>
                </c:pt>
                <c:pt idx="15">
                  <c:v>4.2257636072775364</c:v>
                </c:pt>
                <c:pt idx="16">
                  <c:v>4.3927105243086482</c:v>
                </c:pt>
                <c:pt idx="17">
                  <c:v>4.5663353180209896</c:v>
                </c:pt>
                <c:pt idx="18">
                  <c:v>4.7469051034818293</c:v>
                </c:pt>
                <c:pt idx="19">
                  <c:v>4.9346976803611016</c:v>
                </c:pt>
                <c:pt idx="20">
                  <c:v>5.1300019603155471</c:v>
                </c:pt>
                <c:pt idx="21">
                  <c:v>5.3331184114681687</c:v>
                </c:pt>
                <c:pt idx="22">
                  <c:v>8.7996708039882012</c:v>
                </c:pt>
              </c:numCache>
            </c:numRef>
          </c:val>
          <c:extLst>
            <c:ext xmlns:c16="http://schemas.microsoft.com/office/drawing/2014/chart" uri="{C3380CC4-5D6E-409C-BE32-E72D297353CC}">
              <c16:uniqueId val="{00000000-D43A-43F9-B1BF-E35DAC7054AB}"/>
            </c:ext>
          </c:extLst>
        </c:ser>
        <c:dLbls>
          <c:showLegendKey val="0"/>
          <c:showVal val="0"/>
          <c:showCatName val="0"/>
          <c:showSerName val="0"/>
          <c:showPercent val="0"/>
          <c:showBubbleSize val="0"/>
        </c:dLbls>
        <c:gapWidth val="150"/>
        <c:axId val="50010001"/>
        <c:axId val="50010002"/>
      </c:barChart>
      <c:lineChart>
        <c:grouping val="standard"/>
        <c:varyColors val="0"/>
        <c:ser>
          <c:idx val="1"/>
          <c:order val="1"/>
          <c:tx>
            <c:strRef>
              <c:f>CashFlow!$A$68</c:f>
              <c:strCache>
                <c:ptCount val="1"/>
                <c:pt idx="0">
                  <c:v>Cumulative Cash Flow (Million USD)</c:v>
                </c:pt>
              </c:strCache>
            </c:strRef>
          </c:tx>
          <c:spPr>
            <a:ln w="28575">
              <a:solidFill>
                <a:srgbClr val="C0504D"/>
              </a:solidFill>
              <a:prstDash val="solid"/>
            </a:ln>
          </c:spPr>
          <c:marker>
            <c:symbol val="circle"/>
            <c:size val="5"/>
            <c:spPr>
              <a:solidFill>
                <a:srgbClr val="C0504D"/>
              </a:solidFill>
              <a:ln>
                <a:prstDash val="solid"/>
              </a:ln>
            </c:spPr>
          </c:marker>
          <c:cat>
            <c:numRef>
              <c:f>'[RecoveredExternalLink1]Cash Flow'!$B$34:$U$34</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CashFlow!$B$68:$X$68</c:f>
              <c:numCache>
                <c:formatCode>_-[$$-409]* #,##0.00_ ;_-[$$-409]* \-#,##0.00\ ;_-[$$-409]* "-"??_ ;_-@_ </c:formatCode>
                <c:ptCount val="23"/>
                <c:pt idx="0">
                  <c:v>-5.9840197990305874</c:v>
                </c:pt>
                <c:pt idx="1">
                  <c:v>-15.957386130748233</c:v>
                </c:pt>
                <c:pt idx="2">
                  <c:v>-19.946732663435291</c:v>
                </c:pt>
                <c:pt idx="3">
                  <c:v>-18.59529203675125</c:v>
                </c:pt>
                <c:pt idx="4">
                  <c:v>-15.870589609937253</c:v>
                </c:pt>
                <c:pt idx="5">
                  <c:v>-11.933566827298893</c:v>
                </c:pt>
                <c:pt idx="6">
                  <c:v>-7.861250300892598</c:v>
                </c:pt>
                <c:pt idx="7">
                  <c:v>-3.6482282809676514</c:v>
                </c:pt>
                <c:pt idx="8">
                  <c:v>0.20853894527667949</c:v>
                </c:pt>
                <c:pt idx="9">
                  <c:v>4.2174932333107815</c:v>
                </c:pt>
                <c:pt idx="10">
                  <c:v>8.3847220656062458</c:v>
                </c:pt>
                <c:pt idx="11">
                  <c:v>12.716556423933529</c:v>
                </c:pt>
                <c:pt idx="12">
                  <c:v>17.219580529333903</c:v>
                </c:pt>
                <c:pt idx="13">
                  <c:v>21.515554208577903</c:v>
                </c:pt>
                <c:pt idx="14">
                  <c:v>25.981283207731661</c:v>
                </c:pt>
                <c:pt idx="15">
                  <c:v>30.207046815009196</c:v>
                </c:pt>
                <c:pt idx="16">
                  <c:v>34.599757339317847</c:v>
                </c:pt>
                <c:pt idx="17">
                  <c:v>39.166092657338837</c:v>
                </c:pt>
                <c:pt idx="18">
                  <c:v>43.912997760820666</c:v>
                </c:pt>
                <c:pt idx="19">
                  <c:v>48.84769544118177</c:v>
                </c:pt>
                <c:pt idx="20">
                  <c:v>53.977697401497316</c:v>
                </c:pt>
                <c:pt idx="21">
                  <c:v>59.310815812965487</c:v>
                </c:pt>
                <c:pt idx="22">
                  <c:v>68.110486616953693</c:v>
                </c:pt>
              </c:numCache>
            </c:numRef>
          </c:val>
          <c:smooth val="0"/>
          <c:extLst>
            <c:ext xmlns:c16="http://schemas.microsoft.com/office/drawing/2014/chart" uri="{C3380CC4-5D6E-409C-BE32-E72D297353CC}">
              <c16:uniqueId val="{00000001-D43A-43F9-B1BF-E35DAC7054AB}"/>
            </c:ext>
          </c:extLst>
        </c:ser>
        <c:dLbls>
          <c:showLegendKey val="0"/>
          <c:showVal val="0"/>
          <c:showCatName val="0"/>
          <c:showSerName val="0"/>
          <c:showPercent val="0"/>
          <c:showBubbleSize val="0"/>
        </c:dLbls>
        <c:marker val="1"/>
        <c:smooth val="0"/>
        <c:axId val="50010001"/>
        <c:axId val="50010002"/>
      </c:lineChart>
      <c:catAx>
        <c:axId val="50010001"/>
        <c:scaling>
          <c:orientation val="minMax"/>
        </c:scaling>
        <c:delete val="0"/>
        <c:axPos val="b"/>
        <c:title>
          <c:tx>
            <c:rich>
              <a:bodyPr/>
              <a:lstStyle/>
              <a:p>
                <a:pPr>
                  <a:defRPr/>
                </a:pPr>
                <a:r>
                  <a:rPr lang="en-US"/>
                  <a:t>Year</a:t>
                </a:r>
              </a:p>
            </c:rich>
          </c:tx>
          <c:overlay val="0"/>
        </c:title>
        <c:numFmt formatCode="General" sourceLinked="1"/>
        <c:majorTickMark val="out"/>
        <c:minorTickMark val="none"/>
        <c:tickLblPos val="nextTo"/>
        <c:crossAx val="50010002"/>
        <c:crosses val="autoZero"/>
        <c:auto val="1"/>
        <c:lblAlgn val="ctr"/>
        <c:lblOffset val="100"/>
        <c:noMultiLvlLbl val="0"/>
      </c:catAx>
      <c:valAx>
        <c:axId val="50010002"/>
        <c:scaling>
          <c:orientation val="minMax"/>
        </c:scaling>
        <c:delete val="0"/>
        <c:axPos val="l"/>
        <c:majorGridlines/>
        <c:title>
          <c:tx>
            <c:rich>
              <a:bodyPr/>
              <a:lstStyle/>
              <a:p>
                <a:pPr>
                  <a:defRPr/>
                </a:pPr>
                <a:r>
                  <a:rPr lang="en-US"/>
                  <a:t>Annual Cash Flow (Million $)</a:t>
                </a:r>
              </a:p>
            </c:rich>
          </c:tx>
          <c:overlay val="0"/>
        </c:title>
        <c:numFmt formatCode="[$$-409]#,##0.00" sourceLinked="0"/>
        <c:majorTickMark val="out"/>
        <c:minorTickMark val="out"/>
        <c:tickLblPos val="nextTo"/>
        <c:spPr>
          <a:ln>
            <a:prstDash val="solid"/>
          </a:ln>
        </c:spPr>
        <c:crossAx val="50010001"/>
        <c:crosses val="autoZero"/>
        <c:crossBetween val="between"/>
      </c:valAx>
    </c:plotArea>
    <c:legend>
      <c:legendPos val="b"/>
      <c:overlay val="0"/>
    </c:legend>
    <c:plotVisOnly val="1"/>
    <c:dispBlanksAs val="gap"/>
    <c:showDLblsOverMax val="1"/>
  </c:chart>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F86C133926456ABC15346E402C97AD"/>
        <w:category>
          <w:name w:val="General"/>
          <w:gallery w:val="placeholder"/>
        </w:category>
        <w:types>
          <w:type w:val="bbPlcHdr"/>
        </w:types>
        <w:behaviors>
          <w:behavior w:val="content"/>
        </w:behaviors>
        <w:guid w:val="{100C2152-1FA6-40CD-8DEA-5CAA7257D9F4}"/>
      </w:docPartPr>
      <w:docPartBody>
        <w:p w:rsidR="00441799" w:rsidRDefault="001B40F9" w:rsidP="001B40F9">
          <w:pPr>
            <w:pStyle w:val="F6F86C133926456ABC15346E402C97AD"/>
          </w:pPr>
          <w:r>
            <w:rPr>
              <w:rStyle w:val="PlaceholderText"/>
            </w:rPr>
            <w:t>Click or tap here to enter text.</w:t>
          </w:r>
        </w:p>
      </w:docPartBody>
    </w:docPart>
    <w:docPart>
      <w:docPartPr>
        <w:name w:val="35681FE0F5BE4A6785F42577F1F74DE8"/>
        <w:category>
          <w:name w:val="General"/>
          <w:gallery w:val="placeholder"/>
        </w:category>
        <w:types>
          <w:type w:val="bbPlcHdr"/>
        </w:types>
        <w:behaviors>
          <w:behavior w:val="content"/>
        </w:behaviors>
        <w:guid w:val="{247D071D-1E0B-4BCC-ABB1-89AF78E57967}"/>
      </w:docPartPr>
      <w:docPartBody>
        <w:p w:rsidR="00441799" w:rsidRDefault="001B40F9" w:rsidP="001B40F9">
          <w:pPr>
            <w:pStyle w:val="35681FE0F5BE4A6785F42577F1F74DE8"/>
          </w:pPr>
          <w:r>
            <w:rPr>
              <w:rStyle w:val="PlaceholderText"/>
            </w:rPr>
            <w:t>Click or tap here to enter text.</w:t>
          </w:r>
        </w:p>
      </w:docPartBody>
    </w:docPart>
    <w:docPart>
      <w:docPartPr>
        <w:name w:val="E733669FDD204ED49200782FC06B75B8"/>
        <w:category>
          <w:name w:val="General"/>
          <w:gallery w:val="placeholder"/>
        </w:category>
        <w:types>
          <w:type w:val="bbPlcHdr"/>
        </w:types>
        <w:behaviors>
          <w:behavior w:val="content"/>
        </w:behaviors>
        <w:guid w:val="{9D564A49-6B72-4BE2-8B91-C61F5BF2280D}"/>
      </w:docPartPr>
      <w:docPartBody>
        <w:p w:rsidR="00280BDB" w:rsidRDefault="00441799" w:rsidP="00441799">
          <w:pPr>
            <w:pStyle w:val="E733669FDD204ED49200782FC06B75B8"/>
          </w:pPr>
          <w:r>
            <w:rPr>
              <w:rStyle w:val="PlaceholderText"/>
            </w:rPr>
            <w:t>Click or tap here to enter text.</w:t>
          </w:r>
        </w:p>
      </w:docPartBody>
    </w:docPart>
    <w:docPart>
      <w:docPartPr>
        <w:name w:val="83132D3744C14E2D95F30C267FD92EA9"/>
        <w:category>
          <w:name w:val="General"/>
          <w:gallery w:val="placeholder"/>
        </w:category>
        <w:types>
          <w:type w:val="bbPlcHdr"/>
        </w:types>
        <w:behaviors>
          <w:behavior w:val="content"/>
        </w:behaviors>
        <w:guid w:val="{CB52ADE0-9E62-415B-8006-A9A99CA92B4A}"/>
      </w:docPartPr>
      <w:docPartBody>
        <w:p w:rsidR="00280BDB" w:rsidRDefault="00441799" w:rsidP="00441799">
          <w:pPr>
            <w:pStyle w:val="83132D3744C14E2D95F30C267FD92EA9"/>
          </w:pPr>
          <w:r>
            <w:rPr>
              <w:rStyle w:val="PlaceholderText"/>
            </w:rPr>
            <w:t>Click or tap here to enter text.</w:t>
          </w:r>
        </w:p>
      </w:docPartBody>
    </w:docPart>
    <w:docPart>
      <w:docPartPr>
        <w:name w:val="8A2EB69831E3484E8713340E48004BAD"/>
        <w:category>
          <w:name w:val="General"/>
          <w:gallery w:val="placeholder"/>
        </w:category>
        <w:types>
          <w:type w:val="bbPlcHdr"/>
        </w:types>
        <w:behaviors>
          <w:behavior w:val="content"/>
        </w:behaviors>
        <w:guid w:val="{E533BE4B-F942-4715-ACB2-ACD7FE9F34C6}"/>
      </w:docPartPr>
      <w:docPartBody>
        <w:p w:rsidR="00280BDB" w:rsidRDefault="00441799" w:rsidP="00441799">
          <w:pPr>
            <w:pStyle w:val="8A2EB69831E3484E8713340E48004BAD"/>
          </w:pPr>
          <w:r>
            <w:rPr>
              <w:rStyle w:val="PlaceholderText"/>
            </w:rPr>
            <w:t>Click or tap here to enter text.</w:t>
          </w:r>
        </w:p>
      </w:docPartBody>
    </w:docPart>
    <w:docPart>
      <w:docPartPr>
        <w:name w:val="5A68BA96AB8B4A79840F15EE7C1F1A17"/>
        <w:category>
          <w:name w:val="General"/>
          <w:gallery w:val="placeholder"/>
        </w:category>
        <w:types>
          <w:type w:val="bbPlcHdr"/>
        </w:types>
        <w:behaviors>
          <w:behavior w:val="content"/>
        </w:behaviors>
        <w:guid w:val="{22A79844-B584-45A6-B077-6A43EE87AB9B}"/>
      </w:docPartPr>
      <w:docPartBody>
        <w:p w:rsidR="00280BDB" w:rsidRDefault="00441799" w:rsidP="00441799">
          <w:pPr>
            <w:pStyle w:val="5A68BA96AB8B4A79840F15EE7C1F1A17"/>
          </w:pPr>
          <w:r>
            <w:rPr>
              <w:rStyle w:val="PlaceholderText"/>
            </w:rPr>
            <w:t>Click or tap here to enter text.</w:t>
          </w:r>
        </w:p>
      </w:docPartBody>
    </w:docPart>
    <w:docPart>
      <w:docPartPr>
        <w:name w:val="6DC2E3BAC6E34F11AF76AE51A9E2D77A"/>
        <w:category>
          <w:name w:val="General"/>
          <w:gallery w:val="placeholder"/>
        </w:category>
        <w:types>
          <w:type w:val="bbPlcHdr"/>
        </w:types>
        <w:behaviors>
          <w:behavior w:val="content"/>
        </w:behaviors>
        <w:guid w:val="{72858807-10FA-40F2-87ED-14058F963C71}"/>
      </w:docPartPr>
      <w:docPartBody>
        <w:p w:rsidR="00280BDB" w:rsidRDefault="00441799" w:rsidP="00441799">
          <w:pPr>
            <w:pStyle w:val="6DC2E3BAC6E34F11AF76AE51A9E2D77A"/>
          </w:pPr>
          <w:r>
            <w:rPr>
              <w:rStyle w:val="PlaceholderText"/>
            </w:rPr>
            <w:t>Click or tap here to enter text.</w:t>
          </w:r>
        </w:p>
      </w:docPartBody>
    </w:docPart>
    <w:docPart>
      <w:docPartPr>
        <w:name w:val="C409326AA566458490CE8733BBF83886"/>
        <w:category>
          <w:name w:val="General"/>
          <w:gallery w:val="placeholder"/>
        </w:category>
        <w:types>
          <w:type w:val="bbPlcHdr"/>
        </w:types>
        <w:behaviors>
          <w:behavior w:val="content"/>
        </w:behaviors>
        <w:guid w:val="{99613A75-AB86-4A78-A913-41193F3A23F3}"/>
      </w:docPartPr>
      <w:docPartBody>
        <w:p w:rsidR="00280BDB" w:rsidRDefault="00441799" w:rsidP="00441799">
          <w:pPr>
            <w:pStyle w:val="C409326AA566458490CE8733BBF83886"/>
          </w:pPr>
          <w:r>
            <w:rPr>
              <w:rStyle w:val="PlaceholderText"/>
            </w:rPr>
            <w:t>Click or tap here to enter text.</w:t>
          </w:r>
        </w:p>
      </w:docPartBody>
    </w:docPart>
    <w:docPart>
      <w:docPartPr>
        <w:name w:val="B106E1C8028845688D5320FB5BE51029"/>
        <w:category>
          <w:name w:val="General"/>
          <w:gallery w:val="placeholder"/>
        </w:category>
        <w:types>
          <w:type w:val="bbPlcHdr"/>
        </w:types>
        <w:behaviors>
          <w:behavior w:val="content"/>
        </w:behaviors>
        <w:guid w:val="{FC0F53DA-DDC7-4174-8C9E-777978FF7066}"/>
      </w:docPartPr>
      <w:docPartBody>
        <w:p w:rsidR="00280BDB" w:rsidRDefault="00441799" w:rsidP="00441799">
          <w:pPr>
            <w:pStyle w:val="B106E1C8028845688D5320FB5BE51029"/>
          </w:pPr>
          <w:r>
            <w:rPr>
              <w:rStyle w:val="PlaceholderText"/>
            </w:rPr>
            <w:t>Click or tap here to enter text.</w:t>
          </w:r>
        </w:p>
      </w:docPartBody>
    </w:docPart>
    <w:docPart>
      <w:docPartPr>
        <w:name w:val="7F3401664FE14F99B8B89B4078292214"/>
        <w:category>
          <w:name w:val="General"/>
          <w:gallery w:val="placeholder"/>
        </w:category>
        <w:types>
          <w:type w:val="bbPlcHdr"/>
        </w:types>
        <w:behaviors>
          <w:behavior w:val="content"/>
        </w:behaviors>
        <w:guid w:val="{4565FA3F-D3D8-4261-AD76-E14CC2A887A3}"/>
      </w:docPartPr>
      <w:docPartBody>
        <w:p w:rsidR="00280BDB" w:rsidRDefault="00441799" w:rsidP="00441799">
          <w:pPr>
            <w:pStyle w:val="7F3401664FE14F99B8B89B4078292214"/>
          </w:pPr>
          <w:r>
            <w:rPr>
              <w:rStyle w:val="PlaceholderText"/>
            </w:rPr>
            <w:t>Click or tap here to enter text.</w:t>
          </w:r>
        </w:p>
      </w:docPartBody>
    </w:docPart>
    <w:docPart>
      <w:docPartPr>
        <w:name w:val="623F28C9D46A45EA811D15D01CB00DB9"/>
        <w:category>
          <w:name w:val="General"/>
          <w:gallery w:val="placeholder"/>
        </w:category>
        <w:types>
          <w:type w:val="bbPlcHdr"/>
        </w:types>
        <w:behaviors>
          <w:behavior w:val="content"/>
        </w:behaviors>
        <w:guid w:val="{AACE78F7-DB85-4830-90B7-E0A18DAF5917}"/>
      </w:docPartPr>
      <w:docPartBody>
        <w:p w:rsidR="00280BDB" w:rsidRDefault="00441799" w:rsidP="00441799">
          <w:pPr>
            <w:pStyle w:val="623F28C9D46A45EA811D15D01CB00DB9"/>
          </w:pPr>
          <w:r>
            <w:rPr>
              <w:rStyle w:val="PlaceholderText"/>
            </w:rPr>
            <w:t>Click or tap here to enter text.</w:t>
          </w:r>
        </w:p>
      </w:docPartBody>
    </w:docPart>
    <w:docPart>
      <w:docPartPr>
        <w:name w:val="36C8D0C264CD40D7BA934D1B356FDF94"/>
        <w:category>
          <w:name w:val="General"/>
          <w:gallery w:val="placeholder"/>
        </w:category>
        <w:types>
          <w:type w:val="bbPlcHdr"/>
        </w:types>
        <w:behaviors>
          <w:behavior w:val="content"/>
        </w:behaviors>
        <w:guid w:val="{848A6707-38BA-4991-8EF1-5AB0DC008FED}"/>
      </w:docPartPr>
      <w:docPartBody>
        <w:p w:rsidR="00280BDB" w:rsidRDefault="00441799" w:rsidP="00441799">
          <w:pPr>
            <w:pStyle w:val="36C8D0C264CD40D7BA934D1B356FDF94"/>
          </w:pPr>
          <w:r w:rsidRPr="0072781C">
            <w:rPr>
              <w:rStyle w:val="PlaceholderText"/>
            </w:rPr>
            <w:t>Click or tap here to enter text.</w:t>
          </w:r>
        </w:p>
      </w:docPartBody>
    </w:docPart>
    <w:docPart>
      <w:docPartPr>
        <w:name w:val="2AA2B97A240C43D89E224F5E06B50E83"/>
        <w:category>
          <w:name w:val="General"/>
          <w:gallery w:val="placeholder"/>
        </w:category>
        <w:types>
          <w:type w:val="bbPlcHdr"/>
        </w:types>
        <w:behaviors>
          <w:behavior w:val="content"/>
        </w:behaviors>
        <w:guid w:val="{E8D46236-6E12-4848-87D0-883B5149CAE1}"/>
      </w:docPartPr>
      <w:docPartBody>
        <w:p w:rsidR="00280BDB" w:rsidRDefault="00441799" w:rsidP="00441799">
          <w:pPr>
            <w:pStyle w:val="2AA2B97A240C43D89E224F5E06B50E83"/>
          </w:pPr>
          <w:r>
            <w:rPr>
              <w:rStyle w:val="PlaceholderText"/>
            </w:rPr>
            <w:t>Click or tap here to enter text.</w:t>
          </w:r>
        </w:p>
      </w:docPartBody>
    </w:docPart>
    <w:docPart>
      <w:docPartPr>
        <w:name w:val="F1C3283509364012AB7173BFF1C36E42"/>
        <w:category>
          <w:name w:val="General"/>
          <w:gallery w:val="placeholder"/>
        </w:category>
        <w:types>
          <w:type w:val="bbPlcHdr"/>
        </w:types>
        <w:behaviors>
          <w:behavior w:val="content"/>
        </w:behaviors>
        <w:guid w:val="{F6543A57-A16C-4806-8D29-E18D275A4388}"/>
      </w:docPartPr>
      <w:docPartBody>
        <w:p w:rsidR="00280BDB" w:rsidRDefault="00441799" w:rsidP="00441799">
          <w:pPr>
            <w:pStyle w:val="F1C3283509364012AB7173BFF1C36E42"/>
          </w:pPr>
          <w:r>
            <w:rPr>
              <w:rStyle w:val="PlaceholderText"/>
            </w:rPr>
            <w:t>Click or tap here to enter text.</w:t>
          </w:r>
        </w:p>
      </w:docPartBody>
    </w:docPart>
    <w:docPart>
      <w:docPartPr>
        <w:name w:val="8A7CD64CE86E48E38AE5B3885BF2A862"/>
        <w:category>
          <w:name w:val="General"/>
          <w:gallery w:val="placeholder"/>
        </w:category>
        <w:types>
          <w:type w:val="bbPlcHdr"/>
        </w:types>
        <w:behaviors>
          <w:behavior w:val="content"/>
        </w:behaviors>
        <w:guid w:val="{E6304348-1DFF-4522-A751-0728C22342E2}"/>
      </w:docPartPr>
      <w:docPartBody>
        <w:p w:rsidR="00280BDB" w:rsidRDefault="00441799" w:rsidP="00441799">
          <w:pPr>
            <w:pStyle w:val="8A7CD64CE86E48E38AE5B3885BF2A862"/>
          </w:pPr>
          <w:r w:rsidRPr="00856E58">
            <w:rPr>
              <w:rStyle w:val="PlaceholderText"/>
            </w:rPr>
            <w:t>Click or tap here to enter text.</w:t>
          </w:r>
        </w:p>
      </w:docPartBody>
    </w:docPart>
    <w:docPart>
      <w:docPartPr>
        <w:name w:val="9D016F54AA0C4C9C8EF8F20917E9B8BE"/>
        <w:category>
          <w:name w:val="General"/>
          <w:gallery w:val="placeholder"/>
        </w:category>
        <w:types>
          <w:type w:val="bbPlcHdr"/>
        </w:types>
        <w:behaviors>
          <w:behavior w:val="content"/>
        </w:behaviors>
        <w:guid w:val="{F8CFB3C2-21C6-49BF-A67C-1C86CA4938B5}"/>
      </w:docPartPr>
      <w:docPartBody>
        <w:p w:rsidR="00280BDB" w:rsidRDefault="00441799" w:rsidP="00441799">
          <w:pPr>
            <w:pStyle w:val="9D016F54AA0C4C9C8EF8F20917E9B8BE"/>
          </w:pPr>
          <w:r w:rsidRPr="008826A0">
            <w:rPr>
              <w:rStyle w:val="PlaceholderText"/>
            </w:rPr>
            <w:t>Click or tap here to enter text.</w:t>
          </w:r>
        </w:p>
      </w:docPartBody>
    </w:docPart>
    <w:docPart>
      <w:docPartPr>
        <w:name w:val="FA17014F77444E66954726AED68CF453"/>
        <w:category>
          <w:name w:val="General"/>
          <w:gallery w:val="placeholder"/>
        </w:category>
        <w:types>
          <w:type w:val="bbPlcHdr"/>
        </w:types>
        <w:behaviors>
          <w:behavior w:val="content"/>
        </w:behaviors>
        <w:guid w:val="{3D02C1BB-65B7-4CB2-BB7A-6C1F8708F0D7}"/>
      </w:docPartPr>
      <w:docPartBody>
        <w:p w:rsidR="00280BDB" w:rsidRDefault="00441799" w:rsidP="00441799">
          <w:pPr>
            <w:pStyle w:val="FA17014F77444E66954726AED68CF453"/>
          </w:pPr>
          <w:r w:rsidRPr="008826A0">
            <w:rPr>
              <w:rStyle w:val="PlaceholderText"/>
            </w:rPr>
            <w:t>Click or tap here to enter text.</w:t>
          </w:r>
        </w:p>
      </w:docPartBody>
    </w:docPart>
    <w:docPart>
      <w:docPartPr>
        <w:name w:val="8E79674E5290456195C7AFA5FE919701"/>
        <w:category>
          <w:name w:val="General"/>
          <w:gallery w:val="placeholder"/>
        </w:category>
        <w:types>
          <w:type w:val="bbPlcHdr"/>
        </w:types>
        <w:behaviors>
          <w:behavior w:val="content"/>
        </w:behaviors>
        <w:guid w:val="{0B7587D4-D552-464D-BBCE-2A61E0D4AA54}"/>
      </w:docPartPr>
      <w:docPartBody>
        <w:p w:rsidR="00280BDB" w:rsidRDefault="00441799" w:rsidP="00441799">
          <w:pPr>
            <w:pStyle w:val="8E79674E5290456195C7AFA5FE919701"/>
          </w:pPr>
          <w:r w:rsidRPr="008826A0">
            <w:rPr>
              <w:rStyle w:val="PlaceholderText"/>
            </w:rPr>
            <w:t>Click or tap here to enter text.</w:t>
          </w:r>
        </w:p>
      </w:docPartBody>
    </w:docPart>
    <w:docPart>
      <w:docPartPr>
        <w:name w:val="D4B4CC74760447F7849D7644EEC2FD95"/>
        <w:category>
          <w:name w:val="General"/>
          <w:gallery w:val="placeholder"/>
        </w:category>
        <w:types>
          <w:type w:val="bbPlcHdr"/>
        </w:types>
        <w:behaviors>
          <w:behavior w:val="content"/>
        </w:behaviors>
        <w:guid w:val="{ECA9C707-954D-4D44-85EE-75F6A2CBAC8C}"/>
      </w:docPartPr>
      <w:docPartBody>
        <w:p w:rsidR="00280BDB" w:rsidRDefault="00441799" w:rsidP="00441799">
          <w:pPr>
            <w:pStyle w:val="D4B4CC74760447F7849D7644EEC2FD95"/>
          </w:pPr>
          <w:r w:rsidRPr="008826A0">
            <w:rPr>
              <w:rStyle w:val="PlaceholderText"/>
            </w:rPr>
            <w:t>Click or tap here to enter text.</w:t>
          </w:r>
        </w:p>
      </w:docPartBody>
    </w:docPart>
    <w:docPart>
      <w:docPartPr>
        <w:name w:val="228E9C1F823945D7AD760B2F482BD108"/>
        <w:category>
          <w:name w:val="General"/>
          <w:gallery w:val="placeholder"/>
        </w:category>
        <w:types>
          <w:type w:val="bbPlcHdr"/>
        </w:types>
        <w:behaviors>
          <w:behavior w:val="content"/>
        </w:behaviors>
        <w:guid w:val="{B4CC0733-37B1-42D3-9787-7245C9C12653}"/>
      </w:docPartPr>
      <w:docPartBody>
        <w:p w:rsidR="00280BDB" w:rsidRDefault="00441799" w:rsidP="00441799">
          <w:pPr>
            <w:pStyle w:val="228E9C1F823945D7AD760B2F482BD108"/>
          </w:pPr>
          <w:r w:rsidRPr="008826A0">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3026991-10C2-4A6E-A581-692604FD382C}"/>
      </w:docPartPr>
      <w:docPartBody>
        <w:p w:rsidR="001013E2" w:rsidRDefault="00FB3786">
          <w:r w:rsidRPr="00AF5CC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ira Code">
    <w:panose1 w:val="020B0809050000020004"/>
    <w:charset w:val="00"/>
    <w:family w:val="modern"/>
    <w:pitch w:val="fixed"/>
    <w:sig w:usb0="E00002EF" w:usb1="1201F9FB" w:usb2="02002018"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0F9"/>
    <w:rsid w:val="000C0D3E"/>
    <w:rsid w:val="001013E2"/>
    <w:rsid w:val="001B40F9"/>
    <w:rsid w:val="00280BDB"/>
    <w:rsid w:val="00297BB7"/>
    <w:rsid w:val="002A644A"/>
    <w:rsid w:val="00441799"/>
    <w:rsid w:val="004D5137"/>
    <w:rsid w:val="004F6445"/>
    <w:rsid w:val="00525487"/>
    <w:rsid w:val="005B6EF8"/>
    <w:rsid w:val="00752C7B"/>
    <w:rsid w:val="00773A6A"/>
    <w:rsid w:val="007910F7"/>
    <w:rsid w:val="008E1854"/>
    <w:rsid w:val="00A75D69"/>
    <w:rsid w:val="00C01692"/>
    <w:rsid w:val="00C04879"/>
    <w:rsid w:val="00C37BCB"/>
    <w:rsid w:val="00C72E55"/>
    <w:rsid w:val="00C85D39"/>
    <w:rsid w:val="00CD1BA8"/>
    <w:rsid w:val="00CE098E"/>
    <w:rsid w:val="00D24AE9"/>
    <w:rsid w:val="00F37A56"/>
    <w:rsid w:val="00FB37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B3786"/>
    <w:rPr>
      <w:color w:val="666666"/>
    </w:rPr>
  </w:style>
  <w:style w:type="paragraph" w:customStyle="1" w:styleId="F6F86C133926456ABC15346E402C97AD">
    <w:name w:val="F6F86C133926456ABC15346E402C97AD"/>
    <w:rsid w:val="001B40F9"/>
  </w:style>
  <w:style w:type="paragraph" w:customStyle="1" w:styleId="35681FE0F5BE4A6785F42577F1F74DE8">
    <w:name w:val="35681FE0F5BE4A6785F42577F1F74DE8"/>
    <w:rsid w:val="001B40F9"/>
  </w:style>
  <w:style w:type="paragraph" w:customStyle="1" w:styleId="E733669FDD204ED49200782FC06B75B8">
    <w:name w:val="E733669FDD204ED49200782FC06B75B8"/>
    <w:rsid w:val="00441799"/>
  </w:style>
  <w:style w:type="paragraph" w:customStyle="1" w:styleId="83132D3744C14E2D95F30C267FD92EA9">
    <w:name w:val="83132D3744C14E2D95F30C267FD92EA9"/>
    <w:rsid w:val="00441799"/>
  </w:style>
  <w:style w:type="paragraph" w:customStyle="1" w:styleId="8A2EB69831E3484E8713340E48004BAD">
    <w:name w:val="8A2EB69831E3484E8713340E48004BAD"/>
    <w:rsid w:val="00441799"/>
  </w:style>
  <w:style w:type="paragraph" w:customStyle="1" w:styleId="5A68BA96AB8B4A79840F15EE7C1F1A17">
    <w:name w:val="5A68BA96AB8B4A79840F15EE7C1F1A17"/>
    <w:rsid w:val="00441799"/>
  </w:style>
  <w:style w:type="paragraph" w:customStyle="1" w:styleId="6DC2E3BAC6E34F11AF76AE51A9E2D77A">
    <w:name w:val="6DC2E3BAC6E34F11AF76AE51A9E2D77A"/>
    <w:rsid w:val="00441799"/>
  </w:style>
  <w:style w:type="paragraph" w:customStyle="1" w:styleId="C409326AA566458490CE8733BBF83886">
    <w:name w:val="C409326AA566458490CE8733BBF83886"/>
    <w:rsid w:val="00441799"/>
  </w:style>
  <w:style w:type="paragraph" w:customStyle="1" w:styleId="B106E1C8028845688D5320FB5BE51029">
    <w:name w:val="B106E1C8028845688D5320FB5BE51029"/>
    <w:rsid w:val="00441799"/>
  </w:style>
  <w:style w:type="paragraph" w:customStyle="1" w:styleId="7F3401664FE14F99B8B89B4078292214">
    <w:name w:val="7F3401664FE14F99B8B89B4078292214"/>
    <w:rsid w:val="00441799"/>
  </w:style>
  <w:style w:type="paragraph" w:customStyle="1" w:styleId="623F28C9D46A45EA811D15D01CB00DB9">
    <w:name w:val="623F28C9D46A45EA811D15D01CB00DB9"/>
    <w:rsid w:val="00441799"/>
  </w:style>
  <w:style w:type="paragraph" w:customStyle="1" w:styleId="36C8D0C264CD40D7BA934D1B356FDF94">
    <w:name w:val="36C8D0C264CD40D7BA934D1B356FDF94"/>
    <w:rsid w:val="00441799"/>
  </w:style>
  <w:style w:type="paragraph" w:customStyle="1" w:styleId="2AA2B97A240C43D89E224F5E06B50E83">
    <w:name w:val="2AA2B97A240C43D89E224F5E06B50E83"/>
    <w:rsid w:val="00441799"/>
  </w:style>
  <w:style w:type="paragraph" w:customStyle="1" w:styleId="F1C3283509364012AB7173BFF1C36E42">
    <w:name w:val="F1C3283509364012AB7173BFF1C36E42"/>
    <w:rsid w:val="00441799"/>
  </w:style>
  <w:style w:type="paragraph" w:customStyle="1" w:styleId="8A7CD64CE86E48E38AE5B3885BF2A862">
    <w:name w:val="8A7CD64CE86E48E38AE5B3885BF2A862"/>
    <w:rsid w:val="00441799"/>
  </w:style>
  <w:style w:type="paragraph" w:customStyle="1" w:styleId="9D016F54AA0C4C9C8EF8F20917E9B8BE">
    <w:name w:val="9D016F54AA0C4C9C8EF8F20917E9B8BE"/>
    <w:rsid w:val="00441799"/>
  </w:style>
  <w:style w:type="paragraph" w:customStyle="1" w:styleId="FA17014F77444E66954726AED68CF453">
    <w:name w:val="FA17014F77444E66954726AED68CF453"/>
    <w:rsid w:val="00441799"/>
  </w:style>
  <w:style w:type="paragraph" w:customStyle="1" w:styleId="8E79674E5290456195C7AFA5FE919701">
    <w:name w:val="8E79674E5290456195C7AFA5FE919701"/>
    <w:rsid w:val="00441799"/>
  </w:style>
  <w:style w:type="paragraph" w:customStyle="1" w:styleId="D4B4CC74760447F7849D7644EEC2FD95">
    <w:name w:val="D4B4CC74760447F7849D7644EEC2FD95"/>
    <w:rsid w:val="00441799"/>
  </w:style>
  <w:style w:type="paragraph" w:customStyle="1" w:styleId="228E9C1F823945D7AD760B2F482BD108">
    <w:name w:val="228E9C1F823945D7AD760B2F482BD108"/>
    <w:rsid w:val="004417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819D9A-15E7-4A4E-BE25-93D36D6BAAC3}">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5954207658"/>
    <we:property name="MENDELEY_CITATIONS" value="[{&quot;citationID&quot;:&quot;MENDELEY_CITATION_f7afca56-58e4-4116-b00c-061e50f5fd63&quot;,&quot;properties&quot;:{&quot;noteIndex&quot;:0},&quot;isEdited&quot;:false,&quot;manualOverride&quot;:{&quot;isManuallyOverridden&quot;:false,&quot;citeprocText&quot;:&quot;(&lt;i&gt;WHO/UNICEF JOINT MONITORING PROGRAMME FOR WATER SUPPLY, SANITATION AND HYGIENE&lt;/i&gt;, n.d.)&quot;,&quot;manualOverrideText&quot;:&quot;&quot;},&quot;citationTag&quot;:&quot;MENDELEY_CITATION_v3_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&quot;,&quot;citationItems&quot;:[{&quot;id&quot;:&quot;1179bb48-fae4-3f10-91f9-dc4832e97a4a&quot;,&quot;itemData&quot;:{&quot;type&quot;:&quot;book&quot;,&quot;id&quot;:&quot;1179bb48-fae4-3f10-91f9-dc4832e97a4a&quot;,&quot;title&quot;:&quot;WHO/UNICEF JOINT MONITORING PROGRAMME FOR WATER SUPPLY, SANITATION AND HYGIENE&quot;,&quot;ISBN&quot;:&quot;9789280654769&quot;,&quot;URL&quot;:&quot;https://washdata.org&quot;,&quot;container-title-short&quot;:&quot;&quot;},&quot;isTemporary&quot;:false}]},{&quot;citationID&quot;:&quot;MENDELEY_CITATION_4928d0bd-767d-4ecf-b992-32381eacfe9b&quot;,&quot;properties&quot;:{&quot;noteIndex&quot;:0},&quot;isEdited&quot;:false,&quot;manualOverride&quot;:{&quot;isManuallyOverridden&quot;:false,&quot;citeprocText&quot;:&quot;(Daud et al., 2009; Wang et al., 2004)&quot;,&quot;manualOverrideText&quot;:&quot;&quot;},&quot;citationTag&quot;:&quot;MENDELEY_CITATION_v3_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&quot;,&quot;citationItems&quot;:[{&quot;id&quot;:&quot;4cf43fe7-bf78-351c-8e10-0e0c141b634b&quot;,&quot;itemData&quot;:{&quot;type&quot;:&quot;report&quot;,&quot;id&quot;:&quot;4cf43fe7-bf78-351c-8e10-0e0c141b634b&quot;,&quot;title&quot;:&quot;The use of polyaluminium chloride for removing colour, COD and ammonia from semi-aerobic leachate 'The use of polyaluminium chloride for removing colour, COD and ammonia from semi-aerobic leachate&quot;,&quot;author&quot;:[{&quot;family&quot;:&quot;Daud&quot;,&quot;given&quot;:&quot;Z&quot;,&quot;parse-names&quot;:false,&quot;dropping-particle&quot;:&quot;&quot;,&quot;non-dropping-particle&quot;:&quot;&quot;},{&quot;family&quot;:&quot;Adlan&quot;,&quot;given&quot;:&quot;M N&quot;,&quot;parse-names&quot;:false,&quot;dropping-particle&quot;:&quot;&quot;,&quot;non-dropping-particle&quot;:&quot;&quot;},{&quot;family&quot;:&quot;Hung&quot;,&quot;given&quot;:&quot;Y T&quot;,&quot;parse-names&quot;:false,&quot;dropping-particle&quot;:&quot;&quot;,&quot;non-dropping-particle&quot;:&quot;&quot;}],&quot;container-title&quot;:&quot;Int. J. Environmental Engineering&quot;,&quot;issued&quot;:{&quot;date-parts&quot;:[[2009]]},&quot;number-of-pages&quot;:&quot;20-35&quot;,&quot;abstract&quot;:&quot;This research examined various experimental conditions for application of Polyaluminium Chloride (PAC) for removing colour, COD and ammonia from semi-aerobic. The removals of colour, COD and ammonia were up to 93%, 56% and 32%, respectively, at an optimum dosage of 2000 mg/L PAC. Rapid and slow mixing speed played only a minor role in the removal efficiencies for colour, COD and ammonia. The flocs size distribution for PAC coagulant shows an increase in floc size with increasing coagulant dosages. The use of polyaluminium chloride for removing colour 21 PAC also exhibited excellent settling characteristics, with majority of the flocs settled out in the initial 5 min of settling.&quot;,&quot;issue&quot;:&quot;1&quot;,&quot;volume&quot;:&quot;1&quot;,&quot;container-title-short&quot;:&quot;&quot;},&quot;isTemporary&quot;:false},{&quot;id&quot;:&quot;a1dc94c1-59cb-3f32-8017-c6374156ac63&quot;,&quot;itemData&quot;:{&quot;type&quot;:&quot;article-journal&quot;,&quot;id&quot;:&quot;a1dc94c1-59cb-3f32-8017-c6374156ac63&quot;,&quot;title&quot;:&quot;Speciation stability of inorganic polymer flocculant-PACl&quot;,&quot;author&quot;:[{&quot;family&quot;:&quot;Wang&quot;,&quot;given&quot;:&quot;Dongsheng&quot;,&quot;parse-names&quot;:false,&quot;dropping-particle&quot;:&quot;&quot;,&quot;non-dropping-particle&quot;:&quot;&quot;},{&quot;family&quot;:&quot;Sun&quot;,&quot;given&quot;:&quot;Wei&quot;,&quot;parse-names&quot;:false,&quot;dropping-particle&quot;:&quot;&quot;,&quot;non-dropping-particle&quot;:&quot;&quot;},{&quot;family&quot;:&quot;Xu&quot;,&quot;given&quot;:&quot;Yi&quot;,&quot;parse-names&quot;:false,&quot;dropping-particle&quot;:&quot;&quot;,&quot;non-dropping-particle&quot;:&quot;&quot;},{&quot;family&quot;:&quot;Tang&quot;,&quot;given&quot;:&quot;Hongxiao&quot;,&quot;parse-names&quot;:false,&quot;dropping-particle&quot;:&quot;&quot;,&quot;non-dropping-particle&quot;:&quot;&quot;},{&quot;family&quot;:&quot;Gregory&quot;,&quot;given&quot;:&quot;John&quot;,&quot;parse-names&quot;:false,&quot;dropping-particle&quot;:&quot;&quot;,&quot;non-dropping-particle&quot;:&quot;&quot;}],&quot;container-title&quot;:&quot;Colloids and Surfaces A: Physicochemical and Engineering Aspects&quot;,&quot;DOI&quot;:&quot;10.1016/j.colsurfa.2004.04.073&quot;,&quot;ISSN&quot;:&quot;09277757&quot;,&quot;issued&quot;:{&quot;date-parts&quot;:[[2004,8,20]]},&quot;page&quot;:&quot;1-10&quot;,&quot;abstract&quot;:&quot;The speciation distribution, physico-chemical properties of coagulants, and principles for their further species transformation under various water and wastewater treatment conditions are of paramount importance in coagulation processes. In this paper, the effect of various factors on the speciation transformation of typical inorganic polymer flocculants (IPFs)-polyaluminum chloride (PACl) was investigated by ferron assay. Dilution and co-existing electrolyte exhibit little effect on the speciation distribution of PACl after dosing. Solution pH has significant effect on the species transformation, depending mainly on OH/Al ratio (denoted as B value). The lower the B value, the more significant the effect pH exhibits. A large amount of Alb, i.e. rapid reactive species by ferron assay, could form for alum and PACl 0 in the weak acidic pH range, which transforms quickly into Al c after aging. PACl, at high B values, maintains high speciation stability under the various conditions investigated. The ferron method provides a measure to explain the reactivity of different species with ferron. The classification of three kinds of aluminum hydrolysis species based on kinetic differences needs further modification. © 2004 Elsevier B.V. All rights reserved.&quot;,&quot;publisher&quot;:&quot;Elsevier&quot;,&quot;issue&quot;:&quot;1-3&quot;,&quot;volume&quot;:&quot;243&quot;,&quot;container-title-short&quot;:&quot;Colloids Surf. A Physicochem. Eng. Asp.&quot;},&quot;isTemporary&quot;:false}]},{&quot;citationID&quot;:&quot;MENDELEY_CITATION_10d82489-60e6-42f1-ba86-6f9932dd1e15&quot;,&quot;properties&quot;:{&quot;noteIndex&quot;:0},&quot;isEdited&quot;:false,&quot;manualOverride&quot;:{&quot;isManuallyOverridden&quot;:false,&quot;citeprocText&quot;:&quot;(Zouboulis &amp;#38; Tzoupanos, 2010)&quot;,&quot;manualOverrideText&quot;:&quot;&quot;},&quot;citationTag&quot;:&quot;MENDELEY_CITATION_v3_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&quot;,&quot;citationItems&quot;:[{&quot;id&quot;:&quot;66bc6fd5-5c02-36be-9881-2f7019e790ae&quot;,&quot;itemData&quot;:{&quot;type&quot;:&quot;article-journal&quot;,&quot;id&quot;:&quot;66bc6fd5-5c02-36be-9881-2f7019e790ae&quot;,&quot;title&quot;:&quot;Alternative cost-effective preparation method of polyaluminium chloride (PAC) coagulant agent: Characterization and comparative application for water/wastewater treatment&quot;,&quot;author&quot;:[{&quot;family&quot;:&quot;Zouboulis&quot;,&quot;given&quot;:&quot;A. I.&quot;,&quot;parse-names&quot;:false,&quot;dropping-particle&quot;:&quot;&quot;,&quot;non-dropping-particle&quot;:&quot;&quot;},{&quot;family&quot;:&quot;Tzoupanos&quot;,&quot;given&quot;:&quot;N.&quot;,&quot;parse-names&quot;:false,&quot;dropping-particle&quot;:&quot;&quot;,&quot;non-dropping-particle&quot;:&quot;&quot;}],&quot;container-title&quot;:&quot;Desalination&quot;,&quot;DOI&quot;:&quot;10.1016/j.desal.2009.09.053&quot;,&quot;ISSN&quot;:&quot;00119164&quot;,&quot;issued&quot;:{&quot;date-parts&quot;:[[2010,1,1]]},&quot;page&quot;:&quot;339-344&quot;,&quot;abstract&quot;:&quot;An alternative preparation procedure for polyaluminium chloride (PAC), a common inorganic coagulant, is presented in this paper. The proposed procedure is based on the use of granular aluminium metal, a common by-product of several aluminium-processing secondary industries, instead of using Al2O3 (or of using a mineral containing Al2O3) which is commonly applied by most industrial producers, and exhibits important benefits such as energy and time saving during the preparation procedure. Several efforts have been made to produce the pre-polymerized coagulant with properties, similar to the properties of a commercially available PAC solution, using appropriate, commonly found laboratory equipment and without the application of extreme conditions (in terms of temperature or pressure). The laboratory prepared PAClab was characterized mainly by means of aluminium content, basicity, density and aluminium species distribution. Furthermore, the coagulation performance of PAClab was evaluated for the treatment of contaminated tap water and of wastewater samples and it was compared with the performance of a commercially available PAC solution. Finally, the coagulation-flocculation kinetics was examined with the use of Photometric Dispersion Analyzer instrument (PDA) and the floc growth rates between the two coagulants were compared. The results suggest that PAC can be alternatively produced under mild conditions, resulting in a product with better properties than the commercial PAC used for comparison. Additionally, if the preparation takes place in industrial scale, a greater improvement is further feasible, due to the common equipment used, instead of using e.g. autoclaving. © 2009 Elsevier B.V. All rights reserved.&quot;,&quot;issue&quot;:&quot;1&quot;,&quot;volume&quot;:&quot;250&quot;,&quot;container-title-short&quot;:&quot;Desalination&quot;},&quot;isTemporary&quot;:false}]},{&quot;citationID&quot;:&quot;MENDELEY_CITATION_cd30c6b7-ed34-4e70-9abf-5c055baed642&quot;,&quot;properties&quot;:{&quot;noteIndex&quot;:0},&quot;isEdited&quot;:false,&quot;manualOverride&quot;:{&quot;isManuallyOverridden&quot;:false,&quot;citeprocText&quot;:&quot;(Aikins, 2024)&quot;,&quot;manualOverrideText&quot;:&quot;&quot;},&quot;citationTag&quot;:&quot;MENDELEY_CITATION_v3_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&quot;,&quot;citationItems&quot;:[{&quot;id&quot;:&quot;35410a88-d749-3a19-99d4-256a7e146be2&quot;,&quot;itemData&quot;:{&quot;type&quot;:&quot;webpage&quot;,&quot;id&quot;:&quot;35410a88-d749-3a19-99d4-256a7e146be2&quot;,&quot;title&quot;:&quot;Ghana must stop galamsey before it sinks the country&quot;,&quot;author&quot;:[{&quot;family&quot;:&quot;Aikins&quot;,&quot;given&quot;:&quot;Enoch Randy&quot;,&quot;parse-names&quot;:false,&quot;dropping-particle&quot;:&quot;&quot;,&quot;non-dropping-particle&quot;:&quot;&quot;}],&quot;container-title&quot;:&quot;Institute for Security Studies&quot;,&quot;accessed&quot;:{&quot;date-parts&quot;:[[2026,2,12]]},&quot;URL&quot;:&quot;https://issafrica.org/iss-today/ghana-must-stop-galamsey-before-it-sinks-the-country&quot;,&quot;issued&quot;:{&quot;date-parts&quot;:[[2024,9,24]]},&quot;container-title-short&quot;:&quot;&quot;},&quot;isTemporary&quot;:false}]},{&quot;citationID&quot;:&quot;MENDELEY_CITATION_c5c8c7d7-4908-4675-92f7-57b7a9b16c65&quot;,&quot;properties&quot;:{&quot;noteIndex&quot;:0},&quot;isEdited&quot;:false,&quot;manualOverride&quot;:{&quot;isManuallyOverridden&quot;:false,&quot;citeprocText&quot;:&quot;(Zouboulis &amp;#38; Tzoupanos, 2010)&quot;,&quot;manualOverrideText&quot;:&quot;&quot;},&quot;citationTag&quot;:&quot;MENDELEY_CITATION_v3_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&quot;,&quot;citationItems&quot;:[{&quot;id&quot;:&quot;66bc6fd5-5c02-36be-9881-2f7019e790ae&quot;,&quot;itemData&quot;:{&quot;type&quot;:&quot;article-journal&quot;,&quot;id&quot;:&quot;66bc6fd5-5c02-36be-9881-2f7019e790ae&quot;,&quot;title&quot;:&quot;Alternative cost-effective preparation method of polyaluminium chloride (PAC) coagulant agent: Characterization and comparative application for water/wastewater treatment&quot;,&quot;author&quot;:[{&quot;family&quot;:&quot;Zouboulis&quot;,&quot;given&quot;:&quot;A. I.&quot;,&quot;parse-names&quot;:false,&quot;dropping-particle&quot;:&quot;&quot;,&quot;non-dropping-particle&quot;:&quot;&quot;},{&quot;family&quot;:&quot;Tzoupanos&quot;,&quot;given&quot;:&quot;N.&quot;,&quot;parse-names&quot;:false,&quot;dropping-particle&quot;:&quot;&quot;,&quot;non-dropping-particle&quot;:&quot;&quot;}],&quot;container-title&quot;:&quot;Desalination&quot;,&quot;DOI&quot;:&quot;10.1016/j.desal.2009.09.053&quot;,&quot;ISSN&quot;:&quot;00119164&quot;,&quot;issued&quot;:{&quot;date-parts&quot;:[[2010,1,1]]},&quot;page&quot;:&quot;339-344&quot;,&quot;abstract&quot;:&quot;An alternative preparation procedure for polyaluminium chloride (PAC), a common inorganic coagulant, is presented in this paper. The proposed procedure is based on the use of granular aluminium metal, a common by-product of several aluminium-processing secondary industries, instead of using Al2O3 (or of using a mineral containing Al2O3) which is commonly applied by most industrial producers, and exhibits important benefits such as energy and time saving during the preparation procedure. Several efforts have been made to produce the pre-polymerized coagulant with properties, similar to the properties of a commercially available PAC solution, using appropriate, commonly found laboratory equipment and without the application of extreme conditions (in terms of temperature or pressure). The laboratory prepared PAClab was characterized mainly by means of aluminium content, basicity, density and aluminium species distribution. Furthermore, the coagulation performance of PAClab was evaluated for the treatment of contaminated tap water and of wastewater samples and it was compared with the performance of a commercially available PAC solution. Finally, the coagulation-flocculation kinetics was examined with the use of Photometric Dispersion Analyzer instrument (PDA) and the floc growth rates between the two coagulants were compared. The results suggest that PAC can be alternatively produced under mild conditions, resulting in a product with better properties than the commercial PAC used for comparison. Additionally, if the preparation takes place in industrial scale, a greater improvement is further feasible, due to the common equipment used, instead of using e.g. autoclaving. © 2009 Elsevier B.V. All rights reserved.&quot;,&quot;issue&quot;:&quot;1&quot;,&quot;volume&quot;:&quot;250&quot;,&quot;container-title-short&quot;:&quot;Desalination&quot;},&quot;isTemporary&quot;:false}]},{&quot;citationID&quot;:&quot;MENDELEY_CITATION_e91cda1f-ee94-456d-8160-cea94baf782f&quot;,&quot;properties&quot;:{&quot;noteIndex&quot;:0},&quot;isEdited&quot;:false,&quot;manualOverride&quot;:{&quot;isManuallyOverridden&quot;:false,&quot;citeprocText&quot;:&quot;(Richardson, 2026)&quot;,&quot;manualOverrideText&quot;:&quot;&quot;},&quot;citationTag&quot;:&quot;MENDELEY_CITATION_v3_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&quot;,&quot;citationItems&quot;:[{&quot;id&quot;:&quot;3b092c1b-d81c-305d-b00a-3fda11622a05&quot;,&quot;itemData&quot;:{&quot;type&quot;:&quot;webpage&quot;,&quot;id&quot;:&quot;3b092c1b-d81c-305d-b00a-3fda11622a05&quot;,&quot;title&quot;:&quot;Global Polyalumi Rlillm Sulfate Market 2026 – PW Consulting Chemical &amp; Energy Research Center&quot;,&quot;author&quot;:[{&quot;family&quot;:&quot;Richardson&quot;,&quot;given&quot;:&quot;Eugene&quot;,&quot;parse-names&quot;:false,&quot;dropping-particle&quot;:&quot;&quot;,&quot;non-dropping-particle&quot;:&quot;&quot;}],&quot;container-title&quot;:&quot;PW Consulting Chemical &amp; Energy Research Center&quot;,&quot;accessed&quot;:{&quot;date-parts&quot;:[[2026,7,18]]},&quot;URL&quot;:&quot;https://pmarketresearch.com/chemi/polyalumi-rlillm-sulfate-market/&quot;,&quot;issued&quot;:{&quot;date-parts&quot;:[[2026,6,7]]},&quot;container-title-short&quot;:&quot;&quot;},&quot;isTemporary&quot;:false}]},{&quot;citationID&quot;:&quot;MENDELEY_CITATION_6a25b744-7e65-441b-b2f1-66f50f191e1b&quot;,&quot;properties&quot;:{&quot;noteIndex&quot;:0},&quot;isEdited&quot;:false,&quot;manualOverride&quot;:{&quot;isManuallyOverridden&quot;:false,&quot;citeprocText&quot;:&quot;(Aikins, 2024)&quot;,&quot;manualOverrideText&quot;:&quot;&quot;},&quot;citationTag&quot;:&quot;MENDELEY_CITATION_v3_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&quot;,&quot;citationItems&quot;:[{&quot;id&quot;:&quot;35410a88-d749-3a19-99d4-256a7e146be2&quot;,&quot;itemData&quot;:{&quot;type&quot;:&quot;webpage&quot;,&quot;id&quot;:&quot;35410a88-d749-3a19-99d4-256a7e146be2&quot;,&quot;title&quot;:&quot;Ghana must stop galamsey before it sinks the country&quot;,&quot;author&quot;:[{&quot;family&quot;:&quot;Aikins&quot;,&quot;given&quot;:&quot;Enoch Randy&quot;,&quot;parse-names&quot;:false,&quot;dropping-particle&quot;:&quot;&quot;,&quot;non-dropping-particle&quot;:&quot;&quot;}],&quot;container-title&quot;:&quot;Institute for Security Studies&quot;,&quot;accessed&quot;:{&quot;date-parts&quot;:[[2026,2,12]]},&quot;URL&quot;:&quot;https://issafrica.org/iss-today/ghana-must-stop-galamsey-before-it-sinks-the-country&quot;,&quot;issued&quot;:{&quot;date-parts&quot;:[[2024,9,24]]},&quot;container-title-short&quot;:&quot;&quot;},&quot;isTemporary&quot;:false}]},{&quot;citationID&quot;:&quot;MENDELEY_CITATION_cc7022d7-14bd-427c-918a-20082a178b1f&quot;,&quot;properties&quot;:{&quot;noteIndex&quot;:0},&quot;isEdited&quot;:false,&quot;manualOverride&quot;:{&quot;isManuallyOverridden&quot;:false,&quot;citeprocText&quot;:&quot;(My JoyOnline, 2023)&quot;,&quot;manualOverrideText&quot;:&quot;&quot;},&quot;citationTag&quot;:&quot;MENDELEY_CITATION_v3_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&quot;,&quot;citationItems&quot;:[{&quot;id&quot;:&quot;8e9f799b-6600-39bf-a445-c0cab52d0550&quot;,&quot;itemData&quot;:{&quot;type&quot;:&quot;webpage&quot;,&quot;id&quot;:&quot;8e9f799b-6600-39bf-a445-c0cab52d0550&quot;,&quot;title&quot;:&quot;Galamsey: GWCL spends over 60% of revenue on chemicals to treat water&quot;,&quot;author&quot;:[{&quot;family&quot;:&quot;My JoyOnline&quot;,&quot;given&quot;:&quot;&quot;,&quot;parse-names&quot;:false,&quot;dropping-particle&quot;:&quot;&quot;,&quot;non-dropping-particle&quot;:&quot;&quot;}],&quot;accessed&quot;:{&quot;date-parts&quot;:[[2026,2,13]]},&quot;URL&quot;:&quot;https://www.google.com/url?sa=E&amp;source=gmail&amp;q=https://www.myjoyonline.com/galamsey-gwcl-spends-over-60-of-revenue-on-chemicals-to-treat-water-cwsa-ceo/&quot;,&quot;issued&quot;:{&quot;date-parts&quot;:[[2023]]},&quot;container-title-short&quot;:&quot;&quot;},&quot;isTemporary&quot;:false}]},{&quot;citationID&quot;:&quot;MENDELEY_CITATION_f75054ed-aa14-4714-9dee-8c35b9b7dd63&quot;,&quot;properties&quot;:{&quot;noteIndex&quot;:0},&quot;isEdited&quot;:false,&quot;manualOverride&quot;:{&quot;isManuallyOverridden&quot;:false,&quot;citeprocText&quot;:&quot;(Aikins, 2024)&quot;,&quot;manualOverrideText&quot;:&quot;&quot;},&quot;citationTag&quot;:&quot;MENDELEY_CITATION_v3_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&quot;,&quot;citationItems&quot;:[{&quot;id&quot;:&quot;35410a88-d749-3a19-99d4-256a7e146be2&quot;,&quot;itemData&quot;:{&quot;type&quot;:&quot;webpage&quot;,&quot;id&quot;:&quot;35410a88-d749-3a19-99d4-256a7e146be2&quot;,&quot;title&quot;:&quot;Ghana must stop galamsey before it sinks the country&quot;,&quot;author&quot;:[{&quot;family&quot;:&quot;Aikins&quot;,&quot;given&quot;:&quot;Enoch Randy&quot;,&quot;parse-names&quot;:false,&quot;dropping-particle&quot;:&quot;&quot;,&quot;non-dropping-particle&quot;:&quot;&quot;}],&quot;container-title&quot;:&quot;Institute for Security Studies&quot;,&quot;accessed&quot;:{&quot;date-parts&quot;:[[2026,2,12]]},&quot;URL&quot;:&quot;https://issafrica.org/iss-today/ghana-must-stop-galamsey-before-it-sinks-the-country&quot;,&quot;issued&quot;:{&quot;date-parts&quot;:[[2024,9,24]]},&quot;container-title-short&quot;:&quot;&quot;},&quot;isTemporary&quot;:false}]},{&quot;citationID&quot;:&quot;MENDELEY_CITATION_11c424da-1f73-4c92-ab17-d0ca6b1c59da&quot;,&quot;properties&quot;:{&quot;noteIndex&quot;:0},&quot;isEdited&quot;:false,&quot;manualOverride&quot;:{&quot;isManuallyOverridden&quot;:false,&quot;citeprocText&quot;:&quot;(Nti et al., 2021)&quot;,&quot;manualOverrideText&quot;:&quot;&quot;},&quot;citationTag&quot;:&quot;MENDELEY_CITATION_v3_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&quot;,&quot;citationItems&quot;:[{&quot;id&quot;:&quot;f1213f8b-72fa-3ee3-9d34-71fdee392524&quot;,&quot;itemData&quot;:{&quot;type&quot;:&quot;article-journal&quot;,&quot;id&quot;:&quot;f1213f8b-72fa-3ee3-9d34-71fdee392524&quot;,&quot;title&quot;:&quot;Polyaluminium chloride dosing effects on coagulation performance: case study, barekese, ghana&quot;,&quot;author&quot;:[{&quot;family&quot;:&quot;Nti&quot;,&quot;given&quot;:&quot;Samuel Owusu&quot;,&quot;parse-names&quot;:false,&quot;dropping-particle&quot;:&quot;&quot;,&quot;non-dropping-particle&quot;:&quot;&quot;},{&quot;family&quot;:&quot;Buamah&quot;,&quot;given&quot;:&quot;Richard&quot;,&quot;parse-names&quot;:false,&quot;dropping-particle&quot;:&quot;&quot;,&quot;non-dropping-particle&quot;:&quot;&quot;},{&quot;family&quot;:&quot;Atebiya&quot;,&quot;given&quot;:&quot;Janet&quot;,&quot;parse-names&quot;:false,&quot;dropping-particle&quot;:&quot;&quot;,&quot;non-dropping-particle&quot;:&quot;&quot;}],&quot;container-title&quot;:&quot;Water Practice and Technology&quot;,&quot;DOI&quot;:&quot;10.2166/wpt.2021.069&quot;,&quot;ISSN&quot;:&quot;1751231X&quot;,&quot;issued&quot;:{&quot;date-parts&quot;:[[2021,10,1]]},&quot;page&quot;:&quot;1215-1223&quot;,&quot;abstract&quot;:&quot;Alum, the predominant coagulant in conventional drinking water treatment schemes, has various disadvantages including the production of large volumes of sludge, lowering water pH (requiring pH adjustment using lime), limited coagulation pH range of 6.5 to 8.0, etc. At the Barekese Water Treatment Plant in Ghana, an alternative, the polyelectrolyte – polyaluminium chloride (PAC) is also used in coagulation but limited information is available on the operating conditions required to achieve better performance than alum-based coagulation. The aim of this study was to determine the optimal coagulant dose, mixing speed and operating pH for enhanced performance in water treatment. The effects on the treatment process of three different sets of mixing speed pairs – 180/40, 180/25 and 150/25 revolutions per minute (fast/slow) – in a pH range of 6.5 to 8.0 were investi-gated. The mixing speed and PAC dose yielding the best coagulation were 150/25 rpm and 15 mg/L respectively. The optimal pH range for PAC coagulation performance was 7.5 to 8.0.&quot;,&quot;publisher&quot;:&quot;IWA Publishing&quot;,&quot;issue&quot;:&quot;4&quot;,&quot;volume&quot;:&quot;16&quot;,&quot;container-title-short&quot;:&quot;Water Pract. Technol.&quot;},&quot;isTemporary&quot;:false}]},{&quot;citationID&quot;:&quot;MENDELEY_CITATION_18914cb4-40ce-418a-b8fb-eb3f6e9eb6f6&quot;,&quot;properties&quot;:{&quot;noteIndex&quot;:0},&quot;isEdited&quot;:false,&quot;manualOverride&quot;:{&quot;isManuallyOverridden&quot;:true,&quot;citeprocText&quot;:&quot;(Nti et al., 2021)&quot;,&quot;manualOverrideText&quot;:&quot;Nti et al. (2021)&quot;},&quot;citationTag&quot;:&quot;MENDELEY_CITATION_v3_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&quot;,&quot;citationItems&quot;:[{&quot;id&quot;:&quot;f1213f8b-72fa-3ee3-9d34-71fdee392524&quot;,&quot;itemData&quot;:{&quot;type&quot;:&quot;article-journal&quot;,&quot;id&quot;:&quot;f1213f8b-72fa-3ee3-9d34-71fdee392524&quot;,&quot;title&quot;:&quot;Polyaluminium chloride dosing effects on coagulation performance: case study, barekese, ghana&quot;,&quot;author&quot;:[{&quot;family&quot;:&quot;Nti&quot;,&quot;given&quot;:&quot;Samuel Owusu&quot;,&quot;parse-names&quot;:false,&quot;dropping-particle&quot;:&quot;&quot;,&quot;non-dropping-particle&quot;:&quot;&quot;},{&quot;family&quot;:&quot;Buamah&quot;,&quot;given&quot;:&quot;Richard&quot;,&quot;parse-names&quot;:false,&quot;dropping-particle&quot;:&quot;&quot;,&quot;non-dropping-particle&quot;:&quot;&quot;},{&quot;family&quot;:&quot;Atebiya&quot;,&quot;given&quot;:&quot;Janet&quot;,&quot;parse-names&quot;:false,&quot;dropping-particle&quot;:&quot;&quot;,&quot;non-dropping-particle&quot;:&quot;&quot;}],&quot;container-title&quot;:&quot;Water Practice and Technology&quot;,&quot;DOI&quot;:&quot;10.2166/wpt.2021.069&quot;,&quot;ISSN&quot;:&quot;1751231X&quot;,&quot;issued&quot;:{&quot;date-parts&quot;:[[2021,10,1]]},&quot;page&quot;:&quot;1215-1223&quot;,&quot;abstract&quot;:&quot;Alum, the predominant coagulant in conventional drinking water treatment schemes, has various disadvantages including the production of large volumes of sludge, lowering water pH (requiring pH adjustment using lime), limited coagulation pH range of 6.5 to 8.0, etc. At the Barekese Water Treatment Plant in Ghana, an alternative, the polyelectrolyte – polyaluminium chloride (PAC) is also used in coagulation but limited information is available on the operating conditions required to achieve better performance than alum-based coagulation. The aim of this study was to determine the optimal coagulant dose, mixing speed and operating pH for enhanced performance in water treatment. The effects on the treatment process of three different sets of mixing speed pairs – 180/40, 180/25 and 150/25 revolutions per minute (fast/slow) – in a pH range of 6.5 to 8.0 were investi-gated. The mixing speed and PAC dose yielding the best coagulation were 150/25 rpm and 15 mg/L respectively. The optimal pH range for PAC coagulation performance was 7.5 to 8.0.&quot;,&quot;publisher&quot;:&quot;IWA Publishing&quot;,&quot;issue&quot;:&quot;4&quot;,&quot;volume&quot;:&quot;16&quot;,&quot;container-title-short&quot;:&quot;Water Pract. Technol.&quot;},&quot;isTemporary&quot;:false}]},{&quot;citationID&quot;:&quot;MENDELEY_CITATION_274ed0e0-0969-4e21-9c7d-90673306808f&quot;,&quot;properties&quot;:{&quot;noteIndex&quot;:0},&quot;isEdited&quot;:false,&quot;manualOverride&quot;:{&quot;isManuallyOverridden&quot;:false,&quot;citeprocText&quot;:&quot;(Bank of Ghana, 2025)&quot;,&quot;manualOverrideText&quot;:&quot;&quot;},&quot;citationTag&quot;:&quot;MENDELEY_CITATION_v3_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&quot;,&quot;citationItems&quot;:[{&quot;id&quot;:&quot;8a430afb-9fa4-387d-90fa-209b3dcdfcad&quot;,&quot;itemData&quot;:{&quot;type&quot;:&quot;report&quot;,&quot;id&quot;:&quot;8a430afb-9fa4-387d-90fa-209b3dcdfcad&quot;,&quot;title&quot;:&quot;Bank of Ghana&quot;,&quot;author&quot;:[{&quot;family&quot;:&quot;Bank of Ghana&quot;,&quot;given&quot;:&quot;&quot;,&quot;parse-names&quot;:false,&quot;dropping-particle&quot;:&quot;&quot;,&quot;non-dropping-particle&quot;:&quot;&quot;}],&quot;URL&quot;:&quot;www.bog.gov.gh&quot;,&quot;issued&quot;:{&quot;date-parts&quot;:[[2025,11,25]]},&quot;language&quot;:&quot;English&quot;,&quot;container-title-short&quot;:&quot;&quot;},&quot;isTemporary&quot;:false}]},{&quot;citationID&quot;:&quot;MENDELEY_CITATION_483ffc9c-3edb-4e7d-b467-5f6cde435a8a&quot;,&quot;properties&quot;:{&quot;noteIndex&quot;:0},&quot;isEdited&quot;:false,&quot;manualOverride&quot;:{&quot;isManuallyOverridden&quot;:false,&quot;citeprocText&quot;:&quot;(Ministry of Finance, 2026)&quot;,&quot;manualOverrideText&quot;:&quot;&quot;},&quot;citationTag&quot;:&quot;MENDELEY_CITATION_v3_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&quot;,&quot;citationItems&quot;:[{&quot;id&quot;:&quot;f6ed270d-c8ec-3795-a800-43ac19474b11&quot;,&quot;itemData&quot;:{&quot;type&quot;:&quot;report&quot;,&quot;id&quot;:&quot;f6ed270d-c8ec-3795-a800-43ac19474b11&quot;,&quot;title&quot;:&quot;The Budget Statement and Economic Policy of the Government of Ghana for the 2026 Financial Year On the Authority of HIS EXCELLENCY JOHN DRAMANI MAHAMA PRESIDENT OF THE REPUBLIC OF GHANA&quot;,&quot;author&quot;:[{&quot;family&quot;:&quot;Ministry of Finance&quot;,&quot;given&quot;:&quot;&quot;,&quot;parse-names&quot;:false,&quot;dropping-particle&quot;:&quot;&quot;,&quot;non-dropping-particle&quot;:&quot;&quot;}],&quot;URL&quot;:&quot;www.mofep.gov.gh&quot;,&quot;issued&quot;:{&quot;date-parts&quot;:[[2026]]},&quot;container-title-short&quot;:&quot;&quot;},&quot;isTemporary&quot;:false}]},{&quot;citationID&quot;:&quot;MENDELEY_CITATION_8b2dda27-f4bc-4535-8f39-7ab79041db8d&quot;,&quot;properties&quot;:{&quot;noteIndex&quot;:0},&quot;isEdited&quot;:false,&quot;manualOverride&quot;:{&quot;isManuallyOverridden&quot;:false,&quot;citeprocText&quot;:&quot;(ECOTIS, 2025)&quot;,&quot;manualOverrideText&quot;:&quot;&quot;},&quot;citationTag&quot;:&quot;MENDELEY_CITATION_v3_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&quot;,&quot;citationItems&quot;:[{&quot;id&quot;:&quot;268804ec-f8e3-391e-b14a-eaa155cdccc6&quot;,&quot;itemData&quot;:{&quot;type&quot;:&quot;webpage&quot;,&quot;id&quot;:&quot;268804ec-f8e3-391e-b14a-eaa155cdccc6&quot;,&quot;title&quot;:&quot;ECOWAS Common External Tariff (CET) – ECOWAS Trade Information System(ECOTIS)&quot;,&quot;author&quot;:[{&quot;family&quot;:&quot;ECOTIS&quot;,&quot;given&quot;:&quot;&quot;,&quot;parse-names&quot;:false,&quot;dropping-particle&quot;:&quot;&quot;,&quot;non-dropping-particle&quot;:&quot;&quot;}],&quot;accessed&quot;:{&quot;date-parts&quot;:[[2026,7,16]]},&quot;URL&quot;:&quot;https://ecotis.ecowas.int/policy-development/common-external-tariff-cet/&quot;,&quot;issued&quot;:{&quot;date-parts&quot;:[[2025]]},&quot;container-title-short&quot;:&quot;&quot;},&quot;isTemporary&quot;:false}]},{&quot;citationID&quot;:&quot;MENDELEY_CITATION_525ce4c1-e268-4571-88e3-363bd6801ead&quot;,&quot;properties&quot;:{&quot;noteIndex&quot;:0},&quot;isEdited&quot;:false,&quot;manualOverride&quot;:{&quot;isManuallyOverridden&quot;:false,&quot;citeprocText&quot;:&quot;(Wang et al., 2004)&quot;,&quot;manualOverrideText&quot;:&quot;&quot;},&quot;citationTag&quot;:&quot;MENDELEY_CITATION_v3_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&quot;,&quot;citationItems&quot;:[{&quot;id&quot;:&quot;a1dc94c1-59cb-3f32-8017-c6374156ac63&quot;,&quot;itemData&quot;:{&quot;type&quot;:&quot;article-journal&quot;,&quot;id&quot;:&quot;a1dc94c1-59cb-3f32-8017-c6374156ac63&quot;,&quot;title&quot;:&quot;Speciation stability of inorganic polymer flocculant-PACl&quot;,&quot;author&quot;:[{&quot;family&quot;:&quot;Wang&quot;,&quot;given&quot;:&quot;Dongsheng&quot;,&quot;parse-names&quot;:false,&quot;dropping-particle&quot;:&quot;&quot;,&quot;non-dropping-particle&quot;:&quot;&quot;},{&quot;family&quot;:&quot;Sun&quot;,&quot;given&quot;:&quot;Wei&quot;,&quot;parse-names&quot;:false,&quot;dropping-particle&quot;:&quot;&quot;,&quot;non-dropping-particle&quot;:&quot;&quot;},{&quot;family&quot;:&quot;Xu&quot;,&quot;given&quot;:&quot;Yi&quot;,&quot;parse-names&quot;:false,&quot;dropping-particle&quot;:&quot;&quot;,&quot;non-dropping-particle&quot;:&quot;&quot;},{&quot;family&quot;:&quot;Tang&quot;,&quot;given&quot;:&quot;Hongxiao&quot;,&quot;parse-names&quot;:false,&quot;dropping-particle&quot;:&quot;&quot;,&quot;non-dropping-particle&quot;:&quot;&quot;},{&quot;family&quot;:&quot;Gregory&quot;,&quot;given&quot;:&quot;John&quot;,&quot;parse-names&quot;:false,&quot;dropping-particle&quot;:&quot;&quot;,&quot;non-dropping-particle&quot;:&quot;&quot;}],&quot;container-title&quot;:&quot;Colloids and Surfaces A: Physicochemical and Engineering Aspects&quot;,&quot;DOI&quot;:&quot;10.1016/j.colsurfa.2004.04.073&quot;,&quot;ISSN&quot;:&quot;09277757&quot;,&quot;issued&quot;:{&quot;date-parts&quot;:[[2004,8,20]]},&quot;page&quot;:&quot;1-10&quot;,&quot;abstract&quot;:&quot;The speciation distribution, physico-chemical properties of coagulants, and principles for their further species transformation under various water and wastewater treatment conditions are of paramount importance in coagulation processes. In this paper, the effect of various factors on the speciation transformation of typical inorganic polymer flocculants (IPFs)-polyaluminum chloride (PACl) was investigated by ferron assay. Dilution and co-existing electrolyte exhibit little effect on the speciation distribution of PACl after dosing. Solution pH has significant effect on the species transformation, depending mainly on OH/Al ratio (denoted as B value). The lower the B value, the more significant the effect pH exhibits. A large amount of Alb, i.e. rapid reactive species by ferron assay, could form for alum and PACl 0 in the weak acidic pH range, which transforms quickly into Al c after aging. PACl, at high B values, maintains high speciation stability under the various conditions investigated. The ferron method provides a measure to explain the reactivity of different species with ferron. The classification of three kinds of aluminum hydrolysis species based on kinetic differences needs further modification. © 2004 Elsevier B.V. All rights reserved.&quot;,&quot;publisher&quot;:&quot;Elsevier&quot;,&quot;issue&quot;:&quot;1-3&quot;,&quot;volume&quot;:&quot;243&quot;,&quot;container-title-short&quot;:&quot;Colloids Surf. A Physicochem. Eng. Asp.&quot;},&quot;isTemporary&quot;:false}]},{&quot;citationID&quot;:&quot;MENDELEY_CITATION_16450ea3-ddf6-42e9-85cf-c22da18549cf&quot;,&quot;properties&quot;:{&quot;noteIndex&quot;:0},&quot;isEdited&quot;:false,&quot;manualOverride&quot;:{&quot;isManuallyOverridden&quot;:false,&quot;citeprocText&quot;:&quot;(Zouboulis &amp;#38; Tzoupanos, 2010)&quot;,&quot;manualOverrideText&quot;:&quot;&quot;},&quot;citationTag&quot;:&quot;MENDELEY_CITATION_v3_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&quot;,&quot;citationItems&quot;:[{&quot;id&quot;:&quot;66bc6fd5-5c02-36be-9881-2f7019e790ae&quot;,&quot;itemData&quot;:{&quot;type&quot;:&quot;article-journal&quot;,&quot;id&quot;:&quot;66bc6fd5-5c02-36be-9881-2f7019e790ae&quot;,&quot;title&quot;:&quot;Alternative cost-effective preparation method of polyaluminium chloride (PAC) coagulant agent: Characterization and comparative application for water/wastewater treatment&quot;,&quot;author&quot;:[{&quot;family&quot;:&quot;Zouboulis&quot;,&quot;given&quot;:&quot;A. I.&quot;,&quot;parse-names&quot;:false,&quot;dropping-particle&quot;:&quot;&quot;,&quot;non-dropping-particle&quot;:&quot;&quot;},{&quot;family&quot;:&quot;Tzoupanos&quot;,&quot;given&quot;:&quot;N.&quot;,&quot;parse-names&quot;:false,&quot;dropping-particle&quot;:&quot;&quot;,&quot;non-dropping-particle&quot;:&quot;&quot;}],&quot;container-title&quot;:&quot;Desalination&quot;,&quot;DOI&quot;:&quot;10.1016/j.desal.2009.09.053&quot;,&quot;ISSN&quot;:&quot;00119164&quot;,&quot;issued&quot;:{&quot;date-parts&quot;:[[2010,1,1]]},&quot;page&quot;:&quot;339-344&quot;,&quot;abstract&quot;:&quot;An alternative preparation procedure for polyaluminium chloride (PAC), a common inorganic coagulant, is presented in this paper. The proposed procedure is based on the use of granular aluminium metal, a common by-product of several aluminium-processing secondary industries, instead of using Al2O3 (or of using a mineral containing Al2O3) which is commonly applied by most industrial producers, and exhibits important benefits such as energy and time saving during the preparation procedure. Several efforts have been made to produce the pre-polymerized coagulant with properties, similar to the properties of a commercially available PAC solution, using appropriate, commonly found laboratory equipment and without the application of extreme conditions (in terms of temperature or pressure). The laboratory prepared PAClab was characterized mainly by means of aluminium content, basicity, density and aluminium species distribution. Furthermore, the coagulation performance of PAClab was evaluated for the treatment of contaminated tap water and of wastewater samples and it was compared with the performance of a commercially available PAC solution. Finally, the coagulation-flocculation kinetics was examined with the use of Photometric Dispersion Analyzer instrument (PDA) and the floc growth rates between the two coagulants were compared. The results suggest that PAC can be alternatively produced under mild conditions, resulting in a product with better properties than the commercial PAC used for comparison. Additionally, if the preparation takes place in industrial scale, a greater improvement is further feasible, due to the common equipment used, instead of using e.g. autoclaving. © 2009 Elsevier B.V. All rights reserved.&quot;,&quot;issue&quot;:&quot;1&quot;,&quot;volume&quot;:&quot;250&quot;,&quot;container-title-short&quot;:&quot;Desalination&quot;},&quot;isTemporary&quot;:false}]},{&quot;citationID&quot;:&quot;MENDELEY_CITATION_5a547035-7977-4504-b3d2-7467d17a3e3b&quot;,&quot;properties&quot;:{&quot;noteIndex&quot;:0},&quot;isEdited&quot;:false,&quot;manualOverride&quot;:{&quot;isManuallyOverridden&quot;:false,&quot;citeprocText&quot;:&quot;(Zouboulis &amp;#38; Tzoupanos, 2010)&quot;,&quot;manualOverrideText&quot;:&quot;&quot;},&quot;citationTag&quot;:&quot;MENDELEY_CITATION_v3_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&quot;,&quot;citationItems&quot;:[{&quot;id&quot;:&quot;66bc6fd5-5c02-36be-9881-2f7019e790ae&quot;,&quot;itemData&quot;:{&quot;type&quot;:&quot;article-journal&quot;,&quot;id&quot;:&quot;66bc6fd5-5c02-36be-9881-2f7019e790ae&quot;,&quot;title&quot;:&quot;Alternative cost-effective preparation method of polyaluminium chloride (PAC) coagulant agent: Characterization and comparative application for water/wastewater treatment&quot;,&quot;author&quot;:[{&quot;family&quot;:&quot;Zouboulis&quot;,&quot;given&quot;:&quot;A. I.&quot;,&quot;parse-names&quot;:false,&quot;dropping-particle&quot;:&quot;&quot;,&quot;non-dropping-particle&quot;:&quot;&quot;},{&quot;family&quot;:&quot;Tzoupanos&quot;,&quot;given&quot;:&quot;N.&quot;,&quot;parse-names&quot;:false,&quot;dropping-particle&quot;:&quot;&quot;,&quot;non-dropping-particle&quot;:&quot;&quot;}],&quot;container-title&quot;:&quot;Desalination&quot;,&quot;DOI&quot;:&quot;10.1016/j.desal.2009.09.053&quot;,&quot;ISSN&quot;:&quot;00119164&quot;,&quot;issued&quot;:{&quot;date-parts&quot;:[[2010,1,1]]},&quot;page&quot;:&quot;339-344&quot;,&quot;abstract&quot;:&quot;An alternative preparation procedure for polyaluminium chloride (PAC), a common inorganic coagulant, is presented in this paper. The proposed procedure is based on the use of granular aluminium metal, a common by-product of several aluminium-processing secondary industries, instead of using Al2O3 (or of using a mineral containing Al2O3) which is commonly applied by most industrial producers, and exhibits important benefits such as energy and time saving during the preparation procedure. Several efforts have been made to produce the pre-polymerized coagulant with properties, similar to the properties of a commercially available PAC solution, using appropriate, commonly found laboratory equipment and without the application of extreme conditions (in terms of temperature or pressure). The laboratory prepared PAClab was characterized mainly by means of aluminium content, basicity, density and aluminium species distribution. Furthermore, the coagulation performance of PAClab was evaluated for the treatment of contaminated tap water and of wastewater samples and it was compared with the performance of a commercially available PAC solution. Finally, the coagulation-flocculation kinetics was examined with the use of Photometric Dispersion Analyzer instrument (PDA) and the floc growth rates between the two coagulants were compared. The results suggest that PAC can be alternatively produced under mild conditions, resulting in a product with better properties than the commercial PAC used for comparison. Additionally, if the preparation takes place in industrial scale, a greater improvement is further feasible, due to the common equipment used, instead of using e.g. autoclaving. © 2009 Elsevier B.V. All rights reserved.&quot;,&quot;issue&quot;:&quot;1&quot;,&quot;volume&quot;:&quot;250&quot;,&quot;container-title-short&quot;:&quot;Desalination&quot;},&quot;isTemporary&quot;:false}]},{&quot;citationID&quot;:&quot;MENDELEY_CITATION_b1eef9e3-c5a5-4c52-b1d6-970ddd6908bd&quot;,&quot;properties&quot;:{&quot;noteIndex&quot;:0},&quot;isEdited&quot;:false,&quot;manualOverride&quot;:{&quot;isManuallyOverridden&quot;:false,&quot;citeprocText&quot;:&quot;(Wang et al., 2004)&quot;,&quot;manualOverrideText&quot;:&quot;&quot;},&quot;citationTag&quot;:&quot;MENDELEY_CITATION_v3_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&quot;,&quot;citationItems&quot;:[{&quot;id&quot;:&quot;a1dc94c1-59cb-3f32-8017-c6374156ac63&quot;,&quot;itemData&quot;:{&quot;type&quot;:&quot;article-journal&quot;,&quot;id&quot;:&quot;a1dc94c1-59cb-3f32-8017-c6374156ac63&quot;,&quot;title&quot;:&quot;Speciation stability of inorganic polymer flocculant-PACl&quot;,&quot;author&quot;:[{&quot;family&quot;:&quot;Wang&quot;,&quot;given&quot;:&quot;Dongsheng&quot;,&quot;parse-names&quot;:false,&quot;dropping-particle&quot;:&quot;&quot;,&quot;non-dropping-particle&quot;:&quot;&quot;},{&quot;family&quot;:&quot;Sun&quot;,&quot;given&quot;:&quot;Wei&quot;,&quot;parse-names&quot;:false,&quot;dropping-particle&quot;:&quot;&quot;,&quot;non-dropping-particle&quot;:&quot;&quot;},{&quot;family&quot;:&quot;Xu&quot;,&quot;given&quot;:&quot;Yi&quot;,&quot;parse-names&quot;:false,&quot;dropping-particle&quot;:&quot;&quot;,&quot;non-dropping-particle&quot;:&quot;&quot;},{&quot;family&quot;:&quot;Tang&quot;,&quot;given&quot;:&quot;Hongxiao&quot;,&quot;parse-names&quot;:false,&quot;dropping-particle&quot;:&quot;&quot;,&quot;non-dropping-particle&quot;:&quot;&quot;},{&quot;family&quot;:&quot;Gregory&quot;,&quot;given&quot;:&quot;John&quot;,&quot;parse-names&quot;:false,&quot;dropping-particle&quot;:&quot;&quot;,&quot;non-dropping-particle&quot;:&quot;&quot;}],&quot;container-title&quot;:&quot;Colloids and Surfaces A: Physicochemical and Engineering Aspects&quot;,&quot;DOI&quot;:&quot;10.1016/j.colsurfa.2004.04.073&quot;,&quot;ISSN&quot;:&quot;09277757&quot;,&quot;issued&quot;:{&quot;date-parts&quot;:[[2004,8,20]]},&quot;page&quot;:&quot;1-10&quot;,&quot;abstract&quot;:&quot;The speciation distribution, physico-chemical properties of coagulants, and principles for their further species transformation under various water and wastewater treatment conditions are of paramount importance in coagulation processes. In this paper, the effect of various factors on the speciation transformation of typical inorganic polymer flocculants (IPFs)-polyaluminum chloride (PACl) was investigated by ferron assay. Dilution and co-existing electrolyte exhibit little effect on the speciation distribution of PACl after dosing. Solution pH has significant effect on the species transformation, depending mainly on OH/Al ratio (denoted as B value). The lower the B value, the more significant the effect pH exhibits. A large amount of Alb, i.e. rapid reactive species by ferron assay, could form for alum and PACl 0 in the weak acidic pH range, which transforms quickly into Al c after aging. PACl, at high B values, maintains high speciation stability under the various conditions investigated. The ferron method provides a measure to explain the reactivity of different species with ferron. The classification of three kinds of aluminum hydrolysis species based on kinetic differences needs further modification. © 2004 Elsevier B.V. All rights reserved.&quot;,&quot;publisher&quot;:&quot;Elsevier&quot;,&quot;issue&quot;:&quot;1-3&quot;,&quot;volume&quot;:&quot;243&quot;,&quot;container-title-short&quot;:&quot;Colloids Surf. A Physicochem. Eng. Asp.&quot;},&quot;isTemporary&quot;:false}]},{&quot;citationID&quot;:&quot;MENDELEY_CITATION_69922d3e-1668-431f-aa45-9174eda5f4a6&quot;,&quot;properties&quot;:{&quot;noteIndex&quot;:0},&quot;isEdited&quot;:false,&quot;manualOverride&quot;:{&quot;isManuallyOverridden&quot;:false,&quot;citeprocText&quot;:&quot;(Ghana Bauxite Company Ltd., 2026)&quot;,&quot;manualOverrideText&quot;:&quot;&quot;},&quot;citationTag&quot;:&quot;MENDELEY_CITATION_v3_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&quot;,&quot;citationItems&quot;:[{&quot;id&quot;:&quot;809a0ca6-b352-3ccd-9cc8-11c1e050f134&quot;,&quot;itemData&quot;:{&quot;type&quot;:&quot;webpage&quot;,&quot;id&quot;:&quot;809a0ca6-b352-3ccd-9cc8-11c1e050f134&quot;,&quot;title&quot;:&quot;General Overview of Operations&quot;,&quot;author&quot;:[{&quot;family&quot;:&quot;Ghana Bauxite Company Ltd.&quot;,&quot;given&quot;:&quot;&quot;,&quot;parse-names&quot;:false,&quot;dropping-particle&quot;:&quot;&quot;,&quot;non-dropping-particle&quot;:&quot;&quot;}],&quot;container-title&quot;:&quot;Ghana Bauxite Company&quot;,&quot;accessed&quot;:{&quot;date-parts&quot;:[[2026,2,12]]},&quot;URL&quot;:&quot;https://www.ghanabauxite.com/about-us/&quot;,&quot;issued&quot;:{&quot;date-parts&quot;:[[2026]]},&quot;container-title-short&quot;:&quot;&quot;},&quot;isTemporary&quot;:false}]},{&quot;citationID&quot;:&quot;MENDELEY_CITATION_3a81fefc-4341-434f-8c53-f18e8c9e90ff&quot;,&quot;properties&quot;:{&quot;noteIndex&quot;:0},&quot;isEdited&quot;:false,&quot;manualOverride&quot;:{&quot;isManuallyOverridden&quot;:false,&quot;citeprocText&quot;:&quot;(Penresa, 2025)&quot;,&quot;manualOverrideText&quot;:&quot;&quot;},&quot;citationTag&quot;:&quot;MENDELEY_CITATION_v3_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&quot;,&quot;citationItems&quot;:[{&quot;id&quot;:&quot;5bdfe6e9-d549-36cc-a9cb-be25bedf5d25&quot;,&quot;itemData&quot;:{&quot;type&quot;:&quot;webpage&quot;,&quot;id&quot;:&quot;5bdfe6e9-d549-36cc-a9cb-be25bedf5d25&quot;,&quot;title&quot;:&quot;Revolutionizing Mining in Ghana with Sustainable Excellence&quot;,&quot;author&quot;:[{&quot;family&quot;:&quot;Penresa&quot;,&quot;given&quot;:&quot;&quot;,&quot;parse-names&quot;:false,&quot;dropping-particle&quot;:&quot;&quot;,&quot;non-dropping-particle&quot;:&quot;&quot;}],&quot;container-title&quot;:&quot;Forbes Africa&quot;,&quot;accessed&quot;:{&quot;date-parts&quot;:[[2026,2,12]]},&quot;URL&quot;:&quot;https://www.forbesafrica.com/africa-undiscovered/2025/07/31/revolutionizing-mining-in-ghana-with-sustainable-excellence&quot;,&quot;issued&quot;:{&quot;date-parts&quot;:[[2025,8,1]]},&quot;language&quot;:&quot;English (United States)&quot;,&quot;container-title-short&quot;:&quot;&quot;},&quot;isTemporary&quot;:false}]},{&quot;citationID&quot;:&quot;MENDELEY_CITATION_86b770cc-3ab8-4766-85e1-0350702d02ae&quot;,&quot;properties&quot;:{&quot;noteIndex&quot;:0},&quot;isEdited&quot;:false,&quot;manualOverride&quot;:{&quot;isManuallyOverridden&quot;:false,&quot;citeprocText&quot;:&quot;(Ghana Bauxite Company Ltd., 2026)&quot;,&quot;manualOverrideText&quot;:&quot;&quot;},&quot;citationTag&quot;:&quot;MENDELEY_CITATION_v3_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&quot;,&quot;citationItems&quot;:[{&quot;id&quot;:&quot;809a0ca6-b352-3ccd-9cc8-11c1e050f134&quot;,&quot;itemData&quot;:{&quot;type&quot;:&quot;webpage&quot;,&quot;id&quot;:&quot;809a0ca6-b352-3ccd-9cc8-11c1e050f134&quot;,&quot;title&quot;:&quot;General Overview of Operations&quot;,&quot;author&quot;:[{&quot;family&quot;:&quot;Ghana Bauxite Company Ltd.&quot;,&quot;given&quot;:&quot;&quot;,&quot;parse-names&quot;:false,&quot;dropping-particle&quot;:&quot;&quot;,&quot;non-dropping-particle&quot;:&quot;&quot;}],&quot;container-title&quot;:&quot;Ghana Bauxite Company&quot;,&quot;accessed&quot;:{&quot;date-parts&quot;:[[2026,2,12]]},&quot;URL&quot;:&quot;https://www.ghanabauxite.com/about-us/&quot;,&quot;issued&quot;:{&quot;date-parts&quot;:[[2026]]},&quot;container-title-short&quot;:&quot;&quot;},&quot;isTemporary&quot;:false}]},{&quot;citationID&quot;:&quot;MENDELEY_CITATION_0a94e722-a06d-48d3-aeb4-916e2d0b397d&quot;,&quot;properties&quot;:{&quot;noteIndex&quot;:0},&quot;isEdited&quot;:false,&quot;manualOverride&quot;:{&quot;isManuallyOverridden&quot;:false,&quot;citeprocText&quot;:&quot;(Momade &amp;#38; Gawu, 1998)&quot;,&quot;manualOverrideText&quot;:&quot;&quot;},&quot;citationTag&quot;:&quot;MENDELEY_CITATION_v3_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&quot;,&quot;citationItems&quot;:[{&quot;id&quot;:&quot;27ebdb36-b553-3064-b6ab-f4837b13a63e&quot;,&quot;itemData&quot;:{&quot;type&quot;:&quot;report&quot;,&quot;id&quot;:&quot;27ebdb36-b553-3064-b6ab-f4837b13a63e&quot;,&quot;title&quot;:&quot;Momade and Gawu Geochemical and mineralogical characteristics of Lithomargic clay GEOCHEMICAL AND MINERALOGICAL CHARACTERISTICS OF LITHOMARGIC CLAY TYPES FROM AWASO BAUXITE DEPOSIT, GHANA: IMPLICATIONS FOR POSSIBLE INDUSTRIAL UTILIZATION&quot;,&quot;author&quot;:[{&quot;family&quot;:&quot;Momade&quot;,&quot;given&quot;:&quot;F W Y&quot;,&quot;parse-names&quot;:false,&quot;dropping-particle&quot;:&quot;&quot;,&quot;non-dropping-particle&quot;:&quot;&quot;},{&quot;family&quot;:&quot;Gawu&quot;,&quot;given&quot;:&quot;S K Y&quot;,&quot;parse-names&quot;:false,&quot;dropping-particle&quot;:&quot;&quot;,&quot;non-dropping-particle&quot;:&quot;&quot;}],&quot;issued&quot;:{&quot;date-parts&quot;:[[1998]]},&quot;abstract&quot;:&quot;Geochemical and mineralogical methods were employed in characterizing lithomargic clay types underlying Awaso lateritic bauxite deposit in southwestern Ghana in order to assess their suit-ability for possible industrial utilization. Representative samples analyzed from the deposit revealed kaolinite and gibbsite as the dominant minerals whilst accessory minerals found included goethite, rutile, biotite and muscovite with quartz conspicuously absent. It is possible to wash and separate most of the gibbsite component, which is prevalent in the &gt; 90µm size fractions. On the basis of the results obtained from chemical and mineralogical analyses as well as diagnostic evaluative analyses, the lithomargic clay types could be exploited in the production of aluminium sulphate (alum) for water purification and alumino-silicate refractory material. The raw clay will however have to be beneficiated in order to optimize grade and recovery.&quot;,&quot;container-title-short&quot;:&quot;&quot;},&quot;isTemporary&quot;:false}]},{&quot;citationID&quot;:&quot;MENDELEY_CITATION_f5a55647-ad61-4593-98ee-2c1997eb47e0&quot;,&quot;properties&quot;:{&quot;noteIndex&quot;:0},&quot;isEdited&quot;:false,&quot;manualOverride&quot;:{&quot;isManuallyOverridden&quot;:true,&quot;citeprocText&quot;:&quot;(General Administration of Quality Supervision &amp;#38; Standardization Administration of China (SAC), 2009)&quot;,&quot;manualOverrideText&quot;:&quot;(General Administration of Quality Supervision &amp; Standardisation Administration of China (SAC), 2009)&quot;},&quot;citationTag&quot;:&quot;MENDELEY_CITATION_v3_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&quot;,&quot;citationItems&quot;:[{&quot;id&quot;:&quot;3f232aaf-c984-3dc5-ac51-dc4d50abdaa7&quot;,&quot;itemData&quot;:{&quot;type&quot;:&quot;report&quot;,&quot;id&quot;:&quot;3f232aaf-c984-3dc5-ac51-dc4d50abdaa7&quot;,&quot;title&quot;:&quot;Poly Aluminium Chloride for Treatment of Drinking Water 生活饮用水用聚氯化铝&quot;,&quot;author&quot;:[{&quot;family&quot;:&quot;General Administration of Quality Supervision&quot;,&quot;given&quot;:&quot;Inspection and Quarantine (AQSIQ)&quot;,&quot;parse-names&quot;:false,&quot;dropping-particle&quot;:&quot;&quot;,&quot;non-dropping-particle&quot;:&quot;&quot;},{&quot;family&quot;:&quot;Standardization Administration of China (SAC)&quot;,&quot;given&quot;:&quot;&quot;,&quot;parse-names&quot;:false,&quot;dropping-particle&quot;:&quot;&quot;,&quot;non-dropping-particle&quot;:&quot;&quot;}],&quot;URL&quot;:&quot;https://www.chinastandards.net/standard/GB15892-2009.html&quot;,&quot;issued&quot;:{&quot;date-parts&quot;:[[2009]]},&quot;publisher-place&quot;:&quot;Beijing&quot;,&quot;language&quot;:&quot;English&quot;,&quot;container-title-short&quot;:&quot;&quot;},&quot;isTemporary&quot;:false}]},{&quot;citationID&quot;:&quot;MENDELEY_CITATION_b17d554a-c04f-4c89-b6c8-218b35d0195a&quot;,&quot;properties&quot;:{&quot;noteIndex&quot;:0},&quot;isEdited&quot;:false,&quot;manualOverride&quot;:{&quot;isManuallyOverridden&quot;:false,&quot;citeprocText&quot;:&quot;(Ofori-Sarpong, 2014)&quot;,&quot;manualOverrideText&quot;:&quot;&quot;},&quot;citationTag&quot;:&quot;MENDELEY_CITATION_v3_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&quot;,&quot;citationItems&quot;:[{&quot;id&quot;:&quot;342ac745-5f59-3f47-b1c7-0f0bd2da914d&quot;,&quot;itemData&quot;:{&quot;type&quot;:&quot;article-journal&quot;,&quot;id&quot;:&quot;342ac745-5f59-3f47-b1c7-0f0bd2da914d&quot;,&quot;title&quot;:&quot;Bauxite Enrichment by Microwave-Magnetising Roasting Using Sawdust as Reducing Agent&quot;,&quot;author&quot;:[{&quot;family&quot;:&quot;Ofori-Sarpong&quot;,&quot;given&quot;:&quot;Grace&quot;,&quot;parse-names&quot;:false,&quot;dropping-particle&quot;:&quot;&quot;,&quot;non-dropping-particle&quot;:&quot;&quot;}],&quot;container-title&quot;:&quot;American Journal of Chemical Engineering&quot;,&quot;DOI&quot;:&quot;10.11648/j.ajche.20140205.11&quot;,&quot;ISSN&quot;:&quot;2330-8605&quot;,&quot;issued&quot;:{&quot;date-parts&quot;:[[2014]]},&quot;page&quot;:&quot;59&quot;,&quot;abstract&quot;:&quot;As high grade bauxite is getting depleted in several parts of the world, bauxite with high iron content is becoming increasingly important, and this trend has called for studies into the reduction of iron in bauxite. This study investigated the use of microwave energy in the magnetising roasting of high-iron bauxite using sawdust as reducing agent. Mineralogical studies revealed gibbsite and goethite as the main constituents of bauxite. The sawdust utilised had a fixed carbon content of 7.2% and ash, 1.7%. Microwave heating responses of bauxite and sawdust were determined as a function of mass and time, and both materials proved to be active microwave absorbers as they heated rapidly. Magnetising roasting of the bauxite sample was conducted with 20-40% sawdust at temperatures between 870oC and 880oC. After magnetic separation, the major phase in the magnetic fraction was magnetite, while gibbsite and boehmite were the major phases in the non-magnetic fraction. The alumina content of the non-magnetic fraction increased to 87.5% from an as-received sample grade of 53.6%. The use of sawdust in this manner satisfies a dual role of environmental clean-up and bauxite enrichment.&quot;,&quot;publisher&quot;:&quot;Science Publishing Group&quot;,&quot;issue&quot;:&quot;5&quot;,&quot;volume&quot;:&quot;2&quot;,&quot;container-title-short&quot;:&quot;&quot;},&quot;isTemporary&quot;:false}]},{&quot;citationID&quot;:&quot;MENDELEY_CITATION_7d10693a-716e-4346-b026-c61891fe84ab&quot;,&quot;properties&quot;:{&quot;noteIndex&quot;:0},&quot;isEdited&quot;:false,&quot;manualOverride&quot;:{&quot;isManuallyOverridden&quot;:false,&quot;citeprocText&quot;:&quot;(Reddy et al., 1998)&quot;,&quot;manualOverrideText&quot;:&quot;&quot;},&quot;citationTag&quot;:&quot;MENDELEY_CITATION_v3_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&quot;,&quot;citationItems&quot;:[{&quot;id&quot;:&quot;c13a79f9-2b41-34e4-8560-72e35106ed17&quot;,&quot;itemData&quot;:{&quot;type&quot;:&quot;report&quot;,&quot;id&quot;:&quot;c13a79f9-2b41-34e4-8560-72e35106ed17&quot;,&quot;title&quot;:&quot;Kinetics of leaching of a gibbsitic bauxite with hydrochloric acid&quot;,&quot;author&quot;:[{&quot;family&quot;:&quot;Reddy&quot;,&quot;given&quot;:&quot;B R&quot;,&quot;parse-names&quot;:false,&quot;dropping-particle&quot;:&quot;&quot;,&quot;non-dropping-particle&quot;:&quot;&quot;},{&quot;family&quot;:&quot;Mishra&quot;,&quot;given&quot;:&quot;S K&quot;,&quot;parse-names&quot;:false,&quot;dropping-particle&quot;:&quot;&quot;,&quot;non-dropping-particle&quot;:&quot;&quot;},{&quot;family&quot;:&quot;Banerjee&quot;,&quot;given&quot;:&quot;G N&quot;,&quot;parse-names&quot;:false,&quot;dropping-particle&quot;:&quot;&quot;,&quot;non-dropping-particle&quot;:&quot;&quot;}],&quot;DOI&quot;:&quot;https://doi.org/10.1016/S0304-386X(98)00075-9&quot;,&quot;issued&quot;:{&quot;date-parts&quot;:[[1998,9,13]]},&quot;language&quot;:&quot;English&quot;,&quot;abstract&quot;:&quot;Leaching kinetics for the removal of iron from a low grade gibbsitic bauxite with hydrochloric acid were studied. Temperature and acid concentration had strong influence on the removal of iron. Calcium removal was quantitative within a short period with dilute acid. The mechanism for Ž. the dissolution of iron followed first order equation, yln 1 y a s kt, with an apparent activation energy of 81.0 kJrmol. Using 4 M acid removal of more than 98% iron was achieved from hematite together with about 10% alumina from gibbsite phases of the ore. q&quot;,&quot;container-title-short&quot;:&quot;&quot;},&quot;isTemporary&quot;:false}]},{&quot;citationID&quot;:&quot;MENDELEY_CITATION_d62655b4-49b0-4ec2-885c-a5aacc2d2381&quot;,&quot;properties&quot;:{&quot;noteIndex&quot;:0},&quot;isEdited&quot;:false,&quot;manualOverride&quot;:{&quot;isManuallyOverridden&quot;:false,&quot;citeprocText&quot;:&quot;(Napier-Munn et al., 1999)&quot;,&quot;manualOverrideText&quot;:&quot;&quot;},&quot;citationTag&quot;:&quot;MENDELEY_CITATION_v3_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&quot;,&quot;citationItems&quot;:[{&quot;id&quot;:&quot;3c9e36db-3a14-3fd0-ae74-35fca8eb35e4&quot;,&quot;itemData&quot;:{&quot;type&quot;:&quot;book&quot;,&quot;id&quot;:&quot;3c9e36db-3a14-3fd0-ae74-35fca8eb35e4&quot;,&quot;title&quot;:&quot;Mineral Comminution Circuits: Their Operations and Optimisation&quot;,&quot;author&quot;:[{&quot;family&quot;:&quot;Napier-Munn&quot;,&quot;given&quot;:&quot;T. J.&quot;,&quot;parse-names&quot;:false,&quot;dropping-particle&quot;:&quot;&quot;,&quot;non-dropping-particle&quot;:&quot;&quot;},{&quot;family&quot;:&quot;Morrell&quot;,&quot;given&quot;:&quot;S.&quot;,&quot;parse-names&quot;:false,&quot;dropping-particle&quot;:&quot;&quot;,&quot;non-dropping-particle&quot;:&quot;&quot;},{&quot;family&quot;:&quot;Morrison&quot;,&quot;given&quot;:&quot;R. D.&quot;,&quot;parse-names&quot;:false,&quot;dropping-particle&quot;:&quot;&quot;,&quot;non-dropping-particle&quot;:&quot;&quot;},{&quot;family&quot;:&quot;Kojovic&quot;,&quot;given&quot;:&quot;T.&quot;,&quot;parse-names&quot;:false,&quot;dropping-particle&quot;:&quot;&quot;,&quot;non-dropping-particle&quot;:&quot;&quot;}],&quot;issued&quot;:{&quot;date-parts&quot;:[[1999]]},&quot;publisher-place&quot;:&quot;Queensland&quot;,&quot;language&quot;:&quot;English&quot;,&quot;edition&quot;:&quot;2&quot;,&quot;publisher&quot;:&quot;Julius Kruttschnitt Mineral Research Centre&quot;,&quot;volume&quot;:&quot;1&quot;,&quot;container-title-short&quot;:&quot;&quot;},&quot;isTemporary&quot;:false}]},{&quot;citationID&quot;:&quot;MENDELEY_CITATION_67e4e1e4-96eb-4abd-a67b-8748df5e78cb&quot;,&quot;properties&quot;:{&quot;noteIndex&quot;:0},&quot;isEdited&quot;:false,&quot;manualOverride&quot;:{&quot;isManuallyOverridden&quot;:false,&quot;citeprocText&quot;:&quot;(Reddy et al., 1998)&quot;,&quot;manualOverrideText&quot;:&quot;&quot;},&quot;citationTag&quot;:&quot;MENDELEY_CITATION_v3_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&quot;,&quot;citationItems&quot;:[{&quot;id&quot;:&quot;c13a79f9-2b41-34e4-8560-72e35106ed17&quot;,&quot;itemData&quot;:{&quot;type&quot;:&quot;report&quot;,&quot;id&quot;:&quot;c13a79f9-2b41-34e4-8560-72e35106ed17&quot;,&quot;title&quot;:&quot;Kinetics of leaching of a gibbsitic bauxite with hydrochloric acid&quot;,&quot;author&quot;:[{&quot;family&quot;:&quot;Reddy&quot;,&quot;given&quot;:&quot;B R&quot;,&quot;parse-names&quot;:false,&quot;dropping-particle&quot;:&quot;&quot;,&quot;non-dropping-particle&quot;:&quot;&quot;},{&quot;family&quot;:&quot;Mishra&quot;,&quot;given&quot;:&quot;S K&quot;,&quot;parse-names&quot;:false,&quot;dropping-particle&quot;:&quot;&quot;,&quot;non-dropping-particle&quot;:&quot;&quot;},{&quot;family&quot;:&quot;Banerjee&quot;,&quot;given&quot;:&quot;G N&quot;,&quot;parse-names&quot;:false,&quot;dropping-particle&quot;:&quot;&quot;,&quot;non-dropping-particle&quot;:&quot;&quot;}],&quot;DOI&quot;:&quot;https://doi.org/10.1016/S0304-386X(98)00075-9&quot;,&quot;issued&quot;:{&quot;date-parts&quot;:[[1998,9,13]]},&quot;language&quot;:&quot;English&quot;,&quot;abstract&quot;:&quot;Leaching kinetics for the removal of iron from a low grade gibbsitic bauxite with hydrochloric acid were studied. Temperature and acid concentration had strong influence on the removal of iron. Calcium removal was quantitative within a short period with dilute acid. The mechanism for Ž. the dissolution of iron followed first order equation, yln 1 y a s kt, with an apparent activation energy of 81.0 kJrmol. Using 4 M acid removal of more than 98% iron was achieved from hematite together with about 10% alumina from gibbsite phases of the ore. q&quot;,&quot;container-title-short&quot;:&quot;&quot;},&quot;isTemporary&quot;:false}]},{&quot;citationID&quot;:&quot;MENDELEY_CITATION_dab77a63-d22b-4a2a-ae3b-68e55ea500b0&quot;,&quot;properties&quot;:{&quot;noteIndex&quot;:0},&quot;isEdited&quot;:false,&quot;manualOverride&quot;:{&quot;isManuallyOverridden&quot;:false,&quot;citeprocText&quot;:&quot;(Rietema, 1061)&quot;,&quot;manualOverrideText&quot;:&quot;&quot;},&quot;citationTag&quot;:&quot;MENDELEY_CITATION_v3_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&quot;,&quot;citationItems&quot;:[{&quot;id&quot;:&quot;63086b44-0902-359a-a532-b02db7321ed5&quot;,&quot;itemData&quot;:{&quot;type&quot;:&quot;report&quot;,&quot;id&quot;:&quot;63086b44-0902-359a-a532-b02db7321ed5&quot;,&quot;title&quot;:&quot;Performance and design of hydrocyclones-I General considerations&quot;,&quot;author&quot;:[{&quot;family&quot;:&quot;Rietema&quot;,&quot;given&quot;:&quot;K&quot;,&quot;parse-names&quot;:false,&quot;dropping-particle&quot;:&quot;&quot;,&quot;non-dropping-particle&quot;:&quot;&quot;}],&quot;container-title&quot;:&quot;Chemical Engineering science&quot;,&quot;issued&quot;:{&quot;date-parts&quot;:[[1061]]},&quot;number-of-pages&quot;:&quot;295-802&quot;,&quot;abstract&quot;:&quot;In a series of papers correlations are developed for the pressure drop and the separating power of hydrocyclones and rules for establishing the optimum design of hydrocyclones are derived. In the llrst two parts general considerations are given and a pressure drop correlation is ,derived. It is obtained as the product of two independent functions, one of which describes the dependence on the Reynolds number based on inlet conditions, and the other the dependence on the shape of the cyclone. R6snm&amp;-Uans une drie d'articles l'auteur developpe des systemes de correlations pour la chute de pression et le pouvoir de separation d'hydrocyclones, ainsi que des r&amp;gles pour calculer la forme optimale de ces appareils. Uans les premieres deux parties l'auteur developpe des considerations g&amp;r&amp;ales et deduit une relation pour la chute de pression dans l'hydrocyclone. Elle s'obtient comme le produit de deux fonctions independantes, l'une desquelles d&amp;it la d+nlance de la chute de pression du nombre de Reynolds qui est determinb par les conditions r&amp;nant dans l'arrivee, et l'autre sa dependance de la forme du cyclone.&quot;,&quot;volume&quot;:&quot;15&quot;,&quot;container-title-short&quot;:&quot;Chem. Eng. Sci.&quot;},&quot;isTemporary&quot;:false}]},{&quot;citationID&quot;:&quot;MENDELEY_CITATION_870c5301-9393-4476-8ff1-787ceeb1b320&quot;,&quot;properties&quot;:{&quot;noteIndex&quot;:0},&quot;isEdited&quot;:false,&quot;manualOverride&quot;:{&quot;isManuallyOverridden&quot;:false,&quot;citeprocText&quot;:&quot;(Reddy et al., 1998)&quot;,&quot;manualOverrideText&quot;:&quot;&quot;},&quot;citationTag&quot;:&quot;MENDELEY_CITATION_v3_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&quot;,&quot;citationItems&quot;:[{&quot;id&quot;:&quot;c13a79f9-2b41-34e4-8560-72e35106ed17&quot;,&quot;itemData&quot;:{&quot;type&quot;:&quot;report&quot;,&quot;id&quot;:&quot;c13a79f9-2b41-34e4-8560-72e35106ed17&quot;,&quot;title&quot;:&quot;Kinetics of leaching of a gibbsitic bauxite with hydrochloric acid&quot;,&quot;author&quot;:[{&quot;family&quot;:&quot;Reddy&quot;,&quot;given&quot;:&quot;B R&quot;,&quot;parse-names&quot;:false,&quot;dropping-particle&quot;:&quot;&quot;,&quot;non-dropping-particle&quot;:&quot;&quot;},{&quot;family&quot;:&quot;Mishra&quot;,&quot;given&quot;:&quot;S K&quot;,&quot;parse-names&quot;:false,&quot;dropping-particle&quot;:&quot;&quot;,&quot;non-dropping-particle&quot;:&quot;&quot;},{&quot;family&quot;:&quot;Banerjee&quot;,&quot;given&quot;:&quot;G N&quot;,&quot;parse-names&quot;:false,&quot;dropping-particle&quot;:&quot;&quot;,&quot;non-dropping-particle&quot;:&quot;&quot;}],&quot;DOI&quot;:&quot;https://doi.org/10.1016/S0304-386X(98)00075-9&quot;,&quot;issued&quot;:{&quot;date-parts&quot;:[[1998,9,13]]},&quot;language&quot;:&quot;English&quot;,&quot;abstract&quot;:&quot;Leaching kinetics for the removal of iron from a low grade gibbsitic bauxite with hydrochloric acid were studied. Temperature and acid concentration had strong influence on the removal of iron. Calcium removal was quantitative within a short period with dilute acid. The mechanism for Ž. the dissolution of iron followed first order equation, yln 1 y a s kt, with an apparent activation energy of 81.0 kJrmol. Using 4 M acid removal of more than 98% iron was achieved from hematite together with about 10% alumina from gibbsite phases of the ore. q&quot;,&quot;container-title-short&quot;:&quot;&quot;},&quot;isTemporary&quot;:false}]},{&quot;citationID&quot;:&quot;MENDELEY_CITATION_2d8f08a7-d5d5-4dee-94e4-eba4938751c8&quot;,&quot;properties&quot;:{&quot;noteIndex&quot;:0},&quot;isEdited&quot;:false,&quot;manualOverride&quot;:{&quot;isManuallyOverridden&quot;:false,&quot;citeprocText&quot;:&quot;(Reddy et al., 1998)&quot;,&quot;manualOverrideText&quot;:&quot;&quot;},&quot;citationTag&quot;:&quot;MENDELEY_CITATION_v3_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&quot;,&quot;citationItems&quot;:[{&quot;id&quot;:&quot;c13a79f9-2b41-34e4-8560-72e35106ed17&quot;,&quot;itemData&quot;:{&quot;type&quot;:&quot;report&quot;,&quot;id&quot;:&quot;c13a79f9-2b41-34e4-8560-72e35106ed17&quot;,&quot;title&quot;:&quot;Kinetics of leaching of a gibbsitic bauxite with hydrochloric acid&quot;,&quot;author&quot;:[{&quot;family&quot;:&quot;Reddy&quot;,&quot;given&quot;:&quot;B R&quot;,&quot;parse-names&quot;:false,&quot;dropping-particle&quot;:&quot;&quot;,&quot;non-dropping-particle&quot;:&quot;&quot;},{&quot;family&quot;:&quot;Mishra&quot;,&quot;given&quot;:&quot;S K&quot;,&quot;parse-names&quot;:false,&quot;dropping-particle&quot;:&quot;&quot;,&quot;non-dropping-particle&quot;:&quot;&quot;},{&quot;family&quot;:&quot;Banerjee&quot;,&quot;given&quot;:&quot;G N&quot;,&quot;parse-names&quot;:false,&quot;dropping-particle&quot;:&quot;&quot;,&quot;non-dropping-particle&quot;:&quot;&quot;}],&quot;DOI&quot;:&quot;https://doi.org/10.1016/S0304-386X(98)00075-9&quot;,&quot;issued&quot;:{&quot;date-parts&quot;:[[1998,9,13]]},&quot;language&quot;:&quot;English&quot;,&quot;abstract&quot;:&quot;Leaching kinetics for the removal of iron from a low grade gibbsitic bauxite with hydrochloric acid were studied. Temperature and acid concentration had strong influence on the removal of iron. Calcium removal was quantitative within a short period with dilute acid. The mechanism for Ž. the dissolution of iron followed first order equation, yln 1 y a s kt, with an apparent activation energy of 81.0 kJrmol. Using 4 M acid removal of more than 98% iron was achieved from hematite together with about 10% alumina from gibbsite phases of the ore. q&quot;,&quot;container-title-short&quot;:&quot;&quot;},&quot;isTemporary&quot;:false}]},{&quot;citationID&quot;:&quot;MENDELEY_CITATION_6ef1179f-9635-4a37-a729-2f8215904d39&quot;,&quot;properties&quot;:{&quot;noteIndex&quot;:0},&quot;isEdited&quot;:false,&quot;manualOverride&quot;:{&quot;isManuallyOverridden&quot;:false,&quot;citeprocText&quot;:&quot;(Reddy et al., 1998)&quot;,&quot;manualOverrideText&quot;:&quot;&quot;},&quot;citationTag&quot;:&quot;MENDELEY_CITATION_v3_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&quot;,&quot;citationItems&quot;:[{&quot;id&quot;:&quot;c13a79f9-2b41-34e4-8560-72e35106ed17&quot;,&quot;itemData&quot;:{&quot;type&quot;:&quot;report&quot;,&quot;id&quot;:&quot;c13a79f9-2b41-34e4-8560-72e35106ed17&quot;,&quot;title&quot;:&quot;Kinetics of leaching of a gibbsitic bauxite with hydrochloric acid&quot;,&quot;author&quot;:[{&quot;family&quot;:&quot;Reddy&quot;,&quot;given&quot;:&quot;B R&quot;,&quot;parse-names&quot;:false,&quot;dropping-particle&quot;:&quot;&quot;,&quot;non-dropping-particle&quot;:&quot;&quot;},{&quot;family&quot;:&quot;Mishra&quot;,&quot;given&quot;:&quot;S K&quot;,&quot;parse-names&quot;:false,&quot;dropping-particle&quot;:&quot;&quot;,&quot;non-dropping-particle&quot;:&quot;&quot;},{&quot;family&quot;:&quot;Banerjee&quot;,&quot;given&quot;:&quot;G N&quot;,&quot;parse-names&quot;:false,&quot;dropping-particle&quot;:&quot;&quot;,&quot;non-dropping-particle&quot;:&quot;&quot;}],&quot;DOI&quot;:&quot;https://doi.org/10.1016/S0304-386X(98)00075-9&quot;,&quot;issued&quot;:{&quot;date-parts&quot;:[[1998,9,13]]},&quot;language&quot;:&quot;English&quot;,&quot;abstract&quot;:&quot;Leaching kinetics for the removal of iron from a low grade gibbsitic bauxite with hydrochloric acid were studied. Temperature and acid concentration had strong influence on the removal of iron. Calcium removal was quantitative within a short period with dilute acid. The mechanism for Ž. the dissolution of iron followed first order equation, yln 1 y a s kt, with an apparent activation energy of 81.0 kJrmol. Using 4 M acid removal of more than 98% iron was achieved from hematite together with about 10% alumina from gibbsite phases of the ore. q&quot;,&quot;container-title-short&quot;:&quot;&quot;},&quot;isTemporary&quot;:false}]},{&quot;citationID&quot;:&quot;MENDELEY_CITATION_13ae2146-b4ac-4705-b1c5-279f534dbf5d&quot;,&quot;properties&quot;:{&quot;noteIndex&quot;:0},&quot;isEdited&quot;:false,&quot;manualOverride&quot;:{&quot;isManuallyOverridden&quot;:false,&quot;citeprocText&quot;:&quot;(Majima et al., 1985)&quot;,&quot;manualOverrideText&quot;:&quot;&quot;},&quot;citationTag&quot;:&quot;MENDELEY_CITATION_v3_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&quot;,&quot;citationItems&quot;:[{&quot;id&quot;:&quot;a662b557-a7e9-3959-9913-05fab58a9f65&quot;,&quot;itemData&quot;:{&quot;type&quot;:&quot;article-journal&quot;,&quot;id&quot;:&quot;a662b557-a7e9-3959-9913-05fab58a9f65&quot;,&quot;title&quot;:&quot;The Leaching of Hematite in Acid Solutions&quot;,&quot;author&quot;:[{&quot;family&quot;:&quot;Majima&quot;,&quot;given&quot;:&quot;Hiroshi&quot;,&quot;parse-names&quot;:false,&quot;dropping-particle&quot;:&quot;&quot;,&quot;non-dropping-particle&quot;:&quot;&quot;},{&quot;family&quot;:&quot;Awakura&quot;,&quot;given&quot;:&quot;Yasuhiro&quot;,&quot;parse-names&quot;:false,&quot;dropping-particle&quot;:&quot;&quot;,&quot;non-dropping-particle&quot;:&quot;&quot;},{&quot;family&quot;:&quot;Mashima&quot;,&quot;given&quot;:&quot;Takumi&quot;,&quot;parse-names&quot;:false,&quot;dropping-particle&quot;:&quot;&quot;,&quot;non-dropping-particle&quot;:&quot;&quot;}],&quot;container-title&quot;:&quot;Metallurgical Transactions B&quot;,&quot;issued&quot;:{&quot;date-parts&quot;:[[1985,12]]},&quot;page&quot;:&quot;23-30&quot;,&quot;issue&quot;:&quot;1&quot;,&quot;volume&quot;:&quot;16&quot;,&quot;container-title-short&quot;:&quot;&quot;},&quot;isTemporary&quot;:false}]},{&quot;citationID&quot;:&quot;MENDELEY_CITATION_b957fdd9-90b8-426d-8d3e-5c5bb13e1f11&quot;,&quot;properties&quot;:{&quot;noteIndex&quot;:0},&quot;isEdited&quot;:false,&quot;manualOverride&quot;:{&quot;isManuallyOverridden&quot;:false,&quot;citeprocText&quot;:&quot;(Majima et al., 1985)&quot;,&quot;manualOverrideText&quot;:&quot;&quot;},&quot;citationTag&quot;:&quot;MENDELEY_CITATION_v3_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&quot;,&quot;citationItems&quot;:[{&quot;id&quot;:&quot;a662b557-a7e9-3959-9913-05fab58a9f65&quot;,&quot;itemData&quot;:{&quot;type&quot;:&quot;article-journal&quot;,&quot;id&quot;:&quot;a662b557-a7e9-3959-9913-05fab58a9f65&quot;,&quot;title&quot;:&quot;The Leaching of Hematite in Acid Solutions&quot;,&quot;author&quot;:[{&quot;family&quot;:&quot;Majima&quot;,&quot;given&quot;:&quot;Hiroshi&quot;,&quot;parse-names&quot;:false,&quot;dropping-particle&quot;:&quot;&quot;,&quot;non-dropping-particle&quot;:&quot;&quot;},{&quot;family&quot;:&quot;Awakura&quot;,&quot;given&quot;:&quot;Yasuhiro&quot;,&quot;parse-names&quot;:false,&quot;dropping-particle&quot;:&quot;&quot;,&quot;non-dropping-particle&quot;:&quot;&quot;},{&quot;family&quot;:&quot;Mashima&quot;,&quot;given&quot;:&quot;Takumi&quot;,&quot;parse-names&quot;:false,&quot;dropping-particle&quot;:&quot;&quot;,&quot;non-dropping-particle&quot;:&quot;&quot;}],&quot;container-title&quot;:&quot;Metallurgical Transactions B&quot;,&quot;issued&quot;:{&quot;date-parts&quot;:[[1985,12]]},&quot;page&quot;:&quot;23-30&quot;,&quot;issue&quot;:&quot;1&quot;,&quot;volume&quot;:&quot;16&quot;,&quot;container-title-short&quot;:&quot;&quot;},&quot;isTemporary&quot;:false}]},{&quot;citationID&quot;:&quot;MENDELEY_CITATION_dbe05ed2-6a03-4029-8089-1553015ef583&quot;,&quot;properties&quot;:{&quot;noteIndex&quot;:0},&quot;isEdited&quot;:false,&quot;manualOverride&quot;:{&quot;isManuallyOverridden&quot;:false,&quot;citeprocText&quot;:&quot;(Zouboulis &amp;#38; Tzoupanos, 2010)&quot;,&quot;manualOverrideText&quot;:&quot;&quot;},&quot;citationTag&quot;:&quot;MENDELEY_CITATION_v3_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&quot;,&quot;citationItems&quot;:[{&quot;id&quot;:&quot;66bc6fd5-5c02-36be-9881-2f7019e790ae&quot;,&quot;itemData&quot;:{&quot;type&quot;:&quot;article-journal&quot;,&quot;id&quot;:&quot;66bc6fd5-5c02-36be-9881-2f7019e790ae&quot;,&quot;title&quot;:&quot;Alternative cost-effective preparation method of polyaluminium chloride (PAC) coagulant agent: Characterization and comparative application for water/wastewater treatment&quot;,&quot;author&quot;:[{&quot;family&quot;:&quot;Zouboulis&quot;,&quot;given&quot;:&quot;A. I.&quot;,&quot;parse-names&quot;:false,&quot;dropping-particle&quot;:&quot;&quot;,&quot;non-dropping-particle&quot;:&quot;&quot;},{&quot;family&quot;:&quot;Tzoupanos&quot;,&quot;given&quot;:&quot;N.&quot;,&quot;parse-names&quot;:false,&quot;dropping-particle&quot;:&quot;&quot;,&quot;non-dropping-particle&quot;:&quot;&quot;}],&quot;container-title&quot;:&quot;Desalination&quot;,&quot;DOI&quot;:&quot;10.1016/j.desal.2009.09.053&quot;,&quot;ISSN&quot;:&quot;00119164&quot;,&quot;issued&quot;:{&quot;date-parts&quot;:[[2010,1,1]]},&quot;page&quot;:&quot;339-344&quot;,&quot;abstract&quot;:&quot;An alternative preparation procedure for polyaluminium chloride (PAC), a common inorganic coagulant, is presented in this paper. The proposed procedure is based on the use of granular aluminium metal, a common by-product of several aluminium-processing secondary industries, instead of using Al2O3 (or of using a mineral containing Al2O3) which is commonly applied by most industrial producers, and exhibits important benefits such as energy and time saving during the preparation procedure. Several efforts have been made to produce the pre-polymerized coagulant with properties, similar to the properties of a commercially available PAC solution, using appropriate, commonly found laboratory equipment and without the application of extreme conditions (in terms of temperature or pressure). The laboratory prepared PAClab was characterized mainly by means of aluminium content, basicity, density and aluminium species distribution. Furthermore, the coagulation performance of PAClab was evaluated for the treatment of contaminated tap water and of wastewater samples and it was compared with the performance of a commercially available PAC solution. Finally, the coagulation-flocculation kinetics was examined with the use of Photometric Dispersion Analyzer instrument (PDA) and the floc growth rates between the two coagulants were compared. The results suggest that PAC can be alternatively produced under mild conditions, resulting in a product with better properties than the commercial PAC used for comparison. Additionally, if the preparation takes place in industrial scale, a greater improvement is further feasible, due to the common equipment used, instead of using e.g. autoclaving. © 2009 Elsevier B.V. All rights reserved.&quot;,&quot;issue&quot;:&quot;1&quot;,&quot;volume&quot;:&quot;250&quot;,&quot;container-title-short&quot;:&quot;Desalination&quot;},&quot;isTemporary&quot;:false}]},{&quot;citationID&quot;:&quot;MENDELEY_CITATION_39ece774-82d9-4f57-9c97-b550404ddca7&quot;,&quot;properties&quot;:{&quot;noteIndex&quot;:0},&quot;isEdited&quot;:false,&quot;manualOverride&quot;:{&quot;isManuallyOverridden&quot;:false,&quot;citeprocText&quot;:&quot;(Wang et al., 2004)&quot;,&quot;manualOverrideText&quot;:&quot;&quot;},&quot;citationTag&quot;:&quot;MENDELEY_CITATION_v3_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&quot;,&quot;citationItems&quot;:[{&quot;id&quot;:&quot;a1dc94c1-59cb-3f32-8017-c6374156ac63&quot;,&quot;itemData&quot;:{&quot;type&quot;:&quot;article-journal&quot;,&quot;id&quot;:&quot;a1dc94c1-59cb-3f32-8017-c6374156ac63&quot;,&quot;title&quot;:&quot;Speciation stability of inorganic polymer flocculant-PACl&quot;,&quot;author&quot;:[{&quot;family&quot;:&quot;Wang&quot;,&quot;given&quot;:&quot;Dongsheng&quot;,&quot;parse-names&quot;:false,&quot;dropping-particle&quot;:&quot;&quot;,&quot;non-dropping-particle&quot;:&quot;&quot;},{&quot;family&quot;:&quot;Sun&quot;,&quot;given&quot;:&quot;Wei&quot;,&quot;parse-names&quot;:false,&quot;dropping-particle&quot;:&quot;&quot;,&quot;non-dropping-particle&quot;:&quot;&quot;},{&quot;family&quot;:&quot;Xu&quot;,&quot;given&quot;:&quot;Yi&quot;,&quot;parse-names&quot;:false,&quot;dropping-particle&quot;:&quot;&quot;,&quot;non-dropping-particle&quot;:&quot;&quot;},{&quot;family&quot;:&quot;Tang&quot;,&quot;given&quot;:&quot;Hongxiao&quot;,&quot;parse-names&quot;:false,&quot;dropping-particle&quot;:&quot;&quot;,&quot;non-dropping-particle&quot;:&quot;&quot;},{&quot;family&quot;:&quot;Gregory&quot;,&quot;given&quot;:&quot;John&quot;,&quot;parse-names&quot;:false,&quot;dropping-particle&quot;:&quot;&quot;,&quot;non-dropping-particle&quot;:&quot;&quot;}],&quot;container-title&quot;:&quot;Colloids and Surfaces A: Physicochemical and Engineering Aspects&quot;,&quot;DOI&quot;:&quot;10.1016/j.colsurfa.2004.04.073&quot;,&quot;ISSN&quot;:&quot;09277757&quot;,&quot;issued&quot;:{&quot;date-parts&quot;:[[2004,8,20]]},&quot;page&quot;:&quot;1-10&quot;,&quot;abstract&quot;:&quot;The speciation distribution, physico-chemical properties of coagulants, and principles for their further species transformation under various water and wastewater treatment conditions are of paramount importance in coagulation processes. In this paper, the effect of various factors on the speciation transformation of typical inorganic polymer flocculants (IPFs)-polyaluminum chloride (PACl) was investigated by ferron assay. Dilution and co-existing electrolyte exhibit little effect on the speciation distribution of PACl after dosing. Solution pH has significant effect on the species transformation, depending mainly on OH/Al ratio (denoted as B value). The lower the B value, the more significant the effect pH exhibits. A large amount of Alb, i.e. rapid reactive species by ferron assay, could form for alum and PACl 0 in the weak acidic pH range, which transforms quickly into Al c after aging. PACl, at high B values, maintains high speciation stability under the various conditions investigated. The ferron method provides a measure to explain the reactivity of different species with ferron. The classification of three kinds of aluminum hydrolysis species based on kinetic differences needs further modification. © 2004 Elsevier B.V. All rights reserved.&quot;,&quot;publisher&quot;:&quot;Elsevier&quot;,&quot;issue&quot;:&quot;1-3&quot;,&quot;volume&quot;:&quot;243&quot;,&quot;container-title-short&quot;:&quot;Colloids Surf. A Physicochem. Eng. Asp.&quot;},&quot;isTemporary&quot;:false}]},{&quot;citationID&quot;:&quot;MENDELEY_CITATION_257e1174-ecc4-4f64-9edd-0418558b23d1&quot;,&quot;properties&quot;:{&quot;noteIndex&quot;:0},&quot;isEdited&quot;:false,&quot;manualOverride&quot;:{&quot;isManuallyOverridden&quot;:false,&quot;citeprocText&quot;:&quot;(Jiang &amp;#38; Graham, 1998; Wang et al., 2004)&quot;,&quot;manualOverrideText&quot;:&quot;&quot;},&quot;citationTag&quot;:&quot;MENDELEY_CITATION_v3_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&quot;,&quot;citationItems&quot;:[{&quot;id&quot;:&quot;3ccda81c-530c-3548-aa2a-49436c56d7d9&quot;,&quot;itemData&quot;:{&quot;type&quot;:&quot;article-journal&quot;,&quot;id&quot;:&quot;3ccda81c-530c-3548-aa2a-49436c56d7d9&quot;,&quot;title&quot;:&quot;WaterSA_1998_03_jul98_p237&quot;,&quot;author&quot;:[{&quot;family&quot;:&quot;Jiang&quot;,&quot;given&quot;:&quot;Jia-Qian&quot;,&quot;parse-names&quot;:false,&quot;dropping-particle&quot;:&quot;&quot;,&quot;non-dropping-particle&quot;:&quot;&quot;},{&quot;family&quot;:&quot;Graham&quot;,&quot;given&quot;:&quot;Nigel J.&quot;,&quot;parse-names&quot;:false,&quot;dropping-particle&quot;:&quot;&quot;,&quot;non-dropping-particle&quot;:&quot;&quot;}],&quot;container-title&quot;:&quot;Water SA&quot;,&quot;ISSN&quot;:&quot;0378-4738&quot;,&quot;issued&quot;:{&quot;date-parts&quot;:[[1998,7,3]]},&quot;volume&quot;:&quot;24&quot;,&quot;container-title-short&quot;:&quot;&quot;},&quot;isTemporary&quot;:false},{&quot;id&quot;:&quot;a1dc94c1-59cb-3f32-8017-c6374156ac63&quot;,&quot;itemData&quot;:{&quot;type&quot;:&quot;article-journal&quot;,&quot;id&quot;:&quot;a1dc94c1-59cb-3f32-8017-c6374156ac63&quot;,&quot;title&quot;:&quot;Speciation stability of inorganic polymer flocculant-PACl&quot;,&quot;author&quot;:[{&quot;family&quot;:&quot;Wang&quot;,&quot;given&quot;:&quot;Dongsheng&quot;,&quot;parse-names&quot;:false,&quot;dropping-particle&quot;:&quot;&quot;,&quot;non-dropping-particle&quot;:&quot;&quot;},{&quot;family&quot;:&quot;Sun&quot;,&quot;given&quot;:&quot;Wei&quot;,&quot;parse-names&quot;:false,&quot;dropping-particle&quot;:&quot;&quot;,&quot;non-dropping-particle&quot;:&quot;&quot;},{&quot;family&quot;:&quot;Xu&quot;,&quot;given&quot;:&quot;Yi&quot;,&quot;parse-names&quot;:false,&quot;dropping-particle&quot;:&quot;&quot;,&quot;non-dropping-particle&quot;:&quot;&quot;},{&quot;family&quot;:&quot;Tang&quot;,&quot;given&quot;:&quot;Hongxiao&quot;,&quot;parse-names&quot;:false,&quot;dropping-particle&quot;:&quot;&quot;,&quot;non-dropping-particle&quot;:&quot;&quot;},{&quot;family&quot;:&quot;Gregory&quot;,&quot;given&quot;:&quot;John&quot;,&quot;parse-names&quot;:false,&quot;dropping-particle&quot;:&quot;&quot;,&quot;non-dropping-particle&quot;:&quot;&quot;}],&quot;container-title&quot;:&quot;Colloids and Surfaces A: Physicochemical and Engineering Aspects&quot;,&quot;DOI&quot;:&quot;10.1016/j.colsurfa.2004.04.073&quot;,&quot;ISSN&quot;:&quot;09277757&quot;,&quot;issued&quot;:{&quot;date-parts&quot;:[[2004,8,20]]},&quot;page&quot;:&quot;1-10&quot;,&quot;abstract&quot;:&quot;The speciation distribution, physico-chemical properties of coagulants, and principles for their further species transformation under various water and wastewater treatment conditions are of paramount importance in coagulation processes. In this paper, the effect of various factors on the speciation transformation of typical inorganic polymer flocculants (IPFs)-polyaluminum chloride (PACl) was investigated by ferron assay. Dilution and co-existing electrolyte exhibit little effect on the speciation distribution of PACl after dosing. Solution pH has significant effect on the species transformation, depending mainly on OH/Al ratio (denoted as B value). The lower the B value, the more significant the effect pH exhibits. A large amount of Alb, i.e. rapid reactive species by ferron assay, could form for alum and PACl 0 in the weak acidic pH range, which transforms quickly into Al c after aging. PACl, at high B values, maintains high speciation stability under the various conditions investigated. The ferron method provides a measure to explain the reactivity of different species with ferron. The classification of three kinds of aluminum hydrolysis species based on kinetic differences needs further modification. © 2004 Elsevier B.V. All rights reserved.&quot;,&quot;publisher&quot;:&quot;Elsevier&quot;,&quot;issue&quot;:&quot;1-3&quot;,&quot;volume&quot;:&quot;243&quot;,&quot;container-title-short&quot;:&quot;Colloids Surf. A Physicochem. Eng. Asp.&quot;},&quot;isTemporary&quot;:false}]},{&quot;citationID&quot;:&quot;MENDELEY_CITATION_e7996fbe-1c95-4db6-8000-b37d4105cd1a&quot;,&quot;properties&quot;:{&quot;noteIndex&quot;:0},&quot;isEdited&quot;:false,&quot;manualOverride&quot;:{&quot;isManuallyOverridden&quot;:false,&quot;citeprocText&quot;:&quot;(Jiang &amp;#38; Graham, 1998; Wang et al., 2004)&quot;,&quot;manualOverrideText&quot;:&quot;&quot;},&quot;citationTag&quot;:&quot;MENDELEY_CITATION_v3_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&quot;,&quot;citationItems&quot;:[{&quot;id&quot;:&quot;3ccda81c-530c-3548-aa2a-49436c56d7d9&quot;,&quot;itemData&quot;:{&quot;type&quot;:&quot;article-journal&quot;,&quot;id&quot;:&quot;3ccda81c-530c-3548-aa2a-49436c56d7d9&quot;,&quot;title&quot;:&quot;WaterSA_1998_03_jul98_p237&quot;,&quot;author&quot;:[{&quot;family&quot;:&quot;Jiang&quot;,&quot;given&quot;:&quot;Jia-Qian&quot;,&quot;parse-names&quot;:false,&quot;dropping-particle&quot;:&quot;&quot;,&quot;non-dropping-particle&quot;:&quot;&quot;},{&quot;family&quot;:&quot;Graham&quot;,&quot;given&quot;:&quot;Nigel J.&quot;,&quot;parse-names&quot;:false,&quot;dropping-particle&quot;:&quot;&quot;,&quot;non-dropping-particle&quot;:&quot;&quot;}],&quot;container-title&quot;:&quot;Water SA&quot;,&quot;ISSN&quot;:&quot;0378-4738&quot;,&quot;issued&quot;:{&quot;date-parts&quot;:[[1998,7,3]]},&quot;volume&quot;:&quot;24&quot;,&quot;container-title-short&quot;:&quot;&quot;},&quot;isTemporary&quot;:false},{&quot;id&quot;:&quot;a1dc94c1-59cb-3f32-8017-c6374156ac63&quot;,&quot;itemData&quot;:{&quot;type&quot;:&quot;article-journal&quot;,&quot;id&quot;:&quot;a1dc94c1-59cb-3f32-8017-c6374156ac63&quot;,&quot;title&quot;:&quot;Speciation stability of inorganic polymer flocculant-PACl&quot;,&quot;author&quot;:[{&quot;family&quot;:&quot;Wang&quot;,&quot;given&quot;:&quot;Dongsheng&quot;,&quot;parse-names&quot;:false,&quot;dropping-particle&quot;:&quot;&quot;,&quot;non-dropping-particle&quot;:&quot;&quot;},{&quot;family&quot;:&quot;Sun&quot;,&quot;given&quot;:&quot;Wei&quot;,&quot;parse-names&quot;:false,&quot;dropping-particle&quot;:&quot;&quot;,&quot;non-dropping-particle&quot;:&quot;&quot;},{&quot;family&quot;:&quot;Xu&quot;,&quot;given&quot;:&quot;Yi&quot;,&quot;parse-names&quot;:false,&quot;dropping-particle&quot;:&quot;&quot;,&quot;non-dropping-particle&quot;:&quot;&quot;},{&quot;family&quot;:&quot;Tang&quot;,&quot;given&quot;:&quot;Hongxiao&quot;,&quot;parse-names&quot;:false,&quot;dropping-particle&quot;:&quot;&quot;,&quot;non-dropping-particle&quot;:&quot;&quot;},{&quot;family&quot;:&quot;Gregory&quot;,&quot;given&quot;:&quot;John&quot;,&quot;parse-names&quot;:false,&quot;dropping-particle&quot;:&quot;&quot;,&quot;non-dropping-particle&quot;:&quot;&quot;}],&quot;container-title&quot;:&quot;Colloids and Surfaces A: Physicochemical and Engineering Aspects&quot;,&quot;DOI&quot;:&quot;10.1016/j.colsurfa.2004.04.073&quot;,&quot;ISSN&quot;:&quot;09277757&quot;,&quot;issued&quot;:{&quot;date-parts&quot;:[[2004,8,20]]},&quot;page&quot;:&quot;1-10&quot;,&quot;abstract&quot;:&quot;The speciation distribution, physico-chemical properties of coagulants, and principles for their further species transformation under various water and wastewater treatment conditions are of paramount importance in coagulation processes. In this paper, the effect of various factors on the speciation transformation of typical inorganic polymer flocculants (IPFs)-polyaluminum chloride (PACl) was investigated by ferron assay. Dilution and co-existing electrolyte exhibit little effect on the speciation distribution of PACl after dosing. Solution pH has significant effect on the species transformation, depending mainly on OH/Al ratio (denoted as B value). The lower the B value, the more significant the effect pH exhibits. A large amount of Alb, i.e. rapid reactive species by ferron assay, could form for alum and PACl 0 in the weak acidic pH range, which transforms quickly into Al c after aging. PACl, at high B values, maintains high speciation stability under the various conditions investigated. The ferron method provides a measure to explain the reactivity of different species with ferron. The classification of three kinds of aluminum hydrolysis species based on kinetic differences needs further modification. © 2004 Elsevier B.V. All rights reserved.&quot;,&quot;publisher&quot;:&quot;Elsevier&quot;,&quot;issue&quot;:&quot;1-3&quot;,&quot;volume&quot;:&quot;243&quot;,&quot;container-title-short&quot;:&quot;Colloids Surf. A Physicochem. Eng. Asp.&quot;},&quot;isTemporary&quot;:false}]},{&quot;citationID&quot;:&quot;MENDELEY_CITATION_85a52995-2016-4c9b-b99b-d1074f74124a&quot;,&quot;properties&quot;:{&quot;noteIndex&quot;:0},&quot;isEdited&quot;:false,&quot;manualOverride&quot;:{&quot;isManuallyOverridden&quot;:false,&quot;citeprocText&quot;:&quot;(Bottero et al., 1980; Zouboulis &amp;#38; Tzoupanos, 2010)&quot;,&quot;manualOverrideText&quot;:&quot;&quot;},&quot;citationTag&quot;:&quot;MENDELEY_CITATION_v3_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&quot;,&quot;citationItems&quot;:[{&quot;id&quot;:&quot;66bc6fd5-5c02-36be-9881-2f7019e790ae&quot;,&quot;itemData&quot;:{&quot;type&quot;:&quot;article-journal&quot;,&quot;id&quot;:&quot;66bc6fd5-5c02-36be-9881-2f7019e790ae&quot;,&quot;title&quot;:&quot;Alternative cost-effective preparation method of polyaluminium chloride (PAC) coagulant agent: Characterization and comparative application for water/wastewater treatment&quot;,&quot;author&quot;:[{&quot;family&quot;:&quot;Zouboulis&quot;,&quot;given&quot;:&quot;A. I.&quot;,&quot;parse-names&quot;:false,&quot;dropping-particle&quot;:&quot;&quot;,&quot;non-dropping-particle&quot;:&quot;&quot;},{&quot;family&quot;:&quot;Tzoupanos&quot;,&quot;given&quot;:&quot;N.&quot;,&quot;parse-names&quot;:false,&quot;dropping-particle&quot;:&quot;&quot;,&quot;non-dropping-particle&quot;:&quot;&quot;}],&quot;container-title&quot;:&quot;Desalination&quot;,&quot;DOI&quot;:&quot;10.1016/j.desal.2009.09.053&quot;,&quot;ISSN&quot;:&quot;00119164&quot;,&quot;issued&quot;:{&quot;date-parts&quot;:[[2010,1,1]]},&quot;page&quot;:&quot;339-344&quot;,&quot;abstract&quot;:&quot;An alternative preparation procedure for polyaluminium chloride (PAC), a common inorganic coagulant, is presented in this paper. The proposed procedure is based on the use of granular aluminium metal, a common by-product of several aluminium-processing secondary industries, instead of using Al2O3 (or of using a mineral containing Al2O3) which is commonly applied by most industrial producers, and exhibits important benefits such as energy and time saving during the preparation procedure. Several efforts have been made to produce the pre-polymerized coagulant with properties, similar to the properties of a commercially available PAC solution, using appropriate, commonly found laboratory equipment and without the application of extreme conditions (in terms of temperature or pressure). The laboratory prepared PAClab was characterized mainly by means of aluminium content, basicity, density and aluminium species distribution. Furthermore, the coagulation performance of PAClab was evaluated for the treatment of contaminated tap water and of wastewater samples and it was compared with the performance of a commercially available PAC solution. Finally, the coagulation-flocculation kinetics was examined with the use of Photometric Dispersion Analyzer instrument (PDA) and the floc growth rates between the two coagulants were compared. The results suggest that PAC can be alternatively produced under mild conditions, resulting in a product with better properties than the commercial PAC used for comparison. Additionally, if the preparation takes place in industrial scale, a greater improvement is further feasible, due to the common equipment used, instead of using e.g. autoclaving. © 2009 Elsevier B.V. All rights reserved.&quot;,&quot;issue&quot;:&quot;1&quot;,&quot;volume&quot;:&quot;250&quot;,&quot;container-title-short&quot;:&quot;Desalination&quot;},&quot;isTemporary&quot;:false},{&quot;id&quot;:&quot;f840a16c-d38d-360c-b58b-25456068d1d7&quot;,&quot;itemData&quot;:{&quot;type&quot;:&quot;article-journal&quot;,&quot;id&quot;:&quot;f840a16c-d38d-360c-b58b-25456068d1d7&quot;,&quot;title&quot;:&quot;Studies of Hydrolyzed Aluminum Chloride Solutions&quot;,&quot;author&quot;:[{&quot;family&quot;:&quot;Bottero&quot;,&quot;given&quot;:&quot;J. Y.&quot;,&quot;parse-names&quot;:false,&quot;dropping-particle&quot;:&quot;&quot;,&quot;non-dropping-particle&quot;:&quot;&quot;},{&quot;family&quot;:&quot;Cases&quot;,&quot;given&quot;:&quot;J. M.&quot;,&quot;parse-names&quot;:false,&quot;dropping-particle&quot;:&quot;&quot;,&quot;non-dropping-particle&quot;:&quot;&quot;},{&quot;family&quot;:&quot;Flessinger&quot;,&quot;given&quot;:&quot;F.&quot;,&quot;parse-names&quot;:false,&quot;dropping-particle&quot;:&quot;&quot;,&quot;non-dropping-particle&quot;:&quot;&quot;},{&quot;family&quot;:&quot;Polrler&quot;,&quot;given&quot;:&quot;J. E.&quot;,&quot;parse-names&quot;:false,&quot;dropping-particle&quot;:&quot;&quot;,&quot;non-dropping-particle&quot;:&quot;&quot;}],&quot;container-title&quot;:&quot;Americal Chemical Society&quot;,&quot;accessed&quot;:{&quot;date-parts&quot;:[[2026,3,13]]},&quot;DOI&quot;:&quot;https://doi.org/10.1021/j100459a021&quot;,&quot;URL&quot;:&quot;https://www.periodicos.capes.gov.br/index.php/acervo/buscador.html?task=detalhes&amp;id=W2031606067&quot;,&quot;issued&quot;:{&quot;date-parts&quot;:[[1980,5,12]]},&quot;language&quot;:&quot;English&quot;,&quot;issue&quot;:&quot;22&quot;,&quot;volume&quot;:&quot;84&quot;,&quot;container-title-short&quot;:&quot;&quot;},&quot;isTemporary&quot;:false}]},{&quot;citationID&quot;:&quot;MENDELEY_CITATION_f111b611-ac58-4e0d-ac42-cc438d75a40d&quot;,&quot;properties&quot;:{&quot;noteIndex&quot;:0},&quot;isEdited&quot;:false,&quot;manualOverride&quot;:{&quot;isManuallyOverridden&quot;:false,&quot;citeprocText&quot;:&quot;(Wang et al., 2004)&quot;,&quot;manualOverrideText&quot;:&quot;&quot;},&quot;citationTag&quot;:&quot;MENDELEY_CITATION_v3_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&quot;,&quot;citationItems&quot;:[{&quot;id&quot;:&quot;a1dc94c1-59cb-3f32-8017-c6374156ac63&quot;,&quot;itemData&quot;:{&quot;type&quot;:&quot;article-journal&quot;,&quot;id&quot;:&quot;a1dc94c1-59cb-3f32-8017-c6374156ac63&quot;,&quot;title&quot;:&quot;Speciation stability of inorganic polymer flocculant-PACl&quot;,&quot;author&quot;:[{&quot;family&quot;:&quot;Wang&quot;,&quot;given&quot;:&quot;Dongsheng&quot;,&quot;parse-names&quot;:false,&quot;dropping-particle&quot;:&quot;&quot;,&quot;non-dropping-particle&quot;:&quot;&quot;},{&quot;family&quot;:&quot;Sun&quot;,&quot;given&quot;:&quot;Wei&quot;,&quot;parse-names&quot;:false,&quot;dropping-particle&quot;:&quot;&quot;,&quot;non-dropping-particle&quot;:&quot;&quot;},{&quot;family&quot;:&quot;Xu&quot;,&quot;given&quot;:&quot;Yi&quot;,&quot;parse-names&quot;:false,&quot;dropping-particle&quot;:&quot;&quot;,&quot;non-dropping-particle&quot;:&quot;&quot;},{&quot;family&quot;:&quot;Tang&quot;,&quot;given&quot;:&quot;Hongxiao&quot;,&quot;parse-names&quot;:false,&quot;dropping-particle&quot;:&quot;&quot;,&quot;non-dropping-particle&quot;:&quot;&quot;},{&quot;family&quot;:&quot;Gregory&quot;,&quot;given&quot;:&quot;John&quot;,&quot;parse-names&quot;:false,&quot;dropping-particle&quot;:&quot;&quot;,&quot;non-dropping-particle&quot;:&quot;&quot;}],&quot;container-title&quot;:&quot;Colloids and Surfaces A: Physicochemical and Engineering Aspects&quot;,&quot;DOI&quot;:&quot;10.1016/j.colsurfa.2004.04.073&quot;,&quot;ISSN&quot;:&quot;09277757&quot;,&quot;issued&quot;:{&quot;date-parts&quot;:[[2004,8,20]]},&quot;page&quot;:&quot;1-10&quot;,&quot;abstract&quot;:&quot;The speciation distribution, physico-chemical properties of coagulants, and principles for their further species transformation under various water and wastewater treatment conditions are of paramount importance in coagulation processes. In this paper, the effect of various factors on the speciation transformation of typical inorganic polymer flocculants (IPFs)-polyaluminum chloride (PACl) was investigated by ferron assay. Dilution and co-existing electrolyte exhibit little effect on the speciation distribution of PACl after dosing. Solution pH has significant effect on the species transformation, depending mainly on OH/Al ratio (denoted as B value). The lower the B value, the more significant the effect pH exhibits. A large amount of Alb, i.e. rapid reactive species by ferron assay, could form for alum and PACl 0 in the weak acidic pH range, which transforms quickly into Al c after aging. PACl, at high B values, maintains high speciation stability under the various conditions investigated. The ferron method provides a measure to explain the reactivity of different species with ferron. The classification of three kinds of aluminum hydrolysis species based on kinetic differences needs further modification. © 2004 Elsevier B.V. All rights reserved.&quot;,&quot;publisher&quot;:&quot;Elsevier&quot;,&quot;issue&quot;:&quot;1-3&quot;,&quot;volume&quot;:&quot;243&quot;,&quot;container-title-short&quot;:&quot;Colloids Surf. A Physicochem. Eng. Asp.&quot;},&quot;isTemporary&quot;:false}]},{&quot;citationID&quot;:&quot;MENDELEY_CITATION_53cb9c68-9349-4834-b163-c4bbb0765aed&quot;,&quot;properties&quot;:{&quot;noteIndex&quot;:0},&quot;isEdited&quot;:false,&quot;manualOverride&quot;:{&quot;isManuallyOverridden&quot;:false,&quot;citeprocText&quot;:&quot;(Fysh &amp;#38; Clark, 1983)&quot;,&quot;manualOverrideText&quot;:&quot;&quot;},&quot;citationTag&quot;:&quot;MENDELEY_CITATION_v3_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&quot;,&quot;citationItems&quot;:[{&quot;id&quot;:&quot;fd76c57a-6b05-3b48-99b6-d3919649fbf6&quot;,&quot;itemData&quot;:{&quot;type&quot;:&quot;report&quot;,&quot;id&quot;:&quot;fd76c57a-6b05-3b48-99b6-d3919649fbf6&quot;,&quot;title&quot;:&quot;A M()SSBAUER STUDY OF THE IRON MINERALOGY OF ACID-LEACHED BAUXITE&quot;,&quot;author&quot;:[{&quot;family&quot;:&quot;Fysh&quot;,&quot;given&quot;:&quot;Stuart A&quot;,&quot;parse-names&quot;:false,&quot;dropping-particle&quot;:&quot;&quot;,&quot;non-dropping-particle&quot;:&quot;&quot;},{&quot;family&quot;:&quot;Clark&quot;,&quot;given&quot;:&quot;Paul E&quot;,&quot;parse-names&quot;:false,&quot;dropping-particle&quot;:&quot;&quot;,&quot;non-dropping-particle&quot;:&quot;&quot;}],&quot;container-title&quot;:&quot;Hydrometallurgy&quot;,&quot;issued&quot;:{&quot;date-parts&quot;:[[1983]]},&quot;number-of-pages&quot;:&quot;285-303&quot;,&quot;abstract&quot;:&quot;Fysh, S.A. and Clark, P.E., 1983. A MSssbauer study of the iron mineralogy of acid-leached bauxite. Hydrometallurgy, 10: 285-303. The removal of iron from bauxite via some form of leaching step is particularly desirable because of the greatly enhanced value of low-iron bauxite in the refractory, abrasives and chemical industries. Previous investigations have shown that the iron minerals in Weipa bauxite are selectively dissolved under certain conditions, but that the extent of iron removal is limited unless total extraction of other mineral components takes place. In an effort to understand this behaviour, MSssbauer effect measurements have been made on samples of Weipa bauxite both before and after leaching with hydrochloric acid. Because of the finely divided state of the goethite present it has been necessary to take measurements at both 300 K and 4.2 K in order to fully characterize the iron mineralogy of the bauxites. Prior to leaching, the majority of the iron is present as hematite, which may be aluminium substituted by up to about 10%. Smaller quantities of aluminous goethite (usually about 15% substituted) and iron present within the structure of kaolin associated with the bauxite have also been found. About 95% of the hematite is removed during leaching, together with some of the gibbsite and boehmite present. A significant precipitation of goethite, containing a variable amount of aluminium, takes place during the leach-ing. From the limited number of samples investigated it appears that at higher acid concentrations the degree of aluminium substitution of the precipitated goethite may decrease. Other studies of the forms of iron precipitated in acidic chloride media have shown ~-FeOOH (akagan6ite) to be the principal product. It is believed that the finely divided goethite initially present in the bauxite has nucleated the precipitation thus leading to the formation of goethite rather than akagan~ite.&quot;,&quot;issue&quot;:&quot;10&quot;,&quot;container-title-short&quot;:&quot;Hydrometallurgy&quot;},&quot;isTemporary&quot;:false}]},{&quot;citationID&quot;:&quot;MENDELEY_CITATION_b68aaf10-516d-4ef2-a3c7-59b0eb1d9b2a&quot;,&quot;properties&quot;:{&quot;noteIndex&quot;:0},&quot;isEdited&quot;:false,&quot;manualOverride&quot;:{&quot;isManuallyOverridden&quot;:false,&quot;citeprocText&quot;:&quot;(Reddy et al., 1998)&quot;,&quot;manualOverrideText&quot;:&quot;&quot;},&quot;citationTag&quot;:&quot;MENDELEY_CITATION_v3_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&quot;,&quot;citationItems&quot;:[{&quot;id&quot;:&quot;c13a79f9-2b41-34e4-8560-72e35106ed17&quot;,&quot;itemData&quot;:{&quot;type&quot;:&quot;report&quot;,&quot;id&quot;:&quot;c13a79f9-2b41-34e4-8560-72e35106ed17&quot;,&quot;title&quot;:&quot;Kinetics of leaching of a gibbsitic bauxite with hydrochloric acid&quot;,&quot;author&quot;:[{&quot;family&quot;:&quot;Reddy&quot;,&quot;given&quot;:&quot;B R&quot;,&quot;parse-names&quot;:false,&quot;dropping-particle&quot;:&quot;&quot;,&quot;non-dropping-particle&quot;:&quot;&quot;},{&quot;family&quot;:&quot;Mishra&quot;,&quot;given&quot;:&quot;S K&quot;,&quot;parse-names&quot;:false,&quot;dropping-particle&quot;:&quot;&quot;,&quot;non-dropping-particle&quot;:&quot;&quot;},{&quot;family&quot;:&quot;Banerjee&quot;,&quot;given&quot;:&quot;G N&quot;,&quot;parse-names&quot;:false,&quot;dropping-particle&quot;:&quot;&quot;,&quot;non-dropping-particle&quot;:&quot;&quot;}],&quot;DOI&quot;:&quot;https://doi.org/10.1016/S0304-386X(98)00075-9&quot;,&quot;issued&quot;:{&quot;date-parts&quot;:[[1998,9,13]]},&quot;language&quot;:&quot;English&quot;,&quot;abstract&quot;:&quot;Leaching kinetics for the removal of iron from a low grade gibbsitic bauxite with hydrochloric acid were studied. Temperature and acid concentration had strong influence on the removal of iron. Calcium removal was quantitative within a short period with dilute acid. The mechanism for Ž. the dissolution of iron followed first order equation, yln 1 y a s kt, with an apparent activation energy of 81.0 kJrmol. Using 4 M acid removal of more than 98% iron was achieved from hematite together with about 10% alumina from gibbsite phases of the ore. q&quot;,&quot;container-title-short&quot;:&quot;&quot;},&quot;isTemporary&quot;:false}]},{&quot;citationID&quot;:&quot;MENDELEY_CITATION_77f37f2a-1315-40b1-bdcf-8c2cef31021c&quot;,&quot;properties&quot;:{&quot;noteIndex&quot;:0},&quot;isEdited&quot;:false,&quot;manualOverride&quot;:{&quot;isManuallyOverridden&quot;:false,&quot;citeprocText&quot;:&quot;(Momade &amp;#38; Gawu, 1998)&quot;,&quot;manualOverrideText&quot;:&quot;&quot;},&quot;citationTag&quot;:&quot;MENDELEY_CITATION_v3_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&quot;,&quot;citationItems&quot;:[{&quot;id&quot;:&quot;27ebdb36-b553-3064-b6ab-f4837b13a63e&quot;,&quot;itemData&quot;:{&quot;type&quot;:&quot;report&quot;,&quot;id&quot;:&quot;27ebdb36-b553-3064-b6ab-f4837b13a63e&quot;,&quot;title&quot;:&quot;Momade and Gawu Geochemical and mineralogical characteristics of Lithomargic clay GEOCHEMICAL AND MINERALOGICAL CHARACTERISTICS OF LITHOMARGIC CLAY TYPES FROM AWASO BAUXITE DEPOSIT, GHANA: IMPLICATIONS FOR POSSIBLE INDUSTRIAL UTILIZATION&quot;,&quot;author&quot;:[{&quot;family&quot;:&quot;Momade&quot;,&quot;given&quot;:&quot;F W Y&quot;,&quot;parse-names&quot;:false,&quot;dropping-particle&quot;:&quot;&quot;,&quot;non-dropping-particle&quot;:&quot;&quot;},{&quot;family&quot;:&quot;Gawu&quot;,&quot;given&quot;:&quot;S K Y&quot;,&quot;parse-names&quot;:false,&quot;dropping-particle&quot;:&quot;&quot;,&quot;non-dropping-particle&quot;:&quot;&quot;}],&quot;issued&quot;:{&quot;date-parts&quot;:[[1998]]},&quot;abstract&quot;:&quot;Geochemical and mineralogical methods were employed in characterizing lithomargic clay types underlying Awaso lateritic bauxite deposit in southwestern Ghana in order to assess their suit-ability for possible industrial utilization. Representative samples analyzed from the deposit revealed kaolinite and gibbsite as the dominant minerals whilst accessory minerals found included goethite, rutile, biotite and muscovite with quartz conspicuously absent. It is possible to wash and separate most of the gibbsite component, which is prevalent in the &gt; 90µm size fractions. On the basis of the results obtained from chemical and mineralogical analyses as well as diagnostic evaluative analyses, the lithomargic clay types could be exploited in the production of aluminium sulphate (alum) for water purification and alumino-silicate refractory material. The raw clay will however have to be beneficiated in order to optimize grade and recovery.&quot;,&quot;container-title-short&quot;:&quot;&quot;},&quot;isTemporary&quot;:false}]},{&quot;citationID&quot;:&quot;MENDELEY_CITATION_0e083bd1-ac73-404e-af2a-7ed705398837&quot;,&quot;properties&quot;:{&quot;noteIndex&quot;:0},&quot;isEdited&quot;:false,&quot;manualOverride&quot;:{&quot;isManuallyOverridden&quot;:false,&quot;citeprocText&quot;:&quot;(Ofori-Sarpong, 2014)&quot;,&quot;manualOverrideText&quot;:&quot;&quot;},&quot;citationTag&quot;:&quot;MENDELEY_CITATION_v3_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&quot;,&quot;citationItems&quot;:[{&quot;id&quot;:&quot;342ac745-5f59-3f47-b1c7-0f0bd2da914d&quot;,&quot;itemData&quot;:{&quot;type&quot;:&quot;article-journal&quot;,&quot;id&quot;:&quot;342ac745-5f59-3f47-b1c7-0f0bd2da914d&quot;,&quot;title&quot;:&quot;Bauxite Enrichment by Microwave-Magnetising Roasting Using Sawdust as Reducing Agent&quot;,&quot;author&quot;:[{&quot;family&quot;:&quot;Ofori-Sarpong&quot;,&quot;given&quot;:&quot;Grace&quot;,&quot;parse-names&quot;:false,&quot;dropping-particle&quot;:&quot;&quot;,&quot;non-dropping-particle&quot;:&quot;&quot;}],&quot;container-title&quot;:&quot;American Journal of Chemical Engineering&quot;,&quot;DOI&quot;:&quot;10.11648/j.ajche.20140205.11&quot;,&quot;ISSN&quot;:&quot;2330-8605&quot;,&quot;issued&quot;:{&quot;date-parts&quot;:[[2014]]},&quot;page&quot;:&quot;59&quot;,&quot;abstract&quot;:&quot;As high grade bauxite is getting depleted in several parts of the world, bauxite with high iron content is becoming increasingly important, and this trend has called for studies into the reduction of iron in bauxite. This study investigated the use of microwave energy in the magnetising roasting of high-iron bauxite using sawdust as reducing agent. Mineralogical studies revealed gibbsite and goethite as the main constituents of bauxite. The sawdust utilised had a fixed carbon content of 7.2% and ash, 1.7%. Microwave heating responses of bauxite and sawdust were determined as a function of mass and time, and both materials proved to be active microwave absorbers as they heated rapidly. Magnetising roasting of the bauxite sample was conducted with 20-40% sawdust at temperatures between 870oC and 880oC. After magnetic separation, the major phase in the magnetic fraction was magnetite, while gibbsite and boehmite were the major phases in the non-magnetic fraction. The alumina content of the non-magnetic fraction increased to 87.5% from an as-received sample grade of 53.6%. The use of sawdust in this manner satisfies a dual role of environmental clean-up and bauxite enrichment.&quot;,&quot;publisher&quot;:&quot;Science Publishing Group&quot;,&quot;issue&quot;:&quot;5&quot;,&quot;volume&quot;:&quot;2&quot;,&quot;container-title-short&quot;:&quot;&quot;},&quot;isTemporary&quot;:false}]},{&quot;citationID&quot;:&quot;MENDELEY_CITATION_0662ec4b-3c13-4ca5-8cb8-27bf9443149e&quot;,&quot;properties&quot;:{&quot;noteIndex&quot;:0},&quot;isEdited&quot;:false,&quot;manualOverride&quot;:{&quot;isManuallyOverridden&quot;:false,&quot;citeprocText&quot;:&quot;(Reddy et al., 1998)&quot;,&quot;manualOverrideText&quot;:&quot;&quot;},&quot;citationTag&quot;:&quot;MENDELEY_CITATION_v3_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&quot;,&quot;citationItems&quot;:[{&quot;id&quot;:&quot;c13a79f9-2b41-34e4-8560-72e35106ed17&quot;,&quot;itemData&quot;:{&quot;type&quot;:&quot;report&quot;,&quot;id&quot;:&quot;c13a79f9-2b41-34e4-8560-72e35106ed17&quot;,&quot;title&quot;:&quot;Kinetics of leaching of a gibbsitic bauxite with hydrochloric acid&quot;,&quot;author&quot;:[{&quot;family&quot;:&quot;Reddy&quot;,&quot;given&quot;:&quot;B R&quot;,&quot;parse-names&quot;:false,&quot;dropping-particle&quot;:&quot;&quot;,&quot;non-dropping-particle&quot;:&quot;&quot;},{&quot;family&quot;:&quot;Mishra&quot;,&quot;given&quot;:&quot;S K&quot;,&quot;parse-names&quot;:false,&quot;dropping-particle&quot;:&quot;&quot;,&quot;non-dropping-particle&quot;:&quot;&quot;},{&quot;family&quot;:&quot;Banerjee&quot;,&quot;given&quot;:&quot;G N&quot;,&quot;parse-names&quot;:false,&quot;dropping-particle&quot;:&quot;&quot;,&quot;non-dropping-particle&quot;:&quot;&quot;}],&quot;DOI&quot;:&quot;https://doi.org/10.1016/S0304-386X(98)00075-9&quot;,&quot;issued&quot;:{&quot;date-parts&quot;:[[1998,9,13]]},&quot;language&quot;:&quot;English&quot;,&quot;abstract&quot;:&quot;Leaching kinetics for the removal of iron from a low grade gibbsitic bauxite with hydrochloric acid were studied. Temperature and acid concentration had strong influence on the removal of iron. Calcium removal was quantitative within a short period with dilute acid. The mechanism for Ž. the dissolution of iron followed first order equation, yln 1 y a s kt, with an apparent activation energy of 81.0 kJrmol. Using 4 M acid removal of more than 98% iron was achieved from hematite together with about 10% alumina from gibbsite phases of the ore. q&quot;,&quot;container-title-short&quot;:&quot;&quot;},&quot;isTemporary&quot;:false}]},{&quot;citationID&quot;:&quot;MENDELEY_CITATION_9bf7fe19-5138-46f8-a0a9-b341e410b32a&quot;,&quot;properties&quot;:{&quot;noteIndex&quot;:0},&quot;isEdited&quot;:false,&quot;manualOverride&quot;:{&quot;isManuallyOverridden&quot;:false,&quot;citeprocText&quot;:&quot;(Reddy et al., 1998)&quot;,&quot;manualOverrideText&quot;:&quot;&quot;},&quot;citationTag&quot;:&quot;MENDELEY_CITATION_v3_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&quot;,&quot;citationItems&quot;:[{&quot;id&quot;:&quot;c13a79f9-2b41-34e4-8560-72e35106ed17&quot;,&quot;itemData&quot;:{&quot;type&quot;:&quot;report&quot;,&quot;id&quot;:&quot;c13a79f9-2b41-34e4-8560-72e35106ed17&quot;,&quot;title&quot;:&quot;Kinetics of leaching of a gibbsitic bauxite with hydrochloric acid&quot;,&quot;author&quot;:[{&quot;family&quot;:&quot;Reddy&quot;,&quot;given&quot;:&quot;B R&quot;,&quot;parse-names&quot;:false,&quot;dropping-particle&quot;:&quot;&quot;,&quot;non-dropping-particle&quot;:&quot;&quot;},{&quot;family&quot;:&quot;Mishra&quot;,&quot;given&quot;:&quot;S K&quot;,&quot;parse-names&quot;:false,&quot;dropping-particle&quot;:&quot;&quot;,&quot;non-dropping-particle&quot;:&quot;&quot;},{&quot;family&quot;:&quot;Banerjee&quot;,&quot;given&quot;:&quot;G N&quot;,&quot;parse-names&quot;:false,&quot;dropping-particle&quot;:&quot;&quot;,&quot;non-dropping-particle&quot;:&quot;&quot;}],&quot;DOI&quot;:&quot;https://doi.org/10.1016/S0304-386X(98)00075-9&quot;,&quot;issued&quot;:{&quot;date-parts&quot;:[[1998,9,13]]},&quot;language&quot;:&quot;English&quot;,&quot;abstract&quot;:&quot;Leaching kinetics for the removal of iron from a low grade gibbsitic bauxite with hydrochloric acid were studied. Temperature and acid concentration had strong influence on the removal of iron. Calcium removal was quantitative within a short period with dilute acid. The mechanism for Ž. the dissolution of iron followed first order equation, yln 1 y a s kt, with an apparent activation energy of 81.0 kJrmol. Using 4 M acid removal of more than 98% iron was achieved from hematite together with about 10% alumina from gibbsite phases of the ore. q&quot;,&quot;container-title-short&quot;:&quot;&quot;},&quot;isTemporary&quot;:false}]},{&quot;citationID&quot;:&quot;MENDELEY_CITATION_fbe4bdc1-5e5d-4e16-908b-5d3c95d3c096&quot;,&quot;properties&quot;:{&quot;noteIndex&quot;:0},&quot;isEdited&quot;:false,&quot;manualOverride&quot;:{&quot;isManuallyOverridden&quot;:false,&quot;citeprocText&quot;:&quot;(Wang et al., 2004)&quot;,&quot;manualOverrideText&quot;:&quot;&quot;},&quot;citationTag&quot;:&quot;MENDELEY_CITATION_v3_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&quot;,&quot;citationItems&quot;:[{&quot;id&quot;:&quot;a1dc94c1-59cb-3f32-8017-c6374156ac63&quot;,&quot;itemData&quot;:{&quot;type&quot;:&quot;article-journal&quot;,&quot;id&quot;:&quot;a1dc94c1-59cb-3f32-8017-c6374156ac63&quot;,&quot;title&quot;:&quot;Speciation stability of inorganic polymer flocculant-PACl&quot;,&quot;author&quot;:[{&quot;family&quot;:&quot;Wang&quot;,&quot;given&quot;:&quot;Dongsheng&quot;,&quot;parse-names&quot;:false,&quot;dropping-particle&quot;:&quot;&quot;,&quot;non-dropping-particle&quot;:&quot;&quot;},{&quot;family&quot;:&quot;Sun&quot;,&quot;given&quot;:&quot;Wei&quot;,&quot;parse-names&quot;:false,&quot;dropping-particle&quot;:&quot;&quot;,&quot;non-dropping-particle&quot;:&quot;&quot;},{&quot;family&quot;:&quot;Xu&quot;,&quot;given&quot;:&quot;Yi&quot;,&quot;parse-names&quot;:false,&quot;dropping-particle&quot;:&quot;&quot;,&quot;non-dropping-particle&quot;:&quot;&quot;},{&quot;family&quot;:&quot;Tang&quot;,&quot;given&quot;:&quot;Hongxiao&quot;,&quot;parse-names&quot;:false,&quot;dropping-particle&quot;:&quot;&quot;,&quot;non-dropping-particle&quot;:&quot;&quot;},{&quot;family&quot;:&quot;Gregory&quot;,&quot;given&quot;:&quot;John&quot;,&quot;parse-names&quot;:false,&quot;dropping-particle&quot;:&quot;&quot;,&quot;non-dropping-particle&quot;:&quot;&quot;}],&quot;container-title&quot;:&quot;Colloids and Surfaces A: Physicochemical and Engineering Aspects&quot;,&quot;DOI&quot;:&quot;10.1016/j.colsurfa.2004.04.073&quot;,&quot;ISSN&quot;:&quot;09277757&quot;,&quot;issued&quot;:{&quot;date-parts&quot;:[[2004,8,20]]},&quot;page&quot;:&quot;1-10&quot;,&quot;abstract&quot;:&quot;The speciation distribution, physico-chemical properties of coagulants, and principles for their further species transformation under various water and wastewater treatment conditions are of paramount importance in coagulation processes. In this paper, the effect of various factors on the speciation transformation of typical inorganic polymer flocculants (IPFs)-polyaluminum chloride (PACl) was investigated by ferron assay. Dilution and co-existing electrolyte exhibit little effect on the speciation distribution of PACl after dosing. Solution pH has significant effect on the species transformation, depending mainly on OH/Al ratio (denoted as B value). The lower the B value, the more significant the effect pH exhibits. A large amount of Alb, i.e. rapid reactive species by ferron assay, could form for alum and PACl 0 in the weak acidic pH range, which transforms quickly into Al c after aging. PACl, at high B values, maintains high speciation stability under the various conditions investigated. The ferron method provides a measure to explain the reactivity of different species with ferron. The classification of three kinds of aluminum hydrolysis species based on kinetic differences needs further modification. © 2004 Elsevier B.V. All rights reserved.&quot;,&quot;publisher&quot;:&quot;Elsevier&quot;,&quot;issue&quot;:&quot;1-3&quot;,&quot;volume&quot;:&quot;243&quot;,&quot;container-title-short&quot;:&quot;Colloids Surf. A Physicochem. Eng. Asp.&quot;},&quot;isTemporary&quot;:false}]},{&quot;citationID&quot;:&quot;MENDELEY_CITATION_0b85abc8-ce04-47f1-b3d8-a06e36719717&quot;,&quot;properties&quot;:{&quot;noteIndex&quot;:0},&quot;isEdited&quot;:false,&quot;manualOverride&quot;:{&quot;isManuallyOverridden&quot;:false,&quot;citeprocText&quot;:&quot;(Wang et al., 2004)&quot;,&quot;manualOverrideText&quot;:&quot;&quot;},&quot;citationTag&quot;:&quot;MENDELEY_CITATION_v3_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&quot;,&quot;citationItems&quot;:[{&quot;id&quot;:&quot;a1dc94c1-59cb-3f32-8017-c6374156ac63&quot;,&quot;itemData&quot;:{&quot;type&quot;:&quot;article-journal&quot;,&quot;id&quot;:&quot;a1dc94c1-59cb-3f32-8017-c6374156ac63&quot;,&quot;title&quot;:&quot;Speciation stability of inorganic polymer flocculant-PACl&quot;,&quot;author&quot;:[{&quot;family&quot;:&quot;Wang&quot;,&quot;given&quot;:&quot;Dongsheng&quot;,&quot;parse-names&quot;:false,&quot;dropping-particle&quot;:&quot;&quot;,&quot;non-dropping-particle&quot;:&quot;&quot;},{&quot;family&quot;:&quot;Sun&quot;,&quot;given&quot;:&quot;Wei&quot;,&quot;parse-names&quot;:false,&quot;dropping-particle&quot;:&quot;&quot;,&quot;non-dropping-particle&quot;:&quot;&quot;},{&quot;family&quot;:&quot;Xu&quot;,&quot;given&quot;:&quot;Yi&quot;,&quot;parse-names&quot;:false,&quot;dropping-particle&quot;:&quot;&quot;,&quot;non-dropping-particle&quot;:&quot;&quot;},{&quot;family&quot;:&quot;Tang&quot;,&quot;given&quot;:&quot;Hongxiao&quot;,&quot;parse-names&quot;:false,&quot;dropping-particle&quot;:&quot;&quot;,&quot;non-dropping-particle&quot;:&quot;&quot;},{&quot;family&quot;:&quot;Gregory&quot;,&quot;given&quot;:&quot;John&quot;,&quot;parse-names&quot;:false,&quot;dropping-particle&quot;:&quot;&quot;,&quot;non-dropping-particle&quot;:&quot;&quot;}],&quot;container-title&quot;:&quot;Colloids and Surfaces A: Physicochemical and Engineering Aspects&quot;,&quot;DOI&quot;:&quot;10.1016/j.colsurfa.2004.04.073&quot;,&quot;ISSN&quot;:&quot;09277757&quot;,&quot;issued&quot;:{&quot;date-parts&quot;:[[2004,8,20]]},&quot;page&quot;:&quot;1-10&quot;,&quot;abstract&quot;:&quot;The speciation distribution, physico-chemical properties of coagulants, and principles for their further species transformation under various water and wastewater treatment conditions are of paramount importance in coagulation processes. In this paper, the effect of various factors on the speciation transformation of typical inorganic polymer flocculants (IPFs)-polyaluminum chloride (PACl) was investigated by ferron assay. Dilution and co-existing electrolyte exhibit little effect on the speciation distribution of PACl after dosing. Solution pH has significant effect on the species transformation, depending mainly on OH/Al ratio (denoted as B value). The lower the B value, the more significant the effect pH exhibits. A large amount of Alb, i.e. rapid reactive species by ferron assay, could form for alum and PACl 0 in the weak acidic pH range, which transforms quickly into Al c after aging. PACl, at high B values, maintains high speciation stability under the various conditions investigated. The ferron method provides a measure to explain the reactivity of different species with ferron. The classification of three kinds of aluminum hydrolysis species based on kinetic differences needs further modification. © 2004 Elsevier B.V. All rights reserved.&quot;,&quot;publisher&quot;:&quot;Elsevier&quot;,&quot;issue&quot;:&quot;1-3&quot;,&quot;volume&quot;:&quot;243&quot;,&quot;container-title-short&quot;:&quot;Colloids Surf. A Physicochem. Eng. Asp.&quot;},&quot;isTemporary&quot;:false}]},{&quot;citationID&quot;:&quot;MENDELEY_CITATION_761d4da9-7f97-4970-9319-00502b59dae6&quot;,&quot;properties&quot;:{&quot;noteIndex&quot;:0},&quot;isEdited&quot;:false,&quot;manualOverride&quot;:{&quot;isManuallyOverridden&quot;:false,&quot;citeprocText&quot;:&quot;(Bottero et al., 1980)&quot;,&quot;manualOverrideText&quot;:&quot;&quot;},&quot;citationTag&quot;:&quot;MENDELEY_CITATION_v3_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&quot;,&quot;citationItems&quot;:[{&quot;id&quot;:&quot;f840a16c-d38d-360c-b58b-25456068d1d7&quot;,&quot;itemData&quot;:{&quot;type&quot;:&quot;article-journal&quot;,&quot;id&quot;:&quot;f840a16c-d38d-360c-b58b-25456068d1d7&quot;,&quot;title&quot;:&quot;Studies of Hydrolyzed Aluminum Chloride Solutions&quot;,&quot;author&quot;:[{&quot;family&quot;:&quot;Bottero&quot;,&quot;given&quot;:&quot;J. Y.&quot;,&quot;parse-names&quot;:false,&quot;dropping-particle&quot;:&quot;&quot;,&quot;non-dropping-particle&quot;:&quot;&quot;},{&quot;family&quot;:&quot;Cases&quot;,&quot;given&quot;:&quot;J. M.&quot;,&quot;parse-names&quot;:false,&quot;dropping-particle&quot;:&quot;&quot;,&quot;non-dropping-particle&quot;:&quot;&quot;},{&quot;family&quot;:&quot;Flessinger&quot;,&quot;given&quot;:&quot;F.&quot;,&quot;parse-names&quot;:false,&quot;dropping-particle&quot;:&quot;&quot;,&quot;non-dropping-particle&quot;:&quot;&quot;},{&quot;family&quot;:&quot;Polrler&quot;,&quot;given&quot;:&quot;J. E.&quot;,&quot;parse-names&quot;:false,&quot;dropping-particle&quot;:&quot;&quot;,&quot;non-dropping-particle&quot;:&quot;&quot;}],&quot;container-title&quot;:&quot;Americal Chemical Society&quot;,&quot;accessed&quot;:{&quot;date-parts&quot;:[[2026,3,13]]},&quot;DOI&quot;:&quot;https://doi.org/10.1021/j100459a021&quot;,&quot;URL&quot;:&quot;https://www.periodicos.capes.gov.br/index.php/acervo/buscador.html?task=detalhes&amp;id=W2031606067&quot;,&quot;issued&quot;:{&quot;date-parts&quot;:[[1980,5,12]]},&quot;language&quot;:&quot;English&quot;,&quot;issue&quot;:&quot;22&quot;,&quot;volume&quot;:&quot;84&quot;,&quot;container-title-short&quot;:&quot;&quot;},&quot;isTemporary&quot;:false}]},{&quot;citationID&quot;:&quot;MENDELEY_CITATION_c20439c6-d4f2-4a89-8836-fecd37a2a309&quot;,&quot;properties&quot;:{&quot;noteIndex&quot;:0},&quot;isEdited&quot;:false,&quot;manualOverride&quot;:{&quot;isManuallyOverridden&quot;:false,&quot;citeprocText&quot;:&quot;(Bottero et al., 1980)&quot;,&quot;manualOverrideText&quot;:&quot;&quot;},&quot;citationTag&quot;:&quot;MENDELEY_CITATION_v3_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&quot;,&quot;citationItems&quot;:[{&quot;id&quot;:&quot;f840a16c-d38d-360c-b58b-25456068d1d7&quot;,&quot;itemData&quot;:{&quot;type&quot;:&quot;article-journal&quot;,&quot;id&quot;:&quot;f840a16c-d38d-360c-b58b-25456068d1d7&quot;,&quot;title&quot;:&quot;Studies of Hydrolyzed Aluminum Chloride Solutions&quot;,&quot;author&quot;:[{&quot;family&quot;:&quot;Bottero&quot;,&quot;given&quot;:&quot;J. Y.&quot;,&quot;parse-names&quot;:false,&quot;dropping-particle&quot;:&quot;&quot;,&quot;non-dropping-particle&quot;:&quot;&quot;},{&quot;family&quot;:&quot;Cases&quot;,&quot;given&quot;:&quot;J. M.&quot;,&quot;parse-names&quot;:false,&quot;dropping-particle&quot;:&quot;&quot;,&quot;non-dropping-particle&quot;:&quot;&quot;},{&quot;family&quot;:&quot;Flessinger&quot;,&quot;given&quot;:&quot;F.&quot;,&quot;parse-names&quot;:false,&quot;dropping-particle&quot;:&quot;&quot;,&quot;non-dropping-particle&quot;:&quot;&quot;},{&quot;family&quot;:&quot;Polrler&quot;,&quot;given&quot;:&quot;J. E.&quot;,&quot;parse-names&quot;:false,&quot;dropping-particle&quot;:&quot;&quot;,&quot;non-dropping-particle&quot;:&quot;&quot;}],&quot;container-title&quot;:&quot;Americal Chemical Society&quot;,&quot;accessed&quot;:{&quot;date-parts&quot;:[[2026,3,13]]},&quot;DOI&quot;:&quot;https://doi.org/10.1021/j100459a021&quot;,&quot;URL&quot;:&quot;https://www.periodicos.capes.gov.br/index.php/acervo/buscador.html?task=detalhes&amp;id=W2031606067&quot;,&quot;issued&quot;:{&quot;date-parts&quot;:[[1980,5,12]]},&quot;language&quot;:&quot;English&quot;,&quot;issue&quot;:&quot;22&quot;,&quot;volume&quot;:&quot;84&quot;,&quot;container-title-short&quot;:&quot;&quot;},&quot;isTemporary&quot;:false}]},{&quot;citationID&quot;:&quot;MENDELEY_CITATION_a57d4087-e459-4f9a-ad73-a17db7cfcb37&quot;,&quot;properties&quot;:{&quot;noteIndex&quot;:0},&quot;isEdited&quot;:false,&quot;manualOverride&quot;:{&quot;isManuallyOverridden&quot;:false,&quot;citeprocText&quot;:&quot;(Lang et al., 2021)&quot;,&quot;manualOverrideText&quot;:&quot;&quot;},&quot;citationTag&quot;:&quot;MENDELEY_CITATION_v3_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&quot;,&quot;citationItems&quot;:[{&quot;id&quot;:&quot;d38f74d9-7eaf-3384-85b9-c2d703feaab4&quot;,&quot;itemData&quot;:{&quot;type&quot;:&quot;article-journal&quot;,&quot;id&quot;:&quot;d38f74d9-7eaf-3384-85b9-c2d703feaab4&quot;,&quot;title&quot;:&quot;Mini-Review on Hot Gas Filtration in Biomass Gasification: Focusing on Ceramic Filter Candles&quot;,&quot;author&quot;:[{&quot;family&quot;:&quot;Lang&quot;,&quot;given&quot;:&quot;Lin&quot;,&quot;parse-names&quot;:false,&quot;dropping-particle&quot;:&quot;&quot;,&quot;non-dropping-particle&quot;:&quot;&quot;},{&quot;family&quot;:&quot;Zhu&quot;,&quot;given&quot;:&quot;Hong-yu&quot;,&quot;parse-names&quot;:false,&quot;dropping-particle&quot;:&quot;&quot;,&quot;non-dropping-particle&quot;:&quot;&quot;},{&quot;family&quot;:&quot;Ding&quot;,&quot;given&quot;:&quot;Ying-na&quot;,&quot;parse-names&quot;:false,&quot;dropping-particle&quot;:&quot;&quot;,&quot;non-dropping-particle&quot;:&quot;&quot;},{&quot;family&quot;:&quot;Yin&quot;,&quot;given&quot;:&quot;Xiu-li&quot;,&quot;parse-names&quot;:false,&quot;dropping-particle&quot;:&quot;&quot;,&quot;non-dropping-particle&quot;:&quot;&quot;},{&quot;family&quot;:&quot;Wu&quot;,&quot;given&quot;:&quot;Chuang-zhi&quot;,&quot;parse-names&quot;:false,&quot;dropping-particle&quot;:&quot;&quot;,&quot;non-dropping-particle&quot;:&quot;&quot;},{&quot;family&quot;:&quot;Yu&quot;,&quot;given&quot;:&quot;Xi&quot;,&quot;parse-names&quot;:false,&quot;dropping-particle&quot;:&quot;&quot;,&quot;non-dropping-particle&quot;:&quot;&quot;},{&quot;family&quot;:&quot;Bridgwater&quot;,&quot;given&quot;:&quot;Anthony&quot;,&quot;parse-names&quot;:false,&quot;dropping-particle&quot;:&quot;V&quot;,&quot;non-dropping-particle&quot;:&quot;&quot;}],&quot;container-title&quot;:&quot;Energy &amp; Fuels&quot;,&quot;DOI&quot;:&quot;10.1021/acs.energyfuels.1c01458&quot;,&quot;ISSN&quot;:&quot;0887-0624&quot;,&quot;URL&quot;:&quot;https://doi.org/10.1021/acs.energyfuels.1c01458&quot;,&quot;issued&quot;:{&quot;date-parts&quot;:[[2021,8,5]]},&quot;page&quot;:&quot;11800-11819&quot;,&quot;publisher&quot;:&quot;American Chemical Society&quot;,&quot;issue&quot;:&quot;15&quot;,&quot;volume&quot;:&quot;35&quot;,&quot;container-title-short&quot;:&quot;&quot;},&quot;isTemporary&quot;:false}]},{&quot;citationID&quot;:&quot;MENDELEY_CITATION_ff5da61f-4475-4f84-bc57-5b0ecf8692c5&quot;,&quot;properties&quot;:{&quot;noteIndex&quot;:0},&quot;isEdited&quot;:false,&quot;manualOverride&quot;:{&quot;isManuallyOverridden&quot;:false,&quot;citeprocText&quot;:&quot;(Sass, 1967)&quot;,&quot;manualOverrideText&quot;:&quot;&quot;},&quot;citationTag&quot;:&quot;MENDELEY_CITATION_v3_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&quot;,&quot;citationItems&quot;:[{&quot;id&quot;:&quot;4a3b43fe-3070-33fa-bd14-c19eb7569680&quot;,&quot;itemData&quot;:{&quot;type&quot;:&quot;article-journal&quot;,&quot;id&quot;:&quot;4a3b43fe-3070-33fa-bd14-c19eb7569680&quot;,&quot;title&quot;:&quot;simulation-of-heattransfer-phenomena-in-a-rotary-kiln-1968&quot;,&quot;author&quot;:[{&quot;family&quot;:&quot;Sass&quot;,&quot;given&quot;:&quot;A&quot;,&quot;parse-names&quot;:false,&quot;dropping-particle&quot;:&quot;&quot;,&quot;non-dropping-particle&quot;:&quot;&quot;}],&quot;container-title&quot;:&quot;Industrial &amp; Engineering Chemistry Process Design and Development&quot;,&quot;accessed&quot;:{&quot;date-parts&quot;:[[2026,6,7]]},&quot;URL&quot;:&quot;https://pubs.acs.org/doi/10.1021/i260026a601&quot;,&quot;issued&quot;:{&quot;date-parts&quot;:[[1967]]},&quot;container-title-short&quot;:&quot;&quot;},&quot;isTemporary&quot;:false}]},{&quot;citationID&quot;:&quot;MENDELEY_CITATION_d6aaf6d0-f5bd-4b19-9877-da776921b5b7&quot;,&quot;properties&quot;:{&quot;noteIndex&quot;:0},&quot;isEdited&quot;:false,&quot;manualOverride&quot;:{&quot;isManuallyOverridden&quot;:false,&quot;citeprocText&quot;:&quot;(Boateng &amp;#38; Barr, 1996)&quot;,&quot;manualOverrideText&quot;:&quot;&quot;},&quot;citationTag&quot;:&quot;MENDELEY_CITATION_v3_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&quot;,&quot;citationItems&quot;:[{&quot;id&quot;:&quot;45b7b745-7d20-3089-b6c5-e9b53154f7e1&quot;,&quot;itemData&quot;:{&quot;type&quot;:&quot;article-journal&quot;,&quot;id&quot;:&quot;45b7b745-7d20-3089-b6c5-e9b53154f7e1&quot;,&quot;title&quot;:&quot;A thermal model for the rotary kiln including heat transfer within the bed&quot;,&quot;author&quot;:[{&quot;family&quot;:&quot;Boateng&quot;,&quot;given&quot;:&quot;A A&quot;,&quot;parse-names&quot;:false,&quot;dropping-particle&quot;:&quot;&quot;,&quot;non-dropping-particle&quot;:&quot;&quot;},{&quot;family&quot;:&quot;Barr&quot;,&quot;given&quot;:&quot;P&quot;,&quot;parse-names&quot;:false,&quot;dropping-particle&quot;:&quot;V&quot;,&quot;non-dropping-particle&quot;:&quot;&quot;}],&quot;container-title&quot;:&quot;International Journal of Heat Mass Transfer&quot;,&quot;accessed&quot;:{&quot;date-parts&quot;:[[2026,6,7]]},&quot;DOI&quot;:&quot;https://doi.org/10.1016/0017-9310(95)00272-3&quot;,&quot;ISBN&quot;:&quot;0017-9310(95)00272-3&quot;,&quot;URL&quot;:&quot;https://www.sciencedirect.com/science/article/abs/pii/0017931095002723&quot;,&quot;issued&quot;:{&quot;date-parts&quot;:[[1996,6]]},&quot;page&quot;:&quot;2131-2147&quot;,&quot;abstract&quot;:&quot;A mathematical model was developed to predict heat transfer from the freeboard gas to the bed of a rotary kiln. The thermal mode1 incorporates a two-dimensional representation of the bed's transverse plane into a conventional one-dimensional, plug flow mode1 for rotary kilns. The result, a quasi-three-dimensional rotary kiln model, significantly improves the ability to simulate conditions within the bed without the necessity of rigorously accounting for the complex flow and combustion phenomena of the freeboard. The combined mode1 is capable of predicting the temperature distribution within the bed and the refractory wall at any axial position of the kiln.&quot;,&quot;volume&quot;:&quot;39&quot;,&quot;container-title-short&quot;:&quot;&quot;},&quot;isTemporary&quot;:false}]},{&quot;citationID&quot;:&quot;MENDELEY_CITATION_dc66fbab-fa67-431a-971d-8e6c368d55b3&quot;,&quot;properties&quot;:{&quot;noteIndex&quot;:0},&quot;isEdited&quot;:false,&quot;manualOverride&quot;:{&quot;isManuallyOverridden&quot;:false,&quot;citeprocText&quot;:&quot;(Gorog et al., 1983)&quot;,&quot;manualOverrideText&quot;:&quot;&quot;},&quot;citationTag&quot;:&quot;MENDELEY_CITATION_v3_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&quot;,&quot;citationItems&quot;:[{&quot;id&quot;:&quot;5a90c708-4773-3203-857e-2ebb3156016e&quot;,&quot;itemData&quot;:{&quot;type&quot;:&quot;article-journal&quot;,&quot;id&quot;:&quot;5a90c708-4773-3203-857e-2ebb3156016e&quot;,&quot;title&quot;:&quot;Heat Transfer from Flames in a Rotary Kiln&quot;,&quot;author&quot;:[{&quot;family&quot;:&quot;Gorog&quot;,&quot;given&quot;:&quot;J P&quot;,&quot;parse-names&quot;:false,&quot;dropping-particle&quot;:&quot;&quot;,&quot;non-dropping-particle&quot;:&quot;&quot;},{&quot;family&quot;:&quot;Adams&quot;,&quot;given&quot;:&quot;T N&quot;,&quot;parse-names&quot;:false,&quot;dropping-particle&quot;:&quot;&quot;,&quot;non-dropping-particle&quot;:&quot;&quot;},{&quot;family&quot;:&quot;Brimacombe&quot;,&quot;given&quot;:&quot;J K&quot;,&quot;parse-names&quot;:false,&quot;dropping-particle&quot;:&quot;&quot;,&quot;non-dropping-particle&quot;:&quot;&quot;}],&quot;container-title&quot;:&quot;Metallurgical Transactions B&quot;,&quot;accessed&quot;:{&quot;date-parts&quot;:[[2026,6,7]]},&quot;DOI&quot;:&quot;https://doi.org/10.1007/BF02654360&quot;,&quot;URL&quot;:&quot;https://link.springer.com/article/10.1007/BF02654360&quot;,&quot;issued&quot;:{&quot;date-parts&quot;:[[1983,1,18]]},&quot;page&quot;:&quot;411-424&quot;,&quot;abstract&quot;:&quot;Heat flow in the flame zone of a direct-fired rotary kiln has been modeled mathematically. The flame has been assumed to be cylindrical in shape, backmixed radially, and moving axially in plug flow. The length of the flame and the rate of entrainment of secondary air have been characterized by empirical equations reported in the literature. It has been shown that the axial component of radiation can be reasonably neglected since it is relatively small compared to the radial component. The resulting one-dimensional model is capable of predicting the axial temperature profiles of the flame and wall and the axial profiles of heat flux to the solids bed and refractory wall. The model has been employed to study the influence on heat flow to the bed of the following variables: fuel type (fuel oil, natural gas, producer gas), firing rate, temperature of secondary air, pet primary air, and oxygen enrichment. Of the three fuels, combustion of fuel oil gives the longest flame and the greatest heat input to the solids in the flame zone. Raising the secondary-air temperature increases the flame length significantly but has a small effect on the maximum flame temperature and heat flux to the solids. Increasing percent primary air decreases the flame length and increases the peak values of flame temperature and solids heat flux but reduces the quantity of heat received by the solids in the flame zone. Oxygen enrichment results in a shorter flame, higher maximum flame temperature, and increase in the heat transferred to the solids in the flame zone.&quot;,&quot;issue&quot;:&quot;1983&quot;,&quot;container-title-short&quot;:&quot;&quot;},&quot;isTemporary&quot;:false}]},{&quot;citationID&quot;:&quot;MENDELEY_CITATION_a74882e3-e533-45ef-9496-5d083662251d&quot;,&quot;properties&quot;:{&quot;noteIndex&quot;:0},&quot;isEdited&quot;:false,&quot;manualOverride&quot;:{&quot;isManuallyOverridden&quot;:false,&quot;citeprocText&quot;:&quot;(Gorog et al., 1983)&quot;,&quot;manualOverrideText&quot;:&quot;&quot;},&quot;citationTag&quot;:&quot;MENDELEY_CITATION_v3_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&quot;,&quot;citationItems&quot;:[{&quot;id&quot;:&quot;5a90c708-4773-3203-857e-2ebb3156016e&quot;,&quot;itemData&quot;:{&quot;type&quot;:&quot;article-journal&quot;,&quot;id&quot;:&quot;5a90c708-4773-3203-857e-2ebb3156016e&quot;,&quot;title&quot;:&quot;Heat Transfer from Flames in a Rotary Kiln&quot;,&quot;author&quot;:[{&quot;family&quot;:&quot;Gorog&quot;,&quot;given&quot;:&quot;J P&quot;,&quot;parse-names&quot;:false,&quot;dropping-particle&quot;:&quot;&quot;,&quot;non-dropping-particle&quot;:&quot;&quot;},{&quot;family&quot;:&quot;Adams&quot;,&quot;given&quot;:&quot;T N&quot;,&quot;parse-names&quot;:false,&quot;dropping-particle&quot;:&quot;&quot;,&quot;non-dropping-particle&quot;:&quot;&quot;},{&quot;family&quot;:&quot;Brimacombe&quot;,&quot;given&quot;:&quot;J K&quot;,&quot;parse-names&quot;:false,&quot;dropping-particle&quot;:&quot;&quot;,&quot;non-dropping-particle&quot;:&quot;&quot;}],&quot;container-title&quot;:&quot;Metallurgical Transactions B&quot;,&quot;accessed&quot;:{&quot;date-parts&quot;:[[2026,6,7]]},&quot;DOI&quot;:&quot;https://doi.org/10.1007/BF02654360&quot;,&quot;URL&quot;:&quot;https://link.springer.com/article/10.1007/BF02654360&quot;,&quot;issued&quot;:{&quot;date-parts&quot;:[[1983,1,18]]},&quot;page&quot;:&quot;411-424&quot;,&quot;abstract&quot;:&quot;Heat flow in the flame zone of a direct-fired rotary kiln has been modeled mathematically. The flame has been assumed to be cylindrical in shape, backmixed radially, and moving axially in plug flow. The length of the flame and the rate of entrainment of secondary air have been characterized by empirical equations reported in the literature. It has been shown that the axial component of radiation can be reasonably neglected since it is relatively small compared to the radial component. The resulting one-dimensional model is capable of predicting the axial temperature profiles of the flame and wall and the axial profiles of heat flux to the solids bed and refractory wall. The model has been employed to study the influence on heat flow to the bed of the following variables: fuel type (fuel oil, natural gas, producer gas), firing rate, temperature of secondary air, pet primary air, and oxygen enrichment. Of the three fuels, combustion of fuel oil gives the longest flame and the greatest heat input to the solids in the flame zone. Raising the secondary-air temperature increases the flame length significantly but has a small effect on the maximum flame temperature and heat flux to the solids. Increasing percent primary air decreases the flame length and increases the peak values of flame temperature and solids heat flux but reduces the quantity of heat received by the solids in the flame zone. Oxygen enrichment results in a shorter flame, higher maximum flame temperature, and increase in the heat transferred to the solids in the flame zone.&quot;,&quot;issue&quot;:&quot;1983&quot;,&quot;container-title-short&quot;:&quot;&quot;},&quot;isTemporary&quot;:false}]},{&quot;citationID&quot;:&quot;MENDELEY_CITATION_8938d379-c1b0-4e3d-a019-3cf98a987724&quot;,&quot;properties&quot;:{&quot;noteIndex&quot;:0},&quot;isEdited&quot;:false,&quot;manualOverride&quot;:{&quot;isManuallyOverridden&quot;:false,&quot;citeprocText&quot;:&quot;(Tscheng &amp;#38; Watkznson, 1979)&quot;,&quot;manualOverrideText&quot;:&quot;&quot;},&quot;citationTag&quot;:&quot;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&quot;,&quot;citationItems&quot;:[{&quot;id&quot;:&quot;e5ba2a20-ade1-3fbc-9dfa-1936d75e0116&quot;,&quot;itemData&quot;:{&quot;type&quot;:&quot;article-journal&quot;,&quot;id&quot;:&quot;e5ba2a20-ade1-3fbc-9dfa-1936d75e0116&quot;,&quot;title&quot;:&quot;Convective Heat Transfer in a Rotary Kiln&quot;,&quot;author&quot;:[{&quot;family&quot;:&quot;Tscheng&quot;,&quot;given&quot;:&quot;S H&quot;,&quot;parse-names&quot;:false,&quot;dropping-particle&quot;:&quot;&quot;,&quot;non-dropping-particle&quot;:&quot;&quot;},{&quot;family&quot;:&quot;Watkznson&quot;,&quot;given&quot;:&quot;A P&quot;,&quot;parse-names&quot;:false,&quot;dropping-particle&quot;:&quot;&quot;,&quot;non-dropping-particle&quot;:&quot;&quot;}],&quot;container-title&quot;:&quot;The Canadian Journal of Chemical Engineering&quot;,&quot;accessed&quot;:{&quot;date-parts&quot;:[[2026,6,7]]},&quot;DOI&quot;:&quot;https://doi.org/10.1002/cjce.5450570405&quot;,&quot;URL&quot;:&quot;https://onlinelibrary.wiley.com/doi/epdf/10.1002/cjce.5450570405&quot;,&quot;issued&quot;:{&quot;date-parts&quot;:[[1979]]},&quot;abstract&quot;:&quot;h n experimental study of convective heat transfer from hot air to the solid charge and walls in a non-fired rotary kiln is reported. Ottawa sand was heated by passing it counter-current to a flow of preheated air in a 2.5 m x 0.19 m I.D. rotary kiln. Axial temperature profiles of gas, wall and solids were measured. Local and average convective heat transfer coefficients from gas to solids and from gas to wall were determined assuming plug flow of gas and solids. Solid feed rates to 1750 kg/m2 h and air rates to 3300 kg/m2 h were investigated at rotational speeds to 6 r/min, holdup ratios to 17% and gas temperatures from 350-590 K. The gas/solids convective coefficient was found to depend on the gas through-put and to a lesser extent on solids holdup and rotational speed. Over the range tested, the angle of kiln inclination, solids throughput and particle size showed no significant effect on heat transfer. Gas/wall coefficients were about a factor of ten below gas/solid coefficients. Heat transfer results are compared to the limited data available in the literature, and to commonly used equations. Correlations of the experimental data on gas/solids, and gadwall coefficients are presented; data from the literature on the wall/solids heat transfer coefficient are summarized. he r o t a r y kiln i s one of the most widely used in-T dustrial reactors f o r contacting gases a n d solids. Kilns are mainly used f o r calcining, nodulizing, in-cinerating o r reducing solid materials. Since these are mostly h i g h temperature processes, one function of the kiln i s t o bring solids t o reaction temperature. Wilson\&quot;' reported that i n Stelco's f i r s t commercial iron ore reduction kiln a b o u t 70% of the 125 m kiln length i s used t o preheat solids t o 1120 K a n d only 30% used f o r t h e actual reduction reaction. A similar pattern is found i n the wet process cement kiln. The thermal design of r o t a r y kilns is obviously important. T h e heat t r a n s f e r process i s complex, particularly i n a fired kiln i n which radiation, convection and conduction all contribute to the t r a n s f e r of heat a m o n g the gas, kiln wall and solid charge. In a non-fired kiln where radiation m a y be largely ignored t h e r e are still several h e a t flows t o be considered. The gas, a h e a t source, provides heat t o the solids, a heat sink, and t h e kiln wall, a regenerator. The wall transmits h e a t by direct radiation t o the solid bed surface, a n d by conduction when it rotates under the charge. Part of t h e heat received by the wall i s lost through t h e outer shell. In a direct f i r e d kiln of l a r g e diameter convection f r o m the gas and conduction f r o m the underside wall probably account f o r less than one q u a r t e r of the heat received by the solid charge. However i n kilns used f o r bicarbonate calcination'\&quot; where t h e temperatures are around 450-470 K, and in the drying a n d parts of the heating sections of f i r e d kilns, convection and conduction contributions a r e expected to dominate. Also, Brimacombe a n d Wat-kinson'\&quot;' have shown that i n direct f i r e d kilns of small diameter operating at solid temperatures up t o 1100 K convection f r o m the gas is t h e p r i m a r y mode of heat t r a n s f e r t o the solids. However, t h e r e i s little information available to assess t h e contribution of convection in a f i r e d kiln. On prkseiite une Ctude exPCrimentale sur le transfert ther-mique convectif de l'air chaud B la charge solide et aux parois dans un four rotatif sans brhlures. On a chauffC du sable Ottawa en le faisant passer A contre-courant dam un flux d'air pre-chauffC, dam un four rotatif de 2.5 metres par 0.19 nittre de diamktre intkrieur. On a mesure les profils des temperatures axiales du gaz, des parois et de la charge solide. On a dktermink, en supposant l'existence d'un Ccoule-ment piston du gaz et des solides, les coefficients de transfert therniique convectif local et nioyen du gaz B la charge solide et du gaz aux parois. On a ktudik des vitesses d'alimentation en solides allant jusqu'i 1750 kg/m2 h et des vitesses de I'air atteignant 3300 kg/ni' h et ce, B des vitesses de rotation allant jusqu'h 6 tours A la minute, pour des rapports de rC-tention de 17% et des tempkratures comprises entre 350 et 590 K. On a trouvk que le coefficient de transfert thermique convectif du gaz B la charge solide dbpendait du dCbit du gaz et, B un degrk moindre, de la rktention des solides et de la vitesse de rotation. On a constate qu'a 1'Cchelle des expkriences faites, I'angle dinclinaison du four, le debit et les diniensions des particules solides n'avaient aucun effet important sur la transfert de chaleur. Les coefficients de transfert thermiqoe convectif du gaz aux parois avaient une valeur dix fois moindre que celle des coefficients de transfert du gaz aux matihres solides. On a compare les rCsultats rela-tifs aux transfert de chaleur avec les renseignements restreints qu'on trouve dans la littkrature technique et avec les Cquations usuellenient employees. On prksente des correlations entre les rksultats expkrinientaux obtenus, pour les transferts de chaleur entre gaz et solides et gaz et parois; on rCsume aussi les donnCes parues dans la IittCrature technique relativement au coefficient de transfert de chaleur des parois aux solides. Recent investigators have attempted t o simulate t h e performance of kilns for processing alumina\&quot;*5', ~ e m e n t ' ~ , ' ' , iron oref8\&quot;', aggregate\&quot;\&quot;' a n d f o r simple h e a t exchange\&quot;'\&quot;\&quot;. The p a r a m e t e r s of the models include h e a t t r a n s f e r coefficients f o r gas t o solids, wall t o solids, a n d gas to wall. Unfortunately, t h e r e a r e virtually n o detailed data on h e a t t r a n s f e r coefficients t o incorporate into such models. T h u s coefficients must be calculated f r o m untested equations or values assumed based on experience. T h e purpose of the present work w a s t o make an experimental investigation of convection heat t r a n s f e r i n t h e reaction-free system of a non-fired r o t a r y kiln. T h e s t u d y w a s t o cover the effects on convection heat t r a n s f e r of gas velocity a n d temperature, solid throughput, inclination angle, rotational speed, solid bed holdup, a n d particle size.&quot;,&quot;container-title-short&quot;:&quot;Can. J. Chem. Eng.&quot;},&quot;isTemporary&quot;:false}]},{&quot;citationID&quot;:&quot;MENDELEY_CITATION_45d3cc7e-59cd-4b60-95c6-93f367a6df55&quot;,&quot;properties&quot;:{&quot;noteIndex&quot;:0},&quot;isEdited&quot;:false,&quot;manualOverride&quot;:{&quot;isManuallyOverridden&quot;:false,&quot;citeprocText&quot;:&quot;(Schotte, 1960)&quot;,&quot;manualOverrideText&quot;:&quot;&quot;},&quot;citationTag&quot;:&quot;MENDELEY_CITATION_v3_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&quot;,&quot;citationItems&quot;:[{&quot;id&quot;:&quot;60582b50-22ca-3147-88ba-0dfcd34de1c9&quot;,&quot;itemData&quot;:{&quot;type&quot;:&quot;article-journal&quot;,&quot;id&quot;:&quot;60582b50-22ca-3147-88ba-0dfcd34de1c9&quot;,&quot;title&quot;:&quot;Thermal Conductivity of Packed Beds&quot;,&quot;author&quot;:[{&quot;family&quot;:&quot;Schotte&quot;,&quot;given&quot;:&quot;William&quot;,&quot;parse-names&quot;:false,&quot;dropping-particle&quot;:&quot;&quot;,&quot;non-dropping-particle&quot;:&quot;&quot;}],&quot;container-title&quot;:&quot;AIChE Journal&quot;,&quot;accessed&quot;:{&quot;date-parts&quot;:[[2026,6,7]]},&quot;DOI&quot;:&quot;https://doi.org/10.1002/aic.690060113&quot;,&quot;URL&quot;:&quot;https://aiche.onlinelibrary.wiley.com/doi/abs/10.1002/aic.690060113&quot;,&quot;issued&quot;:{&quot;date-parts&quot;:[[1960]]},&quot;abstract&quot;:&quot;packed beds has been developed. Packed beds containing refractory materials are often used as insulation to minimize heat losses from furnaces and reactors. A number of correlations have been reported in the literature to predict the thermal conductivity of packed beds. Although the conduction process through such a two-phase system with undefined internal boundaries is extremely complex, simple correlations have been quite successful. Generally the thermal conductivity of the bed is expressed as a function of the thermal conductivity of the gas, the thermal conductivity of the solid, and the void fraction of the bed. The influence of particle size, pressure, and temperature has not been accounted for except insofar as they affect the primary variables mentioned above. It has been recognized, however, that packed beds may have much lower thermal conductivities than would normally be predicted. When the effective gas spaces have dimensions which are of the same order as the mean free path of the gas molecules, the thermal conductivity of the gas phase is reduced. Since most of the conduction takes place near points of contact between particles, this reduction starts to occur when the particle diameter is about one thousand times the length of the mean free path. Deissler and Eian (3) have measured so-called \&quot;break-away pressures,\&quot; below which the thermal conductivity of the packed bed will decrease with a decrease in pressure. They have also developed a correlation to predict the break-away pressure for a particular system. The break-away pressure may be quite high; for example Deissler and Eian have shown that a value of 41 lb./sq. in. abs. is obtained for 0.2 mm. magnesium oxide particles and helium at 400°F. Howevermethods for the prediction of the thermal conductivity at pressures below the break-away value A correlation has been developed to predict the thermal conductivity of packed beds for various conditions of pressure, temperature, and particle size. The correlation takes into account the reduction in thermal conductivity of the gas phase a t lower pressures when the mean free path of the gas molecules is of the same order as the distance between particles which are effective in transferring heat. Radiation becomes significant for large particles and high temperatures. A new relationship for the radiation contribution to the thermal conductivity of Vol. 6, No.&quot;,&quot;container-title-short&quot;:&quot;&quot;},&quot;isTemporary&quot;:false}]},{&quot;citationID&quot;:&quot;MENDELEY_CITATION_3b5afa24-839d-4b8c-b76b-446826a2bbbc&quot;,&quot;properties&quot;:{&quot;noteIndex&quot;:0},&quot;isEdited&quot;:false,&quot;manualOverride&quot;:{&quot;isManuallyOverridden&quot;:false,&quot;citeprocText&quot;:&quot;(Jovanovic et al., 1992)&quot;,&quot;manualOverrideText&quot;:&quot;&quot;},&quot;citationTag&quot;:&quot;MENDELEY_CITATION_v3_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&quot;,&quot;citationItems&quot;:[{&quot;id&quot;:&quot;ba544106-5f06-39d2-b9fb-026ed039bd9e&quot;,&quot;itemData&quot;:{&quot;type&quot;:&quot;article-journal&quot;,&quot;id&quot;:&quot;ba544106-5f06-39d2-b9fb-026ed039bd9e&quot;,&quot;title&quot;:&quot;Properties of Activated Alumina Obtained by Flash Calcination of Gibbsite&quot;,&quot;author&quot;:[{&quot;family&quot;:&quot;Jovanovic&quot;,&quot;given&quot;:&quot;N&quot;,&quot;parse-names&quot;:false,&quot;dropping-particle&quot;:&quot;&quot;,&quot;non-dropping-particle&quot;:&quot;&quot;},{&quot;family&quot;:&quot;Novakovi(~&quot;,&quot;given&quot;:&quot;T&quot;,&quot;parse-names&quot;:false,&quot;dropping-particle&quot;:&quot;&quot;,&quot;non-dropping-particle&quot;:&quot;&quot;},{&quot;family&quot;:&quot;Janackovii2&quot;,&quot;given&quot;:&quot;J&quot;,&quot;parse-names&quot;:false,&quot;dropping-particle&quot;:&quot;&quot;,&quot;non-dropping-particle&quot;:&quot;&quot;},{&quot;family&quot;:&quot;Terlecki-Bari&quot;,&quot;given&quot;:&quot;A&quot;,&quot;parse-names&quot;:false,&quot;dropping-particle&quot;:&quot;&quot;,&quot;non-dropping-particle&quot;:&quot;&quot;}],&quot;issued&quot;:{&quot;date-parts&quot;:[[1992]]},&quot;abstract&quot;:&quot;On exposing gibbsite, with granulation below 10 ~zm to flash calcination of 0.5 s in the regime of pneumatic transport and at temperatures above 883 K, a microcrystaUine material with a high degree of amorphization was obtained, as established from data of XRD analysis. It was shown that at 883 K the mechanism of gibbsite dehydration changes with a decrease of the activation energy from 141 to 53 kJ/mol. The obtained activated alumina is characterized by a specific surface area of over 200 m2/g and a pore structure with micro-and mesopores developed in the inside of grains of the starting material.&quot;,&quot;container-title-short&quot;:&quot;&quot;},&quot;isTemporary&quot;:false}]},{&quot;citationID&quot;:&quot;MENDELEY_CITATION_94f8e31c-1e68-4a86-adbc-752f82009661&quot;,&quot;properties&quot;:{&quot;noteIndex&quot;:0},&quot;isEdited&quot;:false,&quot;manualOverride&quot;:{&quot;isManuallyOverridden&quot;:false,&quot;citeprocText&quot;:&quot;(Amiri et al., 2015)&quot;,&quot;manualOverrideText&quot;:&quot;&quot;},&quot;citationTag&quot;:&quot;MENDELEY_CITATION_v3_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&quot;,&quot;citationItems&quot;:[{&quot;id&quot;:&quot;fd8591d0-5d22-37f4-8ae2-82e57c1a8212&quot;,&quot;itemData&quot;:{&quot;type&quot;:&quot;article-journal&quot;,&quot;id&quot;:&quot;fd8591d0-5d22-37f4-8ae2-82e57c1a8212&quot;,&quot;title&quot;:&quot;An Unreacted Shrinking Core Model for Calcination and Similar Solid-to-Gas Reactions&quot;,&quot;author&quot;:[{&quot;family&quot;:&quot;Amiri&quot;,&quot;given&quot;:&quot;Amirpiran&quot;,&quot;parse-names&quot;:false,&quot;dropping-particle&quot;:&quot;&quot;,&quot;non-dropping-particle&quot;:&quot;&quot;},{&quot;family&quot;:&quot;Ingram&quot;,&quot;given&quot;:&quot;Gordon D.&quot;,&quot;parse-names&quot;:false,&quot;dropping-particle&quot;:&quot;&quot;,&quot;non-dropping-particle&quot;:&quot;&quot;},{&quot;family&quot;:&quot;Maynard&quot;,&quot;given&quot;:&quot;Nicoleta E.&quot;,&quot;parse-names&quot;:false,&quot;dropping-particle&quot;:&quot;&quot;,&quot;non-dropping-particle&quot;:&quot;&quot;},{&quot;family&quot;:&quot;Livk&quot;,&quot;given&quot;:&quot;Iztok&quot;,&quot;parse-names&quot;:false,&quot;dropping-particle&quot;:&quot;&quot;,&quot;non-dropping-particle&quot;:&quot;&quot;},{&quot;family&quot;:&quot;Bekker&quot;,&quot;given&quot;:&quot;Andrey&quot;,&quot;parse-names&quot;:false,&quot;dropping-particle&quot;:&quot;V.&quot;,&quot;non-dropping-particle&quot;:&quot;&quot;}],&quot;container-title&quot;:&quot;Chemical Engineering Communications&quot;,&quot;DOI&quot;:&quot;10.1080/00986445.2014.910771&quot;,&quot;ISSN&quot;:&quot;15635201&quot;,&quot;issued&quot;:{&quot;date-parts&quot;:[[2015,9,2]]},&quot;page&quot;:&quot;1161-1175&quot;,&quot;abstract&quot;:&quot;A variation on the unreacted shrinking core model has been developed for calcination and similar non-catalytic solid-to-gas decomposition reactions in which no gaseous reactant is involved and the reaction rate decreases with increasing product gas concentration. The numerical solution of the model has been validated against an analytical solution for the isothermal case. The model parameters have been tuned using literature data for the thermal dehydration (calcination) of gibbsite to alumina over a wide range of temperatures, from 490 to 923 K. The model results for gibbsite conversion agreed well with the published experimental data. A reaction order with respect to water vapor concentration of n = −1 was found to give a good fit to the data and yield activation energies consistent with literature values. Predictions of the non-isothermal unreacted shrinking core model compare well with a more complex distributed model developed previously by the authors.&quot;,&quot;publisher&quot;:&quot;Taylor and Francis Ltd.&quot;,&quot;issue&quot;:&quot;9&quot;,&quot;volume&quot;:&quot;202&quot;,&quot;container-title-short&quot;:&quot;Chem. Eng. Commun.&quot;},&quot;isTemporary&quot;:false}]},{&quot;citationID&quot;:&quot;MENDELEY_CITATION_15178c65-4bd4-426c-a226-cda7ab4a587f&quot;,&quot;properties&quot;:{&quot;noteIndex&quot;:0},&quot;isEdited&quot;:false,&quot;manualOverride&quot;:{&quot;isManuallyOverridden&quot;:false,&quot;citeprocText&quot;:&quot;(Chen et al., 2019)&quot;,&quot;manualOverrideText&quot;:&quot;&quot;},&quot;citationTag&quot;:&quot;MENDELEY_CITATION_v3_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&quot;,&quot;citationItems&quot;:[{&quot;id&quot;:&quot;8cff9328-b585-3298-9bd3-3a5a3642b64c&quot;,&quot;itemData&quot;:{&quot;type&quot;:&quot;article-journal&quot;,&quot;id&quot;:&quot;8cff9328-b585-3298-9bd3-3a5a3642b64c&quot;,&quot;title&quot;:&quot;Microstructural Changes and Kinetics of Reduction of Hematite to Magnetite in CO/CO2 Gas Atmospheres&quot;,&quot;author&quot;:[{&quot;family&quot;:&quot;Chen&quot;,&quot;given&quot;:&quot;Jiang&quot;,&quot;parse-names&quot;:false,&quot;dropping-particle&quot;:&quot;&quot;,&quot;non-dropping-particle&quot;:&quot;&quot;},{&quot;family&quot;:&quot;Zhang&quot;,&quot;given&quot;:&quot;Ruihan&quot;,&quot;parse-names&quot;:false,&quot;dropping-particle&quot;:&quot;&quot;,&quot;non-dropping-particle&quot;:&quot;&quot;},{&quot;family&quot;:&quot;Simmonds&quot;,&quot;given&quot;:&quot;Tegan&quot;,&quot;parse-names&quot;:false,&quot;dropping-particle&quot;:&quot;&quot;,&quot;non-dropping-particle&quot;:&quot;&quot;},{&quot;family&quot;:&quot;Hayes&quot;,&quot;given&quot;:&quot;Peter C.&quot;,&quot;parse-names&quot;:false,&quot;dropping-particle&quot;:&quot;&quot;,&quot;non-dropping-particle&quot;:&quot;&quot;}],&quot;container-title&quot;:&quot;Metallurgical and Materials Transactions B: Process Metallurgy and Materials Processing Science&quot;,&quot;DOI&quot;:&quot;10.1007/s11663-019-01659-0&quot;,&quot;ISSN&quot;:&quot;10735615&quot;,&quot;issued&quot;:{&quot;date-parts&quot;:[[2019,12,1]]},&quot;page&quot;:&quot;2612-2622&quot;,&quot;abstract&quot;:&quot;The microstructures of porous magnetite formed on gaseous reduction of dense hematite have been examined using high-resolution scanning electron microscopy. It has been shown that cellular pores are formed on reduction in the temperature range 573 K to 973 K (300 °C to 700 °C). Dendritic shaped gas pores are formed on reduction at temperatures between 1073 K and 1273 K (800 °C and 1000 °C). The apparent chemical reaction rate constant for the reduction of hematite to magnetite in CO/CO2 gas mixtures has been derived from measurements of product thickness against reaction time; the rate constant is described by the relation φCO = 0.232exp(76,000/RT) µm s−1 atm−1.&quot;,&quot;publisher&quot;:&quot;Springer Boston&quot;,&quot;issue&quot;:&quot;6&quot;,&quot;volume&quot;:&quot;50&quot;,&quot;container-title-short&quot;:&quot;&quot;},&quot;isTemporary&quot;:false}]},{&quot;citationID&quot;:&quot;MENDELEY_CITATION_8ea14086-a658-48a8-bfe9-a5097d1f65d6&quot;,&quot;properties&quot;:{&quot;noteIndex&quot;:0},&quot;isEdited&quot;:false,&quot;manualOverride&quot;:{&quot;isManuallyOverridden&quot;:true,&quot;citeprocText&quot;:&quot;(Dryer &amp;#38; Glassman, 1973)&quot;,&quot;manualOverrideText&quot;:&quot;(Dryer &amp; Glassman, n.d.)&quot;},&quot;citationTag&quot;:&quot;MENDELEY_CITATION_v3_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&quot;,&quot;citationItems&quot;:[{&quot;id&quot;:&quot;bdc9f04d-e3bd-3613-ad5a-bc0d0c113162&quot;,&quot;itemData&quot;:{&quot;type&quot;:&quot;article-journal&quot;,&quot;id&quot;:&quot;bdc9f04d-e3bd-3613-ad5a-bc0d0c113162&quot;,&quot;title&quot;:&quot;HIGH-TEMPERATURE OXIDATION OF CO AND CH4&quot;,&quot;author&quot;:[{&quot;family&quot;:&quot;Dryer&quot;,&quot;given&quot;:&quot;F L&quot;,&quot;parse-names&quot;:false,&quot;dropping-particle&quot;:&quot;&quot;,&quot;non-dropping-particle&quot;:&quot;&quot;},{&quot;family&quot;:&quot;Glassman&quot;,&quot;given&quot;:&quot;I&quot;,&quot;parse-names&quot;:false,&quot;dropping-particle&quot;:&quot;&quot;,&quot;non-dropping-particle&quot;:&quot;&quot;}],&quot;issued&quot;:{&quot;date-parts&quot;:[[1973]]},&quot;abstract&quot;:&quot;The oxidation of moist carbon monoxide and the post-induction-phase oxidation of methane were studied in a turbulent flow reactor. Reactants, stable intermediates, and products were determined spatially by chemical sampling and gas-chromatographic analysis. The carbon monoxide-oxygen reaction in the presence of water was studied at atmospheric pressure, and over the following ranges: temperature, 1030°-1230°K; equivalence ratio, 0.04-0.5; and water concentration, 0.1%-3.0%. The overall rate expression found was-d[CO]/dt=lO 14.6±°.25 exp[(-40,OOO±12OO)/RT][CO]~.°[H20]°.5[02] TM mole cm-3 sec-~. The data support the fact that hydroxyl radical concentration in the reaction exceeds that at thermal equilibrium by as much as 2 orders of magnitude. The post-induction-phase reaction of methane and oxygen was studied at atmospheric pressure , over the temperature range of 1100°-1400°K and equivalence ratio range of 0.05-0.5. The overall methane disappearance-rate expression was found to be&quot;,&quot;container-title-short&quot;:&quot;&quot;},&quot;isTemporary&quot;:false}]},{&quot;citationID&quot;:&quot;MENDELEY_CITATION_c47be889-910d-412a-9d68-1bb5460b1b14&quot;,&quot;properties&quot;:{&quot;noteIndex&quot;:0},&quot;isEdited&quot;:false,&quot;manualOverride&quot;:{&quot;isManuallyOverridden&quot;:false,&quot;citeprocText&quot;:&quot;(Ferron &amp;#38; Singh, 1991)&quot;,&quot;manualOverrideText&quot;:&quot;&quot;},&quot;citationTag&quot;:&quot;MENDELEY_CITATION_v3_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&quot;,&quot;citationItems&quot;:[{&quot;id&quot;:&quot;3c562e58-d00b-3a49-a99b-b5db886cbd53&quot;,&quot;itemData&quot;:{&quot;type&quot;:&quot;article-journal&quot;,&quot;id&quot;:&quot;3c562e58-d00b-3a49-a99b-b5db886cbd53&quot;,&quot;title&quot;:&quot;Rotary Kiln Transport Processes&quot;,&quot;author&quot;:[{&quot;family&quot;:&quot;Ferron&quot;,&quot;given&quot;:&quot;John R&quot;,&quot;parse-names&quot;:false,&quot;dropping-particle&quot;:&quot;&quot;,&quot;non-dropping-particle&quot;:&quot;&quot;},{&quot;family&quot;:&quot;Singh&quot;,&quot;given&quot;:&quot;Dilip K&quot;,&quot;parse-names&quot;:false,&quot;dropping-particle&quot;:&quot;&quot;,&quot;non-dropping-particle&quot;:&quot;&quot;}],&quot;container-title&quot;:&quot;AIChE Journal&quot;,&quot;accessed&quot;:{&quot;date-parts&quot;:[[2026,6,7]]},&quot;DOI&quot;:&quot;https://doi.org/10.1002/aic.690370512&quot;,&quot;URL&quot;:&quot;https://aiche.onlinelibrary.wiley.com/doi/10.1002/aic.690370512&quot;,&quot;issued&quot;:{&quot;date-parts&quot;:[[1991,5]]},&quot;page&quot;:&quot;747-758&quot;,&quot;abstract&quot;:&quot;Slow rotation of a cylindrical kiln, partially filled with powder or granular solid, produces a planar interface between the bulk of the solid and the gas phase, tilted at the angle of repose. Particles cascade downward on this plane, moving relatively freely and randomly, prouiding the principal mechanism for particulate diffusion and mixing in the kiln. The plane is also the most favorable location for chemical reactions that require efficient gas-solid heat and mass transfer. Conservation equations are constructed forplanar and bulk regions, coupled by theparticulate exchange produced by rotation. Sample problems of mixing and heat exchange illustrate problem formulation and useful simplifications. A penetration model predicts wall-to-bed heat transfer coefficients, leading to better agreement with experiment than is obtained when planar processes are omitted.&quot;,&quot;volume&quot;:&quot;37&quot;,&quot;container-title-short&quot;:&quot;&quot;},&quot;isTemporary&quot;:false}]},{&quot;citationID&quot;:&quot;MENDELEY_CITATION_e241d747-e57b-41aa-9b75-732200ad635a&quot;,&quot;properties&quot;:{&quot;noteIndex&quot;:0},&quot;isEdited&quot;:false,&quot;manualOverride&quot;:{&quot;isManuallyOverridden&quot;:false,&quot;citeprocText&quot;:&quot;(Shampine et al., 2009)&quot;,&quot;manualOverrideText&quot;:&quot;&quot;},&quot;citationTag&quot;:&quot;MENDELEY_CITATION_v3_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&quot;,&quot;citationItems&quot;:[{&quot;id&quot;:&quot;ceb1c985-da9a-3f69-ad38-e63486c60999&quot;,&quot;itemData&quot;:{&quot;type&quot;:&quot;book&quot;,&quot;id&quot;:&quot;ceb1c985-da9a-3f69-ad38-e63486c60999&quot;,&quot;title&quot;:&quot;Solving ODEs with MATLAB&quot;,&quot;author&quot;:[{&quot;family&quot;:&quot;Shampine&quot;,&quot;given&quot;:&quot;L. F.&quot;,&quot;parse-names&quot;:false,&quot;dropping-particle&quot;:&quot;&quot;,&quot;non-dropping-particle&quot;:&quot;&quot;},{&quot;family&quot;:&quot;Gladwell&quot;,&quot;given&quot;:&quot;I.&quot;,&quot;parse-names&quot;:false,&quot;dropping-particle&quot;:&quot;&quot;,&quot;non-dropping-particle&quot;:&quot;&quot;},{&quot;family&quot;:&quot;Thompson&quot;,&quot;given&quot;:&quot;S.&quot;,&quot;parse-names&quot;:false,&quot;dropping-particle&quot;:&quot;&quot;,&quot;non-dropping-particle&quot;:&quot;&quot;}],&quot;accessed&quot;:{&quot;date-parts&quot;:[[2026,6,24]]},&quot;DOI&quot;:&quot;https://doi.org/10.1017/CBO9780511615542&quot;,&quot;ISBN&quot;:&quot;9780511615542&quot;,&quot;URL&quot;:&quot;https://www.cambridge.org/core/books/solving-odes-with-matlab/6F10D15E84B24899D331EEB49EE79FE4&quot;,&quot;issued&quot;:{&quot;date-parts&quot;:[[2009,12,3]]},&quot;publisher-place&quot;:&quot;New York&quot;,&quot;language&quot;:&quot;English-US&quot;,&quot;publisher&quot;:&quot;Cambridge University Press&quot;,&quot;container-title-short&quot;:&quot;&quot;},&quot;isTemporary&quot;:false}]},{&quot;citationID&quot;:&quot;MENDELEY_CITATION_b15c54f6-498f-4425-9b46-f1e2592a8ab6&quot;,&quot;properties&quot;:{&quot;noteIndex&quot;:0},&quot;isEdited&quot;:false,&quot;manualOverride&quot;:{&quot;isManuallyOverridden&quot;:false,&quot;citeprocText&quot;:&quot;(Gorog et al., 1983)&quot;,&quot;manualOverrideText&quot;:&quot;&quot;},&quot;citationTag&quot;:&quot;MENDELEY_CITATION_v3_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&quot;,&quot;citationItems&quot;:[{&quot;id&quot;:&quot;5a90c708-4773-3203-857e-2ebb3156016e&quot;,&quot;itemData&quot;:{&quot;type&quot;:&quot;article-journal&quot;,&quot;id&quot;:&quot;5a90c708-4773-3203-857e-2ebb3156016e&quot;,&quot;title&quot;:&quot;Heat Transfer from Flames in a Rotary Kiln&quot;,&quot;author&quot;:[{&quot;family&quot;:&quot;Gorog&quot;,&quot;given&quot;:&quot;J P&quot;,&quot;parse-names&quot;:false,&quot;dropping-particle&quot;:&quot;&quot;,&quot;non-dropping-particle&quot;:&quot;&quot;},{&quot;family&quot;:&quot;Adams&quot;,&quot;given&quot;:&quot;T N&quot;,&quot;parse-names&quot;:false,&quot;dropping-particle&quot;:&quot;&quot;,&quot;non-dropping-particle&quot;:&quot;&quot;},{&quot;family&quot;:&quot;Brimacombe&quot;,&quot;given&quot;:&quot;J K&quot;,&quot;parse-names&quot;:false,&quot;dropping-particle&quot;:&quot;&quot;,&quot;non-dropping-particle&quot;:&quot;&quot;}],&quot;container-title&quot;:&quot;Metallurgical Transactions B&quot;,&quot;accessed&quot;:{&quot;date-parts&quot;:[[2026,6,7]]},&quot;DOI&quot;:&quot;https://doi.org/10.1007/BF02654360&quot;,&quot;URL&quot;:&quot;https://link.springer.com/article/10.1007/BF02654360&quot;,&quot;issued&quot;:{&quot;date-parts&quot;:[[1983,1,18]]},&quot;page&quot;:&quot;411-424&quot;,&quot;abstract&quot;:&quot;Heat flow in the flame zone of a direct-fired rotary kiln has been modeled mathematically. The flame has been assumed to be cylindrical in shape, backmixed radially, and moving axially in plug flow. The length of the flame and the rate of entrainment of secondary air have been characterized by empirical equations reported in the literature. It has been shown that the axial component of radiation can be reasonably neglected since it is relatively small compared to the radial component. The resulting one-dimensional model is capable of predicting the axial temperature profiles of the flame and wall and the axial profiles of heat flux to the solids bed and refractory wall. The model has been employed to study the influence on heat flow to the bed of the following variables: fuel type (fuel oil, natural gas, producer gas), firing rate, temperature of secondary air, pet primary air, and oxygen enrichment. Of the three fuels, combustion of fuel oil gives the longest flame and the greatest heat input to the solids in the flame zone. Raising the secondary-air temperature increases the flame length significantly but has a small effect on the maximum flame temperature and heat flux to the solids. Increasing percent primary air decreases the flame length and increases the peak values of flame temperature and solids heat flux but reduces the quantity of heat received by the solids in the flame zone. Oxygen enrichment results in a shorter flame, higher maximum flame temperature, and increase in the heat transferred to the solids in the flame zone.&quot;,&quot;issue&quot;:&quot;1983&quot;,&quot;container-title-short&quot;:&quot;&quot;},&quot;isTemporary&quot;:false}]},{&quot;citationID&quot;:&quot;MENDELEY_CITATION_a2e4ef82-eed6-4cbf-8ad0-a239df61f143&quot;,&quot;properties&quot;:{&quot;noteIndex&quot;:0},&quot;isEdited&quot;:false,&quot;manualOverride&quot;:{&quot;isManuallyOverridden&quot;:false,&quot;citeprocText&quot;:&quot;(Gorog et al., 1983)&quot;,&quot;manualOverrideText&quot;:&quot;&quot;},&quot;citationTag&quot;:&quot;MENDELEY_CITATION_v3_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&quot;,&quot;citationItems&quot;:[{&quot;id&quot;:&quot;5a90c708-4773-3203-857e-2ebb3156016e&quot;,&quot;itemData&quot;:{&quot;type&quot;:&quot;article-journal&quot;,&quot;id&quot;:&quot;5a90c708-4773-3203-857e-2ebb3156016e&quot;,&quot;title&quot;:&quot;Heat Transfer from Flames in a Rotary Kiln&quot;,&quot;author&quot;:[{&quot;family&quot;:&quot;Gorog&quot;,&quot;given&quot;:&quot;J P&quot;,&quot;parse-names&quot;:false,&quot;dropping-particle&quot;:&quot;&quot;,&quot;non-dropping-particle&quot;:&quot;&quot;},{&quot;family&quot;:&quot;Adams&quot;,&quot;given&quot;:&quot;T N&quot;,&quot;parse-names&quot;:false,&quot;dropping-particle&quot;:&quot;&quot;,&quot;non-dropping-particle&quot;:&quot;&quot;},{&quot;family&quot;:&quot;Brimacombe&quot;,&quot;given&quot;:&quot;J K&quot;,&quot;parse-names&quot;:false,&quot;dropping-particle&quot;:&quot;&quot;,&quot;non-dropping-particle&quot;:&quot;&quot;}],&quot;container-title&quot;:&quot;Metallurgical Transactions B&quot;,&quot;accessed&quot;:{&quot;date-parts&quot;:[[2026,6,7]]},&quot;DOI&quot;:&quot;https://doi.org/10.1007/BF02654360&quot;,&quot;URL&quot;:&quot;https://link.springer.com/article/10.1007/BF02654360&quot;,&quot;issued&quot;:{&quot;date-parts&quot;:[[1983,1,18]]},&quot;page&quot;:&quot;411-424&quot;,&quot;abstract&quot;:&quot;Heat flow in the flame zone of a direct-fired rotary kiln has been modeled mathematically. The flame has been assumed to be cylindrical in shape, backmixed radially, and moving axially in plug flow. The length of the flame and the rate of entrainment of secondary air have been characterized by empirical equations reported in the literature. It has been shown that the axial component of radiation can be reasonably neglected since it is relatively small compared to the radial component. The resulting one-dimensional model is capable of predicting the axial temperature profiles of the flame and wall and the axial profiles of heat flux to the solids bed and refractory wall. The model has been employed to study the influence on heat flow to the bed of the following variables: fuel type (fuel oil, natural gas, producer gas), firing rate, temperature of secondary air, pet primary air, and oxygen enrichment. Of the three fuels, combustion of fuel oil gives the longest flame and the greatest heat input to the solids in the flame zone. Raising the secondary-air temperature increases the flame length significantly but has a small effect on the maximum flame temperature and heat flux to the solids. Increasing percent primary air decreases the flame length and increases the peak values of flame temperature and solids heat flux but reduces the quantity of heat received by the solids in the flame zone. Oxygen enrichment results in a shorter flame, higher maximum flame temperature, and increase in the heat transferred to the solids in the flame zone.&quot;,&quot;issue&quot;:&quot;1983&quot;,&quot;container-title-short&quot;:&quot;&quot;},&quot;isTemporary&quot;:false}]},{&quot;citationID&quot;:&quot;MENDELEY_CITATION_5ffe5ec8-f860-42b1-8204-5ca584689673&quot;,&quot;properties&quot;:{&quot;noteIndex&quot;:0},&quot;isEdited&quot;:false,&quot;manualOverride&quot;:{&quot;isManuallyOverridden&quot;:false,&quot;citeprocText&quot;:&quot;(Tscheng &amp;#38; Watkznson, 1979)&quot;,&quot;manualOverrideText&quot;:&quot;&quot;},&quot;citationTag&quot;:&quot;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&quot;,&quot;citationItems&quot;:[{&quot;id&quot;:&quot;e5ba2a20-ade1-3fbc-9dfa-1936d75e0116&quot;,&quot;itemData&quot;:{&quot;type&quot;:&quot;article-journal&quot;,&quot;id&quot;:&quot;e5ba2a20-ade1-3fbc-9dfa-1936d75e0116&quot;,&quot;title&quot;:&quot;Convective Heat Transfer in a Rotary Kiln&quot;,&quot;author&quot;:[{&quot;family&quot;:&quot;Tscheng&quot;,&quot;given&quot;:&quot;S H&quot;,&quot;parse-names&quot;:false,&quot;dropping-particle&quot;:&quot;&quot;,&quot;non-dropping-particle&quot;:&quot;&quot;},{&quot;family&quot;:&quot;Watkznson&quot;,&quot;given&quot;:&quot;A P&quot;,&quot;parse-names&quot;:false,&quot;dropping-particle&quot;:&quot;&quot;,&quot;non-dropping-particle&quot;:&quot;&quot;}],&quot;container-title&quot;:&quot;The Canadian Journal of Chemical Engineering&quot;,&quot;accessed&quot;:{&quot;date-parts&quot;:[[2026,6,7]]},&quot;DOI&quot;:&quot;https://doi.org/10.1002/cjce.5450570405&quot;,&quot;URL&quot;:&quot;https://onlinelibrary.wiley.com/doi/epdf/10.1002/cjce.5450570405&quot;,&quot;issued&quot;:{&quot;date-parts&quot;:[[1979]]},&quot;abstract&quot;:&quot;h n experimental study of convective heat transfer from hot air to the solid charge and walls in a non-fired rotary kiln is reported. Ottawa sand was heated by passing it counter-current to a flow of preheated air in a 2.5 m x 0.19 m I.D. rotary kiln. Axial temperature profiles of gas, wall and solids were measured. Local and average convective heat transfer coefficients from gas to solids and from gas to wall were determined assuming plug flow of gas and solids. Solid feed rates to 1750 kg/m2 h and air rates to 3300 kg/m2 h were investigated at rotational speeds to 6 r/min, holdup ratios to 17% and gas temperatures from 350-590 K. The gas/solids convective coefficient was found to depend on the gas through-put and to a lesser extent on solids holdup and rotational speed. Over the range tested, the angle of kiln inclination, solids throughput and particle size showed no significant effect on heat transfer. Gas/wall coefficients were about a factor of ten below gas/solid coefficients. Heat transfer results are compared to the limited data available in the literature, and to commonly used equations. Correlations of the experimental data on gas/solids, and gadwall coefficients are presented; data from the literature on the wall/solids heat transfer coefficient are summarized. he r o t a r y kiln i s one of the most widely used in-T dustrial reactors f o r contacting gases a n d solids. Kilns are mainly used f o r calcining, nodulizing, in-cinerating o r reducing solid materials. Since these are mostly h i g h temperature processes, one function of the kiln i s t o bring solids t o reaction temperature. Wilson\&quot;' reported that i n Stelco's f i r s t commercial iron ore reduction kiln a b o u t 70% of the 125 m kiln length i s used t o preheat solids t o 1120 K a n d only 30% used f o r t h e actual reduction reaction. A similar pattern is found i n the wet process cement kiln. The thermal design of r o t a r y kilns is obviously important. T h e heat t r a n s f e r process i s complex, particularly i n a fired kiln i n which radiation, convection and conduction all contribute to the t r a n s f e r of heat a m o n g the gas, kiln wall and solid charge. In a non-fired kiln where radiation m a y be largely ignored t h e r e are still several h e a t flows t o be considered. The gas, a h e a t source, provides heat t o the solids, a heat sink, and t h e kiln wall, a regenerator. The wall transmits h e a t by direct radiation t o the solid bed surface, a n d by conduction when it rotates under the charge. Part of t h e heat received by the wall i s lost through t h e outer shell. In a direct f i r e d kiln of l a r g e diameter convection f r o m the gas and conduction f r o m the underside wall probably account f o r less than one q u a r t e r of the heat received by the solid charge. However i n kilns used f o r bicarbonate calcination'\&quot; where t h e temperatures are around 450-470 K, and in the drying a n d parts of the heating sections of f i r e d kilns, convection and conduction contributions a r e expected to dominate. Also, Brimacombe a n d Wat-kinson'\&quot;' have shown that i n direct f i r e d kilns of small diameter operating at solid temperatures up t o 1100 K convection f r o m the gas is t h e p r i m a r y mode of heat t r a n s f e r t o the solids. However, t h e r e i s little information available to assess t h e contribution of convection in a f i r e d kiln. On prkseiite une Ctude exPCrimentale sur le transfert ther-mique convectif de l'air chaud B la charge solide et aux parois dans un four rotatif sans brhlures. On a chauffC du sable Ottawa en le faisant passer A contre-courant dam un flux d'air pre-chauffC, dam un four rotatif de 2.5 metres par 0.19 nittre de diamktre intkrieur. On a mesure les profils des temperatures axiales du gaz, des parois et de la charge solide. On a dktermink, en supposant l'existence d'un Ccoule-ment piston du gaz et des solides, les coefficients de transfert therniique convectif local et nioyen du gaz B la charge solide et du gaz aux parois. On a ktudik des vitesses d'alimentation en solides allant jusqu'i 1750 kg/m2 h et des vitesses de I'air atteignant 3300 kg/ni' h et ce, B des vitesses de rotation allant jusqu'h 6 tours A la minute, pour des rapports de rC-tention de 17% et des tempkratures comprises entre 350 et 590 K. On a trouvk que le coefficient de transfert thermique convectif du gaz B la charge solide dbpendait du dCbit du gaz et, B un degrk moindre, de la rktention des solides et de la vitesse de rotation. On a constate qu'a 1'Cchelle des expkriences faites, I'angle dinclinaison du four, le debit et les diniensions des particules solides n'avaient aucun effet important sur la transfert de chaleur. Les coefficients de transfert thermiqoe convectif du gaz aux parois avaient une valeur dix fois moindre que celle des coefficients de transfert du gaz aux matihres solides. On a compare les rCsultats rela-tifs aux transfert de chaleur avec les renseignements restreints qu'on trouve dans la littkrature technique et avec les Cquations usuellenient employees. On prksente des correlations entre les rksultats expkrinientaux obtenus, pour les transferts de chaleur entre gaz et solides et gaz et parois; on rCsume aussi les donnCes parues dans la IittCrature technique relativement au coefficient de transfert de chaleur des parois aux solides. Recent investigators have attempted t o simulate t h e performance of kilns for processing alumina\&quot;*5', ~ e m e n t ' ~ , ' ' , iron oref8\&quot;', aggregate\&quot;\&quot;' a n d f o r simple h e a t exchange\&quot;'\&quot;\&quot;. The p a r a m e t e r s of the models include h e a t t r a n s f e r coefficients f o r gas t o solids, wall t o solids, a n d gas to wall. Unfortunately, t h e r e a r e virtually n o detailed data on h e a t t r a n s f e r coefficients t o incorporate into such models. T h u s coefficients must be calculated f r o m untested equations or values assumed based on experience. T h e purpose of the present work w a s t o make an experimental investigation of convection heat t r a n s f e r i n t h e reaction-free system of a non-fired r o t a r y kiln. T h e s t u d y w a s t o cover the effects on convection heat t r a n s f e r of gas velocity a n d temperature, solid throughput, inclination angle, rotational speed, solid bed holdup, a n d particle size.&quot;,&quot;container-title-short&quot;:&quot;Can. J. Chem. Eng.&quot;},&quot;isTemporary&quot;:false}]},{&quot;citationID&quot;:&quot;MENDELEY_CITATION_fc3c62a2-7b0d-469c-8f17-17fa2864fac9&quot;,&quot;properties&quot;:{&quot;noteIndex&quot;:0},&quot;isEdited&quot;:false,&quot;manualOverride&quot;:{&quot;isManuallyOverridden&quot;:false,&quot;citeprocText&quot;:&quot;(Schotte, 1960)&quot;,&quot;manualOverrideText&quot;:&quot;&quot;},&quot;citationTag&quot;:&quot;MENDELEY_CITATION_v3_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&quot;,&quot;citationItems&quot;:[{&quot;id&quot;:&quot;60582b50-22ca-3147-88ba-0dfcd34de1c9&quot;,&quot;itemData&quot;:{&quot;type&quot;:&quot;article-journal&quot;,&quot;id&quot;:&quot;60582b50-22ca-3147-88ba-0dfcd34de1c9&quot;,&quot;title&quot;:&quot;Thermal Conductivity of Packed Beds&quot;,&quot;author&quot;:[{&quot;family&quot;:&quot;Schotte&quot;,&quot;given&quot;:&quot;William&quot;,&quot;parse-names&quot;:false,&quot;dropping-particle&quot;:&quot;&quot;,&quot;non-dropping-particle&quot;:&quot;&quot;}],&quot;container-title&quot;:&quot;AIChE Journal&quot;,&quot;accessed&quot;:{&quot;date-parts&quot;:[[2026,6,7]]},&quot;DOI&quot;:&quot;https://doi.org/10.1002/aic.690060113&quot;,&quot;URL&quot;:&quot;https://aiche.onlinelibrary.wiley.com/doi/abs/10.1002/aic.690060113&quot;,&quot;issued&quot;:{&quot;date-parts&quot;:[[1960]]},&quot;abstract&quot;:&quot;packed beds has been developed. Packed beds containing refractory materials are often used as insulation to minimize heat losses from furnaces and reactors. A number of correlations have been reported in the literature to predict the thermal conductivity of packed beds. Although the conduction process through such a two-phase system with undefined internal boundaries is extremely complex, simple correlations have been quite successful. Generally the thermal conductivity of the bed is expressed as a function of the thermal conductivity of the gas, the thermal conductivity of the solid, and the void fraction of the bed. The influence of particle size, pressure, and temperature has not been accounted for except insofar as they affect the primary variables mentioned above. It has been recognized, however, that packed beds may have much lower thermal conductivities than would normally be predicted. When the effective gas spaces have dimensions which are of the same order as the mean free path of the gas molecules, the thermal conductivity of the gas phase is reduced. Since most of the conduction takes place near points of contact between particles, this reduction starts to occur when the particle diameter is about one thousand times the length of the mean free path. Deissler and Eian (3) have measured so-called \&quot;break-away pressures,\&quot; below which the thermal conductivity of the packed bed will decrease with a decrease in pressure. They have also developed a correlation to predict the break-away pressure for a particular system. The break-away pressure may be quite high; for example Deissler and Eian have shown that a value of 41 lb./sq. in. abs. is obtained for 0.2 mm. magnesium oxide particles and helium at 400°F. Howevermethods for the prediction of the thermal conductivity at pressures below the break-away value A correlation has been developed to predict the thermal conductivity of packed beds for various conditions of pressure, temperature, and particle size. The correlation takes into account the reduction in thermal conductivity of the gas phase a t lower pressures when the mean free path of the gas molecules is of the same order as the distance between particles which are effective in transferring heat. Radiation becomes significant for large particles and high temperatures. A new relationship for the radiation contribution to the thermal conductivity of Vol. 6, No.&quot;,&quot;container-title-short&quot;:&quot;&quot;},&quot;isTemporary&quot;:false}]},{&quot;citationID&quot;:&quot;MENDELEY_CITATION_cd99e848-6de8-4c2f-9c58-91c04498f6c0&quot;,&quot;properties&quot;:{&quot;noteIndex&quot;:0},&quot;isEdited&quot;:false,&quot;manualOverride&quot;:{&quot;isManuallyOverridden&quot;:false,&quot;citeprocText&quot;:&quot;(Boateng, 2008)&quot;,&quot;manualOverrideText&quot;:&quot;&quot;},&quot;citationTag&quot;:&quot;MENDELEY_CITATION_v3_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&quot;,&quot;citationItems&quot;:[{&quot;id&quot;:&quot;6fd28134-3976-3d9f-9f25-19ffb2641809&quot;,&quot;itemData&quot;:{&quot;type&quot;:&quot;report&quot;,&quot;id&quot;:&quot;6fd28134-3976-3d9f-9f25-19ffb2641809&quot;,&quot;title&quot;:&quot;Rotary Kilns: Transport Phenomena and Transport Processes&quot;,&quot;author&quot;:[{&quot;family&quot;:&quot;Boateng&quot;,&quot;given&quot;:&quot;Akwasi A.&quot;,&quot;parse-names&quot;:false,&quot;dropping-particle&quot;:&quot;&quot;,&quot;non-dropping-particle&quot;:&quot;&quot;}],&quot;ISBN&quot;:&quot;978-0-7506-7877-3&quot;,&quot;issued&quot;:{&quot;date-parts&quot;:[[2008]]},&quot;publisher-place&quot;:&quot;Oxford&quot;,&quot;language&quot;:&quot;English-UK&quot;,&quot;container-title-short&quot;:&quot;&quot;},&quot;isTemporary&quot;:false}]},{&quot;citationID&quot;:&quot;MENDELEY_CITATION_a4a53899-66e0-4f72-9ffe-a6674ef2b914&quot;,&quot;properties&quot;:{&quot;noteIndex&quot;:0},&quot;isEdited&quot;:false,&quot;manualOverride&quot;:{&quot;isManuallyOverridden&quot;:false,&quot;citeprocText&quot;:&quot;(Bergman et al., 2011)&quot;,&quot;manualOverrideText&quot;:&quot;&quot;},&quot;citationTag&quot;:&quot;MENDELEY_CITATION_v3_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&quot;,&quot;citationItems&quot;:[{&quot;id&quot;:&quot;628b8b63-23ea-3257-839e-d51176e8cf3c&quot;,&quot;itemData&quot;:{&quot;type&quot;:&quot;book&quot;,&quot;id&quot;:&quot;628b8b63-23ea-3257-839e-d51176e8cf3c&quot;,&quot;title&quot;:&quot;Fundamentals of Heat and Mass Transfer&quot;,&quot;author&quot;:[{&quot;family&quot;:&quot;Bergman&quot;,&quot;given&quot;:&quot;Theodore L.&quot;,&quot;parse-names&quot;:false,&quot;dropping-particle&quot;:&quot;&quot;,&quot;non-dropping-particle&quot;:&quot;&quot;},{&quot;family&quot;:&quot;Lavine&quot;,&quot;given&quot;:&quot;Adrienne S.&quot;,&quot;parse-names&quot;:false,&quot;dropping-particle&quot;:&quot;&quot;,&quot;non-dropping-particle&quot;:&quot;&quot;},{&quot;family&quot;:&quot;Incopera&quot;,&quot;given&quot;:&quot;Frank P.&quot;,&quot;parse-names&quot;:false,&quot;dropping-particle&quot;:&quot;&quot;,&quot;non-dropping-particle&quot;:&quot;&quot;},{&quot;family&quot;:&quot;Dewitt&quot;,&quot;given&quot;:&quot;David P.&quot;,&quot;parse-names&quot;:false,&quot;dropping-particle&quot;:&quot;&quot;,&quot;non-dropping-particle&quot;:&quot;&quot;}],&quot;ISBN&quot;:&quot;978-0470-50197-9&quot;,&quot;issued&quot;:{&quot;date-parts&quot;:[[2011]]},&quot;edition&quot;:&quot;7&quot;,&quot;publisher&quot;:&quot;John Wiley &amp; Sons&quot;,&quot;container-title-short&quot;:&quot;&quot;},&quot;isTemporary&quot;:false}]},{&quot;citationID&quot;:&quot;MENDELEY_CITATION_aa141982-2a63-4c6e-b583-adbfc02aa223&quot;,&quot;properties&quot;:{&quot;noteIndex&quot;:0},&quot;isEdited&quot;:false,&quot;manualOverride&quot;:{&quot;isManuallyOverridden&quot;:false,&quot;citeprocText&quot;:&quot;(Boateng, 2008)&quot;,&quot;manualOverrideText&quot;:&quot;&quot;},&quot;citationTag&quot;:&quot;MENDELEY_CITATION_v3_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&quot;,&quot;citationItems&quot;:[{&quot;id&quot;:&quot;6fd28134-3976-3d9f-9f25-19ffb2641809&quot;,&quot;itemData&quot;:{&quot;type&quot;:&quot;report&quot;,&quot;id&quot;:&quot;6fd28134-3976-3d9f-9f25-19ffb2641809&quot;,&quot;title&quot;:&quot;Rotary Kilns: Transport Phenomena and Transport Processes&quot;,&quot;author&quot;:[{&quot;family&quot;:&quot;Boateng&quot;,&quot;given&quot;:&quot;Akwasi A.&quot;,&quot;parse-names&quot;:false,&quot;dropping-particle&quot;:&quot;&quot;,&quot;non-dropping-particle&quot;:&quot;&quot;}],&quot;ISBN&quot;:&quot;978-0-7506-7877-3&quot;,&quot;issued&quot;:{&quot;date-parts&quot;:[[2008]]},&quot;publisher-place&quot;:&quot;Oxford&quot;,&quot;language&quot;:&quot;English-UK&quot;,&quot;container-title-short&quot;:&quot;&quot;},&quot;isTemporary&quot;:false}]},{&quot;citationID&quot;:&quot;MENDELEY_CITATION_f35b8969-d552-4b8c-9599-1eadd9a06910&quot;,&quot;properties&quot;:{&quot;noteIndex&quot;:0},&quot;isEdited&quot;:false,&quot;manualOverride&quot;:{&quot;isManuallyOverridden&quot;:false,&quot;citeprocText&quot;:&quot;(Ikumapayi et al., 2021)&quot;,&quot;manualOverrideText&quot;:&quot;&quot;},&quot;citationTag&quot;:&quot;MENDELEY_CITATION_v3_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&quot;,&quot;citationItems&quot;:[{&quot;id&quot;:&quot;0a894552-0acf-3ba4-9e24-2b2127645da7&quot;,&quot;itemData&quot;:{&quot;type&quot;:&quot;article-journal&quot;,&quot;id&quot;:&quot;0a894552-0acf-3ba4-9e24-2b2127645da7&quot;,&quot;title&quot;:&quot;Effects of Heat Treatment on the Impact and Hardness Properties of Mild Steel [ASTM 36] Lap Welded Joint&quot;,&quot;author&quot;:[{&quot;family&quot;:&quot;Ikumapayi&quot;,&quot;given&quot;:&quot;O M&quot;,&quot;parse-names&quot;:false,&quot;dropping-particle&quot;:&quot;&quot;,&quot;non-dropping-particle&quot;:&quot;&quot;},{&quot;family&quot;:&quot;Akinlabi&quot;,&quot;given&quot;:&quot;E T&quot;,&quot;parse-names&quot;:false,&quot;dropping-particle&quot;:&quot;&quot;,&quot;non-dropping-particle&quot;:&quot;&quot;},{&quot;family&quot;:&quot;Anyoha&quot;,&quot;given&quot;:&quot;V O&quot;,&quot;parse-names&quot;:false,&quot;dropping-particle&quot;:&quot;&quot;,&quot;non-dropping-particle&quot;:&quot;&quot;},{&quot;family&quot;:&quot;Uchegbu&quot;,&quot;given&quot;:&quot;I D&quot;,&quot;parse-names&quot;:false,&quot;dropping-particle&quot;:&quot;&quot;,&quot;non-dropping-particle&quot;:&quot;&quot;},{&quot;family&quot;:&quot;Rominiyi&quot;,&quot;given&quot;:&quot;O L&quot;,&quot;parse-names&quot;:false,&quot;dropping-particle&quot;:&quot;&quot;,&quot;non-dropping-particle&quot;:&quot;&quot;},{&quot;family&quot;:&quot;Benjamin&quot;,&quot;given&quot;:&quot;H A&quot;,&quot;parse-names&quot;:false,&quot;dropping-particle&quot;:&quot;&quot;,&quot;non-dropping-particle&quot;:&quot;&quot;},{&quot;family&quot;:&quot;Akinlabi&quot;,&quot;given&quot;:&quot;S A&quot;,&quot;parse-names&quot;:false,&quot;dropping-particle&quot;:&quot;&quot;,&quot;non-dropping-particle&quot;:&quot;&quot;}],&quot;container-title&quot;:&quot;E3S Web of Conferences&quot;,&quot;DOI&quot;:&quot;10.1051/e3sconf/202130&quot;,&quot;URL&quot;:&quot;https://doi.org/10.1051/e3sconf/202130&quot;,&quot;issued&quot;:{&quot;date-parts&quot;:[[2021]]},&quot;abstract&quot;:&quot;ASTM A36 is the most used type of mild steel especially in construction and manufacturing industry. Welding process is regularly employed to fix the crack that usually occurs in low carbon mild steel after a long time use especially in construction industry. In this study, the effects of heat treatment on the mechanical properties on mild steel [ASTM A36] lap welded joint were investigated. Seven pieces of 60 mm x 300 mm mild steel bar were used for this research. Five samples were heat treated in an electric muffle furnace and soaked at 600 0 C for 65 minutes. Two samples were cooled in air and furnace while the remaining three were rapidly quenched in water, spent engine oil and diesel oil each. Hardness and Impact tests specimens were made from the control (as received) sample and the various heat-treated samples. The specimens were joined together using E6361 mild steel arch welding electrode, lap welding joints and Shielded Metal Arc Welding (SMAW). Hardness test and impact test are used to delineate the mechanical properties for heat treated welded specimens and control specimens. It was established from the research work that Brinel Hardness Number (BHN of ASTM A36 lap welded joint cooled/quenched in different media increased it significantly in the Heat affected Zone (HZ) in all the quenching media. There is also a substantial increase in both Impact Energy (IE) and Impact Strength (IS) of heat-treated ASTM A36 lap welded joint when cool/quenched in the air, furnace, water and spent engine oil.&quot;,&quot;volume&quot;:&quot;309&quot;,&quot;container-title-short&quot;:&quot;&quot;},&quot;isTemporary&quot;:false}]},{&quot;citationID&quot;:&quot;MENDELEY_CITATION_22b97e48-7aa0-48c6-bedb-fcde7c997f91&quot;,&quot;properties&quot;:{&quot;noteIndex&quot;:0},&quot;isEdited&quot;:false,&quot;manualOverride&quot;:{&quot;isManuallyOverridden&quot;:false,&quot;citeprocText&quot;:&quot;(Ikumapayi et al., 2021)&quot;,&quot;manualOverrideText&quot;:&quot;&quot;},&quot;citationTag&quot;:&quot;MENDELEY_CITATION_v3_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&quot;,&quot;citationItems&quot;:[{&quot;id&quot;:&quot;0a894552-0acf-3ba4-9e24-2b2127645da7&quot;,&quot;itemData&quot;:{&quot;type&quot;:&quot;article-journal&quot;,&quot;id&quot;:&quot;0a894552-0acf-3ba4-9e24-2b2127645da7&quot;,&quot;title&quot;:&quot;Effects of Heat Treatment on the Impact and Hardness Properties of Mild Steel [ASTM 36] Lap Welded Joint&quot;,&quot;author&quot;:[{&quot;family&quot;:&quot;Ikumapayi&quot;,&quot;given&quot;:&quot;O M&quot;,&quot;parse-names&quot;:false,&quot;dropping-particle&quot;:&quot;&quot;,&quot;non-dropping-particle&quot;:&quot;&quot;},{&quot;family&quot;:&quot;Akinlabi&quot;,&quot;given&quot;:&quot;E T&quot;,&quot;parse-names&quot;:false,&quot;dropping-particle&quot;:&quot;&quot;,&quot;non-dropping-particle&quot;:&quot;&quot;},{&quot;family&quot;:&quot;Anyoha&quot;,&quot;given&quot;:&quot;V O&quot;,&quot;parse-names&quot;:false,&quot;dropping-particle&quot;:&quot;&quot;,&quot;non-dropping-particle&quot;:&quot;&quot;},{&quot;family&quot;:&quot;Uchegbu&quot;,&quot;given&quot;:&quot;I D&quot;,&quot;parse-names&quot;:false,&quot;dropping-particle&quot;:&quot;&quot;,&quot;non-dropping-particle&quot;:&quot;&quot;},{&quot;family&quot;:&quot;Rominiyi&quot;,&quot;given&quot;:&quot;O L&quot;,&quot;parse-names&quot;:false,&quot;dropping-particle&quot;:&quot;&quot;,&quot;non-dropping-particle&quot;:&quot;&quot;},{&quot;family&quot;:&quot;Benjamin&quot;,&quot;given&quot;:&quot;H A&quot;,&quot;parse-names&quot;:false,&quot;dropping-particle&quot;:&quot;&quot;,&quot;non-dropping-particle&quot;:&quot;&quot;},{&quot;family&quot;:&quot;Akinlabi&quot;,&quot;given&quot;:&quot;S A&quot;,&quot;parse-names&quot;:false,&quot;dropping-particle&quot;:&quot;&quot;,&quot;non-dropping-particle&quot;:&quot;&quot;}],&quot;container-title&quot;:&quot;E3S Web of Conferences&quot;,&quot;DOI&quot;:&quot;10.1051/e3sconf/202130&quot;,&quot;URL&quot;:&quot;https://doi.org/10.1051/e3sconf/202130&quot;,&quot;issued&quot;:{&quot;date-parts&quot;:[[2021]]},&quot;abstract&quot;:&quot;ASTM A36 is the most used type of mild steel especially in construction and manufacturing industry. Welding process is regularly employed to fix the crack that usually occurs in low carbon mild steel after a long time use especially in construction industry. In this study, the effects of heat treatment on the mechanical properties on mild steel [ASTM A36] lap welded joint were investigated. Seven pieces of 60 mm x 300 mm mild steel bar were used for this research. Five samples were heat treated in an electric muffle furnace and soaked at 600 0 C for 65 minutes. Two samples were cooled in air and furnace while the remaining three were rapidly quenched in water, spent engine oil and diesel oil each. Hardness and Impact tests specimens were made from the control (as received) sample and the various heat-treated samples. The specimens were joined together using E6361 mild steel arch welding electrode, lap welding joints and Shielded Metal Arc Welding (SMAW). Hardness test and impact test are used to delineate the mechanical properties for heat treated welded specimens and control specimens. It was established from the research work that Brinel Hardness Number (BHN of ASTM A36 lap welded joint cooled/quenched in different media increased it significantly in the Heat affected Zone (HZ) in all the quenching media. There is also a substantial increase in both Impact Energy (IE) and Impact Strength (IS) of heat-treated ASTM A36 lap welded joint when cool/quenched in the air, furnace, water and spent engine oil.&quot;,&quot;volume&quot;:&quot;309&quot;,&quot;container-title-short&quot;:&quot;&quot;},&quot;isTemporary&quot;:false}]},{&quot;citationID&quot;:&quot;MENDELEY_CITATION_fc3d5c5d-caae-469b-8c91-13c1cc677424&quot;,&quot;properties&quot;:{&quot;noteIndex&quot;:0},&quot;isEdited&quot;:false,&quot;manualOverride&quot;:{&quot;isManuallyOverridden&quot;:false,&quot;citeprocText&quot;:&quot;(Towler &amp;#38; Sinnott, 2022)&quot;,&quot;manualOverrideText&quot;:&quot;&quot;},&quot;citationTag&quot;:&quot;MENDELEY_CITATION_v3_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&quot;,&quot;citationItems&quot;:[{&quot;id&quot;:&quot;1ce01e24-335b-3718-b33b-188ac1af48a6&quot;,&quot;itemData&quot;:{&quot;type&quot;:&quot;book&quot;,&quot;id&quot;:&quot;1ce01e24-335b-3718-b33b-188ac1af48a6&quot;,&quot;title&quot;:&quot;Chemical engineering design : principles, practice and economics of plant and process design&quot;,&quot;author&quot;:[{&quot;family&quot;:&quot;Towler&quot;,&quot;given&quot;:&quot;Gavin P..&quot;,&quot;parse-names&quot;:false,&quot;dropping-particle&quot;:&quot;&quot;,&quot;non-dropping-particle&quot;:&quot;&quot;},{&quot;family&quot;:&quot;Sinnott&quot;,&quot;given&quot;:&quot;R. K..&quot;,&quot;parse-names&quot;:false,&quot;dropping-particle&quot;:&quot;&quot;,&quot;non-dropping-particle&quot;:&quot;&quot;}],&quot;ISBN&quot;:&quot;9780128211793&quot;,&quot;issued&quot;:{&quot;date-parts&quot;:[[2022]]},&quot;abstract&quot;:&quot;Third edition. Chemical Engineering Design: Principles, Practice and Economics of Plant and Process Design is one of the best-known and most widely adopted texts available for students of chemical engineering. The text deals with the application of chemical engineering principles to the design of chemical processes and equipment. The third edition retains its hallmark features of scope, clarity and practical emphasis, while providing the latest US codes and standards, including API, ASME and ISA design codes and ANSI standards, as well as coverage of the latest aspects of process design, operations, safety, loss prevention, equipment selection, and more. The text is designed for chemical and biochemical engineering students (senior undergraduate year, plus appropriate for capstone design courses where taken), and professionals in industry (chemical process, biochemical, pharmaceutical, petrochemical sectors). I Process Design -- 1. Introduction to Design -- 2. Process Flowsheet Development -- 3. Utilities and Energy-Efficient Design -- 4. Process Simulation -- 5. Instrumentation and Process Control -- 6. Materials of Construction -- 7. Capital Cost Estimating -- 8. Estimating Revenues and Production Costs -- 9. Economic Evaluation of Projects -- 10. Safety and Loss Prevention -- 11. General Site Considerations -- 12. Optimization in Design -- Part II: Plant Design -- 13. Equipment Selection, Specification, and Design -- 14. Design of Pressure Vessels -- 15. Design of Reactors and Mixers -- 16. Separation of Fluids -- 17. Separation Columns (Distillation, Absorption, and Extraction) -- 18. Specification and Design of Solids-Handling Equipment -- 19. Heat Transfer Equipment -- 20. Transport and Storage of Fluids -- Appendices -- Index.&quot;,&quot;publisher&quot;:&quot;Butterworth-Heinemann is an imprint of Elsevier&quot;,&quot;container-title-short&quot;:&quot;&quot;},&quot;isTemporary&quot;:false}]},{&quot;citationID&quot;:&quot;MENDELEY_CITATION_c5bedc83-9d24-4fe5-9f81-7674555c6bf7&quot;,&quot;properties&quot;:{&quot;noteIndex&quot;:0},&quot;isEdited&quot;:false,&quot;manualOverride&quot;:{&quot;isManuallyOverridden&quot;:false,&quot;citeprocText&quot;:&quot;(Towler &amp;#38; Sinnott, 2022)&quot;,&quot;manualOverrideText&quot;:&quot;&quot;},&quot;citationTag&quot;:&quot;MENDELEY_CITATION_v3_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&quot;,&quot;citationItems&quot;:[{&quot;id&quot;:&quot;1ce01e24-335b-3718-b33b-188ac1af48a6&quot;,&quot;itemData&quot;:{&quot;type&quot;:&quot;book&quot;,&quot;id&quot;:&quot;1ce01e24-335b-3718-b33b-188ac1af48a6&quot;,&quot;title&quot;:&quot;Chemical engineering design : principles, practice and economics of plant and process design&quot;,&quot;author&quot;:[{&quot;family&quot;:&quot;Towler&quot;,&quot;given&quot;:&quot;Gavin P..&quot;,&quot;parse-names&quot;:false,&quot;dropping-particle&quot;:&quot;&quot;,&quot;non-dropping-particle&quot;:&quot;&quot;},{&quot;family&quot;:&quot;Sinnott&quot;,&quot;given&quot;:&quot;R. K..&quot;,&quot;parse-names&quot;:false,&quot;dropping-particle&quot;:&quot;&quot;,&quot;non-dropping-particle&quot;:&quot;&quot;}],&quot;ISBN&quot;:&quot;9780128211793&quot;,&quot;issued&quot;:{&quot;date-parts&quot;:[[2022]]},&quot;abstract&quot;:&quot;Third edition. Chemical Engineering Design: Principles, Practice and Economics of Plant and Process Design is one of the best-known and most widely adopted texts available for students of chemical engineering. The text deals with the application of chemical engineering principles to the design of chemical processes and equipment. The third edition retains its hallmark features of scope, clarity and practical emphasis, while providing the latest US codes and standards, including API, ASME and ISA design codes and ANSI standards, as well as coverage of the latest aspects of process design, operations, safety, loss prevention, equipment selection, and more. The text is designed for chemical and biochemical engineering students (senior undergraduate year, plus appropriate for capstone design courses where taken), and professionals in industry (chemical process, biochemical, pharmaceutical, petrochemical sectors). I Process Design -- 1. Introduction to Design -- 2. Process Flowsheet Development -- 3. Utilities and Energy-Efficient Design -- 4. Process Simulation -- 5. Instrumentation and Process Control -- 6. Materials of Construction -- 7. Capital Cost Estimating -- 8. Estimating Revenues and Production Costs -- 9. Economic Evaluation of Projects -- 10. Safety and Loss Prevention -- 11. General Site Considerations -- 12. Optimization in Design -- Part II: Plant Design -- 13. Equipment Selection, Specification, and Design -- 14. Design of Pressure Vessels -- 15. Design of Reactors and Mixers -- 16. Separation of Fluids -- 17. Separation Columns (Distillation, Absorption, and Extraction) -- 18. Specification and Design of Solids-Handling Equipment -- 19. Heat Transfer Equipment -- 20. Transport and Storage of Fluids -- Appendices -- Index.&quot;,&quot;publisher&quot;:&quot;Butterworth-Heinemann is an imprint of Elsevier&quot;,&quot;container-title-short&quot;:&quot;&quot;},&quot;isTemporary&quot;:false}]},{&quot;citationID&quot;:&quot;MENDELEY_CITATION_fc1c9004-e176-426e-af7c-02cc19d52600&quot;,&quot;properties&quot;:{&quot;noteIndex&quot;:0},&quot;isEdited&quot;:false,&quot;manualOverride&quot;:{&quot;isManuallyOverridden&quot;:false,&quot;citeprocText&quot;:&quot;(GIADEC, 2020)&quot;,&quot;manualOverrideText&quot;:&quot;&quot;},&quot;citationTag&quot;:&quot;MENDELEY_CITATION_v3_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&quot;,&quot;citationItems&quot;:[{&quot;id&quot;:&quot;13d451a2-1314-3276-b101-b8b5dd7c9742&quot;,&quot;itemData&quot;:{&quot;type&quot;:&quot;webpage&quot;,&quot;id&quot;:&quot;13d451a2-1314-3276-b101-b8b5dd7c9742&quot;,&quot;title&quot;:&quot;GIADEC – Ghana Integrated Aluminium Development Corporation – Bauxite in Ghana | Aluminium | Alumina&quot;,&quot;author&quot;:[{&quot;family&quot;:&quot;GIADEC&quot;,&quot;given&quot;:&quot;&quot;,&quot;parse-names&quot;:false,&quot;dropping-particle&quot;:&quot;&quot;,&quot;non-dropping-particle&quot;:&quot;&quot;}],&quot;accessed&quot;:{&quot;date-parts&quot;:[[2026,7,16]]},&quot;URL&quot;:&quot;https://giadec.com/&quot;,&quot;issued&quot;:{&quot;date-parts&quot;:[[2020]]},&quot;container-title-short&quot;:&quot;&quot;},&quot;isTemporary&quot;:false}]},{&quot;citationID&quot;:&quot;MENDELEY_CITATION_e6ab11d3-589f-470c-b202-7e6f0b8fd91a&quot;,&quot;properties&quot;:{&quot;noteIndex&quot;:0},&quot;isEdited&quot;:false,&quot;manualOverride&quot;:{&quot;isManuallyOverridden&quot;:false,&quot;citeprocText&quot;:&quot;(Plaza-Toledo, 2017)&quot;,&quot;manualOverrideText&quot;:&quot;&quot;},&quot;citationTag&quot;:&quot;MENDELEY_CITATION_v3_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&quot;,&quot;citationItems&quot;:[{&quot;id&quot;:&quot;5db5b8b2-a93a-31ce-9f56-0960631c8c74&quot;,&quot;itemData&quot;:{&quot;type&quot;:&quot;report&quot;,&quot;id&quot;:&quot;5db5b8b2-a93a-31ce-9f56-0960631c8c74&quot;,&quot;title&quot;:&quot;companies of the Ghana Chamber of Mines employed a total of 10,503 people in 2017 compared with 11&quot;,&quot;author&quot;:[{&quot;family&quot;:&quot;Plaza-Toledo&quot;,&quot;given&quot;:&quot;Meralis&quot;,&quot;parse-names&quot;:false,&quot;dropping-particle&quot;:&quot;&quot;,&quot;non-dropping-particle&quot;:&quot;&quot;}],&quot;container-title&quot;:&quot;Ghana Statistical Service&quot;,&quot;issued&quot;:{&quot;date-parts&quot;:[[2017]]},&quot;number-of-pages&quot;:&quot;2-3&quot;,&quot;abstract&quot;:&quot;Note: In this chapter, information for 2017 is followed by information for 2018. In 2017, Ghana was the second-leading producer of gold and manganese in africa, after South africa, accounting for 4% and 5% of world production, respectively. Other mineral commodities produced in Ghana included aluminum, bauxite, cement, crude petroleum and refined petroleum products, diamond, lead (secondary), salt, and silver. In 2017, the Government commenced Operation Vanguard, which was a task force to help fight illegal mining known as \&quot;galamsey\&quot; in Ghana. The initiative was part of the Government's effort to safeguard the environment and water bodies, and to protect life and properties from illegal mining activities. The task force, which was composed of police and military personnel, was deployed to three administrative Regions of the country-ashanti, Western, and Eastern-in august 2017. The operation resulted in the arrest of hundreds of illegal miners, including foreign nationals (nyavor Production In 2017, crude petroleum increased by 64%; manganese ore (gross weight) and manganese content of the ore, by 53% and 47%, respectively; bauxite, by 29%; and gold production by large-scale producers, by 10%. Diamond production decreased by 42%; lead, by an estimated 36%; silver, by an estimated 22%; primary aluminum, by 13%; and gold production by artisanal and small-scale producers, by an estimated 2%. Data on mineral production are in table 1. Structure of the Mineral Industry The Ministry of Lands and natural Resources (MLnR) oversees the sustainable management and use of Ghana's lands, forests, and wildlife resources as well as the management of the mineral resources for socioeconomic growth and development. The ministry consists of three subsectors-lands, forestry, and mining,&quot;,&quot;publisher&quot;:&quot;Bank of Ghana&quot;,&quot;issue&quot;:&quot;3&quot;,&quot;volume&quot;:&quot;628&quot;,&quot;container-title-short&quot;:&quot;&quot;},&quot;isTemporary&quot;:false}]},{&quot;citationID&quot;:&quot;MENDELEY_CITATION_f2bd1725-fd3f-4b0b-91bc-97ef6f0abc64&quot;,&quot;properties&quot;:{&quot;noteIndex&quot;:0},&quot;isEdited&quot;:false,&quot;manualOverride&quot;:{&quot;isManuallyOverridden&quot;:false,&quot;citeprocText&quot;:&quot;(Aikins, 2024; My JoyOnline, 2023)&quot;,&quot;manualOverrideText&quot;:&quot;&quot;},&quot;citationTag&quot;:&quot;MENDELEY_CITATION_v3_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&quot;,&quot;citationItems&quot;:[{&quot;id&quot;:&quot;35410a88-d749-3a19-99d4-256a7e146be2&quot;,&quot;itemData&quot;:{&quot;type&quot;:&quot;webpage&quot;,&quot;id&quot;:&quot;35410a88-d749-3a19-99d4-256a7e146be2&quot;,&quot;title&quot;:&quot;Ghana must stop galamsey before it sinks the country&quot;,&quot;author&quot;:[{&quot;family&quot;:&quot;Aikins&quot;,&quot;given&quot;:&quot;Enoch Randy&quot;,&quot;parse-names&quot;:false,&quot;dropping-particle&quot;:&quot;&quot;,&quot;non-dropping-particle&quot;:&quot;&quot;}],&quot;container-title&quot;:&quot;Institute for Security Studies&quot;,&quot;accessed&quot;:{&quot;date-parts&quot;:[[2026,2,12]]},&quot;URL&quot;:&quot;https://issafrica.org/iss-today/ghana-must-stop-galamsey-before-it-sinks-the-country&quot;,&quot;issued&quot;:{&quot;date-parts&quot;:[[2024,9,24]]},&quot;container-title-short&quot;:&quot;&quot;},&quot;isTemporary&quot;:false},{&quot;id&quot;:&quot;8e9f799b-6600-39bf-a445-c0cab52d0550&quot;,&quot;itemData&quot;:{&quot;type&quot;:&quot;webpage&quot;,&quot;id&quot;:&quot;8e9f799b-6600-39bf-a445-c0cab52d0550&quot;,&quot;title&quot;:&quot;Galamsey: GWCL spends over 60% of revenue on chemicals to treat water&quot;,&quot;author&quot;:[{&quot;family&quot;:&quot;My JoyOnline&quot;,&quot;given&quot;:&quot;&quot;,&quot;parse-names&quot;:false,&quot;dropping-particle&quot;:&quot;&quot;,&quot;non-dropping-particle&quot;:&quot;&quot;}],&quot;accessed&quot;:{&quot;date-parts&quot;:[[2026,2,13]]},&quot;URL&quot;:&quot;https://www.google.com/url?sa=E&amp;source=gmail&amp;q=https://www.myjoyonline.com/galamsey-gwcl-spends-over-60-of-revenue-on-chemicals-to-treat-water-cwsa-ceo/&quot;,&quot;issued&quot;:{&quot;date-parts&quot;:[[2023]]},&quot;container-title-short&quot;:&quot;&quot;},&quot;isTemporary&quot;:false}]},{&quot;citationID&quot;:&quot;MENDELEY_CITATION_00e8f319-3e86-4234-bf58-f45e4d2bfa3e&quot;,&quot;properties&quot;:{&quot;noteIndex&quot;:0},&quot;isEdited&quot;:false,&quot;manualOverride&quot;:{&quot;isManuallyOverridden&quot;:false,&quot;citeprocText&quot;:&quot;(ECOTIS, 2025)&quot;,&quot;manualOverrideText&quot;:&quot;&quot;},&quot;citationTag&quot;:&quot;MENDELEY_CITATION_v3_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&quot;,&quot;citationItems&quot;:[{&quot;id&quot;:&quot;268804ec-f8e3-391e-b14a-eaa155cdccc6&quot;,&quot;itemData&quot;:{&quot;type&quot;:&quot;webpage&quot;,&quot;id&quot;:&quot;268804ec-f8e3-391e-b14a-eaa155cdccc6&quot;,&quot;title&quot;:&quot;ECOWAS Common External Tariff (CET) – ECOWAS Trade Information System(ECOTIS)&quot;,&quot;author&quot;:[{&quot;family&quot;:&quot;ECOTIS&quot;,&quot;given&quot;:&quot;&quot;,&quot;parse-names&quot;:false,&quot;dropping-particle&quot;:&quot;&quot;,&quot;non-dropping-particle&quot;:&quot;&quot;}],&quot;accessed&quot;:{&quot;date-parts&quot;:[[2026,7,16]]},&quot;URL&quot;:&quot;https://ecotis.ecowas.int/policy-development/common-external-tariff-cet/&quot;,&quot;issued&quot;:{&quot;date-parts&quot;:[[2025]]},&quot;container-title-short&quot;:&quot;&quot;},&quot;isTemporary&quot;:false}]},{&quot;citationID&quot;:&quot;MENDELEY_CITATION_1d7438f7-a450-4184-94c8-8689e69e69c9&quot;,&quot;properties&quot;:{&quot;noteIndex&quot;:0},&quot;isEdited&quot;:false,&quot;manualOverride&quot;:{&quot;isManuallyOverridden&quot;:false,&quot;citeprocText&quot;:&quot;(Tetrahedron, 2025)&quot;,&quot;manualOverrideText&quot;:&quot;&quot;},&quot;citationTag&quot;:&quot;MENDELEY_CITATION_v3_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&quot;,&quot;citationItems&quot;:[{&quot;id&quot;:&quot;b40aa9bf-16c4-3830-a78b-29034e4a6d74&quot;,&quot;itemData&quot;:{&quot;type&quot;:&quot;webpage&quot;,&quot;id&quot;:&quot;b40aa9bf-16c4-3830-a78b-29034e4a6d74&quot;,&quot;title&quot;:&quot;Plant Layout : Definition, Objectives, Types, Case Studies, Factors&quot;,&quot;author&quot;:[{&quot;family&quot;:&quot;Tetrahedron&quot;,&quot;given&quot;:&quot;&quot;,&quot;parse-names&quot;:false,&quot;dropping-particle&quot;:&quot;&quot;,&quot;non-dropping-particle&quot;:&quot;&quot;}],&quot;accessed&quot;:{&quot;date-parts&quot;:[[2026,7,16]]},&quot;URL&quot;:&quot;https://www.tetrahedron.in/plant-layout&quot;,&quot;issued&quot;:{&quot;date-parts&quot;:[[2025]]},&quot;container-title-short&quot;:&quot;&quot;},&quot;isTemporary&quot;:false}]},{&quot;citationID&quot;:&quot;MENDELEY_CITATION_6cd6eed2-6c0a-4db8-a242-d9c4fc6e5ea9&quot;,&quot;properties&quot;:{&quot;noteIndex&quot;:0},&quot;isEdited&quot;:false,&quot;manualOverride&quot;:{&quot;isManuallyOverridden&quot;:false,&quot;citeprocText&quot;:&quot;(Momade &amp;#38; Gawu, 1998)&quot;,&quot;manualOverrideText&quot;:&quot;&quot;},&quot;citationTag&quot;:&quot;MENDELEY_CITATION_v3_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&quot;,&quot;citationItems&quot;:[{&quot;id&quot;:&quot;27ebdb36-b553-3064-b6ab-f4837b13a63e&quot;,&quot;itemData&quot;:{&quot;type&quot;:&quot;report&quot;,&quot;id&quot;:&quot;27ebdb36-b553-3064-b6ab-f4837b13a63e&quot;,&quot;title&quot;:&quot;Momade and Gawu Geochemical and mineralogical characteristics of Lithomargic clay GEOCHEMICAL AND MINERALOGICAL CHARACTERISTICS OF LITHOMARGIC CLAY TYPES FROM AWASO BAUXITE DEPOSIT, GHANA: IMPLICATIONS FOR POSSIBLE INDUSTRIAL UTILIZATION&quot;,&quot;author&quot;:[{&quot;family&quot;:&quot;Momade&quot;,&quot;given&quot;:&quot;F W Y&quot;,&quot;parse-names&quot;:false,&quot;dropping-particle&quot;:&quot;&quot;,&quot;non-dropping-particle&quot;:&quot;&quot;},{&quot;family&quot;:&quot;Gawu&quot;,&quot;given&quot;:&quot;S K Y&quot;,&quot;parse-names&quot;:false,&quot;dropping-particle&quot;:&quot;&quot;,&quot;non-dropping-particle&quot;:&quot;&quot;}],&quot;issued&quot;:{&quot;date-parts&quot;:[[1998]]},&quot;abstract&quot;:&quot;Geochemical and mineralogical methods were employed in characterizing lithomargic clay types underlying Awaso lateritic bauxite deposit in southwestern Ghana in order to assess their suit-ability for possible industrial utilization. Representative samples analyzed from the deposit revealed kaolinite and gibbsite as the dominant minerals whilst accessory minerals found included goethite, rutile, biotite and muscovite with quartz conspicuously absent. It is possible to wash and separate most of the gibbsite component, which is prevalent in the &gt; 90µm size fractions. On the basis of the results obtained from chemical and mineralogical analyses as well as diagnostic evaluative analyses, the lithomargic clay types could be exploited in the production of aluminium sulphate (alum) for water purification and alumino-silicate refractory material. The raw clay will however have to be beneficiated in order to optimize grade and recovery.&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A149-DC97-43D8-B2EA-D3AF40114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445</Pages>
  <Words>88225</Words>
  <Characters>502887</Characters>
  <Application>Microsoft Office Word</Application>
  <DocSecurity>0</DocSecurity>
  <Lines>4190</Lines>
  <Paragraphs>1179</Paragraphs>
  <ScaleCrop>false</ScaleCrop>
  <Company/>
  <LinksUpToDate>false</LinksUpToDate>
  <CharactersWithSpaces>589933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SUGAR GYASI-DENTEH</dc:creator>
  <cp:keywords/>
  <dc:description/>
  <cp:lastModifiedBy>PRINCE SUGAR GYASI-DENTEH</cp:lastModifiedBy>
  <cp:revision>2</cp:revision>
  <cp:lastPrinted>2026-08-10T09:40:00Z</cp:lastPrinted>
  <dcterms:created xsi:type="dcterms:W3CDTF">2026-09-05T14:19:00Z</dcterms:created>
  <dcterms:modified xsi:type="dcterms:W3CDTF">2026-09-05T14:19:00Z</dcterms:modified>
</cp:coreProperties>
</file>